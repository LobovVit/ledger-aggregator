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4578" w:type="dxa"/>
        <w:tblInd w:w="142" w:type="dxa"/>
        <w:tblLayout w:type="fixed"/>
        <w:tblLook w:val="0000" w:firstRow="0" w:lastRow="0" w:firstColumn="0" w:lastColumn="0" w:noHBand="0" w:noVBand="0"/>
      </w:tblPr>
      <w:tblGrid>
        <w:gridCol w:w="4578"/>
      </w:tblGrid>
      <w:tr w:rsidR="005E57EB" w:rsidRPr="005C6BDA" w14:paraId="3785395E" w14:textId="77777777" w:rsidTr="005E57EB">
        <w:trPr>
          <w:trHeight w:val="20"/>
        </w:trPr>
        <w:tc>
          <w:tcPr>
            <w:tcW w:w="4578" w:type="dxa"/>
          </w:tcPr>
          <w:p w14:paraId="59ED471B" w14:textId="0FB6A888" w:rsidR="005E57EB" w:rsidRPr="005C6BDA" w:rsidRDefault="005E57EB" w:rsidP="00D84F5B">
            <w:pPr>
              <w:pStyle w:val="GOSTTitul0"/>
            </w:pPr>
            <w:r w:rsidRPr="00A97805">
              <w:rPr>
                <w:sz w:val="24"/>
              </w:rPr>
              <w:br w:type="page"/>
            </w:r>
            <w:r w:rsidRPr="005C6BDA">
              <w:t>УТВЕРЖДАЮ</w:t>
            </w:r>
          </w:p>
          <w:p w14:paraId="7ECDC82C" w14:textId="398D22F8" w:rsidR="005E57EB" w:rsidRPr="005C6BDA" w:rsidRDefault="005E57EB" w:rsidP="00D84F5B">
            <w:pPr>
              <w:pStyle w:val="GOSTTitul0"/>
            </w:pPr>
            <w:r w:rsidRPr="005C6BDA">
              <w:t>От Федерального казначейства</w:t>
            </w:r>
          </w:p>
        </w:tc>
      </w:tr>
      <w:tr w:rsidR="005E57EB" w:rsidRPr="005C6BDA" w14:paraId="22D3743C" w14:textId="77777777" w:rsidTr="005E57EB">
        <w:trPr>
          <w:trHeight w:val="20"/>
        </w:trPr>
        <w:tc>
          <w:tcPr>
            <w:tcW w:w="4578" w:type="dxa"/>
          </w:tcPr>
          <w:p w14:paraId="3324B8D4" w14:textId="77777777" w:rsidR="005E57EB" w:rsidRPr="005C6BDA" w:rsidRDefault="005E57EB" w:rsidP="00D84F5B">
            <w:pPr>
              <w:pStyle w:val="GOSTTitul0"/>
              <w:rPr>
                <w:rStyle w:val="affff8"/>
              </w:rPr>
            </w:pPr>
          </w:p>
        </w:tc>
      </w:tr>
      <w:tr w:rsidR="005E57EB" w:rsidRPr="005C6BDA" w14:paraId="0CAD0294" w14:textId="77777777" w:rsidTr="005E57EB">
        <w:trPr>
          <w:trHeight w:val="20"/>
        </w:trPr>
        <w:tc>
          <w:tcPr>
            <w:tcW w:w="4578" w:type="dxa"/>
            <w:vAlign w:val="bottom"/>
          </w:tcPr>
          <w:p w14:paraId="003BAEC9" w14:textId="77777777" w:rsidR="005E57EB" w:rsidRPr="005C6BDA" w:rsidRDefault="005E57EB" w:rsidP="00D84F5B">
            <w:pPr>
              <w:pStyle w:val="GOSTTitul0"/>
            </w:pPr>
          </w:p>
        </w:tc>
      </w:tr>
      <w:tr w:rsidR="005E57EB" w:rsidRPr="005C6BDA" w14:paraId="6AC66B0C" w14:textId="77777777" w:rsidTr="005E57EB">
        <w:trPr>
          <w:trHeight w:val="20"/>
        </w:trPr>
        <w:tc>
          <w:tcPr>
            <w:tcW w:w="4578" w:type="dxa"/>
            <w:vAlign w:val="bottom"/>
          </w:tcPr>
          <w:p w14:paraId="36796938" w14:textId="76AA00A1" w:rsidR="005E57EB" w:rsidRPr="005C6BDA" w:rsidRDefault="005E57EB" w:rsidP="00D84F5B">
            <w:pPr>
              <w:pStyle w:val="GOSTTitul0"/>
            </w:pPr>
            <w:r w:rsidRPr="005C6BDA">
              <w:rPr>
                <w:rStyle w:val="affff8"/>
              </w:rPr>
              <w:t xml:space="preserve">                              /                      </w:t>
            </w:r>
            <w:r w:rsidRPr="005C6BDA">
              <w:t xml:space="preserve"> /</w:t>
            </w:r>
          </w:p>
        </w:tc>
      </w:tr>
      <w:tr w:rsidR="005E57EB" w:rsidRPr="005C6BDA" w14:paraId="29D1F0B5" w14:textId="77777777" w:rsidTr="005E57EB">
        <w:trPr>
          <w:trHeight w:val="20"/>
        </w:trPr>
        <w:tc>
          <w:tcPr>
            <w:tcW w:w="4578" w:type="dxa"/>
            <w:vAlign w:val="bottom"/>
          </w:tcPr>
          <w:p w14:paraId="3796A8AE" w14:textId="77777777" w:rsidR="005E57EB" w:rsidRPr="005C6BDA" w:rsidRDefault="005E57EB" w:rsidP="00D84F5B">
            <w:pPr>
              <w:pStyle w:val="GOSTTitul0"/>
            </w:pPr>
          </w:p>
        </w:tc>
      </w:tr>
      <w:tr w:rsidR="005E57EB" w:rsidRPr="005C6BDA" w14:paraId="1E07ADC8" w14:textId="77777777" w:rsidTr="005E57EB">
        <w:trPr>
          <w:trHeight w:val="20"/>
        </w:trPr>
        <w:tc>
          <w:tcPr>
            <w:tcW w:w="4578" w:type="dxa"/>
            <w:vAlign w:val="bottom"/>
          </w:tcPr>
          <w:p w14:paraId="0526012C" w14:textId="3F40F418" w:rsidR="005E57EB" w:rsidRPr="005C6BDA" w:rsidRDefault="005E57EB" w:rsidP="00D84F5B">
            <w:pPr>
              <w:pStyle w:val="GOSTTitul0"/>
            </w:pPr>
            <w:r w:rsidRPr="005C6BDA">
              <w:t>«</w:t>
            </w:r>
            <w:r w:rsidRPr="005C6BDA">
              <w:rPr>
                <w:rStyle w:val="affff8"/>
              </w:rPr>
              <w:t xml:space="preserve">         </w:t>
            </w:r>
            <w:r w:rsidRPr="005C6BDA">
              <w:t>»</w:t>
            </w:r>
            <w:r w:rsidRPr="005C6BDA">
              <w:rPr>
                <w:rStyle w:val="affff8"/>
              </w:rPr>
              <w:t xml:space="preserve">                                    </w:t>
            </w:r>
            <w:r w:rsidRPr="005C6BDA">
              <w:t>20</w:t>
            </w:r>
            <w:r w:rsidRPr="005C6BDA">
              <w:rPr>
                <w:rStyle w:val="affff8"/>
              </w:rPr>
              <w:t xml:space="preserve">     </w:t>
            </w:r>
            <w:r w:rsidRPr="005C6BDA">
              <w:t>г.</w:t>
            </w:r>
          </w:p>
        </w:tc>
      </w:tr>
    </w:tbl>
    <w:p w14:paraId="24C84DC3" w14:textId="51C1562C" w:rsidR="00D87F00" w:rsidRPr="005C6BDA" w:rsidRDefault="00D87F00" w:rsidP="00D87F00">
      <w:pPr>
        <w:pStyle w:val="GOSTTitul1"/>
      </w:pPr>
    </w:p>
    <w:p w14:paraId="335BF44D" w14:textId="6ABA6144" w:rsidR="00D87F00" w:rsidRPr="00D84F5B" w:rsidRDefault="7D0ACBF4" w:rsidP="00D84F5B">
      <w:pPr>
        <w:pStyle w:val="GOSTTitul1"/>
      </w:pPr>
      <w:r w:rsidRPr="00D84F5B">
        <w:t>Государственная интегрированная информационная система управления общественными финансами «Электронный бюджет»</w:t>
      </w:r>
    </w:p>
    <w:p w14:paraId="69B80C3B" w14:textId="77777777" w:rsidR="00D87F00" w:rsidRPr="003E7D32" w:rsidRDefault="00D87F00" w:rsidP="00D87F00">
      <w:pPr>
        <w:pStyle w:val="GOSTTitul1"/>
      </w:pPr>
    </w:p>
    <w:p w14:paraId="217D8F29" w14:textId="77777777" w:rsidR="00F50BAF" w:rsidRPr="005C6BDA" w:rsidRDefault="00F50BAF" w:rsidP="00D87F00">
      <w:pPr>
        <w:pStyle w:val="affff6"/>
      </w:pPr>
    </w:p>
    <w:p w14:paraId="2304F8CF" w14:textId="18249EA1" w:rsidR="009439F9" w:rsidRDefault="0016478B" w:rsidP="00D84F5B">
      <w:pPr>
        <w:pStyle w:val="GOSTTitul2"/>
      </w:pPr>
      <w:r w:rsidRPr="005C6BDA">
        <w:t xml:space="preserve">Требования к взаимодействию </w:t>
      </w:r>
      <w:r w:rsidR="00E0779C">
        <w:t xml:space="preserve">расчетно-финансовой платформы </w:t>
      </w:r>
      <w:r w:rsidR="00E0779C" w:rsidRPr="00BF4F90">
        <w:t>SmartVista Accounting Platform</w:t>
      </w:r>
      <w:r w:rsidR="00D84F5B">
        <w:t xml:space="preserve"> </w:t>
      </w:r>
      <w:r w:rsidRPr="00B9499D">
        <w:t xml:space="preserve">с </w:t>
      </w:r>
      <w:r w:rsidR="001A7195" w:rsidRPr="00B9499D">
        <w:t>ф</w:t>
      </w:r>
      <w:r w:rsidRPr="00B9499D">
        <w:t>ункциональными подсистемами</w:t>
      </w:r>
    </w:p>
    <w:p w14:paraId="63C90247" w14:textId="492D4FE6" w:rsidR="00D87F00" w:rsidRPr="00B9499D" w:rsidRDefault="7D0ACBF4" w:rsidP="7D0ACBF4">
      <w:pPr>
        <w:pStyle w:val="affff6"/>
        <w:rPr>
          <w:b/>
          <w:bCs/>
          <w:color w:val="auto"/>
          <w:sz w:val="36"/>
          <w:szCs w:val="36"/>
        </w:rPr>
      </w:pPr>
      <w:r w:rsidRPr="7D0ACBF4">
        <w:rPr>
          <w:b/>
          <w:bCs/>
          <w:color w:val="auto"/>
          <w:sz w:val="36"/>
          <w:szCs w:val="36"/>
        </w:rPr>
        <w:t>Версия 2.</w:t>
      </w:r>
      <w:r w:rsidR="005D4E14">
        <w:rPr>
          <w:b/>
          <w:bCs/>
          <w:color w:val="auto"/>
          <w:sz w:val="36"/>
          <w:szCs w:val="36"/>
        </w:rPr>
        <w:t>4</w:t>
      </w:r>
    </w:p>
    <w:p w14:paraId="31695C0C" w14:textId="273923C1" w:rsidR="00D87F00" w:rsidRPr="00B9499D" w:rsidRDefault="0CA53A56" w:rsidP="00D84F5B">
      <w:pPr>
        <w:pStyle w:val="GOSTTitul1"/>
      </w:pPr>
      <w:r w:rsidRPr="0CA53A56">
        <w:t>Лист утверждения</w:t>
      </w:r>
    </w:p>
    <w:p w14:paraId="31FD14AC" w14:textId="418DA31B" w:rsidR="00D87F00" w:rsidRPr="00B9499D" w:rsidRDefault="00D87F00" w:rsidP="00D84F5B">
      <w:pPr>
        <w:pStyle w:val="GOSTTitul0"/>
      </w:pPr>
      <w:r w:rsidRPr="00B9499D">
        <w:t xml:space="preserve">Код документа: </w:t>
      </w:r>
      <w:bookmarkStart w:id="0" w:name="kod_doc"/>
      <w:r w:rsidR="00D84F5B">
        <w:fldChar w:fldCharType="begin"/>
      </w:r>
      <w:r w:rsidR="00D84F5B">
        <w:instrText xml:space="preserve"> DOCPROPERTY  DocCode  \* MERGEFORMAT </w:instrText>
      </w:r>
      <w:r w:rsidR="00D84F5B">
        <w:fldChar w:fldCharType="separate"/>
      </w:r>
      <w:r w:rsidR="00AB1BE0">
        <w:t>89603636.43.01,00.ДР.001-01.00 1(4,8)</w:t>
      </w:r>
      <w:r w:rsidR="00D84F5B">
        <w:fldChar w:fldCharType="end"/>
      </w:r>
      <w:r w:rsidRPr="00B9499D">
        <w:t>-ЛУ</w:t>
      </w:r>
      <w:bookmarkEnd w:id="0"/>
    </w:p>
    <w:p w14:paraId="550EDBEE" w14:textId="3D43C5C5" w:rsidR="00D87F00" w:rsidRPr="005C6BDA" w:rsidRDefault="00D87F00" w:rsidP="00D84F5B">
      <w:pPr>
        <w:pStyle w:val="GOSTTitul0"/>
      </w:pPr>
      <w:r w:rsidRPr="00B9499D">
        <w:t xml:space="preserve">Государственный контракт </w:t>
      </w:r>
      <w:r w:rsidR="009F2007" w:rsidRPr="00B9499D">
        <w:t xml:space="preserve">от </w:t>
      </w:r>
      <w:r w:rsidR="00E0779C">
        <w:t>30.09</w:t>
      </w:r>
      <w:r w:rsidR="005E57EB" w:rsidRPr="003E7D32">
        <w:t>.2022</w:t>
      </w:r>
      <w:r w:rsidR="005E57EB">
        <w:t xml:space="preserve"> </w:t>
      </w:r>
      <w:r w:rsidR="005E57EB" w:rsidRPr="003E7D32">
        <w:t>№ </w:t>
      </w:r>
      <w:r w:rsidR="00E0779C" w:rsidRPr="000F44A2">
        <w:t>ФКУ0502/09</w:t>
      </w:r>
      <w:r w:rsidR="005E57EB" w:rsidRPr="003E7D32">
        <w:t>/2022/</w:t>
      </w:r>
      <w:r w:rsidR="00E0779C" w:rsidRPr="000F44A2">
        <w:t>ЭГИС</w:t>
      </w:r>
    </w:p>
    <w:p w14:paraId="3618244F" w14:textId="77777777" w:rsidR="00D87F00" w:rsidRPr="005C6BDA" w:rsidRDefault="00D87F00" w:rsidP="00D87F00">
      <w:pPr>
        <w:pStyle w:val="affff6"/>
      </w:pPr>
    </w:p>
    <w:p w14:paraId="44DE7283" w14:textId="77777777" w:rsidR="00D87F00" w:rsidRPr="00B9499D" w:rsidRDefault="00D87F00" w:rsidP="00D87F00">
      <w:pPr>
        <w:pStyle w:val="affff6"/>
      </w:pPr>
    </w:p>
    <w:p w14:paraId="24DBE222" w14:textId="4FE63BC3" w:rsidR="00D87F00" w:rsidRPr="00B9499D" w:rsidRDefault="00D87F00" w:rsidP="00D87F00">
      <w:pPr>
        <w:pStyle w:val="affff6"/>
      </w:pPr>
    </w:p>
    <w:tbl>
      <w:tblPr>
        <w:tblW w:w="9889" w:type="dxa"/>
        <w:jc w:val="center"/>
        <w:tblLayout w:type="fixed"/>
        <w:tblLook w:val="0000" w:firstRow="0" w:lastRow="0" w:firstColumn="0" w:lastColumn="0" w:noHBand="0" w:noVBand="0"/>
      </w:tblPr>
      <w:tblGrid>
        <w:gridCol w:w="4360"/>
        <w:gridCol w:w="951"/>
        <w:gridCol w:w="4578"/>
      </w:tblGrid>
      <w:tr w:rsidR="00D87F00" w:rsidRPr="00B9499D" w14:paraId="4244DB44" w14:textId="77777777" w:rsidTr="001A5048">
        <w:trPr>
          <w:trHeight w:val="20"/>
          <w:jc w:val="center"/>
        </w:trPr>
        <w:tc>
          <w:tcPr>
            <w:tcW w:w="4360" w:type="dxa"/>
          </w:tcPr>
          <w:p w14:paraId="227F0453" w14:textId="77777777" w:rsidR="00D87F00" w:rsidRPr="00B9499D" w:rsidRDefault="00D87F00" w:rsidP="00D84F5B">
            <w:pPr>
              <w:pStyle w:val="GOSTTitul0"/>
            </w:pPr>
            <w:r w:rsidRPr="00B9499D">
              <w:t>СОГЛАСОВАНО</w:t>
            </w:r>
          </w:p>
        </w:tc>
        <w:tc>
          <w:tcPr>
            <w:tcW w:w="951" w:type="dxa"/>
          </w:tcPr>
          <w:p w14:paraId="7DD5B30C" w14:textId="77777777" w:rsidR="00D87F00" w:rsidRPr="00B9499D" w:rsidRDefault="00D87F00" w:rsidP="001A5048">
            <w:pPr>
              <w:pStyle w:val="-"/>
            </w:pPr>
          </w:p>
        </w:tc>
        <w:tc>
          <w:tcPr>
            <w:tcW w:w="4578" w:type="dxa"/>
          </w:tcPr>
          <w:p w14:paraId="0A42DDD5" w14:textId="77777777" w:rsidR="00D87F00" w:rsidRPr="00B9499D" w:rsidRDefault="00D87F00" w:rsidP="00D84F5B">
            <w:pPr>
              <w:pStyle w:val="GOSTTitul0"/>
            </w:pPr>
            <w:r w:rsidRPr="00B9499D">
              <w:t>СОГЛАСОВАНО</w:t>
            </w:r>
          </w:p>
        </w:tc>
      </w:tr>
      <w:tr w:rsidR="00D87F00" w:rsidRPr="00B9499D" w14:paraId="00298679" w14:textId="77777777" w:rsidTr="001A5048">
        <w:trPr>
          <w:trHeight w:val="20"/>
          <w:jc w:val="center"/>
        </w:trPr>
        <w:tc>
          <w:tcPr>
            <w:tcW w:w="4360" w:type="dxa"/>
          </w:tcPr>
          <w:p w14:paraId="669CA3F5" w14:textId="77777777" w:rsidR="00D87F00" w:rsidRPr="00B9499D" w:rsidRDefault="00D87F00" w:rsidP="00D84F5B">
            <w:pPr>
              <w:pStyle w:val="GOSTTitul0"/>
            </w:pPr>
            <w:r w:rsidRPr="00B9499D">
              <w:t>От Федерального казначейства</w:t>
            </w:r>
          </w:p>
        </w:tc>
        <w:tc>
          <w:tcPr>
            <w:tcW w:w="951" w:type="dxa"/>
          </w:tcPr>
          <w:p w14:paraId="224AC932" w14:textId="77777777" w:rsidR="00D87F00" w:rsidRPr="00B9499D" w:rsidRDefault="00D87F00" w:rsidP="001A5048">
            <w:pPr>
              <w:pStyle w:val="-"/>
            </w:pPr>
          </w:p>
        </w:tc>
        <w:tc>
          <w:tcPr>
            <w:tcW w:w="4578" w:type="dxa"/>
          </w:tcPr>
          <w:p w14:paraId="2A1538D0" w14:textId="0B68B065" w:rsidR="00D87F00" w:rsidRPr="00B9499D" w:rsidRDefault="00D87F00" w:rsidP="00D84F5B">
            <w:pPr>
              <w:pStyle w:val="GOSTTitul0"/>
            </w:pPr>
            <w:r w:rsidRPr="00B9499D">
              <w:t>От ООО «</w:t>
            </w:r>
            <w:r w:rsidR="001A7195" w:rsidRPr="00B9499D">
              <w:rPr>
                <w:szCs w:val="24"/>
              </w:rPr>
              <w:t>БП</w:t>
            </w:r>
            <w:r w:rsidR="001A7195" w:rsidRPr="00B9499D">
              <w:rPr>
                <w:szCs w:val="24"/>
                <w:lang w:val="en-US"/>
              </w:rPr>
              <w:t>C</w:t>
            </w:r>
            <w:r w:rsidR="001A7195" w:rsidRPr="00B9499D">
              <w:rPr>
                <w:szCs w:val="24"/>
              </w:rPr>
              <w:t xml:space="preserve"> Инновационные программные решения</w:t>
            </w:r>
            <w:r w:rsidRPr="00B9499D">
              <w:t>»</w:t>
            </w:r>
          </w:p>
          <w:p w14:paraId="0B315F81" w14:textId="77777777" w:rsidR="00D87F00" w:rsidRPr="00B9499D" w:rsidRDefault="00D87F00" w:rsidP="00D84F5B">
            <w:pPr>
              <w:pStyle w:val="GOSTTitul0"/>
            </w:pPr>
          </w:p>
        </w:tc>
      </w:tr>
      <w:tr w:rsidR="00D87F00" w:rsidRPr="00B9499D" w14:paraId="0B0049EA" w14:textId="77777777" w:rsidTr="001A5048">
        <w:trPr>
          <w:trHeight w:val="20"/>
          <w:jc w:val="center"/>
        </w:trPr>
        <w:tc>
          <w:tcPr>
            <w:tcW w:w="4360" w:type="dxa"/>
            <w:vAlign w:val="bottom"/>
          </w:tcPr>
          <w:p w14:paraId="541882AF" w14:textId="77777777" w:rsidR="00D87F00" w:rsidRPr="00B9499D" w:rsidRDefault="00D87F00" w:rsidP="00D84F5B">
            <w:pPr>
              <w:pStyle w:val="GOSTTitul0"/>
            </w:pPr>
          </w:p>
        </w:tc>
        <w:tc>
          <w:tcPr>
            <w:tcW w:w="951" w:type="dxa"/>
            <w:vAlign w:val="bottom"/>
          </w:tcPr>
          <w:p w14:paraId="4B5A4C4A" w14:textId="77777777" w:rsidR="00D87F00" w:rsidRPr="00B9499D" w:rsidRDefault="00D87F00" w:rsidP="001A5048">
            <w:pPr>
              <w:pStyle w:val="-"/>
            </w:pPr>
          </w:p>
        </w:tc>
        <w:tc>
          <w:tcPr>
            <w:tcW w:w="4578" w:type="dxa"/>
            <w:vAlign w:val="bottom"/>
          </w:tcPr>
          <w:p w14:paraId="622D9D81" w14:textId="77777777" w:rsidR="00D87F00" w:rsidRPr="00B9499D" w:rsidRDefault="00D87F00" w:rsidP="00D84F5B">
            <w:pPr>
              <w:pStyle w:val="GOSTTitul0"/>
            </w:pPr>
          </w:p>
        </w:tc>
      </w:tr>
      <w:tr w:rsidR="00D87F00" w:rsidRPr="00B9499D" w14:paraId="2D17A352" w14:textId="77777777" w:rsidTr="001A5048">
        <w:trPr>
          <w:trHeight w:val="20"/>
          <w:jc w:val="center"/>
        </w:trPr>
        <w:tc>
          <w:tcPr>
            <w:tcW w:w="4360" w:type="dxa"/>
            <w:vAlign w:val="bottom"/>
          </w:tcPr>
          <w:p w14:paraId="252046A3" w14:textId="0C55D810" w:rsidR="00D87F00" w:rsidRPr="00B9499D" w:rsidRDefault="00D87F00" w:rsidP="00D84F5B">
            <w:pPr>
              <w:pStyle w:val="GOSTTitul0"/>
            </w:pPr>
            <w:r w:rsidRPr="00B9499D">
              <w:rPr>
                <w:rStyle w:val="affff8"/>
              </w:rPr>
              <w:t xml:space="preserve">                             </w:t>
            </w:r>
            <w:r w:rsidRPr="00B9499D">
              <w:t xml:space="preserve">/ </w:t>
            </w:r>
            <w:r w:rsidR="00F50BAF" w:rsidRPr="00B9499D">
              <w:rPr>
                <w:rStyle w:val="affff8"/>
              </w:rPr>
              <w:t xml:space="preserve">               </w:t>
            </w:r>
            <w:r w:rsidR="00A97805" w:rsidRPr="00B9499D">
              <w:rPr>
                <w:rStyle w:val="affff8"/>
              </w:rPr>
              <w:t xml:space="preserve">    </w:t>
            </w:r>
            <w:r w:rsidR="00F50BAF" w:rsidRPr="00B9499D">
              <w:rPr>
                <w:rStyle w:val="affff8"/>
              </w:rPr>
              <w:t xml:space="preserve">      </w:t>
            </w:r>
            <w:r w:rsidRPr="00B9499D">
              <w:t>/</w:t>
            </w:r>
          </w:p>
        </w:tc>
        <w:tc>
          <w:tcPr>
            <w:tcW w:w="951" w:type="dxa"/>
            <w:vAlign w:val="bottom"/>
          </w:tcPr>
          <w:p w14:paraId="6242B0A2" w14:textId="77777777" w:rsidR="00D87F00" w:rsidRPr="00B9499D" w:rsidRDefault="00D87F00" w:rsidP="001A5048">
            <w:pPr>
              <w:pStyle w:val="-"/>
            </w:pPr>
          </w:p>
        </w:tc>
        <w:tc>
          <w:tcPr>
            <w:tcW w:w="4578" w:type="dxa"/>
            <w:vAlign w:val="bottom"/>
          </w:tcPr>
          <w:p w14:paraId="337F1364" w14:textId="77777777" w:rsidR="00D87F00" w:rsidRPr="00B9499D" w:rsidRDefault="00D87F00" w:rsidP="00D84F5B">
            <w:pPr>
              <w:pStyle w:val="GOSTTitul0"/>
            </w:pPr>
            <w:r w:rsidRPr="00B9499D">
              <w:rPr>
                <w:rStyle w:val="affff8"/>
              </w:rPr>
              <w:t xml:space="preserve">                             / </w:t>
            </w:r>
            <w:r w:rsidRPr="00B9499D">
              <w:t>Д.В. Бубнов/</w:t>
            </w:r>
          </w:p>
        </w:tc>
      </w:tr>
      <w:tr w:rsidR="00D87F00" w:rsidRPr="00B9499D" w14:paraId="51EFCD80" w14:textId="77777777" w:rsidTr="001A5048">
        <w:trPr>
          <w:trHeight w:val="20"/>
          <w:jc w:val="center"/>
        </w:trPr>
        <w:tc>
          <w:tcPr>
            <w:tcW w:w="4360" w:type="dxa"/>
            <w:vAlign w:val="bottom"/>
          </w:tcPr>
          <w:p w14:paraId="7EE138E8" w14:textId="77777777" w:rsidR="00D87F00" w:rsidRPr="00B9499D" w:rsidRDefault="00D87F00" w:rsidP="00D84F5B">
            <w:pPr>
              <w:pStyle w:val="GOSTTitul0"/>
            </w:pPr>
          </w:p>
        </w:tc>
        <w:tc>
          <w:tcPr>
            <w:tcW w:w="951" w:type="dxa"/>
            <w:vAlign w:val="bottom"/>
          </w:tcPr>
          <w:p w14:paraId="21511E5C" w14:textId="77777777" w:rsidR="00D87F00" w:rsidRPr="00B9499D" w:rsidRDefault="00D87F00" w:rsidP="001A5048">
            <w:pPr>
              <w:pStyle w:val="-"/>
            </w:pPr>
          </w:p>
        </w:tc>
        <w:tc>
          <w:tcPr>
            <w:tcW w:w="4578" w:type="dxa"/>
            <w:vAlign w:val="bottom"/>
          </w:tcPr>
          <w:p w14:paraId="40066F7C" w14:textId="77777777" w:rsidR="00D87F00" w:rsidRPr="00B9499D" w:rsidRDefault="00D87F00" w:rsidP="00D84F5B">
            <w:pPr>
              <w:pStyle w:val="GOSTTitul0"/>
            </w:pPr>
          </w:p>
        </w:tc>
      </w:tr>
      <w:tr w:rsidR="00D87F00" w:rsidRPr="00B9499D" w14:paraId="75565437" w14:textId="77777777" w:rsidTr="001A5048">
        <w:trPr>
          <w:trHeight w:val="20"/>
          <w:jc w:val="center"/>
        </w:trPr>
        <w:tc>
          <w:tcPr>
            <w:tcW w:w="4360" w:type="dxa"/>
            <w:vAlign w:val="bottom"/>
          </w:tcPr>
          <w:p w14:paraId="77AB7F17" w14:textId="5C393341" w:rsidR="00D87F00" w:rsidRPr="00B9499D" w:rsidRDefault="00D87F00" w:rsidP="00D84F5B">
            <w:pPr>
              <w:pStyle w:val="GOSTTitul0"/>
            </w:pPr>
            <w:r w:rsidRPr="00B9499D">
              <w:t>«</w:t>
            </w:r>
            <w:r w:rsidRPr="00B9499D">
              <w:rPr>
                <w:rStyle w:val="affff8"/>
              </w:rPr>
              <w:t xml:space="preserve">         </w:t>
            </w:r>
            <w:r w:rsidRPr="00B9499D">
              <w:t>»</w:t>
            </w:r>
            <w:r w:rsidRPr="00B9499D">
              <w:rPr>
                <w:rStyle w:val="affff8"/>
              </w:rPr>
              <w:t xml:space="preserve">                                  </w:t>
            </w:r>
            <w:r w:rsidRPr="00B9499D">
              <w:t>20</w:t>
            </w:r>
            <w:r w:rsidRPr="00B9499D">
              <w:rPr>
                <w:rStyle w:val="affff8"/>
                <w:u w:val="none"/>
              </w:rPr>
              <w:t>2</w:t>
            </w:r>
            <w:r w:rsidR="00AA6712" w:rsidRPr="00B9499D">
              <w:rPr>
                <w:rStyle w:val="affff8"/>
                <w:u w:val="none"/>
              </w:rPr>
              <w:t>2</w:t>
            </w:r>
            <w:r w:rsidRPr="00B9499D">
              <w:rPr>
                <w:rStyle w:val="affff8"/>
                <w:u w:val="none"/>
              </w:rPr>
              <w:t xml:space="preserve"> </w:t>
            </w:r>
            <w:r w:rsidRPr="00B9499D">
              <w:t>г.</w:t>
            </w:r>
          </w:p>
        </w:tc>
        <w:tc>
          <w:tcPr>
            <w:tcW w:w="951" w:type="dxa"/>
            <w:vAlign w:val="bottom"/>
          </w:tcPr>
          <w:p w14:paraId="09377C29" w14:textId="77777777" w:rsidR="00D87F00" w:rsidRPr="00B9499D" w:rsidRDefault="00D87F00" w:rsidP="001A5048">
            <w:pPr>
              <w:pStyle w:val="-"/>
            </w:pPr>
          </w:p>
        </w:tc>
        <w:tc>
          <w:tcPr>
            <w:tcW w:w="4578" w:type="dxa"/>
            <w:vAlign w:val="bottom"/>
          </w:tcPr>
          <w:p w14:paraId="30A2EC77" w14:textId="01A2A7E6" w:rsidR="00D87F00" w:rsidRPr="00B9499D" w:rsidRDefault="00D87F00" w:rsidP="00D84F5B">
            <w:pPr>
              <w:pStyle w:val="GOSTTitul0"/>
            </w:pPr>
            <w:r w:rsidRPr="00B9499D">
              <w:t>«</w:t>
            </w:r>
            <w:r w:rsidRPr="00B9499D">
              <w:rPr>
                <w:rStyle w:val="affff8"/>
              </w:rPr>
              <w:t xml:space="preserve">         </w:t>
            </w:r>
            <w:r w:rsidRPr="00B9499D">
              <w:t>»</w:t>
            </w:r>
            <w:r w:rsidRPr="00B9499D">
              <w:rPr>
                <w:rStyle w:val="affff8"/>
              </w:rPr>
              <w:t xml:space="preserve">                                     </w:t>
            </w:r>
            <w:r w:rsidRPr="00B9499D">
              <w:t>202</w:t>
            </w:r>
            <w:r w:rsidR="00AA6712" w:rsidRPr="00B9499D">
              <w:t>2</w:t>
            </w:r>
            <w:r w:rsidRPr="00B9499D">
              <w:t xml:space="preserve"> г.</w:t>
            </w:r>
          </w:p>
        </w:tc>
      </w:tr>
    </w:tbl>
    <w:p w14:paraId="4CCAA30D" w14:textId="5014ADE0" w:rsidR="00D87F00" w:rsidRPr="00B9499D" w:rsidRDefault="00D87F00">
      <w:r w:rsidRPr="00B9499D">
        <w:br w:type="page"/>
      </w:r>
    </w:p>
    <w:tbl>
      <w:tblPr>
        <w:tblW w:w="4965" w:type="pct"/>
        <w:tblInd w:w="-74" w:type="dxa"/>
        <w:tblLook w:val="0000" w:firstRow="0" w:lastRow="0" w:firstColumn="0" w:lastColumn="0" w:noHBand="0" w:noVBand="0"/>
      </w:tblPr>
      <w:tblGrid>
        <w:gridCol w:w="6202"/>
        <w:gridCol w:w="3583"/>
      </w:tblGrid>
      <w:tr w:rsidR="00606F3C" w:rsidRPr="00B9499D" w14:paraId="4715DD2B" w14:textId="77777777" w:rsidTr="00F16B36">
        <w:trPr>
          <w:trHeight w:val="2098"/>
        </w:trPr>
        <w:tc>
          <w:tcPr>
            <w:tcW w:w="3169" w:type="pct"/>
          </w:tcPr>
          <w:p w14:paraId="76940BA4" w14:textId="176A0CFC" w:rsidR="00606F3C" w:rsidRPr="00A71881" w:rsidRDefault="005E57EB" w:rsidP="00A71881">
            <w:pPr>
              <w:pStyle w:val="GOSTTitul0"/>
            </w:pPr>
            <w:r w:rsidRPr="00A71881">
              <w:lastRenderedPageBreak/>
              <w:t>УТВЕРЖДЕН</w:t>
            </w:r>
          </w:p>
          <w:p w14:paraId="288F7928" w14:textId="1A87213E" w:rsidR="00F16B36" w:rsidRPr="00A04ED6" w:rsidRDefault="00A04ED6">
            <w:pPr>
              <w:pStyle w:val="GOSTTitul0"/>
            </w:pPr>
            <w:r w:rsidRPr="00A71881">
              <w:fldChar w:fldCharType="begin"/>
            </w:r>
            <w:r w:rsidRPr="00A04ED6">
              <w:instrText xml:space="preserve"> DOCPROPERTY  DocCode  \* MERGEFORMAT </w:instrText>
            </w:r>
            <w:r w:rsidRPr="00A71881">
              <w:fldChar w:fldCharType="separate"/>
            </w:r>
            <w:r w:rsidR="00AB1BE0">
              <w:t>89603636.43.01,00.ДР.001-01.00 1(4,8)</w:t>
            </w:r>
            <w:r w:rsidRPr="00A71881">
              <w:fldChar w:fldCharType="end"/>
            </w:r>
            <w:r w:rsidR="00606F3C" w:rsidRPr="00A04ED6">
              <w:t>-ЛУ</w:t>
            </w:r>
          </w:p>
          <w:p w14:paraId="5AA722E6" w14:textId="77777777" w:rsidR="00F16B36" w:rsidRPr="00F16B36" w:rsidRDefault="00F16B36" w:rsidP="00F16B36"/>
          <w:p w14:paraId="62370752" w14:textId="3AA3F8F1" w:rsidR="00606F3C" w:rsidRPr="00F16B36" w:rsidRDefault="00606F3C" w:rsidP="00F16B36">
            <w:pPr>
              <w:tabs>
                <w:tab w:val="left" w:pos="1488"/>
              </w:tabs>
              <w:ind w:firstLine="0"/>
            </w:pPr>
          </w:p>
        </w:tc>
        <w:tc>
          <w:tcPr>
            <w:tcW w:w="1831" w:type="pct"/>
          </w:tcPr>
          <w:p w14:paraId="2327C0A2" w14:textId="77777777" w:rsidR="00606F3C" w:rsidRPr="00B9499D" w:rsidRDefault="00606F3C">
            <w:pPr>
              <w:pStyle w:val="GOSTTitul0"/>
            </w:pPr>
          </w:p>
        </w:tc>
      </w:tr>
      <w:tr w:rsidR="00B44F3A" w:rsidRPr="00B9499D" w14:paraId="45B06BDC" w14:textId="77777777" w:rsidTr="00F16B36">
        <w:trPr>
          <w:trHeight w:val="1293"/>
        </w:trPr>
        <w:tc>
          <w:tcPr>
            <w:tcW w:w="5000" w:type="pct"/>
            <w:gridSpan w:val="2"/>
            <w:vAlign w:val="center"/>
          </w:tcPr>
          <w:p w14:paraId="34052D87" w14:textId="76D9180A" w:rsidR="00B44F3A" w:rsidRPr="00A04ED6" w:rsidRDefault="0026652C">
            <w:pPr>
              <w:pStyle w:val="GOSTTitul1"/>
            </w:pPr>
            <w:r w:rsidRPr="00A04ED6">
              <w:t>Государственная интегрированная информационная система управления общественными финансами «Э</w:t>
            </w:r>
            <w:r w:rsidR="00E67B62" w:rsidRPr="00A04ED6">
              <w:t>лектронный бюджет»</w:t>
            </w:r>
          </w:p>
        </w:tc>
      </w:tr>
      <w:tr w:rsidR="00B44F3A" w:rsidRPr="00B9499D" w14:paraId="12AB8246" w14:textId="77777777" w:rsidTr="00F16B36">
        <w:trPr>
          <w:trHeight w:val="68"/>
        </w:trPr>
        <w:tc>
          <w:tcPr>
            <w:tcW w:w="5000" w:type="pct"/>
            <w:gridSpan w:val="2"/>
            <w:vAlign w:val="center"/>
          </w:tcPr>
          <w:p w14:paraId="11853F23" w14:textId="77777777" w:rsidR="00D02493" w:rsidRDefault="00D02493" w:rsidP="00A71881">
            <w:pPr>
              <w:pStyle w:val="GOSTTitul0"/>
            </w:pPr>
          </w:p>
          <w:p w14:paraId="1C26AC45" w14:textId="2CD564B5" w:rsidR="00F16B36" w:rsidRPr="00B9499D" w:rsidRDefault="00F16B36" w:rsidP="00E67B62">
            <w:pPr>
              <w:pStyle w:val="GOSTTitul1"/>
              <w:jc w:val="both"/>
            </w:pPr>
          </w:p>
        </w:tc>
      </w:tr>
      <w:tr w:rsidR="002F5B7D" w:rsidRPr="00B9499D" w14:paraId="2BDD3B3F" w14:textId="77777777" w:rsidTr="00F16B36">
        <w:tc>
          <w:tcPr>
            <w:tcW w:w="5000" w:type="pct"/>
            <w:gridSpan w:val="2"/>
            <w:vAlign w:val="bottom"/>
          </w:tcPr>
          <w:p w14:paraId="253461F7" w14:textId="14D305F0" w:rsidR="009439F9" w:rsidRDefault="001A7195" w:rsidP="00A71881">
            <w:pPr>
              <w:pStyle w:val="GOSTTitul2"/>
            </w:pPr>
            <w:r w:rsidRPr="00B9499D">
              <w:t xml:space="preserve">Требования к взаимодействию </w:t>
            </w:r>
            <w:r w:rsidR="00E0779C">
              <w:t xml:space="preserve">расчетно-финансовой платформы </w:t>
            </w:r>
            <w:r w:rsidR="00E0779C" w:rsidRPr="00BF4F90">
              <w:t>SmartVista Accounting Platform</w:t>
            </w:r>
            <w:r w:rsidR="00A04ED6" w:rsidRPr="00A71881">
              <w:t xml:space="preserve"> </w:t>
            </w:r>
            <w:r w:rsidRPr="00B9499D">
              <w:t>с функциональными подсистемами</w:t>
            </w:r>
          </w:p>
          <w:p w14:paraId="0D57195D" w14:textId="7C4FBE89" w:rsidR="00E67B62" w:rsidRDefault="00E67B62" w:rsidP="00A71881">
            <w:pPr>
              <w:pStyle w:val="GOSTTitul0"/>
            </w:pPr>
          </w:p>
          <w:p w14:paraId="1A4D9432" w14:textId="2F1C3A40" w:rsidR="00E67B62" w:rsidRPr="001200F0" w:rsidRDefault="00E67B62" w:rsidP="00A71881">
            <w:pPr>
              <w:pStyle w:val="GOSTTitulnamedoc"/>
              <w:rPr>
                <w:highlight w:val="yellow"/>
              </w:rPr>
            </w:pPr>
            <w:r w:rsidRPr="001200F0">
              <w:rPr>
                <w:highlight w:val="yellow"/>
              </w:rPr>
              <w:t>Том 2</w:t>
            </w:r>
          </w:p>
          <w:p w14:paraId="58B17B8A" w14:textId="7E978DDE" w:rsidR="002F5B7D" w:rsidRPr="00E67B62" w:rsidRDefault="00E67B62" w:rsidP="00A71881">
            <w:pPr>
              <w:pStyle w:val="GOSTTitulnamedoc"/>
            </w:pPr>
            <w:r w:rsidRPr="001200F0">
              <w:rPr>
                <w:highlight w:val="yellow"/>
              </w:rPr>
              <w:t xml:space="preserve">Требования к передаче данных </w:t>
            </w:r>
            <w:r w:rsidR="001200F0" w:rsidRPr="001200F0">
              <w:rPr>
                <w:highlight w:val="yellow"/>
              </w:rPr>
              <w:t>для отражения в учете операций</w:t>
            </w:r>
            <w:r w:rsidRPr="001200F0">
              <w:rPr>
                <w:highlight w:val="yellow"/>
              </w:rPr>
              <w:t xml:space="preserve"> со средствами, поступающими во временное распоряжение получателей средств федерального бюджета</w:t>
            </w:r>
          </w:p>
        </w:tc>
      </w:tr>
      <w:tr w:rsidR="00D45C06" w:rsidRPr="00B9499D" w14:paraId="068F1F26" w14:textId="77777777" w:rsidTr="00F16B36">
        <w:tc>
          <w:tcPr>
            <w:tcW w:w="5000" w:type="pct"/>
            <w:gridSpan w:val="2"/>
            <w:vAlign w:val="center"/>
          </w:tcPr>
          <w:p w14:paraId="1975C966" w14:textId="77777777" w:rsidR="00A04ED6" w:rsidRDefault="00A04ED6" w:rsidP="00A71881">
            <w:pPr>
              <w:pStyle w:val="GOSTTitul0"/>
            </w:pPr>
            <w:r>
              <w:t>Версия 2.4</w:t>
            </w:r>
          </w:p>
          <w:p w14:paraId="7FB00A30" w14:textId="77777777" w:rsidR="00D45C06" w:rsidRDefault="00D45C06">
            <w:pPr>
              <w:pStyle w:val="GOSTTitul0"/>
            </w:pPr>
          </w:p>
          <w:p w14:paraId="613698C1" w14:textId="23153572" w:rsidR="00F16B36" w:rsidRPr="00B9499D" w:rsidRDefault="00F16B36">
            <w:pPr>
              <w:pStyle w:val="GOSTTitul0"/>
            </w:pPr>
          </w:p>
        </w:tc>
      </w:tr>
      <w:tr w:rsidR="00D45C06" w:rsidRPr="00B9499D" w14:paraId="1E7C5305" w14:textId="77777777" w:rsidTr="00F16B36">
        <w:tc>
          <w:tcPr>
            <w:tcW w:w="5000" w:type="pct"/>
            <w:gridSpan w:val="2"/>
            <w:vAlign w:val="center"/>
          </w:tcPr>
          <w:p w14:paraId="3BAAB206" w14:textId="59A87BC4" w:rsidR="00D45C06" w:rsidRPr="00A04ED6" w:rsidRDefault="00D45C06">
            <w:pPr>
              <w:pStyle w:val="GOSTTitul0"/>
            </w:pPr>
            <w:r w:rsidRPr="00A04ED6">
              <w:t xml:space="preserve">Код документа: </w:t>
            </w:r>
            <w:r w:rsidR="0011369B">
              <w:fldChar w:fldCharType="begin"/>
            </w:r>
            <w:r w:rsidR="0011369B">
              <w:instrText xml:space="preserve"> DOCPROPERTY  DocCode  \* MERGEFORMAT </w:instrText>
            </w:r>
            <w:r w:rsidR="0011369B">
              <w:fldChar w:fldCharType="separate"/>
            </w:r>
            <w:r w:rsidR="00AB1BE0">
              <w:t>89603636.43.01,00.ДР.001-01.00 1(4,8)</w:t>
            </w:r>
            <w:r w:rsidR="0011369B">
              <w:fldChar w:fldCharType="end"/>
            </w:r>
          </w:p>
        </w:tc>
      </w:tr>
      <w:tr w:rsidR="00D45C06" w:rsidRPr="00B9499D" w14:paraId="14137F5E" w14:textId="77777777" w:rsidTr="00F16B36">
        <w:tc>
          <w:tcPr>
            <w:tcW w:w="5000" w:type="pct"/>
            <w:gridSpan w:val="2"/>
            <w:vAlign w:val="center"/>
          </w:tcPr>
          <w:p w14:paraId="22899B32" w14:textId="77777777" w:rsidR="00D45C06" w:rsidRPr="00A04ED6" w:rsidRDefault="00D45C06">
            <w:pPr>
              <w:pStyle w:val="GOSTTitul0"/>
            </w:pPr>
          </w:p>
        </w:tc>
      </w:tr>
      <w:tr w:rsidR="00D45C06" w:rsidRPr="00B9499D" w14:paraId="5ACC997F" w14:textId="77777777" w:rsidTr="00F16B36">
        <w:tc>
          <w:tcPr>
            <w:tcW w:w="5000" w:type="pct"/>
            <w:gridSpan w:val="2"/>
            <w:vAlign w:val="center"/>
          </w:tcPr>
          <w:p w14:paraId="4B0A0773" w14:textId="32882551" w:rsidR="00D45C06" w:rsidRPr="00A04ED6" w:rsidRDefault="00D45C06">
            <w:pPr>
              <w:pStyle w:val="GOSTTitul0"/>
            </w:pPr>
            <w:r w:rsidRPr="00A04ED6">
              <w:t xml:space="preserve">Листов: </w:t>
            </w:r>
            <w:r w:rsidR="0011369B">
              <w:fldChar w:fldCharType="begin"/>
            </w:r>
            <w:r w:rsidR="0011369B">
              <w:instrText xml:space="preserve"> DOCPROPERTY  Pages  \* MERGEFORMAT </w:instrText>
            </w:r>
            <w:r w:rsidR="0011369B">
              <w:fldChar w:fldCharType="separate"/>
            </w:r>
            <w:r w:rsidR="00AB1BE0">
              <w:t>260</w:t>
            </w:r>
            <w:r w:rsidR="0011369B">
              <w:fldChar w:fldCharType="end"/>
            </w:r>
          </w:p>
        </w:tc>
      </w:tr>
      <w:tr w:rsidR="00D45C06" w:rsidRPr="00B9499D" w14:paraId="004A6969" w14:textId="77777777" w:rsidTr="00F16B36">
        <w:tc>
          <w:tcPr>
            <w:tcW w:w="5000" w:type="pct"/>
            <w:gridSpan w:val="2"/>
          </w:tcPr>
          <w:p w14:paraId="7ABEAEF2" w14:textId="5D3DA3FF" w:rsidR="00F16B36" w:rsidRPr="00B9499D" w:rsidRDefault="00F16B36" w:rsidP="00E67B62">
            <w:pPr>
              <w:pStyle w:val="GOSTTitul0"/>
              <w:jc w:val="both"/>
            </w:pPr>
          </w:p>
        </w:tc>
      </w:tr>
    </w:tbl>
    <w:p w14:paraId="41BA9F69" w14:textId="77777777" w:rsidR="00D45C06" w:rsidRPr="00B9499D" w:rsidRDefault="00D45C06">
      <w:pPr>
        <w:sectPr w:rsidR="00D45C06" w:rsidRPr="00B9499D" w:rsidSect="00A71881">
          <w:headerReference w:type="default" r:id="rId11"/>
          <w:footerReference w:type="default" r:id="rId12"/>
          <w:headerReference w:type="first" r:id="rId13"/>
          <w:footerReference w:type="first" r:id="rId14"/>
          <w:pgSz w:w="11906" w:h="16838" w:code="9"/>
          <w:pgMar w:top="1134" w:right="567" w:bottom="851" w:left="1701" w:header="567" w:footer="284" w:gutter="0"/>
          <w:cols w:space="708"/>
          <w:docGrid w:linePitch="360"/>
        </w:sectPr>
      </w:pPr>
    </w:p>
    <w:p w14:paraId="2F8256D0" w14:textId="77777777" w:rsidR="00C97134" w:rsidRPr="00A04ED6" w:rsidRDefault="009A3C13">
      <w:pPr>
        <w:pStyle w:val="GOSTSign"/>
      </w:pPr>
      <w:bookmarkStart w:id="1" w:name="_Toc176584673"/>
      <w:bookmarkStart w:id="2" w:name="_Toc176584802"/>
      <w:bookmarkStart w:id="3" w:name="_Toc180297702"/>
      <w:bookmarkStart w:id="4" w:name="_Toc180308527"/>
      <w:r w:rsidRPr="00A04ED6">
        <w:lastRenderedPageBreak/>
        <w:t>Аннотация</w:t>
      </w:r>
    </w:p>
    <w:p w14:paraId="607B8758" w14:textId="4C8BF974" w:rsidR="00E0779C" w:rsidRPr="00A04ED6" w:rsidRDefault="00E0779C" w:rsidP="00A04ED6">
      <w:pPr>
        <w:pStyle w:val="GOSTNormal"/>
      </w:pPr>
      <w:r w:rsidRPr="00A04ED6">
        <w:t>Настоящий документ представляет собой требования к взаимодействию расчетно-финансовой платформы SmartVista Accounting Platform с функциональными подсистемами государственной интегрированной информационной системы управления общественными финансами «Электронный бюджет», оператором которых является Федерально</w:t>
      </w:r>
      <w:r w:rsidR="009439F9" w:rsidRPr="00A04ED6">
        <w:t>е</w:t>
      </w:r>
      <w:r w:rsidRPr="00A04ED6">
        <w:t xml:space="preserve"> казначейств</w:t>
      </w:r>
      <w:r w:rsidR="009439F9" w:rsidRPr="00A04ED6">
        <w:t>о</w:t>
      </w:r>
      <w:r w:rsidRPr="00A04ED6">
        <w:t>.</w:t>
      </w:r>
    </w:p>
    <w:p w14:paraId="30EDBEB1" w14:textId="48C5BFAF" w:rsidR="00E67B62" w:rsidRPr="00A04ED6" w:rsidRDefault="00E67B62" w:rsidP="00A04ED6">
      <w:pPr>
        <w:pStyle w:val="GOSTNormal"/>
      </w:pPr>
      <w:r w:rsidRPr="00A04ED6">
        <w:rPr>
          <w:highlight w:val="yellow"/>
        </w:rPr>
        <w:t>Т</w:t>
      </w:r>
      <w:r w:rsidR="00000BB8" w:rsidRPr="00A04ED6">
        <w:rPr>
          <w:highlight w:val="yellow"/>
        </w:rPr>
        <w:t>ом 2.</w:t>
      </w:r>
      <w:r w:rsidR="00F16B36" w:rsidRPr="00A04ED6">
        <w:rPr>
          <w:highlight w:val="yellow"/>
        </w:rPr>
        <w:t xml:space="preserve"> Требования к передаче данных </w:t>
      </w:r>
      <w:r w:rsidR="00000BB8" w:rsidRPr="00A04ED6">
        <w:rPr>
          <w:highlight w:val="yellow"/>
        </w:rPr>
        <w:t>для отражения в учете операций</w:t>
      </w:r>
      <w:r w:rsidR="00F16B36" w:rsidRPr="00A04ED6">
        <w:rPr>
          <w:highlight w:val="yellow"/>
        </w:rPr>
        <w:t xml:space="preserve"> со средствами, поступающими во временное распоряжение получателей средств федерального бюджета.</w:t>
      </w:r>
    </w:p>
    <w:p w14:paraId="4494FCD2" w14:textId="78852A8C" w:rsidR="00673D52" w:rsidRPr="00A04ED6" w:rsidRDefault="00673D52" w:rsidP="00A04ED6">
      <w:pPr>
        <w:pStyle w:val="GOSTNormal"/>
      </w:pPr>
      <w:r w:rsidRPr="00A04ED6">
        <w:t xml:space="preserve">Документ </w:t>
      </w:r>
      <w:r w:rsidR="00E0779C" w:rsidRPr="00A04ED6">
        <w:t>разработан (</w:t>
      </w:r>
      <w:r w:rsidRPr="00A04ED6">
        <w:t>актуализирован</w:t>
      </w:r>
      <w:r w:rsidR="00E0779C" w:rsidRPr="00A04ED6">
        <w:t>)</w:t>
      </w:r>
      <w:r w:rsidRPr="00A04ED6">
        <w:t xml:space="preserve"> на основании Государственного контракта №</w:t>
      </w:r>
      <w:r w:rsidR="000F44A2" w:rsidRPr="00A04ED6">
        <w:t xml:space="preserve"> ФКУ0502/09/2022/ЭГИС от </w:t>
      </w:r>
      <w:r w:rsidR="007E5A12" w:rsidRPr="00A04ED6">
        <w:t xml:space="preserve">30.09.2022 </w:t>
      </w:r>
      <w:r w:rsidR="000F44A2" w:rsidRPr="00A04ED6">
        <w:t>(на оказание услуг по предоставлению права использования на условиях простой (неисключительной) лицензии программного обеспечения транзакционно-информационной платформы для нужд Федерального казначейства)</w:t>
      </w:r>
      <w:r w:rsidRPr="00A04ED6">
        <w:t>.</w:t>
      </w:r>
    </w:p>
    <w:p w14:paraId="22B3CD59" w14:textId="3622D057" w:rsidR="00673D52" w:rsidRPr="00A04ED6" w:rsidRDefault="00673D52" w:rsidP="00A04ED6">
      <w:pPr>
        <w:pStyle w:val="GOSTNormal"/>
      </w:pPr>
      <w:r w:rsidRPr="00A04ED6">
        <w:t>Перечень подсистем (компонентов, модулей) информационной системы, д</w:t>
      </w:r>
      <w:r w:rsidR="00A04ED6">
        <w:t>ля которой был создан документ:</w:t>
      </w:r>
    </w:p>
    <w:p w14:paraId="42BB81FE" w14:textId="6962D830" w:rsidR="005265E0" w:rsidRPr="006104DE" w:rsidRDefault="005265E0" w:rsidP="00A04ED6">
      <w:pPr>
        <w:pStyle w:val="GOSTListmark1"/>
      </w:pPr>
      <w:r w:rsidRPr="006104DE">
        <w:t>01,00 – документ предназначен для обслуживания б</w:t>
      </w:r>
      <w:r w:rsidRPr="006104DE">
        <w:rPr>
          <w:szCs w:val="24"/>
        </w:rPr>
        <w:t>азового программного обеспечения</w:t>
      </w:r>
      <w:r w:rsidR="00F5095F">
        <w:rPr>
          <w:szCs w:val="24"/>
        </w:rPr>
        <w:t>.</w:t>
      </w:r>
    </w:p>
    <w:p w14:paraId="2E76D3DB" w14:textId="2C28DB9C" w:rsidR="00673D52" w:rsidRPr="00A04ED6" w:rsidRDefault="00673D52" w:rsidP="00A04ED6">
      <w:pPr>
        <w:pStyle w:val="GOSTNormal"/>
      </w:pPr>
      <w:r w:rsidRPr="00A04ED6">
        <w:t>Перечень</w:t>
      </w:r>
      <w:r w:rsidR="00A04ED6" w:rsidRPr="00A04ED6">
        <w:t xml:space="preserve"> областей применения документа:</w:t>
      </w:r>
    </w:p>
    <w:p w14:paraId="593E2DB3" w14:textId="134DA9EF" w:rsidR="00673D52" w:rsidRPr="005C6BDA" w:rsidRDefault="00673D52" w:rsidP="00A04ED6">
      <w:pPr>
        <w:pStyle w:val="GOSTListmark1"/>
      </w:pPr>
      <w:r w:rsidRPr="005C6BDA">
        <w:t xml:space="preserve">1 – </w:t>
      </w:r>
      <w:r w:rsidRPr="00F5095F">
        <w:t>Центральный аппарат Федерального казначейства</w:t>
      </w:r>
      <w:r w:rsidR="00F5095F">
        <w:t>;</w:t>
      </w:r>
    </w:p>
    <w:p w14:paraId="1FAA363A" w14:textId="7700540D" w:rsidR="005265E0" w:rsidRPr="006104DE" w:rsidRDefault="005265E0" w:rsidP="00A04ED6">
      <w:pPr>
        <w:pStyle w:val="GOSTListmark1"/>
      </w:pPr>
      <w:r w:rsidRPr="006104DE">
        <w:t xml:space="preserve">4 – </w:t>
      </w:r>
      <w:r w:rsidRPr="00F5095F">
        <w:t>Применение для Исполнителей по государственному контракту</w:t>
      </w:r>
      <w:r w:rsidR="00F5095F">
        <w:t>;</w:t>
      </w:r>
    </w:p>
    <w:p w14:paraId="5FEF155A" w14:textId="41189E35" w:rsidR="005265E0" w:rsidRPr="006104DE" w:rsidRDefault="005265E0" w:rsidP="00A04ED6">
      <w:pPr>
        <w:pStyle w:val="GOSTListmark1"/>
      </w:pPr>
      <w:r w:rsidRPr="006104DE">
        <w:t xml:space="preserve">8 – </w:t>
      </w:r>
      <w:r w:rsidRPr="00F5095F">
        <w:t>Федерального казенного учреждения «Центр по обеспечению деятельности Казначейства России»</w:t>
      </w:r>
      <w:r w:rsidRPr="006104DE">
        <w:t xml:space="preserve"> (</w:t>
      </w:r>
      <w:r w:rsidRPr="00F5095F">
        <w:t>ФКУ ЦОКР)</w:t>
      </w:r>
      <w:r w:rsidR="00F5095F">
        <w:t>.</w:t>
      </w:r>
    </w:p>
    <w:p w14:paraId="2FA7DD93" w14:textId="367DC205" w:rsidR="00837E14" w:rsidRPr="00A04ED6" w:rsidRDefault="00837E14" w:rsidP="00A04ED6">
      <w:pPr>
        <w:pStyle w:val="GOSTNormal"/>
      </w:pPr>
      <w:r w:rsidRPr="00A04ED6">
        <w:t>В настоящем документе при указании по тексту наименования документов без реквизитов считать, что эти документы разрабатываются/актуализируются в рамках текущего Государственного контракта.</w:t>
      </w:r>
    </w:p>
    <w:p w14:paraId="374B0307" w14:textId="77777777" w:rsidR="00A3718A" w:rsidRPr="005C6BDA" w:rsidRDefault="00A3718A">
      <w:pPr>
        <w:ind w:firstLine="0"/>
        <w:jc w:val="left"/>
        <w:rPr>
          <w:b/>
          <w:caps/>
          <w:sz w:val="28"/>
        </w:rPr>
      </w:pPr>
      <w:r w:rsidRPr="005C6BDA">
        <w:br w:type="page"/>
      </w:r>
    </w:p>
    <w:p w14:paraId="161C2DA7" w14:textId="18A9706F" w:rsidR="00D45C06" w:rsidRPr="00A04ED6" w:rsidRDefault="00D45C06" w:rsidP="00A04ED6">
      <w:pPr>
        <w:pStyle w:val="GOSTSign"/>
      </w:pPr>
      <w:r w:rsidRPr="00A04ED6">
        <w:lastRenderedPageBreak/>
        <w:t>СОДЕРЖАНИЕ</w:t>
      </w:r>
      <w:bookmarkEnd w:id="1"/>
      <w:bookmarkEnd w:id="2"/>
      <w:bookmarkEnd w:id="3"/>
      <w:bookmarkEnd w:id="4"/>
    </w:p>
    <w:bookmarkStart w:id="5" w:name="_Toc527037298"/>
    <w:bookmarkStart w:id="6" w:name="_Toc529925454"/>
    <w:bookmarkStart w:id="7" w:name="_Toc182196480"/>
    <w:p w14:paraId="0A95A562" w14:textId="77777777" w:rsidR="00AB1BE0" w:rsidRDefault="00367B7D">
      <w:pPr>
        <w:pStyle w:val="11"/>
        <w:rPr>
          <w:rFonts w:asciiTheme="minorHAnsi" w:eastAsiaTheme="minorEastAsia" w:hAnsiTheme="minorHAnsi" w:cstheme="minorBidi"/>
          <w:b w:val="0"/>
          <w:bCs w:val="0"/>
          <w:caps w:val="0"/>
          <w:sz w:val="22"/>
          <w:szCs w:val="22"/>
        </w:rPr>
      </w:pPr>
      <w:r w:rsidRPr="005C6BDA">
        <w:rPr>
          <w:b w:val="0"/>
          <w:bCs w:val="0"/>
          <w:caps w:val="0"/>
        </w:rPr>
        <w:fldChar w:fldCharType="begin"/>
      </w:r>
      <w:r w:rsidRPr="00B9499D">
        <w:rPr>
          <w:b w:val="0"/>
          <w:bCs w:val="0"/>
          <w:caps w:val="0"/>
        </w:rPr>
        <w:instrText xml:space="preserve"> TOC \o "1-5" \h \z \u </w:instrText>
      </w:r>
      <w:r w:rsidRPr="005C6BDA">
        <w:rPr>
          <w:b w:val="0"/>
          <w:bCs w:val="0"/>
          <w:caps w:val="0"/>
        </w:rPr>
        <w:fldChar w:fldCharType="separate"/>
      </w:r>
      <w:hyperlink w:anchor="_Toc226562666" w:history="1">
        <w:r w:rsidR="00AB1BE0" w:rsidRPr="0069410F">
          <w:rPr>
            <w:rStyle w:val="ad"/>
          </w:rPr>
          <w:t>Перечень таблиц</w:t>
        </w:r>
        <w:r w:rsidR="00AB1BE0">
          <w:rPr>
            <w:webHidden/>
          </w:rPr>
          <w:tab/>
        </w:r>
        <w:r w:rsidR="00AB1BE0">
          <w:rPr>
            <w:webHidden/>
          </w:rPr>
          <w:fldChar w:fldCharType="begin"/>
        </w:r>
        <w:r w:rsidR="00AB1BE0">
          <w:rPr>
            <w:webHidden/>
          </w:rPr>
          <w:instrText xml:space="preserve"> PAGEREF _Toc226562666 \h </w:instrText>
        </w:r>
        <w:r w:rsidR="00AB1BE0">
          <w:rPr>
            <w:webHidden/>
          </w:rPr>
        </w:r>
        <w:r w:rsidR="00AB1BE0">
          <w:rPr>
            <w:webHidden/>
          </w:rPr>
          <w:fldChar w:fldCharType="separate"/>
        </w:r>
        <w:r w:rsidR="00AB1BE0">
          <w:rPr>
            <w:webHidden/>
          </w:rPr>
          <w:t>7</w:t>
        </w:r>
        <w:r w:rsidR="00AB1BE0">
          <w:rPr>
            <w:webHidden/>
          </w:rPr>
          <w:fldChar w:fldCharType="end"/>
        </w:r>
      </w:hyperlink>
    </w:p>
    <w:p w14:paraId="29F64AB7" w14:textId="77777777" w:rsidR="00AB1BE0" w:rsidRDefault="0011369B">
      <w:pPr>
        <w:pStyle w:val="11"/>
        <w:rPr>
          <w:rFonts w:asciiTheme="minorHAnsi" w:eastAsiaTheme="minorEastAsia" w:hAnsiTheme="minorHAnsi" w:cstheme="minorBidi"/>
          <w:b w:val="0"/>
          <w:bCs w:val="0"/>
          <w:caps w:val="0"/>
          <w:sz w:val="22"/>
          <w:szCs w:val="22"/>
        </w:rPr>
      </w:pPr>
      <w:hyperlink w:anchor="_Toc226562667" w:history="1">
        <w:r w:rsidR="00AB1BE0" w:rsidRPr="0069410F">
          <w:rPr>
            <w:rStyle w:val="ad"/>
          </w:rPr>
          <w:t>Перечень рисунков</w:t>
        </w:r>
        <w:r w:rsidR="00AB1BE0">
          <w:rPr>
            <w:webHidden/>
          </w:rPr>
          <w:tab/>
        </w:r>
        <w:r w:rsidR="00AB1BE0">
          <w:rPr>
            <w:webHidden/>
          </w:rPr>
          <w:fldChar w:fldCharType="begin"/>
        </w:r>
        <w:r w:rsidR="00AB1BE0">
          <w:rPr>
            <w:webHidden/>
          </w:rPr>
          <w:instrText xml:space="preserve"> PAGEREF _Toc226562667 \h </w:instrText>
        </w:r>
        <w:r w:rsidR="00AB1BE0">
          <w:rPr>
            <w:webHidden/>
          </w:rPr>
        </w:r>
        <w:r w:rsidR="00AB1BE0">
          <w:rPr>
            <w:webHidden/>
          </w:rPr>
          <w:fldChar w:fldCharType="separate"/>
        </w:r>
        <w:r w:rsidR="00AB1BE0">
          <w:rPr>
            <w:webHidden/>
          </w:rPr>
          <w:t>10</w:t>
        </w:r>
        <w:r w:rsidR="00AB1BE0">
          <w:rPr>
            <w:webHidden/>
          </w:rPr>
          <w:fldChar w:fldCharType="end"/>
        </w:r>
      </w:hyperlink>
    </w:p>
    <w:p w14:paraId="689D051A" w14:textId="77777777" w:rsidR="00AB1BE0" w:rsidRDefault="0011369B">
      <w:pPr>
        <w:pStyle w:val="11"/>
        <w:rPr>
          <w:rFonts w:asciiTheme="minorHAnsi" w:eastAsiaTheme="minorEastAsia" w:hAnsiTheme="minorHAnsi" w:cstheme="minorBidi"/>
          <w:b w:val="0"/>
          <w:bCs w:val="0"/>
          <w:caps w:val="0"/>
          <w:sz w:val="22"/>
          <w:szCs w:val="22"/>
        </w:rPr>
      </w:pPr>
      <w:hyperlink w:anchor="_Toc226562668" w:history="1">
        <w:r w:rsidR="00AB1BE0" w:rsidRPr="0069410F">
          <w:rPr>
            <w:rStyle w:val="ad"/>
          </w:rPr>
          <w:t>Перечень терминов и сокращений</w:t>
        </w:r>
        <w:r w:rsidR="00AB1BE0">
          <w:rPr>
            <w:webHidden/>
          </w:rPr>
          <w:tab/>
        </w:r>
        <w:r w:rsidR="00AB1BE0">
          <w:rPr>
            <w:webHidden/>
          </w:rPr>
          <w:fldChar w:fldCharType="begin"/>
        </w:r>
        <w:r w:rsidR="00AB1BE0">
          <w:rPr>
            <w:webHidden/>
          </w:rPr>
          <w:instrText xml:space="preserve"> PAGEREF _Toc226562668 \h </w:instrText>
        </w:r>
        <w:r w:rsidR="00AB1BE0">
          <w:rPr>
            <w:webHidden/>
          </w:rPr>
        </w:r>
        <w:r w:rsidR="00AB1BE0">
          <w:rPr>
            <w:webHidden/>
          </w:rPr>
          <w:fldChar w:fldCharType="separate"/>
        </w:r>
        <w:r w:rsidR="00AB1BE0">
          <w:rPr>
            <w:webHidden/>
          </w:rPr>
          <w:t>11</w:t>
        </w:r>
        <w:r w:rsidR="00AB1BE0">
          <w:rPr>
            <w:webHidden/>
          </w:rPr>
          <w:fldChar w:fldCharType="end"/>
        </w:r>
      </w:hyperlink>
    </w:p>
    <w:p w14:paraId="6AD9A03E" w14:textId="77777777" w:rsidR="00AB1BE0" w:rsidRDefault="0011369B">
      <w:pPr>
        <w:pStyle w:val="11"/>
        <w:rPr>
          <w:rFonts w:asciiTheme="minorHAnsi" w:eastAsiaTheme="minorEastAsia" w:hAnsiTheme="minorHAnsi" w:cstheme="minorBidi"/>
          <w:b w:val="0"/>
          <w:bCs w:val="0"/>
          <w:caps w:val="0"/>
          <w:sz w:val="22"/>
          <w:szCs w:val="22"/>
        </w:rPr>
      </w:pPr>
      <w:hyperlink w:anchor="_Toc226562669" w:history="1">
        <w:r w:rsidR="00AB1BE0" w:rsidRPr="0069410F">
          <w:rPr>
            <w:rStyle w:val="ad"/>
            <w:highlight w:val="yellow"/>
          </w:rPr>
          <w:t>1.</w:t>
        </w:r>
        <w:r w:rsidR="00AB1BE0">
          <w:rPr>
            <w:rFonts w:asciiTheme="minorHAnsi" w:eastAsiaTheme="minorEastAsia" w:hAnsiTheme="minorHAnsi" w:cstheme="minorBidi"/>
            <w:b w:val="0"/>
            <w:bCs w:val="0"/>
            <w:caps w:val="0"/>
            <w:sz w:val="22"/>
            <w:szCs w:val="22"/>
          </w:rPr>
          <w:tab/>
        </w:r>
        <w:r w:rsidR="00AB1BE0" w:rsidRPr="0069410F">
          <w:rPr>
            <w:rStyle w:val="ad"/>
            <w:highlight w:val="yellow"/>
          </w:rPr>
          <w:t>Типы документов</w:t>
        </w:r>
        <w:r w:rsidR="00AB1BE0">
          <w:rPr>
            <w:webHidden/>
          </w:rPr>
          <w:tab/>
        </w:r>
        <w:r w:rsidR="00AB1BE0">
          <w:rPr>
            <w:webHidden/>
          </w:rPr>
          <w:fldChar w:fldCharType="begin"/>
        </w:r>
        <w:r w:rsidR="00AB1BE0">
          <w:rPr>
            <w:webHidden/>
          </w:rPr>
          <w:instrText xml:space="preserve"> PAGEREF _Toc226562669 \h </w:instrText>
        </w:r>
        <w:r w:rsidR="00AB1BE0">
          <w:rPr>
            <w:webHidden/>
          </w:rPr>
        </w:r>
        <w:r w:rsidR="00AB1BE0">
          <w:rPr>
            <w:webHidden/>
          </w:rPr>
          <w:fldChar w:fldCharType="separate"/>
        </w:r>
        <w:r w:rsidR="00AB1BE0">
          <w:rPr>
            <w:webHidden/>
          </w:rPr>
          <w:t>16</w:t>
        </w:r>
        <w:r w:rsidR="00AB1BE0">
          <w:rPr>
            <w:webHidden/>
          </w:rPr>
          <w:fldChar w:fldCharType="end"/>
        </w:r>
      </w:hyperlink>
    </w:p>
    <w:p w14:paraId="39E556A5" w14:textId="77777777" w:rsidR="00AB1BE0" w:rsidRDefault="0011369B">
      <w:pPr>
        <w:pStyle w:val="11"/>
        <w:rPr>
          <w:rFonts w:asciiTheme="minorHAnsi" w:eastAsiaTheme="minorEastAsia" w:hAnsiTheme="minorHAnsi" w:cstheme="minorBidi"/>
          <w:b w:val="0"/>
          <w:bCs w:val="0"/>
          <w:caps w:val="0"/>
          <w:sz w:val="22"/>
          <w:szCs w:val="22"/>
        </w:rPr>
      </w:pPr>
      <w:hyperlink w:anchor="_Toc226562670" w:history="1">
        <w:r w:rsidR="00AB1BE0" w:rsidRPr="0069410F">
          <w:rPr>
            <w:rStyle w:val="ad"/>
          </w:rPr>
          <w:t>2.</w:t>
        </w:r>
        <w:r w:rsidR="00AB1BE0">
          <w:rPr>
            <w:rFonts w:asciiTheme="minorHAnsi" w:eastAsiaTheme="minorEastAsia" w:hAnsiTheme="minorHAnsi" w:cstheme="minorBidi"/>
            <w:b w:val="0"/>
            <w:bCs w:val="0"/>
            <w:caps w:val="0"/>
            <w:sz w:val="22"/>
            <w:szCs w:val="22"/>
          </w:rPr>
          <w:tab/>
        </w:r>
        <w:r w:rsidR="00AB1BE0" w:rsidRPr="0069410F">
          <w:rPr>
            <w:rStyle w:val="ad"/>
          </w:rPr>
          <w:t>Запрос на подбор / сторнирование / переформирование записей учета (ACCOUNTING)</w:t>
        </w:r>
        <w:r w:rsidR="00AB1BE0">
          <w:rPr>
            <w:webHidden/>
          </w:rPr>
          <w:tab/>
        </w:r>
        <w:r w:rsidR="00AB1BE0">
          <w:rPr>
            <w:webHidden/>
          </w:rPr>
          <w:fldChar w:fldCharType="begin"/>
        </w:r>
        <w:r w:rsidR="00AB1BE0">
          <w:rPr>
            <w:webHidden/>
          </w:rPr>
          <w:instrText xml:space="preserve"> PAGEREF _Toc226562670 \h </w:instrText>
        </w:r>
        <w:r w:rsidR="00AB1BE0">
          <w:rPr>
            <w:webHidden/>
          </w:rPr>
        </w:r>
        <w:r w:rsidR="00AB1BE0">
          <w:rPr>
            <w:webHidden/>
          </w:rPr>
          <w:fldChar w:fldCharType="separate"/>
        </w:r>
        <w:r w:rsidR="00AB1BE0">
          <w:rPr>
            <w:webHidden/>
          </w:rPr>
          <w:t>19</w:t>
        </w:r>
        <w:r w:rsidR="00AB1BE0">
          <w:rPr>
            <w:webHidden/>
          </w:rPr>
          <w:fldChar w:fldCharType="end"/>
        </w:r>
      </w:hyperlink>
    </w:p>
    <w:p w14:paraId="2E39D5FA" w14:textId="77777777" w:rsidR="00AB1BE0" w:rsidRDefault="0011369B">
      <w:pPr>
        <w:pStyle w:val="25"/>
        <w:rPr>
          <w:rFonts w:asciiTheme="minorHAnsi" w:eastAsiaTheme="minorEastAsia" w:hAnsiTheme="minorHAnsi" w:cstheme="minorBidi"/>
          <w:bCs w:val="0"/>
          <w:sz w:val="22"/>
          <w:szCs w:val="22"/>
        </w:rPr>
      </w:pPr>
      <w:hyperlink w:anchor="_Toc226562671" w:history="1">
        <w:r w:rsidR="00AB1BE0" w:rsidRPr="0069410F">
          <w:rPr>
            <w:rStyle w:val="ad"/>
          </w:rPr>
          <w:t>2.1.</w:t>
        </w:r>
        <w:r w:rsidR="00AB1BE0">
          <w:rPr>
            <w:rFonts w:asciiTheme="minorHAnsi" w:eastAsiaTheme="minorEastAsia" w:hAnsiTheme="minorHAnsi" w:cstheme="minorBidi"/>
            <w:bCs w:val="0"/>
            <w:sz w:val="22"/>
            <w:szCs w:val="22"/>
          </w:rPr>
          <w:tab/>
        </w:r>
        <w:r w:rsidR="00AB1BE0" w:rsidRPr="0069410F">
          <w:rPr>
            <w:rStyle w:val="ad"/>
          </w:rPr>
          <w:t>Параметры запроса</w:t>
        </w:r>
        <w:r w:rsidR="00AB1BE0">
          <w:rPr>
            <w:webHidden/>
          </w:rPr>
          <w:tab/>
        </w:r>
        <w:r w:rsidR="00AB1BE0">
          <w:rPr>
            <w:webHidden/>
          </w:rPr>
          <w:fldChar w:fldCharType="begin"/>
        </w:r>
        <w:r w:rsidR="00AB1BE0">
          <w:rPr>
            <w:webHidden/>
          </w:rPr>
          <w:instrText xml:space="preserve"> PAGEREF _Toc226562671 \h </w:instrText>
        </w:r>
        <w:r w:rsidR="00AB1BE0">
          <w:rPr>
            <w:webHidden/>
          </w:rPr>
        </w:r>
        <w:r w:rsidR="00AB1BE0">
          <w:rPr>
            <w:webHidden/>
          </w:rPr>
          <w:fldChar w:fldCharType="separate"/>
        </w:r>
        <w:r w:rsidR="00AB1BE0">
          <w:rPr>
            <w:webHidden/>
          </w:rPr>
          <w:t>19</w:t>
        </w:r>
        <w:r w:rsidR="00AB1BE0">
          <w:rPr>
            <w:webHidden/>
          </w:rPr>
          <w:fldChar w:fldCharType="end"/>
        </w:r>
      </w:hyperlink>
    </w:p>
    <w:p w14:paraId="7BD2B015" w14:textId="77777777" w:rsidR="00AB1BE0" w:rsidRDefault="0011369B">
      <w:pPr>
        <w:pStyle w:val="34"/>
        <w:rPr>
          <w:rFonts w:asciiTheme="minorHAnsi" w:eastAsiaTheme="minorEastAsia" w:hAnsiTheme="minorHAnsi" w:cstheme="minorBidi"/>
          <w:bCs w:val="0"/>
          <w:iCs w:val="0"/>
          <w:sz w:val="22"/>
          <w:szCs w:val="22"/>
        </w:rPr>
      </w:pPr>
      <w:hyperlink w:anchor="_Toc226562672" w:history="1">
        <w:r w:rsidR="00AB1BE0" w:rsidRPr="0069410F">
          <w:rPr>
            <w:rStyle w:val="ad"/>
          </w:rPr>
          <w:t>2.1.1.</w:t>
        </w:r>
        <w:r w:rsidR="00AB1BE0">
          <w:rPr>
            <w:rFonts w:asciiTheme="minorHAnsi" w:eastAsiaTheme="minorEastAsia" w:hAnsiTheme="minorHAnsi" w:cstheme="minorBidi"/>
            <w:bCs w:val="0"/>
            <w:iCs w:val="0"/>
            <w:sz w:val="22"/>
            <w:szCs w:val="22"/>
          </w:rPr>
          <w:tab/>
        </w:r>
        <w:r w:rsidR="00AB1BE0" w:rsidRPr="0069410F">
          <w:rPr>
            <w:rStyle w:val="ad"/>
          </w:rPr>
          <w:t>Перечень параметров заголовка запроса (header)</w:t>
        </w:r>
        <w:r w:rsidR="00AB1BE0">
          <w:rPr>
            <w:webHidden/>
          </w:rPr>
          <w:tab/>
        </w:r>
        <w:r w:rsidR="00AB1BE0">
          <w:rPr>
            <w:webHidden/>
          </w:rPr>
          <w:fldChar w:fldCharType="begin"/>
        </w:r>
        <w:r w:rsidR="00AB1BE0">
          <w:rPr>
            <w:webHidden/>
          </w:rPr>
          <w:instrText xml:space="preserve"> PAGEREF _Toc226562672 \h </w:instrText>
        </w:r>
        <w:r w:rsidR="00AB1BE0">
          <w:rPr>
            <w:webHidden/>
          </w:rPr>
        </w:r>
        <w:r w:rsidR="00AB1BE0">
          <w:rPr>
            <w:webHidden/>
          </w:rPr>
          <w:fldChar w:fldCharType="separate"/>
        </w:r>
        <w:r w:rsidR="00AB1BE0">
          <w:rPr>
            <w:webHidden/>
          </w:rPr>
          <w:t>19</w:t>
        </w:r>
        <w:r w:rsidR="00AB1BE0">
          <w:rPr>
            <w:webHidden/>
          </w:rPr>
          <w:fldChar w:fldCharType="end"/>
        </w:r>
      </w:hyperlink>
    </w:p>
    <w:p w14:paraId="5CBA14C8" w14:textId="77777777" w:rsidR="00AB1BE0" w:rsidRDefault="0011369B">
      <w:pPr>
        <w:pStyle w:val="34"/>
        <w:rPr>
          <w:rFonts w:asciiTheme="minorHAnsi" w:eastAsiaTheme="minorEastAsia" w:hAnsiTheme="minorHAnsi" w:cstheme="minorBidi"/>
          <w:bCs w:val="0"/>
          <w:iCs w:val="0"/>
          <w:sz w:val="22"/>
          <w:szCs w:val="22"/>
        </w:rPr>
      </w:pPr>
      <w:hyperlink w:anchor="_Toc226562673" w:history="1">
        <w:r w:rsidR="00AB1BE0" w:rsidRPr="0069410F">
          <w:rPr>
            <w:rStyle w:val="ad"/>
          </w:rPr>
          <w:t>2.1.2.</w:t>
        </w:r>
        <w:r w:rsidR="00AB1BE0">
          <w:rPr>
            <w:rFonts w:asciiTheme="minorHAnsi" w:eastAsiaTheme="minorEastAsia" w:hAnsiTheme="minorHAnsi" w:cstheme="minorBidi"/>
            <w:bCs w:val="0"/>
            <w:iCs w:val="0"/>
            <w:sz w:val="22"/>
            <w:szCs w:val="22"/>
          </w:rPr>
          <w:tab/>
        </w:r>
        <w:r w:rsidR="00AB1BE0" w:rsidRPr="0069410F">
          <w:rPr>
            <w:rStyle w:val="ad"/>
          </w:rPr>
          <w:t>«Заявка на кассовый расход» MSC_ApplCashFlow</w:t>
        </w:r>
        <w:r w:rsidR="00AB1BE0">
          <w:rPr>
            <w:webHidden/>
          </w:rPr>
          <w:tab/>
        </w:r>
        <w:r w:rsidR="00AB1BE0">
          <w:rPr>
            <w:webHidden/>
          </w:rPr>
          <w:fldChar w:fldCharType="begin"/>
        </w:r>
        <w:r w:rsidR="00AB1BE0">
          <w:rPr>
            <w:webHidden/>
          </w:rPr>
          <w:instrText xml:space="preserve"> PAGEREF _Toc226562673 \h </w:instrText>
        </w:r>
        <w:r w:rsidR="00AB1BE0">
          <w:rPr>
            <w:webHidden/>
          </w:rPr>
        </w:r>
        <w:r w:rsidR="00AB1BE0">
          <w:rPr>
            <w:webHidden/>
          </w:rPr>
          <w:fldChar w:fldCharType="separate"/>
        </w:r>
        <w:r w:rsidR="00AB1BE0">
          <w:rPr>
            <w:webHidden/>
          </w:rPr>
          <w:t>23</w:t>
        </w:r>
        <w:r w:rsidR="00AB1BE0">
          <w:rPr>
            <w:webHidden/>
          </w:rPr>
          <w:fldChar w:fldCharType="end"/>
        </w:r>
      </w:hyperlink>
    </w:p>
    <w:p w14:paraId="69BC1FEF" w14:textId="77777777" w:rsidR="00AB1BE0" w:rsidRDefault="0011369B">
      <w:pPr>
        <w:pStyle w:val="43"/>
        <w:rPr>
          <w:rFonts w:asciiTheme="minorHAnsi" w:eastAsiaTheme="minorEastAsia" w:hAnsiTheme="minorHAnsi" w:cstheme="minorBidi"/>
          <w:noProof/>
          <w:sz w:val="22"/>
          <w:szCs w:val="22"/>
        </w:rPr>
      </w:pPr>
      <w:hyperlink w:anchor="_Toc226562674" w:history="1">
        <w:r w:rsidR="00AB1BE0" w:rsidRPr="0069410F">
          <w:rPr>
            <w:rStyle w:val="ad"/>
            <w:noProof/>
          </w:rPr>
          <w:t>2.1.2.1.</w:t>
        </w:r>
        <w:r w:rsidR="00AB1BE0">
          <w:rPr>
            <w:rFonts w:asciiTheme="minorHAnsi" w:eastAsiaTheme="minorEastAsia" w:hAnsiTheme="minorHAnsi" w:cstheme="minorBidi"/>
            <w:noProof/>
            <w:sz w:val="22"/>
            <w:szCs w:val="22"/>
          </w:rPr>
          <w:tab/>
        </w:r>
        <w:r w:rsidR="00AB1BE0" w:rsidRPr="0069410F">
          <w:rPr>
            <w:rStyle w:val="ad"/>
            <w:noProof/>
          </w:rPr>
          <w:t>Перечень параметров тела запроса (Document) по документу «Заявка на кассовый расход» MSC_ApplCashFlow</w:t>
        </w:r>
        <w:r w:rsidR="00AB1BE0">
          <w:rPr>
            <w:noProof/>
            <w:webHidden/>
          </w:rPr>
          <w:tab/>
        </w:r>
        <w:r w:rsidR="00AB1BE0">
          <w:rPr>
            <w:noProof/>
            <w:webHidden/>
          </w:rPr>
          <w:fldChar w:fldCharType="begin"/>
        </w:r>
        <w:r w:rsidR="00AB1BE0">
          <w:rPr>
            <w:noProof/>
            <w:webHidden/>
          </w:rPr>
          <w:instrText xml:space="preserve"> PAGEREF _Toc226562674 \h </w:instrText>
        </w:r>
        <w:r w:rsidR="00AB1BE0">
          <w:rPr>
            <w:noProof/>
            <w:webHidden/>
          </w:rPr>
        </w:r>
        <w:r w:rsidR="00AB1BE0">
          <w:rPr>
            <w:noProof/>
            <w:webHidden/>
          </w:rPr>
          <w:fldChar w:fldCharType="separate"/>
        </w:r>
        <w:r w:rsidR="00AB1BE0">
          <w:rPr>
            <w:noProof/>
            <w:webHidden/>
          </w:rPr>
          <w:t>23</w:t>
        </w:r>
        <w:r w:rsidR="00AB1BE0">
          <w:rPr>
            <w:noProof/>
            <w:webHidden/>
          </w:rPr>
          <w:fldChar w:fldCharType="end"/>
        </w:r>
      </w:hyperlink>
    </w:p>
    <w:p w14:paraId="71220783" w14:textId="77777777" w:rsidR="00AB1BE0" w:rsidRDefault="0011369B">
      <w:pPr>
        <w:pStyle w:val="43"/>
        <w:rPr>
          <w:rFonts w:asciiTheme="minorHAnsi" w:eastAsiaTheme="minorEastAsia" w:hAnsiTheme="minorHAnsi" w:cstheme="minorBidi"/>
          <w:noProof/>
          <w:sz w:val="22"/>
          <w:szCs w:val="22"/>
        </w:rPr>
      </w:pPr>
      <w:hyperlink w:anchor="_Toc226562675" w:history="1">
        <w:r w:rsidR="00AB1BE0" w:rsidRPr="0069410F">
          <w:rPr>
            <w:rStyle w:val="ad"/>
            <w:noProof/>
          </w:rPr>
          <w:t>2.1.2.2.</w:t>
        </w:r>
        <w:r w:rsidR="00AB1BE0">
          <w:rPr>
            <w:rFonts w:asciiTheme="minorHAnsi" w:eastAsiaTheme="minorEastAsia" w:hAnsiTheme="minorHAnsi" w:cstheme="minorBidi"/>
            <w:noProof/>
            <w:sz w:val="22"/>
            <w:szCs w:val="22"/>
          </w:rPr>
          <w:tab/>
        </w:r>
        <w:r w:rsidR="00AB1BE0" w:rsidRPr="0069410F">
          <w:rPr>
            <w:rStyle w:val="ad"/>
            <w:noProof/>
          </w:rPr>
          <w:t>Пример запроса по документу «Заявка на кассовый расход» MSC_ApplCashFlow</w:t>
        </w:r>
        <w:r w:rsidR="00AB1BE0">
          <w:rPr>
            <w:noProof/>
            <w:webHidden/>
          </w:rPr>
          <w:tab/>
        </w:r>
        <w:r w:rsidR="00AB1BE0">
          <w:rPr>
            <w:noProof/>
            <w:webHidden/>
          </w:rPr>
          <w:fldChar w:fldCharType="begin"/>
        </w:r>
        <w:r w:rsidR="00AB1BE0">
          <w:rPr>
            <w:noProof/>
            <w:webHidden/>
          </w:rPr>
          <w:instrText xml:space="preserve"> PAGEREF _Toc226562675 \h </w:instrText>
        </w:r>
        <w:r w:rsidR="00AB1BE0">
          <w:rPr>
            <w:noProof/>
            <w:webHidden/>
          </w:rPr>
        </w:r>
        <w:r w:rsidR="00AB1BE0">
          <w:rPr>
            <w:noProof/>
            <w:webHidden/>
          </w:rPr>
          <w:fldChar w:fldCharType="separate"/>
        </w:r>
        <w:r w:rsidR="00AB1BE0">
          <w:rPr>
            <w:noProof/>
            <w:webHidden/>
          </w:rPr>
          <w:t>25</w:t>
        </w:r>
        <w:r w:rsidR="00AB1BE0">
          <w:rPr>
            <w:noProof/>
            <w:webHidden/>
          </w:rPr>
          <w:fldChar w:fldCharType="end"/>
        </w:r>
      </w:hyperlink>
    </w:p>
    <w:p w14:paraId="418717D0" w14:textId="77777777" w:rsidR="00AB1BE0" w:rsidRDefault="0011369B">
      <w:pPr>
        <w:pStyle w:val="34"/>
        <w:rPr>
          <w:rFonts w:asciiTheme="minorHAnsi" w:eastAsiaTheme="minorEastAsia" w:hAnsiTheme="minorHAnsi" w:cstheme="minorBidi"/>
          <w:bCs w:val="0"/>
          <w:iCs w:val="0"/>
          <w:sz w:val="22"/>
          <w:szCs w:val="22"/>
        </w:rPr>
      </w:pPr>
      <w:hyperlink w:anchor="_Toc226562676" w:history="1">
        <w:r w:rsidR="00AB1BE0" w:rsidRPr="0069410F">
          <w:rPr>
            <w:rStyle w:val="ad"/>
          </w:rPr>
          <w:t>2.1.3.</w:t>
        </w:r>
        <w:r w:rsidR="00AB1BE0">
          <w:rPr>
            <w:rFonts w:asciiTheme="minorHAnsi" w:eastAsiaTheme="minorEastAsia" w:hAnsiTheme="minorHAnsi" w:cstheme="minorBidi"/>
            <w:bCs w:val="0"/>
            <w:iCs w:val="0"/>
            <w:sz w:val="22"/>
            <w:szCs w:val="22"/>
          </w:rPr>
          <w:tab/>
        </w:r>
        <w:r w:rsidR="00AB1BE0" w:rsidRPr="0069410F">
          <w:rPr>
            <w:rStyle w:val="ad"/>
          </w:rPr>
          <w:t>«Заявка на кассовый расход, сокращенная» MSC_ApplCashFlowShrt</w:t>
        </w:r>
        <w:r w:rsidR="00AB1BE0">
          <w:rPr>
            <w:webHidden/>
          </w:rPr>
          <w:tab/>
        </w:r>
        <w:r w:rsidR="00AB1BE0">
          <w:rPr>
            <w:webHidden/>
          </w:rPr>
          <w:fldChar w:fldCharType="begin"/>
        </w:r>
        <w:r w:rsidR="00AB1BE0">
          <w:rPr>
            <w:webHidden/>
          </w:rPr>
          <w:instrText xml:space="preserve"> PAGEREF _Toc226562676 \h </w:instrText>
        </w:r>
        <w:r w:rsidR="00AB1BE0">
          <w:rPr>
            <w:webHidden/>
          </w:rPr>
        </w:r>
        <w:r w:rsidR="00AB1BE0">
          <w:rPr>
            <w:webHidden/>
          </w:rPr>
          <w:fldChar w:fldCharType="separate"/>
        </w:r>
        <w:r w:rsidR="00AB1BE0">
          <w:rPr>
            <w:webHidden/>
          </w:rPr>
          <w:t>26</w:t>
        </w:r>
        <w:r w:rsidR="00AB1BE0">
          <w:rPr>
            <w:webHidden/>
          </w:rPr>
          <w:fldChar w:fldCharType="end"/>
        </w:r>
      </w:hyperlink>
    </w:p>
    <w:p w14:paraId="76A95DB3" w14:textId="77777777" w:rsidR="00AB1BE0" w:rsidRDefault="0011369B">
      <w:pPr>
        <w:pStyle w:val="43"/>
        <w:rPr>
          <w:rFonts w:asciiTheme="minorHAnsi" w:eastAsiaTheme="minorEastAsia" w:hAnsiTheme="minorHAnsi" w:cstheme="minorBidi"/>
          <w:noProof/>
          <w:sz w:val="22"/>
          <w:szCs w:val="22"/>
        </w:rPr>
      </w:pPr>
      <w:hyperlink w:anchor="_Toc226562677" w:history="1">
        <w:r w:rsidR="00AB1BE0" w:rsidRPr="0069410F">
          <w:rPr>
            <w:rStyle w:val="ad"/>
            <w:noProof/>
          </w:rPr>
          <w:t>2.1.3.1.</w:t>
        </w:r>
        <w:r w:rsidR="00AB1BE0">
          <w:rPr>
            <w:rFonts w:asciiTheme="minorHAnsi" w:eastAsiaTheme="minorEastAsia" w:hAnsiTheme="minorHAnsi" w:cstheme="minorBidi"/>
            <w:noProof/>
            <w:sz w:val="22"/>
            <w:szCs w:val="22"/>
          </w:rPr>
          <w:tab/>
        </w:r>
        <w:r w:rsidR="00AB1BE0" w:rsidRPr="0069410F">
          <w:rPr>
            <w:rStyle w:val="ad"/>
            <w:noProof/>
          </w:rPr>
          <w:t>Перечень параметров тела запроса (Document) по документу «Заявка на кассовый расход, сокращенная» MSC_ApplCashFlowShrt</w:t>
        </w:r>
        <w:r w:rsidR="00AB1BE0">
          <w:rPr>
            <w:noProof/>
            <w:webHidden/>
          </w:rPr>
          <w:tab/>
        </w:r>
        <w:r w:rsidR="00AB1BE0">
          <w:rPr>
            <w:noProof/>
            <w:webHidden/>
          </w:rPr>
          <w:fldChar w:fldCharType="begin"/>
        </w:r>
        <w:r w:rsidR="00AB1BE0">
          <w:rPr>
            <w:noProof/>
            <w:webHidden/>
          </w:rPr>
          <w:instrText xml:space="preserve"> PAGEREF _Toc226562677 \h </w:instrText>
        </w:r>
        <w:r w:rsidR="00AB1BE0">
          <w:rPr>
            <w:noProof/>
            <w:webHidden/>
          </w:rPr>
        </w:r>
        <w:r w:rsidR="00AB1BE0">
          <w:rPr>
            <w:noProof/>
            <w:webHidden/>
          </w:rPr>
          <w:fldChar w:fldCharType="separate"/>
        </w:r>
        <w:r w:rsidR="00AB1BE0">
          <w:rPr>
            <w:noProof/>
            <w:webHidden/>
          </w:rPr>
          <w:t>26</w:t>
        </w:r>
        <w:r w:rsidR="00AB1BE0">
          <w:rPr>
            <w:noProof/>
            <w:webHidden/>
          </w:rPr>
          <w:fldChar w:fldCharType="end"/>
        </w:r>
      </w:hyperlink>
    </w:p>
    <w:p w14:paraId="5A7CA5BF" w14:textId="77777777" w:rsidR="00AB1BE0" w:rsidRDefault="0011369B">
      <w:pPr>
        <w:pStyle w:val="43"/>
        <w:rPr>
          <w:rFonts w:asciiTheme="minorHAnsi" w:eastAsiaTheme="minorEastAsia" w:hAnsiTheme="minorHAnsi" w:cstheme="minorBidi"/>
          <w:noProof/>
          <w:sz w:val="22"/>
          <w:szCs w:val="22"/>
        </w:rPr>
      </w:pPr>
      <w:hyperlink w:anchor="_Toc226562678" w:history="1">
        <w:r w:rsidR="00AB1BE0" w:rsidRPr="0069410F">
          <w:rPr>
            <w:rStyle w:val="ad"/>
            <w:noProof/>
          </w:rPr>
          <w:t>2.1.3.2.</w:t>
        </w:r>
        <w:r w:rsidR="00AB1BE0">
          <w:rPr>
            <w:rFonts w:asciiTheme="minorHAnsi" w:eastAsiaTheme="minorEastAsia" w:hAnsiTheme="minorHAnsi" w:cstheme="minorBidi"/>
            <w:noProof/>
            <w:sz w:val="22"/>
            <w:szCs w:val="22"/>
          </w:rPr>
          <w:tab/>
        </w:r>
        <w:r w:rsidR="00AB1BE0" w:rsidRPr="0069410F">
          <w:rPr>
            <w:rStyle w:val="ad"/>
            <w:noProof/>
          </w:rPr>
          <w:t>Пример запроса по документу «Заявка на кассовый расход, сокращенная» MSC_ApplCashFlowShrt</w:t>
        </w:r>
        <w:r w:rsidR="00AB1BE0">
          <w:rPr>
            <w:noProof/>
            <w:webHidden/>
          </w:rPr>
          <w:tab/>
        </w:r>
        <w:r w:rsidR="00AB1BE0">
          <w:rPr>
            <w:noProof/>
            <w:webHidden/>
          </w:rPr>
          <w:fldChar w:fldCharType="begin"/>
        </w:r>
        <w:r w:rsidR="00AB1BE0">
          <w:rPr>
            <w:noProof/>
            <w:webHidden/>
          </w:rPr>
          <w:instrText xml:space="preserve"> PAGEREF _Toc226562678 \h </w:instrText>
        </w:r>
        <w:r w:rsidR="00AB1BE0">
          <w:rPr>
            <w:noProof/>
            <w:webHidden/>
          </w:rPr>
        </w:r>
        <w:r w:rsidR="00AB1BE0">
          <w:rPr>
            <w:noProof/>
            <w:webHidden/>
          </w:rPr>
          <w:fldChar w:fldCharType="separate"/>
        </w:r>
        <w:r w:rsidR="00AB1BE0">
          <w:rPr>
            <w:noProof/>
            <w:webHidden/>
          </w:rPr>
          <w:t>27</w:t>
        </w:r>
        <w:r w:rsidR="00AB1BE0">
          <w:rPr>
            <w:noProof/>
            <w:webHidden/>
          </w:rPr>
          <w:fldChar w:fldCharType="end"/>
        </w:r>
      </w:hyperlink>
    </w:p>
    <w:p w14:paraId="7AEF64D4" w14:textId="77777777" w:rsidR="00AB1BE0" w:rsidRDefault="0011369B">
      <w:pPr>
        <w:pStyle w:val="34"/>
        <w:rPr>
          <w:rFonts w:asciiTheme="minorHAnsi" w:eastAsiaTheme="minorEastAsia" w:hAnsiTheme="minorHAnsi" w:cstheme="minorBidi"/>
          <w:bCs w:val="0"/>
          <w:iCs w:val="0"/>
          <w:sz w:val="22"/>
          <w:szCs w:val="22"/>
        </w:rPr>
      </w:pPr>
      <w:hyperlink w:anchor="_Toc226562679" w:history="1">
        <w:r w:rsidR="00AB1BE0" w:rsidRPr="0069410F">
          <w:rPr>
            <w:rStyle w:val="ad"/>
          </w:rPr>
          <w:t>2.1.4.</w:t>
        </w:r>
        <w:r w:rsidR="00AB1BE0">
          <w:rPr>
            <w:rFonts w:asciiTheme="minorHAnsi" w:eastAsiaTheme="minorEastAsia" w:hAnsiTheme="minorHAnsi" w:cstheme="minorBidi"/>
            <w:bCs w:val="0"/>
            <w:iCs w:val="0"/>
            <w:sz w:val="22"/>
            <w:szCs w:val="22"/>
          </w:rPr>
          <w:tab/>
        </w:r>
        <w:r w:rsidR="00AB1BE0" w:rsidRPr="0069410F">
          <w:rPr>
            <w:rStyle w:val="ad"/>
          </w:rPr>
          <w:t>«Заявка на получение наличных денег» MSC_ApplCash</w:t>
        </w:r>
        <w:r w:rsidR="00AB1BE0">
          <w:rPr>
            <w:webHidden/>
          </w:rPr>
          <w:tab/>
        </w:r>
        <w:r w:rsidR="00AB1BE0">
          <w:rPr>
            <w:webHidden/>
          </w:rPr>
          <w:fldChar w:fldCharType="begin"/>
        </w:r>
        <w:r w:rsidR="00AB1BE0">
          <w:rPr>
            <w:webHidden/>
          </w:rPr>
          <w:instrText xml:space="preserve"> PAGEREF _Toc226562679 \h </w:instrText>
        </w:r>
        <w:r w:rsidR="00AB1BE0">
          <w:rPr>
            <w:webHidden/>
          </w:rPr>
        </w:r>
        <w:r w:rsidR="00AB1BE0">
          <w:rPr>
            <w:webHidden/>
          </w:rPr>
          <w:fldChar w:fldCharType="separate"/>
        </w:r>
        <w:r w:rsidR="00AB1BE0">
          <w:rPr>
            <w:webHidden/>
          </w:rPr>
          <w:t>28</w:t>
        </w:r>
        <w:r w:rsidR="00AB1BE0">
          <w:rPr>
            <w:webHidden/>
          </w:rPr>
          <w:fldChar w:fldCharType="end"/>
        </w:r>
      </w:hyperlink>
    </w:p>
    <w:p w14:paraId="4CFC0E0E" w14:textId="77777777" w:rsidR="00AB1BE0" w:rsidRDefault="0011369B">
      <w:pPr>
        <w:pStyle w:val="43"/>
        <w:rPr>
          <w:rFonts w:asciiTheme="minorHAnsi" w:eastAsiaTheme="minorEastAsia" w:hAnsiTheme="minorHAnsi" w:cstheme="minorBidi"/>
          <w:noProof/>
          <w:sz w:val="22"/>
          <w:szCs w:val="22"/>
        </w:rPr>
      </w:pPr>
      <w:hyperlink w:anchor="_Toc226562680" w:history="1">
        <w:r w:rsidR="00AB1BE0" w:rsidRPr="0069410F">
          <w:rPr>
            <w:rStyle w:val="ad"/>
            <w:noProof/>
          </w:rPr>
          <w:t>2.1.4.1.</w:t>
        </w:r>
        <w:r w:rsidR="00AB1BE0">
          <w:rPr>
            <w:rFonts w:asciiTheme="minorHAnsi" w:eastAsiaTheme="minorEastAsia" w:hAnsiTheme="minorHAnsi" w:cstheme="minorBidi"/>
            <w:noProof/>
            <w:sz w:val="22"/>
            <w:szCs w:val="22"/>
          </w:rPr>
          <w:tab/>
        </w:r>
        <w:r w:rsidR="00AB1BE0" w:rsidRPr="0069410F">
          <w:rPr>
            <w:rStyle w:val="ad"/>
            <w:noProof/>
          </w:rPr>
          <w:t>Перечень параметров тела запроса (Document) по документу «Заявка на получение наличных денег» MSC_ApplCash</w:t>
        </w:r>
        <w:r w:rsidR="00AB1BE0">
          <w:rPr>
            <w:noProof/>
            <w:webHidden/>
          </w:rPr>
          <w:tab/>
        </w:r>
        <w:r w:rsidR="00AB1BE0">
          <w:rPr>
            <w:noProof/>
            <w:webHidden/>
          </w:rPr>
          <w:fldChar w:fldCharType="begin"/>
        </w:r>
        <w:r w:rsidR="00AB1BE0">
          <w:rPr>
            <w:noProof/>
            <w:webHidden/>
          </w:rPr>
          <w:instrText xml:space="preserve"> PAGEREF _Toc226562680 \h </w:instrText>
        </w:r>
        <w:r w:rsidR="00AB1BE0">
          <w:rPr>
            <w:noProof/>
            <w:webHidden/>
          </w:rPr>
        </w:r>
        <w:r w:rsidR="00AB1BE0">
          <w:rPr>
            <w:noProof/>
            <w:webHidden/>
          </w:rPr>
          <w:fldChar w:fldCharType="separate"/>
        </w:r>
        <w:r w:rsidR="00AB1BE0">
          <w:rPr>
            <w:noProof/>
            <w:webHidden/>
          </w:rPr>
          <w:t>28</w:t>
        </w:r>
        <w:r w:rsidR="00AB1BE0">
          <w:rPr>
            <w:noProof/>
            <w:webHidden/>
          </w:rPr>
          <w:fldChar w:fldCharType="end"/>
        </w:r>
      </w:hyperlink>
    </w:p>
    <w:p w14:paraId="7CB3FE6E" w14:textId="77777777" w:rsidR="00AB1BE0" w:rsidRDefault="0011369B">
      <w:pPr>
        <w:pStyle w:val="43"/>
        <w:rPr>
          <w:rFonts w:asciiTheme="minorHAnsi" w:eastAsiaTheme="minorEastAsia" w:hAnsiTheme="minorHAnsi" w:cstheme="minorBidi"/>
          <w:noProof/>
          <w:sz w:val="22"/>
          <w:szCs w:val="22"/>
        </w:rPr>
      </w:pPr>
      <w:hyperlink w:anchor="_Toc226562681" w:history="1">
        <w:r w:rsidR="00AB1BE0" w:rsidRPr="0069410F">
          <w:rPr>
            <w:rStyle w:val="ad"/>
            <w:noProof/>
          </w:rPr>
          <w:t>2.1.4.2.</w:t>
        </w:r>
        <w:r w:rsidR="00AB1BE0">
          <w:rPr>
            <w:rFonts w:asciiTheme="minorHAnsi" w:eastAsiaTheme="minorEastAsia" w:hAnsiTheme="minorHAnsi" w:cstheme="minorBidi"/>
            <w:noProof/>
            <w:sz w:val="22"/>
            <w:szCs w:val="22"/>
          </w:rPr>
          <w:tab/>
        </w:r>
        <w:r w:rsidR="00AB1BE0" w:rsidRPr="0069410F">
          <w:rPr>
            <w:rStyle w:val="ad"/>
            <w:noProof/>
          </w:rPr>
          <w:t>Пример запроса по документу «Заявка на получение наличных денег» MSC_ApplCash</w:t>
        </w:r>
        <w:r w:rsidR="00AB1BE0">
          <w:rPr>
            <w:noProof/>
            <w:webHidden/>
          </w:rPr>
          <w:tab/>
        </w:r>
        <w:r w:rsidR="00AB1BE0">
          <w:rPr>
            <w:noProof/>
            <w:webHidden/>
          </w:rPr>
          <w:fldChar w:fldCharType="begin"/>
        </w:r>
        <w:r w:rsidR="00AB1BE0">
          <w:rPr>
            <w:noProof/>
            <w:webHidden/>
          </w:rPr>
          <w:instrText xml:space="preserve"> PAGEREF _Toc226562681 \h </w:instrText>
        </w:r>
        <w:r w:rsidR="00AB1BE0">
          <w:rPr>
            <w:noProof/>
            <w:webHidden/>
          </w:rPr>
        </w:r>
        <w:r w:rsidR="00AB1BE0">
          <w:rPr>
            <w:noProof/>
            <w:webHidden/>
          </w:rPr>
          <w:fldChar w:fldCharType="separate"/>
        </w:r>
        <w:r w:rsidR="00AB1BE0">
          <w:rPr>
            <w:noProof/>
            <w:webHidden/>
          </w:rPr>
          <w:t>30</w:t>
        </w:r>
        <w:r w:rsidR="00AB1BE0">
          <w:rPr>
            <w:noProof/>
            <w:webHidden/>
          </w:rPr>
          <w:fldChar w:fldCharType="end"/>
        </w:r>
      </w:hyperlink>
    </w:p>
    <w:p w14:paraId="2034CFE1" w14:textId="77777777" w:rsidR="00AB1BE0" w:rsidRDefault="0011369B">
      <w:pPr>
        <w:pStyle w:val="34"/>
        <w:rPr>
          <w:rFonts w:asciiTheme="minorHAnsi" w:eastAsiaTheme="minorEastAsia" w:hAnsiTheme="minorHAnsi" w:cstheme="minorBidi"/>
          <w:bCs w:val="0"/>
          <w:iCs w:val="0"/>
          <w:sz w:val="22"/>
          <w:szCs w:val="22"/>
        </w:rPr>
      </w:pPr>
      <w:hyperlink w:anchor="_Toc226562682" w:history="1">
        <w:r w:rsidR="00AB1BE0" w:rsidRPr="0069410F">
          <w:rPr>
            <w:rStyle w:val="ad"/>
          </w:rPr>
          <w:t>2.1.5.</w:t>
        </w:r>
        <w:r w:rsidR="00AB1BE0">
          <w:rPr>
            <w:rFonts w:asciiTheme="minorHAnsi" w:eastAsiaTheme="minorEastAsia" w:hAnsiTheme="minorHAnsi" w:cstheme="minorBidi"/>
            <w:bCs w:val="0"/>
            <w:iCs w:val="0"/>
            <w:sz w:val="22"/>
            <w:szCs w:val="22"/>
          </w:rPr>
          <w:tab/>
        </w:r>
        <w:r w:rsidR="00AB1BE0" w:rsidRPr="0069410F">
          <w:rPr>
            <w:rStyle w:val="ad"/>
          </w:rPr>
          <w:t>«Расчетный документ» MSC_PAYM_ORDER_0401060</w:t>
        </w:r>
        <w:r w:rsidR="00AB1BE0">
          <w:rPr>
            <w:webHidden/>
          </w:rPr>
          <w:tab/>
        </w:r>
        <w:r w:rsidR="00AB1BE0">
          <w:rPr>
            <w:webHidden/>
          </w:rPr>
          <w:fldChar w:fldCharType="begin"/>
        </w:r>
        <w:r w:rsidR="00AB1BE0">
          <w:rPr>
            <w:webHidden/>
          </w:rPr>
          <w:instrText xml:space="preserve"> PAGEREF _Toc226562682 \h </w:instrText>
        </w:r>
        <w:r w:rsidR="00AB1BE0">
          <w:rPr>
            <w:webHidden/>
          </w:rPr>
        </w:r>
        <w:r w:rsidR="00AB1BE0">
          <w:rPr>
            <w:webHidden/>
          </w:rPr>
          <w:fldChar w:fldCharType="separate"/>
        </w:r>
        <w:r w:rsidR="00AB1BE0">
          <w:rPr>
            <w:webHidden/>
          </w:rPr>
          <w:t>31</w:t>
        </w:r>
        <w:r w:rsidR="00AB1BE0">
          <w:rPr>
            <w:webHidden/>
          </w:rPr>
          <w:fldChar w:fldCharType="end"/>
        </w:r>
      </w:hyperlink>
    </w:p>
    <w:p w14:paraId="25179F6A" w14:textId="77777777" w:rsidR="00AB1BE0" w:rsidRDefault="0011369B">
      <w:pPr>
        <w:pStyle w:val="43"/>
        <w:rPr>
          <w:rFonts w:asciiTheme="minorHAnsi" w:eastAsiaTheme="minorEastAsia" w:hAnsiTheme="minorHAnsi" w:cstheme="minorBidi"/>
          <w:noProof/>
          <w:sz w:val="22"/>
          <w:szCs w:val="22"/>
        </w:rPr>
      </w:pPr>
      <w:hyperlink w:anchor="_Toc226562683" w:history="1">
        <w:r w:rsidR="00AB1BE0" w:rsidRPr="0069410F">
          <w:rPr>
            <w:rStyle w:val="ad"/>
            <w:noProof/>
          </w:rPr>
          <w:t>2.1.5.1.</w:t>
        </w:r>
        <w:r w:rsidR="00AB1BE0">
          <w:rPr>
            <w:rFonts w:asciiTheme="minorHAnsi" w:eastAsiaTheme="minorEastAsia" w:hAnsiTheme="minorHAnsi" w:cstheme="minorBidi"/>
            <w:noProof/>
            <w:sz w:val="22"/>
            <w:szCs w:val="22"/>
          </w:rPr>
          <w:tab/>
        </w:r>
        <w:r w:rsidR="00AB1BE0" w:rsidRPr="0069410F">
          <w:rPr>
            <w:rStyle w:val="ad"/>
            <w:noProof/>
          </w:rPr>
          <w:t>Перечень параметров тела запроса (Document) по документу «Расчетный документ» MSC_PAYM_ORDER_0401060</w:t>
        </w:r>
        <w:r w:rsidR="00AB1BE0">
          <w:rPr>
            <w:noProof/>
            <w:webHidden/>
          </w:rPr>
          <w:tab/>
        </w:r>
        <w:r w:rsidR="00AB1BE0">
          <w:rPr>
            <w:noProof/>
            <w:webHidden/>
          </w:rPr>
          <w:fldChar w:fldCharType="begin"/>
        </w:r>
        <w:r w:rsidR="00AB1BE0">
          <w:rPr>
            <w:noProof/>
            <w:webHidden/>
          </w:rPr>
          <w:instrText xml:space="preserve"> PAGEREF _Toc226562683 \h </w:instrText>
        </w:r>
        <w:r w:rsidR="00AB1BE0">
          <w:rPr>
            <w:noProof/>
            <w:webHidden/>
          </w:rPr>
        </w:r>
        <w:r w:rsidR="00AB1BE0">
          <w:rPr>
            <w:noProof/>
            <w:webHidden/>
          </w:rPr>
          <w:fldChar w:fldCharType="separate"/>
        </w:r>
        <w:r w:rsidR="00AB1BE0">
          <w:rPr>
            <w:noProof/>
            <w:webHidden/>
          </w:rPr>
          <w:t>31</w:t>
        </w:r>
        <w:r w:rsidR="00AB1BE0">
          <w:rPr>
            <w:noProof/>
            <w:webHidden/>
          </w:rPr>
          <w:fldChar w:fldCharType="end"/>
        </w:r>
      </w:hyperlink>
    </w:p>
    <w:p w14:paraId="164B7396" w14:textId="77777777" w:rsidR="00AB1BE0" w:rsidRDefault="0011369B">
      <w:pPr>
        <w:pStyle w:val="43"/>
        <w:rPr>
          <w:rFonts w:asciiTheme="minorHAnsi" w:eastAsiaTheme="minorEastAsia" w:hAnsiTheme="minorHAnsi" w:cstheme="minorBidi"/>
          <w:noProof/>
          <w:sz w:val="22"/>
          <w:szCs w:val="22"/>
        </w:rPr>
      </w:pPr>
      <w:hyperlink w:anchor="_Toc226562684" w:history="1">
        <w:r w:rsidR="00AB1BE0" w:rsidRPr="0069410F">
          <w:rPr>
            <w:rStyle w:val="ad"/>
            <w:noProof/>
          </w:rPr>
          <w:t>2.1.5.2.</w:t>
        </w:r>
        <w:r w:rsidR="00AB1BE0">
          <w:rPr>
            <w:rFonts w:asciiTheme="minorHAnsi" w:eastAsiaTheme="minorEastAsia" w:hAnsiTheme="minorHAnsi" w:cstheme="minorBidi"/>
            <w:noProof/>
            <w:sz w:val="22"/>
            <w:szCs w:val="22"/>
          </w:rPr>
          <w:tab/>
        </w:r>
        <w:r w:rsidR="00AB1BE0" w:rsidRPr="0069410F">
          <w:rPr>
            <w:rStyle w:val="ad"/>
            <w:noProof/>
          </w:rPr>
          <w:t>Пример запроса по документу «Расчетный документ» MSC_PAYM_ORDER_0401060</w:t>
        </w:r>
        <w:r w:rsidR="00AB1BE0">
          <w:rPr>
            <w:noProof/>
            <w:webHidden/>
          </w:rPr>
          <w:tab/>
        </w:r>
        <w:r w:rsidR="00AB1BE0">
          <w:rPr>
            <w:noProof/>
            <w:webHidden/>
          </w:rPr>
          <w:fldChar w:fldCharType="begin"/>
        </w:r>
        <w:r w:rsidR="00AB1BE0">
          <w:rPr>
            <w:noProof/>
            <w:webHidden/>
          </w:rPr>
          <w:instrText xml:space="preserve"> PAGEREF _Toc226562684 \h </w:instrText>
        </w:r>
        <w:r w:rsidR="00AB1BE0">
          <w:rPr>
            <w:noProof/>
            <w:webHidden/>
          </w:rPr>
        </w:r>
        <w:r w:rsidR="00AB1BE0">
          <w:rPr>
            <w:noProof/>
            <w:webHidden/>
          </w:rPr>
          <w:fldChar w:fldCharType="separate"/>
        </w:r>
        <w:r w:rsidR="00AB1BE0">
          <w:rPr>
            <w:noProof/>
            <w:webHidden/>
          </w:rPr>
          <w:t>35</w:t>
        </w:r>
        <w:r w:rsidR="00AB1BE0">
          <w:rPr>
            <w:noProof/>
            <w:webHidden/>
          </w:rPr>
          <w:fldChar w:fldCharType="end"/>
        </w:r>
      </w:hyperlink>
    </w:p>
    <w:p w14:paraId="679DFF4E" w14:textId="77777777" w:rsidR="00AB1BE0" w:rsidRDefault="0011369B">
      <w:pPr>
        <w:pStyle w:val="34"/>
        <w:rPr>
          <w:rFonts w:asciiTheme="minorHAnsi" w:eastAsiaTheme="minorEastAsia" w:hAnsiTheme="minorHAnsi" w:cstheme="minorBidi"/>
          <w:bCs w:val="0"/>
          <w:iCs w:val="0"/>
          <w:sz w:val="22"/>
          <w:szCs w:val="22"/>
        </w:rPr>
      </w:pPr>
      <w:hyperlink w:anchor="_Toc226562685" w:history="1">
        <w:r w:rsidR="00AB1BE0" w:rsidRPr="0069410F">
          <w:rPr>
            <w:rStyle w:val="ad"/>
          </w:rPr>
          <w:t>2.1.6.</w:t>
        </w:r>
        <w:r w:rsidR="00AB1BE0">
          <w:rPr>
            <w:rFonts w:asciiTheme="minorHAnsi" w:eastAsiaTheme="minorEastAsia" w:hAnsiTheme="minorHAnsi" w:cstheme="minorBidi"/>
            <w:bCs w:val="0"/>
            <w:iCs w:val="0"/>
            <w:sz w:val="22"/>
            <w:szCs w:val="22"/>
          </w:rPr>
          <w:tab/>
        </w:r>
        <w:r w:rsidR="00AB1BE0" w:rsidRPr="0069410F">
          <w:rPr>
            <w:rStyle w:val="ad"/>
          </w:rPr>
          <w:t>«Заявление на проведение операций с иностранной валютой» MSC_AppForeignCurr</w:t>
        </w:r>
        <w:r w:rsidR="00AB1BE0">
          <w:rPr>
            <w:webHidden/>
          </w:rPr>
          <w:tab/>
        </w:r>
        <w:r w:rsidR="00AB1BE0">
          <w:rPr>
            <w:webHidden/>
          </w:rPr>
          <w:fldChar w:fldCharType="begin"/>
        </w:r>
        <w:r w:rsidR="00AB1BE0">
          <w:rPr>
            <w:webHidden/>
          </w:rPr>
          <w:instrText xml:space="preserve"> PAGEREF _Toc226562685 \h </w:instrText>
        </w:r>
        <w:r w:rsidR="00AB1BE0">
          <w:rPr>
            <w:webHidden/>
          </w:rPr>
        </w:r>
        <w:r w:rsidR="00AB1BE0">
          <w:rPr>
            <w:webHidden/>
          </w:rPr>
          <w:fldChar w:fldCharType="separate"/>
        </w:r>
        <w:r w:rsidR="00AB1BE0">
          <w:rPr>
            <w:webHidden/>
          </w:rPr>
          <w:t>37</w:t>
        </w:r>
        <w:r w:rsidR="00AB1BE0">
          <w:rPr>
            <w:webHidden/>
          </w:rPr>
          <w:fldChar w:fldCharType="end"/>
        </w:r>
      </w:hyperlink>
    </w:p>
    <w:p w14:paraId="33584DEB" w14:textId="77777777" w:rsidR="00AB1BE0" w:rsidRDefault="0011369B">
      <w:pPr>
        <w:pStyle w:val="34"/>
        <w:rPr>
          <w:rFonts w:asciiTheme="minorHAnsi" w:eastAsiaTheme="minorEastAsia" w:hAnsiTheme="minorHAnsi" w:cstheme="minorBidi"/>
          <w:bCs w:val="0"/>
          <w:iCs w:val="0"/>
          <w:sz w:val="22"/>
          <w:szCs w:val="22"/>
        </w:rPr>
      </w:pPr>
      <w:hyperlink w:anchor="_Toc226562686" w:history="1">
        <w:r w:rsidR="00AB1BE0" w:rsidRPr="0069410F">
          <w:rPr>
            <w:rStyle w:val="ad"/>
          </w:rPr>
          <w:t>2.1.7.</w:t>
        </w:r>
        <w:r w:rsidR="00AB1BE0">
          <w:rPr>
            <w:rFonts w:asciiTheme="minorHAnsi" w:eastAsiaTheme="minorEastAsia" w:hAnsiTheme="minorHAnsi" w:cstheme="minorBidi"/>
            <w:bCs w:val="0"/>
            <w:iCs w:val="0"/>
            <w:sz w:val="22"/>
            <w:szCs w:val="22"/>
          </w:rPr>
          <w:tab/>
        </w:r>
        <w:r w:rsidR="00AB1BE0" w:rsidRPr="0069410F">
          <w:rPr>
            <w:rStyle w:val="ad"/>
          </w:rPr>
          <w:t>«Извещение о поступлении в иностранной валюте» MSC_NoticeRecForCurr</w:t>
        </w:r>
        <w:r w:rsidR="00AB1BE0">
          <w:rPr>
            <w:webHidden/>
          </w:rPr>
          <w:tab/>
        </w:r>
        <w:r w:rsidR="00AB1BE0">
          <w:rPr>
            <w:webHidden/>
          </w:rPr>
          <w:fldChar w:fldCharType="begin"/>
        </w:r>
        <w:r w:rsidR="00AB1BE0">
          <w:rPr>
            <w:webHidden/>
          </w:rPr>
          <w:instrText xml:space="preserve"> PAGEREF _Toc226562686 \h </w:instrText>
        </w:r>
        <w:r w:rsidR="00AB1BE0">
          <w:rPr>
            <w:webHidden/>
          </w:rPr>
        </w:r>
        <w:r w:rsidR="00AB1BE0">
          <w:rPr>
            <w:webHidden/>
          </w:rPr>
          <w:fldChar w:fldCharType="separate"/>
        </w:r>
        <w:r w:rsidR="00AB1BE0">
          <w:rPr>
            <w:webHidden/>
          </w:rPr>
          <w:t>37</w:t>
        </w:r>
        <w:r w:rsidR="00AB1BE0">
          <w:rPr>
            <w:webHidden/>
          </w:rPr>
          <w:fldChar w:fldCharType="end"/>
        </w:r>
      </w:hyperlink>
    </w:p>
    <w:p w14:paraId="5DB21081" w14:textId="77777777" w:rsidR="00AB1BE0" w:rsidRDefault="0011369B">
      <w:pPr>
        <w:pStyle w:val="34"/>
        <w:rPr>
          <w:rFonts w:asciiTheme="minorHAnsi" w:eastAsiaTheme="minorEastAsia" w:hAnsiTheme="minorHAnsi" w:cstheme="minorBidi"/>
          <w:bCs w:val="0"/>
          <w:iCs w:val="0"/>
          <w:sz w:val="22"/>
          <w:szCs w:val="22"/>
        </w:rPr>
      </w:pPr>
      <w:hyperlink w:anchor="_Toc226562687" w:history="1">
        <w:r w:rsidR="00AB1BE0" w:rsidRPr="0069410F">
          <w:rPr>
            <w:rStyle w:val="ad"/>
          </w:rPr>
          <w:t>2.1.8.</w:t>
        </w:r>
        <w:r w:rsidR="00AB1BE0">
          <w:rPr>
            <w:rFonts w:asciiTheme="minorHAnsi" w:eastAsiaTheme="minorEastAsia" w:hAnsiTheme="minorHAnsi" w:cstheme="minorBidi"/>
            <w:bCs w:val="0"/>
            <w:iCs w:val="0"/>
            <w:sz w:val="22"/>
            <w:szCs w:val="22"/>
          </w:rPr>
          <w:tab/>
        </w:r>
        <w:r w:rsidR="00AB1BE0" w:rsidRPr="0069410F">
          <w:rPr>
            <w:rStyle w:val="ad"/>
          </w:rPr>
          <w:t>«Заявка на возврат» MSC_ApplRefund</w:t>
        </w:r>
        <w:r w:rsidR="00AB1BE0">
          <w:rPr>
            <w:webHidden/>
          </w:rPr>
          <w:tab/>
        </w:r>
        <w:r w:rsidR="00AB1BE0">
          <w:rPr>
            <w:webHidden/>
          </w:rPr>
          <w:fldChar w:fldCharType="begin"/>
        </w:r>
        <w:r w:rsidR="00AB1BE0">
          <w:rPr>
            <w:webHidden/>
          </w:rPr>
          <w:instrText xml:space="preserve"> PAGEREF _Toc226562687 \h </w:instrText>
        </w:r>
        <w:r w:rsidR="00AB1BE0">
          <w:rPr>
            <w:webHidden/>
          </w:rPr>
        </w:r>
        <w:r w:rsidR="00AB1BE0">
          <w:rPr>
            <w:webHidden/>
          </w:rPr>
          <w:fldChar w:fldCharType="separate"/>
        </w:r>
        <w:r w:rsidR="00AB1BE0">
          <w:rPr>
            <w:webHidden/>
          </w:rPr>
          <w:t>37</w:t>
        </w:r>
        <w:r w:rsidR="00AB1BE0">
          <w:rPr>
            <w:webHidden/>
          </w:rPr>
          <w:fldChar w:fldCharType="end"/>
        </w:r>
      </w:hyperlink>
    </w:p>
    <w:p w14:paraId="1330006E" w14:textId="77777777" w:rsidR="00AB1BE0" w:rsidRDefault="0011369B">
      <w:pPr>
        <w:pStyle w:val="43"/>
        <w:rPr>
          <w:rFonts w:asciiTheme="minorHAnsi" w:eastAsiaTheme="minorEastAsia" w:hAnsiTheme="minorHAnsi" w:cstheme="minorBidi"/>
          <w:noProof/>
          <w:sz w:val="22"/>
          <w:szCs w:val="22"/>
        </w:rPr>
      </w:pPr>
      <w:hyperlink w:anchor="_Toc226562688" w:history="1">
        <w:r w:rsidR="00AB1BE0" w:rsidRPr="0069410F">
          <w:rPr>
            <w:rStyle w:val="ad"/>
            <w:noProof/>
          </w:rPr>
          <w:t>2.1.8.1.</w:t>
        </w:r>
        <w:r w:rsidR="00AB1BE0">
          <w:rPr>
            <w:rFonts w:asciiTheme="minorHAnsi" w:eastAsiaTheme="minorEastAsia" w:hAnsiTheme="minorHAnsi" w:cstheme="minorBidi"/>
            <w:noProof/>
            <w:sz w:val="22"/>
            <w:szCs w:val="22"/>
          </w:rPr>
          <w:tab/>
        </w:r>
        <w:r w:rsidR="00AB1BE0" w:rsidRPr="0069410F">
          <w:rPr>
            <w:rStyle w:val="ad"/>
            <w:noProof/>
          </w:rPr>
          <w:t>Перечень параметров тела запроса (Document) по документу «Заявка на возврат» MSC_ApplRefund</w:t>
        </w:r>
        <w:r w:rsidR="00AB1BE0">
          <w:rPr>
            <w:noProof/>
            <w:webHidden/>
          </w:rPr>
          <w:tab/>
        </w:r>
        <w:r w:rsidR="00AB1BE0">
          <w:rPr>
            <w:noProof/>
            <w:webHidden/>
          </w:rPr>
          <w:fldChar w:fldCharType="begin"/>
        </w:r>
        <w:r w:rsidR="00AB1BE0">
          <w:rPr>
            <w:noProof/>
            <w:webHidden/>
          </w:rPr>
          <w:instrText xml:space="preserve"> PAGEREF _Toc226562688 \h </w:instrText>
        </w:r>
        <w:r w:rsidR="00AB1BE0">
          <w:rPr>
            <w:noProof/>
            <w:webHidden/>
          </w:rPr>
        </w:r>
        <w:r w:rsidR="00AB1BE0">
          <w:rPr>
            <w:noProof/>
            <w:webHidden/>
          </w:rPr>
          <w:fldChar w:fldCharType="separate"/>
        </w:r>
        <w:r w:rsidR="00AB1BE0">
          <w:rPr>
            <w:noProof/>
            <w:webHidden/>
          </w:rPr>
          <w:t>37</w:t>
        </w:r>
        <w:r w:rsidR="00AB1BE0">
          <w:rPr>
            <w:noProof/>
            <w:webHidden/>
          </w:rPr>
          <w:fldChar w:fldCharType="end"/>
        </w:r>
      </w:hyperlink>
    </w:p>
    <w:p w14:paraId="338D2E17" w14:textId="77777777" w:rsidR="00AB1BE0" w:rsidRDefault="0011369B">
      <w:pPr>
        <w:pStyle w:val="43"/>
        <w:rPr>
          <w:rFonts w:asciiTheme="minorHAnsi" w:eastAsiaTheme="minorEastAsia" w:hAnsiTheme="minorHAnsi" w:cstheme="minorBidi"/>
          <w:noProof/>
          <w:sz w:val="22"/>
          <w:szCs w:val="22"/>
        </w:rPr>
      </w:pPr>
      <w:hyperlink w:anchor="_Toc226562689" w:history="1">
        <w:r w:rsidR="00AB1BE0" w:rsidRPr="0069410F">
          <w:rPr>
            <w:rStyle w:val="ad"/>
            <w:noProof/>
          </w:rPr>
          <w:t>2.1.8.2.</w:t>
        </w:r>
        <w:r w:rsidR="00AB1BE0">
          <w:rPr>
            <w:rFonts w:asciiTheme="minorHAnsi" w:eastAsiaTheme="minorEastAsia" w:hAnsiTheme="minorHAnsi" w:cstheme="minorBidi"/>
            <w:noProof/>
            <w:sz w:val="22"/>
            <w:szCs w:val="22"/>
          </w:rPr>
          <w:tab/>
        </w:r>
        <w:r w:rsidR="00AB1BE0" w:rsidRPr="0069410F">
          <w:rPr>
            <w:rStyle w:val="ad"/>
            <w:noProof/>
          </w:rPr>
          <w:t>Пример запроса по документу «Заявка на возврат» MSC_ApplRefund</w:t>
        </w:r>
        <w:r w:rsidR="00AB1BE0">
          <w:rPr>
            <w:noProof/>
            <w:webHidden/>
          </w:rPr>
          <w:tab/>
        </w:r>
        <w:r w:rsidR="00AB1BE0">
          <w:rPr>
            <w:noProof/>
            <w:webHidden/>
          </w:rPr>
          <w:fldChar w:fldCharType="begin"/>
        </w:r>
        <w:r w:rsidR="00AB1BE0">
          <w:rPr>
            <w:noProof/>
            <w:webHidden/>
          </w:rPr>
          <w:instrText xml:space="preserve"> PAGEREF _Toc226562689 \h </w:instrText>
        </w:r>
        <w:r w:rsidR="00AB1BE0">
          <w:rPr>
            <w:noProof/>
            <w:webHidden/>
          </w:rPr>
        </w:r>
        <w:r w:rsidR="00AB1BE0">
          <w:rPr>
            <w:noProof/>
            <w:webHidden/>
          </w:rPr>
          <w:fldChar w:fldCharType="separate"/>
        </w:r>
        <w:r w:rsidR="00AB1BE0">
          <w:rPr>
            <w:noProof/>
            <w:webHidden/>
          </w:rPr>
          <w:t>38</w:t>
        </w:r>
        <w:r w:rsidR="00AB1BE0">
          <w:rPr>
            <w:noProof/>
            <w:webHidden/>
          </w:rPr>
          <w:fldChar w:fldCharType="end"/>
        </w:r>
      </w:hyperlink>
    </w:p>
    <w:p w14:paraId="4A2DEFB0" w14:textId="77777777" w:rsidR="00AB1BE0" w:rsidRDefault="0011369B">
      <w:pPr>
        <w:pStyle w:val="34"/>
        <w:rPr>
          <w:rFonts w:asciiTheme="minorHAnsi" w:eastAsiaTheme="minorEastAsia" w:hAnsiTheme="minorHAnsi" w:cstheme="minorBidi"/>
          <w:bCs w:val="0"/>
          <w:iCs w:val="0"/>
          <w:sz w:val="22"/>
          <w:szCs w:val="22"/>
        </w:rPr>
      </w:pPr>
      <w:hyperlink w:anchor="_Toc226562690" w:history="1">
        <w:r w:rsidR="00AB1BE0" w:rsidRPr="0069410F">
          <w:rPr>
            <w:rStyle w:val="ad"/>
          </w:rPr>
          <w:t>2.1.9.</w:t>
        </w:r>
        <w:r w:rsidR="00AB1BE0">
          <w:rPr>
            <w:rFonts w:asciiTheme="minorHAnsi" w:eastAsiaTheme="minorEastAsia" w:hAnsiTheme="minorHAnsi" w:cstheme="minorBidi"/>
            <w:bCs w:val="0"/>
            <w:iCs w:val="0"/>
            <w:sz w:val="22"/>
            <w:szCs w:val="22"/>
          </w:rPr>
          <w:tab/>
        </w:r>
        <w:r w:rsidR="00AB1BE0" w:rsidRPr="0069410F">
          <w:rPr>
            <w:rStyle w:val="ad"/>
          </w:rPr>
          <w:t>«Сводная заявка на кассовый расход» MSC_SumApplCashFlowTax</w:t>
        </w:r>
        <w:r w:rsidR="00AB1BE0">
          <w:rPr>
            <w:webHidden/>
          </w:rPr>
          <w:tab/>
        </w:r>
        <w:r w:rsidR="00AB1BE0">
          <w:rPr>
            <w:webHidden/>
          </w:rPr>
          <w:fldChar w:fldCharType="begin"/>
        </w:r>
        <w:r w:rsidR="00AB1BE0">
          <w:rPr>
            <w:webHidden/>
          </w:rPr>
          <w:instrText xml:space="preserve"> PAGEREF _Toc226562690 \h </w:instrText>
        </w:r>
        <w:r w:rsidR="00AB1BE0">
          <w:rPr>
            <w:webHidden/>
          </w:rPr>
        </w:r>
        <w:r w:rsidR="00AB1BE0">
          <w:rPr>
            <w:webHidden/>
          </w:rPr>
          <w:fldChar w:fldCharType="separate"/>
        </w:r>
        <w:r w:rsidR="00AB1BE0">
          <w:rPr>
            <w:webHidden/>
          </w:rPr>
          <w:t>40</w:t>
        </w:r>
        <w:r w:rsidR="00AB1BE0">
          <w:rPr>
            <w:webHidden/>
          </w:rPr>
          <w:fldChar w:fldCharType="end"/>
        </w:r>
      </w:hyperlink>
    </w:p>
    <w:p w14:paraId="5F5109C7" w14:textId="77777777" w:rsidR="00AB1BE0" w:rsidRDefault="0011369B">
      <w:pPr>
        <w:pStyle w:val="43"/>
        <w:rPr>
          <w:rFonts w:asciiTheme="minorHAnsi" w:eastAsiaTheme="minorEastAsia" w:hAnsiTheme="minorHAnsi" w:cstheme="minorBidi"/>
          <w:noProof/>
          <w:sz w:val="22"/>
          <w:szCs w:val="22"/>
        </w:rPr>
      </w:pPr>
      <w:hyperlink w:anchor="_Toc226562691" w:history="1">
        <w:r w:rsidR="00AB1BE0" w:rsidRPr="0069410F">
          <w:rPr>
            <w:rStyle w:val="ad"/>
            <w:noProof/>
          </w:rPr>
          <w:t>2.1.9.1.</w:t>
        </w:r>
        <w:r w:rsidR="00AB1BE0">
          <w:rPr>
            <w:rFonts w:asciiTheme="minorHAnsi" w:eastAsiaTheme="minorEastAsia" w:hAnsiTheme="minorHAnsi" w:cstheme="minorBidi"/>
            <w:noProof/>
            <w:sz w:val="22"/>
            <w:szCs w:val="22"/>
          </w:rPr>
          <w:tab/>
        </w:r>
        <w:r w:rsidR="00AB1BE0" w:rsidRPr="0069410F">
          <w:rPr>
            <w:rStyle w:val="ad"/>
            <w:noProof/>
          </w:rPr>
          <w:t>Перечень параметров тела запроса (Document) по документу «Сводная заявка на кассовый расход» MSC_SumApplCashFlowTax</w:t>
        </w:r>
        <w:r w:rsidR="00AB1BE0">
          <w:rPr>
            <w:noProof/>
            <w:webHidden/>
          </w:rPr>
          <w:tab/>
        </w:r>
        <w:r w:rsidR="00AB1BE0">
          <w:rPr>
            <w:noProof/>
            <w:webHidden/>
          </w:rPr>
          <w:fldChar w:fldCharType="begin"/>
        </w:r>
        <w:r w:rsidR="00AB1BE0">
          <w:rPr>
            <w:noProof/>
            <w:webHidden/>
          </w:rPr>
          <w:instrText xml:space="preserve"> PAGEREF _Toc226562691 \h </w:instrText>
        </w:r>
        <w:r w:rsidR="00AB1BE0">
          <w:rPr>
            <w:noProof/>
            <w:webHidden/>
          </w:rPr>
        </w:r>
        <w:r w:rsidR="00AB1BE0">
          <w:rPr>
            <w:noProof/>
            <w:webHidden/>
          </w:rPr>
          <w:fldChar w:fldCharType="separate"/>
        </w:r>
        <w:r w:rsidR="00AB1BE0">
          <w:rPr>
            <w:noProof/>
            <w:webHidden/>
          </w:rPr>
          <w:t>40</w:t>
        </w:r>
        <w:r w:rsidR="00AB1BE0">
          <w:rPr>
            <w:noProof/>
            <w:webHidden/>
          </w:rPr>
          <w:fldChar w:fldCharType="end"/>
        </w:r>
      </w:hyperlink>
    </w:p>
    <w:p w14:paraId="42F10523" w14:textId="77777777" w:rsidR="00AB1BE0" w:rsidRDefault="0011369B">
      <w:pPr>
        <w:pStyle w:val="43"/>
        <w:rPr>
          <w:rFonts w:asciiTheme="minorHAnsi" w:eastAsiaTheme="minorEastAsia" w:hAnsiTheme="minorHAnsi" w:cstheme="minorBidi"/>
          <w:noProof/>
          <w:sz w:val="22"/>
          <w:szCs w:val="22"/>
        </w:rPr>
      </w:pPr>
      <w:hyperlink w:anchor="_Toc226562692" w:history="1">
        <w:r w:rsidR="00AB1BE0" w:rsidRPr="0069410F">
          <w:rPr>
            <w:rStyle w:val="ad"/>
            <w:noProof/>
          </w:rPr>
          <w:t>2.1.9.2.</w:t>
        </w:r>
        <w:r w:rsidR="00AB1BE0">
          <w:rPr>
            <w:rFonts w:asciiTheme="minorHAnsi" w:eastAsiaTheme="minorEastAsia" w:hAnsiTheme="minorHAnsi" w:cstheme="minorBidi"/>
            <w:noProof/>
            <w:sz w:val="22"/>
            <w:szCs w:val="22"/>
          </w:rPr>
          <w:tab/>
        </w:r>
        <w:r w:rsidR="00AB1BE0" w:rsidRPr="0069410F">
          <w:rPr>
            <w:rStyle w:val="ad"/>
            <w:noProof/>
          </w:rPr>
          <w:t>Пример запроса по документу «Сводная заявка на кассовый расход» MSC_SumApplCashFlowTax</w:t>
        </w:r>
        <w:r w:rsidR="00AB1BE0">
          <w:rPr>
            <w:noProof/>
            <w:webHidden/>
          </w:rPr>
          <w:tab/>
        </w:r>
        <w:r w:rsidR="00AB1BE0">
          <w:rPr>
            <w:noProof/>
            <w:webHidden/>
          </w:rPr>
          <w:fldChar w:fldCharType="begin"/>
        </w:r>
        <w:r w:rsidR="00AB1BE0">
          <w:rPr>
            <w:noProof/>
            <w:webHidden/>
          </w:rPr>
          <w:instrText xml:space="preserve"> PAGEREF _Toc226562692 \h </w:instrText>
        </w:r>
        <w:r w:rsidR="00AB1BE0">
          <w:rPr>
            <w:noProof/>
            <w:webHidden/>
          </w:rPr>
        </w:r>
        <w:r w:rsidR="00AB1BE0">
          <w:rPr>
            <w:noProof/>
            <w:webHidden/>
          </w:rPr>
          <w:fldChar w:fldCharType="separate"/>
        </w:r>
        <w:r w:rsidR="00AB1BE0">
          <w:rPr>
            <w:noProof/>
            <w:webHidden/>
          </w:rPr>
          <w:t>41</w:t>
        </w:r>
        <w:r w:rsidR="00AB1BE0">
          <w:rPr>
            <w:noProof/>
            <w:webHidden/>
          </w:rPr>
          <w:fldChar w:fldCharType="end"/>
        </w:r>
      </w:hyperlink>
    </w:p>
    <w:p w14:paraId="335EF47F" w14:textId="77777777" w:rsidR="00AB1BE0" w:rsidRDefault="0011369B">
      <w:pPr>
        <w:pStyle w:val="34"/>
        <w:rPr>
          <w:rFonts w:asciiTheme="minorHAnsi" w:eastAsiaTheme="minorEastAsia" w:hAnsiTheme="minorHAnsi" w:cstheme="minorBidi"/>
          <w:bCs w:val="0"/>
          <w:iCs w:val="0"/>
          <w:sz w:val="22"/>
          <w:szCs w:val="22"/>
        </w:rPr>
      </w:pPr>
      <w:hyperlink w:anchor="_Toc226562693" w:history="1">
        <w:r w:rsidR="00AB1BE0" w:rsidRPr="0069410F">
          <w:rPr>
            <w:rStyle w:val="ad"/>
          </w:rPr>
          <w:t>2.1.10.</w:t>
        </w:r>
        <w:r w:rsidR="00AB1BE0">
          <w:rPr>
            <w:rFonts w:asciiTheme="minorHAnsi" w:eastAsiaTheme="minorEastAsia" w:hAnsiTheme="minorHAnsi" w:cstheme="minorBidi"/>
            <w:bCs w:val="0"/>
            <w:iCs w:val="0"/>
            <w:sz w:val="22"/>
            <w:szCs w:val="22"/>
          </w:rPr>
          <w:tab/>
        </w:r>
        <w:r w:rsidR="00AB1BE0" w:rsidRPr="0069410F">
          <w:rPr>
            <w:rStyle w:val="ad"/>
          </w:rPr>
          <w:t>«Заявка на получение денежных средств, перечисляемых на карту (ф. 0531243)» MSC_ApplFundsCard</w:t>
        </w:r>
        <w:r w:rsidR="00AB1BE0">
          <w:rPr>
            <w:webHidden/>
          </w:rPr>
          <w:tab/>
        </w:r>
        <w:r w:rsidR="00AB1BE0">
          <w:rPr>
            <w:webHidden/>
          </w:rPr>
          <w:fldChar w:fldCharType="begin"/>
        </w:r>
        <w:r w:rsidR="00AB1BE0">
          <w:rPr>
            <w:webHidden/>
          </w:rPr>
          <w:instrText xml:space="preserve"> PAGEREF _Toc226562693 \h </w:instrText>
        </w:r>
        <w:r w:rsidR="00AB1BE0">
          <w:rPr>
            <w:webHidden/>
          </w:rPr>
        </w:r>
        <w:r w:rsidR="00AB1BE0">
          <w:rPr>
            <w:webHidden/>
          </w:rPr>
          <w:fldChar w:fldCharType="separate"/>
        </w:r>
        <w:r w:rsidR="00AB1BE0">
          <w:rPr>
            <w:webHidden/>
          </w:rPr>
          <w:t>43</w:t>
        </w:r>
        <w:r w:rsidR="00AB1BE0">
          <w:rPr>
            <w:webHidden/>
          </w:rPr>
          <w:fldChar w:fldCharType="end"/>
        </w:r>
      </w:hyperlink>
    </w:p>
    <w:p w14:paraId="5CD66B60" w14:textId="77777777" w:rsidR="00AB1BE0" w:rsidRDefault="0011369B">
      <w:pPr>
        <w:pStyle w:val="43"/>
        <w:rPr>
          <w:rFonts w:asciiTheme="minorHAnsi" w:eastAsiaTheme="minorEastAsia" w:hAnsiTheme="minorHAnsi" w:cstheme="minorBidi"/>
          <w:noProof/>
          <w:sz w:val="22"/>
          <w:szCs w:val="22"/>
        </w:rPr>
      </w:pPr>
      <w:hyperlink w:anchor="_Toc226562694" w:history="1">
        <w:r w:rsidR="00AB1BE0" w:rsidRPr="0069410F">
          <w:rPr>
            <w:rStyle w:val="ad"/>
            <w:noProof/>
          </w:rPr>
          <w:t>2.1.10.1.</w:t>
        </w:r>
        <w:r w:rsidR="00AB1BE0">
          <w:rPr>
            <w:rFonts w:asciiTheme="minorHAnsi" w:eastAsiaTheme="minorEastAsia" w:hAnsiTheme="minorHAnsi" w:cstheme="minorBidi"/>
            <w:noProof/>
            <w:sz w:val="22"/>
            <w:szCs w:val="22"/>
          </w:rPr>
          <w:tab/>
        </w:r>
        <w:r w:rsidR="00AB1BE0" w:rsidRPr="0069410F">
          <w:rPr>
            <w:rStyle w:val="ad"/>
            <w:noProof/>
          </w:rPr>
          <w:t>Перечень параметров тела запроса (Document) по документу «Заявка на получение денежных средств, перечисляемых на карту (ф. 0531243)» MSC_ApplFundsCard</w:t>
        </w:r>
        <w:r w:rsidR="00AB1BE0">
          <w:rPr>
            <w:noProof/>
            <w:webHidden/>
          </w:rPr>
          <w:tab/>
        </w:r>
        <w:r w:rsidR="00AB1BE0">
          <w:rPr>
            <w:noProof/>
            <w:webHidden/>
          </w:rPr>
          <w:fldChar w:fldCharType="begin"/>
        </w:r>
        <w:r w:rsidR="00AB1BE0">
          <w:rPr>
            <w:noProof/>
            <w:webHidden/>
          </w:rPr>
          <w:instrText xml:space="preserve"> PAGEREF _Toc226562694 \h </w:instrText>
        </w:r>
        <w:r w:rsidR="00AB1BE0">
          <w:rPr>
            <w:noProof/>
            <w:webHidden/>
          </w:rPr>
        </w:r>
        <w:r w:rsidR="00AB1BE0">
          <w:rPr>
            <w:noProof/>
            <w:webHidden/>
          </w:rPr>
          <w:fldChar w:fldCharType="separate"/>
        </w:r>
        <w:r w:rsidR="00AB1BE0">
          <w:rPr>
            <w:noProof/>
            <w:webHidden/>
          </w:rPr>
          <w:t>43</w:t>
        </w:r>
        <w:r w:rsidR="00AB1BE0">
          <w:rPr>
            <w:noProof/>
            <w:webHidden/>
          </w:rPr>
          <w:fldChar w:fldCharType="end"/>
        </w:r>
      </w:hyperlink>
    </w:p>
    <w:p w14:paraId="28E22768" w14:textId="77777777" w:rsidR="00AB1BE0" w:rsidRDefault="0011369B">
      <w:pPr>
        <w:pStyle w:val="43"/>
        <w:rPr>
          <w:rFonts w:asciiTheme="minorHAnsi" w:eastAsiaTheme="minorEastAsia" w:hAnsiTheme="minorHAnsi" w:cstheme="minorBidi"/>
          <w:noProof/>
          <w:sz w:val="22"/>
          <w:szCs w:val="22"/>
        </w:rPr>
      </w:pPr>
      <w:hyperlink w:anchor="_Toc226562695" w:history="1">
        <w:r w:rsidR="00AB1BE0" w:rsidRPr="0069410F">
          <w:rPr>
            <w:rStyle w:val="ad"/>
            <w:noProof/>
          </w:rPr>
          <w:t>2.1.10.2.</w:t>
        </w:r>
        <w:r w:rsidR="00AB1BE0">
          <w:rPr>
            <w:rFonts w:asciiTheme="minorHAnsi" w:eastAsiaTheme="minorEastAsia" w:hAnsiTheme="minorHAnsi" w:cstheme="minorBidi"/>
            <w:noProof/>
            <w:sz w:val="22"/>
            <w:szCs w:val="22"/>
          </w:rPr>
          <w:tab/>
        </w:r>
        <w:r w:rsidR="00AB1BE0" w:rsidRPr="0069410F">
          <w:rPr>
            <w:rStyle w:val="ad"/>
            <w:noProof/>
          </w:rPr>
          <w:t>Пример запроса по документу «Заявка на получение денежных средств, перечисляемых на карту (ф. 0531243)» MSC_ApplFundsCard</w:t>
        </w:r>
        <w:r w:rsidR="00AB1BE0">
          <w:rPr>
            <w:noProof/>
            <w:webHidden/>
          </w:rPr>
          <w:tab/>
        </w:r>
        <w:r w:rsidR="00AB1BE0">
          <w:rPr>
            <w:noProof/>
            <w:webHidden/>
          </w:rPr>
          <w:fldChar w:fldCharType="begin"/>
        </w:r>
        <w:r w:rsidR="00AB1BE0">
          <w:rPr>
            <w:noProof/>
            <w:webHidden/>
          </w:rPr>
          <w:instrText xml:space="preserve"> PAGEREF _Toc226562695 \h </w:instrText>
        </w:r>
        <w:r w:rsidR="00AB1BE0">
          <w:rPr>
            <w:noProof/>
            <w:webHidden/>
          </w:rPr>
        </w:r>
        <w:r w:rsidR="00AB1BE0">
          <w:rPr>
            <w:noProof/>
            <w:webHidden/>
          </w:rPr>
          <w:fldChar w:fldCharType="separate"/>
        </w:r>
        <w:r w:rsidR="00AB1BE0">
          <w:rPr>
            <w:noProof/>
            <w:webHidden/>
          </w:rPr>
          <w:t>44</w:t>
        </w:r>
        <w:r w:rsidR="00AB1BE0">
          <w:rPr>
            <w:noProof/>
            <w:webHidden/>
          </w:rPr>
          <w:fldChar w:fldCharType="end"/>
        </w:r>
      </w:hyperlink>
    </w:p>
    <w:p w14:paraId="070E78FB" w14:textId="77777777" w:rsidR="00AB1BE0" w:rsidRDefault="0011369B">
      <w:pPr>
        <w:pStyle w:val="34"/>
        <w:rPr>
          <w:rFonts w:asciiTheme="minorHAnsi" w:eastAsiaTheme="minorEastAsia" w:hAnsiTheme="minorHAnsi" w:cstheme="minorBidi"/>
          <w:bCs w:val="0"/>
          <w:iCs w:val="0"/>
          <w:sz w:val="22"/>
          <w:szCs w:val="22"/>
        </w:rPr>
      </w:pPr>
      <w:hyperlink w:anchor="_Toc226562696" w:history="1">
        <w:r w:rsidR="00AB1BE0" w:rsidRPr="0069410F">
          <w:rPr>
            <w:rStyle w:val="ad"/>
          </w:rPr>
          <w:t>2.1.11.</w:t>
        </w:r>
        <w:r w:rsidR="00AB1BE0">
          <w:rPr>
            <w:rFonts w:asciiTheme="minorHAnsi" w:eastAsiaTheme="minorEastAsia" w:hAnsiTheme="minorHAnsi" w:cstheme="minorBidi"/>
            <w:bCs w:val="0"/>
            <w:iCs w:val="0"/>
            <w:sz w:val="22"/>
            <w:szCs w:val="22"/>
          </w:rPr>
          <w:tab/>
        </w:r>
        <w:r w:rsidR="00AB1BE0" w:rsidRPr="0069410F">
          <w:rPr>
            <w:rStyle w:val="ad"/>
          </w:rPr>
          <w:t>«Акт приемки-передачи показателей лицевого счета» VLS_ACT_0531766</w:t>
        </w:r>
        <w:r w:rsidR="00AB1BE0">
          <w:rPr>
            <w:webHidden/>
          </w:rPr>
          <w:tab/>
        </w:r>
        <w:r w:rsidR="00AB1BE0">
          <w:rPr>
            <w:webHidden/>
          </w:rPr>
          <w:fldChar w:fldCharType="begin"/>
        </w:r>
        <w:r w:rsidR="00AB1BE0">
          <w:rPr>
            <w:webHidden/>
          </w:rPr>
          <w:instrText xml:space="preserve"> PAGEREF _Toc226562696 \h </w:instrText>
        </w:r>
        <w:r w:rsidR="00AB1BE0">
          <w:rPr>
            <w:webHidden/>
          </w:rPr>
        </w:r>
        <w:r w:rsidR="00AB1BE0">
          <w:rPr>
            <w:webHidden/>
          </w:rPr>
          <w:fldChar w:fldCharType="separate"/>
        </w:r>
        <w:r w:rsidR="00AB1BE0">
          <w:rPr>
            <w:webHidden/>
          </w:rPr>
          <w:t>46</w:t>
        </w:r>
        <w:r w:rsidR="00AB1BE0">
          <w:rPr>
            <w:webHidden/>
          </w:rPr>
          <w:fldChar w:fldCharType="end"/>
        </w:r>
      </w:hyperlink>
    </w:p>
    <w:p w14:paraId="5143F180" w14:textId="77777777" w:rsidR="00AB1BE0" w:rsidRDefault="0011369B">
      <w:pPr>
        <w:pStyle w:val="43"/>
        <w:rPr>
          <w:rFonts w:asciiTheme="minorHAnsi" w:eastAsiaTheme="minorEastAsia" w:hAnsiTheme="minorHAnsi" w:cstheme="minorBidi"/>
          <w:noProof/>
          <w:sz w:val="22"/>
          <w:szCs w:val="22"/>
        </w:rPr>
      </w:pPr>
      <w:hyperlink w:anchor="_Toc226562697" w:history="1">
        <w:r w:rsidR="00AB1BE0" w:rsidRPr="0069410F">
          <w:rPr>
            <w:rStyle w:val="ad"/>
            <w:noProof/>
          </w:rPr>
          <w:t>2.1.11.1.</w:t>
        </w:r>
        <w:r w:rsidR="00AB1BE0">
          <w:rPr>
            <w:rFonts w:asciiTheme="minorHAnsi" w:eastAsiaTheme="minorEastAsia" w:hAnsiTheme="minorHAnsi" w:cstheme="minorBidi"/>
            <w:noProof/>
            <w:sz w:val="22"/>
            <w:szCs w:val="22"/>
          </w:rPr>
          <w:tab/>
        </w:r>
        <w:r w:rsidR="00AB1BE0" w:rsidRPr="0069410F">
          <w:rPr>
            <w:rStyle w:val="ad"/>
            <w:noProof/>
          </w:rPr>
          <w:t>Перечень параметров тела запроса (Document) по документу «Акт приемки-передачи показателей лицевого счета» VLS_ACT_0531766</w:t>
        </w:r>
        <w:r w:rsidR="00AB1BE0">
          <w:rPr>
            <w:noProof/>
            <w:webHidden/>
          </w:rPr>
          <w:tab/>
        </w:r>
        <w:r w:rsidR="00AB1BE0">
          <w:rPr>
            <w:noProof/>
            <w:webHidden/>
          </w:rPr>
          <w:fldChar w:fldCharType="begin"/>
        </w:r>
        <w:r w:rsidR="00AB1BE0">
          <w:rPr>
            <w:noProof/>
            <w:webHidden/>
          </w:rPr>
          <w:instrText xml:space="preserve"> PAGEREF _Toc226562697 \h </w:instrText>
        </w:r>
        <w:r w:rsidR="00AB1BE0">
          <w:rPr>
            <w:noProof/>
            <w:webHidden/>
          </w:rPr>
        </w:r>
        <w:r w:rsidR="00AB1BE0">
          <w:rPr>
            <w:noProof/>
            <w:webHidden/>
          </w:rPr>
          <w:fldChar w:fldCharType="separate"/>
        </w:r>
        <w:r w:rsidR="00AB1BE0">
          <w:rPr>
            <w:noProof/>
            <w:webHidden/>
          </w:rPr>
          <w:t>46</w:t>
        </w:r>
        <w:r w:rsidR="00AB1BE0">
          <w:rPr>
            <w:noProof/>
            <w:webHidden/>
          </w:rPr>
          <w:fldChar w:fldCharType="end"/>
        </w:r>
      </w:hyperlink>
    </w:p>
    <w:p w14:paraId="36949DCF" w14:textId="77777777" w:rsidR="00AB1BE0" w:rsidRDefault="0011369B">
      <w:pPr>
        <w:pStyle w:val="43"/>
        <w:rPr>
          <w:rFonts w:asciiTheme="minorHAnsi" w:eastAsiaTheme="minorEastAsia" w:hAnsiTheme="minorHAnsi" w:cstheme="minorBidi"/>
          <w:noProof/>
          <w:sz w:val="22"/>
          <w:szCs w:val="22"/>
        </w:rPr>
      </w:pPr>
      <w:hyperlink w:anchor="_Toc226562698" w:history="1">
        <w:r w:rsidR="00AB1BE0" w:rsidRPr="0069410F">
          <w:rPr>
            <w:rStyle w:val="ad"/>
            <w:noProof/>
          </w:rPr>
          <w:t>2.1.11.2.</w:t>
        </w:r>
        <w:r w:rsidR="00AB1BE0">
          <w:rPr>
            <w:rFonts w:asciiTheme="minorHAnsi" w:eastAsiaTheme="minorEastAsia" w:hAnsiTheme="minorHAnsi" w:cstheme="minorBidi"/>
            <w:noProof/>
            <w:sz w:val="22"/>
            <w:szCs w:val="22"/>
          </w:rPr>
          <w:tab/>
        </w:r>
        <w:r w:rsidR="00AB1BE0" w:rsidRPr="0069410F">
          <w:rPr>
            <w:rStyle w:val="ad"/>
            <w:noProof/>
          </w:rPr>
          <w:t>Пример запроса по документу «Акт приемки-передачи показателей лицевого счета» VLS_ACT_0531766</w:t>
        </w:r>
        <w:r w:rsidR="00AB1BE0">
          <w:rPr>
            <w:noProof/>
            <w:webHidden/>
          </w:rPr>
          <w:tab/>
        </w:r>
        <w:r w:rsidR="00AB1BE0">
          <w:rPr>
            <w:noProof/>
            <w:webHidden/>
          </w:rPr>
          <w:fldChar w:fldCharType="begin"/>
        </w:r>
        <w:r w:rsidR="00AB1BE0">
          <w:rPr>
            <w:noProof/>
            <w:webHidden/>
          </w:rPr>
          <w:instrText xml:space="preserve"> PAGEREF _Toc226562698 \h </w:instrText>
        </w:r>
        <w:r w:rsidR="00AB1BE0">
          <w:rPr>
            <w:noProof/>
            <w:webHidden/>
          </w:rPr>
        </w:r>
        <w:r w:rsidR="00AB1BE0">
          <w:rPr>
            <w:noProof/>
            <w:webHidden/>
          </w:rPr>
          <w:fldChar w:fldCharType="separate"/>
        </w:r>
        <w:r w:rsidR="00AB1BE0">
          <w:rPr>
            <w:noProof/>
            <w:webHidden/>
          </w:rPr>
          <w:t>59</w:t>
        </w:r>
        <w:r w:rsidR="00AB1BE0">
          <w:rPr>
            <w:noProof/>
            <w:webHidden/>
          </w:rPr>
          <w:fldChar w:fldCharType="end"/>
        </w:r>
      </w:hyperlink>
    </w:p>
    <w:p w14:paraId="7E76CDA9" w14:textId="77777777" w:rsidR="00AB1BE0" w:rsidRDefault="0011369B">
      <w:pPr>
        <w:pStyle w:val="34"/>
        <w:rPr>
          <w:rFonts w:asciiTheme="minorHAnsi" w:eastAsiaTheme="minorEastAsia" w:hAnsiTheme="minorHAnsi" w:cstheme="minorBidi"/>
          <w:bCs w:val="0"/>
          <w:iCs w:val="0"/>
          <w:sz w:val="22"/>
          <w:szCs w:val="22"/>
        </w:rPr>
      </w:pPr>
      <w:hyperlink w:anchor="_Toc226562699" w:history="1">
        <w:r w:rsidR="00AB1BE0" w:rsidRPr="0069410F">
          <w:rPr>
            <w:rStyle w:val="ad"/>
          </w:rPr>
          <w:t>2.1.12.</w:t>
        </w:r>
        <w:r w:rsidR="00AB1BE0">
          <w:rPr>
            <w:rFonts w:asciiTheme="minorHAnsi" w:eastAsiaTheme="minorEastAsia" w:hAnsiTheme="minorHAnsi" w:cstheme="minorBidi"/>
            <w:bCs w:val="0"/>
            <w:iCs w:val="0"/>
            <w:sz w:val="22"/>
            <w:szCs w:val="22"/>
          </w:rPr>
          <w:tab/>
        </w:r>
        <w:r w:rsidR="00AB1BE0" w:rsidRPr="0069410F">
          <w:rPr>
            <w:rStyle w:val="ad"/>
          </w:rPr>
          <w:t>«Акт приемки-передачи кассовых выплат, поступлений и обязательств при реорганизации участников бюджетного процесса (ф. 0531728)» VLS_ACT_0531728</w:t>
        </w:r>
        <w:r w:rsidR="00AB1BE0">
          <w:rPr>
            <w:webHidden/>
          </w:rPr>
          <w:tab/>
        </w:r>
        <w:r w:rsidR="00AB1BE0">
          <w:rPr>
            <w:webHidden/>
          </w:rPr>
          <w:fldChar w:fldCharType="begin"/>
        </w:r>
        <w:r w:rsidR="00AB1BE0">
          <w:rPr>
            <w:webHidden/>
          </w:rPr>
          <w:instrText xml:space="preserve"> PAGEREF _Toc226562699 \h </w:instrText>
        </w:r>
        <w:r w:rsidR="00AB1BE0">
          <w:rPr>
            <w:webHidden/>
          </w:rPr>
        </w:r>
        <w:r w:rsidR="00AB1BE0">
          <w:rPr>
            <w:webHidden/>
          </w:rPr>
          <w:fldChar w:fldCharType="separate"/>
        </w:r>
        <w:r w:rsidR="00AB1BE0">
          <w:rPr>
            <w:webHidden/>
          </w:rPr>
          <w:t>61</w:t>
        </w:r>
        <w:r w:rsidR="00AB1BE0">
          <w:rPr>
            <w:webHidden/>
          </w:rPr>
          <w:fldChar w:fldCharType="end"/>
        </w:r>
      </w:hyperlink>
    </w:p>
    <w:p w14:paraId="2EBCC6D4" w14:textId="77777777" w:rsidR="00AB1BE0" w:rsidRDefault="0011369B">
      <w:pPr>
        <w:pStyle w:val="43"/>
        <w:rPr>
          <w:rFonts w:asciiTheme="minorHAnsi" w:eastAsiaTheme="minorEastAsia" w:hAnsiTheme="minorHAnsi" w:cstheme="minorBidi"/>
          <w:noProof/>
          <w:sz w:val="22"/>
          <w:szCs w:val="22"/>
        </w:rPr>
      </w:pPr>
      <w:hyperlink w:anchor="_Toc226562700" w:history="1">
        <w:r w:rsidR="00AB1BE0" w:rsidRPr="0069410F">
          <w:rPr>
            <w:rStyle w:val="ad"/>
            <w:noProof/>
          </w:rPr>
          <w:t>2.1.12.1.</w:t>
        </w:r>
        <w:r w:rsidR="00AB1BE0">
          <w:rPr>
            <w:rFonts w:asciiTheme="minorHAnsi" w:eastAsiaTheme="minorEastAsia" w:hAnsiTheme="minorHAnsi" w:cstheme="minorBidi"/>
            <w:noProof/>
            <w:sz w:val="22"/>
            <w:szCs w:val="22"/>
          </w:rPr>
          <w:tab/>
        </w:r>
        <w:r w:rsidR="00AB1BE0" w:rsidRPr="0069410F">
          <w:rPr>
            <w:rStyle w:val="ad"/>
            <w:noProof/>
          </w:rPr>
          <w:t>Перечень параметров тела запроса (Document) по документу «Акт приемки-передачи кассовых выплат, поступлений и обязательств при реорганизации участников бюджетного процесса (ф. 0531728)» VLS_ACT_0531728</w:t>
        </w:r>
        <w:r w:rsidR="00AB1BE0">
          <w:rPr>
            <w:noProof/>
            <w:webHidden/>
          </w:rPr>
          <w:tab/>
        </w:r>
        <w:r w:rsidR="00AB1BE0">
          <w:rPr>
            <w:noProof/>
            <w:webHidden/>
          </w:rPr>
          <w:fldChar w:fldCharType="begin"/>
        </w:r>
        <w:r w:rsidR="00AB1BE0">
          <w:rPr>
            <w:noProof/>
            <w:webHidden/>
          </w:rPr>
          <w:instrText xml:space="preserve"> PAGEREF _Toc226562700 \h </w:instrText>
        </w:r>
        <w:r w:rsidR="00AB1BE0">
          <w:rPr>
            <w:noProof/>
            <w:webHidden/>
          </w:rPr>
        </w:r>
        <w:r w:rsidR="00AB1BE0">
          <w:rPr>
            <w:noProof/>
            <w:webHidden/>
          </w:rPr>
          <w:fldChar w:fldCharType="separate"/>
        </w:r>
        <w:r w:rsidR="00AB1BE0">
          <w:rPr>
            <w:noProof/>
            <w:webHidden/>
          </w:rPr>
          <w:t>61</w:t>
        </w:r>
        <w:r w:rsidR="00AB1BE0">
          <w:rPr>
            <w:noProof/>
            <w:webHidden/>
          </w:rPr>
          <w:fldChar w:fldCharType="end"/>
        </w:r>
      </w:hyperlink>
    </w:p>
    <w:p w14:paraId="1B24855D" w14:textId="77777777" w:rsidR="00AB1BE0" w:rsidRDefault="0011369B">
      <w:pPr>
        <w:pStyle w:val="43"/>
        <w:rPr>
          <w:rFonts w:asciiTheme="minorHAnsi" w:eastAsiaTheme="minorEastAsia" w:hAnsiTheme="minorHAnsi" w:cstheme="minorBidi"/>
          <w:noProof/>
          <w:sz w:val="22"/>
          <w:szCs w:val="22"/>
        </w:rPr>
      </w:pPr>
      <w:hyperlink w:anchor="_Toc226562701" w:history="1">
        <w:r w:rsidR="00AB1BE0" w:rsidRPr="0069410F">
          <w:rPr>
            <w:rStyle w:val="ad"/>
            <w:noProof/>
          </w:rPr>
          <w:t>2.1.12.2.</w:t>
        </w:r>
        <w:r w:rsidR="00AB1BE0">
          <w:rPr>
            <w:rFonts w:asciiTheme="minorHAnsi" w:eastAsiaTheme="minorEastAsia" w:hAnsiTheme="minorHAnsi" w:cstheme="minorBidi"/>
            <w:noProof/>
            <w:sz w:val="22"/>
            <w:szCs w:val="22"/>
          </w:rPr>
          <w:tab/>
        </w:r>
        <w:r w:rsidR="00AB1BE0" w:rsidRPr="0069410F">
          <w:rPr>
            <w:rStyle w:val="ad"/>
            <w:noProof/>
          </w:rPr>
          <w:t>Пример запроса по документу «Акт приемки-передачи кассовых выплат, поступлений и обязательств при реорганизации участников бюджетного процесса (ф. 0531728)» VLS_ACT_0531728</w:t>
        </w:r>
        <w:r w:rsidR="00AB1BE0">
          <w:rPr>
            <w:noProof/>
            <w:webHidden/>
          </w:rPr>
          <w:tab/>
        </w:r>
        <w:r w:rsidR="00AB1BE0">
          <w:rPr>
            <w:noProof/>
            <w:webHidden/>
          </w:rPr>
          <w:fldChar w:fldCharType="begin"/>
        </w:r>
        <w:r w:rsidR="00AB1BE0">
          <w:rPr>
            <w:noProof/>
            <w:webHidden/>
          </w:rPr>
          <w:instrText xml:space="preserve"> PAGEREF _Toc226562701 \h </w:instrText>
        </w:r>
        <w:r w:rsidR="00AB1BE0">
          <w:rPr>
            <w:noProof/>
            <w:webHidden/>
          </w:rPr>
        </w:r>
        <w:r w:rsidR="00AB1BE0">
          <w:rPr>
            <w:noProof/>
            <w:webHidden/>
          </w:rPr>
          <w:fldChar w:fldCharType="separate"/>
        </w:r>
        <w:r w:rsidR="00AB1BE0">
          <w:rPr>
            <w:noProof/>
            <w:webHidden/>
          </w:rPr>
          <w:t>77</w:t>
        </w:r>
        <w:r w:rsidR="00AB1BE0">
          <w:rPr>
            <w:noProof/>
            <w:webHidden/>
          </w:rPr>
          <w:fldChar w:fldCharType="end"/>
        </w:r>
      </w:hyperlink>
    </w:p>
    <w:p w14:paraId="631D0C29" w14:textId="77777777" w:rsidR="00AB1BE0" w:rsidRDefault="0011369B">
      <w:pPr>
        <w:pStyle w:val="34"/>
        <w:rPr>
          <w:rFonts w:asciiTheme="minorHAnsi" w:eastAsiaTheme="minorEastAsia" w:hAnsiTheme="minorHAnsi" w:cstheme="minorBidi"/>
          <w:bCs w:val="0"/>
          <w:iCs w:val="0"/>
          <w:sz w:val="22"/>
          <w:szCs w:val="22"/>
        </w:rPr>
      </w:pPr>
      <w:hyperlink w:anchor="_Toc226562702" w:history="1">
        <w:r w:rsidR="00AB1BE0" w:rsidRPr="0069410F">
          <w:rPr>
            <w:rStyle w:val="ad"/>
          </w:rPr>
          <w:t>2.1.13.</w:t>
        </w:r>
        <w:r w:rsidR="00AB1BE0">
          <w:rPr>
            <w:rFonts w:asciiTheme="minorHAnsi" w:eastAsiaTheme="minorEastAsia" w:hAnsiTheme="minorHAnsi" w:cstheme="minorBidi"/>
            <w:bCs w:val="0"/>
            <w:iCs w:val="0"/>
            <w:sz w:val="22"/>
            <w:szCs w:val="22"/>
          </w:rPr>
          <w:tab/>
        </w:r>
        <w:r w:rsidR="00AB1BE0" w:rsidRPr="0069410F">
          <w:rPr>
            <w:rStyle w:val="ad"/>
          </w:rPr>
          <w:t>«Уведомление об уточнении вида и принадлежности платежа» (ф. 0531809) MSC_NoticeClarTypePay</w:t>
        </w:r>
        <w:r w:rsidR="00AB1BE0">
          <w:rPr>
            <w:webHidden/>
          </w:rPr>
          <w:tab/>
        </w:r>
        <w:r w:rsidR="00AB1BE0">
          <w:rPr>
            <w:webHidden/>
          </w:rPr>
          <w:fldChar w:fldCharType="begin"/>
        </w:r>
        <w:r w:rsidR="00AB1BE0">
          <w:rPr>
            <w:webHidden/>
          </w:rPr>
          <w:instrText xml:space="preserve"> PAGEREF _Toc226562702 \h </w:instrText>
        </w:r>
        <w:r w:rsidR="00AB1BE0">
          <w:rPr>
            <w:webHidden/>
          </w:rPr>
        </w:r>
        <w:r w:rsidR="00AB1BE0">
          <w:rPr>
            <w:webHidden/>
          </w:rPr>
          <w:fldChar w:fldCharType="separate"/>
        </w:r>
        <w:r w:rsidR="00AB1BE0">
          <w:rPr>
            <w:webHidden/>
          </w:rPr>
          <w:t>84</w:t>
        </w:r>
        <w:r w:rsidR="00AB1BE0">
          <w:rPr>
            <w:webHidden/>
          </w:rPr>
          <w:fldChar w:fldCharType="end"/>
        </w:r>
      </w:hyperlink>
    </w:p>
    <w:p w14:paraId="6C6876C1" w14:textId="77777777" w:rsidR="00AB1BE0" w:rsidRDefault="0011369B">
      <w:pPr>
        <w:pStyle w:val="43"/>
        <w:rPr>
          <w:rFonts w:asciiTheme="minorHAnsi" w:eastAsiaTheme="minorEastAsia" w:hAnsiTheme="minorHAnsi" w:cstheme="minorBidi"/>
          <w:noProof/>
          <w:sz w:val="22"/>
          <w:szCs w:val="22"/>
        </w:rPr>
      </w:pPr>
      <w:hyperlink w:anchor="_Toc226562703" w:history="1">
        <w:r w:rsidR="00AB1BE0" w:rsidRPr="0069410F">
          <w:rPr>
            <w:rStyle w:val="ad"/>
            <w:noProof/>
          </w:rPr>
          <w:t>2.1.13.1.</w:t>
        </w:r>
        <w:r w:rsidR="00AB1BE0">
          <w:rPr>
            <w:rFonts w:asciiTheme="minorHAnsi" w:eastAsiaTheme="minorEastAsia" w:hAnsiTheme="minorHAnsi" w:cstheme="minorBidi"/>
            <w:noProof/>
            <w:sz w:val="22"/>
            <w:szCs w:val="22"/>
          </w:rPr>
          <w:tab/>
        </w:r>
        <w:r w:rsidR="00AB1BE0" w:rsidRPr="0069410F">
          <w:rPr>
            <w:rStyle w:val="ad"/>
            <w:noProof/>
          </w:rPr>
          <w:t>Перечень параметров тела запроса (Document) по документу «Уведомление об уточнении вида и принадлежности платежа» (ф. 0531809) MSC_NoticeClarTypePay</w:t>
        </w:r>
        <w:r w:rsidR="00AB1BE0">
          <w:rPr>
            <w:noProof/>
            <w:webHidden/>
          </w:rPr>
          <w:tab/>
        </w:r>
        <w:r w:rsidR="00AB1BE0">
          <w:rPr>
            <w:noProof/>
            <w:webHidden/>
          </w:rPr>
          <w:fldChar w:fldCharType="begin"/>
        </w:r>
        <w:r w:rsidR="00AB1BE0">
          <w:rPr>
            <w:noProof/>
            <w:webHidden/>
          </w:rPr>
          <w:instrText xml:space="preserve"> PAGEREF _Toc226562703 \h </w:instrText>
        </w:r>
        <w:r w:rsidR="00AB1BE0">
          <w:rPr>
            <w:noProof/>
            <w:webHidden/>
          </w:rPr>
        </w:r>
        <w:r w:rsidR="00AB1BE0">
          <w:rPr>
            <w:noProof/>
            <w:webHidden/>
          </w:rPr>
          <w:fldChar w:fldCharType="separate"/>
        </w:r>
        <w:r w:rsidR="00AB1BE0">
          <w:rPr>
            <w:noProof/>
            <w:webHidden/>
          </w:rPr>
          <w:t>84</w:t>
        </w:r>
        <w:r w:rsidR="00AB1BE0">
          <w:rPr>
            <w:noProof/>
            <w:webHidden/>
          </w:rPr>
          <w:fldChar w:fldCharType="end"/>
        </w:r>
      </w:hyperlink>
    </w:p>
    <w:p w14:paraId="7EA0BF99" w14:textId="77777777" w:rsidR="00AB1BE0" w:rsidRDefault="0011369B">
      <w:pPr>
        <w:pStyle w:val="43"/>
        <w:rPr>
          <w:rFonts w:asciiTheme="minorHAnsi" w:eastAsiaTheme="minorEastAsia" w:hAnsiTheme="minorHAnsi" w:cstheme="minorBidi"/>
          <w:noProof/>
          <w:sz w:val="22"/>
          <w:szCs w:val="22"/>
        </w:rPr>
      </w:pPr>
      <w:hyperlink w:anchor="_Toc226562704" w:history="1">
        <w:r w:rsidR="00AB1BE0" w:rsidRPr="0069410F">
          <w:rPr>
            <w:rStyle w:val="ad"/>
            <w:noProof/>
          </w:rPr>
          <w:t>2.1.13.2.</w:t>
        </w:r>
        <w:r w:rsidR="00AB1BE0">
          <w:rPr>
            <w:rFonts w:asciiTheme="minorHAnsi" w:eastAsiaTheme="minorEastAsia" w:hAnsiTheme="minorHAnsi" w:cstheme="minorBidi"/>
            <w:noProof/>
            <w:sz w:val="22"/>
            <w:szCs w:val="22"/>
          </w:rPr>
          <w:tab/>
        </w:r>
        <w:r w:rsidR="00AB1BE0" w:rsidRPr="0069410F">
          <w:rPr>
            <w:rStyle w:val="ad"/>
            <w:noProof/>
          </w:rPr>
          <w:t>Пример запроса по документу «Уведомление об уточнении вида и принадлежности платежа» (ф. 0531809) MSC_NoticeClarTypePay</w:t>
        </w:r>
        <w:r w:rsidR="00AB1BE0">
          <w:rPr>
            <w:noProof/>
            <w:webHidden/>
          </w:rPr>
          <w:tab/>
        </w:r>
        <w:r w:rsidR="00AB1BE0">
          <w:rPr>
            <w:noProof/>
            <w:webHidden/>
          </w:rPr>
          <w:fldChar w:fldCharType="begin"/>
        </w:r>
        <w:r w:rsidR="00AB1BE0">
          <w:rPr>
            <w:noProof/>
            <w:webHidden/>
          </w:rPr>
          <w:instrText xml:space="preserve"> PAGEREF _Toc226562704 \h </w:instrText>
        </w:r>
        <w:r w:rsidR="00AB1BE0">
          <w:rPr>
            <w:noProof/>
            <w:webHidden/>
          </w:rPr>
        </w:r>
        <w:r w:rsidR="00AB1BE0">
          <w:rPr>
            <w:noProof/>
            <w:webHidden/>
          </w:rPr>
          <w:fldChar w:fldCharType="separate"/>
        </w:r>
        <w:r w:rsidR="00AB1BE0">
          <w:rPr>
            <w:noProof/>
            <w:webHidden/>
          </w:rPr>
          <w:t>88</w:t>
        </w:r>
        <w:r w:rsidR="00AB1BE0">
          <w:rPr>
            <w:noProof/>
            <w:webHidden/>
          </w:rPr>
          <w:fldChar w:fldCharType="end"/>
        </w:r>
      </w:hyperlink>
    </w:p>
    <w:p w14:paraId="77E34997" w14:textId="77777777" w:rsidR="00AB1BE0" w:rsidRDefault="0011369B">
      <w:pPr>
        <w:pStyle w:val="34"/>
        <w:rPr>
          <w:rFonts w:asciiTheme="minorHAnsi" w:eastAsiaTheme="minorEastAsia" w:hAnsiTheme="minorHAnsi" w:cstheme="minorBidi"/>
          <w:bCs w:val="0"/>
          <w:iCs w:val="0"/>
          <w:sz w:val="22"/>
          <w:szCs w:val="22"/>
        </w:rPr>
      </w:pPr>
      <w:hyperlink w:anchor="_Toc226562705" w:history="1">
        <w:r w:rsidR="00AB1BE0" w:rsidRPr="0069410F">
          <w:rPr>
            <w:rStyle w:val="ad"/>
          </w:rPr>
          <w:t>2.1.14.</w:t>
        </w:r>
        <w:r w:rsidR="00AB1BE0">
          <w:rPr>
            <w:rFonts w:asciiTheme="minorHAnsi" w:eastAsiaTheme="minorEastAsia" w:hAnsiTheme="minorHAnsi" w:cstheme="minorBidi"/>
            <w:bCs w:val="0"/>
            <w:iCs w:val="0"/>
            <w:sz w:val="22"/>
            <w:szCs w:val="22"/>
          </w:rPr>
          <w:tab/>
        </w:r>
        <w:r w:rsidR="00AB1BE0" w:rsidRPr="0069410F">
          <w:rPr>
            <w:rStyle w:val="ad"/>
          </w:rPr>
          <w:t>«Бухгалтерская справка» (ф. 0504833) VLS_REPORT_DO</w:t>
        </w:r>
        <w:r w:rsidR="00AB1BE0">
          <w:rPr>
            <w:webHidden/>
          </w:rPr>
          <w:tab/>
        </w:r>
        <w:r w:rsidR="00AB1BE0">
          <w:rPr>
            <w:webHidden/>
          </w:rPr>
          <w:fldChar w:fldCharType="begin"/>
        </w:r>
        <w:r w:rsidR="00AB1BE0">
          <w:rPr>
            <w:webHidden/>
          </w:rPr>
          <w:instrText xml:space="preserve"> PAGEREF _Toc226562705 \h </w:instrText>
        </w:r>
        <w:r w:rsidR="00AB1BE0">
          <w:rPr>
            <w:webHidden/>
          </w:rPr>
        </w:r>
        <w:r w:rsidR="00AB1BE0">
          <w:rPr>
            <w:webHidden/>
          </w:rPr>
          <w:fldChar w:fldCharType="separate"/>
        </w:r>
        <w:r w:rsidR="00AB1BE0">
          <w:rPr>
            <w:webHidden/>
          </w:rPr>
          <w:t>89</w:t>
        </w:r>
        <w:r w:rsidR="00AB1BE0">
          <w:rPr>
            <w:webHidden/>
          </w:rPr>
          <w:fldChar w:fldCharType="end"/>
        </w:r>
      </w:hyperlink>
    </w:p>
    <w:p w14:paraId="658B0D2E" w14:textId="77777777" w:rsidR="00AB1BE0" w:rsidRDefault="0011369B">
      <w:pPr>
        <w:pStyle w:val="43"/>
        <w:rPr>
          <w:rFonts w:asciiTheme="minorHAnsi" w:eastAsiaTheme="minorEastAsia" w:hAnsiTheme="minorHAnsi" w:cstheme="minorBidi"/>
          <w:noProof/>
          <w:sz w:val="22"/>
          <w:szCs w:val="22"/>
        </w:rPr>
      </w:pPr>
      <w:hyperlink w:anchor="_Toc226562706" w:history="1">
        <w:r w:rsidR="00AB1BE0" w:rsidRPr="0069410F">
          <w:rPr>
            <w:rStyle w:val="ad"/>
            <w:noProof/>
          </w:rPr>
          <w:t>2.1.14.1.</w:t>
        </w:r>
        <w:r w:rsidR="00AB1BE0">
          <w:rPr>
            <w:rFonts w:asciiTheme="minorHAnsi" w:eastAsiaTheme="minorEastAsia" w:hAnsiTheme="minorHAnsi" w:cstheme="minorBidi"/>
            <w:noProof/>
            <w:sz w:val="22"/>
            <w:szCs w:val="22"/>
          </w:rPr>
          <w:tab/>
        </w:r>
        <w:r w:rsidR="00AB1BE0" w:rsidRPr="0069410F">
          <w:rPr>
            <w:rStyle w:val="ad"/>
            <w:noProof/>
          </w:rPr>
          <w:t xml:space="preserve">Перечень параметров тела запроса (Document) по документу «Бухгалтерская справка» (ф. 0504833) </w:t>
        </w:r>
        <w:r w:rsidR="00AB1BE0" w:rsidRPr="0069410F">
          <w:rPr>
            <w:rStyle w:val="ad"/>
            <w:noProof/>
            <w:lang w:val="en-US"/>
          </w:rPr>
          <w:t>VLS</w:t>
        </w:r>
        <w:r w:rsidR="00AB1BE0" w:rsidRPr="0069410F">
          <w:rPr>
            <w:rStyle w:val="ad"/>
            <w:noProof/>
          </w:rPr>
          <w:t>_</w:t>
        </w:r>
        <w:r w:rsidR="00AB1BE0" w:rsidRPr="0069410F">
          <w:rPr>
            <w:rStyle w:val="ad"/>
            <w:noProof/>
            <w:lang w:val="en-US"/>
          </w:rPr>
          <w:t>REPORT</w:t>
        </w:r>
        <w:r w:rsidR="00AB1BE0" w:rsidRPr="0069410F">
          <w:rPr>
            <w:rStyle w:val="ad"/>
            <w:noProof/>
          </w:rPr>
          <w:t>_</w:t>
        </w:r>
        <w:r w:rsidR="00AB1BE0" w:rsidRPr="0069410F">
          <w:rPr>
            <w:rStyle w:val="ad"/>
            <w:noProof/>
            <w:lang w:val="en-US"/>
          </w:rPr>
          <w:t>DO</w:t>
        </w:r>
        <w:r w:rsidR="00AB1BE0">
          <w:rPr>
            <w:noProof/>
            <w:webHidden/>
          </w:rPr>
          <w:tab/>
        </w:r>
        <w:r w:rsidR="00AB1BE0">
          <w:rPr>
            <w:noProof/>
            <w:webHidden/>
          </w:rPr>
          <w:fldChar w:fldCharType="begin"/>
        </w:r>
        <w:r w:rsidR="00AB1BE0">
          <w:rPr>
            <w:noProof/>
            <w:webHidden/>
          </w:rPr>
          <w:instrText xml:space="preserve"> PAGEREF _Toc226562706 \h </w:instrText>
        </w:r>
        <w:r w:rsidR="00AB1BE0">
          <w:rPr>
            <w:noProof/>
            <w:webHidden/>
          </w:rPr>
        </w:r>
        <w:r w:rsidR="00AB1BE0">
          <w:rPr>
            <w:noProof/>
            <w:webHidden/>
          </w:rPr>
          <w:fldChar w:fldCharType="separate"/>
        </w:r>
        <w:r w:rsidR="00AB1BE0">
          <w:rPr>
            <w:noProof/>
            <w:webHidden/>
          </w:rPr>
          <w:t>89</w:t>
        </w:r>
        <w:r w:rsidR="00AB1BE0">
          <w:rPr>
            <w:noProof/>
            <w:webHidden/>
          </w:rPr>
          <w:fldChar w:fldCharType="end"/>
        </w:r>
      </w:hyperlink>
    </w:p>
    <w:p w14:paraId="22858A22" w14:textId="77777777" w:rsidR="00AB1BE0" w:rsidRDefault="0011369B">
      <w:pPr>
        <w:pStyle w:val="43"/>
        <w:rPr>
          <w:rFonts w:asciiTheme="minorHAnsi" w:eastAsiaTheme="minorEastAsia" w:hAnsiTheme="minorHAnsi" w:cstheme="minorBidi"/>
          <w:noProof/>
          <w:sz w:val="22"/>
          <w:szCs w:val="22"/>
        </w:rPr>
      </w:pPr>
      <w:hyperlink w:anchor="_Toc226562707" w:history="1">
        <w:r w:rsidR="00AB1BE0" w:rsidRPr="0069410F">
          <w:rPr>
            <w:rStyle w:val="ad"/>
            <w:noProof/>
          </w:rPr>
          <w:t>2.1.14.2.</w:t>
        </w:r>
        <w:r w:rsidR="00AB1BE0">
          <w:rPr>
            <w:rFonts w:asciiTheme="minorHAnsi" w:eastAsiaTheme="minorEastAsia" w:hAnsiTheme="minorHAnsi" w:cstheme="minorBidi"/>
            <w:noProof/>
            <w:sz w:val="22"/>
            <w:szCs w:val="22"/>
          </w:rPr>
          <w:tab/>
        </w:r>
        <w:r w:rsidR="00AB1BE0" w:rsidRPr="0069410F">
          <w:rPr>
            <w:rStyle w:val="ad"/>
            <w:noProof/>
          </w:rPr>
          <w:t>Пример запроса по документу «Бухгалтерская справка» (ф. 0504833) VLS_REPORT_DO</w:t>
        </w:r>
        <w:r w:rsidR="00AB1BE0">
          <w:rPr>
            <w:noProof/>
            <w:webHidden/>
          </w:rPr>
          <w:tab/>
        </w:r>
        <w:r w:rsidR="00AB1BE0">
          <w:rPr>
            <w:noProof/>
            <w:webHidden/>
          </w:rPr>
          <w:fldChar w:fldCharType="begin"/>
        </w:r>
        <w:r w:rsidR="00AB1BE0">
          <w:rPr>
            <w:noProof/>
            <w:webHidden/>
          </w:rPr>
          <w:instrText xml:space="preserve"> PAGEREF _Toc226562707 \h </w:instrText>
        </w:r>
        <w:r w:rsidR="00AB1BE0">
          <w:rPr>
            <w:noProof/>
            <w:webHidden/>
          </w:rPr>
        </w:r>
        <w:r w:rsidR="00AB1BE0">
          <w:rPr>
            <w:noProof/>
            <w:webHidden/>
          </w:rPr>
          <w:fldChar w:fldCharType="separate"/>
        </w:r>
        <w:r w:rsidR="00AB1BE0">
          <w:rPr>
            <w:noProof/>
            <w:webHidden/>
          </w:rPr>
          <w:t>97</w:t>
        </w:r>
        <w:r w:rsidR="00AB1BE0">
          <w:rPr>
            <w:noProof/>
            <w:webHidden/>
          </w:rPr>
          <w:fldChar w:fldCharType="end"/>
        </w:r>
      </w:hyperlink>
    </w:p>
    <w:p w14:paraId="78110DD2" w14:textId="77777777" w:rsidR="00AB1BE0" w:rsidRDefault="0011369B">
      <w:pPr>
        <w:pStyle w:val="34"/>
        <w:rPr>
          <w:rFonts w:asciiTheme="minorHAnsi" w:eastAsiaTheme="minorEastAsia" w:hAnsiTheme="minorHAnsi" w:cstheme="minorBidi"/>
          <w:bCs w:val="0"/>
          <w:iCs w:val="0"/>
          <w:sz w:val="22"/>
          <w:szCs w:val="22"/>
        </w:rPr>
      </w:pPr>
      <w:hyperlink w:anchor="_Toc226562708" w:history="1">
        <w:r w:rsidR="00AB1BE0" w:rsidRPr="0069410F">
          <w:rPr>
            <w:rStyle w:val="ad"/>
          </w:rPr>
          <w:t>2.1.15.</w:t>
        </w:r>
        <w:r w:rsidR="00AB1BE0">
          <w:rPr>
            <w:rFonts w:asciiTheme="minorHAnsi" w:eastAsiaTheme="minorEastAsia" w:hAnsiTheme="minorHAnsi" w:cstheme="minorBidi"/>
            <w:bCs w:val="0"/>
            <w:iCs w:val="0"/>
            <w:sz w:val="22"/>
            <w:szCs w:val="22"/>
          </w:rPr>
          <w:tab/>
        </w:r>
        <w:r w:rsidR="00AB1BE0" w:rsidRPr="0069410F">
          <w:rPr>
            <w:rStyle w:val="ad"/>
          </w:rPr>
          <w:t>«</w:t>
        </w:r>
        <w:r w:rsidR="00AB1BE0" w:rsidRPr="0069410F">
          <w:rPr>
            <w:rStyle w:val="ad"/>
            <w:highlight w:val="yellow"/>
          </w:rPr>
          <w:t>Бухгалтерская справка (ф. 0504833)» ARP_FAH_0504833</w:t>
        </w:r>
        <w:r w:rsidR="00AB1BE0">
          <w:rPr>
            <w:webHidden/>
          </w:rPr>
          <w:tab/>
        </w:r>
        <w:r w:rsidR="00AB1BE0">
          <w:rPr>
            <w:webHidden/>
          </w:rPr>
          <w:fldChar w:fldCharType="begin"/>
        </w:r>
        <w:r w:rsidR="00AB1BE0">
          <w:rPr>
            <w:webHidden/>
          </w:rPr>
          <w:instrText xml:space="preserve"> PAGEREF _Toc226562708 \h </w:instrText>
        </w:r>
        <w:r w:rsidR="00AB1BE0">
          <w:rPr>
            <w:webHidden/>
          </w:rPr>
        </w:r>
        <w:r w:rsidR="00AB1BE0">
          <w:rPr>
            <w:webHidden/>
          </w:rPr>
          <w:fldChar w:fldCharType="separate"/>
        </w:r>
        <w:r w:rsidR="00AB1BE0">
          <w:rPr>
            <w:webHidden/>
          </w:rPr>
          <w:t>100</w:t>
        </w:r>
        <w:r w:rsidR="00AB1BE0">
          <w:rPr>
            <w:webHidden/>
          </w:rPr>
          <w:fldChar w:fldCharType="end"/>
        </w:r>
      </w:hyperlink>
    </w:p>
    <w:p w14:paraId="414C1877" w14:textId="77777777" w:rsidR="00AB1BE0" w:rsidRDefault="0011369B">
      <w:pPr>
        <w:pStyle w:val="43"/>
        <w:rPr>
          <w:rFonts w:asciiTheme="minorHAnsi" w:eastAsiaTheme="minorEastAsia" w:hAnsiTheme="minorHAnsi" w:cstheme="minorBidi"/>
          <w:noProof/>
          <w:sz w:val="22"/>
          <w:szCs w:val="22"/>
        </w:rPr>
      </w:pPr>
      <w:hyperlink w:anchor="_Toc226562709" w:history="1">
        <w:r w:rsidR="00AB1BE0" w:rsidRPr="0069410F">
          <w:rPr>
            <w:rStyle w:val="ad"/>
            <w:noProof/>
          </w:rPr>
          <w:t>2.1.15.1.</w:t>
        </w:r>
        <w:r w:rsidR="00AB1BE0">
          <w:rPr>
            <w:rFonts w:asciiTheme="minorHAnsi" w:eastAsiaTheme="minorEastAsia" w:hAnsiTheme="minorHAnsi" w:cstheme="minorBidi"/>
            <w:noProof/>
            <w:sz w:val="22"/>
            <w:szCs w:val="22"/>
          </w:rPr>
          <w:tab/>
        </w:r>
        <w:r w:rsidR="00AB1BE0" w:rsidRPr="0069410F">
          <w:rPr>
            <w:rStyle w:val="ad"/>
            <w:noProof/>
          </w:rPr>
          <w:t>Перечень параметров тела запроса (Document) по документу «Бухгалтерская справка (ф. 0504833)» ARP_FAH_0504833</w:t>
        </w:r>
        <w:r w:rsidR="00AB1BE0">
          <w:rPr>
            <w:noProof/>
            <w:webHidden/>
          </w:rPr>
          <w:tab/>
        </w:r>
        <w:r w:rsidR="00AB1BE0">
          <w:rPr>
            <w:noProof/>
            <w:webHidden/>
          </w:rPr>
          <w:fldChar w:fldCharType="begin"/>
        </w:r>
        <w:r w:rsidR="00AB1BE0">
          <w:rPr>
            <w:noProof/>
            <w:webHidden/>
          </w:rPr>
          <w:instrText xml:space="preserve"> PAGEREF _Toc226562709 \h </w:instrText>
        </w:r>
        <w:r w:rsidR="00AB1BE0">
          <w:rPr>
            <w:noProof/>
            <w:webHidden/>
          </w:rPr>
        </w:r>
        <w:r w:rsidR="00AB1BE0">
          <w:rPr>
            <w:noProof/>
            <w:webHidden/>
          </w:rPr>
          <w:fldChar w:fldCharType="separate"/>
        </w:r>
        <w:r w:rsidR="00AB1BE0">
          <w:rPr>
            <w:noProof/>
            <w:webHidden/>
          </w:rPr>
          <w:t>100</w:t>
        </w:r>
        <w:r w:rsidR="00AB1BE0">
          <w:rPr>
            <w:noProof/>
            <w:webHidden/>
          </w:rPr>
          <w:fldChar w:fldCharType="end"/>
        </w:r>
      </w:hyperlink>
    </w:p>
    <w:p w14:paraId="1F536BB8" w14:textId="77777777" w:rsidR="00AB1BE0" w:rsidRDefault="0011369B">
      <w:pPr>
        <w:pStyle w:val="43"/>
        <w:rPr>
          <w:rFonts w:asciiTheme="minorHAnsi" w:eastAsiaTheme="minorEastAsia" w:hAnsiTheme="minorHAnsi" w:cstheme="minorBidi"/>
          <w:noProof/>
          <w:sz w:val="22"/>
          <w:szCs w:val="22"/>
        </w:rPr>
      </w:pPr>
      <w:hyperlink w:anchor="_Toc226562710" w:history="1">
        <w:r w:rsidR="00AB1BE0" w:rsidRPr="0069410F">
          <w:rPr>
            <w:rStyle w:val="ad"/>
            <w:noProof/>
          </w:rPr>
          <w:t>2.1.15.2.</w:t>
        </w:r>
        <w:r w:rsidR="00AB1BE0">
          <w:rPr>
            <w:rFonts w:asciiTheme="minorHAnsi" w:eastAsiaTheme="minorEastAsia" w:hAnsiTheme="minorHAnsi" w:cstheme="minorBidi"/>
            <w:noProof/>
            <w:sz w:val="22"/>
            <w:szCs w:val="22"/>
          </w:rPr>
          <w:tab/>
        </w:r>
        <w:r w:rsidR="00AB1BE0" w:rsidRPr="0069410F">
          <w:rPr>
            <w:rStyle w:val="ad"/>
            <w:noProof/>
          </w:rPr>
          <w:t>Пример запроса по документу «Бухгалтерская справка (ф. 0504833)» ARP_FAH_0504833</w:t>
        </w:r>
        <w:r w:rsidR="00AB1BE0">
          <w:rPr>
            <w:noProof/>
            <w:webHidden/>
          </w:rPr>
          <w:tab/>
        </w:r>
        <w:r w:rsidR="00AB1BE0">
          <w:rPr>
            <w:noProof/>
            <w:webHidden/>
          </w:rPr>
          <w:fldChar w:fldCharType="begin"/>
        </w:r>
        <w:r w:rsidR="00AB1BE0">
          <w:rPr>
            <w:noProof/>
            <w:webHidden/>
          </w:rPr>
          <w:instrText xml:space="preserve"> PAGEREF _Toc226562710 \h </w:instrText>
        </w:r>
        <w:r w:rsidR="00AB1BE0">
          <w:rPr>
            <w:noProof/>
            <w:webHidden/>
          </w:rPr>
        </w:r>
        <w:r w:rsidR="00AB1BE0">
          <w:rPr>
            <w:noProof/>
            <w:webHidden/>
          </w:rPr>
          <w:fldChar w:fldCharType="separate"/>
        </w:r>
        <w:r w:rsidR="00AB1BE0">
          <w:rPr>
            <w:noProof/>
            <w:webHidden/>
          </w:rPr>
          <w:t>107</w:t>
        </w:r>
        <w:r w:rsidR="00AB1BE0">
          <w:rPr>
            <w:noProof/>
            <w:webHidden/>
          </w:rPr>
          <w:fldChar w:fldCharType="end"/>
        </w:r>
      </w:hyperlink>
    </w:p>
    <w:p w14:paraId="5E582731" w14:textId="77777777" w:rsidR="00AB1BE0" w:rsidRDefault="0011369B">
      <w:pPr>
        <w:pStyle w:val="34"/>
        <w:rPr>
          <w:rFonts w:asciiTheme="minorHAnsi" w:eastAsiaTheme="minorEastAsia" w:hAnsiTheme="minorHAnsi" w:cstheme="minorBidi"/>
          <w:bCs w:val="0"/>
          <w:iCs w:val="0"/>
          <w:sz w:val="22"/>
          <w:szCs w:val="22"/>
        </w:rPr>
      </w:pPr>
      <w:hyperlink w:anchor="_Toc226562711" w:history="1">
        <w:r w:rsidR="00AB1BE0" w:rsidRPr="0069410F">
          <w:rPr>
            <w:rStyle w:val="ad"/>
          </w:rPr>
          <w:t>2.1.16.</w:t>
        </w:r>
        <w:r w:rsidR="00AB1BE0">
          <w:rPr>
            <w:rFonts w:asciiTheme="minorHAnsi" w:eastAsiaTheme="minorEastAsia" w:hAnsiTheme="minorHAnsi" w:cstheme="minorBidi"/>
            <w:bCs w:val="0"/>
            <w:iCs w:val="0"/>
            <w:sz w:val="22"/>
            <w:szCs w:val="22"/>
          </w:rPr>
          <w:tab/>
        </w:r>
        <w:r w:rsidR="00AB1BE0" w:rsidRPr="0069410F">
          <w:rPr>
            <w:rStyle w:val="ad"/>
          </w:rPr>
          <w:t>«Справка для миграции» ARP_SVAP_MIGRATION</w:t>
        </w:r>
        <w:r w:rsidR="00AB1BE0">
          <w:rPr>
            <w:webHidden/>
          </w:rPr>
          <w:tab/>
        </w:r>
        <w:r w:rsidR="00AB1BE0">
          <w:rPr>
            <w:webHidden/>
          </w:rPr>
          <w:fldChar w:fldCharType="begin"/>
        </w:r>
        <w:r w:rsidR="00AB1BE0">
          <w:rPr>
            <w:webHidden/>
          </w:rPr>
          <w:instrText xml:space="preserve"> PAGEREF _Toc226562711 \h </w:instrText>
        </w:r>
        <w:r w:rsidR="00AB1BE0">
          <w:rPr>
            <w:webHidden/>
          </w:rPr>
        </w:r>
        <w:r w:rsidR="00AB1BE0">
          <w:rPr>
            <w:webHidden/>
          </w:rPr>
          <w:fldChar w:fldCharType="separate"/>
        </w:r>
        <w:r w:rsidR="00AB1BE0">
          <w:rPr>
            <w:webHidden/>
          </w:rPr>
          <w:t>110</w:t>
        </w:r>
        <w:r w:rsidR="00AB1BE0">
          <w:rPr>
            <w:webHidden/>
          </w:rPr>
          <w:fldChar w:fldCharType="end"/>
        </w:r>
      </w:hyperlink>
    </w:p>
    <w:p w14:paraId="76E4693A" w14:textId="77777777" w:rsidR="00AB1BE0" w:rsidRDefault="0011369B">
      <w:pPr>
        <w:pStyle w:val="43"/>
        <w:rPr>
          <w:rFonts w:asciiTheme="minorHAnsi" w:eastAsiaTheme="minorEastAsia" w:hAnsiTheme="minorHAnsi" w:cstheme="minorBidi"/>
          <w:noProof/>
          <w:sz w:val="22"/>
          <w:szCs w:val="22"/>
        </w:rPr>
      </w:pPr>
      <w:hyperlink w:anchor="_Toc226562712" w:history="1">
        <w:r w:rsidR="00AB1BE0" w:rsidRPr="0069410F">
          <w:rPr>
            <w:rStyle w:val="ad"/>
            <w:noProof/>
          </w:rPr>
          <w:t>2.1.16.1.</w:t>
        </w:r>
        <w:r w:rsidR="00AB1BE0">
          <w:rPr>
            <w:rFonts w:asciiTheme="minorHAnsi" w:eastAsiaTheme="minorEastAsia" w:hAnsiTheme="minorHAnsi" w:cstheme="minorBidi"/>
            <w:noProof/>
            <w:sz w:val="22"/>
            <w:szCs w:val="22"/>
          </w:rPr>
          <w:tab/>
        </w:r>
        <w:r w:rsidR="00AB1BE0" w:rsidRPr="0069410F">
          <w:rPr>
            <w:rStyle w:val="ad"/>
            <w:noProof/>
          </w:rPr>
          <w:t>Перечень параметров тела запроса (Document) по документу «Справка для миграции» ARP_SVAP_MIGRATION</w:t>
        </w:r>
        <w:r w:rsidR="00AB1BE0">
          <w:rPr>
            <w:noProof/>
            <w:webHidden/>
          </w:rPr>
          <w:tab/>
        </w:r>
        <w:r w:rsidR="00AB1BE0">
          <w:rPr>
            <w:noProof/>
            <w:webHidden/>
          </w:rPr>
          <w:fldChar w:fldCharType="begin"/>
        </w:r>
        <w:r w:rsidR="00AB1BE0">
          <w:rPr>
            <w:noProof/>
            <w:webHidden/>
          </w:rPr>
          <w:instrText xml:space="preserve"> PAGEREF _Toc226562712 \h </w:instrText>
        </w:r>
        <w:r w:rsidR="00AB1BE0">
          <w:rPr>
            <w:noProof/>
            <w:webHidden/>
          </w:rPr>
        </w:r>
        <w:r w:rsidR="00AB1BE0">
          <w:rPr>
            <w:noProof/>
            <w:webHidden/>
          </w:rPr>
          <w:fldChar w:fldCharType="separate"/>
        </w:r>
        <w:r w:rsidR="00AB1BE0">
          <w:rPr>
            <w:noProof/>
            <w:webHidden/>
          </w:rPr>
          <w:t>110</w:t>
        </w:r>
        <w:r w:rsidR="00AB1BE0">
          <w:rPr>
            <w:noProof/>
            <w:webHidden/>
          </w:rPr>
          <w:fldChar w:fldCharType="end"/>
        </w:r>
      </w:hyperlink>
    </w:p>
    <w:p w14:paraId="33A5BB86" w14:textId="77777777" w:rsidR="00AB1BE0" w:rsidRDefault="0011369B">
      <w:pPr>
        <w:pStyle w:val="43"/>
        <w:rPr>
          <w:rFonts w:asciiTheme="minorHAnsi" w:eastAsiaTheme="minorEastAsia" w:hAnsiTheme="minorHAnsi" w:cstheme="minorBidi"/>
          <w:noProof/>
          <w:sz w:val="22"/>
          <w:szCs w:val="22"/>
        </w:rPr>
      </w:pPr>
      <w:hyperlink w:anchor="_Toc226562713" w:history="1">
        <w:r w:rsidR="00AB1BE0" w:rsidRPr="0069410F">
          <w:rPr>
            <w:rStyle w:val="ad"/>
            <w:noProof/>
          </w:rPr>
          <w:t>2.1.16.2.</w:t>
        </w:r>
        <w:r w:rsidR="00AB1BE0">
          <w:rPr>
            <w:rFonts w:asciiTheme="minorHAnsi" w:eastAsiaTheme="minorEastAsia" w:hAnsiTheme="minorHAnsi" w:cstheme="minorBidi"/>
            <w:noProof/>
            <w:sz w:val="22"/>
            <w:szCs w:val="22"/>
          </w:rPr>
          <w:tab/>
        </w:r>
        <w:r w:rsidR="00AB1BE0" w:rsidRPr="0069410F">
          <w:rPr>
            <w:rStyle w:val="ad"/>
            <w:noProof/>
          </w:rPr>
          <w:t>Пример запроса по документу «Справка для миграции» (тип «МИГ») ARP_SVAP_MIGRATION</w:t>
        </w:r>
        <w:r w:rsidR="00AB1BE0">
          <w:rPr>
            <w:noProof/>
            <w:webHidden/>
          </w:rPr>
          <w:tab/>
        </w:r>
        <w:r w:rsidR="00AB1BE0">
          <w:rPr>
            <w:noProof/>
            <w:webHidden/>
          </w:rPr>
          <w:fldChar w:fldCharType="begin"/>
        </w:r>
        <w:r w:rsidR="00AB1BE0">
          <w:rPr>
            <w:noProof/>
            <w:webHidden/>
          </w:rPr>
          <w:instrText xml:space="preserve"> PAGEREF _Toc226562713 \h </w:instrText>
        </w:r>
        <w:r w:rsidR="00AB1BE0">
          <w:rPr>
            <w:noProof/>
            <w:webHidden/>
          </w:rPr>
        </w:r>
        <w:r w:rsidR="00AB1BE0">
          <w:rPr>
            <w:noProof/>
            <w:webHidden/>
          </w:rPr>
          <w:fldChar w:fldCharType="separate"/>
        </w:r>
        <w:r w:rsidR="00AB1BE0">
          <w:rPr>
            <w:noProof/>
            <w:webHidden/>
          </w:rPr>
          <w:t>113</w:t>
        </w:r>
        <w:r w:rsidR="00AB1BE0">
          <w:rPr>
            <w:noProof/>
            <w:webHidden/>
          </w:rPr>
          <w:fldChar w:fldCharType="end"/>
        </w:r>
      </w:hyperlink>
    </w:p>
    <w:p w14:paraId="7817DB6B" w14:textId="77777777" w:rsidR="00AB1BE0" w:rsidRDefault="0011369B">
      <w:pPr>
        <w:pStyle w:val="43"/>
        <w:rPr>
          <w:rFonts w:asciiTheme="minorHAnsi" w:eastAsiaTheme="minorEastAsia" w:hAnsiTheme="minorHAnsi" w:cstheme="minorBidi"/>
          <w:noProof/>
          <w:sz w:val="22"/>
          <w:szCs w:val="22"/>
        </w:rPr>
      </w:pPr>
      <w:hyperlink w:anchor="_Toc226562714" w:history="1">
        <w:r w:rsidR="00AB1BE0" w:rsidRPr="0069410F">
          <w:rPr>
            <w:rStyle w:val="ad"/>
            <w:noProof/>
          </w:rPr>
          <w:t>2.1.16.3.</w:t>
        </w:r>
        <w:r w:rsidR="00AB1BE0">
          <w:rPr>
            <w:rFonts w:asciiTheme="minorHAnsi" w:eastAsiaTheme="minorEastAsia" w:hAnsiTheme="minorHAnsi" w:cstheme="minorBidi"/>
            <w:noProof/>
            <w:sz w:val="22"/>
            <w:szCs w:val="22"/>
          </w:rPr>
          <w:tab/>
        </w:r>
        <w:r w:rsidR="00AB1BE0" w:rsidRPr="0069410F">
          <w:rPr>
            <w:rStyle w:val="ad"/>
            <w:noProof/>
          </w:rPr>
          <w:t>Пример запроса по документу «Справка для миграции» (тип БИГ») ARP_SVAP_MIGRATION</w:t>
        </w:r>
        <w:r w:rsidR="00AB1BE0">
          <w:rPr>
            <w:noProof/>
            <w:webHidden/>
          </w:rPr>
          <w:tab/>
        </w:r>
        <w:r w:rsidR="00AB1BE0">
          <w:rPr>
            <w:noProof/>
            <w:webHidden/>
          </w:rPr>
          <w:fldChar w:fldCharType="begin"/>
        </w:r>
        <w:r w:rsidR="00AB1BE0">
          <w:rPr>
            <w:noProof/>
            <w:webHidden/>
          </w:rPr>
          <w:instrText xml:space="preserve"> PAGEREF _Toc226562714 \h </w:instrText>
        </w:r>
        <w:r w:rsidR="00AB1BE0">
          <w:rPr>
            <w:noProof/>
            <w:webHidden/>
          </w:rPr>
        </w:r>
        <w:r w:rsidR="00AB1BE0">
          <w:rPr>
            <w:noProof/>
            <w:webHidden/>
          </w:rPr>
          <w:fldChar w:fldCharType="separate"/>
        </w:r>
        <w:r w:rsidR="00AB1BE0">
          <w:rPr>
            <w:noProof/>
            <w:webHidden/>
          </w:rPr>
          <w:t>116</w:t>
        </w:r>
        <w:r w:rsidR="00AB1BE0">
          <w:rPr>
            <w:noProof/>
            <w:webHidden/>
          </w:rPr>
          <w:fldChar w:fldCharType="end"/>
        </w:r>
      </w:hyperlink>
    </w:p>
    <w:p w14:paraId="46498C9C" w14:textId="77777777" w:rsidR="00AB1BE0" w:rsidRDefault="0011369B">
      <w:pPr>
        <w:pStyle w:val="34"/>
        <w:rPr>
          <w:rFonts w:asciiTheme="minorHAnsi" w:eastAsiaTheme="minorEastAsia" w:hAnsiTheme="minorHAnsi" w:cstheme="minorBidi"/>
          <w:bCs w:val="0"/>
          <w:iCs w:val="0"/>
          <w:sz w:val="22"/>
          <w:szCs w:val="22"/>
        </w:rPr>
      </w:pPr>
      <w:hyperlink w:anchor="_Toc226562715" w:history="1">
        <w:r w:rsidR="00AB1BE0" w:rsidRPr="0069410F">
          <w:rPr>
            <w:rStyle w:val="ad"/>
          </w:rPr>
          <w:t>2.1.17.</w:t>
        </w:r>
        <w:r w:rsidR="00AB1BE0">
          <w:rPr>
            <w:rFonts w:asciiTheme="minorHAnsi" w:eastAsiaTheme="minorEastAsia" w:hAnsiTheme="minorHAnsi" w:cstheme="minorBidi"/>
            <w:bCs w:val="0"/>
            <w:iCs w:val="0"/>
            <w:sz w:val="22"/>
            <w:szCs w:val="22"/>
          </w:rPr>
          <w:tab/>
        </w:r>
        <w:r w:rsidR="00AB1BE0" w:rsidRPr="0069410F">
          <w:rPr>
            <w:rStyle w:val="ad"/>
          </w:rPr>
          <w:t>«Бухгалтерская справка (ф. 0504833)» ARP_NPS_0504833_</w:t>
        </w:r>
        <w:r w:rsidR="00AB1BE0" w:rsidRPr="0069410F">
          <w:rPr>
            <w:rStyle w:val="ad"/>
            <w:lang w:val="en-US"/>
          </w:rPr>
          <w:t>PUDS</w:t>
        </w:r>
        <w:r w:rsidR="00AB1BE0" w:rsidRPr="0069410F">
          <w:rPr>
            <w:rStyle w:val="ad"/>
          </w:rPr>
          <w:t xml:space="preserve"> (Document)</w:t>
        </w:r>
        <w:r w:rsidR="00AB1BE0">
          <w:rPr>
            <w:webHidden/>
          </w:rPr>
          <w:tab/>
        </w:r>
        <w:r w:rsidR="00AB1BE0">
          <w:rPr>
            <w:webHidden/>
          </w:rPr>
          <w:fldChar w:fldCharType="begin"/>
        </w:r>
        <w:r w:rsidR="00AB1BE0">
          <w:rPr>
            <w:webHidden/>
          </w:rPr>
          <w:instrText xml:space="preserve"> PAGEREF _Toc226562715 \h </w:instrText>
        </w:r>
        <w:r w:rsidR="00AB1BE0">
          <w:rPr>
            <w:webHidden/>
          </w:rPr>
        </w:r>
        <w:r w:rsidR="00AB1BE0">
          <w:rPr>
            <w:webHidden/>
          </w:rPr>
          <w:fldChar w:fldCharType="separate"/>
        </w:r>
        <w:r w:rsidR="00AB1BE0">
          <w:rPr>
            <w:webHidden/>
          </w:rPr>
          <w:t>120</w:t>
        </w:r>
        <w:r w:rsidR="00AB1BE0">
          <w:rPr>
            <w:webHidden/>
          </w:rPr>
          <w:fldChar w:fldCharType="end"/>
        </w:r>
      </w:hyperlink>
    </w:p>
    <w:p w14:paraId="0EA41684" w14:textId="77777777" w:rsidR="00AB1BE0" w:rsidRDefault="0011369B">
      <w:pPr>
        <w:pStyle w:val="43"/>
        <w:rPr>
          <w:rFonts w:asciiTheme="minorHAnsi" w:eastAsiaTheme="minorEastAsia" w:hAnsiTheme="minorHAnsi" w:cstheme="minorBidi"/>
          <w:noProof/>
          <w:sz w:val="22"/>
          <w:szCs w:val="22"/>
        </w:rPr>
      </w:pPr>
      <w:hyperlink w:anchor="_Toc226562716" w:history="1">
        <w:r w:rsidR="00AB1BE0" w:rsidRPr="0069410F">
          <w:rPr>
            <w:rStyle w:val="ad"/>
            <w:noProof/>
          </w:rPr>
          <w:t>2.1.17.1.</w:t>
        </w:r>
        <w:r w:rsidR="00AB1BE0">
          <w:rPr>
            <w:rFonts w:asciiTheme="minorHAnsi" w:eastAsiaTheme="minorEastAsia" w:hAnsiTheme="minorHAnsi" w:cstheme="minorBidi"/>
            <w:noProof/>
            <w:sz w:val="22"/>
            <w:szCs w:val="22"/>
          </w:rPr>
          <w:tab/>
        </w:r>
        <w:r w:rsidR="00AB1BE0" w:rsidRPr="0069410F">
          <w:rPr>
            <w:rStyle w:val="ad"/>
            <w:noProof/>
          </w:rPr>
          <w:t>Перечень параметров тела запроса (Document) по документу «Бухгалтерская справка (ф. 0504833)» ARP_NPS_0504833_</w:t>
        </w:r>
        <w:r w:rsidR="00AB1BE0" w:rsidRPr="0069410F">
          <w:rPr>
            <w:rStyle w:val="ad"/>
            <w:noProof/>
            <w:lang w:val="en-US"/>
          </w:rPr>
          <w:t>PUDS</w:t>
        </w:r>
        <w:r w:rsidR="00AB1BE0" w:rsidRPr="0069410F">
          <w:rPr>
            <w:rStyle w:val="ad"/>
            <w:noProof/>
          </w:rPr>
          <w:t xml:space="preserve"> </w:t>
        </w:r>
        <w:r w:rsidR="00AB1BE0">
          <w:rPr>
            <w:noProof/>
            <w:webHidden/>
          </w:rPr>
          <w:tab/>
        </w:r>
        <w:r w:rsidR="00AB1BE0">
          <w:rPr>
            <w:noProof/>
            <w:webHidden/>
          </w:rPr>
          <w:fldChar w:fldCharType="begin"/>
        </w:r>
        <w:r w:rsidR="00AB1BE0">
          <w:rPr>
            <w:noProof/>
            <w:webHidden/>
          </w:rPr>
          <w:instrText xml:space="preserve"> PAGEREF _Toc226562716 \h </w:instrText>
        </w:r>
        <w:r w:rsidR="00AB1BE0">
          <w:rPr>
            <w:noProof/>
            <w:webHidden/>
          </w:rPr>
        </w:r>
        <w:r w:rsidR="00AB1BE0">
          <w:rPr>
            <w:noProof/>
            <w:webHidden/>
          </w:rPr>
          <w:fldChar w:fldCharType="separate"/>
        </w:r>
        <w:r w:rsidR="00AB1BE0">
          <w:rPr>
            <w:noProof/>
            <w:webHidden/>
          </w:rPr>
          <w:t>120</w:t>
        </w:r>
        <w:r w:rsidR="00AB1BE0">
          <w:rPr>
            <w:noProof/>
            <w:webHidden/>
          </w:rPr>
          <w:fldChar w:fldCharType="end"/>
        </w:r>
      </w:hyperlink>
    </w:p>
    <w:p w14:paraId="48007143" w14:textId="77777777" w:rsidR="00AB1BE0" w:rsidRDefault="0011369B">
      <w:pPr>
        <w:pStyle w:val="43"/>
        <w:rPr>
          <w:rFonts w:asciiTheme="minorHAnsi" w:eastAsiaTheme="minorEastAsia" w:hAnsiTheme="minorHAnsi" w:cstheme="minorBidi"/>
          <w:noProof/>
          <w:sz w:val="22"/>
          <w:szCs w:val="22"/>
        </w:rPr>
      </w:pPr>
      <w:hyperlink w:anchor="_Toc226562717" w:history="1">
        <w:r w:rsidR="00AB1BE0" w:rsidRPr="0069410F">
          <w:rPr>
            <w:rStyle w:val="ad"/>
            <w:noProof/>
          </w:rPr>
          <w:t>2.1.17.2.</w:t>
        </w:r>
        <w:r w:rsidR="00AB1BE0">
          <w:rPr>
            <w:rFonts w:asciiTheme="minorHAnsi" w:eastAsiaTheme="minorEastAsia" w:hAnsiTheme="minorHAnsi" w:cstheme="minorBidi"/>
            <w:noProof/>
            <w:sz w:val="22"/>
            <w:szCs w:val="22"/>
          </w:rPr>
          <w:tab/>
        </w:r>
        <w:r w:rsidR="00AB1BE0" w:rsidRPr="0069410F">
          <w:rPr>
            <w:rStyle w:val="ad"/>
            <w:noProof/>
          </w:rPr>
          <w:t>Пример запроса по документу «Бухгалтерская справка (ф. 0504833)» ARP_NPS_0504833_</w:t>
        </w:r>
        <w:r w:rsidR="00AB1BE0" w:rsidRPr="0069410F">
          <w:rPr>
            <w:rStyle w:val="ad"/>
            <w:noProof/>
            <w:lang w:val="en-US"/>
          </w:rPr>
          <w:t>PUDS</w:t>
        </w:r>
        <w:r w:rsidR="00AB1BE0">
          <w:rPr>
            <w:noProof/>
            <w:webHidden/>
          </w:rPr>
          <w:tab/>
        </w:r>
        <w:r w:rsidR="00AB1BE0">
          <w:rPr>
            <w:noProof/>
            <w:webHidden/>
          </w:rPr>
          <w:fldChar w:fldCharType="begin"/>
        </w:r>
        <w:r w:rsidR="00AB1BE0">
          <w:rPr>
            <w:noProof/>
            <w:webHidden/>
          </w:rPr>
          <w:instrText xml:space="preserve"> PAGEREF _Toc226562717 \h </w:instrText>
        </w:r>
        <w:r w:rsidR="00AB1BE0">
          <w:rPr>
            <w:noProof/>
            <w:webHidden/>
          </w:rPr>
        </w:r>
        <w:r w:rsidR="00AB1BE0">
          <w:rPr>
            <w:noProof/>
            <w:webHidden/>
          </w:rPr>
          <w:fldChar w:fldCharType="separate"/>
        </w:r>
        <w:r w:rsidR="00AB1BE0">
          <w:rPr>
            <w:noProof/>
            <w:webHidden/>
          </w:rPr>
          <w:t>126</w:t>
        </w:r>
        <w:r w:rsidR="00AB1BE0">
          <w:rPr>
            <w:noProof/>
            <w:webHidden/>
          </w:rPr>
          <w:fldChar w:fldCharType="end"/>
        </w:r>
      </w:hyperlink>
    </w:p>
    <w:p w14:paraId="5405F0BA" w14:textId="77777777" w:rsidR="00AB1BE0" w:rsidRDefault="0011369B">
      <w:pPr>
        <w:pStyle w:val="34"/>
        <w:rPr>
          <w:rFonts w:asciiTheme="minorHAnsi" w:eastAsiaTheme="minorEastAsia" w:hAnsiTheme="minorHAnsi" w:cstheme="minorBidi"/>
          <w:bCs w:val="0"/>
          <w:iCs w:val="0"/>
          <w:sz w:val="22"/>
          <w:szCs w:val="22"/>
        </w:rPr>
      </w:pPr>
      <w:hyperlink w:anchor="_Toc226562718" w:history="1">
        <w:r w:rsidR="00AB1BE0" w:rsidRPr="0069410F">
          <w:rPr>
            <w:rStyle w:val="ad"/>
          </w:rPr>
          <w:t>2.1.18.</w:t>
        </w:r>
        <w:r w:rsidR="00AB1BE0">
          <w:rPr>
            <w:rFonts w:asciiTheme="minorHAnsi" w:eastAsiaTheme="minorEastAsia" w:hAnsiTheme="minorHAnsi" w:cstheme="minorBidi"/>
            <w:bCs w:val="0"/>
            <w:iCs w:val="0"/>
            <w:sz w:val="22"/>
            <w:szCs w:val="22"/>
          </w:rPr>
          <w:tab/>
        </w:r>
        <w:r w:rsidR="00AB1BE0" w:rsidRPr="0069410F">
          <w:rPr>
            <w:rStyle w:val="ad"/>
          </w:rPr>
          <w:t xml:space="preserve">«Поручение о перечислении на счет» </w:t>
        </w:r>
        <w:r w:rsidR="00AB1BE0" w:rsidRPr="0069410F">
          <w:rPr>
            <w:rStyle w:val="ad"/>
            <w:lang w:val="en-US"/>
          </w:rPr>
          <w:t>PUDS</w:t>
        </w:r>
        <w:r w:rsidR="00AB1BE0" w:rsidRPr="0069410F">
          <w:rPr>
            <w:rStyle w:val="ad"/>
          </w:rPr>
          <w:t>_P</w:t>
        </w:r>
        <w:r w:rsidR="00AB1BE0" w:rsidRPr="0069410F">
          <w:rPr>
            <w:rStyle w:val="ad"/>
            <w:lang w:val="en-US"/>
          </w:rPr>
          <w:t>PS</w:t>
        </w:r>
        <w:r w:rsidR="00AB1BE0">
          <w:rPr>
            <w:webHidden/>
          </w:rPr>
          <w:tab/>
        </w:r>
        <w:r w:rsidR="00AB1BE0">
          <w:rPr>
            <w:webHidden/>
          </w:rPr>
          <w:fldChar w:fldCharType="begin"/>
        </w:r>
        <w:r w:rsidR="00AB1BE0">
          <w:rPr>
            <w:webHidden/>
          </w:rPr>
          <w:instrText xml:space="preserve"> PAGEREF _Toc226562718 \h </w:instrText>
        </w:r>
        <w:r w:rsidR="00AB1BE0">
          <w:rPr>
            <w:webHidden/>
          </w:rPr>
        </w:r>
        <w:r w:rsidR="00AB1BE0">
          <w:rPr>
            <w:webHidden/>
          </w:rPr>
          <w:fldChar w:fldCharType="separate"/>
        </w:r>
        <w:r w:rsidR="00AB1BE0">
          <w:rPr>
            <w:webHidden/>
          </w:rPr>
          <w:t>128</w:t>
        </w:r>
        <w:r w:rsidR="00AB1BE0">
          <w:rPr>
            <w:webHidden/>
          </w:rPr>
          <w:fldChar w:fldCharType="end"/>
        </w:r>
      </w:hyperlink>
    </w:p>
    <w:p w14:paraId="02F1042A" w14:textId="77777777" w:rsidR="00AB1BE0" w:rsidRDefault="0011369B">
      <w:pPr>
        <w:pStyle w:val="43"/>
        <w:rPr>
          <w:rFonts w:asciiTheme="minorHAnsi" w:eastAsiaTheme="minorEastAsia" w:hAnsiTheme="minorHAnsi" w:cstheme="minorBidi"/>
          <w:noProof/>
          <w:sz w:val="22"/>
          <w:szCs w:val="22"/>
        </w:rPr>
      </w:pPr>
      <w:hyperlink w:anchor="_Toc226562719" w:history="1">
        <w:r w:rsidR="00AB1BE0" w:rsidRPr="0069410F">
          <w:rPr>
            <w:rStyle w:val="ad"/>
            <w:noProof/>
          </w:rPr>
          <w:t>2.1.18.1.</w:t>
        </w:r>
        <w:r w:rsidR="00AB1BE0">
          <w:rPr>
            <w:rFonts w:asciiTheme="minorHAnsi" w:eastAsiaTheme="minorEastAsia" w:hAnsiTheme="minorHAnsi" w:cstheme="minorBidi"/>
            <w:noProof/>
            <w:sz w:val="22"/>
            <w:szCs w:val="22"/>
          </w:rPr>
          <w:tab/>
        </w:r>
        <w:r w:rsidR="00AB1BE0" w:rsidRPr="0069410F">
          <w:rPr>
            <w:rStyle w:val="ad"/>
            <w:noProof/>
          </w:rPr>
          <w:t>Перечень параметров тела запроса (Document) по документу «</w:t>
        </w:r>
        <w:r w:rsidR="00AB1BE0" w:rsidRPr="0069410F">
          <w:rPr>
            <w:rStyle w:val="ad"/>
            <w:noProof/>
            <w:highlight w:val="yellow"/>
          </w:rPr>
          <w:t xml:space="preserve">Поручение о перечислении на счет» </w:t>
        </w:r>
        <w:r w:rsidR="00AB1BE0" w:rsidRPr="0069410F">
          <w:rPr>
            <w:rStyle w:val="ad"/>
            <w:noProof/>
            <w:highlight w:val="yellow"/>
            <w:lang w:val="en-US"/>
          </w:rPr>
          <w:t>PUDS</w:t>
        </w:r>
        <w:r w:rsidR="00AB1BE0" w:rsidRPr="0069410F">
          <w:rPr>
            <w:rStyle w:val="ad"/>
            <w:noProof/>
            <w:highlight w:val="yellow"/>
          </w:rPr>
          <w:t>_P</w:t>
        </w:r>
        <w:r w:rsidR="00AB1BE0" w:rsidRPr="0069410F">
          <w:rPr>
            <w:rStyle w:val="ad"/>
            <w:noProof/>
            <w:highlight w:val="yellow"/>
            <w:lang w:val="en-US"/>
          </w:rPr>
          <w:t>PS</w:t>
        </w:r>
        <w:r w:rsidR="00AB1BE0">
          <w:rPr>
            <w:noProof/>
            <w:webHidden/>
          </w:rPr>
          <w:tab/>
        </w:r>
        <w:r w:rsidR="00AB1BE0">
          <w:rPr>
            <w:noProof/>
            <w:webHidden/>
          </w:rPr>
          <w:fldChar w:fldCharType="begin"/>
        </w:r>
        <w:r w:rsidR="00AB1BE0">
          <w:rPr>
            <w:noProof/>
            <w:webHidden/>
          </w:rPr>
          <w:instrText xml:space="preserve"> PAGEREF _Toc226562719 \h </w:instrText>
        </w:r>
        <w:r w:rsidR="00AB1BE0">
          <w:rPr>
            <w:noProof/>
            <w:webHidden/>
          </w:rPr>
        </w:r>
        <w:r w:rsidR="00AB1BE0">
          <w:rPr>
            <w:noProof/>
            <w:webHidden/>
          </w:rPr>
          <w:fldChar w:fldCharType="separate"/>
        </w:r>
        <w:r w:rsidR="00AB1BE0">
          <w:rPr>
            <w:noProof/>
            <w:webHidden/>
          </w:rPr>
          <w:t>128</w:t>
        </w:r>
        <w:r w:rsidR="00AB1BE0">
          <w:rPr>
            <w:noProof/>
            <w:webHidden/>
          </w:rPr>
          <w:fldChar w:fldCharType="end"/>
        </w:r>
      </w:hyperlink>
    </w:p>
    <w:p w14:paraId="733964A5" w14:textId="77777777" w:rsidR="00AB1BE0" w:rsidRDefault="0011369B">
      <w:pPr>
        <w:pStyle w:val="43"/>
        <w:rPr>
          <w:rFonts w:asciiTheme="minorHAnsi" w:eastAsiaTheme="minorEastAsia" w:hAnsiTheme="minorHAnsi" w:cstheme="minorBidi"/>
          <w:noProof/>
          <w:sz w:val="22"/>
          <w:szCs w:val="22"/>
        </w:rPr>
      </w:pPr>
      <w:hyperlink w:anchor="_Toc226562720" w:history="1">
        <w:r w:rsidR="00AB1BE0" w:rsidRPr="0069410F">
          <w:rPr>
            <w:rStyle w:val="ad"/>
            <w:noProof/>
          </w:rPr>
          <w:t>2.1.18.2.</w:t>
        </w:r>
        <w:r w:rsidR="00AB1BE0">
          <w:rPr>
            <w:rFonts w:asciiTheme="minorHAnsi" w:eastAsiaTheme="minorEastAsia" w:hAnsiTheme="minorHAnsi" w:cstheme="minorBidi"/>
            <w:noProof/>
            <w:sz w:val="22"/>
            <w:szCs w:val="22"/>
          </w:rPr>
          <w:tab/>
        </w:r>
        <w:r w:rsidR="00AB1BE0" w:rsidRPr="0069410F">
          <w:rPr>
            <w:rStyle w:val="ad"/>
            <w:noProof/>
          </w:rPr>
          <w:t xml:space="preserve">Пример запроса по документу «Поручение о перечислении на счет» </w:t>
        </w:r>
        <w:r w:rsidR="00AB1BE0" w:rsidRPr="0069410F">
          <w:rPr>
            <w:rStyle w:val="ad"/>
            <w:noProof/>
            <w:lang w:val="en-US"/>
          </w:rPr>
          <w:t>PUDS</w:t>
        </w:r>
        <w:r w:rsidR="00AB1BE0" w:rsidRPr="0069410F">
          <w:rPr>
            <w:rStyle w:val="ad"/>
            <w:noProof/>
          </w:rPr>
          <w:t>_P</w:t>
        </w:r>
        <w:r w:rsidR="00AB1BE0" w:rsidRPr="0069410F">
          <w:rPr>
            <w:rStyle w:val="ad"/>
            <w:noProof/>
            <w:lang w:val="en-US"/>
          </w:rPr>
          <w:t>PS</w:t>
        </w:r>
        <w:r w:rsidR="00AB1BE0">
          <w:rPr>
            <w:noProof/>
            <w:webHidden/>
          </w:rPr>
          <w:tab/>
        </w:r>
        <w:r w:rsidR="00AB1BE0">
          <w:rPr>
            <w:noProof/>
            <w:webHidden/>
          </w:rPr>
          <w:fldChar w:fldCharType="begin"/>
        </w:r>
        <w:r w:rsidR="00AB1BE0">
          <w:rPr>
            <w:noProof/>
            <w:webHidden/>
          </w:rPr>
          <w:instrText xml:space="preserve"> PAGEREF _Toc226562720 \h </w:instrText>
        </w:r>
        <w:r w:rsidR="00AB1BE0">
          <w:rPr>
            <w:noProof/>
            <w:webHidden/>
          </w:rPr>
        </w:r>
        <w:r w:rsidR="00AB1BE0">
          <w:rPr>
            <w:noProof/>
            <w:webHidden/>
          </w:rPr>
          <w:fldChar w:fldCharType="separate"/>
        </w:r>
        <w:r w:rsidR="00AB1BE0">
          <w:rPr>
            <w:noProof/>
            <w:webHidden/>
          </w:rPr>
          <w:t>129</w:t>
        </w:r>
        <w:r w:rsidR="00AB1BE0">
          <w:rPr>
            <w:noProof/>
            <w:webHidden/>
          </w:rPr>
          <w:fldChar w:fldCharType="end"/>
        </w:r>
      </w:hyperlink>
    </w:p>
    <w:p w14:paraId="7BD70048" w14:textId="77777777" w:rsidR="00AB1BE0" w:rsidRDefault="0011369B">
      <w:pPr>
        <w:pStyle w:val="34"/>
        <w:rPr>
          <w:rFonts w:asciiTheme="minorHAnsi" w:eastAsiaTheme="minorEastAsia" w:hAnsiTheme="minorHAnsi" w:cstheme="minorBidi"/>
          <w:bCs w:val="0"/>
          <w:iCs w:val="0"/>
          <w:sz w:val="22"/>
          <w:szCs w:val="22"/>
        </w:rPr>
      </w:pPr>
      <w:hyperlink w:anchor="_Toc226563146" w:history="1">
        <w:r w:rsidR="00AB1BE0" w:rsidRPr="0069410F">
          <w:rPr>
            <w:rStyle w:val="ad"/>
          </w:rPr>
          <w:t>2.1.19.</w:t>
        </w:r>
        <w:r w:rsidR="00AB1BE0">
          <w:rPr>
            <w:rFonts w:asciiTheme="minorHAnsi" w:eastAsiaTheme="minorEastAsia" w:hAnsiTheme="minorHAnsi" w:cstheme="minorBidi"/>
            <w:bCs w:val="0"/>
            <w:iCs w:val="0"/>
            <w:sz w:val="22"/>
            <w:szCs w:val="22"/>
          </w:rPr>
          <w:tab/>
        </w:r>
        <w:r w:rsidR="00AB1BE0" w:rsidRPr="0069410F">
          <w:rPr>
            <w:rStyle w:val="ad"/>
          </w:rPr>
          <w:t>«Распоряжение о совершении казначейского платежа (перечисление)» MSC_RSKP_Perech</w:t>
        </w:r>
        <w:r w:rsidR="00AB1BE0">
          <w:rPr>
            <w:webHidden/>
          </w:rPr>
          <w:tab/>
        </w:r>
        <w:r w:rsidR="00AB1BE0">
          <w:rPr>
            <w:webHidden/>
          </w:rPr>
          <w:fldChar w:fldCharType="begin"/>
        </w:r>
        <w:r w:rsidR="00AB1BE0">
          <w:rPr>
            <w:webHidden/>
          </w:rPr>
          <w:instrText xml:space="preserve"> PAGEREF _Toc226563146 \h </w:instrText>
        </w:r>
        <w:r w:rsidR="00AB1BE0">
          <w:rPr>
            <w:webHidden/>
          </w:rPr>
        </w:r>
        <w:r w:rsidR="00AB1BE0">
          <w:rPr>
            <w:webHidden/>
          </w:rPr>
          <w:fldChar w:fldCharType="separate"/>
        </w:r>
        <w:r w:rsidR="00AB1BE0">
          <w:rPr>
            <w:webHidden/>
          </w:rPr>
          <w:t>131</w:t>
        </w:r>
        <w:r w:rsidR="00AB1BE0">
          <w:rPr>
            <w:webHidden/>
          </w:rPr>
          <w:fldChar w:fldCharType="end"/>
        </w:r>
      </w:hyperlink>
    </w:p>
    <w:p w14:paraId="0232C21F" w14:textId="77777777" w:rsidR="00AB1BE0" w:rsidRDefault="0011369B">
      <w:pPr>
        <w:pStyle w:val="43"/>
        <w:rPr>
          <w:rFonts w:asciiTheme="minorHAnsi" w:eastAsiaTheme="minorEastAsia" w:hAnsiTheme="minorHAnsi" w:cstheme="minorBidi"/>
          <w:noProof/>
          <w:sz w:val="22"/>
          <w:szCs w:val="22"/>
        </w:rPr>
      </w:pPr>
      <w:hyperlink w:anchor="_Toc226563147" w:history="1">
        <w:r w:rsidR="00AB1BE0" w:rsidRPr="0069410F">
          <w:rPr>
            <w:rStyle w:val="ad"/>
            <w:noProof/>
          </w:rPr>
          <w:t>2.1.19.1.</w:t>
        </w:r>
        <w:r w:rsidR="00AB1BE0">
          <w:rPr>
            <w:rFonts w:asciiTheme="minorHAnsi" w:eastAsiaTheme="minorEastAsia" w:hAnsiTheme="minorHAnsi" w:cstheme="minorBidi"/>
            <w:noProof/>
            <w:sz w:val="22"/>
            <w:szCs w:val="22"/>
          </w:rPr>
          <w:tab/>
        </w:r>
        <w:r w:rsidR="00AB1BE0" w:rsidRPr="0069410F">
          <w:rPr>
            <w:rStyle w:val="ad"/>
            <w:noProof/>
          </w:rPr>
          <w:t xml:space="preserve">Перечень параметров тела запроса (Document) по документу «Распоряжение о совершении казначейского платежа (перечисление)» </w:t>
        </w:r>
        <w:r w:rsidR="00AB1BE0" w:rsidRPr="0069410F">
          <w:rPr>
            <w:rStyle w:val="ad"/>
            <w:noProof/>
            <w:lang w:val="en-US"/>
          </w:rPr>
          <w:t>MSC</w:t>
        </w:r>
        <w:r w:rsidR="00AB1BE0" w:rsidRPr="0069410F">
          <w:rPr>
            <w:rStyle w:val="ad"/>
            <w:noProof/>
          </w:rPr>
          <w:t>_</w:t>
        </w:r>
        <w:r w:rsidR="00AB1BE0" w:rsidRPr="0069410F">
          <w:rPr>
            <w:rStyle w:val="ad"/>
            <w:noProof/>
            <w:lang w:val="en-US"/>
          </w:rPr>
          <w:t>RSKP</w:t>
        </w:r>
        <w:r w:rsidR="00AB1BE0" w:rsidRPr="0069410F">
          <w:rPr>
            <w:rStyle w:val="ad"/>
            <w:noProof/>
          </w:rPr>
          <w:t>_</w:t>
        </w:r>
        <w:r w:rsidR="00AB1BE0" w:rsidRPr="0069410F">
          <w:rPr>
            <w:rStyle w:val="ad"/>
            <w:noProof/>
            <w:lang w:val="en-US"/>
          </w:rPr>
          <w:t>Perech</w:t>
        </w:r>
        <w:r w:rsidR="00AB1BE0">
          <w:rPr>
            <w:noProof/>
            <w:webHidden/>
          </w:rPr>
          <w:tab/>
        </w:r>
        <w:r w:rsidR="00AB1BE0">
          <w:rPr>
            <w:noProof/>
            <w:webHidden/>
          </w:rPr>
          <w:fldChar w:fldCharType="begin"/>
        </w:r>
        <w:r w:rsidR="00AB1BE0">
          <w:rPr>
            <w:noProof/>
            <w:webHidden/>
          </w:rPr>
          <w:instrText xml:space="preserve"> PAGEREF _Toc226563147 \h </w:instrText>
        </w:r>
        <w:r w:rsidR="00AB1BE0">
          <w:rPr>
            <w:noProof/>
            <w:webHidden/>
          </w:rPr>
        </w:r>
        <w:r w:rsidR="00AB1BE0">
          <w:rPr>
            <w:noProof/>
            <w:webHidden/>
          </w:rPr>
          <w:fldChar w:fldCharType="separate"/>
        </w:r>
        <w:r w:rsidR="00AB1BE0">
          <w:rPr>
            <w:noProof/>
            <w:webHidden/>
          </w:rPr>
          <w:t>131</w:t>
        </w:r>
        <w:r w:rsidR="00AB1BE0">
          <w:rPr>
            <w:noProof/>
            <w:webHidden/>
          </w:rPr>
          <w:fldChar w:fldCharType="end"/>
        </w:r>
      </w:hyperlink>
    </w:p>
    <w:p w14:paraId="704DCB64" w14:textId="77777777" w:rsidR="00AB1BE0" w:rsidRDefault="0011369B">
      <w:pPr>
        <w:pStyle w:val="43"/>
        <w:rPr>
          <w:rFonts w:asciiTheme="minorHAnsi" w:eastAsiaTheme="minorEastAsia" w:hAnsiTheme="minorHAnsi" w:cstheme="minorBidi"/>
          <w:noProof/>
          <w:sz w:val="22"/>
          <w:szCs w:val="22"/>
        </w:rPr>
      </w:pPr>
      <w:hyperlink w:anchor="_Toc226563148" w:history="1">
        <w:r w:rsidR="00AB1BE0" w:rsidRPr="0069410F">
          <w:rPr>
            <w:rStyle w:val="ad"/>
            <w:noProof/>
          </w:rPr>
          <w:t>2.1.19.2.</w:t>
        </w:r>
        <w:r w:rsidR="00AB1BE0">
          <w:rPr>
            <w:rFonts w:asciiTheme="minorHAnsi" w:eastAsiaTheme="minorEastAsia" w:hAnsiTheme="minorHAnsi" w:cstheme="minorBidi"/>
            <w:noProof/>
            <w:sz w:val="22"/>
            <w:szCs w:val="22"/>
          </w:rPr>
          <w:tab/>
        </w:r>
        <w:r w:rsidR="00AB1BE0" w:rsidRPr="0069410F">
          <w:rPr>
            <w:rStyle w:val="ad"/>
            <w:noProof/>
          </w:rPr>
          <w:t xml:space="preserve">Пример запроса по документу «Распоряжение о совершении казначейского платежа (перечисление)» </w:t>
        </w:r>
        <w:r w:rsidR="00AB1BE0" w:rsidRPr="0069410F">
          <w:rPr>
            <w:rStyle w:val="ad"/>
            <w:noProof/>
            <w:lang w:val="en-US"/>
          </w:rPr>
          <w:t>MSC</w:t>
        </w:r>
        <w:r w:rsidR="00AB1BE0" w:rsidRPr="0069410F">
          <w:rPr>
            <w:rStyle w:val="ad"/>
            <w:noProof/>
          </w:rPr>
          <w:t>_</w:t>
        </w:r>
        <w:r w:rsidR="00AB1BE0" w:rsidRPr="0069410F">
          <w:rPr>
            <w:rStyle w:val="ad"/>
            <w:noProof/>
            <w:lang w:val="en-US"/>
          </w:rPr>
          <w:t>RSKP</w:t>
        </w:r>
        <w:r w:rsidR="00AB1BE0" w:rsidRPr="0069410F">
          <w:rPr>
            <w:rStyle w:val="ad"/>
            <w:noProof/>
          </w:rPr>
          <w:t>_</w:t>
        </w:r>
        <w:r w:rsidR="00AB1BE0" w:rsidRPr="0069410F">
          <w:rPr>
            <w:rStyle w:val="ad"/>
            <w:noProof/>
            <w:lang w:val="en-US"/>
          </w:rPr>
          <w:t>Perech</w:t>
        </w:r>
        <w:r w:rsidR="00AB1BE0">
          <w:rPr>
            <w:noProof/>
            <w:webHidden/>
          </w:rPr>
          <w:tab/>
        </w:r>
        <w:r w:rsidR="00AB1BE0">
          <w:rPr>
            <w:noProof/>
            <w:webHidden/>
          </w:rPr>
          <w:fldChar w:fldCharType="begin"/>
        </w:r>
        <w:r w:rsidR="00AB1BE0">
          <w:rPr>
            <w:noProof/>
            <w:webHidden/>
          </w:rPr>
          <w:instrText xml:space="preserve"> PAGEREF _Toc226563148 \h </w:instrText>
        </w:r>
        <w:r w:rsidR="00AB1BE0">
          <w:rPr>
            <w:noProof/>
            <w:webHidden/>
          </w:rPr>
        </w:r>
        <w:r w:rsidR="00AB1BE0">
          <w:rPr>
            <w:noProof/>
            <w:webHidden/>
          </w:rPr>
          <w:fldChar w:fldCharType="separate"/>
        </w:r>
        <w:r w:rsidR="00AB1BE0">
          <w:rPr>
            <w:noProof/>
            <w:webHidden/>
          </w:rPr>
          <w:t>133</w:t>
        </w:r>
        <w:r w:rsidR="00AB1BE0">
          <w:rPr>
            <w:noProof/>
            <w:webHidden/>
          </w:rPr>
          <w:fldChar w:fldCharType="end"/>
        </w:r>
      </w:hyperlink>
    </w:p>
    <w:p w14:paraId="7380BB01" w14:textId="77777777" w:rsidR="00AB1BE0" w:rsidRDefault="0011369B">
      <w:pPr>
        <w:pStyle w:val="34"/>
        <w:rPr>
          <w:rFonts w:asciiTheme="minorHAnsi" w:eastAsiaTheme="minorEastAsia" w:hAnsiTheme="minorHAnsi" w:cstheme="minorBidi"/>
          <w:bCs w:val="0"/>
          <w:iCs w:val="0"/>
          <w:sz w:val="22"/>
          <w:szCs w:val="22"/>
        </w:rPr>
      </w:pPr>
      <w:hyperlink w:anchor="_Toc226563149" w:history="1">
        <w:r w:rsidR="00AB1BE0" w:rsidRPr="0069410F">
          <w:rPr>
            <w:rStyle w:val="ad"/>
          </w:rPr>
          <w:t>2.1.20.</w:t>
        </w:r>
        <w:r w:rsidR="00AB1BE0">
          <w:rPr>
            <w:rFonts w:asciiTheme="minorHAnsi" w:eastAsiaTheme="minorEastAsia" w:hAnsiTheme="minorHAnsi" w:cstheme="minorBidi"/>
            <w:bCs w:val="0"/>
            <w:iCs w:val="0"/>
            <w:sz w:val="22"/>
            <w:szCs w:val="22"/>
          </w:rPr>
          <w:tab/>
        </w:r>
        <w:r w:rsidR="00AB1BE0" w:rsidRPr="0069410F">
          <w:rPr>
            <w:rStyle w:val="ad"/>
          </w:rPr>
          <w:t>«Бухгалтерская справка (ф. 0504833)» ARP_SVAP_NG_PUDS (Document)</w:t>
        </w:r>
        <w:r w:rsidR="00AB1BE0">
          <w:rPr>
            <w:webHidden/>
          </w:rPr>
          <w:tab/>
        </w:r>
        <w:r w:rsidR="00AB1BE0">
          <w:rPr>
            <w:webHidden/>
          </w:rPr>
          <w:fldChar w:fldCharType="begin"/>
        </w:r>
        <w:r w:rsidR="00AB1BE0">
          <w:rPr>
            <w:webHidden/>
          </w:rPr>
          <w:instrText xml:space="preserve"> PAGEREF _Toc226563149 \h </w:instrText>
        </w:r>
        <w:r w:rsidR="00AB1BE0">
          <w:rPr>
            <w:webHidden/>
          </w:rPr>
        </w:r>
        <w:r w:rsidR="00AB1BE0">
          <w:rPr>
            <w:webHidden/>
          </w:rPr>
          <w:fldChar w:fldCharType="separate"/>
        </w:r>
        <w:r w:rsidR="00AB1BE0">
          <w:rPr>
            <w:webHidden/>
          </w:rPr>
          <w:t>134</w:t>
        </w:r>
        <w:r w:rsidR="00AB1BE0">
          <w:rPr>
            <w:webHidden/>
          </w:rPr>
          <w:fldChar w:fldCharType="end"/>
        </w:r>
      </w:hyperlink>
    </w:p>
    <w:p w14:paraId="2C931A10" w14:textId="77777777" w:rsidR="00AB1BE0" w:rsidRDefault="0011369B">
      <w:pPr>
        <w:pStyle w:val="43"/>
        <w:rPr>
          <w:rFonts w:asciiTheme="minorHAnsi" w:eastAsiaTheme="minorEastAsia" w:hAnsiTheme="minorHAnsi" w:cstheme="minorBidi"/>
          <w:noProof/>
          <w:sz w:val="22"/>
          <w:szCs w:val="22"/>
        </w:rPr>
      </w:pPr>
      <w:hyperlink w:anchor="_Toc226563150" w:history="1">
        <w:r w:rsidR="00AB1BE0" w:rsidRPr="0069410F">
          <w:rPr>
            <w:rStyle w:val="ad"/>
            <w:noProof/>
          </w:rPr>
          <w:t>2.1.20.1.</w:t>
        </w:r>
        <w:r w:rsidR="00AB1BE0">
          <w:rPr>
            <w:rFonts w:asciiTheme="minorHAnsi" w:eastAsiaTheme="minorEastAsia" w:hAnsiTheme="minorHAnsi" w:cstheme="minorBidi"/>
            <w:noProof/>
            <w:sz w:val="22"/>
            <w:szCs w:val="22"/>
          </w:rPr>
          <w:tab/>
        </w:r>
        <w:r w:rsidR="00AB1BE0" w:rsidRPr="0069410F">
          <w:rPr>
            <w:rStyle w:val="ad"/>
            <w:noProof/>
          </w:rPr>
          <w:t>Перечень параметров тела запроса (Document) по документу «Бухгалтерская справка (ф. 0504833)» ARP_SVAP_NG_PUDS</w:t>
        </w:r>
        <w:r w:rsidR="00AB1BE0">
          <w:rPr>
            <w:noProof/>
            <w:webHidden/>
          </w:rPr>
          <w:tab/>
        </w:r>
        <w:r w:rsidR="00AB1BE0">
          <w:rPr>
            <w:noProof/>
            <w:webHidden/>
          </w:rPr>
          <w:fldChar w:fldCharType="begin"/>
        </w:r>
        <w:r w:rsidR="00AB1BE0">
          <w:rPr>
            <w:noProof/>
            <w:webHidden/>
          </w:rPr>
          <w:instrText xml:space="preserve"> PAGEREF _Toc226563150 \h </w:instrText>
        </w:r>
        <w:r w:rsidR="00AB1BE0">
          <w:rPr>
            <w:noProof/>
            <w:webHidden/>
          </w:rPr>
        </w:r>
        <w:r w:rsidR="00AB1BE0">
          <w:rPr>
            <w:noProof/>
            <w:webHidden/>
          </w:rPr>
          <w:fldChar w:fldCharType="separate"/>
        </w:r>
        <w:r w:rsidR="00AB1BE0">
          <w:rPr>
            <w:noProof/>
            <w:webHidden/>
          </w:rPr>
          <w:t>134</w:t>
        </w:r>
        <w:r w:rsidR="00AB1BE0">
          <w:rPr>
            <w:noProof/>
            <w:webHidden/>
          </w:rPr>
          <w:fldChar w:fldCharType="end"/>
        </w:r>
      </w:hyperlink>
    </w:p>
    <w:p w14:paraId="225BA5AA" w14:textId="77777777" w:rsidR="00AB1BE0" w:rsidRDefault="0011369B">
      <w:pPr>
        <w:pStyle w:val="43"/>
        <w:rPr>
          <w:rFonts w:asciiTheme="minorHAnsi" w:eastAsiaTheme="minorEastAsia" w:hAnsiTheme="minorHAnsi" w:cstheme="minorBidi"/>
          <w:noProof/>
          <w:sz w:val="22"/>
          <w:szCs w:val="22"/>
        </w:rPr>
      </w:pPr>
      <w:hyperlink w:anchor="_Toc226563151" w:history="1">
        <w:r w:rsidR="00AB1BE0" w:rsidRPr="0069410F">
          <w:rPr>
            <w:rStyle w:val="ad"/>
            <w:noProof/>
          </w:rPr>
          <w:t>2.1.20.2.</w:t>
        </w:r>
        <w:r w:rsidR="00AB1BE0">
          <w:rPr>
            <w:rFonts w:asciiTheme="minorHAnsi" w:eastAsiaTheme="minorEastAsia" w:hAnsiTheme="minorHAnsi" w:cstheme="minorBidi"/>
            <w:noProof/>
            <w:sz w:val="22"/>
            <w:szCs w:val="22"/>
          </w:rPr>
          <w:tab/>
        </w:r>
        <w:r w:rsidR="00AB1BE0" w:rsidRPr="0069410F">
          <w:rPr>
            <w:rStyle w:val="ad"/>
            <w:noProof/>
          </w:rPr>
          <w:t>Пример запроса по документу «Бухгалтерская справка (ф. 0504833)» ARP_SVAP_NG_PUDS</w:t>
        </w:r>
        <w:r w:rsidR="00AB1BE0">
          <w:rPr>
            <w:noProof/>
            <w:webHidden/>
          </w:rPr>
          <w:tab/>
        </w:r>
        <w:r w:rsidR="00AB1BE0">
          <w:rPr>
            <w:noProof/>
            <w:webHidden/>
          </w:rPr>
          <w:fldChar w:fldCharType="begin"/>
        </w:r>
        <w:r w:rsidR="00AB1BE0">
          <w:rPr>
            <w:noProof/>
            <w:webHidden/>
          </w:rPr>
          <w:instrText xml:space="preserve"> PAGEREF _Toc226563151 \h </w:instrText>
        </w:r>
        <w:r w:rsidR="00AB1BE0">
          <w:rPr>
            <w:noProof/>
            <w:webHidden/>
          </w:rPr>
        </w:r>
        <w:r w:rsidR="00AB1BE0">
          <w:rPr>
            <w:noProof/>
            <w:webHidden/>
          </w:rPr>
          <w:fldChar w:fldCharType="separate"/>
        </w:r>
        <w:r w:rsidR="00AB1BE0">
          <w:rPr>
            <w:noProof/>
            <w:webHidden/>
          </w:rPr>
          <w:t>139</w:t>
        </w:r>
        <w:r w:rsidR="00AB1BE0">
          <w:rPr>
            <w:noProof/>
            <w:webHidden/>
          </w:rPr>
          <w:fldChar w:fldCharType="end"/>
        </w:r>
      </w:hyperlink>
    </w:p>
    <w:p w14:paraId="30EF3A08" w14:textId="77777777" w:rsidR="00AB1BE0" w:rsidRDefault="0011369B">
      <w:pPr>
        <w:pStyle w:val="34"/>
        <w:rPr>
          <w:rFonts w:asciiTheme="minorHAnsi" w:eastAsiaTheme="minorEastAsia" w:hAnsiTheme="minorHAnsi" w:cstheme="minorBidi"/>
          <w:bCs w:val="0"/>
          <w:iCs w:val="0"/>
          <w:sz w:val="22"/>
          <w:szCs w:val="22"/>
        </w:rPr>
      </w:pPr>
      <w:hyperlink w:anchor="_Toc226563152" w:history="1">
        <w:r w:rsidR="00AB1BE0" w:rsidRPr="0069410F">
          <w:rPr>
            <w:rStyle w:val="ad"/>
          </w:rPr>
          <w:t>2.1.21.</w:t>
        </w:r>
        <w:r w:rsidR="00AB1BE0">
          <w:rPr>
            <w:rFonts w:asciiTheme="minorHAnsi" w:eastAsiaTheme="minorEastAsia" w:hAnsiTheme="minorHAnsi" w:cstheme="minorBidi"/>
            <w:bCs w:val="0"/>
            <w:iCs w:val="0"/>
            <w:sz w:val="22"/>
            <w:szCs w:val="22"/>
          </w:rPr>
          <w:tab/>
        </w:r>
        <w:r w:rsidR="00AB1BE0" w:rsidRPr="0069410F">
          <w:rPr>
            <w:rStyle w:val="ad"/>
          </w:rPr>
          <w:t>«Распоряжение о совершении казначейского платежа (уточнение)» MSC_RSKP_</w:t>
        </w:r>
        <w:r w:rsidR="00AB1BE0" w:rsidRPr="0069410F">
          <w:rPr>
            <w:rStyle w:val="ad"/>
            <w:lang w:val="en-US"/>
          </w:rPr>
          <w:t>Utoch</w:t>
        </w:r>
        <w:r w:rsidR="00AB1BE0">
          <w:rPr>
            <w:webHidden/>
          </w:rPr>
          <w:tab/>
        </w:r>
        <w:r w:rsidR="00AB1BE0">
          <w:rPr>
            <w:webHidden/>
          </w:rPr>
          <w:fldChar w:fldCharType="begin"/>
        </w:r>
        <w:r w:rsidR="00AB1BE0">
          <w:rPr>
            <w:webHidden/>
          </w:rPr>
          <w:instrText xml:space="preserve"> PAGEREF _Toc226563152 \h </w:instrText>
        </w:r>
        <w:r w:rsidR="00AB1BE0">
          <w:rPr>
            <w:webHidden/>
          </w:rPr>
        </w:r>
        <w:r w:rsidR="00AB1BE0">
          <w:rPr>
            <w:webHidden/>
          </w:rPr>
          <w:fldChar w:fldCharType="separate"/>
        </w:r>
        <w:r w:rsidR="00AB1BE0">
          <w:rPr>
            <w:webHidden/>
          </w:rPr>
          <w:t>141</w:t>
        </w:r>
        <w:r w:rsidR="00AB1BE0">
          <w:rPr>
            <w:webHidden/>
          </w:rPr>
          <w:fldChar w:fldCharType="end"/>
        </w:r>
      </w:hyperlink>
    </w:p>
    <w:p w14:paraId="6492257D" w14:textId="77777777" w:rsidR="00AB1BE0" w:rsidRDefault="0011369B">
      <w:pPr>
        <w:pStyle w:val="43"/>
        <w:rPr>
          <w:rFonts w:asciiTheme="minorHAnsi" w:eastAsiaTheme="minorEastAsia" w:hAnsiTheme="minorHAnsi" w:cstheme="minorBidi"/>
          <w:noProof/>
          <w:sz w:val="22"/>
          <w:szCs w:val="22"/>
        </w:rPr>
      </w:pPr>
      <w:hyperlink w:anchor="_Toc226563153" w:history="1">
        <w:r w:rsidR="00AB1BE0" w:rsidRPr="0069410F">
          <w:rPr>
            <w:rStyle w:val="ad"/>
            <w:noProof/>
          </w:rPr>
          <w:t>2.1.21.1.</w:t>
        </w:r>
        <w:r w:rsidR="00AB1BE0">
          <w:rPr>
            <w:rFonts w:asciiTheme="minorHAnsi" w:eastAsiaTheme="minorEastAsia" w:hAnsiTheme="minorHAnsi" w:cstheme="minorBidi"/>
            <w:noProof/>
            <w:sz w:val="22"/>
            <w:szCs w:val="22"/>
          </w:rPr>
          <w:tab/>
        </w:r>
        <w:r w:rsidR="00AB1BE0" w:rsidRPr="0069410F">
          <w:rPr>
            <w:rStyle w:val="ad"/>
            <w:noProof/>
          </w:rPr>
          <w:t>Перечень параметров тела запроса (Document) по документу «Распоряжение о совершении казначейского платежа (уточнение)» MSC_RSKP_</w:t>
        </w:r>
        <w:r w:rsidR="00AB1BE0" w:rsidRPr="0069410F">
          <w:rPr>
            <w:rStyle w:val="ad"/>
            <w:noProof/>
            <w:lang w:val="en-US"/>
          </w:rPr>
          <w:t>Utoch</w:t>
        </w:r>
        <w:r w:rsidR="00AB1BE0">
          <w:rPr>
            <w:noProof/>
            <w:webHidden/>
          </w:rPr>
          <w:tab/>
        </w:r>
        <w:r w:rsidR="00AB1BE0">
          <w:rPr>
            <w:noProof/>
            <w:webHidden/>
          </w:rPr>
          <w:fldChar w:fldCharType="begin"/>
        </w:r>
        <w:r w:rsidR="00AB1BE0">
          <w:rPr>
            <w:noProof/>
            <w:webHidden/>
          </w:rPr>
          <w:instrText xml:space="preserve"> PAGEREF _Toc226563153 \h </w:instrText>
        </w:r>
        <w:r w:rsidR="00AB1BE0">
          <w:rPr>
            <w:noProof/>
            <w:webHidden/>
          </w:rPr>
        </w:r>
        <w:r w:rsidR="00AB1BE0">
          <w:rPr>
            <w:noProof/>
            <w:webHidden/>
          </w:rPr>
          <w:fldChar w:fldCharType="separate"/>
        </w:r>
        <w:r w:rsidR="00AB1BE0">
          <w:rPr>
            <w:noProof/>
            <w:webHidden/>
          </w:rPr>
          <w:t>141</w:t>
        </w:r>
        <w:r w:rsidR="00AB1BE0">
          <w:rPr>
            <w:noProof/>
            <w:webHidden/>
          </w:rPr>
          <w:fldChar w:fldCharType="end"/>
        </w:r>
      </w:hyperlink>
    </w:p>
    <w:p w14:paraId="55B50B6B" w14:textId="77777777" w:rsidR="00AB1BE0" w:rsidRDefault="0011369B">
      <w:pPr>
        <w:pStyle w:val="11"/>
        <w:tabs>
          <w:tab w:val="left" w:pos="2410"/>
        </w:tabs>
        <w:rPr>
          <w:rFonts w:asciiTheme="minorHAnsi" w:eastAsiaTheme="minorEastAsia" w:hAnsiTheme="minorHAnsi" w:cstheme="minorBidi"/>
          <w:b w:val="0"/>
          <w:bCs w:val="0"/>
          <w:caps w:val="0"/>
          <w:sz w:val="22"/>
          <w:szCs w:val="22"/>
        </w:rPr>
      </w:pPr>
      <w:hyperlink w:anchor="_Toc226563154" w:history="1">
        <w:r w:rsidR="00AB1BE0" w:rsidRPr="0069410F">
          <w:rPr>
            <w:rStyle w:val="ad"/>
          </w:rPr>
          <w:t>Приложение</w:t>
        </w:r>
        <w:r w:rsidR="00AB1BE0">
          <w:rPr>
            <w:rFonts w:asciiTheme="minorHAnsi" w:eastAsiaTheme="minorEastAsia" w:hAnsiTheme="minorHAnsi" w:cstheme="minorBidi"/>
            <w:b w:val="0"/>
            <w:bCs w:val="0"/>
            <w:caps w:val="0"/>
            <w:sz w:val="22"/>
            <w:szCs w:val="22"/>
          </w:rPr>
          <w:tab/>
        </w:r>
        <w:r w:rsidR="00AB1BE0" w:rsidRPr="0069410F">
          <w:rPr>
            <w:rStyle w:val="ad"/>
          </w:rPr>
          <w:t>1. ПЕРЕЧЕНЬ АТРИБУТОВ ДОКУМЕНТОВ, ЗАПОЛНЯЕМЫХ В SVAP ПО РЕЗУЛЬТАТАМ ОБРАБОТКИ ЗАПРОСОВ НА ПОДБОР/ СТОРНИРОВАНИЕ / ПЕРЕФОРМИРОВАНИЕ ЗАПИСЕЙ УЧЕТА</w:t>
        </w:r>
        <w:r w:rsidR="00AB1BE0">
          <w:rPr>
            <w:webHidden/>
          </w:rPr>
          <w:tab/>
        </w:r>
        <w:r w:rsidR="00AB1BE0">
          <w:rPr>
            <w:webHidden/>
          </w:rPr>
          <w:fldChar w:fldCharType="begin"/>
        </w:r>
        <w:r w:rsidR="00AB1BE0">
          <w:rPr>
            <w:webHidden/>
          </w:rPr>
          <w:instrText xml:space="preserve"> PAGEREF _Toc226563154 \h </w:instrText>
        </w:r>
        <w:r w:rsidR="00AB1BE0">
          <w:rPr>
            <w:webHidden/>
          </w:rPr>
        </w:r>
        <w:r w:rsidR="00AB1BE0">
          <w:rPr>
            <w:webHidden/>
          </w:rPr>
          <w:fldChar w:fldCharType="separate"/>
        </w:r>
        <w:r w:rsidR="00AB1BE0">
          <w:rPr>
            <w:webHidden/>
          </w:rPr>
          <w:t>146</w:t>
        </w:r>
        <w:r w:rsidR="00AB1BE0">
          <w:rPr>
            <w:webHidden/>
          </w:rPr>
          <w:fldChar w:fldCharType="end"/>
        </w:r>
      </w:hyperlink>
    </w:p>
    <w:p w14:paraId="1D83EE00" w14:textId="77777777" w:rsidR="00AB1BE0" w:rsidRDefault="0011369B">
      <w:pPr>
        <w:pStyle w:val="11"/>
        <w:rPr>
          <w:rFonts w:asciiTheme="minorHAnsi" w:eastAsiaTheme="minorEastAsia" w:hAnsiTheme="minorHAnsi" w:cstheme="minorBidi"/>
          <w:b w:val="0"/>
          <w:bCs w:val="0"/>
          <w:caps w:val="0"/>
          <w:sz w:val="22"/>
          <w:szCs w:val="22"/>
        </w:rPr>
      </w:pPr>
      <w:hyperlink w:anchor="_Toc226563155" w:history="1">
        <w:r w:rsidR="00AB1BE0" w:rsidRPr="0069410F">
          <w:rPr>
            <w:rStyle w:val="ad"/>
          </w:rPr>
          <w:t>СОГЛАСОВАНО</w:t>
        </w:r>
        <w:r w:rsidR="00AB1BE0">
          <w:rPr>
            <w:webHidden/>
          </w:rPr>
          <w:tab/>
        </w:r>
        <w:r w:rsidR="00AB1BE0">
          <w:rPr>
            <w:webHidden/>
          </w:rPr>
          <w:fldChar w:fldCharType="begin"/>
        </w:r>
        <w:r w:rsidR="00AB1BE0">
          <w:rPr>
            <w:webHidden/>
          </w:rPr>
          <w:instrText xml:space="preserve"> PAGEREF _Toc226563155 \h </w:instrText>
        </w:r>
        <w:r w:rsidR="00AB1BE0">
          <w:rPr>
            <w:webHidden/>
          </w:rPr>
        </w:r>
        <w:r w:rsidR="00AB1BE0">
          <w:rPr>
            <w:webHidden/>
          </w:rPr>
          <w:fldChar w:fldCharType="separate"/>
        </w:r>
        <w:r w:rsidR="00AB1BE0">
          <w:rPr>
            <w:webHidden/>
          </w:rPr>
          <w:t>258</w:t>
        </w:r>
        <w:r w:rsidR="00AB1BE0">
          <w:rPr>
            <w:webHidden/>
          </w:rPr>
          <w:fldChar w:fldCharType="end"/>
        </w:r>
      </w:hyperlink>
    </w:p>
    <w:p w14:paraId="694E3F94" w14:textId="77777777" w:rsidR="00AB1BE0" w:rsidRDefault="0011369B">
      <w:pPr>
        <w:pStyle w:val="11"/>
        <w:rPr>
          <w:rFonts w:asciiTheme="minorHAnsi" w:eastAsiaTheme="minorEastAsia" w:hAnsiTheme="minorHAnsi" w:cstheme="minorBidi"/>
          <w:b w:val="0"/>
          <w:bCs w:val="0"/>
          <w:caps w:val="0"/>
          <w:sz w:val="22"/>
          <w:szCs w:val="22"/>
        </w:rPr>
      </w:pPr>
      <w:hyperlink w:anchor="_Toc226563156" w:history="1">
        <w:r w:rsidR="00AB1BE0" w:rsidRPr="0069410F">
          <w:rPr>
            <w:rStyle w:val="ad"/>
          </w:rPr>
          <w:t>ЛИСТ РЕГИСТРАЦИИ ИЗМЕНЕНИЙ</w:t>
        </w:r>
        <w:r w:rsidR="00AB1BE0">
          <w:rPr>
            <w:webHidden/>
          </w:rPr>
          <w:tab/>
        </w:r>
        <w:r w:rsidR="00AB1BE0">
          <w:rPr>
            <w:webHidden/>
          </w:rPr>
          <w:fldChar w:fldCharType="begin"/>
        </w:r>
        <w:r w:rsidR="00AB1BE0">
          <w:rPr>
            <w:webHidden/>
          </w:rPr>
          <w:instrText xml:space="preserve"> PAGEREF _Toc226563156 \h </w:instrText>
        </w:r>
        <w:r w:rsidR="00AB1BE0">
          <w:rPr>
            <w:webHidden/>
          </w:rPr>
        </w:r>
        <w:r w:rsidR="00AB1BE0">
          <w:rPr>
            <w:webHidden/>
          </w:rPr>
          <w:fldChar w:fldCharType="separate"/>
        </w:r>
        <w:r w:rsidR="00AB1BE0">
          <w:rPr>
            <w:webHidden/>
          </w:rPr>
          <w:t>259</w:t>
        </w:r>
        <w:r w:rsidR="00AB1BE0">
          <w:rPr>
            <w:webHidden/>
          </w:rPr>
          <w:fldChar w:fldCharType="end"/>
        </w:r>
      </w:hyperlink>
    </w:p>
    <w:p w14:paraId="0AE06611" w14:textId="06039441" w:rsidR="002564A0" w:rsidRDefault="00367B7D" w:rsidP="00A04ED6">
      <w:pPr>
        <w:pStyle w:val="11"/>
      </w:pPr>
      <w:r w:rsidRPr="005C6BDA">
        <w:rPr>
          <w:b w:val="0"/>
          <w:bCs w:val="0"/>
          <w:caps w:val="0"/>
        </w:rPr>
        <w:fldChar w:fldCharType="end"/>
      </w:r>
    </w:p>
    <w:p w14:paraId="4CEEF51C" w14:textId="61EBD463" w:rsidR="00873EA9" w:rsidRPr="00A04ED6" w:rsidRDefault="00873EA9" w:rsidP="00A04ED6">
      <w:pPr>
        <w:pStyle w:val="GOSTReg"/>
      </w:pPr>
      <w:bookmarkStart w:id="8" w:name="_Toc226562666"/>
      <w:r w:rsidRPr="00A04ED6">
        <w:lastRenderedPageBreak/>
        <w:t>Перечень таблиц</w:t>
      </w:r>
      <w:bookmarkEnd w:id="5"/>
      <w:bookmarkEnd w:id="6"/>
      <w:bookmarkEnd w:id="8"/>
    </w:p>
    <w:p w14:paraId="0CF412F1" w14:textId="77777777" w:rsidR="00AB1BE0" w:rsidRDefault="007E6F58">
      <w:pPr>
        <w:pStyle w:val="affff0"/>
        <w:rPr>
          <w:rFonts w:asciiTheme="minorHAnsi" w:eastAsiaTheme="minorEastAsia" w:hAnsiTheme="minorHAnsi" w:cstheme="minorBidi"/>
          <w:sz w:val="22"/>
          <w:szCs w:val="22"/>
        </w:rPr>
      </w:pPr>
      <w:r w:rsidRPr="005C6BDA">
        <w:fldChar w:fldCharType="begin"/>
      </w:r>
      <w:r w:rsidRPr="00B9499D">
        <w:instrText xml:space="preserve"> TOC \h \z \c "Таблица" </w:instrText>
      </w:r>
      <w:r w:rsidRPr="005C6BDA">
        <w:fldChar w:fldCharType="separate"/>
      </w:r>
      <w:hyperlink w:anchor="_Toc226563157" w:history="1">
        <w:r w:rsidR="00AB1BE0" w:rsidRPr="00990B6C">
          <w:rPr>
            <w:rStyle w:val="ad"/>
          </w:rPr>
          <w:t>Таблица </w:t>
        </w:r>
        <w:r w:rsidR="00AB1BE0">
          <w:rPr>
            <w:rFonts w:asciiTheme="minorHAnsi" w:eastAsiaTheme="minorEastAsia" w:hAnsiTheme="minorHAnsi" w:cstheme="minorBidi"/>
            <w:sz w:val="22"/>
            <w:szCs w:val="22"/>
          </w:rPr>
          <w:tab/>
        </w:r>
        <w:r w:rsidR="00AB1BE0" w:rsidRPr="00990B6C">
          <w:rPr>
            <w:rStyle w:val="ad"/>
          </w:rPr>
          <w:t>1</w:t>
        </w:r>
        <w:r w:rsidR="00AB1BE0" w:rsidRPr="00990B6C">
          <w:rPr>
            <w:rStyle w:val="ad"/>
            <w:lang w:val="en-US"/>
          </w:rPr>
          <w:t xml:space="preserve"> - Список терминов и сокращений</w:t>
        </w:r>
        <w:r w:rsidR="00AB1BE0">
          <w:rPr>
            <w:webHidden/>
          </w:rPr>
          <w:tab/>
        </w:r>
        <w:r w:rsidR="00AB1BE0">
          <w:rPr>
            <w:webHidden/>
          </w:rPr>
          <w:fldChar w:fldCharType="begin"/>
        </w:r>
        <w:r w:rsidR="00AB1BE0">
          <w:rPr>
            <w:webHidden/>
          </w:rPr>
          <w:instrText xml:space="preserve"> PAGEREF _Toc226563157 \h </w:instrText>
        </w:r>
        <w:r w:rsidR="00AB1BE0">
          <w:rPr>
            <w:webHidden/>
          </w:rPr>
        </w:r>
        <w:r w:rsidR="00AB1BE0">
          <w:rPr>
            <w:webHidden/>
          </w:rPr>
          <w:fldChar w:fldCharType="separate"/>
        </w:r>
        <w:r w:rsidR="00AB1BE0">
          <w:rPr>
            <w:webHidden/>
          </w:rPr>
          <w:t>11</w:t>
        </w:r>
        <w:r w:rsidR="00AB1BE0">
          <w:rPr>
            <w:webHidden/>
          </w:rPr>
          <w:fldChar w:fldCharType="end"/>
        </w:r>
      </w:hyperlink>
    </w:p>
    <w:p w14:paraId="0A875BC8" w14:textId="77777777" w:rsidR="00AB1BE0" w:rsidRDefault="0011369B">
      <w:pPr>
        <w:pStyle w:val="affff0"/>
        <w:rPr>
          <w:rFonts w:asciiTheme="minorHAnsi" w:eastAsiaTheme="minorEastAsia" w:hAnsiTheme="minorHAnsi" w:cstheme="minorBidi"/>
          <w:sz w:val="22"/>
          <w:szCs w:val="22"/>
        </w:rPr>
      </w:pPr>
      <w:hyperlink w:anchor="_Toc226563158" w:history="1">
        <w:r w:rsidR="00AB1BE0" w:rsidRPr="00990B6C">
          <w:rPr>
            <w:rStyle w:val="ad"/>
          </w:rPr>
          <w:t>Таблица </w:t>
        </w:r>
        <w:r w:rsidR="00AB1BE0">
          <w:rPr>
            <w:rFonts w:asciiTheme="minorHAnsi" w:eastAsiaTheme="minorEastAsia" w:hAnsiTheme="minorHAnsi" w:cstheme="minorBidi"/>
            <w:sz w:val="22"/>
            <w:szCs w:val="22"/>
          </w:rPr>
          <w:tab/>
        </w:r>
        <w:r w:rsidR="00AB1BE0" w:rsidRPr="00990B6C">
          <w:rPr>
            <w:rStyle w:val="ad"/>
          </w:rPr>
          <w:t>2 - Типы документов</w:t>
        </w:r>
        <w:r w:rsidR="00AB1BE0">
          <w:rPr>
            <w:webHidden/>
          </w:rPr>
          <w:tab/>
        </w:r>
        <w:r w:rsidR="00AB1BE0">
          <w:rPr>
            <w:webHidden/>
          </w:rPr>
          <w:fldChar w:fldCharType="begin"/>
        </w:r>
        <w:r w:rsidR="00AB1BE0">
          <w:rPr>
            <w:webHidden/>
          </w:rPr>
          <w:instrText xml:space="preserve"> PAGEREF _Toc226563158 \h </w:instrText>
        </w:r>
        <w:r w:rsidR="00AB1BE0">
          <w:rPr>
            <w:webHidden/>
          </w:rPr>
        </w:r>
        <w:r w:rsidR="00AB1BE0">
          <w:rPr>
            <w:webHidden/>
          </w:rPr>
          <w:fldChar w:fldCharType="separate"/>
        </w:r>
        <w:r w:rsidR="00AB1BE0">
          <w:rPr>
            <w:webHidden/>
          </w:rPr>
          <w:t>16</w:t>
        </w:r>
        <w:r w:rsidR="00AB1BE0">
          <w:rPr>
            <w:webHidden/>
          </w:rPr>
          <w:fldChar w:fldCharType="end"/>
        </w:r>
      </w:hyperlink>
    </w:p>
    <w:p w14:paraId="05D8ABED" w14:textId="77777777" w:rsidR="00AB1BE0" w:rsidRDefault="0011369B">
      <w:pPr>
        <w:pStyle w:val="affff0"/>
        <w:rPr>
          <w:rFonts w:asciiTheme="minorHAnsi" w:eastAsiaTheme="minorEastAsia" w:hAnsiTheme="minorHAnsi" w:cstheme="minorBidi"/>
          <w:sz w:val="22"/>
          <w:szCs w:val="22"/>
        </w:rPr>
      </w:pPr>
      <w:hyperlink w:anchor="_Toc226563159" w:history="1">
        <w:r w:rsidR="00AB1BE0" w:rsidRPr="00990B6C">
          <w:rPr>
            <w:rStyle w:val="ad"/>
          </w:rPr>
          <w:t>Таблица </w:t>
        </w:r>
        <w:r w:rsidR="00AB1BE0">
          <w:rPr>
            <w:rFonts w:asciiTheme="minorHAnsi" w:eastAsiaTheme="minorEastAsia" w:hAnsiTheme="minorHAnsi" w:cstheme="minorBidi"/>
            <w:sz w:val="22"/>
            <w:szCs w:val="22"/>
          </w:rPr>
          <w:tab/>
        </w:r>
        <w:r w:rsidR="00AB1BE0" w:rsidRPr="00990B6C">
          <w:rPr>
            <w:rStyle w:val="ad"/>
          </w:rPr>
          <w:t>3 - Параметры заголовка (header) запроса на подбор / сторнирование / переформирование записей учета</w:t>
        </w:r>
        <w:r w:rsidR="00AB1BE0">
          <w:rPr>
            <w:webHidden/>
          </w:rPr>
          <w:tab/>
        </w:r>
        <w:r w:rsidR="00AB1BE0">
          <w:rPr>
            <w:webHidden/>
          </w:rPr>
          <w:fldChar w:fldCharType="begin"/>
        </w:r>
        <w:r w:rsidR="00AB1BE0">
          <w:rPr>
            <w:webHidden/>
          </w:rPr>
          <w:instrText xml:space="preserve"> PAGEREF _Toc226563159 \h </w:instrText>
        </w:r>
        <w:r w:rsidR="00AB1BE0">
          <w:rPr>
            <w:webHidden/>
          </w:rPr>
        </w:r>
        <w:r w:rsidR="00AB1BE0">
          <w:rPr>
            <w:webHidden/>
          </w:rPr>
          <w:fldChar w:fldCharType="separate"/>
        </w:r>
        <w:r w:rsidR="00AB1BE0">
          <w:rPr>
            <w:webHidden/>
          </w:rPr>
          <w:t>19</w:t>
        </w:r>
        <w:r w:rsidR="00AB1BE0">
          <w:rPr>
            <w:webHidden/>
          </w:rPr>
          <w:fldChar w:fldCharType="end"/>
        </w:r>
      </w:hyperlink>
    </w:p>
    <w:p w14:paraId="64485346" w14:textId="77777777" w:rsidR="00AB1BE0" w:rsidRDefault="0011369B">
      <w:pPr>
        <w:pStyle w:val="affff0"/>
        <w:rPr>
          <w:rFonts w:asciiTheme="minorHAnsi" w:eastAsiaTheme="minorEastAsia" w:hAnsiTheme="minorHAnsi" w:cstheme="minorBidi"/>
          <w:sz w:val="22"/>
          <w:szCs w:val="22"/>
        </w:rPr>
      </w:pPr>
      <w:hyperlink w:anchor="_Toc226563160" w:history="1">
        <w:r w:rsidR="00AB1BE0" w:rsidRPr="00990B6C">
          <w:rPr>
            <w:rStyle w:val="ad"/>
          </w:rPr>
          <w:t>Таблица </w:t>
        </w:r>
        <w:r w:rsidR="00AB1BE0">
          <w:rPr>
            <w:rFonts w:asciiTheme="minorHAnsi" w:eastAsiaTheme="minorEastAsia" w:hAnsiTheme="minorHAnsi" w:cstheme="minorBidi"/>
            <w:sz w:val="22"/>
            <w:szCs w:val="22"/>
          </w:rPr>
          <w:tab/>
        </w:r>
        <w:r w:rsidR="00AB1BE0" w:rsidRPr="00990B6C">
          <w:rPr>
            <w:rStyle w:val="ad"/>
          </w:rPr>
          <w:t>4 - Параметры тела (Document) запроса на подбор / сторнирование / переформирование записей учета по документу «Заявка на кассовый расход» MSC_ApplCashFlow (Document)</w:t>
        </w:r>
        <w:r w:rsidR="00AB1BE0">
          <w:rPr>
            <w:webHidden/>
          </w:rPr>
          <w:tab/>
        </w:r>
        <w:r w:rsidR="00AB1BE0">
          <w:rPr>
            <w:webHidden/>
          </w:rPr>
          <w:fldChar w:fldCharType="begin"/>
        </w:r>
        <w:r w:rsidR="00AB1BE0">
          <w:rPr>
            <w:webHidden/>
          </w:rPr>
          <w:instrText xml:space="preserve"> PAGEREF _Toc226563160 \h </w:instrText>
        </w:r>
        <w:r w:rsidR="00AB1BE0">
          <w:rPr>
            <w:webHidden/>
          </w:rPr>
        </w:r>
        <w:r w:rsidR="00AB1BE0">
          <w:rPr>
            <w:webHidden/>
          </w:rPr>
          <w:fldChar w:fldCharType="separate"/>
        </w:r>
        <w:r w:rsidR="00AB1BE0">
          <w:rPr>
            <w:webHidden/>
          </w:rPr>
          <w:t>23</w:t>
        </w:r>
        <w:r w:rsidR="00AB1BE0">
          <w:rPr>
            <w:webHidden/>
          </w:rPr>
          <w:fldChar w:fldCharType="end"/>
        </w:r>
      </w:hyperlink>
    </w:p>
    <w:p w14:paraId="45AF9CC4" w14:textId="77777777" w:rsidR="00AB1BE0" w:rsidRDefault="0011369B">
      <w:pPr>
        <w:pStyle w:val="affff0"/>
        <w:rPr>
          <w:rFonts w:asciiTheme="minorHAnsi" w:eastAsiaTheme="minorEastAsia" w:hAnsiTheme="minorHAnsi" w:cstheme="minorBidi"/>
          <w:sz w:val="22"/>
          <w:szCs w:val="22"/>
        </w:rPr>
      </w:pPr>
      <w:hyperlink w:anchor="_Toc226563161" w:history="1">
        <w:r w:rsidR="00AB1BE0" w:rsidRPr="00990B6C">
          <w:rPr>
            <w:rStyle w:val="ad"/>
          </w:rPr>
          <w:t>Таблица </w:t>
        </w:r>
        <w:r w:rsidR="00AB1BE0">
          <w:rPr>
            <w:rFonts w:asciiTheme="minorHAnsi" w:eastAsiaTheme="minorEastAsia" w:hAnsiTheme="minorHAnsi" w:cstheme="minorBidi"/>
            <w:sz w:val="22"/>
            <w:szCs w:val="22"/>
          </w:rPr>
          <w:tab/>
        </w:r>
        <w:r w:rsidR="00AB1BE0" w:rsidRPr="00990B6C">
          <w:rPr>
            <w:rStyle w:val="ad"/>
          </w:rPr>
          <w:t>5 - Параметры тела (Document) запроса на подбор / сторнирование / переформирование записей учета по документу «Заявка на кассовый расход, сокращенная» MSC_ApplCashFlowShrt</w:t>
        </w:r>
        <w:r w:rsidR="00AB1BE0">
          <w:rPr>
            <w:webHidden/>
          </w:rPr>
          <w:tab/>
        </w:r>
        <w:r w:rsidR="00AB1BE0">
          <w:rPr>
            <w:webHidden/>
          </w:rPr>
          <w:fldChar w:fldCharType="begin"/>
        </w:r>
        <w:r w:rsidR="00AB1BE0">
          <w:rPr>
            <w:webHidden/>
          </w:rPr>
          <w:instrText xml:space="preserve"> PAGEREF _Toc226563161 \h </w:instrText>
        </w:r>
        <w:r w:rsidR="00AB1BE0">
          <w:rPr>
            <w:webHidden/>
          </w:rPr>
        </w:r>
        <w:r w:rsidR="00AB1BE0">
          <w:rPr>
            <w:webHidden/>
          </w:rPr>
          <w:fldChar w:fldCharType="separate"/>
        </w:r>
        <w:r w:rsidR="00AB1BE0">
          <w:rPr>
            <w:webHidden/>
          </w:rPr>
          <w:t>26</w:t>
        </w:r>
        <w:r w:rsidR="00AB1BE0">
          <w:rPr>
            <w:webHidden/>
          </w:rPr>
          <w:fldChar w:fldCharType="end"/>
        </w:r>
      </w:hyperlink>
    </w:p>
    <w:p w14:paraId="7D1DDA19" w14:textId="77777777" w:rsidR="00AB1BE0" w:rsidRDefault="0011369B">
      <w:pPr>
        <w:pStyle w:val="affff0"/>
        <w:rPr>
          <w:rFonts w:asciiTheme="minorHAnsi" w:eastAsiaTheme="minorEastAsia" w:hAnsiTheme="minorHAnsi" w:cstheme="minorBidi"/>
          <w:sz w:val="22"/>
          <w:szCs w:val="22"/>
        </w:rPr>
      </w:pPr>
      <w:hyperlink w:anchor="_Toc226563162" w:history="1">
        <w:r w:rsidR="00AB1BE0" w:rsidRPr="00990B6C">
          <w:rPr>
            <w:rStyle w:val="ad"/>
          </w:rPr>
          <w:t>Таблица </w:t>
        </w:r>
        <w:r w:rsidR="00AB1BE0">
          <w:rPr>
            <w:rFonts w:asciiTheme="minorHAnsi" w:eastAsiaTheme="minorEastAsia" w:hAnsiTheme="minorHAnsi" w:cstheme="minorBidi"/>
            <w:sz w:val="22"/>
            <w:szCs w:val="22"/>
          </w:rPr>
          <w:tab/>
        </w:r>
        <w:r w:rsidR="00AB1BE0" w:rsidRPr="00990B6C">
          <w:rPr>
            <w:rStyle w:val="ad"/>
          </w:rPr>
          <w:t>6 - Параметры тела (Document) запроса на подбор / сторнирование / переформирование записей учета по документу «Заявка на получение наличных денег» MSC_ApplCash</w:t>
        </w:r>
        <w:r w:rsidR="00AB1BE0">
          <w:rPr>
            <w:webHidden/>
          </w:rPr>
          <w:tab/>
        </w:r>
        <w:r w:rsidR="00AB1BE0">
          <w:rPr>
            <w:webHidden/>
          </w:rPr>
          <w:fldChar w:fldCharType="begin"/>
        </w:r>
        <w:r w:rsidR="00AB1BE0">
          <w:rPr>
            <w:webHidden/>
          </w:rPr>
          <w:instrText xml:space="preserve"> PAGEREF _Toc226563162 \h </w:instrText>
        </w:r>
        <w:r w:rsidR="00AB1BE0">
          <w:rPr>
            <w:webHidden/>
          </w:rPr>
        </w:r>
        <w:r w:rsidR="00AB1BE0">
          <w:rPr>
            <w:webHidden/>
          </w:rPr>
          <w:fldChar w:fldCharType="separate"/>
        </w:r>
        <w:r w:rsidR="00AB1BE0">
          <w:rPr>
            <w:webHidden/>
          </w:rPr>
          <w:t>28</w:t>
        </w:r>
        <w:r w:rsidR="00AB1BE0">
          <w:rPr>
            <w:webHidden/>
          </w:rPr>
          <w:fldChar w:fldCharType="end"/>
        </w:r>
      </w:hyperlink>
    </w:p>
    <w:p w14:paraId="7D44FB8C" w14:textId="77777777" w:rsidR="00AB1BE0" w:rsidRDefault="0011369B">
      <w:pPr>
        <w:pStyle w:val="affff0"/>
        <w:rPr>
          <w:rFonts w:asciiTheme="minorHAnsi" w:eastAsiaTheme="minorEastAsia" w:hAnsiTheme="minorHAnsi" w:cstheme="minorBidi"/>
          <w:sz w:val="22"/>
          <w:szCs w:val="22"/>
        </w:rPr>
      </w:pPr>
      <w:hyperlink w:anchor="_Toc226563163" w:history="1">
        <w:r w:rsidR="00AB1BE0" w:rsidRPr="00990B6C">
          <w:rPr>
            <w:rStyle w:val="ad"/>
          </w:rPr>
          <w:t>Таблица </w:t>
        </w:r>
        <w:r w:rsidR="00AB1BE0">
          <w:rPr>
            <w:rFonts w:asciiTheme="minorHAnsi" w:eastAsiaTheme="minorEastAsia" w:hAnsiTheme="minorHAnsi" w:cstheme="minorBidi"/>
            <w:sz w:val="22"/>
            <w:szCs w:val="22"/>
          </w:rPr>
          <w:tab/>
        </w:r>
        <w:r w:rsidR="00AB1BE0" w:rsidRPr="00990B6C">
          <w:rPr>
            <w:rStyle w:val="ad"/>
          </w:rPr>
          <w:t>7 - Параметры тела (Document) запроса на подбор / сторнирование / переформирование записей учета по документу «Расчетный документ» MSC_PAYM_ORDER_0401060</w:t>
        </w:r>
        <w:r w:rsidR="00AB1BE0">
          <w:rPr>
            <w:webHidden/>
          </w:rPr>
          <w:tab/>
        </w:r>
        <w:r w:rsidR="00AB1BE0">
          <w:rPr>
            <w:webHidden/>
          </w:rPr>
          <w:fldChar w:fldCharType="begin"/>
        </w:r>
        <w:r w:rsidR="00AB1BE0">
          <w:rPr>
            <w:webHidden/>
          </w:rPr>
          <w:instrText xml:space="preserve"> PAGEREF _Toc226563163 \h </w:instrText>
        </w:r>
        <w:r w:rsidR="00AB1BE0">
          <w:rPr>
            <w:webHidden/>
          </w:rPr>
        </w:r>
        <w:r w:rsidR="00AB1BE0">
          <w:rPr>
            <w:webHidden/>
          </w:rPr>
          <w:fldChar w:fldCharType="separate"/>
        </w:r>
        <w:r w:rsidR="00AB1BE0">
          <w:rPr>
            <w:webHidden/>
          </w:rPr>
          <w:t>31</w:t>
        </w:r>
        <w:r w:rsidR="00AB1BE0">
          <w:rPr>
            <w:webHidden/>
          </w:rPr>
          <w:fldChar w:fldCharType="end"/>
        </w:r>
      </w:hyperlink>
    </w:p>
    <w:p w14:paraId="5A731D79" w14:textId="77777777" w:rsidR="00AB1BE0" w:rsidRDefault="0011369B">
      <w:pPr>
        <w:pStyle w:val="affff0"/>
        <w:rPr>
          <w:rFonts w:asciiTheme="minorHAnsi" w:eastAsiaTheme="minorEastAsia" w:hAnsiTheme="minorHAnsi" w:cstheme="minorBidi"/>
          <w:sz w:val="22"/>
          <w:szCs w:val="22"/>
        </w:rPr>
      </w:pPr>
      <w:hyperlink w:anchor="_Toc226563164" w:history="1">
        <w:r w:rsidR="00AB1BE0" w:rsidRPr="00990B6C">
          <w:rPr>
            <w:rStyle w:val="ad"/>
          </w:rPr>
          <w:t>Таблица </w:t>
        </w:r>
        <w:r w:rsidR="00AB1BE0">
          <w:rPr>
            <w:rFonts w:asciiTheme="minorHAnsi" w:eastAsiaTheme="minorEastAsia" w:hAnsiTheme="minorHAnsi" w:cstheme="minorBidi"/>
            <w:sz w:val="22"/>
            <w:szCs w:val="22"/>
          </w:rPr>
          <w:tab/>
        </w:r>
        <w:r w:rsidR="00AB1BE0" w:rsidRPr="00990B6C">
          <w:rPr>
            <w:rStyle w:val="ad"/>
          </w:rPr>
          <w:t>8 - Параметры тела (Document) запроса на подбор / сторнирование / переформирование записей учета по документу «Заявка на возврат» MSC_ApplRefund</w:t>
        </w:r>
        <w:r w:rsidR="00AB1BE0">
          <w:rPr>
            <w:webHidden/>
          </w:rPr>
          <w:tab/>
        </w:r>
        <w:r w:rsidR="00AB1BE0">
          <w:rPr>
            <w:webHidden/>
          </w:rPr>
          <w:fldChar w:fldCharType="begin"/>
        </w:r>
        <w:r w:rsidR="00AB1BE0">
          <w:rPr>
            <w:webHidden/>
          </w:rPr>
          <w:instrText xml:space="preserve"> PAGEREF _Toc226563164 \h </w:instrText>
        </w:r>
        <w:r w:rsidR="00AB1BE0">
          <w:rPr>
            <w:webHidden/>
          </w:rPr>
        </w:r>
        <w:r w:rsidR="00AB1BE0">
          <w:rPr>
            <w:webHidden/>
          </w:rPr>
          <w:fldChar w:fldCharType="separate"/>
        </w:r>
        <w:r w:rsidR="00AB1BE0">
          <w:rPr>
            <w:webHidden/>
          </w:rPr>
          <w:t>37</w:t>
        </w:r>
        <w:r w:rsidR="00AB1BE0">
          <w:rPr>
            <w:webHidden/>
          </w:rPr>
          <w:fldChar w:fldCharType="end"/>
        </w:r>
      </w:hyperlink>
    </w:p>
    <w:p w14:paraId="0D3E8F4A" w14:textId="77777777" w:rsidR="00AB1BE0" w:rsidRDefault="0011369B">
      <w:pPr>
        <w:pStyle w:val="affff0"/>
        <w:rPr>
          <w:rFonts w:asciiTheme="minorHAnsi" w:eastAsiaTheme="minorEastAsia" w:hAnsiTheme="minorHAnsi" w:cstheme="minorBidi"/>
          <w:sz w:val="22"/>
          <w:szCs w:val="22"/>
        </w:rPr>
      </w:pPr>
      <w:hyperlink w:anchor="_Toc226563165" w:history="1">
        <w:r w:rsidR="00AB1BE0" w:rsidRPr="00990B6C">
          <w:rPr>
            <w:rStyle w:val="ad"/>
          </w:rPr>
          <w:t>Таблица </w:t>
        </w:r>
        <w:r w:rsidR="00AB1BE0">
          <w:rPr>
            <w:rFonts w:asciiTheme="minorHAnsi" w:eastAsiaTheme="minorEastAsia" w:hAnsiTheme="minorHAnsi" w:cstheme="minorBidi"/>
            <w:sz w:val="22"/>
            <w:szCs w:val="22"/>
          </w:rPr>
          <w:tab/>
        </w:r>
        <w:r w:rsidR="00AB1BE0" w:rsidRPr="00990B6C">
          <w:rPr>
            <w:rStyle w:val="ad"/>
          </w:rPr>
          <w:t>9 - Параметры тела (Document) запроса на подбор / сторнирование / переформирование записей учета по документу «Сводная заявка на кассовый расход» MSC_SumApplCashFlowTax</w:t>
        </w:r>
        <w:r w:rsidR="00AB1BE0">
          <w:rPr>
            <w:webHidden/>
          </w:rPr>
          <w:tab/>
        </w:r>
        <w:r w:rsidR="00AB1BE0">
          <w:rPr>
            <w:webHidden/>
          </w:rPr>
          <w:fldChar w:fldCharType="begin"/>
        </w:r>
        <w:r w:rsidR="00AB1BE0">
          <w:rPr>
            <w:webHidden/>
          </w:rPr>
          <w:instrText xml:space="preserve"> PAGEREF _Toc226563165 \h </w:instrText>
        </w:r>
        <w:r w:rsidR="00AB1BE0">
          <w:rPr>
            <w:webHidden/>
          </w:rPr>
        </w:r>
        <w:r w:rsidR="00AB1BE0">
          <w:rPr>
            <w:webHidden/>
          </w:rPr>
          <w:fldChar w:fldCharType="separate"/>
        </w:r>
        <w:r w:rsidR="00AB1BE0">
          <w:rPr>
            <w:webHidden/>
          </w:rPr>
          <w:t>40</w:t>
        </w:r>
        <w:r w:rsidR="00AB1BE0">
          <w:rPr>
            <w:webHidden/>
          </w:rPr>
          <w:fldChar w:fldCharType="end"/>
        </w:r>
      </w:hyperlink>
    </w:p>
    <w:p w14:paraId="340BC5AD" w14:textId="77777777" w:rsidR="00AB1BE0" w:rsidRDefault="0011369B">
      <w:pPr>
        <w:pStyle w:val="affff0"/>
        <w:rPr>
          <w:rFonts w:asciiTheme="minorHAnsi" w:eastAsiaTheme="minorEastAsia" w:hAnsiTheme="minorHAnsi" w:cstheme="minorBidi"/>
          <w:sz w:val="22"/>
          <w:szCs w:val="22"/>
        </w:rPr>
      </w:pPr>
      <w:hyperlink w:anchor="_Toc226563166" w:history="1">
        <w:r w:rsidR="00AB1BE0" w:rsidRPr="00990B6C">
          <w:rPr>
            <w:rStyle w:val="ad"/>
          </w:rPr>
          <w:t>Таблица </w:t>
        </w:r>
        <w:r w:rsidR="00AB1BE0">
          <w:rPr>
            <w:rFonts w:asciiTheme="minorHAnsi" w:eastAsiaTheme="minorEastAsia" w:hAnsiTheme="minorHAnsi" w:cstheme="minorBidi"/>
            <w:sz w:val="22"/>
            <w:szCs w:val="22"/>
          </w:rPr>
          <w:tab/>
        </w:r>
        <w:r w:rsidR="00AB1BE0" w:rsidRPr="00990B6C">
          <w:rPr>
            <w:rStyle w:val="ad"/>
          </w:rPr>
          <w:t>10 - Параметры тела (Document) запроса на подбор / сторнирование / переформирование записей учета по документу «Заявка на получение денежных средств, перечисляемых на карту (ф. 0531243)» MSC_ApplFundsCard</w:t>
        </w:r>
        <w:r w:rsidR="00AB1BE0">
          <w:rPr>
            <w:webHidden/>
          </w:rPr>
          <w:tab/>
        </w:r>
        <w:r w:rsidR="00AB1BE0">
          <w:rPr>
            <w:webHidden/>
          </w:rPr>
          <w:fldChar w:fldCharType="begin"/>
        </w:r>
        <w:r w:rsidR="00AB1BE0">
          <w:rPr>
            <w:webHidden/>
          </w:rPr>
          <w:instrText xml:space="preserve"> PAGEREF _Toc226563166 \h </w:instrText>
        </w:r>
        <w:r w:rsidR="00AB1BE0">
          <w:rPr>
            <w:webHidden/>
          </w:rPr>
        </w:r>
        <w:r w:rsidR="00AB1BE0">
          <w:rPr>
            <w:webHidden/>
          </w:rPr>
          <w:fldChar w:fldCharType="separate"/>
        </w:r>
        <w:r w:rsidR="00AB1BE0">
          <w:rPr>
            <w:webHidden/>
          </w:rPr>
          <w:t>43</w:t>
        </w:r>
        <w:r w:rsidR="00AB1BE0">
          <w:rPr>
            <w:webHidden/>
          </w:rPr>
          <w:fldChar w:fldCharType="end"/>
        </w:r>
      </w:hyperlink>
    </w:p>
    <w:p w14:paraId="42AB55BD" w14:textId="77777777" w:rsidR="00AB1BE0" w:rsidRDefault="0011369B">
      <w:pPr>
        <w:pStyle w:val="affff0"/>
        <w:rPr>
          <w:rFonts w:asciiTheme="minorHAnsi" w:eastAsiaTheme="minorEastAsia" w:hAnsiTheme="minorHAnsi" w:cstheme="minorBidi"/>
          <w:sz w:val="22"/>
          <w:szCs w:val="22"/>
        </w:rPr>
      </w:pPr>
      <w:hyperlink w:anchor="_Toc226563167" w:history="1">
        <w:r w:rsidR="00AB1BE0" w:rsidRPr="00990B6C">
          <w:rPr>
            <w:rStyle w:val="ad"/>
          </w:rPr>
          <w:t>Таблица </w:t>
        </w:r>
        <w:r w:rsidR="00AB1BE0">
          <w:rPr>
            <w:rFonts w:asciiTheme="minorHAnsi" w:eastAsiaTheme="minorEastAsia" w:hAnsiTheme="minorHAnsi" w:cstheme="minorBidi"/>
            <w:sz w:val="22"/>
            <w:szCs w:val="22"/>
          </w:rPr>
          <w:tab/>
        </w:r>
        <w:r w:rsidR="00AB1BE0" w:rsidRPr="00990B6C">
          <w:rPr>
            <w:rStyle w:val="ad"/>
          </w:rPr>
          <w:t>11 - Параметры тела (Document) запроса на подбор / сторнирование / переформирование записей учета по документу «Акт приемки-передачи показателей лицевого счета» VLS_ACT_0531766</w:t>
        </w:r>
        <w:r w:rsidR="00AB1BE0">
          <w:rPr>
            <w:webHidden/>
          </w:rPr>
          <w:tab/>
        </w:r>
        <w:r w:rsidR="00AB1BE0">
          <w:rPr>
            <w:webHidden/>
          </w:rPr>
          <w:fldChar w:fldCharType="begin"/>
        </w:r>
        <w:r w:rsidR="00AB1BE0">
          <w:rPr>
            <w:webHidden/>
          </w:rPr>
          <w:instrText xml:space="preserve"> PAGEREF _Toc226563167 \h </w:instrText>
        </w:r>
        <w:r w:rsidR="00AB1BE0">
          <w:rPr>
            <w:webHidden/>
          </w:rPr>
        </w:r>
        <w:r w:rsidR="00AB1BE0">
          <w:rPr>
            <w:webHidden/>
          </w:rPr>
          <w:fldChar w:fldCharType="separate"/>
        </w:r>
        <w:r w:rsidR="00AB1BE0">
          <w:rPr>
            <w:webHidden/>
          </w:rPr>
          <w:t>46</w:t>
        </w:r>
        <w:r w:rsidR="00AB1BE0">
          <w:rPr>
            <w:webHidden/>
          </w:rPr>
          <w:fldChar w:fldCharType="end"/>
        </w:r>
      </w:hyperlink>
    </w:p>
    <w:p w14:paraId="42050FF9" w14:textId="77777777" w:rsidR="00AB1BE0" w:rsidRDefault="0011369B">
      <w:pPr>
        <w:pStyle w:val="affff0"/>
        <w:rPr>
          <w:rFonts w:asciiTheme="minorHAnsi" w:eastAsiaTheme="minorEastAsia" w:hAnsiTheme="minorHAnsi" w:cstheme="minorBidi"/>
          <w:sz w:val="22"/>
          <w:szCs w:val="22"/>
        </w:rPr>
      </w:pPr>
      <w:hyperlink w:anchor="_Toc226563168" w:history="1">
        <w:r w:rsidR="00AB1BE0" w:rsidRPr="00990B6C">
          <w:rPr>
            <w:rStyle w:val="ad"/>
          </w:rPr>
          <w:t>Таблица </w:t>
        </w:r>
        <w:r w:rsidR="00AB1BE0">
          <w:rPr>
            <w:rFonts w:asciiTheme="minorHAnsi" w:eastAsiaTheme="minorEastAsia" w:hAnsiTheme="minorHAnsi" w:cstheme="minorBidi"/>
            <w:sz w:val="22"/>
            <w:szCs w:val="22"/>
          </w:rPr>
          <w:tab/>
        </w:r>
        <w:r w:rsidR="00AB1BE0" w:rsidRPr="00990B6C">
          <w:rPr>
            <w:rStyle w:val="ad"/>
          </w:rPr>
          <w:t>12 - Параметры тела (Document) запроса на подбор / сторнирование / переформирование записей учета по документу «Акт приемки-передачи кассовых выплат, поступлений и обязательств при реорганизации участников бюджетного процесса (ф. 0531728)» VLS_ACT_0531728</w:t>
        </w:r>
        <w:r w:rsidR="00AB1BE0">
          <w:rPr>
            <w:webHidden/>
          </w:rPr>
          <w:tab/>
        </w:r>
        <w:r w:rsidR="00AB1BE0">
          <w:rPr>
            <w:webHidden/>
          </w:rPr>
          <w:fldChar w:fldCharType="begin"/>
        </w:r>
        <w:r w:rsidR="00AB1BE0">
          <w:rPr>
            <w:webHidden/>
          </w:rPr>
          <w:instrText xml:space="preserve"> PAGEREF _Toc226563168 \h </w:instrText>
        </w:r>
        <w:r w:rsidR="00AB1BE0">
          <w:rPr>
            <w:webHidden/>
          </w:rPr>
        </w:r>
        <w:r w:rsidR="00AB1BE0">
          <w:rPr>
            <w:webHidden/>
          </w:rPr>
          <w:fldChar w:fldCharType="separate"/>
        </w:r>
        <w:r w:rsidR="00AB1BE0">
          <w:rPr>
            <w:webHidden/>
          </w:rPr>
          <w:t>61</w:t>
        </w:r>
        <w:r w:rsidR="00AB1BE0">
          <w:rPr>
            <w:webHidden/>
          </w:rPr>
          <w:fldChar w:fldCharType="end"/>
        </w:r>
      </w:hyperlink>
    </w:p>
    <w:p w14:paraId="574294E7" w14:textId="77777777" w:rsidR="00AB1BE0" w:rsidRDefault="0011369B">
      <w:pPr>
        <w:pStyle w:val="affff0"/>
        <w:rPr>
          <w:rFonts w:asciiTheme="minorHAnsi" w:eastAsiaTheme="minorEastAsia" w:hAnsiTheme="minorHAnsi" w:cstheme="minorBidi"/>
          <w:sz w:val="22"/>
          <w:szCs w:val="22"/>
        </w:rPr>
      </w:pPr>
      <w:hyperlink w:anchor="_Toc226563169" w:history="1">
        <w:r w:rsidR="00AB1BE0" w:rsidRPr="00990B6C">
          <w:rPr>
            <w:rStyle w:val="ad"/>
          </w:rPr>
          <w:t>Таблица </w:t>
        </w:r>
        <w:r w:rsidR="00AB1BE0">
          <w:rPr>
            <w:rFonts w:asciiTheme="minorHAnsi" w:eastAsiaTheme="minorEastAsia" w:hAnsiTheme="minorHAnsi" w:cstheme="minorBidi"/>
            <w:sz w:val="22"/>
            <w:szCs w:val="22"/>
          </w:rPr>
          <w:tab/>
        </w:r>
        <w:r w:rsidR="00AB1BE0" w:rsidRPr="00990B6C">
          <w:rPr>
            <w:rStyle w:val="ad"/>
          </w:rPr>
          <w:t>13 - Параметры тела (Document) запроса на подбор / сторнирование / переформирование записей учета по документу «Уведомление об уточнении вида и принадлежности платежа» (ф. 0531809) MSC_NoticeClarTypePay</w:t>
        </w:r>
        <w:r w:rsidR="00AB1BE0">
          <w:rPr>
            <w:webHidden/>
          </w:rPr>
          <w:tab/>
        </w:r>
        <w:r w:rsidR="00AB1BE0">
          <w:rPr>
            <w:webHidden/>
          </w:rPr>
          <w:fldChar w:fldCharType="begin"/>
        </w:r>
        <w:r w:rsidR="00AB1BE0">
          <w:rPr>
            <w:webHidden/>
          </w:rPr>
          <w:instrText xml:space="preserve"> PAGEREF _Toc226563169 \h </w:instrText>
        </w:r>
        <w:r w:rsidR="00AB1BE0">
          <w:rPr>
            <w:webHidden/>
          </w:rPr>
        </w:r>
        <w:r w:rsidR="00AB1BE0">
          <w:rPr>
            <w:webHidden/>
          </w:rPr>
          <w:fldChar w:fldCharType="separate"/>
        </w:r>
        <w:r w:rsidR="00AB1BE0">
          <w:rPr>
            <w:webHidden/>
          </w:rPr>
          <w:t>84</w:t>
        </w:r>
        <w:r w:rsidR="00AB1BE0">
          <w:rPr>
            <w:webHidden/>
          </w:rPr>
          <w:fldChar w:fldCharType="end"/>
        </w:r>
      </w:hyperlink>
    </w:p>
    <w:p w14:paraId="30574CC4" w14:textId="77777777" w:rsidR="00AB1BE0" w:rsidRDefault="0011369B">
      <w:pPr>
        <w:pStyle w:val="affff0"/>
        <w:rPr>
          <w:rFonts w:asciiTheme="minorHAnsi" w:eastAsiaTheme="minorEastAsia" w:hAnsiTheme="minorHAnsi" w:cstheme="minorBidi"/>
          <w:sz w:val="22"/>
          <w:szCs w:val="22"/>
        </w:rPr>
      </w:pPr>
      <w:hyperlink w:anchor="_Toc226563170" w:history="1">
        <w:r w:rsidR="00AB1BE0" w:rsidRPr="00990B6C">
          <w:rPr>
            <w:rStyle w:val="ad"/>
          </w:rPr>
          <w:t>Таблица </w:t>
        </w:r>
        <w:r w:rsidR="00AB1BE0">
          <w:rPr>
            <w:rFonts w:asciiTheme="minorHAnsi" w:eastAsiaTheme="minorEastAsia" w:hAnsiTheme="minorHAnsi" w:cstheme="minorBidi"/>
            <w:sz w:val="22"/>
            <w:szCs w:val="22"/>
          </w:rPr>
          <w:tab/>
        </w:r>
        <w:r w:rsidR="00AB1BE0" w:rsidRPr="00990B6C">
          <w:rPr>
            <w:rStyle w:val="ad"/>
          </w:rPr>
          <w:t xml:space="preserve">14 – Параметры тела (Document) запроса на подбор / сторнирование / переформирование записей учета по документу «Бухгалтерская справка» (ф. 0504833) </w:t>
        </w:r>
        <w:r w:rsidR="00AB1BE0" w:rsidRPr="00990B6C">
          <w:rPr>
            <w:rStyle w:val="ad"/>
            <w:lang w:val="en-US"/>
          </w:rPr>
          <w:t>VLS</w:t>
        </w:r>
        <w:r w:rsidR="00AB1BE0" w:rsidRPr="00990B6C">
          <w:rPr>
            <w:rStyle w:val="ad"/>
          </w:rPr>
          <w:t>_</w:t>
        </w:r>
        <w:r w:rsidR="00AB1BE0" w:rsidRPr="00990B6C">
          <w:rPr>
            <w:rStyle w:val="ad"/>
            <w:lang w:val="en-US"/>
          </w:rPr>
          <w:t>REPORT</w:t>
        </w:r>
        <w:r w:rsidR="00AB1BE0" w:rsidRPr="00990B6C">
          <w:rPr>
            <w:rStyle w:val="ad"/>
          </w:rPr>
          <w:t>_</w:t>
        </w:r>
        <w:r w:rsidR="00AB1BE0" w:rsidRPr="00990B6C">
          <w:rPr>
            <w:rStyle w:val="ad"/>
            <w:lang w:val="en-US"/>
          </w:rPr>
          <w:t>DO</w:t>
        </w:r>
        <w:r w:rsidR="00AB1BE0">
          <w:rPr>
            <w:webHidden/>
          </w:rPr>
          <w:tab/>
        </w:r>
        <w:r w:rsidR="00AB1BE0">
          <w:rPr>
            <w:webHidden/>
          </w:rPr>
          <w:fldChar w:fldCharType="begin"/>
        </w:r>
        <w:r w:rsidR="00AB1BE0">
          <w:rPr>
            <w:webHidden/>
          </w:rPr>
          <w:instrText xml:space="preserve"> PAGEREF _Toc226563170 \h </w:instrText>
        </w:r>
        <w:r w:rsidR="00AB1BE0">
          <w:rPr>
            <w:webHidden/>
          </w:rPr>
        </w:r>
        <w:r w:rsidR="00AB1BE0">
          <w:rPr>
            <w:webHidden/>
          </w:rPr>
          <w:fldChar w:fldCharType="separate"/>
        </w:r>
        <w:r w:rsidR="00AB1BE0">
          <w:rPr>
            <w:webHidden/>
          </w:rPr>
          <w:t>89</w:t>
        </w:r>
        <w:r w:rsidR="00AB1BE0">
          <w:rPr>
            <w:webHidden/>
          </w:rPr>
          <w:fldChar w:fldCharType="end"/>
        </w:r>
      </w:hyperlink>
    </w:p>
    <w:p w14:paraId="2028D5CB" w14:textId="77777777" w:rsidR="00AB1BE0" w:rsidRDefault="0011369B">
      <w:pPr>
        <w:pStyle w:val="affff0"/>
        <w:rPr>
          <w:rFonts w:asciiTheme="minorHAnsi" w:eastAsiaTheme="minorEastAsia" w:hAnsiTheme="minorHAnsi" w:cstheme="minorBidi"/>
          <w:sz w:val="22"/>
          <w:szCs w:val="22"/>
        </w:rPr>
      </w:pPr>
      <w:hyperlink w:anchor="_Toc226563171" w:history="1">
        <w:r w:rsidR="00AB1BE0" w:rsidRPr="00990B6C">
          <w:rPr>
            <w:rStyle w:val="ad"/>
          </w:rPr>
          <w:t>Таблица </w:t>
        </w:r>
        <w:r w:rsidR="00AB1BE0">
          <w:rPr>
            <w:rFonts w:asciiTheme="minorHAnsi" w:eastAsiaTheme="minorEastAsia" w:hAnsiTheme="minorHAnsi" w:cstheme="minorBidi"/>
            <w:sz w:val="22"/>
            <w:szCs w:val="22"/>
          </w:rPr>
          <w:tab/>
        </w:r>
        <w:r w:rsidR="00AB1BE0" w:rsidRPr="00990B6C">
          <w:rPr>
            <w:rStyle w:val="ad"/>
          </w:rPr>
          <w:t>15 - Параметры тела (Document) запроса на подбор / сторнирование / переформирование записей учета по документу «Бухгалтерская справка (ф. 0504833)» ARP_FAH_0504833</w:t>
        </w:r>
        <w:r w:rsidR="00AB1BE0">
          <w:rPr>
            <w:webHidden/>
          </w:rPr>
          <w:tab/>
        </w:r>
        <w:r w:rsidR="00AB1BE0">
          <w:rPr>
            <w:webHidden/>
          </w:rPr>
          <w:fldChar w:fldCharType="begin"/>
        </w:r>
        <w:r w:rsidR="00AB1BE0">
          <w:rPr>
            <w:webHidden/>
          </w:rPr>
          <w:instrText xml:space="preserve"> PAGEREF _Toc226563171 \h </w:instrText>
        </w:r>
        <w:r w:rsidR="00AB1BE0">
          <w:rPr>
            <w:webHidden/>
          </w:rPr>
        </w:r>
        <w:r w:rsidR="00AB1BE0">
          <w:rPr>
            <w:webHidden/>
          </w:rPr>
          <w:fldChar w:fldCharType="separate"/>
        </w:r>
        <w:r w:rsidR="00AB1BE0">
          <w:rPr>
            <w:webHidden/>
          </w:rPr>
          <w:t>100</w:t>
        </w:r>
        <w:r w:rsidR="00AB1BE0">
          <w:rPr>
            <w:webHidden/>
          </w:rPr>
          <w:fldChar w:fldCharType="end"/>
        </w:r>
      </w:hyperlink>
    </w:p>
    <w:p w14:paraId="599E9760" w14:textId="77777777" w:rsidR="00AB1BE0" w:rsidRDefault="0011369B">
      <w:pPr>
        <w:pStyle w:val="affff0"/>
        <w:rPr>
          <w:rFonts w:asciiTheme="minorHAnsi" w:eastAsiaTheme="minorEastAsia" w:hAnsiTheme="minorHAnsi" w:cstheme="minorBidi"/>
          <w:sz w:val="22"/>
          <w:szCs w:val="22"/>
        </w:rPr>
      </w:pPr>
      <w:hyperlink w:anchor="_Toc226563172" w:history="1">
        <w:r w:rsidR="00AB1BE0" w:rsidRPr="00990B6C">
          <w:rPr>
            <w:rStyle w:val="ad"/>
          </w:rPr>
          <w:t>Таблица </w:t>
        </w:r>
        <w:r w:rsidR="00AB1BE0">
          <w:rPr>
            <w:rFonts w:asciiTheme="minorHAnsi" w:eastAsiaTheme="minorEastAsia" w:hAnsiTheme="minorHAnsi" w:cstheme="minorBidi"/>
            <w:sz w:val="22"/>
            <w:szCs w:val="22"/>
          </w:rPr>
          <w:tab/>
        </w:r>
        <w:r w:rsidR="00AB1BE0" w:rsidRPr="00990B6C">
          <w:rPr>
            <w:rStyle w:val="ad"/>
          </w:rPr>
          <w:t>16 - Параметры тела (Document) запроса на подбор / сторнирование / переформирование записей учета по документу «Справка для миграции» ARP_SVAP_MIGRATION</w:t>
        </w:r>
        <w:r w:rsidR="00AB1BE0">
          <w:rPr>
            <w:webHidden/>
          </w:rPr>
          <w:tab/>
        </w:r>
        <w:r w:rsidR="00AB1BE0">
          <w:rPr>
            <w:webHidden/>
          </w:rPr>
          <w:fldChar w:fldCharType="begin"/>
        </w:r>
        <w:r w:rsidR="00AB1BE0">
          <w:rPr>
            <w:webHidden/>
          </w:rPr>
          <w:instrText xml:space="preserve"> PAGEREF _Toc226563172 \h </w:instrText>
        </w:r>
        <w:r w:rsidR="00AB1BE0">
          <w:rPr>
            <w:webHidden/>
          </w:rPr>
        </w:r>
        <w:r w:rsidR="00AB1BE0">
          <w:rPr>
            <w:webHidden/>
          </w:rPr>
          <w:fldChar w:fldCharType="separate"/>
        </w:r>
        <w:r w:rsidR="00AB1BE0">
          <w:rPr>
            <w:webHidden/>
          </w:rPr>
          <w:t>110</w:t>
        </w:r>
        <w:r w:rsidR="00AB1BE0">
          <w:rPr>
            <w:webHidden/>
          </w:rPr>
          <w:fldChar w:fldCharType="end"/>
        </w:r>
      </w:hyperlink>
    </w:p>
    <w:p w14:paraId="3422146B" w14:textId="77777777" w:rsidR="00AB1BE0" w:rsidRDefault="0011369B">
      <w:pPr>
        <w:pStyle w:val="affff0"/>
        <w:rPr>
          <w:rFonts w:asciiTheme="minorHAnsi" w:eastAsiaTheme="minorEastAsia" w:hAnsiTheme="minorHAnsi" w:cstheme="minorBidi"/>
          <w:sz w:val="22"/>
          <w:szCs w:val="22"/>
        </w:rPr>
      </w:pPr>
      <w:hyperlink w:anchor="_Toc226563173" w:history="1">
        <w:r w:rsidR="00AB1BE0" w:rsidRPr="00990B6C">
          <w:rPr>
            <w:rStyle w:val="ad"/>
          </w:rPr>
          <w:t>Таблица </w:t>
        </w:r>
        <w:r w:rsidR="00AB1BE0">
          <w:rPr>
            <w:rFonts w:asciiTheme="minorHAnsi" w:eastAsiaTheme="minorEastAsia" w:hAnsiTheme="minorHAnsi" w:cstheme="minorBidi"/>
            <w:sz w:val="22"/>
            <w:szCs w:val="22"/>
          </w:rPr>
          <w:tab/>
        </w:r>
        <w:r w:rsidR="00AB1BE0" w:rsidRPr="00990B6C">
          <w:rPr>
            <w:rStyle w:val="ad"/>
          </w:rPr>
          <w:t>17 - Параметры тела (Document) запроса на подбор / сторнирование / переформирование записей учета по документу «Бухгалтерская справка (ф. 0504833)» ARP_NPS_0504833_</w:t>
        </w:r>
        <w:r w:rsidR="00AB1BE0" w:rsidRPr="00990B6C">
          <w:rPr>
            <w:rStyle w:val="ad"/>
            <w:lang w:val="en-US"/>
          </w:rPr>
          <w:t>PUDS</w:t>
        </w:r>
        <w:r w:rsidR="00AB1BE0">
          <w:rPr>
            <w:webHidden/>
          </w:rPr>
          <w:tab/>
        </w:r>
        <w:r w:rsidR="00AB1BE0">
          <w:rPr>
            <w:webHidden/>
          </w:rPr>
          <w:fldChar w:fldCharType="begin"/>
        </w:r>
        <w:r w:rsidR="00AB1BE0">
          <w:rPr>
            <w:webHidden/>
          </w:rPr>
          <w:instrText xml:space="preserve"> PAGEREF _Toc226563173 \h </w:instrText>
        </w:r>
        <w:r w:rsidR="00AB1BE0">
          <w:rPr>
            <w:webHidden/>
          </w:rPr>
        </w:r>
        <w:r w:rsidR="00AB1BE0">
          <w:rPr>
            <w:webHidden/>
          </w:rPr>
          <w:fldChar w:fldCharType="separate"/>
        </w:r>
        <w:r w:rsidR="00AB1BE0">
          <w:rPr>
            <w:webHidden/>
          </w:rPr>
          <w:t>120</w:t>
        </w:r>
        <w:r w:rsidR="00AB1BE0">
          <w:rPr>
            <w:webHidden/>
          </w:rPr>
          <w:fldChar w:fldCharType="end"/>
        </w:r>
      </w:hyperlink>
    </w:p>
    <w:p w14:paraId="1A761ED8" w14:textId="77777777" w:rsidR="00AB1BE0" w:rsidRDefault="0011369B">
      <w:pPr>
        <w:pStyle w:val="affff0"/>
        <w:rPr>
          <w:rFonts w:asciiTheme="minorHAnsi" w:eastAsiaTheme="minorEastAsia" w:hAnsiTheme="minorHAnsi" w:cstheme="minorBidi"/>
          <w:sz w:val="22"/>
          <w:szCs w:val="22"/>
        </w:rPr>
      </w:pPr>
      <w:hyperlink w:anchor="_Toc226563174" w:history="1">
        <w:r w:rsidR="00AB1BE0" w:rsidRPr="00990B6C">
          <w:rPr>
            <w:rStyle w:val="ad"/>
          </w:rPr>
          <w:t>Таблица </w:t>
        </w:r>
        <w:r w:rsidR="00AB1BE0">
          <w:rPr>
            <w:rFonts w:asciiTheme="minorHAnsi" w:eastAsiaTheme="minorEastAsia" w:hAnsiTheme="minorHAnsi" w:cstheme="minorBidi"/>
            <w:sz w:val="22"/>
            <w:szCs w:val="22"/>
          </w:rPr>
          <w:tab/>
        </w:r>
        <w:r w:rsidR="00AB1BE0" w:rsidRPr="00990B6C">
          <w:rPr>
            <w:rStyle w:val="ad"/>
          </w:rPr>
          <w:t xml:space="preserve">18 - Параметры тела (Document) запроса на подбор / сторнирование / переформирование записей учета по документу «Поручение о перечислении на счет» </w:t>
        </w:r>
        <w:r w:rsidR="00AB1BE0" w:rsidRPr="00990B6C">
          <w:rPr>
            <w:rStyle w:val="ad"/>
            <w:lang w:val="en-US"/>
          </w:rPr>
          <w:t>PUDS</w:t>
        </w:r>
        <w:r w:rsidR="00AB1BE0" w:rsidRPr="00990B6C">
          <w:rPr>
            <w:rStyle w:val="ad"/>
          </w:rPr>
          <w:t>_P</w:t>
        </w:r>
        <w:r w:rsidR="00AB1BE0" w:rsidRPr="00990B6C">
          <w:rPr>
            <w:rStyle w:val="ad"/>
            <w:lang w:val="en-US"/>
          </w:rPr>
          <w:t>PS</w:t>
        </w:r>
        <w:r w:rsidR="00AB1BE0">
          <w:rPr>
            <w:webHidden/>
          </w:rPr>
          <w:tab/>
        </w:r>
        <w:r w:rsidR="00AB1BE0">
          <w:rPr>
            <w:webHidden/>
          </w:rPr>
          <w:fldChar w:fldCharType="begin"/>
        </w:r>
        <w:r w:rsidR="00AB1BE0">
          <w:rPr>
            <w:webHidden/>
          </w:rPr>
          <w:instrText xml:space="preserve"> PAGEREF _Toc226563174 \h </w:instrText>
        </w:r>
        <w:r w:rsidR="00AB1BE0">
          <w:rPr>
            <w:webHidden/>
          </w:rPr>
        </w:r>
        <w:r w:rsidR="00AB1BE0">
          <w:rPr>
            <w:webHidden/>
          </w:rPr>
          <w:fldChar w:fldCharType="separate"/>
        </w:r>
        <w:r w:rsidR="00AB1BE0">
          <w:rPr>
            <w:webHidden/>
          </w:rPr>
          <w:t>128</w:t>
        </w:r>
        <w:r w:rsidR="00AB1BE0">
          <w:rPr>
            <w:webHidden/>
          </w:rPr>
          <w:fldChar w:fldCharType="end"/>
        </w:r>
      </w:hyperlink>
    </w:p>
    <w:p w14:paraId="408A135E" w14:textId="77777777" w:rsidR="00AB1BE0" w:rsidRDefault="0011369B">
      <w:pPr>
        <w:pStyle w:val="affff0"/>
        <w:rPr>
          <w:rFonts w:asciiTheme="minorHAnsi" w:eastAsiaTheme="minorEastAsia" w:hAnsiTheme="minorHAnsi" w:cstheme="minorBidi"/>
          <w:sz w:val="22"/>
          <w:szCs w:val="22"/>
        </w:rPr>
      </w:pPr>
      <w:hyperlink w:anchor="_Toc226563175" w:history="1">
        <w:r w:rsidR="00AB1BE0" w:rsidRPr="00990B6C">
          <w:rPr>
            <w:rStyle w:val="ad"/>
          </w:rPr>
          <w:t>Таблица </w:t>
        </w:r>
        <w:r w:rsidR="00AB1BE0">
          <w:rPr>
            <w:rFonts w:asciiTheme="minorHAnsi" w:eastAsiaTheme="minorEastAsia" w:hAnsiTheme="minorHAnsi" w:cstheme="minorBidi"/>
            <w:sz w:val="22"/>
            <w:szCs w:val="22"/>
          </w:rPr>
          <w:tab/>
        </w:r>
        <w:r w:rsidR="00AB1BE0" w:rsidRPr="00990B6C">
          <w:rPr>
            <w:rStyle w:val="ad"/>
          </w:rPr>
          <w:t xml:space="preserve">19 - Параметры тела (Document) запроса на подбор / сторнирование / переформирование записей учета по документу «Распоряжение о совершении казначейского платежа (перечисление)» </w:t>
        </w:r>
        <w:r w:rsidR="00AB1BE0" w:rsidRPr="00990B6C">
          <w:rPr>
            <w:rStyle w:val="ad"/>
            <w:lang w:val="en-US"/>
          </w:rPr>
          <w:t>MSC</w:t>
        </w:r>
        <w:r w:rsidR="00AB1BE0" w:rsidRPr="00990B6C">
          <w:rPr>
            <w:rStyle w:val="ad"/>
          </w:rPr>
          <w:t>_</w:t>
        </w:r>
        <w:r w:rsidR="00AB1BE0" w:rsidRPr="00990B6C">
          <w:rPr>
            <w:rStyle w:val="ad"/>
            <w:lang w:val="en-US"/>
          </w:rPr>
          <w:t>RSKP</w:t>
        </w:r>
        <w:r w:rsidR="00AB1BE0" w:rsidRPr="00990B6C">
          <w:rPr>
            <w:rStyle w:val="ad"/>
          </w:rPr>
          <w:t>_</w:t>
        </w:r>
        <w:r w:rsidR="00AB1BE0" w:rsidRPr="00990B6C">
          <w:rPr>
            <w:rStyle w:val="ad"/>
            <w:lang w:val="en-US"/>
          </w:rPr>
          <w:t>Perech</w:t>
        </w:r>
        <w:r w:rsidR="00AB1BE0">
          <w:rPr>
            <w:webHidden/>
          </w:rPr>
          <w:tab/>
        </w:r>
        <w:r w:rsidR="00AB1BE0">
          <w:rPr>
            <w:webHidden/>
          </w:rPr>
          <w:fldChar w:fldCharType="begin"/>
        </w:r>
        <w:r w:rsidR="00AB1BE0">
          <w:rPr>
            <w:webHidden/>
          </w:rPr>
          <w:instrText xml:space="preserve"> PAGEREF _Toc226563175 \h </w:instrText>
        </w:r>
        <w:r w:rsidR="00AB1BE0">
          <w:rPr>
            <w:webHidden/>
          </w:rPr>
        </w:r>
        <w:r w:rsidR="00AB1BE0">
          <w:rPr>
            <w:webHidden/>
          </w:rPr>
          <w:fldChar w:fldCharType="separate"/>
        </w:r>
        <w:r w:rsidR="00AB1BE0">
          <w:rPr>
            <w:webHidden/>
          </w:rPr>
          <w:t>131</w:t>
        </w:r>
        <w:r w:rsidR="00AB1BE0">
          <w:rPr>
            <w:webHidden/>
          </w:rPr>
          <w:fldChar w:fldCharType="end"/>
        </w:r>
      </w:hyperlink>
    </w:p>
    <w:p w14:paraId="0C15E142" w14:textId="77777777" w:rsidR="00AB1BE0" w:rsidRDefault="0011369B">
      <w:pPr>
        <w:pStyle w:val="affff0"/>
        <w:rPr>
          <w:rFonts w:asciiTheme="minorHAnsi" w:eastAsiaTheme="minorEastAsia" w:hAnsiTheme="minorHAnsi" w:cstheme="minorBidi"/>
          <w:sz w:val="22"/>
          <w:szCs w:val="22"/>
        </w:rPr>
      </w:pPr>
      <w:hyperlink w:anchor="_Toc226563176" w:history="1">
        <w:r w:rsidR="00AB1BE0" w:rsidRPr="00990B6C">
          <w:rPr>
            <w:rStyle w:val="ad"/>
          </w:rPr>
          <w:t>Таблица </w:t>
        </w:r>
        <w:r w:rsidR="00AB1BE0">
          <w:rPr>
            <w:rFonts w:asciiTheme="minorHAnsi" w:eastAsiaTheme="minorEastAsia" w:hAnsiTheme="minorHAnsi" w:cstheme="minorBidi"/>
            <w:sz w:val="22"/>
            <w:szCs w:val="22"/>
          </w:rPr>
          <w:tab/>
        </w:r>
        <w:r w:rsidR="00AB1BE0" w:rsidRPr="00990B6C">
          <w:rPr>
            <w:rStyle w:val="ad"/>
          </w:rPr>
          <w:t>20 - Параметры тела (Document) запроса на подбор / сторнирование / переформирование записей учета по документу «Бухгалтерская справка (ф. 0504833)» ARP_SVAP_NG_PUDS</w:t>
        </w:r>
        <w:r w:rsidR="00AB1BE0">
          <w:rPr>
            <w:webHidden/>
          </w:rPr>
          <w:tab/>
        </w:r>
        <w:r w:rsidR="00AB1BE0">
          <w:rPr>
            <w:webHidden/>
          </w:rPr>
          <w:fldChar w:fldCharType="begin"/>
        </w:r>
        <w:r w:rsidR="00AB1BE0">
          <w:rPr>
            <w:webHidden/>
          </w:rPr>
          <w:instrText xml:space="preserve"> PAGEREF _Toc226563176 \h </w:instrText>
        </w:r>
        <w:r w:rsidR="00AB1BE0">
          <w:rPr>
            <w:webHidden/>
          </w:rPr>
        </w:r>
        <w:r w:rsidR="00AB1BE0">
          <w:rPr>
            <w:webHidden/>
          </w:rPr>
          <w:fldChar w:fldCharType="separate"/>
        </w:r>
        <w:r w:rsidR="00AB1BE0">
          <w:rPr>
            <w:webHidden/>
          </w:rPr>
          <w:t>134</w:t>
        </w:r>
        <w:r w:rsidR="00AB1BE0">
          <w:rPr>
            <w:webHidden/>
          </w:rPr>
          <w:fldChar w:fldCharType="end"/>
        </w:r>
      </w:hyperlink>
    </w:p>
    <w:p w14:paraId="3E6F47DD" w14:textId="77777777" w:rsidR="00AB1BE0" w:rsidRDefault="0011369B">
      <w:pPr>
        <w:pStyle w:val="affff0"/>
        <w:rPr>
          <w:rFonts w:asciiTheme="minorHAnsi" w:eastAsiaTheme="minorEastAsia" w:hAnsiTheme="minorHAnsi" w:cstheme="minorBidi"/>
          <w:sz w:val="22"/>
          <w:szCs w:val="22"/>
        </w:rPr>
      </w:pPr>
      <w:hyperlink w:anchor="_Toc226563177" w:history="1">
        <w:r w:rsidR="00AB1BE0" w:rsidRPr="00990B6C">
          <w:rPr>
            <w:rStyle w:val="ad"/>
          </w:rPr>
          <w:t>Таблица </w:t>
        </w:r>
        <w:r w:rsidR="00AB1BE0">
          <w:rPr>
            <w:rFonts w:asciiTheme="minorHAnsi" w:eastAsiaTheme="minorEastAsia" w:hAnsiTheme="minorHAnsi" w:cstheme="minorBidi"/>
            <w:sz w:val="22"/>
            <w:szCs w:val="22"/>
          </w:rPr>
          <w:tab/>
        </w:r>
        <w:r w:rsidR="00AB1BE0" w:rsidRPr="00990B6C">
          <w:rPr>
            <w:rStyle w:val="ad"/>
          </w:rPr>
          <w:t xml:space="preserve">21 - Параметры тела (Document) запроса на подбор / сторнирование / переформирование записей учета по документу «Распоряжение о совершении казначейского платежа (уточнение)» </w:t>
        </w:r>
        <w:r w:rsidR="00AB1BE0" w:rsidRPr="00990B6C">
          <w:rPr>
            <w:rStyle w:val="ad"/>
            <w:rFonts w:cs="Arial"/>
            <w:iCs/>
          </w:rPr>
          <w:t>MSC_RSKP_</w:t>
        </w:r>
        <w:r w:rsidR="00AB1BE0" w:rsidRPr="00990B6C">
          <w:rPr>
            <w:rStyle w:val="ad"/>
            <w:rFonts w:cs="Arial"/>
            <w:lang w:val="en-US"/>
          </w:rPr>
          <w:t>Utoch</w:t>
        </w:r>
        <w:r w:rsidR="00AB1BE0">
          <w:rPr>
            <w:webHidden/>
          </w:rPr>
          <w:tab/>
        </w:r>
        <w:r w:rsidR="00AB1BE0">
          <w:rPr>
            <w:webHidden/>
          </w:rPr>
          <w:fldChar w:fldCharType="begin"/>
        </w:r>
        <w:r w:rsidR="00AB1BE0">
          <w:rPr>
            <w:webHidden/>
          </w:rPr>
          <w:instrText xml:space="preserve"> PAGEREF _Toc226563177 \h </w:instrText>
        </w:r>
        <w:r w:rsidR="00AB1BE0">
          <w:rPr>
            <w:webHidden/>
          </w:rPr>
        </w:r>
        <w:r w:rsidR="00AB1BE0">
          <w:rPr>
            <w:webHidden/>
          </w:rPr>
          <w:fldChar w:fldCharType="separate"/>
        </w:r>
        <w:r w:rsidR="00AB1BE0">
          <w:rPr>
            <w:webHidden/>
          </w:rPr>
          <w:t>141</w:t>
        </w:r>
        <w:r w:rsidR="00AB1BE0">
          <w:rPr>
            <w:webHidden/>
          </w:rPr>
          <w:fldChar w:fldCharType="end"/>
        </w:r>
      </w:hyperlink>
    </w:p>
    <w:p w14:paraId="4E24CD8A" w14:textId="77777777" w:rsidR="00AB1BE0" w:rsidRDefault="0011369B">
      <w:pPr>
        <w:pStyle w:val="affff0"/>
        <w:rPr>
          <w:rFonts w:asciiTheme="minorHAnsi" w:eastAsiaTheme="minorEastAsia" w:hAnsiTheme="minorHAnsi" w:cstheme="minorBidi"/>
          <w:sz w:val="22"/>
          <w:szCs w:val="22"/>
        </w:rPr>
      </w:pPr>
      <w:hyperlink w:anchor="_Toc226563178" w:history="1">
        <w:r w:rsidR="00AB1BE0" w:rsidRPr="00990B6C">
          <w:rPr>
            <w:rStyle w:val="ad"/>
          </w:rPr>
          <w:t>Таблица </w:t>
        </w:r>
        <w:r w:rsidR="00AB1BE0">
          <w:rPr>
            <w:rFonts w:asciiTheme="minorHAnsi" w:eastAsiaTheme="minorEastAsia" w:hAnsiTheme="minorHAnsi" w:cstheme="minorBidi"/>
            <w:sz w:val="22"/>
            <w:szCs w:val="22"/>
          </w:rPr>
          <w:tab/>
        </w:r>
        <w:r w:rsidR="00AB1BE0" w:rsidRPr="00990B6C">
          <w:rPr>
            <w:rStyle w:val="ad"/>
          </w:rPr>
          <w:t>22 - Перечень атрибутов, общих для всех типов документов</w:t>
        </w:r>
        <w:r w:rsidR="00AB1BE0">
          <w:rPr>
            <w:webHidden/>
          </w:rPr>
          <w:tab/>
        </w:r>
        <w:r w:rsidR="00AB1BE0">
          <w:rPr>
            <w:webHidden/>
          </w:rPr>
          <w:fldChar w:fldCharType="begin"/>
        </w:r>
        <w:r w:rsidR="00AB1BE0">
          <w:rPr>
            <w:webHidden/>
          </w:rPr>
          <w:instrText xml:space="preserve"> PAGEREF _Toc226563178 \h </w:instrText>
        </w:r>
        <w:r w:rsidR="00AB1BE0">
          <w:rPr>
            <w:webHidden/>
          </w:rPr>
        </w:r>
        <w:r w:rsidR="00AB1BE0">
          <w:rPr>
            <w:webHidden/>
          </w:rPr>
          <w:fldChar w:fldCharType="separate"/>
        </w:r>
        <w:r w:rsidR="00AB1BE0">
          <w:rPr>
            <w:webHidden/>
          </w:rPr>
          <w:t>146</w:t>
        </w:r>
        <w:r w:rsidR="00AB1BE0">
          <w:rPr>
            <w:webHidden/>
          </w:rPr>
          <w:fldChar w:fldCharType="end"/>
        </w:r>
      </w:hyperlink>
    </w:p>
    <w:p w14:paraId="74EE0251" w14:textId="77777777" w:rsidR="00AB1BE0" w:rsidRDefault="0011369B">
      <w:pPr>
        <w:pStyle w:val="affff0"/>
        <w:rPr>
          <w:rFonts w:asciiTheme="minorHAnsi" w:eastAsiaTheme="minorEastAsia" w:hAnsiTheme="minorHAnsi" w:cstheme="minorBidi"/>
          <w:sz w:val="22"/>
          <w:szCs w:val="22"/>
        </w:rPr>
      </w:pPr>
      <w:hyperlink w:anchor="_Toc226563179" w:history="1">
        <w:r w:rsidR="00AB1BE0" w:rsidRPr="00990B6C">
          <w:rPr>
            <w:rStyle w:val="ad"/>
          </w:rPr>
          <w:t>Таблица </w:t>
        </w:r>
        <w:r w:rsidR="00AB1BE0">
          <w:rPr>
            <w:rFonts w:asciiTheme="minorHAnsi" w:eastAsiaTheme="minorEastAsia" w:hAnsiTheme="minorHAnsi" w:cstheme="minorBidi"/>
            <w:sz w:val="22"/>
            <w:szCs w:val="22"/>
          </w:rPr>
          <w:tab/>
        </w:r>
        <w:r w:rsidR="00AB1BE0" w:rsidRPr="00990B6C">
          <w:rPr>
            <w:rStyle w:val="ad"/>
          </w:rPr>
          <w:t>23 - Перечень атрибутов, соответствующих типу документа «Заявка на кассовый расход» (ф. 0531801) MSC_ApplCashFlow</w:t>
        </w:r>
        <w:r w:rsidR="00AB1BE0">
          <w:rPr>
            <w:webHidden/>
          </w:rPr>
          <w:tab/>
        </w:r>
        <w:r w:rsidR="00AB1BE0">
          <w:rPr>
            <w:webHidden/>
          </w:rPr>
          <w:fldChar w:fldCharType="begin"/>
        </w:r>
        <w:r w:rsidR="00AB1BE0">
          <w:rPr>
            <w:webHidden/>
          </w:rPr>
          <w:instrText xml:space="preserve"> PAGEREF _Toc226563179 \h </w:instrText>
        </w:r>
        <w:r w:rsidR="00AB1BE0">
          <w:rPr>
            <w:webHidden/>
          </w:rPr>
        </w:r>
        <w:r w:rsidR="00AB1BE0">
          <w:rPr>
            <w:webHidden/>
          </w:rPr>
          <w:fldChar w:fldCharType="separate"/>
        </w:r>
        <w:r w:rsidR="00AB1BE0">
          <w:rPr>
            <w:webHidden/>
          </w:rPr>
          <w:t>147</w:t>
        </w:r>
        <w:r w:rsidR="00AB1BE0">
          <w:rPr>
            <w:webHidden/>
          </w:rPr>
          <w:fldChar w:fldCharType="end"/>
        </w:r>
      </w:hyperlink>
    </w:p>
    <w:p w14:paraId="69DBDFCC" w14:textId="77777777" w:rsidR="00AB1BE0" w:rsidRDefault="0011369B">
      <w:pPr>
        <w:pStyle w:val="affff0"/>
        <w:rPr>
          <w:rFonts w:asciiTheme="minorHAnsi" w:eastAsiaTheme="minorEastAsia" w:hAnsiTheme="minorHAnsi" w:cstheme="minorBidi"/>
          <w:sz w:val="22"/>
          <w:szCs w:val="22"/>
        </w:rPr>
      </w:pPr>
      <w:hyperlink w:anchor="_Toc226563180" w:history="1">
        <w:r w:rsidR="00AB1BE0" w:rsidRPr="00990B6C">
          <w:rPr>
            <w:rStyle w:val="ad"/>
          </w:rPr>
          <w:t>Таблица </w:t>
        </w:r>
        <w:r w:rsidR="00AB1BE0">
          <w:rPr>
            <w:rFonts w:asciiTheme="minorHAnsi" w:eastAsiaTheme="minorEastAsia" w:hAnsiTheme="minorHAnsi" w:cstheme="minorBidi"/>
            <w:sz w:val="22"/>
            <w:szCs w:val="22"/>
          </w:rPr>
          <w:tab/>
        </w:r>
        <w:r w:rsidR="00AB1BE0" w:rsidRPr="00990B6C">
          <w:rPr>
            <w:rStyle w:val="ad"/>
          </w:rPr>
          <w:t>24 - Перечень атрибутов, соответствующих типу документа «Заявка на кассовый расход (сокращенная)» (ф. 0531851) MSC_ApplCashFlowShrt</w:t>
        </w:r>
        <w:r w:rsidR="00AB1BE0">
          <w:rPr>
            <w:webHidden/>
          </w:rPr>
          <w:tab/>
        </w:r>
        <w:r w:rsidR="00AB1BE0">
          <w:rPr>
            <w:webHidden/>
          </w:rPr>
          <w:fldChar w:fldCharType="begin"/>
        </w:r>
        <w:r w:rsidR="00AB1BE0">
          <w:rPr>
            <w:webHidden/>
          </w:rPr>
          <w:instrText xml:space="preserve"> PAGEREF _Toc226563180 \h </w:instrText>
        </w:r>
        <w:r w:rsidR="00AB1BE0">
          <w:rPr>
            <w:webHidden/>
          </w:rPr>
        </w:r>
        <w:r w:rsidR="00AB1BE0">
          <w:rPr>
            <w:webHidden/>
          </w:rPr>
          <w:fldChar w:fldCharType="separate"/>
        </w:r>
        <w:r w:rsidR="00AB1BE0">
          <w:rPr>
            <w:webHidden/>
          </w:rPr>
          <w:t>150</w:t>
        </w:r>
        <w:r w:rsidR="00AB1BE0">
          <w:rPr>
            <w:webHidden/>
          </w:rPr>
          <w:fldChar w:fldCharType="end"/>
        </w:r>
      </w:hyperlink>
    </w:p>
    <w:p w14:paraId="33259769" w14:textId="77777777" w:rsidR="00AB1BE0" w:rsidRDefault="0011369B">
      <w:pPr>
        <w:pStyle w:val="affff0"/>
        <w:rPr>
          <w:rFonts w:asciiTheme="minorHAnsi" w:eastAsiaTheme="minorEastAsia" w:hAnsiTheme="minorHAnsi" w:cstheme="minorBidi"/>
          <w:sz w:val="22"/>
          <w:szCs w:val="22"/>
        </w:rPr>
      </w:pPr>
      <w:hyperlink w:anchor="_Toc226563181" w:history="1">
        <w:r w:rsidR="00AB1BE0" w:rsidRPr="00990B6C">
          <w:rPr>
            <w:rStyle w:val="ad"/>
          </w:rPr>
          <w:t>Таблица </w:t>
        </w:r>
        <w:r w:rsidR="00AB1BE0">
          <w:rPr>
            <w:rFonts w:asciiTheme="minorHAnsi" w:eastAsiaTheme="minorEastAsia" w:hAnsiTheme="minorHAnsi" w:cstheme="minorBidi"/>
            <w:sz w:val="22"/>
            <w:szCs w:val="22"/>
          </w:rPr>
          <w:tab/>
        </w:r>
        <w:r w:rsidR="00AB1BE0" w:rsidRPr="00990B6C">
          <w:rPr>
            <w:rStyle w:val="ad"/>
          </w:rPr>
          <w:t>25 - Перечень атрибутов, соответствующих типу документа «Заявка на получение наличных денег» MSC_ApplCash</w:t>
        </w:r>
        <w:r w:rsidR="00AB1BE0">
          <w:rPr>
            <w:webHidden/>
          </w:rPr>
          <w:tab/>
        </w:r>
        <w:r w:rsidR="00AB1BE0">
          <w:rPr>
            <w:webHidden/>
          </w:rPr>
          <w:fldChar w:fldCharType="begin"/>
        </w:r>
        <w:r w:rsidR="00AB1BE0">
          <w:rPr>
            <w:webHidden/>
          </w:rPr>
          <w:instrText xml:space="preserve"> PAGEREF _Toc226563181 \h </w:instrText>
        </w:r>
        <w:r w:rsidR="00AB1BE0">
          <w:rPr>
            <w:webHidden/>
          </w:rPr>
        </w:r>
        <w:r w:rsidR="00AB1BE0">
          <w:rPr>
            <w:webHidden/>
          </w:rPr>
          <w:fldChar w:fldCharType="separate"/>
        </w:r>
        <w:r w:rsidR="00AB1BE0">
          <w:rPr>
            <w:webHidden/>
          </w:rPr>
          <w:t>153</w:t>
        </w:r>
        <w:r w:rsidR="00AB1BE0">
          <w:rPr>
            <w:webHidden/>
          </w:rPr>
          <w:fldChar w:fldCharType="end"/>
        </w:r>
      </w:hyperlink>
    </w:p>
    <w:p w14:paraId="442E6C1D" w14:textId="77777777" w:rsidR="00AB1BE0" w:rsidRDefault="0011369B">
      <w:pPr>
        <w:pStyle w:val="affff0"/>
        <w:rPr>
          <w:rFonts w:asciiTheme="minorHAnsi" w:eastAsiaTheme="minorEastAsia" w:hAnsiTheme="minorHAnsi" w:cstheme="minorBidi"/>
          <w:sz w:val="22"/>
          <w:szCs w:val="22"/>
        </w:rPr>
      </w:pPr>
      <w:hyperlink w:anchor="_Toc226563182" w:history="1">
        <w:r w:rsidR="00AB1BE0" w:rsidRPr="00990B6C">
          <w:rPr>
            <w:rStyle w:val="ad"/>
          </w:rPr>
          <w:t>Таблица </w:t>
        </w:r>
        <w:r w:rsidR="00AB1BE0">
          <w:rPr>
            <w:rFonts w:asciiTheme="minorHAnsi" w:eastAsiaTheme="minorEastAsia" w:hAnsiTheme="minorHAnsi" w:cstheme="minorBidi"/>
            <w:sz w:val="22"/>
            <w:szCs w:val="22"/>
          </w:rPr>
          <w:tab/>
        </w:r>
        <w:r w:rsidR="00AB1BE0" w:rsidRPr="00990B6C">
          <w:rPr>
            <w:rStyle w:val="ad"/>
          </w:rPr>
          <w:t>26 - Перечень атрибутов, соответствующих типу документа «Расчетный документ» MSC_PAYM_ORDER_0401060</w:t>
        </w:r>
        <w:r w:rsidR="00AB1BE0">
          <w:rPr>
            <w:webHidden/>
          </w:rPr>
          <w:tab/>
        </w:r>
        <w:r w:rsidR="00AB1BE0">
          <w:rPr>
            <w:webHidden/>
          </w:rPr>
          <w:fldChar w:fldCharType="begin"/>
        </w:r>
        <w:r w:rsidR="00AB1BE0">
          <w:rPr>
            <w:webHidden/>
          </w:rPr>
          <w:instrText xml:space="preserve"> PAGEREF _Toc226563182 \h </w:instrText>
        </w:r>
        <w:r w:rsidR="00AB1BE0">
          <w:rPr>
            <w:webHidden/>
          </w:rPr>
        </w:r>
        <w:r w:rsidR="00AB1BE0">
          <w:rPr>
            <w:webHidden/>
          </w:rPr>
          <w:fldChar w:fldCharType="separate"/>
        </w:r>
        <w:r w:rsidR="00AB1BE0">
          <w:rPr>
            <w:webHidden/>
          </w:rPr>
          <w:t>156</w:t>
        </w:r>
        <w:r w:rsidR="00AB1BE0">
          <w:rPr>
            <w:webHidden/>
          </w:rPr>
          <w:fldChar w:fldCharType="end"/>
        </w:r>
      </w:hyperlink>
    </w:p>
    <w:p w14:paraId="43F66DA0" w14:textId="77777777" w:rsidR="00AB1BE0" w:rsidRDefault="0011369B">
      <w:pPr>
        <w:pStyle w:val="affff0"/>
        <w:rPr>
          <w:rFonts w:asciiTheme="minorHAnsi" w:eastAsiaTheme="minorEastAsia" w:hAnsiTheme="minorHAnsi" w:cstheme="minorBidi"/>
          <w:sz w:val="22"/>
          <w:szCs w:val="22"/>
        </w:rPr>
      </w:pPr>
      <w:hyperlink w:anchor="_Toc226563183" w:history="1">
        <w:r w:rsidR="00AB1BE0" w:rsidRPr="00990B6C">
          <w:rPr>
            <w:rStyle w:val="ad"/>
          </w:rPr>
          <w:t>Таблица </w:t>
        </w:r>
        <w:r w:rsidR="00AB1BE0">
          <w:rPr>
            <w:rFonts w:asciiTheme="minorHAnsi" w:eastAsiaTheme="minorEastAsia" w:hAnsiTheme="minorHAnsi" w:cstheme="minorBidi"/>
            <w:sz w:val="22"/>
            <w:szCs w:val="22"/>
          </w:rPr>
          <w:tab/>
        </w:r>
        <w:r w:rsidR="00AB1BE0" w:rsidRPr="00990B6C">
          <w:rPr>
            <w:rStyle w:val="ad"/>
          </w:rPr>
          <w:t>27 - Перечень атрибутов, соответствующих типу документа «Заявка на возврат» (ф. 0531803) MSC_ApplRefund</w:t>
        </w:r>
        <w:r w:rsidR="00AB1BE0">
          <w:rPr>
            <w:webHidden/>
          </w:rPr>
          <w:tab/>
        </w:r>
        <w:r w:rsidR="00AB1BE0">
          <w:rPr>
            <w:webHidden/>
          </w:rPr>
          <w:fldChar w:fldCharType="begin"/>
        </w:r>
        <w:r w:rsidR="00AB1BE0">
          <w:rPr>
            <w:webHidden/>
          </w:rPr>
          <w:instrText xml:space="preserve"> PAGEREF _Toc226563183 \h </w:instrText>
        </w:r>
        <w:r w:rsidR="00AB1BE0">
          <w:rPr>
            <w:webHidden/>
          </w:rPr>
        </w:r>
        <w:r w:rsidR="00AB1BE0">
          <w:rPr>
            <w:webHidden/>
          </w:rPr>
          <w:fldChar w:fldCharType="separate"/>
        </w:r>
        <w:r w:rsidR="00AB1BE0">
          <w:rPr>
            <w:webHidden/>
          </w:rPr>
          <w:t>162</w:t>
        </w:r>
        <w:r w:rsidR="00AB1BE0">
          <w:rPr>
            <w:webHidden/>
          </w:rPr>
          <w:fldChar w:fldCharType="end"/>
        </w:r>
      </w:hyperlink>
    </w:p>
    <w:p w14:paraId="5FD86BD7" w14:textId="77777777" w:rsidR="00AB1BE0" w:rsidRDefault="0011369B">
      <w:pPr>
        <w:pStyle w:val="affff0"/>
        <w:rPr>
          <w:rFonts w:asciiTheme="minorHAnsi" w:eastAsiaTheme="minorEastAsia" w:hAnsiTheme="minorHAnsi" w:cstheme="minorBidi"/>
          <w:sz w:val="22"/>
          <w:szCs w:val="22"/>
        </w:rPr>
      </w:pPr>
      <w:hyperlink w:anchor="_Toc226563184" w:history="1">
        <w:r w:rsidR="00AB1BE0" w:rsidRPr="00990B6C">
          <w:rPr>
            <w:rStyle w:val="ad"/>
          </w:rPr>
          <w:t>Таблица </w:t>
        </w:r>
        <w:r w:rsidR="00AB1BE0">
          <w:rPr>
            <w:rFonts w:asciiTheme="minorHAnsi" w:eastAsiaTheme="minorEastAsia" w:hAnsiTheme="minorHAnsi" w:cstheme="minorBidi"/>
            <w:sz w:val="22"/>
            <w:szCs w:val="22"/>
          </w:rPr>
          <w:tab/>
        </w:r>
        <w:r w:rsidR="00AB1BE0" w:rsidRPr="00990B6C">
          <w:rPr>
            <w:rStyle w:val="ad"/>
          </w:rPr>
          <w:t>28 - Перечень атрибутов, соответствующих типу документа «Сводная заявка на кассовый расход» (ф. 0531860) MSC_SumApplCashFlowTax</w:t>
        </w:r>
        <w:r w:rsidR="00AB1BE0">
          <w:rPr>
            <w:webHidden/>
          </w:rPr>
          <w:tab/>
        </w:r>
        <w:r w:rsidR="00AB1BE0">
          <w:rPr>
            <w:webHidden/>
          </w:rPr>
          <w:fldChar w:fldCharType="begin"/>
        </w:r>
        <w:r w:rsidR="00AB1BE0">
          <w:rPr>
            <w:webHidden/>
          </w:rPr>
          <w:instrText xml:space="preserve"> PAGEREF _Toc226563184 \h </w:instrText>
        </w:r>
        <w:r w:rsidR="00AB1BE0">
          <w:rPr>
            <w:webHidden/>
          </w:rPr>
        </w:r>
        <w:r w:rsidR="00AB1BE0">
          <w:rPr>
            <w:webHidden/>
          </w:rPr>
          <w:fldChar w:fldCharType="separate"/>
        </w:r>
        <w:r w:rsidR="00AB1BE0">
          <w:rPr>
            <w:webHidden/>
          </w:rPr>
          <w:t>165</w:t>
        </w:r>
        <w:r w:rsidR="00AB1BE0">
          <w:rPr>
            <w:webHidden/>
          </w:rPr>
          <w:fldChar w:fldCharType="end"/>
        </w:r>
      </w:hyperlink>
    </w:p>
    <w:p w14:paraId="0CADF358" w14:textId="77777777" w:rsidR="00AB1BE0" w:rsidRDefault="0011369B">
      <w:pPr>
        <w:pStyle w:val="affff0"/>
        <w:rPr>
          <w:rFonts w:asciiTheme="minorHAnsi" w:eastAsiaTheme="minorEastAsia" w:hAnsiTheme="minorHAnsi" w:cstheme="minorBidi"/>
          <w:sz w:val="22"/>
          <w:szCs w:val="22"/>
        </w:rPr>
      </w:pPr>
      <w:hyperlink w:anchor="_Toc226563185" w:history="1">
        <w:r w:rsidR="00AB1BE0" w:rsidRPr="00990B6C">
          <w:rPr>
            <w:rStyle w:val="ad"/>
          </w:rPr>
          <w:t>Таблица </w:t>
        </w:r>
        <w:r w:rsidR="00AB1BE0">
          <w:rPr>
            <w:rFonts w:asciiTheme="minorHAnsi" w:eastAsiaTheme="minorEastAsia" w:hAnsiTheme="minorHAnsi" w:cstheme="minorBidi"/>
            <w:sz w:val="22"/>
            <w:szCs w:val="22"/>
          </w:rPr>
          <w:tab/>
        </w:r>
        <w:r w:rsidR="00AB1BE0" w:rsidRPr="00990B6C">
          <w:rPr>
            <w:rStyle w:val="ad"/>
          </w:rPr>
          <w:t>29 - Перечень атрибутов, соответствующих типу документа «Заявка на получение денежных средств, перечисляемых на карту» (ф. 0531243) MSC_ApplFundsCard</w:t>
        </w:r>
        <w:r w:rsidR="00AB1BE0">
          <w:rPr>
            <w:webHidden/>
          </w:rPr>
          <w:tab/>
        </w:r>
        <w:r w:rsidR="00AB1BE0">
          <w:rPr>
            <w:webHidden/>
          </w:rPr>
          <w:fldChar w:fldCharType="begin"/>
        </w:r>
        <w:r w:rsidR="00AB1BE0">
          <w:rPr>
            <w:webHidden/>
          </w:rPr>
          <w:instrText xml:space="preserve"> PAGEREF _Toc226563185 \h </w:instrText>
        </w:r>
        <w:r w:rsidR="00AB1BE0">
          <w:rPr>
            <w:webHidden/>
          </w:rPr>
        </w:r>
        <w:r w:rsidR="00AB1BE0">
          <w:rPr>
            <w:webHidden/>
          </w:rPr>
          <w:fldChar w:fldCharType="separate"/>
        </w:r>
        <w:r w:rsidR="00AB1BE0">
          <w:rPr>
            <w:webHidden/>
          </w:rPr>
          <w:t>168</w:t>
        </w:r>
        <w:r w:rsidR="00AB1BE0">
          <w:rPr>
            <w:webHidden/>
          </w:rPr>
          <w:fldChar w:fldCharType="end"/>
        </w:r>
      </w:hyperlink>
    </w:p>
    <w:p w14:paraId="085D4174" w14:textId="77777777" w:rsidR="00AB1BE0" w:rsidRDefault="0011369B">
      <w:pPr>
        <w:pStyle w:val="affff0"/>
        <w:rPr>
          <w:rFonts w:asciiTheme="minorHAnsi" w:eastAsiaTheme="minorEastAsia" w:hAnsiTheme="minorHAnsi" w:cstheme="minorBidi"/>
          <w:sz w:val="22"/>
          <w:szCs w:val="22"/>
        </w:rPr>
      </w:pPr>
      <w:hyperlink w:anchor="_Toc226563186" w:history="1">
        <w:r w:rsidR="00AB1BE0" w:rsidRPr="00990B6C">
          <w:rPr>
            <w:rStyle w:val="ad"/>
          </w:rPr>
          <w:t>Таблица </w:t>
        </w:r>
        <w:r w:rsidR="00AB1BE0">
          <w:rPr>
            <w:rFonts w:asciiTheme="minorHAnsi" w:eastAsiaTheme="minorEastAsia" w:hAnsiTheme="minorHAnsi" w:cstheme="minorBidi"/>
            <w:sz w:val="22"/>
            <w:szCs w:val="22"/>
          </w:rPr>
          <w:tab/>
        </w:r>
        <w:r w:rsidR="00AB1BE0" w:rsidRPr="00990B6C">
          <w:rPr>
            <w:rStyle w:val="ad"/>
          </w:rPr>
          <w:t>30 - Перечень атрибутов, соответствующих типу документа «Акт приемки-передачи показателей лицевого счета» VLS_ACT_0531766</w:t>
        </w:r>
        <w:r w:rsidR="00AB1BE0">
          <w:rPr>
            <w:webHidden/>
          </w:rPr>
          <w:tab/>
        </w:r>
        <w:r w:rsidR="00AB1BE0">
          <w:rPr>
            <w:webHidden/>
          </w:rPr>
          <w:fldChar w:fldCharType="begin"/>
        </w:r>
        <w:r w:rsidR="00AB1BE0">
          <w:rPr>
            <w:webHidden/>
          </w:rPr>
          <w:instrText xml:space="preserve"> PAGEREF _Toc226563186 \h </w:instrText>
        </w:r>
        <w:r w:rsidR="00AB1BE0">
          <w:rPr>
            <w:webHidden/>
          </w:rPr>
        </w:r>
        <w:r w:rsidR="00AB1BE0">
          <w:rPr>
            <w:webHidden/>
          </w:rPr>
          <w:fldChar w:fldCharType="separate"/>
        </w:r>
        <w:r w:rsidR="00AB1BE0">
          <w:rPr>
            <w:webHidden/>
          </w:rPr>
          <w:t>171</w:t>
        </w:r>
        <w:r w:rsidR="00AB1BE0">
          <w:rPr>
            <w:webHidden/>
          </w:rPr>
          <w:fldChar w:fldCharType="end"/>
        </w:r>
      </w:hyperlink>
    </w:p>
    <w:p w14:paraId="7CA4A161" w14:textId="77777777" w:rsidR="00AB1BE0" w:rsidRDefault="0011369B">
      <w:pPr>
        <w:pStyle w:val="affff0"/>
        <w:rPr>
          <w:rFonts w:asciiTheme="minorHAnsi" w:eastAsiaTheme="minorEastAsia" w:hAnsiTheme="minorHAnsi" w:cstheme="minorBidi"/>
          <w:sz w:val="22"/>
          <w:szCs w:val="22"/>
        </w:rPr>
      </w:pPr>
      <w:hyperlink w:anchor="_Toc226563187" w:history="1">
        <w:r w:rsidR="00AB1BE0" w:rsidRPr="00990B6C">
          <w:rPr>
            <w:rStyle w:val="ad"/>
          </w:rPr>
          <w:t>Таблица </w:t>
        </w:r>
        <w:r w:rsidR="00AB1BE0">
          <w:rPr>
            <w:rFonts w:asciiTheme="minorHAnsi" w:eastAsiaTheme="minorEastAsia" w:hAnsiTheme="minorHAnsi" w:cstheme="minorBidi"/>
            <w:sz w:val="22"/>
            <w:szCs w:val="22"/>
          </w:rPr>
          <w:tab/>
        </w:r>
        <w:r w:rsidR="00AB1BE0" w:rsidRPr="00990B6C">
          <w:rPr>
            <w:rStyle w:val="ad"/>
          </w:rPr>
          <w:t>31 - Перечень атрибутов, соответствующих типу документа «Акт приемки-передачи кассовых выплат, поступлений и обязательств при реорганизации участников бюджетного процесса» (ф. 0531728) VLS_ACT_0531728</w:t>
        </w:r>
        <w:r w:rsidR="00AB1BE0">
          <w:rPr>
            <w:webHidden/>
          </w:rPr>
          <w:tab/>
        </w:r>
        <w:r w:rsidR="00AB1BE0">
          <w:rPr>
            <w:webHidden/>
          </w:rPr>
          <w:fldChar w:fldCharType="begin"/>
        </w:r>
        <w:r w:rsidR="00AB1BE0">
          <w:rPr>
            <w:webHidden/>
          </w:rPr>
          <w:instrText xml:space="preserve"> PAGEREF _Toc226563187 \h </w:instrText>
        </w:r>
        <w:r w:rsidR="00AB1BE0">
          <w:rPr>
            <w:webHidden/>
          </w:rPr>
        </w:r>
        <w:r w:rsidR="00AB1BE0">
          <w:rPr>
            <w:webHidden/>
          </w:rPr>
          <w:fldChar w:fldCharType="separate"/>
        </w:r>
        <w:r w:rsidR="00AB1BE0">
          <w:rPr>
            <w:webHidden/>
          </w:rPr>
          <w:t>188</w:t>
        </w:r>
        <w:r w:rsidR="00AB1BE0">
          <w:rPr>
            <w:webHidden/>
          </w:rPr>
          <w:fldChar w:fldCharType="end"/>
        </w:r>
      </w:hyperlink>
    </w:p>
    <w:p w14:paraId="52D006D0" w14:textId="77777777" w:rsidR="00AB1BE0" w:rsidRDefault="0011369B">
      <w:pPr>
        <w:pStyle w:val="affff0"/>
        <w:rPr>
          <w:rFonts w:asciiTheme="minorHAnsi" w:eastAsiaTheme="minorEastAsia" w:hAnsiTheme="minorHAnsi" w:cstheme="minorBidi"/>
          <w:sz w:val="22"/>
          <w:szCs w:val="22"/>
        </w:rPr>
      </w:pPr>
      <w:hyperlink w:anchor="_Toc226563188" w:history="1">
        <w:r w:rsidR="00AB1BE0" w:rsidRPr="00990B6C">
          <w:rPr>
            <w:rStyle w:val="ad"/>
          </w:rPr>
          <w:t>Таблица </w:t>
        </w:r>
        <w:r w:rsidR="00AB1BE0">
          <w:rPr>
            <w:rFonts w:asciiTheme="minorHAnsi" w:eastAsiaTheme="minorEastAsia" w:hAnsiTheme="minorHAnsi" w:cstheme="minorBidi"/>
            <w:sz w:val="22"/>
            <w:szCs w:val="22"/>
          </w:rPr>
          <w:tab/>
        </w:r>
        <w:r w:rsidR="00AB1BE0" w:rsidRPr="00990B6C">
          <w:rPr>
            <w:rStyle w:val="ad"/>
          </w:rPr>
          <w:t>32 - Перечень атрибутов, соответствующих типу документа «Уведомление об уточнении вида и принадлежности платежа» (ф. 0531809) MSC_NoticeClarTypePay</w:t>
        </w:r>
        <w:r w:rsidR="00AB1BE0">
          <w:rPr>
            <w:webHidden/>
          </w:rPr>
          <w:tab/>
        </w:r>
        <w:r w:rsidR="00AB1BE0">
          <w:rPr>
            <w:webHidden/>
          </w:rPr>
          <w:fldChar w:fldCharType="begin"/>
        </w:r>
        <w:r w:rsidR="00AB1BE0">
          <w:rPr>
            <w:webHidden/>
          </w:rPr>
          <w:instrText xml:space="preserve"> PAGEREF _Toc226563188 \h </w:instrText>
        </w:r>
        <w:r w:rsidR="00AB1BE0">
          <w:rPr>
            <w:webHidden/>
          </w:rPr>
        </w:r>
        <w:r w:rsidR="00AB1BE0">
          <w:rPr>
            <w:webHidden/>
          </w:rPr>
          <w:fldChar w:fldCharType="separate"/>
        </w:r>
        <w:r w:rsidR="00AB1BE0">
          <w:rPr>
            <w:webHidden/>
          </w:rPr>
          <w:t>210</w:t>
        </w:r>
        <w:r w:rsidR="00AB1BE0">
          <w:rPr>
            <w:webHidden/>
          </w:rPr>
          <w:fldChar w:fldCharType="end"/>
        </w:r>
      </w:hyperlink>
    </w:p>
    <w:p w14:paraId="11A24E14" w14:textId="77777777" w:rsidR="00AB1BE0" w:rsidRDefault="0011369B">
      <w:pPr>
        <w:pStyle w:val="affff0"/>
        <w:rPr>
          <w:rFonts w:asciiTheme="minorHAnsi" w:eastAsiaTheme="minorEastAsia" w:hAnsiTheme="minorHAnsi" w:cstheme="minorBidi"/>
          <w:sz w:val="22"/>
          <w:szCs w:val="22"/>
        </w:rPr>
      </w:pPr>
      <w:hyperlink w:anchor="_Toc226563189" w:history="1">
        <w:r w:rsidR="00AB1BE0" w:rsidRPr="00990B6C">
          <w:rPr>
            <w:rStyle w:val="ad"/>
          </w:rPr>
          <w:t>Таблица </w:t>
        </w:r>
        <w:r w:rsidR="00AB1BE0">
          <w:rPr>
            <w:rFonts w:asciiTheme="minorHAnsi" w:eastAsiaTheme="minorEastAsia" w:hAnsiTheme="minorHAnsi" w:cstheme="minorBidi"/>
            <w:sz w:val="22"/>
            <w:szCs w:val="22"/>
          </w:rPr>
          <w:tab/>
        </w:r>
        <w:r w:rsidR="00AB1BE0" w:rsidRPr="00990B6C">
          <w:rPr>
            <w:rStyle w:val="ad"/>
          </w:rPr>
          <w:t>33 - Перечень атрибутов, соответствующих типу документа «</w:t>
        </w:r>
        <w:r w:rsidR="00AB1BE0" w:rsidRPr="00990B6C">
          <w:rPr>
            <w:rStyle w:val="ad"/>
            <w:bCs/>
          </w:rPr>
          <w:t>Бухгалтерская справка» (ф. 0504833) VLS_REPORT_DO</w:t>
        </w:r>
        <w:r w:rsidR="00AB1BE0">
          <w:rPr>
            <w:webHidden/>
          </w:rPr>
          <w:tab/>
        </w:r>
        <w:r w:rsidR="00AB1BE0">
          <w:rPr>
            <w:webHidden/>
          </w:rPr>
          <w:fldChar w:fldCharType="begin"/>
        </w:r>
        <w:r w:rsidR="00AB1BE0">
          <w:rPr>
            <w:webHidden/>
          </w:rPr>
          <w:instrText xml:space="preserve"> PAGEREF _Toc226563189 \h </w:instrText>
        </w:r>
        <w:r w:rsidR="00AB1BE0">
          <w:rPr>
            <w:webHidden/>
          </w:rPr>
        </w:r>
        <w:r w:rsidR="00AB1BE0">
          <w:rPr>
            <w:webHidden/>
          </w:rPr>
          <w:fldChar w:fldCharType="separate"/>
        </w:r>
        <w:r w:rsidR="00AB1BE0">
          <w:rPr>
            <w:webHidden/>
          </w:rPr>
          <w:t>216</w:t>
        </w:r>
        <w:r w:rsidR="00AB1BE0">
          <w:rPr>
            <w:webHidden/>
          </w:rPr>
          <w:fldChar w:fldCharType="end"/>
        </w:r>
      </w:hyperlink>
    </w:p>
    <w:p w14:paraId="1A9A1A0D" w14:textId="77777777" w:rsidR="00AB1BE0" w:rsidRDefault="0011369B">
      <w:pPr>
        <w:pStyle w:val="affff0"/>
        <w:rPr>
          <w:rFonts w:asciiTheme="minorHAnsi" w:eastAsiaTheme="minorEastAsia" w:hAnsiTheme="minorHAnsi" w:cstheme="minorBidi"/>
          <w:sz w:val="22"/>
          <w:szCs w:val="22"/>
        </w:rPr>
      </w:pPr>
      <w:hyperlink w:anchor="_Toc226563190" w:history="1">
        <w:r w:rsidR="00AB1BE0" w:rsidRPr="00990B6C">
          <w:rPr>
            <w:rStyle w:val="ad"/>
          </w:rPr>
          <w:t>Таблица </w:t>
        </w:r>
        <w:r w:rsidR="00AB1BE0">
          <w:rPr>
            <w:rFonts w:asciiTheme="minorHAnsi" w:eastAsiaTheme="minorEastAsia" w:hAnsiTheme="minorHAnsi" w:cstheme="minorBidi"/>
            <w:sz w:val="22"/>
            <w:szCs w:val="22"/>
          </w:rPr>
          <w:tab/>
        </w:r>
        <w:r w:rsidR="00AB1BE0" w:rsidRPr="00990B6C">
          <w:rPr>
            <w:rStyle w:val="ad"/>
          </w:rPr>
          <w:t>34 - Перечень атрибутов, соответствующих типу документа «</w:t>
        </w:r>
        <w:r w:rsidR="00AB1BE0" w:rsidRPr="00990B6C">
          <w:rPr>
            <w:rStyle w:val="ad"/>
            <w:bCs/>
          </w:rPr>
          <w:t>Бухгалтерская справка» (ф. 0504833) ARP_FAH_0504833</w:t>
        </w:r>
        <w:r w:rsidR="00AB1BE0">
          <w:rPr>
            <w:webHidden/>
          </w:rPr>
          <w:tab/>
        </w:r>
        <w:r w:rsidR="00AB1BE0">
          <w:rPr>
            <w:webHidden/>
          </w:rPr>
          <w:fldChar w:fldCharType="begin"/>
        </w:r>
        <w:r w:rsidR="00AB1BE0">
          <w:rPr>
            <w:webHidden/>
          </w:rPr>
          <w:instrText xml:space="preserve"> PAGEREF _Toc226563190 \h </w:instrText>
        </w:r>
        <w:r w:rsidR="00AB1BE0">
          <w:rPr>
            <w:webHidden/>
          </w:rPr>
        </w:r>
        <w:r w:rsidR="00AB1BE0">
          <w:rPr>
            <w:webHidden/>
          </w:rPr>
          <w:fldChar w:fldCharType="separate"/>
        </w:r>
        <w:r w:rsidR="00AB1BE0">
          <w:rPr>
            <w:webHidden/>
          </w:rPr>
          <w:t>224</w:t>
        </w:r>
        <w:r w:rsidR="00AB1BE0">
          <w:rPr>
            <w:webHidden/>
          </w:rPr>
          <w:fldChar w:fldCharType="end"/>
        </w:r>
      </w:hyperlink>
    </w:p>
    <w:p w14:paraId="24E634D3" w14:textId="77777777" w:rsidR="00AB1BE0" w:rsidRDefault="0011369B">
      <w:pPr>
        <w:pStyle w:val="affff0"/>
        <w:rPr>
          <w:rFonts w:asciiTheme="minorHAnsi" w:eastAsiaTheme="minorEastAsia" w:hAnsiTheme="minorHAnsi" w:cstheme="minorBidi"/>
          <w:sz w:val="22"/>
          <w:szCs w:val="22"/>
        </w:rPr>
      </w:pPr>
      <w:hyperlink w:anchor="_Toc226563191" w:history="1">
        <w:r w:rsidR="00AB1BE0" w:rsidRPr="00990B6C">
          <w:rPr>
            <w:rStyle w:val="ad"/>
          </w:rPr>
          <w:t>Таблица </w:t>
        </w:r>
        <w:r w:rsidR="00AB1BE0">
          <w:rPr>
            <w:rFonts w:asciiTheme="minorHAnsi" w:eastAsiaTheme="minorEastAsia" w:hAnsiTheme="minorHAnsi" w:cstheme="minorBidi"/>
            <w:sz w:val="22"/>
            <w:szCs w:val="22"/>
          </w:rPr>
          <w:tab/>
        </w:r>
        <w:r w:rsidR="00AB1BE0" w:rsidRPr="00990B6C">
          <w:rPr>
            <w:rStyle w:val="ad"/>
          </w:rPr>
          <w:t>35 - Перечень атрибутов, соответствующих типу документа «Справка для миграции» ARP_SVAP_MIGRATION</w:t>
        </w:r>
        <w:r w:rsidR="00AB1BE0">
          <w:rPr>
            <w:webHidden/>
          </w:rPr>
          <w:tab/>
        </w:r>
        <w:r w:rsidR="00AB1BE0">
          <w:rPr>
            <w:webHidden/>
          </w:rPr>
          <w:fldChar w:fldCharType="begin"/>
        </w:r>
        <w:r w:rsidR="00AB1BE0">
          <w:rPr>
            <w:webHidden/>
          </w:rPr>
          <w:instrText xml:space="preserve"> PAGEREF _Toc226563191 \h </w:instrText>
        </w:r>
        <w:r w:rsidR="00AB1BE0">
          <w:rPr>
            <w:webHidden/>
          </w:rPr>
        </w:r>
        <w:r w:rsidR="00AB1BE0">
          <w:rPr>
            <w:webHidden/>
          </w:rPr>
          <w:fldChar w:fldCharType="separate"/>
        </w:r>
        <w:r w:rsidR="00AB1BE0">
          <w:rPr>
            <w:webHidden/>
          </w:rPr>
          <w:t>231</w:t>
        </w:r>
        <w:r w:rsidR="00AB1BE0">
          <w:rPr>
            <w:webHidden/>
          </w:rPr>
          <w:fldChar w:fldCharType="end"/>
        </w:r>
      </w:hyperlink>
    </w:p>
    <w:p w14:paraId="2E853CCC" w14:textId="77777777" w:rsidR="00AB1BE0" w:rsidRDefault="0011369B">
      <w:pPr>
        <w:pStyle w:val="affff0"/>
        <w:rPr>
          <w:rFonts w:asciiTheme="minorHAnsi" w:eastAsiaTheme="minorEastAsia" w:hAnsiTheme="minorHAnsi" w:cstheme="minorBidi"/>
          <w:sz w:val="22"/>
          <w:szCs w:val="22"/>
        </w:rPr>
      </w:pPr>
      <w:hyperlink w:anchor="_Toc226563192" w:history="1">
        <w:r w:rsidR="00AB1BE0" w:rsidRPr="00990B6C">
          <w:rPr>
            <w:rStyle w:val="ad"/>
          </w:rPr>
          <w:t>Таблица </w:t>
        </w:r>
        <w:r w:rsidR="00AB1BE0">
          <w:rPr>
            <w:rFonts w:asciiTheme="minorHAnsi" w:eastAsiaTheme="minorEastAsia" w:hAnsiTheme="minorHAnsi" w:cstheme="minorBidi"/>
            <w:sz w:val="22"/>
            <w:szCs w:val="22"/>
          </w:rPr>
          <w:tab/>
        </w:r>
        <w:r w:rsidR="00AB1BE0" w:rsidRPr="00990B6C">
          <w:rPr>
            <w:rStyle w:val="ad"/>
          </w:rPr>
          <w:t>36 – Перечень атрибутов, соответствующих типу документа «Бухгалтерская справка» (ф. 0504833) ARP_NPS_0504833_</w:t>
        </w:r>
        <w:r w:rsidR="00AB1BE0" w:rsidRPr="00990B6C">
          <w:rPr>
            <w:rStyle w:val="ad"/>
            <w:lang w:val="en-US"/>
          </w:rPr>
          <w:t>PUDS</w:t>
        </w:r>
        <w:r w:rsidR="00AB1BE0" w:rsidRPr="00990B6C">
          <w:rPr>
            <w:rStyle w:val="ad"/>
          </w:rPr>
          <w:t xml:space="preserve"> в SVAP НПС</w:t>
        </w:r>
        <w:r w:rsidR="00AB1BE0">
          <w:rPr>
            <w:webHidden/>
          </w:rPr>
          <w:tab/>
        </w:r>
        <w:r w:rsidR="00AB1BE0">
          <w:rPr>
            <w:webHidden/>
          </w:rPr>
          <w:fldChar w:fldCharType="begin"/>
        </w:r>
        <w:r w:rsidR="00AB1BE0">
          <w:rPr>
            <w:webHidden/>
          </w:rPr>
          <w:instrText xml:space="preserve"> PAGEREF _Toc226563192 \h </w:instrText>
        </w:r>
        <w:r w:rsidR="00AB1BE0">
          <w:rPr>
            <w:webHidden/>
          </w:rPr>
        </w:r>
        <w:r w:rsidR="00AB1BE0">
          <w:rPr>
            <w:webHidden/>
          </w:rPr>
          <w:fldChar w:fldCharType="separate"/>
        </w:r>
        <w:r w:rsidR="00AB1BE0">
          <w:rPr>
            <w:webHidden/>
          </w:rPr>
          <w:t>236</w:t>
        </w:r>
        <w:r w:rsidR="00AB1BE0">
          <w:rPr>
            <w:webHidden/>
          </w:rPr>
          <w:fldChar w:fldCharType="end"/>
        </w:r>
      </w:hyperlink>
    </w:p>
    <w:p w14:paraId="487A3626" w14:textId="77777777" w:rsidR="00AB1BE0" w:rsidRDefault="0011369B">
      <w:pPr>
        <w:pStyle w:val="affff0"/>
        <w:rPr>
          <w:rFonts w:asciiTheme="minorHAnsi" w:eastAsiaTheme="minorEastAsia" w:hAnsiTheme="minorHAnsi" w:cstheme="minorBidi"/>
          <w:sz w:val="22"/>
          <w:szCs w:val="22"/>
        </w:rPr>
      </w:pPr>
      <w:hyperlink w:anchor="_Toc226563193" w:history="1">
        <w:r w:rsidR="00AB1BE0" w:rsidRPr="00990B6C">
          <w:rPr>
            <w:rStyle w:val="ad"/>
          </w:rPr>
          <w:t>Таблица </w:t>
        </w:r>
        <w:r w:rsidR="00AB1BE0">
          <w:rPr>
            <w:rFonts w:asciiTheme="minorHAnsi" w:eastAsiaTheme="minorEastAsia" w:hAnsiTheme="minorHAnsi" w:cstheme="minorBidi"/>
            <w:sz w:val="22"/>
            <w:szCs w:val="22"/>
          </w:rPr>
          <w:tab/>
        </w:r>
        <w:r w:rsidR="00AB1BE0" w:rsidRPr="00990B6C">
          <w:rPr>
            <w:rStyle w:val="ad"/>
          </w:rPr>
          <w:t xml:space="preserve">37 - Перечень атрибутов, соответствующих типу документа «Поручение о перечислении на счет» </w:t>
        </w:r>
        <w:r w:rsidR="00AB1BE0" w:rsidRPr="00990B6C">
          <w:rPr>
            <w:rStyle w:val="ad"/>
            <w:lang w:val="en-US"/>
          </w:rPr>
          <w:t>PUDS</w:t>
        </w:r>
        <w:r w:rsidR="00AB1BE0" w:rsidRPr="00990B6C">
          <w:rPr>
            <w:rStyle w:val="ad"/>
          </w:rPr>
          <w:t>_</w:t>
        </w:r>
        <w:r w:rsidR="00AB1BE0" w:rsidRPr="00990B6C">
          <w:rPr>
            <w:rStyle w:val="ad"/>
            <w:lang w:val="en-US"/>
          </w:rPr>
          <w:t>PPS</w:t>
        </w:r>
        <w:r w:rsidR="00AB1BE0">
          <w:rPr>
            <w:webHidden/>
          </w:rPr>
          <w:tab/>
        </w:r>
        <w:r w:rsidR="00AB1BE0">
          <w:rPr>
            <w:webHidden/>
          </w:rPr>
          <w:fldChar w:fldCharType="begin"/>
        </w:r>
        <w:r w:rsidR="00AB1BE0">
          <w:rPr>
            <w:webHidden/>
          </w:rPr>
          <w:instrText xml:space="preserve"> PAGEREF _Toc226563193 \h </w:instrText>
        </w:r>
        <w:r w:rsidR="00AB1BE0">
          <w:rPr>
            <w:webHidden/>
          </w:rPr>
        </w:r>
        <w:r w:rsidR="00AB1BE0">
          <w:rPr>
            <w:webHidden/>
          </w:rPr>
          <w:fldChar w:fldCharType="separate"/>
        </w:r>
        <w:r w:rsidR="00AB1BE0">
          <w:rPr>
            <w:webHidden/>
          </w:rPr>
          <w:t>239</w:t>
        </w:r>
        <w:r w:rsidR="00AB1BE0">
          <w:rPr>
            <w:webHidden/>
          </w:rPr>
          <w:fldChar w:fldCharType="end"/>
        </w:r>
      </w:hyperlink>
    </w:p>
    <w:p w14:paraId="137C3A0E" w14:textId="77777777" w:rsidR="00AB1BE0" w:rsidRDefault="0011369B">
      <w:pPr>
        <w:pStyle w:val="affff0"/>
        <w:rPr>
          <w:rFonts w:asciiTheme="minorHAnsi" w:eastAsiaTheme="minorEastAsia" w:hAnsiTheme="minorHAnsi" w:cstheme="minorBidi"/>
          <w:sz w:val="22"/>
          <w:szCs w:val="22"/>
        </w:rPr>
      </w:pPr>
      <w:hyperlink w:anchor="_Toc226563194" w:history="1">
        <w:r w:rsidR="00AB1BE0" w:rsidRPr="00990B6C">
          <w:rPr>
            <w:rStyle w:val="ad"/>
          </w:rPr>
          <w:t>Таблица </w:t>
        </w:r>
        <w:r w:rsidR="00AB1BE0">
          <w:rPr>
            <w:rFonts w:asciiTheme="minorHAnsi" w:eastAsiaTheme="minorEastAsia" w:hAnsiTheme="minorHAnsi" w:cstheme="minorBidi"/>
            <w:sz w:val="22"/>
            <w:szCs w:val="22"/>
          </w:rPr>
          <w:tab/>
        </w:r>
        <w:r w:rsidR="00AB1BE0" w:rsidRPr="00990B6C">
          <w:rPr>
            <w:rStyle w:val="ad"/>
          </w:rPr>
          <w:t xml:space="preserve">38 - «Распоряжение о совершении казначейского платежа (перечисление)» </w:t>
        </w:r>
        <w:r w:rsidR="00AB1BE0" w:rsidRPr="00990B6C">
          <w:rPr>
            <w:rStyle w:val="ad"/>
            <w:lang w:val="en-US"/>
          </w:rPr>
          <w:t>MSC</w:t>
        </w:r>
        <w:r w:rsidR="00AB1BE0" w:rsidRPr="00990B6C">
          <w:rPr>
            <w:rStyle w:val="ad"/>
          </w:rPr>
          <w:t>_</w:t>
        </w:r>
        <w:r w:rsidR="00AB1BE0" w:rsidRPr="00990B6C">
          <w:rPr>
            <w:rStyle w:val="ad"/>
            <w:lang w:val="en-US"/>
          </w:rPr>
          <w:t>RSKP</w:t>
        </w:r>
        <w:r w:rsidR="00AB1BE0" w:rsidRPr="00990B6C">
          <w:rPr>
            <w:rStyle w:val="ad"/>
          </w:rPr>
          <w:t>_</w:t>
        </w:r>
        <w:r w:rsidR="00AB1BE0" w:rsidRPr="00990B6C">
          <w:rPr>
            <w:rStyle w:val="ad"/>
            <w:lang w:val="en-US"/>
          </w:rPr>
          <w:t>Perech</w:t>
        </w:r>
        <w:r w:rsidR="00AB1BE0">
          <w:rPr>
            <w:webHidden/>
          </w:rPr>
          <w:tab/>
        </w:r>
        <w:r w:rsidR="00AB1BE0">
          <w:rPr>
            <w:webHidden/>
          </w:rPr>
          <w:fldChar w:fldCharType="begin"/>
        </w:r>
        <w:r w:rsidR="00AB1BE0">
          <w:rPr>
            <w:webHidden/>
          </w:rPr>
          <w:instrText xml:space="preserve"> PAGEREF _Toc226563194 \h </w:instrText>
        </w:r>
        <w:r w:rsidR="00AB1BE0">
          <w:rPr>
            <w:webHidden/>
          </w:rPr>
        </w:r>
        <w:r w:rsidR="00AB1BE0">
          <w:rPr>
            <w:webHidden/>
          </w:rPr>
          <w:fldChar w:fldCharType="separate"/>
        </w:r>
        <w:r w:rsidR="00AB1BE0">
          <w:rPr>
            <w:webHidden/>
          </w:rPr>
          <w:t>242</w:t>
        </w:r>
        <w:r w:rsidR="00AB1BE0">
          <w:rPr>
            <w:webHidden/>
          </w:rPr>
          <w:fldChar w:fldCharType="end"/>
        </w:r>
      </w:hyperlink>
    </w:p>
    <w:p w14:paraId="1FCBF44B" w14:textId="77777777" w:rsidR="00AB1BE0" w:rsidRDefault="0011369B">
      <w:pPr>
        <w:pStyle w:val="affff0"/>
        <w:rPr>
          <w:rFonts w:asciiTheme="minorHAnsi" w:eastAsiaTheme="minorEastAsia" w:hAnsiTheme="minorHAnsi" w:cstheme="minorBidi"/>
          <w:sz w:val="22"/>
          <w:szCs w:val="22"/>
        </w:rPr>
      </w:pPr>
      <w:hyperlink w:anchor="_Toc226563195" w:history="1">
        <w:r w:rsidR="00AB1BE0" w:rsidRPr="00990B6C">
          <w:rPr>
            <w:rStyle w:val="ad"/>
          </w:rPr>
          <w:t>Таблица </w:t>
        </w:r>
        <w:r w:rsidR="00AB1BE0">
          <w:rPr>
            <w:rFonts w:asciiTheme="minorHAnsi" w:eastAsiaTheme="minorEastAsia" w:hAnsiTheme="minorHAnsi" w:cstheme="minorBidi"/>
            <w:sz w:val="22"/>
            <w:szCs w:val="22"/>
          </w:rPr>
          <w:tab/>
        </w:r>
        <w:r w:rsidR="00AB1BE0" w:rsidRPr="00990B6C">
          <w:rPr>
            <w:rStyle w:val="ad"/>
          </w:rPr>
          <w:t>39 – Перечень атрибутов, соответствующих типу документа «Бухгалтерская справка» (ф. 0504833) ARP_SVAP_NG_PUDS в SVAP НПС</w:t>
        </w:r>
        <w:r w:rsidR="00AB1BE0">
          <w:rPr>
            <w:webHidden/>
          </w:rPr>
          <w:tab/>
        </w:r>
        <w:r w:rsidR="00AB1BE0">
          <w:rPr>
            <w:webHidden/>
          </w:rPr>
          <w:fldChar w:fldCharType="begin"/>
        </w:r>
        <w:r w:rsidR="00AB1BE0">
          <w:rPr>
            <w:webHidden/>
          </w:rPr>
          <w:instrText xml:space="preserve"> PAGEREF _Toc226563195 \h </w:instrText>
        </w:r>
        <w:r w:rsidR="00AB1BE0">
          <w:rPr>
            <w:webHidden/>
          </w:rPr>
        </w:r>
        <w:r w:rsidR="00AB1BE0">
          <w:rPr>
            <w:webHidden/>
          </w:rPr>
          <w:fldChar w:fldCharType="separate"/>
        </w:r>
        <w:r w:rsidR="00AB1BE0">
          <w:rPr>
            <w:webHidden/>
          </w:rPr>
          <w:t>248</w:t>
        </w:r>
        <w:r w:rsidR="00AB1BE0">
          <w:rPr>
            <w:webHidden/>
          </w:rPr>
          <w:fldChar w:fldCharType="end"/>
        </w:r>
      </w:hyperlink>
    </w:p>
    <w:p w14:paraId="6E67A67A" w14:textId="77777777" w:rsidR="00AB1BE0" w:rsidRDefault="0011369B">
      <w:pPr>
        <w:pStyle w:val="affff0"/>
        <w:rPr>
          <w:rFonts w:asciiTheme="minorHAnsi" w:eastAsiaTheme="minorEastAsia" w:hAnsiTheme="minorHAnsi" w:cstheme="minorBidi"/>
          <w:sz w:val="22"/>
          <w:szCs w:val="22"/>
        </w:rPr>
      </w:pPr>
      <w:hyperlink w:anchor="_Toc226563196" w:history="1">
        <w:r w:rsidR="00AB1BE0" w:rsidRPr="00990B6C">
          <w:rPr>
            <w:rStyle w:val="ad"/>
          </w:rPr>
          <w:t>Таблица </w:t>
        </w:r>
        <w:r w:rsidR="00AB1BE0">
          <w:rPr>
            <w:rFonts w:asciiTheme="minorHAnsi" w:eastAsiaTheme="minorEastAsia" w:hAnsiTheme="minorHAnsi" w:cstheme="minorBidi"/>
            <w:sz w:val="22"/>
            <w:szCs w:val="22"/>
          </w:rPr>
          <w:tab/>
        </w:r>
        <w:r w:rsidR="00AB1BE0" w:rsidRPr="00990B6C">
          <w:rPr>
            <w:rStyle w:val="ad"/>
          </w:rPr>
          <w:t xml:space="preserve">40 - Перечень атрибутов, соответствующих типу документа «Распоряжение о совершении казначейского платежа (уточнение)» </w:t>
        </w:r>
        <w:r w:rsidR="00AB1BE0" w:rsidRPr="00990B6C">
          <w:rPr>
            <w:rStyle w:val="ad"/>
            <w:lang w:val="en-US"/>
          </w:rPr>
          <w:t>MSC</w:t>
        </w:r>
        <w:r w:rsidR="00AB1BE0" w:rsidRPr="00990B6C">
          <w:rPr>
            <w:rStyle w:val="ad"/>
          </w:rPr>
          <w:t>_</w:t>
        </w:r>
        <w:r w:rsidR="00AB1BE0" w:rsidRPr="00990B6C">
          <w:rPr>
            <w:rStyle w:val="ad"/>
            <w:lang w:val="en-US"/>
          </w:rPr>
          <w:t>RSKP</w:t>
        </w:r>
        <w:r w:rsidR="00AB1BE0" w:rsidRPr="00990B6C">
          <w:rPr>
            <w:rStyle w:val="ad"/>
          </w:rPr>
          <w:t>_</w:t>
        </w:r>
        <w:r w:rsidR="00AB1BE0" w:rsidRPr="00990B6C">
          <w:rPr>
            <w:rStyle w:val="ad"/>
            <w:lang w:val="en-US"/>
          </w:rPr>
          <w:t>Utoch</w:t>
        </w:r>
        <w:r w:rsidR="00AB1BE0">
          <w:rPr>
            <w:webHidden/>
          </w:rPr>
          <w:tab/>
        </w:r>
        <w:r w:rsidR="00AB1BE0">
          <w:rPr>
            <w:webHidden/>
          </w:rPr>
          <w:fldChar w:fldCharType="begin"/>
        </w:r>
        <w:r w:rsidR="00AB1BE0">
          <w:rPr>
            <w:webHidden/>
          </w:rPr>
          <w:instrText xml:space="preserve"> PAGEREF _Toc226563196 \h </w:instrText>
        </w:r>
        <w:r w:rsidR="00AB1BE0">
          <w:rPr>
            <w:webHidden/>
          </w:rPr>
        </w:r>
        <w:r w:rsidR="00AB1BE0">
          <w:rPr>
            <w:webHidden/>
          </w:rPr>
          <w:fldChar w:fldCharType="separate"/>
        </w:r>
        <w:r w:rsidR="00AB1BE0">
          <w:rPr>
            <w:webHidden/>
          </w:rPr>
          <w:t>251</w:t>
        </w:r>
        <w:r w:rsidR="00AB1BE0">
          <w:rPr>
            <w:webHidden/>
          </w:rPr>
          <w:fldChar w:fldCharType="end"/>
        </w:r>
      </w:hyperlink>
    </w:p>
    <w:p w14:paraId="7174CEF4" w14:textId="47F10854" w:rsidR="00873EA9" w:rsidRPr="005C6BDA" w:rsidRDefault="007E6F58" w:rsidP="00A04ED6">
      <w:pPr>
        <w:pStyle w:val="affff0"/>
      </w:pPr>
      <w:r w:rsidRPr="005C6BDA">
        <w:fldChar w:fldCharType="end"/>
      </w:r>
    </w:p>
    <w:p w14:paraId="293461AD" w14:textId="77777777" w:rsidR="002C23DF" w:rsidRPr="00A04ED6" w:rsidRDefault="002C23DF" w:rsidP="00A04ED6">
      <w:pPr>
        <w:pStyle w:val="GOSTReg"/>
      </w:pPr>
      <w:bookmarkStart w:id="9" w:name="_Toc532296331"/>
      <w:bookmarkStart w:id="10" w:name="_Toc121319580"/>
      <w:bookmarkStart w:id="11" w:name="_Toc226562667"/>
      <w:r w:rsidRPr="00A04ED6">
        <w:lastRenderedPageBreak/>
        <w:t>Перечень рисунков</w:t>
      </w:r>
      <w:bookmarkEnd w:id="9"/>
      <w:bookmarkEnd w:id="10"/>
      <w:bookmarkEnd w:id="11"/>
    </w:p>
    <w:p w14:paraId="5E281DC7" w14:textId="7EA9BAE5" w:rsidR="002C23DF" w:rsidRPr="00A04ED6" w:rsidRDefault="00A45C57" w:rsidP="00A04ED6">
      <w:pPr>
        <w:pStyle w:val="GOSTNormal"/>
      </w:pPr>
      <w:r w:rsidRPr="00A04ED6">
        <w:t>В рамках данного документа рисунки не приводятся.</w:t>
      </w:r>
    </w:p>
    <w:p w14:paraId="718F339B" w14:textId="77777777" w:rsidR="002C23DF" w:rsidRPr="00A04ED6" w:rsidRDefault="002C23DF" w:rsidP="00A04ED6">
      <w:pPr>
        <w:pStyle w:val="GOSTReg"/>
      </w:pPr>
      <w:bookmarkStart w:id="12" w:name="_Toc532296332"/>
      <w:bookmarkStart w:id="13" w:name="_Toc121319581"/>
      <w:bookmarkStart w:id="14" w:name="_Toc226562668"/>
      <w:r w:rsidRPr="00A04ED6">
        <w:lastRenderedPageBreak/>
        <w:t>Перечень терминов и сокращений</w:t>
      </w:r>
      <w:bookmarkEnd w:id="12"/>
      <w:bookmarkEnd w:id="13"/>
      <w:bookmarkEnd w:id="14"/>
    </w:p>
    <w:p w14:paraId="1DBBC0FD" w14:textId="14C8B942" w:rsidR="00233FA6" w:rsidRPr="00A04ED6" w:rsidRDefault="00233FA6" w:rsidP="00A04ED6">
      <w:pPr>
        <w:pStyle w:val="GOSTNormal"/>
      </w:pPr>
      <w:r w:rsidRPr="00A04ED6">
        <w:t xml:space="preserve">Термины и сокращения, используемые в документе, приведены в </w:t>
      </w:r>
      <w:r w:rsidR="002025D5">
        <w:t xml:space="preserve">таблице </w:t>
      </w:r>
      <w:commentRangeStart w:id="15"/>
      <w:commentRangeEnd w:id="15"/>
      <w:r w:rsidR="00000BB8">
        <w:rPr>
          <w:rStyle w:val="afff4"/>
          <w:sz w:val="24"/>
          <w:szCs w:val="20"/>
        </w:rPr>
        <w:commentReference w:id="15"/>
      </w:r>
      <w:r w:rsidR="002025D5">
        <w:fldChar w:fldCharType="begin"/>
      </w:r>
      <w:r w:rsidR="002025D5">
        <w:instrText xml:space="preserve"> REF _Ref155791649 \h </w:instrText>
      </w:r>
      <w:r w:rsidR="002025D5">
        <w:fldChar w:fldCharType="separate"/>
      </w:r>
      <w:r w:rsidR="00AB1BE0">
        <w:rPr>
          <w:noProof/>
        </w:rPr>
        <w:t>1</w:t>
      </w:r>
      <w:r w:rsidR="002025D5">
        <w:fldChar w:fldCharType="end"/>
      </w:r>
      <w:r w:rsidR="000F44A2" w:rsidRPr="00A04ED6">
        <w:t>.</w:t>
      </w:r>
    </w:p>
    <w:bookmarkStart w:id="16" w:name="_Toc150758397"/>
    <w:bookmarkStart w:id="17" w:name="_Toc154485450"/>
    <w:bookmarkStart w:id="18" w:name="_Toc182196514"/>
    <w:bookmarkEnd w:id="7"/>
    <w:p w14:paraId="344735A1" w14:textId="2FE0E204" w:rsidR="002025D5" w:rsidRDefault="002025D5" w:rsidP="002025D5">
      <w:pPr>
        <w:pStyle w:val="GOSTNameTable"/>
      </w:pPr>
      <w:r>
        <w:fldChar w:fldCharType="begin"/>
      </w:r>
      <w:r>
        <w:instrText xml:space="preserve"> SEQ Таблица \* ARABIC </w:instrText>
      </w:r>
      <w:r>
        <w:fldChar w:fldCharType="separate"/>
      </w:r>
      <w:bookmarkStart w:id="19" w:name="_Ref155791649"/>
      <w:bookmarkStart w:id="20" w:name="_Toc226563157"/>
      <w:r w:rsidR="00AB1BE0">
        <w:rPr>
          <w:noProof/>
        </w:rPr>
        <w:t>1</w:t>
      </w:r>
      <w:bookmarkEnd w:id="19"/>
      <w:r>
        <w:fldChar w:fldCharType="end"/>
      </w:r>
      <w:r>
        <w:rPr>
          <w:lang w:val="en-US"/>
        </w:rPr>
        <w:t xml:space="preserve"> - </w:t>
      </w:r>
      <w:r w:rsidRPr="00305EB1">
        <w:rPr>
          <w:lang w:val="en-US"/>
        </w:rPr>
        <w:t>Список терминов и сокращений</w:t>
      </w:r>
      <w:bookmarkEnd w:id="20"/>
    </w:p>
    <w:tbl>
      <w:tblPr>
        <w:tblStyle w:val="GOSTTable"/>
        <w:tblW w:w="5000" w:type="pct"/>
        <w:tblLook w:val="07E0" w:firstRow="1" w:lastRow="1" w:firstColumn="1" w:lastColumn="1" w:noHBand="1" w:noVBand="1"/>
      </w:tblPr>
      <w:tblGrid>
        <w:gridCol w:w="2382"/>
        <w:gridCol w:w="7312"/>
      </w:tblGrid>
      <w:tr w:rsidR="00963774" w:rsidRPr="000F44A2" w14:paraId="1BCCEFF3" w14:textId="77777777" w:rsidTr="002025D5">
        <w:trPr>
          <w:cnfStyle w:val="100000000000" w:firstRow="1" w:lastRow="0" w:firstColumn="0" w:lastColumn="0" w:oddVBand="0" w:evenVBand="0" w:oddHBand="0" w:evenHBand="0" w:firstRowFirstColumn="0" w:firstRowLastColumn="0" w:lastRowFirstColumn="0" w:lastRowLastColumn="0"/>
          <w:trHeight w:val="836"/>
        </w:trPr>
        <w:tc>
          <w:tcPr>
            <w:tcW w:w="2366" w:type="dxa"/>
          </w:tcPr>
          <w:p w14:paraId="66B95448" w14:textId="77777777" w:rsidR="00963774" w:rsidRPr="00A04ED6" w:rsidRDefault="00963774" w:rsidP="00A04ED6">
            <w:pPr>
              <w:pStyle w:val="GOSTTableHead"/>
            </w:pPr>
            <w:r w:rsidRPr="00A04ED6">
              <w:t>Термин или определение</w:t>
            </w:r>
          </w:p>
        </w:tc>
        <w:tc>
          <w:tcPr>
            <w:tcW w:w="7262" w:type="dxa"/>
          </w:tcPr>
          <w:p w14:paraId="6EE329F1" w14:textId="77777777" w:rsidR="00963774" w:rsidRPr="00A04ED6" w:rsidRDefault="00963774" w:rsidP="00A04ED6">
            <w:pPr>
              <w:pStyle w:val="GOSTTableHead"/>
            </w:pPr>
            <w:r w:rsidRPr="00A04ED6">
              <w:t>Описание</w:t>
            </w:r>
          </w:p>
        </w:tc>
      </w:tr>
      <w:tr w:rsidR="001B0A49" w:rsidRPr="000F44A2" w14:paraId="5C9F5592" w14:textId="77777777" w:rsidTr="002025D5">
        <w:tc>
          <w:tcPr>
            <w:tcW w:w="2366" w:type="dxa"/>
          </w:tcPr>
          <w:p w14:paraId="2C373AEB" w14:textId="43374F4F" w:rsidR="001B0A49" w:rsidRPr="00A04ED6" w:rsidRDefault="001B0A49" w:rsidP="00A04ED6">
            <w:pPr>
              <w:pStyle w:val="GOSTTablenorm"/>
            </w:pPr>
            <w:r w:rsidRPr="00A04ED6">
              <w:t>Datamart</w:t>
            </w:r>
          </w:p>
        </w:tc>
        <w:tc>
          <w:tcPr>
            <w:tcW w:w="7262" w:type="dxa"/>
          </w:tcPr>
          <w:p w14:paraId="5DDC0457" w14:textId="62A82F8C" w:rsidR="001B0A49" w:rsidRPr="00A04ED6" w:rsidRDefault="001B0A49" w:rsidP="00A04ED6">
            <w:pPr>
              <w:pStyle w:val="GOSTTablenorm"/>
            </w:pPr>
            <w:r w:rsidRPr="00A04ED6">
              <w:t>Модуль предоставления отчетности системы SVAP, предназначенный для предоставления ФП ГИИС ЭБ агрегированных данных в различных срезах (фильтрах, группировках)</w:t>
            </w:r>
          </w:p>
        </w:tc>
      </w:tr>
      <w:tr w:rsidR="001B0A49" w:rsidRPr="000F44A2" w14:paraId="4634E5AE" w14:textId="77777777" w:rsidTr="002025D5">
        <w:tc>
          <w:tcPr>
            <w:tcW w:w="2366" w:type="dxa"/>
          </w:tcPr>
          <w:p w14:paraId="5BC4C2D9" w14:textId="1E19274D" w:rsidR="001B0A49" w:rsidRPr="00A04ED6" w:rsidRDefault="001B0A49" w:rsidP="00A04ED6">
            <w:pPr>
              <w:pStyle w:val="GOSTTablenorm"/>
            </w:pPr>
            <w:r w:rsidRPr="00A04ED6">
              <w:t>JSON</w:t>
            </w:r>
          </w:p>
        </w:tc>
        <w:tc>
          <w:tcPr>
            <w:tcW w:w="7262" w:type="dxa"/>
          </w:tcPr>
          <w:p w14:paraId="2673DEBE" w14:textId="46058838" w:rsidR="001B0A49" w:rsidRPr="00A04ED6" w:rsidRDefault="001B0A49" w:rsidP="00A04ED6">
            <w:pPr>
              <w:pStyle w:val="GOSTTablenorm"/>
            </w:pPr>
            <w:r w:rsidRPr="00A04ED6">
              <w:t>Текстовый формат обмена данными, основанный на JavaScript</w:t>
            </w:r>
          </w:p>
        </w:tc>
      </w:tr>
      <w:tr w:rsidR="001B0A49" w:rsidRPr="000F44A2" w14:paraId="0201B654" w14:textId="77777777" w:rsidTr="002025D5">
        <w:tc>
          <w:tcPr>
            <w:tcW w:w="2366" w:type="dxa"/>
          </w:tcPr>
          <w:p w14:paraId="1FBC0BA6" w14:textId="77777777" w:rsidR="001B0A49" w:rsidRPr="00A04ED6" w:rsidRDefault="001B0A49" w:rsidP="00A04ED6">
            <w:pPr>
              <w:pStyle w:val="GOSTTablenorm"/>
            </w:pPr>
            <w:r w:rsidRPr="00A04ED6">
              <w:t>OLAP</w:t>
            </w:r>
          </w:p>
        </w:tc>
        <w:tc>
          <w:tcPr>
            <w:tcW w:w="7262" w:type="dxa"/>
          </w:tcPr>
          <w:p w14:paraId="0C17A42B" w14:textId="1BAFD81E" w:rsidR="001B0A49" w:rsidRPr="00A04ED6" w:rsidRDefault="001B0A49" w:rsidP="00A04ED6">
            <w:pPr>
              <w:pStyle w:val="GOSTTablenorm"/>
            </w:pPr>
            <w:r w:rsidRPr="00A04ED6">
              <w:t xml:space="preserve">Модуль сбора отчетности системы SVAP, предназначенный для сбора и пост-обработки сформированных и переданных из OLTP записей учета, в котором осуществляется дообогащение записей учета дополнительными </w:t>
            </w:r>
            <w:r w:rsidR="00E77247" w:rsidRPr="00A04ED6">
              <w:t>аналитическими признаками</w:t>
            </w:r>
            <w:r w:rsidRPr="00A04ED6">
              <w:t xml:space="preserve">, содержащимися в запросах, и их агрегирование в необходимых разрезах для последующей передачи агрегированных данных в </w:t>
            </w:r>
            <w:r w:rsidR="00E77247" w:rsidRPr="00A04ED6">
              <w:t>Datamart</w:t>
            </w:r>
          </w:p>
        </w:tc>
      </w:tr>
      <w:tr w:rsidR="001B0A49" w:rsidRPr="000F44A2" w14:paraId="7A64E096" w14:textId="77777777" w:rsidTr="002025D5">
        <w:tc>
          <w:tcPr>
            <w:tcW w:w="2366" w:type="dxa"/>
          </w:tcPr>
          <w:p w14:paraId="16BC6A8B" w14:textId="77777777" w:rsidR="001B0A49" w:rsidRPr="00A04ED6" w:rsidRDefault="001B0A49" w:rsidP="00A04ED6">
            <w:pPr>
              <w:pStyle w:val="GOSTTablenorm"/>
            </w:pPr>
            <w:r w:rsidRPr="00A04ED6">
              <w:t>OLTP</w:t>
            </w:r>
          </w:p>
        </w:tc>
        <w:tc>
          <w:tcPr>
            <w:tcW w:w="7262" w:type="dxa"/>
          </w:tcPr>
          <w:p w14:paraId="5550088D" w14:textId="3F3D13ED" w:rsidR="001B0A49" w:rsidRPr="00A04ED6" w:rsidRDefault="001B0A49" w:rsidP="00A04ED6">
            <w:pPr>
              <w:pStyle w:val="GOSTTablenorm"/>
            </w:pPr>
            <w:r w:rsidRPr="00A04ED6">
              <w:t xml:space="preserve">Модуль учета системы SVAP, предназначенный для обработки запросов, содержащих </w:t>
            </w:r>
            <w:r w:rsidR="00E77247" w:rsidRPr="00A04ED6">
              <w:t xml:space="preserve">атрибуты </w:t>
            </w:r>
            <w:r w:rsidRPr="00A04ED6">
              <w:t>документов, на подбор и формирование записей учета по настроенным правилам и с осуще</w:t>
            </w:r>
            <w:r w:rsidR="00A04ED6">
              <w:t>ствлением необходимых контролей</w:t>
            </w:r>
          </w:p>
        </w:tc>
      </w:tr>
      <w:tr w:rsidR="001B0A49" w:rsidRPr="000F44A2" w14:paraId="04E6B419" w14:textId="77777777" w:rsidTr="002025D5">
        <w:tc>
          <w:tcPr>
            <w:tcW w:w="2366" w:type="dxa"/>
          </w:tcPr>
          <w:p w14:paraId="0B08D2C1" w14:textId="77777777" w:rsidR="001B0A49" w:rsidRPr="000F44A2" w:rsidRDefault="001B0A49" w:rsidP="001B0A49">
            <w:pPr>
              <w:pStyle w:val="GOSTTablenorm"/>
            </w:pPr>
            <w:r w:rsidRPr="000F44A2">
              <w:t>SVAP</w:t>
            </w:r>
          </w:p>
        </w:tc>
        <w:tc>
          <w:tcPr>
            <w:tcW w:w="7262" w:type="dxa"/>
          </w:tcPr>
          <w:p w14:paraId="53D2FB38" w14:textId="77777777" w:rsidR="001B0A49" w:rsidRPr="00A04ED6" w:rsidRDefault="001B0A49" w:rsidP="00A04ED6">
            <w:pPr>
              <w:pStyle w:val="GOSTTablenorm"/>
            </w:pPr>
            <w:r w:rsidRPr="00A04ED6">
              <w:t xml:space="preserve">SmartVista Accounting Platform – расчетно-финансовая платформа для аналитического и бухгалтерского учета финансово-денежных операций, построенная на базе продуктов семейства SmartVista и состоящая из </w:t>
            </w:r>
            <w:r w:rsidR="00D642A5" w:rsidRPr="00A04ED6">
              <w:t>SVBO и SVIP</w:t>
            </w:r>
            <w:r w:rsidR="00637DDB" w:rsidRPr="00A04ED6">
              <w:t xml:space="preserve"> компонентов:</w:t>
            </w:r>
          </w:p>
          <w:p w14:paraId="359326EC" w14:textId="564238A7" w:rsidR="00637DDB" w:rsidRDefault="00637DDB" w:rsidP="00A04ED6">
            <w:pPr>
              <w:pStyle w:val="GOSTTableListMark1"/>
            </w:pPr>
            <w:r>
              <w:t>«Смарт Виста Бэк Офис Рус» Модуль «Смарт Виста подсистемы учета и отчетности системы»;</w:t>
            </w:r>
          </w:p>
          <w:p w14:paraId="6C89FE1E" w14:textId="285640EA" w:rsidR="00637DDB" w:rsidRPr="00637DDB" w:rsidRDefault="00637DDB" w:rsidP="00A04ED6">
            <w:pPr>
              <w:pStyle w:val="GOSTTableListMark1"/>
            </w:pPr>
            <w:r>
              <w:t>«Смарт Виста Фронт Энд Рус» Модуль «Смарт Виста Интеграционная Платформа»</w:t>
            </w:r>
          </w:p>
        </w:tc>
      </w:tr>
      <w:tr w:rsidR="001B0A49" w:rsidRPr="000F44A2" w14:paraId="786E4714" w14:textId="77777777" w:rsidTr="002025D5">
        <w:tc>
          <w:tcPr>
            <w:tcW w:w="2366" w:type="dxa"/>
          </w:tcPr>
          <w:p w14:paraId="2197C57A" w14:textId="77777777" w:rsidR="001B0A49" w:rsidRPr="00A04ED6" w:rsidRDefault="001B0A49" w:rsidP="00A04ED6">
            <w:pPr>
              <w:pStyle w:val="GOSTTablenorm"/>
            </w:pPr>
            <w:r w:rsidRPr="00A04ED6">
              <w:t>SVBO</w:t>
            </w:r>
          </w:p>
        </w:tc>
        <w:tc>
          <w:tcPr>
            <w:tcW w:w="7262" w:type="dxa"/>
          </w:tcPr>
          <w:p w14:paraId="567F9B1B" w14:textId="4402B96F" w:rsidR="001B0A49" w:rsidRPr="00A04ED6" w:rsidRDefault="001B0A49" w:rsidP="00A04ED6">
            <w:pPr>
              <w:pStyle w:val="GOSTTablenorm"/>
            </w:pPr>
            <w:r w:rsidRPr="00A04ED6">
              <w:t xml:space="preserve">SmartVista Back Office - </w:t>
            </w:r>
            <w:r w:rsidR="00637DDB" w:rsidRPr="00A04ED6">
              <w:t>«Смарт Виста Бэк Офис Рус» Модуль «Смарт Виста подсистемы учета и отчетности системы». К</w:t>
            </w:r>
            <w:r w:rsidRPr="00A04ED6">
              <w:t>омпонент SVAP, отвечающий за финансовую часть – подбор записей учета, агрегирование и суммирование данных</w:t>
            </w:r>
            <w:r w:rsidR="00D642A5" w:rsidRPr="00A04ED6">
              <w:t>. Состоит из OLTP, OLAP, Datamart модулей</w:t>
            </w:r>
          </w:p>
        </w:tc>
      </w:tr>
      <w:tr w:rsidR="001B0A49" w:rsidRPr="000F44A2" w14:paraId="219D04BA" w14:textId="77777777" w:rsidTr="002025D5">
        <w:tc>
          <w:tcPr>
            <w:tcW w:w="2366" w:type="dxa"/>
          </w:tcPr>
          <w:p w14:paraId="39A9B62A" w14:textId="77777777" w:rsidR="001B0A49" w:rsidRPr="00A04ED6" w:rsidRDefault="001B0A49" w:rsidP="00A04ED6">
            <w:pPr>
              <w:pStyle w:val="GOSTTablenorm"/>
            </w:pPr>
            <w:r w:rsidRPr="00A04ED6">
              <w:t>SVIP</w:t>
            </w:r>
          </w:p>
        </w:tc>
        <w:tc>
          <w:tcPr>
            <w:tcW w:w="7262" w:type="dxa"/>
          </w:tcPr>
          <w:p w14:paraId="3EBE3250" w14:textId="3790BC8E" w:rsidR="001B0A49" w:rsidRPr="00A04ED6" w:rsidRDefault="001B0A49" w:rsidP="00A04ED6">
            <w:pPr>
              <w:pStyle w:val="GOSTTablenorm"/>
            </w:pPr>
            <w:r w:rsidRPr="00A04ED6">
              <w:t xml:space="preserve">SmartVista Integration Platform - </w:t>
            </w:r>
            <w:r w:rsidR="00637DDB" w:rsidRPr="00A04ED6">
              <w:t>«Смарт Виста Фронт Энд Рус» Модуль «Смарт Виста Интеграционная Платформа». К</w:t>
            </w:r>
            <w:r w:rsidRPr="00A04ED6">
              <w:t>омпонент SVAP, отвечающий за интеграционную часть – взаимодействие с функциональными подсистемами ГИИС «Электронный бюджет»</w:t>
            </w:r>
          </w:p>
        </w:tc>
      </w:tr>
      <w:tr w:rsidR="001B0A49" w:rsidRPr="000F44A2" w14:paraId="618BB274" w14:textId="77777777" w:rsidTr="002025D5">
        <w:tc>
          <w:tcPr>
            <w:tcW w:w="2366" w:type="dxa"/>
          </w:tcPr>
          <w:p w14:paraId="1FCB08FF" w14:textId="77777777" w:rsidR="001B0A49" w:rsidRPr="00A04ED6" w:rsidRDefault="001B0A49" w:rsidP="00A04ED6">
            <w:pPr>
              <w:pStyle w:val="GOSTTablenorm"/>
            </w:pPr>
            <w:r w:rsidRPr="00A04ED6">
              <w:t>XML</w:t>
            </w:r>
          </w:p>
        </w:tc>
        <w:tc>
          <w:tcPr>
            <w:tcW w:w="7262" w:type="dxa"/>
          </w:tcPr>
          <w:p w14:paraId="4B24E5AB" w14:textId="77777777" w:rsidR="001B0A49" w:rsidRPr="00A04ED6" w:rsidRDefault="001B0A49" w:rsidP="00A04ED6">
            <w:pPr>
              <w:pStyle w:val="GOSTTablenorm"/>
            </w:pPr>
            <w:r w:rsidRPr="00A04ED6">
              <w:t>Расширяемый язык разметки. Формат, обеспечивающий механизмы описания структур документов с помощью тэгов разметки</w:t>
            </w:r>
          </w:p>
        </w:tc>
      </w:tr>
      <w:tr w:rsidR="00713116" w:rsidRPr="000F44A2" w14:paraId="2D482E92" w14:textId="77777777" w:rsidTr="002025D5">
        <w:tc>
          <w:tcPr>
            <w:tcW w:w="2366" w:type="dxa"/>
          </w:tcPr>
          <w:p w14:paraId="5D20F146" w14:textId="5A0BFA9E" w:rsidR="00713116" w:rsidRPr="00A04ED6" w:rsidRDefault="00713116" w:rsidP="00A04ED6">
            <w:pPr>
              <w:pStyle w:val="GOSTTablenorm"/>
            </w:pPr>
            <w:r w:rsidRPr="00A04ED6">
              <w:t>Аналитические признаки, входящие в структуру номера счета</w:t>
            </w:r>
          </w:p>
        </w:tc>
        <w:tc>
          <w:tcPr>
            <w:tcW w:w="7262" w:type="dxa"/>
          </w:tcPr>
          <w:p w14:paraId="53D4FF04" w14:textId="25324816" w:rsidR="00713116" w:rsidRPr="00A04ED6" w:rsidRDefault="004906C3" w:rsidP="00A04ED6">
            <w:pPr>
              <w:pStyle w:val="GOSTTablenorm"/>
            </w:pPr>
            <w:r w:rsidRPr="00A04ED6">
              <w:t>Группа аналитических признаков, включенных в шаблон счета согласно справочнику «Шаблоны счетов» в SVAP. В разрезе таких аналитических признаков в SVAP осуществляется предварительное агрегирование данных, контроль доступного остатка средств, расчет балансов (оборотов и остатков по счетам). Аналитические признаки этой группы могут задаваться в качестве параметров отбора и параметров отображения данных в запросах на сбор учетных данных при отборе по счетам (по комбинации ана</w:t>
            </w:r>
            <w:r w:rsidRPr="00A04ED6">
              <w:lastRenderedPageBreak/>
              <w:t>литических признаков) и по записям учета</w:t>
            </w:r>
          </w:p>
        </w:tc>
      </w:tr>
      <w:tr w:rsidR="00C55A78" w:rsidRPr="000F44A2" w14:paraId="5009B55A" w14:textId="77777777" w:rsidTr="002025D5">
        <w:tc>
          <w:tcPr>
            <w:tcW w:w="2366" w:type="dxa"/>
          </w:tcPr>
          <w:p w14:paraId="219A877C" w14:textId="76BBB028" w:rsidR="00C55A78" w:rsidRPr="00A04ED6" w:rsidRDefault="00C55A78" w:rsidP="00A04ED6">
            <w:pPr>
              <w:pStyle w:val="GOSTTablenorm"/>
            </w:pPr>
            <w:r w:rsidRPr="00A04ED6">
              <w:lastRenderedPageBreak/>
              <w:t>Аналитические признаки, участвующие в расчете балансов</w:t>
            </w:r>
          </w:p>
        </w:tc>
        <w:tc>
          <w:tcPr>
            <w:tcW w:w="7262" w:type="dxa"/>
          </w:tcPr>
          <w:p w14:paraId="404C73F8" w14:textId="407D670E" w:rsidR="00C55A78" w:rsidRPr="00A04ED6" w:rsidRDefault="00C55A78" w:rsidP="00A04ED6">
            <w:pPr>
              <w:pStyle w:val="GOSTTablenorm"/>
            </w:pPr>
            <w:r w:rsidRPr="00A04ED6">
              <w:t>Группа аналитических признаков, имеющих «Признак использования при расчете балансов» в справочнике «Аналитические признаки» в SVAP, Представляет собой объединение множеств аналитических признаков, входящих в структуру номера счета, и дополнительных аналитических признаков, не входящих в структуру номера счета, которыми обогащается счет</w:t>
            </w:r>
          </w:p>
        </w:tc>
      </w:tr>
      <w:tr w:rsidR="00637DDB" w:rsidRPr="000F44A2" w14:paraId="32948EEF" w14:textId="77777777" w:rsidTr="002025D5">
        <w:tc>
          <w:tcPr>
            <w:tcW w:w="2366" w:type="dxa"/>
          </w:tcPr>
          <w:p w14:paraId="781162CE" w14:textId="5E6F342A" w:rsidR="00637DDB" w:rsidRPr="00A04ED6" w:rsidRDefault="00637DDB" w:rsidP="00A04ED6">
            <w:pPr>
              <w:pStyle w:val="GOSTTablenorm"/>
            </w:pPr>
            <w:r w:rsidRPr="00A04ED6">
              <w:t>Аналитические признаки, не участвующие в расчете балансов (свойства записи учета)</w:t>
            </w:r>
          </w:p>
        </w:tc>
        <w:tc>
          <w:tcPr>
            <w:tcW w:w="7262" w:type="dxa"/>
          </w:tcPr>
          <w:p w14:paraId="4E086196" w14:textId="5B3509EF" w:rsidR="00637DDB" w:rsidRPr="00A04ED6" w:rsidRDefault="005E3422" w:rsidP="00A04ED6">
            <w:pPr>
              <w:pStyle w:val="GOSTTablenorm"/>
            </w:pPr>
            <w:r w:rsidRPr="00A04ED6">
              <w:t>Группа аналитических признаков, не имеющих «Признак</w:t>
            </w:r>
            <w:r w:rsidR="00DC4414" w:rsidRPr="00A04ED6">
              <w:t>а</w:t>
            </w:r>
            <w:r w:rsidRPr="00A04ED6">
              <w:t xml:space="preserve"> использования при расчете балансов» в справочнике «Аналитические признаки» в SVAP, В разрезе таких аналитических признаков в SVAP</w:t>
            </w:r>
            <w:r w:rsidR="00637DDB" w:rsidRPr="00A04ED6">
              <w:t xml:space="preserve"> </w:t>
            </w:r>
            <w:r w:rsidRPr="00A04ED6">
              <w:t>не</w:t>
            </w:r>
            <w:r w:rsidR="00637DDB" w:rsidRPr="00A04ED6">
              <w:t xml:space="preserve"> осуществляет</w:t>
            </w:r>
            <w:r w:rsidRPr="00A04ED6">
              <w:t>ся</w:t>
            </w:r>
            <w:r w:rsidR="00637DDB" w:rsidRPr="00A04ED6">
              <w:t xml:space="preserve"> предварительное агрегирование данных</w:t>
            </w:r>
            <w:r w:rsidRPr="00A04ED6">
              <w:t>, расчет балансов (оборотов и остатков по счетам),</w:t>
            </w:r>
            <w:r w:rsidR="00637DDB" w:rsidRPr="00A04ED6">
              <w:t xml:space="preserve"> </w:t>
            </w:r>
            <w:r w:rsidRPr="00A04ED6">
              <w:t>контроль доступного остатка средств. Они</w:t>
            </w:r>
            <w:r w:rsidR="00637DDB" w:rsidRPr="00A04ED6">
              <w:t xml:space="preserve"> не могут быть включены в </w:t>
            </w:r>
            <w:r w:rsidRPr="00A04ED6">
              <w:t>шаблон</w:t>
            </w:r>
            <w:r w:rsidR="00637DDB" w:rsidRPr="00A04ED6">
              <w:t xml:space="preserve"> номера счета. </w:t>
            </w:r>
            <w:r w:rsidRPr="00A04ED6">
              <w:t>Аналитические признаки этой группы могут задаваться в качестве параметров отбора и параметров отображения данных в запросах на сбор учетных данных при отборе по записям учета</w:t>
            </w:r>
          </w:p>
        </w:tc>
      </w:tr>
      <w:tr w:rsidR="00504278" w:rsidRPr="000F44A2" w14:paraId="7BA1A09C" w14:textId="77777777" w:rsidTr="002025D5">
        <w:tc>
          <w:tcPr>
            <w:tcW w:w="2366" w:type="dxa"/>
          </w:tcPr>
          <w:p w14:paraId="170ACA54" w14:textId="729F8913" w:rsidR="00504278" w:rsidRPr="00A04ED6" w:rsidRDefault="00504278" w:rsidP="00A04ED6">
            <w:pPr>
              <w:pStyle w:val="GOSTTablenorm"/>
            </w:pPr>
            <w:r w:rsidRPr="00A04ED6">
              <w:t>Аналитические признаки, зарегистрированные в SVAP</w:t>
            </w:r>
          </w:p>
        </w:tc>
        <w:tc>
          <w:tcPr>
            <w:tcW w:w="7262" w:type="dxa"/>
          </w:tcPr>
          <w:p w14:paraId="187D47A4" w14:textId="77777777" w:rsidR="00504278" w:rsidRPr="00A04ED6" w:rsidRDefault="00504278" w:rsidP="00A04ED6">
            <w:pPr>
              <w:pStyle w:val="GOSTTablenorm"/>
            </w:pPr>
            <w:r w:rsidRPr="00A04ED6">
              <w:t>Все аналитические признаки, настроенные в справочнике «Аналитические признаки» в SVAP. Включают следующие группы аналитических признаков:</w:t>
            </w:r>
          </w:p>
          <w:p w14:paraId="32F36FAF" w14:textId="77777777" w:rsidR="00504278" w:rsidRPr="00A04ED6" w:rsidRDefault="00504278" w:rsidP="00A04ED6">
            <w:pPr>
              <w:pStyle w:val="GOSTTableListMark1"/>
            </w:pPr>
            <w:r w:rsidRPr="00A04ED6">
              <w:t>Аналитические признаки, входящие в структуру номера счета;</w:t>
            </w:r>
          </w:p>
          <w:p w14:paraId="3E690B38" w14:textId="77777777" w:rsidR="00504278" w:rsidRPr="00A04ED6" w:rsidRDefault="00504278" w:rsidP="00A04ED6">
            <w:pPr>
              <w:pStyle w:val="GOSTTableListMark1"/>
            </w:pPr>
            <w:r w:rsidRPr="00A04ED6">
              <w:t>Дополнительные аналитические признаки, не входящие в структуру номера счета, которыми обогащается счет;</w:t>
            </w:r>
          </w:p>
          <w:p w14:paraId="1400BEBA" w14:textId="268B2D87" w:rsidR="00504278" w:rsidRPr="00504278" w:rsidRDefault="00504278" w:rsidP="00A04ED6">
            <w:pPr>
              <w:pStyle w:val="GOSTTableListMark1"/>
            </w:pPr>
            <w:r w:rsidRPr="00A04ED6">
              <w:t>Аналитические признаки, не участвующие в расчете балансов (свойства записи учета)</w:t>
            </w:r>
          </w:p>
        </w:tc>
      </w:tr>
      <w:tr w:rsidR="001B0A49" w:rsidRPr="003379FC" w14:paraId="160916AF" w14:textId="77777777" w:rsidTr="002025D5">
        <w:tc>
          <w:tcPr>
            <w:tcW w:w="2366" w:type="dxa"/>
          </w:tcPr>
          <w:p w14:paraId="4749E41B" w14:textId="77777777" w:rsidR="001B0A49" w:rsidRPr="00A04ED6" w:rsidRDefault="001B0A49" w:rsidP="00A04ED6">
            <w:pPr>
              <w:pStyle w:val="GOSTTablenorm"/>
            </w:pPr>
            <w:r w:rsidRPr="00A04ED6">
              <w:t>ГИИС «Электронный бюджет»</w:t>
            </w:r>
          </w:p>
        </w:tc>
        <w:tc>
          <w:tcPr>
            <w:tcW w:w="7262" w:type="dxa"/>
          </w:tcPr>
          <w:p w14:paraId="78C0C316" w14:textId="77777777" w:rsidR="001B0A49" w:rsidRPr="00A04ED6" w:rsidRDefault="001B0A49" w:rsidP="00A04ED6">
            <w:pPr>
              <w:pStyle w:val="GOSTTablenorm"/>
            </w:pPr>
            <w:r w:rsidRPr="00A04ED6">
              <w:t>Государственная интегрированная информационная система «Электронный бюджет»</w:t>
            </w:r>
          </w:p>
        </w:tc>
      </w:tr>
      <w:tr w:rsidR="004906C3" w:rsidRPr="003379FC" w14:paraId="514D00C7" w14:textId="77777777" w:rsidTr="002025D5">
        <w:tc>
          <w:tcPr>
            <w:tcW w:w="2366" w:type="dxa"/>
          </w:tcPr>
          <w:p w14:paraId="5E2E96D2" w14:textId="75E7C355" w:rsidR="004906C3" w:rsidRPr="00A04ED6" w:rsidRDefault="004906C3" w:rsidP="00A04ED6">
            <w:pPr>
              <w:pStyle w:val="GOSTTablenorm"/>
            </w:pPr>
            <w:r w:rsidRPr="00A04ED6">
              <w:t>Дополнительные аналитические признаки, не входящие в структуру номера счета, которыми обогащается счет</w:t>
            </w:r>
          </w:p>
        </w:tc>
        <w:tc>
          <w:tcPr>
            <w:tcW w:w="7262" w:type="dxa"/>
          </w:tcPr>
          <w:p w14:paraId="3C5CDB11" w14:textId="0C334A53" w:rsidR="004906C3" w:rsidRPr="00A04ED6" w:rsidRDefault="004906C3" w:rsidP="00A04ED6">
            <w:pPr>
              <w:pStyle w:val="GOSTTablenorm"/>
            </w:pPr>
            <w:r w:rsidRPr="00A04ED6">
              <w:t xml:space="preserve">Группа аналитических признаков, имеющих «Признак использования при расчете балансов» в справочнике «Аналитические признаки» в SVAP, но не включенных в шаблон счета согласно справочнику «Шаблоны счетов» в SVAP. В разрезе таких аналитических признаков осуществляется предварительное агрегирование данных, расчет балансов (оборотов и остатков по счетам), в контроле доступного остатка </w:t>
            </w:r>
            <w:r w:rsidR="00C55A78" w:rsidRPr="00A04ED6">
              <w:t xml:space="preserve">средств </w:t>
            </w:r>
            <w:r w:rsidRPr="00A04ED6">
              <w:t>не участвуют. Аналитические признаки этой группы могут задаваться в качестве параметров отбора и параметров отображения данных в запросах на сбор учетных данных при отборе по счетам (по комбинации аналитических признаков) и по записям учета</w:t>
            </w:r>
          </w:p>
        </w:tc>
      </w:tr>
      <w:tr w:rsidR="00BB590B" w:rsidRPr="003379FC" w14:paraId="6DFCB6D9" w14:textId="77777777" w:rsidTr="002025D5">
        <w:tc>
          <w:tcPr>
            <w:tcW w:w="2366" w:type="dxa"/>
          </w:tcPr>
          <w:p w14:paraId="6ECBA06A" w14:textId="24B67C7B" w:rsidR="00BB590B" w:rsidRPr="00A04ED6" w:rsidRDefault="00BB590B" w:rsidP="00A04ED6">
            <w:pPr>
              <w:pStyle w:val="GOSTTablenorm"/>
            </w:pPr>
            <w:r w:rsidRPr="00A04ED6">
              <w:t>Запрос на сбор учетных данных</w:t>
            </w:r>
          </w:p>
        </w:tc>
        <w:tc>
          <w:tcPr>
            <w:tcW w:w="7262" w:type="dxa"/>
          </w:tcPr>
          <w:p w14:paraId="14D5ED49" w14:textId="3E0F86D2" w:rsidR="00BB590B" w:rsidRPr="00A04ED6" w:rsidRDefault="00BB590B" w:rsidP="00A04ED6">
            <w:pPr>
              <w:pStyle w:val="GOSTTablenorm"/>
            </w:pPr>
            <w:r w:rsidRPr="00A04ED6">
              <w:t>Запросы, используемые для получения информации об отраженных в учете операциях, об остатках на начало отчетного периода, оборотах за отчетный период и остатках на конец отчетного периода по счетам учета или по комбинациям аналитических признаков, зарегистрированных в SVAP, в т.ч. в разрезе корреспонденции счетов и/или реквизитов первичных документов</w:t>
            </w:r>
          </w:p>
        </w:tc>
      </w:tr>
      <w:tr w:rsidR="00956367" w:rsidRPr="003379FC" w14:paraId="782B2626" w14:textId="77777777" w:rsidTr="002025D5">
        <w:tc>
          <w:tcPr>
            <w:tcW w:w="2366" w:type="dxa"/>
          </w:tcPr>
          <w:p w14:paraId="6AD6B456" w14:textId="5F1FA8C1" w:rsidR="00956367" w:rsidRPr="00A04ED6" w:rsidRDefault="00956367" w:rsidP="00956367">
            <w:pPr>
              <w:pStyle w:val="GOSTTablenorm"/>
            </w:pPr>
            <w:r>
              <w:t>ИС АСФК</w:t>
            </w:r>
          </w:p>
        </w:tc>
        <w:tc>
          <w:tcPr>
            <w:tcW w:w="7262" w:type="dxa"/>
          </w:tcPr>
          <w:p w14:paraId="49D12953" w14:textId="5C99E75A" w:rsidR="00956367" w:rsidRPr="00A04ED6" w:rsidRDefault="00956367" w:rsidP="00956367">
            <w:pPr>
              <w:pStyle w:val="GOSTTablenorm"/>
            </w:pPr>
            <w:r w:rsidRPr="00803C61">
              <w:t>Информационная система «Автоматизированная система Федерального казначейства»</w:t>
            </w:r>
          </w:p>
        </w:tc>
      </w:tr>
      <w:tr w:rsidR="00956367" w:rsidRPr="000F44A2" w14:paraId="1C595EBE" w14:textId="77777777" w:rsidTr="002025D5">
        <w:tc>
          <w:tcPr>
            <w:tcW w:w="2366" w:type="dxa"/>
          </w:tcPr>
          <w:p w14:paraId="43074435" w14:textId="77777777" w:rsidR="00956367" w:rsidRPr="00A04ED6" w:rsidRDefault="00956367" w:rsidP="00956367">
            <w:pPr>
              <w:pStyle w:val="GOSTTablenorm"/>
            </w:pPr>
            <w:r w:rsidRPr="00A04ED6">
              <w:t>ЛС, л/с</w:t>
            </w:r>
          </w:p>
        </w:tc>
        <w:tc>
          <w:tcPr>
            <w:tcW w:w="7262" w:type="dxa"/>
          </w:tcPr>
          <w:p w14:paraId="397D70B3" w14:textId="77777777" w:rsidR="00956367" w:rsidRPr="00A04ED6" w:rsidRDefault="00956367" w:rsidP="00956367">
            <w:pPr>
              <w:pStyle w:val="GOSTTablenorm"/>
            </w:pPr>
            <w:r w:rsidRPr="00A04ED6">
              <w:t>Лицевой счет</w:t>
            </w:r>
          </w:p>
        </w:tc>
      </w:tr>
      <w:tr w:rsidR="00956367" w:rsidRPr="000F44A2" w14:paraId="168B8433" w14:textId="77777777" w:rsidTr="002025D5">
        <w:trPr>
          <w:ins w:id="21" w:author="Сказецкая Наталья Камилевна" w:date="2024-05-31T13:27:00Z"/>
        </w:trPr>
        <w:tc>
          <w:tcPr>
            <w:tcW w:w="2366" w:type="dxa"/>
          </w:tcPr>
          <w:p w14:paraId="7715C06C" w14:textId="5EE37849" w:rsidR="00956367" w:rsidRPr="00A04ED6" w:rsidRDefault="00956367" w:rsidP="00956367">
            <w:pPr>
              <w:pStyle w:val="GOSTTablenorm"/>
              <w:rPr>
                <w:ins w:id="22" w:author="Сказецкая Наталья Камилевна" w:date="2024-05-31T13:27:00Z"/>
              </w:rPr>
            </w:pPr>
            <w:ins w:id="23" w:author="Сказецкая Наталья Камилевна" w:date="2024-05-31T13:27:00Z">
              <w:r>
                <w:t>л/с с кодом 01</w:t>
              </w:r>
            </w:ins>
          </w:p>
        </w:tc>
        <w:tc>
          <w:tcPr>
            <w:tcW w:w="7262" w:type="dxa"/>
          </w:tcPr>
          <w:p w14:paraId="1883E241" w14:textId="15B267F9" w:rsidR="00956367" w:rsidRPr="00A04ED6" w:rsidRDefault="00956367" w:rsidP="00956367">
            <w:pPr>
              <w:pStyle w:val="GOSTTablenorm"/>
              <w:rPr>
                <w:ins w:id="24" w:author="Сказецкая Наталья Камилевна" w:date="2024-05-31T13:27:00Z"/>
              </w:rPr>
            </w:pPr>
            <w:ins w:id="25" w:author="Сказецкая Наталья Камилевна" w:date="2024-05-31T13:27:00Z">
              <w:r w:rsidRPr="00376A4F">
                <w:t xml:space="preserve">Лицевой счет главного распорядителя (распорядителя) бюджетных средств, открытый территориальным органом Федерального казначейства </w:t>
              </w:r>
              <w:r w:rsidRPr="00376A4F">
                <w:lastRenderedPageBreak/>
                <w:t>и предназначенный для отражения операций главного распорядителя, распорядителя бюджетных средств по распределению бюджетных ассигнований, лимитов бюджетных обязательств, предельных объемов финансирования по подведомственным распорядителям и получателям бюджетных средств</w:t>
              </w:r>
            </w:ins>
          </w:p>
        </w:tc>
      </w:tr>
      <w:tr w:rsidR="00956367" w:rsidRPr="000F44A2" w14:paraId="005D58B4" w14:textId="77777777" w:rsidTr="002025D5">
        <w:trPr>
          <w:ins w:id="26" w:author="Сказецкая Наталья Камилевна" w:date="2024-05-31T13:27:00Z"/>
        </w:trPr>
        <w:tc>
          <w:tcPr>
            <w:tcW w:w="2366" w:type="dxa"/>
          </w:tcPr>
          <w:p w14:paraId="64B50709" w14:textId="784B846F" w:rsidR="00956367" w:rsidRDefault="00956367" w:rsidP="00956367">
            <w:pPr>
              <w:pStyle w:val="GOSTTablenorm"/>
              <w:rPr>
                <w:ins w:id="27" w:author="Сказецкая Наталья Камилевна" w:date="2024-05-31T13:27:00Z"/>
              </w:rPr>
            </w:pPr>
            <w:ins w:id="28" w:author="Сказецкая Наталья Камилевна" w:date="2024-05-31T13:27:00Z">
              <w:r>
                <w:lastRenderedPageBreak/>
                <w:t>л/с с кодом 03</w:t>
              </w:r>
            </w:ins>
          </w:p>
        </w:tc>
        <w:tc>
          <w:tcPr>
            <w:tcW w:w="7262" w:type="dxa"/>
          </w:tcPr>
          <w:p w14:paraId="0FDBDA96" w14:textId="04249362" w:rsidR="00956367" w:rsidRPr="00376A4F" w:rsidRDefault="00956367" w:rsidP="00956367">
            <w:pPr>
              <w:pStyle w:val="GOSTTablenorm"/>
              <w:rPr>
                <w:ins w:id="29" w:author="Сказецкая Наталья Камилевна" w:date="2024-05-31T13:27:00Z"/>
              </w:rPr>
            </w:pPr>
            <w:ins w:id="30" w:author="Сказецкая Наталья Камилевна" w:date="2024-05-31T13:27:00Z">
              <w:r w:rsidRPr="00D02561">
                <w:t>Лицевой счет, открытый получателю бюджетных средств в органе Федерального казначейства и предназначенный для учета бюджетных данных, отражения операций по распределению лимитов бюджетных обязательств по кодам классификации расходов бюджетов в пределах доведенных лимитов бюджетных обязательств (при наличии соответствующих полномочий у получателя бюджетных средств); для учета принятых бюджетных обязательств и оплаты денежных обязательств, осуществления бюд</w:t>
              </w:r>
              <w:r w:rsidRPr="00501CC5">
                <w:t>жетных операций за счет средств бюджета (в том числе в иностранной валюте и (или) источника дополнительного бюджетного финансирования)</w:t>
              </w:r>
            </w:ins>
          </w:p>
        </w:tc>
      </w:tr>
      <w:tr w:rsidR="00956367" w:rsidRPr="000F44A2" w14:paraId="79E75101" w14:textId="77777777" w:rsidTr="002025D5">
        <w:tc>
          <w:tcPr>
            <w:tcW w:w="2366" w:type="dxa"/>
          </w:tcPr>
          <w:p w14:paraId="2B945F17" w14:textId="2A006ABD" w:rsidR="00956367" w:rsidRPr="00A04ED6" w:rsidRDefault="00956367" w:rsidP="00956367">
            <w:pPr>
              <w:pStyle w:val="GOSTTablenorm"/>
            </w:pPr>
            <w:r w:rsidRPr="00A04ED6">
              <w:t>л/с с кодом 05</w:t>
            </w:r>
          </w:p>
        </w:tc>
        <w:tc>
          <w:tcPr>
            <w:tcW w:w="7262" w:type="dxa"/>
          </w:tcPr>
          <w:p w14:paraId="7610B471" w14:textId="77777777" w:rsidR="00956367" w:rsidRPr="00A04ED6" w:rsidRDefault="00956367" w:rsidP="00956367">
            <w:pPr>
              <w:pStyle w:val="GOSTTablenorm"/>
            </w:pPr>
            <w:r w:rsidRPr="00A04ED6">
              <w:t>Лицевой счет для учета операций со средствами, поступающими во временное распоряжение получателя бюджетных средств, открытый территориальным органом Федерального казначейства и предназначенный для отражения операций получателя бюджетных средств со средствами, поступающими в соответствии с законодательными и иными нормативными правовыми актами Российской Федерации, законодательными и иными нормативными правовыми актами субъектов Российской Федерации и муниципальными правовыми актами, в соответствии с заключенным Соглашением об осуществлении операций со средствами, поступающими во временное распоряжение получателя бюджетных средств, а также подразделения судебных приставов</w:t>
            </w:r>
          </w:p>
        </w:tc>
      </w:tr>
      <w:tr w:rsidR="00956367" w:rsidRPr="000F44A2" w14:paraId="016BD59B" w14:textId="77777777" w:rsidTr="002025D5">
        <w:trPr>
          <w:ins w:id="31" w:author="Сказецкая Наталья Камилевна" w:date="2024-05-31T13:27:00Z"/>
        </w:trPr>
        <w:tc>
          <w:tcPr>
            <w:tcW w:w="2366" w:type="dxa"/>
          </w:tcPr>
          <w:p w14:paraId="79F16D25" w14:textId="5399BEA1" w:rsidR="00956367" w:rsidRPr="00A04ED6" w:rsidRDefault="00956367" w:rsidP="00956367">
            <w:pPr>
              <w:pStyle w:val="GOSTTablenorm"/>
              <w:rPr>
                <w:ins w:id="32" w:author="Сказецкая Наталья Камилевна" w:date="2024-05-31T13:27:00Z"/>
              </w:rPr>
            </w:pPr>
            <w:ins w:id="33" w:author="Сказецкая Наталья Камилевна" w:date="2024-05-31T13:28:00Z">
              <w:r>
                <w:t>л/с с кодом 06</w:t>
              </w:r>
            </w:ins>
          </w:p>
        </w:tc>
        <w:tc>
          <w:tcPr>
            <w:tcW w:w="7262" w:type="dxa"/>
          </w:tcPr>
          <w:p w14:paraId="3DF52A7D" w14:textId="4C330CC4" w:rsidR="00956367" w:rsidRPr="00A04ED6" w:rsidRDefault="00956367" w:rsidP="00956367">
            <w:pPr>
              <w:pStyle w:val="GOSTTablenorm"/>
              <w:rPr>
                <w:ins w:id="34" w:author="Сказецкая Наталья Камилевна" w:date="2024-05-31T13:27:00Z"/>
              </w:rPr>
            </w:pPr>
            <w:ins w:id="35" w:author="Сказецкая Наталья Камилевна" w:date="2024-05-31T13:28:00Z">
              <w:r w:rsidRPr="00376A4F">
                <w:t>Лицевой счет главного администратора источников внутреннего финансирования дефицита бюджета (администратора источников внутреннего финансирования дефицита бюджета с полномочиями главного администратора), открытый территориальным органом Федерального казначейства и предназначенный для отражения операций главного администратора источников внутреннего финансирования дефицита бюджета по распределению бюджетных ассигнований по подведомственным администраторам источников внутреннего финансирования дефицита бюджета с полномочиями главного администратора и (или) администраторам источников внутреннего финансирования дефицита бюджета</w:t>
              </w:r>
            </w:ins>
          </w:p>
        </w:tc>
      </w:tr>
      <w:tr w:rsidR="00956367" w:rsidRPr="000F44A2" w14:paraId="36C56E22" w14:textId="77777777" w:rsidTr="002025D5">
        <w:trPr>
          <w:ins w:id="36" w:author="Сказецкая Наталья Камилевна" w:date="2024-05-31T13:27:00Z"/>
        </w:trPr>
        <w:tc>
          <w:tcPr>
            <w:tcW w:w="2366" w:type="dxa"/>
          </w:tcPr>
          <w:p w14:paraId="7DE1FF6B" w14:textId="5D7D92B8" w:rsidR="00956367" w:rsidRPr="00A04ED6" w:rsidRDefault="00956367" w:rsidP="00956367">
            <w:pPr>
              <w:pStyle w:val="GOSTTablenorm"/>
              <w:rPr>
                <w:ins w:id="37" w:author="Сказецкая Наталья Камилевна" w:date="2024-05-31T13:27:00Z"/>
              </w:rPr>
            </w:pPr>
            <w:ins w:id="38" w:author="Сказецкая Наталья Камилевна" w:date="2024-05-31T13:28:00Z">
              <w:r>
                <w:t>л/с с кодом 07</w:t>
              </w:r>
            </w:ins>
          </w:p>
        </w:tc>
        <w:tc>
          <w:tcPr>
            <w:tcW w:w="7262" w:type="dxa"/>
          </w:tcPr>
          <w:p w14:paraId="6210BA3C" w14:textId="35727CAE" w:rsidR="00956367" w:rsidRPr="00A04ED6" w:rsidRDefault="00956367" w:rsidP="00956367">
            <w:pPr>
              <w:pStyle w:val="GOSTTablenorm"/>
              <w:rPr>
                <w:ins w:id="39" w:author="Сказецкая Наталья Камилевна" w:date="2024-05-31T13:27:00Z"/>
              </w:rPr>
            </w:pPr>
            <w:ins w:id="40" w:author="Сказецкая Наталья Камилевна" w:date="2024-05-31T13:28:00Z">
              <w:r w:rsidRPr="00376A4F">
                <w:t>Лицевой счет главного администратора источников внешнего финансирования дефицита бюджета (администратора источников внешнего финансирования дефицита бюджета с полномочиями главного администратора), открытый территориальным органом Федерального казначейства и предназначенный для отражения операций главного администратора источников внешнего финансирования дефицита бюджета по распределению бюджетных ассигнований по подведомственным администраторам источников внешнего финансирования дефицита бюджета с полномочиями главного администратора и (или) администраторам источников внешнего финансирования дефицита бюджета</w:t>
              </w:r>
            </w:ins>
          </w:p>
        </w:tc>
      </w:tr>
      <w:tr w:rsidR="00956367" w:rsidRPr="000F44A2" w14:paraId="6FF7F006" w14:textId="77777777" w:rsidTr="002025D5">
        <w:trPr>
          <w:ins w:id="41" w:author="Сказецкая Наталья Камилевна" w:date="2024-05-31T13:27:00Z"/>
        </w:trPr>
        <w:tc>
          <w:tcPr>
            <w:tcW w:w="2366" w:type="dxa"/>
          </w:tcPr>
          <w:p w14:paraId="146CF926" w14:textId="0425DEE7" w:rsidR="00956367" w:rsidRPr="00A04ED6" w:rsidRDefault="00956367" w:rsidP="00956367">
            <w:pPr>
              <w:pStyle w:val="GOSTTablenorm"/>
              <w:rPr>
                <w:ins w:id="42" w:author="Сказецкая Наталья Камилевна" w:date="2024-05-31T13:27:00Z"/>
              </w:rPr>
            </w:pPr>
            <w:ins w:id="43" w:author="Сказецкая Наталья Камилевна" w:date="2024-05-31T13:28:00Z">
              <w:r>
                <w:t>л/с с кодом 08</w:t>
              </w:r>
            </w:ins>
          </w:p>
        </w:tc>
        <w:tc>
          <w:tcPr>
            <w:tcW w:w="7262" w:type="dxa"/>
          </w:tcPr>
          <w:p w14:paraId="339ED902" w14:textId="3BE50688" w:rsidR="00956367" w:rsidRPr="00A04ED6" w:rsidRDefault="00956367" w:rsidP="00956367">
            <w:pPr>
              <w:pStyle w:val="GOSTTablenorm"/>
              <w:rPr>
                <w:ins w:id="44" w:author="Сказецкая Наталья Камилевна" w:date="2024-05-31T13:27:00Z"/>
              </w:rPr>
            </w:pPr>
            <w:ins w:id="45" w:author="Сказецкая Наталья Камилевна" w:date="2024-05-31T13:28:00Z">
              <w:r w:rsidRPr="00376A4F">
                <w:t xml:space="preserve">Лицевой счет администратора источников внутреннего финансирования </w:t>
              </w:r>
              <w:r w:rsidRPr="00376A4F">
                <w:lastRenderedPageBreak/>
                <w:t>дефицита бюджета, открытый территориальным органом Федерального казначейства и предназначенный для учета бюджетных ассигнований, полученных администратором источников внутреннего финансирования дефицита бюджета от главного администратора источников внутреннего финансирования дефицита бюджета (администратора источников внутреннего финансирования дефицита бюджета с полномочиями главного администратора), а также для отражения операций администратора источников внутреннего финансирования дефицита бюджета по привлечению и погашению источников внутреннего финансирования дефицита бюджета</w:t>
              </w:r>
            </w:ins>
          </w:p>
        </w:tc>
      </w:tr>
      <w:tr w:rsidR="00956367" w:rsidRPr="000F44A2" w14:paraId="05B7E754" w14:textId="77777777" w:rsidTr="002025D5">
        <w:trPr>
          <w:ins w:id="46" w:author="Сказецкая Наталья Камилевна" w:date="2024-05-31T13:27:00Z"/>
        </w:trPr>
        <w:tc>
          <w:tcPr>
            <w:tcW w:w="2366" w:type="dxa"/>
          </w:tcPr>
          <w:p w14:paraId="1376D5BE" w14:textId="5C38553D" w:rsidR="00956367" w:rsidRPr="00A04ED6" w:rsidRDefault="00956367" w:rsidP="00956367">
            <w:pPr>
              <w:pStyle w:val="GOSTTablenorm"/>
              <w:rPr>
                <w:ins w:id="47" w:author="Сказецкая Наталья Камилевна" w:date="2024-05-31T13:27:00Z"/>
              </w:rPr>
            </w:pPr>
            <w:ins w:id="48" w:author="Сказецкая Наталья Камилевна" w:date="2024-05-31T13:28:00Z">
              <w:r>
                <w:lastRenderedPageBreak/>
                <w:t>л/с с кодом 09</w:t>
              </w:r>
            </w:ins>
          </w:p>
        </w:tc>
        <w:tc>
          <w:tcPr>
            <w:tcW w:w="7262" w:type="dxa"/>
          </w:tcPr>
          <w:p w14:paraId="50F297D7" w14:textId="782AEA16" w:rsidR="00956367" w:rsidRPr="00A04ED6" w:rsidRDefault="00956367" w:rsidP="00956367">
            <w:pPr>
              <w:pStyle w:val="GOSTTablenorm"/>
              <w:rPr>
                <w:ins w:id="49" w:author="Сказецкая Наталья Камилевна" w:date="2024-05-31T13:27:00Z"/>
              </w:rPr>
            </w:pPr>
            <w:ins w:id="50" w:author="Сказецкая Наталья Камилевна" w:date="2024-05-31T13:28:00Z">
              <w:r w:rsidRPr="00376A4F">
                <w:t>Лицевой счет администратора источников внешнего финансирования дефицита бюджета, открытый территориальным органом Федерального казначейства и предназначенный для учета бюджетных ассигнований, полученных администратором источников внешнего финансирования дефицита бюджета от главного администратора источников внешнего финансирования дефицита бюджета (администратора источников внешнего финансирования дефицита бюджета с полномочиями главного администратора), а также для отражения операций администратора источников внешнего финансирования дефицита бюджета по привлечению и погашению источников внешнего финансирования дефицита бюджета</w:t>
              </w:r>
            </w:ins>
          </w:p>
        </w:tc>
      </w:tr>
      <w:tr w:rsidR="00956367" w:rsidRPr="000F44A2" w14:paraId="1F4DF53B" w14:textId="77777777" w:rsidTr="002025D5">
        <w:trPr>
          <w:ins w:id="51" w:author="Сказецкая Наталья Камилевна" w:date="2024-05-31T13:27:00Z"/>
        </w:trPr>
        <w:tc>
          <w:tcPr>
            <w:tcW w:w="2366" w:type="dxa"/>
          </w:tcPr>
          <w:p w14:paraId="2B46DC26" w14:textId="21634189" w:rsidR="00956367" w:rsidRPr="00A04ED6" w:rsidRDefault="00956367" w:rsidP="00956367">
            <w:pPr>
              <w:pStyle w:val="GOSTTablenorm"/>
              <w:rPr>
                <w:ins w:id="52" w:author="Сказецкая Наталья Камилевна" w:date="2024-05-31T13:27:00Z"/>
              </w:rPr>
            </w:pPr>
            <w:ins w:id="53" w:author="Сказецкая Наталья Камилевна" w:date="2024-05-31T13:28:00Z">
              <w:r>
                <w:t>л/с с кодом 10</w:t>
              </w:r>
            </w:ins>
          </w:p>
        </w:tc>
        <w:tc>
          <w:tcPr>
            <w:tcW w:w="7262" w:type="dxa"/>
          </w:tcPr>
          <w:p w14:paraId="58786F2D" w14:textId="77D5DBD7" w:rsidR="00956367" w:rsidRPr="00A04ED6" w:rsidRDefault="00956367" w:rsidP="00956367">
            <w:pPr>
              <w:pStyle w:val="GOSTTablenorm"/>
              <w:rPr>
                <w:ins w:id="54" w:author="Сказецкая Наталья Камилевна" w:date="2024-05-31T13:27:00Z"/>
              </w:rPr>
            </w:pPr>
            <w:ins w:id="55" w:author="Сказецкая Наталья Камилевна" w:date="2024-05-31T13:28:00Z">
              <w:r w:rsidRPr="004478CD">
                <w:t>Лицевой счет, открытый в органе Федерального казначейства и предназначенный для учета бюджетных данных, полученных иным получателем бюджетных средств, а также для отражения операций иного получателя бюджетных средств по перечислению (возврату) бюджетных средств, включая операции в иностранной валюте, на счет иного получателя бюджетных средств, открытый ему в банке</w:t>
              </w:r>
            </w:ins>
          </w:p>
        </w:tc>
      </w:tr>
      <w:tr w:rsidR="00956367" w:rsidRPr="000F44A2" w14:paraId="72952306" w14:textId="77777777" w:rsidTr="002025D5">
        <w:trPr>
          <w:ins w:id="56" w:author="Сказецкая Наталья Камилевна" w:date="2024-05-31T13:27:00Z"/>
        </w:trPr>
        <w:tc>
          <w:tcPr>
            <w:tcW w:w="2366" w:type="dxa"/>
          </w:tcPr>
          <w:p w14:paraId="0077969F" w14:textId="625FB459" w:rsidR="00956367" w:rsidRPr="00A04ED6" w:rsidRDefault="00956367" w:rsidP="00956367">
            <w:pPr>
              <w:pStyle w:val="GOSTTablenorm"/>
              <w:rPr>
                <w:ins w:id="57" w:author="Сказецкая Наталья Камилевна" w:date="2024-05-31T13:27:00Z"/>
              </w:rPr>
            </w:pPr>
            <w:ins w:id="58" w:author="Сказецкая Наталья Камилевна" w:date="2024-05-31T13:28:00Z">
              <w:r w:rsidRPr="00E8783A">
                <w:t xml:space="preserve">л/с с кодом </w:t>
              </w:r>
              <w:r>
                <w:t>14</w:t>
              </w:r>
            </w:ins>
          </w:p>
        </w:tc>
        <w:tc>
          <w:tcPr>
            <w:tcW w:w="7262" w:type="dxa"/>
          </w:tcPr>
          <w:p w14:paraId="06D9F4E8" w14:textId="0C96B43E" w:rsidR="00956367" w:rsidRPr="00A04ED6" w:rsidRDefault="00956367" w:rsidP="00956367">
            <w:pPr>
              <w:pStyle w:val="GOSTTablenorm"/>
              <w:rPr>
                <w:ins w:id="59" w:author="Сказецкая Наталья Камилевна" w:date="2024-05-31T13:27:00Z"/>
              </w:rPr>
            </w:pPr>
            <w:ins w:id="60" w:author="Сказецкая Наталья Камилевна" w:date="2024-05-31T13:28:00Z">
              <w:r w:rsidRPr="004478CD">
                <w:t>Лицевой счет, открытый территориальным органом Федерального казначейства для отражения операций получателя бюджетных средств, бюджетного (автономного) учреждения либо организации, принявших бюджетные полномочия в соответствии с переданными бюджетными полномочиями получателя бюджетных средств</w:t>
              </w:r>
            </w:ins>
          </w:p>
        </w:tc>
      </w:tr>
      <w:tr w:rsidR="00956367" w:rsidRPr="000F44A2" w14:paraId="766C8F3B" w14:textId="77777777" w:rsidTr="002025D5">
        <w:tc>
          <w:tcPr>
            <w:tcW w:w="2366" w:type="dxa"/>
          </w:tcPr>
          <w:p w14:paraId="656CF15F" w14:textId="77777777" w:rsidR="00956367" w:rsidRPr="00A04ED6" w:rsidRDefault="00956367" w:rsidP="00956367">
            <w:pPr>
              <w:pStyle w:val="GOSTTablenorm"/>
            </w:pPr>
            <w:r w:rsidRPr="00A04ED6">
              <w:t>ПУИО ЭБ</w:t>
            </w:r>
          </w:p>
        </w:tc>
        <w:tc>
          <w:tcPr>
            <w:tcW w:w="7262" w:type="dxa"/>
          </w:tcPr>
          <w:p w14:paraId="3EC7148F" w14:textId="5812D5C3" w:rsidR="00956367" w:rsidRPr="00A04ED6" w:rsidRDefault="00956367" w:rsidP="00956367">
            <w:pPr>
              <w:pStyle w:val="GOSTTablenorm"/>
            </w:pPr>
            <w:r w:rsidRPr="00A04ED6">
              <w:t>Подсистема учета и отчетности ГИИС «Электронный бюджет»</w:t>
            </w:r>
          </w:p>
        </w:tc>
      </w:tr>
      <w:tr w:rsidR="00956367" w:rsidRPr="000F44A2" w14:paraId="3AB62FE0" w14:textId="77777777" w:rsidTr="002025D5">
        <w:tc>
          <w:tcPr>
            <w:tcW w:w="2366" w:type="dxa"/>
          </w:tcPr>
          <w:p w14:paraId="3DBFD01B" w14:textId="77777777" w:rsidR="00956367" w:rsidRPr="00A04ED6" w:rsidRDefault="00956367" w:rsidP="00956367">
            <w:pPr>
              <w:pStyle w:val="GOSTTablenorm"/>
            </w:pPr>
            <w:r w:rsidRPr="00A04ED6">
              <w:t>ПУР 03 ЭБ</w:t>
            </w:r>
          </w:p>
        </w:tc>
        <w:tc>
          <w:tcPr>
            <w:tcW w:w="7262" w:type="dxa"/>
          </w:tcPr>
          <w:p w14:paraId="029F7773" w14:textId="77777777" w:rsidR="00956367" w:rsidRPr="00A04ED6" w:rsidRDefault="00956367" w:rsidP="00956367">
            <w:pPr>
              <w:pStyle w:val="GOSTTablenorm"/>
            </w:pPr>
            <w:r w:rsidRPr="00A04ED6">
              <w:t>Подсистема управления расходами ГИИС «Электронный бюджет», база данных для проведения операций со средствами бюджета</w:t>
            </w:r>
          </w:p>
        </w:tc>
      </w:tr>
      <w:tr w:rsidR="00956367" w:rsidRPr="000F44A2" w14:paraId="271FCE73" w14:textId="77777777" w:rsidTr="002025D5">
        <w:tc>
          <w:tcPr>
            <w:tcW w:w="2366" w:type="dxa"/>
          </w:tcPr>
          <w:p w14:paraId="7A576796" w14:textId="77777777" w:rsidR="00956367" w:rsidRPr="00A04ED6" w:rsidRDefault="00956367" w:rsidP="00956367">
            <w:pPr>
              <w:pStyle w:val="GOSTTablenorm"/>
            </w:pPr>
            <w:r w:rsidRPr="00A04ED6">
              <w:t>ПУР 05 ЭБ</w:t>
            </w:r>
          </w:p>
        </w:tc>
        <w:tc>
          <w:tcPr>
            <w:tcW w:w="7262" w:type="dxa"/>
          </w:tcPr>
          <w:p w14:paraId="062DD3B7" w14:textId="77777777" w:rsidR="00956367" w:rsidRPr="00A04ED6" w:rsidRDefault="00956367" w:rsidP="00956367">
            <w:pPr>
              <w:pStyle w:val="GOSTTablenorm"/>
            </w:pPr>
            <w:r w:rsidRPr="00A04ED6">
              <w:t>Подсистема управления расходами ГИИС «Электронный бюджет», база данных для проведения операций со средствами, поступающими во временное распоряжение получателей бюджетных средств</w:t>
            </w:r>
          </w:p>
        </w:tc>
      </w:tr>
      <w:tr w:rsidR="00956367" w:rsidRPr="003379FC" w14:paraId="5A2229C8" w14:textId="77777777" w:rsidTr="00673954">
        <w:tc>
          <w:tcPr>
            <w:tcW w:w="2366" w:type="dxa"/>
          </w:tcPr>
          <w:p w14:paraId="1BC7DE5A" w14:textId="77777777" w:rsidR="00956367" w:rsidRPr="00A04ED6" w:rsidRDefault="00956367" w:rsidP="00956367">
            <w:pPr>
              <w:pStyle w:val="GOSTTablenorm"/>
              <w:rPr>
                <w:highlight w:val="yellow"/>
              </w:rPr>
            </w:pPr>
            <w:r>
              <w:rPr>
                <w:highlight w:val="yellow"/>
              </w:rPr>
              <w:t>ПУР КС</w:t>
            </w:r>
            <w:r w:rsidRPr="00625FC2">
              <w:rPr>
                <w:highlight w:val="yellow"/>
              </w:rPr>
              <w:t xml:space="preserve"> ЭБ</w:t>
            </w:r>
          </w:p>
        </w:tc>
        <w:tc>
          <w:tcPr>
            <w:tcW w:w="7262" w:type="dxa"/>
          </w:tcPr>
          <w:p w14:paraId="5DA9E77A" w14:textId="77777777" w:rsidR="00956367" w:rsidRPr="00A04ED6" w:rsidRDefault="00956367" w:rsidP="00956367">
            <w:pPr>
              <w:pStyle w:val="GOSTTablenorm"/>
              <w:rPr>
                <w:highlight w:val="yellow"/>
              </w:rPr>
            </w:pPr>
            <w:r w:rsidRPr="00625FC2">
              <w:rPr>
                <w:highlight w:val="yellow"/>
              </w:rPr>
              <w:t>Компонент казначейского сопровождения модуля ведения операций по исполнению обязательств участников бюджетного процесса и операций со средствами юридических лиц, не являющихся участниками бюджетного процесса, подсистемы управления расходами государственной интегрированной информационной системы управления общественными финансами «Электронный бюджет»</w:t>
            </w:r>
          </w:p>
        </w:tc>
      </w:tr>
      <w:tr w:rsidR="00956367" w:rsidRPr="000F44A2" w14:paraId="2EF9DAAA" w14:textId="77777777" w:rsidTr="002025D5">
        <w:tc>
          <w:tcPr>
            <w:tcW w:w="2366" w:type="dxa"/>
          </w:tcPr>
          <w:p w14:paraId="0A3FE9BF" w14:textId="77777777" w:rsidR="00956367" w:rsidRPr="00A04ED6" w:rsidRDefault="00956367" w:rsidP="00956367">
            <w:pPr>
              <w:pStyle w:val="GOSTTablenorm"/>
            </w:pPr>
            <w:r w:rsidRPr="00A04ED6">
              <w:t>ПУР ЭБ</w:t>
            </w:r>
          </w:p>
        </w:tc>
        <w:tc>
          <w:tcPr>
            <w:tcW w:w="7262" w:type="dxa"/>
          </w:tcPr>
          <w:p w14:paraId="50F7014D" w14:textId="77777777" w:rsidR="00956367" w:rsidRPr="00A04ED6" w:rsidRDefault="00956367" w:rsidP="00956367">
            <w:pPr>
              <w:pStyle w:val="GOSTTablenorm"/>
            </w:pPr>
            <w:r w:rsidRPr="00A04ED6">
              <w:t>Подсистема управления расходами ГИИС «Электронный бюджет»</w:t>
            </w:r>
          </w:p>
        </w:tc>
      </w:tr>
      <w:tr w:rsidR="00956367" w:rsidRPr="000F44A2" w14:paraId="7CF8959D" w14:textId="77777777" w:rsidTr="002025D5">
        <w:tc>
          <w:tcPr>
            <w:tcW w:w="2366" w:type="dxa"/>
          </w:tcPr>
          <w:p w14:paraId="4246709E" w14:textId="77777777" w:rsidR="00956367" w:rsidRPr="00A04ED6" w:rsidRDefault="00956367" w:rsidP="00956367">
            <w:pPr>
              <w:pStyle w:val="GOSTTablenorm"/>
            </w:pPr>
            <w:r w:rsidRPr="00A04ED6">
              <w:t>СВР</w:t>
            </w:r>
          </w:p>
        </w:tc>
        <w:tc>
          <w:tcPr>
            <w:tcW w:w="7262" w:type="dxa"/>
          </w:tcPr>
          <w:p w14:paraId="235B3478" w14:textId="77777777" w:rsidR="00956367" w:rsidRPr="00A04ED6" w:rsidRDefault="00956367" w:rsidP="00956367">
            <w:pPr>
              <w:pStyle w:val="GOSTTablenorm"/>
            </w:pPr>
            <w:r w:rsidRPr="00A04ED6">
              <w:t>Средства, поступающие во временное распоряжение получателей бюджет</w:t>
            </w:r>
            <w:r w:rsidRPr="00A04ED6">
              <w:lastRenderedPageBreak/>
              <w:t>ных средств</w:t>
            </w:r>
          </w:p>
        </w:tc>
      </w:tr>
      <w:tr w:rsidR="00956367" w:rsidRPr="000F44A2" w14:paraId="73B7D07B" w14:textId="77777777" w:rsidTr="002025D5">
        <w:tc>
          <w:tcPr>
            <w:tcW w:w="2366" w:type="dxa"/>
          </w:tcPr>
          <w:p w14:paraId="51087383" w14:textId="39A9E93C" w:rsidR="00956367" w:rsidRPr="00A04ED6" w:rsidRDefault="00956367" w:rsidP="00956367">
            <w:pPr>
              <w:pStyle w:val="GOSTTablenorm"/>
            </w:pPr>
            <w:r w:rsidRPr="00A04ED6">
              <w:lastRenderedPageBreak/>
              <w:t>Справочник «Исключения при проверке записей учета»</w:t>
            </w:r>
          </w:p>
        </w:tc>
        <w:tc>
          <w:tcPr>
            <w:tcW w:w="7262" w:type="dxa"/>
          </w:tcPr>
          <w:p w14:paraId="4C444FD7" w14:textId="7C0AAA93" w:rsidR="00956367" w:rsidRPr="00A04ED6" w:rsidRDefault="00956367" w:rsidP="00956367">
            <w:pPr>
              <w:pStyle w:val="GOSTTablenorm"/>
            </w:pPr>
            <w:r w:rsidRPr="00A04ED6">
              <w:t>Справочник «Исключения при проверке записей учета» в SVAP, содержащий перечень GUID документов, по которым обработка Запроса на подбор / сторнирование / переформирование записей учета (тип ACCOUNTING) осуществляется без проведения проверки соответствия аналитических и бухгалтерских записей учета. Используется для обеспечения в исключительных случаях возможности проведения срочных документов, по которым проверка соответствия аналитических и бухгалтерских записей учета прошла неуспешно по причине ошибок в правилах формирования записей учета и/или в настройках справочника «Соответствие аналитических и бухгалтерских записей учета», требующих времени на устранение</w:t>
            </w:r>
          </w:p>
        </w:tc>
      </w:tr>
      <w:tr w:rsidR="00956367" w:rsidRPr="000F44A2" w14:paraId="79E6D1D8" w14:textId="77777777" w:rsidTr="002025D5">
        <w:tc>
          <w:tcPr>
            <w:tcW w:w="2366" w:type="dxa"/>
          </w:tcPr>
          <w:p w14:paraId="6790A6D0" w14:textId="77777777" w:rsidR="00956367" w:rsidRPr="00A04ED6" w:rsidRDefault="00956367" w:rsidP="00956367">
            <w:pPr>
              <w:pStyle w:val="GOSTTablenorm"/>
            </w:pPr>
            <w:r w:rsidRPr="00A04ED6">
              <w:t>Тип запроса</w:t>
            </w:r>
          </w:p>
        </w:tc>
        <w:tc>
          <w:tcPr>
            <w:tcW w:w="7262" w:type="dxa"/>
          </w:tcPr>
          <w:p w14:paraId="335C604A" w14:textId="49791D72" w:rsidR="00956367" w:rsidRPr="00A04ED6" w:rsidRDefault="00956367" w:rsidP="00956367">
            <w:pPr>
              <w:pStyle w:val="GOSTTablenorm"/>
            </w:pPr>
            <w:r w:rsidRPr="00A04ED6">
              <w:t>Вид JSON-сообщения с определенным перечнем атрибутов (параметров), соответствующих его бизнес смыслу, поступающий в SVAP из ФП ГИИС ЭБ</w:t>
            </w:r>
          </w:p>
        </w:tc>
      </w:tr>
      <w:tr w:rsidR="00956367" w:rsidRPr="000F44A2" w14:paraId="70B66A1F" w14:textId="77777777" w:rsidTr="002025D5">
        <w:tc>
          <w:tcPr>
            <w:tcW w:w="2366" w:type="dxa"/>
          </w:tcPr>
          <w:p w14:paraId="270D38F1" w14:textId="77777777" w:rsidR="00956367" w:rsidRPr="00A04ED6" w:rsidRDefault="00956367" w:rsidP="00956367">
            <w:pPr>
              <w:pStyle w:val="GOSTTablenorm"/>
            </w:pPr>
            <w:r w:rsidRPr="00A04ED6">
              <w:t>ТОФК</w:t>
            </w:r>
          </w:p>
        </w:tc>
        <w:tc>
          <w:tcPr>
            <w:tcW w:w="7262" w:type="dxa"/>
          </w:tcPr>
          <w:p w14:paraId="414E3790" w14:textId="77777777" w:rsidR="00956367" w:rsidRPr="00A04ED6" w:rsidRDefault="00956367" w:rsidP="00956367">
            <w:pPr>
              <w:pStyle w:val="GOSTTablenorm"/>
            </w:pPr>
            <w:r w:rsidRPr="00A04ED6">
              <w:t>Территориальный орган Федерального казначейства. К территориальным органам Федерального казначейства относятся – Межрегиональное операционное управление Федерального казначейства, Межрегиональное бухгалтерское управление Федерального казначейства, Межрегиональное контрольно-ревизионное управление Федерального казначейства, Межрегиональное управление Федерального казначейства в сфере управления ликвидностью, управления Федерального казначейства по субъектам Российской Федерации</w:t>
            </w:r>
          </w:p>
        </w:tc>
      </w:tr>
      <w:tr w:rsidR="00956367" w:rsidRPr="000F44A2" w14:paraId="35EBB3DF" w14:textId="77777777" w:rsidTr="002025D5">
        <w:tc>
          <w:tcPr>
            <w:tcW w:w="2366" w:type="dxa"/>
          </w:tcPr>
          <w:p w14:paraId="21122D29" w14:textId="77777777" w:rsidR="00956367" w:rsidRPr="00A04ED6" w:rsidRDefault="00956367" w:rsidP="00956367">
            <w:pPr>
              <w:pStyle w:val="GOSTTablenorm"/>
            </w:pPr>
            <w:r w:rsidRPr="00A04ED6">
              <w:t>ФК</w:t>
            </w:r>
          </w:p>
        </w:tc>
        <w:tc>
          <w:tcPr>
            <w:tcW w:w="7262" w:type="dxa"/>
          </w:tcPr>
          <w:p w14:paraId="515B4826" w14:textId="77777777" w:rsidR="00956367" w:rsidRPr="00A04ED6" w:rsidRDefault="00956367" w:rsidP="00956367">
            <w:pPr>
              <w:pStyle w:val="GOSTTablenorm"/>
            </w:pPr>
            <w:r w:rsidRPr="00A04ED6">
              <w:t>Федеральное казначейство</w:t>
            </w:r>
          </w:p>
        </w:tc>
      </w:tr>
      <w:tr w:rsidR="00956367" w:rsidRPr="000F44A2" w14:paraId="5F04966E" w14:textId="77777777" w:rsidTr="002025D5">
        <w:tc>
          <w:tcPr>
            <w:tcW w:w="2366" w:type="dxa"/>
          </w:tcPr>
          <w:p w14:paraId="2E60323A" w14:textId="0FF14809" w:rsidR="00956367" w:rsidRPr="00A04ED6" w:rsidRDefault="00956367" w:rsidP="00956367">
            <w:pPr>
              <w:pStyle w:val="GOSTTablenorm"/>
            </w:pPr>
            <w:r w:rsidRPr="00A04ED6">
              <w:t>ФП ГИИС ЭБ</w:t>
            </w:r>
          </w:p>
        </w:tc>
        <w:tc>
          <w:tcPr>
            <w:tcW w:w="7262" w:type="dxa"/>
          </w:tcPr>
          <w:p w14:paraId="3B73A819" w14:textId="77777777" w:rsidR="00956367" w:rsidRPr="00A04ED6" w:rsidRDefault="00956367" w:rsidP="00956367">
            <w:pPr>
              <w:pStyle w:val="GOSTTablenorm"/>
            </w:pPr>
            <w:r w:rsidRPr="00A04ED6">
              <w:t>Функциональная подсистема ГИИС «Электронный бюджет», взаимодействующая со SVAP (например, ПУР ЭБ и ПУИО ЭБ)</w:t>
            </w:r>
          </w:p>
        </w:tc>
      </w:tr>
      <w:tr w:rsidR="00956367" w:rsidRPr="000F44A2" w14:paraId="33C4E3D3" w14:textId="77777777" w:rsidTr="002025D5">
        <w:tc>
          <w:tcPr>
            <w:tcW w:w="2366" w:type="dxa"/>
          </w:tcPr>
          <w:p w14:paraId="4E0BE183" w14:textId="77777777" w:rsidR="00956367" w:rsidRPr="00A04ED6" w:rsidRDefault="00956367" w:rsidP="00956367">
            <w:pPr>
              <w:pStyle w:val="GOSTTablenorm"/>
            </w:pPr>
            <w:r w:rsidRPr="00A04ED6">
              <w:t>ЦС по учету</w:t>
            </w:r>
          </w:p>
        </w:tc>
        <w:tc>
          <w:tcPr>
            <w:tcW w:w="7262" w:type="dxa"/>
          </w:tcPr>
          <w:p w14:paraId="38D7397B" w14:textId="77777777" w:rsidR="00956367" w:rsidRPr="00A04ED6" w:rsidRDefault="00956367" w:rsidP="00956367">
            <w:pPr>
              <w:pStyle w:val="GOSTTablenorm"/>
            </w:pPr>
            <w:r w:rsidRPr="00A04ED6">
              <w:t>Центр специализации по ведению бухгалтерского учета – территориальный орган Федерального казначейства, определенный как центр специализации по выполнению функции ведения бухгалтерского учета и формирования бухгалтерской отчетности</w:t>
            </w:r>
          </w:p>
        </w:tc>
      </w:tr>
      <w:tr w:rsidR="00956367" w:rsidRPr="000F44A2" w14:paraId="114969AC" w14:textId="77777777" w:rsidTr="002025D5">
        <w:tc>
          <w:tcPr>
            <w:tcW w:w="2366" w:type="dxa"/>
          </w:tcPr>
          <w:p w14:paraId="2364DBB6" w14:textId="77777777" w:rsidR="00956367" w:rsidRPr="00A04ED6" w:rsidRDefault="00956367" w:rsidP="00956367">
            <w:pPr>
              <w:pStyle w:val="GOSTTablenorm"/>
            </w:pPr>
            <w:r w:rsidRPr="00A04ED6">
              <w:t>Этап обработки</w:t>
            </w:r>
          </w:p>
        </w:tc>
        <w:tc>
          <w:tcPr>
            <w:tcW w:w="7262" w:type="dxa"/>
          </w:tcPr>
          <w:p w14:paraId="6F4DA896" w14:textId="4C0C2CBF" w:rsidR="00956367" w:rsidRPr="00A04ED6" w:rsidRDefault="00956367" w:rsidP="00956367">
            <w:pPr>
              <w:pStyle w:val="GOSTTablenorm"/>
            </w:pPr>
            <w:r w:rsidRPr="00A04ED6">
              <w:t>Элемент процесса обработки/подбора записей учета по документу в SVAP. Документ в SVAP может быть обработан как в один этап, так и в несколько, в зависимости от бизнес-потребности для того или иного вида документа. При</w:t>
            </w:r>
            <w:r w:rsidRPr="00A04ED6" w:rsidDel="33249EA7">
              <w:t xml:space="preserve"> </w:t>
            </w:r>
            <w:r w:rsidRPr="00A04ED6">
              <w:t>нескольких этапах обработки определенного типа документа, каждый этап обработки формирует по документу отдельно настраиваемые записи учета. Один этап может быть выполнен по одному документу только один раз, для повторного исполнения одного и того же этапа по документу требуется сначала выполнить его отмену, после чего заново повторить выполнение этапа. Таким образом, если по документу есть уже исполненный (не отмененный) этап обработки, то второй раз по одному документу этот этап не может быть выполнен (например, нельзя 2 раза зарезервировать</w:t>
            </w:r>
            <w:r>
              <w:t xml:space="preserve"> средства на сумму документа)</w:t>
            </w:r>
          </w:p>
        </w:tc>
      </w:tr>
    </w:tbl>
    <w:p w14:paraId="5B4C16AD" w14:textId="6B4D41D9" w:rsidR="00512B7E" w:rsidRPr="008B1B76" w:rsidRDefault="00512B7E" w:rsidP="006F2FFC">
      <w:pPr>
        <w:spacing w:before="120" w:line="276" w:lineRule="auto"/>
        <w:ind w:firstLine="357"/>
        <w:rPr>
          <w:szCs w:val="24"/>
        </w:rPr>
      </w:pPr>
      <w:bookmarkStart w:id="61" w:name="_Ref110614197"/>
    </w:p>
    <w:p w14:paraId="4BED647A" w14:textId="77777777" w:rsidR="003C3653" w:rsidRDefault="003C3653" w:rsidP="002C00BF">
      <w:pPr>
        <w:pStyle w:val="1"/>
        <w:sectPr w:rsidR="003C3653" w:rsidSect="002931DA">
          <w:headerReference w:type="default" r:id="rId17"/>
          <w:footerReference w:type="default" r:id="rId18"/>
          <w:headerReference w:type="first" r:id="rId19"/>
          <w:footerReference w:type="first" r:id="rId20"/>
          <w:pgSz w:w="11906" w:h="16838" w:code="9"/>
          <w:pgMar w:top="1134" w:right="567" w:bottom="851" w:left="1701" w:header="567" w:footer="284" w:gutter="0"/>
          <w:cols w:space="708"/>
          <w:titlePg/>
          <w:docGrid w:linePitch="360"/>
        </w:sectPr>
      </w:pPr>
      <w:bookmarkStart w:id="62" w:name="_Типы_запросов"/>
      <w:bookmarkStart w:id="63" w:name="_Toc117871491"/>
      <w:bookmarkStart w:id="64" w:name="_Toc121319587"/>
      <w:bookmarkEnd w:id="62"/>
    </w:p>
    <w:p w14:paraId="527C77CE" w14:textId="648A93B0" w:rsidR="00512B7E" w:rsidRPr="00A71881" w:rsidRDefault="00512B7E">
      <w:pPr>
        <w:pStyle w:val="1"/>
        <w:rPr>
          <w:highlight w:val="yellow"/>
        </w:rPr>
      </w:pPr>
      <w:bookmarkStart w:id="65" w:name="_Toc226562669"/>
      <w:r w:rsidRPr="002025D5">
        <w:rPr>
          <w:highlight w:val="yellow"/>
        </w:rPr>
        <w:lastRenderedPageBreak/>
        <w:t xml:space="preserve">Типы </w:t>
      </w:r>
      <w:bookmarkEnd w:id="61"/>
      <w:bookmarkEnd w:id="63"/>
      <w:bookmarkEnd w:id="64"/>
      <w:r w:rsidR="001200F0" w:rsidRPr="002025D5">
        <w:rPr>
          <w:highlight w:val="yellow"/>
        </w:rPr>
        <w:t>документов</w:t>
      </w:r>
      <w:bookmarkEnd w:id="65"/>
    </w:p>
    <w:p w14:paraId="70A43736" w14:textId="26FB7DB3" w:rsidR="006C5BFD" w:rsidRDefault="006C5BFD" w:rsidP="002025D5">
      <w:pPr>
        <w:pStyle w:val="GOSTNormal"/>
        <w:rPr>
          <w:szCs w:val="24"/>
        </w:rPr>
      </w:pPr>
      <w:r w:rsidRPr="001200F0">
        <w:rPr>
          <w:highlight w:val="yellow"/>
        </w:rPr>
        <w:t xml:space="preserve">Перечень типов документов по операциям со средствами, поступающими во временное распоряжение получателей средств федерального бюджета, обрабатываемых в </w:t>
      </w:r>
      <w:r w:rsidRPr="001200F0">
        <w:rPr>
          <w:highlight w:val="yellow"/>
          <w:lang w:val="en-US"/>
        </w:rPr>
        <w:t>SVAP</w:t>
      </w:r>
      <w:r w:rsidRPr="001200F0">
        <w:rPr>
          <w:highlight w:val="yellow"/>
        </w:rPr>
        <w:t xml:space="preserve"> на основании Запроса на подбор / сторнирование / переформирование записей учета (тип </w:t>
      </w:r>
      <w:r w:rsidRPr="001200F0">
        <w:rPr>
          <w:highlight w:val="yellow"/>
          <w:lang w:val="en-US"/>
        </w:rPr>
        <w:t>ACCOUNTING</w:t>
      </w:r>
      <w:r w:rsidRPr="001200F0">
        <w:rPr>
          <w:highlight w:val="yellow"/>
        </w:rPr>
        <w:t>), приведен в</w:t>
      </w:r>
      <w:r w:rsidR="002025D5">
        <w:rPr>
          <w:highlight w:val="yellow"/>
        </w:rPr>
        <w:t xml:space="preserve"> таблице </w:t>
      </w:r>
      <w:r w:rsidR="002025D5">
        <w:rPr>
          <w:highlight w:val="yellow"/>
        </w:rPr>
        <w:fldChar w:fldCharType="begin"/>
      </w:r>
      <w:r w:rsidR="002025D5">
        <w:rPr>
          <w:highlight w:val="yellow"/>
        </w:rPr>
        <w:instrText xml:space="preserve"> REF _Ref155791724 \h </w:instrText>
      </w:r>
      <w:r w:rsidR="002025D5">
        <w:rPr>
          <w:highlight w:val="yellow"/>
        </w:rPr>
      </w:r>
      <w:r w:rsidR="002025D5">
        <w:rPr>
          <w:highlight w:val="yellow"/>
        </w:rPr>
        <w:fldChar w:fldCharType="separate"/>
      </w:r>
      <w:r w:rsidR="00AB1BE0">
        <w:rPr>
          <w:noProof/>
        </w:rPr>
        <w:t>2</w:t>
      </w:r>
      <w:r w:rsidR="002025D5">
        <w:rPr>
          <w:highlight w:val="yellow"/>
        </w:rPr>
        <w:fldChar w:fldCharType="end"/>
      </w:r>
      <w:r w:rsidRPr="001200F0">
        <w:rPr>
          <w:szCs w:val="24"/>
          <w:highlight w:val="yellow"/>
        </w:rPr>
        <w:t>.</w:t>
      </w:r>
    </w:p>
    <w:p w14:paraId="617107AE" w14:textId="4B3720EF" w:rsidR="002025D5" w:rsidRDefault="00287672" w:rsidP="002025D5">
      <w:pPr>
        <w:pStyle w:val="GOSTNameTable"/>
      </w:pPr>
      <w:r>
        <w:rPr>
          <w:noProof/>
        </w:rPr>
        <w:fldChar w:fldCharType="begin"/>
      </w:r>
      <w:r>
        <w:rPr>
          <w:noProof/>
        </w:rPr>
        <w:instrText xml:space="preserve"> SEQ Таблица \* ARABIC </w:instrText>
      </w:r>
      <w:r>
        <w:rPr>
          <w:noProof/>
        </w:rPr>
        <w:fldChar w:fldCharType="separate"/>
      </w:r>
      <w:bookmarkStart w:id="66" w:name="_Ref155791724"/>
      <w:bookmarkStart w:id="67" w:name="_Toc226563158"/>
      <w:r w:rsidR="00AB1BE0">
        <w:rPr>
          <w:noProof/>
        </w:rPr>
        <w:t>2</w:t>
      </w:r>
      <w:bookmarkEnd w:id="66"/>
      <w:r>
        <w:rPr>
          <w:noProof/>
        </w:rPr>
        <w:fldChar w:fldCharType="end"/>
      </w:r>
      <w:r w:rsidR="002025D5">
        <w:t xml:space="preserve"> - </w:t>
      </w:r>
      <w:r w:rsidR="002025D5" w:rsidRPr="00E07364">
        <w:t>Типы документов</w:t>
      </w:r>
      <w:bookmarkEnd w:id="67"/>
    </w:p>
    <w:tbl>
      <w:tblPr>
        <w:tblStyle w:val="GOSTTable"/>
        <w:tblW w:w="5001" w:type="pct"/>
        <w:tblLook w:val="07E0" w:firstRow="1" w:lastRow="1" w:firstColumn="1" w:lastColumn="1" w:noHBand="1" w:noVBand="1"/>
      </w:tblPr>
      <w:tblGrid>
        <w:gridCol w:w="543"/>
        <w:gridCol w:w="1640"/>
        <w:gridCol w:w="2484"/>
        <w:gridCol w:w="3253"/>
        <w:gridCol w:w="2897"/>
        <w:gridCol w:w="2897"/>
        <w:gridCol w:w="2049"/>
      </w:tblGrid>
      <w:tr w:rsidR="002025D5" w:rsidRPr="00B9499D" w14:paraId="2D97CA50" w14:textId="08BEBF3E" w:rsidTr="003002E2">
        <w:trPr>
          <w:cnfStyle w:val="100000000000" w:firstRow="1" w:lastRow="0" w:firstColumn="0" w:lastColumn="0" w:oddVBand="0" w:evenVBand="0" w:oddHBand="0" w:evenHBand="0" w:firstRowFirstColumn="0" w:firstRowLastColumn="0" w:lastRowFirstColumn="0" w:lastRowLastColumn="0"/>
        </w:trPr>
        <w:tc>
          <w:tcPr>
            <w:tcW w:w="692" w:type="pct"/>
            <w:gridSpan w:val="2"/>
          </w:tcPr>
          <w:p w14:paraId="3D51EA62" w14:textId="7192219E" w:rsidR="002025D5" w:rsidRPr="00B9499D" w:rsidRDefault="002025D5" w:rsidP="003C3653">
            <w:pPr>
              <w:pStyle w:val="GOSTTableHead"/>
              <w:rPr>
                <w:szCs w:val="22"/>
              </w:rPr>
            </w:pPr>
            <w:r w:rsidRPr="00B9499D">
              <w:rPr>
                <w:szCs w:val="22"/>
              </w:rPr>
              <w:t>Тип запроса</w:t>
            </w:r>
          </w:p>
        </w:tc>
        <w:tc>
          <w:tcPr>
            <w:tcW w:w="788" w:type="pct"/>
          </w:tcPr>
          <w:p w14:paraId="0A99981B" w14:textId="77777777" w:rsidR="002025D5" w:rsidRPr="00B9499D" w:rsidRDefault="002025D5" w:rsidP="003C3653">
            <w:pPr>
              <w:pStyle w:val="GOSTTableHead"/>
              <w:rPr>
                <w:szCs w:val="22"/>
              </w:rPr>
            </w:pPr>
            <w:r w:rsidRPr="00B9499D">
              <w:rPr>
                <w:szCs w:val="22"/>
              </w:rPr>
              <w:t>Наименование запроса</w:t>
            </w:r>
          </w:p>
        </w:tc>
        <w:tc>
          <w:tcPr>
            <w:tcW w:w="1032" w:type="pct"/>
          </w:tcPr>
          <w:p w14:paraId="416D09DE" w14:textId="77777777" w:rsidR="002025D5" w:rsidRPr="00B9499D" w:rsidRDefault="002025D5" w:rsidP="003C3653">
            <w:pPr>
              <w:pStyle w:val="GOSTTableHead"/>
              <w:rPr>
                <w:szCs w:val="22"/>
              </w:rPr>
            </w:pPr>
            <w:r w:rsidRPr="00B9499D">
              <w:rPr>
                <w:szCs w:val="22"/>
              </w:rPr>
              <w:t>Тип документа</w:t>
            </w:r>
          </w:p>
        </w:tc>
        <w:tc>
          <w:tcPr>
            <w:tcW w:w="919" w:type="pct"/>
          </w:tcPr>
          <w:p w14:paraId="0F205D1F" w14:textId="77777777" w:rsidR="002025D5" w:rsidRPr="00B9499D" w:rsidRDefault="002025D5" w:rsidP="003C3653">
            <w:pPr>
              <w:pStyle w:val="GOSTTableHead"/>
              <w:rPr>
                <w:szCs w:val="22"/>
              </w:rPr>
            </w:pPr>
            <w:r w:rsidRPr="00B9499D">
              <w:rPr>
                <w:szCs w:val="22"/>
              </w:rPr>
              <w:t>Наименование документа</w:t>
            </w:r>
          </w:p>
        </w:tc>
        <w:tc>
          <w:tcPr>
            <w:tcW w:w="919" w:type="pct"/>
          </w:tcPr>
          <w:p w14:paraId="7C477F90" w14:textId="76CE1FAC" w:rsidR="002025D5" w:rsidRDefault="002025D5" w:rsidP="003C3653">
            <w:pPr>
              <w:pStyle w:val="GOSTTableHead"/>
              <w:rPr>
                <w:szCs w:val="22"/>
              </w:rPr>
            </w:pPr>
            <w:r w:rsidRPr="00B9499D">
              <w:rPr>
                <w:szCs w:val="22"/>
              </w:rPr>
              <w:t>Система – инициатор запроса</w:t>
            </w:r>
          </w:p>
        </w:tc>
        <w:tc>
          <w:tcPr>
            <w:tcW w:w="650" w:type="pct"/>
          </w:tcPr>
          <w:p w14:paraId="006C19B3" w14:textId="3628520A" w:rsidR="002025D5" w:rsidRPr="001200F0" w:rsidRDefault="002025D5" w:rsidP="003C3653">
            <w:pPr>
              <w:pStyle w:val="GOSTTableHead"/>
              <w:rPr>
                <w:szCs w:val="22"/>
                <w:highlight w:val="yellow"/>
              </w:rPr>
            </w:pPr>
            <w:commentRangeStart w:id="68"/>
            <w:ins w:id="69" w:author="Сказецкая Наталья Камилевна" w:date="2023-09-07T15:22:00Z">
              <w:r w:rsidRPr="001200F0">
                <w:rPr>
                  <w:szCs w:val="22"/>
                  <w:highlight w:val="yellow"/>
                </w:rPr>
                <w:t>Ссылка на описание</w:t>
              </w:r>
            </w:ins>
            <w:commentRangeEnd w:id="68"/>
            <w:r w:rsidRPr="001200F0">
              <w:rPr>
                <w:rStyle w:val="afff4"/>
                <w:sz w:val="22"/>
                <w:szCs w:val="22"/>
                <w:highlight w:val="yellow"/>
              </w:rPr>
              <w:commentReference w:id="68"/>
            </w:r>
          </w:p>
        </w:tc>
      </w:tr>
      <w:tr w:rsidR="003C3653" w:rsidRPr="00B9499D" w14:paraId="1D253C74" w14:textId="67D86AEB" w:rsidTr="003002E2">
        <w:tc>
          <w:tcPr>
            <w:tcW w:w="172" w:type="pct"/>
            <w:vMerge w:val="restart"/>
          </w:tcPr>
          <w:p w14:paraId="333933CF" w14:textId="77777777" w:rsidR="003C3653" w:rsidRPr="00B9499D" w:rsidRDefault="003C3653" w:rsidP="003C3653">
            <w:pPr>
              <w:pStyle w:val="GOSTTableListNum1"/>
            </w:pPr>
          </w:p>
        </w:tc>
        <w:tc>
          <w:tcPr>
            <w:tcW w:w="520" w:type="pct"/>
            <w:vMerge w:val="restart"/>
          </w:tcPr>
          <w:p w14:paraId="34855063" w14:textId="77777777" w:rsidR="003C3653" w:rsidRPr="00B9499D" w:rsidRDefault="003C3653" w:rsidP="003C3653">
            <w:pPr>
              <w:pStyle w:val="GOSTTablenorm"/>
              <w:rPr>
                <w:szCs w:val="22"/>
                <w:lang w:val="en-US"/>
              </w:rPr>
            </w:pPr>
            <w:r w:rsidRPr="00B9499D">
              <w:rPr>
                <w:szCs w:val="22"/>
                <w:lang w:val="en-US"/>
              </w:rPr>
              <w:t>ACCOUNTING</w:t>
            </w:r>
          </w:p>
        </w:tc>
        <w:tc>
          <w:tcPr>
            <w:tcW w:w="788" w:type="pct"/>
            <w:vMerge w:val="restart"/>
          </w:tcPr>
          <w:p w14:paraId="7969A4AD" w14:textId="363BBD41" w:rsidR="003C3653" w:rsidRPr="00B9499D" w:rsidRDefault="003C3653" w:rsidP="003C3653">
            <w:pPr>
              <w:ind w:firstLine="0"/>
              <w:rPr>
                <w:sz w:val="22"/>
                <w:szCs w:val="22"/>
              </w:rPr>
            </w:pPr>
            <w:r w:rsidRPr="33249EA7">
              <w:rPr>
                <w:rStyle w:val="GOSTTablenorm0"/>
              </w:rPr>
              <w:t>Запрос на подбор / сторнирование</w:t>
            </w:r>
            <w:bookmarkStart w:id="70" w:name="_Ref119493598"/>
            <w:r w:rsidRPr="005C6BDA">
              <w:rPr>
                <w:sz w:val="22"/>
                <w:szCs w:val="22"/>
                <w:vertAlign w:val="superscript"/>
              </w:rPr>
              <w:footnoteReference w:id="2"/>
            </w:r>
            <w:bookmarkEnd w:id="70"/>
            <w:r w:rsidRPr="33249EA7">
              <w:rPr>
                <w:rStyle w:val="GOSTTablenorm0"/>
              </w:rPr>
              <w:t xml:space="preserve"> / переформирование</w:t>
            </w:r>
            <w:bookmarkStart w:id="71" w:name="_Ref119510342"/>
            <w:r w:rsidRPr="005C6BDA">
              <w:rPr>
                <w:rStyle w:val="af6"/>
                <w:sz w:val="22"/>
                <w:szCs w:val="22"/>
              </w:rPr>
              <w:footnoteReference w:id="3"/>
            </w:r>
            <w:bookmarkEnd w:id="71"/>
            <w:r w:rsidRPr="005C6BDA">
              <w:rPr>
                <w:sz w:val="22"/>
                <w:szCs w:val="22"/>
                <w:vertAlign w:val="superscript"/>
              </w:rPr>
              <w:t xml:space="preserve"> </w:t>
            </w:r>
            <w:r w:rsidRPr="33249EA7">
              <w:rPr>
                <w:rStyle w:val="GOSTTablenorm0"/>
              </w:rPr>
              <w:t>записей учета</w:t>
            </w:r>
          </w:p>
        </w:tc>
        <w:tc>
          <w:tcPr>
            <w:tcW w:w="1032" w:type="pct"/>
          </w:tcPr>
          <w:p w14:paraId="64DF8252" w14:textId="77777777" w:rsidR="003C3653" w:rsidRPr="00AE3EF2" w:rsidRDefault="003C3653" w:rsidP="003C3653">
            <w:pPr>
              <w:pStyle w:val="GOSTTablenorm"/>
              <w:rPr>
                <w:szCs w:val="22"/>
              </w:rPr>
            </w:pPr>
            <w:r w:rsidRPr="0051436C">
              <w:rPr>
                <w:szCs w:val="22"/>
              </w:rPr>
              <w:t>MSC_ApplCashFlow</w:t>
            </w:r>
          </w:p>
        </w:tc>
        <w:tc>
          <w:tcPr>
            <w:tcW w:w="919" w:type="pct"/>
          </w:tcPr>
          <w:p w14:paraId="6D977F32" w14:textId="77777777" w:rsidR="003C3653" w:rsidRPr="00B9499D" w:rsidRDefault="003C3653" w:rsidP="003C3653">
            <w:pPr>
              <w:pStyle w:val="GOSTTablenorm"/>
              <w:rPr>
                <w:szCs w:val="22"/>
              </w:rPr>
            </w:pPr>
            <w:r w:rsidRPr="00B9499D">
              <w:rPr>
                <w:szCs w:val="22"/>
              </w:rPr>
              <w:t>Заявка на кассовый расход (ф. 0531801)</w:t>
            </w:r>
          </w:p>
        </w:tc>
        <w:tc>
          <w:tcPr>
            <w:tcW w:w="919" w:type="pct"/>
          </w:tcPr>
          <w:p w14:paraId="38851E25" w14:textId="5CA1EEDC" w:rsidR="003C3653" w:rsidRDefault="003C3653" w:rsidP="003C3653">
            <w:pPr>
              <w:pStyle w:val="GOSTTablenorm"/>
              <w:rPr>
                <w:szCs w:val="22"/>
              </w:rPr>
            </w:pPr>
            <w:r w:rsidRPr="00B9499D">
              <w:rPr>
                <w:szCs w:val="22"/>
              </w:rPr>
              <w:t>ПУР 05 ЭБ</w:t>
            </w:r>
          </w:p>
        </w:tc>
        <w:tc>
          <w:tcPr>
            <w:tcW w:w="650" w:type="pct"/>
          </w:tcPr>
          <w:p w14:paraId="1DFFB4B5" w14:textId="0598CED8" w:rsidR="003C3653" w:rsidRPr="001200F0" w:rsidRDefault="003C3653" w:rsidP="003C3653">
            <w:pPr>
              <w:pStyle w:val="GOSTTablenorm"/>
              <w:rPr>
                <w:szCs w:val="22"/>
                <w:highlight w:val="yellow"/>
              </w:rPr>
            </w:pPr>
            <w:r w:rsidRPr="001200F0">
              <w:rPr>
                <w:szCs w:val="22"/>
                <w:highlight w:val="yellow"/>
              </w:rPr>
              <w:t>Том 2</w:t>
            </w:r>
          </w:p>
        </w:tc>
      </w:tr>
      <w:tr w:rsidR="003C3653" w:rsidRPr="00B9499D" w14:paraId="7F0ED31E" w14:textId="0843367C" w:rsidTr="003002E2">
        <w:tc>
          <w:tcPr>
            <w:tcW w:w="172" w:type="pct"/>
            <w:vMerge/>
          </w:tcPr>
          <w:p w14:paraId="388CF253" w14:textId="77777777" w:rsidR="003C3653" w:rsidRPr="00B9499D" w:rsidRDefault="003C3653" w:rsidP="003C3653">
            <w:pPr>
              <w:rPr>
                <w:sz w:val="22"/>
                <w:szCs w:val="22"/>
              </w:rPr>
            </w:pPr>
          </w:p>
        </w:tc>
        <w:tc>
          <w:tcPr>
            <w:tcW w:w="520" w:type="pct"/>
            <w:vMerge/>
          </w:tcPr>
          <w:p w14:paraId="12393F3C" w14:textId="77777777" w:rsidR="003C3653" w:rsidRPr="00B9499D" w:rsidRDefault="003C3653" w:rsidP="003C3653">
            <w:pPr>
              <w:rPr>
                <w:sz w:val="22"/>
                <w:szCs w:val="22"/>
              </w:rPr>
            </w:pPr>
          </w:p>
        </w:tc>
        <w:tc>
          <w:tcPr>
            <w:tcW w:w="788" w:type="pct"/>
            <w:vMerge/>
          </w:tcPr>
          <w:p w14:paraId="393B958C" w14:textId="77777777" w:rsidR="003C3653" w:rsidRPr="00B9499D" w:rsidRDefault="003C3653" w:rsidP="003C3653">
            <w:pPr>
              <w:rPr>
                <w:sz w:val="22"/>
                <w:szCs w:val="22"/>
              </w:rPr>
            </w:pPr>
          </w:p>
        </w:tc>
        <w:tc>
          <w:tcPr>
            <w:tcW w:w="1032" w:type="pct"/>
          </w:tcPr>
          <w:p w14:paraId="3DE4F0E7" w14:textId="77777777" w:rsidR="003C3653" w:rsidRPr="00AE3EF2" w:rsidRDefault="003C3653" w:rsidP="003C3653">
            <w:pPr>
              <w:pStyle w:val="GOSTTablenorm"/>
              <w:rPr>
                <w:szCs w:val="22"/>
              </w:rPr>
            </w:pPr>
            <w:r w:rsidRPr="0051436C">
              <w:rPr>
                <w:szCs w:val="22"/>
              </w:rPr>
              <w:t>MSC_ApplRefund</w:t>
            </w:r>
          </w:p>
        </w:tc>
        <w:tc>
          <w:tcPr>
            <w:tcW w:w="919" w:type="pct"/>
          </w:tcPr>
          <w:p w14:paraId="12FAADFB" w14:textId="77777777" w:rsidR="003C3653" w:rsidRPr="00B9499D" w:rsidRDefault="003C3653" w:rsidP="003C3653">
            <w:pPr>
              <w:pStyle w:val="GOSTTablenorm"/>
              <w:rPr>
                <w:szCs w:val="22"/>
              </w:rPr>
            </w:pPr>
            <w:r w:rsidRPr="00B9499D">
              <w:rPr>
                <w:szCs w:val="22"/>
              </w:rPr>
              <w:t>Заявка на возврат (ф. 0531803)</w:t>
            </w:r>
          </w:p>
        </w:tc>
        <w:tc>
          <w:tcPr>
            <w:tcW w:w="919" w:type="pct"/>
          </w:tcPr>
          <w:p w14:paraId="32DC9872" w14:textId="4B5564FC" w:rsidR="003C3653" w:rsidRPr="00042C6D" w:rsidRDefault="003C3653" w:rsidP="003C3653">
            <w:pPr>
              <w:pStyle w:val="GOSTTablenorm"/>
              <w:rPr>
                <w:szCs w:val="22"/>
              </w:rPr>
            </w:pPr>
            <w:r w:rsidRPr="00B9499D">
              <w:rPr>
                <w:szCs w:val="22"/>
              </w:rPr>
              <w:t>ПУР 05 ЭБ</w:t>
            </w:r>
          </w:p>
        </w:tc>
        <w:tc>
          <w:tcPr>
            <w:tcW w:w="650" w:type="pct"/>
          </w:tcPr>
          <w:p w14:paraId="048A5878" w14:textId="1287BC31" w:rsidR="003C3653" w:rsidRPr="001200F0" w:rsidRDefault="003C3653" w:rsidP="003C3653">
            <w:pPr>
              <w:pStyle w:val="GOSTTablenorm"/>
              <w:rPr>
                <w:szCs w:val="22"/>
                <w:highlight w:val="yellow"/>
              </w:rPr>
            </w:pPr>
            <w:r w:rsidRPr="001200F0">
              <w:rPr>
                <w:szCs w:val="22"/>
                <w:highlight w:val="yellow"/>
              </w:rPr>
              <w:t>Том 2</w:t>
            </w:r>
          </w:p>
        </w:tc>
      </w:tr>
      <w:tr w:rsidR="003C3653" w:rsidRPr="00B9499D" w14:paraId="6E3DD422" w14:textId="7FA93629" w:rsidTr="003002E2">
        <w:tc>
          <w:tcPr>
            <w:tcW w:w="172" w:type="pct"/>
            <w:vMerge/>
          </w:tcPr>
          <w:p w14:paraId="76C61337" w14:textId="77777777" w:rsidR="003C3653" w:rsidRPr="00B9499D" w:rsidRDefault="003C3653" w:rsidP="003C3653">
            <w:pPr>
              <w:rPr>
                <w:sz w:val="22"/>
                <w:szCs w:val="22"/>
              </w:rPr>
            </w:pPr>
          </w:p>
        </w:tc>
        <w:tc>
          <w:tcPr>
            <w:tcW w:w="520" w:type="pct"/>
            <w:vMerge/>
          </w:tcPr>
          <w:p w14:paraId="27DC25C9" w14:textId="77777777" w:rsidR="003C3653" w:rsidRPr="00B9499D" w:rsidRDefault="003C3653" w:rsidP="003C3653">
            <w:pPr>
              <w:rPr>
                <w:sz w:val="22"/>
                <w:szCs w:val="22"/>
              </w:rPr>
            </w:pPr>
          </w:p>
        </w:tc>
        <w:tc>
          <w:tcPr>
            <w:tcW w:w="788" w:type="pct"/>
            <w:vMerge/>
          </w:tcPr>
          <w:p w14:paraId="43A24CC9" w14:textId="77777777" w:rsidR="003C3653" w:rsidRPr="00B9499D" w:rsidRDefault="003C3653" w:rsidP="003C3653">
            <w:pPr>
              <w:rPr>
                <w:sz w:val="22"/>
                <w:szCs w:val="22"/>
              </w:rPr>
            </w:pPr>
          </w:p>
        </w:tc>
        <w:tc>
          <w:tcPr>
            <w:tcW w:w="1032" w:type="pct"/>
          </w:tcPr>
          <w:p w14:paraId="4468A0C6" w14:textId="77777777" w:rsidR="003C3653" w:rsidRPr="00AE3EF2" w:rsidRDefault="003C3653" w:rsidP="003C3653">
            <w:pPr>
              <w:pStyle w:val="GOSTTablenorm"/>
              <w:rPr>
                <w:szCs w:val="22"/>
              </w:rPr>
            </w:pPr>
            <w:r w:rsidRPr="0051436C">
              <w:rPr>
                <w:szCs w:val="22"/>
              </w:rPr>
              <w:t>MSC_ApplCashFlowShrt</w:t>
            </w:r>
          </w:p>
        </w:tc>
        <w:tc>
          <w:tcPr>
            <w:tcW w:w="919" w:type="pct"/>
          </w:tcPr>
          <w:p w14:paraId="7CEC9907" w14:textId="77777777" w:rsidR="003C3653" w:rsidRPr="00B9499D" w:rsidRDefault="003C3653" w:rsidP="003C3653">
            <w:pPr>
              <w:pStyle w:val="GOSTTablenorm"/>
              <w:rPr>
                <w:szCs w:val="22"/>
              </w:rPr>
            </w:pPr>
            <w:r w:rsidRPr="00B9499D">
              <w:rPr>
                <w:szCs w:val="22"/>
              </w:rPr>
              <w:t>Заявка на кассовый расход (сокращенная) (ф. 0531851)</w:t>
            </w:r>
          </w:p>
        </w:tc>
        <w:tc>
          <w:tcPr>
            <w:tcW w:w="919" w:type="pct"/>
          </w:tcPr>
          <w:p w14:paraId="177D3593" w14:textId="260FE314" w:rsidR="003C3653" w:rsidRPr="00042C6D" w:rsidRDefault="003C3653" w:rsidP="003C3653">
            <w:pPr>
              <w:pStyle w:val="GOSTTablenorm"/>
              <w:rPr>
                <w:szCs w:val="22"/>
              </w:rPr>
            </w:pPr>
            <w:r w:rsidRPr="00B9499D">
              <w:rPr>
                <w:szCs w:val="22"/>
              </w:rPr>
              <w:t>ПУР 05 ЭБ</w:t>
            </w:r>
          </w:p>
        </w:tc>
        <w:tc>
          <w:tcPr>
            <w:tcW w:w="650" w:type="pct"/>
          </w:tcPr>
          <w:p w14:paraId="609D9A00" w14:textId="734E7A38" w:rsidR="003C3653" w:rsidRPr="001200F0" w:rsidRDefault="003C3653" w:rsidP="003C3653">
            <w:pPr>
              <w:pStyle w:val="GOSTTablenorm"/>
              <w:rPr>
                <w:szCs w:val="22"/>
                <w:highlight w:val="yellow"/>
              </w:rPr>
            </w:pPr>
            <w:r w:rsidRPr="001200F0">
              <w:rPr>
                <w:szCs w:val="22"/>
                <w:highlight w:val="yellow"/>
              </w:rPr>
              <w:t>Том 2</w:t>
            </w:r>
          </w:p>
        </w:tc>
      </w:tr>
      <w:tr w:rsidR="003C3653" w:rsidRPr="00B9499D" w14:paraId="05C817EB" w14:textId="38510974" w:rsidTr="003002E2">
        <w:tc>
          <w:tcPr>
            <w:tcW w:w="172" w:type="pct"/>
            <w:vMerge/>
          </w:tcPr>
          <w:p w14:paraId="55001DFA" w14:textId="77777777" w:rsidR="003C3653" w:rsidRPr="00B9499D" w:rsidRDefault="003C3653" w:rsidP="003C3653">
            <w:pPr>
              <w:rPr>
                <w:sz w:val="22"/>
                <w:szCs w:val="22"/>
              </w:rPr>
            </w:pPr>
          </w:p>
        </w:tc>
        <w:tc>
          <w:tcPr>
            <w:tcW w:w="520" w:type="pct"/>
            <w:vMerge/>
          </w:tcPr>
          <w:p w14:paraId="008AE2F4" w14:textId="77777777" w:rsidR="003C3653" w:rsidRPr="00B9499D" w:rsidRDefault="003C3653" w:rsidP="003C3653">
            <w:pPr>
              <w:rPr>
                <w:sz w:val="22"/>
                <w:szCs w:val="22"/>
              </w:rPr>
            </w:pPr>
          </w:p>
        </w:tc>
        <w:tc>
          <w:tcPr>
            <w:tcW w:w="788" w:type="pct"/>
            <w:vMerge/>
          </w:tcPr>
          <w:p w14:paraId="6B316A07" w14:textId="77777777" w:rsidR="003C3653" w:rsidRPr="00B9499D" w:rsidRDefault="003C3653" w:rsidP="003C3653">
            <w:pPr>
              <w:rPr>
                <w:sz w:val="22"/>
                <w:szCs w:val="22"/>
              </w:rPr>
            </w:pPr>
          </w:p>
        </w:tc>
        <w:tc>
          <w:tcPr>
            <w:tcW w:w="1032" w:type="pct"/>
          </w:tcPr>
          <w:p w14:paraId="61BD8202" w14:textId="77777777" w:rsidR="003C3653" w:rsidRPr="00AE3EF2" w:rsidRDefault="003C3653" w:rsidP="003C3653">
            <w:pPr>
              <w:pStyle w:val="GOSTTablenorm"/>
              <w:rPr>
                <w:szCs w:val="22"/>
              </w:rPr>
            </w:pPr>
            <w:r w:rsidRPr="0051436C">
              <w:rPr>
                <w:szCs w:val="22"/>
              </w:rPr>
              <w:t>MSC_SumApplCashFlowTax</w:t>
            </w:r>
          </w:p>
        </w:tc>
        <w:tc>
          <w:tcPr>
            <w:tcW w:w="919" w:type="pct"/>
          </w:tcPr>
          <w:p w14:paraId="3E3168A9" w14:textId="0D7A4634" w:rsidR="003C3653" w:rsidRPr="00B9499D" w:rsidRDefault="003C3653" w:rsidP="009F4406">
            <w:pPr>
              <w:pStyle w:val="GOSTTablenorm"/>
              <w:rPr>
                <w:szCs w:val="22"/>
              </w:rPr>
            </w:pPr>
            <w:r w:rsidRPr="00B9499D">
              <w:rPr>
                <w:szCs w:val="22"/>
              </w:rPr>
              <w:t>Сводная заявка на кассовый расход</w:t>
            </w:r>
            <w:del w:id="72" w:author="Сказецкая Наталья Камилевна" w:date="2024-05-31T13:15:00Z">
              <w:r w:rsidRPr="00B9499D" w:rsidDel="00673954">
                <w:rPr>
                  <w:szCs w:val="22"/>
                </w:rPr>
                <w:delText xml:space="preserve"> </w:delText>
              </w:r>
            </w:del>
            <w:del w:id="73" w:author="Сказецкая Наталья Камилевна" w:date="2024-01-29T20:26:00Z">
              <w:r w:rsidRPr="00B9499D" w:rsidDel="009F4406">
                <w:rPr>
                  <w:szCs w:val="22"/>
                </w:rPr>
                <w:delText xml:space="preserve">(для уплаты налогов) </w:delText>
              </w:r>
            </w:del>
            <w:r w:rsidRPr="00B9499D">
              <w:rPr>
                <w:szCs w:val="22"/>
              </w:rPr>
              <w:t>(ф. 0531860)</w:t>
            </w:r>
          </w:p>
        </w:tc>
        <w:tc>
          <w:tcPr>
            <w:tcW w:w="919" w:type="pct"/>
          </w:tcPr>
          <w:p w14:paraId="0E9AAD17" w14:textId="4A872D56" w:rsidR="003C3653" w:rsidRPr="00042C6D" w:rsidRDefault="003C3653" w:rsidP="003C3653">
            <w:pPr>
              <w:pStyle w:val="GOSTTablenorm"/>
              <w:rPr>
                <w:szCs w:val="22"/>
              </w:rPr>
            </w:pPr>
            <w:r w:rsidRPr="00B9499D">
              <w:rPr>
                <w:szCs w:val="22"/>
              </w:rPr>
              <w:t>ПУР 05 ЭБ</w:t>
            </w:r>
          </w:p>
        </w:tc>
        <w:tc>
          <w:tcPr>
            <w:tcW w:w="650" w:type="pct"/>
          </w:tcPr>
          <w:p w14:paraId="759FF034" w14:textId="1AA60AAE" w:rsidR="003C3653" w:rsidRPr="001200F0" w:rsidRDefault="003C3653" w:rsidP="003C3653">
            <w:pPr>
              <w:pStyle w:val="GOSTTablenorm"/>
              <w:rPr>
                <w:szCs w:val="22"/>
                <w:highlight w:val="yellow"/>
              </w:rPr>
            </w:pPr>
            <w:r w:rsidRPr="001200F0">
              <w:rPr>
                <w:szCs w:val="22"/>
                <w:highlight w:val="yellow"/>
              </w:rPr>
              <w:t>Том 2</w:t>
            </w:r>
          </w:p>
        </w:tc>
      </w:tr>
      <w:tr w:rsidR="003C3653" w:rsidRPr="00B9499D" w14:paraId="18B6DEB9" w14:textId="34C78843" w:rsidTr="003002E2">
        <w:tc>
          <w:tcPr>
            <w:tcW w:w="172" w:type="pct"/>
            <w:vMerge/>
          </w:tcPr>
          <w:p w14:paraId="684A3C54" w14:textId="77777777" w:rsidR="003C3653" w:rsidRPr="00B9499D" w:rsidRDefault="003C3653" w:rsidP="003C3653">
            <w:pPr>
              <w:rPr>
                <w:sz w:val="22"/>
                <w:szCs w:val="22"/>
              </w:rPr>
            </w:pPr>
          </w:p>
        </w:tc>
        <w:tc>
          <w:tcPr>
            <w:tcW w:w="520" w:type="pct"/>
            <w:vMerge/>
          </w:tcPr>
          <w:p w14:paraId="02F957EF" w14:textId="77777777" w:rsidR="003C3653" w:rsidRPr="00B9499D" w:rsidRDefault="003C3653" w:rsidP="003C3653">
            <w:pPr>
              <w:rPr>
                <w:sz w:val="22"/>
                <w:szCs w:val="22"/>
              </w:rPr>
            </w:pPr>
          </w:p>
        </w:tc>
        <w:tc>
          <w:tcPr>
            <w:tcW w:w="788" w:type="pct"/>
            <w:vMerge/>
          </w:tcPr>
          <w:p w14:paraId="32AF1124" w14:textId="77777777" w:rsidR="003C3653" w:rsidRPr="00B9499D" w:rsidRDefault="003C3653" w:rsidP="003C3653">
            <w:pPr>
              <w:rPr>
                <w:sz w:val="22"/>
                <w:szCs w:val="22"/>
              </w:rPr>
            </w:pPr>
          </w:p>
        </w:tc>
        <w:tc>
          <w:tcPr>
            <w:tcW w:w="1032" w:type="pct"/>
          </w:tcPr>
          <w:p w14:paraId="01315718" w14:textId="77777777" w:rsidR="003C3653" w:rsidRPr="00AE3EF2" w:rsidRDefault="003C3653" w:rsidP="003C3653">
            <w:pPr>
              <w:pStyle w:val="GOSTTablenorm"/>
              <w:rPr>
                <w:szCs w:val="22"/>
              </w:rPr>
            </w:pPr>
            <w:r w:rsidRPr="0051436C">
              <w:rPr>
                <w:szCs w:val="22"/>
              </w:rPr>
              <w:t>MSC_ApplCash</w:t>
            </w:r>
          </w:p>
        </w:tc>
        <w:tc>
          <w:tcPr>
            <w:tcW w:w="919" w:type="pct"/>
          </w:tcPr>
          <w:p w14:paraId="5CE6E2FF" w14:textId="77777777" w:rsidR="003C3653" w:rsidRPr="00B9499D" w:rsidRDefault="003C3653" w:rsidP="003C3653">
            <w:pPr>
              <w:pStyle w:val="GOSTTablenorm"/>
              <w:rPr>
                <w:szCs w:val="22"/>
              </w:rPr>
            </w:pPr>
            <w:r w:rsidRPr="00B9499D">
              <w:rPr>
                <w:szCs w:val="22"/>
              </w:rPr>
              <w:t>Заявка на получение наличных денег (ф. 0531802)</w:t>
            </w:r>
          </w:p>
        </w:tc>
        <w:tc>
          <w:tcPr>
            <w:tcW w:w="919" w:type="pct"/>
          </w:tcPr>
          <w:p w14:paraId="11B5E2ED" w14:textId="3EE3297D" w:rsidR="003C3653" w:rsidRPr="00042C6D" w:rsidRDefault="003C3653" w:rsidP="003C3653">
            <w:pPr>
              <w:pStyle w:val="GOSTTablenorm"/>
              <w:rPr>
                <w:szCs w:val="22"/>
              </w:rPr>
            </w:pPr>
            <w:r w:rsidRPr="00B9499D">
              <w:rPr>
                <w:szCs w:val="22"/>
              </w:rPr>
              <w:t>ПУР 05 ЭБ</w:t>
            </w:r>
          </w:p>
        </w:tc>
        <w:tc>
          <w:tcPr>
            <w:tcW w:w="650" w:type="pct"/>
          </w:tcPr>
          <w:p w14:paraId="0416B567" w14:textId="3609E3F1" w:rsidR="003C3653" w:rsidRPr="001200F0" w:rsidRDefault="003C3653" w:rsidP="003C3653">
            <w:pPr>
              <w:pStyle w:val="GOSTTablenorm"/>
              <w:rPr>
                <w:szCs w:val="22"/>
                <w:highlight w:val="yellow"/>
              </w:rPr>
            </w:pPr>
            <w:r w:rsidRPr="001200F0">
              <w:rPr>
                <w:szCs w:val="22"/>
                <w:highlight w:val="yellow"/>
              </w:rPr>
              <w:t>Том 2</w:t>
            </w:r>
          </w:p>
        </w:tc>
      </w:tr>
      <w:tr w:rsidR="003C3653" w:rsidRPr="00B9499D" w14:paraId="1F1286B4" w14:textId="0D7CD2D9" w:rsidTr="003002E2">
        <w:tc>
          <w:tcPr>
            <w:tcW w:w="172" w:type="pct"/>
            <w:vMerge/>
          </w:tcPr>
          <w:p w14:paraId="3A8B1070" w14:textId="77777777" w:rsidR="003C3653" w:rsidRPr="00B9499D" w:rsidRDefault="003C3653" w:rsidP="003C3653">
            <w:pPr>
              <w:rPr>
                <w:sz w:val="22"/>
                <w:szCs w:val="22"/>
              </w:rPr>
            </w:pPr>
          </w:p>
        </w:tc>
        <w:tc>
          <w:tcPr>
            <w:tcW w:w="520" w:type="pct"/>
            <w:vMerge/>
          </w:tcPr>
          <w:p w14:paraId="04025921" w14:textId="77777777" w:rsidR="003C3653" w:rsidRPr="00B9499D" w:rsidRDefault="003C3653" w:rsidP="003C3653">
            <w:pPr>
              <w:rPr>
                <w:sz w:val="22"/>
                <w:szCs w:val="22"/>
              </w:rPr>
            </w:pPr>
          </w:p>
        </w:tc>
        <w:tc>
          <w:tcPr>
            <w:tcW w:w="788" w:type="pct"/>
            <w:vMerge/>
          </w:tcPr>
          <w:p w14:paraId="6922028E" w14:textId="77777777" w:rsidR="003C3653" w:rsidRPr="00B9499D" w:rsidRDefault="003C3653" w:rsidP="003C3653">
            <w:pPr>
              <w:rPr>
                <w:sz w:val="22"/>
                <w:szCs w:val="22"/>
              </w:rPr>
            </w:pPr>
          </w:p>
        </w:tc>
        <w:tc>
          <w:tcPr>
            <w:tcW w:w="1032" w:type="pct"/>
          </w:tcPr>
          <w:p w14:paraId="58C8EAEF" w14:textId="77777777" w:rsidR="003C3653" w:rsidRPr="00AE3EF2" w:rsidRDefault="003C3653" w:rsidP="003C3653">
            <w:pPr>
              <w:pStyle w:val="GOSTTablenorm"/>
              <w:rPr>
                <w:szCs w:val="22"/>
              </w:rPr>
            </w:pPr>
            <w:r w:rsidRPr="0051436C">
              <w:rPr>
                <w:szCs w:val="22"/>
              </w:rPr>
              <w:t>MSC_A</w:t>
            </w:r>
            <w:r w:rsidRPr="00AE3EF2">
              <w:rPr>
                <w:szCs w:val="22"/>
              </w:rPr>
              <w:t>pplFundsCard</w:t>
            </w:r>
          </w:p>
        </w:tc>
        <w:tc>
          <w:tcPr>
            <w:tcW w:w="919" w:type="pct"/>
          </w:tcPr>
          <w:p w14:paraId="2EE9BB80" w14:textId="77777777" w:rsidR="003C3653" w:rsidRPr="00B9499D" w:rsidRDefault="003C3653" w:rsidP="003C3653">
            <w:pPr>
              <w:pStyle w:val="GOSTTablenorm"/>
              <w:rPr>
                <w:szCs w:val="22"/>
              </w:rPr>
            </w:pPr>
            <w:r w:rsidRPr="00B9499D">
              <w:rPr>
                <w:szCs w:val="22"/>
              </w:rPr>
              <w:t xml:space="preserve">Заявка на получение денежных средств, перечисляемых </w:t>
            </w:r>
            <w:r w:rsidRPr="00B9499D">
              <w:rPr>
                <w:szCs w:val="22"/>
              </w:rPr>
              <w:lastRenderedPageBreak/>
              <w:t>на карту (ф. 0531243)</w:t>
            </w:r>
          </w:p>
        </w:tc>
        <w:tc>
          <w:tcPr>
            <w:tcW w:w="919" w:type="pct"/>
          </w:tcPr>
          <w:p w14:paraId="70C9EDF6" w14:textId="2BBB73CF" w:rsidR="003C3653" w:rsidRPr="00042C6D" w:rsidRDefault="003C3653" w:rsidP="003C3653">
            <w:pPr>
              <w:pStyle w:val="GOSTTablenorm"/>
              <w:rPr>
                <w:szCs w:val="22"/>
              </w:rPr>
            </w:pPr>
            <w:r w:rsidRPr="00B9499D">
              <w:rPr>
                <w:szCs w:val="22"/>
              </w:rPr>
              <w:lastRenderedPageBreak/>
              <w:t>ПУР 05 ЭБ</w:t>
            </w:r>
          </w:p>
        </w:tc>
        <w:tc>
          <w:tcPr>
            <w:tcW w:w="650" w:type="pct"/>
          </w:tcPr>
          <w:p w14:paraId="280DA12A" w14:textId="5485AB0E" w:rsidR="003C3653" w:rsidRPr="001200F0" w:rsidRDefault="003C3653" w:rsidP="003C3653">
            <w:pPr>
              <w:pStyle w:val="GOSTTablenorm"/>
              <w:rPr>
                <w:szCs w:val="22"/>
                <w:highlight w:val="yellow"/>
              </w:rPr>
            </w:pPr>
            <w:r w:rsidRPr="001200F0">
              <w:rPr>
                <w:szCs w:val="22"/>
                <w:highlight w:val="yellow"/>
              </w:rPr>
              <w:t>Том 2</w:t>
            </w:r>
          </w:p>
        </w:tc>
      </w:tr>
      <w:tr w:rsidR="003C3653" w:rsidRPr="00B9499D" w14:paraId="43D403A7" w14:textId="1C99059B" w:rsidTr="003002E2">
        <w:tc>
          <w:tcPr>
            <w:tcW w:w="172" w:type="pct"/>
            <w:vMerge/>
          </w:tcPr>
          <w:p w14:paraId="24C67312" w14:textId="77777777" w:rsidR="003C3653" w:rsidRPr="00B9499D" w:rsidRDefault="003C3653" w:rsidP="003C3653">
            <w:pPr>
              <w:rPr>
                <w:sz w:val="22"/>
                <w:szCs w:val="22"/>
              </w:rPr>
            </w:pPr>
          </w:p>
        </w:tc>
        <w:tc>
          <w:tcPr>
            <w:tcW w:w="520" w:type="pct"/>
            <w:vMerge/>
          </w:tcPr>
          <w:p w14:paraId="6C393E8C" w14:textId="77777777" w:rsidR="003C3653" w:rsidRPr="00B9499D" w:rsidRDefault="003C3653" w:rsidP="003C3653">
            <w:pPr>
              <w:rPr>
                <w:sz w:val="22"/>
                <w:szCs w:val="22"/>
              </w:rPr>
            </w:pPr>
          </w:p>
        </w:tc>
        <w:tc>
          <w:tcPr>
            <w:tcW w:w="788" w:type="pct"/>
            <w:vMerge/>
          </w:tcPr>
          <w:p w14:paraId="6B2165DC" w14:textId="77777777" w:rsidR="003C3653" w:rsidRPr="00B9499D" w:rsidRDefault="003C3653" w:rsidP="003C3653">
            <w:pPr>
              <w:rPr>
                <w:sz w:val="22"/>
                <w:szCs w:val="22"/>
              </w:rPr>
            </w:pPr>
          </w:p>
        </w:tc>
        <w:tc>
          <w:tcPr>
            <w:tcW w:w="1032" w:type="pct"/>
          </w:tcPr>
          <w:p w14:paraId="7B4DA36D" w14:textId="77777777" w:rsidR="003C3653" w:rsidRPr="00AE3EF2" w:rsidRDefault="003C3653" w:rsidP="003C3653">
            <w:pPr>
              <w:pStyle w:val="GOSTTablenorm"/>
              <w:rPr>
                <w:szCs w:val="22"/>
              </w:rPr>
            </w:pPr>
            <w:r w:rsidRPr="0051436C">
              <w:rPr>
                <w:szCs w:val="22"/>
              </w:rPr>
              <w:t>MSC_PAYM_ORDER_0401060</w:t>
            </w:r>
          </w:p>
        </w:tc>
        <w:tc>
          <w:tcPr>
            <w:tcW w:w="919" w:type="pct"/>
          </w:tcPr>
          <w:p w14:paraId="6C838C33" w14:textId="77777777" w:rsidR="003C3653" w:rsidRPr="00B9499D" w:rsidRDefault="003C3653" w:rsidP="003C3653">
            <w:pPr>
              <w:pStyle w:val="GOSTTablenorm"/>
              <w:rPr>
                <w:szCs w:val="22"/>
              </w:rPr>
            </w:pPr>
            <w:r w:rsidRPr="00B9499D">
              <w:rPr>
                <w:szCs w:val="22"/>
              </w:rPr>
              <w:t>Расчетный документ</w:t>
            </w:r>
          </w:p>
        </w:tc>
        <w:tc>
          <w:tcPr>
            <w:tcW w:w="919" w:type="pct"/>
          </w:tcPr>
          <w:p w14:paraId="55EE8F1A" w14:textId="5156860B" w:rsidR="003C3653" w:rsidRPr="00042C6D" w:rsidRDefault="003C3653" w:rsidP="003C3653">
            <w:pPr>
              <w:pStyle w:val="GOSTTablenorm"/>
              <w:rPr>
                <w:szCs w:val="22"/>
              </w:rPr>
            </w:pPr>
            <w:r w:rsidRPr="00B9499D">
              <w:rPr>
                <w:szCs w:val="22"/>
              </w:rPr>
              <w:t>ПУР 05 ЭБ</w:t>
            </w:r>
          </w:p>
        </w:tc>
        <w:tc>
          <w:tcPr>
            <w:tcW w:w="650" w:type="pct"/>
          </w:tcPr>
          <w:p w14:paraId="670B4DAB" w14:textId="4B34E651" w:rsidR="003C3653" w:rsidRPr="001200F0" w:rsidRDefault="003C3653" w:rsidP="003C3653">
            <w:pPr>
              <w:pStyle w:val="GOSTTablenorm"/>
              <w:rPr>
                <w:szCs w:val="22"/>
                <w:highlight w:val="yellow"/>
              </w:rPr>
            </w:pPr>
            <w:r w:rsidRPr="001200F0">
              <w:rPr>
                <w:szCs w:val="22"/>
                <w:highlight w:val="yellow"/>
              </w:rPr>
              <w:t>Том 2</w:t>
            </w:r>
          </w:p>
        </w:tc>
      </w:tr>
      <w:tr w:rsidR="003C3653" w:rsidRPr="00B9499D" w14:paraId="445765BB" w14:textId="781BAA12" w:rsidTr="003002E2">
        <w:tc>
          <w:tcPr>
            <w:tcW w:w="172" w:type="pct"/>
            <w:vMerge/>
          </w:tcPr>
          <w:p w14:paraId="379CEBBE" w14:textId="77777777" w:rsidR="003C3653" w:rsidRPr="00B9499D" w:rsidRDefault="003C3653" w:rsidP="003C3653">
            <w:pPr>
              <w:rPr>
                <w:sz w:val="22"/>
                <w:szCs w:val="22"/>
              </w:rPr>
            </w:pPr>
          </w:p>
        </w:tc>
        <w:tc>
          <w:tcPr>
            <w:tcW w:w="520" w:type="pct"/>
            <w:vMerge/>
          </w:tcPr>
          <w:p w14:paraId="1A0CBC35" w14:textId="77777777" w:rsidR="003C3653" w:rsidRPr="00B9499D" w:rsidRDefault="003C3653" w:rsidP="003C3653">
            <w:pPr>
              <w:rPr>
                <w:sz w:val="22"/>
                <w:szCs w:val="22"/>
              </w:rPr>
            </w:pPr>
          </w:p>
        </w:tc>
        <w:tc>
          <w:tcPr>
            <w:tcW w:w="788" w:type="pct"/>
            <w:vMerge/>
          </w:tcPr>
          <w:p w14:paraId="759CEB1B" w14:textId="77777777" w:rsidR="003C3653" w:rsidRPr="00B9499D" w:rsidRDefault="003C3653" w:rsidP="003C3653">
            <w:pPr>
              <w:rPr>
                <w:sz w:val="22"/>
                <w:szCs w:val="22"/>
              </w:rPr>
            </w:pPr>
          </w:p>
        </w:tc>
        <w:tc>
          <w:tcPr>
            <w:tcW w:w="1032" w:type="pct"/>
          </w:tcPr>
          <w:p w14:paraId="1FF4714F" w14:textId="77777777" w:rsidR="003C3653" w:rsidRPr="00AE3EF2" w:rsidRDefault="003C3653" w:rsidP="003C3653">
            <w:pPr>
              <w:pStyle w:val="GOSTTablenorm"/>
              <w:rPr>
                <w:szCs w:val="22"/>
              </w:rPr>
            </w:pPr>
            <w:r w:rsidRPr="0051436C">
              <w:rPr>
                <w:szCs w:val="22"/>
              </w:rPr>
              <w:t>MSC_NoticeClarTypePay</w:t>
            </w:r>
          </w:p>
        </w:tc>
        <w:tc>
          <w:tcPr>
            <w:tcW w:w="919" w:type="pct"/>
          </w:tcPr>
          <w:p w14:paraId="7FAB98F8" w14:textId="77777777" w:rsidR="003C3653" w:rsidRPr="00B9499D" w:rsidRDefault="003C3653" w:rsidP="003C3653">
            <w:pPr>
              <w:pStyle w:val="GOSTTablenorm"/>
              <w:rPr>
                <w:szCs w:val="22"/>
              </w:rPr>
            </w:pPr>
            <w:r w:rsidRPr="00B9499D">
              <w:rPr>
                <w:szCs w:val="22"/>
              </w:rPr>
              <w:t>Уведомление об уточнении вида и принадлежности платежа (ф. 0531809)</w:t>
            </w:r>
          </w:p>
        </w:tc>
        <w:tc>
          <w:tcPr>
            <w:tcW w:w="919" w:type="pct"/>
          </w:tcPr>
          <w:p w14:paraId="36BE7CCD" w14:textId="7F613686" w:rsidR="003C3653" w:rsidRPr="00042C6D" w:rsidRDefault="003C3653" w:rsidP="003C3653">
            <w:pPr>
              <w:pStyle w:val="GOSTTablenorm"/>
              <w:rPr>
                <w:szCs w:val="22"/>
              </w:rPr>
            </w:pPr>
            <w:r w:rsidRPr="00B9499D">
              <w:rPr>
                <w:szCs w:val="22"/>
              </w:rPr>
              <w:t>ПУР 05 ЭБ</w:t>
            </w:r>
          </w:p>
        </w:tc>
        <w:tc>
          <w:tcPr>
            <w:tcW w:w="650" w:type="pct"/>
          </w:tcPr>
          <w:p w14:paraId="668E5757" w14:textId="5F1AA9D6" w:rsidR="003C3653" w:rsidRPr="001200F0" w:rsidRDefault="003C3653" w:rsidP="003C3653">
            <w:pPr>
              <w:pStyle w:val="GOSTTablenorm"/>
              <w:rPr>
                <w:szCs w:val="22"/>
                <w:highlight w:val="yellow"/>
              </w:rPr>
            </w:pPr>
            <w:r w:rsidRPr="001200F0">
              <w:rPr>
                <w:szCs w:val="22"/>
                <w:highlight w:val="yellow"/>
              </w:rPr>
              <w:t>Том 2</w:t>
            </w:r>
          </w:p>
        </w:tc>
      </w:tr>
      <w:tr w:rsidR="003002E2" w:rsidRPr="00B9499D" w14:paraId="6149194A" w14:textId="77777777" w:rsidTr="003002E2">
        <w:trPr>
          <w:ins w:id="74" w:author="Сказецкая Наталья Камилевна" w:date="2024-08-07T19:19:00Z"/>
        </w:trPr>
        <w:tc>
          <w:tcPr>
            <w:tcW w:w="172" w:type="pct"/>
            <w:vMerge/>
          </w:tcPr>
          <w:p w14:paraId="3278A63D" w14:textId="77777777" w:rsidR="003002E2" w:rsidRPr="00B9499D" w:rsidRDefault="003002E2" w:rsidP="003002E2">
            <w:pPr>
              <w:rPr>
                <w:ins w:id="75" w:author="Сказецкая Наталья Камилевна" w:date="2024-08-07T19:19:00Z"/>
                <w:sz w:val="22"/>
                <w:szCs w:val="22"/>
              </w:rPr>
            </w:pPr>
          </w:p>
        </w:tc>
        <w:tc>
          <w:tcPr>
            <w:tcW w:w="520" w:type="pct"/>
            <w:vMerge/>
          </w:tcPr>
          <w:p w14:paraId="598E3EE3" w14:textId="77777777" w:rsidR="003002E2" w:rsidRPr="00B9499D" w:rsidRDefault="003002E2" w:rsidP="003002E2">
            <w:pPr>
              <w:rPr>
                <w:ins w:id="76" w:author="Сказецкая Наталья Камилевна" w:date="2024-08-07T19:19:00Z"/>
                <w:sz w:val="22"/>
                <w:szCs w:val="22"/>
              </w:rPr>
            </w:pPr>
          </w:p>
        </w:tc>
        <w:tc>
          <w:tcPr>
            <w:tcW w:w="788" w:type="pct"/>
            <w:vMerge/>
          </w:tcPr>
          <w:p w14:paraId="410F644E" w14:textId="77777777" w:rsidR="003002E2" w:rsidRPr="00B9499D" w:rsidRDefault="003002E2" w:rsidP="003002E2">
            <w:pPr>
              <w:rPr>
                <w:ins w:id="77" w:author="Сказецкая Наталья Камилевна" w:date="2024-08-07T19:19:00Z"/>
                <w:sz w:val="22"/>
                <w:szCs w:val="22"/>
              </w:rPr>
            </w:pPr>
          </w:p>
        </w:tc>
        <w:tc>
          <w:tcPr>
            <w:tcW w:w="1032" w:type="pct"/>
          </w:tcPr>
          <w:p w14:paraId="0687D603" w14:textId="696A4B37" w:rsidR="003002E2" w:rsidRPr="0051436C" w:rsidRDefault="003002E2" w:rsidP="003002E2">
            <w:pPr>
              <w:pStyle w:val="GOSTTablenorm"/>
              <w:rPr>
                <w:ins w:id="78" w:author="Сказецкая Наталья Камилевна" w:date="2024-08-07T19:19:00Z"/>
                <w:szCs w:val="22"/>
              </w:rPr>
            </w:pPr>
            <w:ins w:id="79" w:author="Сказецкая Наталья Камилевна" w:date="2024-08-07T19:19:00Z">
              <w:r w:rsidRPr="00BA7436">
                <w:t>MSC_AppForeignCurr</w:t>
              </w:r>
            </w:ins>
          </w:p>
        </w:tc>
        <w:tc>
          <w:tcPr>
            <w:tcW w:w="919" w:type="pct"/>
          </w:tcPr>
          <w:p w14:paraId="2429E41E" w14:textId="2DD466A1" w:rsidR="003002E2" w:rsidRPr="00B9499D" w:rsidRDefault="003002E2" w:rsidP="003002E2">
            <w:pPr>
              <w:pStyle w:val="GOSTTablenorm"/>
              <w:rPr>
                <w:ins w:id="80" w:author="Сказецкая Наталья Камилевна" w:date="2024-08-07T19:19:00Z"/>
                <w:szCs w:val="22"/>
              </w:rPr>
            </w:pPr>
            <w:ins w:id="81" w:author="Сказецкая Наталья Камилевна" w:date="2024-08-07T19:19:00Z">
              <w:r w:rsidRPr="00BA7436">
                <w:t>Заявление на проведение операций с иностранной валютой</w:t>
              </w:r>
            </w:ins>
          </w:p>
        </w:tc>
        <w:tc>
          <w:tcPr>
            <w:tcW w:w="919" w:type="pct"/>
          </w:tcPr>
          <w:p w14:paraId="4940424E" w14:textId="77777777" w:rsidR="003002E2" w:rsidRDefault="003002E2" w:rsidP="003002E2">
            <w:pPr>
              <w:pStyle w:val="GOSTTablenorm"/>
              <w:rPr>
                <w:ins w:id="82" w:author="Сказецкая Наталья Камилевна" w:date="2024-08-12T14:53:00Z"/>
                <w:szCs w:val="22"/>
              </w:rPr>
            </w:pPr>
            <w:ins w:id="83" w:author="Сказецкая Наталья Камилевна" w:date="2024-08-07T19:24:00Z">
              <w:r w:rsidRPr="00D3421B">
                <w:rPr>
                  <w:szCs w:val="22"/>
                </w:rPr>
                <w:t>ПУР 05 ЭБ</w:t>
              </w:r>
            </w:ins>
          </w:p>
          <w:p w14:paraId="7621211F" w14:textId="7B8B2251" w:rsidR="002F54C6" w:rsidRPr="00B9499D" w:rsidRDefault="002F54C6" w:rsidP="003002E2">
            <w:pPr>
              <w:pStyle w:val="GOSTTablenorm"/>
              <w:rPr>
                <w:ins w:id="84" w:author="Сказецкая Наталья Камилевна" w:date="2024-08-07T19:19:00Z"/>
                <w:szCs w:val="22"/>
              </w:rPr>
            </w:pPr>
            <w:ins w:id="85" w:author="Сказецкая Наталья Камилевна" w:date="2024-08-12T14:53:00Z">
              <w:r w:rsidRPr="00B9499D">
                <w:rPr>
                  <w:szCs w:val="22"/>
                </w:rPr>
                <w:t>ПУР 03 ЭБ</w:t>
              </w:r>
            </w:ins>
          </w:p>
        </w:tc>
        <w:tc>
          <w:tcPr>
            <w:tcW w:w="650" w:type="pct"/>
          </w:tcPr>
          <w:p w14:paraId="70009460" w14:textId="01CAEE30" w:rsidR="003002E2" w:rsidRPr="001200F0" w:rsidRDefault="002F54C6" w:rsidP="003002E2">
            <w:pPr>
              <w:pStyle w:val="GOSTTablenorm"/>
              <w:rPr>
                <w:ins w:id="86" w:author="Сказецкая Наталья Камилевна" w:date="2024-08-07T19:19:00Z"/>
                <w:szCs w:val="22"/>
                <w:highlight w:val="yellow"/>
              </w:rPr>
            </w:pPr>
            <w:ins w:id="87" w:author="Сказецкая Наталья Камилевна" w:date="2024-08-07T19:20:00Z">
              <w:r>
                <w:rPr>
                  <w:szCs w:val="22"/>
                  <w:highlight w:val="yellow"/>
                </w:rPr>
                <w:t>Том 4</w:t>
              </w:r>
            </w:ins>
          </w:p>
        </w:tc>
      </w:tr>
      <w:tr w:rsidR="003002E2" w:rsidRPr="00B9499D" w14:paraId="58803E59" w14:textId="77777777" w:rsidTr="003002E2">
        <w:trPr>
          <w:ins w:id="88" w:author="Сказецкая Наталья Камилевна" w:date="2024-08-07T19:19:00Z"/>
        </w:trPr>
        <w:tc>
          <w:tcPr>
            <w:tcW w:w="172" w:type="pct"/>
            <w:vMerge/>
          </w:tcPr>
          <w:p w14:paraId="798BA01B" w14:textId="77777777" w:rsidR="003002E2" w:rsidRPr="00B9499D" w:rsidRDefault="003002E2" w:rsidP="003002E2">
            <w:pPr>
              <w:rPr>
                <w:ins w:id="89" w:author="Сказецкая Наталья Камилевна" w:date="2024-08-07T19:19:00Z"/>
                <w:sz w:val="22"/>
                <w:szCs w:val="22"/>
              </w:rPr>
            </w:pPr>
          </w:p>
        </w:tc>
        <w:tc>
          <w:tcPr>
            <w:tcW w:w="520" w:type="pct"/>
            <w:vMerge/>
          </w:tcPr>
          <w:p w14:paraId="7C8A1AD9" w14:textId="77777777" w:rsidR="003002E2" w:rsidRPr="00B9499D" w:rsidRDefault="003002E2" w:rsidP="003002E2">
            <w:pPr>
              <w:rPr>
                <w:ins w:id="90" w:author="Сказецкая Наталья Камилевна" w:date="2024-08-07T19:19:00Z"/>
                <w:sz w:val="22"/>
                <w:szCs w:val="22"/>
              </w:rPr>
            </w:pPr>
          </w:p>
        </w:tc>
        <w:tc>
          <w:tcPr>
            <w:tcW w:w="788" w:type="pct"/>
            <w:vMerge/>
          </w:tcPr>
          <w:p w14:paraId="5934FE87" w14:textId="77777777" w:rsidR="003002E2" w:rsidRPr="00B9499D" w:rsidRDefault="003002E2" w:rsidP="003002E2">
            <w:pPr>
              <w:rPr>
                <w:ins w:id="91" w:author="Сказецкая Наталья Камилевна" w:date="2024-08-07T19:19:00Z"/>
                <w:sz w:val="22"/>
                <w:szCs w:val="22"/>
              </w:rPr>
            </w:pPr>
          </w:p>
        </w:tc>
        <w:tc>
          <w:tcPr>
            <w:tcW w:w="1032" w:type="pct"/>
          </w:tcPr>
          <w:p w14:paraId="61155915" w14:textId="48720CAC" w:rsidR="003002E2" w:rsidRPr="0051436C" w:rsidRDefault="003002E2" w:rsidP="003002E2">
            <w:pPr>
              <w:pStyle w:val="GOSTTablenorm"/>
              <w:rPr>
                <w:ins w:id="92" w:author="Сказецкая Наталья Камилевна" w:date="2024-08-07T19:19:00Z"/>
                <w:szCs w:val="22"/>
              </w:rPr>
            </w:pPr>
            <w:ins w:id="93" w:author="Сказецкая Наталья Камилевна" w:date="2024-08-07T19:19:00Z">
              <w:r w:rsidRPr="00BA7436">
                <w:t>MSC_NoticeRecForCurr</w:t>
              </w:r>
            </w:ins>
          </w:p>
        </w:tc>
        <w:tc>
          <w:tcPr>
            <w:tcW w:w="919" w:type="pct"/>
          </w:tcPr>
          <w:p w14:paraId="0B0764E1" w14:textId="5A5D08AF" w:rsidR="003002E2" w:rsidRPr="00B9499D" w:rsidRDefault="003002E2" w:rsidP="003002E2">
            <w:pPr>
              <w:pStyle w:val="GOSTTablenorm"/>
              <w:rPr>
                <w:ins w:id="94" w:author="Сказецкая Наталья Камилевна" w:date="2024-08-07T19:19:00Z"/>
                <w:szCs w:val="22"/>
              </w:rPr>
            </w:pPr>
            <w:ins w:id="95" w:author="Сказецкая Наталья Камилевна" w:date="2024-08-07T19:19:00Z">
              <w:r w:rsidRPr="00BA7436">
                <w:t>Извещение о поступлении в иностранной валюте</w:t>
              </w:r>
            </w:ins>
          </w:p>
        </w:tc>
        <w:tc>
          <w:tcPr>
            <w:tcW w:w="919" w:type="pct"/>
          </w:tcPr>
          <w:p w14:paraId="0FC70B16" w14:textId="77777777" w:rsidR="003002E2" w:rsidRDefault="003002E2" w:rsidP="003002E2">
            <w:pPr>
              <w:pStyle w:val="GOSTTablenorm"/>
              <w:rPr>
                <w:ins w:id="96" w:author="Сказецкая Наталья Камилевна" w:date="2024-08-12T14:53:00Z"/>
                <w:szCs w:val="22"/>
              </w:rPr>
            </w:pPr>
            <w:ins w:id="97" w:author="Сказецкая Наталья Камилевна" w:date="2024-08-07T19:24:00Z">
              <w:r w:rsidRPr="00D3421B">
                <w:rPr>
                  <w:szCs w:val="22"/>
                </w:rPr>
                <w:t>ПУР 05 ЭБ</w:t>
              </w:r>
            </w:ins>
          </w:p>
          <w:p w14:paraId="35B5D4F2" w14:textId="60E11ED0" w:rsidR="002F54C6" w:rsidRPr="00B9499D" w:rsidRDefault="002F54C6" w:rsidP="003002E2">
            <w:pPr>
              <w:pStyle w:val="GOSTTablenorm"/>
              <w:rPr>
                <w:ins w:id="98" w:author="Сказецкая Наталья Камилевна" w:date="2024-08-07T19:19:00Z"/>
                <w:szCs w:val="22"/>
              </w:rPr>
            </w:pPr>
            <w:ins w:id="99" w:author="Сказецкая Наталья Камилевна" w:date="2024-08-12T14:53:00Z">
              <w:r w:rsidRPr="00B9499D">
                <w:rPr>
                  <w:szCs w:val="22"/>
                </w:rPr>
                <w:t>ПУР 03 ЭБ</w:t>
              </w:r>
            </w:ins>
          </w:p>
        </w:tc>
        <w:tc>
          <w:tcPr>
            <w:tcW w:w="650" w:type="pct"/>
          </w:tcPr>
          <w:p w14:paraId="1BB70D26" w14:textId="0A5E21AB" w:rsidR="003002E2" w:rsidRPr="001200F0" w:rsidRDefault="002F54C6" w:rsidP="003002E2">
            <w:pPr>
              <w:pStyle w:val="GOSTTablenorm"/>
              <w:rPr>
                <w:ins w:id="100" w:author="Сказецкая Наталья Камилевна" w:date="2024-08-07T19:19:00Z"/>
                <w:szCs w:val="22"/>
                <w:highlight w:val="yellow"/>
              </w:rPr>
            </w:pPr>
            <w:ins w:id="101" w:author="Сказецкая Наталья Камилевна" w:date="2024-08-07T19:20:00Z">
              <w:r>
                <w:rPr>
                  <w:szCs w:val="22"/>
                  <w:highlight w:val="yellow"/>
                </w:rPr>
                <w:t>Том 4</w:t>
              </w:r>
            </w:ins>
          </w:p>
        </w:tc>
      </w:tr>
      <w:tr w:rsidR="003C3653" w:rsidRPr="00B9499D" w14:paraId="3A28230F" w14:textId="541913A1" w:rsidTr="003002E2">
        <w:tc>
          <w:tcPr>
            <w:tcW w:w="172" w:type="pct"/>
            <w:vMerge/>
          </w:tcPr>
          <w:p w14:paraId="67E69C29" w14:textId="77777777" w:rsidR="003C3653" w:rsidRPr="00B9499D" w:rsidRDefault="003C3653" w:rsidP="003C3653">
            <w:pPr>
              <w:rPr>
                <w:sz w:val="22"/>
                <w:szCs w:val="22"/>
              </w:rPr>
            </w:pPr>
          </w:p>
        </w:tc>
        <w:tc>
          <w:tcPr>
            <w:tcW w:w="520" w:type="pct"/>
            <w:vMerge/>
          </w:tcPr>
          <w:p w14:paraId="1501B9F2" w14:textId="77777777" w:rsidR="003C3653" w:rsidRPr="00B9499D" w:rsidRDefault="003C3653" w:rsidP="003C3653">
            <w:pPr>
              <w:rPr>
                <w:sz w:val="22"/>
                <w:szCs w:val="22"/>
              </w:rPr>
            </w:pPr>
          </w:p>
        </w:tc>
        <w:tc>
          <w:tcPr>
            <w:tcW w:w="788" w:type="pct"/>
            <w:vMerge/>
          </w:tcPr>
          <w:p w14:paraId="7E4745B6" w14:textId="77777777" w:rsidR="003C3653" w:rsidRPr="00B9499D" w:rsidRDefault="003C3653" w:rsidP="003C3653">
            <w:pPr>
              <w:rPr>
                <w:sz w:val="22"/>
                <w:szCs w:val="22"/>
              </w:rPr>
            </w:pPr>
          </w:p>
        </w:tc>
        <w:tc>
          <w:tcPr>
            <w:tcW w:w="1032" w:type="pct"/>
          </w:tcPr>
          <w:p w14:paraId="0F4A5E4B" w14:textId="77777777" w:rsidR="003C3653" w:rsidRPr="00AE3EF2" w:rsidRDefault="003C3653" w:rsidP="003C3653">
            <w:pPr>
              <w:pStyle w:val="GOSTTablenorm"/>
              <w:rPr>
                <w:szCs w:val="22"/>
              </w:rPr>
            </w:pPr>
            <w:r w:rsidRPr="0051436C">
              <w:rPr>
                <w:szCs w:val="22"/>
              </w:rPr>
              <w:t>VLS_ACT_0531766</w:t>
            </w:r>
          </w:p>
        </w:tc>
        <w:tc>
          <w:tcPr>
            <w:tcW w:w="919" w:type="pct"/>
          </w:tcPr>
          <w:p w14:paraId="33100A6F" w14:textId="277ACC0C" w:rsidR="003C3653" w:rsidRPr="00B9499D" w:rsidRDefault="003C3653">
            <w:pPr>
              <w:pStyle w:val="GOSTTablenorm"/>
              <w:rPr>
                <w:szCs w:val="22"/>
              </w:rPr>
            </w:pPr>
            <w:r w:rsidRPr="00B9499D">
              <w:rPr>
                <w:szCs w:val="22"/>
              </w:rPr>
              <w:t>Акт приемки-передачи показателей лицевого счета</w:t>
            </w:r>
            <w:del w:id="102" w:author="Сказецкая Наталья Камилевна" w:date="2023-12-13T21:12:00Z">
              <w:r w:rsidRPr="00B9499D" w:rsidDel="003535A8">
                <w:rPr>
                  <w:szCs w:val="22"/>
                </w:rPr>
                <w:delText>для учета операций со средствами, поступающими во временное распоряжение получателя бюджетных средств (ф. 0531769)</w:delText>
              </w:r>
            </w:del>
          </w:p>
        </w:tc>
        <w:tc>
          <w:tcPr>
            <w:tcW w:w="919" w:type="pct"/>
          </w:tcPr>
          <w:p w14:paraId="7CBF6013" w14:textId="77777777" w:rsidR="003C3653" w:rsidRDefault="003C3653" w:rsidP="003C3653">
            <w:pPr>
              <w:pStyle w:val="GOSTTablenorm"/>
              <w:rPr>
                <w:ins w:id="103" w:author="Сказецкая Наталья Камилевна" w:date="2024-05-22T17:16:00Z"/>
                <w:szCs w:val="22"/>
              </w:rPr>
            </w:pPr>
            <w:r w:rsidRPr="00B9499D">
              <w:rPr>
                <w:szCs w:val="22"/>
              </w:rPr>
              <w:t>ПУР 05 ЭБ</w:t>
            </w:r>
          </w:p>
          <w:p w14:paraId="13E20728" w14:textId="13CF3FF4" w:rsidR="00664BE1" w:rsidRPr="00042C6D" w:rsidRDefault="00664BE1" w:rsidP="003C3653">
            <w:pPr>
              <w:pStyle w:val="GOSTTablenorm"/>
              <w:rPr>
                <w:szCs w:val="22"/>
              </w:rPr>
            </w:pPr>
            <w:ins w:id="104" w:author="Сказецкая Наталья Камилевна" w:date="2024-05-22T17:16:00Z">
              <w:r>
                <w:rPr>
                  <w:szCs w:val="22"/>
                </w:rPr>
                <w:t>ПУР 03 ЭБ</w:t>
              </w:r>
            </w:ins>
          </w:p>
        </w:tc>
        <w:tc>
          <w:tcPr>
            <w:tcW w:w="650" w:type="pct"/>
          </w:tcPr>
          <w:p w14:paraId="529BD169" w14:textId="198E18D6" w:rsidR="003C3653" w:rsidRPr="001200F0" w:rsidRDefault="003C3653" w:rsidP="003C3653">
            <w:pPr>
              <w:pStyle w:val="GOSTTablenorm"/>
              <w:rPr>
                <w:szCs w:val="22"/>
                <w:highlight w:val="yellow"/>
              </w:rPr>
            </w:pPr>
            <w:r w:rsidRPr="001200F0">
              <w:rPr>
                <w:szCs w:val="22"/>
                <w:highlight w:val="yellow"/>
              </w:rPr>
              <w:t>Том 2</w:t>
            </w:r>
          </w:p>
        </w:tc>
      </w:tr>
      <w:tr w:rsidR="003C3653" w:rsidRPr="00B9499D" w14:paraId="55A1B0EE" w14:textId="2E3B2F97" w:rsidTr="003002E2">
        <w:tc>
          <w:tcPr>
            <w:tcW w:w="172" w:type="pct"/>
            <w:vMerge/>
          </w:tcPr>
          <w:p w14:paraId="30D5D3F6" w14:textId="77777777" w:rsidR="003C3653" w:rsidRPr="00B9499D" w:rsidRDefault="003C3653" w:rsidP="003C3653">
            <w:pPr>
              <w:rPr>
                <w:sz w:val="22"/>
                <w:szCs w:val="22"/>
              </w:rPr>
            </w:pPr>
          </w:p>
        </w:tc>
        <w:tc>
          <w:tcPr>
            <w:tcW w:w="520" w:type="pct"/>
            <w:vMerge/>
          </w:tcPr>
          <w:p w14:paraId="16315238" w14:textId="77777777" w:rsidR="003C3653" w:rsidRPr="00B9499D" w:rsidRDefault="003C3653" w:rsidP="003C3653">
            <w:pPr>
              <w:rPr>
                <w:sz w:val="22"/>
                <w:szCs w:val="22"/>
              </w:rPr>
            </w:pPr>
          </w:p>
        </w:tc>
        <w:tc>
          <w:tcPr>
            <w:tcW w:w="788" w:type="pct"/>
            <w:vMerge/>
          </w:tcPr>
          <w:p w14:paraId="7D2BFD9D" w14:textId="77777777" w:rsidR="003C3653" w:rsidRPr="00B9499D" w:rsidRDefault="003C3653" w:rsidP="003C3653">
            <w:pPr>
              <w:rPr>
                <w:sz w:val="22"/>
                <w:szCs w:val="22"/>
              </w:rPr>
            </w:pPr>
          </w:p>
        </w:tc>
        <w:tc>
          <w:tcPr>
            <w:tcW w:w="1032" w:type="pct"/>
          </w:tcPr>
          <w:p w14:paraId="1BAD76FC" w14:textId="77777777" w:rsidR="003C3653" w:rsidRPr="00AE3EF2" w:rsidRDefault="003C3653" w:rsidP="003C3653">
            <w:pPr>
              <w:pStyle w:val="GOSTTablenorm"/>
              <w:rPr>
                <w:szCs w:val="22"/>
              </w:rPr>
            </w:pPr>
            <w:r w:rsidRPr="0051436C">
              <w:rPr>
                <w:szCs w:val="22"/>
              </w:rPr>
              <w:t>VLS_ACT_0531728</w:t>
            </w:r>
          </w:p>
        </w:tc>
        <w:tc>
          <w:tcPr>
            <w:tcW w:w="919" w:type="pct"/>
          </w:tcPr>
          <w:p w14:paraId="68BA5A44" w14:textId="77777777" w:rsidR="003C3653" w:rsidRPr="00B9499D" w:rsidRDefault="003C3653" w:rsidP="003C3653">
            <w:pPr>
              <w:pStyle w:val="GOSTTablenorm"/>
              <w:rPr>
                <w:szCs w:val="22"/>
              </w:rPr>
            </w:pPr>
            <w:r w:rsidRPr="00B9499D">
              <w:rPr>
                <w:szCs w:val="22"/>
              </w:rPr>
              <w:t>Акт приемки-передачи кассовых выплат, поступлений и обязательств при реорганизации участников бюджетного процесса (ф. 0531728)</w:t>
            </w:r>
          </w:p>
        </w:tc>
        <w:tc>
          <w:tcPr>
            <w:tcW w:w="919" w:type="pct"/>
          </w:tcPr>
          <w:p w14:paraId="6FF9B873" w14:textId="708A835D" w:rsidR="003C3653" w:rsidRPr="00042C6D" w:rsidRDefault="003C3653" w:rsidP="003C3653">
            <w:pPr>
              <w:pStyle w:val="GOSTTablenorm"/>
              <w:rPr>
                <w:szCs w:val="22"/>
              </w:rPr>
            </w:pPr>
            <w:r w:rsidRPr="00B9499D">
              <w:rPr>
                <w:szCs w:val="22"/>
              </w:rPr>
              <w:t>ПУР 03 ЭБ</w:t>
            </w:r>
          </w:p>
        </w:tc>
        <w:tc>
          <w:tcPr>
            <w:tcW w:w="650" w:type="pct"/>
          </w:tcPr>
          <w:p w14:paraId="0756CF39" w14:textId="7F7263ED" w:rsidR="003C3653" w:rsidRPr="001200F0" w:rsidRDefault="003C3653" w:rsidP="003C3653">
            <w:pPr>
              <w:pStyle w:val="GOSTTablenorm"/>
              <w:rPr>
                <w:szCs w:val="22"/>
                <w:highlight w:val="yellow"/>
              </w:rPr>
            </w:pPr>
            <w:r w:rsidRPr="001200F0">
              <w:rPr>
                <w:szCs w:val="22"/>
                <w:highlight w:val="yellow"/>
              </w:rPr>
              <w:t>Том 2</w:t>
            </w:r>
          </w:p>
        </w:tc>
      </w:tr>
      <w:tr w:rsidR="003C3653" w:rsidRPr="00B9499D" w14:paraId="037151F7" w14:textId="4A99941A" w:rsidTr="003002E2">
        <w:tc>
          <w:tcPr>
            <w:tcW w:w="172" w:type="pct"/>
            <w:vMerge/>
          </w:tcPr>
          <w:p w14:paraId="370D82E9" w14:textId="77777777" w:rsidR="003C3653" w:rsidRPr="00B9499D" w:rsidRDefault="003C3653" w:rsidP="003C3653">
            <w:pPr>
              <w:rPr>
                <w:sz w:val="22"/>
                <w:szCs w:val="22"/>
              </w:rPr>
            </w:pPr>
          </w:p>
        </w:tc>
        <w:tc>
          <w:tcPr>
            <w:tcW w:w="520" w:type="pct"/>
            <w:vMerge/>
          </w:tcPr>
          <w:p w14:paraId="1C64066E" w14:textId="77777777" w:rsidR="003C3653" w:rsidRPr="00B9499D" w:rsidRDefault="003C3653" w:rsidP="003C3653">
            <w:pPr>
              <w:rPr>
                <w:sz w:val="22"/>
                <w:szCs w:val="22"/>
              </w:rPr>
            </w:pPr>
          </w:p>
        </w:tc>
        <w:tc>
          <w:tcPr>
            <w:tcW w:w="788" w:type="pct"/>
            <w:vMerge/>
          </w:tcPr>
          <w:p w14:paraId="44575F03" w14:textId="77777777" w:rsidR="003C3653" w:rsidRPr="00B9499D" w:rsidRDefault="003C3653" w:rsidP="003C3653">
            <w:pPr>
              <w:rPr>
                <w:sz w:val="22"/>
                <w:szCs w:val="22"/>
              </w:rPr>
            </w:pPr>
          </w:p>
        </w:tc>
        <w:tc>
          <w:tcPr>
            <w:tcW w:w="1032" w:type="pct"/>
          </w:tcPr>
          <w:p w14:paraId="66E4C0A4" w14:textId="77777777" w:rsidR="003C3653" w:rsidRPr="00AE3EF2" w:rsidRDefault="003C3653" w:rsidP="003C3653">
            <w:pPr>
              <w:pStyle w:val="GOSTTablenorm"/>
              <w:rPr>
                <w:szCs w:val="22"/>
              </w:rPr>
            </w:pPr>
            <w:r w:rsidRPr="0051436C">
              <w:rPr>
                <w:szCs w:val="22"/>
              </w:rPr>
              <w:t>VLS_REPORT_DO</w:t>
            </w:r>
          </w:p>
        </w:tc>
        <w:tc>
          <w:tcPr>
            <w:tcW w:w="919" w:type="pct"/>
          </w:tcPr>
          <w:p w14:paraId="70BF4983" w14:textId="77777777" w:rsidR="003C3653" w:rsidRPr="00B9499D" w:rsidRDefault="003C3653" w:rsidP="003C3653">
            <w:pPr>
              <w:pStyle w:val="GOSTTablenorm"/>
              <w:rPr>
                <w:szCs w:val="22"/>
              </w:rPr>
            </w:pPr>
            <w:r w:rsidRPr="00B9499D">
              <w:rPr>
                <w:szCs w:val="22"/>
              </w:rPr>
              <w:t>Бухгалтерская справка (ф. 0504833)</w:t>
            </w:r>
          </w:p>
        </w:tc>
        <w:tc>
          <w:tcPr>
            <w:tcW w:w="919" w:type="pct"/>
          </w:tcPr>
          <w:p w14:paraId="250324EF" w14:textId="77777777" w:rsidR="003C3653" w:rsidRDefault="003C3653" w:rsidP="003C3653">
            <w:pPr>
              <w:pStyle w:val="GOSTTablenorm"/>
              <w:rPr>
                <w:ins w:id="105" w:author="Сатлер Марина Викторовна" w:date="2024-01-11T13:28:00Z"/>
                <w:szCs w:val="22"/>
              </w:rPr>
            </w:pPr>
            <w:r w:rsidRPr="00B9499D">
              <w:rPr>
                <w:szCs w:val="22"/>
              </w:rPr>
              <w:t>ПУР 05 ЭБ</w:t>
            </w:r>
          </w:p>
          <w:p w14:paraId="01D0B63F" w14:textId="04ACBC92" w:rsidR="00562E77" w:rsidRPr="00042C6D" w:rsidRDefault="00562E77" w:rsidP="003C3653">
            <w:pPr>
              <w:pStyle w:val="GOSTTablenorm"/>
              <w:rPr>
                <w:szCs w:val="22"/>
              </w:rPr>
            </w:pPr>
            <w:ins w:id="106" w:author="Сатлер Марина Викторовна" w:date="2024-01-11T13:28:00Z">
              <w:r w:rsidRPr="00B9499D">
                <w:rPr>
                  <w:szCs w:val="22"/>
                </w:rPr>
                <w:t>ПУР 03 ЭБ</w:t>
              </w:r>
            </w:ins>
          </w:p>
        </w:tc>
        <w:tc>
          <w:tcPr>
            <w:tcW w:w="650" w:type="pct"/>
          </w:tcPr>
          <w:p w14:paraId="63E9AA85" w14:textId="109E8611" w:rsidR="003C3653" w:rsidRPr="001200F0" w:rsidRDefault="003C3653" w:rsidP="003C3653">
            <w:pPr>
              <w:pStyle w:val="GOSTTablenorm"/>
              <w:rPr>
                <w:szCs w:val="22"/>
                <w:highlight w:val="yellow"/>
              </w:rPr>
            </w:pPr>
            <w:r w:rsidRPr="001200F0">
              <w:rPr>
                <w:szCs w:val="22"/>
                <w:highlight w:val="yellow"/>
              </w:rPr>
              <w:t>Том 2</w:t>
            </w:r>
          </w:p>
        </w:tc>
      </w:tr>
      <w:tr w:rsidR="003C3653" w:rsidRPr="00B9499D" w14:paraId="6264FD47" w14:textId="4F1DE525" w:rsidTr="003002E2">
        <w:tc>
          <w:tcPr>
            <w:tcW w:w="172" w:type="pct"/>
            <w:vMerge/>
          </w:tcPr>
          <w:p w14:paraId="2D6212AD" w14:textId="77777777" w:rsidR="003C3653" w:rsidRPr="00B9499D" w:rsidRDefault="003C3653" w:rsidP="003C3653">
            <w:pPr>
              <w:rPr>
                <w:sz w:val="22"/>
                <w:szCs w:val="22"/>
              </w:rPr>
            </w:pPr>
          </w:p>
        </w:tc>
        <w:tc>
          <w:tcPr>
            <w:tcW w:w="520" w:type="pct"/>
            <w:vMerge/>
          </w:tcPr>
          <w:p w14:paraId="26733531" w14:textId="77777777" w:rsidR="003C3653" w:rsidRPr="00B9499D" w:rsidRDefault="003C3653" w:rsidP="003C3653">
            <w:pPr>
              <w:rPr>
                <w:sz w:val="22"/>
                <w:szCs w:val="22"/>
              </w:rPr>
            </w:pPr>
          </w:p>
        </w:tc>
        <w:tc>
          <w:tcPr>
            <w:tcW w:w="788" w:type="pct"/>
            <w:vMerge/>
          </w:tcPr>
          <w:p w14:paraId="2CCC5113" w14:textId="77777777" w:rsidR="003C3653" w:rsidRPr="00B9499D" w:rsidRDefault="003C3653" w:rsidP="003C3653">
            <w:pPr>
              <w:rPr>
                <w:sz w:val="22"/>
                <w:szCs w:val="22"/>
              </w:rPr>
            </w:pPr>
          </w:p>
        </w:tc>
        <w:tc>
          <w:tcPr>
            <w:tcW w:w="1032" w:type="pct"/>
          </w:tcPr>
          <w:p w14:paraId="354F0930" w14:textId="1D83C8E1" w:rsidR="003C3653" w:rsidRPr="00AE3EF2" w:rsidRDefault="003C3653" w:rsidP="003C3653">
            <w:pPr>
              <w:pStyle w:val="GOSTTablenorm"/>
              <w:rPr>
                <w:szCs w:val="22"/>
              </w:rPr>
            </w:pPr>
            <w:r w:rsidRPr="0051436C">
              <w:rPr>
                <w:szCs w:val="22"/>
              </w:rPr>
              <w:t>ARP_SVAP_MIGRATION</w:t>
            </w:r>
          </w:p>
        </w:tc>
        <w:tc>
          <w:tcPr>
            <w:tcW w:w="919" w:type="pct"/>
          </w:tcPr>
          <w:p w14:paraId="342054A0" w14:textId="77777777" w:rsidR="003C3653" w:rsidRPr="00B9499D" w:rsidRDefault="003C3653" w:rsidP="003C3653">
            <w:pPr>
              <w:pStyle w:val="GOSTTablenorm"/>
              <w:rPr>
                <w:szCs w:val="22"/>
              </w:rPr>
            </w:pPr>
            <w:r w:rsidRPr="00B9499D">
              <w:rPr>
                <w:szCs w:val="22"/>
              </w:rPr>
              <w:t xml:space="preserve">Справка, сформированная </w:t>
            </w:r>
            <w:r w:rsidRPr="00B9499D">
              <w:rPr>
                <w:szCs w:val="22"/>
              </w:rPr>
              <w:lastRenderedPageBreak/>
              <w:t>на основании данных из лицевых счетов СВР для миграции</w:t>
            </w:r>
          </w:p>
        </w:tc>
        <w:tc>
          <w:tcPr>
            <w:tcW w:w="919" w:type="pct"/>
          </w:tcPr>
          <w:p w14:paraId="0A83C6E6" w14:textId="4B4A3F25" w:rsidR="003C3653" w:rsidRPr="00042C6D" w:rsidRDefault="003C3653" w:rsidP="003C3653">
            <w:pPr>
              <w:pStyle w:val="GOSTTablenorm"/>
              <w:rPr>
                <w:szCs w:val="22"/>
              </w:rPr>
            </w:pPr>
            <w:r w:rsidRPr="00B9499D">
              <w:rPr>
                <w:szCs w:val="22"/>
              </w:rPr>
              <w:lastRenderedPageBreak/>
              <w:t>ПУиО ЭБ</w:t>
            </w:r>
          </w:p>
        </w:tc>
        <w:tc>
          <w:tcPr>
            <w:tcW w:w="650" w:type="pct"/>
          </w:tcPr>
          <w:p w14:paraId="2247484E" w14:textId="442C7D4B" w:rsidR="003C3653" w:rsidRPr="001200F0" w:rsidRDefault="003C3653" w:rsidP="003C3653">
            <w:pPr>
              <w:pStyle w:val="GOSTTablenorm"/>
              <w:rPr>
                <w:szCs w:val="22"/>
                <w:highlight w:val="yellow"/>
              </w:rPr>
            </w:pPr>
            <w:r w:rsidRPr="001200F0">
              <w:rPr>
                <w:szCs w:val="22"/>
                <w:highlight w:val="yellow"/>
              </w:rPr>
              <w:t>Том 2</w:t>
            </w:r>
          </w:p>
        </w:tc>
      </w:tr>
      <w:tr w:rsidR="003C3653" w:rsidRPr="00B9499D" w14:paraId="68A902EA" w14:textId="393F6EEB" w:rsidTr="003002E2">
        <w:trPr>
          <w:trHeight w:val="1012"/>
        </w:trPr>
        <w:tc>
          <w:tcPr>
            <w:tcW w:w="172" w:type="pct"/>
            <w:vMerge/>
          </w:tcPr>
          <w:p w14:paraId="575570BF" w14:textId="77777777" w:rsidR="003C3653" w:rsidRPr="00B9499D" w:rsidRDefault="003C3653" w:rsidP="003C3653">
            <w:pPr>
              <w:rPr>
                <w:sz w:val="22"/>
                <w:szCs w:val="22"/>
              </w:rPr>
            </w:pPr>
          </w:p>
        </w:tc>
        <w:tc>
          <w:tcPr>
            <w:tcW w:w="520" w:type="pct"/>
            <w:vMerge/>
          </w:tcPr>
          <w:p w14:paraId="03D33512" w14:textId="77777777" w:rsidR="003C3653" w:rsidRPr="00B9499D" w:rsidRDefault="003C3653" w:rsidP="003C3653">
            <w:pPr>
              <w:rPr>
                <w:sz w:val="22"/>
                <w:szCs w:val="22"/>
                <w:lang w:val="en-US"/>
              </w:rPr>
            </w:pPr>
          </w:p>
        </w:tc>
        <w:tc>
          <w:tcPr>
            <w:tcW w:w="788" w:type="pct"/>
            <w:vMerge/>
          </w:tcPr>
          <w:p w14:paraId="58A7934F" w14:textId="77777777" w:rsidR="003C3653" w:rsidRPr="00B9499D" w:rsidRDefault="003C3653" w:rsidP="003C3653">
            <w:pPr>
              <w:rPr>
                <w:sz w:val="22"/>
                <w:szCs w:val="22"/>
                <w:lang w:val="en-US"/>
              </w:rPr>
            </w:pPr>
          </w:p>
        </w:tc>
        <w:tc>
          <w:tcPr>
            <w:tcW w:w="1032" w:type="pct"/>
          </w:tcPr>
          <w:p w14:paraId="2FCB1824" w14:textId="3D5FDC99" w:rsidR="003C3653" w:rsidRPr="00131B4F" w:rsidRDefault="003C3653" w:rsidP="003C3653">
            <w:pPr>
              <w:pStyle w:val="GOSTTablenorm"/>
              <w:rPr>
                <w:szCs w:val="22"/>
                <w:highlight w:val="yellow"/>
              </w:rPr>
            </w:pPr>
            <w:r w:rsidRPr="00131B4F">
              <w:rPr>
                <w:szCs w:val="22"/>
                <w:highlight w:val="yellow"/>
              </w:rPr>
              <w:t>ARP_FAH_0504833</w:t>
            </w:r>
          </w:p>
        </w:tc>
        <w:tc>
          <w:tcPr>
            <w:tcW w:w="919" w:type="pct"/>
          </w:tcPr>
          <w:p w14:paraId="1D69D9C6" w14:textId="36696EC1" w:rsidR="003C3653" w:rsidRPr="00131B4F" w:rsidRDefault="003C3653" w:rsidP="003C3653">
            <w:pPr>
              <w:pStyle w:val="GOSTTablenorm"/>
              <w:rPr>
                <w:szCs w:val="22"/>
                <w:highlight w:val="yellow"/>
              </w:rPr>
            </w:pPr>
            <w:r w:rsidRPr="00131B4F">
              <w:rPr>
                <w:szCs w:val="22"/>
                <w:highlight w:val="yellow"/>
              </w:rPr>
              <w:t>Бухгалтерская справка (ф. 0504833)</w:t>
            </w:r>
          </w:p>
        </w:tc>
        <w:tc>
          <w:tcPr>
            <w:tcW w:w="919" w:type="pct"/>
          </w:tcPr>
          <w:p w14:paraId="309CCEAD" w14:textId="77777777" w:rsidR="00A80096" w:rsidRDefault="003C3653" w:rsidP="003C3653">
            <w:pPr>
              <w:pStyle w:val="GOSTTablenorm"/>
              <w:rPr>
                <w:ins w:id="107" w:author="Сказецкая Наталья Камилевна" w:date="2023-12-14T12:39:00Z"/>
                <w:szCs w:val="22"/>
                <w:highlight w:val="yellow"/>
              </w:rPr>
            </w:pPr>
            <w:r w:rsidRPr="00131B4F">
              <w:rPr>
                <w:szCs w:val="22"/>
                <w:highlight w:val="yellow"/>
              </w:rPr>
              <w:t>ПУиО ЭБ</w:t>
            </w:r>
          </w:p>
          <w:p w14:paraId="432277F4" w14:textId="72118EBA" w:rsidR="003C3653" w:rsidRPr="00131B4F" w:rsidRDefault="00673954" w:rsidP="003C3653">
            <w:pPr>
              <w:pStyle w:val="GOSTTablenorm"/>
              <w:rPr>
                <w:szCs w:val="22"/>
                <w:highlight w:val="yellow"/>
              </w:rPr>
            </w:pPr>
            <w:ins w:id="108" w:author="Сказецкая Наталья Камилевна" w:date="2024-05-31T13:16:00Z">
              <w:r>
                <w:rPr>
                  <w:szCs w:val="22"/>
                  <w:highlight w:val="yellow"/>
                </w:rPr>
                <w:t>ПУР КС ЭБ</w:t>
              </w:r>
            </w:ins>
          </w:p>
        </w:tc>
        <w:tc>
          <w:tcPr>
            <w:tcW w:w="650" w:type="pct"/>
          </w:tcPr>
          <w:p w14:paraId="54E7B014" w14:textId="2A62E74B" w:rsidR="003C3653" w:rsidRPr="001200F0" w:rsidRDefault="003C3653" w:rsidP="003C3653">
            <w:pPr>
              <w:pStyle w:val="GOSTTablenorm"/>
              <w:rPr>
                <w:szCs w:val="22"/>
                <w:highlight w:val="yellow"/>
              </w:rPr>
            </w:pPr>
            <w:r w:rsidRPr="001200F0">
              <w:rPr>
                <w:szCs w:val="22"/>
                <w:highlight w:val="yellow"/>
              </w:rPr>
              <w:t>Том 2</w:t>
            </w:r>
          </w:p>
        </w:tc>
      </w:tr>
      <w:tr w:rsidR="004C70A1" w:rsidRPr="00B9499D" w14:paraId="2F8FFFC3" w14:textId="77777777" w:rsidTr="003002E2">
        <w:trPr>
          <w:trHeight w:val="1012"/>
          <w:ins w:id="109" w:author="Сарафанова (Чиркова) Наталия Сергеевна" w:date="2025-07-22T23:19:00Z"/>
        </w:trPr>
        <w:tc>
          <w:tcPr>
            <w:tcW w:w="172" w:type="pct"/>
            <w:vMerge/>
          </w:tcPr>
          <w:p w14:paraId="4AF4D868" w14:textId="77777777" w:rsidR="004C70A1" w:rsidRPr="00B9499D" w:rsidRDefault="004C70A1" w:rsidP="003C3653">
            <w:pPr>
              <w:rPr>
                <w:ins w:id="110" w:author="Сарафанова (Чиркова) Наталия Сергеевна" w:date="2025-07-22T23:19:00Z"/>
                <w:sz w:val="22"/>
                <w:szCs w:val="22"/>
              </w:rPr>
            </w:pPr>
          </w:p>
        </w:tc>
        <w:tc>
          <w:tcPr>
            <w:tcW w:w="520" w:type="pct"/>
            <w:vMerge/>
          </w:tcPr>
          <w:p w14:paraId="2E1EDC75" w14:textId="77777777" w:rsidR="004C70A1" w:rsidRPr="00B9499D" w:rsidRDefault="004C70A1" w:rsidP="003C3653">
            <w:pPr>
              <w:rPr>
                <w:ins w:id="111" w:author="Сарафанова (Чиркова) Наталия Сергеевна" w:date="2025-07-22T23:19:00Z"/>
                <w:sz w:val="22"/>
                <w:szCs w:val="22"/>
                <w:lang w:val="en-US"/>
              </w:rPr>
            </w:pPr>
          </w:p>
        </w:tc>
        <w:tc>
          <w:tcPr>
            <w:tcW w:w="788" w:type="pct"/>
            <w:vMerge/>
          </w:tcPr>
          <w:p w14:paraId="70FC43B3" w14:textId="77777777" w:rsidR="004C70A1" w:rsidRPr="00B9499D" w:rsidRDefault="004C70A1" w:rsidP="003C3653">
            <w:pPr>
              <w:rPr>
                <w:ins w:id="112" w:author="Сарафанова (Чиркова) Наталия Сергеевна" w:date="2025-07-22T23:19:00Z"/>
                <w:sz w:val="22"/>
                <w:szCs w:val="22"/>
                <w:lang w:val="en-US"/>
              </w:rPr>
            </w:pPr>
          </w:p>
        </w:tc>
        <w:tc>
          <w:tcPr>
            <w:tcW w:w="1032" w:type="pct"/>
          </w:tcPr>
          <w:p w14:paraId="18BE2A02" w14:textId="7DA4492F" w:rsidR="004C70A1" w:rsidRPr="004C70A1" w:rsidRDefault="004C70A1" w:rsidP="003C3653">
            <w:pPr>
              <w:pStyle w:val="GOSTTablenorm"/>
              <w:rPr>
                <w:ins w:id="113" w:author="Сарафанова (Чиркова) Наталия Сергеевна" w:date="2025-07-22T23:19:00Z"/>
                <w:szCs w:val="22"/>
              </w:rPr>
            </w:pPr>
            <w:ins w:id="114" w:author="Сарафанова (Чиркова) Наталия Сергеевна" w:date="2025-07-22T23:19:00Z">
              <w:r w:rsidRPr="004C70A1">
                <w:t>ARP_NPS_0504833_</w:t>
              </w:r>
              <w:r w:rsidRPr="004C70A1">
                <w:rPr>
                  <w:lang w:val="en-US"/>
                </w:rPr>
                <w:t>PUDS</w:t>
              </w:r>
            </w:ins>
          </w:p>
        </w:tc>
        <w:tc>
          <w:tcPr>
            <w:tcW w:w="919" w:type="pct"/>
          </w:tcPr>
          <w:p w14:paraId="525E4B7E" w14:textId="72612E64" w:rsidR="004C70A1" w:rsidRPr="004C70A1" w:rsidRDefault="004C70A1" w:rsidP="003C3653">
            <w:pPr>
              <w:pStyle w:val="GOSTTablenorm"/>
              <w:rPr>
                <w:ins w:id="115" w:author="Сарафанова (Чиркова) Наталия Сергеевна" w:date="2025-07-22T23:19:00Z"/>
                <w:szCs w:val="22"/>
              </w:rPr>
            </w:pPr>
            <w:ins w:id="116" w:author="Сарафанова (Чиркова) Наталия Сергеевна" w:date="2025-07-22T23:19:00Z">
              <w:r w:rsidRPr="004C70A1">
                <w:rPr>
                  <w:szCs w:val="22"/>
                </w:rPr>
                <w:t>Бухгалтерская справка (ф. 0504833)</w:t>
              </w:r>
            </w:ins>
          </w:p>
        </w:tc>
        <w:tc>
          <w:tcPr>
            <w:tcW w:w="919" w:type="pct"/>
          </w:tcPr>
          <w:p w14:paraId="52E31DF8" w14:textId="77777777" w:rsidR="004C70A1" w:rsidRPr="004C70A1" w:rsidRDefault="004C70A1" w:rsidP="004C70A1">
            <w:pPr>
              <w:pStyle w:val="GOSTTablenorm"/>
              <w:rPr>
                <w:ins w:id="117" w:author="Сарафанова (Чиркова) Наталия Сергеевна" w:date="2025-07-22T23:19:00Z"/>
                <w:szCs w:val="22"/>
              </w:rPr>
            </w:pPr>
            <w:ins w:id="118" w:author="Сарафанова (Чиркова) Наталия Сергеевна" w:date="2025-07-22T23:19:00Z">
              <w:r w:rsidRPr="004C70A1">
                <w:rPr>
                  <w:szCs w:val="22"/>
                </w:rPr>
                <w:t>ПУиО ЭБ</w:t>
              </w:r>
            </w:ins>
          </w:p>
          <w:p w14:paraId="06830688" w14:textId="77777777" w:rsidR="004C70A1" w:rsidRPr="004C70A1" w:rsidRDefault="004C70A1" w:rsidP="003C3653">
            <w:pPr>
              <w:pStyle w:val="GOSTTablenorm"/>
              <w:rPr>
                <w:ins w:id="119" w:author="Сарафанова (Чиркова) Наталия Сергеевна" w:date="2025-07-22T23:19:00Z"/>
                <w:szCs w:val="22"/>
              </w:rPr>
            </w:pPr>
          </w:p>
        </w:tc>
        <w:tc>
          <w:tcPr>
            <w:tcW w:w="650" w:type="pct"/>
          </w:tcPr>
          <w:p w14:paraId="6B9E3624" w14:textId="26763631" w:rsidR="004C70A1" w:rsidRPr="004C70A1" w:rsidRDefault="004C70A1" w:rsidP="003C3653">
            <w:pPr>
              <w:pStyle w:val="GOSTTablenorm"/>
              <w:rPr>
                <w:ins w:id="120" w:author="Сарафанова (Чиркова) Наталия Сергеевна" w:date="2025-07-22T23:19:00Z"/>
                <w:szCs w:val="22"/>
              </w:rPr>
            </w:pPr>
            <w:ins w:id="121" w:author="Сарафанова (Чиркова) Наталия Сергеевна" w:date="2025-07-22T23:19:00Z">
              <w:r w:rsidRPr="004C70A1">
                <w:rPr>
                  <w:szCs w:val="22"/>
                </w:rPr>
                <w:t>Том 2</w:t>
              </w:r>
            </w:ins>
          </w:p>
        </w:tc>
      </w:tr>
      <w:tr w:rsidR="00AD77C4" w:rsidRPr="00B9499D" w14:paraId="36764A4A" w14:textId="77777777" w:rsidTr="003002E2">
        <w:trPr>
          <w:trHeight w:val="1012"/>
          <w:ins w:id="122" w:author="Опаева Лидия Арашаевна" w:date="2025-10-02T17:15:00Z"/>
        </w:trPr>
        <w:tc>
          <w:tcPr>
            <w:tcW w:w="172" w:type="pct"/>
            <w:vMerge/>
          </w:tcPr>
          <w:p w14:paraId="0A6BDE97" w14:textId="77777777" w:rsidR="00AD77C4" w:rsidRPr="00B9499D" w:rsidRDefault="00AD77C4" w:rsidP="00AD77C4">
            <w:pPr>
              <w:rPr>
                <w:ins w:id="123" w:author="Опаева Лидия Арашаевна" w:date="2025-10-02T17:15:00Z"/>
                <w:sz w:val="22"/>
                <w:szCs w:val="22"/>
              </w:rPr>
            </w:pPr>
          </w:p>
        </w:tc>
        <w:tc>
          <w:tcPr>
            <w:tcW w:w="520" w:type="pct"/>
            <w:vMerge/>
          </w:tcPr>
          <w:p w14:paraId="6746EABE" w14:textId="77777777" w:rsidR="00AD77C4" w:rsidRPr="00B9499D" w:rsidRDefault="00AD77C4" w:rsidP="00AD77C4">
            <w:pPr>
              <w:rPr>
                <w:ins w:id="124" w:author="Опаева Лидия Арашаевна" w:date="2025-10-02T17:15:00Z"/>
                <w:sz w:val="22"/>
                <w:szCs w:val="22"/>
                <w:lang w:val="en-US"/>
              </w:rPr>
            </w:pPr>
          </w:p>
        </w:tc>
        <w:tc>
          <w:tcPr>
            <w:tcW w:w="788" w:type="pct"/>
            <w:vMerge/>
          </w:tcPr>
          <w:p w14:paraId="26A87B74" w14:textId="77777777" w:rsidR="00AD77C4" w:rsidRPr="00B9499D" w:rsidRDefault="00AD77C4" w:rsidP="00AD77C4">
            <w:pPr>
              <w:rPr>
                <w:ins w:id="125" w:author="Опаева Лидия Арашаевна" w:date="2025-10-02T17:15:00Z"/>
                <w:sz w:val="22"/>
                <w:szCs w:val="22"/>
                <w:lang w:val="en-US"/>
              </w:rPr>
            </w:pPr>
          </w:p>
        </w:tc>
        <w:tc>
          <w:tcPr>
            <w:tcW w:w="1032" w:type="pct"/>
          </w:tcPr>
          <w:p w14:paraId="2894D15B" w14:textId="1B0527CA" w:rsidR="00AD77C4" w:rsidRPr="004C70A1" w:rsidRDefault="00AD77C4" w:rsidP="00AD77C4">
            <w:pPr>
              <w:pStyle w:val="GOSTTablenorm"/>
              <w:rPr>
                <w:ins w:id="126" w:author="Опаева Лидия Арашаевна" w:date="2025-10-02T17:15:00Z"/>
              </w:rPr>
            </w:pPr>
            <w:ins w:id="127" w:author="Опаева Лидия Арашаевна" w:date="2025-10-02T17:15:00Z">
              <w:r w:rsidRPr="00AD77C4">
                <w:t>ARP_SVAP_NG_PUDS</w:t>
              </w:r>
            </w:ins>
          </w:p>
        </w:tc>
        <w:tc>
          <w:tcPr>
            <w:tcW w:w="919" w:type="pct"/>
          </w:tcPr>
          <w:p w14:paraId="70305D15" w14:textId="46495249" w:rsidR="00AD77C4" w:rsidRPr="004C70A1" w:rsidRDefault="00AD77C4" w:rsidP="00AD77C4">
            <w:pPr>
              <w:pStyle w:val="GOSTTablenorm"/>
              <w:rPr>
                <w:ins w:id="128" w:author="Опаева Лидия Арашаевна" w:date="2025-10-02T17:15:00Z"/>
                <w:szCs w:val="22"/>
              </w:rPr>
            </w:pPr>
            <w:ins w:id="129" w:author="Опаева Лидия Арашаевна" w:date="2025-10-02T17:15:00Z">
              <w:r w:rsidRPr="004C70A1">
                <w:rPr>
                  <w:szCs w:val="22"/>
                </w:rPr>
                <w:t>Бухгалтерская справка (ф. 0504833)</w:t>
              </w:r>
            </w:ins>
          </w:p>
        </w:tc>
        <w:tc>
          <w:tcPr>
            <w:tcW w:w="919" w:type="pct"/>
          </w:tcPr>
          <w:p w14:paraId="05E68813" w14:textId="77777777" w:rsidR="00AD77C4" w:rsidRPr="004C70A1" w:rsidRDefault="00AD77C4" w:rsidP="00AD77C4">
            <w:pPr>
              <w:pStyle w:val="GOSTTablenorm"/>
              <w:rPr>
                <w:ins w:id="130" w:author="Опаева Лидия Арашаевна" w:date="2025-10-02T17:15:00Z"/>
                <w:szCs w:val="22"/>
              </w:rPr>
            </w:pPr>
            <w:ins w:id="131" w:author="Опаева Лидия Арашаевна" w:date="2025-10-02T17:15:00Z">
              <w:r w:rsidRPr="004C70A1">
                <w:rPr>
                  <w:szCs w:val="22"/>
                </w:rPr>
                <w:t>ПУиО ЭБ</w:t>
              </w:r>
            </w:ins>
          </w:p>
          <w:p w14:paraId="0A6FE458" w14:textId="77777777" w:rsidR="00AD77C4" w:rsidRPr="004C70A1" w:rsidRDefault="00AD77C4" w:rsidP="00AD77C4">
            <w:pPr>
              <w:pStyle w:val="GOSTTablenorm"/>
              <w:rPr>
                <w:ins w:id="132" w:author="Опаева Лидия Арашаевна" w:date="2025-10-02T17:15:00Z"/>
                <w:szCs w:val="22"/>
              </w:rPr>
            </w:pPr>
          </w:p>
        </w:tc>
        <w:tc>
          <w:tcPr>
            <w:tcW w:w="650" w:type="pct"/>
          </w:tcPr>
          <w:p w14:paraId="0197C53C" w14:textId="77FEF44D" w:rsidR="00AD77C4" w:rsidRPr="004C70A1" w:rsidRDefault="00AD77C4" w:rsidP="00AD77C4">
            <w:pPr>
              <w:pStyle w:val="GOSTTablenorm"/>
              <w:rPr>
                <w:ins w:id="133" w:author="Опаева Лидия Арашаевна" w:date="2025-10-02T17:15:00Z"/>
                <w:szCs w:val="22"/>
              </w:rPr>
            </w:pPr>
            <w:ins w:id="134" w:author="Опаева Лидия Арашаевна" w:date="2025-10-02T17:15:00Z">
              <w:r w:rsidRPr="004C70A1">
                <w:rPr>
                  <w:szCs w:val="22"/>
                </w:rPr>
                <w:t>Том 2</w:t>
              </w:r>
            </w:ins>
          </w:p>
        </w:tc>
      </w:tr>
      <w:tr w:rsidR="003C3653" w:rsidRPr="00B9499D" w14:paraId="0F0AF54B" w14:textId="7833E75A" w:rsidTr="003002E2">
        <w:tc>
          <w:tcPr>
            <w:tcW w:w="172" w:type="pct"/>
            <w:vMerge/>
          </w:tcPr>
          <w:p w14:paraId="19661A57" w14:textId="77777777" w:rsidR="003C3653" w:rsidRPr="00B9499D" w:rsidRDefault="003C3653" w:rsidP="003C3653">
            <w:pPr>
              <w:rPr>
                <w:sz w:val="22"/>
                <w:szCs w:val="22"/>
              </w:rPr>
            </w:pPr>
          </w:p>
        </w:tc>
        <w:tc>
          <w:tcPr>
            <w:tcW w:w="520" w:type="pct"/>
            <w:vMerge/>
          </w:tcPr>
          <w:p w14:paraId="7D0D3705" w14:textId="77777777" w:rsidR="003C3653" w:rsidRPr="00B9499D" w:rsidRDefault="003C3653" w:rsidP="003C3653">
            <w:pPr>
              <w:rPr>
                <w:sz w:val="22"/>
                <w:szCs w:val="22"/>
                <w:lang w:val="en-US"/>
              </w:rPr>
            </w:pPr>
          </w:p>
        </w:tc>
        <w:tc>
          <w:tcPr>
            <w:tcW w:w="788" w:type="pct"/>
            <w:vMerge/>
          </w:tcPr>
          <w:p w14:paraId="7F04BC97" w14:textId="77777777" w:rsidR="003C3653" w:rsidRPr="00B9499D" w:rsidRDefault="003C3653" w:rsidP="003C3653">
            <w:pPr>
              <w:rPr>
                <w:sz w:val="22"/>
                <w:szCs w:val="22"/>
                <w:lang w:val="en-US"/>
              </w:rPr>
            </w:pPr>
          </w:p>
        </w:tc>
        <w:tc>
          <w:tcPr>
            <w:tcW w:w="1032" w:type="pct"/>
          </w:tcPr>
          <w:p w14:paraId="73C3DDC5" w14:textId="623F9162" w:rsidR="003C3653" w:rsidRPr="00131B4F" w:rsidRDefault="003C3653" w:rsidP="003C3653">
            <w:pPr>
              <w:pStyle w:val="GOSTTablenorm"/>
              <w:rPr>
                <w:szCs w:val="22"/>
                <w:highlight w:val="yellow"/>
              </w:rPr>
            </w:pPr>
            <w:r w:rsidRPr="00131B4F">
              <w:rPr>
                <w:szCs w:val="22"/>
                <w:highlight w:val="yellow"/>
                <w:lang w:val="en-US"/>
              </w:rPr>
              <w:t>PUDS_PPS</w:t>
            </w:r>
          </w:p>
        </w:tc>
        <w:tc>
          <w:tcPr>
            <w:tcW w:w="919" w:type="pct"/>
          </w:tcPr>
          <w:p w14:paraId="3C1FC494" w14:textId="52D61B2D" w:rsidR="003C3653" w:rsidRPr="00131B4F" w:rsidRDefault="003C3653" w:rsidP="003C3653">
            <w:pPr>
              <w:pStyle w:val="GOSTTablenorm"/>
              <w:rPr>
                <w:highlight w:val="yellow"/>
              </w:rPr>
            </w:pPr>
            <w:r w:rsidRPr="00131B4F">
              <w:rPr>
                <w:highlight w:val="yellow"/>
              </w:rPr>
              <w:t>Поручение о перечислении на счет</w:t>
            </w:r>
          </w:p>
        </w:tc>
        <w:tc>
          <w:tcPr>
            <w:tcW w:w="919" w:type="pct"/>
          </w:tcPr>
          <w:p w14:paraId="43152D38" w14:textId="18F1F695" w:rsidR="003C3653" w:rsidRPr="00131B4F" w:rsidRDefault="003C3653" w:rsidP="003C3653">
            <w:pPr>
              <w:pStyle w:val="GOSTTablenorm"/>
              <w:rPr>
                <w:szCs w:val="22"/>
                <w:highlight w:val="yellow"/>
              </w:rPr>
            </w:pPr>
            <w:r w:rsidRPr="00131B4F">
              <w:rPr>
                <w:szCs w:val="22"/>
                <w:highlight w:val="yellow"/>
              </w:rPr>
              <w:t>ПУДС ЭБ</w:t>
            </w:r>
          </w:p>
        </w:tc>
        <w:tc>
          <w:tcPr>
            <w:tcW w:w="650" w:type="pct"/>
          </w:tcPr>
          <w:p w14:paraId="5040E9B9" w14:textId="2802FEFB" w:rsidR="003C3653" w:rsidRPr="001200F0" w:rsidRDefault="003C3653" w:rsidP="003C3653">
            <w:pPr>
              <w:pStyle w:val="GOSTTablenorm"/>
              <w:rPr>
                <w:szCs w:val="22"/>
                <w:highlight w:val="yellow"/>
              </w:rPr>
            </w:pPr>
            <w:r w:rsidRPr="001200F0">
              <w:rPr>
                <w:szCs w:val="22"/>
                <w:highlight w:val="yellow"/>
              </w:rPr>
              <w:t>Том 2</w:t>
            </w:r>
          </w:p>
        </w:tc>
      </w:tr>
      <w:tr w:rsidR="002E233D" w:rsidRPr="00B9499D" w14:paraId="636A65F2" w14:textId="77777777" w:rsidTr="003002E2">
        <w:trPr>
          <w:ins w:id="135" w:author="Андрей EXP-327886" w:date="2025-09-25T16:53:00Z"/>
        </w:trPr>
        <w:tc>
          <w:tcPr>
            <w:tcW w:w="172" w:type="pct"/>
          </w:tcPr>
          <w:p w14:paraId="6B8DF523" w14:textId="77777777" w:rsidR="002E233D" w:rsidRPr="00B9499D" w:rsidRDefault="002E233D" w:rsidP="003C3653">
            <w:pPr>
              <w:rPr>
                <w:ins w:id="136" w:author="Андрей EXP-327886" w:date="2025-09-25T16:53:00Z"/>
                <w:sz w:val="22"/>
                <w:szCs w:val="22"/>
              </w:rPr>
            </w:pPr>
          </w:p>
        </w:tc>
        <w:tc>
          <w:tcPr>
            <w:tcW w:w="520" w:type="pct"/>
          </w:tcPr>
          <w:p w14:paraId="400236A0" w14:textId="248E7A83" w:rsidR="002E233D" w:rsidRPr="00B9499D" w:rsidRDefault="002E233D" w:rsidP="002E233D">
            <w:pPr>
              <w:pStyle w:val="GOSTTablenorm"/>
              <w:rPr>
                <w:ins w:id="137" w:author="Андрей EXP-327886" w:date="2025-09-25T16:53:00Z"/>
                <w:lang w:val="en-US"/>
              </w:rPr>
            </w:pPr>
            <w:ins w:id="138" w:author="Андрей EXP-327886" w:date="2025-09-25T16:53:00Z">
              <w:r w:rsidRPr="00B9499D">
                <w:rPr>
                  <w:lang w:val="en-US"/>
                </w:rPr>
                <w:t>ACCOUNTING</w:t>
              </w:r>
            </w:ins>
          </w:p>
        </w:tc>
        <w:tc>
          <w:tcPr>
            <w:tcW w:w="788" w:type="pct"/>
          </w:tcPr>
          <w:p w14:paraId="2FF67C28" w14:textId="7B922C9D" w:rsidR="002E233D" w:rsidRPr="002E233D" w:rsidRDefault="002E233D" w:rsidP="002E233D">
            <w:pPr>
              <w:pStyle w:val="GOSTTablenorm"/>
              <w:rPr>
                <w:ins w:id="139" w:author="Андрей EXP-327886" w:date="2025-09-25T16:53:00Z"/>
              </w:rPr>
            </w:pPr>
            <w:ins w:id="140" w:author="Андрей EXP-327886" w:date="2025-09-25T16:53:00Z">
              <w:r w:rsidRPr="33249EA7">
                <w:rPr>
                  <w:rStyle w:val="GOSTTablenorm0"/>
                </w:rPr>
                <w:t>Запрос на подбор / сторнирование</w:t>
              </w:r>
              <w:r w:rsidRPr="005C6BDA">
                <w:rPr>
                  <w:vertAlign w:val="superscript"/>
                </w:rPr>
                <w:footnoteReference w:id="4"/>
              </w:r>
              <w:r w:rsidRPr="33249EA7">
                <w:rPr>
                  <w:rStyle w:val="GOSTTablenorm0"/>
                </w:rPr>
                <w:t xml:space="preserve"> / переформирование</w:t>
              </w:r>
              <w:r w:rsidRPr="005C6BDA">
                <w:rPr>
                  <w:rStyle w:val="af6"/>
                  <w:szCs w:val="22"/>
                </w:rPr>
                <w:footnoteReference w:id="5"/>
              </w:r>
              <w:r w:rsidRPr="005C6BDA">
                <w:rPr>
                  <w:vertAlign w:val="superscript"/>
                </w:rPr>
                <w:t xml:space="preserve"> </w:t>
              </w:r>
              <w:r w:rsidRPr="33249EA7">
                <w:rPr>
                  <w:rStyle w:val="GOSTTablenorm0"/>
                </w:rPr>
                <w:t>записей учета</w:t>
              </w:r>
            </w:ins>
          </w:p>
        </w:tc>
        <w:tc>
          <w:tcPr>
            <w:tcW w:w="1032" w:type="pct"/>
          </w:tcPr>
          <w:p w14:paraId="1E05D0D1" w14:textId="77777777" w:rsidR="002E233D" w:rsidRPr="002E233D" w:rsidRDefault="002E233D" w:rsidP="003C3653">
            <w:pPr>
              <w:pStyle w:val="GOSTTablenorm"/>
              <w:rPr>
                <w:ins w:id="145" w:author="Андрей EXP-327886" w:date="2025-09-25T16:53:00Z"/>
                <w:szCs w:val="22"/>
                <w:highlight w:val="yellow"/>
              </w:rPr>
            </w:pPr>
          </w:p>
        </w:tc>
        <w:tc>
          <w:tcPr>
            <w:tcW w:w="919" w:type="pct"/>
          </w:tcPr>
          <w:p w14:paraId="6028A3F0" w14:textId="77777777" w:rsidR="002E233D" w:rsidRPr="00131B4F" w:rsidRDefault="002E233D" w:rsidP="003C3653">
            <w:pPr>
              <w:pStyle w:val="GOSTTablenorm"/>
              <w:rPr>
                <w:ins w:id="146" w:author="Андрей EXP-327886" w:date="2025-09-25T16:53:00Z"/>
                <w:highlight w:val="yellow"/>
              </w:rPr>
            </w:pPr>
          </w:p>
        </w:tc>
        <w:tc>
          <w:tcPr>
            <w:tcW w:w="919" w:type="pct"/>
          </w:tcPr>
          <w:p w14:paraId="12260901" w14:textId="77777777" w:rsidR="002E233D" w:rsidRPr="00131B4F" w:rsidRDefault="002E233D" w:rsidP="003C3653">
            <w:pPr>
              <w:pStyle w:val="GOSTTablenorm"/>
              <w:rPr>
                <w:ins w:id="147" w:author="Андрей EXP-327886" w:date="2025-09-25T16:53:00Z"/>
                <w:szCs w:val="22"/>
                <w:highlight w:val="yellow"/>
              </w:rPr>
            </w:pPr>
          </w:p>
        </w:tc>
        <w:tc>
          <w:tcPr>
            <w:tcW w:w="650" w:type="pct"/>
          </w:tcPr>
          <w:p w14:paraId="58342488" w14:textId="77777777" w:rsidR="002E233D" w:rsidRPr="001200F0" w:rsidRDefault="002E233D" w:rsidP="003C3653">
            <w:pPr>
              <w:pStyle w:val="GOSTTablenorm"/>
              <w:rPr>
                <w:ins w:id="148" w:author="Андрей EXP-327886" w:date="2025-09-25T16:53:00Z"/>
                <w:szCs w:val="22"/>
                <w:highlight w:val="yellow"/>
              </w:rPr>
            </w:pPr>
          </w:p>
        </w:tc>
      </w:tr>
    </w:tbl>
    <w:p w14:paraId="26277DC1" w14:textId="44B2046B" w:rsidR="00512B7E" w:rsidRPr="00A71881" w:rsidRDefault="00512B7E">
      <w:pPr>
        <w:pStyle w:val="1"/>
      </w:pPr>
      <w:bookmarkStart w:id="149" w:name="_Описание_результатов_обработки"/>
      <w:bookmarkStart w:id="150" w:name="_Статусы_записей_учета"/>
      <w:bookmarkStart w:id="151" w:name="_Ref112667384"/>
      <w:bookmarkStart w:id="152" w:name="_Ref115365129"/>
      <w:bookmarkStart w:id="153" w:name="_Toc117871502"/>
      <w:bookmarkStart w:id="154" w:name="_Toc121319600"/>
      <w:bookmarkStart w:id="155" w:name="_Toc226562670"/>
      <w:bookmarkEnd w:id="149"/>
      <w:bookmarkEnd w:id="150"/>
      <w:r w:rsidRPr="002025D5">
        <w:lastRenderedPageBreak/>
        <w:t>Запрос на подбор / сторнирование</w:t>
      </w:r>
      <w:r w:rsidR="00E50CD6" w:rsidRPr="002025D5">
        <w:t xml:space="preserve"> / </w:t>
      </w:r>
      <w:r w:rsidR="005432FA" w:rsidRPr="002025D5">
        <w:t>переформирование</w:t>
      </w:r>
      <w:r w:rsidR="00E50CD6" w:rsidRPr="002025D5">
        <w:t xml:space="preserve"> </w:t>
      </w:r>
      <w:r w:rsidRPr="002025D5">
        <w:t>записей учета</w:t>
      </w:r>
      <w:bookmarkEnd w:id="151"/>
      <w:bookmarkEnd w:id="152"/>
      <w:bookmarkEnd w:id="153"/>
      <w:bookmarkEnd w:id="154"/>
      <w:r w:rsidRPr="002025D5">
        <w:t xml:space="preserve"> </w:t>
      </w:r>
      <w:r w:rsidR="00B90268" w:rsidRPr="002025D5">
        <w:t>(</w:t>
      </w:r>
      <w:r w:rsidR="00B90268" w:rsidRPr="00A71881">
        <w:t>ACCOUNTING)</w:t>
      </w:r>
      <w:bookmarkEnd w:id="155"/>
    </w:p>
    <w:p w14:paraId="14AB27DF" w14:textId="399851FE" w:rsidR="00725312" w:rsidRPr="002025D5" w:rsidRDefault="003D78E5" w:rsidP="002025D5">
      <w:pPr>
        <w:pStyle w:val="GOSTNormal"/>
      </w:pPr>
      <w:r w:rsidRPr="002025D5">
        <w:t xml:space="preserve">Запрос на подбор / сторнирование / переформирование записей учета </w:t>
      </w:r>
      <w:r w:rsidR="00725312" w:rsidRPr="002025D5">
        <w:t xml:space="preserve">(тип ACCOUNTING) </w:t>
      </w:r>
      <w:r w:rsidRPr="002025D5">
        <w:t>применяется для передачи (обновления) данных документа, по которому требуется сформировать записи учета,</w:t>
      </w:r>
      <w:r w:rsidR="00725312" w:rsidRPr="002025D5">
        <w:t xml:space="preserve"> и выполнения операций подбора, сторнирования</w:t>
      </w:r>
      <w:r w:rsidR="00725312" w:rsidRPr="00AC34D4">
        <w:rPr>
          <w:rStyle w:val="af6"/>
          <w:sz w:val="22"/>
          <w:szCs w:val="22"/>
        </w:rPr>
        <w:fldChar w:fldCharType="begin"/>
      </w:r>
      <w:r w:rsidR="00725312" w:rsidRPr="00B9499D">
        <w:rPr>
          <w:rStyle w:val="af6"/>
          <w:sz w:val="22"/>
          <w:szCs w:val="22"/>
        </w:rPr>
        <w:instrText xml:space="preserve"> NOTEREF _Ref119493598 \h  \* MERGEFORMAT </w:instrText>
      </w:r>
      <w:r w:rsidR="00725312" w:rsidRPr="00AC34D4">
        <w:rPr>
          <w:rStyle w:val="af6"/>
          <w:sz w:val="22"/>
          <w:szCs w:val="22"/>
        </w:rPr>
      </w:r>
      <w:r w:rsidR="00725312" w:rsidRPr="00AC34D4">
        <w:rPr>
          <w:rStyle w:val="af6"/>
          <w:sz w:val="22"/>
          <w:szCs w:val="22"/>
        </w:rPr>
        <w:fldChar w:fldCharType="separate"/>
      </w:r>
      <w:r w:rsidR="00AB1BE0">
        <w:rPr>
          <w:rStyle w:val="af6"/>
          <w:sz w:val="22"/>
          <w:szCs w:val="22"/>
        </w:rPr>
        <w:t>1</w:t>
      </w:r>
      <w:r w:rsidR="00725312" w:rsidRPr="00AC34D4">
        <w:rPr>
          <w:rStyle w:val="af6"/>
          <w:sz w:val="22"/>
          <w:szCs w:val="22"/>
        </w:rPr>
        <w:fldChar w:fldCharType="end"/>
      </w:r>
      <w:r w:rsidR="00725312" w:rsidRPr="005C6BDA">
        <w:t xml:space="preserve"> </w:t>
      </w:r>
      <w:r w:rsidR="00725312" w:rsidRPr="002025D5">
        <w:t>и переформирования</w:t>
      </w:r>
      <w:r w:rsidR="00725312" w:rsidRPr="00AC34D4">
        <w:rPr>
          <w:rStyle w:val="af6"/>
          <w:sz w:val="22"/>
          <w:szCs w:val="22"/>
        </w:rPr>
        <w:fldChar w:fldCharType="begin"/>
      </w:r>
      <w:r w:rsidR="00725312" w:rsidRPr="00B9499D">
        <w:rPr>
          <w:rStyle w:val="af6"/>
          <w:sz w:val="22"/>
          <w:szCs w:val="22"/>
        </w:rPr>
        <w:instrText xml:space="preserve"> NOTEREF _Ref119510342 \h  \* MERGEFORMAT </w:instrText>
      </w:r>
      <w:r w:rsidR="00725312" w:rsidRPr="00AC34D4">
        <w:rPr>
          <w:rStyle w:val="af6"/>
          <w:sz w:val="22"/>
          <w:szCs w:val="22"/>
        </w:rPr>
      </w:r>
      <w:r w:rsidR="00725312" w:rsidRPr="00AC34D4">
        <w:rPr>
          <w:rStyle w:val="af6"/>
          <w:sz w:val="22"/>
          <w:szCs w:val="22"/>
        </w:rPr>
        <w:fldChar w:fldCharType="separate"/>
      </w:r>
      <w:r w:rsidR="00AB1BE0">
        <w:rPr>
          <w:rStyle w:val="af6"/>
          <w:sz w:val="22"/>
          <w:szCs w:val="22"/>
        </w:rPr>
        <w:t>2</w:t>
      </w:r>
      <w:r w:rsidR="00725312" w:rsidRPr="00AC34D4">
        <w:rPr>
          <w:rStyle w:val="af6"/>
          <w:sz w:val="22"/>
          <w:szCs w:val="22"/>
        </w:rPr>
        <w:fldChar w:fldCharType="end"/>
      </w:r>
      <w:r w:rsidR="00725312" w:rsidRPr="005C6BDA">
        <w:t xml:space="preserve"> </w:t>
      </w:r>
      <w:r w:rsidR="00725312" w:rsidRPr="002025D5">
        <w:t>записей учета.</w:t>
      </w:r>
    </w:p>
    <w:p w14:paraId="541022BD" w14:textId="14ADDB27" w:rsidR="00512B7E" w:rsidRPr="002025D5" w:rsidRDefault="00512B7E" w:rsidP="002025D5">
      <w:pPr>
        <w:pStyle w:val="GOSTNormal"/>
      </w:pPr>
      <w:r w:rsidRPr="002025D5">
        <w:t>На основании передаваемых</w:t>
      </w:r>
      <w:r w:rsidR="00D85D26" w:rsidRPr="002025D5">
        <w:t xml:space="preserve"> из ФП</w:t>
      </w:r>
      <w:r w:rsidR="002F320B" w:rsidRPr="002025D5">
        <w:t xml:space="preserve"> ГИИС</w:t>
      </w:r>
      <w:r w:rsidR="00D85D26" w:rsidRPr="002025D5">
        <w:t xml:space="preserve"> ЭБ</w:t>
      </w:r>
      <w:r w:rsidRPr="002025D5">
        <w:t xml:space="preserve"> параметров запроса SVIP присваивает значения атрибутам документов. В некоторые атрибуты документов значения, содержащиеся в параметрах запроса, записываются в неизменном виде, в другие – после преобразования</w:t>
      </w:r>
      <w:r w:rsidR="0036171A">
        <w:rPr>
          <w:rStyle w:val="af6"/>
        </w:rPr>
        <w:footnoteReference w:id="6"/>
      </w:r>
      <w:r w:rsidRPr="00B9499D">
        <w:t xml:space="preserve">. </w:t>
      </w:r>
      <w:r w:rsidRPr="002025D5">
        <w:t xml:space="preserve">Полный перечень атрибутов документов, их связь с параметрами запросов, алгоритмы преобразований представлены в </w:t>
      </w:r>
      <w:hyperlink w:anchor="_Приложение_1_Перечень" w:history="1">
        <w:r w:rsidR="007F3639" w:rsidRPr="002025D5">
          <w:rPr>
            <w:rStyle w:val="ad"/>
            <w:color w:val="auto"/>
            <w:u w:val="none"/>
          </w:rPr>
          <w:t>Приложении</w:t>
        </w:r>
      </w:hyperlink>
      <w:r w:rsidR="007F3639" w:rsidRPr="002025D5">
        <w:t xml:space="preserve"> </w:t>
      </w:r>
      <w:r w:rsidR="004B131F">
        <w:fldChar w:fldCharType="begin"/>
      </w:r>
      <w:r w:rsidR="004B131F">
        <w:instrText xml:space="preserve"> REF _Ref155792394 \h </w:instrText>
      </w:r>
      <w:r w:rsidR="004B131F">
        <w:fldChar w:fldCharType="separate"/>
      </w:r>
      <w:r w:rsidR="00AB1BE0">
        <w:rPr>
          <w:noProof/>
        </w:rPr>
        <w:t>1</w:t>
      </w:r>
      <w:r w:rsidR="004B131F">
        <w:fldChar w:fldCharType="end"/>
      </w:r>
      <w:r w:rsidRPr="002025D5">
        <w:t xml:space="preserve"> к настоящему документу.</w:t>
      </w:r>
    </w:p>
    <w:p w14:paraId="0A690871" w14:textId="2225C9B5" w:rsidR="002D12EE" w:rsidRPr="002025D5" w:rsidRDefault="003038E8" w:rsidP="002025D5">
      <w:pPr>
        <w:pStyle w:val="GOSTNormal"/>
      </w:pPr>
      <w:r w:rsidRPr="002025D5">
        <w:rPr>
          <w:highlight w:val="yellow"/>
        </w:rPr>
        <w:t xml:space="preserve">Полное описание запроса ACCOUNTING приведено в разделе </w:t>
      </w:r>
      <w:r w:rsidR="004B131F">
        <w:rPr>
          <w:highlight w:val="yellow"/>
        </w:rPr>
        <w:t>9</w:t>
      </w:r>
      <w:r w:rsidR="004B131F" w:rsidRPr="002025D5">
        <w:rPr>
          <w:highlight w:val="yellow"/>
        </w:rPr>
        <w:t xml:space="preserve"> </w:t>
      </w:r>
      <w:r w:rsidRPr="002025D5">
        <w:rPr>
          <w:highlight w:val="yellow"/>
        </w:rPr>
        <w:t>тома 1</w:t>
      </w:r>
      <w:r w:rsidR="002D12EE" w:rsidRPr="002025D5">
        <w:rPr>
          <w:highlight w:val="yellow"/>
        </w:rPr>
        <w:t>.</w:t>
      </w:r>
    </w:p>
    <w:p w14:paraId="5E6A2246" w14:textId="70BA99A1" w:rsidR="00512B7E" w:rsidRDefault="00512B7E" w:rsidP="00F122DF">
      <w:pPr>
        <w:pStyle w:val="21"/>
      </w:pPr>
      <w:bookmarkStart w:id="156" w:name="_Toc117871503"/>
      <w:bookmarkStart w:id="157" w:name="_Toc121319601"/>
      <w:bookmarkStart w:id="158" w:name="_Toc226562671"/>
      <w:r w:rsidRPr="00F122DF">
        <w:t>Параметры запроса</w:t>
      </w:r>
      <w:bookmarkEnd w:id="156"/>
      <w:bookmarkEnd w:id="157"/>
      <w:bookmarkEnd w:id="158"/>
    </w:p>
    <w:p w14:paraId="40AB8D98" w14:textId="2B1F8DF2" w:rsidR="00CE6F1E" w:rsidRPr="00BA7702" w:rsidRDefault="00CE6F1E" w:rsidP="00C11849">
      <w:pPr>
        <w:pStyle w:val="31"/>
      </w:pPr>
      <w:bookmarkStart w:id="159" w:name="_Toc157156555"/>
      <w:bookmarkStart w:id="160" w:name="_Toc226562672"/>
      <w:r w:rsidRPr="001955A8">
        <w:t>Перечень параметров заголовка запроса (header)</w:t>
      </w:r>
      <w:bookmarkEnd w:id="159"/>
      <w:bookmarkEnd w:id="160"/>
    </w:p>
    <w:p w14:paraId="0DAC0B65" w14:textId="1AE5144A" w:rsidR="002025D5" w:rsidRDefault="00287672" w:rsidP="002025D5">
      <w:pPr>
        <w:pStyle w:val="GOSTNameTable"/>
      </w:pPr>
      <w:r>
        <w:rPr>
          <w:noProof/>
        </w:rPr>
        <w:fldChar w:fldCharType="begin"/>
      </w:r>
      <w:r>
        <w:rPr>
          <w:noProof/>
        </w:rPr>
        <w:instrText xml:space="preserve"> SEQ Таблица \* ARABIC </w:instrText>
      </w:r>
      <w:r>
        <w:rPr>
          <w:noProof/>
        </w:rPr>
        <w:fldChar w:fldCharType="separate"/>
      </w:r>
      <w:bookmarkStart w:id="161" w:name="_Ref226561921"/>
      <w:bookmarkStart w:id="162" w:name="_Toc226563159"/>
      <w:r w:rsidR="00AB1BE0">
        <w:rPr>
          <w:noProof/>
        </w:rPr>
        <w:t>3</w:t>
      </w:r>
      <w:bookmarkEnd w:id="161"/>
      <w:r>
        <w:rPr>
          <w:noProof/>
        </w:rPr>
        <w:fldChar w:fldCharType="end"/>
      </w:r>
      <w:r w:rsidR="002025D5">
        <w:t xml:space="preserve"> - </w:t>
      </w:r>
      <w:r w:rsidR="002025D5" w:rsidRPr="00385ABD">
        <w:t xml:space="preserve">Параметры </w:t>
      </w:r>
      <w:r w:rsidR="005E7B6A" w:rsidRPr="00475F92">
        <w:t xml:space="preserve">заголовка (header) </w:t>
      </w:r>
      <w:r w:rsidR="002025D5" w:rsidRPr="00385ABD">
        <w:t>запроса на подбор / сторнирование / переформирование записей учета</w:t>
      </w:r>
      <w:bookmarkEnd w:id="162"/>
    </w:p>
    <w:tbl>
      <w:tblPr>
        <w:tblStyle w:val="GOSTTable"/>
        <w:tblW w:w="5000" w:type="pct"/>
        <w:tblLayout w:type="fixed"/>
        <w:tblLook w:val="07E0" w:firstRow="1" w:lastRow="1" w:firstColumn="1" w:lastColumn="1" w:noHBand="1" w:noVBand="1"/>
      </w:tblPr>
      <w:tblGrid>
        <w:gridCol w:w="3467"/>
        <w:gridCol w:w="2364"/>
        <w:gridCol w:w="1576"/>
        <w:gridCol w:w="946"/>
        <w:gridCol w:w="993"/>
        <w:gridCol w:w="6414"/>
      </w:tblGrid>
      <w:tr w:rsidR="000A4495" w:rsidRPr="00B412B2" w14:paraId="1071D033" w14:textId="77777777" w:rsidTr="00507229">
        <w:trPr>
          <w:cnfStyle w:val="100000000000" w:firstRow="1" w:lastRow="0" w:firstColumn="0" w:lastColumn="0" w:oddVBand="0" w:evenVBand="0" w:oddHBand="0" w:evenHBand="0" w:firstRowFirstColumn="0" w:firstRowLastColumn="0" w:lastRowFirstColumn="0" w:lastRowLastColumn="0"/>
          <w:trHeight w:val="1002"/>
        </w:trPr>
        <w:tc>
          <w:tcPr>
            <w:tcW w:w="1100" w:type="pct"/>
            <w:hideMark/>
          </w:tcPr>
          <w:p w14:paraId="28B1B551" w14:textId="77777777" w:rsidR="00512B7E" w:rsidRPr="00B412B2" w:rsidRDefault="00512B7E" w:rsidP="00302C66">
            <w:pPr>
              <w:pStyle w:val="GOSTTableHead"/>
              <w:rPr>
                <w:szCs w:val="22"/>
              </w:rPr>
            </w:pPr>
            <w:r w:rsidRPr="00B412B2">
              <w:rPr>
                <w:szCs w:val="22"/>
              </w:rPr>
              <w:t>Наименование параметра</w:t>
            </w:r>
          </w:p>
        </w:tc>
        <w:tc>
          <w:tcPr>
            <w:tcW w:w="750" w:type="pct"/>
            <w:hideMark/>
          </w:tcPr>
          <w:p w14:paraId="4485AEC1" w14:textId="77777777" w:rsidR="00512B7E" w:rsidRPr="00B412B2" w:rsidRDefault="00512B7E" w:rsidP="00302C66">
            <w:pPr>
              <w:pStyle w:val="GOSTTableHead"/>
              <w:rPr>
                <w:szCs w:val="22"/>
              </w:rPr>
            </w:pPr>
            <w:r w:rsidRPr="00B412B2">
              <w:rPr>
                <w:szCs w:val="22"/>
              </w:rPr>
              <w:t>Название тэга</w:t>
            </w:r>
          </w:p>
        </w:tc>
        <w:tc>
          <w:tcPr>
            <w:tcW w:w="500" w:type="pct"/>
            <w:hideMark/>
          </w:tcPr>
          <w:p w14:paraId="578E0325" w14:textId="77777777" w:rsidR="00512B7E" w:rsidRPr="00B412B2" w:rsidRDefault="00512B7E" w:rsidP="00302C66">
            <w:pPr>
              <w:pStyle w:val="GOSTTableHead"/>
              <w:rPr>
                <w:szCs w:val="22"/>
              </w:rPr>
            </w:pPr>
            <w:r w:rsidRPr="00B412B2">
              <w:rPr>
                <w:szCs w:val="22"/>
              </w:rPr>
              <w:t>Тип данных</w:t>
            </w:r>
          </w:p>
        </w:tc>
        <w:tc>
          <w:tcPr>
            <w:tcW w:w="300" w:type="pct"/>
          </w:tcPr>
          <w:p w14:paraId="7E1B84E5" w14:textId="77777777" w:rsidR="00512B7E" w:rsidRPr="00B412B2" w:rsidRDefault="00512B7E" w:rsidP="00302C66">
            <w:pPr>
              <w:pStyle w:val="GOSTTableHead"/>
              <w:rPr>
                <w:szCs w:val="22"/>
              </w:rPr>
            </w:pPr>
            <w:r w:rsidRPr="00B412B2">
              <w:rPr>
                <w:szCs w:val="22"/>
              </w:rPr>
              <w:t>Обязательность</w:t>
            </w:r>
          </w:p>
        </w:tc>
        <w:tc>
          <w:tcPr>
            <w:tcW w:w="315" w:type="pct"/>
            <w:hideMark/>
          </w:tcPr>
          <w:p w14:paraId="00C638F6" w14:textId="77777777" w:rsidR="00512B7E" w:rsidRPr="00B412B2" w:rsidRDefault="00512B7E" w:rsidP="00302C66">
            <w:pPr>
              <w:pStyle w:val="GOSTTableHead"/>
              <w:rPr>
                <w:szCs w:val="22"/>
              </w:rPr>
            </w:pPr>
            <w:r w:rsidRPr="00B412B2">
              <w:rPr>
                <w:szCs w:val="22"/>
              </w:rPr>
              <w:t>Размерность</w:t>
            </w:r>
          </w:p>
        </w:tc>
        <w:tc>
          <w:tcPr>
            <w:tcW w:w="2035" w:type="pct"/>
          </w:tcPr>
          <w:p w14:paraId="4F83DAE8" w14:textId="77777777" w:rsidR="00512B7E" w:rsidRPr="00B412B2" w:rsidRDefault="00512B7E" w:rsidP="00302C66">
            <w:pPr>
              <w:pStyle w:val="GOSTTableHead"/>
              <w:rPr>
                <w:szCs w:val="22"/>
              </w:rPr>
            </w:pPr>
            <w:r w:rsidRPr="00B412B2">
              <w:rPr>
                <w:szCs w:val="22"/>
              </w:rPr>
              <w:t>Описание</w:t>
            </w:r>
          </w:p>
        </w:tc>
      </w:tr>
      <w:tr w:rsidR="000A4495" w:rsidRPr="00B412B2" w14:paraId="43E509F7" w14:textId="77777777" w:rsidTr="00507229">
        <w:tc>
          <w:tcPr>
            <w:tcW w:w="1100" w:type="pct"/>
          </w:tcPr>
          <w:p w14:paraId="7BED1DC0" w14:textId="5EC68CEB" w:rsidR="00512B7E" w:rsidRPr="00B412B2" w:rsidRDefault="170E4D90" w:rsidP="002F6952">
            <w:pPr>
              <w:pStyle w:val="GOSTTablenorm"/>
            </w:pPr>
            <w:r>
              <w:t>Система-отправитель запроса</w:t>
            </w:r>
          </w:p>
        </w:tc>
        <w:tc>
          <w:tcPr>
            <w:tcW w:w="750" w:type="pct"/>
          </w:tcPr>
          <w:p w14:paraId="529B5745" w14:textId="77777777" w:rsidR="00512B7E" w:rsidRPr="00B412B2" w:rsidRDefault="00512B7E" w:rsidP="002F6952">
            <w:pPr>
              <w:pStyle w:val="GOSTTablenorm"/>
              <w:rPr>
                <w:szCs w:val="22"/>
                <w:lang w:val="en-US"/>
              </w:rPr>
            </w:pPr>
            <w:r w:rsidRPr="00B412B2">
              <w:rPr>
                <w:szCs w:val="22"/>
                <w:lang w:val="en-US"/>
              </w:rPr>
              <w:t>Source</w:t>
            </w:r>
          </w:p>
        </w:tc>
        <w:tc>
          <w:tcPr>
            <w:tcW w:w="500" w:type="pct"/>
          </w:tcPr>
          <w:p w14:paraId="2C6FCA1C" w14:textId="77777777" w:rsidR="00512B7E" w:rsidRPr="00B412B2" w:rsidRDefault="00512B7E" w:rsidP="00726940">
            <w:pPr>
              <w:ind w:firstLine="30"/>
              <w:rPr>
                <w:sz w:val="22"/>
                <w:szCs w:val="22"/>
                <w:lang w:val="en-US"/>
              </w:rPr>
            </w:pPr>
            <w:r w:rsidRPr="00B412B2">
              <w:rPr>
                <w:sz w:val="22"/>
                <w:szCs w:val="22"/>
              </w:rPr>
              <w:t>Строка</w:t>
            </w:r>
          </w:p>
        </w:tc>
        <w:tc>
          <w:tcPr>
            <w:tcW w:w="300" w:type="pct"/>
          </w:tcPr>
          <w:p w14:paraId="57A9580E" w14:textId="77777777" w:rsidR="00512B7E" w:rsidRPr="00B412B2" w:rsidRDefault="00512B7E" w:rsidP="00726940">
            <w:pPr>
              <w:ind w:firstLine="30"/>
              <w:rPr>
                <w:sz w:val="22"/>
                <w:szCs w:val="22"/>
              </w:rPr>
            </w:pPr>
            <w:r w:rsidRPr="00B412B2">
              <w:rPr>
                <w:sz w:val="22"/>
                <w:szCs w:val="22"/>
              </w:rPr>
              <w:t>Да</w:t>
            </w:r>
          </w:p>
        </w:tc>
        <w:tc>
          <w:tcPr>
            <w:tcW w:w="315" w:type="pct"/>
          </w:tcPr>
          <w:p w14:paraId="16A400A8" w14:textId="77777777" w:rsidR="00512B7E" w:rsidRPr="00B412B2" w:rsidRDefault="00512B7E" w:rsidP="002F6952">
            <w:pPr>
              <w:pStyle w:val="GOSTTablenorm"/>
              <w:rPr>
                <w:szCs w:val="22"/>
                <w:lang w:val="en-US"/>
              </w:rPr>
            </w:pPr>
            <w:r w:rsidRPr="00B412B2">
              <w:rPr>
                <w:szCs w:val="22"/>
              </w:rPr>
              <w:t>&lt;=</w:t>
            </w:r>
            <w:r w:rsidRPr="00B412B2">
              <w:rPr>
                <w:szCs w:val="22"/>
                <w:lang w:val="en-US"/>
              </w:rPr>
              <w:t>10</w:t>
            </w:r>
          </w:p>
        </w:tc>
        <w:tc>
          <w:tcPr>
            <w:tcW w:w="2035" w:type="pct"/>
          </w:tcPr>
          <w:p w14:paraId="2CB9F244" w14:textId="6BD110B1" w:rsidR="00512B7E" w:rsidRPr="00B412B2" w:rsidRDefault="170E4D90" w:rsidP="002F6952">
            <w:pPr>
              <w:pStyle w:val="GOSTTablenorm"/>
            </w:pPr>
            <w:commentRangeStart w:id="163"/>
            <w:r>
              <w:t xml:space="preserve">ФП ГИИС ЭБ </w:t>
            </w:r>
            <w:commentRangeEnd w:id="163"/>
            <w:r w:rsidR="00131B4F">
              <w:rPr>
                <w:rStyle w:val="afff4"/>
                <w:sz w:val="22"/>
                <w:szCs w:val="20"/>
              </w:rPr>
              <w:commentReference w:id="163"/>
            </w:r>
            <w:r>
              <w:t>- отправитель запроса. Возможные значения:</w:t>
            </w:r>
          </w:p>
          <w:p w14:paraId="748FEE3F" w14:textId="327DEE75" w:rsidR="00512B7E" w:rsidRPr="00131B4F" w:rsidRDefault="00512B7E" w:rsidP="00A71881">
            <w:pPr>
              <w:pStyle w:val="GOSTTableListMark1"/>
              <w:rPr>
                <w:highlight w:val="yellow"/>
                <w:lang w:val="en-US"/>
              </w:rPr>
            </w:pPr>
            <w:r w:rsidRPr="00131B4F">
              <w:rPr>
                <w:highlight w:val="yellow"/>
                <w:lang w:val="en-US"/>
              </w:rPr>
              <w:t>EXP</w:t>
            </w:r>
            <w:r w:rsidRPr="00131B4F">
              <w:rPr>
                <w:highlight w:val="yellow"/>
              </w:rPr>
              <w:t>05</w:t>
            </w:r>
            <w:r w:rsidRPr="00131B4F">
              <w:rPr>
                <w:highlight w:val="yellow"/>
                <w:lang w:val="en-US"/>
              </w:rPr>
              <w:t xml:space="preserve"> (ПУР</w:t>
            </w:r>
            <w:r w:rsidRPr="00131B4F">
              <w:rPr>
                <w:highlight w:val="yellow"/>
              </w:rPr>
              <w:t xml:space="preserve"> 05</w:t>
            </w:r>
            <w:r w:rsidRPr="00131B4F">
              <w:rPr>
                <w:highlight w:val="yellow"/>
                <w:lang w:val="en-US"/>
              </w:rPr>
              <w:t xml:space="preserve"> ЭБ)</w:t>
            </w:r>
            <w:r w:rsidR="000A4495">
              <w:rPr>
                <w:highlight w:val="yellow"/>
              </w:rPr>
              <w:t>;</w:t>
            </w:r>
          </w:p>
          <w:p w14:paraId="50B3D508" w14:textId="2431BDD2" w:rsidR="00512B7E" w:rsidRPr="00131B4F" w:rsidRDefault="00512B7E" w:rsidP="00A71881">
            <w:pPr>
              <w:pStyle w:val="GOSTTableListMark1"/>
              <w:rPr>
                <w:highlight w:val="yellow"/>
                <w:lang w:val="en-US"/>
              </w:rPr>
            </w:pPr>
            <w:r w:rsidRPr="00131B4F">
              <w:rPr>
                <w:highlight w:val="yellow"/>
                <w:lang w:val="en-US"/>
              </w:rPr>
              <w:t>EXP</w:t>
            </w:r>
            <w:r w:rsidRPr="00131B4F">
              <w:rPr>
                <w:highlight w:val="yellow"/>
              </w:rPr>
              <w:t>03</w:t>
            </w:r>
            <w:r w:rsidRPr="00131B4F">
              <w:rPr>
                <w:highlight w:val="yellow"/>
                <w:lang w:val="en-US"/>
              </w:rPr>
              <w:t xml:space="preserve"> (ПУР</w:t>
            </w:r>
            <w:r w:rsidRPr="00131B4F">
              <w:rPr>
                <w:highlight w:val="yellow"/>
              </w:rPr>
              <w:t xml:space="preserve"> 03</w:t>
            </w:r>
            <w:r w:rsidRPr="00131B4F">
              <w:rPr>
                <w:highlight w:val="yellow"/>
                <w:lang w:val="en-US"/>
              </w:rPr>
              <w:t xml:space="preserve"> ЭБ)</w:t>
            </w:r>
            <w:r w:rsidR="000A4495">
              <w:rPr>
                <w:highlight w:val="yellow"/>
              </w:rPr>
              <w:t>;</w:t>
            </w:r>
          </w:p>
          <w:p w14:paraId="1E006E59" w14:textId="234BE76D" w:rsidR="00512B7E" w:rsidRPr="00131B4F" w:rsidRDefault="00512B7E" w:rsidP="00A71881">
            <w:pPr>
              <w:pStyle w:val="GOSTTableListMark1"/>
              <w:rPr>
                <w:highlight w:val="yellow"/>
                <w:lang w:val="en-US"/>
              </w:rPr>
            </w:pPr>
            <w:r w:rsidRPr="00131B4F">
              <w:rPr>
                <w:highlight w:val="yellow"/>
                <w:lang w:val="en-US"/>
              </w:rPr>
              <w:t>FAMABS (ПУДС ЭБ)</w:t>
            </w:r>
            <w:r w:rsidR="000A4495">
              <w:rPr>
                <w:highlight w:val="yellow"/>
              </w:rPr>
              <w:t>;</w:t>
            </w:r>
          </w:p>
          <w:p w14:paraId="46A4BFB0" w14:textId="31F9F4AD" w:rsidR="00526B35" w:rsidRDefault="00512B7E" w:rsidP="00A71881">
            <w:pPr>
              <w:pStyle w:val="GOSTTableListMark1"/>
              <w:rPr>
                <w:lang w:val="en-US"/>
              </w:rPr>
            </w:pPr>
            <w:r w:rsidRPr="00131B4F">
              <w:rPr>
                <w:highlight w:val="yellow"/>
                <w:lang w:val="en-US"/>
              </w:rPr>
              <w:t>ARP (ПУИО</w:t>
            </w:r>
            <w:r w:rsidRPr="00131B4F">
              <w:rPr>
                <w:highlight w:val="yellow"/>
              </w:rPr>
              <w:t xml:space="preserve"> ЭБ</w:t>
            </w:r>
            <w:r w:rsidRPr="00131B4F">
              <w:rPr>
                <w:highlight w:val="yellow"/>
                <w:lang w:val="en-US"/>
              </w:rPr>
              <w:t>)</w:t>
            </w:r>
            <w:r w:rsidR="000A4495">
              <w:t>;</w:t>
            </w:r>
          </w:p>
          <w:p w14:paraId="11960907" w14:textId="05AD8633" w:rsidR="0034048A" w:rsidRPr="006C5BFD" w:rsidRDefault="0034048A" w:rsidP="00A71881">
            <w:pPr>
              <w:pStyle w:val="GOSTTableListMark1"/>
              <w:rPr>
                <w:lang w:val="en-US"/>
              </w:rPr>
            </w:pPr>
            <w:r w:rsidRPr="00A1343A">
              <w:rPr>
                <w:lang w:val="en-US"/>
              </w:rPr>
              <w:lastRenderedPageBreak/>
              <w:t>TSE (</w:t>
            </w:r>
            <w:r w:rsidRPr="00A1343A">
              <w:t>ПУР КС ЭБ)</w:t>
            </w:r>
          </w:p>
        </w:tc>
      </w:tr>
      <w:tr w:rsidR="000A4495" w:rsidRPr="00B412B2" w14:paraId="0C4111F8" w14:textId="77777777" w:rsidTr="00507229">
        <w:tc>
          <w:tcPr>
            <w:tcW w:w="1100" w:type="pct"/>
          </w:tcPr>
          <w:p w14:paraId="44BC19F4" w14:textId="77777777" w:rsidR="00512B7E" w:rsidRPr="00B412B2" w:rsidRDefault="00512B7E">
            <w:pPr>
              <w:pStyle w:val="GOSTTablenorm"/>
            </w:pPr>
            <w:r w:rsidRPr="00B412B2">
              <w:lastRenderedPageBreak/>
              <w:t>Дата и время запроса</w:t>
            </w:r>
          </w:p>
        </w:tc>
        <w:tc>
          <w:tcPr>
            <w:tcW w:w="750" w:type="pct"/>
          </w:tcPr>
          <w:p w14:paraId="7F3C7B94" w14:textId="77777777" w:rsidR="00512B7E" w:rsidRPr="00B412B2" w:rsidRDefault="00512B7E">
            <w:pPr>
              <w:pStyle w:val="GOSTTablenorm"/>
              <w:rPr>
                <w:lang w:val="en-US"/>
              </w:rPr>
            </w:pPr>
            <w:r w:rsidRPr="00B412B2">
              <w:rPr>
                <w:lang w:val="en-US"/>
              </w:rPr>
              <w:t>ReqDateTime</w:t>
            </w:r>
          </w:p>
        </w:tc>
        <w:tc>
          <w:tcPr>
            <w:tcW w:w="500" w:type="pct"/>
          </w:tcPr>
          <w:p w14:paraId="4E5DEA14" w14:textId="77777777" w:rsidR="00512B7E" w:rsidRPr="00B412B2" w:rsidRDefault="00512B7E">
            <w:pPr>
              <w:pStyle w:val="GOSTTablenorm"/>
            </w:pPr>
            <w:r w:rsidRPr="00B412B2">
              <w:t>Дата-время (</w:t>
            </w:r>
            <w:r w:rsidRPr="00B412B2">
              <w:rPr>
                <w:lang w:val="en-US"/>
              </w:rPr>
              <w:t>timestamp</w:t>
            </w:r>
            <w:r w:rsidRPr="00B412B2">
              <w:t>)</w:t>
            </w:r>
          </w:p>
        </w:tc>
        <w:tc>
          <w:tcPr>
            <w:tcW w:w="300" w:type="pct"/>
          </w:tcPr>
          <w:p w14:paraId="03E9F14A" w14:textId="77777777" w:rsidR="00512B7E" w:rsidRPr="00B412B2" w:rsidRDefault="00512B7E" w:rsidP="00A71881">
            <w:pPr>
              <w:pStyle w:val="GOSTTablenorm"/>
            </w:pPr>
            <w:r w:rsidRPr="00B412B2">
              <w:t>Да</w:t>
            </w:r>
          </w:p>
        </w:tc>
        <w:tc>
          <w:tcPr>
            <w:tcW w:w="315" w:type="pct"/>
          </w:tcPr>
          <w:p w14:paraId="40DA4633" w14:textId="6F70B1EE" w:rsidR="00512B7E" w:rsidRPr="00B412B2" w:rsidRDefault="00512B7E" w:rsidP="00A71881">
            <w:pPr>
              <w:pStyle w:val="GOSTTablenorm"/>
            </w:pPr>
          </w:p>
        </w:tc>
        <w:tc>
          <w:tcPr>
            <w:tcW w:w="2035" w:type="pct"/>
          </w:tcPr>
          <w:p w14:paraId="10C3F3B6" w14:textId="457F9836" w:rsidR="00512B7E" w:rsidRPr="00B412B2" w:rsidRDefault="00512B7E">
            <w:pPr>
              <w:pStyle w:val="GOSTTablenorm"/>
            </w:pPr>
            <w:r w:rsidRPr="00B412B2">
              <w:t>Дата и время формирования запроса ФП</w:t>
            </w:r>
            <w:r w:rsidR="004B131F">
              <w:t>.</w:t>
            </w:r>
          </w:p>
          <w:p w14:paraId="48695725" w14:textId="77777777" w:rsidR="00512B7E" w:rsidRPr="00B412B2" w:rsidRDefault="00512B7E">
            <w:pPr>
              <w:pStyle w:val="GOSTTablenorm"/>
            </w:pPr>
            <w:r w:rsidRPr="00B412B2">
              <w:t xml:space="preserve">Формат </w:t>
            </w:r>
            <w:r w:rsidRPr="00B412B2">
              <w:rPr>
                <w:lang w:val="en-US"/>
              </w:rPr>
              <w:t>YYYY</w:t>
            </w:r>
            <w:r w:rsidRPr="00B412B2">
              <w:t>-</w:t>
            </w:r>
            <w:r w:rsidRPr="00B412B2">
              <w:rPr>
                <w:lang w:val="en-US"/>
              </w:rPr>
              <w:t>MM</w:t>
            </w:r>
            <w:r w:rsidRPr="00B412B2">
              <w:t>-</w:t>
            </w:r>
            <w:r w:rsidRPr="00B412B2">
              <w:rPr>
                <w:lang w:val="en-US"/>
              </w:rPr>
              <w:t>DD</w:t>
            </w:r>
            <w:r w:rsidRPr="00B412B2">
              <w:t xml:space="preserve"> </w:t>
            </w:r>
            <w:r w:rsidRPr="00B412B2">
              <w:rPr>
                <w:lang w:val="en-US"/>
              </w:rPr>
              <w:t>hh</w:t>
            </w:r>
            <w:r w:rsidRPr="00B412B2">
              <w:t>:</w:t>
            </w:r>
            <w:r w:rsidRPr="00B412B2">
              <w:rPr>
                <w:lang w:val="en-US"/>
              </w:rPr>
              <w:t>mm</w:t>
            </w:r>
            <w:r w:rsidRPr="00B412B2">
              <w:t>:</w:t>
            </w:r>
            <w:r w:rsidRPr="00B412B2">
              <w:rPr>
                <w:lang w:val="en-US"/>
              </w:rPr>
              <w:t>ss</w:t>
            </w:r>
          </w:p>
        </w:tc>
      </w:tr>
      <w:tr w:rsidR="000A4495" w:rsidRPr="00B412B2" w14:paraId="4A86A161" w14:textId="77777777" w:rsidTr="00507229">
        <w:tc>
          <w:tcPr>
            <w:tcW w:w="1100" w:type="pct"/>
          </w:tcPr>
          <w:p w14:paraId="375AFD4F" w14:textId="77777777" w:rsidR="00512B7E" w:rsidRPr="00B412B2" w:rsidRDefault="00512B7E">
            <w:pPr>
              <w:pStyle w:val="GOSTTablenorm"/>
            </w:pPr>
            <w:r w:rsidRPr="00B412B2">
              <w:t>Версия формата запроса</w:t>
            </w:r>
          </w:p>
        </w:tc>
        <w:tc>
          <w:tcPr>
            <w:tcW w:w="750" w:type="pct"/>
          </w:tcPr>
          <w:p w14:paraId="38B48B9A" w14:textId="77777777" w:rsidR="00512B7E" w:rsidRPr="00B412B2" w:rsidRDefault="00512B7E">
            <w:pPr>
              <w:pStyle w:val="GOSTTablenorm"/>
              <w:rPr>
                <w:lang w:val="en-US"/>
              </w:rPr>
            </w:pPr>
            <w:r w:rsidRPr="00B412B2">
              <w:rPr>
                <w:lang w:val="en-US"/>
              </w:rPr>
              <w:t>Version</w:t>
            </w:r>
          </w:p>
        </w:tc>
        <w:tc>
          <w:tcPr>
            <w:tcW w:w="500" w:type="pct"/>
          </w:tcPr>
          <w:p w14:paraId="015C6CDD" w14:textId="77777777" w:rsidR="00512B7E" w:rsidRPr="00B412B2" w:rsidRDefault="00512B7E" w:rsidP="00A71881">
            <w:pPr>
              <w:pStyle w:val="GOSTTablenorm"/>
              <w:rPr>
                <w:lang w:val="en-US"/>
              </w:rPr>
            </w:pPr>
            <w:r w:rsidRPr="00B412B2">
              <w:t>Строка</w:t>
            </w:r>
          </w:p>
        </w:tc>
        <w:tc>
          <w:tcPr>
            <w:tcW w:w="300" w:type="pct"/>
          </w:tcPr>
          <w:p w14:paraId="51C90C90" w14:textId="77777777" w:rsidR="00512B7E" w:rsidRPr="00B412B2" w:rsidRDefault="00512B7E" w:rsidP="00A71881">
            <w:pPr>
              <w:pStyle w:val="GOSTTablenorm"/>
            </w:pPr>
            <w:r w:rsidRPr="00B412B2">
              <w:t>Да</w:t>
            </w:r>
          </w:p>
        </w:tc>
        <w:tc>
          <w:tcPr>
            <w:tcW w:w="315" w:type="pct"/>
          </w:tcPr>
          <w:p w14:paraId="28F3C595" w14:textId="77777777" w:rsidR="00512B7E" w:rsidRPr="00B412B2" w:rsidRDefault="00512B7E">
            <w:pPr>
              <w:pStyle w:val="GOSTTablenorm"/>
              <w:rPr>
                <w:lang w:val="en-US"/>
              </w:rPr>
            </w:pPr>
            <w:r w:rsidRPr="00B412B2">
              <w:t>&lt;=</w:t>
            </w:r>
            <w:r w:rsidRPr="00B412B2">
              <w:rPr>
                <w:lang w:val="en-US"/>
              </w:rPr>
              <w:t>10</w:t>
            </w:r>
          </w:p>
        </w:tc>
        <w:tc>
          <w:tcPr>
            <w:tcW w:w="2035" w:type="pct"/>
          </w:tcPr>
          <w:p w14:paraId="2AEFBF32" w14:textId="5A95E17E" w:rsidR="00512B7E" w:rsidRPr="00B412B2" w:rsidRDefault="00512B7E">
            <w:pPr>
              <w:pStyle w:val="GOSTTablenorm"/>
            </w:pPr>
            <w:r w:rsidRPr="00B412B2">
              <w:t>Версия формата запроса</w:t>
            </w:r>
          </w:p>
        </w:tc>
      </w:tr>
      <w:tr w:rsidR="000A4495" w:rsidRPr="00B412B2" w14:paraId="6D41CFDC" w14:textId="77777777" w:rsidTr="00507229">
        <w:tc>
          <w:tcPr>
            <w:tcW w:w="1100" w:type="pct"/>
          </w:tcPr>
          <w:p w14:paraId="29E9D344" w14:textId="77777777" w:rsidR="00512B7E" w:rsidRPr="00A71881" w:rsidRDefault="00512B7E">
            <w:pPr>
              <w:pStyle w:val="GOSTTablenorm"/>
              <w:rPr>
                <w:b/>
              </w:rPr>
            </w:pPr>
            <w:r w:rsidRPr="00A71881">
              <w:rPr>
                <w:b/>
              </w:rPr>
              <w:t>Дополнительные параметры запроса</w:t>
            </w:r>
          </w:p>
        </w:tc>
        <w:tc>
          <w:tcPr>
            <w:tcW w:w="750" w:type="pct"/>
          </w:tcPr>
          <w:p w14:paraId="0A5AA70E" w14:textId="77777777" w:rsidR="00512B7E" w:rsidRPr="00A71881" w:rsidRDefault="00512B7E">
            <w:pPr>
              <w:pStyle w:val="GOSTTablenorm"/>
              <w:rPr>
                <w:b/>
                <w:lang w:val="en-US"/>
              </w:rPr>
            </w:pPr>
            <w:r w:rsidRPr="00A71881">
              <w:rPr>
                <w:b/>
                <w:lang w:val="en-US"/>
              </w:rPr>
              <w:t>Params</w:t>
            </w:r>
          </w:p>
        </w:tc>
        <w:tc>
          <w:tcPr>
            <w:tcW w:w="500" w:type="pct"/>
          </w:tcPr>
          <w:p w14:paraId="52C78546" w14:textId="77777777" w:rsidR="00512B7E" w:rsidRPr="00B412B2" w:rsidRDefault="00512B7E" w:rsidP="00A71881">
            <w:pPr>
              <w:pStyle w:val="GOSTTablenorm"/>
            </w:pPr>
            <w:r w:rsidRPr="00B412B2">
              <w:t>Массив</w:t>
            </w:r>
          </w:p>
        </w:tc>
        <w:tc>
          <w:tcPr>
            <w:tcW w:w="300" w:type="pct"/>
          </w:tcPr>
          <w:p w14:paraId="4B50A951" w14:textId="77777777" w:rsidR="00512B7E" w:rsidRPr="00B412B2" w:rsidRDefault="00512B7E" w:rsidP="00A71881">
            <w:pPr>
              <w:pStyle w:val="GOSTTablenorm"/>
            </w:pPr>
            <w:r w:rsidRPr="00B412B2">
              <w:t>Нет</w:t>
            </w:r>
          </w:p>
        </w:tc>
        <w:tc>
          <w:tcPr>
            <w:tcW w:w="315" w:type="pct"/>
          </w:tcPr>
          <w:p w14:paraId="707C6EED" w14:textId="77777777" w:rsidR="00512B7E" w:rsidRPr="00B412B2" w:rsidRDefault="00512B7E">
            <w:pPr>
              <w:pStyle w:val="GOSTTablenorm"/>
            </w:pPr>
            <w:r w:rsidRPr="00B412B2">
              <w:rPr>
                <w:lang w:val="en-US"/>
              </w:rPr>
              <w:t>-</w:t>
            </w:r>
          </w:p>
        </w:tc>
        <w:tc>
          <w:tcPr>
            <w:tcW w:w="2035" w:type="pct"/>
          </w:tcPr>
          <w:p w14:paraId="70B86684" w14:textId="77777777" w:rsidR="00512B7E" w:rsidRPr="00B412B2" w:rsidRDefault="00512B7E">
            <w:pPr>
              <w:pStyle w:val="GOSTTablenorm"/>
            </w:pPr>
            <w:r w:rsidRPr="00B412B2">
              <w:t>Дополнительные параметры запроса</w:t>
            </w:r>
          </w:p>
        </w:tc>
      </w:tr>
      <w:tr w:rsidR="000A4495" w:rsidRPr="00B412B2" w14:paraId="3FC35C35" w14:textId="77777777" w:rsidTr="00507229">
        <w:tc>
          <w:tcPr>
            <w:tcW w:w="1100" w:type="pct"/>
          </w:tcPr>
          <w:p w14:paraId="10D01925" w14:textId="77777777" w:rsidR="00512B7E" w:rsidRPr="00B412B2" w:rsidRDefault="00512B7E">
            <w:pPr>
              <w:pStyle w:val="GOSTTablenorm"/>
            </w:pPr>
            <w:r w:rsidRPr="00B412B2">
              <w:t>Наименование произвольного доп. параметра</w:t>
            </w:r>
          </w:p>
        </w:tc>
        <w:tc>
          <w:tcPr>
            <w:tcW w:w="750" w:type="pct"/>
          </w:tcPr>
          <w:p w14:paraId="1A615B6A" w14:textId="77777777" w:rsidR="00512B7E" w:rsidRPr="00B412B2" w:rsidRDefault="00512B7E">
            <w:pPr>
              <w:pStyle w:val="GOSTTablenorm"/>
              <w:rPr>
                <w:lang w:val="en-US"/>
              </w:rPr>
            </w:pPr>
            <w:r w:rsidRPr="00A71881">
              <w:rPr>
                <w:b/>
              </w:rPr>
              <w:t>Params:</w:t>
            </w:r>
            <w:r w:rsidRPr="00B412B2">
              <w:rPr>
                <w:lang w:val="en-US"/>
              </w:rPr>
              <w:t>param</w:t>
            </w:r>
          </w:p>
        </w:tc>
        <w:tc>
          <w:tcPr>
            <w:tcW w:w="500" w:type="pct"/>
          </w:tcPr>
          <w:p w14:paraId="23FCA31D" w14:textId="77777777" w:rsidR="00512B7E" w:rsidRPr="00B412B2" w:rsidRDefault="00512B7E" w:rsidP="00A71881">
            <w:pPr>
              <w:pStyle w:val="GOSTTablenorm"/>
            </w:pPr>
            <w:r w:rsidRPr="00B412B2">
              <w:t>Строка</w:t>
            </w:r>
          </w:p>
        </w:tc>
        <w:tc>
          <w:tcPr>
            <w:tcW w:w="300" w:type="pct"/>
          </w:tcPr>
          <w:p w14:paraId="2E0A4C74" w14:textId="77777777" w:rsidR="00512B7E" w:rsidRPr="00B412B2" w:rsidRDefault="00512B7E" w:rsidP="00A71881">
            <w:pPr>
              <w:pStyle w:val="GOSTTablenorm"/>
            </w:pPr>
            <w:r w:rsidRPr="00B412B2">
              <w:t>Нет</w:t>
            </w:r>
          </w:p>
        </w:tc>
        <w:tc>
          <w:tcPr>
            <w:tcW w:w="315" w:type="pct"/>
          </w:tcPr>
          <w:p w14:paraId="5C23CB77" w14:textId="77777777" w:rsidR="00512B7E" w:rsidRPr="00B412B2" w:rsidRDefault="00512B7E">
            <w:pPr>
              <w:pStyle w:val="GOSTTablenorm"/>
            </w:pPr>
            <w:r w:rsidRPr="00B412B2">
              <w:t>&lt;=20</w:t>
            </w:r>
          </w:p>
        </w:tc>
        <w:tc>
          <w:tcPr>
            <w:tcW w:w="2035" w:type="pct"/>
          </w:tcPr>
          <w:p w14:paraId="64417F73" w14:textId="77777777" w:rsidR="00512B7E" w:rsidRPr="00B412B2" w:rsidRDefault="00512B7E">
            <w:pPr>
              <w:pStyle w:val="GOSTTablenorm"/>
            </w:pPr>
            <w:r w:rsidRPr="00B412B2">
              <w:t>Наименование произвольного дополнительного параметра</w:t>
            </w:r>
          </w:p>
        </w:tc>
      </w:tr>
      <w:tr w:rsidR="000A4495" w:rsidRPr="00B412B2" w14:paraId="39CEBF0B" w14:textId="77777777" w:rsidTr="00507229">
        <w:tc>
          <w:tcPr>
            <w:tcW w:w="1100" w:type="pct"/>
          </w:tcPr>
          <w:p w14:paraId="44B539A4" w14:textId="77777777" w:rsidR="00512B7E" w:rsidRPr="00B412B2" w:rsidRDefault="00512B7E">
            <w:pPr>
              <w:pStyle w:val="GOSTTablenorm"/>
            </w:pPr>
            <w:r w:rsidRPr="00B412B2">
              <w:t>Значение произвольного доп. параметра</w:t>
            </w:r>
          </w:p>
        </w:tc>
        <w:tc>
          <w:tcPr>
            <w:tcW w:w="750" w:type="pct"/>
          </w:tcPr>
          <w:p w14:paraId="777120FE" w14:textId="77777777" w:rsidR="00512B7E" w:rsidRPr="00B412B2" w:rsidRDefault="00512B7E">
            <w:pPr>
              <w:pStyle w:val="GOSTTablenorm"/>
              <w:rPr>
                <w:lang w:val="en-US"/>
              </w:rPr>
            </w:pPr>
            <w:r w:rsidRPr="00A71881">
              <w:rPr>
                <w:b/>
              </w:rPr>
              <w:t>Params:</w:t>
            </w:r>
            <w:r w:rsidRPr="00B412B2">
              <w:rPr>
                <w:lang w:val="en-US"/>
              </w:rPr>
              <w:t>value</w:t>
            </w:r>
          </w:p>
        </w:tc>
        <w:tc>
          <w:tcPr>
            <w:tcW w:w="500" w:type="pct"/>
          </w:tcPr>
          <w:p w14:paraId="4A0B9700" w14:textId="77777777" w:rsidR="00512B7E" w:rsidRPr="00B412B2" w:rsidRDefault="00512B7E" w:rsidP="00A71881">
            <w:pPr>
              <w:pStyle w:val="GOSTTablenorm"/>
            </w:pPr>
            <w:r w:rsidRPr="00B412B2">
              <w:t>Строка</w:t>
            </w:r>
          </w:p>
        </w:tc>
        <w:tc>
          <w:tcPr>
            <w:tcW w:w="300" w:type="pct"/>
          </w:tcPr>
          <w:p w14:paraId="39ACB60A" w14:textId="77777777" w:rsidR="00512B7E" w:rsidRPr="00B412B2" w:rsidRDefault="00512B7E" w:rsidP="00A71881">
            <w:pPr>
              <w:pStyle w:val="GOSTTablenorm"/>
            </w:pPr>
            <w:r w:rsidRPr="00B412B2">
              <w:t>Нет</w:t>
            </w:r>
          </w:p>
        </w:tc>
        <w:tc>
          <w:tcPr>
            <w:tcW w:w="315" w:type="pct"/>
          </w:tcPr>
          <w:p w14:paraId="31D06BB6" w14:textId="77777777" w:rsidR="00512B7E" w:rsidRPr="00B412B2" w:rsidRDefault="00512B7E">
            <w:pPr>
              <w:pStyle w:val="GOSTTablenorm"/>
            </w:pPr>
            <w:r w:rsidRPr="00B412B2">
              <w:t>&lt;=</w:t>
            </w:r>
            <w:r w:rsidRPr="00B412B2">
              <w:rPr>
                <w:lang w:val="en-US"/>
              </w:rPr>
              <w:t>1000</w:t>
            </w:r>
          </w:p>
        </w:tc>
        <w:tc>
          <w:tcPr>
            <w:tcW w:w="2035" w:type="pct"/>
          </w:tcPr>
          <w:p w14:paraId="23C0E2EF" w14:textId="77777777" w:rsidR="00512B7E" w:rsidRPr="00B412B2" w:rsidRDefault="00512B7E">
            <w:pPr>
              <w:pStyle w:val="GOSTTablenorm"/>
            </w:pPr>
            <w:r w:rsidRPr="00B412B2">
              <w:t>Значение произвольного дополнительного параметра</w:t>
            </w:r>
          </w:p>
        </w:tc>
      </w:tr>
      <w:tr w:rsidR="000A4495" w:rsidRPr="00B412B2" w14:paraId="7801FBFC" w14:textId="77777777" w:rsidTr="00507229">
        <w:tc>
          <w:tcPr>
            <w:tcW w:w="1100" w:type="pct"/>
          </w:tcPr>
          <w:p w14:paraId="4B83E921" w14:textId="77777777" w:rsidR="00512B7E" w:rsidRPr="00B412B2" w:rsidRDefault="00512B7E">
            <w:pPr>
              <w:pStyle w:val="GOSTTablenorm"/>
            </w:pPr>
            <w:r w:rsidRPr="00B412B2">
              <w:t>Глобальный идентификатор запроса</w:t>
            </w:r>
          </w:p>
        </w:tc>
        <w:tc>
          <w:tcPr>
            <w:tcW w:w="750" w:type="pct"/>
          </w:tcPr>
          <w:p w14:paraId="1E93728E" w14:textId="097E2D1B" w:rsidR="00512B7E" w:rsidRPr="00B412B2" w:rsidRDefault="00B568CC">
            <w:pPr>
              <w:pStyle w:val="GOSTTablenorm"/>
              <w:rPr>
                <w:lang w:val="en-US"/>
              </w:rPr>
            </w:pPr>
            <w:r w:rsidRPr="00B412B2">
              <w:rPr>
                <w:lang w:val="en-US"/>
              </w:rPr>
              <w:t>Req</w:t>
            </w:r>
            <w:r w:rsidR="00512B7E" w:rsidRPr="00B412B2">
              <w:rPr>
                <w:lang w:val="en-US"/>
              </w:rPr>
              <w:t>Guid</w:t>
            </w:r>
          </w:p>
        </w:tc>
        <w:tc>
          <w:tcPr>
            <w:tcW w:w="500" w:type="pct"/>
          </w:tcPr>
          <w:p w14:paraId="199E63B7" w14:textId="77777777" w:rsidR="00512B7E" w:rsidRPr="00B412B2" w:rsidRDefault="00512B7E" w:rsidP="00A71881">
            <w:pPr>
              <w:pStyle w:val="GOSTTablenorm"/>
            </w:pPr>
            <w:r w:rsidRPr="00B412B2">
              <w:rPr>
                <w:lang w:val="en-US"/>
              </w:rPr>
              <w:t>GUID</w:t>
            </w:r>
          </w:p>
        </w:tc>
        <w:tc>
          <w:tcPr>
            <w:tcW w:w="300" w:type="pct"/>
          </w:tcPr>
          <w:p w14:paraId="6C642ACF" w14:textId="77777777" w:rsidR="00512B7E" w:rsidRPr="00B412B2" w:rsidRDefault="00512B7E" w:rsidP="00A71881">
            <w:pPr>
              <w:pStyle w:val="GOSTTablenorm"/>
            </w:pPr>
            <w:r w:rsidRPr="00B412B2">
              <w:t>Да</w:t>
            </w:r>
          </w:p>
        </w:tc>
        <w:tc>
          <w:tcPr>
            <w:tcW w:w="315" w:type="pct"/>
          </w:tcPr>
          <w:p w14:paraId="59CB4467" w14:textId="77777777" w:rsidR="00512B7E" w:rsidRPr="00B412B2" w:rsidRDefault="00512B7E">
            <w:pPr>
              <w:pStyle w:val="GOSTTablenorm"/>
              <w:rPr>
                <w:lang w:val="en-US"/>
              </w:rPr>
            </w:pPr>
            <w:r w:rsidRPr="00B412B2">
              <w:rPr>
                <w:lang w:val="en-US"/>
              </w:rPr>
              <w:t>=</w:t>
            </w:r>
            <w:r w:rsidRPr="00B412B2">
              <w:t>36</w:t>
            </w:r>
          </w:p>
        </w:tc>
        <w:tc>
          <w:tcPr>
            <w:tcW w:w="2035" w:type="pct"/>
          </w:tcPr>
          <w:p w14:paraId="660C1156" w14:textId="77777777" w:rsidR="00512B7E" w:rsidRPr="00B412B2" w:rsidRDefault="00512B7E">
            <w:pPr>
              <w:pStyle w:val="GOSTTablenorm"/>
            </w:pPr>
            <w:r w:rsidRPr="00B412B2">
              <w:t>Уникальный идентификатор запроса (с тире)</w:t>
            </w:r>
          </w:p>
        </w:tc>
      </w:tr>
      <w:tr w:rsidR="000A4495" w:rsidRPr="00B412B2" w14:paraId="16CAB73B" w14:textId="77777777" w:rsidTr="00507229">
        <w:tc>
          <w:tcPr>
            <w:tcW w:w="1100" w:type="pct"/>
          </w:tcPr>
          <w:p w14:paraId="7F2CFA63" w14:textId="77777777" w:rsidR="00512B7E" w:rsidRPr="00B412B2" w:rsidRDefault="00512B7E">
            <w:pPr>
              <w:pStyle w:val="GOSTTablenorm"/>
              <w:rPr>
                <w:lang w:val="en-US"/>
              </w:rPr>
            </w:pPr>
            <w:r w:rsidRPr="00B412B2">
              <w:t>Глобальный идентификатор документа</w:t>
            </w:r>
          </w:p>
        </w:tc>
        <w:tc>
          <w:tcPr>
            <w:tcW w:w="750" w:type="pct"/>
          </w:tcPr>
          <w:p w14:paraId="7B8EB44D" w14:textId="77777777" w:rsidR="00512B7E" w:rsidRPr="00B412B2" w:rsidRDefault="00512B7E">
            <w:pPr>
              <w:pStyle w:val="GOSTTablenorm"/>
              <w:rPr>
                <w:lang w:val="en-US"/>
              </w:rPr>
            </w:pPr>
            <w:r w:rsidRPr="00B412B2">
              <w:rPr>
                <w:lang w:val="en-US"/>
              </w:rPr>
              <w:t>DocGuid</w:t>
            </w:r>
          </w:p>
        </w:tc>
        <w:tc>
          <w:tcPr>
            <w:tcW w:w="500" w:type="pct"/>
          </w:tcPr>
          <w:p w14:paraId="2CA7F66B" w14:textId="77777777" w:rsidR="00512B7E" w:rsidRPr="00B412B2" w:rsidRDefault="00512B7E" w:rsidP="00A71881">
            <w:pPr>
              <w:pStyle w:val="GOSTTablenorm"/>
            </w:pPr>
            <w:r w:rsidRPr="00B412B2">
              <w:rPr>
                <w:lang w:val="en-US"/>
              </w:rPr>
              <w:t>GUID</w:t>
            </w:r>
          </w:p>
        </w:tc>
        <w:tc>
          <w:tcPr>
            <w:tcW w:w="300" w:type="pct"/>
          </w:tcPr>
          <w:p w14:paraId="42A537DE" w14:textId="77777777" w:rsidR="00512B7E" w:rsidRPr="00B412B2" w:rsidRDefault="00512B7E" w:rsidP="00A71881">
            <w:pPr>
              <w:pStyle w:val="GOSTTablenorm"/>
            </w:pPr>
            <w:r w:rsidRPr="00B412B2">
              <w:t>Да</w:t>
            </w:r>
          </w:p>
        </w:tc>
        <w:tc>
          <w:tcPr>
            <w:tcW w:w="315" w:type="pct"/>
          </w:tcPr>
          <w:p w14:paraId="575D270C" w14:textId="77777777" w:rsidR="00512B7E" w:rsidRPr="00B412B2" w:rsidRDefault="00512B7E">
            <w:pPr>
              <w:pStyle w:val="GOSTTablenorm"/>
            </w:pPr>
            <w:r w:rsidRPr="00B412B2">
              <w:rPr>
                <w:lang w:val="en-US"/>
              </w:rPr>
              <w:t>=</w:t>
            </w:r>
            <w:r w:rsidRPr="00B412B2">
              <w:t>36</w:t>
            </w:r>
          </w:p>
        </w:tc>
        <w:tc>
          <w:tcPr>
            <w:tcW w:w="2035" w:type="pct"/>
          </w:tcPr>
          <w:p w14:paraId="2BAFEAAD" w14:textId="05B8294E" w:rsidR="00512B7E" w:rsidRPr="00B412B2" w:rsidRDefault="00512B7E">
            <w:pPr>
              <w:pStyle w:val="GOSTTablenorm"/>
            </w:pPr>
            <w:r w:rsidRPr="00B412B2">
              <w:t>Уникальный идентификатор документа (с тире), по которому требуется отразить операцию в учете</w:t>
            </w:r>
          </w:p>
        </w:tc>
      </w:tr>
      <w:tr w:rsidR="001358B9" w:rsidRPr="00B412B2" w14:paraId="43A1991F" w14:textId="77777777" w:rsidTr="00507229">
        <w:trPr>
          <w:ins w:id="164" w:author="Сказецкая Наталья Камилевна" w:date="2026-04-14T16:04:00Z"/>
        </w:trPr>
        <w:tc>
          <w:tcPr>
            <w:tcW w:w="1100" w:type="pct"/>
          </w:tcPr>
          <w:p w14:paraId="45A8C19E" w14:textId="1168E7C3" w:rsidR="001358B9" w:rsidRPr="00B412B2" w:rsidRDefault="001358B9" w:rsidP="001358B9">
            <w:pPr>
              <w:pStyle w:val="GOSTTablenorm"/>
              <w:rPr>
                <w:ins w:id="165" w:author="Сказецкая Наталья Камилевна" w:date="2026-04-14T16:04:00Z"/>
              </w:rPr>
            </w:pPr>
            <w:commentRangeStart w:id="166"/>
            <w:ins w:id="167" w:author="Сказецкая Наталья Камилевна" w:date="2026-04-14T16:04:00Z">
              <w:r>
                <w:t>Глобальный</w:t>
              </w:r>
              <w:commentRangeEnd w:id="166"/>
              <w:r>
                <w:rPr>
                  <w:rStyle w:val="afff4"/>
                </w:rPr>
                <w:commentReference w:id="166"/>
              </w:r>
              <w:r>
                <w:t xml:space="preserve"> идентификатор связанного документа</w:t>
              </w:r>
            </w:ins>
          </w:p>
        </w:tc>
        <w:tc>
          <w:tcPr>
            <w:tcW w:w="750" w:type="pct"/>
          </w:tcPr>
          <w:p w14:paraId="7618A62F" w14:textId="2A1E8645" w:rsidR="001358B9" w:rsidRPr="00B412B2" w:rsidRDefault="001358B9" w:rsidP="001358B9">
            <w:pPr>
              <w:pStyle w:val="GOSTTablenorm"/>
              <w:rPr>
                <w:ins w:id="168" w:author="Сказецкая Наталья Камилевна" w:date="2026-04-14T16:04:00Z"/>
                <w:lang w:val="en-US"/>
              </w:rPr>
            </w:pPr>
            <w:ins w:id="169" w:author="Сказецкая Наталья Камилевна" w:date="2026-04-14T16:04:00Z">
              <w:r>
                <w:t>LinkedDocGuid</w:t>
              </w:r>
            </w:ins>
          </w:p>
        </w:tc>
        <w:tc>
          <w:tcPr>
            <w:tcW w:w="500" w:type="pct"/>
          </w:tcPr>
          <w:p w14:paraId="2AAC4679" w14:textId="7011D829" w:rsidR="001358B9" w:rsidRPr="00B412B2" w:rsidRDefault="001358B9" w:rsidP="001358B9">
            <w:pPr>
              <w:pStyle w:val="GOSTTablenorm"/>
              <w:rPr>
                <w:ins w:id="170" w:author="Сказецкая Наталья Камилевна" w:date="2026-04-14T16:04:00Z"/>
                <w:lang w:val="en-US"/>
              </w:rPr>
            </w:pPr>
            <w:ins w:id="171" w:author="Сказецкая Наталья Камилевна" w:date="2026-04-14T16:04:00Z">
              <w:r>
                <w:t>GUID</w:t>
              </w:r>
            </w:ins>
          </w:p>
        </w:tc>
        <w:tc>
          <w:tcPr>
            <w:tcW w:w="300" w:type="pct"/>
          </w:tcPr>
          <w:p w14:paraId="2E184AED" w14:textId="779E9317" w:rsidR="001358B9" w:rsidRPr="00B412B2" w:rsidRDefault="001358B9" w:rsidP="001358B9">
            <w:pPr>
              <w:pStyle w:val="GOSTTablenorm"/>
              <w:rPr>
                <w:ins w:id="172" w:author="Сказецкая Наталья Камилевна" w:date="2026-04-14T16:04:00Z"/>
              </w:rPr>
            </w:pPr>
            <w:ins w:id="173" w:author="Сказецкая Наталья Камилевна" w:date="2026-04-14T16:04:00Z">
              <w:r>
                <w:t>Нет</w:t>
              </w:r>
            </w:ins>
          </w:p>
        </w:tc>
        <w:tc>
          <w:tcPr>
            <w:tcW w:w="315" w:type="pct"/>
          </w:tcPr>
          <w:p w14:paraId="74FF3E10" w14:textId="197DDB0F" w:rsidR="001358B9" w:rsidRPr="00B412B2" w:rsidRDefault="001358B9" w:rsidP="001358B9">
            <w:pPr>
              <w:pStyle w:val="GOSTTablenorm"/>
              <w:rPr>
                <w:ins w:id="174" w:author="Сказецкая Наталья Камилевна" w:date="2026-04-14T16:04:00Z"/>
                <w:lang w:val="en-US"/>
              </w:rPr>
            </w:pPr>
            <w:ins w:id="175" w:author="Сказецкая Наталья Камилевна" w:date="2026-04-14T16:04:00Z">
              <w:r>
                <w:t>=36</w:t>
              </w:r>
            </w:ins>
          </w:p>
        </w:tc>
        <w:tc>
          <w:tcPr>
            <w:tcW w:w="2035" w:type="pct"/>
          </w:tcPr>
          <w:p w14:paraId="0C49921D" w14:textId="77777777" w:rsidR="001358B9" w:rsidRPr="000A3376" w:rsidRDefault="001358B9" w:rsidP="001358B9">
            <w:pPr>
              <w:pStyle w:val="GOSTTablenorm"/>
              <w:rPr>
                <w:ins w:id="176" w:author="Сказецкая Наталья Камилевна" w:date="2026-04-14T16:04:00Z"/>
              </w:rPr>
            </w:pPr>
            <w:ins w:id="177" w:author="Сказецкая Наталья Камилевна" w:date="2026-04-14T16:04:00Z">
              <w:r w:rsidRPr="000A3376">
                <w:t>Уникальный идентификатор документа (с тире).</w:t>
              </w:r>
            </w:ins>
          </w:p>
          <w:p w14:paraId="7D7716D5" w14:textId="77777777" w:rsidR="001358B9" w:rsidRPr="000A3376" w:rsidRDefault="001358B9" w:rsidP="001358B9">
            <w:pPr>
              <w:pStyle w:val="GOSTTablenorm"/>
              <w:rPr>
                <w:ins w:id="178" w:author="Сказецкая Наталья Камилевна" w:date="2026-04-14T16:04:00Z"/>
              </w:rPr>
            </w:pPr>
            <w:ins w:id="179" w:author="Сказецкая Наталья Камилевна" w:date="2026-04-14T16:04:00Z">
              <w:r w:rsidRPr="000A3376">
                <w:t xml:space="preserve">Указывается глобальный идентификатор связанного документа, записи учета по которому требуется отразить в учете в одной транзакции с документом, указанным в </w:t>
              </w:r>
              <w:r>
                <w:t>параметре</w:t>
              </w:r>
              <w:r w:rsidRPr="000A3376">
                <w:t xml:space="preserve"> </w:t>
              </w:r>
              <w:r>
                <w:t>«</w:t>
              </w:r>
              <w:r w:rsidRPr="000A3376">
                <w:t>Глобальный идентификатор документа</w:t>
              </w:r>
              <w:r>
                <w:t>» (</w:t>
              </w:r>
              <w:r w:rsidRPr="000A3376">
                <w:t>DocGuid)</w:t>
              </w:r>
              <w:r>
                <w:t>.</w:t>
              </w:r>
            </w:ins>
          </w:p>
          <w:p w14:paraId="7EFCCF17" w14:textId="5CB3E156" w:rsidR="001358B9" w:rsidRPr="00B412B2" w:rsidRDefault="001358B9" w:rsidP="001358B9">
            <w:pPr>
              <w:pStyle w:val="GOSTTablenorm"/>
              <w:rPr>
                <w:ins w:id="180" w:author="Сказецкая Наталья Камилевна" w:date="2026-04-14T16:04:00Z"/>
              </w:rPr>
            </w:pPr>
            <w:ins w:id="181" w:author="Сказецкая Наталья Камилевна" w:date="2026-04-14T16:04:00Z">
              <w:r w:rsidRPr="000A3376">
                <w:t xml:space="preserve">Тип связанного документа может отличаться от типа документа, указанного в </w:t>
              </w:r>
              <w:r>
                <w:t>параметре</w:t>
              </w:r>
              <w:r w:rsidRPr="000A3376">
                <w:t xml:space="preserve"> </w:t>
              </w:r>
              <w:r>
                <w:t>«</w:t>
              </w:r>
              <w:r w:rsidRPr="000A3376">
                <w:t>Тип документа</w:t>
              </w:r>
              <w:r>
                <w:t>» (</w:t>
              </w:r>
              <w:r w:rsidRPr="000A3376">
                <w:t>TypeDoc)</w:t>
              </w:r>
            </w:ins>
          </w:p>
        </w:tc>
      </w:tr>
      <w:tr w:rsidR="001358B9" w:rsidRPr="00B412B2" w14:paraId="033C90C4" w14:textId="77777777" w:rsidTr="00507229">
        <w:tc>
          <w:tcPr>
            <w:tcW w:w="1100" w:type="pct"/>
          </w:tcPr>
          <w:p w14:paraId="79E417BD" w14:textId="77777777" w:rsidR="001358B9" w:rsidRPr="00B412B2" w:rsidRDefault="001358B9" w:rsidP="001358B9">
            <w:pPr>
              <w:pStyle w:val="GOSTTablenorm"/>
            </w:pPr>
            <w:r w:rsidRPr="00B412B2">
              <w:t>Тип запроса</w:t>
            </w:r>
          </w:p>
        </w:tc>
        <w:tc>
          <w:tcPr>
            <w:tcW w:w="750" w:type="pct"/>
          </w:tcPr>
          <w:p w14:paraId="3E6FAE8A" w14:textId="77777777" w:rsidR="001358B9" w:rsidRPr="00B412B2" w:rsidRDefault="001358B9" w:rsidP="001358B9">
            <w:pPr>
              <w:pStyle w:val="GOSTTablenorm"/>
              <w:rPr>
                <w:lang w:val="en-US"/>
              </w:rPr>
            </w:pPr>
            <w:r w:rsidRPr="00B412B2">
              <w:rPr>
                <w:lang w:val="en-US"/>
              </w:rPr>
              <w:t>RequestType</w:t>
            </w:r>
          </w:p>
        </w:tc>
        <w:tc>
          <w:tcPr>
            <w:tcW w:w="500" w:type="pct"/>
          </w:tcPr>
          <w:p w14:paraId="5D87A7CB" w14:textId="77777777" w:rsidR="001358B9" w:rsidRPr="00B412B2" w:rsidRDefault="001358B9" w:rsidP="001358B9">
            <w:pPr>
              <w:pStyle w:val="GOSTTablenorm"/>
            </w:pPr>
            <w:r w:rsidRPr="00B412B2">
              <w:t>Строка</w:t>
            </w:r>
          </w:p>
        </w:tc>
        <w:tc>
          <w:tcPr>
            <w:tcW w:w="300" w:type="pct"/>
          </w:tcPr>
          <w:p w14:paraId="383CF169" w14:textId="77777777" w:rsidR="001358B9" w:rsidRPr="00B412B2" w:rsidRDefault="001358B9" w:rsidP="001358B9">
            <w:pPr>
              <w:pStyle w:val="GOSTTablenorm"/>
            </w:pPr>
            <w:r w:rsidRPr="00B412B2">
              <w:t>Да</w:t>
            </w:r>
          </w:p>
        </w:tc>
        <w:tc>
          <w:tcPr>
            <w:tcW w:w="315" w:type="pct"/>
          </w:tcPr>
          <w:p w14:paraId="15061ABF" w14:textId="7A28E581" w:rsidR="001358B9" w:rsidRPr="00B412B2" w:rsidRDefault="001358B9" w:rsidP="001358B9">
            <w:pPr>
              <w:pStyle w:val="GOSTTablenorm"/>
              <w:rPr>
                <w:lang w:val="en-US"/>
              </w:rPr>
            </w:pPr>
            <w:r w:rsidRPr="00B412B2">
              <w:t>&lt;=</w:t>
            </w:r>
            <w:ins w:id="182" w:author="Сатлер Марина Викторовна" w:date="2024-10-31T12:03:00Z">
              <w:r>
                <w:rPr>
                  <w:lang w:val="en-US"/>
                </w:rPr>
                <w:t>5</w:t>
              </w:r>
            </w:ins>
            <w:del w:id="183" w:author="Сатлер Марина Викторовна" w:date="2024-10-31T12:03:00Z">
              <w:r w:rsidRPr="00B412B2" w:rsidDel="00FD4B0F">
                <w:delText>1</w:delText>
              </w:r>
            </w:del>
            <w:r w:rsidRPr="00B412B2">
              <w:rPr>
                <w:lang w:val="en-US"/>
              </w:rPr>
              <w:t>0</w:t>
            </w:r>
          </w:p>
        </w:tc>
        <w:tc>
          <w:tcPr>
            <w:tcW w:w="2035" w:type="pct"/>
          </w:tcPr>
          <w:p w14:paraId="263CBD72" w14:textId="77777777" w:rsidR="001358B9" w:rsidRPr="00B412B2" w:rsidRDefault="001358B9" w:rsidP="001358B9">
            <w:pPr>
              <w:pStyle w:val="GOSTTablenorm"/>
            </w:pPr>
            <w:r w:rsidRPr="00B412B2">
              <w:t>Передается значение «ACCOUNTING»</w:t>
            </w:r>
          </w:p>
        </w:tc>
      </w:tr>
      <w:tr w:rsidR="001358B9" w:rsidRPr="00B412B2" w14:paraId="056B0D2C" w14:textId="77777777" w:rsidTr="00507229">
        <w:tc>
          <w:tcPr>
            <w:tcW w:w="1100" w:type="pct"/>
          </w:tcPr>
          <w:p w14:paraId="458A5438" w14:textId="77777777" w:rsidR="001358B9" w:rsidRPr="00B412B2" w:rsidRDefault="001358B9" w:rsidP="001358B9">
            <w:pPr>
              <w:pStyle w:val="GOSTTablenorm"/>
              <w:rPr>
                <w:lang w:val="en-US"/>
              </w:rPr>
            </w:pPr>
            <w:r w:rsidRPr="00B412B2">
              <w:t>Тип документа</w:t>
            </w:r>
          </w:p>
        </w:tc>
        <w:tc>
          <w:tcPr>
            <w:tcW w:w="750" w:type="pct"/>
          </w:tcPr>
          <w:p w14:paraId="66CDB7D8" w14:textId="77777777" w:rsidR="001358B9" w:rsidRPr="00B412B2" w:rsidRDefault="001358B9" w:rsidP="001358B9">
            <w:pPr>
              <w:pStyle w:val="GOSTTablenorm"/>
              <w:rPr>
                <w:lang w:val="en-US"/>
              </w:rPr>
            </w:pPr>
            <w:r w:rsidRPr="00B412B2">
              <w:t>TypeDoc</w:t>
            </w:r>
          </w:p>
        </w:tc>
        <w:tc>
          <w:tcPr>
            <w:tcW w:w="500" w:type="pct"/>
          </w:tcPr>
          <w:p w14:paraId="7D12BF98" w14:textId="77777777" w:rsidR="001358B9" w:rsidRPr="00B412B2" w:rsidRDefault="001358B9" w:rsidP="001358B9">
            <w:pPr>
              <w:pStyle w:val="GOSTTablenorm"/>
            </w:pPr>
            <w:r w:rsidRPr="00B412B2">
              <w:t>Строка</w:t>
            </w:r>
          </w:p>
        </w:tc>
        <w:tc>
          <w:tcPr>
            <w:tcW w:w="300" w:type="pct"/>
          </w:tcPr>
          <w:p w14:paraId="534D1A29" w14:textId="77777777" w:rsidR="001358B9" w:rsidRPr="00B412B2" w:rsidRDefault="001358B9" w:rsidP="001358B9">
            <w:pPr>
              <w:pStyle w:val="GOSTTablenorm"/>
            </w:pPr>
            <w:r w:rsidRPr="00B412B2">
              <w:t>Да</w:t>
            </w:r>
          </w:p>
        </w:tc>
        <w:tc>
          <w:tcPr>
            <w:tcW w:w="315" w:type="pct"/>
          </w:tcPr>
          <w:p w14:paraId="4FF17F1E" w14:textId="77777777" w:rsidR="001358B9" w:rsidRPr="00B412B2" w:rsidRDefault="001358B9" w:rsidP="001358B9">
            <w:pPr>
              <w:pStyle w:val="GOSTTablenorm"/>
            </w:pPr>
            <w:r w:rsidRPr="00B412B2">
              <w:t>&lt;=50</w:t>
            </w:r>
          </w:p>
        </w:tc>
        <w:tc>
          <w:tcPr>
            <w:tcW w:w="2035" w:type="pct"/>
          </w:tcPr>
          <w:p w14:paraId="23F19197" w14:textId="1ED94172" w:rsidR="001358B9" w:rsidRPr="003535A8" w:rsidRDefault="001358B9" w:rsidP="001358B9">
            <w:pPr>
              <w:pStyle w:val="GOSTTablenorm"/>
            </w:pPr>
            <w:r w:rsidRPr="00B412B2">
              <w:t>Тип документа (заполняется в соответствии с</w:t>
            </w:r>
            <w:r>
              <w:t xml:space="preserve"> таблицей </w:t>
            </w:r>
            <w:r>
              <w:fldChar w:fldCharType="begin"/>
            </w:r>
            <w:r>
              <w:instrText xml:space="preserve"> REF _Ref155791724 \h </w:instrText>
            </w:r>
            <w:r>
              <w:fldChar w:fldCharType="separate"/>
            </w:r>
            <w:r>
              <w:rPr>
                <w:noProof/>
              </w:rPr>
              <w:t>2</w:t>
            </w:r>
            <w:r>
              <w:fldChar w:fldCharType="end"/>
            </w:r>
            <w:r w:rsidRPr="005C6BDA">
              <w:t>)</w:t>
            </w:r>
            <w:r>
              <w:t xml:space="preserve">, </w:t>
            </w:r>
            <w:r w:rsidRPr="00B412B2">
              <w:t>по ко</w:t>
            </w:r>
            <w:r w:rsidRPr="00B412B2">
              <w:lastRenderedPageBreak/>
              <w:t>торому требуется отразить операцию в учете</w:t>
            </w:r>
            <w:r>
              <w:t>.</w:t>
            </w:r>
          </w:p>
        </w:tc>
      </w:tr>
      <w:tr w:rsidR="001358B9" w:rsidRPr="00B412B2" w14:paraId="72F0F577" w14:textId="77777777" w:rsidTr="00507229">
        <w:tc>
          <w:tcPr>
            <w:tcW w:w="1100" w:type="pct"/>
          </w:tcPr>
          <w:p w14:paraId="76E5171D" w14:textId="77777777" w:rsidR="001358B9" w:rsidRPr="00B412B2" w:rsidRDefault="001358B9" w:rsidP="001358B9">
            <w:pPr>
              <w:pStyle w:val="GOSTTablenorm"/>
            </w:pPr>
            <w:r w:rsidRPr="00B412B2">
              <w:lastRenderedPageBreak/>
              <w:t>Этап обработки</w:t>
            </w:r>
          </w:p>
        </w:tc>
        <w:tc>
          <w:tcPr>
            <w:tcW w:w="750" w:type="pct"/>
          </w:tcPr>
          <w:p w14:paraId="4DB4B456" w14:textId="77777777" w:rsidR="001358B9" w:rsidRPr="00B412B2" w:rsidRDefault="001358B9" w:rsidP="001358B9">
            <w:pPr>
              <w:pStyle w:val="GOSTTablenorm"/>
              <w:rPr>
                <w:lang w:val="en-US"/>
              </w:rPr>
            </w:pPr>
            <w:r w:rsidRPr="00B412B2">
              <w:rPr>
                <w:lang w:val="en-US"/>
              </w:rPr>
              <w:t>Stage</w:t>
            </w:r>
          </w:p>
        </w:tc>
        <w:tc>
          <w:tcPr>
            <w:tcW w:w="500" w:type="pct"/>
          </w:tcPr>
          <w:p w14:paraId="28772A60" w14:textId="77777777" w:rsidR="001358B9" w:rsidRPr="00B412B2" w:rsidRDefault="001358B9" w:rsidP="001358B9">
            <w:pPr>
              <w:pStyle w:val="GOSTTablenorm"/>
            </w:pPr>
            <w:r w:rsidRPr="00B412B2">
              <w:t>Строка</w:t>
            </w:r>
          </w:p>
        </w:tc>
        <w:tc>
          <w:tcPr>
            <w:tcW w:w="300" w:type="pct"/>
          </w:tcPr>
          <w:p w14:paraId="7EA16443" w14:textId="77777777" w:rsidR="001358B9" w:rsidRPr="00B412B2" w:rsidRDefault="001358B9" w:rsidP="001358B9">
            <w:pPr>
              <w:pStyle w:val="GOSTTablenorm"/>
            </w:pPr>
            <w:r w:rsidRPr="00B412B2">
              <w:t>Да</w:t>
            </w:r>
          </w:p>
        </w:tc>
        <w:tc>
          <w:tcPr>
            <w:tcW w:w="315" w:type="pct"/>
          </w:tcPr>
          <w:p w14:paraId="109051CF" w14:textId="77777777" w:rsidR="001358B9" w:rsidRPr="00B412B2" w:rsidRDefault="001358B9" w:rsidP="001358B9">
            <w:pPr>
              <w:pStyle w:val="GOSTTablenorm"/>
              <w:rPr>
                <w:lang w:val="en-US"/>
              </w:rPr>
            </w:pPr>
            <w:r w:rsidRPr="00B412B2">
              <w:rPr>
                <w:lang w:val="en-US"/>
              </w:rPr>
              <w:t>&lt;=20</w:t>
            </w:r>
          </w:p>
        </w:tc>
        <w:tc>
          <w:tcPr>
            <w:tcW w:w="2035" w:type="pct"/>
          </w:tcPr>
          <w:p w14:paraId="0B9F223B" w14:textId="68BA6EAC" w:rsidR="001358B9" w:rsidRPr="00B412B2" w:rsidRDefault="001358B9" w:rsidP="001358B9">
            <w:pPr>
              <w:pStyle w:val="GOSTTablenorm"/>
            </w:pPr>
            <w:r w:rsidRPr="00B412B2">
              <w:t>Этап обработки документа</w:t>
            </w:r>
            <w:r>
              <w:t xml:space="preserve">, который требуется выполнить (если </w:t>
            </w:r>
            <w:r w:rsidRPr="00B9499D">
              <w:rPr>
                <w:lang w:val="en-US"/>
              </w:rPr>
              <w:t>Reprocessing</w:t>
            </w:r>
            <w:r>
              <w:t xml:space="preserve"> не заполнен) или переобработать (если </w:t>
            </w:r>
            <w:r w:rsidRPr="00B9499D">
              <w:rPr>
                <w:lang w:val="en-US"/>
              </w:rPr>
              <w:t>Reprocessing</w:t>
            </w:r>
            <w:r>
              <w:t xml:space="preserve"> заполнен значением «1»</w:t>
            </w:r>
            <w:ins w:id="184" w:author="Гилязова Екатерина Викторовна" w:date="2024-01-26T11:30:00Z">
              <w:r>
                <w:t xml:space="preserve"> или «2»</w:t>
              </w:r>
            </w:ins>
            <w:r>
              <w:t>)</w:t>
            </w:r>
            <w:r w:rsidRPr="00B412B2">
              <w:t xml:space="preserve">. Указывается внешнее наименование (системное имя) этапа обработки, соответствующего типу документа, согласно настройкам справочника «Этапы обработки» в </w:t>
            </w:r>
            <w:r w:rsidRPr="00B412B2">
              <w:rPr>
                <w:lang w:val="en-US"/>
              </w:rPr>
              <w:t>SVAP</w:t>
            </w:r>
          </w:p>
        </w:tc>
      </w:tr>
      <w:tr w:rsidR="001358B9" w:rsidRPr="00B412B2" w14:paraId="36B04EC4" w14:textId="77777777" w:rsidTr="00507229">
        <w:trPr>
          <w:ins w:id="185" w:author="Сказецкая Наталья Камилевна" w:date="2026-04-14T16:04:00Z"/>
        </w:trPr>
        <w:tc>
          <w:tcPr>
            <w:tcW w:w="1100" w:type="pct"/>
          </w:tcPr>
          <w:p w14:paraId="072684E8" w14:textId="39F0F713" w:rsidR="001358B9" w:rsidRPr="00B412B2" w:rsidRDefault="001358B9" w:rsidP="001358B9">
            <w:pPr>
              <w:pStyle w:val="GOSTTablenorm"/>
              <w:rPr>
                <w:ins w:id="186" w:author="Сказецкая Наталья Камилевна" w:date="2026-04-14T16:04:00Z"/>
              </w:rPr>
            </w:pPr>
            <w:commentRangeStart w:id="187"/>
            <w:ins w:id="188" w:author="Сказецкая Наталья Камилевна" w:date="2026-04-14T16:05:00Z">
              <w:r>
                <w:t>Этап</w:t>
              </w:r>
              <w:commentRangeEnd w:id="187"/>
              <w:r>
                <w:rPr>
                  <w:rStyle w:val="afff4"/>
                </w:rPr>
                <w:commentReference w:id="187"/>
              </w:r>
              <w:r>
                <w:t xml:space="preserve"> обработки связанного документа</w:t>
              </w:r>
            </w:ins>
          </w:p>
        </w:tc>
        <w:tc>
          <w:tcPr>
            <w:tcW w:w="750" w:type="pct"/>
          </w:tcPr>
          <w:p w14:paraId="6BC5623D" w14:textId="735CD21B" w:rsidR="001358B9" w:rsidRPr="00B412B2" w:rsidRDefault="001358B9" w:rsidP="001358B9">
            <w:pPr>
              <w:pStyle w:val="GOSTTablenorm"/>
              <w:rPr>
                <w:ins w:id="189" w:author="Сказецкая Наталья Камилевна" w:date="2026-04-14T16:04:00Z"/>
                <w:lang w:val="en-US"/>
              </w:rPr>
            </w:pPr>
            <w:ins w:id="190" w:author="Сказецкая Наталья Камилевна" w:date="2026-04-14T16:05:00Z">
              <w:r>
                <w:t>LinkedDocStage</w:t>
              </w:r>
            </w:ins>
          </w:p>
        </w:tc>
        <w:tc>
          <w:tcPr>
            <w:tcW w:w="500" w:type="pct"/>
          </w:tcPr>
          <w:p w14:paraId="0E56B393" w14:textId="4AF53E55" w:rsidR="001358B9" w:rsidRPr="00B412B2" w:rsidRDefault="001358B9" w:rsidP="001358B9">
            <w:pPr>
              <w:pStyle w:val="GOSTTablenorm"/>
              <w:rPr>
                <w:ins w:id="191" w:author="Сказецкая Наталья Камилевна" w:date="2026-04-14T16:04:00Z"/>
              </w:rPr>
            </w:pPr>
            <w:ins w:id="192" w:author="Сказецкая Наталья Камилевна" w:date="2026-04-14T16:05:00Z">
              <w:r>
                <w:t>Строка</w:t>
              </w:r>
            </w:ins>
          </w:p>
        </w:tc>
        <w:tc>
          <w:tcPr>
            <w:tcW w:w="300" w:type="pct"/>
          </w:tcPr>
          <w:p w14:paraId="2F33DA28" w14:textId="3D652BB4" w:rsidR="001358B9" w:rsidRPr="00B412B2" w:rsidRDefault="001358B9" w:rsidP="001358B9">
            <w:pPr>
              <w:pStyle w:val="GOSTTablenorm"/>
              <w:rPr>
                <w:ins w:id="193" w:author="Сказецкая Наталья Камилевна" w:date="2026-04-14T16:04:00Z"/>
              </w:rPr>
            </w:pPr>
            <w:ins w:id="194" w:author="Сказецкая Наталья Камилевна" w:date="2026-04-14T16:05:00Z">
              <w:r>
                <w:t>Нет</w:t>
              </w:r>
            </w:ins>
          </w:p>
        </w:tc>
        <w:tc>
          <w:tcPr>
            <w:tcW w:w="315" w:type="pct"/>
          </w:tcPr>
          <w:p w14:paraId="7344FC81" w14:textId="6D4A76A6" w:rsidR="001358B9" w:rsidRPr="00B412B2" w:rsidRDefault="001358B9" w:rsidP="001358B9">
            <w:pPr>
              <w:pStyle w:val="GOSTTablenorm"/>
              <w:rPr>
                <w:ins w:id="195" w:author="Сказецкая Наталья Камилевна" w:date="2026-04-14T16:04:00Z"/>
                <w:lang w:val="en-US"/>
              </w:rPr>
            </w:pPr>
            <w:ins w:id="196" w:author="Сказецкая Наталья Камилевна" w:date="2026-04-14T16:05:00Z">
              <w:r>
                <w:t>&lt;=20</w:t>
              </w:r>
            </w:ins>
          </w:p>
        </w:tc>
        <w:tc>
          <w:tcPr>
            <w:tcW w:w="2035" w:type="pct"/>
          </w:tcPr>
          <w:p w14:paraId="5CB6AB79" w14:textId="77777777" w:rsidR="001358B9" w:rsidRPr="00B62EDA" w:rsidRDefault="001358B9" w:rsidP="001358B9">
            <w:pPr>
              <w:pStyle w:val="GOSTTablenorm"/>
              <w:rPr>
                <w:ins w:id="197" w:author="Сказецкая Наталья Камилевна" w:date="2026-04-14T16:05:00Z"/>
              </w:rPr>
            </w:pPr>
            <w:ins w:id="198" w:author="Сказецкая Наталья Камилевна" w:date="2026-04-14T16:05:00Z">
              <w:r w:rsidRPr="00AA0EE4">
                <w:t xml:space="preserve">Этап обработки, который требуется выполнить по связанному документу, идентификатор которого указан в </w:t>
              </w:r>
              <w:r>
                <w:t>параметре</w:t>
              </w:r>
              <w:r w:rsidRPr="00AA0EE4">
                <w:t xml:space="preserve"> </w:t>
              </w:r>
              <w:r>
                <w:t>«</w:t>
              </w:r>
              <w:r w:rsidRPr="00AD14BB">
                <w:t>Глобальный идентификатор связанного документа</w:t>
              </w:r>
              <w:r>
                <w:t>» (</w:t>
              </w:r>
              <w:r w:rsidRPr="00AA0EE4">
                <w:t>LinkedDocGuid</w:t>
              </w:r>
              <w:r>
                <w:t>)</w:t>
              </w:r>
              <w:r w:rsidRPr="00AA0EE4">
                <w:t>.</w:t>
              </w:r>
            </w:ins>
          </w:p>
          <w:p w14:paraId="3897E81C" w14:textId="66DD33D2" w:rsidR="001358B9" w:rsidRPr="00B412B2" w:rsidRDefault="001358B9" w:rsidP="001358B9">
            <w:pPr>
              <w:pStyle w:val="GOSTTablenorm"/>
              <w:rPr>
                <w:ins w:id="199" w:author="Сказецкая Наталья Камилевна" w:date="2026-04-14T16:04:00Z"/>
              </w:rPr>
            </w:pPr>
            <w:ins w:id="200" w:author="Сказецкая Наталья Камилевна" w:date="2026-04-14T16:05:00Z">
              <w:r w:rsidRPr="00AA0EE4">
                <w:t xml:space="preserve">Обязательно для заполнения, если заполнен параметр </w:t>
              </w:r>
              <w:r>
                <w:t>«</w:t>
              </w:r>
              <w:r w:rsidRPr="00AA0EE4">
                <w:t>Глобальный идентификатор связанного документа</w:t>
              </w:r>
              <w:r>
                <w:t>»</w:t>
              </w:r>
              <w:r w:rsidRPr="00AA0EE4">
                <w:t xml:space="preserve"> (LinkedDocGuid). В иных случаях не заполняется (если заполнено – игнорируется при обработке)</w:t>
              </w:r>
              <w:r>
                <w:rPr>
                  <w:color w:val="000000"/>
                </w:rPr>
                <w:t xml:space="preserve"> </w:t>
              </w:r>
            </w:ins>
          </w:p>
        </w:tc>
      </w:tr>
      <w:tr w:rsidR="001358B9" w:rsidRPr="00B412B2" w14:paraId="48386E6E" w14:textId="77777777" w:rsidTr="00507229">
        <w:tc>
          <w:tcPr>
            <w:tcW w:w="1100" w:type="pct"/>
          </w:tcPr>
          <w:p w14:paraId="2105D3BD" w14:textId="77777777" w:rsidR="001358B9" w:rsidRPr="00B412B2" w:rsidRDefault="001358B9" w:rsidP="001358B9">
            <w:pPr>
              <w:pStyle w:val="GOSTTablenorm"/>
            </w:pPr>
            <w:r w:rsidRPr="00B412B2">
              <w:t>Уровень контроля</w:t>
            </w:r>
          </w:p>
        </w:tc>
        <w:tc>
          <w:tcPr>
            <w:tcW w:w="750" w:type="pct"/>
          </w:tcPr>
          <w:p w14:paraId="7798B6B9" w14:textId="77777777" w:rsidR="001358B9" w:rsidRPr="00B412B2" w:rsidRDefault="001358B9" w:rsidP="001358B9">
            <w:pPr>
              <w:pStyle w:val="GOSTTablenorm"/>
              <w:rPr>
                <w:lang w:val="en-US"/>
              </w:rPr>
            </w:pPr>
            <w:r w:rsidRPr="00B412B2">
              <w:rPr>
                <w:lang w:val="en-US"/>
              </w:rPr>
              <w:t>BalLevContrl</w:t>
            </w:r>
          </w:p>
        </w:tc>
        <w:tc>
          <w:tcPr>
            <w:tcW w:w="500" w:type="pct"/>
          </w:tcPr>
          <w:p w14:paraId="38A6D8D5" w14:textId="77777777" w:rsidR="001358B9" w:rsidRPr="00B412B2" w:rsidRDefault="001358B9" w:rsidP="001358B9">
            <w:pPr>
              <w:pStyle w:val="GOSTTablenorm"/>
            </w:pPr>
            <w:r w:rsidRPr="00B412B2">
              <w:t>Число</w:t>
            </w:r>
          </w:p>
        </w:tc>
        <w:tc>
          <w:tcPr>
            <w:tcW w:w="300" w:type="pct"/>
          </w:tcPr>
          <w:p w14:paraId="73D94682" w14:textId="77777777" w:rsidR="001358B9" w:rsidRPr="00B412B2" w:rsidRDefault="001358B9" w:rsidP="001358B9">
            <w:pPr>
              <w:pStyle w:val="GOSTTablenorm"/>
            </w:pPr>
            <w:r w:rsidRPr="00B412B2">
              <w:t>Да</w:t>
            </w:r>
          </w:p>
        </w:tc>
        <w:tc>
          <w:tcPr>
            <w:tcW w:w="315" w:type="pct"/>
          </w:tcPr>
          <w:p w14:paraId="7172CEFA" w14:textId="77777777" w:rsidR="001358B9" w:rsidRPr="00B412B2" w:rsidRDefault="001358B9" w:rsidP="001358B9">
            <w:pPr>
              <w:pStyle w:val="GOSTTablenorm"/>
              <w:rPr>
                <w:lang w:val="en-US"/>
              </w:rPr>
            </w:pPr>
            <w:r w:rsidRPr="00B412B2">
              <w:rPr>
                <w:lang w:val="en-US"/>
              </w:rPr>
              <w:t>=1</w:t>
            </w:r>
          </w:p>
        </w:tc>
        <w:tc>
          <w:tcPr>
            <w:tcW w:w="2035" w:type="pct"/>
          </w:tcPr>
          <w:p w14:paraId="392202D4" w14:textId="1CBC838E" w:rsidR="001358B9" w:rsidRPr="00B412B2" w:rsidRDefault="001358B9" w:rsidP="001358B9">
            <w:pPr>
              <w:pStyle w:val="GOSTTablenorm"/>
            </w:pPr>
            <w:r w:rsidRPr="00B412B2">
              <w:t>Уровень контроля остатков по счетам</w:t>
            </w:r>
            <w:r>
              <w:t xml:space="preserve"> при выполнении операции</w:t>
            </w:r>
            <w:r w:rsidRPr="00B412B2">
              <w:t>.</w:t>
            </w:r>
          </w:p>
          <w:p w14:paraId="68D33E67" w14:textId="77777777" w:rsidR="001358B9" w:rsidRPr="00B412B2" w:rsidRDefault="001358B9" w:rsidP="001358B9">
            <w:pPr>
              <w:pStyle w:val="GOSTTablenorm"/>
            </w:pPr>
            <w:r w:rsidRPr="00B412B2">
              <w:t>Возможные значения:</w:t>
            </w:r>
          </w:p>
          <w:p w14:paraId="0B0DE8E3" w14:textId="63052DC2" w:rsidR="001358B9" w:rsidRPr="00B412B2" w:rsidRDefault="001358B9" w:rsidP="001358B9">
            <w:pPr>
              <w:pStyle w:val="GOSTTableListMark1"/>
            </w:pPr>
            <w:r>
              <w:t>«</w:t>
            </w:r>
            <w:r w:rsidRPr="00B412B2">
              <w:t>0</w:t>
            </w:r>
            <w:r>
              <w:t>»</w:t>
            </w:r>
            <w:r w:rsidRPr="00B412B2">
              <w:t xml:space="preserve"> – блокирующий контроль</w:t>
            </w:r>
            <w:r>
              <w:t>;</w:t>
            </w:r>
          </w:p>
          <w:p w14:paraId="2FABFC6C" w14:textId="17C8282C" w:rsidR="001358B9" w:rsidRPr="00B412B2" w:rsidRDefault="001358B9" w:rsidP="001358B9">
            <w:pPr>
              <w:pStyle w:val="GOSTTableListMark1"/>
            </w:pPr>
            <w:r>
              <w:t>«</w:t>
            </w:r>
            <w:r w:rsidRPr="00B412B2">
              <w:t>1</w:t>
            </w:r>
            <w:r>
              <w:t>»</w:t>
            </w:r>
            <w:r w:rsidRPr="00B412B2">
              <w:t xml:space="preserve"> – предупреждающий контроль</w:t>
            </w:r>
            <w:r>
              <w:t>;</w:t>
            </w:r>
          </w:p>
          <w:p w14:paraId="56436C5E" w14:textId="0C183872" w:rsidR="001358B9" w:rsidRDefault="001358B9" w:rsidP="001358B9">
            <w:pPr>
              <w:pStyle w:val="GOSTTableListMark1"/>
              <w:numPr>
                <w:ilvl w:val="0"/>
                <w:numId w:val="1"/>
              </w:numPr>
              <w:ind w:left="369"/>
              <w:rPr>
                <w:ins w:id="201" w:author="Сатлер Марина Викторовна" w:date="2025-10-09T17:43:00Z"/>
              </w:rPr>
            </w:pPr>
            <w:r>
              <w:t>«</w:t>
            </w:r>
            <w:r w:rsidRPr="00B412B2">
              <w:t>2</w:t>
            </w:r>
            <w:r>
              <w:t>»</w:t>
            </w:r>
            <w:r w:rsidRPr="00B412B2">
              <w:t xml:space="preserve"> – без контроля</w:t>
            </w:r>
            <w:r>
              <w:t>.</w:t>
            </w:r>
            <w:ins w:id="202" w:author="Сатлер Марина Викторовна" w:date="2025-10-09T17:43:00Z">
              <w:r>
                <w:t xml:space="preserve"> </w:t>
              </w:r>
            </w:ins>
          </w:p>
          <w:p w14:paraId="73FF784C" w14:textId="73A13FC4" w:rsidR="001358B9" w:rsidRPr="002E1715" w:rsidRDefault="001358B9" w:rsidP="001358B9">
            <w:pPr>
              <w:pStyle w:val="GOSTTablenorm"/>
            </w:pPr>
            <w:ins w:id="203" w:author="Сатлер Марина Викторовна" w:date="2025-10-09T17:43:00Z">
              <w:r w:rsidRPr="002E1715">
                <w:rPr>
                  <w:highlight w:val="green"/>
                </w:rPr>
                <w:t>Если параметр «Проверка доступного остатка» (CheckFunds) заполнен, то параметр «Уровень контроля» может принимать значения «0» или «1».</w:t>
              </w:r>
            </w:ins>
          </w:p>
          <w:p w14:paraId="1A80548D" w14:textId="01F6E974" w:rsidR="001358B9" w:rsidRPr="00562E77" w:rsidRDefault="001358B9" w:rsidP="001358B9">
            <w:pPr>
              <w:pStyle w:val="GOSTTablenorm"/>
            </w:pPr>
            <w:r w:rsidRPr="00562E77">
              <w:t xml:space="preserve">Описание результатов обработки запроса в зависимости от уровня контроля приведено в разделе </w:t>
            </w:r>
            <w:r>
              <w:rPr>
                <w:highlight w:val="yellow"/>
              </w:rPr>
              <w:t xml:space="preserve">7.4 </w:t>
            </w:r>
            <w:r w:rsidRPr="00562E77">
              <w:rPr>
                <w:highlight w:val="yellow"/>
              </w:rPr>
              <w:t>тома 1</w:t>
            </w:r>
          </w:p>
        </w:tc>
      </w:tr>
      <w:tr w:rsidR="001358B9" w:rsidRPr="00B9499D" w14:paraId="5EF18AEA" w14:textId="77777777" w:rsidTr="00507229">
        <w:tc>
          <w:tcPr>
            <w:tcW w:w="1100" w:type="pct"/>
          </w:tcPr>
          <w:p w14:paraId="37F142B2" w14:textId="0773272D" w:rsidR="001358B9" w:rsidRPr="00B412B2" w:rsidRDefault="001358B9" w:rsidP="001358B9">
            <w:pPr>
              <w:pStyle w:val="GOSTTablenorm"/>
            </w:pPr>
            <w:commentRangeStart w:id="204"/>
            <w:ins w:id="205" w:author="Сатлер Марина Викторовна" w:date="2026-04-08T17:11:00Z">
              <w:r w:rsidRPr="00B6211B">
                <w:rPr>
                  <w:highlight w:val="green"/>
                </w:rPr>
                <w:t>Инициатор события учета</w:t>
              </w:r>
            </w:ins>
            <w:commentRangeEnd w:id="204"/>
            <w:ins w:id="206" w:author="Сатлер Марина Викторовна" w:date="2026-04-08T17:13:00Z">
              <w:r w:rsidRPr="00B412B2">
                <w:rPr>
                  <w:rStyle w:val="afff4"/>
                  <w:sz w:val="22"/>
                  <w:szCs w:val="20"/>
                </w:rPr>
                <w:commentReference w:id="204"/>
              </w:r>
            </w:ins>
            <w:del w:id="207" w:author="Сатлер Марина Викторовна" w:date="2026-04-08T17:11:00Z">
              <w:r w:rsidRPr="00B412B2" w:rsidDel="00B6211B">
                <w:delText>Субъект учета</w:delText>
              </w:r>
            </w:del>
          </w:p>
        </w:tc>
        <w:tc>
          <w:tcPr>
            <w:tcW w:w="750" w:type="pct"/>
          </w:tcPr>
          <w:p w14:paraId="3D9888D2" w14:textId="77777777" w:rsidR="001358B9" w:rsidRPr="00A71881" w:rsidRDefault="001358B9" w:rsidP="001358B9">
            <w:pPr>
              <w:pStyle w:val="GOSTTablenorm"/>
            </w:pPr>
            <w:r w:rsidRPr="00B412B2">
              <w:rPr>
                <w:lang w:val="en-US"/>
              </w:rPr>
              <w:t>Subject</w:t>
            </w:r>
          </w:p>
        </w:tc>
        <w:tc>
          <w:tcPr>
            <w:tcW w:w="500" w:type="pct"/>
          </w:tcPr>
          <w:p w14:paraId="1FC5B82F" w14:textId="77777777" w:rsidR="001358B9" w:rsidRPr="00B412B2" w:rsidRDefault="001358B9" w:rsidP="001358B9">
            <w:pPr>
              <w:pStyle w:val="GOSTTablenorm"/>
            </w:pPr>
            <w:r w:rsidRPr="00B412B2">
              <w:t>Строка</w:t>
            </w:r>
          </w:p>
        </w:tc>
        <w:tc>
          <w:tcPr>
            <w:tcW w:w="300" w:type="pct"/>
          </w:tcPr>
          <w:p w14:paraId="7F379905" w14:textId="77777777" w:rsidR="001358B9" w:rsidRPr="00B412B2" w:rsidRDefault="001358B9" w:rsidP="001358B9">
            <w:pPr>
              <w:pStyle w:val="GOSTTablenorm"/>
            </w:pPr>
            <w:r w:rsidRPr="00B412B2">
              <w:t>Да</w:t>
            </w:r>
          </w:p>
        </w:tc>
        <w:tc>
          <w:tcPr>
            <w:tcW w:w="315" w:type="pct"/>
          </w:tcPr>
          <w:p w14:paraId="12F64CA1" w14:textId="77777777" w:rsidR="001358B9" w:rsidRPr="00A71881" w:rsidRDefault="001358B9" w:rsidP="001358B9">
            <w:pPr>
              <w:pStyle w:val="GOSTTablenorm"/>
            </w:pPr>
            <w:r w:rsidRPr="00B412B2">
              <w:t>=4</w:t>
            </w:r>
          </w:p>
        </w:tc>
        <w:tc>
          <w:tcPr>
            <w:tcW w:w="2035" w:type="pct"/>
          </w:tcPr>
          <w:p w14:paraId="7AF835AA" w14:textId="4A39B18C" w:rsidR="001358B9" w:rsidRPr="00B6211B" w:rsidRDefault="001358B9" w:rsidP="001358B9">
            <w:pPr>
              <w:pStyle w:val="GOSTTablenorm"/>
              <w:rPr>
                <w:ins w:id="208" w:author="Сатлер Марина Викторовна" w:date="2026-04-08T17:13:00Z"/>
                <w:highlight w:val="green"/>
              </w:rPr>
            </w:pPr>
            <w:ins w:id="209" w:author="Сатлер Марина Викторовна" w:date="2026-04-08T17:11:00Z">
              <w:r w:rsidRPr="00B6211B">
                <w:rPr>
                  <w:highlight w:val="green"/>
                </w:rPr>
                <w:t>Инициатор события</w:t>
              </w:r>
            </w:ins>
            <w:del w:id="210" w:author="Сатлер Марина Викторовна" w:date="2026-04-08T17:11:00Z">
              <w:r w:rsidRPr="00B6211B" w:rsidDel="00B6211B">
                <w:rPr>
                  <w:highlight w:val="green"/>
                </w:rPr>
                <w:delText>Субъект</w:delText>
              </w:r>
            </w:del>
            <w:r w:rsidRPr="00B412B2">
              <w:t xml:space="preserve"> </w:t>
            </w:r>
            <w:r w:rsidRPr="00B6211B">
              <w:rPr>
                <w:highlight w:val="green"/>
              </w:rPr>
              <w:t>учета</w:t>
            </w:r>
            <w:r w:rsidRPr="00B412B2">
              <w:t xml:space="preserve"> для текущего этапа обработки документа. Указывается код ТОФК</w:t>
            </w:r>
            <w:ins w:id="211" w:author="Сатлер Марина Викторовна" w:date="2026-04-08T17:12:00Z">
              <w:r>
                <w:t xml:space="preserve">, </w:t>
              </w:r>
            </w:ins>
            <w:commentRangeStart w:id="212"/>
            <w:ins w:id="213" w:author="Сатлер Марина Викторовна" w:date="2026-04-08T17:13:00Z">
              <w:r w:rsidRPr="00B6211B">
                <w:rPr>
                  <w:highlight w:val="green"/>
                </w:rPr>
                <w:t>инициировавшего</w:t>
              </w:r>
            </w:ins>
            <w:commentRangeEnd w:id="212"/>
            <w:r w:rsidR="00E8164C">
              <w:rPr>
                <w:rStyle w:val="afff4"/>
              </w:rPr>
              <w:commentReference w:id="212"/>
            </w:r>
            <w:ins w:id="214" w:author="Сатлер Марина Викторовна" w:date="2026-04-08T17:13:00Z">
              <w:r w:rsidRPr="00B6211B">
                <w:rPr>
                  <w:highlight w:val="green"/>
                </w:rPr>
                <w:t xml:space="preserve"> событие </w:t>
              </w:r>
              <w:r w:rsidRPr="00B6211B">
                <w:rPr>
                  <w:highlight w:val="green"/>
                </w:rPr>
                <w:lastRenderedPageBreak/>
                <w:t>учета и направившего документ в SVAP</w:t>
              </w:r>
            </w:ins>
            <w:ins w:id="215" w:author="Сказецкая Наталья Камилевна" w:date="2026-04-16T16:22:00Z">
              <w:r w:rsidR="00E8164C" w:rsidRPr="00E8164C">
                <w:rPr>
                  <w:highlight w:val="green"/>
                </w:rPr>
                <w:t xml:space="preserve"> </w:t>
              </w:r>
              <w:r w:rsidR="00E8164C" w:rsidRPr="00B05136">
                <w:rPr>
                  <w:color w:val="0055CC"/>
                  <w:highlight w:val="green"/>
                </w:rPr>
                <w:t>(</w:t>
              </w:r>
              <w:r w:rsidR="00E8164C" w:rsidRPr="00B05136">
                <w:rPr>
                  <w:color w:val="0070C0"/>
                  <w:highlight w:val="green"/>
                </w:rPr>
                <w:t>может отличаться от ЦС по учету, ПЦ и ЦС по ЛС)</w:t>
              </w:r>
            </w:ins>
            <w:ins w:id="216" w:author="Сатлер Марина Викторовна" w:date="2026-04-08T17:13:00Z">
              <w:r w:rsidRPr="00B6211B">
                <w:rPr>
                  <w:highlight w:val="green"/>
                </w:rPr>
                <w:t>.</w:t>
              </w:r>
            </w:ins>
          </w:p>
          <w:p w14:paraId="0DE6810D" w14:textId="42CD49BA" w:rsidR="001358B9" w:rsidRPr="005C6BDA" w:rsidRDefault="001358B9" w:rsidP="001358B9">
            <w:pPr>
              <w:pStyle w:val="GOSTTablenorm"/>
            </w:pPr>
            <w:ins w:id="217" w:author="Сатлер Марина Викторовна" w:date="2026-04-08T17:13:00Z">
              <w:r w:rsidRPr="00B6211B">
                <w:rPr>
                  <w:highlight w:val="green"/>
                </w:rPr>
                <w:t xml:space="preserve">Если в правиле формирования записей учета, подобранном по документу при обработке запроса ACCOUNTING, не задан атрибут документа для заполнения системного свойства записи учета </w:t>
              </w:r>
            </w:ins>
            <w:ins w:id="218" w:author="Сатлер Марина Викторовна" w:date="2026-04-08T17:14:00Z">
              <w:r>
                <w:rPr>
                  <w:highlight w:val="green"/>
                </w:rPr>
                <w:t>«</w:t>
              </w:r>
            </w:ins>
            <w:ins w:id="219" w:author="Сатлер Марина Викторовна" w:date="2026-04-08T17:13:00Z">
              <w:r w:rsidRPr="00B6211B">
                <w:rPr>
                  <w:highlight w:val="green"/>
                </w:rPr>
                <w:t>Субъект учета</w:t>
              </w:r>
            </w:ins>
            <w:ins w:id="220" w:author="Сатлер Марина Викторовна" w:date="2026-04-08T17:14:00Z">
              <w:r>
                <w:rPr>
                  <w:highlight w:val="green"/>
                </w:rPr>
                <w:t>»</w:t>
              </w:r>
              <w:r>
                <w:rPr>
                  <w:rStyle w:val="af6"/>
                  <w:highlight w:val="green"/>
                </w:rPr>
                <w:footnoteReference w:id="7"/>
              </w:r>
              <w:r>
                <w:rPr>
                  <w:highlight w:val="green"/>
                </w:rPr>
                <w:t xml:space="preserve"> </w:t>
              </w:r>
            </w:ins>
            <w:ins w:id="223" w:author="Сатлер Марина Викторовна" w:date="2026-04-08T17:13:00Z">
              <w:r w:rsidRPr="00B6211B">
                <w:rPr>
                  <w:highlight w:val="green"/>
                </w:rPr>
                <w:t xml:space="preserve">(т.е. в правиле отсутствует аналитический признак с типом маппинга «Субъект учета»), то свойство записи учета </w:t>
              </w:r>
            </w:ins>
            <w:r>
              <w:rPr>
                <w:highlight w:val="green"/>
              </w:rPr>
              <w:t>«</w:t>
            </w:r>
            <w:ins w:id="224" w:author="Сатлер Марина Викторовна" w:date="2026-04-08T17:13:00Z">
              <w:r w:rsidRPr="00B6211B">
                <w:rPr>
                  <w:highlight w:val="green"/>
                </w:rPr>
                <w:t>Субъект учета</w:t>
              </w:r>
            </w:ins>
            <w:r>
              <w:rPr>
                <w:highlight w:val="green"/>
              </w:rPr>
              <w:t>»</w:t>
            </w:r>
            <w:ins w:id="225" w:author="Сатлер Марина Викторовна" w:date="2026-04-08T17:13:00Z">
              <w:r w:rsidRPr="00B6211B">
                <w:rPr>
                  <w:highlight w:val="green"/>
                </w:rPr>
                <w:t xml:space="preserve"> по формируемым на основании данного правила записям учета заполняется кодом ТОФК </w:t>
              </w:r>
            </w:ins>
            <w:ins w:id="226" w:author="Сатлер Марина Викторовна" w:date="2026-04-08T15:43:00Z">
              <w:r w:rsidRPr="008F77BC">
                <w:rPr>
                  <w:highlight w:val="green"/>
                </w:rPr>
                <w:t>–</w:t>
              </w:r>
            </w:ins>
            <w:ins w:id="227" w:author="Сатлер Марина Викторовна" w:date="2026-04-08T17:13:00Z">
              <w:r w:rsidRPr="00B6211B">
                <w:rPr>
                  <w:highlight w:val="green"/>
                </w:rPr>
                <w:t xml:space="preserve"> инициатора события учета, переданным в данном параметре</w:t>
              </w:r>
            </w:ins>
            <w:del w:id="228" w:author="Сатлер Марина Викторовна" w:date="2026-04-08T17:12:00Z">
              <w:r w:rsidRPr="00B9499D" w:rsidDel="00B6211B">
                <w:delText xml:space="preserve"> /ЦС по учету</w:delText>
              </w:r>
              <w:r w:rsidRPr="005C6BDA" w:rsidDel="00B6211B">
                <w:delText>, в котором проводится операция</w:delText>
              </w:r>
            </w:del>
          </w:p>
        </w:tc>
      </w:tr>
      <w:tr w:rsidR="001358B9" w:rsidRPr="00B9499D" w14:paraId="0A383475" w14:textId="77777777" w:rsidTr="00507229">
        <w:tc>
          <w:tcPr>
            <w:tcW w:w="1100" w:type="pct"/>
          </w:tcPr>
          <w:p w14:paraId="736B1FE0" w14:textId="77777777" w:rsidR="001358B9" w:rsidRPr="000A4495" w:rsidRDefault="001358B9" w:rsidP="001358B9">
            <w:pPr>
              <w:pStyle w:val="GOSTTablenorm"/>
            </w:pPr>
            <w:r w:rsidRPr="000A4495">
              <w:lastRenderedPageBreak/>
              <w:t>Дата отражения операции в учете</w:t>
            </w:r>
          </w:p>
        </w:tc>
        <w:tc>
          <w:tcPr>
            <w:tcW w:w="750" w:type="pct"/>
          </w:tcPr>
          <w:p w14:paraId="6FB2D1A7" w14:textId="77777777" w:rsidR="001358B9" w:rsidRPr="000A4495" w:rsidRDefault="001358B9" w:rsidP="001358B9">
            <w:pPr>
              <w:pStyle w:val="GOSTTablenorm"/>
            </w:pPr>
            <w:r w:rsidRPr="00A71881">
              <w:t>SettlementDate</w:t>
            </w:r>
          </w:p>
        </w:tc>
        <w:tc>
          <w:tcPr>
            <w:tcW w:w="500" w:type="pct"/>
          </w:tcPr>
          <w:p w14:paraId="41E0976B" w14:textId="77777777" w:rsidR="001358B9" w:rsidRPr="00562E77" w:rsidRDefault="001358B9" w:rsidP="001358B9">
            <w:pPr>
              <w:pStyle w:val="GOSTTablenorm"/>
            </w:pPr>
            <w:r w:rsidRPr="00562E77">
              <w:t>Дата</w:t>
            </w:r>
          </w:p>
        </w:tc>
        <w:tc>
          <w:tcPr>
            <w:tcW w:w="300" w:type="pct"/>
          </w:tcPr>
          <w:p w14:paraId="6D210206" w14:textId="77777777" w:rsidR="001358B9" w:rsidRPr="00B91CE4" w:rsidRDefault="001358B9" w:rsidP="001358B9">
            <w:pPr>
              <w:pStyle w:val="GOSTTablenorm"/>
            </w:pPr>
            <w:r w:rsidRPr="00B91CE4">
              <w:t>Да</w:t>
            </w:r>
          </w:p>
        </w:tc>
        <w:tc>
          <w:tcPr>
            <w:tcW w:w="315" w:type="pct"/>
          </w:tcPr>
          <w:p w14:paraId="265790E0" w14:textId="5166E7B4" w:rsidR="001358B9" w:rsidRPr="0051436C" w:rsidRDefault="001358B9" w:rsidP="001358B9">
            <w:pPr>
              <w:pStyle w:val="GOSTTablenorm"/>
            </w:pPr>
          </w:p>
        </w:tc>
        <w:tc>
          <w:tcPr>
            <w:tcW w:w="2035" w:type="pct"/>
          </w:tcPr>
          <w:p w14:paraId="331ACF40" w14:textId="2D1D508A" w:rsidR="001358B9" w:rsidRDefault="001358B9" w:rsidP="001358B9">
            <w:pPr>
              <w:pStyle w:val="GOSTTablenorm"/>
            </w:pPr>
            <w:r>
              <w:t>Дата отражения операции в учете, указывается в формате YYYY-MM-DD.</w:t>
            </w:r>
          </w:p>
          <w:p w14:paraId="3502FBE8" w14:textId="13759A98" w:rsidR="001358B9" w:rsidRDefault="001358B9" w:rsidP="001358B9">
            <w:pPr>
              <w:pStyle w:val="GOSTTablenorm"/>
              <w:rPr>
                <w:ins w:id="229" w:author="Гилязова Екатерина Викторовна" w:date="2024-01-26T11:32:00Z"/>
              </w:rPr>
            </w:pPr>
            <w:r>
              <w:t>Если «Признак переобработки» (</w:t>
            </w:r>
            <w:r w:rsidRPr="00B9499D">
              <w:rPr>
                <w:lang w:val="en-US"/>
              </w:rPr>
              <w:t>Reprocessing</w:t>
            </w:r>
            <w:r>
              <w:t>) заполнен</w:t>
            </w:r>
            <w:ins w:id="230" w:author="Гилязова Екатерина Викторовна" w:date="2024-01-26T11:33:00Z">
              <w:r>
                <w:t xml:space="preserve"> значением «1»,</w:t>
              </w:r>
            </w:ins>
            <w:r>
              <w:t>, то значение параметра «Дата отражения операции в учете» (</w:t>
            </w:r>
            <w:r w:rsidRPr="00B9499D">
              <w:rPr>
                <w:lang w:val="en-US"/>
              </w:rPr>
              <w:t>SettlementDate</w:t>
            </w:r>
            <w:r>
              <w:t xml:space="preserve">) не учитывается при обработке запроса в </w:t>
            </w:r>
            <w:r>
              <w:rPr>
                <w:lang w:val="en-US"/>
              </w:rPr>
              <w:t>SVAP</w:t>
            </w:r>
            <w:r>
              <w:t>. Переформирование записей учета осуществляется той датой отражения операции в учете, которой они были сформированы ранее</w:t>
            </w:r>
            <w:ins w:id="231" w:author="Гилязова Екатерина Викторовна" w:date="2024-01-26T11:33:00Z">
              <w:r>
                <w:t>.</w:t>
              </w:r>
            </w:ins>
          </w:p>
          <w:p w14:paraId="085D9C0C" w14:textId="7D84E75F" w:rsidR="001358B9" w:rsidRPr="00B9499D" w:rsidRDefault="001358B9" w:rsidP="001358B9">
            <w:pPr>
              <w:pStyle w:val="GOSTTablenorm"/>
            </w:pPr>
            <w:commentRangeStart w:id="232"/>
            <w:ins w:id="233" w:author="Гилязова Екатерина Викторовна" w:date="2024-01-26T11:32:00Z">
              <w:r w:rsidRPr="00F114EE">
                <w:t>Если</w:t>
              </w:r>
              <w:r>
                <w:t xml:space="preserve"> «</w:t>
              </w:r>
              <w:r w:rsidRPr="00F114EE">
                <w:t>Признак переобработки</w:t>
              </w:r>
              <w:r>
                <w:t>»</w:t>
              </w:r>
              <w:r w:rsidRPr="00F114EE">
                <w:t xml:space="preserve"> (Reprocessing) заполнен значением </w:t>
              </w:r>
              <w:r>
                <w:t>«</w:t>
              </w:r>
              <w:r w:rsidRPr="00F114EE">
                <w:t>2</w:t>
              </w:r>
              <w:r>
                <w:t>»</w:t>
              </w:r>
              <w:r w:rsidRPr="00F114EE">
                <w:t xml:space="preserve">, то </w:t>
              </w:r>
            </w:ins>
            <w:ins w:id="234" w:author="Сказецкая Наталья Камилевна" w:date="2024-01-29T20:36:00Z">
              <w:r>
                <w:t xml:space="preserve">в </w:t>
              </w:r>
            </w:ins>
            <w:ins w:id="235" w:author="Гилязова Екатерина Викторовна" w:date="2024-01-26T11:32:00Z">
              <w:r w:rsidRPr="00F114EE">
                <w:t>значени</w:t>
              </w:r>
            </w:ins>
            <w:ins w:id="236" w:author="Сказецкая Наталья Камилевна" w:date="2024-01-29T20:36:00Z">
              <w:r>
                <w:t>и</w:t>
              </w:r>
            </w:ins>
            <w:ins w:id="237" w:author="Гилязова Екатерина Викторовна" w:date="2024-01-26T11:32:00Z">
              <w:del w:id="238" w:author="Сказецкая Наталья Камилевна" w:date="2024-01-29T20:36:00Z">
                <w:r w:rsidRPr="00F114EE" w:rsidDel="007C5CD8">
                  <w:delText>е</w:delText>
                </w:r>
              </w:del>
              <w:r w:rsidRPr="00F114EE">
                <w:t xml:space="preserve"> параметра </w:t>
              </w:r>
              <w:r>
                <w:t>«</w:t>
              </w:r>
              <w:r w:rsidRPr="00F114EE">
                <w:t>Дата отражения операции в учете</w:t>
              </w:r>
              <w:r>
                <w:t>»</w:t>
              </w:r>
              <w:r w:rsidRPr="00F114EE">
                <w:t xml:space="preserve"> (SettlementDate)</w:t>
              </w:r>
              <w:r>
                <w:t xml:space="preserve"> </w:t>
              </w:r>
            </w:ins>
            <w:ins w:id="239" w:author="Сказецкая Наталья Камилевна" w:date="2024-01-29T20:37:00Z">
              <w:r>
                <w:rPr>
                  <w:szCs w:val="22"/>
                </w:rPr>
                <w:t xml:space="preserve">указывается </w:t>
              </w:r>
              <w:r w:rsidRPr="002B2C84">
                <w:rPr>
                  <w:szCs w:val="22"/>
                </w:rPr>
                <w:t>дата отражения в учете строк документа, обработанных в первом шаге выполнения переобрабатываемого этапа</w:t>
              </w:r>
            </w:ins>
            <w:ins w:id="240" w:author="Гилязова Екатерина Викторовна" w:date="2024-01-26T11:32:00Z">
              <w:del w:id="241" w:author="Сказецкая Наталья Камилевна" w:date="2024-01-29T20:37:00Z">
                <w:r w:rsidRPr="00703EBD" w:rsidDel="007C5CD8">
                  <w:rPr>
                    <w:highlight w:val="yellow"/>
                  </w:rPr>
                  <w:delText>не учитывается при обработке запроса в SVAP</w:delText>
                </w:r>
              </w:del>
              <w:r w:rsidRPr="00703EBD">
                <w:rPr>
                  <w:highlight w:val="yellow"/>
                </w:rPr>
                <w:t>.</w:t>
              </w:r>
              <w:r>
                <w:t xml:space="preserve"> Формирование записей учета для новых строк документа </w:t>
              </w:r>
            </w:ins>
            <w:ins w:id="242" w:author="Сказецкая Наталья Камилевна" w:date="2024-01-29T20:37:00Z">
              <w:r>
                <w:rPr>
                  <w:szCs w:val="22"/>
                </w:rPr>
                <w:t>в рам</w:t>
              </w:r>
              <w:r>
                <w:rPr>
                  <w:szCs w:val="22"/>
                </w:rPr>
                <w:lastRenderedPageBreak/>
                <w:t xml:space="preserve">ках очередного шага выполнения переобрабатываемого этапа </w:t>
              </w:r>
            </w:ins>
            <w:ins w:id="243" w:author="Гилязова Екатерина Викторовна" w:date="2024-01-26T11:32:00Z">
              <w:r>
                <w:t>осуществляется той датой отражения операции в учете, которая передана в параметре «Дата отражения в учете операции по переобрабатываемому этапу» (ReprocessSttlDate</w:t>
              </w:r>
            </w:ins>
            <w:commentRangeEnd w:id="232"/>
            <w:ins w:id="244" w:author="Гилязова Екатерина Викторовна" w:date="2024-01-26T11:44:00Z">
              <w:r>
                <w:rPr>
                  <w:rStyle w:val="afff4"/>
                  <w:sz w:val="22"/>
                  <w:szCs w:val="20"/>
                </w:rPr>
                <w:commentReference w:id="232"/>
              </w:r>
            </w:ins>
            <w:ins w:id="245" w:author="Гилязова Екатерина Викторовна" w:date="2024-01-26T11:32:00Z">
              <w:r>
                <w:t>).</w:t>
              </w:r>
            </w:ins>
          </w:p>
        </w:tc>
      </w:tr>
      <w:tr w:rsidR="001358B9" w:rsidRPr="00B9499D" w14:paraId="4479F742" w14:textId="77777777" w:rsidTr="00507229">
        <w:trPr>
          <w:ins w:id="246" w:author="Гилязова Екатерина Викторовна" w:date="2024-01-26T11:32:00Z"/>
        </w:trPr>
        <w:tc>
          <w:tcPr>
            <w:tcW w:w="1100" w:type="pct"/>
          </w:tcPr>
          <w:p w14:paraId="706AC2AB" w14:textId="412B0FDB" w:rsidR="001358B9" w:rsidRPr="000A4495" w:rsidRDefault="001358B9" w:rsidP="001358B9">
            <w:pPr>
              <w:pStyle w:val="GOSTTablenorm"/>
              <w:rPr>
                <w:ins w:id="247" w:author="Гилязова Екатерина Викторовна" w:date="2024-01-26T11:32:00Z"/>
              </w:rPr>
            </w:pPr>
            <w:commentRangeStart w:id="248"/>
            <w:ins w:id="249" w:author="Гилязова Екатерина Викторовна" w:date="2024-01-26T11:32:00Z">
              <w:r w:rsidRPr="00A65380">
                <w:lastRenderedPageBreak/>
                <w:t>Дата отражения в учете операции по переобрабатываемому этапу</w:t>
              </w:r>
            </w:ins>
            <w:commentRangeEnd w:id="248"/>
            <w:ins w:id="250" w:author="Гилязова Екатерина Викторовна" w:date="2024-01-26T11:44:00Z">
              <w:r w:rsidRPr="000A4495">
                <w:rPr>
                  <w:rStyle w:val="afff4"/>
                  <w:sz w:val="22"/>
                  <w:szCs w:val="20"/>
                </w:rPr>
                <w:commentReference w:id="248"/>
              </w:r>
            </w:ins>
          </w:p>
        </w:tc>
        <w:tc>
          <w:tcPr>
            <w:tcW w:w="750" w:type="pct"/>
          </w:tcPr>
          <w:p w14:paraId="4ABB08CA" w14:textId="2C0C1675" w:rsidR="001358B9" w:rsidRPr="00A71881" w:rsidRDefault="001358B9" w:rsidP="001358B9">
            <w:pPr>
              <w:pStyle w:val="GOSTTablenorm"/>
              <w:rPr>
                <w:ins w:id="251" w:author="Гилязова Екатерина Викторовна" w:date="2024-01-26T11:32:00Z"/>
              </w:rPr>
            </w:pPr>
            <w:ins w:id="252" w:author="Гилязова Екатерина Викторовна" w:date="2024-01-26T11:32:00Z">
              <w:r w:rsidRPr="00A65380">
                <w:t>ReprocessSttlDate</w:t>
              </w:r>
            </w:ins>
          </w:p>
        </w:tc>
        <w:tc>
          <w:tcPr>
            <w:tcW w:w="500" w:type="pct"/>
          </w:tcPr>
          <w:p w14:paraId="044D122A" w14:textId="66C64E6F" w:rsidR="001358B9" w:rsidRPr="00562E77" w:rsidRDefault="001358B9" w:rsidP="001358B9">
            <w:pPr>
              <w:pStyle w:val="GOSTTablenorm"/>
              <w:rPr>
                <w:ins w:id="253" w:author="Гилязова Екатерина Викторовна" w:date="2024-01-26T11:32:00Z"/>
              </w:rPr>
            </w:pPr>
            <w:ins w:id="254" w:author="Гилязова Екатерина Викторовна" w:date="2024-01-26T11:32:00Z">
              <w:r>
                <w:t>Дата</w:t>
              </w:r>
            </w:ins>
          </w:p>
        </w:tc>
        <w:tc>
          <w:tcPr>
            <w:tcW w:w="300" w:type="pct"/>
          </w:tcPr>
          <w:p w14:paraId="1BBE9480" w14:textId="60BBE08C" w:rsidR="001358B9" w:rsidRPr="00B91CE4" w:rsidRDefault="001358B9" w:rsidP="001358B9">
            <w:pPr>
              <w:pStyle w:val="GOSTTablenorm"/>
              <w:rPr>
                <w:ins w:id="255" w:author="Гилязова Екатерина Викторовна" w:date="2024-01-26T11:32:00Z"/>
              </w:rPr>
            </w:pPr>
            <w:ins w:id="256" w:author="Гилязова Екатерина Викторовна" w:date="2024-01-26T11:32:00Z">
              <w:r>
                <w:t>Нет</w:t>
              </w:r>
            </w:ins>
          </w:p>
        </w:tc>
        <w:tc>
          <w:tcPr>
            <w:tcW w:w="315" w:type="pct"/>
          </w:tcPr>
          <w:p w14:paraId="7953B1A9" w14:textId="77777777" w:rsidR="001358B9" w:rsidRPr="0051436C" w:rsidRDefault="001358B9" w:rsidP="001358B9">
            <w:pPr>
              <w:pStyle w:val="GOSTTablenorm"/>
              <w:rPr>
                <w:ins w:id="257" w:author="Гилязова Екатерина Викторовна" w:date="2024-01-26T11:32:00Z"/>
              </w:rPr>
            </w:pPr>
          </w:p>
        </w:tc>
        <w:tc>
          <w:tcPr>
            <w:tcW w:w="2035" w:type="pct"/>
          </w:tcPr>
          <w:p w14:paraId="22A24E1A" w14:textId="77777777" w:rsidR="001358B9" w:rsidRDefault="001358B9" w:rsidP="001358B9">
            <w:pPr>
              <w:pStyle w:val="GOSTTablenorm"/>
              <w:rPr>
                <w:ins w:id="258" w:author="Гилязова Екатерина Викторовна" w:date="2024-01-26T11:32:00Z"/>
              </w:rPr>
            </w:pPr>
            <w:ins w:id="259" w:author="Гилязова Екатерина Викторовна" w:date="2024-01-26T11:32:00Z">
              <w:r>
                <w:t>Дата отражения в учете операции по переобрабатываемому этапу, указывается в формате YYYY-MM-DD.</w:t>
              </w:r>
            </w:ins>
          </w:p>
          <w:p w14:paraId="1AD3A552" w14:textId="209862C8" w:rsidR="001358B9" w:rsidRDefault="001358B9" w:rsidP="001358B9">
            <w:pPr>
              <w:pStyle w:val="GOSTTablenorm"/>
              <w:rPr>
                <w:ins w:id="260" w:author="Гилязова Екатерина Викторовна" w:date="2024-01-26T11:32:00Z"/>
              </w:rPr>
            </w:pPr>
            <w:ins w:id="261" w:author="Гилязова Екатерина Викторовна" w:date="2024-01-26T11:32:00Z">
              <w:r>
                <w:t xml:space="preserve">Обязательно для заполнения, если «Признак переобработки» (Reprocessing) заполнен значением «2», в остальных случаях </w:t>
              </w:r>
              <w:del w:id="262" w:author="Сказецкая Наталья Камилевна" w:date="2024-01-29T20:38:00Z">
                <w:r w:rsidDel="00AB1720">
                  <w:delText xml:space="preserve">в запросе </w:delText>
                </w:r>
              </w:del>
              <w:r>
                <w:t>не заполняется.</w:t>
              </w:r>
            </w:ins>
          </w:p>
        </w:tc>
      </w:tr>
      <w:tr w:rsidR="001358B9" w:rsidRPr="00B9499D" w14:paraId="4FD78198" w14:textId="77777777" w:rsidTr="00507229">
        <w:tc>
          <w:tcPr>
            <w:tcW w:w="1100" w:type="pct"/>
          </w:tcPr>
          <w:p w14:paraId="05DD4BDB" w14:textId="7DBC513F" w:rsidR="001358B9" w:rsidRPr="00562E77" w:rsidRDefault="001358B9" w:rsidP="001358B9">
            <w:pPr>
              <w:pStyle w:val="GOSTTablenorm"/>
            </w:pPr>
            <w:r w:rsidRPr="00562E77">
              <w:t>Признак переобработки</w:t>
            </w:r>
          </w:p>
        </w:tc>
        <w:tc>
          <w:tcPr>
            <w:tcW w:w="750" w:type="pct"/>
          </w:tcPr>
          <w:p w14:paraId="15B3C709" w14:textId="06087010" w:rsidR="001358B9" w:rsidRPr="00A71881" w:rsidRDefault="001358B9" w:rsidP="001358B9">
            <w:pPr>
              <w:pStyle w:val="GOSTTablenorm"/>
            </w:pPr>
            <w:r w:rsidRPr="00A71881">
              <w:t>Reprocessing</w:t>
            </w:r>
          </w:p>
        </w:tc>
        <w:tc>
          <w:tcPr>
            <w:tcW w:w="500" w:type="pct"/>
          </w:tcPr>
          <w:p w14:paraId="2CE759C5" w14:textId="6696ED23" w:rsidR="001358B9" w:rsidRPr="00562E77" w:rsidRDefault="001358B9" w:rsidP="001358B9">
            <w:pPr>
              <w:pStyle w:val="GOSTTablenorm"/>
            </w:pPr>
            <w:r w:rsidRPr="00562E77">
              <w:t>Строка</w:t>
            </w:r>
          </w:p>
        </w:tc>
        <w:tc>
          <w:tcPr>
            <w:tcW w:w="300" w:type="pct"/>
          </w:tcPr>
          <w:p w14:paraId="426BA891" w14:textId="65A45FC3" w:rsidR="001358B9" w:rsidRPr="00B91CE4" w:rsidRDefault="001358B9" w:rsidP="001358B9">
            <w:pPr>
              <w:pStyle w:val="GOSTTablenorm"/>
            </w:pPr>
            <w:r w:rsidRPr="00B91CE4">
              <w:t>Нет</w:t>
            </w:r>
          </w:p>
        </w:tc>
        <w:tc>
          <w:tcPr>
            <w:tcW w:w="315" w:type="pct"/>
          </w:tcPr>
          <w:p w14:paraId="372E9FE3" w14:textId="28B89688" w:rsidR="001358B9" w:rsidRPr="0051436C" w:rsidRDefault="001358B9" w:rsidP="001358B9">
            <w:pPr>
              <w:pStyle w:val="GOSTTablenorm"/>
            </w:pPr>
            <w:r w:rsidRPr="0051436C">
              <w:t>=1</w:t>
            </w:r>
          </w:p>
        </w:tc>
        <w:tc>
          <w:tcPr>
            <w:tcW w:w="2035" w:type="pct"/>
          </w:tcPr>
          <w:p w14:paraId="1DD3950F" w14:textId="4A2DE691" w:rsidR="001358B9" w:rsidRPr="00A71881" w:rsidRDefault="001358B9" w:rsidP="001358B9">
            <w:pPr>
              <w:pStyle w:val="GOSTTablenorm"/>
            </w:pPr>
            <w:r w:rsidRPr="0051436C">
              <w:t>Указывается признак необходимости переобработки этапа.</w:t>
            </w:r>
          </w:p>
          <w:p w14:paraId="590A2E73" w14:textId="77777777" w:rsidR="001358B9" w:rsidRPr="00B9499D" w:rsidRDefault="001358B9" w:rsidP="001358B9">
            <w:pPr>
              <w:pStyle w:val="GOSTTablenorm"/>
            </w:pPr>
            <w:r w:rsidRPr="00A71881">
              <w:t>Возможные значения:</w:t>
            </w:r>
          </w:p>
          <w:p w14:paraId="729D7FF7" w14:textId="77777777" w:rsidR="001358B9" w:rsidRPr="00F114EE" w:rsidRDefault="001358B9" w:rsidP="001358B9">
            <w:pPr>
              <w:pStyle w:val="GOSTTableListMark1"/>
              <w:numPr>
                <w:ilvl w:val="0"/>
                <w:numId w:val="1"/>
              </w:numPr>
              <w:tabs>
                <w:tab w:val="clear" w:pos="340"/>
                <w:tab w:val="num" w:pos="368"/>
              </w:tabs>
              <w:ind w:left="368"/>
              <w:rPr>
                <w:ins w:id="263" w:author="Гилязова Екатерина Викторовна" w:date="2024-01-26T11:31:00Z"/>
              </w:rPr>
            </w:pPr>
            <w:ins w:id="264" w:author="Гилязова Екатерина Викторовна" w:date="2024-01-26T11:31:00Z">
              <w:r>
                <w:t>«</w:t>
              </w:r>
              <w:r w:rsidRPr="00B9499D">
                <w:t>1</w:t>
              </w:r>
              <w:r>
                <w:t>»</w:t>
              </w:r>
              <w:r w:rsidRPr="00B9499D">
                <w:t xml:space="preserve"> – </w:t>
              </w:r>
              <w:r w:rsidRPr="00F114EE">
                <w:t>переобработка этапа с заменой учетной информации;</w:t>
              </w:r>
            </w:ins>
          </w:p>
          <w:p w14:paraId="1F431208" w14:textId="77777777" w:rsidR="001358B9" w:rsidRPr="00F114EE" w:rsidRDefault="001358B9" w:rsidP="001358B9">
            <w:pPr>
              <w:pStyle w:val="GOSTTableListMark1"/>
              <w:numPr>
                <w:ilvl w:val="0"/>
                <w:numId w:val="1"/>
              </w:numPr>
              <w:tabs>
                <w:tab w:val="clear" w:pos="340"/>
                <w:tab w:val="num" w:pos="368"/>
              </w:tabs>
              <w:ind w:left="368"/>
              <w:rPr>
                <w:ins w:id="265" w:author="Гилязова Екатерина Викторовна" w:date="2024-01-26T11:31:00Z"/>
              </w:rPr>
            </w:pPr>
            <w:commentRangeStart w:id="266"/>
            <w:ins w:id="267" w:author="Гилязова Екатерина Викторовна" w:date="2024-01-26T11:31:00Z">
              <w:r>
                <w:t>«</w:t>
              </w:r>
              <w:r w:rsidRPr="00F114EE">
                <w:t>2</w:t>
              </w:r>
              <w:r>
                <w:t>»</w:t>
              </w:r>
              <w:r w:rsidRPr="00F114EE">
                <w:t xml:space="preserve"> – переобработка этапа с добавлением учетной информации.</w:t>
              </w:r>
            </w:ins>
            <w:commentRangeEnd w:id="266"/>
            <w:ins w:id="268" w:author="Гилязова Екатерина Викторовна" w:date="2024-01-26T11:45:00Z">
              <w:r w:rsidRPr="00F114EE">
                <w:rPr>
                  <w:rStyle w:val="afff4"/>
                  <w:sz w:val="22"/>
                  <w:szCs w:val="20"/>
                </w:rPr>
                <w:commentReference w:id="266"/>
              </w:r>
            </w:ins>
          </w:p>
          <w:p w14:paraId="76A4CEFC" w14:textId="09007BE4" w:rsidR="001358B9" w:rsidDel="00507229" w:rsidRDefault="001358B9" w:rsidP="001358B9">
            <w:pPr>
              <w:pStyle w:val="GOSTTableListMark1"/>
              <w:rPr>
                <w:del w:id="269" w:author="Гилязова Екатерина Викторовна" w:date="2024-01-26T11:31:00Z"/>
              </w:rPr>
            </w:pPr>
            <w:ins w:id="270" w:author="Сатлер Марина Викторовна" w:date="2024-01-10T15:24:00Z">
              <w:del w:id="271" w:author="Гилязова Екатерина Викторовна" w:date="2024-01-26T11:31:00Z">
                <w:r w:rsidDel="00507229">
                  <w:delText>«</w:delText>
                </w:r>
              </w:del>
            </w:ins>
            <w:del w:id="272" w:author="Гилязова Екатерина Викторовна" w:date="2024-01-26T11:31:00Z">
              <w:r w:rsidRPr="00B9499D" w:rsidDel="00507229">
                <w:delText>1</w:delText>
              </w:r>
            </w:del>
            <w:ins w:id="273" w:author="Сатлер Марина Викторовна" w:date="2024-01-10T15:24:00Z">
              <w:del w:id="274" w:author="Гилязова Екатерина Викторовна" w:date="2024-01-26T11:31:00Z">
                <w:r w:rsidDel="00507229">
                  <w:delText>»</w:delText>
                </w:r>
              </w:del>
            </w:ins>
            <w:del w:id="275" w:author="Гилязова Екатерина Викторовна" w:date="2024-01-26T11:31:00Z">
              <w:r w:rsidRPr="00B9499D" w:rsidDel="00507229">
                <w:delText xml:space="preserve"> – этап требуется переобработать</w:delText>
              </w:r>
            </w:del>
            <w:ins w:id="276" w:author="Сатлер Марина Викторовна" w:date="2024-01-10T15:24:00Z">
              <w:del w:id="277" w:author="Гилязова Екатерина Викторовна" w:date="2024-01-26T11:31:00Z">
                <w:r w:rsidDel="00507229">
                  <w:delText>.</w:delText>
                </w:r>
              </w:del>
            </w:ins>
          </w:p>
          <w:p w14:paraId="045E968B" w14:textId="77777777" w:rsidR="001358B9" w:rsidRDefault="001358B9" w:rsidP="001358B9">
            <w:pPr>
              <w:pStyle w:val="GOSTTablenorm"/>
              <w:rPr>
                <w:ins w:id="278" w:author="Сатлер Марина Викторовна" w:date="2025-10-09T17:44:00Z"/>
              </w:rPr>
            </w:pPr>
            <w:r w:rsidRPr="00562E77">
              <w:t>Заполняется в запросе, сформированном для переформирования записей учета по ранее выполненному этапу обработки документа. В запросе, сформированном для подбора и/или сторнирования записей учета в рамках выполнения очередного этапа обработки документа, не заполняется</w:t>
            </w:r>
            <w:ins w:id="279" w:author="Сатлер Марина Викторовна" w:date="2025-10-09T17:44:00Z">
              <w:r>
                <w:t>.</w:t>
              </w:r>
            </w:ins>
          </w:p>
          <w:p w14:paraId="12B89FCF" w14:textId="6993CAEE" w:rsidR="001358B9" w:rsidRPr="000A4495" w:rsidRDefault="001358B9" w:rsidP="001358B9">
            <w:pPr>
              <w:pStyle w:val="GOSTTablenorm"/>
            </w:pPr>
            <w:ins w:id="280" w:author="Сатлер Марина Викторовна" w:date="2025-10-09T17:44:00Z">
              <w:r w:rsidRPr="001D48F1">
                <w:rPr>
                  <w:highlight w:val="green"/>
                </w:rPr>
                <w:t xml:space="preserve">В запросе с заполненным параметром </w:t>
              </w:r>
            </w:ins>
            <w:commentRangeStart w:id="281"/>
            <w:ins w:id="282" w:author="Сказецкая Наталья Камилевна" w:date="2026-04-14T16:06:00Z">
              <w:r>
                <w:t>«</w:t>
              </w:r>
              <w:r w:rsidRPr="00AD14BB">
                <w:t xml:space="preserve">Глобальный </w:t>
              </w:r>
              <w:commentRangeEnd w:id="281"/>
              <w:r>
                <w:rPr>
                  <w:rStyle w:val="afff4"/>
                </w:rPr>
                <w:commentReference w:id="281"/>
              </w:r>
              <w:r w:rsidRPr="00AD14BB">
                <w:t>идентификатор связанного документа</w:t>
              </w:r>
              <w:r>
                <w:t>» (</w:t>
              </w:r>
              <w:r w:rsidRPr="00AA0EE4">
                <w:t>LinkedDocGuid</w:t>
              </w:r>
              <w:r>
                <w:t>)</w:t>
              </w:r>
              <w:r w:rsidRPr="001D48F1">
                <w:rPr>
                  <w:highlight w:val="green"/>
                </w:rPr>
                <w:t xml:space="preserve"> </w:t>
              </w:r>
              <w:r>
                <w:rPr>
                  <w:highlight w:val="green"/>
                </w:rPr>
                <w:t xml:space="preserve">или </w:t>
              </w:r>
            </w:ins>
            <w:ins w:id="283" w:author="Сатлер Марина Викторовна" w:date="2025-10-09T17:44:00Z">
              <w:r w:rsidRPr="001D48F1">
                <w:rPr>
                  <w:highlight w:val="green"/>
                </w:rPr>
                <w:t>«Проверка доступного остатка» (CheckFunds)</w:t>
              </w:r>
              <w:r>
                <w:rPr>
                  <w:highlight w:val="green"/>
                </w:rPr>
                <w:t xml:space="preserve"> </w:t>
              </w:r>
              <w:r w:rsidRPr="001D48F1">
                <w:rPr>
                  <w:highlight w:val="green"/>
                </w:rPr>
                <w:t>не заполняется</w:t>
              </w:r>
            </w:ins>
          </w:p>
        </w:tc>
      </w:tr>
      <w:tr w:rsidR="001358B9" w:rsidRPr="00B9499D" w14:paraId="7F2879A8" w14:textId="77777777" w:rsidTr="00507229">
        <w:tc>
          <w:tcPr>
            <w:tcW w:w="1100" w:type="pct"/>
          </w:tcPr>
          <w:p w14:paraId="2770617A" w14:textId="2B9057F4" w:rsidR="001358B9" w:rsidRPr="00562E77" w:rsidRDefault="001358B9" w:rsidP="001358B9">
            <w:pPr>
              <w:pStyle w:val="GOSTTablenorm"/>
            </w:pPr>
            <w:ins w:id="284" w:author="Сатлер Марина Викторовна" w:date="2025-10-09T17:44:00Z">
              <w:r w:rsidRPr="001D48F1">
                <w:rPr>
                  <w:highlight w:val="green"/>
                </w:rPr>
                <w:t>Проверка доступного остатка</w:t>
              </w:r>
            </w:ins>
          </w:p>
        </w:tc>
        <w:tc>
          <w:tcPr>
            <w:tcW w:w="750" w:type="pct"/>
          </w:tcPr>
          <w:p w14:paraId="1D583E91" w14:textId="5B8AFCDD" w:rsidR="001358B9" w:rsidRPr="00A71881" w:rsidRDefault="001358B9" w:rsidP="001358B9">
            <w:pPr>
              <w:pStyle w:val="GOSTTablenorm"/>
            </w:pPr>
            <w:ins w:id="285" w:author="Сатлер Марина Викторовна" w:date="2025-10-09T17:44:00Z">
              <w:r w:rsidRPr="001D48F1">
                <w:rPr>
                  <w:highlight w:val="green"/>
                  <w:lang w:val="en-US"/>
                </w:rPr>
                <w:t>CheckFunds</w:t>
              </w:r>
            </w:ins>
          </w:p>
        </w:tc>
        <w:tc>
          <w:tcPr>
            <w:tcW w:w="500" w:type="pct"/>
          </w:tcPr>
          <w:p w14:paraId="5D6511D2" w14:textId="7E138039" w:rsidR="001358B9" w:rsidRPr="00562E77" w:rsidRDefault="001358B9" w:rsidP="001358B9">
            <w:pPr>
              <w:pStyle w:val="GOSTTablenorm"/>
            </w:pPr>
            <w:ins w:id="286" w:author="Сатлер Марина Викторовна" w:date="2025-10-09T17:44:00Z">
              <w:r w:rsidRPr="001D48F1">
                <w:rPr>
                  <w:highlight w:val="green"/>
                </w:rPr>
                <w:t>Число</w:t>
              </w:r>
            </w:ins>
          </w:p>
        </w:tc>
        <w:tc>
          <w:tcPr>
            <w:tcW w:w="300" w:type="pct"/>
          </w:tcPr>
          <w:p w14:paraId="09699AA1" w14:textId="4D2B1805" w:rsidR="001358B9" w:rsidRPr="00B91CE4" w:rsidRDefault="001358B9" w:rsidP="001358B9">
            <w:pPr>
              <w:pStyle w:val="GOSTTablenorm"/>
            </w:pPr>
            <w:ins w:id="287" w:author="Сатлер Марина Викторовна" w:date="2025-10-09T17:44:00Z">
              <w:r w:rsidRPr="001D48F1">
                <w:rPr>
                  <w:highlight w:val="green"/>
                </w:rPr>
                <w:t>Нет</w:t>
              </w:r>
            </w:ins>
          </w:p>
        </w:tc>
        <w:tc>
          <w:tcPr>
            <w:tcW w:w="315" w:type="pct"/>
          </w:tcPr>
          <w:p w14:paraId="335DD733" w14:textId="094567D6" w:rsidR="001358B9" w:rsidRPr="0051436C" w:rsidRDefault="001358B9" w:rsidP="001358B9">
            <w:pPr>
              <w:pStyle w:val="GOSTTablenorm"/>
            </w:pPr>
            <w:ins w:id="288" w:author="Сатлер Марина Викторовна" w:date="2025-10-09T17:44:00Z">
              <w:r w:rsidRPr="001D48F1">
                <w:rPr>
                  <w:highlight w:val="green"/>
                </w:rPr>
                <w:t>=1</w:t>
              </w:r>
            </w:ins>
          </w:p>
        </w:tc>
        <w:tc>
          <w:tcPr>
            <w:tcW w:w="2035" w:type="pct"/>
          </w:tcPr>
          <w:p w14:paraId="46AD456C" w14:textId="77777777" w:rsidR="001358B9" w:rsidRPr="001D48F1" w:rsidRDefault="001358B9" w:rsidP="001358B9">
            <w:pPr>
              <w:pStyle w:val="GOSTTablenorm"/>
              <w:rPr>
                <w:ins w:id="289" w:author="Сатлер Марина Викторовна" w:date="2025-10-09T17:44:00Z"/>
                <w:highlight w:val="green"/>
              </w:rPr>
            </w:pPr>
            <w:ins w:id="290" w:author="Сатлер Марина Викторовна" w:date="2025-10-09T17:44:00Z">
              <w:r w:rsidRPr="001D48F1">
                <w:rPr>
                  <w:highlight w:val="green"/>
                </w:rPr>
                <w:t>Признак необходимости контроля доступного остатка средств без создания записей учета.</w:t>
              </w:r>
            </w:ins>
          </w:p>
          <w:p w14:paraId="004D216C" w14:textId="77777777" w:rsidR="001358B9" w:rsidRPr="001D48F1" w:rsidRDefault="001358B9" w:rsidP="001358B9">
            <w:pPr>
              <w:pStyle w:val="GOSTTablenorm"/>
              <w:rPr>
                <w:ins w:id="291" w:author="Сатлер Марина Викторовна" w:date="2025-10-09T17:44:00Z"/>
                <w:highlight w:val="green"/>
              </w:rPr>
            </w:pPr>
            <w:ins w:id="292" w:author="Сатлер Марина Викторовна" w:date="2025-10-09T17:44:00Z">
              <w:r w:rsidRPr="001D48F1">
                <w:rPr>
                  <w:highlight w:val="green"/>
                </w:rPr>
                <w:t>Возможные значения:</w:t>
              </w:r>
            </w:ins>
          </w:p>
          <w:p w14:paraId="321588A9" w14:textId="2A07CFE7" w:rsidR="001358B9" w:rsidRPr="0051436C" w:rsidRDefault="001358B9" w:rsidP="001358B9">
            <w:pPr>
              <w:pStyle w:val="GOSTTableListMark1"/>
            </w:pPr>
            <w:ins w:id="293" w:author="Сатлер Марина Викторовна" w:date="2025-10-09T17:44:00Z">
              <w:r w:rsidRPr="001D48F1">
                <w:rPr>
                  <w:highlight w:val="green"/>
                </w:rPr>
                <w:t xml:space="preserve">«1» – требуется выполнить контроль доступного остатка </w:t>
              </w:r>
              <w:r w:rsidRPr="001D48F1">
                <w:rPr>
                  <w:highlight w:val="green"/>
                </w:rPr>
                <w:lastRenderedPageBreak/>
                <w:t>средств без создания записей учета</w:t>
              </w:r>
            </w:ins>
          </w:p>
        </w:tc>
      </w:tr>
    </w:tbl>
    <w:p w14:paraId="470C43F7" w14:textId="13F80FDB" w:rsidR="00BA7702" w:rsidRDefault="00BA7702"/>
    <w:p w14:paraId="722F1F72" w14:textId="4AA0DF79" w:rsidR="00BA7702" w:rsidRDefault="00BA7702" w:rsidP="00C11849">
      <w:pPr>
        <w:pStyle w:val="31"/>
      </w:pPr>
      <w:bookmarkStart w:id="294" w:name="_Toc226562673"/>
      <w:r w:rsidRPr="00C11849">
        <w:t>«Заявка на кассовый расход» MSC_ApplCashFlow</w:t>
      </w:r>
      <w:bookmarkEnd w:id="294"/>
    </w:p>
    <w:p w14:paraId="7BE0E305" w14:textId="4BC3AC48" w:rsidR="00BA7702" w:rsidRPr="00BA7702" w:rsidRDefault="00BA7702" w:rsidP="00C11849">
      <w:pPr>
        <w:pStyle w:val="41"/>
      </w:pPr>
      <w:bookmarkStart w:id="295" w:name="_Toc226562674"/>
      <w:r w:rsidRPr="00601F01">
        <w:t>Перечень параметров тела запроса (Document) по документу</w:t>
      </w:r>
      <w:r>
        <w:t xml:space="preserve"> </w:t>
      </w:r>
      <w:r w:rsidRPr="006361EF">
        <w:t>«Заявка на кассовый расход» MSC_ApplCashFlow</w:t>
      </w:r>
      <w:bookmarkEnd w:id="295"/>
    </w:p>
    <w:p w14:paraId="5C5A69FD" w14:textId="3404716D" w:rsidR="00BA7702" w:rsidRDefault="001E1625" w:rsidP="00C11849">
      <w:pPr>
        <w:pStyle w:val="GOSTNameTable"/>
      </w:pPr>
      <w:r>
        <w:rPr>
          <w:noProof/>
        </w:rPr>
        <w:fldChar w:fldCharType="begin"/>
      </w:r>
      <w:r>
        <w:rPr>
          <w:noProof/>
        </w:rPr>
        <w:instrText xml:space="preserve"> SEQ Таблица \* ARABIC </w:instrText>
      </w:r>
      <w:r>
        <w:rPr>
          <w:noProof/>
        </w:rPr>
        <w:fldChar w:fldCharType="separate"/>
      </w:r>
      <w:bookmarkStart w:id="296" w:name="_Toc226563160"/>
      <w:r w:rsidR="00AB1BE0">
        <w:rPr>
          <w:noProof/>
        </w:rPr>
        <w:t>4</w:t>
      </w:r>
      <w:r>
        <w:rPr>
          <w:noProof/>
        </w:rPr>
        <w:fldChar w:fldCharType="end"/>
      </w:r>
      <w:r w:rsidR="00BA7702">
        <w:t xml:space="preserve"> - </w:t>
      </w:r>
      <w:r w:rsidR="009977FE" w:rsidRPr="00617DB7">
        <w:t>Параметры тела (Document) запроса на подбор / сторнирование / переформирование записей учета по документу</w:t>
      </w:r>
      <w:r w:rsidR="00BA7702" w:rsidRPr="003C2495">
        <w:t xml:space="preserve"> «Заявка на кассовый расход» MSC_ApplCashFlow (Document)</w:t>
      </w:r>
      <w:bookmarkEnd w:id="296"/>
    </w:p>
    <w:tbl>
      <w:tblPr>
        <w:tblStyle w:val="GOSTTable"/>
        <w:tblW w:w="5000" w:type="pct"/>
        <w:tblLayout w:type="fixed"/>
        <w:tblLook w:val="07E0" w:firstRow="1" w:lastRow="1" w:firstColumn="1" w:lastColumn="1" w:noHBand="1" w:noVBand="1"/>
      </w:tblPr>
      <w:tblGrid>
        <w:gridCol w:w="3467"/>
        <w:gridCol w:w="2364"/>
        <w:gridCol w:w="1576"/>
        <w:gridCol w:w="946"/>
        <w:gridCol w:w="993"/>
        <w:gridCol w:w="6414"/>
      </w:tblGrid>
      <w:tr w:rsidR="001955A8" w:rsidRPr="00B9499D" w14:paraId="7BCF1C78" w14:textId="77777777" w:rsidTr="00C11849">
        <w:trPr>
          <w:cnfStyle w:val="100000000000" w:firstRow="1" w:lastRow="0" w:firstColumn="0" w:lastColumn="0" w:oddVBand="0" w:evenVBand="0" w:oddHBand="0" w:evenHBand="0" w:firstRowFirstColumn="0" w:firstRowLastColumn="0" w:lastRowFirstColumn="0" w:lastRowLastColumn="0"/>
        </w:trPr>
        <w:tc>
          <w:tcPr>
            <w:tcW w:w="1100" w:type="pct"/>
          </w:tcPr>
          <w:p w14:paraId="7C243110" w14:textId="170D3D4C" w:rsidR="001955A8" w:rsidRPr="00B9499D" w:rsidRDefault="001955A8" w:rsidP="00C11849">
            <w:pPr>
              <w:pStyle w:val="GOSTTableHead"/>
            </w:pPr>
            <w:r w:rsidRPr="00B412B2">
              <w:t>Наименование параметра</w:t>
            </w:r>
          </w:p>
        </w:tc>
        <w:tc>
          <w:tcPr>
            <w:tcW w:w="750" w:type="pct"/>
          </w:tcPr>
          <w:p w14:paraId="137B2E86" w14:textId="71F54C5F" w:rsidR="001955A8" w:rsidRPr="00B9499D" w:rsidRDefault="001955A8" w:rsidP="00C11849">
            <w:pPr>
              <w:pStyle w:val="GOSTTableHead"/>
            </w:pPr>
            <w:r w:rsidRPr="00B412B2">
              <w:t>Название тэга</w:t>
            </w:r>
          </w:p>
        </w:tc>
        <w:tc>
          <w:tcPr>
            <w:tcW w:w="500" w:type="pct"/>
          </w:tcPr>
          <w:p w14:paraId="77B479F5" w14:textId="6A7FC874" w:rsidR="001955A8" w:rsidRPr="00B9499D" w:rsidRDefault="001955A8" w:rsidP="00C11849">
            <w:pPr>
              <w:pStyle w:val="GOSTTableHead"/>
            </w:pPr>
            <w:r w:rsidRPr="00B412B2">
              <w:t>Тип данных</w:t>
            </w:r>
          </w:p>
        </w:tc>
        <w:tc>
          <w:tcPr>
            <w:tcW w:w="300" w:type="pct"/>
          </w:tcPr>
          <w:p w14:paraId="61B79D72" w14:textId="4339F25E" w:rsidR="001955A8" w:rsidRPr="00B9499D" w:rsidRDefault="001955A8" w:rsidP="00C11849">
            <w:pPr>
              <w:pStyle w:val="GOSTTableHead"/>
            </w:pPr>
            <w:r w:rsidRPr="00B412B2">
              <w:t>Обязательность</w:t>
            </w:r>
          </w:p>
        </w:tc>
        <w:tc>
          <w:tcPr>
            <w:tcW w:w="315" w:type="pct"/>
          </w:tcPr>
          <w:p w14:paraId="5C1FF88D" w14:textId="2113CD07" w:rsidR="001955A8" w:rsidRPr="00B9499D" w:rsidRDefault="001955A8" w:rsidP="00C11849">
            <w:pPr>
              <w:pStyle w:val="GOSTTableHead"/>
            </w:pPr>
            <w:r w:rsidRPr="00B412B2">
              <w:t>Размерность</w:t>
            </w:r>
          </w:p>
        </w:tc>
        <w:tc>
          <w:tcPr>
            <w:tcW w:w="2035" w:type="pct"/>
          </w:tcPr>
          <w:p w14:paraId="518F26C4" w14:textId="0FAD46F5" w:rsidR="001955A8" w:rsidRPr="00B9499D" w:rsidRDefault="001955A8" w:rsidP="00C11849">
            <w:pPr>
              <w:pStyle w:val="GOSTTableHead"/>
            </w:pPr>
            <w:r w:rsidRPr="00B412B2">
              <w:t>Описание</w:t>
            </w:r>
          </w:p>
        </w:tc>
      </w:tr>
      <w:tr w:rsidR="001955A8" w:rsidRPr="00B9499D" w14:paraId="4872A359" w14:textId="77777777" w:rsidTr="001955A8">
        <w:tc>
          <w:tcPr>
            <w:tcW w:w="1100" w:type="pct"/>
          </w:tcPr>
          <w:p w14:paraId="102F4E1A" w14:textId="77777777" w:rsidR="001955A8" w:rsidRPr="00B9499D" w:rsidRDefault="001955A8" w:rsidP="001955A8">
            <w:pPr>
              <w:pStyle w:val="GOSTTablenorm"/>
            </w:pPr>
            <w:r w:rsidRPr="00B9499D">
              <w:t>Номер документа</w:t>
            </w:r>
          </w:p>
        </w:tc>
        <w:tc>
          <w:tcPr>
            <w:tcW w:w="750" w:type="pct"/>
          </w:tcPr>
          <w:p w14:paraId="01D3F1D9" w14:textId="77777777" w:rsidR="001955A8" w:rsidRPr="00B9499D" w:rsidRDefault="001955A8" w:rsidP="001955A8">
            <w:pPr>
              <w:pStyle w:val="GOSTTablenorm"/>
            </w:pPr>
            <w:r w:rsidRPr="00B9499D">
              <w:t>ZR_RqstNm</w:t>
            </w:r>
          </w:p>
        </w:tc>
        <w:tc>
          <w:tcPr>
            <w:tcW w:w="500" w:type="pct"/>
          </w:tcPr>
          <w:p w14:paraId="3AF1C05D" w14:textId="77777777" w:rsidR="001955A8" w:rsidRPr="00B9499D" w:rsidRDefault="001955A8" w:rsidP="001955A8">
            <w:pPr>
              <w:pStyle w:val="GOSTTablenorm"/>
            </w:pPr>
            <w:r w:rsidRPr="00B9499D">
              <w:t>Строка</w:t>
            </w:r>
          </w:p>
        </w:tc>
        <w:tc>
          <w:tcPr>
            <w:tcW w:w="300" w:type="pct"/>
          </w:tcPr>
          <w:p w14:paraId="676D81E8" w14:textId="77777777" w:rsidR="001955A8" w:rsidRPr="00B9499D" w:rsidRDefault="001955A8" w:rsidP="001955A8">
            <w:pPr>
              <w:pStyle w:val="GOSTTablenorm"/>
            </w:pPr>
            <w:r w:rsidRPr="00B9499D">
              <w:t>Да</w:t>
            </w:r>
          </w:p>
        </w:tc>
        <w:tc>
          <w:tcPr>
            <w:tcW w:w="315" w:type="pct"/>
          </w:tcPr>
          <w:p w14:paraId="6F1D951E" w14:textId="77777777" w:rsidR="001955A8" w:rsidRPr="00B9499D" w:rsidRDefault="001955A8" w:rsidP="001955A8">
            <w:pPr>
              <w:pStyle w:val="GOSTTablenorm"/>
            </w:pPr>
            <w:r w:rsidRPr="00B9499D">
              <w:t>&lt;=</w:t>
            </w:r>
            <w:r w:rsidRPr="00B9499D">
              <w:rPr>
                <w:lang w:val="en-US"/>
              </w:rPr>
              <w:t>1</w:t>
            </w:r>
            <w:r w:rsidRPr="00B9499D">
              <w:t>5</w:t>
            </w:r>
          </w:p>
        </w:tc>
        <w:tc>
          <w:tcPr>
            <w:tcW w:w="2035" w:type="pct"/>
          </w:tcPr>
          <w:p w14:paraId="5CEE990E" w14:textId="77777777" w:rsidR="001955A8" w:rsidRPr="00B9499D" w:rsidRDefault="001955A8" w:rsidP="001955A8">
            <w:pPr>
              <w:pStyle w:val="GOSTTablenorm"/>
            </w:pPr>
            <w:r w:rsidRPr="00B9499D">
              <w:t>Указывается номер документа</w:t>
            </w:r>
          </w:p>
        </w:tc>
      </w:tr>
      <w:tr w:rsidR="001955A8" w:rsidRPr="00B9499D" w14:paraId="762C366D" w14:textId="77777777" w:rsidTr="001955A8">
        <w:tc>
          <w:tcPr>
            <w:tcW w:w="1100" w:type="pct"/>
          </w:tcPr>
          <w:p w14:paraId="70F1716F" w14:textId="77777777" w:rsidR="001955A8" w:rsidRPr="00B9499D" w:rsidRDefault="001955A8" w:rsidP="001955A8">
            <w:pPr>
              <w:pStyle w:val="GOSTTablenorm"/>
            </w:pPr>
            <w:r w:rsidRPr="00B9499D">
              <w:t>Дата документа</w:t>
            </w:r>
          </w:p>
        </w:tc>
        <w:tc>
          <w:tcPr>
            <w:tcW w:w="750" w:type="pct"/>
          </w:tcPr>
          <w:p w14:paraId="7999A2EF" w14:textId="77777777" w:rsidR="001955A8" w:rsidRPr="00B9499D" w:rsidRDefault="001955A8" w:rsidP="001955A8">
            <w:pPr>
              <w:pStyle w:val="GOSTTablenorm"/>
            </w:pPr>
            <w:r w:rsidRPr="00B9499D">
              <w:t>ZR_MSC_Infrmtn_CrtnDt</w:t>
            </w:r>
          </w:p>
        </w:tc>
        <w:tc>
          <w:tcPr>
            <w:tcW w:w="500" w:type="pct"/>
          </w:tcPr>
          <w:p w14:paraId="009C6B30" w14:textId="77777777" w:rsidR="001955A8" w:rsidRPr="00B9499D" w:rsidRDefault="001955A8" w:rsidP="001955A8">
            <w:pPr>
              <w:pStyle w:val="GOSTTablenorm"/>
            </w:pPr>
            <w:r w:rsidRPr="00B9499D">
              <w:t>Дата</w:t>
            </w:r>
          </w:p>
        </w:tc>
        <w:tc>
          <w:tcPr>
            <w:tcW w:w="300" w:type="pct"/>
          </w:tcPr>
          <w:p w14:paraId="0BC8C8F0" w14:textId="77777777" w:rsidR="001955A8" w:rsidRPr="00B9499D" w:rsidRDefault="001955A8" w:rsidP="001955A8">
            <w:pPr>
              <w:pStyle w:val="GOSTTablenorm"/>
            </w:pPr>
            <w:r w:rsidRPr="00B9499D">
              <w:t>Да</w:t>
            </w:r>
          </w:p>
        </w:tc>
        <w:tc>
          <w:tcPr>
            <w:tcW w:w="315" w:type="pct"/>
          </w:tcPr>
          <w:p w14:paraId="30D15104" w14:textId="48F66E6F" w:rsidR="001955A8" w:rsidRPr="00B9499D" w:rsidRDefault="001955A8" w:rsidP="001955A8">
            <w:pPr>
              <w:pStyle w:val="GOSTTablenorm"/>
            </w:pPr>
          </w:p>
        </w:tc>
        <w:tc>
          <w:tcPr>
            <w:tcW w:w="2035" w:type="pct"/>
          </w:tcPr>
          <w:p w14:paraId="43A042B7" w14:textId="15D8FAAA" w:rsidR="001955A8" w:rsidRPr="00B9499D" w:rsidRDefault="001955A8" w:rsidP="001955A8">
            <w:pPr>
              <w:pStyle w:val="GOSTTablenorm"/>
            </w:pPr>
            <w:r w:rsidRPr="00B9499D">
              <w:t>Указывается дата документа в формате YYYY-MM-DD</w:t>
            </w:r>
          </w:p>
        </w:tc>
      </w:tr>
      <w:tr w:rsidR="001955A8" w:rsidRPr="00B9499D" w14:paraId="5B221E2B" w14:textId="77777777" w:rsidTr="001955A8">
        <w:tc>
          <w:tcPr>
            <w:tcW w:w="1100" w:type="pct"/>
          </w:tcPr>
          <w:p w14:paraId="1930EC89" w14:textId="77777777" w:rsidR="001955A8" w:rsidRPr="00B9499D" w:rsidRDefault="001955A8" w:rsidP="001955A8">
            <w:pPr>
              <w:pStyle w:val="GOSTTablenorm"/>
            </w:pPr>
            <w:r w:rsidRPr="00B9499D">
              <w:t>Код валюты по ОКВ</w:t>
            </w:r>
          </w:p>
        </w:tc>
        <w:tc>
          <w:tcPr>
            <w:tcW w:w="750" w:type="pct"/>
          </w:tcPr>
          <w:p w14:paraId="04EEFDD8" w14:textId="77777777" w:rsidR="001955A8" w:rsidRPr="00B9499D" w:rsidRDefault="001955A8" w:rsidP="001955A8">
            <w:pPr>
              <w:pStyle w:val="GOSTTablenorm"/>
            </w:pPr>
            <w:r w:rsidRPr="00B9499D">
              <w:t>ZR_MSC_OKV_CD</w:t>
            </w:r>
          </w:p>
        </w:tc>
        <w:tc>
          <w:tcPr>
            <w:tcW w:w="500" w:type="pct"/>
          </w:tcPr>
          <w:p w14:paraId="5F8CF22D" w14:textId="77777777" w:rsidR="001955A8" w:rsidRPr="00B9499D" w:rsidRDefault="001955A8" w:rsidP="001955A8">
            <w:pPr>
              <w:pStyle w:val="GOSTTablenorm"/>
            </w:pPr>
            <w:r w:rsidRPr="00B9499D">
              <w:t>Строка</w:t>
            </w:r>
          </w:p>
        </w:tc>
        <w:tc>
          <w:tcPr>
            <w:tcW w:w="300" w:type="pct"/>
          </w:tcPr>
          <w:p w14:paraId="3D3396B8" w14:textId="77777777" w:rsidR="001955A8" w:rsidRPr="00B9499D" w:rsidRDefault="001955A8" w:rsidP="001955A8">
            <w:pPr>
              <w:pStyle w:val="GOSTTablenorm"/>
            </w:pPr>
            <w:r w:rsidRPr="00B9499D">
              <w:t>Да</w:t>
            </w:r>
          </w:p>
        </w:tc>
        <w:tc>
          <w:tcPr>
            <w:tcW w:w="315" w:type="pct"/>
          </w:tcPr>
          <w:p w14:paraId="7F29D9AC" w14:textId="77777777" w:rsidR="001955A8" w:rsidRPr="00B9499D" w:rsidRDefault="001955A8" w:rsidP="001955A8">
            <w:pPr>
              <w:pStyle w:val="GOSTTablenorm"/>
            </w:pPr>
            <w:r w:rsidRPr="00B9499D">
              <w:t>=3</w:t>
            </w:r>
          </w:p>
        </w:tc>
        <w:tc>
          <w:tcPr>
            <w:tcW w:w="2035" w:type="pct"/>
          </w:tcPr>
          <w:p w14:paraId="03908A9B" w14:textId="2BD7C46C" w:rsidR="001955A8" w:rsidRPr="00B9499D" w:rsidRDefault="001955A8" w:rsidP="001955A8">
            <w:pPr>
              <w:pStyle w:val="GOSTTablenorm"/>
            </w:pPr>
            <w:r w:rsidRPr="00B9499D">
              <w:t>Указывается код валюты по Общероссийскому классификатору валют. Допустимо указывать как цифровой, так и буквенный код валюты</w:t>
            </w:r>
          </w:p>
        </w:tc>
      </w:tr>
      <w:tr w:rsidR="001955A8" w:rsidRPr="00B9499D" w14:paraId="2441AC8C" w14:textId="77777777" w:rsidTr="001955A8">
        <w:tc>
          <w:tcPr>
            <w:tcW w:w="1100" w:type="pct"/>
          </w:tcPr>
          <w:p w14:paraId="46EC4ADC" w14:textId="77777777" w:rsidR="001955A8" w:rsidRPr="00B9499D" w:rsidRDefault="001955A8" w:rsidP="001955A8">
            <w:pPr>
              <w:pStyle w:val="GOSTTablenorm"/>
            </w:pPr>
            <w:r w:rsidRPr="00B9499D">
              <w:t>Контур</w:t>
            </w:r>
          </w:p>
        </w:tc>
        <w:tc>
          <w:tcPr>
            <w:tcW w:w="750" w:type="pct"/>
          </w:tcPr>
          <w:p w14:paraId="7200C1B2" w14:textId="77777777" w:rsidR="001955A8" w:rsidRPr="00B9499D" w:rsidRDefault="001955A8" w:rsidP="001955A8">
            <w:pPr>
              <w:pStyle w:val="GOSTTablenorm"/>
            </w:pPr>
            <w:r w:rsidRPr="00B9499D">
              <w:t>StmInfrmtn_Contour_Code</w:t>
            </w:r>
          </w:p>
        </w:tc>
        <w:tc>
          <w:tcPr>
            <w:tcW w:w="500" w:type="pct"/>
          </w:tcPr>
          <w:p w14:paraId="2213B976" w14:textId="77777777" w:rsidR="001955A8" w:rsidRPr="00B9499D" w:rsidRDefault="001955A8" w:rsidP="001955A8">
            <w:pPr>
              <w:pStyle w:val="GOSTTablenorm"/>
            </w:pPr>
            <w:r w:rsidRPr="00B9499D">
              <w:t>Строка</w:t>
            </w:r>
          </w:p>
        </w:tc>
        <w:tc>
          <w:tcPr>
            <w:tcW w:w="300" w:type="pct"/>
          </w:tcPr>
          <w:p w14:paraId="69BE97A4" w14:textId="77777777" w:rsidR="001955A8" w:rsidRPr="00B9499D" w:rsidRDefault="001955A8" w:rsidP="001955A8">
            <w:pPr>
              <w:pStyle w:val="GOSTTablenorm"/>
            </w:pPr>
            <w:r w:rsidRPr="00B9499D">
              <w:t>Да</w:t>
            </w:r>
          </w:p>
        </w:tc>
        <w:tc>
          <w:tcPr>
            <w:tcW w:w="315" w:type="pct"/>
          </w:tcPr>
          <w:p w14:paraId="4FCC5C1F" w14:textId="77777777" w:rsidR="001955A8" w:rsidRPr="00B9499D" w:rsidRDefault="001955A8" w:rsidP="001955A8">
            <w:pPr>
              <w:pStyle w:val="GOSTTablenorm"/>
            </w:pPr>
            <w:r w:rsidRPr="00B9499D">
              <w:t>=1</w:t>
            </w:r>
          </w:p>
        </w:tc>
        <w:tc>
          <w:tcPr>
            <w:tcW w:w="2035" w:type="pct"/>
          </w:tcPr>
          <w:p w14:paraId="6DF70087" w14:textId="59CC2622" w:rsidR="001955A8" w:rsidRPr="00B91CE4" w:rsidRDefault="001955A8" w:rsidP="001955A8">
            <w:pPr>
              <w:pStyle w:val="GOSTTablenorm"/>
            </w:pPr>
            <w:r w:rsidRPr="00562E77">
              <w:t>Указывается код контура,</w:t>
            </w:r>
            <w:r>
              <w:t xml:space="preserve"> в котором проводится операция.</w:t>
            </w:r>
          </w:p>
          <w:p w14:paraId="37DC3121" w14:textId="77777777" w:rsidR="001955A8" w:rsidRPr="0051436C" w:rsidRDefault="001955A8" w:rsidP="001955A8">
            <w:pPr>
              <w:pStyle w:val="GOSTTablenorm"/>
            </w:pPr>
            <w:r w:rsidRPr="0051436C">
              <w:t>Возможные значения:</w:t>
            </w:r>
          </w:p>
          <w:p w14:paraId="1555A305" w14:textId="3CBCD740" w:rsidR="001955A8" w:rsidRPr="00B9499D" w:rsidRDefault="001955A8" w:rsidP="001955A8">
            <w:pPr>
              <w:pStyle w:val="GOSTTableListMark1"/>
            </w:pPr>
            <w:r w:rsidRPr="00B9499D">
              <w:t>«</w:t>
            </w:r>
            <w:r w:rsidR="00B26CFB">
              <w:rPr>
                <w:lang w:val="en-US"/>
              </w:rPr>
              <w:t>O</w:t>
            </w:r>
            <w:r w:rsidRPr="00B9499D">
              <w:t xml:space="preserve">» </w:t>
            </w:r>
            <w:r w:rsidRPr="00B9499D">
              <w:rPr>
                <w:lang w:val="en-US"/>
              </w:rPr>
              <w:t xml:space="preserve">– </w:t>
            </w:r>
            <w:r w:rsidRPr="00B9499D">
              <w:t>открытый;</w:t>
            </w:r>
          </w:p>
          <w:p w14:paraId="115BBD1A" w14:textId="77777777" w:rsidR="001955A8" w:rsidRPr="00B9499D" w:rsidRDefault="001955A8" w:rsidP="001955A8">
            <w:pPr>
              <w:pStyle w:val="GOSTTableListMark1"/>
            </w:pPr>
            <w:r w:rsidRPr="00B9499D">
              <w:t>«</w:t>
            </w:r>
            <w:r w:rsidRPr="00B9499D">
              <w:rPr>
                <w:lang w:val="en-US"/>
              </w:rPr>
              <w:t>S</w:t>
            </w:r>
            <w:r w:rsidRPr="00B9499D">
              <w:t>»</w:t>
            </w:r>
            <w:r w:rsidRPr="00B9499D">
              <w:rPr>
                <w:lang w:val="en-US"/>
              </w:rPr>
              <w:t xml:space="preserve"> – </w:t>
            </w:r>
            <w:r w:rsidRPr="00B9499D">
              <w:t>защищенный;</w:t>
            </w:r>
          </w:p>
          <w:p w14:paraId="07725076" w14:textId="3E9D9425" w:rsidR="001955A8" w:rsidRPr="00B9499D" w:rsidRDefault="001955A8" w:rsidP="001955A8">
            <w:pPr>
              <w:pStyle w:val="GOSTTableListMark1"/>
            </w:pPr>
            <w:r>
              <w:t>«</w:t>
            </w:r>
            <w:r w:rsidRPr="00B9499D">
              <w:t>1</w:t>
            </w:r>
            <w:r>
              <w:t>»</w:t>
            </w:r>
            <w:r w:rsidRPr="00B9499D">
              <w:t xml:space="preserve"> – открытый;</w:t>
            </w:r>
          </w:p>
          <w:p w14:paraId="65A5C9F5" w14:textId="0F4C1624" w:rsidR="001955A8" w:rsidRPr="00B9499D" w:rsidRDefault="001955A8" w:rsidP="001955A8">
            <w:pPr>
              <w:pStyle w:val="GOSTTableListMark1"/>
            </w:pPr>
            <w:r>
              <w:t>«</w:t>
            </w:r>
            <w:r w:rsidRPr="00B9499D">
              <w:t>2</w:t>
            </w:r>
            <w:r>
              <w:t>»</w:t>
            </w:r>
            <w:r w:rsidRPr="00B9499D">
              <w:t xml:space="preserve"> - защищенный</w:t>
            </w:r>
          </w:p>
        </w:tc>
      </w:tr>
      <w:tr w:rsidR="001955A8" w:rsidRPr="00B9499D" w14:paraId="08B2D67D" w14:textId="77777777" w:rsidTr="001955A8">
        <w:tc>
          <w:tcPr>
            <w:tcW w:w="1100" w:type="pct"/>
          </w:tcPr>
          <w:p w14:paraId="068549F5" w14:textId="77777777" w:rsidR="001955A8" w:rsidRPr="00B9499D" w:rsidRDefault="001955A8" w:rsidP="001955A8">
            <w:pPr>
              <w:pStyle w:val="GOSTTablenorm"/>
            </w:pPr>
            <w:bookmarkStart w:id="297" w:name="_Hlk115349399"/>
            <w:r w:rsidRPr="00B9499D">
              <w:t>Уровень конфиденциальности</w:t>
            </w:r>
          </w:p>
        </w:tc>
        <w:tc>
          <w:tcPr>
            <w:tcW w:w="750" w:type="pct"/>
          </w:tcPr>
          <w:p w14:paraId="42730057" w14:textId="77777777" w:rsidR="001955A8" w:rsidRPr="00B9499D" w:rsidRDefault="001955A8" w:rsidP="001955A8">
            <w:pPr>
              <w:pStyle w:val="GOSTTablenorm"/>
            </w:pPr>
            <w:r w:rsidRPr="00B9499D">
              <w:t>StmInfrmtn_AccessLev</w:t>
            </w:r>
            <w:r w:rsidRPr="00B9499D">
              <w:lastRenderedPageBreak/>
              <w:t>elStereotype</w:t>
            </w:r>
          </w:p>
        </w:tc>
        <w:tc>
          <w:tcPr>
            <w:tcW w:w="500" w:type="pct"/>
          </w:tcPr>
          <w:p w14:paraId="50E0D642" w14:textId="1B73AB8D" w:rsidR="001955A8" w:rsidRPr="00B9499D" w:rsidRDefault="001955A8" w:rsidP="001955A8">
            <w:pPr>
              <w:pStyle w:val="GOSTTablenorm"/>
            </w:pPr>
            <w:r>
              <w:lastRenderedPageBreak/>
              <w:t>Число</w:t>
            </w:r>
          </w:p>
        </w:tc>
        <w:tc>
          <w:tcPr>
            <w:tcW w:w="300" w:type="pct"/>
          </w:tcPr>
          <w:p w14:paraId="5C8874D9" w14:textId="77777777" w:rsidR="001955A8" w:rsidRPr="00B9499D" w:rsidRDefault="001955A8" w:rsidP="001955A8">
            <w:pPr>
              <w:pStyle w:val="GOSTTablenorm"/>
            </w:pPr>
            <w:r w:rsidRPr="00B9499D">
              <w:t>Да</w:t>
            </w:r>
          </w:p>
        </w:tc>
        <w:tc>
          <w:tcPr>
            <w:tcW w:w="315" w:type="pct"/>
          </w:tcPr>
          <w:p w14:paraId="79F77E9F" w14:textId="77777777" w:rsidR="001955A8" w:rsidRPr="00B9499D" w:rsidRDefault="001955A8" w:rsidP="001955A8">
            <w:pPr>
              <w:pStyle w:val="GOSTTablenorm"/>
            </w:pPr>
            <w:r w:rsidRPr="00B9499D">
              <w:t>=1</w:t>
            </w:r>
          </w:p>
        </w:tc>
        <w:tc>
          <w:tcPr>
            <w:tcW w:w="2035" w:type="pct"/>
          </w:tcPr>
          <w:p w14:paraId="26C19924" w14:textId="77777777" w:rsidR="001955A8" w:rsidRPr="00B91CE4" w:rsidRDefault="001955A8" w:rsidP="001955A8">
            <w:pPr>
              <w:pStyle w:val="GOSTTablenorm"/>
            </w:pPr>
            <w:r w:rsidRPr="00562E77">
              <w:t xml:space="preserve">Указывается уровень конфиденциальности </w:t>
            </w:r>
            <w:r w:rsidRPr="00B91CE4">
              <w:t>документа.</w:t>
            </w:r>
          </w:p>
          <w:p w14:paraId="6C1CCBD3" w14:textId="77777777" w:rsidR="001955A8" w:rsidRPr="0051436C" w:rsidRDefault="001955A8" w:rsidP="001955A8">
            <w:pPr>
              <w:pStyle w:val="GOSTTablenorm"/>
            </w:pPr>
            <w:r w:rsidRPr="0051436C">
              <w:lastRenderedPageBreak/>
              <w:t>Возможные значения:</w:t>
            </w:r>
          </w:p>
          <w:p w14:paraId="27C43E03" w14:textId="77777777" w:rsidR="001955A8" w:rsidRPr="00B9499D" w:rsidRDefault="001955A8" w:rsidP="001955A8">
            <w:pPr>
              <w:pStyle w:val="GOSTTableListMark1"/>
            </w:pPr>
            <w:r w:rsidRPr="00B9499D">
              <w:t>«0» - Несекретно;</w:t>
            </w:r>
          </w:p>
          <w:p w14:paraId="42D1E108" w14:textId="0AFDEB45" w:rsidR="001955A8" w:rsidRPr="00B9499D" w:rsidRDefault="001955A8" w:rsidP="001955A8">
            <w:pPr>
              <w:pStyle w:val="GOSTTableListMark1"/>
            </w:pPr>
            <w:r w:rsidRPr="00B9499D">
              <w:t>«1» - Для служебного пользования.</w:t>
            </w:r>
          </w:p>
        </w:tc>
      </w:tr>
      <w:bookmarkEnd w:id="297"/>
      <w:tr w:rsidR="001955A8" w:rsidRPr="00B9499D" w14:paraId="0BC58001" w14:textId="77777777" w:rsidTr="001955A8">
        <w:tc>
          <w:tcPr>
            <w:tcW w:w="1100" w:type="pct"/>
          </w:tcPr>
          <w:p w14:paraId="4FDB2013" w14:textId="77777777" w:rsidR="001955A8" w:rsidRPr="00B9499D" w:rsidRDefault="001955A8" w:rsidP="001955A8">
            <w:pPr>
              <w:pStyle w:val="GOSTTablenorm"/>
            </w:pPr>
            <w:r w:rsidRPr="00B9499D">
              <w:lastRenderedPageBreak/>
              <w:t>Код бюджета</w:t>
            </w:r>
          </w:p>
        </w:tc>
        <w:tc>
          <w:tcPr>
            <w:tcW w:w="750" w:type="pct"/>
          </w:tcPr>
          <w:p w14:paraId="246A4841" w14:textId="77777777" w:rsidR="001955A8" w:rsidRPr="00B9499D" w:rsidRDefault="001955A8" w:rsidP="001955A8">
            <w:pPr>
              <w:pStyle w:val="GOSTTablenorm"/>
              <w:rPr>
                <w:lang w:val="en-US"/>
              </w:rPr>
            </w:pPr>
            <w:r w:rsidRPr="00B9499D">
              <w:rPr>
                <w:lang w:val="en-US"/>
              </w:rPr>
              <w:t>ZR_MSC_Orgnztn_MSC_Bdgt_Cd</w:t>
            </w:r>
          </w:p>
        </w:tc>
        <w:tc>
          <w:tcPr>
            <w:tcW w:w="500" w:type="pct"/>
          </w:tcPr>
          <w:p w14:paraId="1C62A6CE" w14:textId="77777777" w:rsidR="001955A8" w:rsidRPr="00B9499D" w:rsidRDefault="001955A8" w:rsidP="001955A8">
            <w:pPr>
              <w:pStyle w:val="GOSTTablenorm"/>
            </w:pPr>
            <w:r w:rsidRPr="00B9499D">
              <w:t>Строка</w:t>
            </w:r>
          </w:p>
        </w:tc>
        <w:tc>
          <w:tcPr>
            <w:tcW w:w="300" w:type="pct"/>
          </w:tcPr>
          <w:p w14:paraId="0FA5E15D" w14:textId="77777777" w:rsidR="001955A8" w:rsidRPr="00B9499D" w:rsidRDefault="001955A8" w:rsidP="001955A8">
            <w:pPr>
              <w:pStyle w:val="GOSTTablenorm"/>
            </w:pPr>
            <w:r w:rsidRPr="00B9499D">
              <w:t>Да</w:t>
            </w:r>
          </w:p>
        </w:tc>
        <w:tc>
          <w:tcPr>
            <w:tcW w:w="315" w:type="pct"/>
          </w:tcPr>
          <w:p w14:paraId="69C36CEC" w14:textId="77777777" w:rsidR="001955A8" w:rsidRPr="00B9499D" w:rsidRDefault="001955A8" w:rsidP="001955A8">
            <w:pPr>
              <w:pStyle w:val="GOSTTablenorm"/>
            </w:pPr>
            <w:r w:rsidRPr="00B9499D">
              <w:t>=8</w:t>
            </w:r>
          </w:p>
        </w:tc>
        <w:tc>
          <w:tcPr>
            <w:tcW w:w="2035" w:type="pct"/>
          </w:tcPr>
          <w:p w14:paraId="09368629" w14:textId="4015150A" w:rsidR="001955A8" w:rsidRPr="00B9499D" w:rsidRDefault="001955A8" w:rsidP="001955A8">
            <w:pPr>
              <w:pStyle w:val="GOSTTablenorm"/>
              <w:rPr>
                <w:szCs w:val="22"/>
              </w:rPr>
            </w:pPr>
            <w:r w:rsidRPr="00B9499D">
              <w:rPr>
                <w:szCs w:val="22"/>
              </w:rPr>
              <w:t>Указывается код бюджета в соответствии со справочником «Бюджеты»</w:t>
            </w:r>
          </w:p>
        </w:tc>
      </w:tr>
      <w:tr w:rsidR="001955A8" w:rsidRPr="00B9499D" w14:paraId="1C73ED85" w14:textId="77777777" w:rsidTr="001955A8">
        <w:tc>
          <w:tcPr>
            <w:tcW w:w="1100" w:type="pct"/>
          </w:tcPr>
          <w:p w14:paraId="32CC672D" w14:textId="77777777" w:rsidR="001955A8" w:rsidRPr="00B9499D" w:rsidRDefault="001955A8" w:rsidP="001955A8">
            <w:pPr>
              <w:pStyle w:val="GOSTTablenorm"/>
              <w:rPr>
                <w:szCs w:val="22"/>
              </w:rPr>
            </w:pPr>
            <w:r w:rsidRPr="00B9499D">
              <w:rPr>
                <w:szCs w:val="22"/>
              </w:rPr>
              <w:t>Номер лицевого счета плательщика</w:t>
            </w:r>
          </w:p>
        </w:tc>
        <w:tc>
          <w:tcPr>
            <w:tcW w:w="750" w:type="pct"/>
          </w:tcPr>
          <w:p w14:paraId="669F07C1" w14:textId="77777777" w:rsidR="001955A8" w:rsidRPr="00B9499D" w:rsidRDefault="001955A8" w:rsidP="001955A8">
            <w:pPr>
              <w:pStyle w:val="GOSTTablenorm"/>
              <w:rPr>
                <w:szCs w:val="22"/>
              </w:rPr>
            </w:pPr>
            <w:r w:rsidRPr="00B9499D">
              <w:rPr>
                <w:szCs w:val="22"/>
              </w:rPr>
              <w:t>ZR_MSC_Cstmr_AcntNmbr</w:t>
            </w:r>
          </w:p>
        </w:tc>
        <w:tc>
          <w:tcPr>
            <w:tcW w:w="500" w:type="pct"/>
          </w:tcPr>
          <w:p w14:paraId="7DF97238" w14:textId="77777777" w:rsidR="001955A8" w:rsidRPr="00B9499D" w:rsidRDefault="001955A8" w:rsidP="001955A8">
            <w:pPr>
              <w:pStyle w:val="GOSTTablenorm"/>
              <w:rPr>
                <w:szCs w:val="22"/>
              </w:rPr>
            </w:pPr>
            <w:r w:rsidRPr="00B9499D">
              <w:rPr>
                <w:szCs w:val="22"/>
              </w:rPr>
              <w:t>Строка</w:t>
            </w:r>
          </w:p>
        </w:tc>
        <w:tc>
          <w:tcPr>
            <w:tcW w:w="300" w:type="pct"/>
          </w:tcPr>
          <w:p w14:paraId="659FB8E4" w14:textId="77777777" w:rsidR="001955A8" w:rsidRPr="00B9499D" w:rsidRDefault="001955A8" w:rsidP="001955A8">
            <w:pPr>
              <w:pStyle w:val="GOSTTablenorm"/>
              <w:rPr>
                <w:szCs w:val="22"/>
              </w:rPr>
            </w:pPr>
            <w:r w:rsidRPr="00B9499D">
              <w:rPr>
                <w:szCs w:val="22"/>
              </w:rPr>
              <w:t>Да</w:t>
            </w:r>
          </w:p>
        </w:tc>
        <w:tc>
          <w:tcPr>
            <w:tcW w:w="315" w:type="pct"/>
          </w:tcPr>
          <w:p w14:paraId="3B84E80F" w14:textId="77777777" w:rsidR="001955A8" w:rsidRPr="00B9499D" w:rsidRDefault="001955A8" w:rsidP="001955A8">
            <w:pPr>
              <w:pStyle w:val="GOSTTablenorm"/>
              <w:rPr>
                <w:szCs w:val="22"/>
              </w:rPr>
            </w:pPr>
            <w:r w:rsidRPr="00B9499D">
              <w:rPr>
                <w:szCs w:val="22"/>
              </w:rPr>
              <w:t>=11</w:t>
            </w:r>
          </w:p>
        </w:tc>
        <w:tc>
          <w:tcPr>
            <w:tcW w:w="2035" w:type="pct"/>
          </w:tcPr>
          <w:p w14:paraId="74C74A22" w14:textId="77777777" w:rsidR="001955A8" w:rsidRPr="00B9499D" w:rsidRDefault="001955A8" w:rsidP="001955A8">
            <w:pPr>
              <w:pStyle w:val="GOSTTablenorm"/>
              <w:rPr>
                <w:szCs w:val="22"/>
              </w:rPr>
            </w:pPr>
            <w:r w:rsidRPr="00B9499D">
              <w:rPr>
                <w:szCs w:val="22"/>
              </w:rPr>
              <w:t>Указывается номер лицевого счета плательщика</w:t>
            </w:r>
          </w:p>
        </w:tc>
      </w:tr>
      <w:tr w:rsidR="001955A8" w:rsidRPr="00B9499D" w14:paraId="7535A475" w14:textId="77777777" w:rsidTr="001955A8">
        <w:tc>
          <w:tcPr>
            <w:tcW w:w="1100" w:type="pct"/>
          </w:tcPr>
          <w:p w14:paraId="266BC1D6" w14:textId="77777777" w:rsidR="001955A8" w:rsidRPr="00A71881" w:rsidRDefault="001955A8" w:rsidP="001955A8">
            <w:pPr>
              <w:pStyle w:val="GOSTTablenorm"/>
              <w:rPr>
                <w:b/>
              </w:rPr>
            </w:pPr>
            <w:r w:rsidRPr="00A71881">
              <w:rPr>
                <w:b/>
              </w:rPr>
              <w:t xml:space="preserve">Расшифровка заявки на кассовый расход </w:t>
            </w:r>
          </w:p>
        </w:tc>
        <w:tc>
          <w:tcPr>
            <w:tcW w:w="750" w:type="pct"/>
          </w:tcPr>
          <w:p w14:paraId="0EF80344" w14:textId="77777777" w:rsidR="001955A8" w:rsidRPr="00A71881" w:rsidRDefault="001955A8" w:rsidP="001955A8">
            <w:pPr>
              <w:pStyle w:val="GOSTTablenorm"/>
              <w:rPr>
                <w:b/>
              </w:rPr>
            </w:pPr>
            <w:r w:rsidRPr="00A71881">
              <w:rPr>
                <w:b/>
              </w:rPr>
              <w:t>ZRST</w:t>
            </w:r>
          </w:p>
        </w:tc>
        <w:tc>
          <w:tcPr>
            <w:tcW w:w="500" w:type="pct"/>
          </w:tcPr>
          <w:p w14:paraId="5BA1F6FB" w14:textId="77777777" w:rsidR="001955A8" w:rsidRPr="00B9499D" w:rsidRDefault="001955A8" w:rsidP="001955A8">
            <w:pPr>
              <w:pStyle w:val="GOSTTablenorm"/>
            </w:pPr>
            <w:r w:rsidRPr="00B9499D">
              <w:t>Массив</w:t>
            </w:r>
          </w:p>
        </w:tc>
        <w:tc>
          <w:tcPr>
            <w:tcW w:w="300" w:type="pct"/>
          </w:tcPr>
          <w:p w14:paraId="6F8CEC9F" w14:textId="19E82EBF" w:rsidR="001955A8" w:rsidRPr="005C6BDA" w:rsidRDefault="001955A8" w:rsidP="001955A8">
            <w:pPr>
              <w:pStyle w:val="GOSTTablenorm"/>
            </w:pPr>
            <w:r w:rsidRPr="00B9499D">
              <w:t>Да</w:t>
            </w:r>
          </w:p>
        </w:tc>
        <w:tc>
          <w:tcPr>
            <w:tcW w:w="315" w:type="pct"/>
          </w:tcPr>
          <w:p w14:paraId="0C5E901E" w14:textId="74FA2490" w:rsidR="001955A8" w:rsidRPr="00B9499D" w:rsidRDefault="001955A8" w:rsidP="001955A8">
            <w:pPr>
              <w:pStyle w:val="GOSTTablenorm"/>
            </w:pPr>
            <w:r>
              <w:t>-</w:t>
            </w:r>
          </w:p>
        </w:tc>
        <w:tc>
          <w:tcPr>
            <w:tcW w:w="2035" w:type="pct"/>
          </w:tcPr>
          <w:p w14:paraId="22CB8838" w14:textId="6FEB4376" w:rsidR="001955A8" w:rsidRPr="00B9499D" w:rsidRDefault="008241CC" w:rsidP="001955A8">
            <w:pPr>
              <w:pStyle w:val="GOSTTablenorm"/>
            </w:pPr>
            <w:r>
              <w:t>-</w:t>
            </w:r>
          </w:p>
        </w:tc>
      </w:tr>
      <w:tr w:rsidR="001955A8" w:rsidRPr="00B9499D" w14:paraId="0776A00F" w14:textId="77777777" w:rsidTr="001955A8">
        <w:tc>
          <w:tcPr>
            <w:tcW w:w="1100" w:type="pct"/>
          </w:tcPr>
          <w:p w14:paraId="7D8F0220" w14:textId="29E4FD58" w:rsidR="001955A8" w:rsidRPr="00B24314" w:rsidRDefault="001955A8" w:rsidP="001955A8">
            <w:pPr>
              <w:pStyle w:val="GOSTTablenorm"/>
            </w:pPr>
            <w:r w:rsidRPr="00B24314">
              <w:t>Идентификатор строки</w:t>
            </w:r>
          </w:p>
        </w:tc>
        <w:tc>
          <w:tcPr>
            <w:tcW w:w="750" w:type="pct"/>
          </w:tcPr>
          <w:p w14:paraId="72518F44" w14:textId="528A2CE2" w:rsidR="001955A8" w:rsidRPr="00B24314" w:rsidRDefault="001955A8" w:rsidP="001955A8">
            <w:pPr>
              <w:pStyle w:val="GOSTTablenorm"/>
            </w:pPr>
            <w:r w:rsidRPr="00A71881">
              <w:rPr>
                <w:b/>
              </w:rPr>
              <w:t>ZRST:</w:t>
            </w:r>
            <w:r w:rsidRPr="00B24314">
              <w:t>id</w:t>
            </w:r>
          </w:p>
        </w:tc>
        <w:tc>
          <w:tcPr>
            <w:tcW w:w="500" w:type="pct"/>
          </w:tcPr>
          <w:p w14:paraId="3DF21778" w14:textId="36214FD6" w:rsidR="001955A8" w:rsidRPr="00B24314" w:rsidRDefault="001955A8" w:rsidP="001955A8">
            <w:pPr>
              <w:pStyle w:val="GOSTTablenorm"/>
            </w:pPr>
            <w:r w:rsidRPr="00B24314">
              <w:t>Число</w:t>
            </w:r>
          </w:p>
        </w:tc>
        <w:tc>
          <w:tcPr>
            <w:tcW w:w="300" w:type="pct"/>
          </w:tcPr>
          <w:p w14:paraId="0B7B2280" w14:textId="0EC7AF4D" w:rsidR="001955A8" w:rsidRPr="00106607" w:rsidRDefault="001955A8" w:rsidP="001955A8">
            <w:pPr>
              <w:pStyle w:val="GOSTTablenorm"/>
            </w:pPr>
            <w:r w:rsidRPr="00106607">
              <w:t>Да</w:t>
            </w:r>
          </w:p>
        </w:tc>
        <w:tc>
          <w:tcPr>
            <w:tcW w:w="315" w:type="pct"/>
          </w:tcPr>
          <w:p w14:paraId="0DE73C0E" w14:textId="1B6F20B8" w:rsidR="001955A8" w:rsidRPr="000A28B2" w:rsidRDefault="001955A8" w:rsidP="001955A8">
            <w:pPr>
              <w:pStyle w:val="GOSTTablenorm"/>
            </w:pPr>
            <w:r w:rsidRPr="000A28B2">
              <w:t>&lt;=20</w:t>
            </w:r>
          </w:p>
        </w:tc>
        <w:tc>
          <w:tcPr>
            <w:tcW w:w="2035" w:type="pct"/>
          </w:tcPr>
          <w:p w14:paraId="7AF7975C" w14:textId="53378AD2" w:rsidR="001955A8" w:rsidRPr="00106607" w:rsidRDefault="001955A8" w:rsidP="001955A8">
            <w:pPr>
              <w:pStyle w:val="GOSTTablenorm"/>
            </w:pPr>
            <w:r w:rsidRPr="00106607">
              <w:t>Указывается технический идентификатор строки</w:t>
            </w:r>
          </w:p>
        </w:tc>
      </w:tr>
      <w:tr w:rsidR="001955A8" w:rsidRPr="00B9499D" w14:paraId="5EE611D7" w14:textId="77777777" w:rsidTr="001955A8">
        <w:tc>
          <w:tcPr>
            <w:tcW w:w="1100" w:type="pct"/>
          </w:tcPr>
          <w:p w14:paraId="705E50F1" w14:textId="30F3C7EF" w:rsidR="001955A8" w:rsidRPr="00B9499D" w:rsidRDefault="001955A8" w:rsidP="001955A8">
            <w:pPr>
              <w:pStyle w:val="GOSTTablenorm"/>
            </w:pPr>
            <w:r w:rsidRPr="00B9499D">
              <w:t>Номер строки</w:t>
            </w:r>
          </w:p>
        </w:tc>
        <w:tc>
          <w:tcPr>
            <w:tcW w:w="750" w:type="pct"/>
          </w:tcPr>
          <w:p w14:paraId="6D541FAA" w14:textId="1349DBBE" w:rsidR="001955A8" w:rsidRPr="00B9499D" w:rsidRDefault="001955A8" w:rsidP="001955A8">
            <w:pPr>
              <w:pStyle w:val="GOSTTablenorm"/>
            </w:pPr>
            <w:r w:rsidRPr="00A71881">
              <w:rPr>
                <w:b/>
              </w:rPr>
              <w:t>ZRST</w:t>
            </w:r>
            <w:r w:rsidRPr="00B9499D">
              <w:t>:NumPP</w:t>
            </w:r>
          </w:p>
        </w:tc>
        <w:tc>
          <w:tcPr>
            <w:tcW w:w="500" w:type="pct"/>
          </w:tcPr>
          <w:p w14:paraId="4F4FAF2C" w14:textId="137FB92E" w:rsidR="001955A8" w:rsidRPr="00B9499D" w:rsidRDefault="001955A8" w:rsidP="001955A8">
            <w:pPr>
              <w:pStyle w:val="GOSTTablenorm"/>
            </w:pPr>
            <w:r w:rsidRPr="00B9499D">
              <w:t>Число</w:t>
            </w:r>
          </w:p>
        </w:tc>
        <w:tc>
          <w:tcPr>
            <w:tcW w:w="300" w:type="pct"/>
          </w:tcPr>
          <w:p w14:paraId="3F0012E9" w14:textId="25EFD32F" w:rsidR="001955A8" w:rsidRPr="00B9499D" w:rsidRDefault="001955A8" w:rsidP="001955A8">
            <w:pPr>
              <w:pStyle w:val="GOSTTablenorm"/>
            </w:pPr>
            <w:r w:rsidRPr="00B9499D">
              <w:t>Да</w:t>
            </w:r>
          </w:p>
        </w:tc>
        <w:tc>
          <w:tcPr>
            <w:tcW w:w="315" w:type="pct"/>
          </w:tcPr>
          <w:p w14:paraId="00E24C04" w14:textId="7C8571C3" w:rsidR="001955A8" w:rsidRPr="00B9499D" w:rsidRDefault="001955A8" w:rsidP="001955A8">
            <w:pPr>
              <w:pStyle w:val="GOSTTablenorm"/>
            </w:pPr>
            <w:r w:rsidRPr="00B9499D">
              <w:t>&lt;=4</w:t>
            </w:r>
          </w:p>
        </w:tc>
        <w:tc>
          <w:tcPr>
            <w:tcW w:w="2035" w:type="pct"/>
          </w:tcPr>
          <w:p w14:paraId="048AE0FE" w14:textId="266A2ED1" w:rsidR="001955A8" w:rsidRPr="00B9499D" w:rsidRDefault="001955A8" w:rsidP="001955A8">
            <w:pPr>
              <w:pStyle w:val="GOSTTablenorm"/>
            </w:pPr>
            <w:r w:rsidRPr="00B9499D">
              <w:t>Указывается порядковый номер строки расшифровки заявки</w:t>
            </w:r>
          </w:p>
        </w:tc>
      </w:tr>
      <w:tr w:rsidR="001955A8" w:rsidRPr="00B9499D" w14:paraId="79741007" w14:textId="77777777" w:rsidTr="001955A8">
        <w:tc>
          <w:tcPr>
            <w:tcW w:w="1100" w:type="pct"/>
          </w:tcPr>
          <w:p w14:paraId="05F3E218" w14:textId="77777777" w:rsidR="001955A8" w:rsidRPr="00B9499D" w:rsidRDefault="001955A8" w:rsidP="001955A8">
            <w:pPr>
              <w:pStyle w:val="GOSTTablenorm"/>
            </w:pPr>
            <w:r w:rsidRPr="00B9499D">
              <w:t>КБК плательщика</w:t>
            </w:r>
          </w:p>
        </w:tc>
        <w:tc>
          <w:tcPr>
            <w:tcW w:w="750" w:type="pct"/>
          </w:tcPr>
          <w:p w14:paraId="78355A34" w14:textId="77777777" w:rsidR="001955A8" w:rsidRPr="00B9499D" w:rsidRDefault="001955A8" w:rsidP="001955A8">
            <w:pPr>
              <w:pStyle w:val="GOSTTablenorm"/>
            </w:pPr>
            <w:r w:rsidRPr="00A71881">
              <w:rPr>
                <w:b/>
              </w:rPr>
              <w:t>ZRST:</w:t>
            </w:r>
            <w:r w:rsidRPr="00B9499D">
              <w:t>MSC_KBKPyr</w:t>
            </w:r>
            <w:r w:rsidRPr="00B9499D">
              <w:rPr>
                <w:lang w:val="en-US"/>
              </w:rPr>
              <w:t>_</w:t>
            </w:r>
            <w:r w:rsidRPr="00B9499D">
              <w:t>KBK</w:t>
            </w:r>
          </w:p>
        </w:tc>
        <w:tc>
          <w:tcPr>
            <w:tcW w:w="500" w:type="pct"/>
          </w:tcPr>
          <w:p w14:paraId="31D27287" w14:textId="77777777" w:rsidR="001955A8" w:rsidRPr="00B9499D" w:rsidRDefault="001955A8" w:rsidP="001955A8">
            <w:pPr>
              <w:pStyle w:val="GOSTTablenorm"/>
            </w:pPr>
            <w:r w:rsidRPr="00B9499D">
              <w:t>Строка</w:t>
            </w:r>
          </w:p>
        </w:tc>
        <w:tc>
          <w:tcPr>
            <w:tcW w:w="300" w:type="pct"/>
          </w:tcPr>
          <w:p w14:paraId="6A98E9E0" w14:textId="77777777" w:rsidR="001955A8" w:rsidRPr="00B9499D" w:rsidRDefault="001955A8" w:rsidP="001955A8">
            <w:pPr>
              <w:pStyle w:val="GOSTTablenorm"/>
            </w:pPr>
            <w:r w:rsidRPr="00B9499D">
              <w:t>Нет</w:t>
            </w:r>
          </w:p>
        </w:tc>
        <w:tc>
          <w:tcPr>
            <w:tcW w:w="315" w:type="pct"/>
          </w:tcPr>
          <w:p w14:paraId="0751146A" w14:textId="77777777" w:rsidR="001955A8" w:rsidRPr="00B9499D" w:rsidRDefault="001955A8" w:rsidP="001955A8">
            <w:pPr>
              <w:pStyle w:val="GOSTTablenorm"/>
            </w:pPr>
            <w:r w:rsidRPr="00B9499D">
              <w:rPr>
                <w:lang w:val="en-US"/>
              </w:rPr>
              <w:t>=20</w:t>
            </w:r>
          </w:p>
        </w:tc>
        <w:tc>
          <w:tcPr>
            <w:tcW w:w="2035" w:type="pct"/>
          </w:tcPr>
          <w:p w14:paraId="38E30CEF" w14:textId="03D4ECD7" w:rsidR="001955A8" w:rsidRPr="00B9499D" w:rsidRDefault="001955A8" w:rsidP="001955A8">
            <w:pPr>
              <w:pStyle w:val="GOSTTablenorm"/>
            </w:pPr>
            <w:r w:rsidRPr="00B9499D">
              <w:t>Указывается код по бюджетной классификации для отражения операции на ЛС плательщика. По л/с с кодом 05 не заполняется</w:t>
            </w:r>
          </w:p>
        </w:tc>
      </w:tr>
      <w:tr w:rsidR="001955A8" w:rsidRPr="00B9499D" w14:paraId="14C47343" w14:textId="77777777" w:rsidTr="001955A8">
        <w:tc>
          <w:tcPr>
            <w:tcW w:w="1100" w:type="pct"/>
          </w:tcPr>
          <w:p w14:paraId="7497C943" w14:textId="77777777" w:rsidR="001955A8" w:rsidRPr="00B9499D" w:rsidRDefault="001955A8" w:rsidP="001955A8">
            <w:pPr>
              <w:pStyle w:val="GOSTTablenorm"/>
            </w:pPr>
            <w:r w:rsidRPr="00B9499D">
              <w:t>Код цели (аналитический код) плательщика</w:t>
            </w:r>
          </w:p>
        </w:tc>
        <w:tc>
          <w:tcPr>
            <w:tcW w:w="750" w:type="pct"/>
          </w:tcPr>
          <w:p w14:paraId="7E10FEC1" w14:textId="77777777" w:rsidR="001955A8" w:rsidRPr="00B9499D" w:rsidRDefault="001955A8" w:rsidP="001955A8">
            <w:pPr>
              <w:pStyle w:val="GOSTTablenorm"/>
            </w:pPr>
            <w:r w:rsidRPr="00A71881">
              <w:rPr>
                <w:b/>
              </w:rPr>
              <w:t>ZRST:</w:t>
            </w:r>
            <w:r w:rsidRPr="00B9499D">
              <w:t>MSC_KBKPyr_TrgtCd</w:t>
            </w:r>
          </w:p>
        </w:tc>
        <w:tc>
          <w:tcPr>
            <w:tcW w:w="500" w:type="pct"/>
          </w:tcPr>
          <w:p w14:paraId="6D0A3636" w14:textId="77777777" w:rsidR="001955A8" w:rsidRPr="00B9499D" w:rsidRDefault="001955A8" w:rsidP="001955A8">
            <w:pPr>
              <w:pStyle w:val="GOSTTablenorm"/>
            </w:pPr>
            <w:r w:rsidRPr="00B9499D">
              <w:t>Строка</w:t>
            </w:r>
          </w:p>
        </w:tc>
        <w:tc>
          <w:tcPr>
            <w:tcW w:w="300" w:type="pct"/>
          </w:tcPr>
          <w:p w14:paraId="3BCE9873" w14:textId="77777777" w:rsidR="001955A8" w:rsidRPr="00B9499D" w:rsidRDefault="001955A8" w:rsidP="001955A8">
            <w:pPr>
              <w:pStyle w:val="GOSTTablenorm"/>
            </w:pPr>
            <w:r w:rsidRPr="00B9499D">
              <w:t>Нет</w:t>
            </w:r>
          </w:p>
        </w:tc>
        <w:tc>
          <w:tcPr>
            <w:tcW w:w="315" w:type="pct"/>
          </w:tcPr>
          <w:p w14:paraId="7FBB3DBA" w14:textId="77777777" w:rsidR="001955A8" w:rsidRPr="00B9499D" w:rsidRDefault="001955A8" w:rsidP="001955A8">
            <w:pPr>
              <w:pStyle w:val="GOSTTablenorm"/>
            </w:pPr>
            <w:r w:rsidRPr="00B9499D">
              <w:t>&lt;=</w:t>
            </w:r>
            <w:r w:rsidRPr="00B9499D">
              <w:rPr>
                <w:lang w:val="en-US"/>
              </w:rPr>
              <w:t>25</w:t>
            </w:r>
          </w:p>
        </w:tc>
        <w:tc>
          <w:tcPr>
            <w:tcW w:w="2035" w:type="pct"/>
          </w:tcPr>
          <w:p w14:paraId="4D3C137D" w14:textId="1A8E9D2B" w:rsidR="001955A8" w:rsidRPr="00B9499D" w:rsidRDefault="001955A8" w:rsidP="001955A8">
            <w:pPr>
              <w:pStyle w:val="GOSTTablenorm"/>
            </w:pPr>
            <w:r w:rsidRPr="00B9499D">
              <w:t>Указывается код цели (аналитический код) для отражения операции на ЛС плательщика. По л/с с кодом 05 может указываться идентификационный код выплаты</w:t>
            </w:r>
          </w:p>
        </w:tc>
      </w:tr>
      <w:tr w:rsidR="001955A8" w:rsidRPr="00B9499D" w14:paraId="043A61D1" w14:textId="77777777" w:rsidTr="001955A8">
        <w:tc>
          <w:tcPr>
            <w:tcW w:w="1100" w:type="pct"/>
          </w:tcPr>
          <w:p w14:paraId="5CA39FED" w14:textId="0AE2E94A" w:rsidR="001955A8" w:rsidRPr="00B9499D" w:rsidRDefault="001955A8" w:rsidP="001955A8">
            <w:pPr>
              <w:pStyle w:val="GOSTTablenorm"/>
            </w:pPr>
            <w:r w:rsidRPr="00B9499D">
              <w:t>Сумма в валюте заявки</w:t>
            </w:r>
          </w:p>
        </w:tc>
        <w:tc>
          <w:tcPr>
            <w:tcW w:w="750" w:type="pct"/>
          </w:tcPr>
          <w:p w14:paraId="0C3B1ED8" w14:textId="3E1C683E" w:rsidR="001955A8" w:rsidRPr="00B9499D" w:rsidRDefault="001955A8" w:rsidP="001955A8">
            <w:pPr>
              <w:pStyle w:val="GOSTTablenorm"/>
            </w:pPr>
            <w:r w:rsidRPr="00A71881">
              <w:rPr>
                <w:b/>
              </w:rPr>
              <w:t>ZRST:</w:t>
            </w:r>
            <w:r w:rsidRPr="00B9499D">
              <w:t>AmntCrrPrpsl</w:t>
            </w:r>
          </w:p>
        </w:tc>
        <w:tc>
          <w:tcPr>
            <w:tcW w:w="500" w:type="pct"/>
          </w:tcPr>
          <w:p w14:paraId="531AEC7B" w14:textId="62D7DA61" w:rsidR="001955A8" w:rsidRPr="00B9499D" w:rsidRDefault="001955A8" w:rsidP="001955A8">
            <w:pPr>
              <w:pStyle w:val="GOSTTablenorm"/>
            </w:pPr>
            <w:r w:rsidRPr="00B9499D">
              <w:t>Сумма</w:t>
            </w:r>
          </w:p>
        </w:tc>
        <w:tc>
          <w:tcPr>
            <w:tcW w:w="300" w:type="pct"/>
          </w:tcPr>
          <w:p w14:paraId="4AEF045F" w14:textId="0DE19C80" w:rsidR="001955A8" w:rsidRPr="00B9499D" w:rsidRDefault="001955A8" w:rsidP="001955A8">
            <w:pPr>
              <w:pStyle w:val="GOSTTablenorm"/>
            </w:pPr>
            <w:r w:rsidRPr="00B9499D">
              <w:t>Да</w:t>
            </w:r>
          </w:p>
        </w:tc>
        <w:tc>
          <w:tcPr>
            <w:tcW w:w="315" w:type="pct"/>
          </w:tcPr>
          <w:p w14:paraId="4E879A9C" w14:textId="189DED00" w:rsidR="001955A8" w:rsidRPr="00B9499D" w:rsidRDefault="001955A8" w:rsidP="001955A8">
            <w:pPr>
              <w:pStyle w:val="GOSTTablenorm"/>
            </w:pPr>
          </w:p>
        </w:tc>
        <w:tc>
          <w:tcPr>
            <w:tcW w:w="2035" w:type="pct"/>
          </w:tcPr>
          <w:p w14:paraId="4343344E" w14:textId="2AA7C0BC" w:rsidR="001955A8" w:rsidRPr="00B9499D" w:rsidRDefault="001955A8" w:rsidP="001955A8">
            <w:pPr>
              <w:pStyle w:val="GOSTTablenorm"/>
            </w:pPr>
            <w:r w:rsidRPr="00B9499D">
              <w:t>Сумма платежа в единицах валюты, указанной в реквизите ZR_MSC_OKV_CD, с точностью 2 знака после запятой</w:t>
            </w:r>
          </w:p>
        </w:tc>
      </w:tr>
      <w:tr w:rsidR="001955A8" w:rsidRPr="00B9499D" w14:paraId="2520A5CA" w14:textId="77777777" w:rsidTr="001955A8">
        <w:tc>
          <w:tcPr>
            <w:tcW w:w="1100" w:type="pct"/>
          </w:tcPr>
          <w:p w14:paraId="4EC73B5C" w14:textId="6E0BC910" w:rsidR="001955A8" w:rsidRPr="00B9499D" w:rsidRDefault="001955A8" w:rsidP="001955A8">
            <w:pPr>
              <w:pStyle w:val="GOSTTablenorm"/>
            </w:pPr>
            <w:r w:rsidRPr="00B9499D">
              <w:t>Сумма в рублях</w:t>
            </w:r>
          </w:p>
        </w:tc>
        <w:tc>
          <w:tcPr>
            <w:tcW w:w="750" w:type="pct"/>
          </w:tcPr>
          <w:p w14:paraId="4C3D073F" w14:textId="552D598E" w:rsidR="001955A8" w:rsidRPr="00B9499D" w:rsidRDefault="001955A8" w:rsidP="001955A8">
            <w:pPr>
              <w:pStyle w:val="GOSTTablenorm"/>
            </w:pPr>
            <w:r w:rsidRPr="00A71881">
              <w:rPr>
                <w:b/>
              </w:rPr>
              <w:t>ZRST:</w:t>
            </w:r>
            <w:r w:rsidRPr="00B9499D">
              <w:t>AmntRb</w:t>
            </w:r>
          </w:p>
        </w:tc>
        <w:tc>
          <w:tcPr>
            <w:tcW w:w="500" w:type="pct"/>
          </w:tcPr>
          <w:p w14:paraId="5C4BD905" w14:textId="47D18868" w:rsidR="001955A8" w:rsidRPr="00B9499D" w:rsidRDefault="001955A8" w:rsidP="001955A8">
            <w:pPr>
              <w:pStyle w:val="GOSTTablenorm"/>
            </w:pPr>
            <w:r w:rsidRPr="00B9499D">
              <w:t>Сумма</w:t>
            </w:r>
          </w:p>
        </w:tc>
        <w:tc>
          <w:tcPr>
            <w:tcW w:w="300" w:type="pct"/>
          </w:tcPr>
          <w:p w14:paraId="64D18C8D" w14:textId="4C6AE63B" w:rsidR="001955A8" w:rsidRPr="00B9499D" w:rsidRDefault="001955A8" w:rsidP="001955A8">
            <w:pPr>
              <w:pStyle w:val="GOSTTablenorm"/>
            </w:pPr>
            <w:r w:rsidRPr="00B9499D">
              <w:t>Да</w:t>
            </w:r>
          </w:p>
        </w:tc>
        <w:tc>
          <w:tcPr>
            <w:tcW w:w="315" w:type="pct"/>
          </w:tcPr>
          <w:p w14:paraId="5609E11A" w14:textId="6376337B" w:rsidR="001955A8" w:rsidRPr="00B9499D" w:rsidRDefault="001955A8" w:rsidP="001955A8">
            <w:pPr>
              <w:pStyle w:val="GOSTTablenorm"/>
            </w:pPr>
          </w:p>
        </w:tc>
        <w:tc>
          <w:tcPr>
            <w:tcW w:w="2035" w:type="pct"/>
          </w:tcPr>
          <w:p w14:paraId="540D8127" w14:textId="6C3042C6" w:rsidR="001955A8" w:rsidRPr="00B9499D" w:rsidRDefault="001955A8" w:rsidP="001955A8">
            <w:pPr>
              <w:pStyle w:val="GOSTTablenorm"/>
            </w:pPr>
            <w:r w:rsidRPr="00B9499D">
              <w:t>Сумма платежа в рублевом эквиваленте с точностью 2 знака после запятой</w:t>
            </w:r>
          </w:p>
        </w:tc>
      </w:tr>
    </w:tbl>
    <w:p w14:paraId="61FA5D5F" w14:textId="1451978C" w:rsidR="00536994" w:rsidRDefault="00536994" w:rsidP="001938A6">
      <w:pPr>
        <w:pStyle w:val="41"/>
      </w:pPr>
      <w:bookmarkStart w:id="298" w:name="_Toc157156558"/>
      <w:bookmarkStart w:id="299" w:name="_Toc226562675"/>
      <w:r w:rsidRPr="00536994">
        <w:t xml:space="preserve">Пример запроса по документу </w:t>
      </w:r>
      <w:bookmarkEnd w:id="298"/>
      <w:r w:rsidRPr="00C11849">
        <w:t>«Заявка на кассовый расход» MSC_ApplCashFlow</w:t>
      </w:r>
      <w:bookmarkEnd w:id="299"/>
    </w:p>
    <w:p w14:paraId="0BAE5702" w14:textId="77777777" w:rsidR="001938A6" w:rsidRPr="00A71881" w:rsidRDefault="001938A6" w:rsidP="001938A6">
      <w:pPr>
        <w:pStyle w:val="GOSTScript"/>
      </w:pPr>
      <w:r w:rsidRPr="00B75B78">
        <w:t>{</w:t>
      </w:r>
    </w:p>
    <w:p w14:paraId="3A4CA0E6" w14:textId="77777777" w:rsidR="001938A6" w:rsidRPr="00A71881" w:rsidRDefault="001938A6" w:rsidP="001938A6">
      <w:pPr>
        <w:pStyle w:val="GOSTScript"/>
      </w:pPr>
      <w:r w:rsidRPr="00A71881">
        <w:tab/>
        <w:t>"header": {</w:t>
      </w:r>
    </w:p>
    <w:p w14:paraId="28C561BC" w14:textId="77777777" w:rsidR="001938A6" w:rsidRPr="00A71881" w:rsidRDefault="001938A6" w:rsidP="001938A6">
      <w:pPr>
        <w:pStyle w:val="GOSTScript"/>
      </w:pPr>
      <w:r w:rsidRPr="00A71881">
        <w:tab/>
      </w:r>
      <w:r w:rsidRPr="00A71881">
        <w:tab/>
        <w:t>"Source": "EXP05",</w:t>
      </w:r>
    </w:p>
    <w:p w14:paraId="37433C65" w14:textId="77777777" w:rsidR="001938A6" w:rsidRPr="00A71881" w:rsidRDefault="001938A6" w:rsidP="001938A6">
      <w:pPr>
        <w:pStyle w:val="GOSTScript"/>
      </w:pPr>
      <w:r w:rsidRPr="00A71881">
        <w:lastRenderedPageBreak/>
        <w:tab/>
      </w:r>
      <w:r w:rsidRPr="00A71881">
        <w:tab/>
        <w:t>"ReqDateTime": "2022-08-29 10:37:22",</w:t>
      </w:r>
    </w:p>
    <w:p w14:paraId="2970B307" w14:textId="77777777" w:rsidR="001938A6" w:rsidRPr="00A71881" w:rsidRDefault="001938A6" w:rsidP="001938A6">
      <w:pPr>
        <w:pStyle w:val="GOSTScript"/>
      </w:pPr>
      <w:r w:rsidRPr="00A71881">
        <w:tab/>
      </w:r>
      <w:r w:rsidRPr="00A71881">
        <w:tab/>
        <w:t>"Version": "1.0",</w:t>
      </w:r>
    </w:p>
    <w:p w14:paraId="6390E031" w14:textId="77777777" w:rsidR="001938A6" w:rsidRPr="00A71881" w:rsidRDefault="001938A6" w:rsidP="001938A6">
      <w:pPr>
        <w:pStyle w:val="GOSTScript"/>
      </w:pPr>
      <w:r w:rsidRPr="00A71881">
        <w:tab/>
      </w:r>
      <w:r w:rsidRPr="00A71881">
        <w:tab/>
        <w:t>"Params": [</w:t>
      </w:r>
    </w:p>
    <w:p w14:paraId="47F5B109" w14:textId="77777777" w:rsidR="001938A6" w:rsidRPr="00A71881" w:rsidRDefault="001938A6" w:rsidP="001938A6">
      <w:pPr>
        <w:pStyle w:val="GOSTScript"/>
      </w:pPr>
      <w:r w:rsidRPr="00A71881">
        <w:tab/>
      </w:r>
      <w:r w:rsidRPr="00A71881">
        <w:tab/>
      </w:r>
      <w:r w:rsidRPr="00A71881">
        <w:tab/>
        <w:t>{</w:t>
      </w:r>
    </w:p>
    <w:p w14:paraId="37957C10" w14:textId="77777777" w:rsidR="001938A6" w:rsidRPr="00A71881" w:rsidRDefault="001938A6" w:rsidP="001938A6">
      <w:pPr>
        <w:pStyle w:val="GOSTScript"/>
      </w:pPr>
      <w:r w:rsidRPr="00A71881">
        <w:tab/>
      </w:r>
      <w:r w:rsidRPr="00A71881">
        <w:tab/>
      </w:r>
      <w:r w:rsidRPr="00A71881">
        <w:tab/>
      </w:r>
      <w:r w:rsidRPr="00A71881">
        <w:tab/>
        <w:t>"param": "example",</w:t>
      </w:r>
    </w:p>
    <w:p w14:paraId="7CC54AD3" w14:textId="77777777" w:rsidR="001938A6" w:rsidRPr="00A71881" w:rsidRDefault="001938A6" w:rsidP="001938A6">
      <w:pPr>
        <w:pStyle w:val="GOSTScript"/>
      </w:pPr>
      <w:r w:rsidRPr="00A71881">
        <w:tab/>
      </w:r>
      <w:r w:rsidRPr="00A71881">
        <w:tab/>
      </w:r>
      <w:r w:rsidRPr="00A71881">
        <w:tab/>
      </w:r>
      <w:r w:rsidRPr="00A71881">
        <w:tab/>
        <w:t>"value": "01"</w:t>
      </w:r>
    </w:p>
    <w:p w14:paraId="37D478C3" w14:textId="77777777" w:rsidR="001938A6" w:rsidRPr="00A71881" w:rsidRDefault="001938A6" w:rsidP="001938A6">
      <w:pPr>
        <w:pStyle w:val="GOSTScript"/>
      </w:pPr>
      <w:r w:rsidRPr="00A71881">
        <w:tab/>
      </w:r>
      <w:r w:rsidRPr="00A71881">
        <w:tab/>
      </w:r>
      <w:r w:rsidRPr="00A71881">
        <w:tab/>
        <w:t>}</w:t>
      </w:r>
    </w:p>
    <w:p w14:paraId="6D29B145" w14:textId="77777777" w:rsidR="001938A6" w:rsidRPr="00A71881" w:rsidRDefault="001938A6" w:rsidP="001938A6">
      <w:pPr>
        <w:pStyle w:val="GOSTScript"/>
      </w:pPr>
      <w:r w:rsidRPr="00A71881">
        <w:tab/>
      </w:r>
      <w:r w:rsidRPr="00A71881">
        <w:tab/>
        <w:t>],</w:t>
      </w:r>
    </w:p>
    <w:p w14:paraId="73829B80" w14:textId="77777777" w:rsidR="001938A6" w:rsidRPr="00A71881" w:rsidRDefault="001938A6" w:rsidP="001938A6">
      <w:pPr>
        <w:pStyle w:val="GOSTScript"/>
      </w:pPr>
      <w:r w:rsidRPr="00A71881">
        <w:tab/>
      </w:r>
      <w:r w:rsidRPr="00A71881">
        <w:tab/>
        <w:t>"ReqGuid": "b0d4ce5d-2757-4699-948c-cfa72ba94f10",</w:t>
      </w:r>
    </w:p>
    <w:p w14:paraId="74946C04" w14:textId="77777777" w:rsidR="001938A6" w:rsidRPr="00A71881" w:rsidRDefault="001938A6" w:rsidP="001938A6">
      <w:pPr>
        <w:pStyle w:val="GOSTScript"/>
      </w:pPr>
      <w:r w:rsidRPr="00A71881">
        <w:tab/>
      </w:r>
      <w:r w:rsidRPr="00A71881">
        <w:tab/>
        <w:t>"DocGuid": "0bd90a7c-e339-46ff-ac39-71029ff81370",</w:t>
      </w:r>
    </w:p>
    <w:p w14:paraId="7D00D2A8" w14:textId="77777777" w:rsidR="001938A6" w:rsidRPr="00A71881" w:rsidRDefault="001938A6" w:rsidP="001938A6">
      <w:pPr>
        <w:pStyle w:val="GOSTScript"/>
      </w:pPr>
      <w:r w:rsidRPr="00A71881">
        <w:tab/>
      </w:r>
      <w:r w:rsidRPr="00A71881">
        <w:tab/>
        <w:t>"RequestType": "ACCOUNTING",</w:t>
      </w:r>
    </w:p>
    <w:p w14:paraId="239E64F4" w14:textId="77777777" w:rsidR="001938A6" w:rsidRPr="00A71881" w:rsidRDefault="001938A6" w:rsidP="001938A6">
      <w:pPr>
        <w:pStyle w:val="GOSTScript"/>
      </w:pPr>
      <w:r w:rsidRPr="00A71881">
        <w:tab/>
      </w:r>
      <w:r w:rsidRPr="00A71881">
        <w:tab/>
        <w:t>"TypeDoc": "MSC_ApplCashFlow",</w:t>
      </w:r>
    </w:p>
    <w:p w14:paraId="0E93AA1A" w14:textId="77777777" w:rsidR="001938A6" w:rsidRPr="00A71881" w:rsidRDefault="001938A6" w:rsidP="001938A6">
      <w:pPr>
        <w:pStyle w:val="GOSTScript"/>
      </w:pPr>
      <w:r w:rsidRPr="00A71881">
        <w:tab/>
      </w:r>
      <w:r w:rsidRPr="00A71881">
        <w:tab/>
        <w:t>"Stage": "auth",</w:t>
      </w:r>
    </w:p>
    <w:p w14:paraId="51F16988" w14:textId="77777777" w:rsidR="001938A6" w:rsidRPr="00A71881" w:rsidRDefault="001938A6" w:rsidP="001938A6">
      <w:pPr>
        <w:pStyle w:val="GOSTScript"/>
      </w:pPr>
      <w:r w:rsidRPr="00A71881">
        <w:tab/>
      </w:r>
      <w:r w:rsidRPr="00A71881">
        <w:tab/>
        <w:t>"BalLevContrl": 0,</w:t>
      </w:r>
    </w:p>
    <w:p w14:paraId="356A6830" w14:textId="77777777" w:rsidR="001938A6" w:rsidRPr="00A71881" w:rsidRDefault="001938A6" w:rsidP="001938A6">
      <w:pPr>
        <w:pStyle w:val="GOSTScript"/>
      </w:pPr>
      <w:r w:rsidRPr="00A71881">
        <w:tab/>
      </w:r>
      <w:r w:rsidRPr="00A71881">
        <w:tab/>
        <w:t>"Subject": "6000",</w:t>
      </w:r>
    </w:p>
    <w:p w14:paraId="4E2BD4D9" w14:textId="77777777" w:rsidR="001938A6" w:rsidRPr="00A71881" w:rsidRDefault="001938A6" w:rsidP="001938A6">
      <w:pPr>
        <w:pStyle w:val="GOSTScript"/>
      </w:pPr>
      <w:r w:rsidRPr="00A71881">
        <w:tab/>
      </w:r>
      <w:r w:rsidRPr="00A71881">
        <w:tab/>
        <w:t>"SettlementDate": "2022-08-29"</w:t>
      </w:r>
    </w:p>
    <w:p w14:paraId="029179C1" w14:textId="77777777" w:rsidR="001938A6" w:rsidRDefault="001938A6" w:rsidP="001938A6">
      <w:pPr>
        <w:pStyle w:val="GOSTScript"/>
      </w:pPr>
      <w:r w:rsidRPr="00A71881">
        <w:tab/>
      </w:r>
      <w:r>
        <w:t>},</w:t>
      </w:r>
    </w:p>
    <w:p w14:paraId="21F88A53" w14:textId="77777777" w:rsidR="001938A6" w:rsidRPr="00B75B78" w:rsidRDefault="001938A6" w:rsidP="001938A6">
      <w:pPr>
        <w:pStyle w:val="GOSTScript"/>
      </w:pPr>
      <w:r>
        <w:tab/>
      </w:r>
      <w:r w:rsidRPr="00B75B78">
        <w:t>"document": {</w:t>
      </w:r>
    </w:p>
    <w:p w14:paraId="56DF683F" w14:textId="77777777" w:rsidR="001938A6" w:rsidRPr="00A71881" w:rsidRDefault="001938A6" w:rsidP="001938A6">
      <w:pPr>
        <w:pStyle w:val="GOSTScript"/>
      </w:pPr>
      <w:r w:rsidRPr="00A71881">
        <w:tab/>
      </w:r>
      <w:r w:rsidRPr="00A71881">
        <w:tab/>
        <w:t>"ZR_RqstNm": "1121",</w:t>
      </w:r>
    </w:p>
    <w:p w14:paraId="53AF1E6A" w14:textId="77777777" w:rsidR="001938A6" w:rsidRPr="00A71881" w:rsidRDefault="001938A6" w:rsidP="001938A6">
      <w:pPr>
        <w:pStyle w:val="GOSTScript"/>
      </w:pPr>
      <w:r w:rsidRPr="00A71881">
        <w:tab/>
      </w:r>
      <w:r w:rsidRPr="00A71881">
        <w:tab/>
        <w:t>"ZR_MSC_Infrmtn_CrtnDt": "2022-10-12",</w:t>
      </w:r>
    </w:p>
    <w:p w14:paraId="002EA712" w14:textId="77777777" w:rsidR="001938A6" w:rsidRPr="00A71881" w:rsidRDefault="001938A6" w:rsidP="001938A6">
      <w:pPr>
        <w:pStyle w:val="GOSTScript"/>
      </w:pPr>
      <w:r w:rsidRPr="00A71881">
        <w:tab/>
      </w:r>
      <w:r w:rsidRPr="00A71881">
        <w:tab/>
        <w:t>"ZR_MSC_OKV_CD": "643",</w:t>
      </w:r>
    </w:p>
    <w:p w14:paraId="18CC19DC" w14:textId="77777777" w:rsidR="001938A6" w:rsidRPr="00A71881" w:rsidRDefault="001938A6" w:rsidP="001938A6">
      <w:pPr>
        <w:pStyle w:val="GOSTScript"/>
      </w:pPr>
      <w:r w:rsidRPr="00A71881">
        <w:tab/>
      </w:r>
      <w:r w:rsidRPr="00A71881">
        <w:tab/>
        <w:t>"StmInfrmtn_Contour_Code": "1",</w:t>
      </w:r>
    </w:p>
    <w:p w14:paraId="6908C8DD" w14:textId="77777777" w:rsidR="001938A6" w:rsidRPr="00A71881" w:rsidRDefault="001938A6" w:rsidP="001938A6">
      <w:pPr>
        <w:pStyle w:val="GOSTScript"/>
      </w:pPr>
      <w:r w:rsidRPr="00A71881">
        <w:tab/>
      </w:r>
      <w:r w:rsidRPr="00A71881">
        <w:tab/>
        <w:t>"StmInfrmtn_AccessLevelStereotype": 1,</w:t>
      </w:r>
    </w:p>
    <w:p w14:paraId="110EBA7C" w14:textId="77777777" w:rsidR="001938A6" w:rsidRPr="00A71881" w:rsidRDefault="001938A6" w:rsidP="001938A6">
      <w:pPr>
        <w:pStyle w:val="GOSTScript"/>
      </w:pPr>
      <w:r w:rsidRPr="00A71881">
        <w:tab/>
      </w:r>
      <w:r w:rsidRPr="00A71881">
        <w:tab/>
        <w:t>"ZR_MSC_Orgnztn_MSC_Bdgt_Cd": "99010001",</w:t>
      </w:r>
    </w:p>
    <w:p w14:paraId="7D14D7D2" w14:textId="77777777" w:rsidR="001938A6" w:rsidRPr="00A71881" w:rsidRDefault="001938A6" w:rsidP="001938A6">
      <w:pPr>
        <w:pStyle w:val="GOSTScript"/>
      </w:pPr>
      <w:r w:rsidRPr="00A71881">
        <w:tab/>
      </w:r>
      <w:r w:rsidRPr="00A71881">
        <w:tab/>
        <w:t>"ZR_MSC_Cstmr_AcntNmbr": "05621481690",</w:t>
      </w:r>
    </w:p>
    <w:p w14:paraId="23A89D02" w14:textId="77777777" w:rsidR="001938A6" w:rsidRPr="00A71881" w:rsidRDefault="001938A6" w:rsidP="001938A6">
      <w:pPr>
        <w:pStyle w:val="GOSTScript"/>
      </w:pPr>
      <w:r w:rsidRPr="00A71881">
        <w:tab/>
      </w:r>
      <w:r w:rsidRPr="00A71881">
        <w:tab/>
        <w:t>"ZRST": [</w:t>
      </w:r>
    </w:p>
    <w:p w14:paraId="169C2A2C" w14:textId="77777777" w:rsidR="001938A6" w:rsidRPr="00A71881" w:rsidRDefault="001938A6" w:rsidP="001938A6">
      <w:pPr>
        <w:pStyle w:val="GOSTScript"/>
      </w:pPr>
      <w:r w:rsidRPr="00A71881">
        <w:tab/>
      </w:r>
      <w:r w:rsidRPr="00A71881">
        <w:tab/>
      </w:r>
      <w:r w:rsidRPr="00A71881">
        <w:tab/>
        <w:t>{</w:t>
      </w:r>
    </w:p>
    <w:p w14:paraId="000AA8AA" w14:textId="77777777" w:rsidR="001938A6" w:rsidRPr="00A71881" w:rsidRDefault="001938A6" w:rsidP="001938A6">
      <w:pPr>
        <w:pStyle w:val="GOSTScript"/>
      </w:pPr>
      <w:r w:rsidRPr="00A71881">
        <w:tab/>
      </w:r>
      <w:r w:rsidRPr="00A71881">
        <w:tab/>
      </w:r>
      <w:r w:rsidRPr="00A71881">
        <w:tab/>
      </w:r>
      <w:r w:rsidRPr="00A71881">
        <w:tab/>
        <w:t>"id": 1,</w:t>
      </w:r>
    </w:p>
    <w:p w14:paraId="33F52A98" w14:textId="77777777" w:rsidR="001938A6" w:rsidRPr="00A71881" w:rsidRDefault="001938A6" w:rsidP="001938A6">
      <w:pPr>
        <w:pStyle w:val="GOSTScript"/>
      </w:pPr>
      <w:r w:rsidRPr="00A71881">
        <w:tab/>
      </w:r>
      <w:r w:rsidRPr="00A71881">
        <w:tab/>
      </w:r>
      <w:r w:rsidRPr="00A71881">
        <w:tab/>
      </w:r>
      <w:r w:rsidRPr="00A71881">
        <w:tab/>
        <w:t>"NumPP": 1,</w:t>
      </w:r>
    </w:p>
    <w:p w14:paraId="5F6FE2D5" w14:textId="77777777" w:rsidR="001938A6" w:rsidRPr="00A71881" w:rsidRDefault="001938A6" w:rsidP="001938A6">
      <w:pPr>
        <w:pStyle w:val="GOSTScript"/>
      </w:pPr>
      <w:r w:rsidRPr="00A71881">
        <w:tab/>
      </w:r>
      <w:r w:rsidRPr="00A71881">
        <w:tab/>
      </w:r>
      <w:r w:rsidRPr="00A71881">
        <w:tab/>
      </w:r>
      <w:r w:rsidRPr="00A71881">
        <w:tab/>
        <w:t>"MSC_KBKPyr_TrgtCd": "</w:t>
      </w:r>
      <w:r w:rsidRPr="00B97147">
        <w:t>20</w:t>
      </w:r>
      <w:r w:rsidRPr="00A8527A">
        <w:t>0</w:t>
      </w:r>
      <w:r w:rsidRPr="00B97147">
        <w:t>58540</w:t>
      </w:r>
      <w:r w:rsidRPr="00A8527A">
        <w:t>0</w:t>
      </w:r>
      <w:r w:rsidRPr="00B97147">
        <w:t>00000</w:t>
      </w:r>
      <w:r w:rsidRPr="00A8527A">
        <w:t>0</w:t>
      </w:r>
      <w:r w:rsidRPr="00B97147">
        <w:t>10001</w:t>
      </w:r>
      <w:r w:rsidRPr="00A71881">
        <w:t>",</w:t>
      </w:r>
    </w:p>
    <w:p w14:paraId="625DF625" w14:textId="77777777" w:rsidR="001938A6" w:rsidRPr="00A71881" w:rsidRDefault="001938A6" w:rsidP="001938A6">
      <w:pPr>
        <w:pStyle w:val="GOSTScript"/>
      </w:pPr>
      <w:r w:rsidRPr="00A71881">
        <w:tab/>
      </w:r>
      <w:r w:rsidRPr="00A71881">
        <w:tab/>
      </w:r>
      <w:r w:rsidRPr="00A71881">
        <w:tab/>
      </w:r>
      <w:r w:rsidRPr="00A71881">
        <w:tab/>
        <w:t>"AmntCrrPrpsl": 200.00,</w:t>
      </w:r>
    </w:p>
    <w:p w14:paraId="49B8D171" w14:textId="77777777" w:rsidR="001938A6" w:rsidRPr="00A71881" w:rsidRDefault="001938A6" w:rsidP="001938A6">
      <w:pPr>
        <w:pStyle w:val="GOSTScript"/>
      </w:pPr>
      <w:r w:rsidRPr="00A71881">
        <w:tab/>
      </w:r>
      <w:r w:rsidRPr="00A71881">
        <w:tab/>
      </w:r>
      <w:r w:rsidRPr="00A71881">
        <w:tab/>
      </w:r>
      <w:r w:rsidRPr="00A71881">
        <w:tab/>
        <w:t>"AmntRb": 0.00</w:t>
      </w:r>
    </w:p>
    <w:p w14:paraId="5247BA62" w14:textId="77777777" w:rsidR="001938A6" w:rsidRPr="006843F1" w:rsidRDefault="001938A6" w:rsidP="001938A6">
      <w:pPr>
        <w:pStyle w:val="GOSTScript"/>
      </w:pPr>
      <w:r w:rsidRPr="00A71881">
        <w:tab/>
      </w:r>
      <w:r w:rsidRPr="00A71881">
        <w:tab/>
      </w:r>
      <w:r w:rsidRPr="00A71881">
        <w:tab/>
      </w:r>
      <w:r w:rsidRPr="006843F1">
        <w:t>}</w:t>
      </w:r>
    </w:p>
    <w:p w14:paraId="24C635BE" w14:textId="77777777" w:rsidR="001938A6" w:rsidRPr="006843F1" w:rsidRDefault="001938A6" w:rsidP="001938A6">
      <w:pPr>
        <w:pStyle w:val="GOSTScript"/>
      </w:pPr>
      <w:r w:rsidRPr="006843F1">
        <w:tab/>
      </w:r>
      <w:r w:rsidRPr="006843F1">
        <w:tab/>
        <w:t>]</w:t>
      </w:r>
    </w:p>
    <w:p w14:paraId="63088254" w14:textId="77777777" w:rsidR="001938A6" w:rsidRPr="006843F1" w:rsidRDefault="001938A6" w:rsidP="001938A6">
      <w:pPr>
        <w:pStyle w:val="GOSTScript"/>
      </w:pPr>
      <w:r w:rsidRPr="006843F1">
        <w:tab/>
        <w:t>}</w:t>
      </w:r>
    </w:p>
    <w:p w14:paraId="587CB538" w14:textId="77777777" w:rsidR="001938A6" w:rsidRPr="006843F1" w:rsidRDefault="001938A6" w:rsidP="001938A6">
      <w:pPr>
        <w:pStyle w:val="GOSTScript"/>
      </w:pPr>
      <w:r w:rsidRPr="006843F1">
        <w:t>}</w:t>
      </w:r>
    </w:p>
    <w:p w14:paraId="1D809C86" w14:textId="595FD781" w:rsidR="001B6411" w:rsidRDefault="001B6411" w:rsidP="00C11849">
      <w:pPr>
        <w:pStyle w:val="31"/>
      </w:pPr>
      <w:bookmarkStart w:id="300" w:name="_Toc226562676"/>
      <w:r>
        <w:lastRenderedPageBreak/>
        <w:t>«</w:t>
      </w:r>
      <w:r w:rsidRPr="00B9499D">
        <w:t>Заявка на кассовый расход, сокращенная» MSC_ApplCashFlowShrt</w:t>
      </w:r>
      <w:bookmarkEnd w:id="300"/>
    </w:p>
    <w:p w14:paraId="2144CFBE" w14:textId="6FDD0BFD" w:rsidR="001B6411" w:rsidRDefault="001B6411" w:rsidP="00C11849">
      <w:pPr>
        <w:pStyle w:val="41"/>
      </w:pPr>
      <w:bookmarkStart w:id="301" w:name="_Toc226562677"/>
      <w:r w:rsidRPr="00601F01">
        <w:t>Перечень параметров тела запроса (Document) по документу</w:t>
      </w:r>
      <w:r>
        <w:t xml:space="preserve"> </w:t>
      </w:r>
      <w:r w:rsidRPr="00B9499D">
        <w:t>«Заявка на кассовый расход, сокращенная» MSC_ApplCashFlowShrt</w:t>
      </w:r>
      <w:bookmarkEnd w:id="301"/>
    </w:p>
    <w:p w14:paraId="2C9481B8" w14:textId="051BD4AB" w:rsidR="00F3776B" w:rsidRDefault="001E1625" w:rsidP="007B6838">
      <w:pPr>
        <w:pStyle w:val="GOSTNameTable"/>
      </w:pPr>
      <w:r>
        <w:rPr>
          <w:noProof/>
        </w:rPr>
        <w:fldChar w:fldCharType="begin"/>
      </w:r>
      <w:r>
        <w:rPr>
          <w:noProof/>
        </w:rPr>
        <w:instrText xml:space="preserve"> SEQ Таблица \* ARABIC </w:instrText>
      </w:r>
      <w:r>
        <w:rPr>
          <w:noProof/>
        </w:rPr>
        <w:fldChar w:fldCharType="separate"/>
      </w:r>
      <w:bookmarkStart w:id="302" w:name="_Toc226563161"/>
      <w:r w:rsidR="00AB1BE0">
        <w:rPr>
          <w:noProof/>
        </w:rPr>
        <w:t>5</w:t>
      </w:r>
      <w:r>
        <w:rPr>
          <w:noProof/>
        </w:rPr>
        <w:fldChar w:fldCharType="end"/>
      </w:r>
      <w:r w:rsidR="00F3776B">
        <w:t xml:space="preserve"> - </w:t>
      </w:r>
      <w:r w:rsidR="006E1590" w:rsidRPr="00617DB7">
        <w:t>Параметры тела (Document) запроса на подбор / сторнирование / переформирование записей учета по документу</w:t>
      </w:r>
      <w:r w:rsidR="006E1590">
        <w:t xml:space="preserve"> </w:t>
      </w:r>
      <w:r w:rsidR="006E1590" w:rsidRPr="00B9499D">
        <w:t>«Заявка на кассовый расход, сокращенная» MSC_ApplCashFlowShrt</w:t>
      </w:r>
      <w:bookmarkEnd w:id="302"/>
    </w:p>
    <w:tbl>
      <w:tblPr>
        <w:tblStyle w:val="GOSTTable"/>
        <w:tblW w:w="5000" w:type="pct"/>
        <w:tblLayout w:type="fixed"/>
        <w:tblLook w:val="07E0" w:firstRow="1" w:lastRow="1" w:firstColumn="1" w:lastColumn="1" w:noHBand="1" w:noVBand="1"/>
      </w:tblPr>
      <w:tblGrid>
        <w:gridCol w:w="3467"/>
        <w:gridCol w:w="2364"/>
        <w:gridCol w:w="1576"/>
        <w:gridCol w:w="946"/>
        <w:gridCol w:w="993"/>
        <w:gridCol w:w="6414"/>
      </w:tblGrid>
      <w:tr w:rsidR="001955A8" w:rsidRPr="00B9499D" w14:paraId="133D3F90" w14:textId="77777777" w:rsidTr="00C11849">
        <w:trPr>
          <w:cnfStyle w:val="100000000000" w:firstRow="1" w:lastRow="0" w:firstColumn="0" w:lastColumn="0" w:oddVBand="0" w:evenVBand="0" w:oddHBand="0" w:evenHBand="0" w:firstRowFirstColumn="0" w:firstRowLastColumn="0" w:lastRowFirstColumn="0" w:lastRowLastColumn="0"/>
        </w:trPr>
        <w:tc>
          <w:tcPr>
            <w:tcW w:w="1100" w:type="pct"/>
          </w:tcPr>
          <w:p w14:paraId="7A10B3C5" w14:textId="09422FAA" w:rsidR="001955A8" w:rsidRPr="00B9499D" w:rsidRDefault="001955A8" w:rsidP="00C11849">
            <w:pPr>
              <w:pStyle w:val="GOSTTableHead"/>
            </w:pPr>
            <w:r w:rsidRPr="00B412B2">
              <w:t>Наименование параметра</w:t>
            </w:r>
          </w:p>
        </w:tc>
        <w:tc>
          <w:tcPr>
            <w:tcW w:w="750" w:type="pct"/>
          </w:tcPr>
          <w:p w14:paraId="6DCD7DC8" w14:textId="4B2B3C30" w:rsidR="001955A8" w:rsidRPr="00B9499D" w:rsidRDefault="001955A8" w:rsidP="00C11849">
            <w:pPr>
              <w:pStyle w:val="GOSTTableHead"/>
            </w:pPr>
            <w:r w:rsidRPr="00B412B2">
              <w:t>Название тэга</w:t>
            </w:r>
          </w:p>
        </w:tc>
        <w:tc>
          <w:tcPr>
            <w:tcW w:w="500" w:type="pct"/>
          </w:tcPr>
          <w:p w14:paraId="7F5F4D2D" w14:textId="54B0D674" w:rsidR="001955A8" w:rsidRPr="00B9499D" w:rsidRDefault="001955A8" w:rsidP="00C11849">
            <w:pPr>
              <w:pStyle w:val="GOSTTableHead"/>
            </w:pPr>
            <w:r w:rsidRPr="00B412B2">
              <w:t>Тип данных</w:t>
            </w:r>
          </w:p>
        </w:tc>
        <w:tc>
          <w:tcPr>
            <w:tcW w:w="300" w:type="pct"/>
          </w:tcPr>
          <w:p w14:paraId="0620AA5E" w14:textId="1F1FF1E4" w:rsidR="001955A8" w:rsidRPr="00B9499D" w:rsidRDefault="001955A8" w:rsidP="00C11849">
            <w:pPr>
              <w:pStyle w:val="GOSTTableHead"/>
            </w:pPr>
            <w:r w:rsidRPr="00B412B2">
              <w:t>Обязательность</w:t>
            </w:r>
          </w:p>
        </w:tc>
        <w:tc>
          <w:tcPr>
            <w:tcW w:w="315" w:type="pct"/>
          </w:tcPr>
          <w:p w14:paraId="2E3484BB" w14:textId="278F71D3" w:rsidR="001955A8" w:rsidRPr="00B9499D" w:rsidRDefault="001955A8" w:rsidP="00C11849">
            <w:pPr>
              <w:pStyle w:val="GOSTTableHead"/>
            </w:pPr>
            <w:r w:rsidRPr="00B412B2">
              <w:t>Размерность</w:t>
            </w:r>
          </w:p>
        </w:tc>
        <w:tc>
          <w:tcPr>
            <w:tcW w:w="2035" w:type="pct"/>
          </w:tcPr>
          <w:p w14:paraId="2FD4D6B2" w14:textId="450E75C2" w:rsidR="001955A8" w:rsidRPr="00B9499D" w:rsidRDefault="001955A8" w:rsidP="00C11849">
            <w:pPr>
              <w:pStyle w:val="GOSTTableHead"/>
            </w:pPr>
            <w:r w:rsidRPr="00B412B2">
              <w:t>Описание</w:t>
            </w:r>
          </w:p>
        </w:tc>
      </w:tr>
      <w:tr w:rsidR="001955A8" w:rsidRPr="00B9499D" w14:paraId="738D26E0" w14:textId="77777777" w:rsidTr="001955A8">
        <w:tc>
          <w:tcPr>
            <w:tcW w:w="1100" w:type="pct"/>
          </w:tcPr>
          <w:p w14:paraId="1C101085" w14:textId="77777777" w:rsidR="001955A8" w:rsidRPr="00B9499D" w:rsidRDefault="001955A8" w:rsidP="001955A8">
            <w:pPr>
              <w:pStyle w:val="GOSTTablenorm"/>
            </w:pPr>
            <w:r w:rsidRPr="00B9499D">
              <w:t>Номер документа</w:t>
            </w:r>
          </w:p>
        </w:tc>
        <w:tc>
          <w:tcPr>
            <w:tcW w:w="750" w:type="pct"/>
          </w:tcPr>
          <w:p w14:paraId="2F568AAB" w14:textId="77777777" w:rsidR="001955A8" w:rsidRPr="00B9499D" w:rsidRDefault="001955A8" w:rsidP="001955A8">
            <w:pPr>
              <w:pStyle w:val="GOSTTablenorm"/>
            </w:pPr>
            <w:r w:rsidRPr="00B9499D">
              <w:t>ZR_RqstNm</w:t>
            </w:r>
          </w:p>
        </w:tc>
        <w:tc>
          <w:tcPr>
            <w:tcW w:w="500" w:type="pct"/>
          </w:tcPr>
          <w:p w14:paraId="26129F7C" w14:textId="77777777" w:rsidR="001955A8" w:rsidRPr="00B9499D" w:rsidRDefault="001955A8" w:rsidP="001955A8">
            <w:pPr>
              <w:pStyle w:val="GOSTTablenorm"/>
            </w:pPr>
            <w:r w:rsidRPr="00B9499D">
              <w:t>Строка</w:t>
            </w:r>
          </w:p>
        </w:tc>
        <w:tc>
          <w:tcPr>
            <w:tcW w:w="300" w:type="pct"/>
          </w:tcPr>
          <w:p w14:paraId="337D17F6" w14:textId="77777777" w:rsidR="001955A8" w:rsidRPr="00B9499D" w:rsidRDefault="001955A8" w:rsidP="001955A8">
            <w:pPr>
              <w:pStyle w:val="GOSTTablenorm"/>
            </w:pPr>
            <w:r w:rsidRPr="00B9499D">
              <w:t>Да</w:t>
            </w:r>
          </w:p>
        </w:tc>
        <w:tc>
          <w:tcPr>
            <w:tcW w:w="315" w:type="pct"/>
          </w:tcPr>
          <w:p w14:paraId="610D0FE2" w14:textId="77777777" w:rsidR="001955A8" w:rsidRPr="00B9499D" w:rsidRDefault="001955A8" w:rsidP="001955A8">
            <w:pPr>
              <w:pStyle w:val="GOSTTablenorm"/>
            </w:pPr>
            <w:r w:rsidRPr="00B9499D">
              <w:t>&lt;=</w:t>
            </w:r>
            <w:r w:rsidRPr="00B9499D">
              <w:rPr>
                <w:lang w:val="en-US"/>
              </w:rPr>
              <w:t>1</w:t>
            </w:r>
            <w:r w:rsidRPr="00B9499D">
              <w:t>5</w:t>
            </w:r>
          </w:p>
        </w:tc>
        <w:tc>
          <w:tcPr>
            <w:tcW w:w="2035" w:type="pct"/>
          </w:tcPr>
          <w:p w14:paraId="4D2730EF" w14:textId="77777777" w:rsidR="001955A8" w:rsidRPr="00B9499D" w:rsidRDefault="001955A8" w:rsidP="001955A8">
            <w:pPr>
              <w:pStyle w:val="GOSTTablenorm"/>
            </w:pPr>
            <w:r w:rsidRPr="00B9499D">
              <w:t>Указывается номер документа</w:t>
            </w:r>
          </w:p>
        </w:tc>
      </w:tr>
      <w:tr w:rsidR="001955A8" w:rsidRPr="00B9499D" w14:paraId="5E29DE52" w14:textId="77777777" w:rsidTr="001955A8">
        <w:tc>
          <w:tcPr>
            <w:tcW w:w="1100" w:type="pct"/>
          </w:tcPr>
          <w:p w14:paraId="0919485A" w14:textId="77777777" w:rsidR="001955A8" w:rsidRPr="00B9499D" w:rsidRDefault="001955A8" w:rsidP="001955A8">
            <w:pPr>
              <w:pStyle w:val="GOSTTablenorm"/>
            </w:pPr>
            <w:r w:rsidRPr="00B9499D">
              <w:t>Дата документа</w:t>
            </w:r>
          </w:p>
        </w:tc>
        <w:tc>
          <w:tcPr>
            <w:tcW w:w="750" w:type="pct"/>
          </w:tcPr>
          <w:p w14:paraId="29F96A9B" w14:textId="77777777" w:rsidR="001955A8" w:rsidRPr="00B9499D" w:rsidRDefault="001955A8" w:rsidP="001955A8">
            <w:pPr>
              <w:pStyle w:val="GOSTTablenorm"/>
            </w:pPr>
            <w:r w:rsidRPr="00B9499D">
              <w:t>ZR_MSC_Infrmtn_CrtnDt</w:t>
            </w:r>
          </w:p>
        </w:tc>
        <w:tc>
          <w:tcPr>
            <w:tcW w:w="500" w:type="pct"/>
          </w:tcPr>
          <w:p w14:paraId="607B81D7" w14:textId="77777777" w:rsidR="001955A8" w:rsidRPr="00B9499D" w:rsidRDefault="001955A8" w:rsidP="001955A8">
            <w:pPr>
              <w:pStyle w:val="GOSTTablenorm"/>
            </w:pPr>
            <w:r w:rsidRPr="00B9499D" w:rsidDel="00C45DFF">
              <w:t>Дата</w:t>
            </w:r>
          </w:p>
        </w:tc>
        <w:tc>
          <w:tcPr>
            <w:tcW w:w="300" w:type="pct"/>
          </w:tcPr>
          <w:p w14:paraId="7D310485" w14:textId="77777777" w:rsidR="001955A8" w:rsidRPr="00B9499D" w:rsidRDefault="001955A8" w:rsidP="001955A8">
            <w:pPr>
              <w:pStyle w:val="GOSTTablenorm"/>
            </w:pPr>
            <w:r w:rsidRPr="00B9499D">
              <w:t>Да</w:t>
            </w:r>
          </w:p>
        </w:tc>
        <w:tc>
          <w:tcPr>
            <w:tcW w:w="315" w:type="pct"/>
          </w:tcPr>
          <w:p w14:paraId="5C876657" w14:textId="30F77CE1" w:rsidR="001955A8" w:rsidRPr="00B9499D" w:rsidRDefault="001955A8" w:rsidP="001955A8">
            <w:pPr>
              <w:pStyle w:val="GOSTTablenorm"/>
            </w:pPr>
          </w:p>
        </w:tc>
        <w:tc>
          <w:tcPr>
            <w:tcW w:w="2035" w:type="pct"/>
          </w:tcPr>
          <w:p w14:paraId="0224F078" w14:textId="127EA310" w:rsidR="001955A8" w:rsidRPr="00B9499D" w:rsidRDefault="001955A8" w:rsidP="001955A8">
            <w:pPr>
              <w:pStyle w:val="GOSTTablenorm"/>
            </w:pPr>
            <w:r w:rsidRPr="00B9499D">
              <w:t>Указывается дата документа в формате YYYY-MM-DD</w:t>
            </w:r>
          </w:p>
        </w:tc>
      </w:tr>
      <w:tr w:rsidR="001955A8" w:rsidRPr="00B9499D" w14:paraId="6EE5CA21" w14:textId="77777777" w:rsidTr="001955A8">
        <w:tc>
          <w:tcPr>
            <w:tcW w:w="1100" w:type="pct"/>
          </w:tcPr>
          <w:p w14:paraId="007045A3" w14:textId="28B81826" w:rsidR="001955A8" w:rsidRPr="00B9499D" w:rsidRDefault="001955A8" w:rsidP="001955A8">
            <w:pPr>
              <w:pStyle w:val="GOSTTablenorm"/>
            </w:pPr>
            <w:r w:rsidRPr="00B9499D">
              <w:t>Код валюты по ОКВ</w:t>
            </w:r>
          </w:p>
        </w:tc>
        <w:tc>
          <w:tcPr>
            <w:tcW w:w="750" w:type="pct"/>
          </w:tcPr>
          <w:p w14:paraId="6E2C2E9E" w14:textId="398323BA" w:rsidR="001955A8" w:rsidRPr="00B9499D" w:rsidRDefault="001955A8" w:rsidP="001955A8">
            <w:pPr>
              <w:pStyle w:val="GOSTTablenorm"/>
            </w:pPr>
            <w:r w:rsidRPr="00B9499D">
              <w:t>ZR_MSC_OKV_CD</w:t>
            </w:r>
          </w:p>
        </w:tc>
        <w:tc>
          <w:tcPr>
            <w:tcW w:w="500" w:type="pct"/>
          </w:tcPr>
          <w:p w14:paraId="30054A47" w14:textId="76FE59B4" w:rsidR="001955A8" w:rsidRPr="00B9499D" w:rsidDel="00C45DFF" w:rsidRDefault="001955A8" w:rsidP="001955A8">
            <w:pPr>
              <w:pStyle w:val="GOSTTablenorm"/>
            </w:pPr>
            <w:r w:rsidRPr="00B9499D">
              <w:t>Строка</w:t>
            </w:r>
          </w:p>
        </w:tc>
        <w:tc>
          <w:tcPr>
            <w:tcW w:w="300" w:type="pct"/>
          </w:tcPr>
          <w:p w14:paraId="55FF53F1" w14:textId="16C44501" w:rsidR="001955A8" w:rsidRPr="00B9499D" w:rsidRDefault="001955A8" w:rsidP="001955A8">
            <w:pPr>
              <w:pStyle w:val="GOSTTablenorm"/>
            </w:pPr>
            <w:r w:rsidRPr="00B9499D">
              <w:t>Да</w:t>
            </w:r>
          </w:p>
        </w:tc>
        <w:tc>
          <w:tcPr>
            <w:tcW w:w="315" w:type="pct"/>
          </w:tcPr>
          <w:p w14:paraId="3F442FB3" w14:textId="1F425D7A" w:rsidR="001955A8" w:rsidRPr="00B9499D" w:rsidRDefault="001955A8" w:rsidP="001955A8">
            <w:pPr>
              <w:pStyle w:val="GOSTTablenorm"/>
            </w:pPr>
            <w:r w:rsidRPr="00B9499D">
              <w:t>=3</w:t>
            </w:r>
          </w:p>
        </w:tc>
        <w:tc>
          <w:tcPr>
            <w:tcW w:w="2035" w:type="pct"/>
          </w:tcPr>
          <w:p w14:paraId="35E6B620" w14:textId="5008E1CB" w:rsidR="001955A8" w:rsidRPr="00B9499D" w:rsidRDefault="001955A8" w:rsidP="001955A8">
            <w:pPr>
              <w:pStyle w:val="GOSTTablenorm"/>
            </w:pPr>
            <w:r w:rsidRPr="00B9499D">
              <w:t>Указывается код валюты по Общероссийскому классификатору валют. Допустимо указывать как цифровой, так и буквенный код валюты</w:t>
            </w:r>
          </w:p>
        </w:tc>
      </w:tr>
      <w:tr w:rsidR="001955A8" w:rsidRPr="00B9499D" w14:paraId="485712D8" w14:textId="77777777" w:rsidTr="001955A8">
        <w:tc>
          <w:tcPr>
            <w:tcW w:w="1100" w:type="pct"/>
          </w:tcPr>
          <w:p w14:paraId="0742C883" w14:textId="77777777" w:rsidR="001955A8" w:rsidRPr="00B9499D" w:rsidRDefault="001955A8" w:rsidP="001955A8">
            <w:pPr>
              <w:pStyle w:val="GOSTTablenorm"/>
            </w:pPr>
            <w:r w:rsidRPr="00B9499D">
              <w:t>Контур</w:t>
            </w:r>
          </w:p>
        </w:tc>
        <w:tc>
          <w:tcPr>
            <w:tcW w:w="750" w:type="pct"/>
          </w:tcPr>
          <w:p w14:paraId="2812F01B" w14:textId="77777777" w:rsidR="001955A8" w:rsidRPr="00B9499D" w:rsidRDefault="001955A8" w:rsidP="001955A8">
            <w:pPr>
              <w:pStyle w:val="GOSTTablenorm"/>
            </w:pPr>
            <w:r w:rsidRPr="00B9499D">
              <w:t>StmInfrmtn_Contour_Code</w:t>
            </w:r>
          </w:p>
        </w:tc>
        <w:tc>
          <w:tcPr>
            <w:tcW w:w="500" w:type="pct"/>
          </w:tcPr>
          <w:p w14:paraId="7991FD38" w14:textId="77777777" w:rsidR="001955A8" w:rsidRPr="00B9499D" w:rsidRDefault="001955A8" w:rsidP="001955A8">
            <w:pPr>
              <w:pStyle w:val="GOSTTablenorm"/>
            </w:pPr>
            <w:r w:rsidRPr="00B9499D">
              <w:t>Строка</w:t>
            </w:r>
          </w:p>
        </w:tc>
        <w:tc>
          <w:tcPr>
            <w:tcW w:w="300" w:type="pct"/>
          </w:tcPr>
          <w:p w14:paraId="70AC3D22" w14:textId="77777777" w:rsidR="001955A8" w:rsidRPr="00B9499D" w:rsidRDefault="001955A8" w:rsidP="001955A8">
            <w:pPr>
              <w:pStyle w:val="GOSTTablenorm"/>
            </w:pPr>
            <w:r w:rsidRPr="00B9499D">
              <w:t>Да</w:t>
            </w:r>
          </w:p>
        </w:tc>
        <w:tc>
          <w:tcPr>
            <w:tcW w:w="315" w:type="pct"/>
          </w:tcPr>
          <w:p w14:paraId="1AB241DB" w14:textId="77777777" w:rsidR="001955A8" w:rsidRPr="00B9499D" w:rsidRDefault="001955A8" w:rsidP="001955A8">
            <w:pPr>
              <w:pStyle w:val="GOSTTablenorm"/>
            </w:pPr>
            <w:r w:rsidRPr="00B9499D">
              <w:t>=1</w:t>
            </w:r>
          </w:p>
        </w:tc>
        <w:tc>
          <w:tcPr>
            <w:tcW w:w="2035" w:type="pct"/>
          </w:tcPr>
          <w:p w14:paraId="439535D1" w14:textId="7FCB05BB" w:rsidR="001955A8" w:rsidRPr="00A71881" w:rsidRDefault="001955A8" w:rsidP="001955A8">
            <w:pPr>
              <w:pStyle w:val="GOSTTablenorm"/>
            </w:pPr>
            <w:r w:rsidRPr="00B91CE4">
              <w:t xml:space="preserve">Указывается код контура, в котором </w:t>
            </w:r>
            <w:r w:rsidRPr="0051436C">
              <w:t>проводится операция.</w:t>
            </w:r>
          </w:p>
          <w:p w14:paraId="4E3E62CC" w14:textId="77777777" w:rsidR="001955A8" w:rsidRPr="00A71881" w:rsidRDefault="001955A8" w:rsidP="001955A8">
            <w:pPr>
              <w:pStyle w:val="GOSTTablenorm"/>
            </w:pPr>
            <w:r w:rsidRPr="00A71881">
              <w:t>Возможные значения:</w:t>
            </w:r>
          </w:p>
          <w:p w14:paraId="4A611E13" w14:textId="5A64B293" w:rsidR="001955A8" w:rsidRPr="00B91CE4" w:rsidRDefault="001955A8" w:rsidP="001955A8">
            <w:pPr>
              <w:pStyle w:val="GOSTTableListMark1"/>
            </w:pPr>
            <w:r w:rsidRPr="00A71881">
              <w:t>«</w:t>
            </w:r>
            <w:r w:rsidR="00B26CFB">
              <w:rPr>
                <w:lang w:val="en-US"/>
              </w:rPr>
              <w:t>O</w:t>
            </w:r>
            <w:r w:rsidRPr="00A71881">
              <w:t xml:space="preserve">» – </w:t>
            </w:r>
            <w:r w:rsidRPr="00B91CE4">
              <w:t>открытый;</w:t>
            </w:r>
          </w:p>
          <w:p w14:paraId="0ACBA34F" w14:textId="77777777" w:rsidR="001955A8" w:rsidRPr="00B91CE4" w:rsidRDefault="001955A8" w:rsidP="001955A8">
            <w:pPr>
              <w:pStyle w:val="GOSTTableListMark1"/>
            </w:pPr>
            <w:r w:rsidRPr="0051436C">
              <w:t>«</w:t>
            </w:r>
            <w:r w:rsidRPr="00A71881">
              <w:t>S</w:t>
            </w:r>
            <w:r w:rsidRPr="00B91CE4">
              <w:t>»</w:t>
            </w:r>
            <w:r w:rsidRPr="00A71881">
              <w:t xml:space="preserve"> – </w:t>
            </w:r>
            <w:r w:rsidRPr="00B91CE4">
              <w:t>защищенный;</w:t>
            </w:r>
          </w:p>
          <w:p w14:paraId="4144D076" w14:textId="4D70523E" w:rsidR="001955A8" w:rsidRPr="00A71881" w:rsidRDefault="001955A8" w:rsidP="001955A8">
            <w:pPr>
              <w:pStyle w:val="GOSTTableListMark1"/>
            </w:pPr>
            <w:r w:rsidRPr="0051436C">
              <w:t>«1</w:t>
            </w:r>
            <w:r w:rsidRPr="00A71881">
              <w:t>» – открытый;</w:t>
            </w:r>
          </w:p>
          <w:p w14:paraId="391DD3E7" w14:textId="312BD5DA" w:rsidR="001955A8" w:rsidRPr="00B9499D" w:rsidRDefault="001955A8" w:rsidP="001955A8">
            <w:pPr>
              <w:pStyle w:val="GOSTTableListMark1"/>
            </w:pPr>
            <w:r w:rsidRPr="00A71881">
              <w:t>«2» - защищенный</w:t>
            </w:r>
          </w:p>
        </w:tc>
      </w:tr>
      <w:tr w:rsidR="001955A8" w:rsidRPr="00B9499D" w14:paraId="5D82C1F4" w14:textId="77777777" w:rsidTr="001955A8">
        <w:tc>
          <w:tcPr>
            <w:tcW w:w="1100" w:type="pct"/>
          </w:tcPr>
          <w:p w14:paraId="4F7ABEB6" w14:textId="77777777" w:rsidR="001955A8" w:rsidRPr="00B9499D" w:rsidRDefault="001955A8" w:rsidP="001955A8">
            <w:pPr>
              <w:pStyle w:val="GOSTTablenorm"/>
            </w:pPr>
            <w:r w:rsidRPr="00B9499D">
              <w:t>Уровень конфиденциальности</w:t>
            </w:r>
          </w:p>
        </w:tc>
        <w:tc>
          <w:tcPr>
            <w:tcW w:w="750" w:type="pct"/>
          </w:tcPr>
          <w:p w14:paraId="32F32894" w14:textId="77777777" w:rsidR="001955A8" w:rsidRPr="00B9499D" w:rsidRDefault="001955A8" w:rsidP="001955A8">
            <w:pPr>
              <w:pStyle w:val="GOSTTablenorm"/>
            </w:pPr>
            <w:r w:rsidRPr="00B9499D">
              <w:t>StmInfrmtn_AccessLevelStereotype</w:t>
            </w:r>
          </w:p>
        </w:tc>
        <w:tc>
          <w:tcPr>
            <w:tcW w:w="500" w:type="pct"/>
          </w:tcPr>
          <w:p w14:paraId="35689526" w14:textId="3F88FF16" w:rsidR="001955A8" w:rsidRPr="00B9499D" w:rsidRDefault="001955A8" w:rsidP="001955A8">
            <w:pPr>
              <w:pStyle w:val="GOSTTablenorm"/>
            </w:pPr>
            <w:r>
              <w:t>Число</w:t>
            </w:r>
          </w:p>
        </w:tc>
        <w:tc>
          <w:tcPr>
            <w:tcW w:w="300" w:type="pct"/>
          </w:tcPr>
          <w:p w14:paraId="082EB56A" w14:textId="77777777" w:rsidR="001955A8" w:rsidRPr="00B9499D" w:rsidRDefault="001955A8" w:rsidP="001955A8">
            <w:pPr>
              <w:pStyle w:val="GOSTTablenorm"/>
            </w:pPr>
            <w:r w:rsidRPr="00B9499D">
              <w:t>Да</w:t>
            </w:r>
          </w:p>
        </w:tc>
        <w:tc>
          <w:tcPr>
            <w:tcW w:w="315" w:type="pct"/>
          </w:tcPr>
          <w:p w14:paraId="02F2587C" w14:textId="77777777" w:rsidR="001955A8" w:rsidRPr="00B9499D" w:rsidRDefault="001955A8" w:rsidP="001955A8">
            <w:pPr>
              <w:pStyle w:val="GOSTTablenorm"/>
            </w:pPr>
            <w:r w:rsidRPr="00B9499D">
              <w:t>=1</w:t>
            </w:r>
          </w:p>
        </w:tc>
        <w:tc>
          <w:tcPr>
            <w:tcW w:w="2035" w:type="pct"/>
          </w:tcPr>
          <w:p w14:paraId="263950A2" w14:textId="77777777" w:rsidR="001955A8" w:rsidRPr="00B91CE4" w:rsidRDefault="001955A8" w:rsidP="001955A8">
            <w:pPr>
              <w:pStyle w:val="GOSTTablenorm"/>
            </w:pPr>
            <w:r w:rsidRPr="00B91CE4">
              <w:t>Указывается уровень конфиденциальности документа.</w:t>
            </w:r>
          </w:p>
          <w:p w14:paraId="7FD72A8C" w14:textId="77777777" w:rsidR="001955A8" w:rsidRPr="0051436C" w:rsidRDefault="001955A8" w:rsidP="001955A8">
            <w:pPr>
              <w:pStyle w:val="GOSTTablenorm"/>
            </w:pPr>
            <w:r w:rsidRPr="0051436C">
              <w:t>Возможные значения:</w:t>
            </w:r>
          </w:p>
          <w:p w14:paraId="7C882994" w14:textId="77777777" w:rsidR="001955A8" w:rsidRPr="00B9499D" w:rsidRDefault="001955A8" w:rsidP="001955A8">
            <w:pPr>
              <w:pStyle w:val="GOSTTableListMark1"/>
            </w:pPr>
            <w:r w:rsidRPr="00B9499D">
              <w:t>«0» - Несекретно;</w:t>
            </w:r>
          </w:p>
          <w:p w14:paraId="1150A2D0" w14:textId="0099B20F" w:rsidR="001955A8" w:rsidRPr="00B9499D" w:rsidRDefault="001955A8" w:rsidP="001955A8">
            <w:pPr>
              <w:pStyle w:val="GOSTTableListMark1"/>
            </w:pPr>
            <w:r w:rsidRPr="00B9499D">
              <w:t>«1» - Для служебного пользования</w:t>
            </w:r>
          </w:p>
        </w:tc>
      </w:tr>
      <w:tr w:rsidR="001955A8" w:rsidRPr="00B9499D" w14:paraId="600CD313" w14:textId="77777777" w:rsidTr="001955A8">
        <w:tc>
          <w:tcPr>
            <w:tcW w:w="1100" w:type="pct"/>
          </w:tcPr>
          <w:p w14:paraId="7C5796E9" w14:textId="77777777" w:rsidR="001955A8" w:rsidRPr="00B9499D" w:rsidRDefault="001955A8" w:rsidP="001955A8">
            <w:pPr>
              <w:pStyle w:val="GOSTTablenorm"/>
            </w:pPr>
            <w:r w:rsidRPr="00B9499D">
              <w:t>Код бюджета</w:t>
            </w:r>
          </w:p>
        </w:tc>
        <w:tc>
          <w:tcPr>
            <w:tcW w:w="750" w:type="pct"/>
          </w:tcPr>
          <w:p w14:paraId="474570B7" w14:textId="77777777" w:rsidR="001955A8" w:rsidRPr="00B9499D" w:rsidRDefault="001955A8" w:rsidP="001955A8">
            <w:pPr>
              <w:pStyle w:val="GOSTTablenorm"/>
              <w:rPr>
                <w:lang w:val="en-US"/>
              </w:rPr>
            </w:pPr>
            <w:r w:rsidRPr="00B9499D">
              <w:rPr>
                <w:lang w:val="en-US"/>
              </w:rPr>
              <w:t>ZR_MSC_Orgnztn_MSC_Bdgt_Cd</w:t>
            </w:r>
          </w:p>
        </w:tc>
        <w:tc>
          <w:tcPr>
            <w:tcW w:w="500" w:type="pct"/>
          </w:tcPr>
          <w:p w14:paraId="4E01F0ED" w14:textId="77777777" w:rsidR="001955A8" w:rsidRPr="00B9499D" w:rsidRDefault="001955A8" w:rsidP="001955A8">
            <w:pPr>
              <w:pStyle w:val="GOSTTablenorm"/>
            </w:pPr>
            <w:r w:rsidRPr="00B9499D">
              <w:t>Строка</w:t>
            </w:r>
          </w:p>
        </w:tc>
        <w:tc>
          <w:tcPr>
            <w:tcW w:w="300" w:type="pct"/>
          </w:tcPr>
          <w:p w14:paraId="3B8482C6" w14:textId="77777777" w:rsidR="001955A8" w:rsidRPr="00B9499D" w:rsidRDefault="001955A8" w:rsidP="001955A8">
            <w:pPr>
              <w:pStyle w:val="GOSTTablenorm"/>
            </w:pPr>
            <w:r w:rsidRPr="00B9499D">
              <w:t>Да</w:t>
            </w:r>
          </w:p>
        </w:tc>
        <w:tc>
          <w:tcPr>
            <w:tcW w:w="315" w:type="pct"/>
          </w:tcPr>
          <w:p w14:paraId="6599B520" w14:textId="77777777" w:rsidR="001955A8" w:rsidRPr="00B9499D" w:rsidRDefault="001955A8" w:rsidP="001955A8">
            <w:pPr>
              <w:pStyle w:val="GOSTTablenorm"/>
            </w:pPr>
            <w:r w:rsidRPr="00B9499D">
              <w:t>=8</w:t>
            </w:r>
          </w:p>
        </w:tc>
        <w:tc>
          <w:tcPr>
            <w:tcW w:w="2035" w:type="pct"/>
          </w:tcPr>
          <w:p w14:paraId="54C68C9A" w14:textId="2350A10C" w:rsidR="001955A8" w:rsidRPr="00B9499D" w:rsidRDefault="001955A8" w:rsidP="001955A8">
            <w:pPr>
              <w:pStyle w:val="GOSTTablenorm"/>
            </w:pPr>
            <w:r w:rsidRPr="00B9499D">
              <w:t>Указывается код бюджета в соответствии со справочником «Бюджеты»</w:t>
            </w:r>
          </w:p>
        </w:tc>
      </w:tr>
      <w:tr w:rsidR="001955A8" w:rsidRPr="00B9499D" w14:paraId="1E598470" w14:textId="77777777" w:rsidTr="001955A8">
        <w:tc>
          <w:tcPr>
            <w:tcW w:w="1100" w:type="pct"/>
          </w:tcPr>
          <w:p w14:paraId="670A65A7" w14:textId="77777777" w:rsidR="001955A8" w:rsidRPr="00B9499D" w:rsidRDefault="001955A8" w:rsidP="001955A8">
            <w:pPr>
              <w:pStyle w:val="GOSTTablenorm"/>
            </w:pPr>
            <w:r w:rsidRPr="00B9499D">
              <w:t>Номер лицевого счета плательщика</w:t>
            </w:r>
          </w:p>
        </w:tc>
        <w:tc>
          <w:tcPr>
            <w:tcW w:w="750" w:type="pct"/>
          </w:tcPr>
          <w:p w14:paraId="14EAAB23" w14:textId="77777777" w:rsidR="001955A8" w:rsidRPr="00B9499D" w:rsidRDefault="001955A8" w:rsidP="001955A8">
            <w:pPr>
              <w:pStyle w:val="GOSTTablenorm"/>
            </w:pPr>
            <w:r w:rsidRPr="00B9499D">
              <w:t>ZR_MSC_Cstmr_AcntNmbr</w:t>
            </w:r>
          </w:p>
        </w:tc>
        <w:tc>
          <w:tcPr>
            <w:tcW w:w="500" w:type="pct"/>
          </w:tcPr>
          <w:p w14:paraId="09B40DAC" w14:textId="77777777" w:rsidR="001955A8" w:rsidRPr="00B9499D" w:rsidRDefault="001955A8" w:rsidP="001955A8">
            <w:pPr>
              <w:pStyle w:val="GOSTTablenorm"/>
            </w:pPr>
            <w:r w:rsidRPr="00B9499D">
              <w:t>Строка</w:t>
            </w:r>
          </w:p>
        </w:tc>
        <w:tc>
          <w:tcPr>
            <w:tcW w:w="300" w:type="pct"/>
          </w:tcPr>
          <w:p w14:paraId="5B7D3C8D" w14:textId="77777777" w:rsidR="001955A8" w:rsidRPr="00B9499D" w:rsidRDefault="001955A8" w:rsidP="001955A8">
            <w:pPr>
              <w:pStyle w:val="GOSTTablenorm"/>
            </w:pPr>
            <w:r w:rsidRPr="00B9499D">
              <w:t>Да</w:t>
            </w:r>
          </w:p>
        </w:tc>
        <w:tc>
          <w:tcPr>
            <w:tcW w:w="315" w:type="pct"/>
          </w:tcPr>
          <w:p w14:paraId="6E88C87C" w14:textId="77777777" w:rsidR="001955A8" w:rsidRPr="00B9499D" w:rsidRDefault="001955A8" w:rsidP="001955A8">
            <w:pPr>
              <w:pStyle w:val="GOSTTablenorm"/>
            </w:pPr>
            <w:r w:rsidRPr="00B9499D">
              <w:t>=11</w:t>
            </w:r>
          </w:p>
        </w:tc>
        <w:tc>
          <w:tcPr>
            <w:tcW w:w="2035" w:type="pct"/>
          </w:tcPr>
          <w:p w14:paraId="10802008" w14:textId="77777777" w:rsidR="001955A8" w:rsidRPr="00B9499D" w:rsidRDefault="001955A8" w:rsidP="001955A8">
            <w:pPr>
              <w:pStyle w:val="GOSTTablenorm"/>
            </w:pPr>
            <w:r w:rsidRPr="00B9499D">
              <w:t>Указывается номер лицевого счета плательщика</w:t>
            </w:r>
          </w:p>
        </w:tc>
      </w:tr>
      <w:tr w:rsidR="001955A8" w:rsidRPr="00B9499D" w14:paraId="108C5D7E" w14:textId="77777777" w:rsidTr="001955A8">
        <w:tc>
          <w:tcPr>
            <w:tcW w:w="1100" w:type="pct"/>
          </w:tcPr>
          <w:p w14:paraId="651B3ABC" w14:textId="77777777" w:rsidR="001955A8" w:rsidRPr="00B9499D" w:rsidRDefault="001955A8" w:rsidP="001955A8">
            <w:pPr>
              <w:pStyle w:val="GOSTTablenorm"/>
            </w:pPr>
            <w:r w:rsidRPr="00B9499D">
              <w:lastRenderedPageBreak/>
              <w:t>КБК плательщика</w:t>
            </w:r>
          </w:p>
        </w:tc>
        <w:tc>
          <w:tcPr>
            <w:tcW w:w="750" w:type="pct"/>
          </w:tcPr>
          <w:p w14:paraId="5600BAFE" w14:textId="77777777" w:rsidR="001955A8" w:rsidRPr="00B9499D" w:rsidRDefault="001955A8" w:rsidP="001955A8">
            <w:pPr>
              <w:pStyle w:val="GOSTTablenorm"/>
            </w:pPr>
            <w:r w:rsidRPr="00B9499D">
              <w:t>zr_kbkpyr_KBK</w:t>
            </w:r>
          </w:p>
        </w:tc>
        <w:tc>
          <w:tcPr>
            <w:tcW w:w="500" w:type="pct"/>
          </w:tcPr>
          <w:p w14:paraId="751286F9" w14:textId="77777777" w:rsidR="001955A8" w:rsidRPr="00B9499D" w:rsidRDefault="001955A8" w:rsidP="001955A8">
            <w:pPr>
              <w:pStyle w:val="GOSTTablenorm"/>
            </w:pPr>
            <w:r w:rsidRPr="00B9499D">
              <w:t>Строка</w:t>
            </w:r>
          </w:p>
        </w:tc>
        <w:tc>
          <w:tcPr>
            <w:tcW w:w="300" w:type="pct"/>
          </w:tcPr>
          <w:p w14:paraId="077E62DE" w14:textId="77777777" w:rsidR="001955A8" w:rsidRPr="00B9499D" w:rsidRDefault="001955A8" w:rsidP="001955A8">
            <w:pPr>
              <w:pStyle w:val="GOSTTablenorm"/>
            </w:pPr>
            <w:r w:rsidRPr="00B9499D">
              <w:t>Нет</w:t>
            </w:r>
          </w:p>
        </w:tc>
        <w:tc>
          <w:tcPr>
            <w:tcW w:w="315" w:type="pct"/>
          </w:tcPr>
          <w:p w14:paraId="16A39D71" w14:textId="77777777" w:rsidR="001955A8" w:rsidRPr="00B9499D" w:rsidRDefault="001955A8" w:rsidP="001955A8">
            <w:pPr>
              <w:pStyle w:val="GOSTTablenorm"/>
            </w:pPr>
            <w:r w:rsidRPr="00B9499D">
              <w:rPr>
                <w:lang w:val="en-US"/>
              </w:rPr>
              <w:t>=20</w:t>
            </w:r>
          </w:p>
        </w:tc>
        <w:tc>
          <w:tcPr>
            <w:tcW w:w="2035" w:type="pct"/>
          </w:tcPr>
          <w:p w14:paraId="1DDBB3C5" w14:textId="673F1AA8" w:rsidR="001955A8" w:rsidRPr="00B9499D" w:rsidRDefault="001955A8" w:rsidP="001955A8">
            <w:pPr>
              <w:pStyle w:val="GOSTTablenorm"/>
            </w:pPr>
            <w:r w:rsidRPr="00B9499D">
              <w:t>Указывается код по бюджетной классификации для отражения операции на ЛС плательщика. По л/с с кодом 05 не заполняется</w:t>
            </w:r>
          </w:p>
        </w:tc>
      </w:tr>
      <w:tr w:rsidR="001955A8" w:rsidRPr="00B9499D" w14:paraId="3C84B6B5" w14:textId="77777777" w:rsidTr="001955A8">
        <w:tc>
          <w:tcPr>
            <w:tcW w:w="1100" w:type="pct"/>
          </w:tcPr>
          <w:p w14:paraId="73EB64D7" w14:textId="77777777" w:rsidR="001955A8" w:rsidRPr="00B9499D" w:rsidRDefault="001955A8" w:rsidP="001955A8">
            <w:pPr>
              <w:pStyle w:val="GOSTTablenorm"/>
            </w:pPr>
            <w:r w:rsidRPr="00B9499D">
              <w:t>Код цели (аналитический код) плательщика</w:t>
            </w:r>
          </w:p>
        </w:tc>
        <w:tc>
          <w:tcPr>
            <w:tcW w:w="750" w:type="pct"/>
          </w:tcPr>
          <w:p w14:paraId="182B33A8" w14:textId="77777777" w:rsidR="001955A8" w:rsidRPr="00B9499D" w:rsidRDefault="001955A8" w:rsidP="001955A8">
            <w:pPr>
              <w:pStyle w:val="GOSTTablenorm"/>
            </w:pPr>
            <w:r w:rsidRPr="00B9499D">
              <w:t>zr_kbkpyr_TrgtCd</w:t>
            </w:r>
          </w:p>
        </w:tc>
        <w:tc>
          <w:tcPr>
            <w:tcW w:w="500" w:type="pct"/>
          </w:tcPr>
          <w:p w14:paraId="4C69646F" w14:textId="77777777" w:rsidR="001955A8" w:rsidRPr="00B9499D" w:rsidRDefault="001955A8" w:rsidP="001955A8">
            <w:pPr>
              <w:pStyle w:val="GOSTTablenorm"/>
            </w:pPr>
            <w:r w:rsidRPr="00B9499D">
              <w:t>Строка</w:t>
            </w:r>
          </w:p>
        </w:tc>
        <w:tc>
          <w:tcPr>
            <w:tcW w:w="300" w:type="pct"/>
          </w:tcPr>
          <w:p w14:paraId="023EDD34" w14:textId="77777777" w:rsidR="001955A8" w:rsidRPr="00B9499D" w:rsidRDefault="001955A8" w:rsidP="001955A8">
            <w:pPr>
              <w:pStyle w:val="GOSTTablenorm"/>
            </w:pPr>
            <w:r w:rsidRPr="00B9499D">
              <w:t>Нет</w:t>
            </w:r>
          </w:p>
        </w:tc>
        <w:tc>
          <w:tcPr>
            <w:tcW w:w="315" w:type="pct"/>
          </w:tcPr>
          <w:p w14:paraId="40B8D66D" w14:textId="77777777" w:rsidR="001955A8" w:rsidRPr="00B9499D" w:rsidRDefault="001955A8" w:rsidP="001955A8">
            <w:pPr>
              <w:pStyle w:val="GOSTTablenorm"/>
            </w:pPr>
            <w:r w:rsidRPr="00B9499D">
              <w:t>&lt;=</w:t>
            </w:r>
            <w:r w:rsidRPr="00B9499D">
              <w:rPr>
                <w:lang w:val="en-US"/>
              </w:rPr>
              <w:t>25</w:t>
            </w:r>
          </w:p>
        </w:tc>
        <w:tc>
          <w:tcPr>
            <w:tcW w:w="2035" w:type="pct"/>
          </w:tcPr>
          <w:p w14:paraId="0E06F8D5" w14:textId="7AEE8771" w:rsidR="001955A8" w:rsidRPr="00B9499D" w:rsidRDefault="001955A8" w:rsidP="001955A8">
            <w:pPr>
              <w:pStyle w:val="GOSTTablenorm"/>
            </w:pPr>
            <w:r w:rsidRPr="00B9499D">
              <w:t>Указывается код цели (аналитический код) для отражения операции на ЛС плательщика. По л/с с кодом 05 может указываться идентификационный код выплаты</w:t>
            </w:r>
          </w:p>
        </w:tc>
      </w:tr>
      <w:tr w:rsidR="001955A8" w:rsidRPr="00B9499D" w14:paraId="2FA16887" w14:textId="77777777" w:rsidTr="001955A8">
        <w:tc>
          <w:tcPr>
            <w:tcW w:w="1100" w:type="pct"/>
          </w:tcPr>
          <w:p w14:paraId="4A62017D" w14:textId="3597DA93" w:rsidR="001955A8" w:rsidRPr="00B9499D" w:rsidRDefault="001955A8" w:rsidP="001955A8">
            <w:pPr>
              <w:pStyle w:val="GOSTTablenorm"/>
            </w:pPr>
            <w:r w:rsidRPr="00B9499D">
              <w:t>Сумма в валюте заявки</w:t>
            </w:r>
          </w:p>
        </w:tc>
        <w:tc>
          <w:tcPr>
            <w:tcW w:w="750" w:type="pct"/>
          </w:tcPr>
          <w:p w14:paraId="2CDFFA0B" w14:textId="1DA90C93" w:rsidR="001955A8" w:rsidRPr="00B9499D" w:rsidDel="00A8564D" w:rsidRDefault="001955A8" w:rsidP="001955A8">
            <w:pPr>
              <w:pStyle w:val="GOSTTablenorm"/>
            </w:pPr>
            <w:r w:rsidRPr="00B9499D">
              <w:t>ZR_AmntV</w:t>
            </w:r>
          </w:p>
        </w:tc>
        <w:tc>
          <w:tcPr>
            <w:tcW w:w="500" w:type="pct"/>
          </w:tcPr>
          <w:p w14:paraId="27884579" w14:textId="79542EB4" w:rsidR="001955A8" w:rsidRPr="00B9499D" w:rsidRDefault="001955A8" w:rsidP="001955A8">
            <w:pPr>
              <w:pStyle w:val="GOSTTablenorm"/>
            </w:pPr>
            <w:r w:rsidRPr="00B9499D">
              <w:t>Сумма</w:t>
            </w:r>
          </w:p>
        </w:tc>
        <w:tc>
          <w:tcPr>
            <w:tcW w:w="300" w:type="pct"/>
          </w:tcPr>
          <w:p w14:paraId="31DE05C1" w14:textId="2D909E49" w:rsidR="001955A8" w:rsidRPr="00B9499D" w:rsidRDefault="001955A8" w:rsidP="001955A8">
            <w:pPr>
              <w:pStyle w:val="GOSTTablenorm"/>
            </w:pPr>
            <w:r w:rsidRPr="00B9499D">
              <w:t>Да</w:t>
            </w:r>
          </w:p>
        </w:tc>
        <w:tc>
          <w:tcPr>
            <w:tcW w:w="315" w:type="pct"/>
          </w:tcPr>
          <w:p w14:paraId="2D8F8BF0" w14:textId="2451AB7A" w:rsidR="001955A8" w:rsidRPr="00B9499D" w:rsidRDefault="001955A8" w:rsidP="001955A8">
            <w:pPr>
              <w:pStyle w:val="GOSTTablenorm"/>
            </w:pPr>
          </w:p>
        </w:tc>
        <w:tc>
          <w:tcPr>
            <w:tcW w:w="2035" w:type="pct"/>
          </w:tcPr>
          <w:p w14:paraId="76F85352" w14:textId="2BCEEB7E" w:rsidR="001955A8" w:rsidRPr="00B9499D" w:rsidDel="00A8564D" w:rsidRDefault="001955A8" w:rsidP="001955A8">
            <w:pPr>
              <w:pStyle w:val="GOSTTablenorm"/>
              <w:rPr>
                <w:rStyle w:val="afff4"/>
                <w:sz w:val="22"/>
                <w:szCs w:val="22"/>
              </w:rPr>
            </w:pPr>
            <w:r w:rsidRPr="00B9499D">
              <w:t>Сумма платежа в единицах валюты, указанной в реквизите ZR_MSC_OKV_CD, с точностью 2 знака после запятой</w:t>
            </w:r>
          </w:p>
        </w:tc>
      </w:tr>
    </w:tbl>
    <w:p w14:paraId="416DD159" w14:textId="334C30B2" w:rsidR="00536994" w:rsidRDefault="00536994" w:rsidP="007E5356">
      <w:pPr>
        <w:pStyle w:val="41"/>
      </w:pPr>
      <w:bookmarkStart w:id="303" w:name="_Toc226562678"/>
      <w:r w:rsidRPr="00536994">
        <w:t xml:space="preserve">Пример запроса по </w:t>
      </w:r>
      <w:r w:rsidRPr="00A8527A">
        <w:t>документу</w:t>
      </w:r>
      <w:r>
        <w:t xml:space="preserve"> «</w:t>
      </w:r>
      <w:r w:rsidRPr="00B9499D">
        <w:t>Заявка на кассовый расход, сокращенная» MSC_ApplCashFlowShrt</w:t>
      </w:r>
      <w:bookmarkEnd w:id="303"/>
    </w:p>
    <w:p w14:paraId="7A17FACA" w14:textId="77777777" w:rsidR="001938A6" w:rsidRPr="00A71881" w:rsidRDefault="001938A6" w:rsidP="001938A6">
      <w:pPr>
        <w:pStyle w:val="GOSTScript"/>
      </w:pPr>
      <w:r w:rsidRPr="00A71881">
        <w:t>{</w:t>
      </w:r>
    </w:p>
    <w:p w14:paraId="04FCFFFD" w14:textId="77777777" w:rsidR="001938A6" w:rsidRPr="00A71881" w:rsidRDefault="001938A6" w:rsidP="001938A6">
      <w:pPr>
        <w:pStyle w:val="GOSTScript"/>
      </w:pPr>
      <w:r w:rsidRPr="00A71881">
        <w:tab/>
        <w:t>"header": {</w:t>
      </w:r>
    </w:p>
    <w:p w14:paraId="78F52FE6" w14:textId="77777777" w:rsidR="001938A6" w:rsidRPr="00A71881" w:rsidRDefault="001938A6" w:rsidP="001938A6">
      <w:pPr>
        <w:pStyle w:val="GOSTScript"/>
      </w:pPr>
      <w:r w:rsidRPr="00A71881">
        <w:tab/>
      </w:r>
      <w:r w:rsidRPr="00A71881">
        <w:tab/>
        <w:t>"Source": "EXP05",</w:t>
      </w:r>
    </w:p>
    <w:p w14:paraId="713B8416" w14:textId="77777777" w:rsidR="001938A6" w:rsidRPr="00A71881" w:rsidRDefault="001938A6" w:rsidP="001938A6">
      <w:pPr>
        <w:pStyle w:val="GOSTScript"/>
      </w:pPr>
      <w:r w:rsidRPr="00A71881">
        <w:tab/>
      </w:r>
      <w:r w:rsidRPr="00A71881">
        <w:tab/>
        <w:t>"ReqDateTime": "2022-08-29 10:37:22",</w:t>
      </w:r>
    </w:p>
    <w:p w14:paraId="134731D0" w14:textId="77777777" w:rsidR="001938A6" w:rsidRPr="00A71881" w:rsidRDefault="001938A6" w:rsidP="001938A6">
      <w:pPr>
        <w:pStyle w:val="GOSTScript"/>
      </w:pPr>
      <w:r w:rsidRPr="00A71881">
        <w:tab/>
      </w:r>
      <w:r w:rsidRPr="00A71881">
        <w:tab/>
        <w:t>"Version": "1.0",</w:t>
      </w:r>
    </w:p>
    <w:p w14:paraId="2D4EA8BE" w14:textId="77777777" w:rsidR="001938A6" w:rsidRPr="00A71881" w:rsidRDefault="001938A6" w:rsidP="001938A6">
      <w:pPr>
        <w:pStyle w:val="GOSTScript"/>
      </w:pPr>
      <w:r w:rsidRPr="00A71881">
        <w:tab/>
      </w:r>
      <w:r w:rsidRPr="00A71881">
        <w:tab/>
        <w:t>"Params": [</w:t>
      </w:r>
    </w:p>
    <w:p w14:paraId="3DAC52FF" w14:textId="77777777" w:rsidR="001938A6" w:rsidRPr="00A71881" w:rsidRDefault="001938A6" w:rsidP="001938A6">
      <w:pPr>
        <w:pStyle w:val="GOSTScript"/>
      </w:pPr>
      <w:r w:rsidRPr="00A71881">
        <w:tab/>
      </w:r>
      <w:r w:rsidRPr="00A71881">
        <w:tab/>
      </w:r>
      <w:r w:rsidRPr="00A71881">
        <w:tab/>
        <w:t>{</w:t>
      </w:r>
    </w:p>
    <w:p w14:paraId="16F8CF8A" w14:textId="77777777" w:rsidR="001938A6" w:rsidRPr="00A71881" w:rsidRDefault="001938A6" w:rsidP="001938A6">
      <w:pPr>
        <w:pStyle w:val="GOSTScript"/>
      </w:pPr>
      <w:r w:rsidRPr="00A71881">
        <w:tab/>
      </w:r>
      <w:r w:rsidRPr="00A71881">
        <w:tab/>
      </w:r>
      <w:r w:rsidRPr="00A71881">
        <w:tab/>
      </w:r>
      <w:r w:rsidRPr="00A71881">
        <w:tab/>
        <w:t>"param": "example",</w:t>
      </w:r>
    </w:p>
    <w:p w14:paraId="623E9EDF" w14:textId="77777777" w:rsidR="001938A6" w:rsidRPr="00A71881" w:rsidRDefault="001938A6" w:rsidP="001938A6">
      <w:pPr>
        <w:pStyle w:val="GOSTScript"/>
      </w:pPr>
      <w:r w:rsidRPr="00A71881">
        <w:tab/>
      </w:r>
      <w:r w:rsidRPr="00A71881">
        <w:tab/>
      </w:r>
      <w:r w:rsidRPr="00A71881">
        <w:tab/>
      </w:r>
      <w:r w:rsidRPr="00A71881">
        <w:tab/>
        <w:t>"value": "01"</w:t>
      </w:r>
    </w:p>
    <w:p w14:paraId="1761C4A1" w14:textId="77777777" w:rsidR="001938A6" w:rsidRPr="00A71881" w:rsidRDefault="001938A6" w:rsidP="001938A6">
      <w:pPr>
        <w:pStyle w:val="GOSTScript"/>
      </w:pPr>
      <w:r w:rsidRPr="00A71881">
        <w:tab/>
      </w:r>
      <w:r w:rsidRPr="00A71881">
        <w:tab/>
      </w:r>
      <w:r w:rsidRPr="00A71881">
        <w:tab/>
        <w:t>}</w:t>
      </w:r>
    </w:p>
    <w:p w14:paraId="1CC11262" w14:textId="77777777" w:rsidR="001938A6" w:rsidRPr="00A71881" w:rsidRDefault="001938A6" w:rsidP="001938A6">
      <w:pPr>
        <w:pStyle w:val="GOSTScript"/>
      </w:pPr>
      <w:r w:rsidRPr="00A71881">
        <w:tab/>
      </w:r>
      <w:r w:rsidRPr="00A71881">
        <w:tab/>
        <w:t>],</w:t>
      </w:r>
    </w:p>
    <w:p w14:paraId="35EAEE6D" w14:textId="77777777" w:rsidR="001938A6" w:rsidRPr="00A71881" w:rsidRDefault="001938A6" w:rsidP="001938A6">
      <w:pPr>
        <w:pStyle w:val="GOSTScript"/>
      </w:pPr>
      <w:r w:rsidRPr="00A71881">
        <w:tab/>
      </w:r>
      <w:r w:rsidRPr="00A71881">
        <w:tab/>
        <w:t>"ReqGuid": "b0d4ce5d-2757-4699-948c-cfa72ba94f86",</w:t>
      </w:r>
    </w:p>
    <w:p w14:paraId="10C9A79D" w14:textId="77777777" w:rsidR="001938A6" w:rsidRPr="00A71881" w:rsidRDefault="001938A6" w:rsidP="001938A6">
      <w:pPr>
        <w:pStyle w:val="GOSTScript"/>
      </w:pPr>
      <w:r w:rsidRPr="00A71881">
        <w:tab/>
      </w:r>
      <w:r w:rsidRPr="00A71881">
        <w:tab/>
        <w:t>"DocGuid": "0bd90a7c-e339-46ff-ac39-71029ff81370",</w:t>
      </w:r>
    </w:p>
    <w:p w14:paraId="232FE79C" w14:textId="77777777" w:rsidR="001938A6" w:rsidRPr="00A71881" w:rsidRDefault="001938A6" w:rsidP="001938A6">
      <w:pPr>
        <w:pStyle w:val="GOSTScript"/>
      </w:pPr>
      <w:r w:rsidRPr="00A71881">
        <w:tab/>
      </w:r>
      <w:r w:rsidRPr="00A71881">
        <w:tab/>
        <w:t>"RequestType": "ACCOUNTING",</w:t>
      </w:r>
    </w:p>
    <w:p w14:paraId="7FD520A3" w14:textId="77777777" w:rsidR="001938A6" w:rsidRPr="00A71881" w:rsidRDefault="001938A6" w:rsidP="001938A6">
      <w:pPr>
        <w:pStyle w:val="GOSTScript"/>
      </w:pPr>
      <w:r w:rsidRPr="00A71881">
        <w:tab/>
      </w:r>
      <w:r w:rsidRPr="00A71881">
        <w:tab/>
        <w:t>"TypeDoc": "MSC_ApplCashFlowShrt",</w:t>
      </w:r>
    </w:p>
    <w:p w14:paraId="2E520CAB" w14:textId="77777777" w:rsidR="001938A6" w:rsidRPr="00A71881" w:rsidRDefault="001938A6" w:rsidP="001938A6">
      <w:pPr>
        <w:pStyle w:val="GOSTScript"/>
      </w:pPr>
      <w:r w:rsidRPr="00A71881">
        <w:tab/>
      </w:r>
      <w:r w:rsidRPr="00A71881">
        <w:tab/>
        <w:t>"Stage": "auth",</w:t>
      </w:r>
    </w:p>
    <w:p w14:paraId="1CBCD4EA" w14:textId="77777777" w:rsidR="001938A6" w:rsidRPr="00A71881" w:rsidRDefault="001938A6" w:rsidP="001938A6">
      <w:pPr>
        <w:pStyle w:val="GOSTScript"/>
      </w:pPr>
      <w:r w:rsidRPr="00A71881">
        <w:tab/>
      </w:r>
      <w:r w:rsidRPr="00A71881">
        <w:tab/>
        <w:t>"BalLevContrl": 0,</w:t>
      </w:r>
    </w:p>
    <w:p w14:paraId="1340D1DA" w14:textId="77777777" w:rsidR="001938A6" w:rsidRPr="00A71881" w:rsidRDefault="001938A6" w:rsidP="001938A6">
      <w:pPr>
        <w:pStyle w:val="GOSTScript"/>
      </w:pPr>
      <w:r w:rsidRPr="00A71881">
        <w:tab/>
      </w:r>
      <w:r w:rsidRPr="00A71881">
        <w:tab/>
        <w:t>"Subject": "6000",</w:t>
      </w:r>
    </w:p>
    <w:p w14:paraId="38BF5E8E" w14:textId="77777777" w:rsidR="001938A6" w:rsidRPr="00A71881" w:rsidRDefault="001938A6" w:rsidP="001938A6">
      <w:pPr>
        <w:pStyle w:val="GOSTScript"/>
      </w:pPr>
      <w:r w:rsidRPr="00A71881">
        <w:tab/>
      </w:r>
      <w:r w:rsidRPr="00A71881">
        <w:tab/>
        <w:t>"SettlementDate": "2022-08-29"</w:t>
      </w:r>
    </w:p>
    <w:p w14:paraId="209B3691" w14:textId="77777777" w:rsidR="001938A6" w:rsidRPr="00A71881" w:rsidRDefault="001938A6" w:rsidP="001938A6">
      <w:pPr>
        <w:pStyle w:val="GOSTScript"/>
      </w:pPr>
      <w:r w:rsidRPr="00A71881">
        <w:tab/>
        <w:t>},</w:t>
      </w:r>
    </w:p>
    <w:p w14:paraId="7D892F5D" w14:textId="77777777" w:rsidR="001938A6" w:rsidRPr="00A71881" w:rsidRDefault="001938A6" w:rsidP="001938A6">
      <w:pPr>
        <w:pStyle w:val="GOSTScript"/>
      </w:pPr>
      <w:r w:rsidRPr="00A71881">
        <w:tab/>
        <w:t>"document": {</w:t>
      </w:r>
    </w:p>
    <w:p w14:paraId="12EB090F" w14:textId="77777777" w:rsidR="001938A6" w:rsidRPr="00A71881" w:rsidRDefault="001938A6" w:rsidP="001938A6">
      <w:pPr>
        <w:pStyle w:val="GOSTScript"/>
      </w:pPr>
      <w:r w:rsidRPr="00A71881">
        <w:lastRenderedPageBreak/>
        <w:tab/>
      </w:r>
      <w:r w:rsidRPr="00A71881">
        <w:tab/>
        <w:t>"ZR_RqstNm": "2",</w:t>
      </w:r>
    </w:p>
    <w:p w14:paraId="5DC74B1B" w14:textId="77777777" w:rsidR="001938A6" w:rsidRPr="00A71881" w:rsidRDefault="001938A6" w:rsidP="001938A6">
      <w:pPr>
        <w:pStyle w:val="GOSTScript"/>
      </w:pPr>
      <w:r w:rsidRPr="00A71881">
        <w:tab/>
      </w:r>
      <w:r w:rsidRPr="00A71881">
        <w:tab/>
        <w:t>"ZR_MSC_Infrmtn_CrtnDt": "2022-08-29",</w:t>
      </w:r>
    </w:p>
    <w:p w14:paraId="41992FAA" w14:textId="77777777" w:rsidR="001938A6" w:rsidRPr="00A71881" w:rsidRDefault="001938A6" w:rsidP="001938A6">
      <w:pPr>
        <w:pStyle w:val="GOSTScript"/>
      </w:pPr>
      <w:r w:rsidRPr="00A71881">
        <w:tab/>
      </w:r>
      <w:r w:rsidRPr="00A71881">
        <w:tab/>
        <w:t>"ZR_MSC_OKV_CD": "643",</w:t>
      </w:r>
    </w:p>
    <w:p w14:paraId="2CC652F8" w14:textId="77777777" w:rsidR="001938A6" w:rsidRPr="00A71881" w:rsidRDefault="001938A6" w:rsidP="001938A6">
      <w:pPr>
        <w:pStyle w:val="GOSTScript"/>
      </w:pPr>
      <w:r w:rsidRPr="00A71881">
        <w:tab/>
      </w:r>
      <w:r w:rsidRPr="00A71881">
        <w:tab/>
        <w:t>"StmInfrmtn_Contour_Code": "1",</w:t>
      </w:r>
    </w:p>
    <w:p w14:paraId="4F69AF23" w14:textId="77777777" w:rsidR="001938A6" w:rsidRPr="00A71881" w:rsidRDefault="001938A6" w:rsidP="001938A6">
      <w:pPr>
        <w:pStyle w:val="GOSTScript"/>
      </w:pPr>
      <w:r w:rsidRPr="00A71881">
        <w:tab/>
      </w:r>
      <w:r w:rsidRPr="00A71881">
        <w:tab/>
        <w:t>"StmInfrmtn_AccessLevelStereotype": 1,</w:t>
      </w:r>
    </w:p>
    <w:p w14:paraId="2470B0A7" w14:textId="77777777" w:rsidR="001938A6" w:rsidRPr="00A71881" w:rsidRDefault="001938A6" w:rsidP="001938A6">
      <w:pPr>
        <w:pStyle w:val="GOSTScript"/>
      </w:pPr>
      <w:r w:rsidRPr="00A71881">
        <w:tab/>
      </w:r>
      <w:r w:rsidRPr="00A71881">
        <w:tab/>
        <w:t>"ZR_MSC_Orgnztn_MSC_Bdgt_Cd": "99010001",</w:t>
      </w:r>
    </w:p>
    <w:p w14:paraId="1235AF77" w14:textId="77777777" w:rsidR="001938A6" w:rsidRPr="00A71881" w:rsidRDefault="001938A6" w:rsidP="001938A6">
      <w:pPr>
        <w:pStyle w:val="GOSTScript"/>
      </w:pPr>
      <w:r w:rsidRPr="00A71881">
        <w:tab/>
      </w:r>
      <w:r w:rsidRPr="00A71881">
        <w:tab/>
        <w:t>"ZR_MSC_Cstmr_AcntNmbr": "05621481690",</w:t>
      </w:r>
    </w:p>
    <w:p w14:paraId="309935EF" w14:textId="77777777" w:rsidR="001938A6" w:rsidRPr="00A71881" w:rsidRDefault="001938A6" w:rsidP="001938A6">
      <w:pPr>
        <w:pStyle w:val="GOSTScript"/>
      </w:pPr>
      <w:r w:rsidRPr="00A71881">
        <w:tab/>
      </w:r>
      <w:r w:rsidRPr="00A71881">
        <w:tab/>
        <w:t>"zr_kbkpyr_TrgtCd": "</w:t>
      </w:r>
      <w:r w:rsidRPr="00106607">
        <w:t>0000000000012</w:t>
      </w:r>
      <w:r w:rsidRPr="00A8527A">
        <w:t>0</w:t>
      </w:r>
      <w:r w:rsidRPr="00106607">
        <w:t>40000000167</w:t>
      </w:r>
      <w:r w:rsidRPr="00A71881">
        <w:t>",</w:t>
      </w:r>
    </w:p>
    <w:p w14:paraId="00B6D32A" w14:textId="77777777" w:rsidR="001938A6" w:rsidRPr="006843F1" w:rsidRDefault="001938A6" w:rsidP="001938A6">
      <w:pPr>
        <w:pStyle w:val="GOSTScript"/>
        <w:rPr>
          <w:lang w:val="ru-RU"/>
        </w:rPr>
      </w:pPr>
      <w:r w:rsidRPr="00A71881">
        <w:tab/>
      </w:r>
      <w:r w:rsidRPr="00A71881">
        <w:tab/>
      </w:r>
      <w:r w:rsidRPr="006843F1">
        <w:rPr>
          <w:lang w:val="ru-RU"/>
        </w:rPr>
        <w:t>"</w:t>
      </w:r>
      <w:r w:rsidRPr="00A71881">
        <w:t>ZR</w:t>
      </w:r>
      <w:r w:rsidRPr="006843F1">
        <w:rPr>
          <w:lang w:val="ru-RU"/>
        </w:rPr>
        <w:t>_</w:t>
      </w:r>
      <w:r w:rsidRPr="00A71881">
        <w:t>AmntV</w:t>
      </w:r>
      <w:r w:rsidRPr="006843F1">
        <w:rPr>
          <w:lang w:val="ru-RU"/>
        </w:rPr>
        <w:t>": 10.00</w:t>
      </w:r>
    </w:p>
    <w:p w14:paraId="00CFB4B9" w14:textId="77777777" w:rsidR="001938A6" w:rsidRPr="00787124" w:rsidRDefault="001938A6" w:rsidP="001938A6">
      <w:pPr>
        <w:pStyle w:val="GOSTScript"/>
        <w:rPr>
          <w:lang w:val="ru-RU"/>
        </w:rPr>
      </w:pPr>
      <w:r w:rsidRPr="006843F1">
        <w:rPr>
          <w:lang w:val="ru-RU"/>
        </w:rPr>
        <w:tab/>
      </w:r>
      <w:r w:rsidRPr="00787124">
        <w:rPr>
          <w:lang w:val="ru-RU"/>
        </w:rPr>
        <w:t>}</w:t>
      </w:r>
    </w:p>
    <w:p w14:paraId="3B54D51B" w14:textId="77777777" w:rsidR="001938A6" w:rsidRPr="00796941" w:rsidRDefault="001938A6" w:rsidP="001938A6">
      <w:pPr>
        <w:pStyle w:val="GOSTScript"/>
        <w:rPr>
          <w:lang w:val="ru-RU"/>
        </w:rPr>
      </w:pPr>
      <w:r w:rsidRPr="00787124">
        <w:rPr>
          <w:lang w:val="ru-RU"/>
        </w:rPr>
        <w:t>}</w:t>
      </w:r>
    </w:p>
    <w:p w14:paraId="587AF1A8" w14:textId="3C91B1D9" w:rsidR="001B6411" w:rsidRDefault="001B6411" w:rsidP="00C11849">
      <w:pPr>
        <w:pStyle w:val="31"/>
      </w:pPr>
      <w:bookmarkStart w:id="304" w:name="_Toc226562679"/>
      <w:r w:rsidRPr="00B9499D">
        <w:t>«Заявка на получение наличных денег» MSC_ApplCash</w:t>
      </w:r>
      <w:bookmarkEnd w:id="304"/>
    </w:p>
    <w:p w14:paraId="1C911876" w14:textId="6D160F6A" w:rsidR="001B6411" w:rsidRPr="001B6411" w:rsidRDefault="001B6411" w:rsidP="00C11849">
      <w:pPr>
        <w:pStyle w:val="41"/>
      </w:pPr>
      <w:bookmarkStart w:id="305" w:name="_Toc226562680"/>
      <w:r w:rsidRPr="00601F01">
        <w:t>Перечень параметров тела запроса (Document) по документу</w:t>
      </w:r>
      <w:r w:rsidR="00A5352C">
        <w:t xml:space="preserve"> </w:t>
      </w:r>
      <w:r w:rsidR="00A5352C" w:rsidRPr="00B9499D">
        <w:t>«Заявка на получение наличных денег» MSC_ApplCash</w:t>
      </w:r>
      <w:bookmarkEnd w:id="305"/>
    </w:p>
    <w:p w14:paraId="1EADB5D1" w14:textId="2A10B8BE" w:rsidR="00F3776B" w:rsidRDefault="001E1625" w:rsidP="007B6838">
      <w:pPr>
        <w:pStyle w:val="GOSTNameTable"/>
      </w:pPr>
      <w:r>
        <w:rPr>
          <w:noProof/>
        </w:rPr>
        <w:fldChar w:fldCharType="begin"/>
      </w:r>
      <w:r>
        <w:rPr>
          <w:noProof/>
        </w:rPr>
        <w:instrText xml:space="preserve"> SEQ Таблица \* ARABIC </w:instrText>
      </w:r>
      <w:r>
        <w:rPr>
          <w:noProof/>
        </w:rPr>
        <w:fldChar w:fldCharType="separate"/>
      </w:r>
      <w:bookmarkStart w:id="306" w:name="_Toc226563162"/>
      <w:r w:rsidR="00AB1BE0">
        <w:rPr>
          <w:noProof/>
        </w:rPr>
        <w:t>6</w:t>
      </w:r>
      <w:r>
        <w:rPr>
          <w:noProof/>
        </w:rPr>
        <w:fldChar w:fldCharType="end"/>
      </w:r>
      <w:r w:rsidR="00F3776B">
        <w:t xml:space="preserve"> - </w:t>
      </w:r>
      <w:r w:rsidR="006E1590" w:rsidRPr="00617DB7">
        <w:t>Параметры тела (Document) запроса на подбор / сторнирование / переформирование записей учета по документу</w:t>
      </w:r>
      <w:r w:rsidR="006E1590">
        <w:t xml:space="preserve"> </w:t>
      </w:r>
      <w:r w:rsidR="006E1590" w:rsidRPr="00B9499D">
        <w:t>«Заявка на получение наличных денег» MSC_ApplCash</w:t>
      </w:r>
      <w:bookmarkEnd w:id="306"/>
    </w:p>
    <w:tbl>
      <w:tblPr>
        <w:tblStyle w:val="GOSTTable"/>
        <w:tblW w:w="5000" w:type="pct"/>
        <w:tblLayout w:type="fixed"/>
        <w:tblLook w:val="07E0" w:firstRow="1" w:lastRow="1" w:firstColumn="1" w:lastColumn="1" w:noHBand="1" w:noVBand="1"/>
      </w:tblPr>
      <w:tblGrid>
        <w:gridCol w:w="3467"/>
        <w:gridCol w:w="2364"/>
        <w:gridCol w:w="1576"/>
        <w:gridCol w:w="946"/>
        <w:gridCol w:w="993"/>
        <w:gridCol w:w="6414"/>
      </w:tblGrid>
      <w:tr w:rsidR="001955A8" w:rsidRPr="00B9499D" w14:paraId="37862074" w14:textId="77777777" w:rsidTr="00C11849">
        <w:trPr>
          <w:cnfStyle w:val="100000000000" w:firstRow="1" w:lastRow="0" w:firstColumn="0" w:lastColumn="0" w:oddVBand="0" w:evenVBand="0" w:oddHBand="0" w:evenHBand="0" w:firstRowFirstColumn="0" w:firstRowLastColumn="0" w:lastRowFirstColumn="0" w:lastRowLastColumn="0"/>
        </w:trPr>
        <w:tc>
          <w:tcPr>
            <w:tcW w:w="1100" w:type="pct"/>
          </w:tcPr>
          <w:p w14:paraId="0F9B55D9" w14:textId="057757F1" w:rsidR="001955A8" w:rsidRPr="00B9499D" w:rsidRDefault="001955A8" w:rsidP="00C11849">
            <w:pPr>
              <w:pStyle w:val="GOSTTableHead"/>
            </w:pPr>
            <w:r w:rsidRPr="00B412B2">
              <w:t>Наименование параметра</w:t>
            </w:r>
          </w:p>
        </w:tc>
        <w:tc>
          <w:tcPr>
            <w:tcW w:w="750" w:type="pct"/>
          </w:tcPr>
          <w:p w14:paraId="553931E2" w14:textId="4E755972" w:rsidR="001955A8" w:rsidRPr="00B9499D" w:rsidRDefault="001955A8" w:rsidP="00C11849">
            <w:pPr>
              <w:pStyle w:val="GOSTTableHead"/>
            </w:pPr>
            <w:r w:rsidRPr="00B412B2">
              <w:t>Название тэга</w:t>
            </w:r>
          </w:p>
        </w:tc>
        <w:tc>
          <w:tcPr>
            <w:tcW w:w="500" w:type="pct"/>
          </w:tcPr>
          <w:p w14:paraId="0E3B92F5" w14:textId="06F53A4B" w:rsidR="001955A8" w:rsidRPr="00B9499D" w:rsidRDefault="001955A8" w:rsidP="00C11849">
            <w:pPr>
              <w:pStyle w:val="GOSTTableHead"/>
            </w:pPr>
            <w:r w:rsidRPr="00B412B2">
              <w:t>Тип данных</w:t>
            </w:r>
          </w:p>
        </w:tc>
        <w:tc>
          <w:tcPr>
            <w:tcW w:w="300" w:type="pct"/>
          </w:tcPr>
          <w:p w14:paraId="1E816B0B" w14:textId="08C9F47D" w:rsidR="001955A8" w:rsidRPr="00B9499D" w:rsidRDefault="001955A8" w:rsidP="00C11849">
            <w:pPr>
              <w:pStyle w:val="GOSTTableHead"/>
            </w:pPr>
            <w:r w:rsidRPr="00B412B2">
              <w:t>Обязательность</w:t>
            </w:r>
          </w:p>
        </w:tc>
        <w:tc>
          <w:tcPr>
            <w:tcW w:w="315" w:type="pct"/>
          </w:tcPr>
          <w:p w14:paraId="65F434A6" w14:textId="46B51D73" w:rsidR="001955A8" w:rsidRPr="00B9499D" w:rsidRDefault="001955A8" w:rsidP="00C11849">
            <w:pPr>
              <w:pStyle w:val="GOSTTableHead"/>
            </w:pPr>
            <w:r w:rsidRPr="00B412B2">
              <w:t>Размерность</w:t>
            </w:r>
          </w:p>
        </w:tc>
        <w:tc>
          <w:tcPr>
            <w:tcW w:w="2035" w:type="pct"/>
          </w:tcPr>
          <w:p w14:paraId="6494B239" w14:textId="2D37ADE7" w:rsidR="001955A8" w:rsidRPr="00B9499D" w:rsidRDefault="001955A8" w:rsidP="00C11849">
            <w:pPr>
              <w:pStyle w:val="GOSTTableHead"/>
            </w:pPr>
            <w:r w:rsidRPr="00B412B2">
              <w:t>Описание</w:t>
            </w:r>
          </w:p>
        </w:tc>
      </w:tr>
      <w:tr w:rsidR="001955A8" w:rsidRPr="00B9499D" w14:paraId="48A2C143" w14:textId="77777777" w:rsidTr="001955A8">
        <w:tc>
          <w:tcPr>
            <w:tcW w:w="1100" w:type="pct"/>
          </w:tcPr>
          <w:p w14:paraId="55D24D6E" w14:textId="77777777" w:rsidR="001955A8" w:rsidRPr="00B9499D" w:rsidRDefault="001955A8" w:rsidP="001955A8">
            <w:pPr>
              <w:pStyle w:val="GOSTTablenorm"/>
            </w:pPr>
            <w:r w:rsidRPr="00B9499D">
              <w:t>Номер документа</w:t>
            </w:r>
          </w:p>
        </w:tc>
        <w:tc>
          <w:tcPr>
            <w:tcW w:w="750" w:type="pct"/>
          </w:tcPr>
          <w:p w14:paraId="7FF14FC6" w14:textId="77777777" w:rsidR="001955A8" w:rsidRPr="00B9499D" w:rsidRDefault="001955A8" w:rsidP="001955A8">
            <w:pPr>
              <w:pStyle w:val="GOSTTablenorm"/>
            </w:pPr>
            <w:r w:rsidRPr="00B9499D">
              <w:t>ZS_NmDc</w:t>
            </w:r>
          </w:p>
        </w:tc>
        <w:tc>
          <w:tcPr>
            <w:tcW w:w="500" w:type="pct"/>
          </w:tcPr>
          <w:p w14:paraId="678E5577" w14:textId="77777777" w:rsidR="001955A8" w:rsidRPr="00B9499D" w:rsidRDefault="001955A8" w:rsidP="001955A8">
            <w:pPr>
              <w:pStyle w:val="GOSTTablenorm"/>
            </w:pPr>
            <w:r w:rsidRPr="00B9499D">
              <w:t>Строка</w:t>
            </w:r>
          </w:p>
        </w:tc>
        <w:tc>
          <w:tcPr>
            <w:tcW w:w="300" w:type="pct"/>
          </w:tcPr>
          <w:p w14:paraId="5A719DDB" w14:textId="77777777" w:rsidR="001955A8" w:rsidRPr="00B9499D" w:rsidRDefault="001955A8" w:rsidP="001955A8">
            <w:pPr>
              <w:pStyle w:val="GOSTTablenorm"/>
            </w:pPr>
            <w:r w:rsidRPr="00B9499D">
              <w:t>Да</w:t>
            </w:r>
          </w:p>
        </w:tc>
        <w:tc>
          <w:tcPr>
            <w:tcW w:w="315" w:type="pct"/>
          </w:tcPr>
          <w:p w14:paraId="53C1BC6A" w14:textId="77777777" w:rsidR="001955A8" w:rsidRPr="00B9499D" w:rsidRDefault="001955A8" w:rsidP="001955A8">
            <w:pPr>
              <w:pStyle w:val="GOSTTablenorm"/>
            </w:pPr>
            <w:r w:rsidRPr="00B9499D">
              <w:t>&lt;=</w:t>
            </w:r>
            <w:r w:rsidRPr="00B9499D">
              <w:rPr>
                <w:lang w:val="en-US"/>
              </w:rPr>
              <w:t>1</w:t>
            </w:r>
            <w:r w:rsidRPr="00B9499D">
              <w:t>5</w:t>
            </w:r>
          </w:p>
        </w:tc>
        <w:tc>
          <w:tcPr>
            <w:tcW w:w="2035" w:type="pct"/>
          </w:tcPr>
          <w:p w14:paraId="4A6610E3" w14:textId="77777777" w:rsidR="001955A8" w:rsidRPr="00B9499D" w:rsidRDefault="001955A8" w:rsidP="001955A8">
            <w:pPr>
              <w:pStyle w:val="GOSTTablenorm"/>
            </w:pPr>
            <w:r w:rsidRPr="00B9499D">
              <w:t>Указывается номер документа</w:t>
            </w:r>
          </w:p>
        </w:tc>
      </w:tr>
      <w:tr w:rsidR="001955A8" w:rsidRPr="00B9499D" w14:paraId="7E594E53" w14:textId="77777777" w:rsidTr="001955A8">
        <w:tc>
          <w:tcPr>
            <w:tcW w:w="1100" w:type="pct"/>
          </w:tcPr>
          <w:p w14:paraId="26DCF74A" w14:textId="77777777" w:rsidR="001955A8" w:rsidRPr="00B9499D" w:rsidRDefault="001955A8" w:rsidP="001955A8">
            <w:pPr>
              <w:pStyle w:val="GOSTTablenorm"/>
            </w:pPr>
            <w:r w:rsidRPr="00B9499D">
              <w:t>Дата документа</w:t>
            </w:r>
          </w:p>
        </w:tc>
        <w:tc>
          <w:tcPr>
            <w:tcW w:w="750" w:type="pct"/>
          </w:tcPr>
          <w:p w14:paraId="0607A475" w14:textId="77777777" w:rsidR="001955A8" w:rsidRPr="00B9499D" w:rsidRDefault="001955A8" w:rsidP="001955A8">
            <w:pPr>
              <w:pStyle w:val="GOSTTablenorm"/>
            </w:pPr>
            <w:r w:rsidRPr="00B9499D">
              <w:t>ZS_MSC_Infrmtn_CrtnDt</w:t>
            </w:r>
          </w:p>
        </w:tc>
        <w:tc>
          <w:tcPr>
            <w:tcW w:w="500" w:type="pct"/>
          </w:tcPr>
          <w:p w14:paraId="6E3CD66C" w14:textId="77777777" w:rsidR="001955A8" w:rsidRPr="00B9499D" w:rsidRDefault="001955A8" w:rsidP="001955A8">
            <w:pPr>
              <w:pStyle w:val="GOSTTablenorm"/>
            </w:pPr>
            <w:r w:rsidRPr="00B9499D">
              <w:t>Дата</w:t>
            </w:r>
          </w:p>
        </w:tc>
        <w:tc>
          <w:tcPr>
            <w:tcW w:w="300" w:type="pct"/>
          </w:tcPr>
          <w:p w14:paraId="2EFAD6BC" w14:textId="77777777" w:rsidR="001955A8" w:rsidRPr="00B9499D" w:rsidRDefault="001955A8" w:rsidP="001955A8">
            <w:pPr>
              <w:pStyle w:val="GOSTTablenorm"/>
            </w:pPr>
            <w:r w:rsidRPr="00B9499D">
              <w:t>Да</w:t>
            </w:r>
          </w:p>
        </w:tc>
        <w:tc>
          <w:tcPr>
            <w:tcW w:w="315" w:type="pct"/>
          </w:tcPr>
          <w:p w14:paraId="680CBA8B" w14:textId="217E9470" w:rsidR="001955A8" w:rsidRPr="00B9499D" w:rsidRDefault="001955A8" w:rsidP="001955A8">
            <w:pPr>
              <w:pStyle w:val="GOSTTablenorm"/>
            </w:pPr>
          </w:p>
        </w:tc>
        <w:tc>
          <w:tcPr>
            <w:tcW w:w="2035" w:type="pct"/>
          </w:tcPr>
          <w:p w14:paraId="56907159" w14:textId="3C2D1AEA" w:rsidR="001955A8" w:rsidRPr="00B9499D" w:rsidRDefault="001955A8" w:rsidP="001955A8">
            <w:pPr>
              <w:pStyle w:val="GOSTTablenorm"/>
            </w:pPr>
            <w:r w:rsidRPr="00B9499D">
              <w:t>Указывается дата документа в формате YYYY-MM-DD</w:t>
            </w:r>
          </w:p>
        </w:tc>
      </w:tr>
      <w:tr w:rsidR="001955A8" w:rsidRPr="00B9499D" w14:paraId="118A81D6" w14:textId="77777777" w:rsidTr="001955A8">
        <w:trPr>
          <w:ins w:id="307" w:author="Накашидзе О.Е. EXP-250528" w:date="2023-12-18T18:20:00Z"/>
        </w:trPr>
        <w:tc>
          <w:tcPr>
            <w:tcW w:w="1100" w:type="pct"/>
          </w:tcPr>
          <w:p w14:paraId="73A7B6EC" w14:textId="1991FC36" w:rsidR="001955A8" w:rsidRPr="00B9499D" w:rsidRDefault="001955A8" w:rsidP="001955A8">
            <w:pPr>
              <w:pStyle w:val="GOSTTablenorm"/>
              <w:rPr>
                <w:ins w:id="308" w:author="Накашидзе О.Е. EXP-250528" w:date="2023-12-18T18:20:00Z"/>
              </w:rPr>
            </w:pPr>
            <w:commentRangeStart w:id="309"/>
            <w:ins w:id="310" w:author="Накашидзе О.Е. EXP-250528" w:date="2023-12-18T18:21:00Z">
              <w:r>
                <w:t>Вид документа</w:t>
              </w:r>
            </w:ins>
          </w:p>
        </w:tc>
        <w:tc>
          <w:tcPr>
            <w:tcW w:w="750" w:type="pct"/>
          </w:tcPr>
          <w:p w14:paraId="04216264" w14:textId="107D7727" w:rsidR="001955A8" w:rsidRPr="00B9499D" w:rsidRDefault="001955A8" w:rsidP="001955A8">
            <w:pPr>
              <w:pStyle w:val="GOSTTablenorm"/>
              <w:rPr>
                <w:ins w:id="311" w:author="Накашидзе О.Е. EXP-250528" w:date="2023-12-18T18:20:00Z"/>
              </w:rPr>
            </w:pPr>
            <w:ins w:id="312" w:author="Накашидзе О.Е. EXP-250528" w:date="2023-12-18T18:20:00Z">
              <w:r w:rsidRPr="0034351C">
                <w:t>ZS_DocKindCode</w:t>
              </w:r>
            </w:ins>
          </w:p>
        </w:tc>
        <w:tc>
          <w:tcPr>
            <w:tcW w:w="500" w:type="pct"/>
          </w:tcPr>
          <w:p w14:paraId="0FC8441D" w14:textId="65B30B36" w:rsidR="001955A8" w:rsidRPr="00B9499D" w:rsidRDefault="001955A8" w:rsidP="001955A8">
            <w:pPr>
              <w:pStyle w:val="GOSTTablenorm"/>
              <w:rPr>
                <w:ins w:id="313" w:author="Накашидзе О.Е. EXP-250528" w:date="2023-12-18T18:20:00Z"/>
              </w:rPr>
            </w:pPr>
            <w:ins w:id="314" w:author="Накашидзе О.Е. EXP-250528" w:date="2023-12-18T18:21:00Z">
              <w:r w:rsidRPr="00B9499D">
                <w:t>Строка</w:t>
              </w:r>
            </w:ins>
          </w:p>
        </w:tc>
        <w:tc>
          <w:tcPr>
            <w:tcW w:w="300" w:type="pct"/>
          </w:tcPr>
          <w:p w14:paraId="10E9BF57" w14:textId="20C2146D" w:rsidR="001955A8" w:rsidRPr="00B9499D" w:rsidRDefault="001955A8" w:rsidP="001955A8">
            <w:pPr>
              <w:pStyle w:val="GOSTTablenorm"/>
              <w:rPr>
                <w:ins w:id="315" w:author="Накашидзе О.Е. EXP-250528" w:date="2023-12-18T18:20:00Z"/>
              </w:rPr>
            </w:pPr>
            <w:ins w:id="316" w:author="Накашидзе О.Е. EXP-250528" w:date="2023-12-18T18:21:00Z">
              <w:r w:rsidRPr="00B9499D">
                <w:t>Да</w:t>
              </w:r>
            </w:ins>
          </w:p>
        </w:tc>
        <w:tc>
          <w:tcPr>
            <w:tcW w:w="315" w:type="pct"/>
          </w:tcPr>
          <w:p w14:paraId="725E25EC" w14:textId="5096631A" w:rsidR="001955A8" w:rsidRPr="00B9499D" w:rsidRDefault="001955A8" w:rsidP="001955A8">
            <w:pPr>
              <w:pStyle w:val="GOSTTablenorm"/>
              <w:rPr>
                <w:ins w:id="317" w:author="Накашидзе О.Е. EXP-250528" w:date="2023-12-18T18:20:00Z"/>
              </w:rPr>
            </w:pPr>
            <w:ins w:id="318" w:author="Накашидзе О.Е. EXP-250528" w:date="2023-12-18T18:21:00Z">
              <w:r w:rsidRPr="00B9499D">
                <w:t>=3</w:t>
              </w:r>
            </w:ins>
          </w:p>
        </w:tc>
        <w:tc>
          <w:tcPr>
            <w:tcW w:w="2035" w:type="pct"/>
          </w:tcPr>
          <w:p w14:paraId="31D3AC83" w14:textId="296E4A31" w:rsidR="001955A8" w:rsidRPr="0051436C" w:rsidRDefault="001955A8" w:rsidP="001955A8">
            <w:pPr>
              <w:pStyle w:val="GOSTTablenorm"/>
              <w:rPr>
                <w:ins w:id="319" w:author="Накашидзе О.Е. EXP-250528" w:date="2023-12-18T18:21:00Z"/>
              </w:rPr>
            </w:pPr>
            <w:ins w:id="320" w:author="Накашидзе О.Е. EXP-250528" w:date="2023-12-18T18:21:00Z">
              <w:r w:rsidRPr="00B91CE4">
                <w:t>Указывается код вида документа.</w:t>
              </w:r>
            </w:ins>
          </w:p>
          <w:p w14:paraId="208DF45C" w14:textId="77777777" w:rsidR="001955A8" w:rsidRPr="0051436C" w:rsidRDefault="001955A8" w:rsidP="001955A8">
            <w:pPr>
              <w:pStyle w:val="GOSTTablenorm"/>
              <w:rPr>
                <w:ins w:id="321" w:author="Накашидзе О.Е. EXP-250528" w:date="2023-12-18T18:21:00Z"/>
              </w:rPr>
            </w:pPr>
            <w:ins w:id="322" w:author="Накашидзе О.Е. EXP-250528" w:date="2023-12-18T18:21:00Z">
              <w:r w:rsidRPr="0051436C">
                <w:t>Возможные значения:</w:t>
              </w:r>
            </w:ins>
          </w:p>
          <w:p w14:paraId="199A8C3B" w14:textId="77777777" w:rsidR="001955A8" w:rsidRPr="00A71881" w:rsidRDefault="001955A8" w:rsidP="001955A8">
            <w:pPr>
              <w:pStyle w:val="GOSTTableListMark1"/>
              <w:rPr>
                <w:ins w:id="323" w:author="Накашидзе О.Е. EXP-250528" w:date="2023-12-18T18:22:00Z"/>
              </w:rPr>
            </w:pPr>
            <w:ins w:id="324" w:author="Накашидзе О.Е. EXP-250528" w:date="2023-12-18T18:21:00Z">
              <w:r w:rsidRPr="00A71881">
                <w:t>«ЗНП» - Заявка на получение наличных денег (ф.0531802);</w:t>
              </w:r>
            </w:ins>
          </w:p>
          <w:p w14:paraId="20E1CD37" w14:textId="590270B9" w:rsidR="001955A8" w:rsidRPr="00B9499D" w:rsidRDefault="001955A8" w:rsidP="001955A8">
            <w:pPr>
              <w:pStyle w:val="GOSTTableListMark1"/>
              <w:rPr>
                <w:ins w:id="325" w:author="Накашидзе О.Е. EXP-250528" w:date="2023-12-18T18:20:00Z"/>
              </w:rPr>
            </w:pPr>
            <w:ins w:id="326" w:author="Накашидзе О.Е. EXP-250528" w:date="2023-12-18T18:21:00Z">
              <w:r w:rsidRPr="00A71881">
                <w:t>«ЗОН» - Заявка для обеспечения наличными денежными средствами в электронном виде</w:t>
              </w:r>
            </w:ins>
            <w:commentRangeEnd w:id="309"/>
            <w:ins w:id="327" w:author="Накашидзе О.Е. EXP-250528" w:date="2023-12-18T18:22:00Z">
              <w:r w:rsidRPr="00B9499D">
                <w:rPr>
                  <w:rStyle w:val="afff4"/>
                  <w:sz w:val="22"/>
                  <w:szCs w:val="20"/>
                </w:rPr>
                <w:commentReference w:id="309"/>
              </w:r>
            </w:ins>
          </w:p>
        </w:tc>
      </w:tr>
      <w:tr w:rsidR="001955A8" w:rsidRPr="00B9499D" w14:paraId="08DA1DD6" w14:textId="77777777" w:rsidTr="001955A8">
        <w:tc>
          <w:tcPr>
            <w:tcW w:w="1100" w:type="pct"/>
          </w:tcPr>
          <w:p w14:paraId="6C5B161E" w14:textId="7B0DD4C7" w:rsidR="001955A8" w:rsidRPr="00B9499D" w:rsidRDefault="001955A8" w:rsidP="001955A8">
            <w:pPr>
              <w:pStyle w:val="GOSTTablenorm"/>
            </w:pPr>
            <w:r w:rsidRPr="00B9499D">
              <w:t>Код валюты по ОКВ</w:t>
            </w:r>
          </w:p>
        </w:tc>
        <w:tc>
          <w:tcPr>
            <w:tcW w:w="750" w:type="pct"/>
          </w:tcPr>
          <w:p w14:paraId="7D6C6352" w14:textId="5CA8C2B6" w:rsidR="001955A8" w:rsidRPr="00B9499D" w:rsidRDefault="001955A8" w:rsidP="001955A8">
            <w:pPr>
              <w:pStyle w:val="GOSTTablenorm"/>
            </w:pPr>
            <w:r w:rsidRPr="00B9499D">
              <w:t>StmInfrmtn_OKVCd</w:t>
            </w:r>
          </w:p>
        </w:tc>
        <w:tc>
          <w:tcPr>
            <w:tcW w:w="500" w:type="pct"/>
          </w:tcPr>
          <w:p w14:paraId="422B4CAE" w14:textId="5142BA06" w:rsidR="001955A8" w:rsidRPr="00B9499D" w:rsidRDefault="001955A8" w:rsidP="001955A8">
            <w:pPr>
              <w:pStyle w:val="GOSTTablenorm"/>
            </w:pPr>
            <w:r w:rsidRPr="00B9499D">
              <w:t>Строка</w:t>
            </w:r>
          </w:p>
        </w:tc>
        <w:tc>
          <w:tcPr>
            <w:tcW w:w="300" w:type="pct"/>
          </w:tcPr>
          <w:p w14:paraId="12298DD9" w14:textId="07E76654" w:rsidR="001955A8" w:rsidRPr="00B9499D" w:rsidRDefault="001955A8" w:rsidP="001955A8">
            <w:pPr>
              <w:pStyle w:val="GOSTTablenorm"/>
            </w:pPr>
            <w:r w:rsidRPr="00B9499D">
              <w:t>Да</w:t>
            </w:r>
          </w:p>
        </w:tc>
        <w:tc>
          <w:tcPr>
            <w:tcW w:w="315" w:type="pct"/>
          </w:tcPr>
          <w:p w14:paraId="5F33811E" w14:textId="534D5871" w:rsidR="001955A8" w:rsidRPr="00B9499D" w:rsidRDefault="001955A8" w:rsidP="001955A8">
            <w:pPr>
              <w:pStyle w:val="GOSTTablenorm"/>
            </w:pPr>
            <w:r w:rsidRPr="00B9499D">
              <w:t>=3</w:t>
            </w:r>
          </w:p>
        </w:tc>
        <w:tc>
          <w:tcPr>
            <w:tcW w:w="2035" w:type="pct"/>
          </w:tcPr>
          <w:p w14:paraId="55ED3A15" w14:textId="072102B6" w:rsidR="001955A8" w:rsidRPr="00B9499D" w:rsidRDefault="001955A8" w:rsidP="001955A8">
            <w:pPr>
              <w:pStyle w:val="GOSTTablenorm"/>
            </w:pPr>
            <w:r w:rsidRPr="00B9499D">
              <w:t>Указывается код валюты по Общероссийскому классификатору валют. Допустимо указывать как цифровой, так и буквенный код валюты</w:t>
            </w:r>
          </w:p>
        </w:tc>
      </w:tr>
      <w:tr w:rsidR="001955A8" w:rsidRPr="00B9499D" w14:paraId="5AFEE1FF" w14:textId="77777777" w:rsidTr="001955A8">
        <w:tc>
          <w:tcPr>
            <w:tcW w:w="1100" w:type="pct"/>
          </w:tcPr>
          <w:p w14:paraId="431ED50A" w14:textId="77777777" w:rsidR="001955A8" w:rsidRPr="00B9499D" w:rsidRDefault="001955A8" w:rsidP="001955A8">
            <w:pPr>
              <w:pStyle w:val="GOSTTablenorm"/>
            </w:pPr>
            <w:r w:rsidRPr="00B9499D">
              <w:lastRenderedPageBreak/>
              <w:t>Контур</w:t>
            </w:r>
          </w:p>
        </w:tc>
        <w:tc>
          <w:tcPr>
            <w:tcW w:w="750" w:type="pct"/>
          </w:tcPr>
          <w:p w14:paraId="10DFC976" w14:textId="77777777" w:rsidR="001955A8" w:rsidRPr="00B9499D" w:rsidRDefault="001955A8" w:rsidP="001955A8">
            <w:pPr>
              <w:pStyle w:val="GOSTTablenorm"/>
            </w:pPr>
            <w:r w:rsidRPr="00B9499D">
              <w:t>StmInfrmtn_Contour_Code</w:t>
            </w:r>
          </w:p>
        </w:tc>
        <w:tc>
          <w:tcPr>
            <w:tcW w:w="500" w:type="pct"/>
          </w:tcPr>
          <w:p w14:paraId="74406BC3" w14:textId="77777777" w:rsidR="001955A8" w:rsidRPr="00B9499D" w:rsidRDefault="001955A8" w:rsidP="001955A8">
            <w:pPr>
              <w:pStyle w:val="GOSTTablenorm"/>
            </w:pPr>
            <w:r w:rsidRPr="00B9499D">
              <w:t>Строка</w:t>
            </w:r>
          </w:p>
        </w:tc>
        <w:tc>
          <w:tcPr>
            <w:tcW w:w="300" w:type="pct"/>
          </w:tcPr>
          <w:p w14:paraId="66730502" w14:textId="77777777" w:rsidR="001955A8" w:rsidRPr="00B9499D" w:rsidRDefault="001955A8" w:rsidP="001955A8">
            <w:pPr>
              <w:pStyle w:val="GOSTTablenorm"/>
            </w:pPr>
            <w:r w:rsidRPr="00B9499D">
              <w:t>Да</w:t>
            </w:r>
          </w:p>
        </w:tc>
        <w:tc>
          <w:tcPr>
            <w:tcW w:w="315" w:type="pct"/>
          </w:tcPr>
          <w:p w14:paraId="65941097" w14:textId="77777777" w:rsidR="001955A8" w:rsidRPr="00B9499D" w:rsidRDefault="001955A8" w:rsidP="001955A8">
            <w:pPr>
              <w:pStyle w:val="GOSTTablenorm"/>
            </w:pPr>
            <w:r w:rsidRPr="00B9499D">
              <w:t>=1</w:t>
            </w:r>
          </w:p>
        </w:tc>
        <w:tc>
          <w:tcPr>
            <w:tcW w:w="2035" w:type="pct"/>
          </w:tcPr>
          <w:p w14:paraId="7C4D5C26" w14:textId="1871A97B" w:rsidR="001955A8" w:rsidRPr="00B9499D" w:rsidRDefault="001955A8" w:rsidP="001955A8">
            <w:pPr>
              <w:pStyle w:val="GOSTTablenorm"/>
              <w:rPr>
                <w:szCs w:val="22"/>
              </w:rPr>
            </w:pPr>
            <w:r w:rsidRPr="00B9499D">
              <w:rPr>
                <w:szCs w:val="22"/>
              </w:rPr>
              <w:t>Указывается код контура, в котором проводится операция.</w:t>
            </w:r>
          </w:p>
          <w:p w14:paraId="3ED52234" w14:textId="77777777" w:rsidR="001955A8" w:rsidRPr="00B9499D" w:rsidRDefault="001955A8" w:rsidP="001955A8">
            <w:pPr>
              <w:pStyle w:val="GOSTTablenorm"/>
              <w:rPr>
                <w:szCs w:val="22"/>
              </w:rPr>
            </w:pPr>
            <w:r w:rsidRPr="00B9499D">
              <w:rPr>
                <w:szCs w:val="22"/>
              </w:rPr>
              <w:t>Возможные значения:</w:t>
            </w:r>
          </w:p>
          <w:p w14:paraId="118DFD3C" w14:textId="49247777" w:rsidR="001955A8" w:rsidRPr="00B9499D" w:rsidRDefault="001955A8" w:rsidP="001955A8">
            <w:pPr>
              <w:pStyle w:val="GOSTTableListMark1"/>
            </w:pPr>
            <w:r w:rsidRPr="00B9499D">
              <w:t>«</w:t>
            </w:r>
            <w:r w:rsidR="00B26CFB">
              <w:rPr>
                <w:lang w:val="en-US"/>
              </w:rPr>
              <w:t>O</w:t>
            </w:r>
            <w:r w:rsidRPr="00B9499D">
              <w:t xml:space="preserve">» </w:t>
            </w:r>
            <w:r w:rsidRPr="00B9499D">
              <w:rPr>
                <w:lang w:val="en-US"/>
              </w:rPr>
              <w:t xml:space="preserve">– </w:t>
            </w:r>
            <w:r w:rsidRPr="00B9499D">
              <w:t>открытый;</w:t>
            </w:r>
          </w:p>
          <w:p w14:paraId="0F38A032" w14:textId="77777777" w:rsidR="001955A8" w:rsidRPr="00B9499D" w:rsidRDefault="001955A8" w:rsidP="001955A8">
            <w:pPr>
              <w:pStyle w:val="GOSTTableListMark1"/>
            </w:pPr>
            <w:r w:rsidRPr="00B9499D">
              <w:t>«</w:t>
            </w:r>
            <w:r w:rsidRPr="00B9499D">
              <w:rPr>
                <w:lang w:val="en-US"/>
              </w:rPr>
              <w:t>S</w:t>
            </w:r>
            <w:r w:rsidRPr="00B9499D">
              <w:t>»</w:t>
            </w:r>
            <w:r w:rsidRPr="00B9499D">
              <w:rPr>
                <w:lang w:val="en-US"/>
              </w:rPr>
              <w:t xml:space="preserve"> – </w:t>
            </w:r>
            <w:r w:rsidRPr="00B9499D">
              <w:t>защищенный;</w:t>
            </w:r>
          </w:p>
          <w:p w14:paraId="0A6656E3" w14:textId="0A473994" w:rsidR="001955A8" w:rsidRPr="00B9499D" w:rsidRDefault="001955A8" w:rsidP="001955A8">
            <w:pPr>
              <w:pStyle w:val="GOSTTableListMark1"/>
            </w:pPr>
            <w:r>
              <w:t>«</w:t>
            </w:r>
            <w:r w:rsidRPr="00B9499D">
              <w:t>1</w:t>
            </w:r>
            <w:r>
              <w:t>»</w:t>
            </w:r>
            <w:r w:rsidRPr="00B9499D">
              <w:t xml:space="preserve"> – открытый;</w:t>
            </w:r>
          </w:p>
          <w:p w14:paraId="4F0DAEFC" w14:textId="73C50381" w:rsidR="001955A8" w:rsidRPr="00B9499D" w:rsidRDefault="001955A8" w:rsidP="001955A8">
            <w:pPr>
              <w:pStyle w:val="GOSTTableListMark1"/>
            </w:pPr>
            <w:r>
              <w:t>«</w:t>
            </w:r>
            <w:r w:rsidRPr="00B9499D">
              <w:t>2</w:t>
            </w:r>
            <w:r>
              <w:t>»</w:t>
            </w:r>
            <w:r w:rsidRPr="00B9499D">
              <w:t xml:space="preserve"> - защищенный</w:t>
            </w:r>
          </w:p>
        </w:tc>
      </w:tr>
      <w:tr w:rsidR="001955A8" w:rsidRPr="00B9499D" w14:paraId="4C653A87" w14:textId="77777777" w:rsidTr="001955A8">
        <w:tc>
          <w:tcPr>
            <w:tcW w:w="1100" w:type="pct"/>
          </w:tcPr>
          <w:p w14:paraId="7F30D56A" w14:textId="77777777" w:rsidR="001955A8" w:rsidRPr="00B9499D" w:rsidRDefault="001955A8" w:rsidP="001955A8">
            <w:pPr>
              <w:pStyle w:val="GOSTTablenorm"/>
            </w:pPr>
            <w:r w:rsidRPr="00B9499D">
              <w:t>Уровень конфиденциальности</w:t>
            </w:r>
          </w:p>
        </w:tc>
        <w:tc>
          <w:tcPr>
            <w:tcW w:w="750" w:type="pct"/>
          </w:tcPr>
          <w:p w14:paraId="0F784549" w14:textId="77777777" w:rsidR="001955A8" w:rsidRPr="00B9499D" w:rsidRDefault="001955A8" w:rsidP="001955A8">
            <w:pPr>
              <w:pStyle w:val="GOSTTablenorm"/>
            </w:pPr>
            <w:r w:rsidRPr="00B9499D">
              <w:t>StmInfrmtn_AccessLevelStereotype</w:t>
            </w:r>
          </w:p>
        </w:tc>
        <w:tc>
          <w:tcPr>
            <w:tcW w:w="500" w:type="pct"/>
          </w:tcPr>
          <w:p w14:paraId="1406CC14" w14:textId="05AED80C" w:rsidR="001955A8" w:rsidRPr="00B9499D" w:rsidRDefault="001955A8" w:rsidP="001955A8">
            <w:pPr>
              <w:pStyle w:val="GOSTTablenorm"/>
            </w:pPr>
            <w:r>
              <w:t>Число</w:t>
            </w:r>
          </w:p>
        </w:tc>
        <w:tc>
          <w:tcPr>
            <w:tcW w:w="300" w:type="pct"/>
          </w:tcPr>
          <w:p w14:paraId="63CFC479" w14:textId="77777777" w:rsidR="001955A8" w:rsidRPr="00B9499D" w:rsidRDefault="001955A8" w:rsidP="001955A8">
            <w:pPr>
              <w:pStyle w:val="GOSTTablenorm"/>
            </w:pPr>
            <w:r w:rsidRPr="00B9499D">
              <w:t>Да</w:t>
            </w:r>
          </w:p>
        </w:tc>
        <w:tc>
          <w:tcPr>
            <w:tcW w:w="315" w:type="pct"/>
          </w:tcPr>
          <w:p w14:paraId="34B1526A" w14:textId="77777777" w:rsidR="001955A8" w:rsidRPr="00B9499D" w:rsidRDefault="001955A8" w:rsidP="001955A8">
            <w:pPr>
              <w:pStyle w:val="GOSTTablenorm"/>
            </w:pPr>
            <w:r w:rsidRPr="00B9499D">
              <w:t>=1</w:t>
            </w:r>
          </w:p>
        </w:tc>
        <w:tc>
          <w:tcPr>
            <w:tcW w:w="2035" w:type="pct"/>
          </w:tcPr>
          <w:p w14:paraId="11B37B09" w14:textId="77777777" w:rsidR="001955A8" w:rsidRPr="00B91CE4" w:rsidRDefault="001955A8" w:rsidP="001955A8">
            <w:pPr>
              <w:pStyle w:val="GOSTTablenorm"/>
            </w:pPr>
            <w:r w:rsidRPr="00B91CE4">
              <w:t>Указывается уровень конфиденциальности документа.</w:t>
            </w:r>
          </w:p>
          <w:p w14:paraId="2D83C989" w14:textId="77777777" w:rsidR="001955A8" w:rsidRPr="0051436C" w:rsidRDefault="001955A8" w:rsidP="001955A8">
            <w:pPr>
              <w:pStyle w:val="GOSTTablenorm"/>
            </w:pPr>
            <w:r w:rsidRPr="0051436C">
              <w:t>Возможные значения:</w:t>
            </w:r>
          </w:p>
          <w:p w14:paraId="33D74843" w14:textId="77777777" w:rsidR="001955A8" w:rsidRPr="00B9499D" w:rsidRDefault="001955A8" w:rsidP="001955A8">
            <w:pPr>
              <w:pStyle w:val="GOSTTableListMark1"/>
            </w:pPr>
            <w:r w:rsidRPr="00B9499D">
              <w:t>«0» - Несекретно;</w:t>
            </w:r>
          </w:p>
          <w:p w14:paraId="35B3C3A4" w14:textId="5B7F9159" w:rsidR="001955A8" w:rsidRPr="00B9499D" w:rsidRDefault="001955A8" w:rsidP="001955A8">
            <w:pPr>
              <w:pStyle w:val="GOSTTableListMark1"/>
            </w:pPr>
            <w:r w:rsidRPr="00B9499D">
              <w:t>«1» - Для служебного пользования</w:t>
            </w:r>
          </w:p>
        </w:tc>
      </w:tr>
      <w:tr w:rsidR="001955A8" w:rsidRPr="00B9499D" w14:paraId="02C6A556" w14:textId="77777777" w:rsidTr="001955A8">
        <w:tc>
          <w:tcPr>
            <w:tcW w:w="1100" w:type="pct"/>
          </w:tcPr>
          <w:p w14:paraId="62831F9D" w14:textId="77777777" w:rsidR="001955A8" w:rsidRPr="00B9499D" w:rsidRDefault="001955A8" w:rsidP="001955A8">
            <w:pPr>
              <w:pStyle w:val="GOSTTablenorm"/>
              <w:rPr>
                <w:szCs w:val="22"/>
              </w:rPr>
            </w:pPr>
            <w:r w:rsidRPr="00B9499D">
              <w:rPr>
                <w:szCs w:val="22"/>
              </w:rPr>
              <w:t>Код бюджета</w:t>
            </w:r>
          </w:p>
        </w:tc>
        <w:tc>
          <w:tcPr>
            <w:tcW w:w="750" w:type="pct"/>
          </w:tcPr>
          <w:p w14:paraId="5B60AA51" w14:textId="77777777" w:rsidR="001955A8" w:rsidRPr="00B9499D" w:rsidRDefault="001955A8" w:rsidP="001955A8">
            <w:pPr>
              <w:pStyle w:val="GOSTTablenorm"/>
              <w:rPr>
                <w:szCs w:val="22"/>
                <w:lang w:val="en-US"/>
              </w:rPr>
            </w:pPr>
            <w:r w:rsidRPr="00B9499D">
              <w:rPr>
                <w:szCs w:val="22"/>
                <w:lang w:val="en-US"/>
              </w:rPr>
              <w:t>ZS_MSC_Bdgt_Cd</w:t>
            </w:r>
          </w:p>
        </w:tc>
        <w:tc>
          <w:tcPr>
            <w:tcW w:w="500" w:type="pct"/>
          </w:tcPr>
          <w:p w14:paraId="2672CEED" w14:textId="77777777" w:rsidR="001955A8" w:rsidRPr="00B9499D" w:rsidRDefault="001955A8" w:rsidP="001955A8">
            <w:pPr>
              <w:ind w:firstLine="30"/>
              <w:rPr>
                <w:sz w:val="22"/>
                <w:szCs w:val="22"/>
              </w:rPr>
            </w:pPr>
            <w:r w:rsidRPr="00B9499D">
              <w:rPr>
                <w:sz w:val="22"/>
                <w:szCs w:val="22"/>
              </w:rPr>
              <w:t>Строка</w:t>
            </w:r>
          </w:p>
        </w:tc>
        <w:tc>
          <w:tcPr>
            <w:tcW w:w="300" w:type="pct"/>
          </w:tcPr>
          <w:p w14:paraId="1D792A59" w14:textId="77777777" w:rsidR="001955A8" w:rsidRPr="00B9499D" w:rsidRDefault="001955A8" w:rsidP="001955A8">
            <w:pPr>
              <w:ind w:firstLine="30"/>
              <w:rPr>
                <w:sz w:val="22"/>
                <w:szCs w:val="22"/>
              </w:rPr>
            </w:pPr>
            <w:r w:rsidRPr="00B9499D">
              <w:rPr>
                <w:sz w:val="22"/>
                <w:szCs w:val="22"/>
              </w:rPr>
              <w:t>Да</w:t>
            </w:r>
          </w:p>
        </w:tc>
        <w:tc>
          <w:tcPr>
            <w:tcW w:w="315" w:type="pct"/>
          </w:tcPr>
          <w:p w14:paraId="4C5A606A" w14:textId="77777777" w:rsidR="001955A8" w:rsidRPr="00B9499D" w:rsidRDefault="001955A8" w:rsidP="001955A8">
            <w:pPr>
              <w:keepNext/>
              <w:ind w:firstLine="30"/>
              <w:rPr>
                <w:sz w:val="22"/>
                <w:szCs w:val="22"/>
              </w:rPr>
            </w:pPr>
            <w:r w:rsidRPr="00B9499D">
              <w:rPr>
                <w:sz w:val="22"/>
                <w:szCs w:val="22"/>
              </w:rPr>
              <w:t>=8</w:t>
            </w:r>
          </w:p>
        </w:tc>
        <w:tc>
          <w:tcPr>
            <w:tcW w:w="2035" w:type="pct"/>
          </w:tcPr>
          <w:p w14:paraId="4231924E" w14:textId="47F7EFFA" w:rsidR="001955A8" w:rsidRPr="00B9499D" w:rsidRDefault="001955A8" w:rsidP="001955A8">
            <w:pPr>
              <w:keepNext/>
              <w:ind w:firstLine="30"/>
              <w:rPr>
                <w:sz w:val="22"/>
                <w:szCs w:val="22"/>
              </w:rPr>
            </w:pPr>
            <w:r w:rsidRPr="00B9499D">
              <w:rPr>
                <w:sz w:val="22"/>
                <w:szCs w:val="22"/>
              </w:rPr>
              <w:t>Указывается код бюджета в соответствии со справочником «Бюджеты»</w:t>
            </w:r>
          </w:p>
        </w:tc>
      </w:tr>
      <w:tr w:rsidR="001955A8" w:rsidRPr="00B9499D" w14:paraId="3F5C2DC5" w14:textId="77777777" w:rsidTr="001955A8">
        <w:tc>
          <w:tcPr>
            <w:tcW w:w="1100" w:type="pct"/>
          </w:tcPr>
          <w:p w14:paraId="19C19668" w14:textId="77777777" w:rsidR="001955A8" w:rsidRPr="00B9499D" w:rsidRDefault="001955A8" w:rsidP="001955A8">
            <w:pPr>
              <w:pStyle w:val="GOSTTablenorm"/>
            </w:pPr>
            <w:r w:rsidRPr="00B9499D">
              <w:t>Номер лицевого счета плательщика</w:t>
            </w:r>
          </w:p>
        </w:tc>
        <w:tc>
          <w:tcPr>
            <w:tcW w:w="750" w:type="pct"/>
          </w:tcPr>
          <w:p w14:paraId="32B3D62C" w14:textId="77777777" w:rsidR="001955A8" w:rsidRPr="00B9499D" w:rsidRDefault="001955A8" w:rsidP="001955A8">
            <w:pPr>
              <w:pStyle w:val="GOSTTablenorm"/>
            </w:pPr>
            <w:r w:rsidRPr="00B9499D">
              <w:t>ZS_MSC_Cstmr_AcntNmbr</w:t>
            </w:r>
          </w:p>
        </w:tc>
        <w:tc>
          <w:tcPr>
            <w:tcW w:w="500" w:type="pct"/>
          </w:tcPr>
          <w:p w14:paraId="382C1DEB" w14:textId="77777777" w:rsidR="001955A8" w:rsidRPr="00B9499D" w:rsidRDefault="001955A8" w:rsidP="001955A8">
            <w:pPr>
              <w:pStyle w:val="GOSTTablenorm"/>
            </w:pPr>
            <w:r w:rsidRPr="00B9499D">
              <w:t>Строка</w:t>
            </w:r>
          </w:p>
        </w:tc>
        <w:tc>
          <w:tcPr>
            <w:tcW w:w="300" w:type="pct"/>
          </w:tcPr>
          <w:p w14:paraId="0F84823D" w14:textId="77777777" w:rsidR="001955A8" w:rsidRPr="00B9499D" w:rsidRDefault="001955A8" w:rsidP="001955A8">
            <w:pPr>
              <w:pStyle w:val="GOSTTablenorm"/>
            </w:pPr>
            <w:r w:rsidRPr="00B9499D">
              <w:t>Да</w:t>
            </w:r>
          </w:p>
        </w:tc>
        <w:tc>
          <w:tcPr>
            <w:tcW w:w="315" w:type="pct"/>
          </w:tcPr>
          <w:p w14:paraId="698504AC" w14:textId="77777777" w:rsidR="001955A8" w:rsidRPr="00B9499D" w:rsidRDefault="001955A8" w:rsidP="001955A8">
            <w:pPr>
              <w:pStyle w:val="GOSTTablenorm"/>
            </w:pPr>
            <w:r w:rsidRPr="00B9499D">
              <w:t>=11</w:t>
            </w:r>
          </w:p>
        </w:tc>
        <w:tc>
          <w:tcPr>
            <w:tcW w:w="2035" w:type="pct"/>
          </w:tcPr>
          <w:p w14:paraId="2F112243" w14:textId="77777777" w:rsidR="001955A8" w:rsidRPr="00B9499D" w:rsidRDefault="001955A8" w:rsidP="001955A8">
            <w:pPr>
              <w:pStyle w:val="GOSTTablenorm"/>
            </w:pPr>
            <w:r w:rsidRPr="00B9499D">
              <w:t>Указывается номер лицевого счета плательщика</w:t>
            </w:r>
          </w:p>
        </w:tc>
      </w:tr>
      <w:tr w:rsidR="001955A8" w:rsidRPr="00B9499D" w14:paraId="424B6AE4" w14:textId="77777777" w:rsidTr="001955A8">
        <w:tc>
          <w:tcPr>
            <w:tcW w:w="1100" w:type="pct"/>
          </w:tcPr>
          <w:p w14:paraId="4E54B8B4" w14:textId="20B46E23" w:rsidR="001955A8" w:rsidRPr="00A71881" w:rsidRDefault="001955A8" w:rsidP="001955A8">
            <w:pPr>
              <w:pStyle w:val="GOSTTablenorm"/>
              <w:rPr>
                <w:b/>
              </w:rPr>
            </w:pPr>
            <w:r w:rsidRPr="00A71881">
              <w:rPr>
                <w:b/>
              </w:rPr>
              <w:t>Расшифровка заявки на получение наличных денег по бюджетной классификации</w:t>
            </w:r>
          </w:p>
        </w:tc>
        <w:tc>
          <w:tcPr>
            <w:tcW w:w="750" w:type="pct"/>
          </w:tcPr>
          <w:p w14:paraId="233EBEF0" w14:textId="77777777" w:rsidR="001955A8" w:rsidRPr="00A71881" w:rsidRDefault="001955A8" w:rsidP="001955A8">
            <w:pPr>
              <w:pStyle w:val="GOSTTablenorm"/>
              <w:rPr>
                <w:b/>
              </w:rPr>
            </w:pPr>
            <w:r w:rsidRPr="00A71881">
              <w:rPr>
                <w:b/>
              </w:rPr>
              <w:t>ZSCH2</w:t>
            </w:r>
          </w:p>
        </w:tc>
        <w:tc>
          <w:tcPr>
            <w:tcW w:w="500" w:type="pct"/>
          </w:tcPr>
          <w:p w14:paraId="392FC618" w14:textId="77777777" w:rsidR="001955A8" w:rsidRPr="00B9499D" w:rsidRDefault="001955A8" w:rsidP="001955A8">
            <w:pPr>
              <w:pStyle w:val="GOSTTablenorm"/>
            </w:pPr>
            <w:r w:rsidRPr="00B9499D">
              <w:t>Массив</w:t>
            </w:r>
          </w:p>
        </w:tc>
        <w:tc>
          <w:tcPr>
            <w:tcW w:w="300" w:type="pct"/>
          </w:tcPr>
          <w:p w14:paraId="78CF5670" w14:textId="5E108098" w:rsidR="001955A8" w:rsidRPr="005C6BDA" w:rsidRDefault="001955A8" w:rsidP="001955A8">
            <w:pPr>
              <w:pStyle w:val="GOSTTablenorm"/>
            </w:pPr>
            <w:r w:rsidRPr="00B9499D">
              <w:t>Да</w:t>
            </w:r>
          </w:p>
        </w:tc>
        <w:tc>
          <w:tcPr>
            <w:tcW w:w="315" w:type="pct"/>
          </w:tcPr>
          <w:p w14:paraId="45341114" w14:textId="6824580F" w:rsidR="001955A8" w:rsidRPr="00B9499D" w:rsidRDefault="001955A8" w:rsidP="001955A8">
            <w:pPr>
              <w:pStyle w:val="GOSTTablenorm"/>
            </w:pPr>
            <w:r>
              <w:t>-</w:t>
            </w:r>
          </w:p>
        </w:tc>
        <w:tc>
          <w:tcPr>
            <w:tcW w:w="2035" w:type="pct"/>
          </w:tcPr>
          <w:p w14:paraId="798018FC" w14:textId="6DEA08B4" w:rsidR="001955A8" w:rsidRPr="00B9499D" w:rsidRDefault="001955A8" w:rsidP="001955A8">
            <w:pPr>
              <w:pStyle w:val="GOSTTablenorm"/>
            </w:pPr>
            <w:r>
              <w:t>-</w:t>
            </w:r>
          </w:p>
        </w:tc>
      </w:tr>
      <w:tr w:rsidR="001955A8" w:rsidRPr="00B9499D" w14:paraId="4BE84436" w14:textId="77777777" w:rsidTr="001955A8">
        <w:tc>
          <w:tcPr>
            <w:tcW w:w="1100" w:type="pct"/>
          </w:tcPr>
          <w:p w14:paraId="1615C26D" w14:textId="591FAE4F" w:rsidR="001955A8" w:rsidRPr="00B9499D" w:rsidRDefault="001955A8" w:rsidP="001955A8">
            <w:pPr>
              <w:pStyle w:val="GOSTTablenorm"/>
            </w:pPr>
            <w:r>
              <w:t>Идентификатор строки</w:t>
            </w:r>
          </w:p>
        </w:tc>
        <w:tc>
          <w:tcPr>
            <w:tcW w:w="750" w:type="pct"/>
          </w:tcPr>
          <w:p w14:paraId="5BD08B64" w14:textId="46CB6DB4" w:rsidR="001955A8" w:rsidRPr="00B9499D" w:rsidRDefault="001955A8" w:rsidP="001955A8">
            <w:pPr>
              <w:pStyle w:val="GOSTTablenorm"/>
            </w:pPr>
            <w:r w:rsidRPr="00A71881">
              <w:rPr>
                <w:b/>
              </w:rPr>
              <w:t>ZSCH2</w:t>
            </w:r>
            <w:r w:rsidRPr="00B9499D">
              <w:t>:</w:t>
            </w:r>
            <w:r w:rsidRPr="00B24314">
              <w:t>id</w:t>
            </w:r>
          </w:p>
        </w:tc>
        <w:tc>
          <w:tcPr>
            <w:tcW w:w="500" w:type="pct"/>
          </w:tcPr>
          <w:p w14:paraId="6A805337" w14:textId="506BE151" w:rsidR="001955A8" w:rsidRPr="00B24314" w:rsidRDefault="001955A8" w:rsidP="001955A8">
            <w:pPr>
              <w:pStyle w:val="GOSTTablenorm"/>
            </w:pPr>
            <w:r w:rsidRPr="00B24314">
              <w:t>Число</w:t>
            </w:r>
          </w:p>
        </w:tc>
        <w:tc>
          <w:tcPr>
            <w:tcW w:w="300" w:type="pct"/>
          </w:tcPr>
          <w:p w14:paraId="580567A7" w14:textId="55AFBB9D" w:rsidR="001955A8" w:rsidRPr="00B24314" w:rsidRDefault="001955A8" w:rsidP="001955A8">
            <w:pPr>
              <w:pStyle w:val="GOSTTablenorm"/>
            </w:pPr>
            <w:r w:rsidRPr="00B24314">
              <w:t>Да</w:t>
            </w:r>
          </w:p>
        </w:tc>
        <w:tc>
          <w:tcPr>
            <w:tcW w:w="315" w:type="pct"/>
          </w:tcPr>
          <w:p w14:paraId="6266697A" w14:textId="51BD520C" w:rsidR="001955A8" w:rsidRPr="00B24314" w:rsidRDefault="001955A8" w:rsidP="001955A8">
            <w:pPr>
              <w:pStyle w:val="GOSTTablenorm"/>
            </w:pPr>
            <w:r w:rsidRPr="00B24314">
              <w:t>&lt;=20</w:t>
            </w:r>
          </w:p>
        </w:tc>
        <w:tc>
          <w:tcPr>
            <w:tcW w:w="2035" w:type="pct"/>
          </w:tcPr>
          <w:p w14:paraId="0DE9582C" w14:textId="6701724B" w:rsidR="001955A8" w:rsidRPr="00B24314" w:rsidRDefault="001955A8" w:rsidP="001955A8">
            <w:pPr>
              <w:pStyle w:val="GOSTTablenorm"/>
            </w:pPr>
            <w:r w:rsidRPr="00B24314">
              <w:t>Указывается технический идентификатор строки</w:t>
            </w:r>
          </w:p>
        </w:tc>
      </w:tr>
      <w:tr w:rsidR="001955A8" w:rsidRPr="00B9499D" w14:paraId="32B418EB" w14:textId="77777777" w:rsidTr="001955A8">
        <w:tc>
          <w:tcPr>
            <w:tcW w:w="1100" w:type="pct"/>
          </w:tcPr>
          <w:p w14:paraId="625083AB" w14:textId="5A490D71" w:rsidR="001955A8" w:rsidRPr="00B9499D" w:rsidRDefault="001955A8" w:rsidP="001955A8">
            <w:pPr>
              <w:pStyle w:val="GOSTTablenorm"/>
            </w:pPr>
            <w:r w:rsidRPr="00B9499D">
              <w:t>Номер строки</w:t>
            </w:r>
          </w:p>
        </w:tc>
        <w:tc>
          <w:tcPr>
            <w:tcW w:w="750" w:type="pct"/>
          </w:tcPr>
          <w:p w14:paraId="45D824F7" w14:textId="3F95857D" w:rsidR="001955A8" w:rsidRPr="00B9499D" w:rsidRDefault="001955A8" w:rsidP="001955A8">
            <w:pPr>
              <w:pStyle w:val="GOSTTablenorm"/>
            </w:pPr>
            <w:r w:rsidRPr="00A71881">
              <w:rPr>
                <w:b/>
              </w:rPr>
              <w:t>ZSCH2</w:t>
            </w:r>
            <w:r w:rsidRPr="00B9499D">
              <w:t>:NmbRw</w:t>
            </w:r>
          </w:p>
        </w:tc>
        <w:tc>
          <w:tcPr>
            <w:tcW w:w="500" w:type="pct"/>
          </w:tcPr>
          <w:p w14:paraId="100EFC83" w14:textId="662ED34A" w:rsidR="001955A8" w:rsidRPr="00B9499D" w:rsidRDefault="001955A8" w:rsidP="001955A8">
            <w:pPr>
              <w:pStyle w:val="GOSTTablenorm"/>
            </w:pPr>
            <w:r w:rsidRPr="00B9499D">
              <w:t>Число</w:t>
            </w:r>
          </w:p>
        </w:tc>
        <w:tc>
          <w:tcPr>
            <w:tcW w:w="300" w:type="pct"/>
          </w:tcPr>
          <w:p w14:paraId="29F9ECD5" w14:textId="2D6CB7A5" w:rsidR="001955A8" w:rsidRPr="00B9499D" w:rsidRDefault="001955A8" w:rsidP="001955A8">
            <w:pPr>
              <w:pStyle w:val="GOSTTablenorm"/>
            </w:pPr>
            <w:r w:rsidRPr="00B9499D">
              <w:t>Да</w:t>
            </w:r>
          </w:p>
        </w:tc>
        <w:tc>
          <w:tcPr>
            <w:tcW w:w="315" w:type="pct"/>
          </w:tcPr>
          <w:p w14:paraId="73FF668A" w14:textId="3ECDEEC9" w:rsidR="001955A8" w:rsidRPr="00B9499D" w:rsidRDefault="001955A8" w:rsidP="001955A8">
            <w:pPr>
              <w:pStyle w:val="GOSTTablenorm"/>
            </w:pPr>
            <w:r w:rsidRPr="00B9499D">
              <w:t>&lt;=7</w:t>
            </w:r>
          </w:p>
        </w:tc>
        <w:tc>
          <w:tcPr>
            <w:tcW w:w="2035" w:type="pct"/>
          </w:tcPr>
          <w:p w14:paraId="280DC10F" w14:textId="7D4E778C" w:rsidR="001955A8" w:rsidRPr="00B9499D" w:rsidRDefault="001955A8" w:rsidP="001955A8">
            <w:pPr>
              <w:pStyle w:val="GOSTTablenorm"/>
            </w:pPr>
            <w:r w:rsidRPr="00B9499D">
              <w:t>Указывается порядковый номер строки расшифровки заявки</w:t>
            </w:r>
          </w:p>
        </w:tc>
      </w:tr>
      <w:tr w:rsidR="001955A8" w:rsidRPr="00B9499D" w14:paraId="66AC5815" w14:textId="77777777" w:rsidTr="001955A8">
        <w:tc>
          <w:tcPr>
            <w:tcW w:w="1100" w:type="pct"/>
          </w:tcPr>
          <w:p w14:paraId="422CB940" w14:textId="77777777" w:rsidR="001955A8" w:rsidRPr="00B9499D" w:rsidRDefault="001955A8" w:rsidP="001955A8">
            <w:pPr>
              <w:pStyle w:val="GOSTTablenorm"/>
            </w:pPr>
            <w:r w:rsidRPr="00B9499D">
              <w:t>КБК плательщика</w:t>
            </w:r>
          </w:p>
        </w:tc>
        <w:tc>
          <w:tcPr>
            <w:tcW w:w="750" w:type="pct"/>
          </w:tcPr>
          <w:p w14:paraId="48CBA9D6" w14:textId="77777777" w:rsidR="001955A8" w:rsidRPr="00B9499D" w:rsidRDefault="001955A8" w:rsidP="001955A8">
            <w:pPr>
              <w:pStyle w:val="GOSTTablenorm"/>
            </w:pPr>
            <w:r w:rsidRPr="00A71881">
              <w:rPr>
                <w:b/>
              </w:rPr>
              <w:t>ZSCH2</w:t>
            </w:r>
            <w:r w:rsidRPr="00B9499D">
              <w:t>:MSC_KBK_KBK</w:t>
            </w:r>
          </w:p>
        </w:tc>
        <w:tc>
          <w:tcPr>
            <w:tcW w:w="500" w:type="pct"/>
          </w:tcPr>
          <w:p w14:paraId="483F4B90" w14:textId="77777777" w:rsidR="001955A8" w:rsidRPr="00B9499D" w:rsidRDefault="001955A8" w:rsidP="001955A8">
            <w:pPr>
              <w:pStyle w:val="GOSTTablenorm"/>
            </w:pPr>
            <w:r w:rsidRPr="00B9499D">
              <w:t>Строка</w:t>
            </w:r>
          </w:p>
        </w:tc>
        <w:tc>
          <w:tcPr>
            <w:tcW w:w="300" w:type="pct"/>
          </w:tcPr>
          <w:p w14:paraId="79C61C2F" w14:textId="77777777" w:rsidR="001955A8" w:rsidRPr="00B9499D" w:rsidRDefault="001955A8" w:rsidP="001955A8">
            <w:pPr>
              <w:pStyle w:val="GOSTTablenorm"/>
            </w:pPr>
            <w:r w:rsidRPr="00B9499D">
              <w:t>Нет</w:t>
            </w:r>
          </w:p>
        </w:tc>
        <w:tc>
          <w:tcPr>
            <w:tcW w:w="315" w:type="pct"/>
          </w:tcPr>
          <w:p w14:paraId="403438ED" w14:textId="77777777" w:rsidR="001955A8" w:rsidRPr="00B9499D" w:rsidRDefault="001955A8" w:rsidP="001955A8">
            <w:pPr>
              <w:pStyle w:val="GOSTTablenorm"/>
            </w:pPr>
            <w:r w:rsidRPr="00B9499D">
              <w:rPr>
                <w:lang w:val="en-US"/>
              </w:rPr>
              <w:t>=20</w:t>
            </w:r>
          </w:p>
        </w:tc>
        <w:tc>
          <w:tcPr>
            <w:tcW w:w="2035" w:type="pct"/>
          </w:tcPr>
          <w:p w14:paraId="2E78ADB2" w14:textId="0DBE3233" w:rsidR="001955A8" w:rsidRPr="00B9499D" w:rsidRDefault="001955A8" w:rsidP="001955A8">
            <w:pPr>
              <w:pStyle w:val="GOSTTablenorm"/>
            </w:pPr>
            <w:r w:rsidRPr="00B9499D">
              <w:t>Указывается код по бюджетной классификации для отражения операции на ЛС плательщика. По л/с с кодом 05 не заполняется</w:t>
            </w:r>
          </w:p>
        </w:tc>
      </w:tr>
      <w:tr w:rsidR="001955A8" w:rsidRPr="00B9499D" w14:paraId="43CB751F" w14:textId="77777777" w:rsidTr="001955A8">
        <w:tc>
          <w:tcPr>
            <w:tcW w:w="1100" w:type="pct"/>
          </w:tcPr>
          <w:p w14:paraId="7CBC1656" w14:textId="77777777" w:rsidR="001955A8" w:rsidRPr="00B9499D" w:rsidRDefault="001955A8" w:rsidP="001955A8">
            <w:pPr>
              <w:pStyle w:val="GOSTTablenorm"/>
            </w:pPr>
            <w:r w:rsidRPr="00B9499D">
              <w:t>Код цели (аналитический код) плательщика</w:t>
            </w:r>
          </w:p>
        </w:tc>
        <w:tc>
          <w:tcPr>
            <w:tcW w:w="750" w:type="pct"/>
          </w:tcPr>
          <w:p w14:paraId="56B1D2FB" w14:textId="77777777" w:rsidR="001955A8" w:rsidRPr="00B9499D" w:rsidRDefault="001955A8" w:rsidP="001955A8">
            <w:pPr>
              <w:pStyle w:val="GOSTTablenorm"/>
            </w:pPr>
            <w:r w:rsidRPr="00A71881">
              <w:rPr>
                <w:b/>
              </w:rPr>
              <w:t>ZSCH2</w:t>
            </w:r>
            <w:r w:rsidRPr="00B9499D">
              <w:t>:MSC_KBK_TrgtCd</w:t>
            </w:r>
          </w:p>
        </w:tc>
        <w:tc>
          <w:tcPr>
            <w:tcW w:w="500" w:type="pct"/>
          </w:tcPr>
          <w:p w14:paraId="7EF7DD31" w14:textId="77777777" w:rsidR="001955A8" w:rsidRPr="00B9499D" w:rsidRDefault="001955A8" w:rsidP="001955A8">
            <w:pPr>
              <w:pStyle w:val="GOSTTablenorm"/>
            </w:pPr>
            <w:r w:rsidRPr="00B9499D">
              <w:t>Строка</w:t>
            </w:r>
          </w:p>
        </w:tc>
        <w:tc>
          <w:tcPr>
            <w:tcW w:w="300" w:type="pct"/>
          </w:tcPr>
          <w:p w14:paraId="05EDA43B" w14:textId="77777777" w:rsidR="001955A8" w:rsidRPr="00B9499D" w:rsidRDefault="001955A8" w:rsidP="001955A8">
            <w:pPr>
              <w:pStyle w:val="GOSTTablenorm"/>
            </w:pPr>
            <w:r w:rsidRPr="00B9499D">
              <w:t>Нет</w:t>
            </w:r>
          </w:p>
        </w:tc>
        <w:tc>
          <w:tcPr>
            <w:tcW w:w="315" w:type="pct"/>
          </w:tcPr>
          <w:p w14:paraId="08C20FA1" w14:textId="77777777" w:rsidR="001955A8" w:rsidRPr="00B9499D" w:rsidRDefault="001955A8" w:rsidP="001955A8">
            <w:pPr>
              <w:pStyle w:val="GOSTTablenorm"/>
            </w:pPr>
            <w:r w:rsidRPr="00B9499D">
              <w:t>&lt;=</w:t>
            </w:r>
            <w:r w:rsidRPr="00B9499D">
              <w:rPr>
                <w:lang w:val="en-US"/>
              </w:rPr>
              <w:t>25</w:t>
            </w:r>
          </w:p>
        </w:tc>
        <w:tc>
          <w:tcPr>
            <w:tcW w:w="2035" w:type="pct"/>
          </w:tcPr>
          <w:p w14:paraId="17DE3CB4" w14:textId="549882FA" w:rsidR="001955A8" w:rsidRPr="00B9499D" w:rsidRDefault="001955A8" w:rsidP="001955A8">
            <w:pPr>
              <w:pStyle w:val="GOSTTablenorm"/>
            </w:pPr>
            <w:r w:rsidRPr="00B9499D">
              <w:t>Указывается код цели (аналитический код) для отражения операции на ЛС плательщика. По л/с с кодом 05 может указываться идентификационный код выплаты</w:t>
            </w:r>
          </w:p>
        </w:tc>
      </w:tr>
      <w:tr w:rsidR="001955A8" w:rsidRPr="00B9499D" w14:paraId="1036770C" w14:textId="77777777" w:rsidTr="001955A8">
        <w:tc>
          <w:tcPr>
            <w:tcW w:w="1100" w:type="pct"/>
          </w:tcPr>
          <w:p w14:paraId="6F58F4C9" w14:textId="000D7B83" w:rsidR="001955A8" w:rsidRPr="00B9499D" w:rsidRDefault="001955A8" w:rsidP="001955A8">
            <w:pPr>
              <w:pStyle w:val="GOSTTablenorm"/>
            </w:pPr>
            <w:r w:rsidRPr="00B9499D">
              <w:t>Сумма в валюте заявки</w:t>
            </w:r>
          </w:p>
        </w:tc>
        <w:tc>
          <w:tcPr>
            <w:tcW w:w="750" w:type="pct"/>
          </w:tcPr>
          <w:p w14:paraId="42B3AAA5" w14:textId="2047F8AE" w:rsidR="001955A8" w:rsidRPr="00B9499D" w:rsidRDefault="001955A8" w:rsidP="001955A8">
            <w:pPr>
              <w:pStyle w:val="GOSTTablenorm"/>
            </w:pPr>
            <w:r w:rsidRPr="00A71881">
              <w:rPr>
                <w:b/>
              </w:rPr>
              <w:t>ZSCH2</w:t>
            </w:r>
            <w:r w:rsidRPr="00B9499D">
              <w:t>:Amnt1</w:t>
            </w:r>
          </w:p>
        </w:tc>
        <w:tc>
          <w:tcPr>
            <w:tcW w:w="500" w:type="pct"/>
          </w:tcPr>
          <w:p w14:paraId="01A65DE0" w14:textId="041BE583" w:rsidR="001955A8" w:rsidRPr="00B9499D" w:rsidRDefault="001955A8" w:rsidP="001955A8">
            <w:pPr>
              <w:pStyle w:val="GOSTTablenorm"/>
            </w:pPr>
            <w:r w:rsidRPr="00B9499D">
              <w:t>Сумма</w:t>
            </w:r>
          </w:p>
        </w:tc>
        <w:tc>
          <w:tcPr>
            <w:tcW w:w="300" w:type="pct"/>
          </w:tcPr>
          <w:p w14:paraId="666C1D5C" w14:textId="3D40797A" w:rsidR="001955A8" w:rsidRPr="00B9499D" w:rsidRDefault="001955A8" w:rsidP="001955A8">
            <w:pPr>
              <w:pStyle w:val="GOSTTablenorm"/>
            </w:pPr>
            <w:r w:rsidRPr="00B9499D">
              <w:t>Да</w:t>
            </w:r>
          </w:p>
        </w:tc>
        <w:tc>
          <w:tcPr>
            <w:tcW w:w="315" w:type="pct"/>
          </w:tcPr>
          <w:p w14:paraId="5CAF3B19" w14:textId="08BA1A6A" w:rsidR="001955A8" w:rsidRPr="00B9499D" w:rsidRDefault="001955A8" w:rsidP="001955A8">
            <w:pPr>
              <w:pStyle w:val="GOSTTablenorm"/>
            </w:pPr>
          </w:p>
        </w:tc>
        <w:tc>
          <w:tcPr>
            <w:tcW w:w="2035" w:type="pct"/>
          </w:tcPr>
          <w:p w14:paraId="497B09DE" w14:textId="79E5905A" w:rsidR="001955A8" w:rsidRPr="00B9499D" w:rsidDel="00A8564D" w:rsidRDefault="001955A8" w:rsidP="001955A8">
            <w:pPr>
              <w:pStyle w:val="GOSTTablenorm"/>
              <w:rPr>
                <w:rStyle w:val="afff4"/>
                <w:sz w:val="22"/>
                <w:szCs w:val="22"/>
              </w:rPr>
            </w:pPr>
            <w:r w:rsidRPr="00B9499D">
              <w:t xml:space="preserve">Сумма платежа в единицах валюты, указанной в реквизите </w:t>
            </w:r>
            <w:r w:rsidRPr="00B9499D">
              <w:lastRenderedPageBreak/>
              <w:t>StmInfrmtn_OKVCd, с точностью 2 знака после запятой</w:t>
            </w:r>
          </w:p>
        </w:tc>
      </w:tr>
    </w:tbl>
    <w:p w14:paraId="72F08764" w14:textId="6181BFD3" w:rsidR="00536994" w:rsidRDefault="00536994" w:rsidP="007E5356">
      <w:pPr>
        <w:pStyle w:val="41"/>
      </w:pPr>
      <w:bookmarkStart w:id="328" w:name="_Toc226562681"/>
      <w:r w:rsidRPr="00536994">
        <w:lastRenderedPageBreak/>
        <w:t xml:space="preserve">Пример запроса по </w:t>
      </w:r>
      <w:r w:rsidRPr="00A8527A">
        <w:t>документу</w:t>
      </w:r>
      <w:r>
        <w:t xml:space="preserve"> </w:t>
      </w:r>
      <w:r w:rsidRPr="00B9499D">
        <w:t>«Заявка на получение наличных денег» MSC_ApplCash</w:t>
      </w:r>
      <w:bookmarkEnd w:id="328"/>
    </w:p>
    <w:p w14:paraId="638DAD78" w14:textId="77777777" w:rsidR="001938A6" w:rsidRPr="00B75B78" w:rsidRDefault="001938A6" w:rsidP="001938A6">
      <w:pPr>
        <w:pStyle w:val="GOSTScript"/>
      </w:pPr>
      <w:r w:rsidRPr="00B75B78">
        <w:t>{</w:t>
      </w:r>
    </w:p>
    <w:p w14:paraId="4D44C6C9" w14:textId="77777777" w:rsidR="001938A6" w:rsidRPr="00B75B78" w:rsidRDefault="001938A6" w:rsidP="001938A6">
      <w:pPr>
        <w:pStyle w:val="GOSTScript"/>
      </w:pPr>
      <w:r w:rsidRPr="00B75B78">
        <w:tab/>
        <w:t>"header": {</w:t>
      </w:r>
    </w:p>
    <w:p w14:paraId="628ADFF7" w14:textId="77777777" w:rsidR="001938A6" w:rsidRPr="00B75B78" w:rsidRDefault="001938A6" w:rsidP="001938A6">
      <w:pPr>
        <w:pStyle w:val="GOSTScript"/>
      </w:pPr>
      <w:r w:rsidRPr="00B75B78">
        <w:tab/>
      </w:r>
      <w:r w:rsidRPr="00B75B78">
        <w:tab/>
        <w:t>"Source": "EXP05",</w:t>
      </w:r>
    </w:p>
    <w:p w14:paraId="04BEE37F" w14:textId="77777777" w:rsidR="001938A6" w:rsidRPr="00B75B78" w:rsidRDefault="001938A6" w:rsidP="001938A6">
      <w:pPr>
        <w:pStyle w:val="GOSTScript"/>
      </w:pPr>
      <w:r w:rsidRPr="00B75B78">
        <w:tab/>
      </w:r>
      <w:r w:rsidRPr="00B75B78">
        <w:tab/>
        <w:t>"ReqDateTime": "2022-08-29 10:37:22",</w:t>
      </w:r>
    </w:p>
    <w:p w14:paraId="2A2A2DAB" w14:textId="77777777" w:rsidR="001938A6" w:rsidRPr="00B75B78" w:rsidRDefault="001938A6" w:rsidP="001938A6">
      <w:pPr>
        <w:pStyle w:val="GOSTScript"/>
      </w:pPr>
      <w:r w:rsidRPr="00B75B78">
        <w:tab/>
      </w:r>
      <w:r w:rsidRPr="00B75B78">
        <w:tab/>
        <w:t>"Version": "1.0",</w:t>
      </w:r>
    </w:p>
    <w:p w14:paraId="2F26CB3E" w14:textId="77777777" w:rsidR="001938A6" w:rsidRPr="00B75B78" w:rsidRDefault="001938A6" w:rsidP="001938A6">
      <w:pPr>
        <w:pStyle w:val="GOSTScript"/>
      </w:pPr>
      <w:r w:rsidRPr="00B75B78">
        <w:tab/>
      </w:r>
      <w:r w:rsidRPr="00B75B78">
        <w:tab/>
        <w:t>"Params": [</w:t>
      </w:r>
    </w:p>
    <w:p w14:paraId="7E4FE65B" w14:textId="77777777" w:rsidR="001938A6" w:rsidRPr="00B75B78" w:rsidRDefault="001938A6" w:rsidP="001938A6">
      <w:pPr>
        <w:pStyle w:val="GOSTScript"/>
      </w:pPr>
      <w:r w:rsidRPr="00B75B78">
        <w:tab/>
      </w:r>
      <w:r w:rsidRPr="00B75B78">
        <w:tab/>
      </w:r>
      <w:r w:rsidRPr="00B75B78">
        <w:tab/>
        <w:t>{</w:t>
      </w:r>
    </w:p>
    <w:p w14:paraId="5A453348" w14:textId="77777777" w:rsidR="001938A6" w:rsidRPr="00B75B78" w:rsidRDefault="001938A6" w:rsidP="001938A6">
      <w:pPr>
        <w:pStyle w:val="GOSTScript"/>
      </w:pPr>
      <w:r w:rsidRPr="00B75B78">
        <w:tab/>
      </w:r>
      <w:r w:rsidRPr="00B75B78">
        <w:tab/>
      </w:r>
      <w:r w:rsidRPr="00B75B78">
        <w:tab/>
      </w:r>
      <w:r w:rsidRPr="00B75B78">
        <w:tab/>
        <w:t>"param": "example",</w:t>
      </w:r>
    </w:p>
    <w:p w14:paraId="2BCD45AC" w14:textId="77777777" w:rsidR="001938A6" w:rsidRPr="00B75B78" w:rsidRDefault="001938A6" w:rsidP="001938A6">
      <w:pPr>
        <w:pStyle w:val="GOSTScript"/>
      </w:pPr>
      <w:r w:rsidRPr="00B75B78">
        <w:tab/>
      </w:r>
      <w:r w:rsidRPr="00B75B78">
        <w:tab/>
      </w:r>
      <w:r w:rsidRPr="00B75B78">
        <w:tab/>
      </w:r>
      <w:r w:rsidRPr="00B75B78">
        <w:tab/>
        <w:t>"value": "01"</w:t>
      </w:r>
    </w:p>
    <w:p w14:paraId="7CF69C44" w14:textId="77777777" w:rsidR="001938A6" w:rsidRPr="00B75B78" w:rsidRDefault="001938A6" w:rsidP="001938A6">
      <w:pPr>
        <w:pStyle w:val="GOSTScript"/>
      </w:pPr>
      <w:r w:rsidRPr="00B75B78">
        <w:tab/>
      </w:r>
      <w:r w:rsidRPr="00B75B78">
        <w:tab/>
      </w:r>
      <w:r w:rsidRPr="00B75B78">
        <w:tab/>
        <w:t>}</w:t>
      </w:r>
    </w:p>
    <w:p w14:paraId="1BD5D32B" w14:textId="77777777" w:rsidR="001938A6" w:rsidRPr="00B75B78" w:rsidRDefault="001938A6" w:rsidP="001938A6">
      <w:pPr>
        <w:pStyle w:val="GOSTScript"/>
      </w:pPr>
      <w:r w:rsidRPr="00B75B78">
        <w:tab/>
      </w:r>
      <w:r w:rsidRPr="00B75B78">
        <w:tab/>
        <w:t>],</w:t>
      </w:r>
    </w:p>
    <w:p w14:paraId="7512D2D6" w14:textId="77777777" w:rsidR="001938A6" w:rsidRPr="00B75B78" w:rsidRDefault="001938A6" w:rsidP="001938A6">
      <w:pPr>
        <w:pStyle w:val="GOSTScript"/>
      </w:pPr>
      <w:r w:rsidRPr="00B75B78">
        <w:tab/>
      </w:r>
      <w:r w:rsidRPr="00B75B78">
        <w:tab/>
        <w:t>"ReqGuid": "b0d4ce5d-2757-4699-948c-cfa72ba94f10",</w:t>
      </w:r>
    </w:p>
    <w:p w14:paraId="6E2F611D" w14:textId="77777777" w:rsidR="001938A6" w:rsidRPr="00B75B78" w:rsidRDefault="001938A6" w:rsidP="001938A6">
      <w:pPr>
        <w:pStyle w:val="GOSTScript"/>
      </w:pPr>
      <w:r w:rsidRPr="00B75B78">
        <w:tab/>
      </w:r>
      <w:r w:rsidRPr="00B75B78">
        <w:tab/>
        <w:t>"DocGuid": "0bd90a7c-e339-46ff-ac39-71029ff81370",</w:t>
      </w:r>
    </w:p>
    <w:p w14:paraId="2AAD7BAA" w14:textId="77777777" w:rsidR="001938A6" w:rsidRPr="00B75B78" w:rsidRDefault="001938A6" w:rsidP="001938A6">
      <w:pPr>
        <w:pStyle w:val="GOSTScript"/>
      </w:pPr>
      <w:r w:rsidRPr="00B75B78">
        <w:tab/>
      </w:r>
      <w:r w:rsidRPr="00B75B78">
        <w:tab/>
        <w:t>"RequestType": "ACCOUNTING",</w:t>
      </w:r>
    </w:p>
    <w:p w14:paraId="5C6DF269" w14:textId="77777777" w:rsidR="001938A6" w:rsidRPr="00B75B78" w:rsidRDefault="001938A6" w:rsidP="001938A6">
      <w:pPr>
        <w:pStyle w:val="GOSTScript"/>
      </w:pPr>
      <w:r w:rsidRPr="00B75B78">
        <w:tab/>
      </w:r>
      <w:r w:rsidRPr="00B75B78">
        <w:tab/>
        <w:t>"TypeDoc": "MSC_ApplCash",</w:t>
      </w:r>
    </w:p>
    <w:p w14:paraId="00F99531" w14:textId="77777777" w:rsidR="001938A6" w:rsidRPr="00B75B78" w:rsidRDefault="001938A6" w:rsidP="001938A6">
      <w:pPr>
        <w:pStyle w:val="GOSTScript"/>
      </w:pPr>
      <w:r w:rsidRPr="00B75B78">
        <w:tab/>
      </w:r>
      <w:r w:rsidRPr="00B75B78">
        <w:tab/>
        <w:t>"Stage": "auth",</w:t>
      </w:r>
    </w:p>
    <w:p w14:paraId="01DD33A0" w14:textId="77777777" w:rsidR="001938A6" w:rsidRPr="00B75B78" w:rsidRDefault="001938A6" w:rsidP="001938A6">
      <w:pPr>
        <w:pStyle w:val="GOSTScript"/>
      </w:pPr>
      <w:r w:rsidRPr="00B75B78">
        <w:tab/>
      </w:r>
      <w:r w:rsidRPr="00B75B78">
        <w:tab/>
        <w:t>"BalLevContrl": 0,</w:t>
      </w:r>
    </w:p>
    <w:p w14:paraId="1E1224CB" w14:textId="77777777" w:rsidR="001938A6" w:rsidRPr="00B75B78" w:rsidRDefault="001938A6" w:rsidP="001938A6">
      <w:pPr>
        <w:pStyle w:val="GOSTScript"/>
      </w:pPr>
      <w:r w:rsidRPr="00B75B78">
        <w:tab/>
      </w:r>
      <w:r w:rsidRPr="00B75B78">
        <w:tab/>
        <w:t>"Subject": "6000",</w:t>
      </w:r>
    </w:p>
    <w:p w14:paraId="391A5068" w14:textId="77777777" w:rsidR="001938A6" w:rsidRPr="00B75B78" w:rsidRDefault="001938A6" w:rsidP="001938A6">
      <w:pPr>
        <w:pStyle w:val="GOSTScript"/>
      </w:pPr>
      <w:r w:rsidRPr="00B75B78">
        <w:tab/>
      </w:r>
      <w:r w:rsidRPr="00B75B78">
        <w:tab/>
        <w:t>"SettlementDate": "2022-08-29"</w:t>
      </w:r>
    </w:p>
    <w:p w14:paraId="418B6A01" w14:textId="77777777" w:rsidR="001938A6" w:rsidRPr="00B75B78" w:rsidRDefault="001938A6" w:rsidP="001938A6">
      <w:pPr>
        <w:pStyle w:val="GOSTScript"/>
      </w:pPr>
      <w:r w:rsidRPr="00B75B78">
        <w:tab/>
        <w:t>},</w:t>
      </w:r>
    </w:p>
    <w:p w14:paraId="1C6E7DC9" w14:textId="77777777" w:rsidR="001938A6" w:rsidRPr="00B75B78" w:rsidRDefault="001938A6" w:rsidP="001938A6">
      <w:pPr>
        <w:pStyle w:val="GOSTScript"/>
      </w:pPr>
      <w:r w:rsidRPr="00B75B78">
        <w:tab/>
        <w:t>"document": {</w:t>
      </w:r>
    </w:p>
    <w:p w14:paraId="55DC3E31" w14:textId="77777777" w:rsidR="001938A6" w:rsidRPr="00B75B78" w:rsidRDefault="001938A6" w:rsidP="001938A6">
      <w:pPr>
        <w:pStyle w:val="GOSTScript"/>
      </w:pPr>
      <w:r w:rsidRPr="00B75B78">
        <w:tab/>
      </w:r>
      <w:r w:rsidRPr="00B75B78">
        <w:tab/>
        <w:t>"ZS_NmDc": "354",</w:t>
      </w:r>
    </w:p>
    <w:p w14:paraId="7D4AC426" w14:textId="77777777" w:rsidR="001938A6" w:rsidRPr="00B75B78" w:rsidRDefault="001938A6" w:rsidP="001938A6">
      <w:pPr>
        <w:pStyle w:val="GOSTScript"/>
      </w:pPr>
      <w:r w:rsidRPr="00B75B78">
        <w:tab/>
      </w:r>
      <w:r w:rsidRPr="00B75B78">
        <w:tab/>
        <w:t>"ZS_MSC_Infrmtn_CrtnDt": "2022-10-12",</w:t>
      </w:r>
    </w:p>
    <w:p w14:paraId="3853EAA7" w14:textId="77777777" w:rsidR="001938A6" w:rsidRPr="00B75B78" w:rsidRDefault="001938A6" w:rsidP="001938A6">
      <w:pPr>
        <w:pStyle w:val="GOSTScript"/>
      </w:pPr>
      <w:r w:rsidRPr="00B75B78">
        <w:tab/>
      </w:r>
      <w:r w:rsidRPr="00B75B78">
        <w:tab/>
        <w:t>"ZS_DocKindCode": "ЗНП",</w:t>
      </w:r>
    </w:p>
    <w:p w14:paraId="065DE475" w14:textId="77777777" w:rsidR="001938A6" w:rsidRPr="00B75B78" w:rsidRDefault="001938A6" w:rsidP="001938A6">
      <w:pPr>
        <w:pStyle w:val="GOSTScript"/>
      </w:pPr>
      <w:r w:rsidRPr="00B75B78">
        <w:tab/>
      </w:r>
      <w:r w:rsidRPr="00B75B78">
        <w:tab/>
        <w:t>"StmInfrmtn_OKVCd": "643",</w:t>
      </w:r>
    </w:p>
    <w:p w14:paraId="5B122389" w14:textId="77777777" w:rsidR="001938A6" w:rsidRPr="00B75B78" w:rsidRDefault="001938A6" w:rsidP="001938A6">
      <w:pPr>
        <w:pStyle w:val="GOSTScript"/>
      </w:pPr>
      <w:r w:rsidRPr="00B75B78">
        <w:tab/>
      </w:r>
      <w:r w:rsidRPr="00B75B78">
        <w:tab/>
        <w:t>"StmInfrmtn_Contour_Code": "1",</w:t>
      </w:r>
    </w:p>
    <w:p w14:paraId="61EA201A" w14:textId="77777777" w:rsidR="001938A6" w:rsidRPr="00B75B78" w:rsidRDefault="001938A6" w:rsidP="001938A6">
      <w:pPr>
        <w:pStyle w:val="GOSTScript"/>
      </w:pPr>
      <w:r w:rsidRPr="00B75B78">
        <w:tab/>
      </w:r>
      <w:r w:rsidRPr="00B75B78">
        <w:tab/>
        <w:t>"StmInfrmtn_AccessLevelStereotype": 1,</w:t>
      </w:r>
    </w:p>
    <w:p w14:paraId="6DDE5D69" w14:textId="77777777" w:rsidR="001938A6" w:rsidRPr="00B75B78" w:rsidRDefault="001938A6" w:rsidP="001938A6">
      <w:pPr>
        <w:pStyle w:val="GOSTScript"/>
      </w:pPr>
      <w:r w:rsidRPr="00B75B78">
        <w:tab/>
      </w:r>
      <w:r w:rsidRPr="00B75B78">
        <w:tab/>
        <w:t>"ZS_MSC_Bdgt_Cd": "99010001",</w:t>
      </w:r>
    </w:p>
    <w:p w14:paraId="06B2686E" w14:textId="77777777" w:rsidR="001938A6" w:rsidRPr="00B75B78" w:rsidRDefault="001938A6" w:rsidP="001938A6">
      <w:pPr>
        <w:pStyle w:val="GOSTScript"/>
      </w:pPr>
      <w:r w:rsidRPr="00B75B78">
        <w:tab/>
      </w:r>
      <w:r w:rsidRPr="00B75B78">
        <w:tab/>
        <w:t>"ZS_MSC_Cstmr_AcntNmbr": "05621481690",</w:t>
      </w:r>
    </w:p>
    <w:p w14:paraId="055CEB01" w14:textId="77777777" w:rsidR="001938A6" w:rsidRPr="00B75B78" w:rsidRDefault="001938A6" w:rsidP="001938A6">
      <w:pPr>
        <w:pStyle w:val="GOSTScript"/>
      </w:pPr>
      <w:r w:rsidRPr="00B75B78">
        <w:lastRenderedPageBreak/>
        <w:tab/>
      </w:r>
      <w:r w:rsidRPr="00B75B78">
        <w:tab/>
        <w:t>"ZSCH2": [</w:t>
      </w:r>
    </w:p>
    <w:p w14:paraId="58B02AD4" w14:textId="77777777" w:rsidR="001938A6" w:rsidRPr="00B75B78" w:rsidRDefault="001938A6" w:rsidP="001938A6">
      <w:pPr>
        <w:pStyle w:val="GOSTScript"/>
      </w:pPr>
      <w:r w:rsidRPr="00B75B78">
        <w:tab/>
      </w:r>
      <w:r w:rsidRPr="00B75B78">
        <w:tab/>
      </w:r>
      <w:r w:rsidRPr="00B75B78">
        <w:tab/>
        <w:t>{</w:t>
      </w:r>
    </w:p>
    <w:p w14:paraId="7967D9F5" w14:textId="77777777" w:rsidR="001938A6" w:rsidRPr="00B75B78" w:rsidRDefault="001938A6" w:rsidP="001938A6">
      <w:pPr>
        <w:pStyle w:val="GOSTScript"/>
      </w:pPr>
      <w:r w:rsidRPr="00B75B78">
        <w:tab/>
      </w:r>
      <w:r w:rsidRPr="00B75B78">
        <w:tab/>
      </w:r>
      <w:r w:rsidRPr="00B75B78">
        <w:tab/>
      </w:r>
      <w:r w:rsidRPr="00B75B78">
        <w:tab/>
        <w:t>"id": 1,</w:t>
      </w:r>
    </w:p>
    <w:p w14:paraId="20218F21" w14:textId="77777777" w:rsidR="001938A6" w:rsidRPr="00B75B78" w:rsidRDefault="001938A6" w:rsidP="001938A6">
      <w:pPr>
        <w:pStyle w:val="GOSTScript"/>
      </w:pPr>
      <w:r w:rsidRPr="00B75B78">
        <w:tab/>
      </w:r>
      <w:r w:rsidRPr="00B75B78">
        <w:tab/>
      </w:r>
      <w:r w:rsidRPr="00B75B78">
        <w:tab/>
      </w:r>
      <w:r w:rsidRPr="00B75B78">
        <w:tab/>
        <w:t>"NmbRw": 1,</w:t>
      </w:r>
    </w:p>
    <w:p w14:paraId="427CBA08" w14:textId="77777777" w:rsidR="001938A6" w:rsidRPr="006843F1" w:rsidRDefault="001938A6" w:rsidP="001938A6">
      <w:pPr>
        <w:pStyle w:val="GOSTScript"/>
      </w:pPr>
      <w:r w:rsidRPr="00B75B78">
        <w:tab/>
      </w:r>
      <w:r w:rsidRPr="00B75B78">
        <w:tab/>
      </w:r>
      <w:r w:rsidRPr="00B75B78">
        <w:tab/>
      </w:r>
      <w:r w:rsidRPr="00B75B78">
        <w:tab/>
      </w:r>
      <w:r w:rsidRPr="006843F1">
        <w:t>"</w:t>
      </w:r>
      <w:r w:rsidRPr="00B75B78">
        <w:t>MSC</w:t>
      </w:r>
      <w:r w:rsidRPr="006843F1">
        <w:t>_</w:t>
      </w:r>
      <w:r w:rsidRPr="00B75B78">
        <w:t>KBK</w:t>
      </w:r>
      <w:r w:rsidRPr="006843F1">
        <w:t>_</w:t>
      </w:r>
      <w:r w:rsidRPr="00B75B78">
        <w:t>TrgtCd</w:t>
      </w:r>
      <w:r w:rsidRPr="006843F1">
        <w:t>": "000000000001</w:t>
      </w:r>
      <w:r w:rsidRPr="00A8527A">
        <w:t>0</w:t>
      </w:r>
      <w:r w:rsidRPr="006843F1">
        <w:t>340000000167",</w:t>
      </w:r>
    </w:p>
    <w:p w14:paraId="45F9A4F7" w14:textId="77777777" w:rsidR="001938A6" w:rsidRPr="00A71881" w:rsidRDefault="001938A6" w:rsidP="001938A6">
      <w:pPr>
        <w:pStyle w:val="GOSTScript"/>
        <w:rPr>
          <w:lang w:val="ru-RU"/>
        </w:rPr>
      </w:pPr>
      <w:r w:rsidRPr="006843F1">
        <w:tab/>
      </w:r>
      <w:r w:rsidRPr="006843F1">
        <w:tab/>
      </w:r>
      <w:r w:rsidRPr="006843F1">
        <w:tab/>
      </w:r>
      <w:r w:rsidRPr="006843F1">
        <w:tab/>
      </w:r>
      <w:r w:rsidRPr="00A71881">
        <w:rPr>
          <w:lang w:val="ru-RU"/>
        </w:rPr>
        <w:t>"</w:t>
      </w:r>
      <w:r w:rsidRPr="00B75B78">
        <w:t>Amnt</w:t>
      </w:r>
      <w:r w:rsidRPr="00A71881">
        <w:rPr>
          <w:lang w:val="ru-RU"/>
        </w:rPr>
        <w:t>1": 100.00</w:t>
      </w:r>
    </w:p>
    <w:p w14:paraId="153A6C54" w14:textId="77777777" w:rsidR="001938A6" w:rsidRPr="00A71881" w:rsidRDefault="001938A6" w:rsidP="001938A6">
      <w:pPr>
        <w:pStyle w:val="GOSTScript"/>
        <w:rPr>
          <w:lang w:val="ru-RU"/>
        </w:rPr>
      </w:pPr>
      <w:r w:rsidRPr="00A71881">
        <w:rPr>
          <w:lang w:val="ru-RU"/>
        </w:rPr>
        <w:tab/>
      </w:r>
      <w:r w:rsidRPr="00A71881">
        <w:rPr>
          <w:lang w:val="ru-RU"/>
        </w:rPr>
        <w:tab/>
      </w:r>
      <w:r w:rsidRPr="00A71881">
        <w:rPr>
          <w:lang w:val="ru-RU"/>
        </w:rPr>
        <w:tab/>
        <w:t>}</w:t>
      </w:r>
    </w:p>
    <w:p w14:paraId="7D5A88C3" w14:textId="77777777" w:rsidR="001938A6" w:rsidRPr="00A71881" w:rsidRDefault="001938A6" w:rsidP="001938A6">
      <w:pPr>
        <w:pStyle w:val="GOSTScript"/>
        <w:rPr>
          <w:lang w:val="ru-RU"/>
        </w:rPr>
      </w:pPr>
      <w:r w:rsidRPr="00A71881">
        <w:rPr>
          <w:lang w:val="ru-RU"/>
        </w:rPr>
        <w:tab/>
      </w:r>
      <w:r w:rsidRPr="00A71881">
        <w:rPr>
          <w:lang w:val="ru-RU"/>
        </w:rPr>
        <w:tab/>
        <w:t>]</w:t>
      </w:r>
    </w:p>
    <w:p w14:paraId="153D8E2A" w14:textId="77777777" w:rsidR="001938A6" w:rsidRPr="00A71881" w:rsidRDefault="001938A6" w:rsidP="001938A6">
      <w:pPr>
        <w:pStyle w:val="GOSTScript"/>
        <w:rPr>
          <w:lang w:val="ru-RU"/>
        </w:rPr>
      </w:pPr>
      <w:r w:rsidRPr="00A71881">
        <w:rPr>
          <w:lang w:val="ru-RU"/>
        </w:rPr>
        <w:tab/>
        <w:t>}</w:t>
      </w:r>
    </w:p>
    <w:p w14:paraId="75839554" w14:textId="77777777" w:rsidR="001938A6" w:rsidRPr="00A71881" w:rsidRDefault="001938A6" w:rsidP="001938A6">
      <w:pPr>
        <w:pStyle w:val="GOSTScript"/>
        <w:rPr>
          <w:spacing w:val="-4"/>
          <w:lang w:val="ru-RU"/>
        </w:rPr>
      </w:pPr>
      <w:r w:rsidRPr="00A71881">
        <w:rPr>
          <w:lang w:val="ru-RU"/>
        </w:rPr>
        <w:t>}</w:t>
      </w:r>
    </w:p>
    <w:p w14:paraId="6F8D69CA" w14:textId="528077E8" w:rsidR="001B6411" w:rsidRDefault="001B6411" w:rsidP="00C11849">
      <w:pPr>
        <w:pStyle w:val="31"/>
      </w:pPr>
      <w:bookmarkStart w:id="329" w:name="_Toc226562682"/>
      <w:r w:rsidRPr="00B9499D">
        <w:t>«Расчетный документ» MSC_PAYM_ORDER_0401060</w:t>
      </w:r>
      <w:bookmarkEnd w:id="329"/>
    </w:p>
    <w:p w14:paraId="5F4473D4" w14:textId="4A2858DE" w:rsidR="001B6411" w:rsidRPr="001B6411" w:rsidRDefault="001B6411" w:rsidP="00C11849">
      <w:pPr>
        <w:pStyle w:val="41"/>
      </w:pPr>
      <w:bookmarkStart w:id="330" w:name="_Toc226562683"/>
      <w:r w:rsidRPr="00601F01">
        <w:t>Перечень параметров тела запроса (Document) по документу</w:t>
      </w:r>
      <w:r w:rsidR="00A5352C">
        <w:t xml:space="preserve"> </w:t>
      </w:r>
      <w:r w:rsidR="00A5352C" w:rsidRPr="00B9499D">
        <w:t>«Расчетный документ» MSC_PAYM_ORDER_0401060</w:t>
      </w:r>
      <w:bookmarkEnd w:id="330"/>
    </w:p>
    <w:p w14:paraId="4509A126" w14:textId="1AD6266B" w:rsidR="00F3776B" w:rsidRDefault="001E1625" w:rsidP="007B6838">
      <w:pPr>
        <w:pStyle w:val="GOSTNameTable"/>
      </w:pPr>
      <w:r>
        <w:rPr>
          <w:noProof/>
        </w:rPr>
        <w:fldChar w:fldCharType="begin"/>
      </w:r>
      <w:r>
        <w:rPr>
          <w:noProof/>
        </w:rPr>
        <w:instrText xml:space="preserve"> SEQ Таблица \* ARABIC </w:instrText>
      </w:r>
      <w:r>
        <w:rPr>
          <w:noProof/>
        </w:rPr>
        <w:fldChar w:fldCharType="separate"/>
      </w:r>
      <w:bookmarkStart w:id="331" w:name="_Toc226563163"/>
      <w:r w:rsidR="00AB1BE0">
        <w:rPr>
          <w:noProof/>
        </w:rPr>
        <w:t>7</w:t>
      </w:r>
      <w:r>
        <w:rPr>
          <w:noProof/>
        </w:rPr>
        <w:fldChar w:fldCharType="end"/>
      </w:r>
      <w:r w:rsidR="00F3776B">
        <w:t xml:space="preserve"> - </w:t>
      </w:r>
      <w:r w:rsidR="006E1590" w:rsidRPr="00617DB7">
        <w:t>Параметры тела (Document) запроса на подбор / сторнирование / переформирование записей учета по документу</w:t>
      </w:r>
      <w:r w:rsidR="009977FE">
        <w:t xml:space="preserve"> </w:t>
      </w:r>
      <w:r w:rsidR="009977FE" w:rsidRPr="00B9499D">
        <w:t>«Расчетный документ» MSC_PAYM_ORDER_0401060</w:t>
      </w:r>
      <w:bookmarkEnd w:id="331"/>
    </w:p>
    <w:tbl>
      <w:tblPr>
        <w:tblStyle w:val="GOSTTable"/>
        <w:tblW w:w="5000" w:type="pct"/>
        <w:tblLayout w:type="fixed"/>
        <w:tblLook w:val="07E0" w:firstRow="1" w:lastRow="1" w:firstColumn="1" w:lastColumn="1" w:noHBand="1" w:noVBand="1"/>
      </w:tblPr>
      <w:tblGrid>
        <w:gridCol w:w="3467"/>
        <w:gridCol w:w="2364"/>
        <w:gridCol w:w="1576"/>
        <w:gridCol w:w="946"/>
        <w:gridCol w:w="993"/>
        <w:gridCol w:w="6414"/>
      </w:tblGrid>
      <w:tr w:rsidR="001955A8" w:rsidRPr="00B9499D" w14:paraId="6FA86AE7" w14:textId="77777777" w:rsidTr="001955A8">
        <w:trPr>
          <w:cnfStyle w:val="100000000000" w:firstRow="1" w:lastRow="0" w:firstColumn="0" w:lastColumn="0" w:oddVBand="0" w:evenVBand="0" w:oddHBand="0" w:evenHBand="0" w:firstRowFirstColumn="0" w:firstRowLastColumn="0" w:lastRowFirstColumn="0" w:lastRowLastColumn="0"/>
        </w:trPr>
        <w:tc>
          <w:tcPr>
            <w:tcW w:w="1100" w:type="pct"/>
          </w:tcPr>
          <w:p w14:paraId="723C8E3E" w14:textId="3329903B" w:rsidR="001955A8" w:rsidRPr="00B9499D" w:rsidRDefault="001955A8" w:rsidP="00C11849">
            <w:pPr>
              <w:pStyle w:val="GOSTTableHead"/>
            </w:pPr>
            <w:r w:rsidRPr="00B412B2">
              <w:t>Наименование параметра</w:t>
            </w:r>
          </w:p>
        </w:tc>
        <w:tc>
          <w:tcPr>
            <w:tcW w:w="750" w:type="pct"/>
          </w:tcPr>
          <w:p w14:paraId="1829D81D" w14:textId="5C8EF62F" w:rsidR="001955A8" w:rsidRPr="00B9499D" w:rsidRDefault="001955A8" w:rsidP="00C11849">
            <w:pPr>
              <w:pStyle w:val="GOSTTableHead"/>
            </w:pPr>
            <w:r w:rsidRPr="00B412B2">
              <w:t>Название тэга</w:t>
            </w:r>
          </w:p>
        </w:tc>
        <w:tc>
          <w:tcPr>
            <w:tcW w:w="500" w:type="pct"/>
          </w:tcPr>
          <w:p w14:paraId="1854801E" w14:textId="73873F3D" w:rsidR="001955A8" w:rsidRPr="00B9499D" w:rsidRDefault="001955A8" w:rsidP="00C11849">
            <w:pPr>
              <w:pStyle w:val="GOSTTableHead"/>
            </w:pPr>
            <w:r w:rsidRPr="00B412B2">
              <w:t>Тип данных</w:t>
            </w:r>
          </w:p>
        </w:tc>
        <w:tc>
          <w:tcPr>
            <w:tcW w:w="300" w:type="pct"/>
          </w:tcPr>
          <w:p w14:paraId="7CC3BF7C" w14:textId="26920305" w:rsidR="001955A8" w:rsidRPr="00B9499D" w:rsidRDefault="001955A8" w:rsidP="00C11849">
            <w:pPr>
              <w:pStyle w:val="GOSTTableHead"/>
            </w:pPr>
            <w:r w:rsidRPr="00B412B2">
              <w:t>Обязательность</w:t>
            </w:r>
          </w:p>
        </w:tc>
        <w:tc>
          <w:tcPr>
            <w:tcW w:w="315" w:type="pct"/>
          </w:tcPr>
          <w:p w14:paraId="7C95E7E9" w14:textId="4A8A9408" w:rsidR="001955A8" w:rsidRPr="00B9499D" w:rsidRDefault="001955A8" w:rsidP="00C11849">
            <w:pPr>
              <w:pStyle w:val="GOSTTableHead"/>
            </w:pPr>
            <w:r w:rsidRPr="00B412B2">
              <w:t>Размерность</w:t>
            </w:r>
          </w:p>
        </w:tc>
        <w:tc>
          <w:tcPr>
            <w:tcW w:w="2035" w:type="pct"/>
          </w:tcPr>
          <w:p w14:paraId="1DEEDD31" w14:textId="415DE01B" w:rsidR="001955A8" w:rsidRPr="00B9499D" w:rsidRDefault="001955A8" w:rsidP="00C11849">
            <w:pPr>
              <w:pStyle w:val="GOSTTableHead"/>
            </w:pPr>
            <w:r w:rsidRPr="00B412B2">
              <w:t>Описание</w:t>
            </w:r>
          </w:p>
        </w:tc>
      </w:tr>
      <w:tr w:rsidR="001955A8" w:rsidRPr="00B9499D" w14:paraId="08826C94" w14:textId="77777777" w:rsidTr="001955A8">
        <w:tc>
          <w:tcPr>
            <w:tcW w:w="1100" w:type="pct"/>
          </w:tcPr>
          <w:p w14:paraId="5DCB99F6" w14:textId="77777777" w:rsidR="001955A8" w:rsidRPr="00B9499D" w:rsidRDefault="001955A8" w:rsidP="001955A8">
            <w:pPr>
              <w:pStyle w:val="GOSTTablenorm"/>
            </w:pPr>
            <w:r w:rsidRPr="00B9499D">
              <w:t>Номер документа</w:t>
            </w:r>
          </w:p>
        </w:tc>
        <w:tc>
          <w:tcPr>
            <w:tcW w:w="750" w:type="pct"/>
          </w:tcPr>
          <w:p w14:paraId="66DE660E" w14:textId="77777777" w:rsidR="001955A8" w:rsidRPr="00B9499D" w:rsidRDefault="001955A8" w:rsidP="001955A8">
            <w:pPr>
              <w:pStyle w:val="GOSTTablenorm"/>
            </w:pPr>
            <w:r w:rsidRPr="00B9499D">
              <w:t>BasicRequisites_DocNum</w:t>
            </w:r>
          </w:p>
        </w:tc>
        <w:tc>
          <w:tcPr>
            <w:tcW w:w="500" w:type="pct"/>
          </w:tcPr>
          <w:p w14:paraId="7CFE124E" w14:textId="77777777" w:rsidR="001955A8" w:rsidRPr="00B9499D" w:rsidRDefault="001955A8" w:rsidP="001955A8">
            <w:pPr>
              <w:pStyle w:val="GOSTTablenorm"/>
            </w:pPr>
            <w:r w:rsidRPr="00B9499D">
              <w:t>Строка</w:t>
            </w:r>
          </w:p>
        </w:tc>
        <w:tc>
          <w:tcPr>
            <w:tcW w:w="300" w:type="pct"/>
          </w:tcPr>
          <w:p w14:paraId="3A1137C4" w14:textId="77777777" w:rsidR="001955A8" w:rsidRPr="00B9499D" w:rsidRDefault="001955A8" w:rsidP="001955A8">
            <w:pPr>
              <w:pStyle w:val="GOSTTablenorm"/>
            </w:pPr>
            <w:r w:rsidRPr="00B9499D">
              <w:t>Да</w:t>
            </w:r>
          </w:p>
        </w:tc>
        <w:tc>
          <w:tcPr>
            <w:tcW w:w="315" w:type="pct"/>
          </w:tcPr>
          <w:p w14:paraId="419536BD" w14:textId="77777777" w:rsidR="001955A8" w:rsidRPr="00B9499D" w:rsidRDefault="001955A8" w:rsidP="001955A8">
            <w:pPr>
              <w:pStyle w:val="GOSTTablenorm"/>
            </w:pPr>
            <w:r w:rsidRPr="00B9499D">
              <w:t>&lt;=</w:t>
            </w:r>
            <w:r w:rsidRPr="00B9499D">
              <w:rPr>
                <w:lang w:val="en-US"/>
              </w:rPr>
              <w:t>1</w:t>
            </w:r>
            <w:r w:rsidRPr="00B9499D">
              <w:t>5</w:t>
            </w:r>
          </w:p>
        </w:tc>
        <w:tc>
          <w:tcPr>
            <w:tcW w:w="2035" w:type="pct"/>
          </w:tcPr>
          <w:p w14:paraId="1461D704" w14:textId="77777777" w:rsidR="001955A8" w:rsidRPr="00B9499D" w:rsidRDefault="001955A8" w:rsidP="001955A8">
            <w:pPr>
              <w:pStyle w:val="GOSTTablenorm"/>
            </w:pPr>
            <w:r w:rsidRPr="00B9499D">
              <w:t>Указывается номер документа</w:t>
            </w:r>
          </w:p>
        </w:tc>
      </w:tr>
      <w:tr w:rsidR="001955A8" w:rsidRPr="00B9499D" w14:paraId="6116C0E1" w14:textId="77777777" w:rsidTr="001955A8">
        <w:tc>
          <w:tcPr>
            <w:tcW w:w="1100" w:type="pct"/>
          </w:tcPr>
          <w:p w14:paraId="0E8C1F1E" w14:textId="77777777" w:rsidR="001955A8" w:rsidRPr="00B9499D" w:rsidRDefault="001955A8" w:rsidP="001955A8">
            <w:pPr>
              <w:pStyle w:val="GOSTTablenorm"/>
            </w:pPr>
            <w:r w:rsidRPr="00B9499D">
              <w:t>Дата документа</w:t>
            </w:r>
          </w:p>
        </w:tc>
        <w:tc>
          <w:tcPr>
            <w:tcW w:w="750" w:type="pct"/>
          </w:tcPr>
          <w:p w14:paraId="309281F7" w14:textId="77777777" w:rsidR="001955A8" w:rsidRPr="00B9499D" w:rsidRDefault="001955A8" w:rsidP="001955A8">
            <w:pPr>
              <w:pStyle w:val="GOSTTablenorm"/>
            </w:pPr>
            <w:r w:rsidRPr="00B9499D">
              <w:t>BasicRequisites_DocDate</w:t>
            </w:r>
          </w:p>
        </w:tc>
        <w:tc>
          <w:tcPr>
            <w:tcW w:w="500" w:type="pct"/>
          </w:tcPr>
          <w:p w14:paraId="6A5012E1" w14:textId="77777777" w:rsidR="001955A8" w:rsidRPr="00B9499D" w:rsidRDefault="001955A8" w:rsidP="001955A8">
            <w:pPr>
              <w:pStyle w:val="GOSTTablenorm"/>
            </w:pPr>
            <w:r w:rsidRPr="00B9499D">
              <w:t>Дата</w:t>
            </w:r>
          </w:p>
        </w:tc>
        <w:tc>
          <w:tcPr>
            <w:tcW w:w="300" w:type="pct"/>
          </w:tcPr>
          <w:p w14:paraId="1CF1289E" w14:textId="77777777" w:rsidR="001955A8" w:rsidRPr="00B9499D" w:rsidRDefault="001955A8" w:rsidP="001955A8">
            <w:pPr>
              <w:pStyle w:val="GOSTTablenorm"/>
            </w:pPr>
            <w:r w:rsidRPr="00B9499D">
              <w:t>Да</w:t>
            </w:r>
          </w:p>
        </w:tc>
        <w:tc>
          <w:tcPr>
            <w:tcW w:w="315" w:type="pct"/>
          </w:tcPr>
          <w:p w14:paraId="6AAFF7EF" w14:textId="10115838" w:rsidR="001955A8" w:rsidRPr="00B9499D" w:rsidRDefault="001955A8" w:rsidP="001955A8">
            <w:pPr>
              <w:pStyle w:val="GOSTTablenorm"/>
            </w:pPr>
          </w:p>
        </w:tc>
        <w:tc>
          <w:tcPr>
            <w:tcW w:w="2035" w:type="pct"/>
          </w:tcPr>
          <w:p w14:paraId="2D48E8C6" w14:textId="76DFBD3C" w:rsidR="001955A8" w:rsidRPr="00B9499D" w:rsidRDefault="001955A8" w:rsidP="001955A8">
            <w:pPr>
              <w:pStyle w:val="GOSTTablenorm"/>
            </w:pPr>
            <w:r w:rsidRPr="00B9499D">
              <w:t>Указывается дата документа в формате YYYY-MM-DD</w:t>
            </w:r>
          </w:p>
        </w:tc>
      </w:tr>
      <w:tr w:rsidR="001955A8" w:rsidRPr="00B9499D" w14:paraId="4ACEBB5F" w14:textId="77777777" w:rsidTr="001955A8">
        <w:tc>
          <w:tcPr>
            <w:tcW w:w="1100" w:type="pct"/>
          </w:tcPr>
          <w:p w14:paraId="3FC73FF8" w14:textId="2313032F" w:rsidR="001955A8" w:rsidRPr="00B9499D" w:rsidRDefault="001955A8" w:rsidP="001955A8">
            <w:pPr>
              <w:pStyle w:val="GOSTTablenorm"/>
            </w:pPr>
            <w:r>
              <w:t>Тип расчетного документа</w:t>
            </w:r>
          </w:p>
        </w:tc>
        <w:tc>
          <w:tcPr>
            <w:tcW w:w="750" w:type="pct"/>
          </w:tcPr>
          <w:p w14:paraId="59EDEBA7" w14:textId="2B6DDBEC" w:rsidR="001955A8" w:rsidRPr="00B9499D" w:rsidRDefault="001955A8" w:rsidP="001955A8">
            <w:pPr>
              <w:pStyle w:val="GOSTTablenorm"/>
            </w:pPr>
            <w:r w:rsidRPr="001C1B16">
              <w:t>BasicRequisites_POType</w:t>
            </w:r>
          </w:p>
        </w:tc>
        <w:tc>
          <w:tcPr>
            <w:tcW w:w="500" w:type="pct"/>
          </w:tcPr>
          <w:p w14:paraId="1776485A" w14:textId="309AA8E7" w:rsidR="001955A8" w:rsidRPr="00B9499D" w:rsidRDefault="001955A8" w:rsidP="001955A8">
            <w:pPr>
              <w:pStyle w:val="GOSTTablenorm"/>
            </w:pPr>
            <w:r w:rsidRPr="001C1B16">
              <w:t>Строка</w:t>
            </w:r>
          </w:p>
        </w:tc>
        <w:tc>
          <w:tcPr>
            <w:tcW w:w="300" w:type="pct"/>
          </w:tcPr>
          <w:p w14:paraId="2FC260A4" w14:textId="384E7A4A" w:rsidR="001955A8" w:rsidRPr="00B9499D" w:rsidRDefault="001955A8" w:rsidP="001955A8">
            <w:pPr>
              <w:pStyle w:val="GOSTTablenorm"/>
            </w:pPr>
            <w:r w:rsidRPr="001C1B16">
              <w:t>Да</w:t>
            </w:r>
          </w:p>
        </w:tc>
        <w:tc>
          <w:tcPr>
            <w:tcW w:w="315" w:type="pct"/>
          </w:tcPr>
          <w:p w14:paraId="4F02330B" w14:textId="35B63097" w:rsidR="001955A8" w:rsidRPr="00B9499D" w:rsidRDefault="001955A8" w:rsidP="001955A8">
            <w:pPr>
              <w:pStyle w:val="GOSTTablenorm"/>
            </w:pPr>
            <w:r w:rsidRPr="001C1B16">
              <w:t>=3</w:t>
            </w:r>
          </w:p>
        </w:tc>
        <w:tc>
          <w:tcPr>
            <w:tcW w:w="2035" w:type="pct"/>
          </w:tcPr>
          <w:p w14:paraId="37A86B97" w14:textId="47CE8618" w:rsidR="001955A8" w:rsidRPr="00A71881" w:rsidRDefault="001955A8" w:rsidP="001955A8">
            <w:pPr>
              <w:pStyle w:val="GOSTTablenorm"/>
            </w:pPr>
            <w:r w:rsidRPr="00B91CE4">
              <w:t>Указывается тип расчетного документа (банковский электронный документ, Поручение о перечислении на счет в Системе казначейских платежей) с учетом направления движения денежных средств.</w:t>
            </w:r>
          </w:p>
          <w:p w14:paraId="53344025" w14:textId="77777777" w:rsidR="001955A8" w:rsidRPr="00A71881" w:rsidRDefault="001955A8" w:rsidP="001955A8">
            <w:pPr>
              <w:pStyle w:val="GOSTTablenorm"/>
            </w:pPr>
            <w:r w:rsidRPr="00A71881">
              <w:t>Возможные значения:</w:t>
            </w:r>
          </w:p>
          <w:p w14:paraId="168D9F70" w14:textId="006BA069" w:rsidR="001955A8" w:rsidRPr="0099162F" w:rsidRDefault="001955A8" w:rsidP="001955A8">
            <w:pPr>
              <w:pStyle w:val="GOSTTableListMark1"/>
            </w:pPr>
            <w:r w:rsidRPr="001C1B16">
              <w:t xml:space="preserve"> </w:t>
            </w:r>
            <w:r>
              <w:t>«</w:t>
            </w:r>
            <w:r w:rsidRPr="001C1B16">
              <w:t>ЭДИ</w:t>
            </w:r>
            <w:r>
              <w:t>» - Э</w:t>
            </w:r>
            <w:r w:rsidRPr="0099162F">
              <w:t>лектронный документ исходящий</w:t>
            </w:r>
            <w:r w:rsidRPr="001C1B16">
              <w:t>;</w:t>
            </w:r>
          </w:p>
          <w:p w14:paraId="522A56EA" w14:textId="3BF58821" w:rsidR="001955A8" w:rsidRPr="0099162F" w:rsidRDefault="001955A8" w:rsidP="001955A8">
            <w:pPr>
              <w:pStyle w:val="GOSTTableListMark1"/>
            </w:pPr>
            <w:r w:rsidRPr="001C1B16">
              <w:t xml:space="preserve"> </w:t>
            </w:r>
            <w:r>
              <w:t>«</w:t>
            </w:r>
            <w:r w:rsidRPr="001C1B16">
              <w:t>ЭДВ</w:t>
            </w:r>
            <w:r>
              <w:t>» - Э</w:t>
            </w:r>
            <w:r w:rsidRPr="0099162F">
              <w:t xml:space="preserve">лектронный документ </w:t>
            </w:r>
            <w:r>
              <w:t>в</w:t>
            </w:r>
            <w:r w:rsidRPr="0099162F">
              <w:t>ходящий</w:t>
            </w:r>
            <w:r w:rsidRPr="001C1B16">
              <w:t>;</w:t>
            </w:r>
          </w:p>
          <w:p w14:paraId="3D5536EF" w14:textId="5574255E" w:rsidR="001955A8" w:rsidRPr="001C1B16" w:rsidRDefault="001955A8" w:rsidP="001955A8">
            <w:pPr>
              <w:pStyle w:val="GOSTTableListMark1"/>
            </w:pPr>
            <w:r w:rsidRPr="001C1B16">
              <w:t xml:space="preserve"> </w:t>
            </w:r>
            <w:r>
              <w:t>«</w:t>
            </w:r>
            <w:r w:rsidRPr="001C1B16">
              <w:t>КДИ</w:t>
            </w:r>
            <w:r>
              <w:t xml:space="preserve">» - </w:t>
            </w:r>
            <w:r w:rsidRPr="0099162F">
              <w:t>Поручение о перечислении на счет исходящее</w:t>
            </w:r>
            <w:r w:rsidRPr="001C1B16">
              <w:t>;</w:t>
            </w:r>
          </w:p>
          <w:p w14:paraId="226D0111" w14:textId="63CA621C" w:rsidR="001955A8" w:rsidRPr="00B9499D" w:rsidRDefault="001955A8" w:rsidP="001955A8">
            <w:pPr>
              <w:pStyle w:val="GOSTTableListMark1"/>
            </w:pPr>
            <w:r w:rsidRPr="001C1B16">
              <w:lastRenderedPageBreak/>
              <w:t xml:space="preserve"> </w:t>
            </w:r>
            <w:r>
              <w:t>«</w:t>
            </w:r>
            <w:r w:rsidRPr="001C1B16">
              <w:t>КДВ</w:t>
            </w:r>
            <w:r>
              <w:t xml:space="preserve">» - </w:t>
            </w:r>
            <w:r w:rsidRPr="0099162F">
              <w:t>Поручение о перечислении на счет входящее</w:t>
            </w:r>
          </w:p>
        </w:tc>
      </w:tr>
      <w:tr w:rsidR="001955A8" w:rsidRPr="00B9499D" w14:paraId="1370149D" w14:textId="77777777" w:rsidTr="001955A8">
        <w:tc>
          <w:tcPr>
            <w:tcW w:w="1100" w:type="pct"/>
          </w:tcPr>
          <w:p w14:paraId="3C29DDC5" w14:textId="789203C0" w:rsidR="001955A8" w:rsidRPr="00095CC6" w:rsidRDefault="001955A8" w:rsidP="001955A8">
            <w:pPr>
              <w:pStyle w:val="GOSTTablenorm"/>
            </w:pPr>
            <w:r w:rsidRPr="00273086">
              <w:lastRenderedPageBreak/>
              <w:t xml:space="preserve">Тип </w:t>
            </w:r>
            <w:r w:rsidRPr="00273086">
              <w:rPr>
                <w:lang w:val="en-US"/>
              </w:rPr>
              <w:t>ED</w:t>
            </w:r>
          </w:p>
        </w:tc>
        <w:tc>
          <w:tcPr>
            <w:tcW w:w="750" w:type="pct"/>
          </w:tcPr>
          <w:p w14:paraId="2D2DA33D" w14:textId="5CB179D7" w:rsidR="001955A8" w:rsidRPr="00095CC6" w:rsidRDefault="001955A8" w:rsidP="001955A8">
            <w:pPr>
              <w:pStyle w:val="GOSTTablenorm"/>
            </w:pPr>
            <w:r w:rsidRPr="00273086">
              <w:t>BasicRequisites_EDType</w:t>
            </w:r>
          </w:p>
        </w:tc>
        <w:tc>
          <w:tcPr>
            <w:tcW w:w="500" w:type="pct"/>
          </w:tcPr>
          <w:p w14:paraId="4ADC1860" w14:textId="1F9C1110" w:rsidR="001955A8" w:rsidRPr="00095CC6" w:rsidRDefault="001955A8" w:rsidP="001955A8">
            <w:pPr>
              <w:pStyle w:val="GOSTTablenorm"/>
            </w:pPr>
            <w:r w:rsidRPr="00273086">
              <w:t>Строка</w:t>
            </w:r>
          </w:p>
        </w:tc>
        <w:tc>
          <w:tcPr>
            <w:tcW w:w="300" w:type="pct"/>
          </w:tcPr>
          <w:p w14:paraId="78A00412" w14:textId="41475221" w:rsidR="001955A8" w:rsidRPr="00095CC6" w:rsidRDefault="001955A8" w:rsidP="001955A8">
            <w:pPr>
              <w:pStyle w:val="GOSTTablenorm"/>
            </w:pPr>
            <w:r w:rsidRPr="00273086">
              <w:t>Да</w:t>
            </w:r>
          </w:p>
        </w:tc>
        <w:tc>
          <w:tcPr>
            <w:tcW w:w="315" w:type="pct"/>
          </w:tcPr>
          <w:p w14:paraId="2DC927A4" w14:textId="6826821E" w:rsidR="001955A8" w:rsidRPr="00095CC6" w:rsidRDefault="001955A8" w:rsidP="001955A8">
            <w:pPr>
              <w:pStyle w:val="GOSTTablenorm"/>
            </w:pPr>
            <w:r w:rsidRPr="00273086">
              <w:t>=5</w:t>
            </w:r>
          </w:p>
        </w:tc>
        <w:tc>
          <w:tcPr>
            <w:tcW w:w="2035" w:type="pct"/>
          </w:tcPr>
          <w:p w14:paraId="285AB9B4" w14:textId="04B430F4" w:rsidR="001955A8" w:rsidRPr="00273086" w:rsidRDefault="001955A8" w:rsidP="001955A8">
            <w:pPr>
              <w:pStyle w:val="GOSTTablenorm"/>
            </w:pPr>
            <w:r w:rsidRPr="00273086">
              <w:t>Указывает</w:t>
            </w:r>
            <w:r>
              <w:t>ся тип ED расчетного документа.</w:t>
            </w:r>
          </w:p>
          <w:p w14:paraId="3B92EB15" w14:textId="77777777" w:rsidR="001955A8" w:rsidRPr="00273086" w:rsidRDefault="001955A8" w:rsidP="001955A8">
            <w:pPr>
              <w:pStyle w:val="GOSTTablenorm"/>
            </w:pPr>
            <w:r w:rsidRPr="00273086">
              <w:t>Возможные значения:</w:t>
            </w:r>
          </w:p>
          <w:p w14:paraId="0E51636B" w14:textId="625A97C1" w:rsidR="001955A8" w:rsidRPr="00273086" w:rsidRDefault="001955A8" w:rsidP="00692C37">
            <w:pPr>
              <w:pStyle w:val="GOSTTableListMark1"/>
            </w:pPr>
            <w:r>
              <w:t>«</w:t>
            </w:r>
            <w:r w:rsidRPr="00273086">
              <w:t>ED101</w:t>
            </w:r>
            <w:r>
              <w:t>»</w:t>
            </w:r>
            <w:r w:rsidRPr="00273086">
              <w:t xml:space="preserve"> – Платежное поручение;</w:t>
            </w:r>
          </w:p>
          <w:p w14:paraId="635FAABA" w14:textId="4324AF22" w:rsidR="001955A8" w:rsidRPr="00273086" w:rsidRDefault="001955A8" w:rsidP="00692C37">
            <w:pPr>
              <w:pStyle w:val="GOSTTableListMark1"/>
            </w:pPr>
            <w:r>
              <w:t>«</w:t>
            </w:r>
            <w:r w:rsidRPr="00273086">
              <w:t>ED103</w:t>
            </w:r>
            <w:r>
              <w:t>»</w:t>
            </w:r>
            <w:r w:rsidRPr="00273086">
              <w:t xml:space="preserve"> – Платежное требование;</w:t>
            </w:r>
          </w:p>
          <w:p w14:paraId="68259DE0" w14:textId="0E53D62D" w:rsidR="001955A8" w:rsidRPr="00273086" w:rsidRDefault="001955A8" w:rsidP="00692C37">
            <w:pPr>
              <w:pStyle w:val="GOSTTableListMark1"/>
            </w:pPr>
            <w:r>
              <w:t>«</w:t>
            </w:r>
            <w:r w:rsidRPr="00273086">
              <w:t>ED104</w:t>
            </w:r>
            <w:r>
              <w:t>»</w:t>
            </w:r>
            <w:r w:rsidRPr="00273086">
              <w:t xml:space="preserve"> – Инкассовое поручение;</w:t>
            </w:r>
          </w:p>
          <w:p w14:paraId="06268155" w14:textId="191133B5" w:rsidR="001955A8" w:rsidRPr="00273086" w:rsidRDefault="001955A8" w:rsidP="00692C37">
            <w:pPr>
              <w:pStyle w:val="GOSTTableListMark1"/>
            </w:pPr>
            <w:r>
              <w:t>«</w:t>
            </w:r>
            <w:r w:rsidRPr="00273086">
              <w:t>ED105</w:t>
            </w:r>
            <w:r>
              <w:t>»</w:t>
            </w:r>
            <w:r w:rsidRPr="00273086">
              <w:t xml:space="preserve"> – Платежный ордер;</w:t>
            </w:r>
          </w:p>
          <w:p w14:paraId="0E3C3D06" w14:textId="19109575" w:rsidR="001955A8" w:rsidRPr="00273086" w:rsidRDefault="001955A8" w:rsidP="00692C37">
            <w:pPr>
              <w:pStyle w:val="GOSTTableListMark1"/>
            </w:pPr>
            <w:r>
              <w:t>«</w:t>
            </w:r>
            <w:r w:rsidRPr="00273086">
              <w:t>ED108</w:t>
            </w:r>
            <w:r>
              <w:t>»</w:t>
            </w:r>
            <w:r w:rsidRPr="00273086">
              <w:t xml:space="preserve"> – Платежное поручение на общую сумму с реестром;</w:t>
            </w:r>
          </w:p>
          <w:p w14:paraId="44410315" w14:textId="16036BC2" w:rsidR="001955A8" w:rsidRDefault="001955A8" w:rsidP="00692C37">
            <w:pPr>
              <w:pStyle w:val="GOSTTableListMark1"/>
            </w:pPr>
            <w:r>
              <w:t>«</w:t>
            </w:r>
            <w:r w:rsidRPr="00273086">
              <w:t>VD101</w:t>
            </w:r>
            <w:r>
              <w:t>»</w:t>
            </w:r>
            <w:r w:rsidRPr="00273086">
              <w:t xml:space="preserve"> - Поручение о перечислении на счет</w:t>
            </w:r>
            <w:r>
              <w:t>;</w:t>
            </w:r>
          </w:p>
          <w:p w14:paraId="0148786D" w14:textId="77777777" w:rsidR="001955A8" w:rsidRDefault="001955A8" w:rsidP="00692C37">
            <w:pPr>
              <w:pStyle w:val="GOSTTableListMark1"/>
              <w:rPr>
                <w:ins w:id="332" w:author="Якименко С.В. EXP-328203" w:date="2026-03-23T14:27:00Z"/>
              </w:rPr>
            </w:pPr>
            <w:r>
              <w:t>«</w:t>
            </w:r>
            <w:r w:rsidRPr="00C8133C">
              <w:t>VDG25</w:t>
            </w:r>
            <w:r>
              <w:t>»</w:t>
            </w:r>
            <w:r>
              <w:rPr>
                <w:lang w:val="en-US"/>
              </w:rPr>
              <w:t xml:space="preserve"> </w:t>
            </w:r>
            <w:r w:rsidRPr="00C8133C">
              <w:t>-</w:t>
            </w:r>
            <w:r>
              <w:rPr>
                <w:lang w:val="en-US"/>
              </w:rPr>
              <w:t xml:space="preserve"> </w:t>
            </w:r>
            <w:r w:rsidRPr="0017407D">
              <w:t>Платежное поручение</w:t>
            </w:r>
          </w:p>
          <w:p w14:paraId="136D1848" w14:textId="77777777" w:rsidR="00692C37" w:rsidRPr="007036CE" w:rsidRDefault="00692C37" w:rsidP="00692C37">
            <w:pPr>
              <w:pStyle w:val="GOSTTableListMark1"/>
              <w:rPr>
                <w:ins w:id="333" w:author="Якименко С.В. EXP-328203" w:date="2026-03-23T14:27:00Z"/>
              </w:rPr>
            </w:pPr>
            <w:ins w:id="334" w:author="Якименко С.В. EXP-328203" w:date="2026-03-23T14:27:00Z">
              <w:r w:rsidRPr="007036CE">
                <w:t>G101 – Платежное поручение (ЦР);</w:t>
              </w:r>
            </w:ins>
          </w:p>
          <w:p w14:paraId="19029739" w14:textId="5B494451" w:rsidR="00692C37" w:rsidRPr="00095CC6" w:rsidRDefault="00692C37" w:rsidP="00692C37">
            <w:pPr>
              <w:pStyle w:val="GOSTTableListMark1"/>
            </w:pPr>
            <w:ins w:id="335" w:author="Якименко С.В. EXP-328203" w:date="2026-03-23T14:27:00Z">
              <w:r w:rsidRPr="007036CE">
                <w:t>G108 – Платежное поручение на общую сумму с реестром (ЦР)</w:t>
              </w:r>
            </w:ins>
          </w:p>
        </w:tc>
      </w:tr>
      <w:tr w:rsidR="001955A8" w:rsidRPr="00B9499D" w14:paraId="3BF38BAB" w14:textId="77777777" w:rsidTr="001955A8">
        <w:tc>
          <w:tcPr>
            <w:tcW w:w="1100" w:type="pct"/>
          </w:tcPr>
          <w:p w14:paraId="61AE7651" w14:textId="77777777" w:rsidR="001955A8" w:rsidRPr="00B9499D" w:rsidRDefault="001955A8" w:rsidP="001955A8">
            <w:pPr>
              <w:pStyle w:val="GOSTTablenorm"/>
            </w:pPr>
            <w:r w:rsidRPr="00B9499D">
              <w:t>Уровень конфиденциальности</w:t>
            </w:r>
          </w:p>
        </w:tc>
        <w:tc>
          <w:tcPr>
            <w:tcW w:w="750" w:type="pct"/>
          </w:tcPr>
          <w:p w14:paraId="7CFDF44A" w14:textId="77777777" w:rsidR="001955A8" w:rsidRPr="00B9499D" w:rsidRDefault="001955A8" w:rsidP="001955A8">
            <w:pPr>
              <w:pStyle w:val="GOSTTablenorm"/>
            </w:pPr>
            <w:r w:rsidRPr="00B9499D">
              <w:t>StmInfrmtn_AccessLevelStereotype</w:t>
            </w:r>
          </w:p>
        </w:tc>
        <w:tc>
          <w:tcPr>
            <w:tcW w:w="500" w:type="pct"/>
          </w:tcPr>
          <w:p w14:paraId="3591A62E" w14:textId="58E70130" w:rsidR="001955A8" w:rsidRPr="00B9499D" w:rsidRDefault="001955A8" w:rsidP="001955A8">
            <w:pPr>
              <w:pStyle w:val="GOSTTablenorm"/>
            </w:pPr>
            <w:r>
              <w:t>Число</w:t>
            </w:r>
          </w:p>
        </w:tc>
        <w:tc>
          <w:tcPr>
            <w:tcW w:w="300" w:type="pct"/>
          </w:tcPr>
          <w:p w14:paraId="2FA110BF" w14:textId="77777777" w:rsidR="001955A8" w:rsidRPr="00B9499D" w:rsidRDefault="001955A8" w:rsidP="001955A8">
            <w:pPr>
              <w:pStyle w:val="GOSTTablenorm"/>
            </w:pPr>
            <w:r w:rsidRPr="00B9499D">
              <w:t>Да</w:t>
            </w:r>
          </w:p>
        </w:tc>
        <w:tc>
          <w:tcPr>
            <w:tcW w:w="315" w:type="pct"/>
          </w:tcPr>
          <w:p w14:paraId="510C47A7" w14:textId="77777777" w:rsidR="001955A8" w:rsidRPr="00B9499D" w:rsidRDefault="001955A8" w:rsidP="001955A8">
            <w:pPr>
              <w:pStyle w:val="GOSTTablenorm"/>
            </w:pPr>
            <w:r w:rsidRPr="00B9499D">
              <w:t>=1</w:t>
            </w:r>
          </w:p>
        </w:tc>
        <w:tc>
          <w:tcPr>
            <w:tcW w:w="2035" w:type="pct"/>
          </w:tcPr>
          <w:p w14:paraId="5F25AA75" w14:textId="77777777" w:rsidR="001955A8" w:rsidRPr="002F4063" w:rsidRDefault="001955A8" w:rsidP="001955A8">
            <w:pPr>
              <w:pStyle w:val="GOSTTablenorm"/>
            </w:pPr>
            <w:r w:rsidRPr="002F4063">
              <w:t>Указывается уровень конфиденциальности документа.</w:t>
            </w:r>
          </w:p>
          <w:p w14:paraId="43092DB6" w14:textId="77777777" w:rsidR="001955A8" w:rsidRPr="002F4063" w:rsidRDefault="001955A8" w:rsidP="001955A8">
            <w:pPr>
              <w:pStyle w:val="GOSTTablenorm"/>
            </w:pPr>
            <w:r w:rsidRPr="002F4063">
              <w:t>Возможные значения:</w:t>
            </w:r>
          </w:p>
          <w:p w14:paraId="522B6579" w14:textId="77777777" w:rsidR="001955A8" w:rsidRPr="00B9499D" w:rsidRDefault="001955A8" w:rsidP="001955A8">
            <w:pPr>
              <w:pStyle w:val="GOSTTableListMark1"/>
            </w:pPr>
            <w:r w:rsidRPr="00B9499D">
              <w:t>«0» - Несекретно;</w:t>
            </w:r>
          </w:p>
          <w:p w14:paraId="7A8ADAA9" w14:textId="179919CD" w:rsidR="001955A8" w:rsidRPr="0011058A" w:rsidRDefault="001955A8" w:rsidP="001955A8">
            <w:pPr>
              <w:pStyle w:val="GOSTTableListMark1"/>
            </w:pPr>
            <w:r w:rsidRPr="00B9499D">
              <w:t>«</w:t>
            </w:r>
            <w:r>
              <w:t>1» - Для служебного пользования</w:t>
            </w:r>
          </w:p>
        </w:tc>
      </w:tr>
      <w:tr w:rsidR="001D4DCB" w:rsidRPr="00B9499D" w14:paraId="1085EB14" w14:textId="77777777" w:rsidTr="001955A8">
        <w:trPr>
          <w:ins w:id="336" w:author="Якименко С.В. EXP-328203" w:date="2026-03-23T14:34:00Z"/>
        </w:trPr>
        <w:tc>
          <w:tcPr>
            <w:tcW w:w="1100" w:type="pct"/>
          </w:tcPr>
          <w:p w14:paraId="53E65770" w14:textId="7588D2A8" w:rsidR="001D4DCB" w:rsidRPr="00B9499D" w:rsidRDefault="001D4DCB" w:rsidP="001D4DCB">
            <w:pPr>
              <w:pStyle w:val="GOSTTablenorm"/>
              <w:rPr>
                <w:ins w:id="337" w:author="Якименко С.В. EXP-328203" w:date="2026-03-23T14:34:00Z"/>
              </w:rPr>
            </w:pPr>
            <w:ins w:id="338" w:author="Якименко С.В. EXP-328203" w:date="2026-03-23T14:34:00Z">
              <w:r w:rsidRPr="007036CE">
                <w:t>Счет ЦР ФК</w:t>
              </w:r>
            </w:ins>
          </w:p>
        </w:tc>
        <w:tc>
          <w:tcPr>
            <w:tcW w:w="750" w:type="pct"/>
          </w:tcPr>
          <w:p w14:paraId="46B5562E" w14:textId="3241F76C" w:rsidR="001D4DCB" w:rsidRPr="00B9499D" w:rsidRDefault="00BB730B" w:rsidP="001D4DCB">
            <w:pPr>
              <w:pStyle w:val="GOSTTablenorm"/>
              <w:rPr>
                <w:ins w:id="339" w:author="Якименко С.В. EXP-328203" w:date="2026-03-23T14:34:00Z"/>
              </w:rPr>
            </w:pPr>
            <w:ins w:id="340" w:author="Кирилл Воробьёв" w:date="2026-03-23T21:04:00Z">
              <w:r w:rsidRPr="00BB730B">
                <w:t>MarksCS_CheckAccDigRUB</w:t>
              </w:r>
            </w:ins>
          </w:p>
        </w:tc>
        <w:tc>
          <w:tcPr>
            <w:tcW w:w="500" w:type="pct"/>
          </w:tcPr>
          <w:p w14:paraId="35B7EB2B" w14:textId="19C8E530" w:rsidR="001D4DCB" w:rsidRDefault="001D4DCB" w:rsidP="001D4DCB">
            <w:pPr>
              <w:pStyle w:val="GOSTTablenorm"/>
              <w:rPr>
                <w:ins w:id="341" w:author="Якименко С.В. EXP-328203" w:date="2026-03-23T14:34:00Z"/>
              </w:rPr>
            </w:pPr>
            <w:ins w:id="342" w:author="Якименко С.В. EXP-328203" w:date="2026-03-23T14:34:00Z">
              <w:r w:rsidRPr="007036CE">
                <w:t>Строка</w:t>
              </w:r>
            </w:ins>
          </w:p>
        </w:tc>
        <w:tc>
          <w:tcPr>
            <w:tcW w:w="300" w:type="pct"/>
          </w:tcPr>
          <w:p w14:paraId="6BC59CE5" w14:textId="4B0D2160" w:rsidR="001D4DCB" w:rsidRPr="00B9499D" w:rsidRDefault="001D4DCB" w:rsidP="001D4DCB">
            <w:pPr>
              <w:pStyle w:val="GOSTTablenorm"/>
              <w:rPr>
                <w:ins w:id="343" w:author="Якименко С.В. EXP-328203" w:date="2026-03-23T14:34:00Z"/>
              </w:rPr>
            </w:pPr>
            <w:ins w:id="344" w:author="Якименко С.В. EXP-328203" w:date="2026-03-23T14:34:00Z">
              <w:r w:rsidRPr="007036CE">
                <w:t>Нет</w:t>
              </w:r>
            </w:ins>
          </w:p>
        </w:tc>
        <w:tc>
          <w:tcPr>
            <w:tcW w:w="315" w:type="pct"/>
          </w:tcPr>
          <w:p w14:paraId="1720F9F3" w14:textId="51C64FE4" w:rsidR="001D4DCB" w:rsidRPr="00B9499D" w:rsidRDefault="001D4DCB" w:rsidP="001D4DCB">
            <w:pPr>
              <w:pStyle w:val="GOSTTablenorm"/>
              <w:rPr>
                <w:ins w:id="345" w:author="Якименко С.В. EXP-328203" w:date="2026-03-23T14:34:00Z"/>
              </w:rPr>
            </w:pPr>
            <w:ins w:id="346" w:author="Якименко С.В. EXP-328203" w:date="2026-03-23T14:34:00Z">
              <w:r w:rsidRPr="007036CE">
                <w:t>=20</w:t>
              </w:r>
            </w:ins>
          </w:p>
        </w:tc>
        <w:tc>
          <w:tcPr>
            <w:tcW w:w="2035" w:type="pct"/>
          </w:tcPr>
          <w:p w14:paraId="6721A363" w14:textId="3FF3CCDF" w:rsidR="001D4DCB" w:rsidRPr="002F4063" w:rsidRDefault="001D4DCB" w:rsidP="001D4DCB">
            <w:pPr>
              <w:pStyle w:val="GOSTTablenorm"/>
              <w:rPr>
                <w:ins w:id="347" w:author="Якименко С.В. EXP-328203" w:date="2026-03-23T14:34:00Z"/>
              </w:rPr>
            </w:pPr>
            <w:ins w:id="348" w:author="Якименко С.В. EXP-328203" w:date="2026-03-23T14:34:00Z">
              <w:r w:rsidRPr="007036CE">
                <w:t xml:space="preserve">Указывается номер цифрового кошелька, открытый Федеральному казначейству на </w:t>
              </w:r>
              <w:r w:rsidRPr="007036CE">
                <w:rPr>
                  <w:szCs w:val="24"/>
                </w:rPr>
                <w:t>ПлЦР БР при перечислении на счета в ЦР контрагентов. Обязателен для заполнения, если в параметре «</w:t>
              </w:r>
              <w:r w:rsidRPr="007036CE">
                <w:t xml:space="preserve">Тип </w:t>
              </w:r>
              <w:r w:rsidRPr="007036CE">
                <w:rPr>
                  <w:lang w:val="en-US"/>
                </w:rPr>
                <w:t>ED</w:t>
              </w:r>
              <w:r w:rsidRPr="007036CE">
                <w:rPr>
                  <w:szCs w:val="24"/>
                </w:rPr>
                <w:t>» (</w:t>
              </w:r>
              <w:r w:rsidRPr="007036CE">
                <w:t>BasicRequisites_EDType) указано значение «G101 – Платежное поручение (ЦР) или «G108 – Платежное поручение на общую сумму с реестром (ЦР)»</w:t>
              </w:r>
            </w:ins>
          </w:p>
        </w:tc>
      </w:tr>
      <w:tr w:rsidR="001D4DCB" w:rsidRPr="00B9499D" w14:paraId="1BB72065" w14:textId="77777777" w:rsidTr="001955A8">
        <w:tc>
          <w:tcPr>
            <w:tcW w:w="1100" w:type="pct"/>
          </w:tcPr>
          <w:p w14:paraId="53014097" w14:textId="3618AD3D" w:rsidR="001D4DCB" w:rsidRPr="00A71881" w:rsidRDefault="001D4DCB" w:rsidP="001D4DCB">
            <w:pPr>
              <w:pStyle w:val="GOSTTablenorm"/>
              <w:rPr>
                <w:b/>
              </w:rPr>
            </w:pPr>
            <w:r w:rsidRPr="00A71881">
              <w:rPr>
                <w:b/>
              </w:rPr>
              <w:t>Реквизиты плательщика</w:t>
            </w:r>
          </w:p>
        </w:tc>
        <w:tc>
          <w:tcPr>
            <w:tcW w:w="750" w:type="pct"/>
          </w:tcPr>
          <w:p w14:paraId="7217C8A1" w14:textId="6BBAC085" w:rsidR="001D4DCB" w:rsidRPr="00A71881" w:rsidRDefault="001D4DCB" w:rsidP="001D4DCB">
            <w:pPr>
              <w:pStyle w:val="GOSTTablenorm"/>
              <w:rPr>
                <w:b/>
              </w:rPr>
            </w:pPr>
            <w:r w:rsidRPr="00A71881">
              <w:rPr>
                <w:b/>
              </w:rPr>
              <w:t>Payer</w:t>
            </w:r>
          </w:p>
        </w:tc>
        <w:tc>
          <w:tcPr>
            <w:tcW w:w="500" w:type="pct"/>
          </w:tcPr>
          <w:p w14:paraId="1578B849" w14:textId="6B21BDC1" w:rsidR="001D4DCB" w:rsidRPr="002F4063" w:rsidRDefault="001D4DCB" w:rsidP="001D4DCB">
            <w:pPr>
              <w:pStyle w:val="GOSTTablenorm"/>
            </w:pPr>
            <w:r w:rsidRPr="002F4063">
              <w:t>Объект</w:t>
            </w:r>
          </w:p>
        </w:tc>
        <w:tc>
          <w:tcPr>
            <w:tcW w:w="300" w:type="pct"/>
          </w:tcPr>
          <w:p w14:paraId="53427C4B" w14:textId="0ABE44D4" w:rsidR="001D4DCB" w:rsidRPr="002F4063" w:rsidRDefault="001D4DCB" w:rsidP="001D4DCB">
            <w:pPr>
              <w:pStyle w:val="GOSTTablenorm"/>
            </w:pPr>
            <w:r w:rsidRPr="002F4063">
              <w:t>Нет</w:t>
            </w:r>
          </w:p>
        </w:tc>
        <w:tc>
          <w:tcPr>
            <w:tcW w:w="315" w:type="pct"/>
          </w:tcPr>
          <w:p w14:paraId="38A736CB" w14:textId="677F9B19" w:rsidR="001D4DCB" w:rsidRPr="002F4063" w:rsidRDefault="001D4DCB" w:rsidP="001D4DCB">
            <w:pPr>
              <w:pStyle w:val="GOSTTablenorm"/>
            </w:pPr>
            <w:r w:rsidRPr="002F4063">
              <w:t>-</w:t>
            </w:r>
          </w:p>
        </w:tc>
        <w:tc>
          <w:tcPr>
            <w:tcW w:w="2035" w:type="pct"/>
          </w:tcPr>
          <w:p w14:paraId="01EDD2A8" w14:textId="40633196" w:rsidR="001D4DCB" w:rsidRPr="002F4063" w:rsidRDefault="001D4DCB" w:rsidP="001D4DCB">
            <w:pPr>
              <w:pStyle w:val="GOSTTablenorm"/>
            </w:pPr>
            <w:r w:rsidRPr="002F4063">
              <w:t xml:space="preserve">Обязателен для заполнения, если </w:t>
            </w:r>
            <w:r w:rsidRPr="002F4063" w:rsidDel="000C59B7">
              <w:t>BasicRequisites_POType</w:t>
            </w:r>
            <w:r w:rsidRPr="002F4063">
              <w:t xml:space="preserve"> = ЭДИ, КДИ. Если </w:t>
            </w:r>
            <w:r w:rsidRPr="002F4063" w:rsidDel="000C59B7">
              <w:t>BasicRequisites_POType</w:t>
            </w:r>
            <w:r w:rsidRPr="002F4063">
              <w:t xml:space="preserve"> = ЭДВ, КДВ, то не заполняется</w:t>
            </w:r>
          </w:p>
        </w:tc>
      </w:tr>
      <w:tr w:rsidR="001D4DCB" w:rsidRPr="00B9499D" w14:paraId="5BDA7191" w14:textId="77777777" w:rsidTr="001955A8">
        <w:tc>
          <w:tcPr>
            <w:tcW w:w="1100" w:type="pct"/>
          </w:tcPr>
          <w:p w14:paraId="13AB940B" w14:textId="766DB3D5" w:rsidR="001D4DCB" w:rsidRPr="00095CC6" w:rsidRDefault="001D4DCB" w:rsidP="001D4DCB">
            <w:pPr>
              <w:pStyle w:val="GOSTTablenorm"/>
            </w:pPr>
            <w:r w:rsidRPr="001C1B16">
              <w:t>Контур</w:t>
            </w:r>
            <w:r>
              <w:t xml:space="preserve"> плательщика</w:t>
            </w:r>
          </w:p>
        </w:tc>
        <w:tc>
          <w:tcPr>
            <w:tcW w:w="750" w:type="pct"/>
          </w:tcPr>
          <w:p w14:paraId="385B15D4" w14:textId="29B945CF" w:rsidR="001D4DCB" w:rsidRPr="00273086" w:rsidRDefault="001D4DCB" w:rsidP="001D4DCB">
            <w:pPr>
              <w:pStyle w:val="GOSTTablenorm"/>
              <w:rPr>
                <w:lang w:val="en-US"/>
              </w:rPr>
            </w:pPr>
            <w:r w:rsidRPr="00A71881">
              <w:rPr>
                <w:b/>
                <w:lang w:val="en-US"/>
              </w:rPr>
              <w:t>Payer:</w:t>
            </w:r>
            <w:r w:rsidRPr="00273086">
              <w:rPr>
                <w:lang w:val="en-US"/>
              </w:rPr>
              <w:t>Payer_Contour</w:t>
            </w:r>
          </w:p>
        </w:tc>
        <w:tc>
          <w:tcPr>
            <w:tcW w:w="500" w:type="pct"/>
          </w:tcPr>
          <w:p w14:paraId="196149D3" w14:textId="43B7DD15" w:rsidR="001D4DCB" w:rsidRPr="00095CC6" w:rsidRDefault="001D4DCB" w:rsidP="001D4DCB">
            <w:pPr>
              <w:pStyle w:val="GOSTTablenorm"/>
            </w:pPr>
            <w:r w:rsidRPr="001C1B16">
              <w:t>Строка</w:t>
            </w:r>
          </w:p>
        </w:tc>
        <w:tc>
          <w:tcPr>
            <w:tcW w:w="300" w:type="pct"/>
          </w:tcPr>
          <w:p w14:paraId="4459D508" w14:textId="7FA94205" w:rsidR="001D4DCB" w:rsidRPr="00095CC6" w:rsidRDefault="001D4DCB" w:rsidP="001D4DCB">
            <w:pPr>
              <w:pStyle w:val="GOSTTablenorm"/>
            </w:pPr>
            <w:r w:rsidRPr="001C1B16">
              <w:t>Да</w:t>
            </w:r>
          </w:p>
        </w:tc>
        <w:tc>
          <w:tcPr>
            <w:tcW w:w="315" w:type="pct"/>
          </w:tcPr>
          <w:p w14:paraId="454E6248" w14:textId="1B56C064" w:rsidR="001D4DCB" w:rsidRPr="00095CC6" w:rsidRDefault="001D4DCB" w:rsidP="001D4DCB">
            <w:pPr>
              <w:pStyle w:val="GOSTTablenorm"/>
            </w:pPr>
            <w:r w:rsidRPr="001C1B16">
              <w:t>=1</w:t>
            </w:r>
          </w:p>
        </w:tc>
        <w:tc>
          <w:tcPr>
            <w:tcW w:w="2035" w:type="pct"/>
          </w:tcPr>
          <w:p w14:paraId="6A1F787E" w14:textId="5573F5DD" w:rsidR="001D4DCB" w:rsidRPr="001C1B16" w:rsidRDefault="001D4DCB" w:rsidP="001D4DCB">
            <w:pPr>
              <w:pStyle w:val="GOSTTablenorm"/>
            </w:pPr>
            <w:r w:rsidRPr="001C1B16">
              <w:t>Указывается код контура, в котором проводится операция</w:t>
            </w:r>
            <w:r>
              <w:t xml:space="preserve"> по ЛС плательщика.</w:t>
            </w:r>
          </w:p>
          <w:p w14:paraId="545E7481" w14:textId="77777777" w:rsidR="001D4DCB" w:rsidRPr="001C1B16" w:rsidRDefault="001D4DCB" w:rsidP="001D4DCB">
            <w:pPr>
              <w:pStyle w:val="GOSTTablenorm"/>
            </w:pPr>
            <w:r w:rsidRPr="001C1B16">
              <w:lastRenderedPageBreak/>
              <w:t>Возможные значения:</w:t>
            </w:r>
          </w:p>
          <w:p w14:paraId="46A866EF" w14:textId="075A0395" w:rsidR="001D4DCB" w:rsidRPr="001C1B16" w:rsidRDefault="001D4DCB" w:rsidP="001D4DCB">
            <w:pPr>
              <w:pStyle w:val="GOSTTableListMark1"/>
            </w:pPr>
            <w:r w:rsidRPr="001C1B16">
              <w:t>«</w:t>
            </w:r>
            <w:r>
              <w:rPr>
                <w:lang w:val="en-US"/>
              </w:rPr>
              <w:t>O</w:t>
            </w:r>
            <w:r w:rsidRPr="001C1B16">
              <w:t xml:space="preserve">» </w:t>
            </w:r>
            <w:r w:rsidRPr="009C088B">
              <w:t xml:space="preserve">– </w:t>
            </w:r>
            <w:r w:rsidRPr="001C1B16">
              <w:t>открытый;</w:t>
            </w:r>
          </w:p>
          <w:p w14:paraId="4581B225" w14:textId="77777777" w:rsidR="001D4DCB" w:rsidRPr="001C1B16" w:rsidRDefault="001D4DCB" w:rsidP="001D4DCB">
            <w:pPr>
              <w:pStyle w:val="GOSTTableListMark1"/>
            </w:pPr>
            <w:r w:rsidRPr="001C1B16">
              <w:t>«</w:t>
            </w:r>
            <w:r w:rsidRPr="001C1B16">
              <w:rPr>
                <w:lang w:val="en-US"/>
              </w:rPr>
              <w:t>S</w:t>
            </w:r>
            <w:r w:rsidRPr="001C1B16">
              <w:t>»</w:t>
            </w:r>
            <w:r w:rsidRPr="009C088B">
              <w:t xml:space="preserve"> </w:t>
            </w:r>
            <w:r w:rsidRPr="001C1B16">
              <w:rPr>
                <w:lang w:val="en-US"/>
              </w:rPr>
              <w:t xml:space="preserve">– </w:t>
            </w:r>
            <w:r w:rsidRPr="001C1B16">
              <w:t>защищенный;</w:t>
            </w:r>
          </w:p>
          <w:p w14:paraId="1B9C0EAF" w14:textId="0D9E2EA7" w:rsidR="001D4DCB" w:rsidRDefault="001D4DCB" w:rsidP="001D4DCB">
            <w:pPr>
              <w:pStyle w:val="GOSTTableListMark1"/>
            </w:pPr>
            <w:r>
              <w:t>«</w:t>
            </w:r>
            <w:r w:rsidRPr="001C1B16">
              <w:t>1</w:t>
            </w:r>
            <w:r>
              <w:t>»</w:t>
            </w:r>
            <w:r w:rsidRPr="001C1B16">
              <w:t xml:space="preserve"> – открытый;</w:t>
            </w:r>
          </w:p>
          <w:p w14:paraId="6B1D3DD8" w14:textId="339D732D" w:rsidR="001D4DCB" w:rsidRPr="00095CC6" w:rsidRDefault="001D4DCB" w:rsidP="001D4DCB">
            <w:pPr>
              <w:pStyle w:val="GOSTTableListMark1"/>
              <w:rPr>
                <w:sz w:val="20"/>
              </w:rPr>
            </w:pPr>
            <w:r>
              <w:t>«</w:t>
            </w:r>
            <w:r w:rsidRPr="00095CC6">
              <w:t>2</w:t>
            </w:r>
            <w:r>
              <w:t>»</w:t>
            </w:r>
            <w:r w:rsidRPr="00095CC6">
              <w:t xml:space="preserve"> - защищенный</w:t>
            </w:r>
          </w:p>
        </w:tc>
      </w:tr>
      <w:tr w:rsidR="001D4DCB" w:rsidRPr="00B9499D" w14:paraId="789CF098" w14:textId="77777777" w:rsidTr="001955A8">
        <w:tc>
          <w:tcPr>
            <w:tcW w:w="1100" w:type="pct"/>
          </w:tcPr>
          <w:p w14:paraId="0941E5C8" w14:textId="3C70F79B" w:rsidR="001D4DCB" w:rsidRPr="00B9499D" w:rsidRDefault="001D4DCB" w:rsidP="001D4DCB">
            <w:pPr>
              <w:pStyle w:val="GOSTTablenorm"/>
            </w:pPr>
            <w:r w:rsidRPr="001C1B16">
              <w:lastRenderedPageBreak/>
              <w:t>Код бюджета</w:t>
            </w:r>
            <w:r>
              <w:t xml:space="preserve"> плательщика</w:t>
            </w:r>
          </w:p>
        </w:tc>
        <w:tc>
          <w:tcPr>
            <w:tcW w:w="750" w:type="pct"/>
          </w:tcPr>
          <w:p w14:paraId="4018E826" w14:textId="77FBC1E9" w:rsidR="001D4DCB" w:rsidRPr="00B9499D" w:rsidRDefault="001D4DCB" w:rsidP="001D4DCB">
            <w:pPr>
              <w:pStyle w:val="GOSTTablenorm"/>
            </w:pPr>
            <w:r w:rsidRPr="00A71881">
              <w:rPr>
                <w:b/>
                <w:lang w:val="en-US"/>
              </w:rPr>
              <w:t>Payer:</w:t>
            </w:r>
            <w:r w:rsidRPr="00273086">
              <w:t>Payer_BudgetCode</w:t>
            </w:r>
          </w:p>
        </w:tc>
        <w:tc>
          <w:tcPr>
            <w:tcW w:w="500" w:type="pct"/>
          </w:tcPr>
          <w:p w14:paraId="168EC004" w14:textId="77777777" w:rsidR="001D4DCB" w:rsidRPr="00B9499D" w:rsidRDefault="001D4DCB" w:rsidP="001D4DCB">
            <w:pPr>
              <w:pStyle w:val="GOSTTablenorm"/>
            </w:pPr>
            <w:r w:rsidRPr="001C1B16">
              <w:t>Строка</w:t>
            </w:r>
          </w:p>
        </w:tc>
        <w:tc>
          <w:tcPr>
            <w:tcW w:w="300" w:type="pct"/>
          </w:tcPr>
          <w:p w14:paraId="7D69147E" w14:textId="77777777" w:rsidR="001D4DCB" w:rsidRPr="00B9499D" w:rsidRDefault="001D4DCB" w:rsidP="001D4DCB">
            <w:pPr>
              <w:pStyle w:val="GOSTTablenorm"/>
            </w:pPr>
            <w:r w:rsidRPr="001C1B16">
              <w:t>Да</w:t>
            </w:r>
          </w:p>
        </w:tc>
        <w:tc>
          <w:tcPr>
            <w:tcW w:w="315" w:type="pct"/>
          </w:tcPr>
          <w:p w14:paraId="43442B12" w14:textId="77777777" w:rsidR="001D4DCB" w:rsidRPr="00B9499D" w:rsidRDefault="001D4DCB" w:rsidP="001D4DCB">
            <w:pPr>
              <w:pStyle w:val="GOSTTablenorm"/>
            </w:pPr>
            <w:r w:rsidRPr="001C1B16">
              <w:t>=8</w:t>
            </w:r>
          </w:p>
        </w:tc>
        <w:tc>
          <w:tcPr>
            <w:tcW w:w="2035" w:type="pct"/>
          </w:tcPr>
          <w:p w14:paraId="293530C6" w14:textId="6DA08B55" w:rsidR="001D4DCB" w:rsidRPr="00B9499D" w:rsidRDefault="001D4DCB" w:rsidP="001D4DCB">
            <w:pPr>
              <w:pStyle w:val="GOSTTablenorm"/>
            </w:pPr>
            <w:r w:rsidRPr="001C1B16">
              <w:t>Указывается код бюджета в соответствии со справочником «Бюджеты»</w:t>
            </w:r>
            <w:r>
              <w:t xml:space="preserve"> по ЛС плательщика</w:t>
            </w:r>
          </w:p>
        </w:tc>
      </w:tr>
      <w:tr w:rsidR="001D4DCB" w:rsidRPr="00B9499D" w14:paraId="2B5A8885" w14:textId="77777777" w:rsidTr="001955A8">
        <w:tc>
          <w:tcPr>
            <w:tcW w:w="1100" w:type="pct"/>
          </w:tcPr>
          <w:p w14:paraId="37C7012A" w14:textId="77777777" w:rsidR="001D4DCB" w:rsidRPr="00B9499D" w:rsidRDefault="001D4DCB" w:rsidP="001D4DCB">
            <w:pPr>
              <w:pStyle w:val="GOSTTablenorm"/>
            </w:pPr>
            <w:r w:rsidRPr="00B9499D">
              <w:t>Номер лицевого счета плательщика</w:t>
            </w:r>
          </w:p>
        </w:tc>
        <w:tc>
          <w:tcPr>
            <w:tcW w:w="750" w:type="pct"/>
          </w:tcPr>
          <w:p w14:paraId="68846B2B" w14:textId="3E541032" w:rsidR="001D4DCB" w:rsidRPr="00B9499D" w:rsidRDefault="001D4DCB" w:rsidP="001D4DCB">
            <w:pPr>
              <w:pStyle w:val="GOSTTablenorm"/>
            </w:pPr>
            <w:r w:rsidRPr="00A71881">
              <w:rPr>
                <w:b/>
                <w:lang w:val="en-US"/>
              </w:rPr>
              <w:t>Payer:</w:t>
            </w:r>
            <w:r w:rsidRPr="00B9499D">
              <w:t>Payer_AccountNumber</w:t>
            </w:r>
          </w:p>
        </w:tc>
        <w:tc>
          <w:tcPr>
            <w:tcW w:w="500" w:type="pct"/>
          </w:tcPr>
          <w:p w14:paraId="3B103254" w14:textId="77777777" w:rsidR="001D4DCB" w:rsidRPr="00B9499D" w:rsidRDefault="001D4DCB" w:rsidP="001D4DCB">
            <w:pPr>
              <w:pStyle w:val="GOSTTablenorm"/>
            </w:pPr>
            <w:r w:rsidRPr="00B9499D">
              <w:t>Строка</w:t>
            </w:r>
          </w:p>
        </w:tc>
        <w:tc>
          <w:tcPr>
            <w:tcW w:w="300" w:type="pct"/>
          </w:tcPr>
          <w:p w14:paraId="776794F5" w14:textId="77777777" w:rsidR="001D4DCB" w:rsidRPr="00B9499D" w:rsidRDefault="001D4DCB" w:rsidP="001D4DCB">
            <w:pPr>
              <w:pStyle w:val="GOSTTablenorm"/>
            </w:pPr>
            <w:r w:rsidRPr="00B9499D">
              <w:t>Да</w:t>
            </w:r>
          </w:p>
        </w:tc>
        <w:tc>
          <w:tcPr>
            <w:tcW w:w="315" w:type="pct"/>
          </w:tcPr>
          <w:p w14:paraId="5BCA700A" w14:textId="77777777" w:rsidR="001D4DCB" w:rsidRPr="00B9499D" w:rsidRDefault="001D4DCB" w:rsidP="001D4DCB">
            <w:pPr>
              <w:pStyle w:val="GOSTTablenorm"/>
            </w:pPr>
            <w:r w:rsidRPr="00B9499D">
              <w:t>=11</w:t>
            </w:r>
          </w:p>
        </w:tc>
        <w:tc>
          <w:tcPr>
            <w:tcW w:w="2035" w:type="pct"/>
          </w:tcPr>
          <w:p w14:paraId="00392559" w14:textId="77777777" w:rsidR="001D4DCB" w:rsidRPr="00B9499D" w:rsidRDefault="001D4DCB" w:rsidP="001D4DCB">
            <w:pPr>
              <w:pStyle w:val="GOSTTablenorm"/>
            </w:pPr>
            <w:r w:rsidRPr="00B9499D">
              <w:t>Указывается номер лицевого счета плательщика</w:t>
            </w:r>
          </w:p>
        </w:tc>
      </w:tr>
      <w:tr w:rsidR="001D4DCB" w:rsidRPr="00B9499D" w14:paraId="5E3E9CCA" w14:textId="77777777" w:rsidTr="001955A8">
        <w:tc>
          <w:tcPr>
            <w:tcW w:w="1100" w:type="pct"/>
          </w:tcPr>
          <w:p w14:paraId="148217D7" w14:textId="012BF7A5" w:rsidR="001D4DCB" w:rsidRPr="00B9499D" w:rsidRDefault="001D4DCB" w:rsidP="001D4DCB">
            <w:pPr>
              <w:pStyle w:val="GOSTTablenorm"/>
            </w:pPr>
            <w:r w:rsidRPr="001C1B16">
              <w:t>Счет плательщика</w:t>
            </w:r>
          </w:p>
        </w:tc>
        <w:tc>
          <w:tcPr>
            <w:tcW w:w="750" w:type="pct"/>
          </w:tcPr>
          <w:p w14:paraId="5DD94D06" w14:textId="0EC829C5" w:rsidR="001D4DCB" w:rsidRPr="00A21327" w:rsidRDefault="001D4DCB" w:rsidP="001D4DCB">
            <w:pPr>
              <w:pStyle w:val="GOSTTablenorm"/>
              <w:rPr>
                <w:lang w:val="en-US"/>
              </w:rPr>
            </w:pPr>
            <w:r w:rsidRPr="00A71881">
              <w:rPr>
                <w:b/>
                <w:lang w:val="en-US"/>
              </w:rPr>
              <w:t>Payer:</w:t>
            </w:r>
            <w:r w:rsidRPr="001C1B16">
              <w:t>Payer_CheckAcc</w:t>
            </w:r>
          </w:p>
        </w:tc>
        <w:tc>
          <w:tcPr>
            <w:tcW w:w="500" w:type="pct"/>
          </w:tcPr>
          <w:p w14:paraId="746CC8AD" w14:textId="2FF72038" w:rsidR="001D4DCB" w:rsidRPr="00B9499D" w:rsidRDefault="001D4DCB" w:rsidP="001D4DCB">
            <w:pPr>
              <w:pStyle w:val="GOSTTablenorm"/>
            </w:pPr>
            <w:r w:rsidRPr="001C1B16">
              <w:t>Строка</w:t>
            </w:r>
          </w:p>
        </w:tc>
        <w:tc>
          <w:tcPr>
            <w:tcW w:w="300" w:type="pct"/>
          </w:tcPr>
          <w:p w14:paraId="0C5B8B76" w14:textId="369BC56B" w:rsidR="001D4DCB" w:rsidRPr="00B9499D" w:rsidRDefault="001D4DCB" w:rsidP="001D4DCB">
            <w:pPr>
              <w:pStyle w:val="GOSTTablenorm"/>
            </w:pPr>
            <w:r w:rsidRPr="001C1B16">
              <w:t>Да</w:t>
            </w:r>
          </w:p>
        </w:tc>
        <w:tc>
          <w:tcPr>
            <w:tcW w:w="315" w:type="pct"/>
          </w:tcPr>
          <w:p w14:paraId="2F01F606" w14:textId="10F17D7E" w:rsidR="001D4DCB" w:rsidRPr="00B9499D" w:rsidRDefault="001D4DCB" w:rsidP="001D4DCB">
            <w:pPr>
              <w:pStyle w:val="GOSTTablenorm"/>
            </w:pPr>
            <w:r w:rsidRPr="001C1B16">
              <w:t>=20</w:t>
            </w:r>
          </w:p>
        </w:tc>
        <w:tc>
          <w:tcPr>
            <w:tcW w:w="2035" w:type="pct"/>
          </w:tcPr>
          <w:p w14:paraId="79481AF2" w14:textId="1B67FDE1" w:rsidR="001D4DCB" w:rsidRPr="005F6886" w:rsidRDefault="001D4DCB" w:rsidP="001D4DCB">
            <w:pPr>
              <w:pStyle w:val="GOSTTablenorm"/>
            </w:pPr>
            <w:r w:rsidRPr="00273086">
              <w:t>Указывается номер казначейского счета или расчетного счета плательщика</w:t>
            </w:r>
          </w:p>
        </w:tc>
      </w:tr>
      <w:tr w:rsidR="001D4DCB" w:rsidRPr="00B9499D" w14:paraId="7F7CE0F3" w14:textId="77777777" w:rsidTr="001955A8">
        <w:tc>
          <w:tcPr>
            <w:tcW w:w="1100" w:type="pct"/>
          </w:tcPr>
          <w:p w14:paraId="77085708" w14:textId="0A409055" w:rsidR="001D4DCB" w:rsidRPr="00A71881" w:rsidRDefault="001D4DCB" w:rsidP="001D4DCB">
            <w:pPr>
              <w:pStyle w:val="GOSTTablenorm"/>
              <w:rPr>
                <w:b/>
              </w:rPr>
            </w:pPr>
            <w:r w:rsidRPr="00A71881">
              <w:rPr>
                <w:b/>
              </w:rPr>
              <w:t>Реквизиты получателя</w:t>
            </w:r>
          </w:p>
        </w:tc>
        <w:tc>
          <w:tcPr>
            <w:tcW w:w="750" w:type="pct"/>
          </w:tcPr>
          <w:p w14:paraId="15FFC1F9" w14:textId="69EDCF43" w:rsidR="001D4DCB" w:rsidRPr="00A71881" w:rsidRDefault="001D4DCB" w:rsidP="001D4DCB">
            <w:pPr>
              <w:pStyle w:val="GOSTTablenorm"/>
              <w:rPr>
                <w:b/>
                <w:lang w:val="en-US"/>
              </w:rPr>
            </w:pPr>
            <w:r w:rsidRPr="00A71881">
              <w:rPr>
                <w:b/>
              </w:rPr>
              <w:t>Payee</w:t>
            </w:r>
          </w:p>
        </w:tc>
        <w:tc>
          <w:tcPr>
            <w:tcW w:w="500" w:type="pct"/>
          </w:tcPr>
          <w:p w14:paraId="0FC12EDF" w14:textId="087989DB" w:rsidR="001D4DCB" w:rsidRPr="005F6886" w:rsidRDefault="001D4DCB" w:rsidP="001D4DCB">
            <w:pPr>
              <w:pStyle w:val="GOSTTablenorm"/>
            </w:pPr>
            <w:r w:rsidRPr="33249EA7">
              <w:t>Объект</w:t>
            </w:r>
          </w:p>
        </w:tc>
        <w:tc>
          <w:tcPr>
            <w:tcW w:w="300" w:type="pct"/>
          </w:tcPr>
          <w:p w14:paraId="012FEA72" w14:textId="0C251392" w:rsidR="001D4DCB" w:rsidRPr="005F6886" w:rsidRDefault="001D4DCB" w:rsidP="001D4DCB">
            <w:pPr>
              <w:pStyle w:val="GOSTTablenorm"/>
            </w:pPr>
            <w:r w:rsidRPr="005F6886">
              <w:t>Нет</w:t>
            </w:r>
          </w:p>
        </w:tc>
        <w:tc>
          <w:tcPr>
            <w:tcW w:w="315" w:type="pct"/>
          </w:tcPr>
          <w:p w14:paraId="2641CB31" w14:textId="3A585572" w:rsidR="001D4DCB" w:rsidRPr="005F6886" w:rsidRDefault="001D4DCB" w:rsidP="001D4DCB">
            <w:pPr>
              <w:pStyle w:val="GOSTTablenorm"/>
            </w:pPr>
            <w:r>
              <w:t>-</w:t>
            </w:r>
          </w:p>
        </w:tc>
        <w:tc>
          <w:tcPr>
            <w:tcW w:w="2035" w:type="pct"/>
          </w:tcPr>
          <w:p w14:paraId="451CDDFC" w14:textId="056C6DBB" w:rsidR="001D4DCB" w:rsidRPr="00273086" w:rsidRDefault="001D4DCB" w:rsidP="001D4DCB">
            <w:pPr>
              <w:pStyle w:val="GOSTTablenorm"/>
            </w:pPr>
            <w:r w:rsidRPr="00273086">
              <w:t xml:space="preserve">Обязателен для заполнения, если </w:t>
            </w:r>
            <w:r w:rsidRPr="00273086" w:rsidDel="000C59B7">
              <w:t>BasicRequisites_POType</w:t>
            </w:r>
            <w:r w:rsidRPr="00273086">
              <w:t xml:space="preserve"> = ЭДВ, КДВ. Если </w:t>
            </w:r>
            <w:r w:rsidRPr="00273086" w:rsidDel="000C59B7">
              <w:t>BasicRequisites_POType</w:t>
            </w:r>
            <w:r w:rsidRPr="00273086">
              <w:t xml:space="preserve"> = ЭДИ, КДИ, то не заполняется</w:t>
            </w:r>
          </w:p>
        </w:tc>
      </w:tr>
      <w:tr w:rsidR="001D4DCB" w:rsidRPr="00B9499D" w14:paraId="631E16B8" w14:textId="77777777" w:rsidTr="001955A8">
        <w:tc>
          <w:tcPr>
            <w:tcW w:w="1100" w:type="pct"/>
          </w:tcPr>
          <w:p w14:paraId="10D7C543" w14:textId="444D346A" w:rsidR="001D4DCB" w:rsidRDefault="001D4DCB" w:rsidP="001D4DCB">
            <w:pPr>
              <w:pStyle w:val="GOSTTablenorm"/>
            </w:pPr>
            <w:r w:rsidRPr="001C1B16">
              <w:t>Контур</w:t>
            </w:r>
            <w:r>
              <w:t xml:space="preserve"> получателя</w:t>
            </w:r>
          </w:p>
        </w:tc>
        <w:tc>
          <w:tcPr>
            <w:tcW w:w="750" w:type="pct"/>
          </w:tcPr>
          <w:p w14:paraId="40B759E8" w14:textId="60E0AD9C" w:rsidR="001D4DCB" w:rsidRPr="005F6886" w:rsidRDefault="001D4DCB" w:rsidP="001D4DCB">
            <w:pPr>
              <w:pStyle w:val="GOSTTablenorm"/>
            </w:pPr>
            <w:r w:rsidRPr="00A71881">
              <w:rPr>
                <w:b/>
              </w:rPr>
              <w:t>Payee</w:t>
            </w:r>
            <w:r w:rsidRPr="00A71881">
              <w:rPr>
                <w:b/>
                <w:lang w:val="en-US"/>
              </w:rPr>
              <w:t>:</w:t>
            </w:r>
            <w:r w:rsidRPr="00273086">
              <w:t>Payee_Contour</w:t>
            </w:r>
          </w:p>
        </w:tc>
        <w:tc>
          <w:tcPr>
            <w:tcW w:w="500" w:type="pct"/>
          </w:tcPr>
          <w:p w14:paraId="5500E675" w14:textId="2671111D" w:rsidR="001D4DCB" w:rsidRDefault="001D4DCB" w:rsidP="001D4DCB">
            <w:pPr>
              <w:pStyle w:val="GOSTTablenorm"/>
            </w:pPr>
            <w:r w:rsidRPr="001C1B16">
              <w:t>Строка</w:t>
            </w:r>
          </w:p>
        </w:tc>
        <w:tc>
          <w:tcPr>
            <w:tcW w:w="300" w:type="pct"/>
          </w:tcPr>
          <w:p w14:paraId="1E95F3CB" w14:textId="5AAA5E66" w:rsidR="001D4DCB" w:rsidRDefault="001D4DCB" w:rsidP="001D4DCB">
            <w:pPr>
              <w:pStyle w:val="GOSTTablenorm"/>
            </w:pPr>
            <w:r w:rsidRPr="001C1B16">
              <w:t>Да</w:t>
            </w:r>
          </w:p>
        </w:tc>
        <w:tc>
          <w:tcPr>
            <w:tcW w:w="315" w:type="pct"/>
          </w:tcPr>
          <w:p w14:paraId="79B66BB0" w14:textId="54F4593A" w:rsidR="001D4DCB" w:rsidRPr="001C1B16" w:rsidRDefault="001D4DCB" w:rsidP="001D4DCB">
            <w:pPr>
              <w:pStyle w:val="GOSTTablenorm"/>
            </w:pPr>
            <w:r w:rsidRPr="001C1B16">
              <w:t>=1</w:t>
            </w:r>
          </w:p>
        </w:tc>
        <w:tc>
          <w:tcPr>
            <w:tcW w:w="2035" w:type="pct"/>
          </w:tcPr>
          <w:p w14:paraId="732082D1" w14:textId="18F1BC43" w:rsidR="001D4DCB" w:rsidRPr="001C1B16" w:rsidRDefault="001D4DCB" w:rsidP="001D4DCB">
            <w:pPr>
              <w:pStyle w:val="GOSTTablenorm"/>
            </w:pPr>
            <w:r w:rsidRPr="001C1B16">
              <w:t>Указывается код контура, в котором проводится операция</w:t>
            </w:r>
            <w:r>
              <w:t xml:space="preserve"> по ЛС плательщика</w:t>
            </w:r>
            <w:r w:rsidRPr="001C1B16">
              <w:t>.</w:t>
            </w:r>
          </w:p>
          <w:p w14:paraId="41478815" w14:textId="77777777" w:rsidR="001D4DCB" w:rsidRPr="001C1B16" w:rsidRDefault="001D4DCB" w:rsidP="001D4DCB">
            <w:pPr>
              <w:pStyle w:val="GOSTTablenorm"/>
            </w:pPr>
            <w:r w:rsidRPr="001C1B16">
              <w:t>Возможные значения:</w:t>
            </w:r>
          </w:p>
          <w:p w14:paraId="703C66B7" w14:textId="3CA87088" w:rsidR="001D4DCB" w:rsidRPr="001C1B16" w:rsidRDefault="001D4DCB" w:rsidP="001D4DCB">
            <w:pPr>
              <w:pStyle w:val="GOSTTableListMark1"/>
            </w:pPr>
            <w:r w:rsidRPr="001C1B16">
              <w:t>«</w:t>
            </w:r>
            <w:r>
              <w:rPr>
                <w:lang w:val="en-US"/>
              </w:rPr>
              <w:t>O</w:t>
            </w:r>
            <w:r w:rsidRPr="001C1B16">
              <w:t xml:space="preserve">» </w:t>
            </w:r>
            <w:r w:rsidRPr="009C088B">
              <w:t xml:space="preserve">– </w:t>
            </w:r>
            <w:r w:rsidRPr="001C1B16">
              <w:t>открытый;</w:t>
            </w:r>
          </w:p>
          <w:p w14:paraId="583D798F" w14:textId="77777777" w:rsidR="001D4DCB" w:rsidRPr="001C1B16" w:rsidRDefault="001D4DCB" w:rsidP="001D4DCB">
            <w:pPr>
              <w:pStyle w:val="GOSTTableListMark1"/>
            </w:pPr>
            <w:r w:rsidRPr="001C1B16">
              <w:t>«</w:t>
            </w:r>
            <w:r w:rsidRPr="001C1B16">
              <w:rPr>
                <w:lang w:val="en-US"/>
              </w:rPr>
              <w:t>S</w:t>
            </w:r>
            <w:r w:rsidRPr="001C1B16">
              <w:t>»</w:t>
            </w:r>
            <w:r w:rsidRPr="009C088B">
              <w:t xml:space="preserve"> </w:t>
            </w:r>
            <w:r w:rsidRPr="001C1B16">
              <w:rPr>
                <w:lang w:val="en-US"/>
              </w:rPr>
              <w:t xml:space="preserve">– </w:t>
            </w:r>
            <w:r w:rsidRPr="001C1B16">
              <w:t>защищенный;</w:t>
            </w:r>
          </w:p>
          <w:p w14:paraId="496D3F30" w14:textId="5F31BFDA" w:rsidR="001D4DCB" w:rsidRDefault="001D4DCB" w:rsidP="001D4DCB">
            <w:pPr>
              <w:pStyle w:val="GOSTTableListMark1"/>
            </w:pPr>
            <w:r>
              <w:t>«</w:t>
            </w:r>
            <w:r w:rsidRPr="001C1B16">
              <w:t>1</w:t>
            </w:r>
            <w:r>
              <w:t>»</w:t>
            </w:r>
            <w:r w:rsidRPr="001C1B16">
              <w:t xml:space="preserve"> – открытый;</w:t>
            </w:r>
          </w:p>
          <w:p w14:paraId="664E40F0" w14:textId="3F9D34FC" w:rsidR="001D4DCB" w:rsidRPr="00273086" w:rsidRDefault="001D4DCB" w:rsidP="001D4DCB">
            <w:pPr>
              <w:pStyle w:val="GOSTTableListMark1"/>
            </w:pPr>
            <w:r>
              <w:t>«</w:t>
            </w:r>
            <w:r w:rsidRPr="00643620">
              <w:t>2</w:t>
            </w:r>
            <w:r>
              <w:t>»</w:t>
            </w:r>
            <w:r w:rsidRPr="00643620">
              <w:t xml:space="preserve"> - защищенный</w:t>
            </w:r>
          </w:p>
        </w:tc>
      </w:tr>
      <w:tr w:rsidR="001D4DCB" w:rsidRPr="00B9499D" w14:paraId="4C768092" w14:textId="77777777" w:rsidTr="001955A8">
        <w:tc>
          <w:tcPr>
            <w:tcW w:w="1100" w:type="pct"/>
          </w:tcPr>
          <w:p w14:paraId="2DD01223" w14:textId="2D9B5E31" w:rsidR="001D4DCB" w:rsidRDefault="001D4DCB" w:rsidP="001D4DCB">
            <w:pPr>
              <w:pStyle w:val="GOSTTablenorm"/>
            </w:pPr>
            <w:r w:rsidRPr="001C1B16">
              <w:t>Код бюджета</w:t>
            </w:r>
            <w:r>
              <w:t xml:space="preserve"> получателя</w:t>
            </w:r>
          </w:p>
        </w:tc>
        <w:tc>
          <w:tcPr>
            <w:tcW w:w="750" w:type="pct"/>
          </w:tcPr>
          <w:p w14:paraId="22549A77" w14:textId="3C793E77" w:rsidR="001D4DCB" w:rsidRPr="005F6886" w:rsidRDefault="001D4DCB" w:rsidP="001D4DCB">
            <w:pPr>
              <w:pStyle w:val="GOSTTablenorm"/>
            </w:pPr>
            <w:r w:rsidRPr="00A71881">
              <w:rPr>
                <w:b/>
              </w:rPr>
              <w:t>Payee</w:t>
            </w:r>
            <w:r w:rsidRPr="00A71881">
              <w:rPr>
                <w:b/>
                <w:lang w:val="en-US"/>
              </w:rPr>
              <w:t>:</w:t>
            </w:r>
            <w:r w:rsidRPr="00273086">
              <w:t>Payee_BudgetCode</w:t>
            </w:r>
          </w:p>
        </w:tc>
        <w:tc>
          <w:tcPr>
            <w:tcW w:w="500" w:type="pct"/>
          </w:tcPr>
          <w:p w14:paraId="22B6813A" w14:textId="125E2BB5" w:rsidR="001D4DCB" w:rsidRDefault="001D4DCB" w:rsidP="001D4DCB">
            <w:pPr>
              <w:pStyle w:val="GOSTTablenorm"/>
            </w:pPr>
            <w:r w:rsidRPr="001C1B16">
              <w:t>Строка</w:t>
            </w:r>
          </w:p>
        </w:tc>
        <w:tc>
          <w:tcPr>
            <w:tcW w:w="300" w:type="pct"/>
          </w:tcPr>
          <w:p w14:paraId="4E88582D" w14:textId="41BF7560" w:rsidR="001D4DCB" w:rsidRDefault="001D4DCB" w:rsidP="001D4DCB">
            <w:pPr>
              <w:pStyle w:val="GOSTTablenorm"/>
            </w:pPr>
            <w:r w:rsidRPr="001C1B16">
              <w:t>Да</w:t>
            </w:r>
          </w:p>
        </w:tc>
        <w:tc>
          <w:tcPr>
            <w:tcW w:w="315" w:type="pct"/>
          </w:tcPr>
          <w:p w14:paraId="5FAB8279" w14:textId="6906CDAC" w:rsidR="001D4DCB" w:rsidRPr="001C1B16" w:rsidRDefault="001D4DCB" w:rsidP="001D4DCB">
            <w:pPr>
              <w:pStyle w:val="GOSTTablenorm"/>
            </w:pPr>
            <w:r w:rsidRPr="001C1B16">
              <w:t>=8</w:t>
            </w:r>
          </w:p>
        </w:tc>
        <w:tc>
          <w:tcPr>
            <w:tcW w:w="2035" w:type="pct"/>
          </w:tcPr>
          <w:p w14:paraId="51B94AC6" w14:textId="0CD01ECD" w:rsidR="001D4DCB" w:rsidRPr="00B4065F" w:rsidRDefault="001D4DCB" w:rsidP="001D4DCB">
            <w:pPr>
              <w:pStyle w:val="GOSTTablenorm"/>
              <w:rPr>
                <w:sz w:val="20"/>
              </w:rPr>
            </w:pPr>
            <w:r w:rsidRPr="001C1B16">
              <w:t>Указывается код бюджета в соответствии со справочником «Бюджеты»</w:t>
            </w:r>
            <w:r>
              <w:t xml:space="preserve"> по ЛС </w:t>
            </w:r>
            <w:r w:rsidRPr="00002C11">
              <w:t>получателя</w:t>
            </w:r>
          </w:p>
        </w:tc>
      </w:tr>
      <w:tr w:rsidR="001D4DCB" w:rsidRPr="00B9499D" w14:paraId="6050AA5C" w14:textId="77777777" w:rsidTr="001955A8">
        <w:tc>
          <w:tcPr>
            <w:tcW w:w="1100" w:type="pct"/>
          </w:tcPr>
          <w:p w14:paraId="4FA42BEB" w14:textId="01E95F46" w:rsidR="001D4DCB" w:rsidRPr="00B9499D" w:rsidRDefault="001D4DCB" w:rsidP="001D4DCB">
            <w:pPr>
              <w:pStyle w:val="GOSTTablenorm"/>
            </w:pPr>
            <w:r w:rsidRPr="00B9499D">
              <w:t>Номер лицевого счета получателя</w:t>
            </w:r>
          </w:p>
        </w:tc>
        <w:tc>
          <w:tcPr>
            <w:tcW w:w="750" w:type="pct"/>
          </w:tcPr>
          <w:p w14:paraId="6835B7ED" w14:textId="54CA83AA" w:rsidR="001D4DCB" w:rsidRPr="00B9499D" w:rsidRDefault="001D4DCB" w:rsidP="001D4DCB">
            <w:pPr>
              <w:pStyle w:val="GOSTTablenorm"/>
            </w:pPr>
            <w:r w:rsidRPr="00A71881">
              <w:rPr>
                <w:b/>
              </w:rPr>
              <w:t>Payee:</w:t>
            </w:r>
            <w:r w:rsidRPr="005F6886">
              <w:t>Payee_AccountNumber</w:t>
            </w:r>
          </w:p>
        </w:tc>
        <w:tc>
          <w:tcPr>
            <w:tcW w:w="500" w:type="pct"/>
          </w:tcPr>
          <w:p w14:paraId="6FDDEBF7" w14:textId="0EEB5A9A" w:rsidR="001D4DCB" w:rsidRPr="00B9499D" w:rsidRDefault="001D4DCB" w:rsidP="001D4DCB">
            <w:pPr>
              <w:pStyle w:val="GOSTTablenorm"/>
            </w:pPr>
            <w:r w:rsidRPr="00B9499D">
              <w:t>Строка</w:t>
            </w:r>
          </w:p>
        </w:tc>
        <w:tc>
          <w:tcPr>
            <w:tcW w:w="300" w:type="pct"/>
          </w:tcPr>
          <w:p w14:paraId="2FB26003" w14:textId="75FF899A" w:rsidR="001D4DCB" w:rsidRPr="00B9499D" w:rsidRDefault="001D4DCB" w:rsidP="001D4DCB">
            <w:pPr>
              <w:pStyle w:val="GOSTTablenorm"/>
            </w:pPr>
            <w:r w:rsidRPr="00B9499D">
              <w:t>Да</w:t>
            </w:r>
          </w:p>
        </w:tc>
        <w:tc>
          <w:tcPr>
            <w:tcW w:w="315" w:type="pct"/>
          </w:tcPr>
          <w:p w14:paraId="691A218A" w14:textId="674ED9F8" w:rsidR="001D4DCB" w:rsidRPr="00B9499D" w:rsidRDefault="001D4DCB" w:rsidP="001D4DCB">
            <w:pPr>
              <w:pStyle w:val="GOSTTablenorm"/>
            </w:pPr>
            <w:r w:rsidRPr="00B9499D">
              <w:t>=11</w:t>
            </w:r>
          </w:p>
        </w:tc>
        <w:tc>
          <w:tcPr>
            <w:tcW w:w="2035" w:type="pct"/>
          </w:tcPr>
          <w:p w14:paraId="2A858BCB" w14:textId="570CF734" w:rsidR="001D4DCB" w:rsidRPr="00B9499D" w:rsidRDefault="001D4DCB" w:rsidP="001D4DCB">
            <w:pPr>
              <w:pStyle w:val="GOSTTablenorm"/>
            </w:pPr>
            <w:r w:rsidRPr="00B9499D">
              <w:t>Указывается номер лицевого счета получателя</w:t>
            </w:r>
          </w:p>
        </w:tc>
      </w:tr>
      <w:tr w:rsidR="001D4DCB" w:rsidRPr="00B9499D" w14:paraId="47D16C52" w14:textId="77777777" w:rsidTr="001955A8">
        <w:tc>
          <w:tcPr>
            <w:tcW w:w="1100" w:type="pct"/>
          </w:tcPr>
          <w:p w14:paraId="23FD5F1A" w14:textId="2A07DBC1" w:rsidR="001D4DCB" w:rsidRPr="00B9499D" w:rsidRDefault="001D4DCB" w:rsidP="001D4DCB">
            <w:pPr>
              <w:pStyle w:val="GOSTTablenorm"/>
            </w:pPr>
            <w:r w:rsidRPr="00B9499D">
              <w:t>Счет получателя</w:t>
            </w:r>
          </w:p>
        </w:tc>
        <w:tc>
          <w:tcPr>
            <w:tcW w:w="750" w:type="pct"/>
          </w:tcPr>
          <w:p w14:paraId="4A363014" w14:textId="3AAD2ACB" w:rsidR="001D4DCB" w:rsidRPr="00B9499D" w:rsidRDefault="001D4DCB" w:rsidP="001D4DCB">
            <w:pPr>
              <w:pStyle w:val="GOSTTablenorm"/>
            </w:pPr>
            <w:r w:rsidRPr="00A71881">
              <w:rPr>
                <w:b/>
              </w:rPr>
              <w:t>Payee:</w:t>
            </w:r>
            <w:r w:rsidRPr="00B9499D">
              <w:t>Payee_CheckAcc</w:t>
            </w:r>
          </w:p>
        </w:tc>
        <w:tc>
          <w:tcPr>
            <w:tcW w:w="500" w:type="pct"/>
          </w:tcPr>
          <w:p w14:paraId="1BDF3B9F" w14:textId="5A84F3B4" w:rsidR="001D4DCB" w:rsidRPr="00B9499D" w:rsidRDefault="001D4DCB" w:rsidP="001D4DCB">
            <w:pPr>
              <w:pStyle w:val="GOSTTablenorm"/>
            </w:pPr>
            <w:r w:rsidRPr="00B9499D">
              <w:t>Строка</w:t>
            </w:r>
          </w:p>
        </w:tc>
        <w:tc>
          <w:tcPr>
            <w:tcW w:w="300" w:type="pct"/>
          </w:tcPr>
          <w:p w14:paraId="5DFEF9C2" w14:textId="398634D4" w:rsidR="001D4DCB" w:rsidRPr="00B9499D" w:rsidRDefault="001D4DCB" w:rsidP="001D4DCB">
            <w:pPr>
              <w:pStyle w:val="GOSTTablenorm"/>
            </w:pPr>
            <w:r w:rsidRPr="00B9499D">
              <w:t>Да</w:t>
            </w:r>
          </w:p>
        </w:tc>
        <w:tc>
          <w:tcPr>
            <w:tcW w:w="315" w:type="pct"/>
          </w:tcPr>
          <w:p w14:paraId="19C06DC2" w14:textId="6CA58D31" w:rsidR="001D4DCB" w:rsidRPr="00B9499D" w:rsidRDefault="001D4DCB" w:rsidP="001D4DCB">
            <w:pPr>
              <w:pStyle w:val="GOSTTablenorm"/>
            </w:pPr>
            <w:r w:rsidRPr="00B9499D">
              <w:t>=20</w:t>
            </w:r>
          </w:p>
        </w:tc>
        <w:tc>
          <w:tcPr>
            <w:tcW w:w="2035" w:type="pct"/>
          </w:tcPr>
          <w:p w14:paraId="063F5CA2" w14:textId="3A52AF4F" w:rsidR="001D4DCB" w:rsidRPr="00B9499D" w:rsidRDefault="001D4DCB" w:rsidP="001D4DCB">
            <w:pPr>
              <w:pStyle w:val="GOSTTablenorm"/>
            </w:pPr>
            <w:r w:rsidRPr="005F6886">
              <w:t>Указывается номер казначейского счета или расчетного счета по</w:t>
            </w:r>
            <w:r w:rsidRPr="005F6886">
              <w:lastRenderedPageBreak/>
              <w:t>лучателя</w:t>
            </w:r>
          </w:p>
        </w:tc>
      </w:tr>
      <w:tr w:rsidR="001D4DCB" w:rsidRPr="00B9499D" w14:paraId="6F978824" w14:textId="77777777" w:rsidTr="001955A8">
        <w:tc>
          <w:tcPr>
            <w:tcW w:w="1100" w:type="pct"/>
          </w:tcPr>
          <w:p w14:paraId="48356BD7" w14:textId="26268B63" w:rsidR="001D4DCB" w:rsidRPr="00B9499D" w:rsidRDefault="001D4DCB" w:rsidP="001D4DCB">
            <w:pPr>
              <w:pStyle w:val="GOSTTablenorm"/>
            </w:pPr>
            <w:r w:rsidRPr="00B9499D">
              <w:lastRenderedPageBreak/>
              <w:t>КС правопреемника</w:t>
            </w:r>
          </w:p>
        </w:tc>
        <w:tc>
          <w:tcPr>
            <w:tcW w:w="750" w:type="pct"/>
          </w:tcPr>
          <w:p w14:paraId="44770014" w14:textId="60F6DA71" w:rsidR="001D4DCB" w:rsidRPr="00B9499D" w:rsidRDefault="001D4DCB" w:rsidP="001D4DCB">
            <w:pPr>
              <w:pStyle w:val="GOSTTablenorm"/>
            </w:pPr>
            <w:r w:rsidRPr="00A71881">
              <w:rPr>
                <w:b/>
              </w:rPr>
              <w:t>Payee:</w:t>
            </w:r>
            <w:r w:rsidRPr="00B9499D">
              <w:t>stmInfrmtn_KSsuccessor</w:t>
            </w:r>
          </w:p>
        </w:tc>
        <w:tc>
          <w:tcPr>
            <w:tcW w:w="500" w:type="pct"/>
          </w:tcPr>
          <w:p w14:paraId="244AEB77" w14:textId="29481DDC" w:rsidR="001D4DCB" w:rsidRPr="00B9499D" w:rsidRDefault="001D4DCB" w:rsidP="001D4DCB">
            <w:pPr>
              <w:pStyle w:val="GOSTTablenorm"/>
            </w:pPr>
            <w:r w:rsidRPr="00B9499D">
              <w:t>Строка</w:t>
            </w:r>
          </w:p>
        </w:tc>
        <w:tc>
          <w:tcPr>
            <w:tcW w:w="300" w:type="pct"/>
          </w:tcPr>
          <w:p w14:paraId="6937F2CB" w14:textId="4EAE5969" w:rsidR="001D4DCB" w:rsidRPr="00B9499D" w:rsidRDefault="001D4DCB" w:rsidP="001D4DCB">
            <w:pPr>
              <w:pStyle w:val="GOSTTablenorm"/>
            </w:pPr>
            <w:r w:rsidRPr="00B9499D">
              <w:t>Нет</w:t>
            </w:r>
          </w:p>
        </w:tc>
        <w:tc>
          <w:tcPr>
            <w:tcW w:w="315" w:type="pct"/>
          </w:tcPr>
          <w:p w14:paraId="226A494A" w14:textId="11A8FED8" w:rsidR="001D4DCB" w:rsidRPr="00B9499D" w:rsidRDefault="001D4DCB" w:rsidP="001D4DCB">
            <w:pPr>
              <w:pStyle w:val="GOSTTablenorm"/>
            </w:pPr>
            <w:r w:rsidRPr="00B9499D">
              <w:t>=20</w:t>
            </w:r>
          </w:p>
        </w:tc>
        <w:tc>
          <w:tcPr>
            <w:tcW w:w="2035" w:type="pct"/>
          </w:tcPr>
          <w:p w14:paraId="628A52CE" w14:textId="4A430B4E" w:rsidR="001D4DCB" w:rsidRPr="006D3102" w:rsidRDefault="001D4DCB" w:rsidP="001D4DCB">
            <w:pPr>
              <w:pStyle w:val="GOSTTablenorm"/>
            </w:pPr>
            <w:r w:rsidRPr="006D3102">
              <w:t xml:space="preserve">Указывается </w:t>
            </w:r>
            <w:r w:rsidRPr="00A71881">
              <w:t>номер казначейского счета правопреемника (при наличии)</w:t>
            </w:r>
          </w:p>
        </w:tc>
      </w:tr>
      <w:tr w:rsidR="001D4DCB" w:rsidRPr="00B9499D" w14:paraId="4B757EF6" w14:textId="77777777" w:rsidTr="001955A8">
        <w:tc>
          <w:tcPr>
            <w:tcW w:w="1100" w:type="pct"/>
          </w:tcPr>
          <w:p w14:paraId="0808792E" w14:textId="57EAB740" w:rsidR="001D4DCB" w:rsidRPr="00A71881" w:rsidRDefault="001D4DCB" w:rsidP="001D4DCB">
            <w:pPr>
              <w:pStyle w:val="GOSTTablenorm"/>
              <w:rPr>
                <w:b/>
              </w:rPr>
            </w:pPr>
            <w:r w:rsidRPr="00A71881">
              <w:rPr>
                <w:b/>
              </w:rPr>
              <w:t>Реквизиты родительского документа</w:t>
            </w:r>
          </w:p>
        </w:tc>
        <w:tc>
          <w:tcPr>
            <w:tcW w:w="750" w:type="pct"/>
          </w:tcPr>
          <w:p w14:paraId="481D88C4" w14:textId="6284EB57" w:rsidR="001D4DCB" w:rsidRPr="00A71881" w:rsidRDefault="001D4DCB" w:rsidP="001D4DCB">
            <w:pPr>
              <w:pStyle w:val="GOSTTablenorm"/>
              <w:rPr>
                <w:b/>
              </w:rPr>
            </w:pPr>
            <w:r w:rsidRPr="00A71881">
              <w:rPr>
                <w:b/>
                <w:lang w:val="en-US"/>
              </w:rPr>
              <w:t>ParentDoc</w:t>
            </w:r>
          </w:p>
        </w:tc>
        <w:tc>
          <w:tcPr>
            <w:tcW w:w="500" w:type="pct"/>
          </w:tcPr>
          <w:p w14:paraId="3014A3BE" w14:textId="39AA4A09" w:rsidR="001D4DCB" w:rsidRPr="0086644C" w:rsidRDefault="001D4DCB" w:rsidP="001D4DCB">
            <w:pPr>
              <w:pStyle w:val="GOSTTablenorm"/>
            </w:pPr>
            <w:r w:rsidRPr="33249EA7">
              <w:t>Объект</w:t>
            </w:r>
          </w:p>
        </w:tc>
        <w:tc>
          <w:tcPr>
            <w:tcW w:w="300" w:type="pct"/>
          </w:tcPr>
          <w:p w14:paraId="22DA7004" w14:textId="1BE7C307" w:rsidR="001D4DCB" w:rsidRPr="0086644C" w:rsidRDefault="001D4DCB" w:rsidP="001D4DCB">
            <w:pPr>
              <w:pStyle w:val="GOSTTablenorm"/>
            </w:pPr>
            <w:r w:rsidRPr="00273086">
              <w:t>Нет</w:t>
            </w:r>
          </w:p>
        </w:tc>
        <w:tc>
          <w:tcPr>
            <w:tcW w:w="315" w:type="pct"/>
          </w:tcPr>
          <w:p w14:paraId="31080193" w14:textId="09158D4D" w:rsidR="001D4DCB" w:rsidRPr="0086644C" w:rsidRDefault="001D4DCB" w:rsidP="001D4DCB">
            <w:pPr>
              <w:pStyle w:val="GOSTTablenorm"/>
            </w:pPr>
            <w:r>
              <w:t>-</w:t>
            </w:r>
          </w:p>
        </w:tc>
        <w:tc>
          <w:tcPr>
            <w:tcW w:w="2035" w:type="pct"/>
          </w:tcPr>
          <w:p w14:paraId="1B31401E" w14:textId="2531AE06" w:rsidR="001D4DCB" w:rsidRPr="0086644C" w:rsidRDefault="001D4DCB" w:rsidP="001D4DCB">
            <w:pPr>
              <w:pStyle w:val="GOSTTablenorm"/>
            </w:pPr>
            <w:r w:rsidRPr="00273086">
              <w:t xml:space="preserve">Обязателен для заполнения, если </w:t>
            </w:r>
            <w:r w:rsidRPr="00273086" w:rsidDel="000C59B7">
              <w:t>BasicRequisites_POType</w:t>
            </w:r>
            <w:r w:rsidRPr="00273086">
              <w:t xml:space="preserve"> = ЭДИ, КДИ. Если </w:t>
            </w:r>
            <w:r w:rsidRPr="00273086" w:rsidDel="000C59B7">
              <w:t>BasicRequisites_POType</w:t>
            </w:r>
            <w:r w:rsidRPr="00273086">
              <w:t xml:space="preserve"> = ЭДВ, КДВ, то не заполняется</w:t>
            </w:r>
          </w:p>
        </w:tc>
      </w:tr>
      <w:tr w:rsidR="001D4DCB" w:rsidRPr="00B9499D" w14:paraId="49CC5E9D" w14:textId="77777777" w:rsidTr="001955A8">
        <w:tc>
          <w:tcPr>
            <w:tcW w:w="1100" w:type="pct"/>
          </w:tcPr>
          <w:p w14:paraId="23D3AA32" w14:textId="7DEDE4C8" w:rsidR="001D4DCB" w:rsidRPr="0086644C" w:rsidRDefault="001D4DCB" w:rsidP="001D4DCB">
            <w:pPr>
              <w:pStyle w:val="GOSTTablenorm"/>
              <w:rPr>
                <w:szCs w:val="22"/>
              </w:rPr>
            </w:pPr>
            <w:r w:rsidRPr="00273086">
              <w:t>Идентификатор родительского документа клиента</w:t>
            </w:r>
          </w:p>
        </w:tc>
        <w:tc>
          <w:tcPr>
            <w:tcW w:w="750" w:type="pct"/>
          </w:tcPr>
          <w:p w14:paraId="0A350BD8" w14:textId="2A6ECD3C" w:rsidR="001D4DCB" w:rsidRPr="0086644C" w:rsidRDefault="001D4DCB" w:rsidP="001D4DCB">
            <w:pPr>
              <w:pStyle w:val="GOSTTablenorm"/>
              <w:rPr>
                <w:szCs w:val="22"/>
              </w:rPr>
            </w:pPr>
            <w:r w:rsidRPr="00A71881">
              <w:rPr>
                <w:b/>
                <w:szCs w:val="22"/>
                <w:lang w:val="en-US"/>
              </w:rPr>
              <w:t>ParentDoc</w:t>
            </w:r>
            <w:r w:rsidRPr="00A71881">
              <w:rPr>
                <w:b/>
                <w:szCs w:val="22"/>
              </w:rPr>
              <w:t>:</w:t>
            </w:r>
            <w:r w:rsidRPr="00273086">
              <w:rPr>
                <w:szCs w:val="22"/>
              </w:rPr>
              <w:t>StmInfrmtn_ParentDocGUID</w:t>
            </w:r>
          </w:p>
        </w:tc>
        <w:tc>
          <w:tcPr>
            <w:tcW w:w="500" w:type="pct"/>
          </w:tcPr>
          <w:p w14:paraId="3014227B" w14:textId="77C444F2" w:rsidR="001D4DCB" w:rsidRPr="0086644C" w:rsidRDefault="001D4DCB" w:rsidP="001D4DCB">
            <w:pPr>
              <w:pStyle w:val="GOSTTablenorm"/>
              <w:rPr>
                <w:szCs w:val="22"/>
              </w:rPr>
            </w:pPr>
            <w:r w:rsidRPr="00273086">
              <w:rPr>
                <w:sz w:val="20"/>
                <w:lang w:val="en-US"/>
              </w:rPr>
              <w:t>GUID</w:t>
            </w:r>
          </w:p>
        </w:tc>
        <w:tc>
          <w:tcPr>
            <w:tcW w:w="300" w:type="pct"/>
          </w:tcPr>
          <w:p w14:paraId="0F7B8754" w14:textId="3F95E310" w:rsidR="001D4DCB" w:rsidRPr="0086644C" w:rsidRDefault="001D4DCB" w:rsidP="001D4DCB">
            <w:pPr>
              <w:pStyle w:val="GOSTTablenorm"/>
              <w:rPr>
                <w:szCs w:val="22"/>
              </w:rPr>
            </w:pPr>
            <w:r w:rsidRPr="00273086">
              <w:rPr>
                <w:sz w:val="20"/>
              </w:rPr>
              <w:t>Да</w:t>
            </w:r>
          </w:p>
        </w:tc>
        <w:tc>
          <w:tcPr>
            <w:tcW w:w="315" w:type="pct"/>
          </w:tcPr>
          <w:p w14:paraId="11034F4D" w14:textId="7434AD0F" w:rsidR="001D4DCB" w:rsidRPr="0086644C" w:rsidRDefault="001D4DCB" w:rsidP="001D4DCB">
            <w:pPr>
              <w:pStyle w:val="GOSTTablenorm"/>
              <w:rPr>
                <w:szCs w:val="22"/>
              </w:rPr>
            </w:pPr>
            <w:r w:rsidRPr="00273086">
              <w:rPr>
                <w:sz w:val="20"/>
              </w:rPr>
              <w:t>=36</w:t>
            </w:r>
          </w:p>
        </w:tc>
        <w:tc>
          <w:tcPr>
            <w:tcW w:w="2035" w:type="pct"/>
          </w:tcPr>
          <w:p w14:paraId="4705EFC6" w14:textId="4EF474BC" w:rsidR="001D4DCB" w:rsidRPr="0086644C" w:rsidRDefault="001D4DCB" w:rsidP="001D4DCB">
            <w:pPr>
              <w:pStyle w:val="GOSTTablenorm"/>
              <w:rPr>
                <w:szCs w:val="22"/>
              </w:rPr>
            </w:pPr>
            <w:r w:rsidRPr="00273086">
              <w:t xml:space="preserve">Указывается уникальный идентификатор Распоряжения </w:t>
            </w:r>
            <w:r>
              <w:t>о</w:t>
            </w:r>
            <w:r w:rsidRPr="00B50D6E">
              <w:t xml:space="preserve"> совершени</w:t>
            </w:r>
            <w:r>
              <w:t>и</w:t>
            </w:r>
            <w:r w:rsidRPr="00B50D6E">
              <w:t xml:space="preserve"> казначейского платежа, на основании которого сформирован Расчетный документ</w:t>
            </w:r>
          </w:p>
        </w:tc>
      </w:tr>
      <w:tr w:rsidR="001D4DCB" w:rsidRPr="00B9499D" w14:paraId="75E9C12F" w14:textId="77777777" w:rsidTr="001955A8">
        <w:tc>
          <w:tcPr>
            <w:tcW w:w="1100" w:type="pct"/>
          </w:tcPr>
          <w:p w14:paraId="455EF091" w14:textId="64754F23" w:rsidR="001D4DCB" w:rsidRPr="0086644C" w:rsidRDefault="001D4DCB" w:rsidP="001D4DCB">
            <w:pPr>
              <w:pStyle w:val="GOSTTablenorm"/>
              <w:rPr>
                <w:szCs w:val="22"/>
              </w:rPr>
            </w:pPr>
            <w:r w:rsidRPr="00273086">
              <w:t xml:space="preserve">Номер родительского документа </w:t>
            </w:r>
          </w:p>
        </w:tc>
        <w:tc>
          <w:tcPr>
            <w:tcW w:w="750" w:type="pct"/>
          </w:tcPr>
          <w:p w14:paraId="663FD48C" w14:textId="0369EAA7" w:rsidR="001D4DCB" w:rsidRPr="0086644C" w:rsidRDefault="001D4DCB" w:rsidP="001D4DCB">
            <w:pPr>
              <w:pStyle w:val="GOSTTablenorm"/>
              <w:rPr>
                <w:szCs w:val="22"/>
              </w:rPr>
            </w:pPr>
            <w:r w:rsidRPr="00A71881">
              <w:rPr>
                <w:b/>
                <w:szCs w:val="22"/>
                <w:lang w:val="en-US"/>
              </w:rPr>
              <w:t>ParentDoc</w:t>
            </w:r>
            <w:r w:rsidRPr="00A71881">
              <w:rPr>
                <w:b/>
                <w:szCs w:val="22"/>
              </w:rPr>
              <w:t>:</w:t>
            </w:r>
            <w:r w:rsidRPr="00273086">
              <w:t>StmInfrmtn_ParentDocNumber</w:t>
            </w:r>
          </w:p>
        </w:tc>
        <w:tc>
          <w:tcPr>
            <w:tcW w:w="500" w:type="pct"/>
          </w:tcPr>
          <w:p w14:paraId="39C9F1F3" w14:textId="115BC297" w:rsidR="001D4DCB" w:rsidRPr="0086644C" w:rsidRDefault="001D4DCB" w:rsidP="001D4DCB">
            <w:pPr>
              <w:pStyle w:val="GOSTTablenorm"/>
              <w:rPr>
                <w:szCs w:val="22"/>
              </w:rPr>
            </w:pPr>
            <w:r w:rsidRPr="00273086">
              <w:t>Строка</w:t>
            </w:r>
          </w:p>
        </w:tc>
        <w:tc>
          <w:tcPr>
            <w:tcW w:w="300" w:type="pct"/>
          </w:tcPr>
          <w:p w14:paraId="1353D11F" w14:textId="0844DDFF" w:rsidR="001D4DCB" w:rsidRPr="0086644C" w:rsidRDefault="001D4DCB" w:rsidP="001D4DCB">
            <w:pPr>
              <w:pStyle w:val="GOSTTablenorm"/>
              <w:rPr>
                <w:szCs w:val="22"/>
              </w:rPr>
            </w:pPr>
            <w:r w:rsidRPr="00273086">
              <w:t>Да</w:t>
            </w:r>
          </w:p>
        </w:tc>
        <w:tc>
          <w:tcPr>
            <w:tcW w:w="315" w:type="pct"/>
          </w:tcPr>
          <w:p w14:paraId="118A3D93" w14:textId="1ADA6DE9" w:rsidR="001D4DCB" w:rsidRPr="0086644C" w:rsidRDefault="001D4DCB" w:rsidP="001D4DCB">
            <w:pPr>
              <w:pStyle w:val="GOSTTablenorm"/>
              <w:rPr>
                <w:szCs w:val="22"/>
              </w:rPr>
            </w:pPr>
            <w:r w:rsidRPr="00273086">
              <w:t>&lt;=15</w:t>
            </w:r>
          </w:p>
        </w:tc>
        <w:tc>
          <w:tcPr>
            <w:tcW w:w="2035" w:type="pct"/>
          </w:tcPr>
          <w:p w14:paraId="7F68E36D" w14:textId="38404CA2" w:rsidR="001D4DCB" w:rsidRPr="0086644C" w:rsidRDefault="001D4DCB" w:rsidP="001D4DCB">
            <w:pPr>
              <w:pStyle w:val="GOSTTablenorm"/>
              <w:rPr>
                <w:szCs w:val="22"/>
              </w:rPr>
            </w:pPr>
            <w:r w:rsidRPr="00273086">
              <w:t>Указывается номер Распоряжения о совершении казначейского платежа, на основании которого</w:t>
            </w:r>
            <w:r>
              <w:t xml:space="preserve"> сформирован Расчетный документ</w:t>
            </w:r>
          </w:p>
        </w:tc>
      </w:tr>
      <w:tr w:rsidR="001D4DCB" w:rsidRPr="00B9499D" w14:paraId="6D16F3AD" w14:textId="77777777" w:rsidTr="001955A8">
        <w:tc>
          <w:tcPr>
            <w:tcW w:w="1100" w:type="pct"/>
          </w:tcPr>
          <w:p w14:paraId="3DB9CD0C" w14:textId="7E1425A3" w:rsidR="001D4DCB" w:rsidRPr="0086644C" w:rsidRDefault="001D4DCB" w:rsidP="001D4DCB">
            <w:pPr>
              <w:pStyle w:val="GOSTTablenorm"/>
              <w:rPr>
                <w:szCs w:val="22"/>
              </w:rPr>
            </w:pPr>
            <w:r w:rsidRPr="00273086">
              <w:t>Дата родительского документа</w:t>
            </w:r>
          </w:p>
        </w:tc>
        <w:tc>
          <w:tcPr>
            <w:tcW w:w="750" w:type="pct"/>
          </w:tcPr>
          <w:p w14:paraId="1BFC26D8" w14:textId="65F4C936" w:rsidR="001D4DCB" w:rsidRPr="0086644C" w:rsidRDefault="001D4DCB" w:rsidP="001D4DCB">
            <w:pPr>
              <w:pStyle w:val="GOSTTablenorm"/>
              <w:rPr>
                <w:szCs w:val="22"/>
              </w:rPr>
            </w:pPr>
            <w:r w:rsidRPr="00A71881">
              <w:rPr>
                <w:b/>
                <w:szCs w:val="22"/>
                <w:lang w:val="en-US"/>
              </w:rPr>
              <w:t>ParentDoc</w:t>
            </w:r>
            <w:r w:rsidRPr="00A71881">
              <w:rPr>
                <w:b/>
                <w:szCs w:val="22"/>
              </w:rPr>
              <w:t>:</w:t>
            </w:r>
            <w:r w:rsidRPr="00273086">
              <w:t>StmInfrmtn_ParentDocDate</w:t>
            </w:r>
          </w:p>
        </w:tc>
        <w:tc>
          <w:tcPr>
            <w:tcW w:w="500" w:type="pct"/>
          </w:tcPr>
          <w:p w14:paraId="336AEC02" w14:textId="7AD80524" w:rsidR="001D4DCB" w:rsidRPr="0086644C" w:rsidRDefault="001D4DCB" w:rsidP="001D4DCB">
            <w:pPr>
              <w:pStyle w:val="GOSTTablenorm"/>
              <w:rPr>
                <w:szCs w:val="22"/>
              </w:rPr>
            </w:pPr>
            <w:r w:rsidRPr="00273086">
              <w:t>Дата</w:t>
            </w:r>
          </w:p>
        </w:tc>
        <w:tc>
          <w:tcPr>
            <w:tcW w:w="300" w:type="pct"/>
          </w:tcPr>
          <w:p w14:paraId="27ECE3C4" w14:textId="4C4A1ED4" w:rsidR="001D4DCB" w:rsidRPr="0086644C" w:rsidRDefault="001D4DCB" w:rsidP="001D4DCB">
            <w:pPr>
              <w:pStyle w:val="GOSTTablenorm"/>
              <w:rPr>
                <w:szCs w:val="22"/>
              </w:rPr>
            </w:pPr>
            <w:r w:rsidRPr="00273086">
              <w:t>Да</w:t>
            </w:r>
          </w:p>
        </w:tc>
        <w:tc>
          <w:tcPr>
            <w:tcW w:w="315" w:type="pct"/>
          </w:tcPr>
          <w:p w14:paraId="45EAA447" w14:textId="05E95565" w:rsidR="001D4DCB" w:rsidRPr="0086644C" w:rsidRDefault="001D4DCB" w:rsidP="001D4DCB">
            <w:pPr>
              <w:pStyle w:val="GOSTTablenorm"/>
              <w:rPr>
                <w:szCs w:val="22"/>
              </w:rPr>
            </w:pPr>
          </w:p>
        </w:tc>
        <w:tc>
          <w:tcPr>
            <w:tcW w:w="2035" w:type="pct"/>
          </w:tcPr>
          <w:p w14:paraId="19D29B5F" w14:textId="77777777" w:rsidR="001D4DCB" w:rsidRPr="00273086" w:rsidRDefault="001D4DCB" w:rsidP="001D4DCB">
            <w:pPr>
              <w:pStyle w:val="GOSTTablenorm"/>
            </w:pPr>
            <w:r w:rsidRPr="00273086">
              <w:t>Указывается дата Распоряжения о совершении казначейского платежа, на основании которого сформирован Расчетный документ.</w:t>
            </w:r>
          </w:p>
          <w:p w14:paraId="55AD1BF9" w14:textId="4E975F85" w:rsidR="001D4DCB" w:rsidRPr="0086644C" w:rsidRDefault="001D4DCB" w:rsidP="001D4DCB">
            <w:pPr>
              <w:pStyle w:val="GOSTTablenorm"/>
              <w:rPr>
                <w:szCs w:val="22"/>
              </w:rPr>
            </w:pPr>
            <w:r>
              <w:t>Формат YYYY-MM-DD</w:t>
            </w:r>
          </w:p>
        </w:tc>
      </w:tr>
      <w:tr w:rsidR="001D4DCB" w:rsidRPr="00B9499D" w14:paraId="6ED61834" w14:textId="77777777" w:rsidTr="001955A8">
        <w:tc>
          <w:tcPr>
            <w:tcW w:w="1100" w:type="pct"/>
          </w:tcPr>
          <w:p w14:paraId="248F13FC" w14:textId="5DB2E563" w:rsidR="001D4DCB" w:rsidRPr="0086644C" w:rsidRDefault="001D4DCB" w:rsidP="001D4DCB">
            <w:pPr>
              <w:pStyle w:val="GOSTTablenorm"/>
              <w:rPr>
                <w:szCs w:val="22"/>
              </w:rPr>
            </w:pPr>
            <w:r w:rsidRPr="00273086">
              <w:t>Тип родительского документа</w:t>
            </w:r>
          </w:p>
        </w:tc>
        <w:tc>
          <w:tcPr>
            <w:tcW w:w="750" w:type="pct"/>
          </w:tcPr>
          <w:p w14:paraId="1FFE5FD3" w14:textId="3316F6AF" w:rsidR="001D4DCB" w:rsidRPr="0086644C" w:rsidRDefault="001D4DCB" w:rsidP="001D4DCB">
            <w:pPr>
              <w:pStyle w:val="GOSTTablenorm"/>
              <w:rPr>
                <w:szCs w:val="22"/>
              </w:rPr>
            </w:pPr>
            <w:r w:rsidRPr="00A71881">
              <w:rPr>
                <w:b/>
                <w:szCs w:val="22"/>
                <w:lang w:val="en-US"/>
              </w:rPr>
              <w:t>ParentDoc</w:t>
            </w:r>
            <w:r w:rsidRPr="00A71881">
              <w:rPr>
                <w:b/>
                <w:szCs w:val="22"/>
              </w:rPr>
              <w:t>:</w:t>
            </w:r>
            <w:r w:rsidRPr="00273086">
              <w:t>StmInfrmtn_ParentDocType</w:t>
            </w:r>
          </w:p>
        </w:tc>
        <w:tc>
          <w:tcPr>
            <w:tcW w:w="500" w:type="pct"/>
          </w:tcPr>
          <w:p w14:paraId="7CAEDABF" w14:textId="13026ABF" w:rsidR="001D4DCB" w:rsidRPr="0086644C" w:rsidRDefault="001D4DCB" w:rsidP="001D4DCB">
            <w:pPr>
              <w:pStyle w:val="GOSTTablenorm"/>
              <w:rPr>
                <w:szCs w:val="22"/>
              </w:rPr>
            </w:pPr>
            <w:r w:rsidRPr="00273086">
              <w:t>Строка</w:t>
            </w:r>
          </w:p>
        </w:tc>
        <w:tc>
          <w:tcPr>
            <w:tcW w:w="300" w:type="pct"/>
          </w:tcPr>
          <w:p w14:paraId="5B0ABAF6" w14:textId="5EC5ECB0" w:rsidR="001D4DCB" w:rsidRPr="0086644C" w:rsidRDefault="001D4DCB" w:rsidP="001D4DCB">
            <w:pPr>
              <w:pStyle w:val="GOSTTablenorm"/>
              <w:rPr>
                <w:szCs w:val="22"/>
              </w:rPr>
            </w:pPr>
            <w:r w:rsidRPr="00273086">
              <w:t>Да</w:t>
            </w:r>
          </w:p>
        </w:tc>
        <w:tc>
          <w:tcPr>
            <w:tcW w:w="315" w:type="pct"/>
          </w:tcPr>
          <w:p w14:paraId="45B346A9" w14:textId="6A160AD4" w:rsidR="001D4DCB" w:rsidRPr="0086644C" w:rsidRDefault="001D4DCB" w:rsidP="001D4DCB">
            <w:pPr>
              <w:pStyle w:val="GOSTTablenorm"/>
              <w:rPr>
                <w:szCs w:val="22"/>
              </w:rPr>
            </w:pPr>
            <w:r w:rsidRPr="00273086">
              <w:t>= 3</w:t>
            </w:r>
          </w:p>
        </w:tc>
        <w:tc>
          <w:tcPr>
            <w:tcW w:w="2035" w:type="pct"/>
          </w:tcPr>
          <w:p w14:paraId="09AA8C54" w14:textId="29E777DF" w:rsidR="001D4DCB" w:rsidRPr="0086644C" w:rsidRDefault="001D4DCB" w:rsidP="001D4DCB">
            <w:pPr>
              <w:pStyle w:val="GOSTTablenorm"/>
              <w:rPr>
                <w:szCs w:val="22"/>
              </w:rPr>
            </w:pPr>
            <w:r w:rsidRPr="00273086">
              <w:t>Указывается тип документа УФОС, на основании которого</w:t>
            </w:r>
            <w:r>
              <w:t xml:space="preserve"> сформирован Расчетный документ</w:t>
            </w:r>
          </w:p>
        </w:tc>
      </w:tr>
      <w:tr w:rsidR="001D4DCB" w:rsidRPr="00B9499D" w14:paraId="1036C583" w14:textId="77777777" w:rsidTr="001955A8">
        <w:tc>
          <w:tcPr>
            <w:tcW w:w="1100" w:type="pct"/>
          </w:tcPr>
          <w:p w14:paraId="266B6ABE" w14:textId="3B326BC0" w:rsidR="001D4DCB" w:rsidRPr="00B9499D" w:rsidRDefault="001D4DCB" w:rsidP="001D4DCB">
            <w:pPr>
              <w:pStyle w:val="GOSTTablenorm"/>
              <w:rPr>
                <w:szCs w:val="22"/>
              </w:rPr>
            </w:pPr>
            <w:r w:rsidRPr="00403B2F">
              <w:t>Номер строки родительского документа</w:t>
            </w:r>
          </w:p>
        </w:tc>
        <w:tc>
          <w:tcPr>
            <w:tcW w:w="750" w:type="pct"/>
          </w:tcPr>
          <w:p w14:paraId="01EACB93" w14:textId="185C8928" w:rsidR="001D4DCB" w:rsidRPr="005F6886" w:rsidRDefault="001D4DCB" w:rsidP="001D4DCB">
            <w:pPr>
              <w:pStyle w:val="GOSTTablenorm"/>
              <w:rPr>
                <w:szCs w:val="22"/>
              </w:rPr>
            </w:pPr>
            <w:r w:rsidRPr="00A71881">
              <w:rPr>
                <w:b/>
              </w:rPr>
              <w:t>ParentDoc:</w:t>
            </w:r>
            <w:r w:rsidRPr="00403B2F">
              <w:t>ZSV_LineRowNum</w:t>
            </w:r>
          </w:p>
        </w:tc>
        <w:tc>
          <w:tcPr>
            <w:tcW w:w="500" w:type="pct"/>
          </w:tcPr>
          <w:p w14:paraId="279083FF" w14:textId="3106864B" w:rsidR="001D4DCB" w:rsidRPr="00B9499D" w:rsidRDefault="001D4DCB" w:rsidP="001D4DCB">
            <w:pPr>
              <w:pStyle w:val="GOSTTablenorm"/>
              <w:rPr>
                <w:szCs w:val="22"/>
              </w:rPr>
            </w:pPr>
            <w:r w:rsidRPr="00403B2F">
              <w:t>Строка</w:t>
            </w:r>
          </w:p>
        </w:tc>
        <w:tc>
          <w:tcPr>
            <w:tcW w:w="300" w:type="pct"/>
          </w:tcPr>
          <w:p w14:paraId="6E248CF3" w14:textId="625ABF04" w:rsidR="001D4DCB" w:rsidRPr="00B9499D" w:rsidRDefault="001D4DCB" w:rsidP="001D4DCB">
            <w:pPr>
              <w:pStyle w:val="GOSTTablenorm"/>
              <w:rPr>
                <w:szCs w:val="22"/>
              </w:rPr>
            </w:pPr>
            <w:r w:rsidRPr="00403B2F">
              <w:t>Нет</w:t>
            </w:r>
          </w:p>
        </w:tc>
        <w:tc>
          <w:tcPr>
            <w:tcW w:w="315" w:type="pct"/>
          </w:tcPr>
          <w:p w14:paraId="0B4049C8" w14:textId="4E5ED924" w:rsidR="001D4DCB" w:rsidRPr="00B9499D" w:rsidRDefault="001D4DCB" w:rsidP="001D4DCB">
            <w:pPr>
              <w:pStyle w:val="GOSTTablenorm"/>
              <w:rPr>
                <w:szCs w:val="22"/>
              </w:rPr>
            </w:pPr>
            <w:r w:rsidRPr="00403B2F">
              <w:t>&lt;=4</w:t>
            </w:r>
          </w:p>
        </w:tc>
        <w:tc>
          <w:tcPr>
            <w:tcW w:w="2035" w:type="pct"/>
          </w:tcPr>
          <w:p w14:paraId="3C5B28BE" w14:textId="127C683A" w:rsidR="001D4DCB" w:rsidRDefault="001D4DCB" w:rsidP="001D4DCB">
            <w:pPr>
              <w:pStyle w:val="GOSTTablenorm"/>
              <w:rPr>
                <w:szCs w:val="22"/>
              </w:rPr>
            </w:pPr>
            <w:r w:rsidRPr="00403B2F">
              <w:t>Указывается номер строки Сводной заявки на кассовый расход, по которой сформирован Расчетный документ</w:t>
            </w:r>
            <w:ins w:id="349" w:author="Якименко С.В. EXP-328203" w:date="2026-03-16T15:42:00Z">
              <w:r>
                <w:t xml:space="preserve">, </w:t>
              </w:r>
              <w:commentRangeStart w:id="350"/>
              <w:r w:rsidRPr="00CB26B3">
                <w:t>Распоряжение</w:t>
              </w:r>
            </w:ins>
            <w:commentRangeEnd w:id="350"/>
            <w:ins w:id="351" w:author="Якименко С.В. EXP-328203" w:date="2026-03-16T15:43:00Z">
              <w:r w:rsidRPr="00CB26B3">
                <w:rPr>
                  <w:rStyle w:val="afff4"/>
                  <w:sz w:val="22"/>
                  <w:szCs w:val="20"/>
                </w:rPr>
                <w:commentReference w:id="350"/>
              </w:r>
            </w:ins>
            <w:ins w:id="352" w:author="Якименко С.В. EXP-328203" w:date="2026-03-16T15:42:00Z">
              <w:r w:rsidRPr="00CB26B3">
                <w:t xml:space="preserve"> о совершении казначейского платежа (перечисление)</w:t>
              </w:r>
            </w:ins>
          </w:p>
        </w:tc>
      </w:tr>
      <w:tr w:rsidR="001D4DCB" w:rsidRPr="00B9499D" w14:paraId="57A8EC5A" w14:textId="77777777" w:rsidTr="001955A8">
        <w:tc>
          <w:tcPr>
            <w:tcW w:w="1100" w:type="pct"/>
          </w:tcPr>
          <w:p w14:paraId="4B343135" w14:textId="44999111" w:rsidR="001D4DCB" w:rsidRPr="002F4063" w:rsidRDefault="001D4DCB" w:rsidP="001D4DCB">
            <w:pPr>
              <w:pStyle w:val="GOSTTablenorm"/>
              <w:rPr>
                <w:b/>
                <w:szCs w:val="22"/>
              </w:rPr>
            </w:pPr>
            <w:r w:rsidRPr="002F4063">
              <w:rPr>
                <w:b/>
                <w:szCs w:val="22"/>
              </w:rPr>
              <w:t>Расшифровка расчетного документа для учета</w:t>
            </w:r>
          </w:p>
        </w:tc>
        <w:tc>
          <w:tcPr>
            <w:tcW w:w="750" w:type="pct"/>
          </w:tcPr>
          <w:p w14:paraId="2C508CC8" w14:textId="77777777" w:rsidR="001D4DCB" w:rsidRPr="002F4063" w:rsidRDefault="001D4DCB" w:rsidP="001D4DCB">
            <w:pPr>
              <w:pStyle w:val="GOSTTablenorm"/>
              <w:rPr>
                <w:b/>
                <w:szCs w:val="22"/>
              </w:rPr>
            </w:pPr>
            <w:r w:rsidRPr="002F4063">
              <w:rPr>
                <w:b/>
                <w:szCs w:val="22"/>
              </w:rPr>
              <w:t>FAHTeh</w:t>
            </w:r>
          </w:p>
        </w:tc>
        <w:tc>
          <w:tcPr>
            <w:tcW w:w="500" w:type="pct"/>
          </w:tcPr>
          <w:p w14:paraId="293595EC" w14:textId="77777777" w:rsidR="001D4DCB" w:rsidRPr="00B9499D" w:rsidRDefault="001D4DCB" w:rsidP="001D4DCB">
            <w:pPr>
              <w:pStyle w:val="GOSTTablenorm"/>
              <w:rPr>
                <w:szCs w:val="22"/>
              </w:rPr>
            </w:pPr>
            <w:r w:rsidRPr="00B9499D">
              <w:rPr>
                <w:szCs w:val="22"/>
              </w:rPr>
              <w:t>Массив</w:t>
            </w:r>
          </w:p>
        </w:tc>
        <w:tc>
          <w:tcPr>
            <w:tcW w:w="300" w:type="pct"/>
          </w:tcPr>
          <w:p w14:paraId="07C53A3B" w14:textId="24B4B825" w:rsidR="001D4DCB" w:rsidRPr="005C6BDA" w:rsidRDefault="001D4DCB" w:rsidP="001D4DCB">
            <w:pPr>
              <w:pStyle w:val="GOSTTablenorm"/>
              <w:rPr>
                <w:szCs w:val="22"/>
              </w:rPr>
            </w:pPr>
            <w:r w:rsidRPr="00B9499D">
              <w:rPr>
                <w:szCs w:val="22"/>
              </w:rPr>
              <w:t>Да</w:t>
            </w:r>
          </w:p>
        </w:tc>
        <w:tc>
          <w:tcPr>
            <w:tcW w:w="315" w:type="pct"/>
          </w:tcPr>
          <w:p w14:paraId="3457A574" w14:textId="2FEE609B" w:rsidR="001D4DCB" w:rsidRPr="00B9499D" w:rsidRDefault="001D4DCB" w:rsidP="001D4DCB">
            <w:pPr>
              <w:pStyle w:val="GOSTTablenorm"/>
              <w:rPr>
                <w:szCs w:val="22"/>
              </w:rPr>
            </w:pPr>
            <w:r>
              <w:rPr>
                <w:szCs w:val="22"/>
              </w:rPr>
              <w:t>-</w:t>
            </w:r>
          </w:p>
        </w:tc>
        <w:tc>
          <w:tcPr>
            <w:tcW w:w="2035" w:type="pct"/>
          </w:tcPr>
          <w:p w14:paraId="21731993" w14:textId="637DAE06" w:rsidR="001D4DCB" w:rsidRPr="00B9499D" w:rsidRDefault="001D4DCB" w:rsidP="001D4DCB">
            <w:pPr>
              <w:pStyle w:val="GOSTTablenorm"/>
              <w:rPr>
                <w:szCs w:val="22"/>
              </w:rPr>
            </w:pPr>
            <w:r>
              <w:rPr>
                <w:szCs w:val="22"/>
              </w:rPr>
              <w:t>-</w:t>
            </w:r>
          </w:p>
        </w:tc>
      </w:tr>
      <w:tr w:rsidR="001D4DCB" w:rsidRPr="00B9499D" w14:paraId="255B268D" w14:textId="77777777" w:rsidTr="001955A8">
        <w:tc>
          <w:tcPr>
            <w:tcW w:w="1100" w:type="pct"/>
          </w:tcPr>
          <w:p w14:paraId="19033B13" w14:textId="2550C42C" w:rsidR="001D4DCB" w:rsidRPr="00B9499D" w:rsidRDefault="001D4DCB" w:rsidP="001D4DCB">
            <w:pPr>
              <w:pStyle w:val="GOSTTablenorm"/>
              <w:rPr>
                <w:szCs w:val="22"/>
              </w:rPr>
            </w:pPr>
            <w:r w:rsidRPr="009A621C">
              <w:rPr>
                <w:szCs w:val="22"/>
              </w:rPr>
              <w:t>Идентификатор строки</w:t>
            </w:r>
          </w:p>
        </w:tc>
        <w:tc>
          <w:tcPr>
            <w:tcW w:w="750" w:type="pct"/>
          </w:tcPr>
          <w:p w14:paraId="2BFE0532" w14:textId="03E26881" w:rsidR="001D4DCB" w:rsidRPr="00B9499D" w:rsidRDefault="001D4DCB" w:rsidP="001D4DCB">
            <w:pPr>
              <w:pStyle w:val="GOSTTablenorm"/>
              <w:rPr>
                <w:szCs w:val="22"/>
              </w:rPr>
            </w:pPr>
            <w:r w:rsidRPr="00A71881">
              <w:rPr>
                <w:b/>
                <w:szCs w:val="22"/>
              </w:rPr>
              <w:t>FAHTeh:</w:t>
            </w:r>
            <w:r w:rsidRPr="009A621C">
              <w:rPr>
                <w:szCs w:val="22"/>
              </w:rPr>
              <w:t>id</w:t>
            </w:r>
          </w:p>
        </w:tc>
        <w:tc>
          <w:tcPr>
            <w:tcW w:w="500" w:type="pct"/>
          </w:tcPr>
          <w:p w14:paraId="4B1A18F8" w14:textId="78F8D12C" w:rsidR="001D4DCB" w:rsidRPr="00B9499D" w:rsidRDefault="001D4DCB" w:rsidP="001D4DCB">
            <w:pPr>
              <w:pStyle w:val="GOSTTablenorm"/>
              <w:rPr>
                <w:szCs w:val="22"/>
              </w:rPr>
            </w:pPr>
            <w:r w:rsidRPr="009A621C">
              <w:rPr>
                <w:szCs w:val="22"/>
              </w:rPr>
              <w:t>Число</w:t>
            </w:r>
          </w:p>
        </w:tc>
        <w:tc>
          <w:tcPr>
            <w:tcW w:w="300" w:type="pct"/>
          </w:tcPr>
          <w:p w14:paraId="433CB8B6" w14:textId="7C7D7AFE" w:rsidR="001D4DCB" w:rsidRPr="00B9499D" w:rsidRDefault="001D4DCB" w:rsidP="001D4DCB">
            <w:pPr>
              <w:pStyle w:val="GOSTTablenorm"/>
              <w:rPr>
                <w:szCs w:val="22"/>
              </w:rPr>
            </w:pPr>
            <w:r w:rsidRPr="00106607">
              <w:rPr>
                <w:szCs w:val="22"/>
              </w:rPr>
              <w:t>Да</w:t>
            </w:r>
          </w:p>
        </w:tc>
        <w:tc>
          <w:tcPr>
            <w:tcW w:w="315" w:type="pct"/>
          </w:tcPr>
          <w:p w14:paraId="0B86F710" w14:textId="74E465C5" w:rsidR="001D4DCB" w:rsidRPr="00B9499D" w:rsidRDefault="001D4DCB" w:rsidP="001D4DCB">
            <w:pPr>
              <w:pStyle w:val="GOSTTablenorm"/>
              <w:rPr>
                <w:szCs w:val="22"/>
              </w:rPr>
            </w:pPr>
            <w:r w:rsidRPr="009A621C">
              <w:rPr>
                <w:szCs w:val="22"/>
              </w:rPr>
              <w:t>&lt;=20</w:t>
            </w:r>
          </w:p>
        </w:tc>
        <w:tc>
          <w:tcPr>
            <w:tcW w:w="2035" w:type="pct"/>
          </w:tcPr>
          <w:p w14:paraId="53C0C53A" w14:textId="79212E60" w:rsidR="001D4DCB" w:rsidRPr="00B9499D" w:rsidRDefault="001D4DCB" w:rsidP="001D4DCB">
            <w:pPr>
              <w:pStyle w:val="GOSTTablenorm"/>
              <w:rPr>
                <w:szCs w:val="22"/>
              </w:rPr>
            </w:pPr>
            <w:r w:rsidRPr="00106607">
              <w:rPr>
                <w:szCs w:val="22"/>
              </w:rPr>
              <w:t>Указывается технический идентификатор строки</w:t>
            </w:r>
          </w:p>
        </w:tc>
      </w:tr>
      <w:tr w:rsidR="001D4DCB" w:rsidRPr="00B9499D" w14:paraId="0D88C991" w14:textId="77777777" w:rsidTr="001955A8">
        <w:tc>
          <w:tcPr>
            <w:tcW w:w="1100" w:type="pct"/>
          </w:tcPr>
          <w:p w14:paraId="094647E3" w14:textId="77777777" w:rsidR="001D4DCB" w:rsidRPr="00B9499D" w:rsidRDefault="001D4DCB" w:rsidP="001D4DCB">
            <w:pPr>
              <w:pStyle w:val="GOSTTablenorm"/>
            </w:pPr>
            <w:r w:rsidRPr="00B9499D">
              <w:t>КБК</w:t>
            </w:r>
          </w:p>
        </w:tc>
        <w:tc>
          <w:tcPr>
            <w:tcW w:w="750" w:type="pct"/>
          </w:tcPr>
          <w:p w14:paraId="68409299" w14:textId="77777777" w:rsidR="001D4DCB" w:rsidRPr="00B9499D" w:rsidRDefault="001D4DCB" w:rsidP="001D4DCB">
            <w:pPr>
              <w:pStyle w:val="GOSTTablenorm"/>
            </w:pPr>
            <w:r w:rsidRPr="00A71881">
              <w:rPr>
                <w:b/>
              </w:rPr>
              <w:t>FAHTeh:</w:t>
            </w:r>
            <w:r w:rsidRPr="00B9499D">
              <w:t>KBK</w:t>
            </w:r>
          </w:p>
        </w:tc>
        <w:tc>
          <w:tcPr>
            <w:tcW w:w="500" w:type="pct"/>
          </w:tcPr>
          <w:p w14:paraId="1044EE32" w14:textId="77777777" w:rsidR="001D4DCB" w:rsidRPr="00B9499D" w:rsidRDefault="001D4DCB" w:rsidP="001D4DCB">
            <w:pPr>
              <w:pStyle w:val="GOSTTablenorm"/>
            </w:pPr>
            <w:r w:rsidRPr="00B9499D">
              <w:t>Строка</w:t>
            </w:r>
          </w:p>
        </w:tc>
        <w:tc>
          <w:tcPr>
            <w:tcW w:w="300" w:type="pct"/>
          </w:tcPr>
          <w:p w14:paraId="3F72BC3F" w14:textId="77777777" w:rsidR="001D4DCB" w:rsidRPr="00B9499D" w:rsidRDefault="001D4DCB" w:rsidP="001D4DCB">
            <w:pPr>
              <w:pStyle w:val="GOSTTablenorm"/>
            </w:pPr>
            <w:r w:rsidRPr="00B9499D">
              <w:t>Да</w:t>
            </w:r>
          </w:p>
        </w:tc>
        <w:tc>
          <w:tcPr>
            <w:tcW w:w="315" w:type="pct"/>
          </w:tcPr>
          <w:p w14:paraId="2FAC8CB0" w14:textId="379F13C9" w:rsidR="001D4DCB" w:rsidRPr="0086644C" w:rsidRDefault="001D4DCB" w:rsidP="001D4DCB">
            <w:pPr>
              <w:pStyle w:val="GOSTTablenorm"/>
            </w:pPr>
            <w:r w:rsidRPr="00B9499D">
              <w:t>&lt;=</w:t>
            </w:r>
            <w:r w:rsidRPr="00B9499D">
              <w:rPr>
                <w:lang w:val="en-US"/>
              </w:rPr>
              <w:t>2</w:t>
            </w:r>
            <w:r>
              <w:t>0</w:t>
            </w:r>
          </w:p>
        </w:tc>
        <w:tc>
          <w:tcPr>
            <w:tcW w:w="2035" w:type="pct"/>
          </w:tcPr>
          <w:p w14:paraId="099E0093" w14:textId="116E64A2" w:rsidR="001D4DCB" w:rsidRPr="00B9499D" w:rsidRDefault="001D4DCB" w:rsidP="001D4DCB">
            <w:pPr>
              <w:pStyle w:val="GOSTTablenorm"/>
            </w:pPr>
            <w:r w:rsidRPr="00B84793">
              <w:t xml:space="preserve">Указывается код по бюджетной классификации для отражения </w:t>
            </w:r>
            <w:r w:rsidRPr="00B84793">
              <w:lastRenderedPageBreak/>
              <w:t xml:space="preserve">операции на ЛС плательщика (для исходящего документа) или </w:t>
            </w:r>
            <w:r>
              <w:t xml:space="preserve">на </w:t>
            </w:r>
            <w:r w:rsidRPr="00B84793">
              <w:t>ЛС получателя (для входящего документа). По л/с с кодом 05 указывается Код главы</w:t>
            </w:r>
            <w:r w:rsidRPr="00273086">
              <w:t xml:space="preserve"> (3 </w:t>
            </w:r>
            <w:r>
              <w:t>знака)</w:t>
            </w:r>
          </w:p>
        </w:tc>
      </w:tr>
      <w:tr w:rsidR="001D4DCB" w:rsidRPr="00B9499D" w14:paraId="195355CB" w14:textId="77777777" w:rsidTr="001955A8">
        <w:tc>
          <w:tcPr>
            <w:tcW w:w="1100" w:type="pct"/>
          </w:tcPr>
          <w:p w14:paraId="53A98210" w14:textId="77777777" w:rsidR="001D4DCB" w:rsidRPr="00B9499D" w:rsidRDefault="001D4DCB" w:rsidP="001D4DCB">
            <w:pPr>
              <w:pStyle w:val="GOSTTablenorm"/>
            </w:pPr>
            <w:r w:rsidRPr="00B9499D">
              <w:lastRenderedPageBreak/>
              <w:t>Код цели (аналитический код)</w:t>
            </w:r>
          </w:p>
        </w:tc>
        <w:tc>
          <w:tcPr>
            <w:tcW w:w="750" w:type="pct"/>
          </w:tcPr>
          <w:p w14:paraId="28EF771B" w14:textId="77777777" w:rsidR="001D4DCB" w:rsidRPr="00B9499D" w:rsidRDefault="001D4DCB" w:rsidP="001D4DCB">
            <w:pPr>
              <w:pStyle w:val="GOSTTablenorm"/>
            </w:pPr>
            <w:r w:rsidRPr="00A71881">
              <w:rPr>
                <w:b/>
              </w:rPr>
              <w:t>FAHTeh:</w:t>
            </w:r>
            <w:r w:rsidRPr="00B9499D">
              <w:t>AnalyticCode</w:t>
            </w:r>
          </w:p>
        </w:tc>
        <w:tc>
          <w:tcPr>
            <w:tcW w:w="500" w:type="pct"/>
          </w:tcPr>
          <w:p w14:paraId="05B911BE" w14:textId="77777777" w:rsidR="001D4DCB" w:rsidRPr="00B9499D" w:rsidRDefault="001D4DCB" w:rsidP="001D4DCB">
            <w:pPr>
              <w:pStyle w:val="GOSTTablenorm"/>
            </w:pPr>
            <w:r w:rsidRPr="00B9499D">
              <w:t>Строка</w:t>
            </w:r>
          </w:p>
        </w:tc>
        <w:tc>
          <w:tcPr>
            <w:tcW w:w="300" w:type="pct"/>
          </w:tcPr>
          <w:p w14:paraId="27EA4BB7" w14:textId="77777777" w:rsidR="001D4DCB" w:rsidRPr="00B9499D" w:rsidRDefault="001D4DCB" w:rsidP="001D4DCB">
            <w:pPr>
              <w:pStyle w:val="GOSTTablenorm"/>
            </w:pPr>
            <w:r w:rsidRPr="00B9499D">
              <w:t>Нет</w:t>
            </w:r>
          </w:p>
        </w:tc>
        <w:tc>
          <w:tcPr>
            <w:tcW w:w="315" w:type="pct"/>
          </w:tcPr>
          <w:p w14:paraId="62676CF7" w14:textId="77777777" w:rsidR="001D4DCB" w:rsidRPr="00B9499D" w:rsidRDefault="001D4DCB" w:rsidP="001D4DCB">
            <w:pPr>
              <w:pStyle w:val="GOSTTablenorm"/>
            </w:pPr>
            <w:r w:rsidRPr="00B9499D">
              <w:t>&lt;=</w:t>
            </w:r>
            <w:r w:rsidRPr="00B9499D">
              <w:rPr>
                <w:lang w:val="en-US"/>
              </w:rPr>
              <w:t>25</w:t>
            </w:r>
          </w:p>
        </w:tc>
        <w:tc>
          <w:tcPr>
            <w:tcW w:w="2035" w:type="pct"/>
          </w:tcPr>
          <w:p w14:paraId="34CC367E" w14:textId="43BC94CE" w:rsidR="001D4DCB" w:rsidRPr="00B9499D" w:rsidRDefault="001D4DCB" w:rsidP="001D4DCB">
            <w:pPr>
              <w:pStyle w:val="GOSTTablenorm"/>
            </w:pPr>
            <w:r w:rsidRPr="00B9499D">
              <w:t xml:space="preserve">Указывается код цели (аналитический код) для отражения операции на ЛС плательщика (для исходящего документа) или </w:t>
            </w:r>
            <w:r>
              <w:t xml:space="preserve">на </w:t>
            </w:r>
            <w:r w:rsidRPr="00B9499D">
              <w:t>ЛС получателя (для входящего документа). По л/с с кодом 05 может указываться идентификационный код выплаты или ид</w:t>
            </w:r>
            <w:r>
              <w:t>ентификационный код поступления</w:t>
            </w:r>
          </w:p>
        </w:tc>
      </w:tr>
      <w:tr w:rsidR="001D4DCB" w:rsidRPr="00B9499D" w14:paraId="108BCB15" w14:textId="77777777" w:rsidTr="001955A8">
        <w:tc>
          <w:tcPr>
            <w:tcW w:w="1100" w:type="pct"/>
          </w:tcPr>
          <w:p w14:paraId="603448E2" w14:textId="27825D7B" w:rsidR="001D4DCB" w:rsidRPr="00B9499D" w:rsidRDefault="001D4DCB" w:rsidP="001D4DCB">
            <w:pPr>
              <w:pStyle w:val="GOSTTablenorm"/>
            </w:pPr>
            <w:r w:rsidRPr="00B9499D">
              <w:t>Сумма</w:t>
            </w:r>
          </w:p>
        </w:tc>
        <w:tc>
          <w:tcPr>
            <w:tcW w:w="750" w:type="pct"/>
          </w:tcPr>
          <w:p w14:paraId="50DCF598" w14:textId="4F490AA1" w:rsidR="001D4DCB" w:rsidRPr="00B9499D" w:rsidRDefault="001D4DCB" w:rsidP="001D4DCB">
            <w:pPr>
              <w:pStyle w:val="GOSTTablenorm"/>
            </w:pPr>
            <w:r w:rsidRPr="00A71881">
              <w:rPr>
                <w:b/>
              </w:rPr>
              <w:t>FAHTeh:</w:t>
            </w:r>
            <w:r w:rsidRPr="00B9499D">
              <w:t>Sum</w:t>
            </w:r>
          </w:p>
        </w:tc>
        <w:tc>
          <w:tcPr>
            <w:tcW w:w="500" w:type="pct"/>
          </w:tcPr>
          <w:p w14:paraId="47C6ACD9" w14:textId="40299F40" w:rsidR="001D4DCB" w:rsidRPr="00B9499D" w:rsidRDefault="001D4DCB" w:rsidP="001D4DCB">
            <w:pPr>
              <w:pStyle w:val="GOSTTablenorm"/>
            </w:pPr>
            <w:r w:rsidRPr="00B9499D">
              <w:t>Сумма</w:t>
            </w:r>
          </w:p>
        </w:tc>
        <w:tc>
          <w:tcPr>
            <w:tcW w:w="300" w:type="pct"/>
          </w:tcPr>
          <w:p w14:paraId="2BE1D880" w14:textId="17CF2F26" w:rsidR="001D4DCB" w:rsidRPr="00B9499D" w:rsidRDefault="001D4DCB" w:rsidP="001D4DCB">
            <w:pPr>
              <w:pStyle w:val="GOSTTablenorm"/>
            </w:pPr>
            <w:r w:rsidRPr="00B9499D">
              <w:t>Да</w:t>
            </w:r>
          </w:p>
        </w:tc>
        <w:tc>
          <w:tcPr>
            <w:tcW w:w="315" w:type="pct"/>
          </w:tcPr>
          <w:p w14:paraId="123B6DE9" w14:textId="3530624E" w:rsidR="001D4DCB" w:rsidRPr="00B9499D" w:rsidRDefault="001D4DCB" w:rsidP="001D4DCB">
            <w:pPr>
              <w:pStyle w:val="GOSTTablenorm"/>
            </w:pPr>
          </w:p>
        </w:tc>
        <w:tc>
          <w:tcPr>
            <w:tcW w:w="2035" w:type="pct"/>
          </w:tcPr>
          <w:p w14:paraId="0CF43B18" w14:textId="4973A420" w:rsidR="001D4DCB" w:rsidRPr="00B9499D" w:rsidRDefault="001D4DCB" w:rsidP="001D4DCB">
            <w:pPr>
              <w:pStyle w:val="GOSTTablenorm"/>
            </w:pPr>
            <w:r w:rsidRPr="001C1B16">
              <w:t xml:space="preserve">Сумма платежа в </w:t>
            </w:r>
            <w:r>
              <w:t>валюте Российской Федерации</w:t>
            </w:r>
            <w:r w:rsidRPr="001C1B16">
              <w:t xml:space="preserve">, с </w:t>
            </w:r>
            <w:r>
              <w:t>точностью 2 знака после запятой</w:t>
            </w:r>
          </w:p>
        </w:tc>
      </w:tr>
    </w:tbl>
    <w:p w14:paraId="27FF1528" w14:textId="6FA44BE6" w:rsidR="00536994" w:rsidRDefault="00536994" w:rsidP="007E5356">
      <w:pPr>
        <w:pStyle w:val="41"/>
      </w:pPr>
      <w:bookmarkStart w:id="353" w:name="_Toc226562684"/>
      <w:r w:rsidRPr="00536994">
        <w:t xml:space="preserve">Пример запроса по </w:t>
      </w:r>
      <w:r w:rsidRPr="00A8527A">
        <w:t>документу</w:t>
      </w:r>
      <w:r>
        <w:t xml:space="preserve"> </w:t>
      </w:r>
      <w:r w:rsidRPr="00B9499D">
        <w:t>«Расчетный документ» MSC_PAYM_ORDER_0401060</w:t>
      </w:r>
      <w:bookmarkEnd w:id="353"/>
    </w:p>
    <w:p w14:paraId="5FD07359" w14:textId="77777777" w:rsidR="001938A6" w:rsidRPr="00B75B78" w:rsidRDefault="001938A6" w:rsidP="001938A6">
      <w:pPr>
        <w:pStyle w:val="GOSTScript"/>
      </w:pPr>
      <w:r w:rsidRPr="00B75B78">
        <w:t>{</w:t>
      </w:r>
    </w:p>
    <w:p w14:paraId="5AE5F539" w14:textId="77777777" w:rsidR="001938A6" w:rsidRPr="00A71881" w:rsidRDefault="001938A6" w:rsidP="001938A6">
      <w:pPr>
        <w:pStyle w:val="GOSTScript"/>
      </w:pPr>
      <w:r w:rsidRPr="00A71881">
        <w:tab/>
        <w:t>"header": {</w:t>
      </w:r>
    </w:p>
    <w:p w14:paraId="42FD6805" w14:textId="77777777" w:rsidR="001938A6" w:rsidRPr="00A71881" w:rsidRDefault="001938A6" w:rsidP="001938A6">
      <w:pPr>
        <w:pStyle w:val="GOSTScript"/>
      </w:pPr>
      <w:r w:rsidRPr="00A71881">
        <w:tab/>
      </w:r>
      <w:r w:rsidRPr="00A71881">
        <w:tab/>
        <w:t>"Source": "EXP05",</w:t>
      </w:r>
    </w:p>
    <w:p w14:paraId="0E8C5944" w14:textId="77777777" w:rsidR="001938A6" w:rsidRPr="00A71881" w:rsidRDefault="001938A6" w:rsidP="001938A6">
      <w:pPr>
        <w:pStyle w:val="GOSTScript"/>
      </w:pPr>
      <w:r w:rsidRPr="00A71881">
        <w:tab/>
      </w:r>
      <w:r w:rsidRPr="00A71881">
        <w:tab/>
        <w:t>"ReqDateTime": "2022-11-07 10:37:22",</w:t>
      </w:r>
    </w:p>
    <w:p w14:paraId="39494A30" w14:textId="77777777" w:rsidR="001938A6" w:rsidRPr="00A71881" w:rsidRDefault="001938A6" w:rsidP="001938A6">
      <w:pPr>
        <w:pStyle w:val="GOSTScript"/>
      </w:pPr>
      <w:r w:rsidRPr="00A71881">
        <w:tab/>
      </w:r>
      <w:r w:rsidRPr="00A71881">
        <w:tab/>
        <w:t>"Version": "1.0",</w:t>
      </w:r>
    </w:p>
    <w:p w14:paraId="4BAFEE07" w14:textId="77777777" w:rsidR="001938A6" w:rsidRPr="00A71881" w:rsidRDefault="001938A6" w:rsidP="001938A6">
      <w:pPr>
        <w:pStyle w:val="GOSTScript"/>
      </w:pPr>
      <w:r w:rsidRPr="00A71881">
        <w:tab/>
      </w:r>
      <w:r w:rsidRPr="00A71881">
        <w:tab/>
        <w:t>"Params": [</w:t>
      </w:r>
    </w:p>
    <w:p w14:paraId="374B4D2C" w14:textId="77777777" w:rsidR="001938A6" w:rsidRPr="00A71881" w:rsidRDefault="001938A6" w:rsidP="001938A6">
      <w:pPr>
        <w:pStyle w:val="GOSTScript"/>
      </w:pPr>
      <w:r w:rsidRPr="00A71881">
        <w:tab/>
      </w:r>
      <w:r w:rsidRPr="00A71881">
        <w:tab/>
      </w:r>
      <w:r w:rsidRPr="00A71881">
        <w:tab/>
        <w:t>{</w:t>
      </w:r>
    </w:p>
    <w:p w14:paraId="5EDC6786" w14:textId="77777777" w:rsidR="001938A6" w:rsidRPr="00A71881" w:rsidRDefault="001938A6" w:rsidP="001938A6">
      <w:pPr>
        <w:pStyle w:val="GOSTScript"/>
      </w:pPr>
      <w:r w:rsidRPr="00A71881">
        <w:tab/>
      </w:r>
      <w:r w:rsidRPr="00A71881">
        <w:tab/>
      </w:r>
      <w:r w:rsidRPr="00A71881">
        <w:tab/>
      </w:r>
      <w:r w:rsidRPr="00A71881">
        <w:tab/>
        <w:t>"param": "example",</w:t>
      </w:r>
    </w:p>
    <w:p w14:paraId="487C7804" w14:textId="77777777" w:rsidR="001938A6" w:rsidRPr="00A71881" w:rsidRDefault="001938A6" w:rsidP="001938A6">
      <w:pPr>
        <w:pStyle w:val="GOSTScript"/>
      </w:pPr>
      <w:r w:rsidRPr="00A71881">
        <w:tab/>
      </w:r>
      <w:r w:rsidRPr="00A71881">
        <w:tab/>
      </w:r>
      <w:r w:rsidRPr="00A71881">
        <w:tab/>
      </w:r>
      <w:r w:rsidRPr="00A71881">
        <w:tab/>
        <w:t>"value": "01"</w:t>
      </w:r>
    </w:p>
    <w:p w14:paraId="6A15005A" w14:textId="77777777" w:rsidR="001938A6" w:rsidRPr="00A71881" w:rsidRDefault="001938A6" w:rsidP="001938A6">
      <w:pPr>
        <w:pStyle w:val="GOSTScript"/>
      </w:pPr>
      <w:r w:rsidRPr="00A71881">
        <w:tab/>
      </w:r>
      <w:r w:rsidRPr="00A71881">
        <w:tab/>
      </w:r>
      <w:r w:rsidRPr="00A71881">
        <w:tab/>
        <w:t>}</w:t>
      </w:r>
    </w:p>
    <w:p w14:paraId="42BB60CD" w14:textId="77777777" w:rsidR="001938A6" w:rsidRPr="00A71881" w:rsidRDefault="001938A6" w:rsidP="001938A6">
      <w:pPr>
        <w:pStyle w:val="GOSTScript"/>
      </w:pPr>
      <w:r w:rsidRPr="00A71881">
        <w:tab/>
      </w:r>
      <w:r w:rsidRPr="00A71881">
        <w:tab/>
        <w:t>],</w:t>
      </w:r>
    </w:p>
    <w:p w14:paraId="297D65BA" w14:textId="77777777" w:rsidR="001938A6" w:rsidRPr="00A71881" w:rsidRDefault="001938A6" w:rsidP="001938A6">
      <w:pPr>
        <w:pStyle w:val="GOSTScript"/>
      </w:pPr>
      <w:r w:rsidRPr="00A71881">
        <w:tab/>
      </w:r>
      <w:r w:rsidRPr="00A71881">
        <w:tab/>
        <w:t>"ReqGuid": "b0d4ce5d-2757-4699-948c-cfa72ba94f99",</w:t>
      </w:r>
    </w:p>
    <w:p w14:paraId="4AB44E76" w14:textId="77777777" w:rsidR="001938A6" w:rsidRPr="00A71881" w:rsidRDefault="001938A6" w:rsidP="001938A6">
      <w:pPr>
        <w:pStyle w:val="GOSTScript"/>
      </w:pPr>
      <w:r w:rsidRPr="00A71881">
        <w:tab/>
      </w:r>
      <w:r w:rsidRPr="00A71881">
        <w:tab/>
        <w:t>"DocGuid": "0bd90a7c-e339-46ff-ac39-71029ff81380",</w:t>
      </w:r>
    </w:p>
    <w:p w14:paraId="0232E00F" w14:textId="77777777" w:rsidR="001938A6" w:rsidRDefault="001938A6" w:rsidP="001938A6">
      <w:pPr>
        <w:pStyle w:val="GOSTScript"/>
      </w:pPr>
      <w:r w:rsidRPr="00A71881">
        <w:tab/>
      </w:r>
      <w:r w:rsidRPr="00A71881">
        <w:tab/>
      </w:r>
      <w:r>
        <w:t>"RequestType": "ACCOUNTING",</w:t>
      </w:r>
    </w:p>
    <w:p w14:paraId="74CA5518" w14:textId="77777777" w:rsidR="001938A6" w:rsidRDefault="001938A6" w:rsidP="001938A6">
      <w:pPr>
        <w:pStyle w:val="GOSTScript"/>
      </w:pPr>
      <w:r>
        <w:tab/>
      </w:r>
      <w:r>
        <w:tab/>
        <w:t>"TypeDoc": "MSC_PAYM_ORDER_0401060",</w:t>
      </w:r>
    </w:p>
    <w:p w14:paraId="112F7C06" w14:textId="77777777" w:rsidR="001938A6" w:rsidRDefault="001938A6" w:rsidP="001938A6">
      <w:pPr>
        <w:pStyle w:val="GOSTScript"/>
      </w:pPr>
      <w:r>
        <w:tab/>
      </w:r>
      <w:r>
        <w:tab/>
        <w:t>"Stage": "auth",</w:t>
      </w:r>
    </w:p>
    <w:p w14:paraId="65B5B7C9" w14:textId="77777777" w:rsidR="001938A6" w:rsidRDefault="001938A6" w:rsidP="001938A6">
      <w:pPr>
        <w:pStyle w:val="GOSTScript"/>
      </w:pPr>
      <w:r>
        <w:tab/>
      </w:r>
      <w:r>
        <w:tab/>
        <w:t>"BalLevContrl": 0,</w:t>
      </w:r>
    </w:p>
    <w:p w14:paraId="07589069" w14:textId="77777777" w:rsidR="001938A6" w:rsidRDefault="001938A6" w:rsidP="001938A6">
      <w:pPr>
        <w:pStyle w:val="GOSTScript"/>
      </w:pPr>
      <w:r>
        <w:tab/>
      </w:r>
      <w:r>
        <w:tab/>
        <w:t>"Subject": "6200",</w:t>
      </w:r>
    </w:p>
    <w:p w14:paraId="6BA8BF51" w14:textId="77777777" w:rsidR="001938A6" w:rsidRDefault="001938A6" w:rsidP="001938A6">
      <w:pPr>
        <w:pStyle w:val="GOSTScript"/>
      </w:pPr>
      <w:r>
        <w:lastRenderedPageBreak/>
        <w:tab/>
      </w:r>
      <w:r>
        <w:tab/>
        <w:t>"SettlementDate": "2022-11-07"</w:t>
      </w:r>
    </w:p>
    <w:p w14:paraId="43C088F3" w14:textId="77777777" w:rsidR="001938A6" w:rsidRDefault="001938A6" w:rsidP="001938A6">
      <w:pPr>
        <w:pStyle w:val="GOSTScript"/>
      </w:pPr>
      <w:r>
        <w:tab/>
        <w:t>},</w:t>
      </w:r>
    </w:p>
    <w:p w14:paraId="4C52BC4D" w14:textId="77777777" w:rsidR="001938A6" w:rsidRDefault="001938A6" w:rsidP="001938A6">
      <w:pPr>
        <w:pStyle w:val="GOSTScript"/>
      </w:pPr>
      <w:r>
        <w:tab/>
        <w:t>"document": {</w:t>
      </w:r>
    </w:p>
    <w:p w14:paraId="1D0EB0A3" w14:textId="77777777" w:rsidR="001938A6" w:rsidRDefault="001938A6" w:rsidP="001938A6">
      <w:pPr>
        <w:pStyle w:val="GOSTScript"/>
      </w:pPr>
      <w:r>
        <w:tab/>
      </w:r>
      <w:r>
        <w:tab/>
        <w:t>"BasicRequisites_DocNum": "1",</w:t>
      </w:r>
    </w:p>
    <w:p w14:paraId="579B2ED0" w14:textId="77777777" w:rsidR="001938A6" w:rsidRDefault="001938A6" w:rsidP="001938A6">
      <w:pPr>
        <w:pStyle w:val="GOSTScript"/>
      </w:pPr>
      <w:r>
        <w:tab/>
      </w:r>
      <w:r>
        <w:tab/>
        <w:t>"BasicRequisites_DocDate": "2022-11-07",</w:t>
      </w:r>
    </w:p>
    <w:p w14:paraId="775FB3FB" w14:textId="77777777" w:rsidR="001938A6" w:rsidRDefault="001938A6" w:rsidP="001938A6">
      <w:pPr>
        <w:pStyle w:val="GOSTScript"/>
      </w:pPr>
      <w:r>
        <w:tab/>
      </w:r>
      <w:r>
        <w:tab/>
        <w:t>"BasicRequisites_POType": "ЭДВ",</w:t>
      </w:r>
    </w:p>
    <w:p w14:paraId="2D889CE5" w14:textId="77777777" w:rsidR="001938A6" w:rsidRDefault="001938A6" w:rsidP="001938A6">
      <w:pPr>
        <w:pStyle w:val="GOSTScript"/>
      </w:pPr>
      <w:r>
        <w:tab/>
      </w:r>
      <w:r>
        <w:tab/>
        <w:t>"BasicRequisites_EDType": "ED101",</w:t>
      </w:r>
    </w:p>
    <w:p w14:paraId="6CF7C8A4" w14:textId="77777777" w:rsidR="001938A6" w:rsidRDefault="001938A6" w:rsidP="001938A6">
      <w:pPr>
        <w:pStyle w:val="GOSTScript"/>
      </w:pPr>
      <w:r>
        <w:tab/>
      </w:r>
      <w:r>
        <w:tab/>
        <w:t>"StmInfrmtn_AccessLevelStereotype": 1,</w:t>
      </w:r>
    </w:p>
    <w:p w14:paraId="78D93868" w14:textId="77777777" w:rsidR="001938A6" w:rsidRDefault="001938A6" w:rsidP="001938A6">
      <w:pPr>
        <w:pStyle w:val="GOSTScript"/>
      </w:pPr>
      <w:r>
        <w:tab/>
      </w:r>
      <w:r>
        <w:tab/>
        <w:t>"Payee": {</w:t>
      </w:r>
    </w:p>
    <w:p w14:paraId="4055DF4C" w14:textId="77777777" w:rsidR="001938A6" w:rsidRDefault="001938A6" w:rsidP="001938A6">
      <w:pPr>
        <w:pStyle w:val="GOSTScript"/>
      </w:pPr>
      <w:r>
        <w:tab/>
      </w:r>
      <w:r>
        <w:tab/>
      </w:r>
      <w:r>
        <w:tab/>
        <w:t>"Payee_Contour": "1",</w:t>
      </w:r>
    </w:p>
    <w:p w14:paraId="396447A4" w14:textId="77777777" w:rsidR="001938A6" w:rsidRDefault="001938A6" w:rsidP="001938A6">
      <w:pPr>
        <w:pStyle w:val="GOSTScript"/>
      </w:pPr>
      <w:r>
        <w:tab/>
      </w:r>
      <w:r>
        <w:tab/>
      </w:r>
      <w:r>
        <w:tab/>
        <w:t>"Payee_BudgetCode": "99010001",</w:t>
      </w:r>
    </w:p>
    <w:p w14:paraId="571D4108" w14:textId="77777777" w:rsidR="001938A6" w:rsidRDefault="001938A6" w:rsidP="001938A6">
      <w:pPr>
        <w:pStyle w:val="GOSTScript"/>
      </w:pPr>
      <w:r>
        <w:tab/>
      </w:r>
      <w:r>
        <w:tab/>
      </w:r>
      <w:r>
        <w:tab/>
        <w:t>"Payee_AccountNumber": "05621481690",</w:t>
      </w:r>
    </w:p>
    <w:p w14:paraId="1854C3AC" w14:textId="77777777" w:rsidR="001938A6" w:rsidRDefault="001938A6" w:rsidP="001938A6">
      <w:pPr>
        <w:pStyle w:val="GOSTScript"/>
      </w:pPr>
      <w:r>
        <w:tab/>
      </w:r>
      <w:r>
        <w:tab/>
      </w:r>
      <w:r>
        <w:tab/>
        <w:t>"Payee_CheckAcc": "03212643000000015700"</w:t>
      </w:r>
    </w:p>
    <w:p w14:paraId="06E36951" w14:textId="77777777" w:rsidR="001938A6" w:rsidRDefault="001938A6" w:rsidP="001938A6">
      <w:pPr>
        <w:pStyle w:val="GOSTScript"/>
      </w:pPr>
      <w:r>
        <w:tab/>
      </w:r>
      <w:r>
        <w:tab/>
        <w:t>},</w:t>
      </w:r>
    </w:p>
    <w:p w14:paraId="5D4BF502" w14:textId="77777777" w:rsidR="001938A6" w:rsidRDefault="001938A6" w:rsidP="001938A6">
      <w:pPr>
        <w:pStyle w:val="GOSTScript"/>
      </w:pPr>
      <w:r>
        <w:tab/>
      </w:r>
      <w:r>
        <w:tab/>
        <w:t>"FAHTeh": [</w:t>
      </w:r>
    </w:p>
    <w:p w14:paraId="46032A7D" w14:textId="77777777" w:rsidR="001938A6" w:rsidRDefault="001938A6" w:rsidP="001938A6">
      <w:pPr>
        <w:pStyle w:val="GOSTScript"/>
      </w:pPr>
      <w:r>
        <w:tab/>
      </w:r>
      <w:r>
        <w:tab/>
      </w:r>
      <w:r>
        <w:tab/>
        <w:t>{</w:t>
      </w:r>
    </w:p>
    <w:p w14:paraId="0281D24F" w14:textId="77777777" w:rsidR="001938A6" w:rsidRDefault="001938A6" w:rsidP="001938A6">
      <w:pPr>
        <w:pStyle w:val="GOSTScript"/>
      </w:pPr>
      <w:r>
        <w:tab/>
      </w:r>
      <w:r>
        <w:tab/>
      </w:r>
      <w:r>
        <w:tab/>
      </w:r>
      <w:r>
        <w:tab/>
        <w:t>"id": 1,</w:t>
      </w:r>
    </w:p>
    <w:p w14:paraId="496DCC75" w14:textId="77777777" w:rsidR="001938A6" w:rsidRDefault="001938A6" w:rsidP="001938A6">
      <w:pPr>
        <w:pStyle w:val="GOSTScript"/>
      </w:pPr>
      <w:r>
        <w:tab/>
      </w:r>
      <w:r>
        <w:tab/>
      </w:r>
      <w:r>
        <w:tab/>
      </w:r>
      <w:r>
        <w:tab/>
        <w:t>"KBK": "320",</w:t>
      </w:r>
    </w:p>
    <w:p w14:paraId="14498158" w14:textId="77777777" w:rsidR="001938A6" w:rsidRDefault="001938A6" w:rsidP="001938A6">
      <w:pPr>
        <w:pStyle w:val="GOSTScript"/>
      </w:pPr>
      <w:r>
        <w:tab/>
      </w:r>
      <w:r>
        <w:tab/>
      </w:r>
      <w:r>
        <w:tab/>
      </w:r>
      <w:r>
        <w:tab/>
        <w:t>"AnalyticCode": "</w:t>
      </w:r>
      <w:r w:rsidRPr="00DE5645">
        <w:t>21</w:t>
      </w:r>
      <w:r w:rsidRPr="00A8527A">
        <w:t>0</w:t>
      </w:r>
      <w:r w:rsidRPr="00DE5645">
        <w:t>58640</w:t>
      </w:r>
      <w:r w:rsidRPr="00A8527A">
        <w:t>0</w:t>
      </w:r>
      <w:r>
        <w:t>000000</w:t>
      </w:r>
      <w:r w:rsidRPr="00DE5645">
        <w:t>00000</w:t>
      </w:r>
      <w:r>
        <w:t>",</w:t>
      </w:r>
    </w:p>
    <w:p w14:paraId="62F3D978" w14:textId="77777777" w:rsidR="001938A6" w:rsidRDefault="001938A6" w:rsidP="001938A6">
      <w:pPr>
        <w:pStyle w:val="GOSTScript"/>
      </w:pPr>
      <w:r>
        <w:tab/>
      </w:r>
      <w:r>
        <w:tab/>
      </w:r>
      <w:r>
        <w:tab/>
      </w:r>
      <w:r>
        <w:tab/>
        <w:t>"Sum": 100.00</w:t>
      </w:r>
    </w:p>
    <w:p w14:paraId="3FEABBE4" w14:textId="77777777" w:rsidR="001938A6" w:rsidRPr="00A71881" w:rsidRDefault="001938A6" w:rsidP="001938A6">
      <w:pPr>
        <w:pStyle w:val="GOSTScript"/>
        <w:rPr>
          <w:lang w:val="ru-RU"/>
        </w:rPr>
      </w:pPr>
      <w:r>
        <w:tab/>
      </w:r>
      <w:r>
        <w:tab/>
      </w:r>
      <w:r>
        <w:tab/>
      </w:r>
      <w:r w:rsidRPr="00A71881">
        <w:rPr>
          <w:lang w:val="ru-RU"/>
        </w:rPr>
        <w:t>}</w:t>
      </w:r>
    </w:p>
    <w:p w14:paraId="2B36F7DD" w14:textId="77777777" w:rsidR="001938A6" w:rsidRPr="00A71881" w:rsidRDefault="001938A6" w:rsidP="001938A6">
      <w:pPr>
        <w:pStyle w:val="GOSTScript"/>
        <w:rPr>
          <w:lang w:val="ru-RU"/>
        </w:rPr>
      </w:pPr>
      <w:r w:rsidRPr="00A71881">
        <w:rPr>
          <w:lang w:val="ru-RU"/>
        </w:rPr>
        <w:tab/>
      </w:r>
      <w:r w:rsidRPr="00A71881">
        <w:rPr>
          <w:lang w:val="ru-RU"/>
        </w:rPr>
        <w:tab/>
        <w:t>]</w:t>
      </w:r>
    </w:p>
    <w:p w14:paraId="76CFB18C" w14:textId="77777777" w:rsidR="001938A6" w:rsidRPr="00A71881" w:rsidRDefault="001938A6" w:rsidP="001938A6">
      <w:pPr>
        <w:pStyle w:val="GOSTScript"/>
        <w:rPr>
          <w:lang w:val="ru-RU"/>
        </w:rPr>
      </w:pPr>
      <w:r w:rsidRPr="00A71881">
        <w:rPr>
          <w:lang w:val="ru-RU"/>
        </w:rPr>
        <w:tab/>
        <w:t>}</w:t>
      </w:r>
    </w:p>
    <w:p w14:paraId="18DB4704" w14:textId="77777777" w:rsidR="001938A6" w:rsidRPr="00A71881" w:rsidRDefault="001938A6" w:rsidP="001938A6">
      <w:pPr>
        <w:pStyle w:val="GOSTScript"/>
        <w:rPr>
          <w:lang w:val="ru-RU"/>
        </w:rPr>
      </w:pPr>
      <w:r w:rsidRPr="00A71881">
        <w:rPr>
          <w:lang w:val="ru-RU"/>
        </w:rPr>
        <w:t>}</w:t>
      </w:r>
    </w:p>
    <w:p w14:paraId="543D8927" w14:textId="77777777" w:rsidR="00E154F3" w:rsidRDefault="00E154F3" w:rsidP="00E154F3">
      <w:pPr>
        <w:pStyle w:val="31"/>
      </w:pPr>
      <w:bookmarkStart w:id="354" w:name="_Ref158392560"/>
      <w:bookmarkStart w:id="355" w:name="_Toc162883172"/>
      <w:bookmarkStart w:id="356" w:name="_Toc226562685"/>
      <w:r w:rsidRPr="00A72D36">
        <w:t>«Заявление на проведение операций с иностранной валютой» MSC_AppForeignCurr</w:t>
      </w:r>
      <w:bookmarkEnd w:id="354"/>
      <w:bookmarkEnd w:id="355"/>
      <w:bookmarkEnd w:id="356"/>
    </w:p>
    <w:p w14:paraId="70337298" w14:textId="6031EE9A" w:rsidR="009567E6" w:rsidRPr="009567E6" w:rsidRDefault="001D5727" w:rsidP="009567E6">
      <w:pPr>
        <w:pStyle w:val="GOSTNormal"/>
      </w:pPr>
      <w:r w:rsidRPr="00384EF8">
        <w:t>Описание требований к параме</w:t>
      </w:r>
      <w:r>
        <w:t>т</w:t>
      </w:r>
      <w:r w:rsidRPr="00384EF8">
        <w:t xml:space="preserve">рам, передаваемым в </w:t>
      </w:r>
      <w:r>
        <w:t xml:space="preserve">теле </w:t>
      </w:r>
      <w:r w:rsidRPr="00D67FD3">
        <w:t>(</w:t>
      </w:r>
      <w:r>
        <w:rPr>
          <w:lang w:val="en-US"/>
        </w:rPr>
        <w:t>Document</w:t>
      </w:r>
      <w:r w:rsidRPr="00D67FD3">
        <w:t>)</w:t>
      </w:r>
      <w:r w:rsidRPr="00384EF8">
        <w:t xml:space="preserve"> запроса на подбор /сторнирование /переформирование записей учета по документу </w:t>
      </w:r>
      <w:r>
        <w:t>«</w:t>
      </w:r>
      <w:r w:rsidRPr="00A72D36">
        <w:t>Заявление на проведение операций с иностранной валютой</w:t>
      </w:r>
      <w:r>
        <w:t>»</w:t>
      </w:r>
      <w:r w:rsidRPr="00384EF8">
        <w:t xml:space="preserve"> </w:t>
      </w:r>
      <w:r w:rsidRPr="00A72D36">
        <w:t>MSC_AppForeignCurr</w:t>
      </w:r>
      <w:r>
        <w:t>,</w:t>
      </w:r>
      <w:r w:rsidRPr="00384EF8">
        <w:t xml:space="preserve"> </w:t>
      </w:r>
      <w:r>
        <w:t>и пример запроса приведены</w:t>
      </w:r>
      <w:r w:rsidRPr="00384EF8">
        <w:t xml:space="preserve"> в томе</w:t>
      </w:r>
      <w:r>
        <w:t xml:space="preserve"> 4.</w:t>
      </w:r>
    </w:p>
    <w:p w14:paraId="2FA9D421" w14:textId="67BC4003" w:rsidR="00E154F3" w:rsidRDefault="00E154F3" w:rsidP="00E154F3">
      <w:pPr>
        <w:pStyle w:val="31"/>
      </w:pPr>
      <w:bookmarkStart w:id="357" w:name="_Ref158392567"/>
      <w:bookmarkStart w:id="358" w:name="_Toc162883175"/>
      <w:bookmarkStart w:id="359" w:name="_Toc226562686"/>
      <w:r w:rsidRPr="00A72D36">
        <w:t>«Извещение о поступлении в иностранной валюте» MSC_NoticeRecForCurr</w:t>
      </w:r>
      <w:bookmarkEnd w:id="357"/>
      <w:bookmarkEnd w:id="358"/>
      <w:bookmarkEnd w:id="359"/>
    </w:p>
    <w:p w14:paraId="48842146" w14:textId="4BE00FB6" w:rsidR="001D5727" w:rsidRPr="001D5727" w:rsidRDefault="001D5727" w:rsidP="001D5727">
      <w:pPr>
        <w:pStyle w:val="GOSTNormal"/>
      </w:pPr>
      <w:r w:rsidRPr="00384EF8">
        <w:t>Описание требований к параме</w:t>
      </w:r>
      <w:r>
        <w:t>т</w:t>
      </w:r>
      <w:r w:rsidRPr="00384EF8">
        <w:t xml:space="preserve">рам, передаваемым в </w:t>
      </w:r>
      <w:r>
        <w:t xml:space="preserve">теле </w:t>
      </w:r>
      <w:r w:rsidRPr="00D67FD3">
        <w:t>(</w:t>
      </w:r>
      <w:r>
        <w:rPr>
          <w:lang w:val="en-US"/>
        </w:rPr>
        <w:t>Document</w:t>
      </w:r>
      <w:r w:rsidRPr="00D67FD3">
        <w:t>)</w:t>
      </w:r>
      <w:r w:rsidRPr="00384EF8">
        <w:t xml:space="preserve"> запроса на подбор /сторнирование /переформирование записей учета по документу </w:t>
      </w:r>
      <w:r w:rsidR="00D54747" w:rsidRPr="00A72D36">
        <w:t>«Извещение о поступлении в иностранно</w:t>
      </w:r>
      <w:r w:rsidR="00D54747">
        <w:t>й</w:t>
      </w:r>
      <w:r w:rsidR="00D54747" w:rsidRPr="00A72D36">
        <w:t xml:space="preserve"> валюте» MSC_NoticeRecForCurr</w:t>
      </w:r>
      <w:r>
        <w:t>,</w:t>
      </w:r>
      <w:r w:rsidRPr="00384EF8">
        <w:t xml:space="preserve"> </w:t>
      </w:r>
      <w:r>
        <w:t>и пример запроса приведены</w:t>
      </w:r>
      <w:r w:rsidRPr="00384EF8">
        <w:t xml:space="preserve"> в томе</w:t>
      </w:r>
      <w:r>
        <w:t xml:space="preserve"> 4.</w:t>
      </w:r>
    </w:p>
    <w:p w14:paraId="1F67A9AD" w14:textId="60470BF2" w:rsidR="001B6411" w:rsidRDefault="001B6411" w:rsidP="00C11849">
      <w:pPr>
        <w:pStyle w:val="31"/>
      </w:pPr>
      <w:bookmarkStart w:id="360" w:name="_Toc226562687"/>
      <w:r w:rsidRPr="00B9499D">
        <w:lastRenderedPageBreak/>
        <w:t>«Заявка на возврат» MSC_ApplRefund</w:t>
      </w:r>
      <w:bookmarkEnd w:id="360"/>
    </w:p>
    <w:p w14:paraId="4075760D" w14:textId="51608C35" w:rsidR="001B6411" w:rsidRPr="001B6411" w:rsidRDefault="001B6411" w:rsidP="00C11849">
      <w:pPr>
        <w:pStyle w:val="41"/>
      </w:pPr>
      <w:bookmarkStart w:id="361" w:name="_Toc226562688"/>
      <w:r w:rsidRPr="00601F01">
        <w:t>Перечень параметров тела запроса (Document) по документу</w:t>
      </w:r>
      <w:r w:rsidR="00A5352C">
        <w:t xml:space="preserve"> </w:t>
      </w:r>
      <w:r w:rsidR="00A5352C" w:rsidRPr="00B9499D">
        <w:t>«Заявка на возврат» MSC_ApplRefund</w:t>
      </w:r>
      <w:bookmarkEnd w:id="361"/>
    </w:p>
    <w:p w14:paraId="3DE2719A" w14:textId="3D34F279" w:rsidR="00F3776B" w:rsidRDefault="001E1625" w:rsidP="007B6838">
      <w:pPr>
        <w:pStyle w:val="GOSTNameTable"/>
      </w:pPr>
      <w:r>
        <w:rPr>
          <w:noProof/>
        </w:rPr>
        <w:fldChar w:fldCharType="begin"/>
      </w:r>
      <w:r>
        <w:rPr>
          <w:noProof/>
        </w:rPr>
        <w:instrText xml:space="preserve"> SEQ Таблица \* ARABIC </w:instrText>
      </w:r>
      <w:r>
        <w:rPr>
          <w:noProof/>
        </w:rPr>
        <w:fldChar w:fldCharType="separate"/>
      </w:r>
      <w:bookmarkStart w:id="362" w:name="_Toc226563164"/>
      <w:r w:rsidR="00AB1BE0">
        <w:rPr>
          <w:noProof/>
        </w:rPr>
        <w:t>8</w:t>
      </w:r>
      <w:r>
        <w:rPr>
          <w:noProof/>
        </w:rPr>
        <w:fldChar w:fldCharType="end"/>
      </w:r>
      <w:r w:rsidR="00F3776B">
        <w:t xml:space="preserve"> - </w:t>
      </w:r>
      <w:r w:rsidR="001F1424" w:rsidRPr="00617DB7">
        <w:t>Параметры тела (Document) запроса на подбор / сторнирование / переформирование записей учета по документу</w:t>
      </w:r>
      <w:r w:rsidR="009977FE">
        <w:t xml:space="preserve"> </w:t>
      </w:r>
      <w:r w:rsidR="009977FE" w:rsidRPr="00B9499D">
        <w:t>«Заявка на возврат» MSC_ApplRefund</w:t>
      </w:r>
      <w:bookmarkEnd w:id="362"/>
    </w:p>
    <w:tbl>
      <w:tblPr>
        <w:tblStyle w:val="GOSTTable"/>
        <w:tblW w:w="5000" w:type="pct"/>
        <w:tblLayout w:type="fixed"/>
        <w:tblLook w:val="07E0" w:firstRow="1" w:lastRow="1" w:firstColumn="1" w:lastColumn="1" w:noHBand="1" w:noVBand="1"/>
      </w:tblPr>
      <w:tblGrid>
        <w:gridCol w:w="3467"/>
        <w:gridCol w:w="2364"/>
        <w:gridCol w:w="1576"/>
        <w:gridCol w:w="946"/>
        <w:gridCol w:w="993"/>
        <w:gridCol w:w="6414"/>
      </w:tblGrid>
      <w:tr w:rsidR="001955A8" w:rsidRPr="00B9499D" w14:paraId="423BFC50" w14:textId="77777777" w:rsidTr="00C11849">
        <w:trPr>
          <w:cnfStyle w:val="100000000000" w:firstRow="1" w:lastRow="0" w:firstColumn="0" w:lastColumn="0" w:oddVBand="0" w:evenVBand="0" w:oddHBand="0" w:evenHBand="0" w:firstRowFirstColumn="0" w:firstRowLastColumn="0" w:lastRowFirstColumn="0" w:lastRowLastColumn="0"/>
        </w:trPr>
        <w:tc>
          <w:tcPr>
            <w:tcW w:w="1100" w:type="pct"/>
          </w:tcPr>
          <w:p w14:paraId="6D2A0B30" w14:textId="32FD130B" w:rsidR="001955A8" w:rsidRPr="00B9499D" w:rsidRDefault="001955A8" w:rsidP="00C11849">
            <w:pPr>
              <w:pStyle w:val="GOSTTableHead"/>
            </w:pPr>
            <w:r w:rsidRPr="00B412B2">
              <w:t>Наименование параметра</w:t>
            </w:r>
          </w:p>
        </w:tc>
        <w:tc>
          <w:tcPr>
            <w:tcW w:w="750" w:type="pct"/>
          </w:tcPr>
          <w:p w14:paraId="00FC1BB1" w14:textId="31D04CC3" w:rsidR="001955A8" w:rsidRPr="00B9499D" w:rsidRDefault="001955A8" w:rsidP="00C11849">
            <w:pPr>
              <w:pStyle w:val="GOSTTableHead"/>
            </w:pPr>
            <w:r w:rsidRPr="00B412B2">
              <w:t>Название тэга</w:t>
            </w:r>
          </w:p>
        </w:tc>
        <w:tc>
          <w:tcPr>
            <w:tcW w:w="500" w:type="pct"/>
          </w:tcPr>
          <w:p w14:paraId="62BF0D6C" w14:textId="1F1D9E6C" w:rsidR="001955A8" w:rsidRPr="00B9499D" w:rsidRDefault="001955A8" w:rsidP="00C11849">
            <w:pPr>
              <w:pStyle w:val="GOSTTableHead"/>
            </w:pPr>
            <w:r w:rsidRPr="00B412B2">
              <w:t>Тип данных</w:t>
            </w:r>
          </w:p>
        </w:tc>
        <w:tc>
          <w:tcPr>
            <w:tcW w:w="300" w:type="pct"/>
          </w:tcPr>
          <w:p w14:paraId="5672C3F2" w14:textId="4E5356F2" w:rsidR="001955A8" w:rsidRPr="00B9499D" w:rsidRDefault="001955A8" w:rsidP="00C11849">
            <w:pPr>
              <w:pStyle w:val="GOSTTableHead"/>
            </w:pPr>
            <w:r w:rsidRPr="00B412B2">
              <w:t>Обязательность</w:t>
            </w:r>
          </w:p>
        </w:tc>
        <w:tc>
          <w:tcPr>
            <w:tcW w:w="315" w:type="pct"/>
          </w:tcPr>
          <w:p w14:paraId="0BD40CCF" w14:textId="6E3B6737" w:rsidR="001955A8" w:rsidRPr="00B9499D" w:rsidRDefault="001955A8" w:rsidP="00C11849">
            <w:pPr>
              <w:pStyle w:val="GOSTTableHead"/>
            </w:pPr>
            <w:r w:rsidRPr="00B412B2">
              <w:t>Размерность</w:t>
            </w:r>
          </w:p>
        </w:tc>
        <w:tc>
          <w:tcPr>
            <w:tcW w:w="2035" w:type="pct"/>
          </w:tcPr>
          <w:p w14:paraId="60FC1845" w14:textId="77F398FF" w:rsidR="001955A8" w:rsidRPr="00B9499D" w:rsidRDefault="001955A8" w:rsidP="00C11849">
            <w:pPr>
              <w:pStyle w:val="GOSTTableHead"/>
            </w:pPr>
            <w:r w:rsidRPr="00B412B2">
              <w:t>Описание</w:t>
            </w:r>
          </w:p>
        </w:tc>
      </w:tr>
      <w:tr w:rsidR="001955A8" w:rsidRPr="00B9499D" w14:paraId="51F2291C" w14:textId="77777777" w:rsidTr="001955A8">
        <w:tc>
          <w:tcPr>
            <w:tcW w:w="1100" w:type="pct"/>
          </w:tcPr>
          <w:p w14:paraId="0D09F856" w14:textId="77777777" w:rsidR="001955A8" w:rsidRPr="00B9499D" w:rsidRDefault="001955A8" w:rsidP="001955A8">
            <w:pPr>
              <w:pStyle w:val="GOSTTablenorm"/>
            </w:pPr>
            <w:r w:rsidRPr="00B9499D">
              <w:t>Номер документа</w:t>
            </w:r>
          </w:p>
        </w:tc>
        <w:tc>
          <w:tcPr>
            <w:tcW w:w="750" w:type="pct"/>
          </w:tcPr>
          <w:p w14:paraId="5288BFBA" w14:textId="77777777" w:rsidR="001955A8" w:rsidRPr="00B9499D" w:rsidRDefault="001955A8" w:rsidP="001955A8">
            <w:pPr>
              <w:pStyle w:val="GOSTTablenorm"/>
            </w:pPr>
            <w:r w:rsidRPr="00B9499D">
              <w:t>ZV_ApplctnNm</w:t>
            </w:r>
          </w:p>
        </w:tc>
        <w:tc>
          <w:tcPr>
            <w:tcW w:w="500" w:type="pct"/>
          </w:tcPr>
          <w:p w14:paraId="63301D28" w14:textId="77777777" w:rsidR="001955A8" w:rsidRPr="00B9499D" w:rsidRDefault="001955A8" w:rsidP="001955A8">
            <w:pPr>
              <w:pStyle w:val="GOSTTablenorm"/>
            </w:pPr>
            <w:r w:rsidRPr="00B9499D">
              <w:t>Строка</w:t>
            </w:r>
          </w:p>
        </w:tc>
        <w:tc>
          <w:tcPr>
            <w:tcW w:w="300" w:type="pct"/>
          </w:tcPr>
          <w:p w14:paraId="47DB7886" w14:textId="77777777" w:rsidR="001955A8" w:rsidRPr="00B9499D" w:rsidRDefault="001955A8" w:rsidP="001955A8">
            <w:pPr>
              <w:pStyle w:val="GOSTTablenorm"/>
            </w:pPr>
            <w:r w:rsidRPr="00B9499D">
              <w:t>Да</w:t>
            </w:r>
          </w:p>
        </w:tc>
        <w:tc>
          <w:tcPr>
            <w:tcW w:w="315" w:type="pct"/>
          </w:tcPr>
          <w:p w14:paraId="49AB8339" w14:textId="77777777" w:rsidR="001955A8" w:rsidRPr="00B9499D" w:rsidRDefault="001955A8" w:rsidP="001955A8">
            <w:pPr>
              <w:pStyle w:val="GOSTTablenorm"/>
            </w:pPr>
            <w:r w:rsidRPr="00B9499D">
              <w:t>&lt;=</w:t>
            </w:r>
            <w:r w:rsidRPr="00B9499D">
              <w:rPr>
                <w:lang w:val="en-US"/>
              </w:rPr>
              <w:t>1</w:t>
            </w:r>
            <w:r w:rsidRPr="00B9499D">
              <w:t>5</w:t>
            </w:r>
          </w:p>
        </w:tc>
        <w:tc>
          <w:tcPr>
            <w:tcW w:w="2035" w:type="pct"/>
          </w:tcPr>
          <w:p w14:paraId="53D5F3AD" w14:textId="77777777" w:rsidR="001955A8" w:rsidRPr="00B9499D" w:rsidRDefault="001955A8" w:rsidP="001955A8">
            <w:pPr>
              <w:pStyle w:val="GOSTTablenorm"/>
            </w:pPr>
            <w:r w:rsidRPr="00B9499D">
              <w:t>Указывается номер документа</w:t>
            </w:r>
          </w:p>
        </w:tc>
      </w:tr>
      <w:tr w:rsidR="001955A8" w:rsidRPr="00B9499D" w14:paraId="19D549FE" w14:textId="77777777" w:rsidTr="001955A8">
        <w:tc>
          <w:tcPr>
            <w:tcW w:w="1100" w:type="pct"/>
          </w:tcPr>
          <w:p w14:paraId="521FFB46" w14:textId="77777777" w:rsidR="001955A8" w:rsidRPr="00B9499D" w:rsidRDefault="001955A8" w:rsidP="001955A8">
            <w:pPr>
              <w:pStyle w:val="GOSTTablenorm"/>
            </w:pPr>
            <w:r w:rsidRPr="00B9499D">
              <w:t>Дата документа</w:t>
            </w:r>
          </w:p>
        </w:tc>
        <w:tc>
          <w:tcPr>
            <w:tcW w:w="750" w:type="pct"/>
          </w:tcPr>
          <w:p w14:paraId="2FF7A00C" w14:textId="77777777" w:rsidR="001955A8" w:rsidRPr="00B9499D" w:rsidRDefault="001955A8" w:rsidP="001955A8">
            <w:pPr>
              <w:pStyle w:val="GOSTTablenorm"/>
            </w:pPr>
            <w:r w:rsidRPr="00B9499D">
              <w:t>ZV_MSC_Infrmtn_CrtnDt</w:t>
            </w:r>
          </w:p>
        </w:tc>
        <w:tc>
          <w:tcPr>
            <w:tcW w:w="500" w:type="pct"/>
          </w:tcPr>
          <w:p w14:paraId="49C3AA40" w14:textId="642779E9" w:rsidR="001955A8" w:rsidRPr="00B9499D" w:rsidRDefault="001955A8" w:rsidP="001955A8">
            <w:pPr>
              <w:pStyle w:val="GOSTTablenorm"/>
            </w:pPr>
            <w:r w:rsidRPr="33249EA7">
              <w:t>Дата</w:t>
            </w:r>
          </w:p>
        </w:tc>
        <w:tc>
          <w:tcPr>
            <w:tcW w:w="300" w:type="pct"/>
          </w:tcPr>
          <w:p w14:paraId="7267346F" w14:textId="77777777" w:rsidR="001955A8" w:rsidRPr="00B9499D" w:rsidRDefault="001955A8" w:rsidP="001955A8">
            <w:pPr>
              <w:pStyle w:val="GOSTTablenorm"/>
            </w:pPr>
            <w:r w:rsidRPr="00B9499D">
              <w:t>Да</w:t>
            </w:r>
          </w:p>
        </w:tc>
        <w:tc>
          <w:tcPr>
            <w:tcW w:w="315" w:type="pct"/>
          </w:tcPr>
          <w:p w14:paraId="7C5388B2" w14:textId="678A0E12" w:rsidR="001955A8" w:rsidRPr="00B9499D" w:rsidRDefault="001955A8" w:rsidP="001955A8">
            <w:pPr>
              <w:pStyle w:val="GOSTTablenorm"/>
            </w:pPr>
          </w:p>
        </w:tc>
        <w:tc>
          <w:tcPr>
            <w:tcW w:w="2035" w:type="pct"/>
          </w:tcPr>
          <w:p w14:paraId="1D6DD6C7" w14:textId="7860CAD4" w:rsidR="001955A8" w:rsidRPr="00B9499D" w:rsidRDefault="001955A8" w:rsidP="001955A8">
            <w:pPr>
              <w:pStyle w:val="GOSTTablenorm"/>
            </w:pPr>
            <w:r w:rsidRPr="00B9499D">
              <w:t>Указывается дата</w:t>
            </w:r>
            <w:r>
              <w:t xml:space="preserve"> документа в формате YYYY-MM-DD</w:t>
            </w:r>
          </w:p>
        </w:tc>
      </w:tr>
      <w:tr w:rsidR="001955A8" w:rsidRPr="00B9499D" w14:paraId="1F943343" w14:textId="77777777" w:rsidTr="001955A8">
        <w:tc>
          <w:tcPr>
            <w:tcW w:w="1100" w:type="pct"/>
          </w:tcPr>
          <w:p w14:paraId="6B6489D3" w14:textId="1E6C363B" w:rsidR="001955A8" w:rsidRPr="00B9499D" w:rsidRDefault="001955A8" w:rsidP="001955A8">
            <w:pPr>
              <w:pStyle w:val="GOSTTablenorm"/>
            </w:pPr>
            <w:r w:rsidRPr="00B9499D">
              <w:t>Код валюты по ОКВ</w:t>
            </w:r>
          </w:p>
        </w:tc>
        <w:tc>
          <w:tcPr>
            <w:tcW w:w="750" w:type="pct"/>
          </w:tcPr>
          <w:p w14:paraId="0B084669" w14:textId="38693C3E" w:rsidR="001955A8" w:rsidRPr="00B9499D" w:rsidRDefault="001955A8" w:rsidP="001955A8">
            <w:pPr>
              <w:pStyle w:val="GOSTTablenorm"/>
            </w:pPr>
            <w:r w:rsidRPr="00B9499D">
              <w:t>ZVDOC_MSC_OKV_CD</w:t>
            </w:r>
          </w:p>
        </w:tc>
        <w:tc>
          <w:tcPr>
            <w:tcW w:w="500" w:type="pct"/>
          </w:tcPr>
          <w:p w14:paraId="5781ED34" w14:textId="3838E2F3" w:rsidR="001955A8" w:rsidRPr="00B9499D" w:rsidRDefault="001955A8" w:rsidP="001955A8">
            <w:pPr>
              <w:pStyle w:val="GOSTTablenorm"/>
            </w:pPr>
            <w:r w:rsidRPr="00B9499D">
              <w:t>Строка</w:t>
            </w:r>
          </w:p>
        </w:tc>
        <w:tc>
          <w:tcPr>
            <w:tcW w:w="300" w:type="pct"/>
          </w:tcPr>
          <w:p w14:paraId="2E75D389" w14:textId="7967689A" w:rsidR="001955A8" w:rsidRPr="00B9499D" w:rsidRDefault="001955A8" w:rsidP="001955A8">
            <w:pPr>
              <w:pStyle w:val="GOSTTablenorm"/>
            </w:pPr>
            <w:r w:rsidRPr="00B9499D">
              <w:t>Да</w:t>
            </w:r>
          </w:p>
        </w:tc>
        <w:tc>
          <w:tcPr>
            <w:tcW w:w="315" w:type="pct"/>
          </w:tcPr>
          <w:p w14:paraId="7940FAF8" w14:textId="0F24E478" w:rsidR="001955A8" w:rsidRPr="00B9499D" w:rsidRDefault="001955A8" w:rsidP="001955A8">
            <w:pPr>
              <w:pStyle w:val="GOSTTablenorm"/>
            </w:pPr>
            <w:r w:rsidRPr="00B9499D">
              <w:t>=3</w:t>
            </w:r>
          </w:p>
        </w:tc>
        <w:tc>
          <w:tcPr>
            <w:tcW w:w="2035" w:type="pct"/>
          </w:tcPr>
          <w:p w14:paraId="4CE8F1E1" w14:textId="4DA36D81" w:rsidR="001955A8" w:rsidRPr="00B9499D" w:rsidRDefault="001955A8" w:rsidP="001955A8">
            <w:pPr>
              <w:pStyle w:val="GOSTTablenorm"/>
            </w:pPr>
            <w:r w:rsidRPr="00B9499D">
              <w:t>Указывается код валюты по Общероссийскому классификатору валют. Допустимо указывать как цифро</w:t>
            </w:r>
            <w:r>
              <w:t>вой, так и буквенный код валюты</w:t>
            </w:r>
          </w:p>
        </w:tc>
      </w:tr>
      <w:tr w:rsidR="001955A8" w:rsidRPr="00B9499D" w14:paraId="47C7B02F" w14:textId="77777777" w:rsidTr="001955A8">
        <w:tc>
          <w:tcPr>
            <w:tcW w:w="1100" w:type="pct"/>
          </w:tcPr>
          <w:p w14:paraId="26844382" w14:textId="77777777" w:rsidR="001955A8" w:rsidRPr="00B9499D" w:rsidRDefault="001955A8" w:rsidP="001955A8">
            <w:pPr>
              <w:pStyle w:val="GOSTTablenorm"/>
            </w:pPr>
            <w:r w:rsidRPr="00B9499D">
              <w:t>Контур</w:t>
            </w:r>
          </w:p>
        </w:tc>
        <w:tc>
          <w:tcPr>
            <w:tcW w:w="750" w:type="pct"/>
          </w:tcPr>
          <w:p w14:paraId="3B1E887A" w14:textId="77777777" w:rsidR="001955A8" w:rsidRPr="00B9499D" w:rsidRDefault="001955A8" w:rsidP="001955A8">
            <w:pPr>
              <w:pStyle w:val="GOSTTablenorm"/>
            </w:pPr>
            <w:r w:rsidRPr="00B9499D">
              <w:t>StmInfrmtn_Contour_Code</w:t>
            </w:r>
          </w:p>
        </w:tc>
        <w:tc>
          <w:tcPr>
            <w:tcW w:w="500" w:type="pct"/>
          </w:tcPr>
          <w:p w14:paraId="1D667748" w14:textId="77777777" w:rsidR="001955A8" w:rsidRPr="00B9499D" w:rsidRDefault="001955A8" w:rsidP="001955A8">
            <w:pPr>
              <w:pStyle w:val="GOSTTablenorm"/>
            </w:pPr>
            <w:r w:rsidRPr="00B9499D">
              <w:t>Строка</w:t>
            </w:r>
          </w:p>
        </w:tc>
        <w:tc>
          <w:tcPr>
            <w:tcW w:w="300" w:type="pct"/>
          </w:tcPr>
          <w:p w14:paraId="7EFAB927" w14:textId="77777777" w:rsidR="001955A8" w:rsidRPr="00B9499D" w:rsidRDefault="001955A8" w:rsidP="001955A8">
            <w:pPr>
              <w:pStyle w:val="GOSTTablenorm"/>
            </w:pPr>
            <w:r w:rsidRPr="00B9499D">
              <w:t>Да</w:t>
            </w:r>
          </w:p>
        </w:tc>
        <w:tc>
          <w:tcPr>
            <w:tcW w:w="315" w:type="pct"/>
          </w:tcPr>
          <w:p w14:paraId="739E0F9E" w14:textId="77777777" w:rsidR="001955A8" w:rsidRPr="00B9499D" w:rsidRDefault="001955A8" w:rsidP="001955A8">
            <w:pPr>
              <w:pStyle w:val="GOSTTablenorm"/>
            </w:pPr>
            <w:r w:rsidRPr="00B9499D">
              <w:t>=1</w:t>
            </w:r>
          </w:p>
        </w:tc>
        <w:tc>
          <w:tcPr>
            <w:tcW w:w="2035" w:type="pct"/>
          </w:tcPr>
          <w:p w14:paraId="11CA0362" w14:textId="77777777" w:rsidR="001955A8" w:rsidRPr="00B9499D" w:rsidRDefault="001955A8" w:rsidP="001955A8">
            <w:pPr>
              <w:pStyle w:val="GOSTTablenorm"/>
            </w:pPr>
            <w:r w:rsidRPr="00B9499D">
              <w:t xml:space="preserve">Указывается код контура, в котором проводится операция. </w:t>
            </w:r>
          </w:p>
          <w:p w14:paraId="0DF07822" w14:textId="77777777" w:rsidR="001955A8" w:rsidRPr="00B9499D" w:rsidRDefault="001955A8" w:rsidP="001955A8">
            <w:pPr>
              <w:pStyle w:val="GOSTTablenorm"/>
            </w:pPr>
            <w:r w:rsidRPr="00B9499D">
              <w:t>Возможные значения:</w:t>
            </w:r>
          </w:p>
          <w:p w14:paraId="5D3D664C" w14:textId="33E25F5C" w:rsidR="001955A8" w:rsidRPr="00B9499D" w:rsidRDefault="001955A8" w:rsidP="001955A8">
            <w:pPr>
              <w:pStyle w:val="GOSTTableListMark1"/>
            </w:pPr>
            <w:r w:rsidRPr="00B9499D">
              <w:t>«</w:t>
            </w:r>
            <w:r w:rsidR="00B26CFB">
              <w:rPr>
                <w:lang w:val="en-US"/>
              </w:rPr>
              <w:t>O</w:t>
            </w:r>
            <w:r w:rsidRPr="00B9499D">
              <w:t xml:space="preserve">» </w:t>
            </w:r>
            <w:r w:rsidRPr="00B9499D">
              <w:rPr>
                <w:lang w:val="en-US"/>
              </w:rPr>
              <w:t xml:space="preserve">– </w:t>
            </w:r>
            <w:r w:rsidRPr="00B9499D">
              <w:t>открытый;</w:t>
            </w:r>
          </w:p>
          <w:p w14:paraId="178A696C" w14:textId="77777777" w:rsidR="001955A8" w:rsidRPr="00B9499D" w:rsidRDefault="001955A8" w:rsidP="001955A8">
            <w:pPr>
              <w:pStyle w:val="GOSTTableListMark1"/>
            </w:pPr>
            <w:r w:rsidRPr="00B9499D">
              <w:t>«</w:t>
            </w:r>
            <w:r w:rsidRPr="00B9499D">
              <w:rPr>
                <w:lang w:val="en-US"/>
              </w:rPr>
              <w:t>S</w:t>
            </w:r>
            <w:r w:rsidRPr="00B9499D">
              <w:t>»</w:t>
            </w:r>
            <w:r w:rsidRPr="00B9499D">
              <w:rPr>
                <w:lang w:val="en-US"/>
              </w:rPr>
              <w:t xml:space="preserve"> – </w:t>
            </w:r>
            <w:r w:rsidRPr="00B9499D">
              <w:t>защищенный;</w:t>
            </w:r>
          </w:p>
          <w:p w14:paraId="33FB18B8" w14:textId="67FB9489" w:rsidR="001955A8" w:rsidRPr="00B9499D" w:rsidRDefault="001955A8" w:rsidP="001955A8">
            <w:pPr>
              <w:pStyle w:val="GOSTTableListMark1"/>
            </w:pPr>
            <w:r>
              <w:t>«</w:t>
            </w:r>
            <w:r w:rsidRPr="00B9499D">
              <w:t>1</w:t>
            </w:r>
            <w:r>
              <w:t>»</w:t>
            </w:r>
            <w:r w:rsidRPr="00B9499D">
              <w:t xml:space="preserve"> – открытый;</w:t>
            </w:r>
          </w:p>
          <w:p w14:paraId="11D8DDF5" w14:textId="40BA01BB" w:rsidR="001955A8" w:rsidRPr="00B9499D" w:rsidRDefault="001955A8" w:rsidP="001955A8">
            <w:pPr>
              <w:pStyle w:val="GOSTTableListMark1"/>
            </w:pPr>
            <w:r>
              <w:t>«</w:t>
            </w:r>
            <w:r w:rsidRPr="00B9499D">
              <w:t>2</w:t>
            </w:r>
            <w:r>
              <w:t>»</w:t>
            </w:r>
            <w:r w:rsidRPr="00B9499D">
              <w:t xml:space="preserve"> - защищенный</w:t>
            </w:r>
          </w:p>
        </w:tc>
      </w:tr>
      <w:tr w:rsidR="001955A8" w:rsidRPr="00B9499D" w14:paraId="0DE33B2C" w14:textId="77777777" w:rsidTr="001955A8">
        <w:tc>
          <w:tcPr>
            <w:tcW w:w="1100" w:type="pct"/>
          </w:tcPr>
          <w:p w14:paraId="52BECD0C" w14:textId="77777777" w:rsidR="001955A8" w:rsidRPr="00B9499D" w:rsidRDefault="001955A8" w:rsidP="001955A8">
            <w:pPr>
              <w:pStyle w:val="GOSTTablenorm"/>
            </w:pPr>
            <w:r w:rsidRPr="00B9499D">
              <w:t>Уровень конфиденциальности</w:t>
            </w:r>
          </w:p>
        </w:tc>
        <w:tc>
          <w:tcPr>
            <w:tcW w:w="750" w:type="pct"/>
          </w:tcPr>
          <w:p w14:paraId="7CCD1441" w14:textId="77777777" w:rsidR="001955A8" w:rsidRPr="00B9499D" w:rsidRDefault="001955A8" w:rsidP="001955A8">
            <w:pPr>
              <w:pStyle w:val="GOSTTablenorm"/>
            </w:pPr>
            <w:r w:rsidRPr="00B9499D">
              <w:t>StmInfrmtn_AccessLevelStereotype</w:t>
            </w:r>
          </w:p>
        </w:tc>
        <w:tc>
          <w:tcPr>
            <w:tcW w:w="500" w:type="pct"/>
          </w:tcPr>
          <w:p w14:paraId="628F0C14" w14:textId="31256D73" w:rsidR="001955A8" w:rsidRPr="00B9499D" w:rsidRDefault="001955A8" w:rsidP="001955A8">
            <w:pPr>
              <w:pStyle w:val="GOSTTablenorm"/>
            </w:pPr>
            <w:r>
              <w:t>Число</w:t>
            </w:r>
          </w:p>
        </w:tc>
        <w:tc>
          <w:tcPr>
            <w:tcW w:w="300" w:type="pct"/>
          </w:tcPr>
          <w:p w14:paraId="24CF4EE2" w14:textId="77777777" w:rsidR="001955A8" w:rsidRPr="00B9499D" w:rsidRDefault="001955A8" w:rsidP="001955A8">
            <w:pPr>
              <w:pStyle w:val="GOSTTablenorm"/>
            </w:pPr>
            <w:r w:rsidRPr="00B9499D">
              <w:t>Да</w:t>
            </w:r>
          </w:p>
        </w:tc>
        <w:tc>
          <w:tcPr>
            <w:tcW w:w="315" w:type="pct"/>
          </w:tcPr>
          <w:p w14:paraId="4011F1FE" w14:textId="77777777" w:rsidR="001955A8" w:rsidRPr="00B9499D" w:rsidRDefault="001955A8" w:rsidP="001955A8">
            <w:pPr>
              <w:pStyle w:val="GOSTTablenorm"/>
            </w:pPr>
            <w:r w:rsidRPr="00B9499D">
              <w:t>=1</w:t>
            </w:r>
          </w:p>
        </w:tc>
        <w:tc>
          <w:tcPr>
            <w:tcW w:w="2035" w:type="pct"/>
          </w:tcPr>
          <w:p w14:paraId="0B7D7877" w14:textId="77777777" w:rsidR="001955A8" w:rsidRPr="00B9499D" w:rsidRDefault="001955A8" w:rsidP="001955A8">
            <w:pPr>
              <w:pStyle w:val="GOSTTablenorm"/>
            </w:pPr>
            <w:r w:rsidRPr="00B9499D">
              <w:t>Указывается уровень конфиденциальности документа.</w:t>
            </w:r>
          </w:p>
          <w:p w14:paraId="678322E1" w14:textId="77777777" w:rsidR="001955A8" w:rsidRPr="00B9499D" w:rsidRDefault="001955A8" w:rsidP="001955A8">
            <w:pPr>
              <w:pStyle w:val="GOSTTablenorm"/>
            </w:pPr>
            <w:r w:rsidRPr="00B9499D">
              <w:t>Возможные значения:</w:t>
            </w:r>
          </w:p>
          <w:p w14:paraId="2CDDEDAD" w14:textId="77777777" w:rsidR="001955A8" w:rsidRPr="00B9499D" w:rsidRDefault="001955A8" w:rsidP="001955A8">
            <w:pPr>
              <w:pStyle w:val="GOSTTableListMark1"/>
            </w:pPr>
            <w:r w:rsidRPr="00B9499D">
              <w:t>«0» - Несекретно;</w:t>
            </w:r>
          </w:p>
          <w:p w14:paraId="1E1E5D05" w14:textId="358A6F1B" w:rsidR="001955A8" w:rsidRPr="00B9499D" w:rsidRDefault="001955A8" w:rsidP="001955A8">
            <w:pPr>
              <w:pStyle w:val="GOSTTableListMark1"/>
            </w:pPr>
            <w:r w:rsidRPr="00B9499D">
              <w:t>«1» - Для служебного пользования.</w:t>
            </w:r>
          </w:p>
        </w:tc>
      </w:tr>
      <w:tr w:rsidR="001955A8" w:rsidRPr="00B9499D" w14:paraId="631072EA" w14:textId="77777777" w:rsidTr="001955A8">
        <w:tc>
          <w:tcPr>
            <w:tcW w:w="1100" w:type="pct"/>
          </w:tcPr>
          <w:p w14:paraId="6161BCDB" w14:textId="77777777" w:rsidR="001955A8" w:rsidRPr="00B9499D" w:rsidRDefault="001955A8" w:rsidP="001955A8">
            <w:pPr>
              <w:pStyle w:val="GOSTTablenorm"/>
            </w:pPr>
            <w:r w:rsidRPr="00B9499D">
              <w:t>Код бюджета</w:t>
            </w:r>
          </w:p>
        </w:tc>
        <w:tc>
          <w:tcPr>
            <w:tcW w:w="750" w:type="pct"/>
          </w:tcPr>
          <w:p w14:paraId="7D970E66" w14:textId="77777777" w:rsidR="001955A8" w:rsidRPr="00B9499D" w:rsidRDefault="001955A8" w:rsidP="001955A8">
            <w:pPr>
              <w:pStyle w:val="GOSTTablenorm"/>
              <w:rPr>
                <w:lang w:val="en-US"/>
              </w:rPr>
            </w:pPr>
            <w:r w:rsidRPr="00B9499D">
              <w:rPr>
                <w:lang w:val="en-US"/>
              </w:rPr>
              <w:t>ZV_MSC_Orgnztn_MSC_Bdgt_Cd</w:t>
            </w:r>
          </w:p>
        </w:tc>
        <w:tc>
          <w:tcPr>
            <w:tcW w:w="500" w:type="pct"/>
          </w:tcPr>
          <w:p w14:paraId="27104E06" w14:textId="77777777" w:rsidR="001955A8" w:rsidRPr="00B9499D" w:rsidRDefault="001955A8" w:rsidP="001955A8">
            <w:pPr>
              <w:pStyle w:val="GOSTTablenorm"/>
            </w:pPr>
            <w:r w:rsidRPr="00B9499D">
              <w:t>Строка</w:t>
            </w:r>
          </w:p>
        </w:tc>
        <w:tc>
          <w:tcPr>
            <w:tcW w:w="300" w:type="pct"/>
          </w:tcPr>
          <w:p w14:paraId="378E1678" w14:textId="77777777" w:rsidR="001955A8" w:rsidRPr="00B9499D" w:rsidRDefault="001955A8" w:rsidP="001955A8">
            <w:pPr>
              <w:pStyle w:val="GOSTTablenorm"/>
            </w:pPr>
            <w:r w:rsidRPr="00B9499D">
              <w:t>Да</w:t>
            </w:r>
          </w:p>
        </w:tc>
        <w:tc>
          <w:tcPr>
            <w:tcW w:w="315" w:type="pct"/>
          </w:tcPr>
          <w:p w14:paraId="6100CEB6" w14:textId="77777777" w:rsidR="001955A8" w:rsidRPr="00B9499D" w:rsidRDefault="001955A8" w:rsidP="001955A8">
            <w:pPr>
              <w:pStyle w:val="GOSTTablenorm"/>
            </w:pPr>
            <w:r w:rsidRPr="00B9499D">
              <w:t>=8</w:t>
            </w:r>
          </w:p>
        </w:tc>
        <w:tc>
          <w:tcPr>
            <w:tcW w:w="2035" w:type="pct"/>
          </w:tcPr>
          <w:p w14:paraId="77070324" w14:textId="6F8BD697" w:rsidR="001955A8" w:rsidRPr="00B9499D" w:rsidRDefault="001955A8" w:rsidP="001955A8">
            <w:pPr>
              <w:pStyle w:val="GOSTTablenorm"/>
            </w:pPr>
            <w:r w:rsidRPr="00B9499D">
              <w:t>Указывается код бюджета в соответ</w:t>
            </w:r>
            <w:r>
              <w:t>ствии со справочником «Бюджеты»</w:t>
            </w:r>
          </w:p>
        </w:tc>
      </w:tr>
      <w:tr w:rsidR="001955A8" w:rsidRPr="00B9499D" w14:paraId="0C26A83D" w14:textId="77777777" w:rsidTr="001955A8">
        <w:tc>
          <w:tcPr>
            <w:tcW w:w="1100" w:type="pct"/>
          </w:tcPr>
          <w:p w14:paraId="09155826" w14:textId="77777777" w:rsidR="001955A8" w:rsidRPr="00B9499D" w:rsidRDefault="001955A8" w:rsidP="001955A8">
            <w:pPr>
              <w:pStyle w:val="GOSTTablenorm"/>
            </w:pPr>
            <w:r w:rsidRPr="00B9499D">
              <w:t>Номер лицевого счета плательщика</w:t>
            </w:r>
          </w:p>
        </w:tc>
        <w:tc>
          <w:tcPr>
            <w:tcW w:w="750" w:type="pct"/>
          </w:tcPr>
          <w:p w14:paraId="12E354D1" w14:textId="77777777" w:rsidR="001955A8" w:rsidRPr="00B9499D" w:rsidRDefault="001955A8" w:rsidP="001955A8">
            <w:pPr>
              <w:pStyle w:val="GOSTTablenorm"/>
            </w:pPr>
            <w:r w:rsidRPr="00B9499D">
              <w:t>ZV_MSC_Cstmr_AcntNmbr</w:t>
            </w:r>
          </w:p>
        </w:tc>
        <w:tc>
          <w:tcPr>
            <w:tcW w:w="500" w:type="pct"/>
          </w:tcPr>
          <w:p w14:paraId="36399371" w14:textId="77777777" w:rsidR="001955A8" w:rsidRPr="00B9499D" w:rsidRDefault="001955A8" w:rsidP="001955A8">
            <w:pPr>
              <w:pStyle w:val="GOSTTablenorm"/>
            </w:pPr>
            <w:r w:rsidRPr="00B9499D">
              <w:t>Строка</w:t>
            </w:r>
          </w:p>
        </w:tc>
        <w:tc>
          <w:tcPr>
            <w:tcW w:w="300" w:type="pct"/>
          </w:tcPr>
          <w:p w14:paraId="59DA34C2" w14:textId="77777777" w:rsidR="001955A8" w:rsidRPr="00B9499D" w:rsidRDefault="001955A8" w:rsidP="001955A8">
            <w:pPr>
              <w:pStyle w:val="GOSTTablenorm"/>
            </w:pPr>
            <w:r w:rsidRPr="00B9499D">
              <w:t>Да</w:t>
            </w:r>
          </w:p>
        </w:tc>
        <w:tc>
          <w:tcPr>
            <w:tcW w:w="315" w:type="pct"/>
          </w:tcPr>
          <w:p w14:paraId="2326E719" w14:textId="77777777" w:rsidR="001955A8" w:rsidRPr="00B9499D" w:rsidRDefault="001955A8" w:rsidP="001955A8">
            <w:pPr>
              <w:pStyle w:val="GOSTTablenorm"/>
            </w:pPr>
            <w:r w:rsidRPr="00B9499D">
              <w:t>=11</w:t>
            </w:r>
          </w:p>
        </w:tc>
        <w:tc>
          <w:tcPr>
            <w:tcW w:w="2035" w:type="pct"/>
          </w:tcPr>
          <w:p w14:paraId="267C5DC9" w14:textId="77777777" w:rsidR="001955A8" w:rsidRPr="00B9499D" w:rsidRDefault="001955A8" w:rsidP="001955A8">
            <w:pPr>
              <w:pStyle w:val="GOSTTablenorm"/>
            </w:pPr>
            <w:r w:rsidRPr="00B9499D">
              <w:t>Указывается номер лицевого счета плательщика</w:t>
            </w:r>
          </w:p>
        </w:tc>
      </w:tr>
      <w:tr w:rsidR="001955A8" w:rsidRPr="00B9499D" w14:paraId="619B09B6" w14:textId="77777777" w:rsidTr="001955A8">
        <w:tc>
          <w:tcPr>
            <w:tcW w:w="1100" w:type="pct"/>
          </w:tcPr>
          <w:p w14:paraId="374AE091" w14:textId="77777777" w:rsidR="001955A8" w:rsidRPr="00B9499D" w:rsidRDefault="001955A8" w:rsidP="001955A8">
            <w:pPr>
              <w:pStyle w:val="GOSTTablenorm"/>
            </w:pPr>
            <w:r w:rsidRPr="00B9499D">
              <w:lastRenderedPageBreak/>
              <w:t>КБК плательщика</w:t>
            </w:r>
          </w:p>
        </w:tc>
        <w:tc>
          <w:tcPr>
            <w:tcW w:w="750" w:type="pct"/>
          </w:tcPr>
          <w:p w14:paraId="4E95FC75" w14:textId="77777777" w:rsidR="001955A8" w:rsidRPr="00B9499D" w:rsidRDefault="001955A8" w:rsidP="001955A8">
            <w:pPr>
              <w:pStyle w:val="GOSTTablenorm"/>
            </w:pPr>
            <w:r w:rsidRPr="00B9499D">
              <w:t>ZVDOC_MSC_KBK_KBK</w:t>
            </w:r>
          </w:p>
        </w:tc>
        <w:tc>
          <w:tcPr>
            <w:tcW w:w="500" w:type="pct"/>
          </w:tcPr>
          <w:p w14:paraId="6B02EFEA" w14:textId="77777777" w:rsidR="001955A8" w:rsidRPr="00B9499D" w:rsidRDefault="001955A8" w:rsidP="001955A8">
            <w:pPr>
              <w:pStyle w:val="GOSTTablenorm"/>
            </w:pPr>
            <w:r w:rsidRPr="00B9499D">
              <w:t>Строка</w:t>
            </w:r>
          </w:p>
        </w:tc>
        <w:tc>
          <w:tcPr>
            <w:tcW w:w="300" w:type="pct"/>
          </w:tcPr>
          <w:p w14:paraId="1C8757C0" w14:textId="77777777" w:rsidR="001955A8" w:rsidRPr="00B9499D" w:rsidRDefault="001955A8" w:rsidP="001955A8">
            <w:pPr>
              <w:pStyle w:val="GOSTTablenorm"/>
            </w:pPr>
            <w:r w:rsidRPr="00B9499D">
              <w:t>Нет</w:t>
            </w:r>
          </w:p>
        </w:tc>
        <w:tc>
          <w:tcPr>
            <w:tcW w:w="315" w:type="pct"/>
          </w:tcPr>
          <w:p w14:paraId="0F3E1773" w14:textId="77777777" w:rsidR="001955A8" w:rsidRPr="00B9499D" w:rsidRDefault="001955A8" w:rsidP="001955A8">
            <w:pPr>
              <w:pStyle w:val="GOSTTablenorm"/>
            </w:pPr>
            <w:r w:rsidRPr="00B9499D">
              <w:rPr>
                <w:lang w:val="en-US"/>
              </w:rPr>
              <w:t>=20</w:t>
            </w:r>
          </w:p>
        </w:tc>
        <w:tc>
          <w:tcPr>
            <w:tcW w:w="2035" w:type="pct"/>
          </w:tcPr>
          <w:p w14:paraId="5C16612E" w14:textId="6007AFD7" w:rsidR="001955A8" w:rsidRPr="00B9499D" w:rsidRDefault="001955A8" w:rsidP="001955A8">
            <w:pPr>
              <w:pStyle w:val="GOSTTablenorm"/>
            </w:pPr>
            <w:r w:rsidRPr="00B9499D">
              <w:t>Указывается код по бюджетной классификации для отражения операции на ЛС плательщика. П</w:t>
            </w:r>
            <w:r>
              <w:t>о л/с с кодом 05 не заполняется</w:t>
            </w:r>
          </w:p>
        </w:tc>
      </w:tr>
      <w:tr w:rsidR="001955A8" w:rsidRPr="00B9499D" w14:paraId="755CDD4E" w14:textId="77777777" w:rsidTr="001955A8">
        <w:tc>
          <w:tcPr>
            <w:tcW w:w="1100" w:type="pct"/>
          </w:tcPr>
          <w:p w14:paraId="13D06974" w14:textId="77777777" w:rsidR="001955A8" w:rsidRPr="00B9499D" w:rsidRDefault="001955A8" w:rsidP="001955A8">
            <w:pPr>
              <w:pStyle w:val="GOSTTablenorm"/>
              <w:rPr>
                <w:b/>
              </w:rPr>
            </w:pPr>
            <w:r w:rsidRPr="00B9499D">
              <w:t>Код цели (аналитический код) плательщика</w:t>
            </w:r>
          </w:p>
        </w:tc>
        <w:tc>
          <w:tcPr>
            <w:tcW w:w="750" w:type="pct"/>
          </w:tcPr>
          <w:p w14:paraId="3D6A54EB" w14:textId="77777777" w:rsidR="001955A8" w:rsidRPr="00B9499D" w:rsidRDefault="001955A8" w:rsidP="001955A8">
            <w:pPr>
              <w:pStyle w:val="GOSTTablenorm"/>
            </w:pPr>
            <w:r w:rsidRPr="00B9499D">
              <w:t>ZVDOC_MSC_KBK_TrgtCd</w:t>
            </w:r>
          </w:p>
        </w:tc>
        <w:tc>
          <w:tcPr>
            <w:tcW w:w="500" w:type="pct"/>
          </w:tcPr>
          <w:p w14:paraId="334883AE" w14:textId="77777777" w:rsidR="001955A8" w:rsidRPr="00B9499D" w:rsidRDefault="001955A8" w:rsidP="001955A8">
            <w:pPr>
              <w:pStyle w:val="GOSTTablenorm"/>
            </w:pPr>
            <w:r w:rsidRPr="00B9499D">
              <w:t>Строка</w:t>
            </w:r>
          </w:p>
        </w:tc>
        <w:tc>
          <w:tcPr>
            <w:tcW w:w="300" w:type="pct"/>
          </w:tcPr>
          <w:p w14:paraId="7FF0688C" w14:textId="77777777" w:rsidR="001955A8" w:rsidRPr="00B9499D" w:rsidRDefault="001955A8" w:rsidP="001955A8">
            <w:pPr>
              <w:pStyle w:val="GOSTTablenorm"/>
            </w:pPr>
            <w:r w:rsidRPr="00B9499D">
              <w:t>Нет</w:t>
            </w:r>
          </w:p>
        </w:tc>
        <w:tc>
          <w:tcPr>
            <w:tcW w:w="315" w:type="pct"/>
          </w:tcPr>
          <w:p w14:paraId="44E7C7DB" w14:textId="77777777" w:rsidR="001955A8" w:rsidRPr="00B9499D" w:rsidRDefault="001955A8" w:rsidP="001955A8">
            <w:pPr>
              <w:pStyle w:val="GOSTTablenorm"/>
            </w:pPr>
            <w:r w:rsidRPr="00B9499D">
              <w:t>&lt;=</w:t>
            </w:r>
            <w:r w:rsidRPr="00B9499D">
              <w:rPr>
                <w:lang w:val="en-US"/>
              </w:rPr>
              <w:t>25</w:t>
            </w:r>
          </w:p>
        </w:tc>
        <w:tc>
          <w:tcPr>
            <w:tcW w:w="2035" w:type="pct"/>
          </w:tcPr>
          <w:p w14:paraId="0AEB0649" w14:textId="74FB2E49" w:rsidR="001955A8" w:rsidRPr="00B9499D" w:rsidRDefault="001955A8" w:rsidP="001955A8">
            <w:pPr>
              <w:pStyle w:val="GOSTTablenorm"/>
            </w:pPr>
            <w:r w:rsidRPr="00B9499D">
              <w:t>Указывается код цели (аналитический код) для отражения операции на ЛС плательщика. По л/с с кодом 05 может указыватьс</w:t>
            </w:r>
            <w:r>
              <w:t>я идентификационный код выплаты</w:t>
            </w:r>
          </w:p>
        </w:tc>
      </w:tr>
      <w:tr w:rsidR="001955A8" w:rsidRPr="00B9499D" w14:paraId="43BF669D" w14:textId="77777777" w:rsidTr="001955A8">
        <w:tc>
          <w:tcPr>
            <w:tcW w:w="1100" w:type="pct"/>
          </w:tcPr>
          <w:p w14:paraId="03F46AE7" w14:textId="5B96FE29" w:rsidR="001955A8" w:rsidRPr="00B9499D" w:rsidRDefault="001955A8" w:rsidP="001955A8">
            <w:pPr>
              <w:pStyle w:val="GOSTTablenorm"/>
            </w:pPr>
            <w:r w:rsidRPr="00B9499D">
              <w:t>Сумма в валюте заявки</w:t>
            </w:r>
          </w:p>
        </w:tc>
        <w:tc>
          <w:tcPr>
            <w:tcW w:w="750" w:type="pct"/>
          </w:tcPr>
          <w:p w14:paraId="52B5D99D" w14:textId="4AA155BE" w:rsidR="001955A8" w:rsidRPr="00B9499D" w:rsidRDefault="001955A8" w:rsidP="001955A8">
            <w:pPr>
              <w:pStyle w:val="GOSTTablenorm"/>
            </w:pPr>
            <w:r w:rsidRPr="00B9499D">
              <w:t>ZVDOC_SmVl</w:t>
            </w:r>
          </w:p>
        </w:tc>
        <w:tc>
          <w:tcPr>
            <w:tcW w:w="500" w:type="pct"/>
          </w:tcPr>
          <w:p w14:paraId="256A30A2" w14:textId="2A63349D" w:rsidR="001955A8" w:rsidRPr="00B9499D" w:rsidRDefault="001955A8" w:rsidP="001955A8">
            <w:pPr>
              <w:pStyle w:val="GOSTTablenorm"/>
            </w:pPr>
            <w:r w:rsidRPr="00B9499D">
              <w:t>Сумма</w:t>
            </w:r>
          </w:p>
        </w:tc>
        <w:tc>
          <w:tcPr>
            <w:tcW w:w="300" w:type="pct"/>
          </w:tcPr>
          <w:p w14:paraId="75D86D19" w14:textId="3AE635AA" w:rsidR="001955A8" w:rsidRPr="00B9499D" w:rsidRDefault="001955A8" w:rsidP="001955A8">
            <w:pPr>
              <w:pStyle w:val="GOSTTablenorm"/>
            </w:pPr>
            <w:r w:rsidRPr="00B9499D">
              <w:t>Да</w:t>
            </w:r>
          </w:p>
        </w:tc>
        <w:tc>
          <w:tcPr>
            <w:tcW w:w="315" w:type="pct"/>
          </w:tcPr>
          <w:p w14:paraId="0ADE4568" w14:textId="1E13DCDA" w:rsidR="001955A8" w:rsidRPr="00B9499D" w:rsidRDefault="001955A8" w:rsidP="001955A8">
            <w:pPr>
              <w:pStyle w:val="GOSTTablenorm"/>
            </w:pPr>
          </w:p>
        </w:tc>
        <w:tc>
          <w:tcPr>
            <w:tcW w:w="2035" w:type="pct"/>
          </w:tcPr>
          <w:p w14:paraId="0C195ADC" w14:textId="1927014E" w:rsidR="001955A8" w:rsidRPr="00B9499D" w:rsidRDefault="001955A8" w:rsidP="001955A8">
            <w:pPr>
              <w:pStyle w:val="GOSTTablenorm"/>
            </w:pPr>
            <w:r w:rsidRPr="00B9499D">
              <w:t>Сумма платежа в единицах валюты, указанной в реквизите ZVDOC_MSC_OKV_CD, с точностью 2 знака пос</w:t>
            </w:r>
            <w:r>
              <w:t>ле запятой</w:t>
            </w:r>
          </w:p>
        </w:tc>
      </w:tr>
      <w:tr w:rsidR="001955A8" w:rsidRPr="00B9499D" w14:paraId="04805A9F" w14:textId="77777777" w:rsidTr="001955A8">
        <w:tc>
          <w:tcPr>
            <w:tcW w:w="1100" w:type="pct"/>
          </w:tcPr>
          <w:p w14:paraId="06A301C9" w14:textId="457E998F" w:rsidR="001955A8" w:rsidRPr="00B9499D" w:rsidRDefault="001955A8" w:rsidP="001955A8">
            <w:pPr>
              <w:pStyle w:val="GOSTTablenorm"/>
            </w:pPr>
            <w:r w:rsidRPr="00B9499D">
              <w:t>Сумма в рублях</w:t>
            </w:r>
          </w:p>
        </w:tc>
        <w:tc>
          <w:tcPr>
            <w:tcW w:w="750" w:type="pct"/>
          </w:tcPr>
          <w:p w14:paraId="368826A8" w14:textId="24D5DD2A" w:rsidR="001955A8" w:rsidRPr="00B9499D" w:rsidRDefault="001955A8" w:rsidP="001955A8">
            <w:pPr>
              <w:pStyle w:val="GOSTTablenorm"/>
            </w:pPr>
            <w:r w:rsidRPr="00B9499D">
              <w:t>ZVDOC_SmRb</w:t>
            </w:r>
          </w:p>
        </w:tc>
        <w:tc>
          <w:tcPr>
            <w:tcW w:w="500" w:type="pct"/>
          </w:tcPr>
          <w:p w14:paraId="203FBC12" w14:textId="3B926269" w:rsidR="001955A8" w:rsidRPr="00B9499D" w:rsidRDefault="001955A8" w:rsidP="001955A8">
            <w:pPr>
              <w:pStyle w:val="GOSTTablenorm"/>
            </w:pPr>
            <w:r w:rsidRPr="00B9499D">
              <w:t>Сумма</w:t>
            </w:r>
          </w:p>
        </w:tc>
        <w:tc>
          <w:tcPr>
            <w:tcW w:w="300" w:type="pct"/>
          </w:tcPr>
          <w:p w14:paraId="481ECB7E" w14:textId="79D61AED" w:rsidR="001955A8" w:rsidRPr="00B9499D" w:rsidRDefault="001955A8" w:rsidP="001955A8">
            <w:pPr>
              <w:pStyle w:val="GOSTTablenorm"/>
            </w:pPr>
            <w:r w:rsidRPr="00B9499D">
              <w:t>Да</w:t>
            </w:r>
          </w:p>
        </w:tc>
        <w:tc>
          <w:tcPr>
            <w:tcW w:w="315" w:type="pct"/>
          </w:tcPr>
          <w:p w14:paraId="60716927" w14:textId="30D8AE55" w:rsidR="001955A8" w:rsidRPr="00B9499D" w:rsidRDefault="001955A8" w:rsidP="001955A8">
            <w:pPr>
              <w:pStyle w:val="GOSTTablenorm"/>
            </w:pPr>
          </w:p>
        </w:tc>
        <w:tc>
          <w:tcPr>
            <w:tcW w:w="2035" w:type="pct"/>
          </w:tcPr>
          <w:p w14:paraId="79DBE8D6" w14:textId="2BC64197" w:rsidR="001955A8" w:rsidRPr="00B9499D" w:rsidRDefault="001955A8" w:rsidP="001955A8">
            <w:pPr>
              <w:pStyle w:val="GOSTTablenorm"/>
            </w:pPr>
            <w:r w:rsidRPr="00B9499D">
              <w:t xml:space="preserve">Сумма платежа в рублевом эквиваленте с </w:t>
            </w:r>
            <w:r>
              <w:t>точностью 2 знака после запятой</w:t>
            </w:r>
          </w:p>
        </w:tc>
      </w:tr>
    </w:tbl>
    <w:p w14:paraId="7DE8B653" w14:textId="0459DDE1" w:rsidR="00536994" w:rsidRDefault="00536994" w:rsidP="007E5356">
      <w:pPr>
        <w:pStyle w:val="41"/>
      </w:pPr>
      <w:bookmarkStart w:id="363" w:name="_Toc226562689"/>
      <w:r w:rsidRPr="00536994">
        <w:t xml:space="preserve">Пример запроса по </w:t>
      </w:r>
      <w:r w:rsidRPr="00A8527A">
        <w:t>документу</w:t>
      </w:r>
      <w:r>
        <w:t xml:space="preserve"> </w:t>
      </w:r>
      <w:r w:rsidRPr="00B9499D">
        <w:t>«Заявка на возврат» MSC_ApplRefund</w:t>
      </w:r>
      <w:bookmarkEnd w:id="363"/>
    </w:p>
    <w:p w14:paraId="5B3C44A7" w14:textId="77777777" w:rsidR="001938A6" w:rsidRPr="00B75B78" w:rsidRDefault="001938A6" w:rsidP="001938A6">
      <w:pPr>
        <w:pStyle w:val="GOSTScript"/>
      </w:pPr>
      <w:r w:rsidRPr="00B75B78">
        <w:t>{</w:t>
      </w:r>
    </w:p>
    <w:p w14:paraId="3222ACDC" w14:textId="77777777" w:rsidR="001938A6" w:rsidRPr="00A71881" w:rsidRDefault="001938A6" w:rsidP="001938A6">
      <w:pPr>
        <w:pStyle w:val="GOSTScript"/>
      </w:pPr>
      <w:r w:rsidRPr="00A71881">
        <w:tab/>
        <w:t>"header": {</w:t>
      </w:r>
    </w:p>
    <w:p w14:paraId="774E46DD" w14:textId="77777777" w:rsidR="001938A6" w:rsidRPr="00A71881" w:rsidRDefault="001938A6" w:rsidP="001938A6">
      <w:pPr>
        <w:pStyle w:val="GOSTScript"/>
      </w:pPr>
      <w:r w:rsidRPr="00A71881">
        <w:tab/>
      </w:r>
      <w:r w:rsidRPr="00A71881">
        <w:tab/>
        <w:t>"Source": "EXP05",</w:t>
      </w:r>
    </w:p>
    <w:p w14:paraId="11018F6A" w14:textId="77777777" w:rsidR="001938A6" w:rsidRPr="00A71881" w:rsidRDefault="001938A6" w:rsidP="001938A6">
      <w:pPr>
        <w:pStyle w:val="GOSTScript"/>
      </w:pPr>
      <w:r w:rsidRPr="00A71881">
        <w:tab/>
      </w:r>
      <w:r w:rsidRPr="00A71881">
        <w:tab/>
        <w:t>"ReqDateTime": "2022-08-29 10:37:22",</w:t>
      </w:r>
    </w:p>
    <w:p w14:paraId="03E78431" w14:textId="77777777" w:rsidR="001938A6" w:rsidRPr="00A71881" w:rsidRDefault="001938A6" w:rsidP="001938A6">
      <w:pPr>
        <w:pStyle w:val="GOSTScript"/>
      </w:pPr>
      <w:r w:rsidRPr="00A71881">
        <w:tab/>
      </w:r>
      <w:r w:rsidRPr="00A71881">
        <w:tab/>
        <w:t>"Version": "1.0",</w:t>
      </w:r>
    </w:p>
    <w:p w14:paraId="63C7057E" w14:textId="77777777" w:rsidR="001938A6" w:rsidRDefault="001938A6" w:rsidP="001938A6">
      <w:pPr>
        <w:pStyle w:val="GOSTScript"/>
      </w:pPr>
      <w:r w:rsidRPr="00A71881">
        <w:tab/>
      </w:r>
      <w:r w:rsidRPr="00A71881">
        <w:tab/>
      </w:r>
      <w:r>
        <w:t>"Params": [</w:t>
      </w:r>
    </w:p>
    <w:p w14:paraId="652AADBB" w14:textId="77777777" w:rsidR="001938A6" w:rsidRDefault="001938A6" w:rsidP="001938A6">
      <w:pPr>
        <w:pStyle w:val="GOSTScript"/>
      </w:pPr>
      <w:r>
        <w:tab/>
      </w:r>
      <w:r>
        <w:tab/>
      </w:r>
      <w:r>
        <w:tab/>
        <w:t>{</w:t>
      </w:r>
    </w:p>
    <w:p w14:paraId="3157BB8C" w14:textId="77777777" w:rsidR="001938A6" w:rsidRDefault="001938A6" w:rsidP="001938A6">
      <w:pPr>
        <w:pStyle w:val="GOSTScript"/>
      </w:pPr>
      <w:r>
        <w:tab/>
      </w:r>
      <w:r>
        <w:tab/>
      </w:r>
      <w:r>
        <w:tab/>
      </w:r>
      <w:r>
        <w:tab/>
        <w:t>"param": "example",</w:t>
      </w:r>
    </w:p>
    <w:p w14:paraId="0DC2B0D2" w14:textId="77777777" w:rsidR="001938A6" w:rsidRDefault="001938A6" w:rsidP="001938A6">
      <w:pPr>
        <w:pStyle w:val="GOSTScript"/>
      </w:pPr>
      <w:r>
        <w:tab/>
      </w:r>
      <w:r>
        <w:tab/>
      </w:r>
      <w:r>
        <w:tab/>
      </w:r>
      <w:r>
        <w:tab/>
        <w:t>"value": "01"</w:t>
      </w:r>
    </w:p>
    <w:p w14:paraId="01061C4B" w14:textId="77777777" w:rsidR="001938A6" w:rsidRDefault="001938A6" w:rsidP="001938A6">
      <w:pPr>
        <w:pStyle w:val="GOSTScript"/>
      </w:pPr>
      <w:r>
        <w:tab/>
      </w:r>
      <w:r>
        <w:tab/>
      </w:r>
      <w:r>
        <w:tab/>
        <w:t>}</w:t>
      </w:r>
    </w:p>
    <w:p w14:paraId="62781EF8" w14:textId="77777777" w:rsidR="001938A6" w:rsidRPr="00B75B78" w:rsidRDefault="001938A6" w:rsidP="001938A6">
      <w:pPr>
        <w:pStyle w:val="GOSTScript"/>
      </w:pPr>
      <w:r>
        <w:tab/>
      </w:r>
      <w:r>
        <w:tab/>
      </w:r>
      <w:r w:rsidRPr="00B75B78">
        <w:t>],</w:t>
      </w:r>
    </w:p>
    <w:p w14:paraId="3548F300" w14:textId="77777777" w:rsidR="001938A6" w:rsidRPr="00A71881" w:rsidRDefault="001938A6" w:rsidP="001938A6">
      <w:pPr>
        <w:pStyle w:val="GOSTScript"/>
      </w:pPr>
      <w:r w:rsidRPr="00A71881">
        <w:tab/>
      </w:r>
      <w:r w:rsidRPr="00A71881">
        <w:tab/>
        <w:t>"ReqGuid": "b0d4ce5d-2757-4699-948c-cfa72ba94f86",</w:t>
      </w:r>
    </w:p>
    <w:p w14:paraId="4A9F2350" w14:textId="77777777" w:rsidR="001938A6" w:rsidRPr="00A71881" w:rsidRDefault="001938A6" w:rsidP="001938A6">
      <w:pPr>
        <w:pStyle w:val="GOSTScript"/>
      </w:pPr>
      <w:r w:rsidRPr="00A71881">
        <w:tab/>
      </w:r>
      <w:r w:rsidRPr="00A71881">
        <w:tab/>
        <w:t>"DocGuid": "0bd90a7c-e339-46ff-ac39-71029ff81370",</w:t>
      </w:r>
    </w:p>
    <w:p w14:paraId="561A8582" w14:textId="77777777" w:rsidR="001938A6" w:rsidRPr="00A71881" w:rsidRDefault="001938A6" w:rsidP="001938A6">
      <w:pPr>
        <w:pStyle w:val="GOSTScript"/>
      </w:pPr>
      <w:r w:rsidRPr="00A71881">
        <w:tab/>
      </w:r>
      <w:r w:rsidRPr="00A71881">
        <w:tab/>
        <w:t>"RequestType": "ACCOUNTING",</w:t>
      </w:r>
    </w:p>
    <w:p w14:paraId="5280B713" w14:textId="77777777" w:rsidR="001938A6" w:rsidRPr="00A71881" w:rsidRDefault="001938A6" w:rsidP="001938A6">
      <w:pPr>
        <w:pStyle w:val="GOSTScript"/>
      </w:pPr>
      <w:r w:rsidRPr="00A71881">
        <w:tab/>
      </w:r>
      <w:r w:rsidRPr="00A71881">
        <w:tab/>
        <w:t>"TypeDoc": "MSC_ApplRefund",</w:t>
      </w:r>
    </w:p>
    <w:p w14:paraId="2EFC2E7E" w14:textId="77777777" w:rsidR="001938A6" w:rsidRPr="00A71881" w:rsidRDefault="001938A6" w:rsidP="001938A6">
      <w:pPr>
        <w:pStyle w:val="GOSTScript"/>
      </w:pPr>
      <w:r w:rsidRPr="00A71881">
        <w:tab/>
      </w:r>
      <w:r w:rsidRPr="00A71881">
        <w:tab/>
        <w:t>"Stage": "auth",</w:t>
      </w:r>
    </w:p>
    <w:p w14:paraId="1B906268" w14:textId="77777777" w:rsidR="001938A6" w:rsidRPr="00A71881" w:rsidRDefault="001938A6" w:rsidP="001938A6">
      <w:pPr>
        <w:pStyle w:val="GOSTScript"/>
      </w:pPr>
      <w:r w:rsidRPr="00A71881">
        <w:tab/>
      </w:r>
      <w:r w:rsidRPr="00A71881">
        <w:tab/>
        <w:t>"BalLevContrl": 0,</w:t>
      </w:r>
    </w:p>
    <w:p w14:paraId="0D1BDFF7" w14:textId="77777777" w:rsidR="001938A6" w:rsidRPr="00A71881" w:rsidRDefault="001938A6" w:rsidP="001938A6">
      <w:pPr>
        <w:pStyle w:val="GOSTScript"/>
      </w:pPr>
      <w:r w:rsidRPr="00A71881">
        <w:tab/>
      </w:r>
      <w:r w:rsidRPr="00A71881">
        <w:tab/>
        <w:t>"Subject": "6000",</w:t>
      </w:r>
    </w:p>
    <w:p w14:paraId="016BB258" w14:textId="77777777" w:rsidR="001938A6" w:rsidRPr="00A71881" w:rsidRDefault="001938A6" w:rsidP="001938A6">
      <w:pPr>
        <w:pStyle w:val="GOSTScript"/>
      </w:pPr>
      <w:r w:rsidRPr="00A71881">
        <w:tab/>
      </w:r>
      <w:r w:rsidRPr="00A71881">
        <w:tab/>
        <w:t>"SettlementDate": "2022-08-29"</w:t>
      </w:r>
    </w:p>
    <w:p w14:paraId="1BA58282" w14:textId="77777777" w:rsidR="001938A6" w:rsidRPr="00A71881" w:rsidRDefault="001938A6" w:rsidP="001938A6">
      <w:pPr>
        <w:pStyle w:val="GOSTScript"/>
      </w:pPr>
      <w:r w:rsidRPr="00A71881">
        <w:lastRenderedPageBreak/>
        <w:tab/>
        <w:t>},</w:t>
      </w:r>
    </w:p>
    <w:p w14:paraId="378C72F8" w14:textId="77777777" w:rsidR="001938A6" w:rsidRPr="00A71881" w:rsidRDefault="001938A6" w:rsidP="001938A6">
      <w:pPr>
        <w:pStyle w:val="GOSTScript"/>
      </w:pPr>
      <w:r w:rsidRPr="00A71881">
        <w:tab/>
        <w:t>"document": {</w:t>
      </w:r>
    </w:p>
    <w:p w14:paraId="22236CD9" w14:textId="77777777" w:rsidR="001938A6" w:rsidRPr="00A71881" w:rsidRDefault="001938A6" w:rsidP="001938A6">
      <w:pPr>
        <w:pStyle w:val="GOSTScript"/>
      </w:pPr>
      <w:r w:rsidRPr="00A71881">
        <w:tab/>
      </w:r>
      <w:r w:rsidRPr="00A71881">
        <w:tab/>
        <w:t>"ZV_ApplctnNm": "1710",</w:t>
      </w:r>
    </w:p>
    <w:p w14:paraId="44138D69" w14:textId="77777777" w:rsidR="001938A6" w:rsidRPr="00A71881" w:rsidRDefault="001938A6" w:rsidP="001938A6">
      <w:pPr>
        <w:pStyle w:val="GOSTScript"/>
      </w:pPr>
      <w:r w:rsidRPr="00A71881">
        <w:tab/>
      </w:r>
      <w:r w:rsidRPr="00A71881">
        <w:tab/>
        <w:t>"ZV_MSC_Infrmtn_CrtnDt": "2022-10-13",</w:t>
      </w:r>
    </w:p>
    <w:p w14:paraId="3D24C10C" w14:textId="77777777" w:rsidR="001938A6" w:rsidRPr="00A71881" w:rsidRDefault="001938A6" w:rsidP="001938A6">
      <w:pPr>
        <w:pStyle w:val="GOSTScript"/>
      </w:pPr>
      <w:r w:rsidRPr="00A71881">
        <w:tab/>
      </w:r>
      <w:r w:rsidRPr="00A71881">
        <w:tab/>
        <w:t>"ZVDOC_MSC_OKV_CD": "643",</w:t>
      </w:r>
    </w:p>
    <w:p w14:paraId="460EC346" w14:textId="77777777" w:rsidR="001938A6" w:rsidRPr="00A71881" w:rsidRDefault="001938A6" w:rsidP="001938A6">
      <w:pPr>
        <w:pStyle w:val="GOSTScript"/>
      </w:pPr>
      <w:r w:rsidRPr="00A71881">
        <w:tab/>
      </w:r>
      <w:r w:rsidRPr="00A71881">
        <w:tab/>
        <w:t>"StmInfrmtn_Contour_Code": "1",</w:t>
      </w:r>
    </w:p>
    <w:p w14:paraId="3F662D12" w14:textId="77777777" w:rsidR="001938A6" w:rsidRPr="00A71881" w:rsidRDefault="001938A6" w:rsidP="001938A6">
      <w:pPr>
        <w:pStyle w:val="GOSTScript"/>
      </w:pPr>
      <w:r w:rsidRPr="00A71881">
        <w:tab/>
      </w:r>
      <w:r w:rsidRPr="00A71881">
        <w:tab/>
        <w:t>"StmInfrmtn_AccessLevelStereotype": 1,</w:t>
      </w:r>
    </w:p>
    <w:p w14:paraId="4DDBE0CF" w14:textId="77777777" w:rsidR="001938A6" w:rsidRPr="00A71881" w:rsidRDefault="001938A6" w:rsidP="001938A6">
      <w:pPr>
        <w:pStyle w:val="GOSTScript"/>
      </w:pPr>
      <w:r w:rsidRPr="00A71881">
        <w:tab/>
      </w:r>
      <w:r w:rsidRPr="00A71881">
        <w:tab/>
        <w:t>"ZV_MSC_Orgnztn_MSC_Bdgt_Cd": "99010001",</w:t>
      </w:r>
    </w:p>
    <w:p w14:paraId="074C33CE" w14:textId="77777777" w:rsidR="001938A6" w:rsidRPr="00A71881" w:rsidRDefault="001938A6" w:rsidP="001938A6">
      <w:pPr>
        <w:pStyle w:val="GOSTScript"/>
      </w:pPr>
      <w:r w:rsidRPr="00A71881">
        <w:tab/>
      </w:r>
      <w:r w:rsidRPr="00A71881">
        <w:tab/>
        <w:t>"ZV_MSC_Cstmr_AcntNmbr": "05621481690",</w:t>
      </w:r>
    </w:p>
    <w:p w14:paraId="116C07B5" w14:textId="77777777" w:rsidR="001938A6" w:rsidRPr="00A71881" w:rsidRDefault="001938A6" w:rsidP="001938A6">
      <w:pPr>
        <w:pStyle w:val="GOSTScript"/>
      </w:pPr>
      <w:r w:rsidRPr="00A71881">
        <w:tab/>
      </w:r>
      <w:r w:rsidRPr="00A71881">
        <w:tab/>
        <w:t>"ZVDOC_MSC_KBK_TrgtCd": "000000000001</w:t>
      </w:r>
      <w:r w:rsidRPr="00A8527A">
        <w:t>0</w:t>
      </w:r>
      <w:r w:rsidRPr="00A71881">
        <w:t>340000000167",</w:t>
      </w:r>
    </w:p>
    <w:p w14:paraId="7870621F" w14:textId="77777777" w:rsidR="001938A6" w:rsidRPr="00A71881" w:rsidRDefault="001938A6" w:rsidP="001938A6">
      <w:pPr>
        <w:pStyle w:val="GOSTScript"/>
      </w:pPr>
      <w:r w:rsidRPr="00A71881">
        <w:tab/>
      </w:r>
      <w:r w:rsidRPr="00A71881">
        <w:tab/>
        <w:t>"ZVDOC_SmVl": 100.00,</w:t>
      </w:r>
    </w:p>
    <w:p w14:paraId="0A714862" w14:textId="77777777" w:rsidR="001938A6" w:rsidRDefault="001938A6" w:rsidP="001938A6">
      <w:pPr>
        <w:pStyle w:val="GOSTScript"/>
      </w:pPr>
      <w:r w:rsidRPr="00A71881">
        <w:tab/>
      </w:r>
      <w:r w:rsidRPr="00A71881">
        <w:tab/>
      </w:r>
      <w:r>
        <w:t>"ZVDOC_SmRb": 100.00</w:t>
      </w:r>
    </w:p>
    <w:p w14:paraId="36F29AAA" w14:textId="77777777" w:rsidR="001938A6" w:rsidRDefault="001938A6" w:rsidP="001938A6">
      <w:pPr>
        <w:pStyle w:val="GOSTScript"/>
      </w:pPr>
      <w:r>
        <w:tab/>
        <w:t>}</w:t>
      </w:r>
    </w:p>
    <w:p w14:paraId="1424350A" w14:textId="77777777" w:rsidR="001938A6" w:rsidRDefault="001938A6" w:rsidP="001938A6">
      <w:pPr>
        <w:pStyle w:val="GOSTScript"/>
      </w:pPr>
      <w:r>
        <w:t>}</w:t>
      </w:r>
    </w:p>
    <w:p w14:paraId="1B57368B" w14:textId="069D1866" w:rsidR="001B6411" w:rsidRDefault="001B6411" w:rsidP="00C11849">
      <w:pPr>
        <w:pStyle w:val="31"/>
      </w:pPr>
      <w:bookmarkStart w:id="364" w:name="_Toc226562690"/>
      <w:r w:rsidRPr="00B9499D">
        <w:t>«Сводная заявка на кассовый расход</w:t>
      </w:r>
      <w:del w:id="365" w:author="Сказецкая Наталья Камилевна" w:date="2024-01-29T20:24:00Z">
        <w:r w:rsidRPr="00B9499D" w:rsidDel="009F4406">
          <w:delText xml:space="preserve"> (для уплаты налогов)</w:delText>
        </w:r>
      </w:del>
      <w:r w:rsidRPr="00B9499D">
        <w:t>» MS</w:t>
      </w:r>
      <w:r>
        <w:t>C_SumApplCashFlowTax</w:t>
      </w:r>
      <w:bookmarkEnd w:id="364"/>
    </w:p>
    <w:p w14:paraId="3E09658C" w14:textId="7A2F3A26" w:rsidR="001B6411" w:rsidRPr="001B6411" w:rsidRDefault="001B6411" w:rsidP="00C11849">
      <w:pPr>
        <w:pStyle w:val="41"/>
      </w:pPr>
      <w:bookmarkStart w:id="366" w:name="_Toc226562691"/>
      <w:r w:rsidRPr="00601F01">
        <w:t>Перечень параметров тела запроса (Document) по документу</w:t>
      </w:r>
      <w:r w:rsidR="00A5352C">
        <w:t xml:space="preserve"> </w:t>
      </w:r>
      <w:r w:rsidR="00A5352C" w:rsidRPr="00B9499D">
        <w:t>«Сводная заявка на кассовый расход</w:t>
      </w:r>
      <w:del w:id="367" w:author="Сказецкая Наталья Камилевна" w:date="2024-01-29T20:23:00Z">
        <w:r w:rsidR="00A5352C" w:rsidRPr="00B9499D" w:rsidDel="009F4406">
          <w:delText xml:space="preserve"> (</w:delText>
        </w:r>
        <w:commentRangeStart w:id="368"/>
        <w:r w:rsidR="00A5352C" w:rsidRPr="00B9499D" w:rsidDel="009F4406">
          <w:delText>для уплаты налогов</w:delText>
        </w:r>
      </w:del>
      <w:commentRangeEnd w:id="368"/>
      <w:r w:rsidR="009F4406" w:rsidRPr="00B9499D">
        <w:rPr>
          <w:rStyle w:val="afff4"/>
          <w:sz w:val="24"/>
          <w:szCs w:val="26"/>
        </w:rPr>
        <w:commentReference w:id="368"/>
      </w:r>
      <w:del w:id="369" w:author="Сказецкая Наталья Камилевна" w:date="2024-01-29T20:23:00Z">
        <w:r w:rsidR="00A5352C" w:rsidRPr="00B9499D" w:rsidDel="009F4406">
          <w:delText>)</w:delText>
        </w:r>
      </w:del>
      <w:r w:rsidR="00A5352C" w:rsidRPr="00B9499D">
        <w:t>» MS</w:t>
      </w:r>
      <w:r w:rsidR="00A5352C">
        <w:t>C_SumApplCashFlowTax</w:t>
      </w:r>
      <w:bookmarkEnd w:id="366"/>
    </w:p>
    <w:p w14:paraId="61DDDF7A" w14:textId="1C30C78E" w:rsidR="00F3776B" w:rsidRDefault="001E1625" w:rsidP="007B6838">
      <w:pPr>
        <w:pStyle w:val="GOSTNameTable"/>
      </w:pPr>
      <w:r>
        <w:rPr>
          <w:noProof/>
        </w:rPr>
        <w:fldChar w:fldCharType="begin"/>
      </w:r>
      <w:r>
        <w:rPr>
          <w:noProof/>
        </w:rPr>
        <w:instrText xml:space="preserve"> SEQ Таблица \* ARABIC </w:instrText>
      </w:r>
      <w:r>
        <w:rPr>
          <w:noProof/>
        </w:rPr>
        <w:fldChar w:fldCharType="separate"/>
      </w:r>
      <w:bookmarkStart w:id="370" w:name="_Toc226563165"/>
      <w:r w:rsidR="00AB1BE0">
        <w:rPr>
          <w:noProof/>
        </w:rPr>
        <w:t>9</w:t>
      </w:r>
      <w:r>
        <w:rPr>
          <w:noProof/>
        </w:rPr>
        <w:fldChar w:fldCharType="end"/>
      </w:r>
      <w:r w:rsidR="00F3776B">
        <w:t xml:space="preserve"> - </w:t>
      </w:r>
      <w:r w:rsidR="001F1424" w:rsidRPr="00617DB7">
        <w:t>Параметры тела (Document) запроса на подбор / сторнирование / переформирование записей учета по документу</w:t>
      </w:r>
      <w:r w:rsidR="009977FE">
        <w:t xml:space="preserve"> </w:t>
      </w:r>
      <w:r w:rsidR="009977FE" w:rsidRPr="00B9499D">
        <w:t>«Сводная заявка на кассовый расход</w:t>
      </w:r>
      <w:del w:id="371" w:author="Сказецкая Наталья Камилевна" w:date="2024-01-29T20:24:00Z">
        <w:r w:rsidR="009977FE" w:rsidRPr="00B9499D" w:rsidDel="009F4406">
          <w:delText xml:space="preserve"> (для уплаты налогов)</w:delText>
        </w:r>
      </w:del>
      <w:r w:rsidR="009977FE" w:rsidRPr="00B9499D">
        <w:t>» MS</w:t>
      </w:r>
      <w:r w:rsidR="009977FE">
        <w:t>C_SumApplCashFlowTax</w:t>
      </w:r>
      <w:bookmarkEnd w:id="370"/>
    </w:p>
    <w:tbl>
      <w:tblPr>
        <w:tblStyle w:val="GOSTTable"/>
        <w:tblW w:w="5000" w:type="pct"/>
        <w:tblLayout w:type="fixed"/>
        <w:tblLook w:val="07E0" w:firstRow="1" w:lastRow="1" w:firstColumn="1" w:lastColumn="1" w:noHBand="1" w:noVBand="1"/>
      </w:tblPr>
      <w:tblGrid>
        <w:gridCol w:w="3467"/>
        <w:gridCol w:w="2364"/>
        <w:gridCol w:w="1576"/>
        <w:gridCol w:w="946"/>
        <w:gridCol w:w="993"/>
        <w:gridCol w:w="6414"/>
      </w:tblGrid>
      <w:tr w:rsidR="001955A8" w:rsidRPr="00B9499D" w14:paraId="75F417B8" w14:textId="77777777" w:rsidTr="00C11849">
        <w:trPr>
          <w:cnfStyle w:val="100000000000" w:firstRow="1" w:lastRow="0" w:firstColumn="0" w:lastColumn="0" w:oddVBand="0" w:evenVBand="0" w:oddHBand="0" w:evenHBand="0" w:firstRowFirstColumn="0" w:firstRowLastColumn="0" w:lastRowFirstColumn="0" w:lastRowLastColumn="0"/>
        </w:trPr>
        <w:tc>
          <w:tcPr>
            <w:tcW w:w="1100" w:type="pct"/>
          </w:tcPr>
          <w:p w14:paraId="6B84A60B" w14:textId="6B3F6782" w:rsidR="001955A8" w:rsidRPr="00B9499D" w:rsidRDefault="001955A8" w:rsidP="00C11849">
            <w:pPr>
              <w:pStyle w:val="GOSTTableHead"/>
            </w:pPr>
            <w:r w:rsidRPr="00B412B2">
              <w:t>Наименование параметра</w:t>
            </w:r>
          </w:p>
        </w:tc>
        <w:tc>
          <w:tcPr>
            <w:tcW w:w="750" w:type="pct"/>
          </w:tcPr>
          <w:p w14:paraId="5AE2D45A" w14:textId="7A72E168" w:rsidR="001955A8" w:rsidRPr="00B9499D" w:rsidRDefault="001955A8" w:rsidP="00C11849">
            <w:pPr>
              <w:pStyle w:val="GOSTTableHead"/>
            </w:pPr>
            <w:r w:rsidRPr="00B412B2">
              <w:t>Название тэга</w:t>
            </w:r>
          </w:p>
        </w:tc>
        <w:tc>
          <w:tcPr>
            <w:tcW w:w="500" w:type="pct"/>
          </w:tcPr>
          <w:p w14:paraId="4AF97150" w14:textId="243E444D" w:rsidR="001955A8" w:rsidRPr="00B9499D" w:rsidRDefault="001955A8" w:rsidP="00C11849">
            <w:pPr>
              <w:pStyle w:val="GOSTTableHead"/>
            </w:pPr>
            <w:r w:rsidRPr="00B412B2">
              <w:t>Тип данных</w:t>
            </w:r>
          </w:p>
        </w:tc>
        <w:tc>
          <w:tcPr>
            <w:tcW w:w="300" w:type="pct"/>
          </w:tcPr>
          <w:p w14:paraId="5E7CE420" w14:textId="03CEF8A5" w:rsidR="001955A8" w:rsidRPr="00B9499D" w:rsidRDefault="001955A8" w:rsidP="00C11849">
            <w:pPr>
              <w:pStyle w:val="GOSTTableHead"/>
            </w:pPr>
            <w:r w:rsidRPr="00B412B2">
              <w:t>Обязательность</w:t>
            </w:r>
          </w:p>
        </w:tc>
        <w:tc>
          <w:tcPr>
            <w:tcW w:w="315" w:type="pct"/>
          </w:tcPr>
          <w:p w14:paraId="78488633" w14:textId="36258E09" w:rsidR="001955A8" w:rsidRPr="00B9499D" w:rsidRDefault="001955A8" w:rsidP="00C11849">
            <w:pPr>
              <w:pStyle w:val="GOSTTableHead"/>
            </w:pPr>
            <w:r w:rsidRPr="00B412B2">
              <w:t>Размерность</w:t>
            </w:r>
          </w:p>
        </w:tc>
        <w:tc>
          <w:tcPr>
            <w:tcW w:w="2035" w:type="pct"/>
          </w:tcPr>
          <w:p w14:paraId="115145EC" w14:textId="59C6BCAB" w:rsidR="001955A8" w:rsidRPr="00B9499D" w:rsidRDefault="001955A8" w:rsidP="00C11849">
            <w:pPr>
              <w:pStyle w:val="GOSTTableHead"/>
            </w:pPr>
            <w:r w:rsidRPr="00B412B2">
              <w:t>Описание</w:t>
            </w:r>
          </w:p>
        </w:tc>
      </w:tr>
      <w:tr w:rsidR="001955A8" w:rsidRPr="00B9499D" w14:paraId="0DD2201F" w14:textId="77777777" w:rsidTr="001955A8">
        <w:tc>
          <w:tcPr>
            <w:tcW w:w="1100" w:type="pct"/>
          </w:tcPr>
          <w:p w14:paraId="4B18DF27" w14:textId="77777777" w:rsidR="001955A8" w:rsidRPr="00B9499D" w:rsidRDefault="001955A8" w:rsidP="001955A8">
            <w:pPr>
              <w:pStyle w:val="GOSTTablenorm"/>
            </w:pPr>
            <w:r w:rsidRPr="00B9499D">
              <w:t>Номер документа</w:t>
            </w:r>
          </w:p>
        </w:tc>
        <w:tc>
          <w:tcPr>
            <w:tcW w:w="750" w:type="pct"/>
          </w:tcPr>
          <w:p w14:paraId="1435AD98" w14:textId="77777777" w:rsidR="001955A8" w:rsidRPr="00B9499D" w:rsidRDefault="001955A8" w:rsidP="001955A8">
            <w:pPr>
              <w:pStyle w:val="GOSTTablenorm"/>
            </w:pPr>
            <w:r w:rsidRPr="00B9499D">
              <w:t>ZK_RqstNm</w:t>
            </w:r>
          </w:p>
        </w:tc>
        <w:tc>
          <w:tcPr>
            <w:tcW w:w="500" w:type="pct"/>
          </w:tcPr>
          <w:p w14:paraId="6A514C33" w14:textId="77777777" w:rsidR="001955A8" w:rsidRPr="00B9499D" w:rsidRDefault="001955A8" w:rsidP="001955A8">
            <w:pPr>
              <w:pStyle w:val="GOSTTablenorm"/>
            </w:pPr>
            <w:r w:rsidRPr="00B9499D">
              <w:t>Строка</w:t>
            </w:r>
          </w:p>
        </w:tc>
        <w:tc>
          <w:tcPr>
            <w:tcW w:w="300" w:type="pct"/>
          </w:tcPr>
          <w:p w14:paraId="4BE53245" w14:textId="77777777" w:rsidR="001955A8" w:rsidRPr="00B9499D" w:rsidRDefault="001955A8" w:rsidP="001955A8">
            <w:pPr>
              <w:pStyle w:val="GOSTTablenorm"/>
            </w:pPr>
            <w:r w:rsidRPr="00B9499D">
              <w:t>Да</w:t>
            </w:r>
          </w:p>
        </w:tc>
        <w:tc>
          <w:tcPr>
            <w:tcW w:w="315" w:type="pct"/>
          </w:tcPr>
          <w:p w14:paraId="32C65091" w14:textId="77777777" w:rsidR="001955A8" w:rsidRPr="00B9499D" w:rsidRDefault="001955A8" w:rsidP="001955A8">
            <w:pPr>
              <w:pStyle w:val="GOSTTablenorm"/>
            </w:pPr>
            <w:r w:rsidRPr="00B9499D">
              <w:t>&lt;=</w:t>
            </w:r>
            <w:r w:rsidRPr="00B9499D">
              <w:rPr>
                <w:lang w:val="en-US"/>
              </w:rPr>
              <w:t>1</w:t>
            </w:r>
            <w:r w:rsidRPr="00B9499D">
              <w:t>5</w:t>
            </w:r>
          </w:p>
        </w:tc>
        <w:tc>
          <w:tcPr>
            <w:tcW w:w="2035" w:type="pct"/>
          </w:tcPr>
          <w:p w14:paraId="7D0D99CC" w14:textId="77777777" w:rsidR="001955A8" w:rsidRPr="00B9499D" w:rsidRDefault="001955A8" w:rsidP="001955A8">
            <w:pPr>
              <w:pStyle w:val="GOSTTablenorm"/>
            </w:pPr>
            <w:r w:rsidRPr="00B9499D">
              <w:t>Указывается номер документа</w:t>
            </w:r>
          </w:p>
        </w:tc>
      </w:tr>
      <w:tr w:rsidR="001955A8" w:rsidRPr="00B9499D" w14:paraId="57733EE5" w14:textId="77777777" w:rsidTr="001955A8">
        <w:tc>
          <w:tcPr>
            <w:tcW w:w="1100" w:type="pct"/>
          </w:tcPr>
          <w:p w14:paraId="51270639" w14:textId="77777777" w:rsidR="001955A8" w:rsidRPr="00B9499D" w:rsidRDefault="001955A8" w:rsidP="001955A8">
            <w:pPr>
              <w:pStyle w:val="GOSTTablenorm"/>
            </w:pPr>
            <w:r w:rsidRPr="00B9499D">
              <w:t>Дата документа</w:t>
            </w:r>
          </w:p>
        </w:tc>
        <w:tc>
          <w:tcPr>
            <w:tcW w:w="750" w:type="pct"/>
          </w:tcPr>
          <w:p w14:paraId="6126A50D" w14:textId="77777777" w:rsidR="001955A8" w:rsidRPr="00B9499D" w:rsidRDefault="001955A8" w:rsidP="001955A8">
            <w:pPr>
              <w:pStyle w:val="GOSTTablenorm"/>
            </w:pPr>
            <w:r w:rsidRPr="00B9499D">
              <w:t>ZK_MSC_Infrmtn_CrtnDt</w:t>
            </w:r>
          </w:p>
        </w:tc>
        <w:tc>
          <w:tcPr>
            <w:tcW w:w="500" w:type="pct"/>
          </w:tcPr>
          <w:p w14:paraId="0FB323CB" w14:textId="77777777" w:rsidR="001955A8" w:rsidRPr="00B9499D" w:rsidRDefault="001955A8" w:rsidP="001955A8">
            <w:pPr>
              <w:pStyle w:val="GOSTTablenorm"/>
            </w:pPr>
            <w:r w:rsidRPr="00B9499D">
              <w:t>Дата</w:t>
            </w:r>
          </w:p>
        </w:tc>
        <w:tc>
          <w:tcPr>
            <w:tcW w:w="300" w:type="pct"/>
          </w:tcPr>
          <w:p w14:paraId="6670DA6A" w14:textId="77777777" w:rsidR="001955A8" w:rsidRPr="00B9499D" w:rsidRDefault="001955A8" w:rsidP="001955A8">
            <w:pPr>
              <w:pStyle w:val="GOSTTablenorm"/>
            </w:pPr>
            <w:r w:rsidRPr="00B9499D">
              <w:t>Да</w:t>
            </w:r>
          </w:p>
        </w:tc>
        <w:tc>
          <w:tcPr>
            <w:tcW w:w="315" w:type="pct"/>
          </w:tcPr>
          <w:p w14:paraId="12781324" w14:textId="364AA5FA" w:rsidR="001955A8" w:rsidRPr="00B9499D" w:rsidRDefault="001955A8" w:rsidP="001955A8">
            <w:pPr>
              <w:pStyle w:val="GOSTTablenorm"/>
            </w:pPr>
          </w:p>
        </w:tc>
        <w:tc>
          <w:tcPr>
            <w:tcW w:w="2035" w:type="pct"/>
          </w:tcPr>
          <w:p w14:paraId="736A7E11" w14:textId="7271F1BA" w:rsidR="001955A8" w:rsidRPr="00B9499D" w:rsidRDefault="001955A8" w:rsidP="001955A8">
            <w:pPr>
              <w:pStyle w:val="GOSTTablenorm"/>
            </w:pPr>
            <w:r w:rsidRPr="00B9499D">
              <w:t>Указывается дата</w:t>
            </w:r>
            <w:r>
              <w:t xml:space="preserve"> документа в формате YYYY-MM-DD</w:t>
            </w:r>
          </w:p>
        </w:tc>
      </w:tr>
      <w:tr w:rsidR="001955A8" w:rsidRPr="00B9499D" w14:paraId="57DB691B" w14:textId="77777777" w:rsidTr="001955A8">
        <w:tc>
          <w:tcPr>
            <w:tcW w:w="1100" w:type="pct"/>
          </w:tcPr>
          <w:p w14:paraId="7B40C69B" w14:textId="77777777" w:rsidR="001955A8" w:rsidRPr="00B9499D" w:rsidRDefault="001955A8" w:rsidP="001955A8">
            <w:pPr>
              <w:pStyle w:val="GOSTTablenorm"/>
            </w:pPr>
            <w:r w:rsidRPr="00B9499D">
              <w:t>Контур</w:t>
            </w:r>
          </w:p>
        </w:tc>
        <w:tc>
          <w:tcPr>
            <w:tcW w:w="750" w:type="pct"/>
          </w:tcPr>
          <w:p w14:paraId="7F102C54" w14:textId="77777777" w:rsidR="001955A8" w:rsidRPr="00B9499D" w:rsidRDefault="001955A8" w:rsidP="001955A8">
            <w:pPr>
              <w:pStyle w:val="GOSTTablenorm"/>
            </w:pPr>
            <w:r w:rsidRPr="00B9499D">
              <w:t>StmInfrmtn_Contour_Code</w:t>
            </w:r>
          </w:p>
        </w:tc>
        <w:tc>
          <w:tcPr>
            <w:tcW w:w="500" w:type="pct"/>
          </w:tcPr>
          <w:p w14:paraId="2A8194D1" w14:textId="77777777" w:rsidR="001955A8" w:rsidRPr="00B9499D" w:rsidRDefault="001955A8" w:rsidP="001955A8">
            <w:pPr>
              <w:pStyle w:val="GOSTTablenorm"/>
            </w:pPr>
            <w:r w:rsidRPr="00B9499D">
              <w:t>Строка</w:t>
            </w:r>
          </w:p>
        </w:tc>
        <w:tc>
          <w:tcPr>
            <w:tcW w:w="300" w:type="pct"/>
          </w:tcPr>
          <w:p w14:paraId="4836EAF8" w14:textId="77777777" w:rsidR="001955A8" w:rsidRPr="00B9499D" w:rsidRDefault="001955A8" w:rsidP="001955A8">
            <w:pPr>
              <w:pStyle w:val="GOSTTablenorm"/>
            </w:pPr>
            <w:r w:rsidRPr="00B9499D">
              <w:t>Да</w:t>
            </w:r>
          </w:p>
        </w:tc>
        <w:tc>
          <w:tcPr>
            <w:tcW w:w="315" w:type="pct"/>
          </w:tcPr>
          <w:p w14:paraId="7DE10C26" w14:textId="77777777" w:rsidR="001955A8" w:rsidRPr="00B9499D" w:rsidRDefault="001955A8" w:rsidP="001955A8">
            <w:pPr>
              <w:pStyle w:val="GOSTTablenorm"/>
            </w:pPr>
            <w:r w:rsidRPr="00B9499D">
              <w:t>=1</w:t>
            </w:r>
          </w:p>
        </w:tc>
        <w:tc>
          <w:tcPr>
            <w:tcW w:w="2035" w:type="pct"/>
          </w:tcPr>
          <w:p w14:paraId="3D9C08C3" w14:textId="12EB9A47" w:rsidR="001955A8" w:rsidRPr="00B9499D" w:rsidRDefault="001955A8" w:rsidP="001955A8">
            <w:pPr>
              <w:pStyle w:val="GOSTTablenorm"/>
            </w:pPr>
            <w:r w:rsidRPr="00B9499D">
              <w:t>Указывается код контура,</w:t>
            </w:r>
            <w:r>
              <w:t xml:space="preserve"> в котором проводится операция.</w:t>
            </w:r>
          </w:p>
          <w:p w14:paraId="2608FD87" w14:textId="77777777" w:rsidR="001955A8" w:rsidRPr="00B9499D" w:rsidRDefault="001955A8" w:rsidP="001955A8">
            <w:pPr>
              <w:pStyle w:val="GOSTTablenorm"/>
            </w:pPr>
            <w:r w:rsidRPr="00B9499D">
              <w:t>Возможные значения:</w:t>
            </w:r>
          </w:p>
          <w:p w14:paraId="41F2F1F8" w14:textId="29E1C72D" w:rsidR="001955A8" w:rsidRPr="00B9499D" w:rsidRDefault="001955A8" w:rsidP="001955A8">
            <w:pPr>
              <w:pStyle w:val="GOSTTableListMark1"/>
            </w:pPr>
            <w:r w:rsidRPr="00B9499D">
              <w:t>«</w:t>
            </w:r>
            <w:r w:rsidR="00B26CFB">
              <w:rPr>
                <w:lang w:val="en-US"/>
              </w:rPr>
              <w:t>O</w:t>
            </w:r>
            <w:r w:rsidRPr="00B9499D">
              <w:t xml:space="preserve">» </w:t>
            </w:r>
            <w:r w:rsidRPr="002F4063">
              <w:t xml:space="preserve">– </w:t>
            </w:r>
            <w:r w:rsidRPr="00B9499D">
              <w:t>открытый;</w:t>
            </w:r>
          </w:p>
          <w:p w14:paraId="20398D57" w14:textId="77777777" w:rsidR="001955A8" w:rsidRPr="00B9499D" w:rsidRDefault="001955A8" w:rsidP="001955A8">
            <w:pPr>
              <w:pStyle w:val="GOSTTableListMark1"/>
            </w:pPr>
            <w:r w:rsidRPr="00B9499D">
              <w:t>«</w:t>
            </w:r>
            <w:r w:rsidRPr="00B9499D">
              <w:rPr>
                <w:lang w:val="en-US"/>
              </w:rPr>
              <w:t>S</w:t>
            </w:r>
            <w:r w:rsidRPr="00B9499D">
              <w:t>»</w:t>
            </w:r>
            <w:r w:rsidRPr="002F4063">
              <w:t xml:space="preserve"> – </w:t>
            </w:r>
            <w:r w:rsidRPr="00B9499D">
              <w:t>защищенный;</w:t>
            </w:r>
          </w:p>
          <w:p w14:paraId="5AEFF8B4" w14:textId="6333C119" w:rsidR="001955A8" w:rsidRPr="00B9499D" w:rsidRDefault="001955A8" w:rsidP="001955A8">
            <w:pPr>
              <w:pStyle w:val="GOSTTableListMark1"/>
            </w:pPr>
            <w:r>
              <w:lastRenderedPageBreak/>
              <w:t>«</w:t>
            </w:r>
            <w:r w:rsidRPr="00B9499D">
              <w:t>1</w:t>
            </w:r>
            <w:r>
              <w:t>»</w:t>
            </w:r>
            <w:r w:rsidRPr="00B9499D">
              <w:t xml:space="preserve"> – открытый;</w:t>
            </w:r>
          </w:p>
          <w:p w14:paraId="7B35BE88" w14:textId="120CE974" w:rsidR="001955A8" w:rsidRPr="00B9499D" w:rsidRDefault="001955A8" w:rsidP="001955A8">
            <w:pPr>
              <w:pStyle w:val="GOSTTableListMark1"/>
            </w:pPr>
            <w:r>
              <w:t>«</w:t>
            </w:r>
            <w:r w:rsidRPr="00B9499D">
              <w:t>2</w:t>
            </w:r>
            <w:r>
              <w:t>»</w:t>
            </w:r>
            <w:r w:rsidRPr="00B9499D">
              <w:t xml:space="preserve"> - защищенный</w:t>
            </w:r>
          </w:p>
        </w:tc>
      </w:tr>
      <w:tr w:rsidR="001955A8" w:rsidRPr="00B9499D" w14:paraId="5F62543F" w14:textId="77777777" w:rsidTr="001955A8">
        <w:tc>
          <w:tcPr>
            <w:tcW w:w="1100" w:type="pct"/>
          </w:tcPr>
          <w:p w14:paraId="175C1AD6" w14:textId="77777777" w:rsidR="001955A8" w:rsidRPr="00B9499D" w:rsidRDefault="001955A8" w:rsidP="001955A8">
            <w:pPr>
              <w:pStyle w:val="GOSTTablenorm"/>
            </w:pPr>
            <w:r w:rsidRPr="00B9499D">
              <w:lastRenderedPageBreak/>
              <w:t>Уровень конфиденциальности</w:t>
            </w:r>
          </w:p>
        </w:tc>
        <w:tc>
          <w:tcPr>
            <w:tcW w:w="750" w:type="pct"/>
          </w:tcPr>
          <w:p w14:paraId="437E380B" w14:textId="77777777" w:rsidR="001955A8" w:rsidRPr="00B9499D" w:rsidRDefault="001955A8" w:rsidP="001955A8">
            <w:pPr>
              <w:pStyle w:val="GOSTTablenorm"/>
            </w:pPr>
            <w:r w:rsidRPr="00B9499D">
              <w:t>StmInfrmtn_AccessLevelStereotype</w:t>
            </w:r>
          </w:p>
        </w:tc>
        <w:tc>
          <w:tcPr>
            <w:tcW w:w="500" w:type="pct"/>
          </w:tcPr>
          <w:p w14:paraId="5C38CF97" w14:textId="03E4948C" w:rsidR="001955A8" w:rsidRPr="00B9499D" w:rsidRDefault="001955A8" w:rsidP="001955A8">
            <w:pPr>
              <w:pStyle w:val="GOSTTablenorm"/>
            </w:pPr>
            <w:r>
              <w:t>Число</w:t>
            </w:r>
          </w:p>
        </w:tc>
        <w:tc>
          <w:tcPr>
            <w:tcW w:w="300" w:type="pct"/>
          </w:tcPr>
          <w:p w14:paraId="0A80CCA5" w14:textId="77777777" w:rsidR="001955A8" w:rsidRPr="00B9499D" w:rsidRDefault="001955A8" w:rsidP="001955A8">
            <w:pPr>
              <w:pStyle w:val="GOSTTablenorm"/>
            </w:pPr>
            <w:r w:rsidRPr="00B9499D">
              <w:t>Да</w:t>
            </w:r>
          </w:p>
        </w:tc>
        <w:tc>
          <w:tcPr>
            <w:tcW w:w="315" w:type="pct"/>
          </w:tcPr>
          <w:p w14:paraId="0A3781EE" w14:textId="77777777" w:rsidR="001955A8" w:rsidRPr="00B9499D" w:rsidRDefault="001955A8" w:rsidP="001955A8">
            <w:pPr>
              <w:pStyle w:val="GOSTTablenorm"/>
            </w:pPr>
            <w:r w:rsidRPr="00B9499D">
              <w:t>=1</w:t>
            </w:r>
          </w:p>
        </w:tc>
        <w:tc>
          <w:tcPr>
            <w:tcW w:w="2035" w:type="pct"/>
          </w:tcPr>
          <w:p w14:paraId="0E802C7B" w14:textId="77777777" w:rsidR="001955A8" w:rsidRPr="00B9499D" w:rsidRDefault="001955A8" w:rsidP="001955A8">
            <w:pPr>
              <w:pStyle w:val="GOSTTablenorm"/>
            </w:pPr>
            <w:r w:rsidRPr="00B9499D">
              <w:t>Указывается уровень конфиденциальности документа.</w:t>
            </w:r>
          </w:p>
          <w:p w14:paraId="663713D1" w14:textId="77777777" w:rsidR="001955A8" w:rsidRPr="00B9499D" w:rsidRDefault="001955A8" w:rsidP="001955A8">
            <w:pPr>
              <w:pStyle w:val="GOSTTablenorm"/>
            </w:pPr>
            <w:r w:rsidRPr="00B9499D">
              <w:t>Возможные значения:</w:t>
            </w:r>
          </w:p>
          <w:p w14:paraId="6A002E69" w14:textId="77777777" w:rsidR="001955A8" w:rsidRPr="00B9499D" w:rsidRDefault="001955A8" w:rsidP="001955A8">
            <w:pPr>
              <w:pStyle w:val="GOSTTableListMark1"/>
            </w:pPr>
            <w:r w:rsidRPr="00B9499D">
              <w:t>«0» - Несекретно;</w:t>
            </w:r>
          </w:p>
          <w:p w14:paraId="65789E6B" w14:textId="096BA4DA" w:rsidR="001955A8" w:rsidRPr="00B9499D" w:rsidRDefault="001955A8" w:rsidP="001955A8">
            <w:pPr>
              <w:pStyle w:val="GOSTTableListMark1"/>
            </w:pPr>
            <w:r w:rsidRPr="00B9499D">
              <w:t>«</w:t>
            </w:r>
            <w:r>
              <w:t>1» - Для служебного пользования</w:t>
            </w:r>
          </w:p>
        </w:tc>
      </w:tr>
      <w:tr w:rsidR="001955A8" w:rsidRPr="00B9499D" w14:paraId="1EBD5ECB" w14:textId="77777777" w:rsidTr="001955A8">
        <w:tc>
          <w:tcPr>
            <w:tcW w:w="1100" w:type="pct"/>
          </w:tcPr>
          <w:p w14:paraId="5A46EBDF" w14:textId="77777777" w:rsidR="001955A8" w:rsidRPr="00B9499D" w:rsidRDefault="001955A8" w:rsidP="001955A8">
            <w:pPr>
              <w:pStyle w:val="GOSTTablenorm"/>
            </w:pPr>
            <w:r w:rsidRPr="00B9499D">
              <w:t>Код бюджета</w:t>
            </w:r>
          </w:p>
        </w:tc>
        <w:tc>
          <w:tcPr>
            <w:tcW w:w="750" w:type="pct"/>
          </w:tcPr>
          <w:p w14:paraId="6DD3B4EF" w14:textId="77777777" w:rsidR="001955A8" w:rsidRPr="00B9499D" w:rsidRDefault="001955A8" w:rsidP="001955A8">
            <w:pPr>
              <w:pStyle w:val="GOSTTablenorm"/>
              <w:rPr>
                <w:lang w:val="en-US"/>
              </w:rPr>
            </w:pPr>
            <w:r w:rsidRPr="00B9499D">
              <w:rPr>
                <w:lang w:val="en-US"/>
              </w:rPr>
              <w:t>ZK_MSC_Orgnztn_MSC_Bdgt_Cd</w:t>
            </w:r>
          </w:p>
        </w:tc>
        <w:tc>
          <w:tcPr>
            <w:tcW w:w="500" w:type="pct"/>
          </w:tcPr>
          <w:p w14:paraId="6DD11661" w14:textId="77777777" w:rsidR="001955A8" w:rsidRPr="00B9499D" w:rsidRDefault="001955A8" w:rsidP="001955A8">
            <w:pPr>
              <w:pStyle w:val="GOSTTablenorm"/>
            </w:pPr>
            <w:r w:rsidRPr="00B9499D">
              <w:t>Строка</w:t>
            </w:r>
          </w:p>
        </w:tc>
        <w:tc>
          <w:tcPr>
            <w:tcW w:w="300" w:type="pct"/>
          </w:tcPr>
          <w:p w14:paraId="09547443" w14:textId="77777777" w:rsidR="001955A8" w:rsidRPr="00B9499D" w:rsidRDefault="001955A8" w:rsidP="001955A8">
            <w:pPr>
              <w:pStyle w:val="GOSTTablenorm"/>
            </w:pPr>
            <w:r w:rsidRPr="00B9499D">
              <w:t>Да</w:t>
            </w:r>
          </w:p>
        </w:tc>
        <w:tc>
          <w:tcPr>
            <w:tcW w:w="315" w:type="pct"/>
          </w:tcPr>
          <w:p w14:paraId="07FCECE9" w14:textId="77777777" w:rsidR="001955A8" w:rsidRPr="00B9499D" w:rsidRDefault="001955A8" w:rsidP="001955A8">
            <w:pPr>
              <w:pStyle w:val="GOSTTablenorm"/>
            </w:pPr>
            <w:r w:rsidRPr="00B9499D">
              <w:t>=8</w:t>
            </w:r>
          </w:p>
        </w:tc>
        <w:tc>
          <w:tcPr>
            <w:tcW w:w="2035" w:type="pct"/>
          </w:tcPr>
          <w:p w14:paraId="0D194D76" w14:textId="4BBEBB54" w:rsidR="001955A8" w:rsidRPr="00B9499D" w:rsidRDefault="001955A8" w:rsidP="001955A8">
            <w:pPr>
              <w:pStyle w:val="GOSTTablenorm"/>
            </w:pPr>
            <w:r w:rsidRPr="00B9499D">
              <w:t>Указывается код бюджета в соответ</w:t>
            </w:r>
            <w:r>
              <w:t>ствии со справочником «Бюджеты»</w:t>
            </w:r>
          </w:p>
        </w:tc>
      </w:tr>
      <w:tr w:rsidR="001955A8" w:rsidRPr="00B9499D" w14:paraId="1618463D" w14:textId="77777777" w:rsidTr="001955A8">
        <w:tc>
          <w:tcPr>
            <w:tcW w:w="1100" w:type="pct"/>
          </w:tcPr>
          <w:p w14:paraId="61EA4AB1" w14:textId="77777777" w:rsidR="001955A8" w:rsidRPr="00B9499D" w:rsidRDefault="001955A8" w:rsidP="001955A8">
            <w:pPr>
              <w:pStyle w:val="GOSTTablenorm"/>
            </w:pPr>
            <w:r w:rsidRPr="00B9499D">
              <w:t>Номер лицевого счета плательщика</w:t>
            </w:r>
          </w:p>
        </w:tc>
        <w:tc>
          <w:tcPr>
            <w:tcW w:w="750" w:type="pct"/>
          </w:tcPr>
          <w:p w14:paraId="744043EF" w14:textId="77777777" w:rsidR="001955A8" w:rsidRPr="00B9499D" w:rsidRDefault="001955A8" w:rsidP="001955A8">
            <w:pPr>
              <w:pStyle w:val="GOSTTablenorm"/>
            </w:pPr>
            <w:r w:rsidRPr="00B9499D">
              <w:t>ZK_MSC_Cstmr_AcntNmbr</w:t>
            </w:r>
          </w:p>
        </w:tc>
        <w:tc>
          <w:tcPr>
            <w:tcW w:w="500" w:type="pct"/>
          </w:tcPr>
          <w:p w14:paraId="607B2DA5" w14:textId="77777777" w:rsidR="001955A8" w:rsidRPr="00B9499D" w:rsidRDefault="001955A8" w:rsidP="001955A8">
            <w:pPr>
              <w:pStyle w:val="GOSTTablenorm"/>
            </w:pPr>
            <w:r w:rsidRPr="00B9499D">
              <w:t>Строка</w:t>
            </w:r>
          </w:p>
        </w:tc>
        <w:tc>
          <w:tcPr>
            <w:tcW w:w="300" w:type="pct"/>
          </w:tcPr>
          <w:p w14:paraId="7092FCAA" w14:textId="77777777" w:rsidR="001955A8" w:rsidRPr="00B9499D" w:rsidRDefault="001955A8" w:rsidP="001955A8">
            <w:pPr>
              <w:pStyle w:val="GOSTTablenorm"/>
            </w:pPr>
            <w:r w:rsidRPr="00B9499D">
              <w:t>Да</w:t>
            </w:r>
          </w:p>
        </w:tc>
        <w:tc>
          <w:tcPr>
            <w:tcW w:w="315" w:type="pct"/>
          </w:tcPr>
          <w:p w14:paraId="51F3EAE9" w14:textId="77777777" w:rsidR="001955A8" w:rsidRPr="00B9499D" w:rsidRDefault="001955A8" w:rsidP="001955A8">
            <w:pPr>
              <w:pStyle w:val="GOSTTablenorm"/>
            </w:pPr>
            <w:r w:rsidRPr="00B9499D">
              <w:t>=11</w:t>
            </w:r>
          </w:p>
        </w:tc>
        <w:tc>
          <w:tcPr>
            <w:tcW w:w="2035" w:type="pct"/>
          </w:tcPr>
          <w:p w14:paraId="1587CEE1" w14:textId="77777777" w:rsidR="001955A8" w:rsidRPr="00B9499D" w:rsidRDefault="001955A8" w:rsidP="001955A8">
            <w:pPr>
              <w:pStyle w:val="GOSTTablenorm"/>
            </w:pPr>
            <w:r w:rsidRPr="00B9499D">
              <w:t>Указывается номер лицевого счета плательщика</w:t>
            </w:r>
          </w:p>
        </w:tc>
      </w:tr>
      <w:tr w:rsidR="001955A8" w:rsidRPr="00B9499D" w14:paraId="7FC1548A" w14:textId="77777777" w:rsidTr="001955A8">
        <w:tc>
          <w:tcPr>
            <w:tcW w:w="1100" w:type="pct"/>
          </w:tcPr>
          <w:p w14:paraId="3C4B43FD" w14:textId="77777777" w:rsidR="001955A8" w:rsidRPr="00B9499D" w:rsidRDefault="001955A8" w:rsidP="001955A8">
            <w:pPr>
              <w:pStyle w:val="GOSTTablenorm"/>
            </w:pPr>
            <w:r w:rsidRPr="00B9499D">
              <w:t>КБК плательщика</w:t>
            </w:r>
          </w:p>
        </w:tc>
        <w:tc>
          <w:tcPr>
            <w:tcW w:w="750" w:type="pct"/>
          </w:tcPr>
          <w:p w14:paraId="2E7C12BC" w14:textId="77777777" w:rsidR="001955A8" w:rsidRPr="00B9499D" w:rsidRDefault="001955A8" w:rsidP="001955A8">
            <w:pPr>
              <w:pStyle w:val="GOSTTablenorm"/>
            </w:pPr>
            <w:r w:rsidRPr="00B9499D">
              <w:t>ZK1_KBKExpns</w:t>
            </w:r>
          </w:p>
        </w:tc>
        <w:tc>
          <w:tcPr>
            <w:tcW w:w="500" w:type="pct"/>
          </w:tcPr>
          <w:p w14:paraId="68E77742" w14:textId="77777777" w:rsidR="001955A8" w:rsidRPr="00B9499D" w:rsidRDefault="001955A8" w:rsidP="001955A8">
            <w:pPr>
              <w:pStyle w:val="GOSTTablenorm"/>
            </w:pPr>
            <w:r w:rsidRPr="00B9499D">
              <w:t>Строка</w:t>
            </w:r>
          </w:p>
        </w:tc>
        <w:tc>
          <w:tcPr>
            <w:tcW w:w="300" w:type="pct"/>
          </w:tcPr>
          <w:p w14:paraId="5EDA3BA7" w14:textId="77777777" w:rsidR="001955A8" w:rsidRPr="00B9499D" w:rsidRDefault="001955A8" w:rsidP="001955A8">
            <w:pPr>
              <w:pStyle w:val="GOSTTablenorm"/>
            </w:pPr>
            <w:r w:rsidRPr="00B9499D">
              <w:t>Нет</w:t>
            </w:r>
          </w:p>
        </w:tc>
        <w:tc>
          <w:tcPr>
            <w:tcW w:w="315" w:type="pct"/>
          </w:tcPr>
          <w:p w14:paraId="752F60F6" w14:textId="77777777" w:rsidR="001955A8" w:rsidRPr="00B9499D" w:rsidRDefault="001955A8" w:rsidP="001955A8">
            <w:pPr>
              <w:pStyle w:val="GOSTTablenorm"/>
            </w:pPr>
            <w:r w:rsidRPr="00B9499D">
              <w:rPr>
                <w:lang w:val="en-US"/>
              </w:rPr>
              <w:t>=20</w:t>
            </w:r>
          </w:p>
        </w:tc>
        <w:tc>
          <w:tcPr>
            <w:tcW w:w="2035" w:type="pct"/>
          </w:tcPr>
          <w:p w14:paraId="35A7C1C4" w14:textId="2F5838D9" w:rsidR="001955A8" w:rsidRPr="00B9499D" w:rsidRDefault="001955A8" w:rsidP="001955A8">
            <w:pPr>
              <w:pStyle w:val="GOSTTablenorm"/>
            </w:pPr>
            <w:r w:rsidRPr="00B9499D">
              <w:t>Указывается код по бюджетной классификации для отражения операции на ЛС плательщика. П</w:t>
            </w:r>
            <w:r>
              <w:t>о л/с с кодом 05 не заполняется</w:t>
            </w:r>
          </w:p>
        </w:tc>
      </w:tr>
      <w:tr w:rsidR="001955A8" w:rsidRPr="00B9499D" w14:paraId="7A6CA4A8" w14:textId="77777777" w:rsidTr="001955A8">
        <w:tc>
          <w:tcPr>
            <w:tcW w:w="1100" w:type="pct"/>
          </w:tcPr>
          <w:p w14:paraId="36D53841" w14:textId="77777777" w:rsidR="001955A8" w:rsidRPr="00B9499D" w:rsidRDefault="001955A8" w:rsidP="001955A8">
            <w:pPr>
              <w:pStyle w:val="GOSTTablenorm"/>
            </w:pPr>
            <w:r w:rsidRPr="00B9499D">
              <w:t>Код цели (аналитический код) плательщика</w:t>
            </w:r>
          </w:p>
        </w:tc>
        <w:tc>
          <w:tcPr>
            <w:tcW w:w="750" w:type="pct"/>
          </w:tcPr>
          <w:p w14:paraId="2CDBF4D9" w14:textId="77777777" w:rsidR="001955A8" w:rsidRPr="00B9499D" w:rsidRDefault="001955A8" w:rsidP="001955A8">
            <w:pPr>
              <w:pStyle w:val="GOSTTablenorm"/>
            </w:pPr>
            <w:r w:rsidRPr="00B9499D">
              <w:t>ZK1_TrgtCdPr</w:t>
            </w:r>
          </w:p>
        </w:tc>
        <w:tc>
          <w:tcPr>
            <w:tcW w:w="500" w:type="pct"/>
          </w:tcPr>
          <w:p w14:paraId="0D4CFD81" w14:textId="77777777" w:rsidR="001955A8" w:rsidRPr="00B9499D" w:rsidRDefault="001955A8" w:rsidP="001955A8">
            <w:pPr>
              <w:pStyle w:val="GOSTTablenorm"/>
            </w:pPr>
            <w:r w:rsidRPr="00B9499D">
              <w:t>Строка</w:t>
            </w:r>
          </w:p>
        </w:tc>
        <w:tc>
          <w:tcPr>
            <w:tcW w:w="300" w:type="pct"/>
          </w:tcPr>
          <w:p w14:paraId="5DA5FB14" w14:textId="77777777" w:rsidR="001955A8" w:rsidRPr="00B9499D" w:rsidRDefault="001955A8" w:rsidP="001955A8">
            <w:pPr>
              <w:pStyle w:val="GOSTTablenorm"/>
            </w:pPr>
            <w:r w:rsidRPr="00B9499D">
              <w:t>Нет</w:t>
            </w:r>
          </w:p>
        </w:tc>
        <w:tc>
          <w:tcPr>
            <w:tcW w:w="315" w:type="pct"/>
          </w:tcPr>
          <w:p w14:paraId="439E1777" w14:textId="77777777" w:rsidR="001955A8" w:rsidRPr="00B9499D" w:rsidRDefault="001955A8" w:rsidP="001955A8">
            <w:pPr>
              <w:pStyle w:val="GOSTTablenorm"/>
            </w:pPr>
            <w:r w:rsidRPr="00B9499D">
              <w:t>&lt;=</w:t>
            </w:r>
            <w:r w:rsidRPr="00B9499D">
              <w:rPr>
                <w:lang w:val="en-US"/>
              </w:rPr>
              <w:t>25</w:t>
            </w:r>
          </w:p>
        </w:tc>
        <w:tc>
          <w:tcPr>
            <w:tcW w:w="2035" w:type="pct"/>
          </w:tcPr>
          <w:p w14:paraId="1A84257A" w14:textId="77777777" w:rsidR="001955A8" w:rsidRPr="00B9499D" w:rsidRDefault="001955A8" w:rsidP="001955A8">
            <w:pPr>
              <w:pStyle w:val="GOSTTablenorm"/>
            </w:pPr>
            <w:r w:rsidRPr="00B9499D">
              <w:t>Указывается код цели (аналитический код) для отражения операции на ЛС плательщика, относящийся ко всем строкам документа. По л/с с кодом 05 может указываться идентификационный код выплаты.</w:t>
            </w:r>
          </w:p>
          <w:p w14:paraId="5A9E87FE" w14:textId="1C8490FA" w:rsidR="001955A8" w:rsidRPr="00B9499D" w:rsidRDefault="001955A8" w:rsidP="001955A8">
            <w:pPr>
              <w:pStyle w:val="GOSTTablenorm"/>
            </w:pPr>
            <w:r w:rsidRPr="00B9499D">
              <w:t>Не заполняется, если заполнен реквизит ZK2:TrgtCdPr</w:t>
            </w:r>
            <w:r w:rsidR="009E6736">
              <w:t>.</w:t>
            </w:r>
          </w:p>
          <w:p w14:paraId="22F70AF9" w14:textId="0ED410D7" w:rsidR="001955A8" w:rsidRPr="00B9499D" w:rsidRDefault="001955A8" w:rsidP="001955A8">
            <w:pPr>
              <w:pStyle w:val="GOSTTablenorm"/>
            </w:pPr>
            <w:r w:rsidRPr="00B9499D">
              <w:t>Недопустимо одновременное наличие реквизитов ZK1_TrgtCdPr и ZK2:TrgtCdPr</w:t>
            </w:r>
          </w:p>
        </w:tc>
      </w:tr>
      <w:tr w:rsidR="001955A8" w:rsidRPr="00B9499D" w14:paraId="76EA5239" w14:textId="77777777" w:rsidTr="001955A8">
        <w:tc>
          <w:tcPr>
            <w:tcW w:w="1100" w:type="pct"/>
          </w:tcPr>
          <w:p w14:paraId="34F5B5B2" w14:textId="77777777" w:rsidR="001955A8" w:rsidRPr="002F4063" w:rsidRDefault="001955A8" w:rsidP="001955A8">
            <w:pPr>
              <w:pStyle w:val="GOSTTablenorm"/>
              <w:rPr>
                <w:b/>
              </w:rPr>
            </w:pPr>
            <w:r w:rsidRPr="002F4063">
              <w:rPr>
                <w:b/>
              </w:rPr>
              <w:t>Информация по строкам документа</w:t>
            </w:r>
          </w:p>
        </w:tc>
        <w:tc>
          <w:tcPr>
            <w:tcW w:w="750" w:type="pct"/>
          </w:tcPr>
          <w:p w14:paraId="51484076" w14:textId="77777777" w:rsidR="001955A8" w:rsidRPr="002F4063" w:rsidRDefault="001955A8" w:rsidP="001955A8">
            <w:pPr>
              <w:pStyle w:val="GOSTTablenorm"/>
              <w:rPr>
                <w:b/>
              </w:rPr>
            </w:pPr>
            <w:r w:rsidRPr="002F4063">
              <w:rPr>
                <w:b/>
              </w:rPr>
              <w:t>ZK2</w:t>
            </w:r>
          </w:p>
        </w:tc>
        <w:tc>
          <w:tcPr>
            <w:tcW w:w="500" w:type="pct"/>
          </w:tcPr>
          <w:p w14:paraId="5BDDBDB1" w14:textId="77777777" w:rsidR="001955A8" w:rsidRPr="00B9499D" w:rsidRDefault="001955A8" w:rsidP="001955A8">
            <w:pPr>
              <w:pStyle w:val="GOSTTablenorm"/>
            </w:pPr>
            <w:r w:rsidRPr="00B9499D">
              <w:t>Массив</w:t>
            </w:r>
          </w:p>
        </w:tc>
        <w:tc>
          <w:tcPr>
            <w:tcW w:w="300" w:type="pct"/>
          </w:tcPr>
          <w:p w14:paraId="64C30C6F" w14:textId="4855ACB1" w:rsidR="001955A8" w:rsidRPr="005C6BDA" w:rsidRDefault="001955A8" w:rsidP="001955A8">
            <w:pPr>
              <w:pStyle w:val="GOSTTablenorm"/>
            </w:pPr>
            <w:r w:rsidRPr="00B9499D">
              <w:t>Да</w:t>
            </w:r>
          </w:p>
        </w:tc>
        <w:tc>
          <w:tcPr>
            <w:tcW w:w="315" w:type="pct"/>
          </w:tcPr>
          <w:p w14:paraId="29C0F610" w14:textId="1464D358" w:rsidR="001955A8" w:rsidRPr="00B9499D" w:rsidRDefault="001955A8" w:rsidP="001955A8">
            <w:pPr>
              <w:pStyle w:val="GOSTTablenorm"/>
            </w:pPr>
            <w:r>
              <w:t>-</w:t>
            </w:r>
          </w:p>
        </w:tc>
        <w:tc>
          <w:tcPr>
            <w:tcW w:w="2035" w:type="pct"/>
          </w:tcPr>
          <w:p w14:paraId="6AAC8154" w14:textId="3B0EEF4D" w:rsidR="001955A8" w:rsidRPr="00B9499D" w:rsidRDefault="008241CC" w:rsidP="001955A8">
            <w:pPr>
              <w:pStyle w:val="GOSTTablenorm"/>
            </w:pPr>
            <w:r>
              <w:t>-</w:t>
            </w:r>
          </w:p>
        </w:tc>
      </w:tr>
      <w:tr w:rsidR="001955A8" w:rsidRPr="00B9499D" w14:paraId="26CDAA0A" w14:textId="77777777" w:rsidTr="001955A8">
        <w:tc>
          <w:tcPr>
            <w:tcW w:w="1100" w:type="pct"/>
          </w:tcPr>
          <w:p w14:paraId="5737414E" w14:textId="6F6F1501" w:rsidR="001955A8" w:rsidRPr="00273086" w:rsidRDefault="001955A8" w:rsidP="001955A8">
            <w:pPr>
              <w:pStyle w:val="GOSTTablenorm"/>
            </w:pPr>
            <w:r>
              <w:t>Идентификатор строки</w:t>
            </w:r>
          </w:p>
        </w:tc>
        <w:tc>
          <w:tcPr>
            <w:tcW w:w="750" w:type="pct"/>
          </w:tcPr>
          <w:p w14:paraId="7DD12CA4" w14:textId="7A8D408C" w:rsidR="001955A8" w:rsidRPr="00273086" w:rsidRDefault="001955A8" w:rsidP="001955A8">
            <w:pPr>
              <w:pStyle w:val="GOSTTablenorm"/>
            </w:pPr>
            <w:r w:rsidRPr="00A71881">
              <w:rPr>
                <w:b/>
              </w:rPr>
              <w:t>Z</w:t>
            </w:r>
            <w:r w:rsidRPr="00A71881">
              <w:rPr>
                <w:b/>
                <w:lang w:val="en-US"/>
              </w:rPr>
              <w:t>K</w:t>
            </w:r>
            <w:r w:rsidRPr="00A71881">
              <w:rPr>
                <w:b/>
              </w:rPr>
              <w:t>2</w:t>
            </w:r>
            <w:r w:rsidRPr="00B9499D">
              <w:t>:</w:t>
            </w:r>
            <w:r>
              <w:rPr>
                <w:lang w:val="en-US"/>
              </w:rPr>
              <w:t>id</w:t>
            </w:r>
          </w:p>
        </w:tc>
        <w:tc>
          <w:tcPr>
            <w:tcW w:w="500" w:type="pct"/>
          </w:tcPr>
          <w:p w14:paraId="5CAA9194" w14:textId="0C37CF05" w:rsidR="001955A8" w:rsidRPr="00C4428C" w:rsidRDefault="001955A8" w:rsidP="001955A8">
            <w:pPr>
              <w:pStyle w:val="GOSTTablenorm"/>
            </w:pPr>
            <w:r w:rsidRPr="00106607">
              <w:t>Число</w:t>
            </w:r>
          </w:p>
        </w:tc>
        <w:tc>
          <w:tcPr>
            <w:tcW w:w="300" w:type="pct"/>
          </w:tcPr>
          <w:p w14:paraId="169FBA4D" w14:textId="540D98BB" w:rsidR="001955A8" w:rsidRPr="00C4428C" w:rsidRDefault="001955A8" w:rsidP="001955A8">
            <w:pPr>
              <w:pStyle w:val="GOSTTablenorm"/>
            </w:pPr>
            <w:r w:rsidRPr="00106607">
              <w:t>Да</w:t>
            </w:r>
          </w:p>
        </w:tc>
        <w:tc>
          <w:tcPr>
            <w:tcW w:w="315" w:type="pct"/>
          </w:tcPr>
          <w:p w14:paraId="08BAE628" w14:textId="28A91454" w:rsidR="001955A8" w:rsidRPr="00C4428C" w:rsidRDefault="001955A8" w:rsidP="001955A8">
            <w:pPr>
              <w:pStyle w:val="GOSTTablenorm"/>
            </w:pPr>
            <w:r w:rsidRPr="00106607">
              <w:t>&lt;=20</w:t>
            </w:r>
          </w:p>
        </w:tc>
        <w:tc>
          <w:tcPr>
            <w:tcW w:w="2035" w:type="pct"/>
          </w:tcPr>
          <w:p w14:paraId="051C3944" w14:textId="797D9E8C" w:rsidR="001955A8" w:rsidRPr="00C4428C" w:rsidRDefault="001955A8" w:rsidP="001955A8">
            <w:pPr>
              <w:pStyle w:val="GOSTTablenorm"/>
            </w:pPr>
            <w:r w:rsidRPr="00106607">
              <w:t>Указывается технический идентификатор строки</w:t>
            </w:r>
          </w:p>
        </w:tc>
      </w:tr>
      <w:tr w:rsidR="001955A8" w:rsidRPr="00B9499D" w14:paraId="7B9ECD71" w14:textId="77777777" w:rsidTr="001955A8">
        <w:tc>
          <w:tcPr>
            <w:tcW w:w="1100" w:type="pct"/>
          </w:tcPr>
          <w:p w14:paraId="2E02A12A" w14:textId="6529087F" w:rsidR="001955A8" w:rsidRPr="00524AC1" w:rsidRDefault="001955A8" w:rsidP="001955A8">
            <w:pPr>
              <w:pStyle w:val="GOSTTablenorm"/>
            </w:pPr>
            <w:r w:rsidRPr="00273086">
              <w:t>Номер строки</w:t>
            </w:r>
          </w:p>
        </w:tc>
        <w:tc>
          <w:tcPr>
            <w:tcW w:w="750" w:type="pct"/>
          </w:tcPr>
          <w:p w14:paraId="35ED96C9" w14:textId="7237DBF5" w:rsidR="001955A8" w:rsidRPr="00524AC1" w:rsidRDefault="001955A8" w:rsidP="001955A8">
            <w:pPr>
              <w:pStyle w:val="GOSTTablenorm"/>
            </w:pPr>
            <w:r w:rsidRPr="00A71881">
              <w:rPr>
                <w:b/>
              </w:rPr>
              <w:t>ZK2</w:t>
            </w:r>
            <w:r w:rsidRPr="00273086">
              <w:t>:RcrdNm</w:t>
            </w:r>
          </w:p>
        </w:tc>
        <w:tc>
          <w:tcPr>
            <w:tcW w:w="500" w:type="pct"/>
          </w:tcPr>
          <w:p w14:paraId="76BE5E47" w14:textId="63FE2E74" w:rsidR="001955A8" w:rsidRPr="00524AC1" w:rsidRDefault="001955A8" w:rsidP="001955A8">
            <w:pPr>
              <w:pStyle w:val="GOSTTablenorm"/>
            </w:pPr>
            <w:r w:rsidRPr="00273086">
              <w:t>Число</w:t>
            </w:r>
          </w:p>
        </w:tc>
        <w:tc>
          <w:tcPr>
            <w:tcW w:w="300" w:type="pct"/>
          </w:tcPr>
          <w:p w14:paraId="0033D204" w14:textId="2948FA13" w:rsidR="001955A8" w:rsidRPr="00524AC1" w:rsidRDefault="001955A8" w:rsidP="001955A8">
            <w:pPr>
              <w:pStyle w:val="GOSTTablenorm"/>
            </w:pPr>
            <w:r w:rsidRPr="00273086">
              <w:t>Да</w:t>
            </w:r>
          </w:p>
        </w:tc>
        <w:tc>
          <w:tcPr>
            <w:tcW w:w="315" w:type="pct"/>
          </w:tcPr>
          <w:p w14:paraId="5F0C9F9E" w14:textId="6FAE6DE3" w:rsidR="001955A8" w:rsidRPr="00524AC1" w:rsidRDefault="001955A8" w:rsidP="001955A8">
            <w:pPr>
              <w:pStyle w:val="GOSTTablenorm"/>
            </w:pPr>
            <w:r w:rsidRPr="00273086">
              <w:t>&lt;=4</w:t>
            </w:r>
          </w:p>
        </w:tc>
        <w:tc>
          <w:tcPr>
            <w:tcW w:w="2035" w:type="pct"/>
          </w:tcPr>
          <w:p w14:paraId="02546B23" w14:textId="11BA8625" w:rsidR="001955A8" w:rsidRPr="00524AC1" w:rsidRDefault="001955A8" w:rsidP="001955A8">
            <w:pPr>
              <w:pStyle w:val="GOSTTablenorm"/>
            </w:pPr>
            <w:r w:rsidRPr="00273086">
              <w:t>Указывается порядковый номер строки документа</w:t>
            </w:r>
          </w:p>
        </w:tc>
      </w:tr>
      <w:tr w:rsidR="001955A8" w:rsidRPr="00B9499D" w14:paraId="2EE1CD5B" w14:textId="77777777" w:rsidTr="001955A8">
        <w:tc>
          <w:tcPr>
            <w:tcW w:w="1100" w:type="pct"/>
          </w:tcPr>
          <w:p w14:paraId="7CF84BAA" w14:textId="77777777" w:rsidR="001955A8" w:rsidRPr="002F4063" w:rsidRDefault="001955A8" w:rsidP="001955A8">
            <w:pPr>
              <w:pStyle w:val="GOSTTablenorm"/>
            </w:pPr>
            <w:r w:rsidRPr="002F4063">
              <w:t>Код цели (аналитический код) плательщика</w:t>
            </w:r>
          </w:p>
        </w:tc>
        <w:tc>
          <w:tcPr>
            <w:tcW w:w="750" w:type="pct"/>
          </w:tcPr>
          <w:p w14:paraId="5C7BB9EF" w14:textId="77777777" w:rsidR="001955A8" w:rsidRPr="002F4063" w:rsidRDefault="001955A8" w:rsidP="001955A8">
            <w:pPr>
              <w:pStyle w:val="GOSTTablenorm"/>
            </w:pPr>
            <w:r w:rsidRPr="00A71881">
              <w:rPr>
                <w:b/>
              </w:rPr>
              <w:t>ZK2</w:t>
            </w:r>
            <w:r w:rsidRPr="002F4063">
              <w:t>:TrgtCdPr</w:t>
            </w:r>
          </w:p>
        </w:tc>
        <w:tc>
          <w:tcPr>
            <w:tcW w:w="500" w:type="pct"/>
          </w:tcPr>
          <w:p w14:paraId="1198F0E6" w14:textId="77777777" w:rsidR="001955A8" w:rsidRPr="002F4063" w:rsidRDefault="001955A8" w:rsidP="001955A8">
            <w:pPr>
              <w:pStyle w:val="GOSTTablenorm"/>
            </w:pPr>
            <w:r w:rsidRPr="002F4063">
              <w:t>Строка</w:t>
            </w:r>
          </w:p>
        </w:tc>
        <w:tc>
          <w:tcPr>
            <w:tcW w:w="300" w:type="pct"/>
          </w:tcPr>
          <w:p w14:paraId="335E70B0" w14:textId="77777777" w:rsidR="001955A8" w:rsidRPr="002F4063" w:rsidRDefault="001955A8" w:rsidP="001955A8">
            <w:pPr>
              <w:pStyle w:val="GOSTTablenorm"/>
            </w:pPr>
            <w:r w:rsidRPr="002F4063">
              <w:t>Нет</w:t>
            </w:r>
          </w:p>
        </w:tc>
        <w:tc>
          <w:tcPr>
            <w:tcW w:w="315" w:type="pct"/>
          </w:tcPr>
          <w:p w14:paraId="4915CE34" w14:textId="77777777" w:rsidR="001955A8" w:rsidRPr="002F4063" w:rsidRDefault="001955A8" w:rsidP="001955A8">
            <w:pPr>
              <w:pStyle w:val="GOSTTablenorm"/>
            </w:pPr>
            <w:r w:rsidRPr="002F4063">
              <w:t>&lt;=25</w:t>
            </w:r>
          </w:p>
        </w:tc>
        <w:tc>
          <w:tcPr>
            <w:tcW w:w="2035" w:type="pct"/>
          </w:tcPr>
          <w:p w14:paraId="0853B095" w14:textId="77777777" w:rsidR="001955A8" w:rsidRPr="002F4063" w:rsidRDefault="001955A8" w:rsidP="001955A8">
            <w:pPr>
              <w:pStyle w:val="GOSTTablenorm"/>
            </w:pPr>
            <w:r w:rsidRPr="002F4063">
              <w:t xml:space="preserve">Указывается код цели (аналитический код) для отражения операции на ЛС плательщика, относящийся к текущей строке документа. По л/с с кодом 05 может указываться идентификационный код </w:t>
            </w:r>
            <w:r w:rsidRPr="002F4063">
              <w:lastRenderedPageBreak/>
              <w:t>выплаты.</w:t>
            </w:r>
          </w:p>
          <w:p w14:paraId="0DAA0971" w14:textId="5F9978F6" w:rsidR="001955A8" w:rsidRPr="002F4063" w:rsidRDefault="001955A8" w:rsidP="001955A8">
            <w:pPr>
              <w:pStyle w:val="GOSTTablenorm"/>
            </w:pPr>
            <w:r w:rsidRPr="002F4063">
              <w:t>Не заполняется, если заполнен реквизит ZK1_TrgtCdPr</w:t>
            </w:r>
            <w:ins w:id="372" w:author="Сатлер Марина Викторовна" w:date="2024-02-29T10:33:00Z">
              <w:r w:rsidR="00BA2392">
                <w:t>.</w:t>
              </w:r>
            </w:ins>
          </w:p>
          <w:p w14:paraId="6494788E" w14:textId="4F38E833" w:rsidR="001955A8" w:rsidRPr="002F4063" w:rsidRDefault="001955A8" w:rsidP="001955A8">
            <w:pPr>
              <w:pStyle w:val="GOSTTablenorm"/>
            </w:pPr>
            <w:r w:rsidRPr="002F4063">
              <w:t>Недопустимо одновременное наличие реквизитов ZK1_TrgtCdPr и ZK2:TrgtCdPr</w:t>
            </w:r>
          </w:p>
        </w:tc>
      </w:tr>
      <w:tr w:rsidR="001955A8" w:rsidRPr="00B9499D" w14:paraId="5A7CB192" w14:textId="77777777" w:rsidTr="001955A8">
        <w:tc>
          <w:tcPr>
            <w:tcW w:w="1100" w:type="pct"/>
          </w:tcPr>
          <w:p w14:paraId="30C00C2B" w14:textId="6C45C735" w:rsidR="001955A8" w:rsidRPr="00B9499D" w:rsidRDefault="001955A8" w:rsidP="001955A8">
            <w:pPr>
              <w:pStyle w:val="GOSTTablenorm"/>
            </w:pPr>
            <w:r w:rsidRPr="00B9499D">
              <w:lastRenderedPageBreak/>
              <w:t>Сумма в валюте заявки</w:t>
            </w:r>
          </w:p>
        </w:tc>
        <w:tc>
          <w:tcPr>
            <w:tcW w:w="750" w:type="pct"/>
          </w:tcPr>
          <w:p w14:paraId="529F93FA" w14:textId="4BF81F89" w:rsidR="001955A8" w:rsidRPr="00B9499D" w:rsidRDefault="001955A8" w:rsidP="001955A8">
            <w:pPr>
              <w:pStyle w:val="GOSTTablenorm"/>
            </w:pPr>
            <w:r w:rsidRPr="00A71881">
              <w:rPr>
                <w:b/>
              </w:rPr>
              <w:t>ZK2:</w:t>
            </w:r>
            <w:r w:rsidRPr="00B9499D">
              <w:t>Smm</w:t>
            </w:r>
          </w:p>
        </w:tc>
        <w:tc>
          <w:tcPr>
            <w:tcW w:w="500" w:type="pct"/>
          </w:tcPr>
          <w:p w14:paraId="4EFCCD2A" w14:textId="08DE982D" w:rsidR="001955A8" w:rsidRPr="00B9499D" w:rsidRDefault="001955A8" w:rsidP="001955A8">
            <w:pPr>
              <w:pStyle w:val="GOSTTablenorm"/>
            </w:pPr>
            <w:r w:rsidRPr="00B9499D">
              <w:t>Сумма</w:t>
            </w:r>
          </w:p>
        </w:tc>
        <w:tc>
          <w:tcPr>
            <w:tcW w:w="300" w:type="pct"/>
          </w:tcPr>
          <w:p w14:paraId="53579AF3" w14:textId="5E809BCF" w:rsidR="001955A8" w:rsidRPr="00B9499D" w:rsidRDefault="001955A8" w:rsidP="001955A8">
            <w:pPr>
              <w:pStyle w:val="GOSTTablenorm"/>
            </w:pPr>
            <w:r w:rsidRPr="00B9499D">
              <w:t>Да</w:t>
            </w:r>
          </w:p>
        </w:tc>
        <w:tc>
          <w:tcPr>
            <w:tcW w:w="315" w:type="pct"/>
          </w:tcPr>
          <w:p w14:paraId="62E03C2F" w14:textId="6E7D2397" w:rsidR="001955A8" w:rsidRPr="00B9499D" w:rsidRDefault="001955A8" w:rsidP="001955A8">
            <w:pPr>
              <w:pStyle w:val="GOSTTablenorm"/>
            </w:pPr>
          </w:p>
        </w:tc>
        <w:tc>
          <w:tcPr>
            <w:tcW w:w="2035" w:type="pct"/>
          </w:tcPr>
          <w:p w14:paraId="4F71C418" w14:textId="71EDEDFB" w:rsidR="001955A8" w:rsidRPr="00B9499D" w:rsidRDefault="001955A8" w:rsidP="001955A8">
            <w:pPr>
              <w:pStyle w:val="GOSTTablenorm"/>
            </w:pPr>
            <w:r w:rsidRPr="00B9499D">
              <w:t xml:space="preserve">Сумма платежа в рублях, с </w:t>
            </w:r>
            <w:r>
              <w:t>точностью 2 знака после запятой</w:t>
            </w:r>
          </w:p>
        </w:tc>
      </w:tr>
      <w:tr w:rsidR="001955A8" w:rsidRPr="00B9499D" w14:paraId="2FE0E4E1" w14:textId="77777777" w:rsidTr="001955A8">
        <w:tc>
          <w:tcPr>
            <w:tcW w:w="1100" w:type="pct"/>
          </w:tcPr>
          <w:p w14:paraId="278FF9DF" w14:textId="1D0BD2E7" w:rsidR="001955A8" w:rsidRPr="00B9499D" w:rsidRDefault="001955A8" w:rsidP="009F4406">
            <w:pPr>
              <w:pStyle w:val="GOSTTablenorm"/>
            </w:pPr>
            <w:commentRangeStart w:id="373"/>
            <w:r w:rsidRPr="00B9499D">
              <w:t xml:space="preserve">Признак </w:t>
            </w:r>
            <w:del w:id="374" w:author="Сказецкая Наталья Камилевна" w:date="2024-01-29T20:27:00Z">
              <w:r w:rsidRPr="00B9499D" w:rsidDel="009F4406">
                <w:delText>проведения по банку</w:delText>
              </w:r>
            </w:del>
            <w:ins w:id="375" w:author="Сказецкая Наталья Камилевна" w:date="2024-01-29T20:28:00Z">
              <w:r w:rsidR="009F4406">
                <w:t>исполнения</w:t>
              </w:r>
            </w:ins>
            <w:commentRangeEnd w:id="373"/>
            <w:ins w:id="376" w:author="Сказецкая Наталья Камилевна" w:date="2024-01-29T20:31:00Z">
              <w:r w:rsidR="009F4406" w:rsidRPr="00B9499D">
                <w:rPr>
                  <w:rStyle w:val="afff4"/>
                  <w:sz w:val="22"/>
                  <w:szCs w:val="20"/>
                </w:rPr>
                <w:commentReference w:id="373"/>
              </w:r>
            </w:ins>
          </w:p>
        </w:tc>
        <w:tc>
          <w:tcPr>
            <w:tcW w:w="750" w:type="pct"/>
          </w:tcPr>
          <w:p w14:paraId="5971A35F" w14:textId="77777777" w:rsidR="001955A8" w:rsidRPr="00B9499D" w:rsidRDefault="001955A8" w:rsidP="001955A8">
            <w:pPr>
              <w:pStyle w:val="GOSTTablenorm"/>
            </w:pPr>
            <w:r w:rsidRPr="00A71881">
              <w:rPr>
                <w:b/>
              </w:rPr>
              <w:t>ZK2:</w:t>
            </w:r>
            <w:r w:rsidRPr="00B9499D">
              <w:t>SIGN_PA_EXEC</w:t>
            </w:r>
          </w:p>
        </w:tc>
        <w:tc>
          <w:tcPr>
            <w:tcW w:w="500" w:type="pct"/>
          </w:tcPr>
          <w:p w14:paraId="779558A9" w14:textId="77777777" w:rsidR="001955A8" w:rsidRPr="00B9499D" w:rsidRDefault="001955A8" w:rsidP="001955A8">
            <w:pPr>
              <w:pStyle w:val="GOSTTablenorm"/>
            </w:pPr>
            <w:r w:rsidRPr="00B9499D">
              <w:t>Строка</w:t>
            </w:r>
          </w:p>
        </w:tc>
        <w:tc>
          <w:tcPr>
            <w:tcW w:w="300" w:type="pct"/>
          </w:tcPr>
          <w:p w14:paraId="377753D7" w14:textId="77777777" w:rsidR="001955A8" w:rsidRPr="00B9499D" w:rsidRDefault="001955A8" w:rsidP="001955A8">
            <w:pPr>
              <w:pStyle w:val="GOSTTablenorm"/>
            </w:pPr>
            <w:r w:rsidRPr="00B9499D">
              <w:t>Нет</w:t>
            </w:r>
          </w:p>
        </w:tc>
        <w:tc>
          <w:tcPr>
            <w:tcW w:w="315" w:type="pct"/>
          </w:tcPr>
          <w:p w14:paraId="77D8301A" w14:textId="77777777" w:rsidR="001955A8" w:rsidRPr="00B9499D" w:rsidRDefault="001955A8" w:rsidP="001955A8">
            <w:pPr>
              <w:pStyle w:val="GOSTTablenorm"/>
            </w:pPr>
            <w:r w:rsidRPr="00B9499D">
              <w:t>=1</w:t>
            </w:r>
          </w:p>
        </w:tc>
        <w:tc>
          <w:tcPr>
            <w:tcW w:w="2035" w:type="pct"/>
          </w:tcPr>
          <w:p w14:paraId="26455250" w14:textId="77777777" w:rsidR="009F4406" w:rsidRDefault="009F4406" w:rsidP="009F4406">
            <w:pPr>
              <w:pStyle w:val="GOSTTablenorm"/>
              <w:rPr>
                <w:ins w:id="377" w:author="Сказецкая Наталья Камилевна" w:date="2024-01-29T20:29:00Z"/>
              </w:rPr>
            </w:pPr>
            <w:ins w:id="378" w:author="Сказецкая Наталья Камилевна" w:date="2024-01-29T20:29:00Z">
              <w:r w:rsidRPr="00112F17">
                <w:t xml:space="preserve">Признак </w:t>
              </w:r>
              <w:r>
                <w:t>исполнения расчетного документа.</w:t>
              </w:r>
            </w:ins>
          </w:p>
          <w:p w14:paraId="3BBA3CD9" w14:textId="77777777" w:rsidR="001955A8" w:rsidRPr="00B9499D" w:rsidRDefault="001955A8" w:rsidP="001955A8">
            <w:pPr>
              <w:pStyle w:val="GOSTTablenorm"/>
            </w:pPr>
            <w:r w:rsidRPr="00B9499D">
              <w:t>Возможные значения:</w:t>
            </w:r>
          </w:p>
          <w:p w14:paraId="72BD1DC8" w14:textId="3D38DE83" w:rsidR="001955A8" w:rsidRPr="00B9499D" w:rsidRDefault="001955A8" w:rsidP="001955A8">
            <w:pPr>
              <w:pStyle w:val="GOSTTableListMark1"/>
              <w:rPr>
                <w:lang w:val="en-US"/>
              </w:rPr>
            </w:pPr>
            <w:r>
              <w:t>«</w:t>
            </w:r>
            <w:r w:rsidRPr="00B9499D">
              <w:rPr>
                <w:lang w:val="en-US"/>
              </w:rPr>
              <w:t>N</w:t>
            </w:r>
            <w:r>
              <w:t>» -</w:t>
            </w:r>
            <w:r w:rsidRPr="00B9499D">
              <w:rPr>
                <w:lang w:val="en-US"/>
              </w:rPr>
              <w:t xml:space="preserve"> </w:t>
            </w:r>
            <w:del w:id="379" w:author="Сказецкая Наталья Камилевна" w:date="2024-01-29T20:29:00Z">
              <w:r w:rsidRPr="00B9499D" w:rsidDel="009F4406">
                <w:rPr>
                  <w:lang w:val="en-US"/>
                </w:rPr>
                <w:delText>(</w:delText>
              </w:r>
              <w:r w:rsidRPr="00B9499D" w:rsidDel="009F4406">
                <w:delText>не проведено)</w:delText>
              </w:r>
            </w:del>
            <w:ins w:id="380" w:author="Сказецкая Наталья Камилевна" w:date="2024-01-29T20:29:00Z">
              <w:r w:rsidR="009F4406">
                <w:t>Исполнен</w:t>
              </w:r>
            </w:ins>
            <w:r>
              <w:t>;</w:t>
            </w:r>
          </w:p>
          <w:p w14:paraId="5C2C7066" w14:textId="38E19609" w:rsidR="001955A8" w:rsidRPr="00B9499D" w:rsidRDefault="001955A8" w:rsidP="009F4406">
            <w:pPr>
              <w:pStyle w:val="GOSTTableListMark1"/>
              <w:rPr>
                <w:lang w:val="en-US"/>
              </w:rPr>
            </w:pPr>
            <w:r>
              <w:t>«</w:t>
            </w:r>
            <w:r w:rsidRPr="00B9499D">
              <w:rPr>
                <w:lang w:val="en-US"/>
              </w:rPr>
              <w:t>Y</w:t>
            </w:r>
            <w:r>
              <w:t>» -</w:t>
            </w:r>
            <w:r w:rsidRPr="00B9499D">
              <w:t xml:space="preserve"> </w:t>
            </w:r>
            <w:del w:id="381" w:author="Сказецкая Наталья Камилевна" w:date="2024-01-29T20:29:00Z">
              <w:r w:rsidRPr="00B9499D" w:rsidDel="009F4406">
                <w:delText>(проведено)</w:delText>
              </w:r>
            </w:del>
            <w:ins w:id="382" w:author="Сказецкая Наталья Камилевна" w:date="2024-01-29T20:29:00Z">
              <w:r w:rsidR="009F4406">
                <w:t>Отменен</w:t>
              </w:r>
            </w:ins>
          </w:p>
        </w:tc>
      </w:tr>
    </w:tbl>
    <w:p w14:paraId="2ADCAF89" w14:textId="0FACD956" w:rsidR="00536994" w:rsidRDefault="00536994" w:rsidP="007E5356">
      <w:pPr>
        <w:pStyle w:val="41"/>
      </w:pPr>
      <w:bookmarkStart w:id="383" w:name="_Toc226562692"/>
      <w:r w:rsidRPr="00536994">
        <w:t xml:space="preserve">Пример запроса по </w:t>
      </w:r>
      <w:r w:rsidRPr="00A8527A">
        <w:t>документу</w:t>
      </w:r>
      <w:r>
        <w:t xml:space="preserve"> </w:t>
      </w:r>
      <w:r w:rsidRPr="00B9499D">
        <w:t>«Сводная заявка на кассовый расход</w:t>
      </w:r>
      <w:del w:id="384" w:author="Сказецкая Наталья Камилевна" w:date="2024-01-29T20:25:00Z">
        <w:r w:rsidRPr="00B9499D" w:rsidDel="009F4406">
          <w:delText xml:space="preserve"> (для уплаты налогов)</w:delText>
        </w:r>
      </w:del>
      <w:r w:rsidRPr="00B9499D">
        <w:t>» MS</w:t>
      </w:r>
      <w:r>
        <w:t>C_SumApplCashFlowTax</w:t>
      </w:r>
      <w:bookmarkEnd w:id="383"/>
    </w:p>
    <w:p w14:paraId="3C44B609" w14:textId="77777777" w:rsidR="001938A6" w:rsidRPr="00A71881" w:rsidRDefault="001938A6" w:rsidP="001938A6">
      <w:pPr>
        <w:pStyle w:val="GOSTScript"/>
      </w:pPr>
      <w:r w:rsidRPr="00A71881">
        <w:t>{</w:t>
      </w:r>
    </w:p>
    <w:p w14:paraId="33084C2A" w14:textId="77777777" w:rsidR="001938A6" w:rsidRPr="00A71881" w:rsidRDefault="001938A6" w:rsidP="001938A6">
      <w:pPr>
        <w:pStyle w:val="GOSTScript"/>
      </w:pPr>
      <w:r w:rsidRPr="00A71881">
        <w:tab/>
        <w:t>"header": {</w:t>
      </w:r>
    </w:p>
    <w:p w14:paraId="605EB961" w14:textId="77777777" w:rsidR="001938A6" w:rsidRPr="00A71881" w:rsidRDefault="001938A6" w:rsidP="001938A6">
      <w:pPr>
        <w:pStyle w:val="GOSTScript"/>
      </w:pPr>
      <w:r w:rsidRPr="00A71881">
        <w:tab/>
      </w:r>
      <w:r w:rsidRPr="00A71881">
        <w:tab/>
        <w:t>"Source": "EXP05",</w:t>
      </w:r>
    </w:p>
    <w:p w14:paraId="2CFA9B13" w14:textId="77777777" w:rsidR="001938A6" w:rsidRPr="00A71881" w:rsidRDefault="001938A6" w:rsidP="001938A6">
      <w:pPr>
        <w:pStyle w:val="GOSTScript"/>
      </w:pPr>
      <w:r w:rsidRPr="00A71881">
        <w:tab/>
      </w:r>
      <w:r w:rsidRPr="00A71881">
        <w:tab/>
        <w:t>"ReqDateTime": "2022-08-29 10:37:22",</w:t>
      </w:r>
    </w:p>
    <w:p w14:paraId="251C03C4" w14:textId="77777777" w:rsidR="001938A6" w:rsidRPr="00A71881" w:rsidRDefault="001938A6" w:rsidP="001938A6">
      <w:pPr>
        <w:pStyle w:val="GOSTScript"/>
      </w:pPr>
      <w:r w:rsidRPr="00A71881">
        <w:tab/>
      </w:r>
      <w:r w:rsidRPr="00A71881">
        <w:tab/>
        <w:t>"Version": "1.0",</w:t>
      </w:r>
    </w:p>
    <w:p w14:paraId="3EC94434" w14:textId="77777777" w:rsidR="001938A6" w:rsidRPr="00A71881" w:rsidRDefault="001938A6" w:rsidP="001938A6">
      <w:pPr>
        <w:pStyle w:val="GOSTScript"/>
      </w:pPr>
      <w:r w:rsidRPr="00A71881">
        <w:tab/>
      </w:r>
      <w:r w:rsidRPr="00A71881">
        <w:tab/>
        <w:t>"Params": [</w:t>
      </w:r>
    </w:p>
    <w:p w14:paraId="4A4A5C1A" w14:textId="77777777" w:rsidR="001938A6" w:rsidRPr="00A71881" w:rsidRDefault="001938A6" w:rsidP="001938A6">
      <w:pPr>
        <w:pStyle w:val="GOSTScript"/>
      </w:pPr>
      <w:r w:rsidRPr="00A71881">
        <w:tab/>
      </w:r>
      <w:r w:rsidRPr="00A71881">
        <w:tab/>
      </w:r>
      <w:r w:rsidRPr="00A71881">
        <w:tab/>
        <w:t>{</w:t>
      </w:r>
    </w:p>
    <w:p w14:paraId="21BC29CA" w14:textId="77777777" w:rsidR="001938A6" w:rsidRPr="00A71881" w:rsidRDefault="001938A6" w:rsidP="001938A6">
      <w:pPr>
        <w:pStyle w:val="GOSTScript"/>
      </w:pPr>
      <w:r w:rsidRPr="00A71881">
        <w:tab/>
      </w:r>
      <w:r w:rsidRPr="00A71881">
        <w:tab/>
      </w:r>
      <w:r w:rsidRPr="00A71881">
        <w:tab/>
      </w:r>
      <w:r w:rsidRPr="00A71881">
        <w:tab/>
        <w:t>"param": "example",</w:t>
      </w:r>
    </w:p>
    <w:p w14:paraId="4A9BE3C7" w14:textId="77777777" w:rsidR="001938A6" w:rsidRPr="00A71881" w:rsidRDefault="001938A6" w:rsidP="001938A6">
      <w:pPr>
        <w:pStyle w:val="GOSTScript"/>
      </w:pPr>
      <w:r w:rsidRPr="00A71881">
        <w:tab/>
      </w:r>
      <w:r w:rsidRPr="00A71881">
        <w:tab/>
      </w:r>
      <w:r w:rsidRPr="00A71881">
        <w:tab/>
      </w:r>
      <w:r w:rsidRPr="00A71881">
        <w:tab/>
        <w:t>"value": "01"</w:t>
      </w:r>
    </w:p>
    <w:p w14:paraId="597E2860" w14:textId="77777777" w:rsidR="001938A6" w:rsidRPr="00A71881" w:rsidRDefault="001938A6" w:rsidP="001938A6">
      <w:pPr>
        <w:pStyle w:val="GOSTScript"/>
      </w:pPr>
      <w:r w:rsidRPr="00A71881">
        <w:tab/>
      </w:r>
      <w:r w:rsidRPr="00A71881">
        <w:tab/>
      </w:r>
      <w:r w:rsidRPr="00A71881">
        <w:tab/>
        <w:t>}</w:t>
      </w:r>
    </w:p>
    <w:p w14:paraId="57DFD7F8" w14:textId="77777777" w:rsidR="001938A6" w:rsidRPr="00A71881" w:rsidRDefault="001938A6" w:rsidP="001938A6">
      <w:pPr>
        <w:pStyle w:val="GOSTScript"/>
      </w:pPr>
      <w:r w:rsidRPr="00A71881">
        <w:tab/>
      </w:r>
      <w:r w:rsidRPr="00A71881">
        <w:tab/>
        <w:t>],</w:t>
      </w:r>
    </w:p>
    <w:p w14:paraId="416D30EA" w14:textId="77777777" w:rsidR="001938A6" w:rsidRPr="00A71881" w:rsidRDefault="001938A6" w:rsidP="001938A6">
      <w:pPr>
        <w:pStyle w:val="GOSTScript"/>
      </w:pPr>
      <w:r w:rsidRPr="00A71881">
        <w:tab/>
      </w:r>
      <w:r w:rsidRPr="00A71881">
        <w:tab/>
        <w:t>"ReqGuid": "b0d4ce5d-2757-4699-948c-cfa72ba94f86",</w:t>
      </w:r>
    </w:p>
    <w:p w14:paraId="14FA6976" w14:textId="77777777" w:rsidR="001938A6" w:rsidRPr="00A71881" w:rsidRDefault="001938A6" w:rsidP="001938A6">
      <w:pPr>
        <w:pStyle w:val="GOSTScript"/>
      </w:pPr>
      <w:r w:rsidRPr="00A71881">
        <w:tab/>
      </w:r>
      <w:r w:rsidRPr="00A71881">
        <w:tab/>
        <w:t>"DocGuid": "0bd90a7c-e339-46ff-ac39-71029ff81370",</w:t>
      </w:r>
    </w:p>
    <w:p w14:paraId="65AC8F49" w14:textId="77777777" w:rsidR="001938A6" w:rsidRPr="00A71881" w:rsidRDefault="001938A6" w:rsidP="001938A6">
      <w:pPr>
        <w:pStyle w:val="GOSTScript"/>
      </w:pPr>
      <w:r w:rsidRPr="00A71881">
        <w:tab/>
      </w:r>
      <w:r w:rsidRPr="00A71881">
        <w:tab/>
        <w:t>"RequestType": "ACCOUNTING",</w:t>
      </w:r>
    </w:p>
    <w:p w14:paraId="2801BEEF" w14:textId="77777777" w:rsidR="001938A6" w:rsidRPr="00A71881" w:rsidRDefault="001938A6" w:rsidP="001938A6">
      <w:pPr>
        <w:pStyle w:val="GOSTScript"/>
      </w:pPr>
      <w:r w:rsidRPr="00A71881">
        <w:tab/>
      </w:r>
      <w:r w:rsidRPr="00A71881">
        <w:tab/>
        <w:t>"TypeDoc": "MSC_SumApplCashFlowTax",</w:t>
      </w:r>
    </w:p>
    <w:p w14:paraId="6606A160" w14:textId="77777777" w:rsidR="001938A6" w:rsidRPr="00A71881" w:rsidRDefault="001938A6" w:rsidP="001938A6">
      <w:pPr>
        <w:pStyle w:val="GOSTScript"/>
      </w:pPr>
      <w:r w:rsidRPr="00A71881">
        <w:tab/>
      </w:r>
      <w:r w:rsidRPr="00A71881">
        <w:tab/>
        <w:t>"Stage": "auth",</w:t>
      </w:r>
    </w:p>
    <w:p w14:paraId="2769D5D0" w14:textId="77777777" w:rsidR="001938A6" w:rsidRPr="00A71881" w:rsidRDefault="001938A6" w:rsidP="001938A6">
      <w:pPr>
        <w:pStyle w:val="GOSTScript"/>
      </w:pPr>
      <w:r w:rsidRPr="00A71881">
        <w:tab/>
      </w:r>
      <w:r w:rsidRPr="00A71881">
        <w:tab/>
        <w:t>"BalLevContrl": 0,</w:t>
      </w:r>
    </w:p>
    <w:p w14:paraId="223C62A8" w14:textId="77777777" w:rsidR="001938A6" w:rsidRPr="00A71881" w:rsidRDefault="001938A6" w:rsidP="001938A6">
      <w:pPr>
        <w:pStyle w:val="GOSTScript"/>
      </w:pPr>
      <w:r w:rsidRPr="00A71881">
        <w:tab/>
      </w:r>
      <w:r w:rsidRPr="00A71881">
        <w:tab/>
        <w:t>"Subject": "6000",</w:t>
      </w:r>
    </w:p>
    <w:p w14:paraId="01A1958F" w14:textId="77777777" w:rsidR="001938A6" w:rsidRPr="00A71881" w:rsidRDefault="001938A6" w:rsidP="001938A6">
      <w:pPr>
        <w:pStyle w:val="GOSTScript"/>
      </w:pPr>
      <w:r w:rsidRPr="00A71881">
        <w:tab/>
      </w:r>
      <w:r w:rsidRPr="00A71881">
        <w:tab/>
        <w:t>"SettlementDate": "2022-08-29"</w:t>
      </w:r>
    </w:p>
    <w:p w14:paraId="2EF35037" w14:textId="77777777" w:rsidR="001938A6" w:rsidRPr="00A71881" w:rsidRDefault="001938A6" w:rsidP="001938A6">
      <w:pPr>
        <w:pStyle w:val="GOSTScript"/>
      </w:pPr>
      <w:r w:rsidRPr="00A71881">
        <w:lastRenderedPageBreak/>
        <w:tab/>
        <w:t>},</w:t>
      </w:r>
    </w:p>
    <w:p w14:paraId="47590979" w14:textId="77777777" w:rsidR="001938A6" w:rsidRPr="00A71881" w:rsidRDefault="001938A6" w:rsidP="001938A6">
      <w:pPr>
        <w:pStyle w:val="GOSTScript"/>
      </w:pPr>
      <w:r w:rsidRPr="00A71881">
        <w:tab/>
        <w:t>"document": {</w:t>
      </w:r>
    </w:p>
    <w:p w14:paraId="3DCD54D7" w14:textId="77777777" w:rsidR="001938A6" w:rsidRPr="00A71881" w:rsidRDefault="001938A6" w:rsidP="001938A6">
      <w:pPr>
        <w:pStyle w:val="GOSTScript"/>
      </w:pPr>
      <w:r w:rsidRPr="00A71881">
        <w:tab/>
      </w:r>
      <w:r w:rsidRPr="00A71881">
        <w:tab/>
        <w:t>"ZK_RqstNm": "701",</w:t>
      </w:r>
    </w:p>
    <w:p w14:paraId="093C913A" w14:textId="77777777" w:rsidR="001938A6" w:rsidRPr="00A71881" w:rsidRDefault="001938A6" w:rsidP="001938A6">
      <w:pPr>
        <w:pStyle w:val="GOSTScript"/>
      </w:pPr>
      <w:r w:rsidRPr="00A71881">
        <w:tab/>
      </w:r>
      <w:r w:rsidRPr="00A71881">
        <w:tab/>
        <w:t>"ZK_MSC_Infrmtn_CrtnDt": "2022-10-14",</w:t>
      </w:r>
    </w:p>
    <w:p w14:paraId="739C1EBB" w14:textId="77777777" w:rsidR="001938A6" w:rsidRPr="00A71881" w:rsidRDefault="001938A6" w:rsidP="001938A6">
      <w:pPr>
        <w:pStyle w:val="GOSTScript"/>
      </w:pPr>
      <w:r w:rsidRPr="00A71881">
        <w:tab/>
      </w:r>
      <w:r w:rsidRPr="00A71881">
        <w:tab/>
        <w:t>"StmInfrmtn_Contour_Code": "1",</w:t>
      </w:r>
    </w:p>
    <w:p w14:paraId="4753E2C5" w14:textId="77777777" w:rsidR="001938A6" w:rsidRPr="00A71881" w:rsidRDefault="001938A6" w:rsidP="001938A6">
      <w:pPr>
        <w:pStyle w:val="GOSTScript"/>
      </w:pPr>
      <w:r w:rsidRPr="00A71881">
        <w:tab/>
      </w:r>
      <w:r w:rsidRPr="00A71881">
        <w:tab/>
        <w:t>"StmInfrmtn_AccessLevelStereotype": 1,</w:t>
      </w:r>
    </w:p>
    <w:p w14:paraId="782F7CB3" w14:textId="77777777" w:rsidR="001938A6" w:rsidRPr="00A71881" w:rsidRDefault="001938A6" w:rsidP="001938A6">
      <w:pPr>
        <w:pStyle w:val="GOSTScript"/>
      </w:pPr>
      <w:r w:rsidRPr="00A71881">
        <w:tab/>
      </w:r>
      <w:r w:rsidRPr="00A71881">
        <w:tab/>
        <w:t>"ZK_MSC_Orgnztn_MSC_Bdgt_Cd": "99010001",</w:t>
      </w:r>
    </w:p>
    <w:p w14:paraId="50CFD6C3" w14:textId="77777777" w:rsidR="001938A6" w:rsidRPr="00A71881" w:rsidRDefault="001938A6" w:rsidP="001938A6">
      <w:pPr>
        <w:pStyle w:val="GOSTScript"/>
      </w:pPr>
      <w:r w:rsidRPr="00A71881">
        <w:tab/>
      </w:r>
      <w:r w:rsidRPr="00A71881">
        <w:tab/>
        <w:t>"ZK_MSC_Cstmr_AcntNmbr": "05621481690",</w:t>
      </w:r>
    </w:p>
    <w:p w14:paraId="506EDADE" w14:textId="77777777" w:rsidR="001938A6" w:rsidRPr="00A71881" w:rsidRDefault="001938A6" w:rsidP="001938A6">
      <w:pPr>
        <w:pStyle w:val="GOSTScript"/>
      </w:pPr>
      <w:r w:rsidRPr="00A71881">
        <w:tab/>
      </w:r>
      <w:r w:rsidRPr="00A71881">
        <w:tab/>
        <w:t>"ZK1_TrgtCdPr": "000000000001</w:t>
      </w:r>
      <w:r w:rsidRPr="00A8527A">
        <w:t>0</w:t>
      </w:r>
      <w:r w:rsidRPr="00A71881">
        <w:t>340000000167",</w:t>
      </w:r>
    </w:p>
    <w:p w14:paraId="47CF634B" w14:textId="77777777" w:rsidR="001938A6" w:rsidRPr="00A71881" w:rsidRDefault="001938A6" w:rsidP="001938A6">
      <w:pPr>
        <w:pStyle w:val="GOSTScript"/>
      </w:pPr>
      <w:r w:rsidRPr="00A71881">
        <w:tab/>
      </w:r>
      <w:r w:rsidRPr="00A71881">
        <w:tab/>
        <w:t>"ZK2": [</w:t>
      </w:r>
    </w:p>
    <w:p w14:paraId="7A211C9E" w14:textId="77777777" w:rsidR="001938A6" w:rsidRPr="00A71881" w:rsidRDefault="001938A6" w:rsidP="001938A6">
      <w:pPr>
        <w:pStyle w:val="GOSTScript"/>
      </w:pPr>
      <w:r w:rsidRPr="00A71881">
        <w:tab/>
      </w:r>
      <w:r w:rsidRPr="00A71881">
        <w:tab/>
      </w:r>
      <w:r w:rsidRPr="00A71881">
        <w:tab/>
        <w:t>{</w:t>
      </w:r>
    </w:p>
    <w:p w14:paraId="6353DA93" w14:textId="77777777" w:rsidR="001938A6" w:rsidRPr="00A71881" w:rsidRDefault="001938A6" w:rsidP="001938A6">
      <w:pPr>
        <w:pStyle w:val="GOSTScript"/>
      </w:pPr>
      <w:r w:rsidRPr="00A71881">
        <w:tab/>
      </w:r>
      <w:r w:rsidRPr="00A71881">
        <w:tab/>
      </w:r>
      <w:r w:rsidRPr="00A71881">
        <w:tab/>
      </w:r>
      <w:r w:rsidRPr="00A71881">
        <w:tab/>
        <w:t>"id": 1,</w:t>
      </w:r>
    </w:p>
    <w:p w14:paraId="22F518F0" w14:textId="77777777" w:rsidR="001938A6" w:rsidRPr="00A71881" w:rsidRDefault="001938A6" w:rsidP="001938A6">
      <w:pPr>
        <w:pStyle w:val="GOSTScript"/>
      </w:pPr>
      <w:r w:rsidRPr="00A71881">
        <w:tab/>
      </w:r>
      <w:r w:rsidRPr="00A71881">
        <w:tab/>
      </w:r>
      <w:r w:rsidRPr="00A71881">
        <w:tab/>
      </w:r>
      <w:r w:rsidRPr="00A71881">
        <w:tab/>
        <w:t>"RcrdNm": 1,</w:t>
      </w:r>
    </w:p>
    <w:p w14:paraId="2FCA795E" w14:textId="77777777" w:rsidR="001938A6" w:rsidRDefault="001938A6" w:rsidP="001938A6">
      <w:pPr>
        <w:pStyle w:val="GOSTScript"/>
      </w:pPr>
      <w:r w:rsidRPr="00A71881">
        <w:tab/>
      </w:r>
      <w:r w:rsidRPr="00A71881">
        <w:tab/>
      </w:r>
      <w:r w:rsidRPr="00A71881">
        <w:tab/>
      </w:r>
      <w:r w:rsidRPr="00A71881">
        <w:tab/>
      </w:r>
      <w:r>
        <w:t>"Smm": 100.00</w:t>
      </w:r>
    </w:p>
    <w:p w14:paraId="059EDE3F" w14:textId="77777777" w:rsidR="001938A6" w:rsidRDefault="001938A6" w:rsidP="001938A6">
      <w:pPr>
        <w:pStyle w:val="GOSTScript"/>
      </w:pPr>
      <w:r>
        <w:tab/>
      </w:r>
      <w:r>
        <w:tab/>
      </w:r>
      <w:r>
        <w:tab/>
        <w:t>},</w:t>
      </w:r>
    </w:p>
    <w:p w14:paraId="3AC0DB39" w14:textId="77777777" w:rsidR="001938A6" w:rsidRDefault="001938A6" w:rsidP="001938A6">
      <w:pPr>
        <w:pStyle w:val="GOSTScript"/>
      </w:pPr>
      <w:r>
        <w:tab/>
      </w:r>
      <w:r>
        <w:tab/>
      </w:r>
      <w:r>
        <w:tab/>
        <w:t>{</w:t>
      </w:r>
    </w:p>
    <w:p w14:paraId="13A6E65D" w14:textId="77777777" w:rsidR="001938A6" w:rsidRDefault="001938A6" w:rsidP="001938A6">
      <w:pPr>
        <w:pStyle w:val="GOSTScript"/>
      </w:pPr>
      <w:r>
        <w:tab/>
      </w:r>
      <w:r>
        <w:tab/>
      </w:r>
      <w:r>
        <w:tab/>
      </w:r>
      <w:r>
        <w:tab/>
        <w:t>"id": 2,</w:t>
      </w:r>
    </w:p>
    <w:p w14:paraId="04E02A4C" w14:textId="77777777" w:rsidR="001938A6" w:rsidRDefault="001938A6" w:rsidP="001938A6">
      <w:pPr>
        <w:pStyle w:val="GOSTScript"/>
      </w:pPr>
      <w:r>
        <w:tab/>
      </w:r>
      <w:r>
        <w:tab/>
      </w:r>
      <w:r>
        <w:tab/>
      </w:r>
      <w:r>
        <w:tab/>
        <w:t>"RcrdNm": 2,</w:t>
      </w:r>
    </w:p>
    <w:p w14:paraId="26C3550A" w14:textId="77777777" w:rsidR="001938A6" w:rsidRDefault="001938A6" w:rsidP="001938A6">
      <w:pPr>
        <w:pStyle w:val="GOSTScript"/>
      </w:pPr>
      <w:r>
        <w:tab/>
      </w:r>
      <w:r>
        <w:tab/>
      </w:r>
      <w:r>
        <w:tab/>
      </w:r>
      <w:r>
        <w:tab/>
        <w:t>"Smm": 200.00</w:t>
      </w:r>
    </w:p>
    <w:p w14:paraId="2EA239A6" w14:textId="77777777" w:rsidR="001938A6" w:rsidRDefault="001938A6" w:rsidP="001938A6">
      <w:pPr>
        <w:pStyle w:val="GOSTScript"/>
      </w:pPr>
      <w:r>
        <w:tab/>
      </w:r>
      <w:r>
        <w:tab/>
      </w:r>
      <w:r>
        <w:tab/>
        <w:t>},</w:t>
      </w:r>
    </w:p>
    <w:p w14:paraId="208A670E" w14:textId="77777777" w:rsidR="001938A6" w:rsidRDefault="001938A6" w:rsidP="001938A6">
      <w:pPr>
        <w:pStyle w:val="GOSTScript"/>
      </w:pPr>
      <w:r>
        <w:tab/>
      </w:r>
      <w:r>
        <w:tab/>
      </w:r>
      <w:r>
        <w:tab/>
        <w:t>{</w:t>
      </w:r>
    </w:p>
    <w:p w14:paraId="78A03E14" w14:textId="77777777" w:rsidR="001938A6" w:rsidRDefault="001938A6" w:rsidP="001938A6">
      <w:pPr>
        <w:pStyle w:val="GOSTScript"/>
      </w:pPr>
      <w:r>
        <w:tab/>
      </w:r>
      <w:r>
        <w:tab/>
      </w:r>
      <w:r>
        <w:tab/>
      </w:r>
      <w:r>
        <w:tab/>
        <w:t>"id": 3,</w:t>
      </w:r>
    </w:p>
    <w:p w14:paraId="367A75BC" w14:textId="77777777" w:rsidR="001938A6" w:rsidRPr="006843F1" w:rsidRDefault="001938A6" w:rsidP="001938A6">
      <w:pPr>
        <w:pStyle w:val="GOSTScript"/>
      </w:pPr>
      <w:r>
        <w:tab/>
      </w:r>
      <w:r>
        <w:tab/>
      </w:r>
      <w:r>
        <w:tab/>
      </w:r>
      <w:r>
        <w:tab/>
      </w:r>
      <w:r w:rsidRPr="006843F1">
        <w:t>"</w:t>
      </w:r>
      <w:r>
        <w:t>RcrdNm</w:t>
      </w:r>
      <w:r w:rsidRPr="006843F1">
        <w:t>": 3,</w:t>
      </w:r>
    </w:p>
    <w:p w14:paraId="13037981" w14:textId="77777777" w:rsidR="001938A6" w:rsidRPr="006843F1" w:rsidRDefault="001938A6" w:rsidP="001938A6">
      <w:pPr>
        <w:pStyle w:val="GOSTScript"/>
      </w:pPr>
      <w:r w:rsidRPr="006843F1">
        <w:tab/>
      </w:r>
      <w:r w:rsidRPr="006843F1">
        <w:tab/>
      </w:r>
      <w:r w:rsidRPr="006843F1">
        <w:tab/>
      </w:r>
      <w:r w:rsidRPr="006843F1">
        <w:tab/>
        <w:t>"</w:t>
      </w:r>
      <w:r>
        <w:t>Smm</w:t>
      </w:r>
      <w:r w:rsidRPr="006843F1">
        <w:t>": 300.00</w:t>
      </w:r>
    </w:p>
    <w:p w14:paraId="0758F2EE" w14:textId="77777777" w:rsidR="001938A6" w:rsidRPr="00A71881" w:rsidRDefault="001938A6" w:rsidP="001938A6">
      <w:pPr>
        <w:pStyle w:val="GOSTScript"/>
        <w:rPr>
          <w:lang w:val="ru-RU"/>
        </w:rPr>
      </w:pPr>
      <w:r w:rsidRPr="006843F1">
        <w:tab/>
      </w:r>
      <w:r w:rsidRPr="006843F1">
        <w:tab/>
      </w:r>
      <w:r w:rsidRPr="006843F1">
        <w:tab/>
      </w:r>
      <w:r w:rsidRPr="00A71881">
        <w:rPr>
          <w:lang w:val="ru-RU"/>
        </w:rPr>
        <w:t>}</w:t>
      </w:r>
    </w:p>
    <w:p w14:paraId="7A6C3640" w14:textId="77777777" w:rsidR="001938A6" w:rsidRPr="00A71881" w:rsidRDefault="001938A6" w:rsidP="001938A6">
      <w:pPr>
        <w:pStyle w:val="GOSTScript"/>
        <w:rPr>
          <w:lang w:val="ru-RU"/>
        </w:rPr>
      </w:pPr>
      <w:r w:rsidRPr="00A71881">
        <w:rPr>
          <w:lang w:val="ru-RU"/>
        </w:rPr>
        <w:tab/>
      </w:r>
      <w:r w:rsidRPr="00A71881">
        <w:rPr>
          <w:lang w:val="ru-RU"/>
        </w:rPr>
        <w:tab/>
        <w:t>]</w:t>
      </w:r>
    </w:p>
    <w:p w14:paraId="246A3262" w14:textId="77777777" w:rsidR="001938A6" w:rsidRPr="00A71881" w:rsidRDefault="001938A6" w:rsidP="001938A6">
      <w:pPr>
        <w:pStyle w:val="GOSTScript"/>
        <w:rPr>
          <w:lang w:val="ru-RU"/>
        </w:rPr>
      </w:pPr>
      <w:r w:rsidRPr="00A71881">
        <w:rPr>
          <w:lang w:val="ru-RU"/>
        </w:rPr>
        <w:tab/>
        <w:t>}</w:t>
      </w:r>
    </w:p>
    <w:p w14:paraId="191B9A44" w14:textId="77777777" w:rsidR="001938A6" w:rsidRPr="00A71881" w:rsidRDefault="001938A6" w:rsidP="001938A6">
      <w:pPr>
        <w:pStyle w:val="GOSTScript"/>
        <w:rPr>
          <w:lang w:val="ru-RU"/>
        </w:rPr>
      </w:pPr>
      <w:r w:rsidRPr="00A71881">
        <w:rPr>
          <w:lang w:val="ru-RU"/>
        </w:rPr>
        <w:t>}</w:t>
      </w:r>
    </w:p>
    <w:p w14:paraId="165330E6" w14:textId="320846DD" w:rsidR="001B6411" w:rsidRDefault="001B6411" w:rsidP="00C11849">
      <w:pPr>
        <w:pStyle w:val="31"/>
      </w:pPr>
      <w:bookmarkStart w:id="385" w:name="_Toc226562693"/>
      <w:r w:rsidRPr="00B9499D">
        <w:lastRenderedPageBreak/>
        <w:t>«Заявка на получение денежных средств, перечисляемых на карту (ф. 0531243</w:t>
      </w:r>
      <w:r>
        <w:t>)» MSC_ApplFundsCard</w:t>
      </w:r>
      <w:bookmarkEnd w:id="385"/>
    </w:p>
    <w:p w14:paraId="716AD9C5" w14:textId="5005364D" w:rsidR="001B6411" w:rsidRPr="001B6411" w:rsidRDefault="001B6411" w:rsidP="00C11849">
      <w:pPr>
        <w:pStyle w:val="41"/>
      </w:pPr>
      <w:bookmarkStart w:id="386" w:name="_Toc226562694"/>
      <w:r w:rsidRPr="00601F01">
        <w:t>Перечень параметров тела запроса (Document) по документу</w:t>
      </w:r>
      <w:r w:rsidR="00A5352C">
        <w:t xml:space="preserve"> </w:t>
      </w:r>
      <w:r w:rsidR="00A5352C" w:rsidRPr="00B9499D">
        <w:t>«Заявка на получение денежных средств, перечисляемых на карту (ф. 0531243</w:t>
      </w:r>
      <w:r w:rsidR="00A5352C">
        <w:t>)» MSC_ApplFundsCard</w:t>
      </w:r>
      <w:bookmarkEnd w:id="386"/>
    </w:p>
    <w:p w14:paraId="6FFDDCF0" w14:textId="60863D99" w:rsidR="00F3776B" w:rsidRDefault="001E1625" w:rsidP="007B6838">
      <w:pPr>
        <w:pStyle w:val="GOSTNameTable"/>
      </w:pPr>
      <w:r>
        <w:rPr>
          <w:noProof/>
        </w:rPr>
        <w:fldChar w:fldCharType="begin"/>
      </w:r>
      <w:r>
        <w:rPr>
          <w:noProof/>
        </w:rPr>
        <w:instrText xml:space="preserve"> SEQ Таблица \* ARABIC </w:instrText>
      </w:r>
      <w:r>
        <w:rPr>
          <w:noProof/>
        </w:rPr>
        <w:fldChar w:fldCharType="separate"/>
      </w:r>
      <w:bookmarkStart w:id="387" w:name="_Toc226563166"/>
      <w:r w:rsidR="00AB1BE0">
        <w:rPr>
          <w:noProof/>
        </w:rPr>
        <w:t>10</w:t>
      </w:r>
      <w:r>
        <w:rPr>
          <w:noProof/>
        </w:rPr>
        <w:fldChar w:fldCharType="end"/>
      </w:r>
      <w:r w:rsidR="00F3776B">
        <w:t xml:space="preserve"> - </w:t>
      </w:r>
      <w:r w:rsidR="001F1424" w:rsidRPr="00617DB7">
        <w:t>Параметры тела (Document) запроса на подбор / сторнирование / переформирование записей учета по документу</w:t>
      </w:r>
      <w:r w:rsidR="009977FE">
        <w:t xml:space="preserve"> </w:t>
      </w:r>
      <w:r w:rsidR="009977FE" w:rsidRPr="00B9499D">
        <w:t>«Заявка на получение денежных средств, перечисляемых на карту (ф. 0531243</w:t>
      </w:r>
      <w:r w:rsidR="009977FE">
        <w:t>)» MSC_ApplFundsCard</w:t>
      </w:r>
      <w:bookmarkEnd w:id="387"/>
    </w:p>
    <w:tbl>
      <w:tblPr>
        <w:tblStyle w:val="GOSTTable"/>
        <w:tblW w:w="5000" w:type="pct"/>
        <w:tblLayout w:type="fixed"/>
        <w:tblLook w:val="07E0" w:firstRow="1" w:lastRow="1" w:firstColumn="1" w:lastColumn="1" w:noHBand="1" w:noVBand="1"/>
      </w:tblPr>
      <w:tblGrid>
        <w:gridCol w:w="3467"/>
        <w:gridCol w:w="2364"/>
        <w:gridCol w:w="1576"/>
        <w:gridCol w:w="946"/>
        <w:gridCol w:w="993"/>
        <w:gridCol w:w="6414"/>
      </w:tblGrid>
      <w:tr w:rsidR="001955A8" w:rsidRPr="00B9499D" w14:paraId="737931E7" w14:textId="77777777" w:rsidTr="00C11849">
        <w:trPr>
          <w:cnfStyle w:val="100000000000" w:firstRow="1" w:lastRow="0" w:firstColumn="0" w:lastColumn="0" w:oddVBand="0" w:evenVBand="0" w:oddHBand="0" w:evenHBand="0" w:firstRowFirstColumn="0" w:firstRowLastColumn="0" w:lastRowFirstColumn="0" w:lastRowLastColumn="0"/>
        </w:trPr>
        <w:tc>
          <w:tcPr>
            <w:tcW w:w="1100" w:type="pct"/>
          </w:tcPr>
          <w:p w14:paraId="1B2651CC" w14:textId="6ED1B85E" w:rsidR="001955A8" w:rsidRPr="00B9499D" w:rsidRDefault="001955A8" w:rsidP="00C11849">
            <w:pPr>
              <w:pStyle w:val="GOSTTableHead"/>
            </w:pPr>
            <w:r w:rsidRPr="00B412B2">
              <w:t>Наименование параметра</w:t>
            </w:r>
          </w:p>
        </w:tc>
        <w:tc>
          <w:tcPr>
            <w:tcW w:w="750" w:type="pct"/>
          </w:tcPr>
          <w:p w14:paraId="281CD282" w14:textId="7E9AE73B" w:rsidR="001955A8" w:rsidRPr="00B9499D" w:rsidRDefault="001955A8" w:rsidP="00C11849">
            <w:pPr>
              <w:pStyle w:val="GOSTTableHead"/>
            </w:pPr>
            <w:r w:rsidRPr="00B412B2">
              <w:t>Название тэга</w:t>
            </w:r>
          </w:p>
        </w:tc>
        <w:tc>
          <w:tcPr>
            <w:tcW w:w="500" w:type="pct"/>
          </w:tcPr>
          <w:p w14:paraId="74C47F11" w14:textId="17A5B0A8" w:rsidR="001955A8" w:rsidRPr="00B9499D" w:rsidRDefault="001955A8" w:rsidP="00C11849">
            <w:pPr>
              <w:pStyle w:val="GOSTTableHead"/>
            </w:pPr>
            <w:r w:rsidRPr="00B412B2">
              <w:t>Тип данных</w:t>
            </w:r>
          </w:p>
        </w:tc>
        <w:tc>
          <w:tcPr>
            <w:tcW w:w="300" w:type="pct"/>
          </w:tcPr>
          <w:p w14:paraId="314BB812" w14:textId="4A76D800" w:rsidR="001955A8" w:rsidRPr="00B9499D" w:rsidRDefault="001955A8" w:rsidP="00C11849">
            <w:pPr>
              <w:pStyle w:val="GOSTTableHead"/>
            </w:pPr>
            <w:r w:rsidRPr="00B412B2">
              <w:t>Обязательность</w:t>
            </w:r>
          </w:p>
        </w:tc>
        <w:tc>
          <w:tcPr>
            <w:tcW w:w="315" w:type="pct"/>
          </w:tcPr>
          <w:p w14:paraId="40E15EFC" w14:textId="4C494FF7" w:rsidR="001955A8" w:rsidRPr="00B9499D" w:rsidRDefault="001955A8" w:rsidP="00C11849">
            <w:pPr>
              <w:pStyle w:val="GOSTTableHead"/>
            </w:pPr>
            <w:r w:rsidRPr="00B412B2">
              <w:t>Размерность</w:t>
            </w:r>
          </w:p>
        </w:tc>
        <w:tc>
          <w:tcPr>
            <w:tcW w:w="2035" w:type="pct"/>
          </w:tcPr>
          <w:p w14:paraId="2105B839" w14:textId="338D9A03" w:rsidR="001955A8" w:rsidRPr="00B9499D" w:rsidRDefault="001955A8" w:rsidP="00C11849">
            <w:pPr>
              <w:pStyle w:val="GOSTTableHead"/>
            </w:pPr>
            <w:r w:rsidRPr="00B412B2">
              <w:t>Описание</w:t>
            </w:r>
          </w:p>
        </w:tc>
      </w:tr>
      <w:tr w:rsidR="001955A8" w:rsidRPr="00B9499D" w14:paraId="62C3F897" w14:textId="77777777" w:rsidTr="001955A8">
        <w:tc>
          <w:tcPr>
            <w:tcW w:w="1100" w:type="pct"/>
          </w:tcPr>
          <w:p w14:paraId="109E72BD" w14:textId="77777777" w:rsidR="001955A8" w:rsidRPr="00B9499D" w:rsidRDefault="001955A8" w:rsidP="001955A8">
            <w:pPr>
              <w:pStyle w:val="GOSTTablenorm"/>
              <w:rPr>
                <w:bCs/>
              </w:rPr>
            </w:pPr>
            <w:r w:rsidRPr="00B9499D">
              <w:t>Номер документа</w:t>
            </w:r>
          </w:p>
        </w:tc>
        <w:tc>
          <w:tcPr>
            <w:tcW w:w="750" w:type="pct"/>
          </w:tcPr>
          <w:p w14:paraId="29A48737" w14:textId="77777777" w:rsidR="001955A8" w:rsidRPr="00B9499D" w:rsidRDefault="001955A8" w:rsidP="001955A8">
            <w:pPr>
              <w:pStyle w:val="GOSTTablenorm"/>
            </w:pPr>
            <w:r w:rsidRPr="00B9499D">
              <w:t>ZN_DcNmbr</w:t>
            </w:r>
          </w:p>
        </w:tc>
        <w:tc>
          <w:tcPr>
            <w:tcW w:w="500" w:type="pct"/>
          </w:tcPr>
          <w:p w14:paraId="27E4188E" w14:textId="77777777" w:rsidR="001955A8" w:rsidRPr="00B9499D" w:rsidRDefault="001955A8" w:rsidP="001955A8">
            <w:pPr>
              <w:pStyle w:val="GOSTTablenorm"/>
              <w:rPr>
                <w:bCs/>
              </w:rPr>
            </w:pPr>
            <w:r w:rsidRPr="00B9499D">
              <w:t>Строка</w:t>
            </w:r>
          </w:p>
        </w:tc>
        <w:tc>
          <w:tcPr>
            <w:tcW w:w="300" w:type="pct"/>
          </w:tcPr>
          <w:p w14:paraId="748ED5AD" w14:textId="77777777" w:rsidR="001955A8" w:rsidRPr="00B9499D" w:rsidRDefault="001955A8" w:rsidP="001955A8">
            <w:pPr>
              <w:pStyle w:val="GOSTTablenorm"/>
              <w:rPr>
                <w:bCs/>
              </w:rPr>
            </w:pPr>
            <w:r w:rsidRPr="00B9499D">
              <w:t>Да</w:t>
            </w:r>
          </w:p>
        </w:tc>
        <w:tc>
          <w:tcPr>
            <w:tcW w:w="315" w:type="pct"/>
          </w:tcPr>
          <w:p w14:paraId="26A842BD" w14:textId="77777777" w:rsidR="001955A8" w:rsidRPr="00B9499D" w:rsidRDefault="001955A8" w:rsidP="001955A8">
            <w:pPr>
              <w:pStyle w:val="GOSTTablenorm"/>
              <w:rPr>
                <w:bCs/>
              </w:rPr>
            </w:pPr>
            <w:r w:rsidRPr="00B9499D">
              <w:t>&lt;=</w:t>
            </w:r>
            <w:r w:rsidRPr="00B9499D">
              <w:rPr>
                <w:lang w:val="en-US"/>
              </w:rPr>
              <w:t>1</w:t>
            </w:r>
            <w:r w:rsidRPr="00B9499D">
              <w:t>5</w:t>
            </w:r>
          </w:p>
        </w:tc>
        <w:tc>
          <w:tcPr>
            <w:tcW w:w="2035" w:type="pct"/>
          </w:tcPr>
          <w:p w14:paraId="20150DED" w14:textId="77777777" w:rsidR="001955A8" w:rsidRPr="00B9499D" w:rsidRDefault="001955A8" w:rsidP="001955A8">
            <w:pPr>
              <w:pStyle w:val="GOSTTablenorm"/>
              <w:rPr>
                <w:bCs/>
              </w:rPr>
            </w:pPr>
            <w:r w:rsidRPr="00B9499D">
              <w:t>Указывается номер документа</w:t>
            </w:r>
          </w:p>
        </w:tc>
      </w:tr>
      <w:tr w:rsidR="001955A8" w:rsidRPr="00B9499D" w14:paraId="0588C8D4" w14:textId="77777777" w:rsidTr="001955A8">
        <w:tc>
          <w:tcPr>
            <w:tcW w:w="1100" w:type="pct"/>
          </w:tcPr>
          <w:p w14:paraId="13249B3D" w14:textId="77777777" w:rsidR="001955A8" w:rsidRPr="00B9499D" w:rsidRDefault="001955A8" w:rsidP="001955A8">
            <w:pPr>
              <w:pStyle w:val="GOSTTablenorm"/>
              <w:rPr>
                <w:bCs/>
              </w:rPr>
            </w:pPr>
            <w:r w:rsidRPr="00B9499D">
              <w:t>Дата документа</w:t>
            </w:r>
          </w:p>
        </w:tc>
        <w:tc>
          <w:tcPr>
            <w:tcW w:w="750" w:type="pct"/>
          </w:tcPr>
          <w:p w14:paraId="7E643997" w14:textId="77777777" w:rsidR="001955A8" w:rsidRPr="00B9499D" w:rsidRDefault="001955A8" w:rsidP="001955A8">
            <w:pPr>
              <w:pStyle w:val="GOSTTablenorm"/>
            </w:pPr>
            <w:r w:rsidRPr="00B9499D">
              <w:t>ZN_MSC_Infrmtn_CrtnDt</w:t>
            </w:r>
          </w:p>
        </w:tc>
        <w:tc>
          <w:tcPr>
            <w:tcW w:w="500" w:type="pct"/>
          </w:tcPr>
          <w:p w14:paraId="66024C2A" w14:textId="77777777" w:rsidR="001955A8" w:rsidRPr="00B9499D" w:rsidRDefault="001955A8" w:rsidP="001955A8">
            <w:pPr>
              <w:pStyle w:val="GOSTTablenorm"/>
              <w:rPr>
                <w:bCs/>
              </w:rPr>
            </w:pPr>
            <w:r w:rsidRPr="00B9499D">
              <w:rPr>
                <w:bCs/>
              </w:rPr>
              <w:t>Дата</w:t>
            </w:r>
          </w:p>
        </w:tc>
        <w:tc>
          <w:tcPr>
            <w:tcW w:w="300" w:type="pct"/>
          </w:tcPr>
          <w:p w14:paraId="0130E045" w14:textId="77777777" w:rsidR="001955A8" w:rsidRPr="00B9499D" w:rsidRDefault="001955A8" w:rsidP="001955A8">
            <w:pPr>
              <w:pStyle w:val="GOSTTablenorm"/>
              <w:rPr>
                <w:bCs/>
              </w:rPr>
            </w:pPr>
            <w:r w:rsidRPr="00B9499D">
              <w:t>Да</w:t>
            </w:r>
          </w:p>
        </w:tc>
        <w:tc>
          <w:tcPr>
            <w:tcW w:w="315" w:type="pct"/>
          </w:tcPr>
          <w:p w14:paraId="4B1877F4" w14:textId="68CE2EB3" w:rsidR="001955A8" w:rsidRPr="00B9499D" w:rsidRDefault="001955A8" w:rsidP="001955A8">
            <w:pPr>
              <w:pStyle w:val="GOSTTablenorm"/>
              <w:rPr>
                <w:bCs/>
              </w:rPr>
            </w:pPr>
          </w:p>
        </w:tc>
        <w:tc>
          <w:tcPr>
            <w:tcW w:w="2035" w:type="pct"/>
          </w:tcPr>
          <w:p w14:paraId="2299E8E8" w14:textId="214E9514" w:rsidR="001955A8" w:rsidRPr="00B9499D" w:rsidRDefault="001955A8" w:rsidP="001955A8">
            <w:pPr>
              <w:pStyle w:val="GOSTTablenorm"/>
              <w:rPr>
                <w:bCs/>
              </w:rPr>
            </w:pPr>
            <w:r w:rsidRPr="00B9499D">
              <w:t>Указывается дата документа в формате YYYY-MM-DD.</w:t>
            </w:r>
          </w:p>
        </w:tc>
      </w:tr>
      <w:tr w:rsidR="001955A8" w:rsidRPr="00B9499D" w14:paraId="7F8624BE" w14:textId="77777777" w:rsidTr="001955A8">
        <w:tc>
          <w:tcPr>
            <w:tcW w:w="1100" w:type="pct"/>
          </w:tcPr>
          <w:p w14:paraId="63FF28FE" w14:textId="5B734480" w:rsidR="001955A8" w:rsidRPr="00B9499D" w:rsidRDefault="001955A8" w:rsidP="001955A8">
            <w:pPr>
              <w:pStyle w:val="GOSTTablenorm"/>
            </w:pPr>
            <w:r w:rsidRPr="00B9499D">
              <w:t>Код валюты по ОКВ</w:t>
            </w:r>
          </w:p>
        </w:tc>
        <w:tc>
          <w:tcPr>
            <w:tcW w:w="750" w:type="pct"/>
          </w:tcPr>
          <w:p w14:paraId="4ED4916F" w14:textId="7017C687" w:rsidR="001955A8" w:rsidRPr="00B9499D" w:rsidRDefault="001955A8" w:rsidP="001955A8">
            <w:pPr>
              <w:pStyle w:val="GOSTTablenorm"/>
            </w:pPr>
            <w:r w:rsidRPr="00B9499D">
              <w:t>StmInfrmtn_OKVCd</w:t>
            </w:r>
          </w:p>
        </w:tc>
        <w:tc>
          <w:tcPr>
            <w:tcW w:w="500" w:type="pct"/>
          </w:tcPr>
          <w:p w14:paraId="4BDC1E26" w14:textId="5B2815B0" w:rsidR="001955A8" w:rsidRPr="00B9499D" w:rsidRDefault="001955A8" w:rsidP="001955A8">
            <w:pPr>
              <w:pStyle w:val="GOSTTablenorm"/>
              <w:rPr>
                <w:bCs/>
              </w:rPr>
            </w:pPr>
            <w:r w:rsidRPr="00B9499D">
              <w:t>Строка</w:t>
            </w:r>
          </w:p>
        </w:tc>
        <w:tc>
          <w:tcPr>
            <w:tcW w:w="300" w:type="pct"/>
          </w:tcPr>
          <w:p w14:paraId="567D74F1" w14:textId="2BD4E977" w:rsidR="001955A8" w:rsidRPr="00B9499D" w:rsidRDefault="001955A8" w:rsidP="001955A8">
            <w:pPr>
              <w:pStyle w:val="GOSTTablenorm"/>
            </w:pPr>
            <w:r w:rsidRPr="00B9499D">
              <w:t>Да</w:t>
            </w:r>
          </w:p>
        </w:tc>
        <w:tc>
          <w:tcPr>
            <w:tcW w:w="315" w:type="pct"/>
          </w:tcPr>
          <w:p w14:paraId="25FC12ED" w14:textId="220D3C9E" w:rsidR="001955A8" w:rsidRPr="00B9499D" w:rsidRDefault="001955A8" w:rsidP="001955A8">
            <w:pPr>
              <w:pStyle w:val="GOSTTablenorm"/>
              <w:rPr>
                <w:bCs/>
              </w:rPr>
            </w:pPr>
            <w:r w:rsidRPr="00B9499D">
              <w:t>=3</w:t>
            </w:r>
          </w:p>
        </w:tc>
        <w:tc>
          <w:tcPr>
            <w:tcW w:w="2035" w:type="pct"/>
          </w:tcPr>
          <w:p w14:paraId="526ECB9D" w14:textId="70DB50B0" w:rsidR="001955A8" w:rsidRPr="00B9499D" w:rsidRDefault="001955A8" w:rsidP="001955A8">
            <w:pPr>
              <w:pStyle w:val="GOSTTablenorm"/>
            </w:pPr>
            <w:r w:rsidRPr="00B9499D">
              <w:t>Указывается код валюты по Общероссийскому классификатору валют. Допустимо указывать как цифровой, так и буквенный код валюты.</w:t>
            </w:r>
          </w:p>
        </w:tc>
      </w:tr>
      <w:tr w:rsidR="001955A8" w:rsidRPr="00B9499D" w14:paraId="4054DAF2" w14:textId="77777777" w:rsidTr="001955A8">
        <w:tc>
          <w:tcPr>
            <w:tcW w:w="1100" w:type="pct"/>
          </w:tcPr>
          <w:p w14:paraId="6B8D177F" w14:textId="77777777" w:rsidR="001955A8" w:rsidRPr="00B9499D" w:rsidRDefault="001955A8" w:rsidP="001955A8">
            <w:pPr>
              <w:pStyle w:val="GOSTTablenorm"/>
              <w:rPr>
                <w:bCs/>
              </w:rPr>
            </w:pPr>
            <w:r w:rsidRPr="00B9499D">
              <w:t>Контур</w:t>
            </w:r>
          </w:p>
        </w:tc>
        <w:tc>
          <w:tcPr>
            <w:tcW w:w="750" w:type="pct"/>
          </w:tcPr>
          <w:p w14:paraId="1ECB62F7" w14:textId="77777777" w:rsidR="001955A8" w:rsidRPr="00B9499D" w:rsidRDefault="001955A8" w:rsidP="001955A8">
            <w:pPr>
              <w:pStyle w:val="GOSTTablenorm"/>
            </w:pPr>
            <w:r w:rsidRPr="00B9499D">
              <w:t>StmInfrmtn_Contour_Code</w:t>
            </w:r>
          </w:p>
        </w:tc>
        <w:tc>
          <w:tcPr>
            <w:tcW w:w="500" w:type="pct"/>
          </w:tcPr>
          <w:p w14:paraId="7BA07312" w14:textId="77777777" w:rsidR="001955A8" w:rsidRPr="00B9499D" w:rsidRDefault="001955A8" w:rsidP="001955A8">
            <w:pPr>
              <w:pStyle w:val="GOSTTablenorm"/>
              <w:rPr>
                <w:bCs/>
              </w:rPr>
            </w:pPr>
            <w:r w:rsidRPr="00B9499D">
              <w:t>Строка</w:t>
            </w:r>
          </w:p>
        </w:tc>
        <w:tc>
          <w:tcPr>
            <w:tcW w:w="300" w:type="pct"/>
          </w:tcPr>
          <w:p w14:paraId="556B7578" w14:textId="77777777" w:rsidR="001955A8" w:rsidRPr="00B9499D" w:rsidRDefault="001955A8" w:rsidP="001955A8">
            <w:pPr>
              <w:pStyle w:val="GOSTTablenorm"/>
              <w:rPr>
                <w:bCs/>
              </w:rPr>
            </w:pPr>
            <w:r w:rsidRPr="00B9499D">
              <w:t>Да</w:t>
            </w:r>
          </w:p>
        </w:tc>
        <w:tc>
          <w:tcPr>
            <w:tcW w:w="315" w:type="pct"/>
          </w:tcPr>
          <w:p w14:paraId="16866738" w14:textId="77777777" w:rsidR="001955A8" w:rsidRPr="00B9499D" w:rsidRDefault="001955A8" w:rsidP="001955A8">
            <w:pPr>
              <w:pStyle w:val="GOSTTablenorm"/>
              <w:rPr>
                <w:bCs/>
              </w:rPr>
            </w:pPr>
            <w:r w:rsidRPr="00B9499D">
              <w:t>=1</w:t>
            </w:r>
          </w:p>
        </w:tc>
        <w:tc>
          <w:tcPr>
            <w:tcW w:w="2035" w:type="pct"/>
          </w:tcPr>
          <w:p w14:paraId="3D329507" w14:textId="6395F749" w:rsidR="001955A8" w:rsidRPr="00B9499D" w:rsidRDefault="001955A8" w:rsidP="001955A8">
            <w:pPr>
              <w:pStyle w:val="GOSTTablenorm"/>
            </w:pPr>
            <w:r w:rsidRPr="00B9499D">
              <w:t>Указывается код контура, в ко</w:t>
            </w:r>
            <w:r>
              <w:t>тором проводится операция.</w:t>
            </w:r>
          </w:p>
          <w:p w14:paraId="588C0489" w14:textId="77777777" w:rsidR="001955A8" w:rsidRPr="00B9499D" w:rsidRDefault="001955A8" w:rsidP="001955A8">
            <w:pPr>
              <w:pStyle w:val="GOSTTablenorm"/>
            </w:pPr>
            <w:r w:rsidRPr="00B9499D">
              <w:t>Возможные значения:</w:t>
            </w:r>
          </w:p>
          <w:p w14:paraId="0E96D131" w14:textId="05BCF28B" w:rsidR="001955A8" w:rsidRPr="00B9499D" w:rsidRDefault="001955A8" w:rsidP="001955A8">
            <w:pPr>
              <w:pStyle w:val="GOSTTableListMark1"/>
            </w:pPr>
            <w:r w:rsidRPr="00B9499D">
              <w:t>«</w:t>
            </w:r>
            <w:r w:rsidR="00B26CFB">
              <w:rPr>
                <w:lang w:val="en-US"/>
              </w:rPr>
              <w:t>O</w:t>
            </w:r>
            <w:r w:rsidRPr="00B9499D">
              <w:t xml:space="preserve">» </w:t>
            </w:r>
            <w:r w:rsidRPr="002F4063">
              <w:t xml:space="preserve">– </w:t>
            </w:r>
            <w:r w:rsidRPr="00B9499D">
              <w:t>открытый;</w:t>
            </w:r>
          </w:p>
          <w:p w14:paraId="4AE3FAF9" w14:textId="77777777" w:rsidR="001955A8" w:rsidRPr="00B9499D" w:rsidRDefault="001955A8" w:rsidP="001955A8">
            <w:pPr>
              <w:pStyle w:val="GOSTTableListMark1"/>
            </w:pPr>
            <w:r w:rsidRPr="00B9499D">
              <w:t>«</w:t>
            </w:r>
            <w:r w:rsidRPr="00B9499D">
              <w:rPr>
                <w:lang w:val="en-US"/>
              </w:rPr>
              <w:t>S</w:t>
            </w:r>
            <w:r w:rsidRPr="00B9499D">
              <w:t>»</w:t>
            </w:r>
            <w:r w:rsidRPr="002F4063">
              <w:t xml:space="preserve"> – </w:t>
            </w:r>
            <w:r w:rsidRPr="00B9499D">
              <w:t>защищенный;</w:t>
            </w:r>
          </w:p>
          <w:p w14:paraId="272008D0" w14:textId="4A717283" w:rsidR="001955A8" w:rsidRPr="00B9499D" w:rsidRDefault="001955A8" w:rsidP="001955A8">
            <w:pPr>
              <w:pStyle w:val="GOSTTableListMark1"/>
            </w:pPr>
            <w:r>
              <w:t>«</w:t>
            </w:r>
            <w:r w:rsidRPr="00B9499D">
              <w:t>1</w:t>
            </w:r>
            <w:r>
              <w:t>»</w:t>
            </w:r>
            <w:r w:rsidRPr="00B9499D">
              <w:t xml:space="preserve"> – открытый;</w:t>
            </w:r>
          </w:p>
          <w:p w14:paraId="53D8D449" w14:textId="6EF472F0" w:rsidR="001955A8" w:rsidRPr="00B9499D" w:rsidRDefault="001955A8" w:rsidP="001955A8">
            <w:pPr>
              <w:pStyle w:val="GOSTTableListMark1"/>
              <w:rPr>
                <w:bCs/>
              </w:rPr>
            </w:pPr>
            <w:r>
              <w:t>«</w:t>
            </w:r>
            <w:r w:rsidRPr="00B9499D">
              <w:t>2</w:t>
            </w:r>
            <w:r>
              <w:t>»</w:t>
            </w:r>
            <w:r w:rsidRPr="00B9499D">
              <w:t xml:space="preserve"> - защищенный</w:t>
            </w:r>
          </w:p>
        </w:tc>
      </w:tr>
      <w:tr w:rsidR="001955A8" w:rsidRPr="00B9499D" w14:paraId="4DCD81D7" w14:textId="77777777" w:rsidTr="001955A8">
        <w:tc>
          <w:tcPr>
            <w:tcW w:w="1100" w:type="pct"/>
          </w:tcPr>
          <w:p w14:paraId="12605B5F" w14:textId="77777777" w:rsidR="001955A8" w:rsidRPr="00B9499D" w:rsidRDefault="001955A8" w:rsidP="001955A8">
            <w:pPr>
              <w:pStyle w:val="GOSTTablenorm"/>
            </w:pPr>
            <w:r w:rsidRPr="00B9499D">
              <w:t>Уровень конфиденциальности</w:t>
            </w:r>
          </w:p>
        </w:tc>
        <w:tc>
          <w:tcPr>
            <w:tcW w:w="750" w:type="pct"/>
          </w:tcPr>
          <w:p w14:paraId="159DFCBE" w14:textId="77777777" w:rsidR="001955A8" w:rsidRPr="00B9499D" w:rsidRDefault="001955A8" w:rsidP="001955A8">
            <w:pPr>
              <w:pStyle w:val="GOSTTablenorm"/>
              <w:rPr>
                <w:bCs/>
              </w:rPr>
            </w:pPr>
            <w:r w:rsidRPr="00B9499D">
              <w:t>StmInfrmtn_AccessLevelStereotype</w:t>
            </w:r>
          </w:p>
        </w:tc>
        <w:tc>
          <w:tcPr>
            <w:tcW w:w="500" w:type="pct"/>
          </w:tcPr>
          <w:p w14:paraId="68F5C576" w14:textId="73236213" w:rsidR="001955A8" w:rsidRPr="00B9499D" w:rsidRDefault="001955A8" w:rsidP="001955A8">
            <w:pPr>
              <w:pStyle w:val="GOSTTablenorm"/>
            </w:pPr>
            <w:r>
              <w:t>Число</w:t>
            </w:r>
          </w:p>
        </w:tc>
        <w:tc>
          <w:tcPr>
            <w:tcW w:w="300" w:type="pct"/>
          </w:tcPr>
          <w:p w14:paraId="37A521CD" w14:textId="77777777" w:rsidR="001955A8" w:rsidRPr="00B9499D" w:rsidRDefault="001955A8" w:rsidP="001955A8">
            <w:pPr>
              <w:pStyle w:val="GOSTTablenorm"/>
            </w:pPr>
            <w:r w:rsidRPr="00B9499D">
              <w:t>Да</w:t>
            </w:r>
          </w:p>
        </w:tc>
        <w:tc>
          <w:tcPr>
            <w:tcW w:w="315" w:type="pct"/>
          </w:tcPr>
          <w:p w14:paraId="550E7875" w14:textId="77777777" w:rsidR="001955A8" w:rsidRPr="00B9499D" w:rsidRDefault="001955A8" w:rsidP="001955A8">
            <w:pPr>
              <w:pStyle w:val="GOSTTablenorm"/>
            </w:pPr>
            <w:r w:rsidRPr="00B9499D">
              <w:t>=1</w:t>
            </w:r>
          </w:p>
        </w:tc>
        <w:tc>
          <w:tcPr>
            <w:tcW w:w="2035" w:type="pct"/>
          </w:tcPr>
          <w:p w14:paraId="2730092E" w14:textId="77777777" w:rsidR="001955A8" w:rsidRPr="00B9499D" w:rsidRDefault="001955A8" w:rsidP="001955A8">
            <w:pPr>
              <w:pStyle w:val="GOSTTablenorm"/>
            </w:pPr>
            <w:r w:rsidRPr="00B9499D">
              <w:t>Указывается уровень конфиденциальности документа.</w:t>
            </w:r>
          </w:p>
          <w:p w14:paraId="78DCFA08" w14:textId="77777777" w:rsidR="001955A8" w:rsidRPr="00B9499D" w:rsidRDefault="001955A8" w:rsidP="001955A8">
            <w:pPr>
              <w:pStyle w:val="GOSTTablenorm"/>
            </w:pPr>
            <w:r w:rsidRPr="00B9499D">
              <w:t>Возможные значения:</w:t>
            </w:r>
          </w:p>
          <w:p w14:paraId="5070FA51" w14:textId="77777777" w:rsidR="001955A8" w:rsidRPr="00B9499D" w:rsidRDefault="001955A8" w:rsidP="001955A8">
            <w:pPr>
              <w:pStyle w:val="GOSTTableListMark1"/>
            </w:pPr>
            <w:r w:rsidRPr="00B9499D">
              <w:t>«0» - Несекретно;</w:t>
            </w:r>
          </w:p>
          <w:p w14:paraId="43A28B79" w14:textId="2CF17F4B" w:rsidR="001955A8" w:rsidRPr="00B9499D" w:rsidRDefault="001955A8" w:rsidP="001955A8">
            <w:pPr>
              <w:pStyle w:val="GOSTTableListMark1"/>
            </w:pPr>
            <w:r w:rsidRPr="00B9499D">
              <w:t>«</w:t>
            </w:r>
            <w:r>
              <w:t>1» - Для служебного пользования</w:t>
            </w:r>
          </w:p>
        </w:tc>
      </w:tr>
      <w:tr w:rsidR="001955A8" w:rsidRPr="00B9499D" w14:paraId="4671B2E9" w14:textId="77777777" w:rsidTr="001955A8">
        <w:tc>
          <w:tcPr>
            <w:tcW w:w="1100" w:type="pct"/>
          </w:tcPr>
          <w:p w14:paraId="5FFAE99F" w14:textId="77777777" w:rsidR="001955A8" w:rsidRPr="00B9499D" w:rsidRDefault="001955A8" w:rsidP="001955A8">
            <w:pPr>
              <w:pStyle w:val="GOSTTablenorm"/>
              <w:rPr>
                <w:bCs/>
              </w:rPr>
            </w:pPr>
            <w:r w:rsidRPr="00B9499D">
              <w:t>Код бюджета</w:t>
            </w:r>
          </w:p>
        </w:tc>
        <w:tc>
          <w:tcPr>
            <w:tcW w:w="750" w:type="pct"/>
          </w:tcPr>
          <w:p w14:paraId="37E174C5" w14:textId="77777777" w:rsidR="001955A8" w:rsidRPr="00B9499D" w:rsidRDefault="001955A8" w:rsidP="001955A8">
            <w:pPr>
              <w:pStyle w:val="GOSTTablenorm"/>
              <w:rPr>
                <w:lang w:val="en-US"/>
              </w:rPr>
            </w:pPr>
            <w:r w:rsidRPr="00B9499D">
              <w:rPr>
                <w:lang w:val="en-US"/>
              </w:rPr>
              <w:t>ZN_MSC_Bdgt_Cd</w:t>
            </w:r>
          </w:p>
        </w:tc>
        <w:tc>
          <w:tcPr>
            <w:tcW w:w="500" w:type="pct"/>
          </w:tcPr>
          <w:p w14:paraId="5F4974A5" w14:textId="77777777" w:rsidR="001955A8" w:rsidRPr="00B9499D" w:rsidRDefault="001955A8" w:rsidP="001955A8">
            <w:pPr>
              <w:pStyle w:val="GOSTTablenorm"/>
              <w:rPr>
                <w:bCs/>
              </w:rPr>
            </w:pPr>
            <w:r w:rsidRPr="00B9499D">
              <w:t>Строка</w:t>
            </w:r>
          </w:p>
        </w:tc>
        <w:tc>
          <w:tcPr>
            <w:tcW w:w="300" w:type="pct"/>
          </w:tcPr>
          <w:p w14:paraId="200CB7EF" w14:textId="77777777" w:rsidR="001955A8" w:rsidRPr="00B9499D" w:rsidRDefault="001955A8" w:rsidP="001955A8">
            <w:pPr>
              <w:pStyle w:val="GOSTTablenorm"/>
              <w:rPr>
                <w:bCs/>
              </w:rPr>
            </w:pPr>
            <w:r w:rsidRPr="00B9499D">
              <w:t>Да</w:t>
            </w:r>
          </w:p>
        </w:tc>
        <w:tc>
          <w:tcPr>
            <w:tcW w:w="315" w:type="pct"/>
          </w:tcPr>
          <w:p w14:paraId="22F90512" w14:textId="77777777" w:rsidR="001955A8" w:rsidRPr="00B9499D" w:rsidRDefault="001955A8" w:rsidP="001955A8">
            <w:pPr>
              <w:pStyle w:val="GOSTTablenorm"/>
              <w:rPr>
                <w:bCs/>
              </w:rPr>
            </w:pPr>
            <w:r w:rsidRPr="00B9499D">
              <w:t>=8</w:t>
            </w:r>
          </w:p>
        </w:tc>
        <w:tc>
          <w:tcPr>
            <w:tcW w:w="2035" w:type="pct"/>
          </w:tcPr>
          <w:p w14:paraId="464454B0" w14:textId="57E2BA78" w:rsidR="001955A8" w:rsidRPr="00B9499D" w:rsidRDefault="001955A8" w:rsidP="001955A8">
            <w:pPr>
              <w:pStyle w:val="GOSTTablenorm"/>
              <w:rPr>
                <w:bCs/>
              </w:rPr>
            </w:pPr>
            <w:r w:rsidRPr="00B9499D">
              <w:t>Указывается код бюджета в соответ</w:t>
            </w:r>
            <w:r>
              <w:t>ствии со справочником «Бюджеты»</w:t>
            </w:r>
          </w:p>
        </w:tc>
      </w:tr>
      <w:tr w:rsidR="001955A8" w:rsidRPr="00B9499D" w14:paraId="560109A9" w14:textId="77777777" w:rsidTr="001955A8">
        <w:tc>
          <w:tcPr>
            <w:tcW w:w="1100" w:type="pct"/>
          </w:tcPr>
          <w:p w14:paraId="12E97FB8" w14:textId="77777777" w:rsidR="001955A8" w:rsidRPr="00B9499D" w:rsidRDefault="001955A8" w:rsidP="001955A8">
            <w:pPr>
              <w:pStyle w:val="GOSTTablenorm"/>
              <w:rPr>
                <w:bCs/>
              </w:rPr>
            </w:pPr>
            <w:r w:rsidRPr="00B9499D">
              <w:t>Номер лицевого счета плательщи</w:t>
            </w:r>
            <w:r w:rsidRPr="00B9499D">
              <w:lastRenderedPageBreak/>
              <w:t>ка</w:t>
            </w:r>
          </w:p>
        </w:tc>
        <w:tc>
          <w:tcPr>
            <w:tcW w:w="750" w:type="pct"/>
          </w:tcPr>
          <w:p w14:paraId="22D57EFA" w14:textId="77777777" w:rsidR="001955A8" w:rsidRPr="00B9499D" w:rsidRDefault="001955A8" w:rsidP="001955A8">
            <w:pPr>
              <w:pStyle w:val="GOSTTablenorm"/>
            </w:pPr>
            <w:r w:rsidRPr="00B9499D">
              <w:lastRenderedPageBreak/>
              <w:t>ZN_MSC_Cstmr_Acnt</w:t>
            </w:r>
            <w:r w:rsidRPr="00B9499D">
              <w:lastRenderedPageBreak/>
              <w:t>Nmbr</w:t>
            </w:r>
          </w:p>
        </w:tc>
        <w:tc>
          <w:tcPr>
            <w:tcW w:w="500" w:type="pct"/>
          </w:tcPr>
          <w:p w14:paraId="7374FB15" w14:textId="77777777" w:rsidR="001955A8" w:rsidRPr="00B9499D" w:rsidRDefault="001955A8" w:rsidP="001955A8">
            <w:pPr>
              <w:pStyle w:val="GOSTTablenorm"/>
              <w:rPr>
                <w:bCs/>
              </w:rPr>
            </w:pPr>
            <w:r w:rsidRPr="00B9499D">
              <w:lastRenderedPageBreak/>
              <w:t>Строка</w:t>
            </w:r>
          </w:p>
        </w:tc>
        <w:tc>
          <w:tcPr>
            <w:tcW w:w="300" w:type="pct"/>
          </w:tcPr>
          <w:p w14:paraId="69D152A8" w14:textId="77777777" w:rsidR="001955A8" w:rsidRPr="00B9499D" w:rsidRDefault="001955A8" w:rsidP="001955A8">
            <w:pPr>
              <w:pStyle w:val="GOSTTablenorm"/>
              <w:rPr>
                <w:bCs/>
              </w:rPr>
            </w:pPr>
            <w:r w:rsidRPr="00B9499D">
              <w:t>Да</w:t>
            </w:r>
          </w:p>
        </w:tc>
        <w:tc>
          <w:tcPr>
            <w:tcW w:w="315" w:type="pct"/>
          </w:tcPr>
          <w:p w14:paraId="1E5CE4F4" w14:textId="77777777" w:rsidR="001955A8" w:rsidRPr="00B9499D" w:rsidRDefault="001955A8" w:rsidP="001955A8">
            <w:pPr>
              <w:pStyle w:val="GOSTTablenorm"/>
              <w:rPr>
                <w:bCs/>
              </w:rPr>
            </w:pPr>
            <w:r w:rsidRPr="00B9499D">
              <w:t>=11</w:t>
            </w:r>
          </w:p>
        </w:tc>
        <w:tc>
          <w:tcPr>
            <w:tcW w:w="2035" w:type="pct"/>
          </w:tcPr>
          <w:p w14:paraId="6CC82A06" w14:textId="77777777" w:rsidR="001955A8" w:rsidRPr="00B9499D" w:rsidRDefault="001955A8" w:rsidP="001955A8">
            <w:pPr>
              <w:pStyle w:val="GOSTTablenorm"/>
              <w:rPr>
                <w:bCs/>
              </w:rPr>
            </w:pPr>
            <w:r w:rsidRPr="00B9499D">
              <w:t>Указывается номер лицевого счета плательщика</w:t>
            </w:r>
          </w:p>
        </w:tc>
      </w:tr>
      <w:tr w:rsidR="001955A8" w:rsidRPr="00B9499D" w14:paraId="5BDDD532" w14:textId="77777777" w:rsidTr="001955A8">
        <w:tc>
          <w:tcPr>
            <w:tcW w:w="1100" w:type="pct"/>
          </w:tcPr>
          <w:p w14:paraId="00DC7E60" w14:textId="1F730873" w:rsidR="001955A8" w:rsidRPr="002F4063" w:rsidRDefault="001955A8" w:rsidP="001955A8">
            <w:pPr>
              <w:pStyle w:val="GOSTTablenorm"/>
              <w:rPr>
                <w:b/>
                <w:bCs/>
              </w:rPr>
            </w:pPr>
            <w:r w:rsidRPr="002F4063">
              <w:rPr>
                <w:b/>
              </w:rPr>
              <w:t>Расшифровка заявки на получение денежных средств, перечисляемых на карту</w:t>
            </w:r>
          </w:p>
        </w:tc>
        <w:tc>
          <w:tcPr>
            <w:tcW w:w="750" w:type="pct"/>
          </w:tcPr>
          <w:p w14:paraId="25E8E485" w14:textId="77777777" w:rsidR="001955A8" w:rsidRPr="002F4063" w:rsidRDefault="001955A8" w:rsidP="001955A8">
            <w:pPr>
              <w:pStyle w:val="GOSTTablenorm"/>
              <w:rPr>
                <w:b/>
              </w:rPr>
            </w:pPr>
            <w:r w:rsidRPr="002F4063">
              <w:rPr>
                <w:b/>
              </w:rPr>
              <w:t>ZNKBK</w:t>
            </w:r>
          </w:p>
        </w:tc>
        <w:tc>
          <w:tcPr>
            <w:tcW w:w="500" w:type="pct"/>
          </w:tcPr>
          <w:p w14:paraId="72938C45" w14:textId="77777777" w:rsidR="001955A8" w:rsidRPr="00B9499D" w:rsidRDefault="001955A8" w:rsidP="001955A8">
            <w:pPr>
              <w:pStyle w:val="GOSTTablenorm"/>
              <w:rPr>
                <w:bCs/>
              </w:rPr>
            </w:pPr>
            <w:r w:rsidRPr="00B9499D">
              <w:t>Массив</w:t>
            </w:r>
          </w:p>
        </w:tc>
        <w:tc>
          <w:tcPr>
            <w:tcW w:w="300" w:type="pct"/>
          </w:tcPr>
          <w:p w14:paraId="21792320" w14:textId="171990B4" w:rsidR="001955A8" w:rsidRPr="005C6BDA" w:rsidRDefault="001955A8" w:rsidP="001955A8">
            <w:pPr>
              <w:pStyle w:val="GOSTTablenorm"/>
              <w:rPr>
                <w:bCs/>
              </w:rPr>
            </w:pPr>
            <w:r w:rsidRPr="00B9499D">
              <w:t>Да</w:t>
            </w:r>
          </w:p>
        </w:tc>
        <w:tc>
          <w:tcPr>
            <w:tcW w:w="315" w:type="pct"/>
          </w:tcPr>
          <w:p w14:paraId="3F453BA5" w14:textId="30187C57" w:rsidR="001955A8" w:rsidRPr="00B9499D" w:rsidRDefault="001955A8" w:rsidP="001955A8">
            <w:pPr>
              <w:pStyle w:val="GOSTTablenorm"/>
              <w:rPr>
                <w:bCs/>
              </w:rPr>
            </w:pPr>
            <w:r>
              <w:rPr>
                <w:bCs/>
              </w:rPr>
              <w:t>-</w:t>
            </w:r>
          </w:p>
        </w:tc>
        <w:tc>
          <w:tcPr>
            <w:tcW w:w="2035" w:type="pct"/>
          </w:tcPr>
          <w:p w14:paraId="5E0E0B8C" w14:textId="14819380" w:rsidR="001955A8" w:rsidRPr="00B9499D" w:rsidRDefault="008241CC" w:rsidP="001955A8">
            <w:pPr>
              <w:pStyle w:val="GOSTTablenorm"/>
              <w:rPr>
                <w:bCs/>
              </w:rPr>
            </w:pPr>
            <w:r>
              <w:rPr>
                <w:bCs/>
              </w:rPr>
              <w:t>-</w:t>
            </w:r>
          </w:p>
        </w:tc>
      </w:tr>
      <w:tr w:rsidR="001955A8" w:rsidRPr="00B9499D" w14:paraId="0D95E2A8" w14:textId="77777777" w:rsidTr="001955A8">
        <w:tc>
          <w:tcPr>
            <w:tcW w:w="1100" w:type="pct"/>
          </w:tcPr>
          <w:p w14:paraId="2C812509" w14:textId="2D3E1D95" w:rsidR="001955A8" w:rsidRPr="00B9499D" w:rsidRDefault="001955A8" w:rsidP="001955A8">
            <w:pPr>
              <w:pStyle w:val="GOSTTablenorm"/>
            </w:pPr>
            <w:r>
              <w:t>Идентификатор строки</w:t>
            </w:r>
          </w:p>
        </w:tc>
        <w:tc>
          <w:tcPr>
            <w:tcW w:w="750" w:type="pct"/>
          </w:tcPr>
          <w:p w14:paraId="717682B0" w14:textId="51DD04BB" w:rsidR="001955A8" w:rsidRPr="00B9499D" w:rsidRDefault="001955A8" w:rsidP="001955A8">
            <w:pPr>
              <w:pStyle w:val="GOSTTablenorm"/>
            </w:pPr>
            <w:r w:rsidRPr="00A71881">
              <w:rPr>
                <w:b/>
              </w:rPr>
              <w:t>ZNKBK</w:t>
            </w:r>
            <w:r w:rsidRPr="00B9499D">
              <w:t>:</w:t>
            </w:r>
            <w:r>
              <w:rPr>
                <w:lang w:val="en-US"/>
              </w:rPr>
              <w:t>id</w:t>
            </w:r>
          </w:p>
        </w:tc>
        <w:tc>
          <w:tcPr>
            <w:tcW w:w="500" w:type="pct"/>
          </w:tcPr>
          <w:p w14:paraId="6A809185" w14:textId="33621EF1" w:rsidR="001955A8" w:rsidRPr="00B9499D" w:rsidRDefault="001955A8" w:rsidP="001955A8">
            <w:pPr>
              <w:pStyle w:val="GOSTTablenorm"/>
            </w:pPr>
            <w:r w:rsidRPr="000B4650">
              <w:t>Число</w:t>
            </w:r>
          </w:p>
        </w:tc>
        <w:tc>
          <w:tcPr>
            <w:tcW w:w="300" w:type="pct"/>
          </w:tcPr>
          <w:p w14:paraId="615B979F" w14:textId="5649C1F7" w:rsidR="001955A8" w:rsidRPr="00B9499D" w:rsidRDefault="001955A8" w:rsidP="001955A8">
            <w:pPr>
              <w:pStyle w:val="GOSTTablenorm"/>
            </w:pPr>
            <w:r w:rsidRPr="000B4650">
              <w:t>Да</w:t>
            </w:r>
          </w:p>
        </w:tc>
        <w:tc>
          <w:tcPr>
            <w:tcW w:w="315" w:type="pct"/>
          </w:tcPr>
          <w:p w14:paraId="11D495B7" w14:textId="66A30655" w:rsidR="001955A8" w:rsidRPr="00B9499D" w:rsidRDefault="001955A8" w:rsidP="001955A8">
            <w:pPr>
              <w:pStyle w:val="GOSTTablenorm"/>
            </w:pPr>
            <w:r w:rsidRPr="000B4650">
              <w:t>&lt;=20</w:t>
            </w:r>
          </w:p>
        </w:tc>
        <w:tc>
          <w:tcPr>
            <w:tcW w:w="2035" w:type="pct"/>
          </w:tcPr>
          <w:p w14:paraId="238056FD" w14:textId="1736D069" w:rsidR="001955A8" w:rsidRPr="00B9499D" w:rsidRDefault="001955A8" w:rsidP="001955A8">
            <w:pPr>
              <w:pStyle w:val="GOSTTablenorm"/>
            </w:pPr>
            <w:r w:rsidRPr="000B4650">
              <w:t>Указывается технический идентификатор строки</w:t>
            </w:r>
          </w:p>
        </w:tc>
      </w:tr>
      <w:tr w:rsidR="001955A8" w:rsidRPr="00B9499D" w14:paraId="6D52E002" w14:textId="77777777" w:rsidTr="001955A8">
        <w:tc>
          <w:tcPr>
            <w:tcW w:w="1100" w:type="pct"/>
          </w:tcPr>
          <w:p w14:paraId="19B04E4C" w14:textId="61238A21" w:rsidR="001955A8" w:rsidRPr="00B9499D" w:rsidRDefault="001955A8" w:rsidP="001955A8">
            <w:pPr>
              <w:pStyle w:val="GOSTTablenorm"/>
            </w:pPr>
            <w:r w:rsidRPr="00B9499D">
              <w:t>Номер строки</w:t>
            </w:r>
          </w:p>
        </w:tc>
        <w:tc>
          <w:tcPr>
            <w:tcW w:w="750" w:type="pct"/>
          </w:tcPr>
          <w:p w14:paraId="1BB8722F" w14:textId="2B76F8FE" w:rsidR="001955A8" w:rsidRPr="00B9499D" w:rsidRDefault="001955A8" w:rsidP="001955A8">
            <w:pPr>
              <w:pStyle w:val="GOSTTablenorm"/>
            </w:pPr>
            <w:r w:rsidRPr="00A71881">
              <w:rPr>
                <w:b/>
              </w:rPr>
              <w:t>ZNKBK:</w:t>
            </w:r>
            <w:r w:rsidRPr="00B9499D">
              <w:t>RcrdNm</w:t>
            </w:r>
          </w:p>
        </w:tc>
        <w:tc>
          <w:tcPr>
            <w:tcW w:w="500" w:type="pct"/>
          </w:tcPr>
          <w:p w14:paraId="0E012DE0" w14:textId="0E3AFC6C" w:rsidR="001955A8" w:rsidRPr="00B9499D" w:rsidRDefault="001955A8" w:rsidP="001955A8">
            <w:pPr>
              <w:pStyle w:val="GOSTTablenorm"/>
            </w:pPr>
            <w:r w:rsidRPr="00B9499D">
              <w:t>Число</w:t>
            </w:r>
          </w:p>
        </w:tc>
        <w:tc>
          <w:tcPr>
            <w:tcW w:w="300" w:type="pct"/>
          </w:tcPr>
          <w:p w14:paraId="5E4991B6" w14:textId="07F26E0A" w:rsidR="001955A8" w:rsidRPr="00B9499D" w:rsidRDefault="001955A8" w:rsidP="001955A8">
            <w:pPr>
              <w:pStyle w:val="GOSTTablenorm"/>
            </w:pPr>
            <w:r w:rsidRPr="00B9499D">
              <w:t>Да</w:t>
            </w:r>
          </w:p>
        </w:tc>
        <w:tc>
          <w:tcPr>
            <w:tcW w:w="315" w:type="pct"/>
          </w:tcPr>
          <w:p w14:paraId="4767DAD1" w14:textId="7A742EF3" w:rsidR="001955A8" w:rsidRPr="00B9499D" w:rsidRDefault="001955A8" w:rsidP="001955A8">
            <w:pPr>
              <w:pStyle w:val="GOSTTablenorm"/>
            </w:pPr>
            <w:r w:rsidRPr="00B9499D">
              <w:t>&lt;=7</w:t>
            </w:r>
          </w:p>
        </w:tc>
        <w:tc>
          <w:tcPr>
            <w:tcW w:w="2035" w:type="pct"/>
          </w:tcPr>
          <w:p w14:paraId="76426CBF" w14:textId="563A1EC1" w:rsidR="001955A8" w:rsidRPr="00B9499D" w:rsidRDefault="001955A8" w:rsidP="001955A8">
            <w:pPr>
              <w:pStyle w:val="GOSTTablenorm"/>
            </w:pPr>
            <w:r w:rsidRPr="00B9499D">
              <w:t>Указывается порядковый номер строки расшифровки заявки</w:t>
            </w:r>
          </w:p>
        </w:tc>
      </w:tr>
      <w:tr w:rsidR="001955A8" w:rsidRPr="00B9499D" w14:paraId="216C789E" w14:textId="77777777" w:rsidTr="001955A8">
        <w:tc>
          <w:tcPr>
            <w:tcW w:w="1100" w:type="pct"/>
          </w:tcPr>
          <w:p w14:paraId="6935B7BC" w14:textId="77777777" w:rsidR="001955A8" w:rsidRPr="00B9499D" w:rsidRDefault="001955A8" w:rsidP="001955A8">
            <w:pPr>
              <w:pStyle w:val="GOSTTablenorm"/>
              <w:rPr>
                <w:bCs/>
              </w:rPr>
            </w:pPr>
            <w:r w:rsidRPr="00B9499D">
              <w:t>КБК плательщика</w:t>
            </w:r>
          </w:p>
        </w:tc>
        <w:tc>
          <w:tcPr>
            <w:tcW w:w="750" w:type="pct"/>
          </w:tcPr>
          <w:p w14:paraId="4CD694FE" w14:textId="77777777" w:rsidR="001955A8" w:rsidRPr="00B9499D" w:rsidRDefault="001955A8" w:rsidP="001955A8">
            <w:pPr>
              <w:pStyle w:val="GOSTTablenorm"/>
            </w:pPr>
            <w:r w:rsidRPr="00A71881">
              <w:rPr>
                <w:b/>
              </w:rPr>
              <w:t>ZNKBK:</w:t>
            </w:r>
            <w:r w:rsidRPr="00B9499D">
              <w:t>MSC_KBK10_20_KBK</w:t>
            </w:r>
          </w:p>
        </w:tc>
        <w:tc>
          <w:tcPr>
            <w:tcW w:w="500" w:type="pct"/>
          </w:tcPr>
          <w:p w14:paraId="5F1EAB1D" w14:textId="77777777" w:rsidR="001955A8" w:rsidRPr="00B9499D" w:rsidRDefault="001955A8" w:rsidP="001955A8">
            <w:pPr>
              <w:pStyle w:val="GOSTTablenorm"/>
              <w:rPr>
                <w:bCs/>
              </w:rPr>
            </w:pPr>
            <w:r w:rsidRPr="00B9499D">
              <w:t>Строка</w:t>
            </w:r>
          </w:p>
        </w:tc>
        <w:tc>
          <w:tcPr>
            <w:tcW w:w="300" w:type="pct"/>
          </w:tcPr>
          <w:p w14:paraId="36976562" w14:textId="77777777" w:rsidR="001955A8" w:rsidRPr="00B9499D" w:rsidRDefault="001955A8" w:rsidP="001955A8">
            <w:pPr>
              <w:pStyle w:val="GOSTTablenorm"/>
              <w:rPr>
                <w:bCs/>
              </w:rPr>
            </w:pPr>
            <w:r w:rsidRPr="00B9499D">
              <w:t>Нет</w:t>
            </w:r>
          </w:p>
        </w:tc>
        <w:tc>
          <w:tcPr>
            <w:tcW w:w="315" w:type="pct"/>
          </w:tcPr>
          <w:p w14:paraId="69191F04" w14:textId="77777777" w:rsidR="001955A8" w:rsidRPr="00B9499D" w:rsidRDefault="001955A8" w:rsidP="001955A8">
            <w:pPr>
              <w:pStyle w:val="GOSTTablenorm"/>
              <w:rPr>
                <w:bCs/>
              </w:rPr>
            </w:pPr>
            <w:r w:rsidRPr="00B9499D">
              <w:rPr>
                <w:lang w:val="en-US"/>
              </w:rPr>
              <w:t>=20</w:t>
            </w:r>
          </w:p>
        </w:tc>
        <w:tc>
          <w:tcPr>
            <w:tcW w:w="2035" w:type="pct"/>
          </w:tcPr>
          <w:p w14:paraId="03C7C20F" w14:textId="0687BD42" w:rsidR="001955A8" w:rsidRPr="00B9499D" w:rsidRDefault="001955A8" w:rsidP="001955A8">
            <w:pPr>
              <w:pStyle w:val="GOSTTablenorm"/>
              <w:rPr>
                <w:bCs/>
              </w:rPr>
            </w:pPr>
            <w:r w:rsidRPr="00B9499D">
              <w:rPr>
                <w:bCs/>
              </w:rPr>
              <w:t>Указывается код по бюджетной классификации для отражения операции на ЛС плательщика. П</w:t>
            </w:r>
            <w:r>
              <w:rPr>
                <w:bCs/>
              </w:rPr>
              <w:t>о л/с с кодом 05 не заполняется</w:t>
            </w:r>
          </w:p>
        </w:tc>
      </w:tr>
      <w:tr w:rsidR="001955A8" w:rsidRPr="00B9499D" w14:paraId="367F9FDA" w14:textId="77777777" w:rsidTr="001955A8">
        <w:tc>
          <w:tcPr>
            <w:tcW w:w="1100" w:type="pct"/>
          </w:tcPr>
          <w:p w14:paraId="595BFD98" w14:textId="77777777" w:rsidR="001955A8" w:rsidRPr="00B9499D" w:rsidRDefault="001955A8" w:rsidP="001955A8">
            <w:pPr>
              <w:pStyle w:val="GOSTTablenorm"/>
              <w:rPr>
                <w:bCs/>
              </w:rPr>
            </w:pPr>
            <w:r w:rsidRPr="00B9499D">
              <w:t>Код цели (аналитический код) плательщика</w:t>
            </w:r>
          </w:p>
        </w:tc>
        <w:tc>
          <w:tcPr>
            <w:tcW w:w="750" w:type="pct"/>
          </w:tcPr>
          <w:p w14:paraId="391C92E6" w14:textId="77777777" w:rsidR="001955A8" w:rsidRPr="00B9499D" w:rsidRDefault="001955A8" w:rsidP="001955A8">
            <w:pPr>
              <w:pStyle w:val="GOSTTablenorm"/>
            </w:pPr>
            <w:r w:rsidRPr="00A71881">
              <w:rPr>
                <w:b/>
              </w:rPr>
              <w:t>ZNKBK:</w:t>
            </w:r>
            <w:r w:rsidRPr="00B9499D">
              <w:t>MSC_KBK10_20_TrgtCd</w:t>
            </w:r>
          </w:p>
        </w:tc>
        <w:tc>
          <w:tcPr>
            <w:tcW w:w="500" w:type="pct"/>
          </w:tcPr>
          <w:p w14:paraId="183C63DD" w14:textId="77777777" w:rsidR="001955A8" w:rsidRPr="00B9499D" w:rsidRDefault="001955A8" w:rsidP="001955A8">
            <w:pPr>
              <w:pStyle w:val="GOSTTablenorm"/>
              <w:rPr>
                <w:bCs/>
              </w:rPr>
            </w:pPr>
            <w:r w:rsidRPr="00B9499D">
              <w:t>Строка</w:t>
            </w:r>
          </w:p>
        </w:tc>
        <w:tc>
          <w:tcPr>
            <w:tcW w:w="300" w:type="pct"/>
          </w:tcPr>
          <w:p w14:paraId="5FCFD4BF" w14:textId="77777777" w:rsidR="001955A8" w:rsidRPr="00B9499D" w:rsidRDefault="001955A8" w:rsidP="001955A8">
            <w:pPr>
              <w:pStyle w:val="GOSTTablenorm"/>
              <w:rPr>
                <w:bCs/>
              </w:rPr>
            </w:pPr>
            <w:r w:rsidRPr="00B9499D">
              <w:t>Нет</w:t>
            </w:r>
          </w:p>
        </w:tc>
        <w:tc>
          <w:tcPr>
            <w:tcW w:w="315" w:type="pct"/>
          </w:tcPr>
          <w:p w14:paraId="43219DD2" w14:textId="77777777" w:rsidR="001955A8" w:rsidRPr="00B9499D" w:rsidRDefault="001955A8" w:rsidP="001955A8">
            <w:pPr>
              <w:pStyle w:val="GOSTTablenorm"/>
              <w:rPr>
                <w:bCs/>
              </w:rPr>
            </w:pPr>
            <w:r w:rsidRPr="00B9499D">
              <w:t>&lt;=</w:t>
            </w:r>
            <w:r w:rsidRPr="00B9499D">
              <w:rPr>
                <w:lang w:val="en-US"/>
              </w:rPr>
              <w:t>25</w:t>
            </w:r>
          </w:p>
        </w:tc>
        <w:tc>
          <w:tcPr>
            <w:tcW w:w="2035" w:type="pct"/>
          </w:tcPr>
          <w:p w14:paraId="7BB0537B" w14:textId="7C892144" w:rsidR="001955A8" w:rsidRPr="00B9499D" w:rsidRDefault="001955A8" w:rsidP="001955A8">
            <w:pPr>
              <w:pStyle w:val="GOSTTablenorm"/>
              <w:rPr>
                <w:bCs/>
              </w:rPr>
            </w:pPr>
            <w:r w:rsidRPr="00B9499D">
              <w:rPr>
                <w:bCs/>
              </w:rPr>
              <w:t>Указывается код цели (аналитический код) для отражения операции на ЛС плательщика. По л/с с кодом 05 может указыватьс</w:t>
            </w:r>
            <w:r>
              <w:rPr>
                <w:bCs/>
              </w:rPr>
              <w:t>я идентификационный код выплаты</w:t>
            </w:r>
          </w:p>
        </w:tc>
      </w:tr>
      <w:tr w:rsidR="001955A8" w:rsidRPr="00B9499D" w14:paraId="7D4D5CCC" w14:textId="77777777" w:rsidTr="001955A8">
        <w:tc>
          <w:tcPr>
            <w:tcW w:w="1100" w:type="pct"/>
          </w:tcPr>
          <w:p w14:paraId="592445EF" w14:textId="1BFC6C1E" w:rsidR="001955A8" w:rsidRPr="00B9499D" w:rsidRDefault="001955A8" w:rsidP="001955A8">
            <w:pPr>
              <w:pStyle w:val="GOSTTablenorm"/>
            </w:pPr>
            <w:r w:rsidRPr="00B9499D">
              <w:t>Сумма в валюте заявки</w:t>
            </w:r>
          </w:p>
        </w:tc>
        <w:tc>
          <w:tcPr>
            <w:tcW w:w="750" w:type="pct"/>
          </w:tcPr>
          <w:p w14:paraId="5F9BD690" w14:textId="3DCC88AD" w:rsidR="001955A8" w:rsidRPr="00B9499D" w:rsidRDefault="001955A8" w:rsidP="001955A8">
            <w:pPr>
              <w:pStyle w:val="GOSTTablenorm"/>
            </w:pPr>
            <w:r w:rsidRPr="00A71881">
              <w:rPr>
                <w:b/>
              </w:rPr>
              <w:t>ZNKBK:</w:t>
            </w:r>
            <w:r w:rsidRPr="00B9499D">
              <w:t>Amnt</w:t>
            </w:r>
          </w:p>
        </w:tc>
        <w:tc>
          <w:tcPr>
            <w:tcW w:w="500" w:type="pct"/>
          </w:tcPr>
          <w:p w14:paraId="78832C00" w14:textId="6AA41D27" w:rsidR="001955A8" w:rsidRPr="00B9499D" w:rsidRDefault="001955A8" w:rsidP="001955A8">
            <w:pPr>
              <w:pStyle w:val="GOSTTablenorm"/>
            </w:pPr>
            <w:r w:rsidRPr="00B9499D">
              <w:t>Сумма</w:t>
            </w:r>
          </w:p>
        </w:tc>
        <w:tc>
          <w:tcPr>
            <w:tcW w:w="300" w:type="pct"/>
          </w:tcPr>
          <w:p w14:paraId="5B3BE619" w14:textId="34FF45DF" w:rsidR="001955A8" w:rsidRPr="00B9499D" w:rsidRDefault="001955A8" w:rsidP="001955A8">
            <w:pPr>
              <w:pStyle w:val="GOSTTablenorm"/>
            </w:pPr>
            <w:r w:rsidRPr="00B9499D">
              <w:t>Да</w:t>
            </w:r>
          </w:p>
        </w:tc>
        <w:tc>
          <w:tcPr>
            <w:tcW w:w="315" w:type="pct"/>
          </w:tcPr>
          <w:p w14:paraId="23F72EB7" w14:textId="0B6F8C1E" w:rsidR="001955A8" w:rsidRPr="00B9499D" w:rsidRDefault="001955A8" w:rsidP="001955A8">
            <w:pPr>
              <w:pStyle w:val="GOSTTablenorm"/>
            </w:pPr>
          </w:p>
        </w:tc>
        <w:tc>
          <w:tcPr>
            <w:tcW w:w="2035" w:type="pct"/>
          </w:tcPr>
          <w:p w14:paraId="5CC7EFF4" w14:textId="22E91D86" w:rsidR="001955A8" w:rsidRPr="00B9499D" w:rsidRDefault="001955A8" w:rsidP="001955A8">
            <w:pPr>
              <w:pStyle w:val="GOSTTablenorm"/>
              <w:rPr>
                <w:bCs/>
              </w:rPr>
            </w:pPr>
            <w:r w:rsidRPr="00B9499D">
              <w:t xml:space="preserve">Сумма платежа в единицах валюты, указанной в реквизите </w:t>
            </w:r>
            <w:r w:rsidRPr="00B9499D">
              <w:rPr>
                <w:bCs/>
              </w:rPr>
              <w:t>StmInfrmtn_OKVCd</w:t>
            </w:r>
            <w:r w:rsidRPr="00B9499D">
              <w:t xml:space="preserve">, с </w:t>
            </w:r>
            <w:r>
              <w:t>точностью 2 знака после запятой</w:t>
            </w:r>
          </w:p>
        </w:tc>
      </w:tr>
    </w:tbl>
    <w:p w14:paraId="0E488BB0" w14:textId="0A8B88DB" w:rsidR="00536994" w:rsidRDefault="00536994" w:rsidP="007E5356">
      <w:pPr>
        <w:pStyle w:val="41"/>
      </w:pPr>
      <w:bookmarkStart w:id="388" w:name="_Toc226562695"/>
      <w:r w:rsidRPr="00536994">
        <w:t xml:space="preserve">Пример запроса по </w:t>
      </w:r>
      <w:r w:rsidRPr="00A8527A">
        <w:t>документу</w:t>
      </w:r>
      <w:r>
        <w:t xml:space="preserve"> </w:t>
      </w:r>
      <w:r w:rsidRPr="00B9499D">
        <w:t>«Заявка на получение денежных средств, перечисляемых на карту (ф. 0531243</w:t>
      </w:r>
      <w:r>
        <w:t>)» MSC_ApplFundsCard</w:t>
      </w:r>
      <w:bookmarkEnd w:id="388"/>
    </w:p>
    <w:p w14:paraId="418F0342" w14:textId="77777777" w:rsidR="001938A6" w:rsidRPr="00720C58" w:rsidRDefault="001938A6" w:rsidP="001938A6">
      <w:pPr>
        <w:pStyle w:val="GOSTScript"/>
      </w:pPr>
      <w:r w:rsidRPr="00720C58">
        <w:t>{</w:t>
      </w:r>
    </w:p>
    <w:p w14:paraId="267CC7EE" w14:textId="77777777" w:rsidR="001938A6" w:rsidRPr="00720C58" w:rsidRDefault="001938A6" w:rsidP="001938A6">
      <w:pPr>
        <w:pStyle w:val="GOSTScript"/>
      </w:pPr>
      <w:r w:rsidRPr="00720C58">
        <w:tab/>
        <w:t>"header": {</w:t>
      </w:r>
    </w:p>
    <w:p w14:paraId="1C0EBDD8" w14:textId="77777777" w:rsidR="001938A6" w:rsidRPr="00720C58" w:rsidRDefault="001938A6" w:rsidP="001938A6">
      <w:pPr>
        <w:pStyle w:val="GOSTScript"/>
      </w:pPr>
      <w:r w:rsidRPr="00720C58">
        <w:tab/>
      </w:r>
      <w:r w:rsidRPr="00720C58">
        <w:tab/>
        <w:t>"Source": "EXP05",</w:t>
      </w:r>
    </w:p>
    <w:p w14:paraId="7C95CCC6" w14:textId="77777777" w:rsidR="001938A6" w:rsidRPr="00720C58" w:rsidRDefault="001938A6" w:rsidP="001938A6">
      <w:pPr>
        <w:pStyle w:val="GOSTScript"/>
      </w:pPr>
      <w:r w:rsidRPr="00720C58">
        <w:tab/>
      </w:r>
      <w:r w:rsidRPr="00720C58">
        <w:tab/>
        <w:t>"ReqDateTime": "2022-08-29 10:37:22",</w:t>
      </w:r>
    </w:p>
    <w:p w14:paraId="19DDC8CF" w14:textId="77777777" w:rsidR="001938A6" w:rsidRPr="00720C58" w:rsidRDefault="001938A6" w:rsidP="001938A6">
      <w:pPr>
        <w:pStyle w:val="GOSTScript"/>
      </w:pPr>
      <w:r w:rsidRPr="00720C58">
        <w:tab/>
      </w:r>
      <w:r w:rsidRPr="00720C58">
        <w:tab/>
        <w:t>"Version": "1.0",</w:t>
      </w:r>
    </w:p>
    <w:p w14:paraId="6C6D70DB" w14:textId="77777777" w:rsidR="001938A6" w:rsidRPr="00720C58" w:rsidRDefault="001938A6" w:rsidP="001938A6">
      <w:pPr>
        <w:pStyle w:val="GOSTScript"/>
      </w:pPr>
      <w:r w:rsidRPr="00720C58">
        <w:tab/>
      </w:r>
      <w:r w:rsidRPr="00720C58">
        <w:tab/>
        <w:t>"Params": [</w:t>
      </w:r>
    </w:p>
    <w:p w14:paraId="3D8F8296" w14:textId="77777777" w:rsidR="001938A6" w:rsidRPr="00720C58" w:rsidRDefault="001938A6" w:rsidP="001938A6">
      <w:pPr>
        <w:pStyle w:val="GOSTScript"/>
      </w:pPr>
      <w:r w:rsidRPr="00720C58">
        <w:tab/>
      </w:r>
      <w:r w:rsidRPr="00720C58">
        <w:tab/>
      </w:r>
      <w:r w:rsidRPr="00720C58">
        <w:tab/>
        <w:t>{</w:t>
      </w:r>
    </w:p>
    <w:p w14:paraId="4591863D" w14:textId="77777777" w:rsidR="001938A6" w:rsidRPr="00720C58" w:rsidRDefault="001938A6" w:rsidP="001938A6">
      <w:pPr>
        <w:pStyle w:val="GOSTScript"/>
      </w:pPr>
      <w:r w:rsidRPr="00720C58">
        <w:tab/>
      </w:r>
      <w:r w:rsidRPr="00720C58">
        <w:tab/>
      </w:r>
      <w:r w:rsidRPr="00720C58">
        <w:tab/>
      </w:r>
      <w:r w:rsidRPr="00720C58">
        <w:tab/>
        <w:t>"param": "example",</w:t>
      </w:r>
    </w:p>
    <w:p w14:paraId="7AD7B284" w14:textId="77777777" w:rsidR="001938A6" w:rsidRPr="00720C58" w:rsidRDefault="001938A6" w:rsidP="001938A6">
      <w:pPr>
        <w:pStyle w:val="GOSTScript"/>
      </w:pPr>
      <w:r w:rsidRPr="00720C58">
        <w:tab/>
      </w:r>
      <w:r w:rsidRPr="00720C58">
        <w:tab/>
      </w:r>
      <w:r w:rsidRPr="00720C58">
        <w:tab/>
      </w:r>
      <w:r w:rsidRPr="00720C58">
        <w:tab/>
        <w:t>"value": "01"</w:t>
      </w:r>
    </w:p>
    <w:p w14:paraId="3FE8626C" w14:textId="77777777" w:rsidR="001938A6" w:rsidRPr="00720C58" w:rsidRDefault="001938A6" w:rsidP="001938A6">
      <w:pPr>
        <w:pStyle w:val="GOSTScript"/>
      </w:pPr>
      <w:r w:rsidRPr="00720C58">
        <w:tab/>
      </w:r>
      <w:r w:rsidRPr="00720C58">
        <w:tab/>
      </w:r>
      <w:r w:rsidRPr="00720C58">
        <w:tab/>
        <w:t>}</w:t>
      </w:r>
    </w:p>
    <w:p w14:paraId="51149570" w14:textId="77777777" w:rsidR="001938A6" w:rsidRPr="00720C58" w:rsidRDefault="001938A6" w:rsidP="001938A6">
      <w:pPr>
        <w:pStyle w:val="GOSTScript"/>
      </w:pPr>
      <w:r w:rsidRPr="00720C58">
        <w:tab/>
      </w:r>
      <w:r w:rsidRPr="00720C58">
        <w:tab/>
        <w:t>],</w:t>
      </w:r>
    </w:p>
    <w:p w14:paraId="1DB5B91D" w14:textId="77777777" w:rsidR="001938A6" w:rsidRPr="00720C58" w:rsidRDefault="001938A6" w:rsidP="001938A6">
      <w:pPr>
        <w:pStyle w:val="GOSTScript"/>
      </w:pPr>
      <w:r w:rsidRPr="00720C58">
        <w:tab/>
      </w:r>
      <w:r w:rsidRPr="00720C58">
        <w:tab/>
        <w:t>"ReqGuid": "b0d4ce5d-2757-4699-948c-cfa72ba94f86",</w:t>
      </w:r>
    </w:p>
    <w:p w14:paraId="5F8B55B1" w14:textId="77777777" w:rsidR="001938A6" w:rsidRPr="00720C58" w:rsidRDefault="001938A6" w:rsidP="001938A6">
      <w:pPr>
        <w:pStyle w:val="GOSTScript"/>
      </w:pPr>
      <w:r w:rsidRPr="00720C58">
        <w:lastRenderedPageBreak/>
        <w:tab/>
      </w:r>
      <w:r w:rsidRPr="00720C58">
        <w:tab/>
        <w:t>"DocGuid": "0bd90a7c-e339-46ff-ac39-71029ff81370",</w:t>
      </w:r>
    </w:p>
    <w:p w14:paraId="7F633E10" w14:textId="77777777" w:rsidR="001938A6" w:rsidRPr="00720C58" w:rsidRDefault="001938A6" w:rsidP="001938A6">
      <w:pPr>
        <w:pStyle w:val="GOSTScript"/>
      </w:pPr>
      <w:r w:rsidRPr="00720C58">
        <w:tab/>
      </w:r>
      <w:r w:rsidRPr="00720C58">
        <w:tab/>
        <w:t>"RequestType": "ACCOUNTING",</w:t>
      </w:r>
    </w:p>
    <w:p w14:paraId="1D50F90E" w14:textId="77777777" w:rsidR="001938A6" w:rsidRPr="00720C58" w:rsidRDefault="001938A6" w:rsidP="001938A6">
      <w:pPr>
        <w:pStyle w:val="GOSTScript"/>
      </w:pPr>
      <w:r w:rsidRPr="00720C58">
        <w:tab/>
      </w:r>
      <w:r w:rsidRPr="00720C58">
        <w:tab/>
        <w:t>"TypeDoc": "MSC_ApplFundsCard",</w:t>
      </w:r>
    </w:p>
    <w:p w14:paraId="466F50B2" w14:textId="77777777" w:rsidR="001938A6" w:rsidRPr="00720C58" w:rsidRDefault="001938A6" w:rsidP="001938A6">
      <w:pPr>
        <w:pStyle w:val="GOSTScript"/>
      </w:pPr>
      <w:r w:rsidRPr="00720C58">
        <w:tab/>
      </w:r>
      <w:r w:rsidRPr="00720C58">
        <w:tab/>
        <w:t>"Stage": "auth",</w:t>
      </w:r>
    </w:p>
    <w:p w14:paraId="3777A8DD" w14:textId="77777777" w:rsidR="001938A6" w:rsidRPr="00720C58" w:rsidRDefault="001938A6" w:rsidP="001938A6">
      <w:pPr>
        <w:pStyle w:val="GOSTScript"/>
      </w:pPr>
      <w:r w:rsidRPr="00720C58">
        <w:tab/>
      </w:r>
      <w:r w:rsidRPr="00720C58">
        <w:tab/>
        <w:t>"BalLevContrl": 0,</w:t>
      </w:r>
    </w:p>
    <w:p w14:paraId="0495E4DB" w14:textId="77777777" w:rsidR="001938A6" w:rsidRPr="00720C58" w:rsidRDefault="001938A6" w:rsidP="001938A6">
      <w:pPr>
        <w:pStyle w:val="GOSTScript"/>
      </w:pPr>
      <w:r w:rsidRPr="00720C58">
        <w:tab/>
      </w:r>
      <w:r w:rsidRPr="00720C58">
        <w:tab/>
        <w:t>"Subject": "6000",</w:t>
      </w:r>
    </w:p>
    <w:p w14:paraId="05794C60" w14:textId="77777777" w:rsidR="001938A6" w:rsidRPr="00720C58" w:rsidRDefault="001938A6" w:rsidP="001938A6">
      <w:pPr>
        <w:pStyle w:val="GOSTScript"/>
      </w:pPr>
      <w:r w:rsidRPr="00720C58">
        <w:tab/>
      </w:r>
      <w:r w:rsidRPr="00720C58">
        <w:tab/>
        <w:t>"SettlementDate": "2022-08-29"</w:t>
      </w:r>
    </w:p>
    <w:p w14:paraId="1973B5CD" w14:textId="77777777" w:rsidR="001938A6" w:rsidRPr="00720C58" w:rsidRDefault="001938A6" w:rsidP="001938A6">
      <w:pPr>
        <w:pStyle w:val="GOSTScript"/>
      </w:pPr>
      <w:r w:rsidRPr="00720C58">
        <w:tab/>
        <w:t>},</w:t>
      </w:r>
    </w:p>
    <w:p w14:paraId="0712326C" w14:textId="77777777" w:rsidR="001938A6" w:rsidRPr="00720C58" w:rsidRDefault="001938A6" w:rsidP="001938A6">
      <w:pPr>
        <w:pStyle w:val="GOSTScript"/>
      </w:pPr>
      <w:r w:rsidRPr="00720C58">
        <w:tab/>
        <w:t>"document": {</w:t>
      </w:r>
    </w:p>
    <w:p w14:paraId="60250E82" w14:textId="77777777" w:rsidR="001938A6" w:rsidRPr="00720C58" w:rsidRDefault="001938A6" w:rsidP="001938A6">
      <w:pPr>
        <w:pStyle w:val="GOSTScript"/>
      </w:pPr>
      <w:r w:rsidRPr="00720C58">
        <w:tab/>
      </w:r>
      <w:r w:rsidRPr="00720C58">
        <w:tab/>
        <w:t>"ZN_DcNmbr": "23098",</w:t>
      </w:r>
    </w:p>
    <w:p w14:paraId="08AA70B0" w14:textId="77777777" w:rsidR="001938A6" w:rsidRPr="00720C58" w:rsidRDefault="001938A6" w:rsidP="001938A6">
      <w:pPr>
        <w:pStyle w:val="GOSTScript"/>
      </w:pPr>
      <w:r w:rsidRPr="00720C58">
        <w:tab/>
      </w:r>
      <w:r w:rsidRPr="00720C58">
        <w:tab/>
        <w:t>"ZN_MSC_Infrmtn_CrtnDt": "2022-10-14",</w:t>
      </w:r>
    </w:p>
    <w:p w14:paraId="0DB1D327" w14:textId="77777777" w:rsidR="001938A6" w:rsidRPr="00720C58" w:rsidRDefault="001938A6" w:rsidP="001938A6">
      <w:pPr>
        <w:pStyle w:val="GOSTScript"/>
      </w:pPr>
      <w:r w:rsidRPr="00720C58">
        <w:tab/>
      </w:r>
      <w:r w:rsidRPr="00720C58">
        <w:tab/>
        <w:t>"StmInfrmtn_OKVCd": "643",</w:t>
      </w:r>
    </w:p>
    <w:p w14:paraId="79FE3005" w14:textId="77777777" w:rsidR="001938A6" w:rsidRPr="00720C58" w:rsidRDefault="001938A6" w:rsidP="001938A6">
      <w:pPr>
        <w:pStyle w:val="GOSTScript"/>
      </w:pPr>
      <w:r w:rsidRPr="00720C58">
        <w:tab/>
      </w:r>
      <w:r w:rsidRPr="00720C58">
        <w:tab/>
        <w:t>"StmInfrmtn_Contour_Code": "1",</w:t>
      </w:r>
    </w:p>
    <w:p w14:paraId="27851A24" w14:textId="77777777" w:rsidR="001938A6" w:rsidRPr="00720C58" w:rsidRDefault="001938A6" w:rsidP="001938A6">
      <w:pPr>
        <w:pStyle w:val="GOSTScript"/>
      </w:pPr>
      <w:r w:rsidRPr="00720C58">
        <w:tab/>
      </w:r>
      <w:r w:rsidRPr="00720C58">
        <w:tab/>
        <w:t>"StmInfrmtn_AccessLevelStereotype": 1,</w:t>
      </w:r>
    </w:p>
    <w:p w14:paraId="3848A754" w14:textId="77777777" w:rsidR="001938A6" w:rsidRPr="00720C58" w:rsidRDefault="001938A6" w:rsidP="001938A6">
      <w:pPr>
        <w:pStyle w:val="GOSTScript"/>
      </w:pPr>
      <w:r w:rsidRPr="00720C58">
        <w:tab/>
      </w:r>
      <w:r w:rsidRPr="00720C58">
        <w:tab/>
        <w:t>"ZN_MSC_Bdgt_Cd": "99010001",</w:t>
      </w:r>
    </w:p>
    <w:p w14:paraId="56480998" w14:textId="77777777" w:rsidR="001938A6" w:rsidRPr="00720C58" w:rsidRDefault="001938A6" w:rsidP="001938A6">
      <w:pPr>
        <w:pStyle w:val="GOSTScript"/>
      </w:pPr>
      <w:r w:rsidRPr="00720C58">
        <w:tab/>
      </w:r>
      <w:r w:rsidRPr="00720C58">
        <w:tab/>
        <w:t>"ZN_MSC_Cstmr_AcntNmbr": "05621481690",</w:t>
      </w:r>
    </w:p>
    <w:p w14:paraId="24A50262" w14:textId="77777777" w:rsidR="001938A6" w:rsidRPr="00720C58" w:rsidRDefault="001938A6" w:rsidP="001938A6">
      <w:pPr>
        <w:pStyle w:val="GOSTScript"/>
      </w:pPr>
      <w:r w:rsidRPr="00720C58">
        <w:tab/>
      </w:r>
      <w:r w:rsidRPr="00720C58">
        <w:tab/>
        <w:t>"ZNKBK": [</w:t>
      </w:r>
    </w:p>
    <w:p w14:paraId="69592E3C" w14:textId="77777777" w:rsidR="001938A6" w:rsidRPr="00720C58" w:rsidRDefault="001938A6" w:rsidP="001938A6">
      <w:pPr>
        <w:pStyle w:val="GOSTScript"/>
      </w:pPr>
      <w:r w:rsidRPr="00720C58">
        <w:tab/>
      </w:r>
      <w:r w:rsidRPr="00720C58">
        <w:tab/>
      </w:r>
      <w:r w:rsidRPr="00720C58">
        <w:tab/>
        <w:t>{</w:t>
      </w:r>
    </w:p>
    <w:p w14:paraId="1D4F9C53" w14:textId="77777777" w:rsidR="001938A6" w:rsidRPr="00720C58" w:rsidRDefault="001938A6" w:rsidP="001938A6">
      <w:pPr>
        <w:pStyle w:val="GOSTScript"/>
      </w:pPr>
      <w:r w:rsidRPr="00720C58">
        <w:tab/>
      </w:r>
      <w:r w:rsidRPr="00720C58">
        <w:tab/>
      </w:r>
      <w:r w:rsidRPr="00720C58">
        <w:tab/>
      </w:r>
      <w:r w:rsidRPr="00720C58">
        <w:tab/>
        <w:t>"id": 1,</w:t>
      </w:r>
    </w:p>
    <w:p w14:paraId="122CDE8B" w14:textId="77777777" w:rsidR="001938A6" w:rsidRPr="00720C58" w:rsidRDefault="001938A6" w:rsidP="001938A6">
      <w:pPr>
        <w:pStyle w:val="GOSTScript"/>
      </w:pPr>
      <w:r w:rsidRPr="00720C58">
        <w:tab/>
      </w:r>
      <w:r w:rsidRPr="00720C58">
        <w:tab/>
      </w:r>
      <w:r w:rsidRPr="00720C58">
        <w:tab/>
      </w:r>
      <w:r w:rsidRPr="00720C58">
        <w:tab/>
        <w:t>"RcrdNm": 1,</w:t>
      </w:r>
    </w:p>
    <w:p w14:paraId="5E622B6C" w14:textId="77777777" w:rsidR="001938A6" w:rsidRPr="00720C58" w:rsidRDefault="001938A6" w:rsidP="001938A6">
      <w:pPr>
        <w:pStyle w:val="GOSTScript"/>
      </w:pPr>
      <w:r w:rsidRPr="00720C58">
        <w:tab/>
      </w:r>
      <w:r w:rsidRPr="00720C58">
        <w:tab/>
      </w:r>
      <w:r w:rsidRPr="00720C58">
        <w:tab/>
      </w:r>
      <w:r w:rsidRPr="00720C58">
        <w:tab/>
        <w:t>"MSC_KBK10_20_TrgtCd": "000000000001</w:t>
      </w:r>
      <w:r w:rsidRPr="00A8527A">
        <w:t>0</w:t>
      </w:r>
      <w:r w:rsidRPr="00720C58">
        <w:t>340000000167",</w:t>
      </w:r>
    </w:p>
    <w:p w14:paraId="7728BF86" w14:textId="77777777" w:rsidR="001938A6" w:rsidRPr="006843F1" w:rsidRDefault="001938A6" w:rsidP="001938A6">
      <w:pPr>
        <w:pStyle w:val="GOSTScript"/>
        <w:rPr>
          <w:lang w:val="ru-RU"/>
        </w:rPr>
      </w:pPr>
      <w:r w:rsidRPr="00720C58">
        <w:tab/>
      </w:r>
      <w:r w:rsidRPr="00720C58">
        <w:tab/>
      </w:r>
      <w:r w:rsidRPr="00720C58">
        <w:tab/>
      </w:r>
      <w:r w:rsidRPr="00720C58">
        <w:tab/>
      </w:r>
      <w:r w:rsidRPr="006843F1">
        <w:rPr>
          <w:lang w:val="ru-RU"/>
        </w:rPr>
        <w:t>"</w:t>
      </w:r>
      <w:r w:rsidRPr="00720C58">
        <w:t>Amnt</w:t>
      </w:r>
      <w:r w:rsidRPr="006843F1">
        <w:rPr>
          <w:lang w:val="ru-RU"/>
        </w:rPr>
        <w:t>": 100.00</w:t>
      </w:r>
    </w:p>
    <w:p w14:paraId="71486A18" w14:textId="77777777" w:rsidR="001938A6" w:rsidRPr="006843F1" w:rsidRDefault="001938A6" w:rsidP="001938A6">
      <w:pPr>
        <w:pStyle w:val="GOSTScript"/>
        <w:rPr>
          <w:lang w:val="ru-RU"/>
        </w:rPr>
      </w:pPr>
      <w:r w:rsidRPr="006843F1">
        <w:rPr>
          <w:lang w:val="ru-RU"/>
        </w:rPr>
        <w:tab/>
      </w:r>
      <w:r w:rsidRPr="006843F1">
        <w:rPr>
          <w:lang w:val="ru-RU"/>
        </w:rPr>
        <w:tab/>
      </w:r>
      <w:r w:rsidRPr="006843F1">
        <w:rPr>
          <w:lang w:val="ru-RU"/>
        </w:rPr>
        <w:tab/>
        <w:t>}</w:t>
      </w:r>
    </w:p>
    <w:p w14:paraId="021B02A6" w14:textId="77777777" w:rsidR="001938A6" w:rsidRPr="006843F1" w:rsidRDefault="001938A6" w:rsidP="001938A6">
      <w:pPr>
        <w:pStyle w:val="GOSTScript"/>
        <w:rPr>
          <w:lang w:val="ru-RU"/>
        </w:rPr>
      </w:pPr>
      <w:r w:rsidRPr="006843F1">
        <w:rPr>
          <w:lang w:val="ru-RU"/>
        </w:rPr>
        <w:tab/>
      </w:r>
      <w:r w:rsidRPr="006843F1">
        <w:rPr>
          <w:lang w:val="ru-RU"/>
        </w:rPr>
        <w:tab/>
        <w:t>]</w:t>
      </w:r>
    </w:p>
    <w:p w14:paraId="61414B62" w14:textId="77777777" w:rsidR="001938A6" w:rsidRPr="006843F1" w:rsidRDefault="001938A6" w:rsidP="001938A6">
      <w:pPr>
        <w:pStyle w:val="GOSTScript"/>
        <w:rPr>
          <w:lang w:val="ru-RU"/>
        </w:rPr>
      </w:pPr>
      <w:r w:rsidRPr="006843F1">
        <w:rPr>
          <w:lang w:val="ru-RU"/>
        </w:rPr>
        <w:tab/>
        <w:t>}</w:t>
      </w:r>
    </w:p>
    <w:p w14:paraId="20F5C779" w14:textId="77777777" w:rsidR="001938A6" w:rsidRPr="006843F1" w:rsidRDefault="001938A6" w:rsidP="001938A6">
      <w:pPr>
        <w:pStyle w:val="GOSTScript"/>
        <w:rPr>
          <w:lang w:val="ru-RU"/>
        </w:rPr>
      </w:pPr>
      <w:r w:rsidRPr="006843F1">
        <w:rPr>
          <w:lang w:val="ru-RU"/>
        </w:rPr>
        <w:t>}</w:t>
      </w:r>
    </w:p>
    <w:p w14:paraId="652D5EC2" w14:textId="52C09F66" w:rsidR="001B6411" w:rsidRDefault="001B6411" w:rsidP="008350EE">
      <w:pPr>
        <w:pStyle w:val="31"/>
      </w:pPr>
      <w:bookmarkStart w:id="389" w:name="_Toc226562696"/>
      <w:r w:rsidRPr="00B9499D">
        <w:lastRenderedPageBreak/>
        <w:t>«Акт приемки-передачи показателей лицевого счета» VLS_ACT_0531766</w:t>
      </w:r>
      <w:bookmarkEnd w:id="389"/>
    </w:p>
    <w:p w14:paraId="3F9B2801" w14:textId="0419884D" w:rsidR="001B6411" w:rsidRPr="001B6411" w:rsidRDefault="001B6411" w:rsidP="001955A8">
      <w:pPr>
        <w:pStyle w:val="41"/>
      </w:pPr>
      <w:bookmarkStart w:id="390" w:name="_Toc226562697"/>
      <w:r w:rsidRPr="00601F01">
        <w:t>Перечень параметров тела запроса (Document) по документу</w:t>
      </w:r>
      <w:r w:rsidR="00A5352C">
        <w:t xml:space="preserve"> </w:t>
      </w:r>
      <w:r w:rsidR="00A5352C" w:rsidRPr="00B9499D">
        <w:t>«Акт приемки-передачи показателей лицевого счета» VLS_ACT_0531766</w:t>
      </w:r>
      <w:bookmarkEnd w:id="390"/>
    </w:p>
    <w:p w14:paraId="0C728D6D" w14:textId="548FBF2F" w:rsidR="00F3776B" w:rsidRDefault="001E1625" w:rsidP="007B6838">
      <w:pPr>
        <w:pStyle w:val="GOSTNameTable"/>
      </w:pPr>
      <w:r>
        <w:rPr>
          <w:noProof/>
        </w:rPr>
        <w:fldChar w:fldCharType="begin"/>
      </w:r>
      <w:r>
        <w:rPr>
          <w:noProof/>
        </w:rPr>
        <w:instrText xml:space="preserve"> SEQ Таблица \* ARABIC </w:instrText>
      </w:r>
      <w:r>
        <w:rPr>
          <w:noProof/>
        </w:rPr>
        <w:fldChar w:fldCharType="separate"/>
      </w:r>
      <w:bookmarkStart w:id="391" w:name="_Toc226563167"/>
      <w:r w:rsidR="00AB1BE0">
        <w:rPr>
          <w:noProof/>
        </w:rPr>
        <w:t>11</w:t>
      </w:r>
      <w:r>
        <w:rPr>
          <w:noProof/>
        </w:rPr>
        <w:fldChar w:fldCharType="end"/>
      </w:r>
      <w:r w:rsidR="00F3776B">
        <w:t xml:space="preserve"> - </w:t>
      </w:r>
      <w:r w:rsidR="001F1424" w:rsidRPr="00617DB7">
        <w:t>Параметры тела (Document) запроса на подбор / сторнирование / переформирование записей учета по документу</w:t>
      </w:r>
      <w:r w:rsidR="009977FE">
        <w:t xml:space="preserve"> </w:t>
      </w:r>
      <w:r w:rsidR="009977FE" w:rsidRPr="00B9499D">
        <w:t>«Акт приемки-передачи показателей лицевого счета» VLS_ACT_0531766</w:t>
      </w:r>
      <w:bookmarkEnd w:id="391"/>
    </w:p>
    <w:tbl>
      <w:tblPr>
        <w:tblStyle w:val="GOSTTable"/>
        <w:tblW w:w="5000" w:type="pct"/>
        <w:tblLayout w:type="fixed"/>
        <w:tblLook w:val="07E0" w:firstRow="1" w:lastRow="1" w:firstColumn="1" w:lastColumn="1" w:noHBand="1" w:noVBand="1"/>
      </w:tblPr>
      <w:tblGrid>
        <w:gridCol w:w="3467"/>
        <w:gridCol w:w="2364"/>
        <w:gridCol w:w="1576"/>
        <w:gridCol w:w="946"/>
        <w:gridCol w:w="993"/>
        <w:gridCol w:w="6414"/>
      </w:tblGrid>
      <w:tr w:rsidR="001955A8" w:rsidRPr="00B9499D" w14:paraId="74B25CF5" w14:textId="77777777" w:rsidTr="00C11849">
        <w:trPr>
          <w:cnfStyle w:val="100000000000" w:firstRow="1" w:lastRow="0" w:firstColumn="0" w:lastColumn="0" w:oddVBand="0" w:evenVBand="0" w:oddHBand="0" w:evenHBand="0" w:firstRowFirstColumn="0" w:firstRowLastColumn="0" w:lastRowFirstColumn="0" w:lastRowLastColumn="0"/>
        </w:trPr>
        <w:tc>
          <w:tcPr>
            <w:tcW w:w="1100" w:type="pct"/>
          </w:tcPr>
          <w:p w14:paraId="759B4892" w14:textId="5CA8DCF2" w:rsidR="001955A8" w:rsidRPr="00B9499D" w:rsidRDefault="001955A8" w:rsidP="00C11849">
            <w:pPr>
              <w:pStyle w:val="GOSTTableHead"/>
            </w:pPr>
            <w:r w:rsidRPr="00B412B2">
              <w:t>Наименование параметра</w:t>
            </w:r>
          </w:p>
        </w:tc>
        <w:tc>
          <w:tcPr>
            <w:tcW w:w="750" w:type="pct"/>
          </w:tcPr>
          <w:p w14:paraId="613C0917" w14:textId="5531069B" w:rsidR="001955A8" w:rsidRPr="00B9499D" w:rsidRDefault="001955A8" w:rsidP="00C11849">
            <w:pPr>
              <w:pStyle w:val="GOSTTableHead"/>
            </w:pPr>
            <w:r w:rsidRPr="00B412B2">
              <w:t>Название тэга</w:t>
            </w:r>
          </w:p>
        </w:tc>
        <w:tc>
          <w:tcPr>
            <w:tcW w:w="500" w:type="pct"/>
          </w:tcPr>
          <w:p w14:paraId="5735A187" w14:textId="54D74837" w:rsidR="001955A8" w:rsidRPr="00B9499D" w:rsidRDefault="001955A8" w:rsidP="00C11849">
            <w:pPr>
              <w:pStyle w:val="GOSTTableHead"/>
            </w:pPr>
            <w:r w:rsidRPr="00B412B2">
              <w:t>Тип данных</w:t>
            </w:r>
          </w:p>
        </w:tc>
        <w:tc>
          <w:tcPr>
            <w:tcW w:w="300" w:type="pct"/>
          </w:tcPr>
          <w:p w14:paraId="3F82A0A5" w14:textId="61FA5300" w:rsidR="001955A8" w:rsidRPr="00B9499D" w:rsidRDefault="001955A8" w:rsidP="00C11849">
            <w:pPr>
              <w:pStyle w:val="GOSTTableHead"/>
            </w:pPr>
            <w:r w:rsidRPr="00B412B2">
              <w:t>Обязательность</w:t>
            </w:r>
          </w:p>
        </w:tc>
        <w:tc>
          <w:tcPr>
            <w:tcW w:w="315" w:type="pct"/>
          </w:tcPr>
          <w:p w14:paraId="1159A34D" w14:textId="5B4F0BDA" w:rsidR="001955A8" w:rsidRPr="00B9499D" w:rsidRDefault="001955A8" w:rsidP="00C11849">
            <w:pPr>
              <w:pStyle w:val="GOSTTableHead"/>
            </w:pPr>
            <w:r w:rsidRPr="00B412B2">
              <w:t>Размерность</w:t>
            </w:r>
          </w:p>
        </w:tc>
        <w:tc>
          <w:tcPr>
            <w:tcW w:w="2035" w:type="pct"/>
          </w:tcPr>
          <w:p w14:paraId="36DA6DC8" w14:textId="028696C5" w:rsidR="001955A8" w:rsidRPr="00B9499D" w:rsidRDefault="001955A8" w:rsidP="00C11849">
            <w:pPr>
              <w:pStyle w:val="GOSTTableHead"/>
            </w:pPr>
            <w:r w:rsidRPr="00B412B2">
              <w:t>Описание</w:t>
            </w:r>
          </w:p>
        </w:tc>
      </w:tr>
      <w:tr w:rsidR="001955A8" w:rsidRPr="00B9499D" w14:paraId="706417D3" w14:textId="77777777" w:rsidTr="001955A8">
        <w:tc>
          <w:tcPr>
            <w:tcW w:w="1100" w:type="pct"/>
          </w:tcPr>
          <w:p w14:paraId="73B37BC2" w14:textId="77777777" w:rsidR="001955A8" w:rsidRPr="00B9499D" w:rsidRDefault="001955A8" w:rsidP="001955A8">
            <w:pPr>
              <w:pStyle w:val="GOSTTablenorm"/>
              <w:rPr>
                <w:bCs/>
              </w:rPr>
            </w:pPr>
            <w:r w:rsidRPr="00B9499D">
              <w:t>Номер документа</w:t>
            </w:r>
          </w:p>
        </w:tc>
        <w:tc>
          <w:tcPr>
            <w:tcW w:w="750" w:type="pct"/>
          </w:tcPr>
          <w:p w14:paraId="479FA55B" w14:textId="77777777" w:rsidR="001955A8" w:rsidRPr="00B9499D" w:rsidRDefault="001955A8" w:rsidP="001955A8">
            <w:pPr>
              <w:pStyle w:val="GOSTTablenorm"/>
            </w:pPr>
            <w:r w:rsidRPr="00B9499D">
              <w:t>TitlePart_DocNumber</w:t>
            </w:r>
          </w:p>
        </w:tc>
        <w:tc>
          <w:tcPr>
            <w:tcW w:w="500" w:type="pct"/>
          </w:tcPr>
          <w:p w14:paraId="529772D8" w14:textId="77777777" w:rsidR="001955A8" w:rsidRPr="00B9499D" w:rsidRDefault="001955A8" w:rsidP="001955A8">
            <w:pPr>
              <w:pStyle w:val="GOSTTablenorm"/>
              <w:rPr>
                <w:bCs/>
              </w:rPr>
            </w:pPr>
            <w:r w:rsidRPr="00B9499D">
              <w:t>Строка</w:t>
            </w:r>
          </w:p>
        </w:tc>
        <w:tc>
          <w:tcPr>
            <w:tcW w:w="300" w:type="pct"/>
          </w:tcPr>
          <w:p w14:paraId="171D99B2" w14:textId="77777777" w:rsidR="001955A8" w:rsidRPr="00B9499D" w:rsidRDefault="001955A8" w:rsidP="001955A8">
            <w:pPr>
              <w:pStyle w:val="GOSTTablenorm"/>
              <w:rPr>
                <w:bCs/>
              </w:rPr>
            </w:pPr>
            <w:r w:rsidRPr="00B9499D">
              <w:t>Да</w:t>
            </w:r>
          </w:p>
        </w:tc>
        <w:tc>
          <w:tcPr>
            <w:tcW w:w="315" w:type="pct"/>
          </w:tcPr>
          <w:p w14:paraId="659DF13E" w14:textId="77777777" w:rsidR="001955A8" w:rsidRPr="00B9499D" w:rsidRDefault="001955A8" w:rsidP="001955A8">
            <w:pPr>
              <w:pStyle w:val="GOSTTablenorm"/>
              <w:rPr>
                <w:bCs/>
              </w:rPr>
            </w:pPr>
            <w:r w:rsidRPr="00B9499D">
              <w:t>&lt;=</w:t>
            </w:r>
            <w:r w:rsidRPr="00B9499D">
              <w:rPr>
                <w:lang w:val="en-US"/>
              </w:rPr>
              <w:t>1</w:t>
            </w:r>
            <w:r w:rsidRPr="00B9499D">
              <w:t>5</w:t>
            </w:r>
          </w:p>
        </w:tc>
        <w:tc>
          <w:tcPr>
            <w:tcW w:w="2035" w:type="pct"/>
          </w:tcPr>
          <w:p w14:paraId="773CBE79" w14:textId="77777777" w:rsidR="001955A8" w:rsidRPr="00B9499D" w:rsidRDefault="001955A8" w:rsidP="001955A8">
            <w:pPr>
              <w:pStyle w:val="GOSTTablenorm"/>
              <w:rPr>
                <w:bCs/>
              </w:rPr>
            </w:pPr>
            <w:r w:rsidRPr="00B9499D">
              <w:t>Указывается номер документа</w:t>
            </w:r>
          </w:p>
        </w:tc>
      </w:tr>
      <w:tr w:rsidR="001955A8" w:rsidRPr="00B9499D" w14:paraId="04C71575" w14:textId="77777777" w:rsidTr="001955A8">
        <w:tc>
          <w:tcPr>
            <w:tcW w:w="1100" w:type="pct"/>
          </w:tcPr>
          <w:p w14:paraId="4AF2DAD6" w14:textId="77777777" w:rsidR="001955A8" w:rsidRPr="00B9499D" w:rsidRDefault="001955A8" w:rsidP="001955A8">
            <w:pPr>
              <w:pStyle w:val="GOSTTablenorm"/>
              <w:rPr>
                <w:bCs/>
              </w:rPr>
            </w:pPr>
            <w:r w:rsidRPr="00B9499D">
              <w:t>Дата документа</w:t>
            </w:r>
          </w:p>
        </w:tc>
        <w:tc>
          <w:tcPr>
            <w:tcW w:w="750" w:type="pct"/>
          </w:tcPr>
          <w:p w14:paraId="61C20DD8" w14:textId="77777777" w:rsidR="001955A8" w:rsidRPr="00B9499D" w:rsidRDefault="001955A8" w:rsidP="001955A8">
            <w:pPr>
              <w:pStyle w:val="GOSTTablenorm"/>
            </w:pPr>
            <w:r w:rsidRPr="00B9499D">
              <w:t>TitlePart_DocDate</w:t>
            </w:r>
          </w:p>
        </w:tc>
        <w:tc>
          <w:tcPr>
            <w:tcW w:w="500" w:type="pct"/>
          </w:tcPr>
          <w:p w14:paraId="6C9A09F5" w14:textId="77777777" w:rsidR="001955A8" w:rsidRPr="00B9499D" w:rsidRDefault="001955A8" w:rsidP="001955A8">
            <w:pPr>
              <w:pStyle w:val="GOSTTablenorm"/>
              <w:rPr>
                <w:bCs/>
              </w:rPr>
            </w:pPr>
            <w:r w:rsidRPr="00B9499D">
              <w:rPr>
                <w:bCs/>
              </w:rPr>
              <w:t>Дата</w:t>
            </w:r>
          </w:p>
        </w:tc>
        <w:tc>
          <w:tcPr>
            <w:tcW w:w="300" w:type="pct"/>
          </w:tcPr>
          <w:p w14:paraId="6C7CEAD2" w14:textId="77777777" w:rsidR="001955A8" w:rsidRPr="00B9499D" w:rsidRDefault="001955A8" w:rsidP="001955A8">
            <w:pPr>
              <w:pStyle w:val="GOSTTablenorm"/>
              <w:rPr>
                <w:bCs/>
              </w:rPr>
            </w:pPr>
            <w:r w:rsidRPr="00B9499D">
              <w:t>Да</w:t>
            </w:r>
          </w:p>
        </w:tc>
        <w:tc>
          <w:tcPr>
            <w:tcW w:w="315" w:type="pct"/>
          </w:tcPr>
          <w:p w14:paraId="0F496D02" w14:textId="48E282C9" w:rsidR="001955A8" w:rsidRPr="00B9499D" w:rsidRDefault="001955A8" w:rsidP="001955A8">
            <w:pPr>
              <w:pStyle w:val="GOSTTablenorm"/>
              <w:rPr>
                <w:bCs/>
              </w:rPr>
            </w:pPr>
          </w:p>
        </w:tc>
        <w:tc>
          <w:tcPr>
            <w:tcW w:w="2035" w:type="pct"/>
          </w:tcPr>
          <w:p w14:paraId="66772B5A" w14:textId="26C554B8" w:rsidR="001955A8" w:rsidRPr="00B9499D" w:rsidRDefault="001955A8" w:rsidP="001955A8">
            <w:pPr>
              <w:pStyle w:val="GOSTTablenorm"/>
              <w:rPr>
                <w:bCs/>
              </w:rPr>
            </w:pPr>
            <w:r w:rsidRPr="00B9499D">
              <w:t xml:space="preserve">Указывается дата </w:t>
            </w:r>
            <w:r>
              <w:t>документа в формате YYYY-MM-DD</w:t>
            </w:r>
          </w:p>
        </w:tc>
      </w:tr>
      <w:tr w:rsidR="001955A8" w:rsidRPr="00B9499D" w14:paraId="37994E18" w14:textId="77777777" w:rsidTr="001955A8">
        <w:tc>
          <w:tcPr>
            <w:tcW w:w="1100" w:type="pct"/>
          </w:tcPr>
          <w:p w14:paraId="3ACE6AFD" w14:textId="73EB67D2" w:rsidR="001955A8" w:rsidRPr="00B9499D" w:rsidRDefault="001955A8" w:rsidP="001955A8">
            <w:pPr>
              <w:pStyle w:val="GOSTTablenorm"/>
            </w:pPr>
            <w:r w:rsidRPr="00B9499D">
              <w:t>Тип акта</w:t>
            </w:r>
          </w:p>
        </w:tc>
        <w:tc>
          <w:tcPr>
            <w:tcW w:w="750" w:type="pct"/>
          </w:tcPr>
          <w:p w14:paraId="1BEB3711" w14:textId="28FACAEB" w:rsidR="001955A8" w:rsidRPr="00B9499D" w:rsidRDefault="001955A8" w:rsidP="001955A8">
            <w:pPr>
              <w:pStyle w:val="GOSTTablenorm"/>
            </w:pPr>
            <w:r w:rsidRPr="00B9499D">
              <w:t>SystemInformation_ActType</w:t>
            </w:r>
          </w:p>
        </w:tc>
        <w:tc>
          <w:tcPr>
            <w:tcW w:w="500" w:type="pct"/>
          </w:tcPr>
          <w:p w14:paraId="29AC41C5" w14:textId="384754F1" w:rsidR="001955A8" w:rsidRPr="00B9499D" w:rsidRDefault="001955A8" w:rsidP="001955A8">
            <w:pPr>
              <w:pStyle w:val="GOSTTablenorm"/>
              <w:rPr>
                <w:bCs/>
              </w:rPr>
            </w:pPr>
            <w:r w:rsidRPr="00B9499D">
              <w:t>Строка</w:t>
            </w:r>
          </w:p>
        </w:tc>
        <w:tc>
          <w:tcPr>
            <w:tcW w:w="300" w:type="pct"/>
          </w:tcPr>
          <w:p w14:paraId="5063FE0E" w14:textId="2392648A" w:rsidR="001955A8" w:rsidRPr="00B9499D" w:rsidRDefault="001955A8" w:rsidP="001955A8">
            <w:pPr>
              <w:pStyle w:val="GOSTTablenorm"/>
            </w:pPr>
            <w:r w:rsidRPr="00B9499D">
              <w:rPr>
                <w:bCs/>
              </w:rPr>
              <w:t>Да</w:t>
            </w:r>
          </w:p>
        </w:tc>
        <w:tc>
          <w:tcPr>
            <w:tcW w:w="315" w:type="pct"/>
          </w:tcPr>
          <w:p w14:paraId="2716309C" w14:textId="4227C472" w:rsidR="001955A8" w:rsidRPr="00B9499D" w:rsidRDefault="001955A8" w:rsidP="001955A8">
            <w:pPr>
              <w:pStyle w:val="GOSTTablenorm"/>
              <w:rPr>
                <w:bCs/>
              </w:rPr>
            </w:pPr>
            <w:r w:rsidRPr="00B9499D">
              <w:t>=</w:t>
            </w:r>
            <w:r>
              <w:t>3</w:t>
            </w:r>
          </w:p>
        </w:tc>
        <w:tc>
          <w:tcPr>
            <w:tcW w:w="2035" w:type="pct"/>
          </w:tcPr>
          <w:p w14:paraId="038BD904" w14:textId="77777777" w:rsidR="007E233E" w:rsidRDefault="007E233E" w:rsidP="007E233E">
            <w:pPr>
              <w:pStyle w:val="GOSTTablenorm"/>
              <w:rPr>
                <w:ins w:id="392" w:author="Краснова Наталья EXP-281880" w:date="2024-02-14T08:43:00Z"/>
                <w:bCs/>
              </w:rPr>
            </w:pPr>
            <w:ins w:id="393" w:author="Краснова Наталья EXP-281880" w:date="2024-02-14T08:43:00Z">
              <w:r>
                <w:rPr>
                  <w:bCs/>
                </w:rPr>
                <w:t>Указывается тип акта.</w:t>
              </w:r>
            </w:ins>
          </w:p>
          <w:p w14:paraId="2711290D" w14:textId="77777777" w:rsidR="007E233E" w:rsidRDefault="007E233E" w:rsidP="007E233E">
            <w:pPr>
              <w:pStyle w:val="GOSTTablenorm"/>
              <w:rPr>
                <w:ins w:id="394" w:author="Краснова Наталья EXP-281880" w:date="2024-02-14T08:43:00Z"/>
                <w:bCs/>
              </w:rPr>
            </w:pPr>
            <w:ins w:id="395" w:author="Краснова Наталья EXP-281880" w:date="2024-02-14T08:43:00Z">
              <w:r>
                <w:rPr>
                  <w:bCs/>
                </w:rPr>
                <w:t>Возможные значения:</w:t>
              </w:r>
            </w:ins>
          </w:p>
          <w:p w14:paraId="42FD363D" w14:textId="4954560B" w:rsidR="001955A8" w:rsidRDefault="00521569" w:rsidP="00664BE1">
            <w:pPr>
              <w:pStyle w:val="GOSTTableListMark1"/>
              <w:numPr>
                <w:ilvl w:val="0"/>
                <w:numId w:val="1"/>
              </w:numPr>
              <w:rPr>
                <w:ins w:id="396" w:author="Краснова Наталья EXP-281880" w:date="2024-02-14T08:43:00Z"/>
                <w:bCs/>
              </w:rPr>
            </w:pPr>
            <w:ins w:id="397" w:author="Сказецкая Наталья Камилевна" w:date="2024-05-31T14:28:00Z">
              <w:r w:rsidRPr="001350E0">
                <w:rPr>
                  <w:bCs/>
                </w:rPr>
                <w:t>«РАР»</w:t>
              </w:r>
              <w:r>
                <w:rPr>
                  <w:bCs/>
                </w:rPr>
                <w:t xml:space="preserve"> </w:t>
              </w:r>
            </w:ins>
            <w:r w:rsidR="00851577" w:rsidRPr="00851577">
              <w:t>–</w:t>
            </w:r>
            <w:ins w:id="398" w:author="Сказецкая Наталья Камилевна" w:date="2024-05-31T14:28:00Z">
              <w:r>
                <w:rPr>
                  <w:bCs/>
                </w:rPr>
                <w:t xml:space="preserve"> </w:t>
              </w:r>
            </w:ins>
            <w:ins w:id="399" w:author="Краснова Наталья EXP-281880" w:date="2024-02-14T08:43:00Z">
              <w:r w:rsidR="007E233E">
                <w:rPr>
                  <w:bCs/>
                </w:rPr>
                <w:t>п</w:t>
              </w:r>
            </w:ins>
            <w:del w:id="400" w:author="Краснова Наталья EXP-281880" w:date="2024-02-14T08:43:00Z">
              <w:r w:rsidR="001955A8" w:rsidDel="007E233E">
                <w:rPr>
                  <w:bCs/>
                </w:rPr>
                <w:delText>П</w:delText>
              </w:r>
            </w:del>
            <w:r w:rsidR="001955A8">
              <w:rPr>
                <w:bCs/>
              </w:rPr>
              <w:t>о л/с с кодом 05</w:t>
            </w:r>
            <w:del w:id="401" w:author="Сказецкая Наталья Камилевна" w:date="2024-05-31T14:28:00Z">
              <w:r w:rsidR="001955A8" w:rsidDel="00521569">
                <w:rPr>
                  <w:bCs/>
                </w:rPr>
                <w:delText xml:space="preserve"> </w:delText>
              </w:r>
            </w:del>
            <w:ins w:id="402" w:author="Краснова Наталья EXP-281880" w:date="2024-02-14T08:43:00Z">
              <w:del w:id="403" w:author="Сказецкая Наталья Камилевна" w:date="2024-05-31T14:28:00Z">
                <w:r w:rsidR="007E233E" w:rsidRPr="00FB7E2C" w:rsidDel="00521569">
                  <w:delText xml:space="preserve">– </w:delText>
                </w:r>
              </w:del>
            </w:ins>
            <w:del w:id="404" w:author="Сказецкая Наталья Камилевна" w:date="2024-05-31T14:28:00Z">
              <w:r w:rsidR="001955A8" w:rsidRPr="001350E0" w:rsidDel="00521569">
                <w:rPr>
                  <w:bCs/>
                </w:rPr>
                <w:delText>указывается значение «РАР»</w:delText>
              </w:r>
            </w:del>
            <w:ins w:id="405" w:author="Краснова Наталья EXP-281880" w:date="2024-02-14T08:43:00Z">
              <w:r w:rsidR="007E233E">
                <w:rPr>
                  <w:bCs/>
                </w:rPr>
                <w:t>;</w:t>
              </w:r>
            </w:ins>
          </w:p>
          <w:p w14:paraId="69FADEB4" w14:textId="1759A868" w:rsidR="007E233E" w:rsidRPr="00575519" w:rsidRDefault="00521569" w:rsidP="00664BE1">
            <w:pPr>
              <w:pStyle w:val="GOSTTableListMark1"/>
              <w:numPr>
                <w:ilvl w:val="0"/>
                <w:numId w:val="1"/>
              </w:numPr>
              <w:rPr>
                <w:ins w:id="406" w:author="Краснова Наталья EXP-281880" w:date="2024-02-14T08:43:00Z"/>
              </w:rPr>
            </w:pPr>
            <w:ins w:id="407" w:author="Сказецкая Наталья Камилевна" w:date="2024-05-31T14:28:00Z">
              <w:r w:rsidRPr="001350E0">
                <w:rPr>
                  <w:bCs/>
                </w:rPr>
                <w:t>«</w:t>
              </w:r>
              <w:r>
                <w:t>РР4</w:t>
              </w:r>
              <w:r w:rsidRPr="001350E0">
                <w:rPr>
                  <w:bCs/>
                </w:rPr>
                <w:t>»</w:t>
              </w:r>
              <w:r>
                <w:rPr>
                  <w:bCs/>
                </w:rPr>
                <w:t xml:space="preserve"> </w:t>
              </w:r>
            </w:ins>
            <w:r w:rsidR="00851577" w:rsidRPr="00851577">
              <w:t>–</w:t>
            </w:r>
            <w:ins w:id="408" w:author="Сказецкая Наталья Камилевна" w:date="2024-05-31T14:28:00Z">
              <w:r>
                <w:rPr>
                  <w:bCs/>
                </w:rPr>
                <w:t xml:space="preserve"> </w:t>
              </w:r>
            </w:ins>
            <w:ins w:id="409" w:author="Краснова Наталья EXP-281880" w:date="2024-02-14T08:43:00Z">
              <w:r w:rsidR="007E233E">
                <w:rPr>
                  <w:bCs/>
                </w:rPr>
                <w:t>по л/с с кодом 01;</w:t>
              </w:r>
            </w:ins>
          </w:p>
          <w:p w14:paraId="583E8392" w14:textId="0968D712" w:rsidR="007E233E" w:rsidRPr="00575519" w:rsidRDefault="00521569" w:rsidP="00664BE1">
            <w:pPr>
              <w:pStyle w:val="GOSTTableListMark1"/>
              <w:numPr>
                <w:ilvl w:val="0"/>
                <w:numId w:val="1"/>
              </w:numPr>
              <w:rPr>
                <w:ins w:id="410" w:author="Краснова Наталья EXP-281880" w:date="2024-02-14T08:43:00Z"/>
              </w:rPr>
            </w:pPr>
            <w:ins w:id="411" w:author="Сказецкая Наталья Камилевна" w:date="2024-05-31T14:29:00Z">
              <w:r w:rsidRPr="001350E0">
                <w:rPr>
                  <w:bCs/>
                </w:rPr>
                <w:t>«</w:t>
              </w:r>
              <w:r>
                <w:t>РГ4</w:t>
              </w:r>
              <w:r w:rsidRPr="001350E0">
                <w:rPr>
                  <w:bCs/>
                </w:rPr>
                <w:t>»</w:t>
              </w:r>
              <w:r>
                <w:rPr>
                  <w:bCs/>
                </w:rPr>
                <w:t xml:space="preserve"> </w:t>
              </w:r>
            </w:ins>
            <w:r w:rsidR="00851577" w:rsidRPr="00851577">
              <w:t>–</w:t>
            </w:r>
            <w:ins w:id="412" w:author="Сказецкая Наталья Камилевна" w:date="2024-05-31T14:29:00Z">
              <w:r>
                <w:rPr>
                  <w:bCs/>
                </w:rPr>
                <w:t xml:space="preserve"> </w:t>
              </w:r>
            </w:ins>
            <w:ins w:id="413" w:author="Краснова Наталья EXP-281880" w:date="2024-02-14T08:43:00Z">
              <w:r w:rsidR="007E233E">
                <w:rPr>
                  <w:bCs/>
                </w:rPr>
                <w:t>по л/с с кодом 06, 07;</w:t>
              </w:r>
            </w:ins>
          </w:p>
          <w:p w14:paraId="714A4C41" w14:textId="6A9BF638" w:rsidR="007E233E" w:rsidRPr="00575519" w:rsidRDefault="00521569" w:rsidP="00664BE1">
            <w:pPr>
              <w:pStyle w:val="GOSTTableListMark1"/>
              <w:numPr>
                <w:ilvl w:val="0"/>
                <w:numId w:val="1"/>
              </w:numPr>
              <w:rPr>
                <w:ins w:id="414" w:author="Краснова Наталья EXP-281880" w:date="2024-02-14T08:43:00Z"/>
              </w:rPr>
            </w:pPr>
            <w:ins w:id="415" w:author="Сказецкая Наталья Камилевна" w:date="2024-05-31T14:29:00Z">
              <w:r w:rsidRPr="001350E0">
                <w:rPr>
                  <w:bCs/>
                </w:rPr>
                <w:t>«</w:t>
              </w:r>
              <w:r>
                <w:t>РП4</w:t>
              </w:r>
              <w:r w:rsidRPr="001350E0">
                <w:rPr>
                  <w:bCs/>
                </w:rPr>
                <w:t>»</w:t>
              </w:r>
              <w:r>
                <w:rPr>
                  <w:bCs/>
                </w:rPr>
                <w:t xml:space="preserve"> </w:t>
              </w:r>
            </w:ins>
            <w:r w:rsidR="00851577" w:rsidRPr="00851577">
              <w:t>–</w:t>
            </w:r>
            <w:ins w:id="416" w:author="Сказецкая Наталья Камилевна" w:date="2024-05-31T14:29:00Z">
              <w:r>
                <w:rPr>
                  <w:bCs/>
                </w:rPr>
                <w:t xml:space="preserve"> </w:t>
              </w:r>
            </w:ins>
            <w:ins w:id="417" w:author="Краснова Наталья EXP-281880" w:date="2024-02-14T08:43:00Z">
              <w:r w:rsidR="007E233E">
                <w:rPr>
                  <w:bCs/>
                </w:rPr>
                <w:t>по л/с с кодом 03, 14;</w:t>
              </w:r>
            </w:ins>
          </w:p>
          <w:p w14:paraId="4A5C601C" w14:textId="0013BA95" w:rsidR="007E233E" w:rsidRPr="00575519" w:rsidRDefault="00521569" w:rsidP="00664BE1">
            <w:pPr>
              <w:pStyle w:val="GOSTTableListMark1"/>
              <w:numPr>
                <w:ilvl w:val="0"/>
                <w:numId w:val="1"/>
              </w:numPr>
              <w:rPr>
                <w:ins w:id="418" w:author="Краснова Наталья EXP-281880" w:date="2024-02-14T08:43:00Z"/>
              </w:rPr>
            </w:pPr>
            <w:ins w:id="419" w:author="Сказецкая Наталья Камилевна" w:date="2024-05-31T14:29:00Z">
              <w:r w:rsidRPr="001350E0">
                <w:rPr>
                  <w:bCs/>
                </w:rPr>
                <w:t>«</w:t>
              </w:r>
              <w:r>
                <w:t>РА4</w:t>
              </w:r>
              <w:r w:rsidRPr="001350E0">
                <w:rPr>
                  <w:bCs/>
                </w:rPr>
                <w:t>»</w:t>
              </w:r>
              <w:r>
                <w:rPr>
                  <w:bCs/>
                </w:rPr>
                <w:t xml:space="preserve"> </w:t>
              </w:r>
            </w:ins>
            <w:r w:rsidR="00851577" w:rsidRPr="00851577">
              <w:t>–</w:t>
            </w:r>
            <w:ins w:id="420" w:author="Сказецкая Наталья Камилевна" w:date="2024-05-31T14:29:00Z">
              <w:r>
                <w:rPr>
                  <w:bCs/>
                </w:rPr>
                <w:t xml:space="preserve"> </w:t>
              </w:r>
            </w:ins>
            <w:ins w:id="421" w:author="Краснова Наталья EXP-281880" w:date="2024-02-14T08:43:00Z">
              <w:r w:rsidR="007E233E">
                <w:rPr>
                  <w:bCs/>
                </w:rPr>
                <w:t>по л/с с кодом 08, 09;</w:t>
              </w:r>
            </w:ins>
          </w:p>
          <w:p w14:paraId="19539C21" w14:textId="0DA5B8C8" w:rsidR="007E233E" w:rsidRPr="00B9499D" w:rsidRDefault="00521569" w:rsidP="00521569">
            <w:pPr>
              <w:pStyle w:val="GOSTTableListMark1"/>
              <w:numPr>
                <w:ilvl w:val="0"/>
                <w:numId w:val="1"/>
              </w:numPr>
            </w:pPr>
            <w:ins w:id="422" w:author="Сказецкая Наталья Камилевна" w:date="2024-05-31T14:29:00Z">
              <w:r w:rsidRPr="001350E0">
                <w:rPr>
                  <w:bCs/>
                </w:rPr>
                <w:t>«</w:t>
              </w:r>
              <w:r>
                <w:t>РИ4</w:t>
              </w:r>
              <w:r w:rsidRPr="001350E0">
                <w:rPr>
                  <w:bCs/>
                </w:rPr>
                <w:t>»</w:t>
              </w:r>
              <w:r>
                <w:rPr>
                  <w:bCs/>
                </w:rPr>
                <w:t xml:space="preserve"> </w:t>
              </w:r>
            </w:ins>
            <w:r w:rsidR="00851577" w:rsidRPr="00851577">
              <w:t>–</w:t>
            </w:r>
            <w:ins w:id="423" w:author="Сказецкая Наталья Камилевна" w:date="2024-05-31T14:29:00Z">
              <w:r>
                <w:rPr>
                  <w:bCs/>
                </w:rPr>
                <w:t xml:space="preserve"> </w:t>
              </w:r>
            </w:ins>
            <w:ins w:id="424" w:author="Краснова Наталья EXP-281880" w:date="2024-02-14T08:43:00Z">
              <w:r w:rsidR="007E233E">
                <w:rPr>
                  <w:bCs/>
                </w:rPr>
                <w:t>по л/с с кодом 10</w:t>
              </w:r>
            </w:ins>
          </w:p>
        </w:tc>
      </w:tr>
      <w:tr w:rsidR="001955A8" w:rsidRPr="00B9499D" w14:paraId="5FF29D29" w14:textId="77777777" w:rsidTr="001955A8">
        <w:tc>
          <w:tcPr>
            <w:tcW w:w="1100" w:type="pct"/>
          </w:tcPr>
          <w:p w14:paraId="20B84D20" w14:textId="32BE95AB" w:rsidR="001955A8" w:rsidRPr="00B9499D" w:rsidRDefault="001955A8" w:rsidP="001955A8">
            <w:pPr>
              <w:pStyle w:val="GOSTTablenorm"/>
            </w:pPr>
            <w:r w:rsidRPr="001C1B16">
              <w:t>Контур передающий</w:t>
            </w:r>
          </w:p>
        </w:tc>
        <w:tc>
          <w:tcPr>
            <w:tcW w:w="750" w:type="pct"/>
          </w:tcPr>
          <w:p w14:paraId="597375A0" w14:textId="54809B1C" w:rsidR="001955A8" w:rsidRPr="00B9499D" w:rsidRDefault="001955A8" w:rsidP="001955A8">
            <w:pPr>
              <w:pStyle w:val="GOSTTablenorm"/>
            </w:pPr>
            <w:r w:rsidRPr="001C1B16">
              <w:t>TitlePart_SND_CONTOUR</w:t>
            </w:r>
          </w:p>
        </w:tc>
        <w:tc>
          <w:tcPr>
            <w:tcW w:w="500" w:type="pct"/>
          </w:tcPr>
          <w:p w14:paraId="3D747363" w14:textId="64CB60C7" w:rsidR="001955A8" w:rsidRPr="00B9499D" w:rsidRDefault="001955A8" w:rsidP="001955A8">
            <w:pPr>
              <w:pStyle w:val="GOSTTablenorm"/>
              <w:rPr>
                <w:bCs/>
              </w:rPr>
            </w:pPr>
            <w:r w:rsidRPr="00B9499D">
              <w:t>Строка</w:t>
            </w:r>
          </w:p>
        </w:tc>
        <w:tc>
          <w:tcPr>
            <w:tcW w:w="300" w:type="pct"/>
          </w:tcPr>
          <w:p w14:paraId="377B64E6" w14:textId="694CA9CD" w:rsidR="001955A8" w:rsidRPr="00B9499D" w:rsidRDefault="001955A8" w:rsidP="001955A8">
            <w:pPr>
              <w:pStyle w:val="GOSTTablenorm"/>
            </w:pPr>
            <w:r w:rsidRPr="00B9499D">
              <w:t>Да</w:t>
            </w:r>
          </w:p>
        </w:tc>
        <w:tc>
          <w:tcPr>
            <w:tcW w:w="315" w:type="pct"/>
          </w:tcPr>
          <w:p w14:paraId="13DA8D6B" w14:textId="3D1B12D0" w:rsidR="001955A8" w:rsidRPr="00B9499D" w:rsidRDefault="001955A8" w:rsidP="001955A8">
            <w:pPr>
              <w:pStyle w:val="GOSTTablenorm"/>
              <w:rPr>
                <w:bCs/>
              </w:rPr>
            </w:pPr>
            <w:r w:rsidRPr="00B9499D">
              <w:t>=</w:t>
            </w:r>
            <w:r w:rsidRPr="001C1B16">
              <w:t>1</w:t>
            </w:r>
          </w:p>
        </w:tc>
        <w:tc>
          <w:tcPr>
            <w:tcW w:w="2035" w:type="pct"/>
          </w:tcPr>
          <w:p w14:paraId="52AD7A45" w14:textId="5F45B5E4" w:rsidR="001955A8" w:rsidRPr="001C1B16" w:rsidRDefault="001955A8" w:rsidP="001955A8">
            <w:pPr>
              <w:pStyle w:val="GOSTTablenorm"/>
            </w:pPr>
            <w:r w:rsidRPr="001C1B16">
              <w:t>Указывается код контура, в котором проводится операция</w:t>
            </w:r>
            <w:r>
              <w:t xml:space="preserve"> по ЛС передающему.</w:t>
            </w:r>
          </w:p>
          <w:p w14:paraId="6438988F" w14:textId="77777777" w:rsidR="001955A8" w:rsidRPr="001C1B16" w:rsidRDefault="001955A8" w:rsidP="001955A8">
            <w:pPr>
              <w:pStyle w:val="GOSTTablenorm"/>
            </w:pPr>
            <w:r w:rsidRPr="001C1B16">
              <w:t>Возможные значения:</w:t>
            </w:r>
          </w:p>
          <w:p w14:paraId="6A418A93" w14:textId="15305CB7" w:rsidR="001955A8" w:rsidRPr="001C1B16" w:rsidRDefault="001955A8" w:rsidP="001955A8">
            <w:pPr>
              <w:pStyle w:val="GOSTTableListMark1"/>
            </w:pPr>
            <w:r w:rsidRPr="001C1B16">
              <w:t>«</w:t>
            </w:r>
            <w:r w:rsidR="00B26CFB">
              <w:rPr>
                <w:lang w:val="en-US"/>
              </w:rPr>
              <w:t>O</w:t>
            </w:r>
            <w:r w:rsidRPr="001C1B16">
              <w:t xml:space="preserve">» </w:t>
            </w:r>
            <w:r w:rsidRPr="001C1B16">
              <w:rPr>
                <w:lang w:val="en-US"/>
              </w:rPr>
              <w:t xml:space="preserve">– </w:t>
            </w:r>
            <w:r w:rsidRPr="001C1B16">
              <w:t>открытый;</w:t>
            </w:r>
          </w:p>
          <w:p w14:paraId="6F6E276E" w14:textId="77777777" w:rsidR="001955A8" w:rsidRPr="001C1B16" w:rsidRDefault="001955A8" w:rsidP="001955A8">
            <w:pPr>
              <w:pStyle w:val="GOSTTableListMark1"/>
            </w:pPr>
            <w:r w:rsidRPr="001C1B16">
              <w:t>«</w:t>
            </w:r>
            <w:r w:rsidRPr="001C1B16">
              <w:rPr>
                <w:lang w:val="en-US"/>
              </w:rPr>
              <w:t>S</w:t>
            </w:r>
            <w:r w:rsidRPr="001C1B16">
              <w:t>»</w:t>
            </w:r>
            <w:r w:rsidRPr="001C1B16">
              <w:rPr>
                <w:lang w:val="en-US"/>
              </w:rPr>
              <w:t xml:space="preserve"> – </w:t>
            </w:r>
            <w:r w:rsidRPr="001C1B16">
              <w:t>защищенный;</w:t>
            </w:r>
          </w:p>
          <w:p w14:paraId="7E817087" w14:textId="1F0D2787" w:rsidR="001955A8" w:rsidRPr="00273086" w:rsidRDefault="001955A8" w:rsidP="001955A8">
            <w:pPr>
              <w:pStyle w:val="GOSTTableListMark1"/>
            </w:pPr>
            <w:r>
              <w:t>«</w:t>
            </w:r>
            <w:r w:rsidRPr="001C1B16">
              <w:t>1</w:t>
            </w:r>
            <w:r>
              <w:t>»</w:t>
            </w:r>
            <w:r w:rsidRPr="001C1B16">
              <w:t xml:space="preserve"> – открытый;</w:t>
            </w:r>
          </w:p>
          <w:p w14:paraId="42700EBF" w14:textId="788C813A" w:rsidR="001955A8" w:rsidRPr="005F3CCE" w:rsidRDefault="001955A8" w:rsidP="001955A8">
            <w:pPr>
              <w:pStyle w:val="GOSTTableListMark1"/>
            </w:pPr>
            <w:r>
              <w:t>«</w:t>
            </w:r>
            <w:r w:rsidRPr="005F3CCE">
              <w:t>2</w:t>
            </w:r>
            <w:r>
              <w:t>»</w:t>
            </w:r>
            <w:r w:rsidRPr="005F3CCE">
              <w:t xml:space="preserve"> </w:t>
            </w:r>
            <w:r w:rsidR="00851577" w:rsidRPr="001C1B16">
              <w:rPr>
                <w:lang w:val="en-US"/>
              </w:rPr>
              <w:t>–</w:t>
            </w:r>
            <w:r w:rsidRPr="005F3CCE">
              <w:t xml:space="preserve"> защищенный</w:t>
            </w:r>
          </w:p>
        </w:tc>
      </w:tr>
      <w:tr w:rsidR="001955A8" w:rsidRPr="00B9499D" w14:paraId="300471E9" w14:textId="77777777" w:rsidTr="001955A8">
        <w:tc>
          <w:tcPr>
            <w:tcW w:w="1100" w:type="pct"/>
          </w:tcPr>
          <w:p w14:paraId="115D8105" w14:textId="42F3EDB1" w:rsidR="001955A8" w:rsidRPr="00B9499D" w:rsidRDefault="001955A8" w:rsidP="001955A8">
            <w:pPr>
              <w:pStyle w:val="GOSTTablenorm"/>
            </w:pPr>
            <w:r w:rsidRPr="001C1B16">
              <w:t>Контур принимающий</w:t>
            </w:r>
          </w:p>
        </w:tc>
        <w:tc>
          <w:tcPr>
            <w:tcW w:w="750" w:type="pct"/>
          </w:tcPr>
          <w:p w14:paraId="4B2B698B" w14:textId="22F2874E" w:rsidR="001955A8" w:rsidRPr="00B9499D" w:rsidRDefault="001955A8" w:rsidP="001955A8">
            <w:pPr>
              <w:pStyle w:val="GOSTTablenorm"/>
            </w:pPr>
            <w:r w:rsidRPr="001C1B16">
              <w:t>TitlePart_REC_CONTOUR</w:t>
            </w:r>
          </w:p>
        </w:tc>
        <w:tc>
          <w:tcPr>
            <w:tcW w:w="500" w:type="pct"/>
          </w:tcPr>
          <w:p w14:paraId="5B7CD355" w14:textId="4D3D734F" w:rsidR="001955A8" w:rsidRPr="00B9499D" w:rsidRDefault="001955A8" w:rsidP="001955A8">
            <w:pPr>
              <w:pStyle w:val="GOSTTablenorm"/>
              <w:rPr>
                <w:bCs/>
              </w:rPr>
            </w:pPr>
            <w:r w:rsidRPr="001C1B16">
              <w:t>Строка</w:t>
            </w:r>
          </w:p>
        </w:tc>
        <w:tc>
          <w:tcPr>
            <w:tcW w:w="300" w:type="pct"/>
          </w:tcPr>
          <w:p w14:paraId="5EC45BEA" w14:textId="497D6B79" w:rsidR="001955A8" w:rsidRPr="00B9499D" w:rsidRDefault="001955A8" w:rsidP="001955A8">
            <w:pPr>
              <w:pStyle w:val="GOSTTablenorm"/>
            </w:pPr>
            <w:r w:rsidRPr="001C1B16">
              <w:t>Да</w:t>
            </w:r>
          </w:p>
        </w:tc>
        <w:tc>
          <w:tcPr>
            <w:tcW w:w="315" w:type="pct"/>
          </w:tcPr>
          <w:p w14:paraId="2E06F966" w14:textId="6B90EFA0" w:rsidR="001955A8" w:rsidRPr="00B9499D" w:rsidRDefault="001955A8" w:rsidP="001955A8">
            <w:pPr>
              <w:pStyle w:val="GOSTTablenorm"/>
              <w:rPr>
                <w:bCs/>
              </w:rPr>
            </w:pPr>
            <w:r w:rsidRPr="001C1B16">
              <w:t>=1</w:t>
            </w:r>
          </w:p>
        </w:tc>
        <w:tc>
          <w:tcPr>
            <w:tcW w:w="2035" w:type="pct"/>
          </w:tcPr>
          <w:p w14:paraId="3245B1D4" w14:textId="01A1C15A" w:rsidR="001955A8" w:rsidRPr="001C1B16" w:rsidRDefault="001955A8" w:rsidP="001955A8">
            <w:pPr>
              <w:pStyle w:val="GOSTTablenorm"/>
            </w:pPr>
            <w:r w:rsidRPr="001C1B16">
              <w:t>Указывается код контура, в котором проводится операция</w:t>
            </w:r>
            <w:r>
              <w:t xml:space="preserve"> по ЛС принимающему.</w:t>
            </w:r>
          </w:p>
          <w:p w14:paraId="36C3F0A7" w14:textId="77777777" w:rsidR="001955A8" w:rsidRPr="001C1B16" w:rsidRDefault="001955A8" w:rsidP="001955A8">
            <w:pPr>
              <w:pStyle w:val="GOSTTablenorm"/>
            </w:pPr>
            <w:r w:rsidRPr="001C1B16">
              <w:t>Возможные значения:</w:t>
            </w:r>
          </w:p>
          <w:p w14:paraId="15F3F9F5" w14:textId="312D8F5B" w:rsidR="001955A8" w:rsidRPr="001C1B16" w:rsidRDefault="001955A8" w:rsidP="001955A8">
            <w:pPr>
              <w:pStyle w:val="GOSTTableListMark1"/>
            </w:pPr>
            <w:r w:rsidRPr="001C1B16">
              <w:t>«</w:t>
            </w:r>
            <w:r w:rsidR="00B26CFB">
              <w:rPr>
                <w:lang w:val="en-US"/>
              </w:rPr>
              <w:t>O</w:t>
            </w:r>
            <w:r w:rsidRPr="001C1B16">
              <w:t xml:space="preserve">» </w:t>
            </w:r>
            <w:r w:rsidRPr="002F4063">
              <w:t xml:space="preserve">– </w:t>
            </w:r>
            <w:r w:rsidRPr="001C1B16">
              <w:t>открытый;</w:t>
            </w:r>
          </w:p>
          <w:p w14:paraId="4BC8E3D3" w14:textId="77777777" w:rsidR="001955A8" w:rsidRPr="001C1B16" w:rsidRDefault="001955A8" w:rsidP="001955A8">
            <w:pPr>
              <w:pStyle w:val="GOSTTableListMark1"/>
            </w:pPr>
            <w:r w:rsidRPr="001C1B16">
              <w:lastRenderedPageBreak/>
              <w:t>«</w:t>
            </w:r>
            <w:r w:rsidRPr="001C1B16">
              <w:rPr>
                <w:lang w:val="en-US"/>
              </w:rPr>
              <w:t>S</w:t>
            </w:r>
            <w:r w:rsidRPr="001C1B16">
              <w:t>»</w:t>
            </w:r>
            <w:r w:rsidRPr="002F4063">
              <w:t xml:space="preserve"> – </w:t>
            </w:r>
            <w:r w:rsidRPr="001C1B16">
              <w:t>защищенный;</w:t>
            </w:r>
          </w:p>
          <w:p w14:paraId="14ED8E9F" w14:textId="23F2D13F" w:rsidR="001955A8" w:rsidRPr="00273086" w:rsidRDefault="001955A8" w:rsidP="001955A8">
            <w:pPr>
              <w:pStyle w:val="GOSTTableListMark1"/>
            </w:pPr>
            <w:r>
              <w:t>«</w:t>
            </w:r>
            <w:r w:rsidRPr="001C1B16">
              <w:t>1</w:t>
            </w:r>
            <w:r>
              <w:t>»</w:t>
            </w:r>
            <w:r w:rsidRPr="001C1B16">
              <w:t xml:space="preserve"> – открытый;</w:t>
            </w:r>
          </w:p>
          <w:p w14:paraId="5C9A8C47" w14:textId="27B18EC0" w:rsidR="001955A8" w:rsidRPr="006F2FFC" w:rsidRDefault="001955A8" w:rsidP="001955A8">
            <w:pPr>
              <w:pStyle w:val="GOSTTableListMark1"/>
            </w:pPr>
            <w:r>
              <w:t>«</w:t>
            </w:r>
            <w:r w:rsidRPr="005F3CCE">
              <w:t>2</w:t>
            </w:r>
            <w:r>
              <w:t>»</w:t>
            </w:r>
            <w:r w:rsidRPr="005F3CCE">
              <w:t xml:space="preserve"> </w:t>
            </w:r>
            <w:r w:rsidR="00851577" w:rsidRPr="001C1B16">
              <w:rPr>
                <w:lang w:val="en-US"/>
              </w:rPr>
              <w:t>–</w:t>
            </w:r>
            <w:r w:rsidRPr="005F3CCE">
              <w:t xml:space="preserve"> защищенный</w:t>
            </w:r>
          </w:p>
        </w:tc>
      </w:tr>
      <w:tr w:rsidR="001955A8" w:rsidRPr="00B9499D" w14:paraId="5D12BC4E" w14:textId="77777777" w:rsidTr="001955A8">
        <w:tc>
          <w:tcPr>
            <w:tcW w:w="1100" w:type="pct"/>
          </w:tcPr>
          <w:p w14:paraId="648EE359" w14:textId="77777777" w:rsidR="001955A8" w:rsidRPr="00B9499D" w:rsidRDefault="001955A8" w:rsidP="001955A8">
            <w:pPr>
              <w:pStyle w:val="GOSTTablenorm"/>
              <w:rPr>
                <w:bCs/>
              </w:rPr>
            </w:pPr>
            <w:r w:rsidRPr="00B9499D">
              <w:lastRenderedPageBreak/>
              <w:t>Уровень конфиденциальности</w:t>
            </w:r>
          </w:p>
        </w:tc>
        <w:tc>
          <w:tcPr>
            <w:tcW w:w="750" w:type="pct"/>
          </w:tcPr>
          <w:p w14:paraId="58B4AFDD" w14:textId="77777777" w:rsidR="001955A8" w:rsidRPr="00B9499D" w:rsidRDefault="001955A8" w:rsidP="001955A8">
            <w:pPr>
              <w:pStyle w:val="GOSTTablenorm"/>
              <w:rPr>
                <w:bCs/>
              </w:rPr>
            </w:pPr>
            <w:r w:rsidRPr="00B9499D">
              <w:t>TitlePart_UFOS_SECRECY</w:t>
            </w:r>
          </w:p>
        </w:tc>
        <w:tc>
          <w:tcPr>
            <w:tcW w:w="500" w:type="pct"/>
          </w:tcPr>
          <w:p w14:paraId="26CB85A8" w14:textId="2F765AFB" w:rsidR="001955A8" w:rsidRPr="00B9499D" w:rsidRDefault="001955A8" w:rsidP="001955A8">
            <w:pPr>
              <w:pStyle w:val="GOSTTablenorm"/>
              <w:rPr>
                <w:bCs/>
              </w:rPr>
            </w:pPr>
            <w:r>
              <w:t>Число</w:t>
            </w:r>
          </w:p>
        </w:tc>
        <w:tc>
          <w:tcPr>
            <w:tcW w:w="300" w:type="pct"/>
          </w:tcPr>
          <w:p w14:paraId="68D345BC" w14:textId="77777777" w:rsidR="001955A8" w:rsidRPr="00B9499D" w:rsidRDefault="001955A8" w:rsidP="001955A8">
            <w:pPr>
              <w:pStyle w:val="GOSTTablenorm"/>
              <w:rPr>
                <w:bCs/>
              </w:rPr>
            </w:pPr>
            <w:r w:rsidRPr="00B9499D">
              <w:t>Да</w:t>
            </w:r>
          </w:p>
        </w:tc>
        <w:tc>
          <w:tcPr>
            <w:tcW w:w="315" w:type="pct"/>
          </w:tcPr>
          <w:p w14:paraId="0C2736FC" w14:textId="77777777" w:rsidR="001955A8" w:rsidRPr="00B9499D" w:rsidRDefault="001955A8" w:rsidP="001955A8">
            <w:pPr>
              <w:pStyle w:val="GOSTTablenorm"/>
              <w:rPr>
                <w:bCs/>
              </w:rPr>
            </w:pPr>
            <w:r w:rsidRPr="00B9499D">
              <w:t>=1</w:t>
            </w:r>
          </w:p>
        </w:tc>
        <w:tc>
          <w:tcPr>
            <w:tcW w:w="2035" w:type="pct"/>
          </w:tcPr>
          <w:p w14:paraId="5775146C" w14:textId="77777777" w:rsidR="001955A8" w:rsidRPr="00B9499D" w:rsidRDefault="001955A8" w:rsidP="001955A8">
            <w:pPr>
              <w:pStyle w:val="GOSTTablenorm"/>
            </w:pPr>
            <w:r w:rsidRPr="00B9499D">
              <w:t>Указывается уровень конфиденциальности документа.</w:t>
            </w:r>
          </w:p>
          <w:p w14:paraId="419D59E3" w14:textId="77777777" w:rsidR="001955A8" w:rsidRPr="00B9499D" w:rsidRDefault="001955A8" w:rsidP="001955A8">
            <w:pPr>
              <w:pStyle w:val="GOSTTablenorm"/>
            </w:pPr>
            <w:r w:rsidRPr="00B9499D">
              <w:t>Возможные значения:</w:t>
            </w:r>
          </w:p>
          <w:p w14:paraId="4C8E2D76" w14:textId="575A47B3" w:rsidR="001955A8" w:rsidRPr="00B9499D" w:rsidRDefault="001955A8" w:rsidP="001955A8">
            <w:pPr>
              <w:pStyle w:val="GOSTTableListMark1"/>
            </w:pPr>
            <w:r w:rsidRPr="00B9499D">
              <w:t xml:space="preserve">«0» </w:t>
            </w:r>
            <w:r w:rsidR="00851577" w:rsidRPr="001C1B16">
              <w:rPr>
                <w:lang w:val="en-US"/>
              </w:rPr>
              <w:t>–</w:t>
            </w:r>
            <w:r w:rsidRPr="00B9499D">
              <w:t xml:space="preserve"> Несекретно;</w:t>
            </w:r>
          </w:p>
          <w:p w14:paraId="211927A6" w14:textId="15B65FEC" w:rsidR="001955A8" w:rsidRPr="00B9499D" w:rsidRDefault="001955A8" w:rsidP="001955A8">
            <w:pPr>
              <w:pStyle w:val="GOSTTableListMark1"/>
              <w:rPr>
                <w:bCs/>
              </w:rPr>
            </w:pPr>
            <w:r w:rsidRPr="00B9499D">
              <w:t>«</w:t>
            </w:r>
            <w:r>
              <w:t xml:space="preserve">1» </w:t>
            </w:r>
            <w:r w:rsidR="00851577" w:rsidRPr="001C1B16">
              <w:rPr>
                <w:lang w:val="en-US"/>
              </w:rPr>
              <w:t>–</w:t>
            </w:r>
            <w:r>
              <w:t xml:space="preserve"> Для служебного пользования</w:t>
            </w:r>
          </w:p>
        </w:tc>
      </w:tr>
      <w:tr w:rsidR="001955A8" w:rsidRPr="00B9499D" w14:paraId="60E11521" w14:textId="77777777" w:rsidTr="001955A8">
        <w:tc>
          <w:tcPr>
            <w:tcW w:w="1100" w:type="pct"/>
          </w:tcPr>
          <w:p w14:paraId="32CEF499" w14:textId="77777777" w:rsidR="001955A8" w:rsidRPr="00B9499D" w:rsidRDefault="001955A8" w:rsidP="001955A8">
            <w:pPr>
              <w:pStyle w:val="GOSTTablenorm"/>
              <w:rPr>
                <w:bCs/>
              </w:rPr>
            </w:pPr>
            <w:r w:rsidRPr="00B9499D">
              <w:t>Код бюджета</w:t>
            </w:r>
          </w:p>
        </w:tc>
        <w:tc>
          <w:tcPr>
            <w:tcW w:w="750" w:type="pct"/>
          </w:tcPr>
          <w:p w14:paraId="488A5983" w14:textId="77777777" w:rsidR="001955A8" w:rsidRPr="00B9499D" w:rsidRDefault="001955A8" w:rsidP="001955A8">
            <w:pPr>
              <w:pStyle w:val="GOSTTablenorm"/>
            </w:pPr>
            <w:r w:rsidRPr="00B9499D">
              <w:t>TitlePart_MSC_Bdgt_Cd</w:t>
            </w:r>
          </w:p>
        </w:tc>
        <w:tc>
          <w:tcPr>
            <w:tcW w:w="500" w:type="pct"/>
          </w:tcPr>
          <w:p w14:paraId="7E98DED0" w14:textId="77777777" w:rsidR="001955A8" w:rsidRPr="00B9499D" w:rsidRDefault="001955A8" w:rsidP="001955A8">
            <w:pPr>
              <w:pStyle w:val="GOSTTablenorm"/>
              <w:rPr>
                <w:bCs/>
              </w:rPr>
            </w:pPr>
            <w:r w:rsidRPr="00B9499D">
              <w:t>Строка</w:t>
            </w:r>
          </w:p>
        </w:tc>
        <w:tc>
          <w:tcPr>
            <w:tcW w:w="300" w:type="pct"/>
          </w:tcPr>
          <w:p w14:paraId="49A8C4CD" w14:textId="77777777" w:rsidR="001955A8" w:rsidRPr="00B9499D" w:rsidRDefault="001955A8" w:rsidP="001955A8">
            <w:pPr>
              <w:pStyle w:val="GOSTTablenorm"/>
              <w:rPr>
                <w:bCs/>
              </w:rPr>
            </w:pPr>
            <w:r w:rsidRPr="00B9499D">
              <w:t>Да</w:t>
            </w:r>
          </w:p>
        </w:tc>
        <w:tc>
          <w:tcPr>
            <w:tcW w:w="315" w:type="pct"/>
          </w:tcPr>
          <w:p w14:paraId="6A92D465" w14:textId="77777777" w:rsidR="001955A8" w:rsidRPr="00B9499D" w:rsidRDefault="001955A8" w:rsidP="001955A8">
            <w:pPr>
              <w:pStyle w:val="GOSTTablenorm"/>
              <w:rPr>
                <w:bCs/>
              </w:rPr>
            </w:pPr>
            <w:r w:rsidRPr="00B9499D">
              <w:t>=8</w:t>
            </w:r>
          </w:p>
        </w:tc>
        <w:tc>
          <w:tcPr>
            <w:tcW w:w="2035" w:type="pct"/>
          </w:tcPr>
          <w:p w14:paraId="1DEB246C" w14:textId="27BBE25B" w:rsidR="001955A8" w:rsidRPr="00B9499D" w:rsidRDefault="001955A8" w:rsidP="001955A8">
            <w:pPr>
              <w:pStyle w:val="GOSTTablenorm"/>
              <w:rPr>
                <w:bCs/>
              </w:rPr>
            </w:pPr>
            <w:r w:rsidRPr="00B9499D">
              <w:t>Указывается код бюджета в соответ</w:t>
            </w:r>
            <w:r>
              <w:t>ствии со справочником «Бюджеты»</w:t>
            </w:r>
          </w:p>
        </w:tc>
      </w:tr>
      <w:tr w:rsidR="00A953AA" w:rsidRPr="00B9499D" w14:paraId="66AC0894" w14:textId="77777777" w:rsidTr="001955A8">
        <w:trPr>
          <w:ins w:id="425" w:author="Краснова Наталья EXP-281880" w:date="2024-03-24T20:32:00Z"/>
        </w:trPr>
        <w:tc>
          <w:tcPr>
            <w:tcW w:w="1100" w:type="pct"/>
          </w:tcPr>
          <w:p w14:paraId="6B5AAF1B" w14:textId="518C4238" w:rsidR="00A953AA" w:rsidRPr="00B9499D" w:rsidRDefault="00A953AA" w:rsidP="00A953AA">
            <w:pPr>
              <w:pStyle w:val="GOSTTablenorm"/>
              <w:rPr>
                <w:ins w:id="426" w:author="Краснова Наталья EXP-281880" w:date="2024-03-24T20:32:00Z"/>
              </w:rPr>
            </w:pPr>
            <w:ins w:id="427" w:author="Краснова Наталья EXP-281880" w:date="2024-03-24T20:32:00Z">
              <w:r>
                <w:rPr>
                  <w:szCs w:val="22"/>
                </w:rPr>
                <w:t>Код ТОФК передающий</w:t>
              </w:r>
            </w:ins>
          </w:p>
        </w:tc>
        <w:tc>
          <w:tcPr>
            <w:tcW w:w="750" w:type="pct"/>
          </w:tcPr>
          <w:p w14:paraId="10FC8371" w14:textId="0C573D28" w:rsidR="00A953AA" w:rsidRPr="00B9499D" w:rsidRDefault="00525A26" w:rsidP="00A953AA">
            <w:pPr>
              <w:pStyle w:val="GOSTTablenorm"/>
              <w:rPr>
                <w:ins w:id="428" w:author="Краснова Наталья EXP-281880" w:date="2024-03-24T20:32:00Z"/>
              </w:rPr>
            </w:pPr>
            <w:ins w:id="429" w:author="Краснова Наталья EXP-281880" w:date="2024-03-25T09:16:00Z">
              <w:r w:rsidRPr="00525A26">
                <w:t>titlePartSNDTOFK</w:t>
              </w:r>
            </w:ins>
            <w:ins w:id="430" w:author="Сатлер Марина Викторовна" w:date="2025-08-29T17:23:00Z">
              <w:r w:rsidR="008101EA" w:rsidRPr="00B9499D">
                <w:t>_</w:t>
              </w:r>
            </w:ins>
            <w:del w:id="431" w:author="Сатлер Марина Викторовна" w:date="2025-08-29T17:23:00Z">
              <w:r w:rsidR="00365480" w:rsidDel="008101EA">
                <w:rPr>
                  <w:rFonts w:ascii="-apple-system" w:hAnsi="-apple-system"/>
                  <w:color w:val="172B4D"/>
                  <w:sz w:val="21"/>
                  <w:szCs w:val="21"/>
                  <w:shd w:val="clear" w:color="auto" w:fill="FFFFFF"/>
                </w:rPr>
                <w:delText>_</w:delText>
              </w:r>
            </w:del>
            <w:ins w:id="432" w:author="Краснова Наталья EXP-281880" w:date="2024-03-25T09:16:00Z">
              <w:r w:rsidRPr="00525A26">
                <w:t>cd</w:t>
              </w:r>
            </w:ins>
          </w:p>
        </w:tc>
        <w:tc>
          <w:tcPr>
            <w:tcW w:w="500" w:type="pct"/>
          </w:tcPr>
          <w:p w14:paraId="424B376E" w14:textId="0522393A" w:rsidR="00A953AA" w:rsidRPr="00B9499D" w:rsidRDefault="00A953AA" w:rsidP="00A953AA">
            <w:pPr>
              <w:pStyle w:val="GOSTTablenorm"/>
              <w:rPr>
                <w:ins w:id="433" w:author="Краснова Наталья EXP-281880" w:date="2024-03-24T20:32:00Z"/>
              </w:rPr>
            </w:pPr>
            <w:ins w:id="434" w:author="Краснова Наталья EXP-281880" w:date="2024-03-24T20:32:00Z">
              <w:r w:rsidRPr="00033F2C">
                <w:rPr>
                  <w:szCs w:val="22"/>
                </w:rPr>
                <w:t>Строка</w:t>
              </w:r>
            </w:ins>
          </w:p>
        </w:tc>
        <w:tc>
          <w:tcPr>
            <w:tcW w:w="300" w:type="pct"/>
          </w:tcPr>
          <w:p w14:paraId="5A9A4556" w14:textId="685D6C8A" w:rsidR="00A953AA" w:rsidRPr="00B9499D" w:rsidRDefault="00A953AA" w:rsidP="00A953AA">
            <w:pPr>
              <w:pStyle w:val="GOSTTablenorm"/>
              <w:rPr>
                <w:ins w:id="435" w:author="Краснова Наталья EXP-281880" w:date="2024-03-24T20:32:00Z"/>
              </w:rPr>
            </w:pPr>
            <w:ins w:id="436" w:author="Краснова Наталья EXP-281880" w:date="2024-03-24T20:32:00Z">
              <w:r>
                <w:rPr>
                  <w:szCs w:val="22"/>
                </w:rPr>
                <w:t>Нет</w:t>
              </w:r>
            </w:ins>
          </w:p>
        </w:tc>
        <w:tc>
          <w:tcPr>
            <w:tcW w:w="315" w:type="pct"/>
          </w:tcPr>
          <w:p w14:paraId="6B62CDEE" w14:textId="7398ABAC" w:rsidR="00A953AA" w:rsidRPr="00B9499D" w:rsidRDefault="00A953AA" w:rsidP="00A953AA">
            <w:pPr>
              <w:pStyle w:val="GOSTTablenorm"/>
              <w:rPr>
                <w:ins w:id="437" w:author="Краснова Наталья EXP-281880" w:date="2024-03-24T20:32:00Z"/>
              </w:rPr>
            </w:pPr>
            <w:ins w:id="438" w:author="Краснова Наталья EXP-281880" w:date="2024-03-24T20:32:00Z">
              <w:r w:rsidRPr="00033F2C">
                <w:rPr>
                  <w:szCs w:val="22"/>
                </w:rPr>
                <w:t>=4</w:t>
              </w:r>
            </w:ins>
          </w:p>
        </w:tc>
        <w:tc>
          <w:tcPr>
            <w:tcW w:w="2035" w:type="pct"/>
          </w:tcPr>
          <w:p w14:paraId="42FEDF51" w14:textId="2115FBEA" w:rsidR="00A953AA" w:rsidRPr="00033F2C" w:rsidRDefault="00A953AA" w:rsidP="00A953AA">
            <w:pPr>
              <w:pStyle w:val="GOSTTablenorm"/>
              <w:rPr>
                <w:ins w:id="439" w:author="Краснова Наталья EXP-281880" w:date="2024-03-24T20:32:00Z"/>
              </w:rPr>
            </w:pPr>
            <w:ins w:id="440" w:author="Краснова Наталья EXP-281880" w:date="2024-03-24T20:32:00Z">
              <w:r w:rsidRPr="00033F2C">
                <w:t>Указывается код ТОФК</w:t>
              </w:r>
            </w:ins>
            <w:ins w:id="441" w:author="Сказецкая Наталья Камилевна" w:date="2024-05-22T17:21:00Z">
              <w:r w:rsidR="00664BE1">
                <w:t xml:space="preserve"> (ЦС учета)</w:t>
              </w:r>
            </w:ins>
            <w:ins w:id="442" w:author="Краснова Наталья EXP-281880" w:date="2024-03-24T20:32:00Z">
              <w:r w:rsidRPr="00033F2C">
                <w:t xml:space="preserve"> </w:t>
              </w:r>
              <w:r>
                <w:t>передающего</w:t>
              </w:r>
            </w:ins>
            <w:ins w:id="443" w:author="Сатлер Марина Викторовна" w:date="2024-06-24T15:53:00Z">
              <w:r w:rsidR="0013030F">
                <w:t>.</w:t>
              </w:r>
            </w:ins>
            <w:ins w:id="444" w:author="Краснова Наталья EXP-281880" w:date="2024-03-24T20:32:00Z">
              <w:del w:id="445" w:author="Сказецкая Наталья Камилевна" w:date="2024-05-22T17:30:00Z">
                <w:r w:rsidRPr="00033F2C" w:rsidDel="00664BE1">
                  <w:delText>.</w:delText>
                </w:r>
              </w:del>
            </w:ins>
          </w:p>
          <w:p w14:paraId="48830D8F" w14:textId="6B0A5118" w:rsidR="00A953AA" w:rsidRPr="00B9499D" w:rsidRDefault="00A953AA" w:rsidP="00C858A3">
            <w:pPr>
              <w:pStyle w:val="GOSTTablenorm"/>
              <w:rPr>
                <w:ins w:id="446" w:author="Краснова Наталья EXP-281880" w:date="2024-03-24T20:32:00Z"/>
              </w:rPr>
            </w:pPr>
            <w:ins w:id="447" w:author="Краснова Наталья EXP-281880" w:date="2024-03-24T20:32:00Z">
              <w:r>
                <w:rPr>
                  <w:bCs/>
                  <w:szCs w:val="22"/>
                </w:rPr>
                <w:t>Обязателен для заполнения</w:t>
              </w:r>
            </w:ins>
            <w:r w:rsidR="00C858A3">
              <w:t xml:space="preserve"> </w:t>
            </w:r>
            <w:ins w:id="448" w:author="Краснова Наталья EXP-205808" w:date="2024-05-29T17:21:00Z">
              <w:r w:rsidR="00C858A3">
                <w:t>для</w:t>
              </w:r>
            </w:ins>
            <w:ins w:id="449" w:author="Краснова Наталья EXP-205808" w:date="2024-05-30T17:27:00Z">
              <w:r w:rsidR="00C858A3">
                <w:t xml:space="preserve"> всех</w:t>
              </w:r>
            </w:ins>
            <w:ins w:id="450" w:author="Краснова Наталья EXP-205808" w:date="2024-05-29T17:21:00Z">
              <w:r w:rsidR="00C858A3">
                <w:t xml:space="preserve"> тип</w:t>
              </w:r>
            </w:ins>
            <w:ins w:id="451" w:author="Краснова Наталья EXP-205808" w:date="2024-05-30T17:27:00Z">
              <w:r w:rsidR="00C858A3">
                <w:t>ов</w:t>
              </w:r>
            </w:ins>
            <w:ins w:id="452" w:author="Краснова Наталья EXP-205808" w:date="2024-05-29T17:21:00Z">
              <w:r w:rsidR="00C858A3">
                <w:t xml:space="preserve"> Акта</w:t>
              </w:r>
            </w:ins>
            <w:ins w:id="453" w:author="Краснова Наталья EXP-205808" w:date="2024-05-30T17:27:00Z">
              <w:r w:rsidR="00C858A3">
                <w:t>,</w:t>
              </w:r>
            </w:ins>
            <w:ins w:id="454" w:author="Краснова Наталья EXP-205808" w:date="2024-05-29T17:21:00Z">
              <w:r w:rsidR="00C858A3">
                <w:t xml:space="preserve"> </w:t>
              </w:r>
            </w:ins>
            <w:ins w:id="455" w:author="Краснова Наталья EXP-205808" w:date="2024-05-30T17:27:00Z">
              <w:r w:rsidR="00C858A3">
                <w:t xml:space="preserve">кроме </w:t>
              </w:r>
            </w:ins>
            <w:ins w:id="456" w:author="Краснова Наталья EXP-205808" w:date="2024-05-29T17:21:00Z">
              <w:r w:rsidR="00C858A3">
                <w:t>«Р</w:t>
              </w:r>
            </w:ins>
            <w:ins w:id="457" w:author="Краснова Наталья EXP-205808" w:date="2024-05-30T17:27:00Z">
              <w:r w:rsidR="00C858A3">
                <w:t>АР</w:t>
              </w:r>
            </w:ins>
            <w:ins w:id="458" w:author="Краснова Наталья EXP-205808" w:date="2024-05-29T17:21:00Z">
              <w:r w:rsidR="00C858A3">
                <w:t>»</w:t>
              </w:r>
            </w:ins>
          </w:p>
        </w:tc>
      </w:tr>
      <w:tr w:rsidR="00A953AA" w:rsidRPr="00B9499D" w14:paraId="3A958049" w14:textId="77777777" w:rsidTr="001955A8">
        <w:trPr>
          <w:ins w:id="459" w:author="Краснова Наталья EXP-281880" w:date="2024-03-24T20:32:00Z"/>
        </w:trPr>
        <w:tc>
          <w:tcPr>
            <w:tcW w:w="1100" w:type="pct"/>
          </w:tcPr>
          <w:p w14:paraId="2841DD8D" w14:textId="6D4EB86C" w:rsidR="00A953AA" w:rsidRPr="00B9499D" w:rsidRDefault="00A953AA" w:rsidP="00A953AA">
            <w:pPr>
              <w:pStyle w:val="GOSTTablenorm"/>
              <w:rPr>
                <w:ins w:id="460" w:author="Краснова Наталья EXP-281880" w:date="2024-03-24T20:32:00Z"/>
              </w:rPr>
            </w:pPr>
            <w:ins w:id="461" w:author="Краснова Наталья EXP-281880" w:date="2024-03-24T20:32:00Z">
              <w:r>
                <w:rPr>
                  <w:szCs w:val="22"/>
                </w:rPr>
                <w:t>Код ТОФК принимающий</w:t>
              </w:r>
            </w:ins>
          </w:p>
        </w:tc>
        <w:tc>
          <w:tcPr>
            <w:tcW w:w="750" w:type="pct"/>
          </w:tcPr>
          <w:p w14:paraId="01DD38D4" w14:textId="50DD43A4" w:rsidR="00A953AA" w:rsidRPr="00B9499D" w:rsidRDefault="00525A26" w:rsidP="00A953AA">
            <w:pPr>
              <w:pStyle w:val="GOSTTablenorm"/>
              <w:rPr>
                <w:ins w:id="462" w:author="Краснова Наталья EXP-281880" w:date="2024-03-24T20:32:00Z"/>
              </w:rPr>
            </w:pPr>
            <w:ins w:id="463" w:author="Краснова Наталья EXP-281880" w:date="2024-03-25T09:16:00Z">
              <w:r w:rsidRPr="00525A26">
                <w:t>titlePartRECTOFK</w:t>
              </w:r>
            </w:ins>
            <w:ins w:id="464" w:author="Сатлер Марина Викторовна" w:date="2025-08-29T17:23:00Z">
              <w:r w:rsidR="008101EA" w:rsidRPr="00B9499D">
                <w:t>_</w:t>
              </w:r>
            </w:ins>
            <w:del w:id="465" w:author="Сатлер Марина Викторовна" w:date="2025-08-29T17:23:00Z">
              <w:r w:rsidR="00365480" w:rsidDel="008101EA">
                <w:rPr>
                  <w:rFonts w:ascii="-apple-system" w:hAnsi="-apple-system"/>
                  <w:color w:val="172B4D"/>
                  <w:sz w:val="21"/>
                  <w:szCs w:val="21"/>
                  <w:shd w:val="clear" w:color="auto" w:fill="FFFFFF"/>
                </w:rPr>
                <w:delText>_</w:delText>
              </w:r>
            </w:del>
            <w:ins w:id="466" w:author="Краснова Наталья EXP-281880" w:date="2024-03-25T09:16:00Z">
              <w:r w:rsidRPr="00525A26">
                <w:t>cd</w:t>
              </w:r>
            </w:ins>
          </w:p>
        </w:tc>
        <w:tc>
          <w:tcPr>
            <w:tcW w:w="500" w:type="pct"/>
          </w:tcPr>
          <w:p w14:paraId="1ED9BEE3" w14:textId="507E6B18" w:rsidR="00A953AA" w:rsidRPr="00B9499D" w:rsidRDefault="00A953AA" w:rsidP="00A953AA">
            <w:pPr>
              <w:pStyle w:val="GOSTTablenorm"/>
              <w:rPr>
                <w:ins w:id="467" w:author="Краснова Наталья EXP-281880" w:date="2024-03-24T20:32:00Z"/>
              </w:rPr>
            </w:pPr>
            <w:ins w:id="468" w:author="Краснова Наталья EXP-281880" w:date="2024-03-24T20:32:00Z">
              <w:r w:rsidRPr="00033F2C">
                <w:rPr>
                  <w:szCs w:val="22"/>
                </w:rPr>
                <w:t>Строка</w:t>
              </w:r>
            </w:ins>
          </w:p>
        </w:tc>
        <w:tc>
          <w:tcPr>
            <w:tcW w:w="300" w:type="pct"/>
          </w:tcPr>
          <w:p w14:paraId="227CC1D7" w14:textId="3C709ABA" w:rsidR="00A953AA" w:rsidRPr="00B9499D" w:rsidRDefault="00A953AA" w:rsidP="00A953AA">
            <w:pPr>
              <w:pStyle w:val="GOSTTablenorm"/>
              <w:rPr>
                <w:ins w:id="469" w:author="Краснова Наталья EXP-281880" w:date="2024-03-24T20:32:00Z"/>
              </w:rPr>
            </w:pPr>
            <w:ins w:id="470" w:author="Краснова Наталья EXP-281880" w:date="2024-03-24T20:32:00Z">
              <w:r>
                <w:rPr>
                  <w:szCs w:val="22"/>
                </w:rPr>
                <w:t>Нет</w:t>
              </w:r>
            </w:ins>
          </w:p>
        </w:tc>
        <w:tc>
          <w:tcPr>
            <w:tcW w:w="315" w:type="pct"/>
          </w:tcPr>
          <w:p w14:paraId="27252881" w14:textId="4208C16D" w:rsidR="00A953AA" w:rsidRPr="00B9499D" w:rsidRDefault="00A953AA" w:rsidP="00A953AA">
            <w:pPr>
              <w:pStyle w:val="GOSTTablenorm"/>
              <w:rPr>
                <w:ins w:id="471" w:author="Краснова Наталья EXP-281880" w:date="2024-03-24T20:32:00Z"/>
              </w:rPr>
            </w:pPr>
            <w:ins w:id="472" w:author="Краснова Наталья EXP-281880" w:date="2024-03-24T20:32:00Z">
              <w:r w:rsidRPr="00033F2C">
                <w:rPr>
                  <w:szCs w:val="22"/>
                </w:rPr>
                <w:t>=4</w:t>
              </w:r>
            </w:ins>
          </w:p>
        </w:tc>
        <w:tc>
          <w:tcPr>
            <w:tcW w:w="2035" w:type="pct"/>
          </w:tcPr>
          <w:p w14:paraId="33E77618" w14:textId="636DF548" w:rsidR="00640182" w:rsidRPr="00033F2C" w:rsidRDefault="00640182" w:rsidP="00640182">
            <w:pPr>
              <w:pStyle w:val="GOSTTablenorm"/>
              <w:rPr>
                <w:ins w:id="473" w:author="Краснова Наталья EXP-281880" w:date="2024-03-24T20:50:00Z"/>
              </w:rPr>
            </w:pPr>
            <w:ins w:id="474" w:author="Краснова Наталья EXP-281880" w:date="2024-03-24T20:50:00Z">
              <w:r w:rsidRPr="00033F2C">
                <w:t xml:space="preserve">Указывается код ТОФК </w:t>
              </w:r>
            </w:ins>
            <w:ins w:id="475" w:author="Сказецкая Наталья Камилевна" w:date="2024-05-22T17:21:00Z">
              <w:r w:rsidR="00664BE1">
                <w:t xml:space="preserve">(ЦС учета) </w:t>
              </w:r>
            </w:ins>
            <w:ins w:id="476" w:author="Краснова Наталья EXP-281880" w:date="2024-03-24T20:52:00Z">
              <w:r w:rsidR="003B40D7">
                <w:t>прннимающего</w:t>
              </w:r>
            </w:ins>
            <w:ins w:id="477" w:author="Сатлер Марина Викторовна" w:date="2024-06-24T15:53:00Z">
              <w:r w:rsidR="0013030F">
                <w:t>.</w:t>
              </w:r>
            </w:ins>
            <w:ins w:id="478" w:author="Краснова Наталья EXP-281880" w:date="2024-03-24T20:50:00Z">
              <w:del w:id="479" w:author="Сказецкая Наталья Камилевна" w:date="2024-05-22T17:30:00Z">
                <w:r w:rsidRPr="00033F2C" w:rsidDel="00664BE1">
                  <w:delText>.</w:delText>
                </w:r>
              </w:del>
            </w:ins>
          </w:p>
          <w:p w14:paraId="578F96B5" w14:textId="005F4449" w:rsidR="00A953AA" w:rsidRPr="00B9499D" w:rsidRDefault="00640182" w:rsidP="00C23671">
            <w:pPr>
              <w:pStyle w:val="GOSTTablenorm"/>
              <w:rPr>
                <w:ins w:id="480" w:author="Краснова Наталья EXP-281880" w:date="2024-03-24T20:32:00Z"/>
              </w:rPr>
            </w:pPr>
            <w:ins w:id="481" w:author="Краснова Наталья EXP-281880" w:date="2024-03-24T20:50:00Z">
              <w:r>
                <w:rPr>
                  <w:bCs/>
                  <w:szCs w:val="22"/>
                </w:rPr>
                <w:t>Обязателен для заполнения</w:t>
              </w:r>
            </w:ins>
            <w:r w:rsidR="00C858A3">
              <w:t xml:space="preserve"> </w:t>
            </w:r>
            <w:ins w:id="482" w:author="Краснова Наталья EXP-205808" w:date="2024-05-29T17:21:00Z">
              <w:r w:rsidR="00C858A3">
                <w:t>для</w:t>
              </w:r>
            </w:ins>
            <w:ins w:id="483" w:author="Краснова Наталья EXP-205808" w:date="2024-05-30T17:27:00Z">
              <w:r w:rsidR="00C858A3">
                <w:t xml:space="preserve"> всех</w:t>
              </w:r>
            </w:ins>
            <w:ins w:id="484" w:author="Краснова Наталья EXP-205808" w:date="2024-05-29T17:21:00Z">
              <w:r w:rsidR="00C858A3">
                <w:t xml:space="preserve"> тип</w:t>
              </w:r>
            </w:ins>
            <w:ins w:id="485" w:author="Краснова Наталья EXP-205808" w:date="2024-05-30T17:27:00Z">
              <w:r w:rsidR="00C858A3">
                <w:t>ов</w:t>
              </w:r>
            </w:ins>
            <w:ins w:id="486" w:author="Краснова Наталья EXP-205808" w:date="2024-05-29T17:21:00Z">
              <w:r w:rsidR="00C858A3">
                <w:t xml:space="preserve"> Акта</w:t>
              </w:r>
            </w:ins>
            <w:ins w:id="487" w:author="Краснова Наталья EXP-205808" w:date="2024-05-30T17:27:00Z">
              <w:r w:rsidR="00C858A3">
                <w:t>,</w:t>
              </w:r>
            </w:ins>
            <w:ins w:id="488" w:author="Краснова Наталья EXP-205808" w:date="2024-05-29T17:21:00Z">
              <w:r w:rsidR="00C858A3">
                <w:t xml:space="preserve"> </w:t>
              </w:r>
            </w:ins>
            <w:ins w:id="489" w:author="Краснова Наталья EXP-205808" w:date="2024-05-30T17:27:00Z">
              <w:r w:rsidR="00C858A3">
                <w:t xml:space="preserve">кроме </w:t>
              </w:r>
            </w:ins>
            <w:ins w:id="490" w:author="Краснова Наталья EXP-205808" w:date="2024-05-29T17:21:00Z">
              <w:r w:rsidR="00C858A3">
                <w:t>«Р</w:t>
              </w:r>
            </w:ins>
            <w:ins w:id="491" w:author="Краснова Наталья EXP-205808" w:date="2024-05-30T17:27:00Z">
              <w:r w:rsidR="00C858A3">
                <w:t>АР</w:t>
              </w:r>
            </w:ins>
            <w:ins w:id="492" w:author="Краснова Наталья EXP-205808" w:date="2024-05-29T17:21:00Z">
              <w:r w:rsidR="00C858A3">
                <w:t>»</w:t>
              </w:r>
            </w:ins>
          </w:p>
        </w:tc>
      </w:tr>
      <w:tr w:rsidR="00A953AA" w:rsidRPr="00B9499D" w14:paraId="43B2910C" w14:textId="77777777" w:rsidTr="001955A8">
        <w:tc>
          <w:tcPr>
            <w:tcW w:w="1100" w:type="pct"/>
          </w:tcPr>
          <w:p w14:paraId="16F55B38" w14:textId="77777777" w:rsidR="00A953AA" w:rsidRPr="00B9499D" w:rsidRDefault="00A953AA" w:rsidP="00A953AA">
            <w:pPr>
              <w:pStyle w:val="GOSTTablenorm"/>
              <w:rPr>
                <w:bCs/>
              </w:rPr>
            </w:pPr>
            <w:r w:rsidRPr="00B9499D">
              <w:t>Номер лицевого счета передающий</w:t>
            </w:r>
          </w:p>
        </w:tc>
        <w:tc>
          <w:tcPr>
            <w:tcW w:w="750" w:type="pct"/>
          </w:tcPr>
          <w:p w14:paraId="5DB936B4" w14:textId="77777777" w:rsidR="00A953AA" w:rsidRPr="00B9499D" w:rsidRDefault="00A953AA" w:rsidP="00A953AA">
            <w:pPr>
              <w:pStyle w:val="GOSTTablenorm"/>
              <w:rPr>
                <w:bCs/>
              </w:rPr>
            </w:pPr>
            <w:r w:rsidRPr="00B9499D">
              <w:t>TitlePart_RT_ACCOUNTNUM_SEND</w:t>
            </w:r>
          </w:p>
        </w:tc>
        <w:tc>
          <w:tcPr>
            <w:tcW w:w="500" w:type="pct"/>
          </w:tcPr>
          <w:p w14:paraId="25747C8C" w14:textId="77777777" w:rsidR="00A953AA" w:rsidRPr="00B9499D" w:rsidRDefault="00A953AA" w:rsidP="00A953AA">
            <w:pPr>
              <w:pStyle w:val="GOSTTablenorm"/>
              <w:rPr>
                <w:bCs/>
              </w:rPr>
            </w:pPr>
            <w:r w:rsidRPr="00B9499D">
              <w:t>Строка</w:t>
            </w:r>
          </w:p>
        </w:tc>
        <w:tc>
          <w:tcPr>
            <w:tcW w:w="300" w:type="pct"/>
          </w:tcPr>
          <w:p w14:paraId="00DAC295" w14:textId="77777777" w:rsidR="00A953AA" w:rsidRPr="00B9499D" w:rsidRDefault="00A953AA" w:rsidP="00A953AA">
            <w:pPr>
              <w:pStyle w:val="GOSTTablenorm"/>
              <w:rPr>
                <w:bCs/>
              </w:rPr>
            </w:pPr>
            <w:r w:rsidRPr="00B9499D">
              <w:t>Да</w:t>
            </w:r>
          </w:p>
        </w:tc>
        <w:tc>
          <w:tcPr>
            <w:tcW w:w="315" w:type="pct"/>
          </w:tcPr>
          <w:p w14:paraId="636778B0" w14:textId="77777777" w:rsidR="00A953AA" w:rsidRPr="00B9499D" w:rsidRDefault="00A953AA" w:rsidP="00A953AA">
            <w:pPr>
              <w:pStyle w:val="GOSTTablenorm"/>
              <w:rPr>
                <w:bCs/>
              </w:rPr>
            </w:pPr>
            <w:r w:rsidRPr="00B9499D">
              <w:t>=11</w:t>
            </w:r>
          </w:p>
        </w:tc>
        <w:tc>
          <w:tcPr>
            <w:tcW w:w="2035" w:type="pct"/>
          </w:tcPr>
          <w:p w14:paraId="138DD860" w14:textId="2FA3C436" w:rsidR="00A953AA" w:rsidRPr="00B9499D" w:rsidRDefault="00A953AA" w:rsidP="00A953AA">
            <w:pPr>
              <w:pStyle w:val="GOSTTablenorm"/>
              <w:rPr>
                <w:bCs/>
              </w:rPr>
            </w:pPr>
            <w:r>
              <w:rPr>
                <w:bCs/>
              </w:rPr>
              <w:t>Указывается номер лицевого счета передающего</w:t>
            </w:r>
          </w:p>
        </w:tc>
      </w:tr>
      <w:tr w:rsidR="00A953AA" w:rsidRPr="00B9499D" w14:paraId="26B7F219" w14:textId="77777777" w:rsidTr="001955A8">
        <w:tc>
          <w:tcPr>
            <w:tcW w:w="1100" w:type="pct"/>
          </w:tcPr>
          <w:p w14:paraId="34735FB6" w14:textId="77777777" w:rsidR="00A953AA" w:rsidRPr="00B9499D" w:rsidRDefault="00A953AA" w:rsidP="00A953AA">
            <w:pPr>
              <w:pStyle w:val="GOSTTablenorm"/>
              <w:rPr>
                <w:bCs/>
              </w:rPr>
            </w:pPr>
            <w:r w:rsidRPr="00B9499D">
              <w:t>Номер лицевого счета принимающий</w:t>
            </w:r>
          </w:p>
        </w:tc>
        <w:tc>
          <w:tcPr>
            <w:tcW w:w="750" w:type="pct"/>
          </w:tcPr>
          <w:p w14:paraId="492BA79A" w14:textId="77777777" w:rsidR="00A953AA" w:rsidRPr="00B9499D" w:rsidRDefault="00A953AA" w:rsidP="00A953AA">
            <w:pPr>
              <w:pStyle w:val="GOSTTablenorm"/>
              <w:rPr>
                <w:bCs/>
              </w:rPr>
            </w:pPr>
            <w:r w:rsidRPr="00B9499D">
              <w:t>TitlePart_RT_ACCOUNTNUM_REC</w:t>
            </w:r>
          </w:p>
        </w:tc>
        <w:tc>
          <w:tcPr>
            <w:tcW w:w="500" w:type="pct"/>
          </w:tcPr>
          <w:p w14:paraId="2AC99AA9" w14:textId="77777777" w:rsidR="00A953AA" w:rsidRPr="00B9499D" w:rsidRDefault="00A953AA" w:rsidP="00A953AA">
            <w:pPr>
              <w:pStyle w:val="GOSTTablenorm"/>
              <w:rPr>
                <w:bCs/>
              </w:rPr>
            </w:pPr>
            <w:r w:rsidRPr="00B9499D">
              <w:t>Строка</w:t>
            </w:r>
          </w:p>
        </w:tc>
        <w:tc>
          <w:tcPr>
            <w:tcW w:w="300" w:type="pct"/>
          </w:tcPr>
          <w:p w14:paraId="133F0576" w14:textId="77777777" w:rsidR="00A953AA" w:rsidRPr="00B9499D" w:rsidRDefault="00A953AA" w:rsidP="00A953AA">
            <w:pPr>
              <w:pStyle w:val="GOSTTablenorm"/>
              <w:rPr>
                <w:bCs/>
              </w:rPr>
            </w:pPr>
            <w:r w:rsidRPr="00B9499D">
              <w:t>Да</w:t>
            </w:r>
          </w:p>
        </w:tc>
        <w:tc>
          <w:tcPr>
            <w:tcW w:w="315" w:type="pct"/>
          </w:tcPr>
          <w:p w14:paraId="73C13EF4" w14:textId="77777777" w:rsidR="00A953AA" w:rsidRPr="00B9499D" w:rsidRDefault="00A953AA" w:rsidP="00A953AA">
            <w:pPr>
              <w:pStyle w:val="GOSTTablenorm"/>
              <w:rPr>
                <w:bCs/>
              </w:rPr>
            </w:pPr>
            <w:r w:rsidRPr="00B9499D">
              <w:t>=11</w:t>
            </w:r>
          </w:p>
        </w:tc>
        <w:tc>
          <w:tcPr>
            <w:tcW w:w="2035" w:type="pct"/>
          </w:tcPr>
          <w:p w14:paraId="57991498" w14:textId="38AB28C1" w:rsidR="00A953AA" w:rsidRPr="00B9499D" w:rsidRDefault="00A953AA" w:rsidP="00A953AA">
            <w:pPr>
              <w:pStyle w:val="GOSTTablenorm"/>
              <w:rPr>
                <w:bCs/>
              </w:rPr>
            </w:pPr>
            <w:r>
              <w:rPr>
                <w:bCs/>
              </w:rPr>
              <w:t>Указывается номер лицевого счета принимающего</w:t>
            </w:r>
          </w:p>
        </w:tc>
      </w:tr>
      <w:tr w:rsidR="00A953AA" w:rsidRPr="00B9499D" w14:paraId="1D0ACC69" w14:textId="77777777" w:rsidTr="001955A8">
        <w:tc>
          <w:tcPr>
            <w:tcW w:w="1100" w:type="pct"/>
          </w:tcPr>
          <w:p w14:paraId="79CF6B9D" w14:textId="77777777" w:rsidR="00A953AA" w:rsidRPr="00B9499D" w:rsidRDefault="00A953AA" w:rsidP="00A953AA">
            <w:pPr>
              <w:pStyle w:val="GOSTTablenorm"/>
              <w:rPr>
                <w:bCs/>
              </w:rPr>
            </w:pPr>
            <w:r w:rsidRPr="00B9499D">
              <w:t>Код главы по БК</w:t>
            </w:r>
          </w:p>
        </w:tc>
        <w:tc>
          <w:tcPr>
            <w:tcW w:w="750" w:type="pct"/>
          </w:tcPr>
          <w:p w14:paraId="256071A1" w14:textId="77777777" w:rsidR="00A953AA" w:rsidRPr="00B9499D" w:rsidRDefault="00A953AA" w:rsidP="00A953AA">
            <w:pPr>
              <w:pStyle w:val="GOSTTablenorm"/>
            </w:pPr>
            <w:r w:rsidRPr="00B9499D">
              <w:t>TitlePart_GRBS</w:t>
            </w:r>
          </w:p>
        </w:tc>
        <w:tc>
          <w:tcPr>
            <w:tcW w:w="500" w:type="pct"/>
          </w:tcPr>
          <w:p w14:paraId="7FF3F03F" w14:textId="77777777" w:rsidR="00A953AA" w:rsidRPr="00B9499D" w:rsidRDefault="00A953AA" w:rsidP="00A953AA">
            <w:pPr>
              <w:pStyle w:val="GOSTTablenorm"/>
              <w:rPr>
                <w:bCs/>
              </w:rPr>
            </w:pPr>
            <w:r w:rsidRPr="00B9499D">
              <w:t>Строка</w:t>
            </w:r>
          </w:p>
        </w:tc>
        <w:tc>
          <w:tcPr>
            <w:tcW w:w="300" w:type="pct"/>
          </w:tcPr>
          <w:p w14:paraId="4C549B05" w14:textId="77777777" w:rsidR="00A953AA" w:rsidRPr="00B9499D" w:rsidRDefault="00A953AA" w:rsidP="00A953AA">
            <w:pPr>
              <w:pStyle w:val="GOSTTablenorm"/>
              <w:rPr>
                <w:bCs/>
              </w:rPr>
            </w:pPr>
            <w:r w:rsidRPr="00B9499D">
              <w:t>Да</w:t>
            </w:r>
          </w:p>
        </w:tc>
        <w:tc>
          <w:tcPr>
            <w:tcW w:w="315" w:type="pct"/>
          </w:tcPr>
          <w:p w14:paraId="64CBEBA7" w14:textId="77777777" w:rsidR="00A953AA" w:rsidRPr="00B9499D" w:rsidRDefault="00A953AA" w:rsidP="00A953AA">
            <w:pPr>
              <w:pStyle w:val="GOSTTablenorm"/>
              <w:rPr>
                <w:bCs/>
              </w:rPr>
            </w:pPr>
            <w:r w:rsidRPr="00B9499D">
              <w:t>=3</w:t>
            </w:r>
          </w:p>
        </w:tc>
        <w:tc>
          <w:tcPr>
            <w:tcW w:w="2035" w:type="pct"/>
          </w:tcPr>
          <w:p w14:paraId="7E1C4187" w14:textId="68BFA055" w:rsidR="00A953AA" w:rsidRPr="00B9499D" w:rsidRDefault="00A953AA" w:rsidP="00A953AA">
            <w:pPr>
              <w:pStyle w:val="GOSTTablenorm"/>
              <w:rPr>
                <w:bCs/>
              </w:rPr>
            </w:pPr>
            <w:r w:rsidRPr="007E0E13">
              <w:rPr>
                <w:bCs/>
              </w:rPr>
              <w:t xml:space="preserve">Указывается код главы главного распорядителя, в ведомстве которого находится </w:t>
            </w:r>
            <w:r w:rsidRPr="00273086">
              <w:rPr>
                <w:bCs/>
              </w:rPr>
              <w:t>участник бюджетного процесса, переходящий</w:t>
            </w:r>
            <w:r w:rsidRPr="007E0E13">
              <w:rPr>
                <w:bCs/>
              </w:rPr>
              <w:t xml:space="preserve"> на обслуживание в другой ТОФК (контур)</w:t>
            </w:r>
          </w:p>
        </w:tc>
      </w:tr>
      <w:tr w:rsidR="00A953AA" w:rsidRPr="00B9499D" w14:paraId="4F0435A9" w14:textId="77777777" w:rsidTr="001955A8">
        <w:tc>
          <w:tcPr>
            <w:tcW w:w="1100" w:type="pct"/>
          </w:tcPr>
          <w:p w14:paraId="42508F11" w14:textId="6CE796F2" w:rsidR="00A953AA" w:rsidRPr="00B9499D" w:rsidRDefault="00A953AA" w:rsidP="00A953AA">
            <w:pPr>
              <w:pStyle w:val="GOSTTablenorm"/>
              <w:rPr>
                <w:bCs/>
              </w:rPr>
            </w:pPr>
            <w:commentRangeStart w:id="493"/>
            <w:commentRangeStart w:id="494"/>
            <w:r w:rsidRPr="001C1B16">
              <w:t xml:space="preserve">Номер </w:t>
            </w:r>
            <w:r>
              <w:t>б</w:t>
            </w:r>
            <w:r w:rsidRPr="001C1B16">
              <w:t>анковского</w:t>
            </w:r>
            <w:r>
              <w:t xml:space="preserve"> / казначейского</w:t>
            </w:r>
            <w:r w:rsidRPr="001C1B16">
              <w:t xml:space="preserve"> счета передающ</w:t>
            </w:r>
            <w:r>
              <w:t>ий</w:t>
            </w:r>
            <w:commentRangeEnd w:id="493"/>
            <w:r w:rsidR="00664BE1" w:rsidRPr="00B9499D">
              <w:rPr>
                <w:rStyle w:val="afff4"/>
                <w:bCs/>
                <w:sz w:val="22"/>
                <w:szCs w:val="20"/>
              </w:rPr>
              <w:commentReference w:id="493"/>
            </w:r>
            <w:commentRangeEnd w:id="494"/>
            <w:r w:rsidR="00481147" w:rsidRPr="00B9499D">
              <w:rPr>
                <w:rStyle w:val="afff4"/>
                <w:bCs/>
                <w:sz w:val="22"/>
                <w:szCs w:val="20"/>
              </w:rPr>
              <w:commentReference w:id="494"/>
            </w:r>
          </w:p>
        </w:tc>
        <w:tc>
          <w:tcPr>
            <w:tcW w:w="750" w:type="pct"/>
          </w:tcPr>
          <w:p w14:paraId="278D5E7D" w14:textId="77777777" w:rsidR="00A953AA" w:rsidRPr="00B9499D" w:rsidRDefault="00A953AA" w:rsidP="00A953AA">
            <w:pPr>
              <w:pStyle w:val="GOSTTablenorm"/>
              <w:rPr>
                <w:bCs/>
              </w:rPr>
            </w:pPr>
            <w:r w:rsidRPr="00B9499D">
              <w:t>SystemInformation_SND_BankAccNum</w:t>
            </w:r>
          </w:p>
        </w:tc>
        <w:tc>
          <w:tcPr>
            <w:tcW w:w="500" w:type="pct"/>
          </w:tcPr>
          <w:p w14:paraId="756E96AE" w14:textId="77777777" w:rsidR="00A953AA" w:rsidRPr="00B9499D" w:rsidRDefault="00A953AA" w:rsidP="00A953AA">
            <w:pPr>
              <w:pStyle w:val="GOSTTablenorm"/>
              <w:rPr>
                <w:bCs/>
              </w:rPr>
            </w:pPr>
            <w:r w:rsidRPr="00B9499D">
              <w:t>Строка</w:t>
            </w:r>
          </w:p>
        </w:tc>
        <w:tc>
          <w:tcPr>
            <w:tcW w:w="300" w:type="pct"/>
          </w:tcPr>
          <w:p w14:paraId="2E979709" w14:textId="1CFC5532" w:rsidR="00A953AA" w:rsidRPr="00B9499D" w:rsidRDefault="00A953AA" w:rsidP="00A953AA">
            <w:pPr>
              <w:pStyle w:val="GOSTTablenorm"/>
              <w:rPr>
                <w:bCs/>
              </w:rPr>
            </w:pPr>
            <w:r>
              <w:t>Нет</w:t>
            </w:r>
          </w:p>
        </w:tc>
        <w:tc>
          <w:tcPr>
            <w:tcW w:w="315" w:type="pct"/>
          </w:tcPr>
          <w:p w14:paraId="0889F7A2" w14:textId="77777777" w:rsidR="00A953AA" w:rsidRPr="00B9499D" w:rsidRDefault="00A953AA" w:rsidP="00A953AA">
            <w:pPr>
              <w:pStyle w:val="GOSTTablenorm"/>
              <w:rPr>
                <w:bCs/>
              </w:rPr>
            </w:pPr>
            <w:r w:rsidRPr="00B9499D">
              <w:t>=20</w:t>
            </w:r>
          </w:p>
        </w:tc>
        <w:tc>
          <w:tcPr>
            <w:tcW w:w="2035" w:type="pct"/>
          </w:tcPr>
          <w:p w14:paraId="2FEDC0A5" w14:textId="3D5EEEF2" w:rsidR="00A953AA" w:rsidRPr="00B9499D" w:rsidRDefault="00A953AA" w:rsidP="00A953AA">
            <w:pPr>
              <w:pStyle w:val="GOSTTablenorm"/>
              <w:rPr>
                <w:bCs/>
              </w:rPr>
            </w:pPr>
            <w:r w:rsidRPr="00273086">
              <w:t>Указывается номер банковского / казначейского счета передающего. Заполняется</w:t>
            </w:r>
            <w:ins w:id="495" w:author="Сказецкая Наталья Камилевна" w:date="2024-05-22T19:16:00Z">
              <w:r w:rsidR="00664BE1">
                <w:t xml:space="preserve"> для типа Акта «</w:t>
              </w:r>
            </w:ins>
            <w:ins w:id="496" w:author="Сказецкая Наталья Камилевна" w:date="2024-05-22T19:17:00Z">
              <w:r w:rsidR="00664BE1">
                <w:rPr>
                  <w:bCs/>
                </w:rPr>
                <w:t>РАР</w:t>
              </w:r>
            </w:ins>
            <w:ins w:id="497" w:author="Сказецкая Наталья Камилевна" w:date="2024-05-22T19:16:00Z">
              <w:r w:rsidR="00664BE1">
                <w:t xml:space="preserve">», «РП4», </w:t>
              </w:r>
            </w:ins>
            <w:ins w:id="498" w:author="Сказецкая Наталья Камилевна" w:date="2024-05-22T19:17:00Z">
              <w:r w:rsidR="00664BE1">
                <w:t xml:space="preserve">«РА4», </w:t>
              </w:r>
            </w:ins>
            <w:ins w:id="499" w:author="Сказецкая Наталья Камилевна" w:date="2024-05-22T19:16:00Z">
              <w:r w:rsidR="00664BE1">
                <w:t>«РИ4»</w:t>
              </w:r>
            </w:ins>
            <w:r w:rsidRPr="00273086">
              <w:t>, если ЛС пер</w:t>
            </w:r>
            <w:r>
              <w:t>едающий обслуживается в ГИИС ЭБ</w:t>
            </w:r>
          </w:p>
        </w:tc>
      </w:tr>
      <w:tr w:rsidR="00A953AA" w:rsidRPr="00B9499D" w14:paraId="429B8964" w14:textId="77777777" w:rsidTr="001955A8">
        <w:tc>
          <w:tcPr>
            <w:tcW w:w="1100" w:type="pct"/>
          </w:tcPr>
          <w:p w14:paraId="6F8B6551" w14:textId="780B77B2" w:rsidR="00A953AA" w:rsidRPr="00B9499D" w:rsidRDefault="00A953AA" w:rsidP="00A953AA">
            <w:pPr>
              <w:pStyle w:val="GOSTTablenorm"/>
              <w:rPr>
                <w:bCs/>
              </w:rPr>
            </w:pPr>
            <w:r w:rsidRPr="001C1B16">
              <w:t xml:space="preserve">Номер </w:t>
            </w:r>
            <w:r>
              <w:t>б</w:t>
            </w:r>
            <w:r w:rsidRPr="001C1B16">
              <w:t xml:space="preserve">анковского </w:t>
            </w:r>
            <w:r>
              <w:t xml:space="preserve">/ казначейского </w:t>
            </w:r>
            <w:r w:rsidRPr="001C1B16">
              <w:t>счета принимающ</w:t>
            </w:r>
            <w:r>
              <w:t>ий</w:t>
            </w:r>
          </w:p>
        </w:tc>
        <w:tc>
          <w:tcPr>
            <w:tcW w:w="750" w:type="pct"/>
          </w:tcPr>
          <w:p w14:paraId="51BAB4DC" w14:textId="77777777" w:rsidR="00A953AA" w:rsidRPr="00B9499D" w:rsidRDefault="00A953AA" w:rsidP="00A953AA">
            <w:pPr>
              <w:pStyle w:val="GOSTTablenorm"/>
              <w:rPr>
                <w:bCs/>
              </w:rPr>
            </w:pPr>
            <w:r w:rsidRPr="00B9499D">
              <w:t>SystemInformation_REC_BankAccNum</w:t>
            </w:r>
          </w:p>
        </w:tc>
        <w:tc>
          <w:tcPr>
            <w:tcW w:w="500" w:type="pct"/>
          </w:tcPr>
          <w:p w14:paraId="02B92D13" w14:textId="77777777" w:rsidR="00A953AA" w:rsidRPr="00B9499D" w:rsidRDefault="00A953AA" w:rsidP="00A953AA">
            <w:pPr>
              <w:pStyle w:val="GOSTTablenorm"/>
              <w:rPr>
                <w:bCs/>
              </w:rPr>
            </w:pPr>
            <w:r w:rsidRPr="00B9499D">
              <w:t>Строка</w:t>
            </w:r>
          </w:p>
        </w:tc>
        <w:tc>
          <w:tcPr>
            <w:tcW w:w="300" w:type="pct"/>
          </w:tcPr>
          <w:p w14:paraId="1502DA84" w14:textId="4494F346" w:rsidR="00A953AA" w:rsidRPr="00B9499D" w:rsidRDefault="00A953AA" w:rsidP="00A953AA">
            <w:pPr>
              <w:pStyle w:val="GOSTTablenorm"/>
              <w:rPr>
                <w:bCs/>
              </w:rPr>
            </w:pPr>
            <w:r>
              <w:t>Нет</w:t>
            </w:r>
          </w:p>
        </w:tc>
        <w:tc>
          <w:tcPr>
            <w:tcW w:w="315" w:type="pct"/>
          </w:tcPr>
          <w:p w14:paraId="2985BEAB" w14:textId="77777777" w:rsidR="00A953AA" w:rsidRPr="00B9499D" w:rsidRDefault="00A953AA" w:rsidP="00A953AA">
            <w:pPr>
              <w:pStyle w:val="GOSTTablenorm"/>
              <w:rPr>
                <w:bCs/>
              </w:rPr>
            </w:pPr>
            <w:r w:rsidRPr="00B9499D">
              <w:t>=20</w:t>
            </w:r>
          </w:p>
        </w:tc>
        <w:tc>
          <w:tcPr>
            <w:tcW w:w="2035" w:type="pct"/>
          </w:tcPr>
          <w:p w14:paraId="0AF05FE5" w14:textId="3DFC9421" w:rsidR="00A953AA" w:rsidRPr="00B9499D" w:rsidRDefault="00A953AA" w:rsidP="00A953AA">
            <w:pPr>
              <w:pStyle w:val="GOSTTablenorm"/>
              <w:rPr>
                <w:bCs/>
              </w:rPr>
            </w:pPr>
            <w:r w:rsidRPr="00273086">
              <w:t>Указывается номер банковского / казначейского счета принимающего. Заполняется</w:t>
            </w:r>
            <w:ins w:id="500" w:author="Сказецкая Наталья Камилевна" w:date="2024-05-22T19:54:00Z">
              <w:r w:rsidR="00664BE1">
                <w:t xml:space="preserve"> для типа Акта «</w:t>
              </w:r>
              <w:r w:rsidR="00664BE1">
                <w:rPr>
                  <w:bCs/>
                </w:rPr>
                <w:t>РАР</w:t>
              </w:r>
              <w:r w:rsidR="00664BE1">
                <w:t>», «РП4», «РА4», «РИ4»</w:t>
              </w:r>
            </w:ins>
            <w:r w:rsidRPr="00273086">
              <w:t xml:space="preserve">, </w:t>
            </w:r>
            <w:r w:rsidRPr="00273086">
              <w:lastRenderedPageBreak/>
              <w:t>если ЛС прин</w:t>
            </w:r>
            <w:r>
              <w:t>имающий обслуживается в ГИИС ЭБ</w:t>
            </w:r>
          </w:p>
        </w:tc>
      </w:tr>
      <w:tr w:rsidR="00A953AA" w:rsidRPr="00B9499D" w14:paraId="4E750C25" w14:textId="77777777" w:rsidTr="001955A8">
        <w:trPr>
          <w:ins w:id="501" w:author="Краснова Наталья EXP-281880" w:date="2024-02-14T08:47:00Z"/>
        </w:trPr>
        <w:tc>
          <w:tcPr>
            <w:tcW w:w="1100" w:type="pct"/>
          </w:tcPr>
          <w:p w14:paraId="3394A1B3" w14:textId="06AFA6A2" w:rsidR="00A953AA" w:rsidRPr="001C1B16" w:rsidRDefault="00A953AA" w:rsidP="00A953AA">
            <w:pPr>
              <w:pStyle w:val="GOSTTablenorm"/>
              <w:rPr>
                <w:ins w:id="502" w:author="Краснова Наталья EXP-281880" w:date="2024-02-14T08:47:00Z"/>
              </w:rPr>
            </w:pPr>
            <w:ins w:id="503" w:author="Краснова Наталья EXP-281880" w:date="2024-02-14T08:47:00Z">
              <w:r w:rsidRPr="0020152A">
                <w:lastRenderedPageBreak/>
                <w:t>Тип организации</w:t>
              </w:r>
            </w:ins>
          </w:p>
        </w:tc>
        <w:tc>
          <w:tcPr>
            <w:tcW w:w="750" w:type="pct"/>
          </w:tcPr>
          <w:p w14:paraId="680C0E24" w14:textId="187CC06E" w:rsidR="00A953AA" w:rsidRPr="00B9499D" w:rsidRDefault="00A953AA" w:rsidP="00CC66D7">
            <w:pPr>
              <w:pStyle w:val="GOSTTablenorm"/>
              <w:rPr>
                <w:ins w:id="504" w:author="Краснова Наталья EXP-281880" w:date="2024-02-14T08:47:00Z"/>
              </w:rPr>
            </w:pPr>
            <w:ins w:id="505" w:author="Краснова Наталья EXP-281880" w:date="2024-03-01T18:20:00Z">
              <w:r w:rsidRPr="00B9499D">
                <w:t>SystemInformation_</w:t>
              </w:r>
              <w:del w:id="506" w:author="Сатлер Марина Викторовна" w:date="2024-04-11T10:11:00Z">
                <w:r w:rsidDel="00CC66D7">
                  <w:delText xml:space="preserve"> </w:delText>
                </w:r>
              </w:del>
              <w:r w:rsidRPr="00122376">
                <w:t>OrgType</w:t>
              </w:r>
            </w:ins>
          </w:p>
        </w:tc>
        <w:tc>
          <w:tcPr>
            <w:tcW w:w="500" w:type="pct"/>
          </w:tcPr>
          <w:p w14:paraId="31876B2C" w14:textId="33E9EC14" w:rsidR="00A953AA" w:rsidRPr="00B9499D" w:rsidRDefault="00664BE1" w:rsidP="00A953AA">
            <w:pPr>
              <w:pStyle w:val="GOSTTablenorm"/>
              <w:rPr>
                <w:ins w:id="507" w:author="Краснова Наталья EXP-281880" w:date="2024-02-14T08:47:00Z"/>
              </w:rPr>
            </w:pPr>
            <w:ins w:id="508" w:author="Сказецкая Наталья Камилевна" w:date="2024-05-22T18:18:00Z">
              <w:r>
                <w:t>Число</w:t>
              </w:r>
            </w:ins>
          </w:p>
        </w:tc>
        <w:tc>
          <w:tcPr>
            <w:tcW w:w="300" w:type="pct"/>
          </w:tcPr>
          <w:p w14:paraId="332746A2" w14:textId="0CF67109" w:rsidR="00A953AA" w:rsidRDefault="00A953AA" w:rsidP="00A953AA">
            <w:pPr>
              <w:pStyle w:val="GOSTTablenorm"/>
              <w:rPr>
                <w:ins w:id="509" w:author="Краснова Наталья EXP-281880" w:date="2024-02-14T08:47:00Z"/>
              </w:rPr>
            </w:pPr>
            <w:ins w:id="510" w:author="Краснова Наталья EXP-281880" w:date="2024-02-14T08:47:00Z">
              <w:r>
                <w:t>Нет</w:t>
              </w:r>
            </w:ins>
          </w:p>
        </w:tc>
        <w:tc>
          <w:tcPr>
            <w:tcW w:w="315" w:type="pct"/>
          </w:tcPr>
          <w:p w14:paraId="04CD91EB" w14:textId="2F9842DF" w:rsidR="00A953AA" w:rsidRPr="00B9499D" w:rsidRDefault="00A953AA" w:rsidP="00A953AA">
            <w:pPr>
              <w:pStyle w:val="GOSTTablenorm"/>
              <w:rPr>
                <w:ins w:id="511" w:author="Краснова Наталья EXP-281880" w:date="2024-02-14T08:47:00Z"/>
              </w:rPr>
            </w:pPr>
            <w:ins w:id="512" w:author="Краснова Наталья EXP-281880" w:date="2024-02-14T08:50:00Z">
              <w:r>
                <w:t>=1</w:t>
              </w:r>
            </w:ins>
          </w:p>
        </w:tc>
        <w:tc>
          <w:tcPr>
            <w:tcW w:w="2035" w:type="pct"/>
          </w:tcPr>
          <w:p w14:paraId="25E6F60C" w14:textId="076DA886" w:rsidR="00A953AA" w:rsidRPr="000465F9" w:rsidRDefault="00A953AA" w:rsidP="00A953AA">
            <w:pPr>
              <w:pStyle w:val="GOSTTablenorm"/>
              <w:rPr>
                <w:ins w:id="513" w:author="Краснова Наталья EXP-281880" w:date="2024-02-14T08:49:00Z"/>
              </w:rPr>
            </w:pPr>
            <w:ins w:id="514" w:author="Краснова Наталья EXP-281880" w:date="2024-02-14T08:49:00Z">
              <w:r w:rsidRPr="000465F9">
                <w:t>Указывается тип организации согласно бюджетным полномочиям.</w:t>
              </w:r>
            </w:ins>
          </w:p>
          <w:p w14:paraId="2879F5E4" w14:textId="77777777" w:rsidR="00A953AA" w:rsidRPr="000465F9" w:rsidRDefault="00A953AA" w:rsidP="00A953AA">
            <w:pPr>
              <w:pStyle w:val="GOSTTablenorm"/>
              <w:rPr>
                <w:ins w:id="515" w:author="Краснова Наталья EXP-281880" w:date="2024-02-14T08:49:00Z"/>
              </w:rPr>
            </w:pPr>
            <w:ins w:id="516" w:author="Краснова Наталья EXP-281880" w:date="2024-02-14T08:49:00Z">
              <w:r w:rsidRPr="000465F9">
                <w:t>Возможные значения</w:t>
              </w:r>
              <w:r>
                <w:t>:</w:t>
              </w:r>
            </w:ins>
          </w:p>
          <w:p w14:paraId="69DAE2E6" w14:textId="1ECAD584" w:rsidR="00A953AA" w:rsidRPr="0020152A" w:rsidRDefault="00A953AA" w:rsidP="00664BE1">
            <w:pPr>
              <w:pStyle w:val="GOSTTableListMark1"/>
              <w:numPr>
                <w:ilvl w:val="0"/>
                <w:numId w:val="1"/>
              </w:numPr>
              <w:tabs>
                <w:tab w:val="clear" w:pos="340"/>
                <w:tab w:val="num" w:pos="368"/>
              </w:tabs>
              <w:ind w:left="368"/>
              <w:rPr>
                <w:ins w:id="517" w:author="Краснова Наталья EXP-281880" w:date="2024-02-14T08:49:00Z"/>
              </w:rPr>
            </w:pPr>
            <w:ins w:id="518" w:author="Краснова Наталья EXP-281880" w:date="2024-02-14T08:49:00Z">
              <w:r w:rsidRPr="0020152A">
                <w:t>«1» – ГРБС / ГАИФДБ</w:t>
              </w:r>
              <w:r>
                <w:t>;</w:t>
              </w:r>
            </w:ins>
          </w:p>
          <w:p w14:paraId="28159392" w14:textId="77777777" w:rsidR="00A953AA" w:rsidRDefault="00A953AA" w:rsidP="00664BE1">
            <w:pPr>
              <w:pStyle w:val="GOSTTableListMark1"/>
              <w:numPr>
                <w:ilvl w:val="0"/>
                <w:numId w:val="1"/>
              </w:numPr>
              <w:tabs>
                <w:tab w:val="clear" w:pos="340"/>
                <w:tab w:val="num" w:pos="368"/>
              </w:tabs>
              <w:ind w:left="368"/>
              <w:rPr>
                <w:ins w:id="519" w:author="Краснова Наталья EXP-281880" w:date="2024-02-14T08:50:00Z"/>
              </w:rPr>
            </w:pPr>
            <w:ins w:id="520" w:author="Краснова Наталья EXP-281880" w:date="2024-02-14T08:49:00Z">
              <w:r w:rsidRPr="0020152A">
                <w:t>«2» – РБС / АИФ с полномочиями ГАИФ</w:t>
              </w:r>
            </w:ins>
            <w:ins w:id="521" w:author="Краснова Наталья EXP-281880" w:date="2024-02-14T08:50:00Z">
              <w:r>
                <w:t>.</w:t>
              </w:r>
            </w:ins>
          </w:p>
          <w:p w14:paraId="5D638869" w14:textId="330B9791" w:rsidR="00A953AA" w:rsidRPr="00273086" w:rsidRDefault="00A953AA" w:rsidP="00A953AA">
            <w:pPr>
              <w:pStyle w:val="GOSTTablenorm"/>
              <w:rPr>
                <w:ins w:id="522" w:author="Краснова Наталья EXP-281880" w:date="2024-02-14T08:47:00Z"/>
              </w:rPr>
            </w:pPr>
            <w:ins w:id="523" w:author="Краснова Наталья EXP-281880" w:date="2024-02-14T08:50:00Z">
              <w:r>
                <w:t xml:space="preserve">Обязательно для заполнения для типа Акта </w:t>
              </w:r>
            </w:ins>
            <w:ins w:id="524" w:author="Краснова Наталья EXP-281880" w:date="2024-02-14T08:51:00Z">
              <w:r>
                <w:t>«РР4» и «РГ4»</w:t>
              </w:r>
            </w:ins>
          </w:p>
        </w:tc>
      </w:tr>
      <w:tr w:rsidR="00A953AA" w:rsidRPr="00B9499D" w14:paraId="04883DEB" w14:textId="77777777" w:rsidTr="001955A8">
        <w:trPr>
          <w:ins w:id="525" w:author="Краснова Наталья EXP-281880" w:date="2024-02-20T11:02:00Z"/>
        </w:trPr>
        <w:tc>
          <w:tcPr>
            <w:tcW w:w="1100" w:type="pct"/>
          </w:tcPr>
          <w:p w14:paraId="7250F537" w14:textId="28225F65" w:rsidR="00A953AA" w:rsidRPr="0020152A" w:rsidRDefault="00A953AA" w:rsidP="00A953AA">
            <w:pPr>
              <w:pStyle w:val="GOSTTablenorm"/>
              <w:rPr>
                <w:ins w:id="526" w:author="Краснова Наталья EXP-281880" w:date="2024-02-20T11:02:00Z"/>
              </w:rPr>
            </w:pPr>
            <w:ins w:id="527" w:author="Краснова Наталья EXP-281880" w:date="2024-02-20T11:02:00Z">
              <w:r w:rsidRPr="0049305E">
                <w:t>Период действия ПОФР</w:t>
              </w:r>
            </w:ins>
          </w:p>
        </w:tc>
        <w:tc>
          <w:tcPr>
            <w:tcW w:w="750" w:type="pct"/>
          </w:tcPr>
          <w:p w14:paraId="26DC318C" w14:textId="3F69E695" w:rsidR="00A953AA" w:rsidRPr="00B9499D" w:rsidRDefault="00A953AA" w:rsidP="00CC66D7">
            <w:pPr>
              <w:pStyle w:val="GOSTTablenorm"/>
              <w:rPr>
                <w:ins w:id="528" w:author="Краснова Наталья EXP-281880" w:date="2024-02-20T11:02:00Z"/>
              </w:rPr>
            </w:pPr>
            <w:ins w:id="529" w:author="Краснова Наталья EXP-281880" w:date="2024-03-01T18:20:00Z">
              <w:r w:rsidRPr="00B9499D">
                <w:t>SystemInformation_</w:t>
              </w:r>
              <w:del w:id="530" w:author="Сатлер Марина Викторовна" w:date="2024-04-11T10:11:00Z">
                <w:r w:rsidDel="00CC66D7">
                  <w:delText xml:space="preserve"> </w:delText>
                </w:r>
              </w:del>
              <w:r w:rsidRPr="00122376">
                <w:t>SIGNPERIOD</w:t>
              </w:r>
            </w:ins>
          </w:p>
        </w:tc>
        <w:tc>
          <w:tcPr>
            <w:tcW w:w="500" w:type="pct"/>
          </w:tcPr>
          <w:p w14:paraId="6865975B" w14:textId="768AE784" w:rsidR="00A953AA" w:rsidRDefault="00A953AA" w:rsidP="00A953AA">
            <w:pPr>
              <w:pStyle w:val="GOSTTablenorm"/>
              <w:rPr>
                <w:ins w:id="531" w:author="Краснова Наталья EXP-281880" w:date="2024-02-20T11:02:00Z"/>
              </w:rPr>
            </w:pPr>
            <w:ins w:id="532" w:author="Краснова Наталья EXP-281880" w:date="2024-02-20T11:02:00Z">
              <w:r>
                <w:t>Строка</w:t>
              </w:r>
            </w:ins>
          </w:p>
        </w:tc>
        <w:tc>
          <w:tcPr>
            <w:tcW w:w="300" w:type="pct"/>
          </w:tcPr>
          <w:p w14:paraId="1C6C738C" w14:textId="49E09D5A" w:rsidR="00A953AA" w:rsidRDefault="00A953AA" w:rsidP="00A953AA">
            <w:pPr>
              <w:pStyle w:val="GOSTTablenorm"/>
              <w:rPr>
                <w:ins w:id="533" w:author="Краснова Наталья EXP-281880" w:date="2024-02-20T11:02:00Z"/>
              </w:rPr>
            </w:pPr>
            <w:ins w:id="534" w:author="Краснова Наталья EXP-281880" w:date="2024-02-20T11:02:00Z">
              <w:r>
                <w:t>Нет</w:t>
              </w:r>
            </w:ins>
          </w:p>
        </w:tc>
        <w:tc>
          <w:tcPr>
            <w:tcW w:w="315" w:type="pct"/>
          </w:tcPr>
          <w:p w14:paraId="07999482" w14:textId="6154E927" w:rsidR="00A953AA" w:rsidRDefault="00A953AA" w:rsidP="00A953AA">
            <w:pPr>
              <w:pStyle w:val="GOSTTablenorm"/>
              <w:rPr>
                <w:ins w:id="535" w:author="Краснова Наталья EXP-281880" w:date="2024-02-20T11:02:00Z"/>
              </w:rPr>
            </w:pPr>
            <w:ins w:id="536" w:author="Краснова Наталья EXP-281880" w:date="2024-02-20T11:02:00Z">
              <w:r>
                <w:t>=3</w:t>
              </w:r>
            </w:ins>
          </w:p>
        </w:tc>
        <w:tc>
          <w:tcPr>
            <w:tcW w:w="2035" w:type="pct"/>
          </w:tcPr>
          <w:p w14:paraId="62655830" w14:textId="77777777" w:rsidR="00A953AA" w:rsidRDefault="00A953AA" w:rsidP="00A953AA">
            <w:pPr>
              <w:pStyle w:val="GOSTTablenorm"/>
              <w:rPr>
                <w:ins w:id="537" w:author="Краснова Наталья EXP-281880" w:date="2024-03-24T20:55:00Z"/>
              </w:rPr>
            </w:pPr>
            <w:ins w:id="538" w:author="Краснова Наталья EXP-281880" w:date="2024-02-20T11:02:00Z">
              <w:r>
                <w:t xml:space="preserve">Указывается код </w:t>
              </w:r>
            </w:ins>
            <w:ins w:id="539" w:author="Краснова Наталья EXP-281880" w:date="2024-02-20T11:03:00Z">
              <w:r>
                <w:t xml:space="preserve">текущего </w:t>
              </w:r>
            </w:ins>
            <w:ins w:id="540" w:author="Краснова Наталья EXP-281880" w:date="2024-02-20T11:02:00Z">
              <w:r>
                <w:t>периода действия ПОФР</w:t>
              </w:r>
            </w:ins>
            <w:ins w:id="541" w:author="Краснова Наталья EXP-281880" w:date="2024-03-24T20:55:00Z">
              <w:r w:rsidR="003B40D7">
                <w:t>.</w:t>
              </w:r>
            </w:ins>
          </w:p>
          <w:p w14:paraId="29E3001E" w14:textId="702ED3B4" w:rsidR="003B40D7" w:rsidRPr="000465F9" w:rsidRDefault="003B40D7" w:rsidP="003B40D7">
            <w:pPr>
              <w:pStyle w:val="GOSTTablenorm"/>
              <w:rPr>
                <w:ins w:id="542" w:author="Краснова Наталья EXP-281880" w:date="2024-02-20T11:02:00Z"/>
              </w:rPr>
            </w:pPr>
            <w:ins w:id="543" w:author="Краснова Наталья EXP-281880" w:date="2024-03-24T20:56:00Z">
              <w:r>
                <w:t>Обязательно для заполнения для типа Акта «РР4»</w:t>
              </w:r>
            </w:ins>
            <w:ins w:id="544" w:author="Краснова Наталья EXP-281880" w:date="2024-03-24T20:57:00Z">
              <w:r>
                <w:t>,</w:t>
              </w:r>
            </w:ins>
            <w:ins w:id="545" w:author="Краснова Наталья EXP-281880" w:date="2024-03-24T20:56:00Z">
              <w:r>
                <w:t xml:space="preserve"> «РП4», «РИ4»</w:t>
              </w:r>
            </w:ins>
          </w:p>
        </w:tc>
      </w:tr>
      <w:tr w:rsidR="004D1FC1" w:rsidRPr="00B9499D" w14:paraId="0E13A22A" w14:textId="77777777" w:rsidTr="001955A8">
        <w:tc>
          <w:tcPr>
            <w:tcW w:w="1100" w:type="pct"/>
          </w:tcPr>
          <w:p w14:paraId="24E7C2DC" w14:textId="07A69ED4" w:rsidR="004D1FC1" w:rsidRPr="002F4063" w:rsidRDefault="004D1FC1" w:rsidP="004D1FC1">
            <w:pPr>
              <w:pStyle w:val="GOSTTablenorm"/>
              <w:rPr>
                <w:b/>
                <w:bCs/>
              </w:rPr>
            </w:pPr>
            <w:r w:rsidRPr="002F4063">
              <w:rPr>
                <w:b/>
              </w:rPr>
              <w:t>Строки документа для учета</w:t>
            </w:r>
          </w:p>
        </w:tc>
        <w:tc>
          <w:tcPr>
            <w:tcW w:w="750" w:type="pct"/>
          </w:tcPr>
          <w:p w14:paraId="6A2B2805" w14:textId="77777777" w:rsidR="004D1FC1" w:rsidRPr="002F4063" w:rsidRDefault="004D1FC1" w:rsidP="004D1FC1">
            <w:pPr>
              <w:pStyle w:val="GOSTTablenorm"/>
              <w:rPr>
                <w:b/>
              </w:rPr>
            </w:pPr>
            <w:r w:rsidRPr="002F4063">
              <w:rPr>
                <w:b/>
              </w:rPr>
              <w:t>PUiO_VLS_A</w:t>
            </w:r>
          </w:p>
        </w:tc>
        <w:tc>
          <w:tcPr>
            <w:tcW w:w="500" w:type="pct"/>
          </w:tcPr>
          <w:p w14:paraId="14AB2734" w14:textId="77777777" w:rsidR="004D1FC1" w:rsidRPr="00B9499D" w:rsidRDefault="004D1FC1" w:rsidP="004D1FC1">
            <w:pPr>
              <w:pStyle w:val="GOSTTablenorm"/>
              <w:rPr>
                <w:bCs/>
              </w:rPr>
            </w:pPr>
            <w:r w:rsidRPr="00B9499D">
              <w:t>Массив</w:t>
            </w:r>
          </w:p>
        </w:tc>
        <w:tc>
          <w:tcPr>
            <w:tcW w:w="300" w:type="pct"/>
          </w:tcPr>
          <w:p w14:paraId="050BB223" w14:textId="14EA9415" w:rsidR="004D1FC1" w:rsidRPr="005C6BDA" w:rsidRDefault="004D1FC1" w:rsidP="004D1FC1">
            <w:pPr>
              <w:pStyle w:val="GOSTTablenorm"/>
              <w:rPr>
                <w:bCs/>
              </w:rPr>
            </w:pPr>
            <w:r w:rsidRPr="00B9499D">
              <w:t>Да</w:t>
            </w:r>
          </w:p>
        </w:tc>
        <w:tc>
          <w:tcPr>
            <w:tcW w:w="315" w:type="pct"/>
          </w:tcPr>
          <w:p w14:paraId="2CBD9DB1" w14:textId="6DE78D74" w:rsidR="004D1FC1" w:rsidRPr="00B9499D" w:rsidRDefault="004D1FC1" w:rsidP="004D1FC1">
            <w:pPr>
              <w:pStyle w:val="GOSTTablenorm"/>
              <w:rPr>
                <w:bCs/>
              </w:rPr>
            </w:pPr>
            <w:r>
              <w:rPr>
                <w:bCs/>
              </w:rPr>
              <w:t>-</w:t>
            </w:r>
          </w:p>
        </w:tc>
        <w:tc>
          <w:tcPr>
            <w:tcW w:w="2035" w:type="pct"/>
          </w:tcPr>
          <w:p w14:paraId="015752E4" w14:textId="7D4495E6" w:rsidR="004D1FC1" w:rsidRPr="00B9499D" w:rsidRDefault="004D1FC1" w:rsidP="004D1FC1">
            <w:pPr>
              <w:pStyle w:val="GOSTTablenorm"/>
              <w:rPr>
                <w:bCs/>
              </w:rPr>
            </w:pPr>
            <w:r>
              <w:rPr>
                <w:bCs/>
              </w:rPr>
              <w:t>-</w:t>
            </w:r>
          </w:p>
        </w:tc>
      </w:tr>
      <w:tr w:rsidR="004D1FC1" w:rsidRPr="00B9499D" w14:paraId="5C96F0F2" w14:textId="77777777" w:rsidTr="001955A8">
        <w:tc>
          <w:tcPr>
            <w:tcW w:w="1100" w:type="pct"/>
          </w:tcPr>
          <w:p w14:paraId="0FBFBBCF" w14:textId="2DCF38B2" w:rsidR="004D1FC1" w:rsidRDefault="004D1FC1" w:rsidP="004D1FC1">
            <w:pPr>
              <w:pStyle w:val="GOSTTablenorm"/>
            </w:pPr>
            <w:r>
              <w:t>Идентификатор строки</w:t>
            </w:r>
          </w:p>
        </w:tc>
        <w:tc>
          <w:tcPr>
            <w:tcW w:w="750" w:type="pct"/>
          </w:tcPr>
          <w:p w14:paraId="49949BD6" w14:textId="637FBCF1" w:rsidR="004D1FC1" w:rsidRPr="00B9499D" w:rsidRDefault="004D1FC1" w:rsidP="004D1FC1">
            <w:pPr>
              <w:pStyle w:val="GOSTTablenorm"/>
            </w:pPr>
            <w:r w:rsidRPr="00A71881">
              <w:rPr>
                <w:b/>
              </w:rPr>
              <w:t>PUiO_VLS_A</w:t>
            </w:r>
            <w:r w:rsidRPr="00B9499D">
              <w:t>:</w:t>
            </w:r>
            <w:r>
              <w:rPr>
                <w:lang w:val="en-US"/>
              </w:rPr>
              <w:t>id</w:t>
            </w:r>
          </w:p>
        </w:tc>
        <w:tc>
          <w:tcPr>
            <w:tcW w:w="500" w:type="pct"/>
          </w:tcPr>
          <w:p w14:paraId="652B3DF3" w14:textId="1042E55E" w:rsidR="004D1FC1" w:rsidRPr="00B9499D" w:rsidRDefault="004D1FC1" w:rsidP="004D1FC1">
            <w:pPr>
              <w:pStyle w:val="GOSTTablenorm"/>
            </w:pPr>
            <w:r w:rsidRPr="000B4650">
              <w:t>Число</w:t>
            </w:r>
          </w:p>
        </w:tc>
        <w:tc>
          <w:tcPr>
            <w:tcW w:w="300" w:type="pct"/>
          </w:tcPr>
          <w:p w14:paraId="46F491FB" w14:textId="71661227" w:rsidR="004D1FC1" w:rsidRPr="00B9499D" w:rsidRDefault="004D1FC1" w:rsidP="004D1FC1">
            <w:pPr>
              <w:pStyle w:val="GOSTTablenorm"/>
            </w:pPr>
            <w:r w:rsidRPr="000B4650">
              <w:t>Да</w:t>
            </w:r>
          </w:p>
        </w:tc>
        <w:tc>
          <w:tcPr>
            <w:tcW w:w="315" w:type="pct"/>
          </w:tcPr>
          <w:p w14:paraId="2F9129F1" w14:textId="73D34C30" w:rsidR="004D1FC1" w:rsidRPr="00B9499D" w:rsidRDefault="004D1FC1" w:rsidP="004D1FC1">
            <w:pPr>
              <w:pStyle w:val="GOSTTablenorm"/>
              <w:rPr>
                <w:bCs/>
              </w:rPr>
            </w:pPr>
            <w:r w:rsidRPr="000B4650">
              <w:t>&lt;=20</w:t>
            </w:r>
          </w:p>
        </w:tc>
        <w:tc>
          <w:tcPr>
            <w:tcW w:w="2035" w:type="pct"/>
          </w:tcPr>
          <w:p w14:paraId="6F02E1A2" w14:textId="0C1ECE8B" w:rsidR="004D1FC1" w:rsidRPr="00B9499D" w:rsidRDefault="004D1FC1" w:rsidP="004D1FC1">
            <w:pPr>
              <w:pStyle w:val="GOSTTablenorm"/>
              <w:rPr>
                <w:bCs/>
              </w:rPr>
            </w:pPr>
            <w:r w:rsidRPr="000B4650">
              <w:t>Указывается технический идентификатор строки</w:t>
            </w:r>
          </w:p>
        </w:tc>
      </w:tr>
      <w:tr w:rsidR="004D1FC1" w:rsidRPr="00B9499D" w14:paraId="4CEBFD31" w14:textId="77777777" w:rsidTr="001955A8">
        <w:tc>
          <w:tcPr>
            <w:tcW w:w="1100" w:type="pct"/>
          </w:tcPr>
          <w:p w14:paraId="2240D49E" w14:textId="7F80D91B" w:rsidR="004D1FC1" w:rsidRPr="00B9499D" w:rsidRDefault="004D1FC1" w:rsidP="004D1FC1">
            <w:pPr>
              <w:pStyle w:val="GOSTTablenorm"/>
              <w:rPr>
                <w:bCs/>
              </w:rPr>
            </w:pPr>
            <w:r w:rsidRPr="00B9499D">
              <w:t>Оборот по дебету</w:t>
            </w:r>
            <w:r>
              <w:t xml:space="preserve"> (в рублях)</w:t>
            </w:r>
          </w:p>
        </w:tc>
        <w:tc>
          <w:tcPr>
            <w:tcW w:w="750" w:type="pct"/>
          </w:tcPr>
          <w:p w14:paraId="2C296896" w14:textId="77777777" w:rsidR="004D1FC1" w:rsidRPr="00B9499D" w:rsidRDefault="004D1FC1" w:rsidP="004D1FC1">
            <w:pPr>
              <w:pStyle w:val="GOSTTablenorm"/>
              <w:rPr>
                <w:bCs/>
              </w:rPr>
            </w:pPr>
            <w:r w:rsidRPr="00A71881">
              <w:rPr>
                <w:b/>
              </w:rPr>
              <w:t>PUiO_VLS_A</w:t>
            </w:r>
            <w:r w:rsidRPr="00B9499D">
              <w:t>:TurnoverDT</w:t>
            </w:r>
          </w:p>
        </w:tc>
        <w:tc>
          <w:tcPr>
            <w:tcW w:w="500" w:type="pct"/>
          </w:tcPr>
          <w:p w14:paraId="4B9E00A5" w14:textId="77777777" w:rsidR="004D1FC1" w:rsidRPr="00B9499D" w:rsidRDefault="004D1FC1" w:rsidP="004D1FC1">
            <w:pPr>
              <w:pStyle w:val="GOSTTablenorm"/>
              <w:rPr>
                <w:bCs/>
              </w:rPr>
            </w:pPr>
            <w:r w:rsidRPr="00B9499D">
              <w:t>Сумма</w:t>
            </w:r>
          </w:p>
        </w:tc>
        <w:tc>
          <w:tcPr>
            <w:tcW w:w="300" w:type="pct"/>
          </w:tcPr>
          <w:p w14:paraId="078B9A57" w14:textId="77777777" w:rsidR="004D1FC1" w:rsidRPr="00B9499D" w:rsidRDefault="004D1FC1" w:rsidP="004D1FC1">
            <w:pPr>
              <w:pStyle w:val="GOSTTablenorm"/>
              <w:rPr>
                <w:bCs/>
              </w:rPr>
            </w:pPr>
            <w:r w:rsidRPr="00B9499D">
              <w:t>Да</w:t>
            </w:r>
          </w:p>
        </w:tc>
        <w:tc>
          <w:tcPr>
            <w:tcW w:w="315" w:type="pct"/>
          </w:tcPr>
          <w:p w14:paraId="11ACB60D" w14:textId="797BF319" w:rsidR="004D1FC1" w:rsidRPr="00B9499D" w:rsidRDefault="004D1FC1" w:rsidP="004D1FC1">
            <w:pPr>
              <w:pStyle w:val="GOSTTablenorm"/>
              <w:rPr>
                <w:bCs/>
              </w:rPr>
            </w:pPr>
          </w:p>
        </w:tc>
        <w:tc>
          <w:tcPr>
            <w:tcW w:w="2035" w:type="pct"/>
          </w:tcPr>
          <w:p w14:paraId="29D0DE46" w14:textId="0392A1CD" w:rsidR="004D1FC1" w:rsidRPr="00B9499D" w:rsidRDefault="004D1FC1" w:rsidP="004D1FC1">
            <w:pPr>
              <w:pStyle w:val="GOSTTablenorm"/>
              <w:rPr>
                <w:bCs/>
              </w:rPr>
            </w:pPr>
            <w:r w:rsidRPr="00B9499D">
              <w:t xml:space="preserve">Сумма </w:t>
            </w:r>
            <w:r>
              <w:t>оборота по дебету</w:t>
            </w:r>
            <w:r w:rsidRPr="00B9499D">
              <w:t xml:space="preserve"> в единицах валюты</w:t>
            </w:r>
            <w:r>
              <w:t xml:space="preserve"> учета (</w:t>
            </w:r>
            <w:r w:rsidRPr="00B9499D">
              <w:t xml:space="preserve">в </w:t>
            </w:r>
            <w:r>
              <w:t>рублях)</w:t>
            </w:r>
            <w:r w:rsidRPr="001C1B16">
              <w:t>,</w:t>
            </w:r>
            <w:r w:rsidRPr="00B9499D">
              <w:t xml:space="preserve"> с точностью 2 знака после запятой</w:t>
            </w:r>
          </w:p>
        </w:tc>
      </w:tr>
      <w:tr w:rsidR="004D1FC1" w:rsidRPr="00B9499D" w14:paraId="60E49224" w14:textId="77777777" w:rsidTr="001955A8">
        <w:tc>
          <w:tcPr>
            <w:tcW w:w="1100" w:type="pct"/>
          </w:tcPr>
          <w:p w14:paraId="145D31DF" w14:textId="0D15D327" w:rsidR="004D1FC1" w:rsidRPr="00B9499D" w:rsidRDefault="004D1FC1" w:rsidP="004D1FC1">
            <w:pPr>
              <w:pStyle w:val="GOSTTablenorm"/>
              <w:rPr>
                <w:bCs/>
              </w:rPr>
            </w:pPr>
            <w:r w:rsidRPr="00B9499D">
              <w:t>Оборот по кредиту</w:t>
            </w:r>
            <w:r>
              <w:t xml:space="preserve"> (в рублях)</w:t>
            </w:r>
          </w:p>
        </w:tc>
        <w:tc>
          <w:tcPr>
            <w:tcW w:w="750" w:type="pct"/>
          </w:tcPr>
          <w:p w14:paraId="564EEF28" w14:textId="77777777" w:rsidR="004D1FC1" w:rsidRPr="00B9499D" w:rsidRDefault="004D1FC1" w:rsidP="004D1FC1">
            <w:pPr>
              <w:pStyle w:val="GOSTTablenorm"/>
              <w:rPr>
                <w:bCs/>
              </w:rPr>
            </w:pPr>
            <w:r w:rsidRPr="00A71881">
              <w:rPr>
                <w:b/>
              </w:rPr>
              <w:t>PUiO_VLS_A:</w:t>
            </w:r>
            <w:r w:rsidRPr="00B9499D">
              <w:t>TurnoverKT</w:t>
            </w:r>
          </w:p>
        </w:tc>
        <w:tc>
          <w:tcPr>
            <w:tcW w:w="500" w:type="pct"/>
          </w:tcPr>
          <w:p w14:paraId="2D39C5BF" w14:textId="77777777" w:rsidR="004D1FC1" w:rsidRPr="00B9499D" w:rsidRDefault="004D1FC1" w:rsidP="004D1FC1">
            <w:pPr>
              <w:pStyle w:val="GOSTTablenorm"/>
              <w:rPr>
                <w:bCs/>
              </w:rPr>
            </w:pPr>
            <w:r w:rsidRPr="00B9499D">
              <w:t>Сумма</w:t>
            </w:r>
          </w:p>
        </w:tc>
        <w:tc>
          <w:tcPr>
            <w:tcW w:w="300" w:type="pct"/>
          </w:tcPr>
          <w:p w14:paraId="1C63FFAA" w14:textId="77777777" w:rsidR="004D1FC1" w:rsidRPr="00B9499D" w:rsidRDefault="004D1FC1" w:rsidP="004D1FC1">
            <w:pPr>
              <w:pStyle w:val="GOSTTablenorm"/>
              <w:rPr>
                <w:bCs/>
              </w:rPr>
            </w:pPr>
            <w:r w:rsidRPr="00B9499D">
              <w:t>Да</w:t>
            </w:r>
          </w:p>
        </w:tc>
        <w:tc>
          <w:tcPr>
            <w:tcW w:w="315" w:type="pct"/>
          </w:tcPr>
          <w:p w14:paraId="4353D6FA" w14:textId="2B028FD0" w:rsidR="004D1FC1" w:rsidRPr="00B9499D" w:rsidRDefault="004D1FC1" w:rsidP="004D1FC1">
            <w:pPr>
              <w:pStyle w:val="GOSTTablenorm"/>
              <w:rPr>
                <w:bCs/>
              </w:rPr>
            </w:pPr>
          </w:p>
        </w:tc>
        <w:tc>
          <w:tcPr>
            <w:tcW w:w="2035" w:type="pct"/>
          </w:tcPr>
          <w:p w14:paraId="026B13D5" w14:textId="0C67AA9E" w:rsidR="004D1FC1" w:rsidRPr="00B9499D" w:rsidRDefault="004D1FC1" w:rsidP="004D1FC1">
            <w:pPr>
              <w:pStyle w:val="GOSTTablenorm"/>
              <w:rPr>
                <w:bCs/>
              </w:rPr>
            </w:pPr>
            <w:r w:rsidRPr="00B9499D">
              <w:t xml:space="preserve">Сумма </w:t>
            </w:r>
            <w:r>
              <w:t>оборота по кредиту</w:t>
            </w:r>
            <w:ins w:id="546" w:author="Сатлер Марина Викторовна" w:date="2024-06-24T15:54:00Z">
              <w:r>
                <w:t xml:space="preserve"> </w:t>
              </w:r>
            </w:ins>
            <w:r w:rsidRPr="001C1B16">
              <w:t xml:space="preserve">в </w:t>
            </w:r>
            <w:r w:rsidRPr="00B9499D">
              <w:t>единицах валюты</w:t>
            </w:r>
            <w:r>
              <w:t xml:space="preserve"> учета (в рублях)</w:t>
            </w:r>
            <w:r w:rsidRPr="001C1B16">
              <w:t>,</w:t>
            </w:r>
            <w:r w:rsidRPr="00B9499D">
              <w:t xml:space="preserve"> с </w:t>
            </w:r>
            <w:r>
              <w:t>точностью 2 знака после запятой</w:t>
            </w:r>
          </w:p>
        </w:tc>
      </w:tr>
      <w:tr w:rsidR="004D1FC1" w:rsidRPr="00B9499D" w14:paraId="17B794D2" w14:textId="77777777" w:rsidTr="001955A8">
        <w:tc>
          <w:tcPr>
            <w:tcW w:w="1100" w:type="pct"/>
          </w:tcPr>
          <w:p w14:paraId="3BC75F06" w14:textId="195239D7" w:rsidR="004D1FC1" w:rsidRPr="00B9499D" w:rsidRDefault="004D1FC1" w:rsidP="004D1FC1">
            <w:pPr>
              <w:pStyle w:val="GOSTTablenorm"/>
              <w:rPr>
                <w:bCs/>
              </w:rPr>
            </w:pPr>
            <w:r w:rsidRPr="001C1B16">
              <w:t>Оборот по дебету</w:t>
            </w:r>
            <w:r>
              <w:t xml:space="preserve"> (в валюте)</w:t>
            </w:r>
          </w:p>
        </w:tc>
        <w:tc>
          <w:tcPr>
            <w:tcW w:w="750" w:type="pct"/>
          </w:tcPr>
          <w:p w14:paraId="6A9541E4" w14:textId="77777777" w:rsidR="004D1FC1" w:rsidRPr="00B9499D" w:rsidRDefault="004D1FC1" w:rsidP="004D1FC1">
            <w:pPr>
              <w:pStyle w:val="GOSTTablenorm"/>
              <w:rPr>
                <w:bCs/>
              </w:rPr>
            </w:pPr>
            <w:r w:rsidRPr="00A71881">
              <w:rPr>
                <w:b/>
              </w:rPr>
              <w:t>PUiO_VLS_A:</w:t>
            </w:r>
            <w:r w:rsidRPr="00B9499D">
              <w:t>EnteredDT</w:t>
            </w:r>
          </w:p>
        </w:tc>
        <w:tc>
          <w:tcPr>
            <w:tcW w:w="500" w:type="pct"/>
          </w:tcPr>
          <w:p w14:paraId="7B0DCA6D" w14:textId="77777777" w:rsidR="004D1FC1" w:rsidRPr="00B9499D" w:rsidRDefault="004D1FC1" w:rsidP="004D1FC1">
            <w:pPr>
              <w:pStyle w:val="GOSTTablenorm"/>
              <w:rPr>
                <w:bCs/>
              </w:rPr>
            </w:pPr>
            <w:r w:rsidRPr="00B9499D">
              <w:t>Сумма</w:t>
            </w:r>
          </w:p>
        </w:tc>
        <w:tc>
          <w:tcPr>
            <w:tcW w:w="300" w:type="pct"/>
          </w:tcPr>
          <w:p w14:paraId="5B1BA870" w14:textId="77777777" w:rsidR="004D1FC1" w:rsidRPr="00B9499D" w:rsidRDefault="004D1FC1" w:rsidP="004D1FC1">
            <w:pPr>
              <w:pStyle w:val="GOSTTablenorm"/>
              <w:rPr>
                <w:bCs/>
              </w:rPr>
            </w:pPr>
            <w:r w:rsidRPr="00B9499D">
              <w:t>Да</w:t>
            </w:r>
          </w:p>
        </w:tc>
        <w:tc>
          <w:tcPr>
            <w:tcW w:w="315" w:type="pct"/>
          </w:tcPr>
          <w:p w14:paraId="4F19BFCE" w14:textId="1020602E" w:rsidR="004D1FC1" w:rsidRPr="00B9499D" w:rsidRDefault="004D1FC1" w:rsidP="004D1FC1">
            <w:pPr>
              <w:pStyle w:val="GOSTTablenorm"/>
              <w:rPr>
                <w:bCs/>
              </w:rPr>
            </w:pPr>
          </w:p>
        </w:tc>
        <w:tc>
          <w:tcPr>
            <w:tcW w:w="2035" w:type="pct"/>
          </w:tcPr>
          <w:p w14:paraId="29E029FD" w14:textId="0009329D" w:rsidR="004D1FC1" w:rsidRPr="00B9499D" w:rsidRDefault="004D1FC1" w:rsidP="004D1FC1">
            <w:pPr>
              <w:pStyle w:val="GOSTTablenorm"/>
              <w:rPr>
                <w:bCs/>
              </w:rPr>
            </w:pPr>
            <w:r w:rsidRPr="00B9499D">
              <w:t xml:space="preserve">Сумма </w:t>
            </w:r>
            <w:r>
              <w:t>оборота по дебету</w:t>
            </w:r>
            <w:ins w:id="547" w:author="Сатлер Марина Викторовна" w:date="2024-06-24T15:54:00Z">
              <w:r>
                <w:t xml:space="preserve"> </w:t>
              </w:r>
            </w:ins>
            <w:r w:rsidRPr="001C1B16">
              <w:t>в</w:t>
            </w:r>
            <w:r w:rsidRPr="00B9499D">
              <w:t xml:space="preserve"> единицах валюты, указанной в реквизите </w:t>
            </w:r>
            <w:r w:rsidRPr="0013030F">
              <w:rPr>
                <w:b/>
                <w:bCs/>
              </w:rPr>
              <w:t>PUiO_VLS_A:</w:t>
            </w:r>
            <w:r w:rsidRPr="00B9499D">
              <w:rPr>
                <w:bCs/>
              </w:rPr>
              <w:t>OKVCd</w:t>
            </w:r>
            <w:r w:rsidRPr="00B9499D">
              <w:t xml:space="preserve">, с </w:t>
            </w:r>
            <w:r>
              <w:t>точностью 2 знака после запятой</w:t>
            </w:r>
          </w:p>
        </w:tc>
      </w:tr>
      <w:tr w:rsidR="004D1FC1" w:rsidRPr="00B9499D" w14:paraId="7DFB22A1" w14:textId="77777777" w:rsidTr="001955A8">
        <w:tc>
          <w:tcPr>
            <w:tcW w:w="1100" w:type="pct"/>
          </w:tcPr>
          <w:p w14:paraId="78D501D2" w14:textId="0281A934" w:rsidR="004D1FC1" w:rsidRPr="00B9499D" w:rsidRDefault="004D1FC1" w:rsidP="004D1FC1">
            <w:pPr>
              <w:pStyle w:val="GOSTTablenorm"/>
              <w:rPr>
                <w:bCs/>
              </w:rPr>
            </w:pPr>
            <w:r w:rsidRPr="001C1B16">
              <w:t>Оборот по кредиту</w:t>
            </w:r>
            <w:r>
              <w:t xml:space="preserve"> (в валюте)</w:t>
            </w:r>
          </w:p>
        </w:tc>
        <w:tc>
          <w:tcPr>
            <w:tcW w:w="750" w:type="pct"/>
          </w:tcPr>
          <w:p w14:paraId="1EB3C4B6" w14:textId="77777777" w:rsidR="004D1FC1" w:rsidRPr="00B9499D" w:rsidRDefault="004D1FC1" w:rsidP="004D1FC1">
            <w:pPr>
              <w:pStyle w:val="GOSTTablenorm"/>
              <w:rPr>
                <w:bCs/>
              </w:rPr>
            </w:pPr>
            <w:r w:rsidRPr="00A71881">
              <w:rPr>
                <w:b/>
              </w:rPr>
              <w:t>PUiO_VLS_A:</w:t>
            </w:r>
            <w:r w:rsidRPr="00B9499D">
              <w:t>EnteredKT</w:t>
            </w:r>
          </w:p>
        </w:tc>
        <w:tc>
          <w:tcPr>
            <w:tcW w:w="500" w:type="pct"/>
          </w:tcPr>
          <w:p w14:paraId="718E317D" w14:textId="77777777" w:rsidR="004D1FC1" w:rsidRPr="00B9499D" w:rsidRDefault="004D1FC1" w:rsidP="004D1FC1">
            <w:pPr>
              <w:pStyle w:val="GOSTTablenorm"/>
              <w:rPr>
                <w:bCs/>
              </w:rPr>
            </w:pPr>
            <w:r w:rsidRPr="00B9499D">
              <w:t>Сумма</w:t>
            </w:r>
          </w:p>
        </w:tc>
        <w:tc>
          <w:tcPr>
            <w:tcW w:w="300" w:type="pct"/>
          </w:tcPr>
          <w:p w14:paraId="770D6B2A" w14:textId="77777777" w:rsidR="004D1FC1" w:rsidRPr="00B9499D" w:rsidRDefault="004D1FC1" w:rsidP="004D1FC1">
            <w:pPr>
              <w:pStyle w:val="GOSTTablenorm"/>
              <w:rPr>
                <w:bCs/>
              </w:rPr>
            </w:pPr>
            <w:r w:rsidRPr="00B9499D">
              <w:t>Да</w:t>
            </w:r>
          </w:p>
        </w:tc>
        <w:tc>
          <w:tcPr>
            <w:tcW w:w="315" w:type="pct"/>
          </w:tcPr>
          <w:p w14:paraId="58D513AE" w14:textId="0DD07C8B" w:rsidR="004D1FC1" w:rsidRPr="00B9499D" w:rsidRDefault="004D1FC1" w:rsidP="004D1FC1">
            <w:pPr>
              <w:pStyle w:val="GOSTTablenorm"/>
              <w:rPr>
                <w:bCs/>
              </w:rPr>
            </w:pPr>
          </w:p>
        </w:tc>
        <w:tc>
          <w:tcPr>
            <w:tcW w:w="2035" w:type="pct"/>
          </w:tcPr>
          <w:p w14:paraId="0160E9EF" w14:textId="7BE761E3" w:rsidR="004D1FC1" w:rsidRPr="00B9499D" w:rsidRDefault="004D1FC1" w:rsidP="004D1FC1">
            <w:pPr>
              <w:pStyle w:val="GOSTTablenorm"/>
              <w:rPr>
                <w:bCs/>
              </w:rPr>
            </w:pPr>
            <w:r w:rsidRPr="00B9499D">
              <w:t xml:space="preserve">Сумма </w:t>
            </w:r>
            <w:r>
              <w:t>оборота по кредиту</w:t>
            </w:r>
            <w:ins w:id="548" w:author="Сатлер Марина Викторовна" w:date="2024-06-24T15:54:00Z">
              <w:r>
                <w:t xml:space="preserve"> </w:t>
              </w:r>
            </w:ins>
            <w:r w:rsidRPr="001C1B16">
              <w:t>в</w:t>
            </w:r>
            <w:r w:rsidRPr="00B9499D">
              <w:t xml:space="preserve"> единицах валюты, указанной в реквизите </w:t>
            </w:r>
            <w:r w:rsidRPr="0013030F">
              <w:rPr>
                <w:b/>
                <w:bCs/>
              </w:rPr>
              <w:t>PUiO_VLS_A:</w:t>
            </w:r>
            <w:r w:rsidRPr="00B9499D">
              <w:rPr>
                <w:bCs/>
              </w:rPr>
              <w:t>OKVCd</w:t>
            </w:r>
            <w:r w:rsidRPr="00B9499D">
              <w:t xml:space="preserve">, с точностью 2 знака </w:t>
            </w:r>
            <w:r>
              <w:t>после запятой</w:t>
            </w:r>
          </w:p>
        </w:tc>
      </w:tr>
      <w:tr w:rsidR="004D1FC1" w:rsidRPr="00B9499D" w14:paraId="6A40B810" w14:textId="77777777" w:rsidTr="001955A8">
        <w:tc>
          <w:tcPr>
            <w:tcW w:w="1100" w:type="pct"/>
          </w:tcPr>
          <w:p w14:paraId="266C6C28" w14:textId="4344D6EE" w:rsidR="004D1FC1" w:rsidRPr="00B9499D" w:rsidRDefault="004D1FC1" w:rsidP="004D1FC1">
            <w:pPr>
              <w:pStyle w:val="GOSTTablenorm"/>
              <w:rPr>
                <w:bCs/>
                <w:szCs w:val="22"/>
              </w:rPr>
            </w:pPr>
            <w:r w:rsidRPr="00B9499D">
              <w:rPr>
                <w:szCs w:val="22"/>
              </w:rPr>
              <w:t>Остаток по дебету</w:t>
            </w:r>
            <w:r>
              <w:rPr>
                <w:szCs w:val="22"/>
              </w:rPr>
              <w:t xml:space="preserve"> (в рублях)</w:t>
            </w:r>
          </w:p>
        </w:tc>
        <w:tc>
          <w:tcPr>
            <w:tcW w:w="750" w:type="pct"/>
          </w:tcPr>
          <w:p w14:paraId="287E0EAD" w14:textId="77777777" w:rsidR="004D1FC1" w:rsidRPr="00B9499D" w:rsidRDefault="004D1FC1" w:rsidP="004D1FC1">
            <w:pPr>
              <w:pStyle w:val="GOSTTablenorm"/>
              <w:rPr>
                <w:bCs/>
                <w:szCs w:val="22"/>
              </w:rPr>
            </w:pPr>
            <w:r w:rsidRPr="00A71881">
              <w:rPr>
                <w:b/>
                <w:szCs w:val="22"/>
              </w:rPr>
              <w:t>PUiO_VLS_A:</w:t>
            </w:r>
            <w:r w:rsidRPr="00B9499D">
              <w:rPr>
                <w:szCs w:val="22"/>
              </w:rPr>
              <w:t>BalanseDT</w:t>
            </w:r>
          </w:p>
        </w:tc>
        <w:tc>
          <w:tcPr>
            <w:tcW w:w="500" w:type="pct"/>
          </w:tcPr>
          <w:p w14:paraId="0705DC04" w14:textId="77777777" w:rsidR="004D1FC1" w:rsidRPr="00B9499D" w:rsidRDefault="004D1FC1" w:rsidP="004D1FC1">
            <w:pPr>
              <w:pStyle w:val="GOSTTablenorm"/>
              <w:rPr>
                <w:bCs/>
                <w:szCs w:val="22"/>
              </w:rPr>
            </w:pPr>
            <w:r w:rsidRPr="00B9499D">
              <w:rPr>
                <w:szCs w:val="22"/>
              </w:rPr>
              <w:t>Сумма</w:t>
            </w:r>
          </w:p>
        </w:tc>
        <w:tc>
          <w:tcPr>
            <w:tcW w:w="300" w:type="pct"/>
          </w:tcPr>
          <w:p w14:paraId="06D63EC7" w14:textId="77777777" w:rsidR="004D1FC1" w:rsidRPr="00B9499D" w:rsidRDefault="004D1FC1" w:rsidP="004D1FC1">
            <w:pPr>
              <w:pStyle w:val="GOSTTablenorm"/>
              <w:rPr>
                <w:bCs/>
                <w:szCs w:val="22"/>
              </w:rPr>
            </w:pPr>
            <w:r w:rsidRPr="00B9499D">
              <w:rPr>
                <w:szCs w:val="22"/>
              </w:rPr>
              <w:t>Да</w:t>
            </w:r>
          </w:p>
        </w:tc>
        <w:tc>
          <w:tcPr>
            <w:tcW w:w="315" w:type="pct"/>
          </w:tcPr>
          <w:p w14:paraId="64330A0B" w14:textId="710EFE66" w:rsidR="004D1FC1" w:rsidRPr="00B9499D" w:rsidRDefault="004D1FC1" w:rsidP="004D1FC1">
            <w:pPr>
              <w:pStyle w:val="GOSTTablenorm"/>
              <w:rPr>
                <w:bCs/>
                <w:szCs w:val="22"/>
              </w:rPr>
            </w:pPr>
          </w:p>
        </w:tc>
        <w:tc>
          <w:tcPr>
            <w:tcW w:w="2035" w:type="pct"/>
          </w:tcPr>
          <w:p w14:paraId="15153937" w14:textId="450BE71C" w:rsidR="004D1FC1" w:rsidRPr="00B9499D" w:rsidRDefault="004D1FC1" w:rsidP="004D1FC1">
            <w:pPr>
              <w:pStyle w:val="GOSTTablenorm"/>
              <w:rPr>
                <w:bCs/>
                <w:szCs w:val="22"/>
              </w:rPr>
            </w:pPr>
            <w:r w:rsidRPr="00B9499D">
              <w:rPr>
                <w:szCs w:val="22"/>
              </w:rPr>
              <w:t xml:space="preserve">Сумма </w:t>
            </w:r>
            <w:r>
              <w:rPr>
                <w:szCs w:val="22"/>
              </w:rPr>
              <w:t>остатка</w:t>
            </w:r>
            <w:r w:rsidRPr="00B9499D">
              <w:rPr>
                <w:szCs w:val="22"/>
              </w:rPr>
              <w:t xml:space="preserve"> в единицах валюты</w:t>
            </w:r>
            <w:r>
              <w:rPr>
                <w:szCs w:val="22"/>
              </w:rPr>
              <w:t xml:space="preserve"> учета (</w:t>
            </w:r>
            <w:r w:rsidRPr="00B9499D">
              <w:rPr>
                <w:szCs w:val="22"/>
              </w:rPr>
              <w:t xml:space="preserve">в </w:t>
            </w:r>
            <w:r>
              <w:rPr>
                <w:szCs w:val="22"/>
              </w:rPr>
              <w:t>рублях)</w:t>
            </w:r>
            <w:r w:rsidRPr="001C1B16">
              <w:rPr>
                <w:szCs w:val="22"/>
              </w:rPr>
              <w:t>,</w:t>
            </w:r>
            <w:r w:rsidRPr="00B9499D">
              <w:rPr>
                <w:szCs w:val="22"/>
              </w:rPr>
              <w:t xml:space="preserve"> с </w:t>
            </w:r>
            <w:r>
              <w:rPr>
                <w:szCs w:val="22"/>
              </w:rPr>
              <w:t>точностью 2 знака после запятой</w:t>
            </w:r>
          </w:p>
        </w:tc>
      </w:tr>
      <w:tr w:rsidR="004D1FC1" w:rsidRPr="00B9499D" w14:paraId="63828CCD" w14:textId="77777777" w:rsidTr="001955A8">
        <w:tc>
          <w:tcPr>
            <w:tcW w:w="1100" w:type="pct"/>
          </w:tcPr>
          <w:p w14:paraId="4FE229C9" w14:textId="42F6344A" w:rsidR="004D1FC1" w:rsidRPr="00B9499D" w:rsidRDefault="004D1FC1" w:rsidP="004D1FC1">
            <w:pPr>
              <w:pStyle w:val="GOSTTablenorm"/>
              <w:rPr>
                <w:bCs/>
                <w:szCs w:val="22"/>
              </w:rPr>
            </w:pPr>
            <w:r w:rsidRPr="00B9499D">
              <w:rPr>
                <w:szCs w:val="22"/>
              </w:rPr>
              <w:t>Остаток по кредиту</w:t>
            </w:r>
            <w:r>
              <w:rPr>
                <w:szCs w:val="22"/>
              </w:rPr>
              <w:t xml:space="preserve"> (в рублях)</w:t>
            </w:r>
          </w:p>
        </w:tc>
        <w:tc>
          <w:tcPr>
            <w:tcW w:w="750" w:type="pct"/>
          </w:tcPr>
          <w:p w14:paraId="3269D40B" w14:textId="77777777" w:rsidR="004D1FC1" w:rsidRPr="00B9499D" w:rsidRDefault="004D1FC1" w:rsidP="004D1FC1">
            <w:pPr>
              <w:pStyle w:val="GOSTTablenorm"/>
              <w:rPr>
                <w:bCs/>
                <w:szCs w:val="22"/>
              </w:rPr>
            </w:pPr>
            <w:r w:rsidRPr="00A71881">
              <w:rPr>
                <w:b/>
                <w:szCs w:val="22"/>
              </w:rPr>
              <w:t>PUiO_VLS_A:</w:t>
            </w:r>
            <w:r w:rsidRPr="00B9499D">
              <w:rPr>
                <w:szCs w:val="22"/>
              </w:rPr>
              <w:t>BalanseKT</w:t>
            </w:r>
          </w:p>
        </w:tc>
        <w:tc>
          <w:tcPr>
            <w:tcW w:w="500" w:type="pct"/>
          </w:tcPr>
          <w:p w14:paraId="20F8838A" w14:textId="77777777" w:rsidR="004D1FC1" w:rsidRPr="00B9499D" w:rsidRDefault="004D1FC1" w:rsidP="004D1FC1">
            <w:pPr>
              <w:pStyle w:val="GOSTTablenorm"/>
              <w:rPr>
                <w:bCs/>
                <w:szCs w:val="22"/>
              </w:rPr>
            </w:pPr>
            <w:r w:rsidRPr="00B9499D">
              <w:rPr>
                <w:szCs w:val="22"/>
              </w:rPr>
              <w:t>Сумма</w:t>
            </w:r>
          </w:p>
        </w:tc>
        <w:tc>
          <w:tcPr>
            <w:tcW w:w="300" w:type="pct"/>
          </w:tcPr>
          <w:p w14:paraId="78DAFAEE" w14:textId="77777777" w:rsidR="004D1FC1" w:rsidRPr="00B9499D" w:rsidRDefault="004D1FC1" w:rsidP="004D1FC1">
            <w:pPr>
              <w:pStyle w:val="GOSTTablenorm"/>
              <w:rPr>
                <w:bCs/>
                <w:szCs w:val="22"/>
              </w:rPr>
            </w:pPr>
            <w:r w:rsidRPr="00B9499D">
              <w:rPr>
                <w:szCs w:val="22"/>
              </w:rPr>
              <w:t>Да</w:t>
            </w:r>
          </w:p>
        </w:tc>
        <w:tc>
          <w:tcPr>
            <w:tcW w:w="315" w:type="pct"/>
          </w:tcPr>
          <w:p w14:paraId="03D96657" w14:textId="5985C8CE" w:rsidR="004D1FC1" w:rsidRPr="00B9499D" w:rsidRDefault="004D1FC1" w:rsidP="004D1FC1">
            <w:pPr>
              <w:pStyle w:val="GOSTTablenorm"/>
              <w:rPr>
                <w:bCs/>
                <w:szCs w:val="22"/>
              </w:rPr>
            </w:pPr>
          </w:p>
        </w:tc>
        <w:tc>
          <w:tcPr>
            <w:tcW w:w="2035" w:type="pct"/>
          </w:tcPr>
          <w:p w14:paraId="4637BE0B" w14:textId="4E353EEE" w:rsidR="004D1FC1" w:rsidRPr="00B9499D" w:rsidRDefault="004D1FC1" w:rsidP="004D1FC1">
            <w:pPr>
              <w:pStyle w:val="GOSTTablenorm"/>
              <w:rPr>
                <w:bCs/>
                <w:szCs w:val="22"/>
              </w:rPr>
            </w:pPr>
            <w:r w:rsidRPr="00B9499D">
              <w:rPr>
                <w:szCs w:val="22"/>
              </w:rPr>
              <w:t xml:space="preserve">Сумма </w:t>
            </w:r>
            <w:r>
              <w:rPr>
                <w:szCs w:val="22"/>
              </w:rPr>
              <w:t>остатка</w:t>
            </w:r>
            <w:r w:rsidRPr="00B9499D">
              <w:rPr>
                <w:szCs w:val="22"/>
              </w:rPr>
              <w:t xml:space="preserve"> в единицах валюты</w:t>
            </w:r>
            <w:r>
              <w:rPr>
                <w:szCs w:val="22"/>
              </w:rPr>
              <w:t xml:space="preserve"> учета (</w:t>
            </w:r>
            <w:r w:rsidRPr="00B9499D">
              <w:rPr>
                <w:szCs w:val="22"/>
              </w:rPr>
              <w:t xml:space="preserve">в </w:t>
            </w:r>
            <w:r>
              <w:rPr>
                <w:szCs w:val="22"/>
              </w:rPr>
              <w:t>рублях)</w:t>
            </w:r>
            <w:r w:rsidRPr="001C1B16">
              <w:rPr>
                <w:szCs w:val="22"/>
              </w:rPr>
              <w:t>,</w:t>
            </w:r>
            <w:r w:rsidRPr="00B9499D">
              <w:rPr>
                <w:szCs w:val="22"/>
              </w:rPr>
              <w:t xml:space="preserve"> с </w:t>
            </w:r>
            <w:r>
              <w:rPr>
                <w:szCs w:val="22"/>
              </w:rPr>
              <w:t>точностью 2 знака после запятой</w:t>
            </w:r>
          </w:p>
        </w:tc>
      </w:tr>
      <w:tr w:rsidR="004D1FC1" w:rsidRPr="00B9499D" w14:paraId="0955ECE2" w14:textId="77777777" w:rsidTr="001955A8">
        <w:tc>
          <w:tcPr>
            <w:tcW w:w="1100" w:type="pct"/>
          </w:tcPr>
          <w:p w14:paraId="13EBA519" w14:textId="40FEDA0C" w:rsidR="004D1FC1" w:rsidRPr="001C1B16" w:rsidRDefault="004D1FC1" w:rsidP="004D1FC1">
            <w:pPr>
              <w:pStyle w:val="GOSTTablenorm"/>
            </w:pPr>
            <w:r w:rsidRPr="001C1B16">
              <w:t>Остаток по дебету</w:t>
            </w:r>
            <w:r>
              <w:t xml:space="preserve"> (в валюте)</w:t>
            </w:r>
            <w:del w:id="549" w:author="Сатлер Марина Викторовна" w:date="2024-06-24T15:55:00Z">
              <w:r w:rsidDel="0013030F">
                <w:delText xml:space="preserve"> </w:delText>
              </w:r>
            </w:del>
          </w:p>
        </w:tc>
        <w:tc>
          <w:tcPr>
            <w:tcW w:w="750" w:type="pct"/>
          </w:tcPr>
          <w:p w14:paraId="52296A60" w14:textId="733AF57F" w:rsidR="004D1FC1" w:rsidRPr="00273086" w:rsidRDefault="004D1FC1" w:rsidP="004D1FC1">
            <w:pPr>
              <w:pStyle w:val="GOSTTablenorm"/>
              <w:rPr>
                <w:lang w:val="en-US"/>
              </w:rPr>
            </w:pPr>
            <w:r w:rsidRPr="00A71881">
              <w:rPr>
                <w:b/>
                <w:lang w:val="en-US"/>
              </w:rPr>
              <w:t>PUiO_VLS_A:</w:t>
            </w:r>
            <w:r w:rsidRPr="00E95E2F">
              <w:rPr>
                <w:lang w:val="en-US"/>
              </w:rPr>
              <w:t>BalanseDT_Cur</w:t>
            </w:r>
          </w:p>
        </w:tc>
        <w:tc>
          <w:tcPr>
            <w:tcW w:w="500" w:type="pct"/>
          </w:tcPr>
          <w:p w14:paraId="19E2CADB" w14:textId="37E8F509" w:rsidR="004D1FC1" w:rsidRPr="00B9499D" w:rsidRDefault="004D1FC1" w:rsidP="004D1FC1">
            <w:pPr>
              <w:pStyle w:val="GOSTTablenorm"/>
            </w:pPr>
            <w:r w:rsidRPr="001C1B16">
              <w:t>Сумма</w:t>
            </w:r>
          </w:p>
        </w:tc>
        <w:tc>
          <w:tcPr>
            <w:tcW w:w="300" w:type="pct"/>
          </w:tcPr>
          <w:p w14:paraId="2C8CEF34" w14:textId="7F0D2352" w:rsidR="004D1FC1" w:rsidRPr="00B9499D" w:rsidRDefault="004D1FC1" w:rsidP="004D1FC1">
            <w:pPr>
              <w:pStyle w:val="GOSTTablenorm"/>
            </w:pPr>
            <w:r w:rsidRPr="001C1B16">
              <w:t>Да</w:t>
            </w:r>
          </w:p>
        </w:tc>
        <w:tc>
          <w:tcPr>
            <w:tcW w:w="315" w:type="pct"/>
          </w:tcPr>
          <w:p w14:paraId="35C167D9" w14:textId="2E1A1AEF" w:rsidR="004D1FC1" w:rsidRPr="00B9499D" w:rsidRDefault="004D1FC1" w:rsidP="004D1FC1">
            <w:pPr>
              <w:pStyle w:val="GOSTTablenorm"/>
            </w:pPr>
          </w:p>
        </w:tc>
        <w:tc>
          <w:tcPr>
            <w:tcW w:w="2035" w:type="pct"/>
          </w:tcPr>
          <w:p w14:paraId="57B9AE05" w14:textId="2731C5AA" w:rsidR="004D1FC1" w:rsidRPr="001C1B16" w:rsidRDefault="004D1FC1" w:rsidP="004D1FC1">
            <w:pPr>
              <w:pStyle w:val="GOSTTablenorm"/>
            </w:pPr>
            <w:r w:rsidRPr="001C1B16">
              <w:t xml:space="preserve">Сумма </w:t>
            </w:r>
            <w:r>
              <w:t xml:space="preserve">остатка </w:t>
            </w:r>
            <w:r w:rsidRPr="001C1B16">
              <w:t xml:space="preserve">в единицах валюты, указанной в реквизите </w:t>
            </w:r>
            <w:r w:rsidRPr="0013030F">
              <w:rPr>
                <w:b/>
                <w:bCs/>
              </w:rPr>
              <w:t>PUiO_VLS_A:</w:t>
            </w:r>
            <w:r w:rsidRPr="001C1B16">
              <w:rPr>
                <w:bCs/>
              </w:rPr>
              <w:t>OKVCd</w:t>
            </w:r>
            <w:r w:rsidRPr="001C1B16">
              <w:t xml:space="preserve">, с </w:t>
            </w:r>
            <w:r>
              <w:t>точностью 2 знака после запятой</w:t>
            </w:r>
          </w:p>
        </w:tc>
      </w:tr>
      <w:tr w:rsidR="004D1FC1" w:rsidRPr="00B9499D" w14:paraId="3F3708AB" w14:textId="77777777" w:rsidTr="001955A8">
        <w:tc>
          <w:tcPr>
            <w:tcW w:w="1100" w:type="pct"/>
          </w:tcPr>
          <w:p w14:paraId="2EF07E33" w14:textId="0278B279" w:rsidR="004D1FC1" w:rsidRPr="001C1B16" w:rsidRDefault="004D1FC1" w:rsidP="004D1FC1">
            <w:pPr>
              <w:pStyle w:val="GOSTTablenorm"/>
            </w:pPr>
            <w:r w:rsidRPr="001C1B16">
              <w:lastRenderedPageBreak/>
              <w:t>Остаток по кредиту</w:t>
            </w:r>
            <w:r>
              <w:t xml:space="preserve"> (в валюте)</w:t>
            </w:r>
          </w:p>
        </w:tc>
        <w:tc>
          <w:tcPr>
            <w:tcW w:w="750" w:type="pct"/>
          </w:tcPr>
          <w:p w14:paraId="5B26323B" w14:textId="6B637EAE" w:rsidR="004D1FC1" w:rsidRPr="00273086" w:rsidRDefault="004D1FC1" w:rsidP="004D1FC1">
            <w:pPr>
              <w:pStyle w:val="GOSTTablenorm"/>
              <w:rPr>
                <w:lang w:val="en-US"/>
              </w:rPr>
            </w:pPr>
            <w:r w:rsidRPr="00A71881">
              <w:rPr>
                <w:b/>
                <w:lang w:val="en-US"/>
              </w:rPr>
              <w:t>PUiO_VLS_A:</w:t>
            </w:r>
            <w:r w:rsidRPr="00E95E2F">
              <w:rPr>
                <w:lang w:val="en-US"/>
              </w:rPr>
              <w:t>BalanseKT_Cur</w:t>
            </w:r>
          </w:p>
        </w:tc>
        <w:tc>
          <w:tcPr>
            <w:tcW w:w="500" w:type="pct"/>
          </w:tcPr>
          <w:p w14:paraId="6361FB1E" w14:textId="62FFD84A" w:rsidR="004D1FC1" w:rsidRPr="00B9499D" w:rsidRDefault="004D1FC1" w:rsidP="004D1FC1">
            <w:pPr>
              <w:pStyle w:val="GOSTTablenorm"/>
            </w:pPr>
            <w:r w:rsidRPr="001C1B16">
              <w:t>Сумма</w:t>
            </w:r>
          </w:p>
        </w:tc>
        <w:tc>
          <w:tcPr>
            <w:tcW w:w="300" w:type="pct"/>
          </w:tcPr>
          <w:p w14:paraId="40EB8723" w14:textId="0C198233" w:rsidR="004D1FC1" w:rsidRPr="00B9499D" w:rsidRDefault="004D1FC1" w:rsidP="004D1FC1">
            <w:pPr>
              <w:pStyle w:val="GOSTTablenorm"/>
            </w:pPr>
            <w:r w:rsidRPr="001C1B16">
              <w:t>Да</w:t>
            </w:r>
          </w:p>
        </w:tc>
        <w:tc>
          <w:tcPr>
            <w:tcW w:w="315" w:type="pct"/>
          </w:tcPr>
          <w:p w14:paraId="26AC305E" w14:textId="6F7306EF" w:rsidR="004D1FC1" w:rsidRPr="00B9499D" w:rsidRDefault="004D1FC1" w:rsidP="004D1FC1">
            <w:pPr>
              <w:pStyle w:val="GOSTTablenorm"/>
            </w:pPr>
          </w:p>
        </w:tc>
        <w:tc>
          <w:tcPr>
            <w:tcW w:w="2035" w:type="pct"/>
          </w:tcPr>
          <w:p w14:paraId="36C85A25" w14:textId="25E12A89" w:rsidR="004D1FC1" w:rsidRPr="001C1B16" w:rsidRDefault="004D1FC1" w:rsidP="004D1FC1">
            <w:pPr>
              <w:pStyle w:val="GOSTTablenorm"/>
            </w:pPr>
            <w:r w:rsidRPr="001C1B16">
              <w:t xml:space="preserve">Сумма </w:t>
            </w:r>
            <w:r>
              <w:t>остатка</w:t>
            </w:r>
            <w:r w:rsidRPr="001C1B16">
              <w:t xml:space="preserve"> в единицах валюты</w:t>
            </w:r>
            <w:r>
              <w:t xml:space="preserve">, </w:t>
            </w:r>
            <w:r w:rsidRPr="001C1B16">
              <w:t xml:space="preserve">указанной в реквизите </w:t>
            </w:r>
            <w:r w:rsidRPr="0013030F">
              <w:rPr>
                <w:b/>
                <w:bCs/>
              </w:rPr>
              <w:t>PUiO_VLS_A:</w:t>
            </w:r>
            <w:r w:rsidRPr="001C1B16">
              <w:rPr>
                <w:bCs/>
              </w:rPr>
              <w:t>OKVCd</w:t>
            </w:r>
            <w:r w:rsidRPr="001C1B16">
              <w:t>,</w:t>
            </w:r>
            <w:r>
              <w:t xml:space="preserve"> </w:t>
            </w:r>
            <w:r w:rsidRPr="001C1B16">
              <w:t xml:space="preserve">с </w:t>
            </w:r>
            <w:r>
              <w:t>точностью 2 знака после запятой</w:t>
            </w:r>
          </w:p>
        </w:tc>
      </w:tr>
      <w:tr w:rsidR="004D1FC1" w:rsidRPr="00B9499D" w14:paraId="3857B54B" w14:textId="77777777" w:rsidTr="001955A8">
        <w:tc>
          <w:tcPr>
            <w:tcW w:w="1100" w:type="pct"/>
          </w:tcPr>
          <w:p w14:paraId="160C0E67" w14:textId="7A909E8F" w:rsidR="004D1FC1" w:rsidRPr="001C1B16" w:rsidRDefault="004D1FC1" w:rsidP="004D1FC1">
            <w:pPr>
              <w:pStyle w:val="GOSTTablenorm"/>
            </w:pPr>
            <w:r w:rsidRPr="001C1B16" w:rsidDel="00D14E4E">
              <w:t>Код валюты по ОКВ</w:t>
            </w:r>
          </w:p>
        </w:tc>
        <w:tc>
          <w:tcPr>
            <w:tcW w:w="750" w:type="pct"/>
          </w:tcPr>
          <w:p w14:paraId="6791457B" w14:textId="74D5B104" w:rsidR="004D1FC1" w:rsidRPr="00E95E2F" w:rsidRDefault="004D1FC1" w:rsidP="004D1FC1">
            <w:pPr>
              <w:pStyle w:val="GOSTTablenorm"/>
              <w:rPr>
                <w:lang w:val="en-US"/>
              </w:rPr>
            </w:pPr>
            <w:r w:rsidRPr="00A71881" w:rsidDel="00D14E4E">
              <w:rPr>
                <w:b/>
              </w:rPr>
              <w:t>PUiO_VLS_A:</w:t>
            </w:r>
            <w:r w:rsidRPr="001C1B16" w:rsidDel="00D14E4E">
              <w:t>OKVCd</w:t>
            </w:r>
          </w:p>
        </w:tc>
        <w:tc>
          <w:tcPr>
            <w:tcW w:w="500" w:type="pct"/>
          </w:tcPr>
          <w:p w14:paraId="4B236523" w14:textId="44F4DCFD" w:rsidR="004D1FC1" w:rsidRPr="001C1B16" w:rsidRDefault="004D1FC1" w:rsidP="004D1FC1">
            <w:pPr>
              <w:pStyle w:val="GOSTTablenorm"/>
            </w:pPr>
            <w:r w:rsidRPr="001C1B16" w:rsidDel="00D14E4E">
              <w:t>Строка</w:t>
            </w:r>
          </w:p>
        </w:tc>
        <w:tc>
          <w:tcPr>
            <w:tcW w:w="300" w:type="pct"/>
          </w:tcPr>
          <w:p w14:paraId="27EBC74F" w14:textId="00CEBD8A" w:rsidR="004D1FC1" w:rsidRPr="001C1B16" w:rsidRDefault="004D1FC1" w:rsidP="004D1FC1">
            <w:pPr>
              <w:pStyle w:val="GOSTTablenorm"/>
            </w:pPr>
            <w:r w:rsidRPr="001C1B16" w:rsidDel="00D14E4E">
              <w:t>Да</w:t>
            </w:r>
          </w:p>
        </w:tc>
        <w:tc>
          <w:tcPr>
            <w:tcW w:w="315" w:type="pct"/>
          </w:tcPr>
          <w:p w14:paraId="1B49E224" w14:textId="164A12A1" w:rsidR="004D1FC1" w:rsidRPr="001C1B16" w:rsidRDefault="004D1FC1" w:rsidP="004D1FC1">
            <w:pPr>
              <w:pStyle w:val="GOSTTablenorm"/>
            </w:pPr>
            <w:r w:rsidRPr="001C1B16" w:rsidDel="00D14E4E">
              <w:t>=3</w:t>
            </w:r>
          </w:p>
        </w:tc>
        <w:tc>
          <w:tcPr>
            <w:tcW w:w="2035" w:type="pct"/>
          </w:tcPr>
          <w:p w14:paraId="7C753AA5" w14:textId="3693D617" w:rsidR="004D1FC1" w:rsidRPr="001C1B16" w:rsidRDefault="004D1FC1" w:rsidP="004D1FC1">
            <w:pPr>
              <w:pStyle w:val="GOSTTablenorm"/>
            </w:pPr>
            <w:r w:rsidRPr="001C1B16" w:rsidDel="00D14E4E">
              <w:t>Указывается код валюты по Общероссийскому классификатору валют. Допустимо указывать как цифро</w:t>
            </w:r>
            <w:r>
              <w:t>вой, так и буквенный код валюты</w:t>
            </w:r>
          </w:p>
        </w:tc>
      </w:tr>
      <w:tr w:rsidR="004D1FC1" w:rsidRPr="00B9499D" w14:paraId="3FD584D6" w14:textId="77777777" w:rsidTr="00A9729D">
        <w:trPr>
          <w:ins w:id="550" w:author="Сказецкая Наталья Камилевна" w:date="2024-05-24T15:52:00Z"/>
        </w:trPr>
        <w:tc>
          <w:tcPr>
            <w:tcW w:w="1100" w:type="pct"/>
          </w:tcPr>
          <w:p w14:paraId="6C359124" w14:textId="77777777" w:rsidR="004D1FC1" w:rsidRDefault="004D1FC1" w:rsidP="004D1FC1">
            <w:pPr>
              <w:pStyle w:val="GOSTTablenorm"/>
              <w:rPr>
                <w:ins w:id="551" w:author="Сказецкая Наталья Камилевна" w:date="2024-05-24T15:52:00Z"/>
              </w:rPr>
            </w:pPr>
            <w:ins w:id="552" w:author="Сказецкая Наталья Камилевна" w:date="2024-05-24T15:52:00Z">
              <w:r w:rsidRPr="00FB03DA">
                <w:t>Дата ввода в действие</w:t>
              </w:r>
            </w:ins>
          </w:p>
        </w:tc>
        <w:tc>
          <w:tcPr>
            <w:tcW w:w="750" w:type="pct"/>
          </w:tcPr>
          <w:p w14:paraId="5E0E0BFC" w14:textId="77777777" w:rsidR="004D1FC1" w:rsidRPr="00A71881" w:rsidRDefault="004D1FC1" w:rsidP="004D1FC1">
            <w:pPr>
              <w:pStyle w:val="GOSTTablenorm"/>
              <w:rPr>
                <w:ins w:id="553" w:author="Сказецкая Наталья Камилевна" w:date="2024-05-24T15:52:00Z"/>
                <w:b/>
              </w:rPr>
            </w:pPr>
            <w:ins w:id="554" w:author="Сказецкая Наталья Камилевна" w:date="2024-05-24T15:52:00Z">
              <w:r w:rsidRPr="00A71881">
                <w:rPr>
                  <w:b/>
                </w:rPr>
                <w:t>PUiO_VLS_A</w:t>
              </w:r>
              <w:r w:rsidRPr="00A71881">
                <w:rPr>
                  <w:b/>
                  <w:lang w:val="en-US"/>
                </w:rPr>
                <w:t>:</w:t>
              </w:r>
              <w:r w:rsidRPr="00122376">
                <w:t>activationdate</w:t>
              </w:r>
            </w:ins>
          </w:p>
        </w:tc>
        <w:tc>
          <w:tcPr>
            <w:tcW w:w="500" w:type="pct"/>
          </w:tcPr>
          <w:p w14:paraId="5BEEB0C4" w14:textId="77777777" w:rsidR="004D1FC1" w:rsidRPr="000B4650" w:rsidRDefault="004D1FC1" w:rsidP="004D1FC1">
            <w:pPr>
              <w:pStyle w:val="GOSTTablenorm"/>
              <w:rPr>
                <w:ins w:id="555" w:author="Сказецкая Наталья Камилевна" w:date="2024-05-24T15:52:00Z"/>
              </w:rPr>
            </w:pPr>
            <w:ins w:id="556" w:author="Сказецкая Наталья Камилевна" w:date="2024-05-24T15:52:00Z">
              <w:r w:rsidRPr="00B9499D">
                <w:rPr>
                  <w:bCs/>
                </w:rPr>
                <w:t>Дата</w:t>
              </w:r>
            </w:ins>
          </w:p>
        </w:tc>
        <w:tc>
          <w:tcPr>
            <w:tcW w:w="300" w:type="pct"/>
          </w:tcPr>
          <w:p w14:paraId="6F003075" w14:textId="77777777" w:rsidR="004D1FC1" w:rsidRPr="000B4650" w:rsidRDefault="004D1FC1" w:rsidP="004D1FC1">
            <w:pPr>
              <w:pStyle w:val="GOSTTablenorm"/>
              <w:rPr>
                <w:ins w:id="557" w:author="Сказецкая Наталья Камилевна" w:date="2024-05-24T15:52:00Z"/>
              </w:rPr>
            </w:pPr>
            <w:ins w:id="558" w:author="Сказецкая Наталья Камилевна" w:date="2024-05-24T15:52:00Z">
              <w:r>
                <w:t>Нет</w:t>
              </w:r>
            </w:ins>
          </w:p>
        </w:tc>
        <w:tc>
          <w:tcPr>
            <w:tcW w:w="315" w:type="pct"/>
          </w:tcPr>
          <w:p w14:paraId="754FEFDD" w14:textId="77777777" w:rsidR="004D1FC1" w:rsidRPr="000B4650" w:rsidRDefault="004D1FC1" w:rsidP="004D1FC1">
            <w:pPr>
              <w:pStyle w:val="GOSTTablenorm"/>
              <w:rPr>
                <w:ins w:id="559" w:author="Сказецкая Наталья Камилевна" w:date="2024-05-24T15:52:00Z"/>
              </w:rPr>
            </w:pPr>
          </w:p>
        </w:tc>
        <w:tc>
          <w:tcPr>
            <w:tcW w:w="2035" w:type="pct"/>
          </w:tcPr>
          <w:p w14:paraId="34F04208" w14:textId="77777777" w:rsidR="004D1FC1" w:rsidRDefault="004D1FC1" w:rsidP="004D1FC1">
            <w:pPr>
              <w:pStyle w:val="GOSTTablenorm"/>
              <w:rPr>
                <w:ins w:id="560" w:author="Краснова Наталья EXP-205808" w:date="2024-05-29T17:21:00Z"/>
                <w:szCs w:val="22"/>
              </w:rPr>
            </w:pPr>
            <w:ins w:id="561" w:author="Сказецкая Наталья Камилевна" w:date="2024-05-24T15:52:00Z">
              <w:r w:rsidRPr="00FB03DA">
                <w:t xml:space="preserve">Указывается </w:t>
              </w:r>
              <w:r>
                <w:rPr>
                  <w:szCs w:val="22"/>
                </w:rPr>
                <w:t>д</w:t>
              </w:r>
              <w:r w:rsidRPr="33249EA7">
                <w:rPr>
                  <w:szCs w:val="22"/>
                </w:rPr>
                <w:t>ата вступления в силу учетных данных</w:t>
              </w:r>
            </w:ins>
            <w:ins w:id="562" w:author="Краснова Наталья EXP-205808" w:date="2024-05-29T17:21:00Z">
              <w:r>
                <w:rPr>
                  <w:szCs w:val="22"/>
                </w:rPr>
                <w:t>.</w:t>
              </w:r>
            </w:ins>
          </w:p>
          <w:p w14:paraId="16B1D8C4" w14:textId="7DC85D82" w:rsidR="004D1FC1" w:rsidRPr="000B4650" w:rsidRDefault="004D1FC1" w:rsidP="004D1FC1">
            <w:pPr>
              <w:pStyle w:val="GOSTTablenorm"/>
              <w:rPr>
                <w:ins w:id="563" w:author="Сказецкая Наталья Камилевна" w:date="2024-05-24T15:52:00Z"/>
              </w:rPr>
            </w:pPr>
            <w:ins w:id="564" w:author="Краснова Наталья EXP-205808" w:date="2024-05-29T17:21:00Z">
              <w:r>
                <w:t>Обязательно для заполнения для</w:t>
              </w:r>
            </w:ins>
            <w:ins w:id="565" w:author="Краснова Наталья EXP-205808" w:date="2024-05-30T17:27:00Z">
              <w:r>
                <w:t xml:space="preserve"> всех</w:t>
              </w:r>
            </w:ins>
            <w:ins w:id="566" w:author="Краснова Наталья EXP-205808" w:date="2024-05-29T17:21:00Z">
              <w:r>
                <w:t xml:space="preserve"> тип</w:t>
              </w:r>
            </w:ins>
            <w:ins w:id="567" w:author="Краснова Наталья EXP-205808" w:date="2024-05-30T17:27:00Z">
              <w:r>
                <w:t>ов</w:t>
              </w:r>
            </w:ins>
            <w:ins w:id="568" w:author="Краснова Наталья EXP-205808" w:date="2024-05-29T17:21:00Z">
              <w:r>
                <w:t xml:space="preserve"> Акта</w:t>
              </w:r>
            </w:ins>
            <w:ins w:id="569" w:author="Краснова Наталья EXP-205808" w:date="2024-05-30T17:27:00Z">
              <w:r>
                <w:t>,</w:t>
              </w:r>
            </w:ins>
            <w:ins w:id="570" w:author="Краснова Наталья EXP-205808" w:date="2024-05-29T17:21:00Z">
              <w:r>
                <w:t xml:space="preserve"> </w:t>
              </w:r>
            </w:ins>
            <w:ins w:id="571" w:author="Краснова Наталья EXP-205808" w:date="2024-05-30T17:27:00Z">
              <w:r>
                <w:t xml:space="preserve">кроме </w:t>
              </w:r>
            </w:ins>
            <w:ins w:id="572" w:author="Краснова Наталья EXP-205808" w:date="2024-05-29T17:21:00Z">
              <w:r>
                <w:t>«Р</w:t>
              </w:r>
            </w:ins>
            <w:ins w:id="573" w:author="Краснова Наталья EXP-205808" w:date="2024-05-30T17:27:00Z">
              <w:r>
                <w:t>АР</w:t>
              </w:r>
            </w:ins>
            <w:ins w:id="574" w:author="Краснова Наталья EXP-205808" w:date="2024-05-29T17:21:00Z">
              <w:r>
                <w:t>»</w:t>
              </w:r>
            </w:ins>
          </w:p>
        </w:tc>
      </w:tr>
      <w:tr w:rsidR="004D1FC1" w:rsidRPr="00B9499D" w14:paraId="116D5150" w14:textId="77777777" w:rsidTr="001955A8">
        <w:tc>
          <w:tcPr>
            <w:tcW w:w="1100" w:type="pct"/>
          </w:tcPr>
          <w:p w14:paraId="75D6B272" w14:textId="77777777" w:rsidR="004D1FC1" w:rsidRPr="00B9499D" w:rsidRDefault="004D1FC1" w:rsidP="004D1FC1">
            <w:pPr>
              <w:pStyle w:val="GOSTTablenorm"/>
            </w:pPr>
            <w:r w:rsidRPr="00B9499D">
              <w:t>Показатель лицевого счета</w:t>
            </w:r>
          </w:p>
        </w:tc>
        <w:tc>
          <w:tcPr>
            <w:tcW w:w="750" w:type="pct"/>
          </w:tcPr>
          <w:p w14:paraId="4888B32E" w14:textId="77777777" w:rsidR="004D1FC1" w:rsidRPr="00B9499D" w:rsidRDefault="004D1FC1" w:rsidP="004D1FC1">
            <w:pPr>
              <w:pStyle w:val="GOSTTablenorm"/>
            </w:pPr>
            <w:r w:rsidRPr="00A71881">
              <w:rPr>
                <w:b/>
              </w:rPr>
              <w:t>PUiO_VLS_A:</w:t>
            </w:r>
            <w:r w:rsidRPr="00B9499D">
              <w:t>PersAccIndicator</w:t>
            </w:r>
          </w:p>
        </w:tc>
        <w:tc>
          <w:tcPr>
            <w:tcW w:w="500" w:type="pct"/>
          </w:tcPr>
          <w:p w14:paraId="3F4EB79D" w14:textId="0850F774" w:rsidR="004D1FC1" w:rsidRPr="00B9499D" w:rsidRDefault="004D1FC1" w:rsidP="004D1FC1">
            <w:pPr>
              <w:pStyle w:val="GOSTTablenorm"/>
              <w:rPr>
                <w:bCs/>
              </w:rPr>
            </w:pPr>
            <w:r>
              <w:t>Строка</w:t>
            </w:r>
          </w:p>
        </w:tc>
        <w:tc>
          <w:tcPr>
            <w:tcW w:w="300" w:type="pct"/>
          </w:tcPr>
          <w:p w14:paraId="49E6DBF3" w14:textId="2531E1A1" w:rsidR="004D1FC1" w:rsidRPr="00B9499D" w:rsidRDefault="004D1FC1" w:rsidP="004D1FC1">
            <w:pPr>
              <w:pStyle w:val="GOSTTablenorm"/>
              <w:rPr>
                <w:bCs/>
              </w:rPr>
            </w:pPr>
            <w:r w:rsidRPr="00B9499D">
              <w:t>Да</w:t>
            </w:r>
          </w:p>
        </w:tc>
        <w:tc>
          <w:tcPr>
            <w:tcW w:w="315" w:type="pct"/>
          </w:tcPr>
          <w:p w14:paraId="3890D1EB" w14:textId="5547E41C" w:rsidR="004D1FC1" w:rsidRPr="00B9499D" w:rsidRDefault="004D1FC1" w:rsidP="004D1FC1">
            <w:pPr>
              <w:pStyle w:val="GOSTTablenorm"/>
              <w:rPr>
                <w:bCs/>
              </w:rPr>
            </w:pPr>
            <w:r w:rsidRPr="00B9499D">
              <w:t>&lt;=50</w:t>
            </w:r>
          </w:p>
        </w:tc>
        <w:tc>
          <w:tcPr>
            <w:tcW w:w="2035" w:type="pct"/>
          </w:tcPr>
          <w:p w14:paraId="5B02B1D6" w14:textId="60891030" w:rsidR="004D1FC1" w:rsidRPr="00796941" w:rsidRDefault="004D1FC1" w:rsidP="004D1FC1">
            <w:pPr>
              <w:pStyle w:val="GOSTTablenorm"/>
            </w:pPr>
            <w:r>
              <w:t xml:space="preserve">Указывается номер счета аналитического учета (показатель состояния лицевого счета) в соответствии со справочником «План счетов» в </w:t>
            </w:r>
            <w:r>
              <w:rPr>
                <w:lang w:val="en-US"/>
              </w:rPr>
              <w:t>SVAP</w:t>
            </w:r>
          </w:p>
        </w:tc>
      </w:tr>
      <w:tr w:rsidR="004D1FC1" w:rsidRPr="00B9499D" w14:paraId="4ADB4BB8" w14:textId="77777777" w:rsidTr="001955A8">
        <w:trPr>
          <w:ins w:id="575" w:author="Краснова Наталья EXP-281880" w:date="2024-02-20T09:58:00Z"/>
        </w:trPr>
        <w:tc>
          <w:tcPr>
            <w:tcW w:w="1100" w:type="pct"/>
          </w:tcPr>
          <w:p w14:paraId="1A6D5081" w14:textId="3A87F68D" w:rsidR="004D1FC1" w:rsidRPr="00FB03DA" w:rsidRDefault="004D1FC1" w:rsidP="004D1FC1">
            <w:pPr>
              <w:pStyle w:val="GOSTTablenorm"/>
              <w:rPr>
                <w:ins w:id="576" w:author="Краснова Наталья EXP-281880" w:date="2024-02-20T09:58:00Z"/>
              </w:rPr>
            </w:pPr>
            <w:ins w:id="577" w:author="Сказецкая Наталья Камилевна" w:date="2024-05-24T13:20:00Z">
              <w:r>
                <w:t>КБК</w:t>
              </w:r>
            </w:ins>
          </w:p>
        </w:tc>
        <w:tc>
          <w:tcPr>
            <w:tcW w:w="750" w:type="pct"/>
          </w:tcPr>
          <w:p w14:paraId="6EB616C3" w14:textId="5D7EDCA7" w:rsidR="004D1FC1" w:rsidRPr="00A71881" w:rsidRDefault="004D1FC1" w:rsidP="004D1FC1">
            <w:pPr>
              <w:pStyle w:val="GOSTTablenorm"/>
              <w:rPr>
                <w:ins w:id="578" w:author="Краснова Наталья EXP-281880" w:date="2024-02-20T09:58:00Z"/>
                <w:b/>
              </w:rPr>
            </w:pPr>
            <w:ins w:id="579" w:author="Краснова Наталья EXP-281880" w:date="2024-03-01T18:20:00Z">
              <w:r w:rsidRPr="00A71881">
                <w:rPr>
                  <w:b/>
                </w:rPr>
                <w:t>PUiO_VLS_A</w:t>
              </w:r>
              <w:r w:rsidRPr="00A71881">
                <w:rPr>
                  <w:b/>
                  <w:lang w:val="en-US"/>
                </w:rPr>
                <w:t>:</w:t>
              </w:r>
              <w:r w:rsidRPr="00122376">
                <w:t>budgetClass</w:t>
              </w:r>
            </w:ins>
          </w:p>
        </w:tc>
        <w:tc>
          <w:tcPr>
            <w:tcW w:w="500" w:type="pct"/>
          </w:tcPr>
          <w:p w14:paraId="5A9435FE" w14:textId="1204B98D" w:rsidR="004D1FC1" w:rsidRPr="00B9499D" w:rsidRDefault="004D1FC1" w:rsidP="004D1FC1">
            <w:pPr>
              <w:pStyle w:val="GOSTTablenorm"/>
              <w:rPr>
                <w:ins w:id="580" w:author="Краснова Наталья EXP-281880" w:date="2024-02-20T09:58:00Z"/>
                <w:bCs/>
              </w:rPr>
            </w:pPr>
            <w:ins w:id="581" w:author="Краснова Наталья EXP-281880" w:date="2024-02-20T09:58:00Z">
              <w:r w:rsidRPr="001C1B16">
                <w:t>Строка</w:t>
              </w:r>
            </w:ins>
          </w:p>
        </w:tc>
        <w:tc>
          <w:tcPr>
            <w:tcW w:w="300" w:type="pct"/>
          </w:tcPr>
          <w:p w14:paraId="02E8348F" w14:textId="5A4F001B" w:rsidR="004D1FC1" w:rsidRDefault="004D1FC1" w:rsidP="004D1FC1">
            <w:pPr>
              <w:pStyle w:val="GOSTTablenorm"/>
              <w:rPr>
                <w:ins w:id="582" w:author="Краснова Наталья EXP-281880" w:date="2024-02-20T09:58:00Z"/>
              </w:rPr>
            </w:pPr>
            <w:ins w:id="583" w:author="Краснова Наталья EXP-281880" w:date="2024-02-20T09:58:00Z">
              <w:r w:rsidRPr="001C1B16">
                <w:t>Нет</w:t>
              </w:r>
            </w:ins>
          </w:p>
        </w:tc>
        <w:tc>
          <w:tcPr>
            <w:tcW w:w="315" w:type="pct"/>
          </w:tcPr>
          <w:p w14:paraId="2134F8EA" w14:textId="0A23C885" w:rsidR="004D1FC1" w:rsidRPr="0071645A" w:rsidRDefault="004D1FC1" w:rsidP="004D1FC1">
            <w:pPr>
              <w:pStyle w:val="GOSTTablenorm"/>
              <w:rPr>
                <w:ins w:id="584" w:author="Краснова Наталья EXP-281880" w:date="2024-02-20T09:58:00Z"/>
              </w:rPr>
            </w:pPr>
            <w:ins w:id="585" w:author="Краснова Наталья EXP-281880" w:date="2024-02-20T09:58:00Z">
              <w:r w:rsidRPr="001C1B16">
                <w:t>=</w:t>
              </w:r>
              <w:r w:rsidRPr="001C1B16">
                <w:rPr>
                  <w:lang w:val="en-US"/>
                </w:rPr>
                <w:t>2</w:t>
              </w:r>
              <w:r>
                <w:t>0</w:t>
              </w:r>
            </w:ins>
          </w:p>
        </w:tc>
        <w:tc>
          <w:tcPr>
            <w:tcW w:w="2035" w:type="pct"/>
          </w:tcPr>
          <w:p w14:paraId="083DEDDF" w14:textId="1DC24E89" w:rsidR="004D1FC1" w:rsidRPr="00FB03DA" w:rsidRDefault="004D1FC1" w:rsidP="004D1FC1">
            <w:pPr>
              <w:pStyle w:val="GOSTTablenorm"/>
              <w:rPr>
                <w:ins w:id="586" w:author="Краснова Наталья EXP-281880" w:date="2024-02-20T09:58:00Z"/>
              </w:rPr>
            </w:pPr>
            <w:ins w:id="587" w:author="Краснова Наталья EXP-281880" w:date="2024-02-20T10:00:00Z">
              <w:r>
                <w:t xml:space="preserve">Указывается </w:t>
              </w:r>
            </w:ins>
            <w:ins w:id="588" w:author="Краснова Наталья EXP-281880" w:date="2024-02-20T10:39:00Z">
              <w:r>
                <w:rPr>
                  <w:bCs/>
                </w:rPr>
                <w:t xml:space="preserve">значение аналитического признака </w:t>
              </w:r>
              <w:r>
                <w:t>«</w:t>
              </w:r>
              <w:r w:rsidRPr="00606F9D">
                <w:t>Код бюджетной классификации</w:t>
              </w:r>
              <w:r>
                <w:t>»</w:t>
              </w:r>
            </w:ins>
          </w:p>
        </w:tc>
      </w:tr>
      <w:tr w:rsidR="004D1FC1" w:rsidRPr="00B9499D" w14:paraId="4247DB7C" w14:textId="77777777" w:rsidTr="001955A8">
        <w:trPr>
          <w:ins w:id="589" w:author="Краснова Наталья EXP-274689" w:date="2024-02-20T18:17:00Z"/>
        </w:trPr>
        <w:tc>
          <w:tcPr>
            <w:tcW w:w="1100" w:type="pct"/>
          </w:tcPr>
          <w:p w14:paraId="5B3A9685" w14:textId="2E489D52" w:rsidR="004D1FC1" w:rsidRDefault="004D1FC1" w:rsidP="004D1FC1">
            <w:pPr>
              <w:pStyle w:val="GOSTTablenorm"/>
              <w:rPr>
                <w:ins w:id="590" w:author="Краснова Наталья EXP-274689" w:date="2024-02-20T18:17:00Z"/>
              </w:rPr>
            </w:pPr>
            <w:ins w:id="591" w:author="Краснова Наталья EXP-274689" w:date="2024-02-20T18:17:00Z">
              <w:r>
                <w:t>Тип КБК</w:t>
              </w:r>
            </w:ins>
          </w:p>
        </w:tc>
        <w:tc>
          <w:tcPr>
            <w:tcW w:w="750" w:type="pct"/>
          </w:tcPr>
          <w:p w14:paraId="71AD464D" w14:textId="04E33F81" w:rsidR="004D1FC1" w:rsidRPr="007C5FE1" w:rsidRDefault="004D1FC1" w:rsidP="004D1FC1">
            <w:pPr>
              <w:pStyle w:val="GOSTTablenorm"/>
              <w:rPr>
                <w:ins w:id="592" w:author="Краснова Наталья EXP-274689" w:date="2024-02-20T18:17:00Z"/>
                <w:lang w:val="en-US"/>
              </w:rPr>
            </w:pPr>
            <w:ins w:id="593" w:author="Краснова Наталья EXP-281880" w:date="2024-03-04T09:14:00Z">
              <w:r w:rsidRPr="00B83139">
                <w:rPr>
                  <w:b/>
                  <w:lang w:val="en-US"/>
                </w:rPr>
                <w:t>PUiO_VLS_A</w:t>
              </w:r>
              <w:r w:rsidRPr="00A71881">
                <w:rPr>
                  <w:b/>
                  <w:lang w:val="en-US"/>
                </w:rPr>
                <w:t>:</w:t>
              </w:r>
            </w:ins>
            <w:ins w:id="594" w:author="Краснова Наталья EXP-281880" w:date="2024-03-01T18:20:00Z">
              <w:r w:rsidRPr="00B83139">
                <w:rPr>
                  <w:lang w:val="en-US"/>
                </w:rPr>
                <w:t>typeBudgetClass</w:t>
              </w:r>
            </w:ins>
          </w:p>
        </w:tc>
        <w:tc>
          <w:tcPr>
            <w:tcW w:w="500" w:type="pct"/>
          </w:tcPr>
          <w:p w14:paraId="1F6EFDF2" w14:textId="1ED5F40F" w:rsidR="004D1FC1" w:rsidRPr="001C1B16" w:rsidRDefault="004D1FC1" w:rsidP="004D1FC1">
            <w:pPr>
              <w:pStyle w:val="GOSTTablenorm"/>
              <w:rPr>
                <w:ins w:id="595" w:author="Краснова Наталья EXP-274689" w:date="2024-02-20T18:17:00Z"/>
              </w:rPr>
            </w:pPr>
            <w:ins w:id="596" w:author="Краснова Наталья EXP-274689" w:date="2024-02-20T18:18:00Z">
              <w:r w:rsidRPr="001C1B16">
                <w:t>Строка</w:t>
              </w:r>
            </w:ins>
          </w:p>
        </w:tc>
        <w:tc>
          <w:tcPr>
            <w:tcW w:w="300" w:type="pct"/>
          </w:tcPr>
          <w:p w14:paraId="0010FE11" w14:textId="11009C79" w:rsidR="004D1FC1" w:rsidRPr="001C1B16" w:rsidRDefault="004D1FC1" w:rsidP="004D1FC1">
            <w:pPr>
              <w:pStyle w:val="GOSTTablenorm"/>
              <w:rPr>
                <w:ins w:id="597" w:author="Краснова Наталья EXP-274689" w:date="2024-02-20T18:17:00Z"/>
              </w:rPr>
            </w:pPr>
            <w:ins w:id="598" w:author="Краснова Наталья EXP-274689" w:date="2024-02-20T18:18:00Z">
              <w:r w:rsidRPr="001C1B16">
                <w:t>Нет</w:t>
              </w:r>
            </w:ins>
          </w:p>
        </w:tc>
        <w:tc>
          <w:tcPr>
            <w:tcW w:w="315" w:type="pct"/>
          </w:tcPr>
          <w:p w14:paraId="26EF7ACA" w14:textId="111971F2" w:rsidR="004D1FC1" w:rsidRPr="001C1B16" w:rsidRDefault="004D1FC1" w:rsidP="004D1FC1">
            <w:pPr>
              <w:pStyle w:val="GOSTTablenorm"/>
              <w:rPr>
                <w:ins w:id="599" w:author="Краснова Наталья EXP-274689" w:date="2024-02-20T18:17:00Z"/>
              </w:rPr>
            </w:pPr>
            <w:ins w:id="600" w:author="Краснова Наталья EXP-274689" w:date="2024-02-20T18:18:00Z">
              <w:r w:rsidRPr="001C1B16">
                <w:t>=</w:t>
              </w:r>
              <w:r w:rsidRPr="001C1B16">
                <w:rPr>
                  <w:lang w:val="en-US"/>
                </w:rPr>
                <w:t>2</w:t>
              </w:r>
            </w:ins>
          </w:p>
        </w:tc>
        <w:tc>
          <w:tcPr>
            <w:tcW w:w="2035" w:type="pct"/>
          </w:tcPr>
          <w:p w14:paraId="128D03C7" w14:textId="2880DB66" w:rsidR="004D1FC1" w:rsidRDefault="004D1FC1" w:rsidP="004D1FC1">
            <w:pPr>
              <w:pStyle w:val="GOSTTablenorm"/>
              <w:rPr>
                <w:ins w:id="601" w:author="Краснова Наталья EXP-281880" w:date="2024-03-24T21:00:00Z"/>
              </w:rPr>
            </w:pPr>
            <w:ins w:id="602" w:author="Краснова Наталья EXP-274689" w:date="2024-02-20T18:18:00Z">
              <w:r>
                <w:t xml:space="preserve">Указывается тип </w:t>
              </w:r>
            </w:ins>
            <w:ins w:id="603" w:author="Сказецкая Наталья Камилевна" w:date="2024-05-31T14:36:00Z">
              <w:r w:rsidRPr="00B9499D">
                <w:t>код</w:t>
              </w:r>
              <w:r>
                <w:t>а</w:t>
              </w:r>
              <w:r w:rsidRPr="00B9499D">
                <w:t xml:space="preserve"> по бюджетной классификации</w:t>
              </w:r>
            </w:ins>
            <w:ins w:id="604" w:author="Краснова Наталья EXP-281880" w:date="2024-03-24T21:00:00Z">
              <w:r>
                <w:t>.</w:t>
              </w:r>
            </w:ins>
          </w:p>
          <w:p w14:paraId="783B83D6" w14:textId="77777777" w:rsidR="004D1FC1" w:rsidRDefault="004D1FC1" w:rsidP="004D1FC1">
            <w:pPr>
              <w:pStyle w:val="GOSTTablenorm"/>
              <w:rPr>
                <w:ins w:id="605" w:author="Краснова Наталья EXP-281880" w:date="2024-03-24T21:00:00Z"/>
              </w:rPr>
            </w:pPr>
            <w:ins w:id="606" w:author="Краснова Наталья EXP-281880" w:date="2024-03-24T21:00:00Z">
              <w:r>
                <w:t>Возможные значения:</w:t>
              </w:r>
            </w:ins>
          </w:p>
          <w:p w14:paraId="1E3DAF51" w14:textId="03AE0534" w:rsidR="004D1FC1" w:rsidRPr="00852392" w:rsidRDefault="004D1FC1" w:rsidP="004D1FC1">
            <w:pPr>
              <w:pStyle w:val="affffd"/>
              <w:numPr>
                <w:ilvl w:val="0"/>
                <w:numId w:val="6"/>
              </w:numPr>
              <w:ind w:left="369" w:hanging="222"/>
              <w:rPr>
                <w:ins w:id="607" w:author="Краснова Наталья EXP-281880" w:date="2024-03-24T21:00:00Z"/>
                <w:color w:val="FF0000"/>
                <w:sz w:val="22"/>
                <w:szCs w:val="22"/>
                <w:lang w:val="en-US"/>
              </w:rPr>
            </w:pPr>
            <w:ins w:id="608" w:author="Краснова Наталья EXP-281880" w:date="2024-03-24T21:00:00Z">
              <w:r>
                <w:t>«</w:t>
              </w:r>
              <w:r w:rsidRPr="00852392">
                <w:rPr>
                  <w:color w:val="FF0000"/>
                  <w:sz w:val="22"/>
                  <w:szCs w:val="22"/>
                  <w:lang w:val="en-US"/>
                </w:rPr>
                <w:t xml:space="preserve">10» </w:t>
              </w:r>
            </w:ins>
            <w:r w:rsidRPr="001C1B16">
              <w:rPr>
                <w:lang w:val="en-US"/>
              </w:rPr>
              <w:t>–</w:t>
            </w:r>
            <w:ins w:id="609" w:author="Краснова Наталья EXP-281880" w:date="2024-03-24T21:00:00Z">
              <w:r w:rsidRPr="00852392">
                <w:rPr>
                  <w:color w:val="FF0000"/>
                  <w:sz w:val="22"/>
                  <w:szCs w:val="22"/>
                  <w:lang w:val="en-US"/>
                </w:rPr>
                <w:t xml:space="preserve"> Расходы;</w:t>
              </w:r>
            </w:ins>
          </w:p>
          <w:p w14:paraId="3F7B7298" w14:textId="15378A72" w:rsidR="004D1FC1" w:rsidRPr="00852392" w:rsidRDefault="004D1FC1" w:rsidP="004D1FC1">
            <w:pPr>
              <w:pStyle w:val="affffd"/>
              <w:numPr>
                <w:ilvl w:val="0"/>
                <w:numId w:val="6"/>
              </w:numPr>
              <w:ind w:left="369" w:hanging="222"/>
              <w:rPr>
                <w:ins w:id="610" w:author="Краснова Наталья EXP-281880" w:date="2024-03-24T21:00:00Z"/>
                <w:color w:val="FF0000"/>
                <w:sz w:val="22"/>
                <w:szCs w:val="22"/>
                <w:lang w:val="en-US"/>
              </w:rPr>
            </w:pPr>
            <w:ins w:id="611" w:author="Краснова Наталья EXP-281880" w:date="2024-03-24T21:00:00Z">
              <w:r w:rsidRPr="00852392">
                <w:rPr>
                  <w:color w:val="FF0000"/>
                  <w:sz w:val="22"/>
                  <w:szCs w:val="22"/>
                  <w:lang w:val="en-US"/>
                </w:rPr>
                <w:t xml:space="preserve">«11» </w:t>
              </w:r>
            </w:ins>
            <w:r w:rsidRPr="001C1B16">
              <w:rPr>
                <w:lang w:val="en-US"/>
              </w:rPr>
              <w:t>–</w:t>
            </w:r>
            <w:ins w:id="612" w:author="Краснова Наталья EXP-281880" w:date="2024-03-24T21:00:00Z">
              <w:r w:rsidRPr="00852392">
                <w:rPr>
                  <w:color w:val="FF0000"/>
                  <w:sz w:val="22"/>
                  <w:szCs w:val="22"/>
                  <w:lang w:val="en-US"/>
                </w:rPr>
                <w:t xml:space="preserve"> Лимитируемые расходы;</w:t>
              </w:r>
            </w:ins>
          </w:p>
          <w:p w14:paraId="7DE80596" w14:textId="01812F3E" w:rsidR="004D1FC1" w:rsidRPr="00852392" w:rsidRDefault="004D1FC1" w:rsidP="004D1FC1">
            <w:pPr>
              <w:pStyle w:val="affffd"/>
              <w:numPr>
                <w:ilvl w:val="0"/>
                <w:numId w:val="6"/>
              </w:numPr>
              <w:ind w:left="369" w:hanging="222"/>
              <w:rPr>
                <w:ins w:id="613" w:author="Краснова Наталья EXP-281880" w:date="2024-03-24T21:00:00Z"/>
                <w:color w:val="FF0000"/>
                <w:sz w:val="22"/>
                <w:szCs w:val="22"/>
                <w:lang w:val="en-US"/>
              </w:rPr>
            </w:pPr>
            <w:ins w:id="614" w:author="Краснова Наталья EXP-281880" w:date="2024-03-24T21:00:00Z">
              <w:r w:rsidRPr="00852392">
                <w:rPr>
                  <w:color w:val="FF0000"/>
                  <w:sz w:val="22"/>
                  <w:szCs w:val="22"/>
                  <w:lang w:val="en-US"/>
                </w:rPr>
                <w:t xml:space="preserve">«12» </w:t>
              </w:r>
            </w:ins>
            <w:r w:rsidRPr="001C1B16">
              <w:rPr>
                <w:lang w:val="en-US"/>
              </w:rPr>
              <w:t>–</w:t>
            </w:r>
            <w:ins w:id="615" w:author="Краснова Наталья EXP-281880" w:date="2024-03-24T21:00:00Z">
              <w:r w:rsidRPr="00852392">
                <w:rPr>
                  <w:color w:val="FF0000"/>
                  <w:sz w:val="22"/>
                  <w:szCs w:val="22"/>
                  <w:lang w:val="en-US"/>
                </w:rPr>
                <w:t xml:space="preserve"> Нелимитруемые расходы;</w:t>
              </w:r>
            </w:ins>
          </w:p>
          <w:p w14:paraId="492B3990" w14:textId="77777777" w:rsidR="004D1FC1" w:rsidRPr="00852392" w:rsidRDefault="004D1FC1" w:rsidP="004D1FC1">
            <w:pPr>
              <w:pStyle w:val="affffd"/>
              <w:numPr>
                <w:ilvl w:val="0"/>
                <w:numId w:val="6"/>
              </w:numPr>
              <w:ind w:left="369" w:hanging="222"/>
              <w:rPr>
                <w:ins w:id="616" w:author="Краснова Наталья EXP-281880" w:date="2024-03-24T21:00:00Z"/>
                <w:color w:val="FF0000"/>
                <w:sz w:val="22"/>
                <w:szCs w:val="22"/>
                <w:lang w:val="en-US"/>
              </w:rPr>
            </w:pPr>
            <w:ins w:id="617" w:author="Краснова Наталья EXP-281880" w:date="2024-03-24T21:00:00Z">
              <w:r w:rsidRPr="00852392">
                <w:rPr>
                  <w:color w:val="FF0000"/>
                  <w:sz w:val="22"/>
                  <w:szCs w:val="22"/>
                  <w:lang w:val="en-US"/>
                </w:rPr>
                <w:t>«20» – Доходы;</w:t>
              </w:r>
            </w:ins>
          </w:p>
          <w:p w14:paraId="1A4C1CB6" w14:textId="363A17C5" w:rsidR="004D1FC1" w:rsidRPr="00852392" w:rsidRDefault="004D1FC1" w:rsidP="004D1FC1">
            <w:pPr>
              <w:pStyle w:val="affffd"/>
              <w:numPr>
                <w:ilvl w:val="0"/>
                <w:numId w:val="6"/>
              </w:numPr>
              <w:ind w:left="369" w:hanging="222"/>
              <w:rPr>
                <w:ins w:id="618" w:author="Краснова Наталья EXP-281880" w:date="2024-03-24T21:00:00Z"/>
                <w:color w:val="FF0000"/>
                <w:sz w:val="22"/>
                <w:szCs w:val="22"/>
                <w:lang w:val="en-US"/>
              </w:rPr>
            </w:pPr>
            <w:ins w:id="619" w:author="Краснова Наталья EXP-281880" w:date="2024-03-24T21:00:00Z">
              <w:r w:rsidRPr="00852392">
                <w:rPr>
                  <w:color w:val="FF0000"/>
                  <w:sz w:val="22"/>
                  <w:szCs w:val="22"/>
                  <w:lang w:val="en-US"/>
                </w:rPr>
                <w:t>«22» – Средства дополнительного бюджетного финансирования;</w:t>
              </w:r>
            </w:ins>
          </w:p>
          <w:p w14:paraId="74F62BF5" w14:textId="56AAE9FB" w:rsidR="004D1FC1" w:rsidRPr="00852392" w:rsidRDefault="004D1FC1" w:rsidP="004D1FC1">
            <w:pPr>
              <w:pStyle w:val="affffd"/>
              <w:numPr>
                <w:ilvl w:val="0"/>
                <w:numId w:val="6"/>
              </w:numPr>
              <w:ind w:left="369" w:hanging="222"/>
              <w:rPr>
                <w:ins w:id="620" w:author="Краснова Наталья EXP-281880" w:date="2024-03-24T21:00:00Z"/>
                <w:color w:val="FF0000"/>
                <w:sz w:val="22"/>
                <w:szCs w:val="22"/>
                <w:lang w:val="en-US"/>
              </w:rPr>
            </w:pPr>
            <w:ins w:id="621" w:author="Краснова Наталья EXP-281880" w:date="2024-03-24T21:00:00Z">
              <w:r w:rsidRPr="00852392">
                <w:rPr>
                  <w:color w:val="FF0000"/>
                  <w:sz w:val="22"/>
                  <w:szCs w:val="22"/>
                  <w:lang w:val="en-US"/>
                </w:rPr>
                <w:t xml:space="preserve">«30» </w:t>
              </w:r>
            </w:ins>
            <w:r w:rsidRPr="001C1B16">
              <w:rPr>
                <w:lang w:val="en-US"/>
              </w:rPr>
              <w:t>–</w:t>
            </w:r>
            <w:ins w:id="622" w:author="Краснова Наталья EXP-281880" w:date="2024-03-24T21:00:00Z">
              <w:r w:rsidRPr="00852392">
                <w:rPr>
                  <w:color w:val="FF0000"/>
                  <w:sz w:val="22"/>
                  <w:szCs w:val="22"/>
                  <w:lang w:val="en-US"/>
                </w:rPr>
                <w:t xml:space="preserve"> Источники;</w:t>
              </w:r>
            </w:ins>
          </w:p>
          <w:p w14:paraId="23015EE6" w14:textId="0BD57D42" w:rsidR="004D1FC1" w:rsidRPr="00852392" w:rsidRDefault="004D1FC1" w:rsidP="004D1FC1">
            <w:pPr>
              <w:pStyle w:val="affffd"/>
              <w:numPr>
                <w:ilvl w:val="0"/>
                <w:numId w:val="6"/>
              </w:numPr>
              <w:ind w:left="369" w:hanging="222"/>
              <w:rPr>
                <w:ins w:id="623" w:author="Краснова Наталья EXP-281880" w:date="2024-03-24T21:00:00Z"/>
                <w:color w:val="FF0000"/>
                <w:sz w:val="22"/>
                <w:szCs w:val="22"/>
                <w:lang w:val="en-US"/>
              </w:rPr>
            </w:pPr>
            <w:ins w:id="624" w:author="Краснова Наталья EXP-281880" w:date="2024-03-24T21:00:00Z">
              <w:r w:rsidRPr="00852392">
                <w:rPr>
                  <w:color w:val="FF0000"/>
                  <w:sz w:val="22"/>
                  <w:szCs w:val="22"/>
                  <w:lang w:val="en-US"/>
                </w:rPr>
                <w:t xml:space="preserve">«31» </w:t>
              </w:r>
            </w:ins>
            <w:r w:rsidRPr="001C1B16">
              <w:rPr>
                <w:lang w:val="en-US"/>
              </w:rPr>
              <w:t>–</w:t>
            </w:r>
            <w:ins w:id="625" w:author="Краснова Наталья EXP-281880" w:date="2024-03-24T21:00:00Z">
              <w:r w:rsidRPr="00852392">
                <w:rPr>
                  <w:color w:val="FF0000"/>
                  <w:sz w:val="22"/>
                  <w:szCs w:val="22"/>
                  <w:lang w:val="en-US"/>
                </w:rPr>
                <w:t xml:space="preserve"> Внутренние источники;</w:t>
              </w:r>
            </w:ins>
          </w:p>
          <w:p w14:paraId="4C465C18" w14:textId="7A9651ED" w:rsidR="004D1FC1" w:rsidRDefault="004D1FC1" w:rsidP="004D1FC1">
            <w:pPr>
              <w:pStyle w:val="affffd"/>
              <w:numPr>
                <w:ilvl w:val="0"/>
                <w:numId w:val="6"/>
              </w:numPr>
              <w:ind w:left="369" w:hanging="222"/>
              <w:rPr>
                <w:ins w:id="626" w:author="Краснова Наталья EXP-274689" w:date="2024-02-20T18:17:00Z"/>
              </w:rPr>
            </w:pPr>
            <w:ins w:id="627" w:author="Краснова Наталья EXP-281880" w:date="2024-03-24T21:00:00Z">
              <w:r w:rsidRPr="00852392">
                <w:rPr>
                  <w:color w:val="FF0000"/>
                  <w:sz w:val="22"/>
                  <w:szCs w:val="22"/>
                  <w:lang w:val="en-US"/>
                </w:rPr>
                <w:t xml:space="preserve">«32» </w:t>
              </w:r>
            </w:ins>
            <w:r w:rsidRPr="001C1B16">
              <w:rPr>
                <w:lang w:val="en-US"/>
              </w:rPr>
              <w:t>–</w:t>
            </w:r>
            <w:ins w:id="628" w:author="Краснова Наталья EXP-281880" w:date="2024-03-24T21:00:00Z">
              <w:r w:rsidRPr="00852392">
                <w:rPr>
                  <w:color w:val="FF0000"/>
                  <w:sz w:val="22"/>
                  <w:szCs w:val="22"/>
                  <w:lang w:val="en-US"/>
                </w:rPr>
                <w:t xml:space="preserve"> Внешние источники</w:t>
              </w:r>
            </w:ins>
          </w:p>
        </w:tc>
      </w:tr>
      <w:tr w:rsidR="004D1FC1" w:rsidRPr="00B9499D" w14:paraId="27295D12" w14:textId="77777777" w:rsidTr="001955A8">
        <w:trPr>
          <w:ins w:id="629" w:author="Краснова Наталья EXP-281880" w:date="2024-02-20T10:03:00Z"/>
        </w:trPr>
        <w:tc>
          <w:tcPr>
            <w:tcW w:w="1100" w:type="pct"/>
          </w:tcPr>
          <w:p w14:paraId="5C17D352" w14:textId="0F971CEE" w:rsidR="004D1FC1" w:rsidRDefault="004D1FC1" w:rsidP="004D1FC1">
            <w:pPr>
              <w:pStyle w:val="GOSTTablenorm"/>
              <w:rPr>
                <w:ins w:id="630" w:author="Краснова Наталья EXP-281880" w:date="2024-02-20T10:03:00Z"/>
              </w:rPr>
            </w:pPr>
            <w:ins w:id="631" w:author="Краснова Наталья EXP-281880" w:date="2024-02-20T10:04:00Z">
              <w:r>
                <w:t>Подведомственное учреждение</w:t>
              </w:r>
            </w:ins>
          </w:p>
        </w:tc>
        <w:tc>
          <w:tcPr>
            <w:tcW w:w="750" w:type="pct"/>
          </w:tcPr>
          <w:p w14:paraId="1912D545" w14:textId="5D4535B0" w:rsidR="004D1FC1" w:rsidRPr="00A71881" w:rsidRDefault="004D1FC1" w:rsidP="004D1FC1">
            <w:pPr>
              <w:pStyle w:val="GOSTTablenorm"/>
              <w:rPr>
                <w:ins w:id="632" w:author="Краснова Наталья EXP-281880" w:date="2024-02-20T10:03:00Z"/>
                <w:b/>
              </w:rPr>
            </w:pPr>
            <w:ins w:id="633" w:author="Краснова Наталья EXP-281880" w:date="2024-03-01T18:21:00Z">
              <w:r w:rsidRPr="00A71881">
                <w:rPr>
                  <w:b/>
                </w:rPr>
                <w:t>PUiO_VLS_A</w:t>
              </w:r>
              <w:r w:rsidRPr="00A71881">
                <w:rPr>
                  <w:b/>
                  <w:lang w:val="en-US"/>
                </w:rPr>
                <w:t>:</w:t>
              </w:r>
              <w:r w:rsidRPr="00122376">
                <w:t>subordinateOrg</w:t>
              </w:r>
            </w:ins>
          </w:p>
        </w:tc>
        <w:tc>
          <w:tcPr>
            <w:tcW w:w="500" w:type="pct"/>
          </w:tcPr>
          <w:p w14:paraId="028C81CD" w14:textId="62967E86" w:rsidR="004D1FC1" w:rsidRPr="0000019B" w:rsidRDefault="004D1FC1" w:rsidP="004D1FC1">
            <w:pPr>
              <w:pStyle w:val="GOSTTablenorm"/>
              <w:rPr>
                <w:ins w:id="634" w:author="Краснова Наталья EXP-281880" w:date="2024-02-20T10:03:00Z"/>
              </w:rPr>
            </w:pPr>
            <w:ins w:id="635" w:author="Краснова Наталья EXP-281880" w:date="2024-02-20T10:04:00Z">
              <w:r w:rsidRPr="0000019B">
                <w:t>Строка</w:t>
              </w:r>
            </w:ins>
          </w:p>
        </w:tc>
        <w:tc>
          <w:tcPr>
            <w:tcW w:w="300" w:type="pct"/>
          </w:tcPr>
          <w:p w14:paraId="635C3EC2" w14:textId="4280B857" w:rsidR="004D1FC1" w:rsidRPr="001C1B16" w:rsidRDefault="004D1FC1" w:rsidP="004D1FC1">
            <w:pPr>
              <w:pStyle w:val="GOSTTablenorm"/>
              <w:rPr>
                <w:ins w:id="636" w:author="Краснова Наталья EXP-281880" w:date="2024-02-20T10:03:00Z"/>
              </w:rPr>
            </w:pPr>
            <w:ins w:id="637" w:author="Краснова Наталья EXP-281880" w:date="2024-02-20T10:04:00Z">
              <w:r w:rsidRPr="001C1B16">
                <w:t>Нет</w:t>
              </w:r>
            </w:ins>
          </w:p>
        </w:tc>
        <w:tc>
          <w:tcPr>
            <w:tcW w:w="315" w:type="pct"/>
          </w:tcPr>
          <w:p w14:paraId="64E0758A" w14:textId="6F7D7C54" w:rsidR="004D1FC1" w:rsidRPr="00606F9D" w:rsidRDefault="004D1FC1" w:rsidP="004D1FC1">
            <w:pPr>
              <w:pStyle w:val="GOSTTablenorm"/>
              <w:rPr>
                <w:ins w:id="638" w:author="Краснова Наталья EXP-281880" w:date="2024-02-20T10:03:00Z"/>
              </w:rPr>
            </w:pPr>
            <w:ins w:id="639" w:author="Краснова Наталья EXP-281880" w:date="2024-02-20T10:42:00Z">
              <w:r w:rsidRPr="001C1B16">
                <w:t>&lt;=</w:t>
              </w:r>
            </w:ins>
            <w:ins w:id="640" w:author="Краснова Наталья EXP-281880" w:date="2024-02-20T10:37:00Z">
              <w:r>
                <w:t>11</w:t>
              </w:r>
            </w:ins>
          </w:p>
        </w:tc>
        <w:tc>
          <w:tcPr>
            <w:tcW w:w="2035" w:type="pct"/>
          </w:tcPr>
          <w:p w14:paraId="120A108B" w14:textId="7FECEFC2" w:rsidR="004D1FC1" w:rsidRDefault="004D1FC1" w:rsidP="004D1FC1">
            <w:pPr>
              <w:pStyle w:val="GOSTTablenorm"/>
              <w:rPr>
                <w:ins w:id="641" w:author="Краснова Наталья EXP-281880" w:date="2024-02-20T10:03:00Z"/>
              </w:rPr>
            </w:pPr>
            <w:ins w:id="642" w:author="Краснова Наталья EXP-281880" w:date="2024-02-20T10:38:00Z">
              <w:r>
                <w:t>Указывается значение</w:t>
              </w:r>
            </w:ins>
            <w:ins w:id="643" w:author="Краснова Наталья EXP-281880" w:date="2024-02-20T10:40:00Z">
              <w:r>
                <w:rPr>
                  <w:bCs/>
                </w:rPr>
                <w:t xml:space="preserve"> аналитического признака «</w:t>
              </w:r>
            </w:ins>
            <w:ins w:id="644" w:author="Краснова Наталья EXP-281880" w:date="2024-02-20T10:42:00Z">
              <w:r w:rsidRPr="00D94003">
                <w:rPr>
                  <w:bCs/>
                </w:rPr>
                <w:t>УБП</w:t>
              </w:r>
              <w:r>
                <w:rPr>
                  <w:bCs/>
                </w:rPr>
                <w:t>»</w:t>
              </w:r>
            </w:ins>
          </w:p>
        </w:tc>
      </w:tr>
      <w:tr w:rsidR="004D1FC1" w:rsidRPr="00B9499D" w14:paraId="1D82FBA4" w14:textId="77777777" w:rsidTr="00733493">
        <w:tc>
          <w:tcPr>
            <w:tcW w:w="1100" w:type="pct"/>
          </w:tcPr>
          <w:p w14:paraId="47D5B9A0" w14:textId="77777777" w:rsidR="004D1FC1" w:rsidRPr="00B9499D" w:rsidRDefault="004D1FC1" w:rsidP="004D1FC1">
            <w:pPr>
              <w:pStyle w:val="GOSTTablenorm"/>
            </w:pPr>
            <w:r w:rsidRPr="001C1B16">
              <w:t xml:space="preserve">Код цели (аналитический код) </w:t>
            </w:r>
          </w:p>
        </w:tc>
        <w:tc>
          <w:tcPr>
            <w:tcW w:w="750" w:type="pct"/>
          </w:tcPr>
          <w:p w14:paraId="6D3EFB06" w14:textId="77777777" w:rsidR="004D1FC1" w:rsidRPr="00B9499D" w:rsidRDefault="004D1FC1" w:rsidP="004D1FC1">
            <w:pPr>
              <w:pStyle w:val="GOSTTablenorm"/>
            </w:pPr>
            <w:r w:rsidRPr="00A71881">
              <w:rPr>
                <w:b/>
              </w:rPr>
              <w:t>PUiO_VLS_A</w:t>
            </w:r>
            <w:r w:rsidRPr="00A71881">
              <w:rPr>
                <w:b/>
                <w:lang w:val="en-US"/>
              </w:rPr>
              <w:t>:</w:t>
            </w:r>
            <w:r w:rsidRPr="001C1B16">
              <w:t>CodeCS</w:t>
            </w:r>
          </w:p>
        </w:tc>
        <w:tc>
          <w:tcPr>
            <w:tcW w:w="500" w:type="pct"/>
          </w:tcPr>
          <w:p w14:paraId="24311575" w14:textId="77777777" w:rsidR="004D1FC1" w:rsidRDefault="004D1FC1" w:rsidP="004D1FC1">
            <w:pPr>
              <w:pStyle w:val="GOSTTablenorm"/>
            </w:pPr>
            <w:r w:rsidRPr="001C1B16">
              <w:t>Строка</w:t>
            </w:r>
          </w:p>
        </w:tc>
        <w:tc>
          <w:tcPr>
            <w:tcW w:w="300" w:type="pct"/>
          </w:tcPr>
          <w:p w14:paraId="0A110226" w14:textId="77777777" w:rsidR="004D1FC1" w:rsidRPr="001C1B16" w:rsidRDefault="004D1FC1" w:rsidP="004D1FC1">
            <w:pPr>
              <w:pStyle w:val="GOSTTablenorm"/>
            </w:pPr>
            <w:r w:rsidRPr="001C1B16">
              <w:t>Нет</w:t>
            </w:r>
          </w:p>
        </w:tc>
        <w:tc>
          <w:tcPr>
            <w:tcW w:w="315" w:type="pct"/>
          </w:tcPr>
          <w:p w14:paraId="498C1AB6" w14:textId="77777777" w:rsidR="004D1FC1" w:rsidRPr="001C1B16" w:rsidRDefault="004D1FC1" w:rsidP="004D1FC1">
            <w:pPr>
              <w:pStyle w:val="GOSTTablenorm"/>
            </w:pPr>
            <w:r w:rsidRPr="001C1B16">
              <w:t>&lt;=</w:t>
            </w:r>
            <w:r w:rsidRPr="001C1B16">
              <w:rPr>
                <w:lang w:val="en-US"/>
              </w:rPr>
              <w:t>25</w:t>
            </w:r>
          </w:p>
        </w:tc>
        <w:tc>
          <w:tcPr>
            <w:tcW w:w="2035" w:type="pct"/>
          </w:tcPr>
          <w:p w14:paraId="1EE986B8" w14:textId="77777777" w:rsidR="004D1FC1" w:rsidRDefault="004D1FC1" w:rsidP="004D1FC1">
            <w:pPr>
              <w:pStyle w:val="GOSTTablenorm"/>
              <w:rPr>
                <w:bCs/>
              </w:rPr>
            </w:pPr>
            <w:r>
              <w:rPr>
                <w:bCs/>
              </w:rPr>
              <w:t>Указывается значение аналитического признака «Код цели».</w:t>
            </w:r>
          </w:p>
          <w:p w14:paraId="7FE20912" w14:textId="77777777" w:rsidR="004D1FC1" w:rsidRDefault="004D1FC1" w:rsidP="004D1FC1">
            <w:pPr>
              <w:pStyle w:val="GOSTTablenorm"/>
            </w:pPr>
            <w:r>
              <w:rPr>
                <w:bCs/>
              </w:rPr>
              <w:lastRenderedPageBreak/>
              <w:t>По л/с с кодом 05 может указываться Код НПА или Код НПА и код направления выплаты (</w:t>
            </w:r>
            <w:r w:rsidRPr="007B077B">
              <w:rPr>
                <w:bCs/>
              </w:rPr>
              <w:t xml:space="preserve">в зависимости от показателя </w:t>
            </w:r>
            <w:r>
              <w:rPr>
                <w:bCs/>
              </w:rPr>
              <w:t xml:space="preserve">лицевого счета). Значение указывается в формате: </w:t>
            </w:r>
            <w:r w:rsidRPr="007B077B">
              <w:rPr>
                <w:bCs/>
              </w:rPr>
              <w:t>ХХХХ-УУ или ХХХХ</w:t>
            </w:r>
            <w:r>
              <w:rPr>
                <w:bCs/>
              </w:rPr>
              <w:t>, где ХХХХ - к</w:t>
            </w:r>
            <w:r w:rsidRPr="007B077B">
              <w:rPr>
                <w:bCs/>
              </w:rPr>
              <w:t>од НПА, УУ -</w:t>
            </w:r>
            <w:r>
              <w:rPr>
                <w:bCs/>
              </w:rPr>
              <w:t xml:space="preserve"> код направления выплаты</w:t>
            </w:r>
          </w:p>
        </w:tc>
      </w:tr>
      <w:tr w:rsidR="004D1FC1" w:rsidRPr="00B9499D" w14:paraId="4FC57A5E" w14:textId="77777777" w:rsidTr="001955A8">
        <w:trPr>
          <w:ins w:id="645" w:author="Краснова Наталья EXP-281880" w:date="2024-02-20T10:04:00Z"/>
        </w:trPr>
        <w:tc>
          <w:tcPr>
            <w:tcW w:w="1100" w:type="pct"/>
          </w:tcPr>
          <w:p w14:paraId="0D258604" w14:textId="0554DFB1" w:rsidR="004D1FC1" w:rsidRDefault="004D1FC1" w:rsidP="004D1FC1">
            <w:pPr>
              <w:pStyle w:val="GOSTTablenorm"/>
              <w:rPr>
                <w:ins w:id="646" w:author="Краснова Наталья EXP-281880" w:date="2024-02-20T10:04:00Z"/>
              </w:rPr>
            </w:pPr>
            <w:ins w:id="647" w:author="Краснова Наталья EXP-281880" w:date="2024-02-20T10:43:00Z">
              <w:r>
                <w:lastRenderedPageBreak/>
                <w:t>ОКТМО</w:t>
              </w:r>
            </w:ins>
          </w:p>
        </w:tc>
        <w:tc>
          <w:tcPr>
            <w:tcW w:w="750" w:type="pct"/>
          </w:tcPr>
          <w:p w14:paraId="7392ED4A" w14:textId="6123CBFB" w:rsidR="004D1FC1" w:rsidRPr="00A71881" w:rsidRDefault="004D1FC1" w:rsidP="004D1FC1">
            <w:pPr>
              <w:pStyle w:val="GOSTTablenorm"/>
              <w:rPr>
                <w:ins w:id="648" w:author="Краснова Наталья EXP-281880" w:date="2024-02-20T10:04:00Z"/>
                <w:b/>
              </w:rPr>
            </w:pPr>
            <w:ins w:id="649" w:author="Краснова Наталья EXP-281880" w:date="2024-03-01T18:21:00Z">
              <w:r w:rsidRPr="00A71881">
                <w:rPr>
                  <w:b/>
                </w:rPr>
                <w:t>PUiO_VLS_A</w:t>
              </w:r>
              <w:r w:rsidRPr="00A71881">
                <w:rPr>
                  <w:b/>
                  <w:lang w:val="en-US"/>
                </w:rPr>
                <w:t>:</w:t>
              </w:r>
              <w:r w:rsidRPr="00122376">
                <w:t>orTerClass</w:t>
              </w:r>
            </w:ins>
          </w:p>
        </w:tc>
        <w:tc>
          <w:tcPr>
            <w:tcW w:w="500" w:type="pct"/>
          </w:tcPr>
          <w:p w14:paraId="66A625AB" w14:textId="4E11B76F" w:rsidR="004D1FC1" w:rsidRPr="0000019B" w:rsidRDefault="004D1FC1" w:rsidP="004D1FC1">
            <w:pPr>
              <w:pStyle w:val="GOSTTablenorm"/>
              <w:rPr>
                <w:ins w:id="650" w:author="Краснова Наталья EXP-281880" w:date="2024-02-20T10:04:00Z"/>
              </w:rPr>
            </w:pPr>
            <w:ins w:id="651" w:author="Краснова Наталья EXP-281880" w:date="2024-02-20T10:43:00Z">
              <w:r w:rsidRPr="0000019B">
                <w:t>Строка</w:t>
              </w:r>
            </w:ins>
          </w:p>
        </w:tc>
        <w:tc>
          <w:tcPr>
            <w:tcW w:w="300" w:type="pct"/>
          </w:tcPr>
          <w:p w14:paraId="0EFFFFA5" w14:textId="18B6FF2F" w:rsidR="004D1FC1" w:rsidRPr="001C1B16" w:rsidRDefault="004D1FC1" w:rsidP="004D1FC1">
            <w:pPr>
              <w:pStyle w:val="GOSTTablenorm"/>
              <w:rPr>
                <w:ins w:id="652" w:author="Краснова Наталья EXP-281880" w:date="2024-02-20T10:04:00Z"/>
              </w:rPr>
            </w:pPr>
            <w:ins w:id="653" w:author="Краснова Наталья EXP-281880" w:date="2024-02-20T10:43:00Z">
              <w:r w:rsidRPr="001C1B16">
                <w:t>Нет</w:t>
              </w:r>
            </w:ins>
          </w:p>
        </w:tc>
        <w:tc>
          <w:tcPr>
            <w:tcW w:w="315" w:type="pct"/>
          </w:tcPr>
          <w:p w14:paraId="0DFF0D59" w14:textId="00BA7138" w:rsidR="004D1FC1" w:rsidRPr="001C1B16" w:rsidRDefault="004D1FC1" w:rsidP="004D1FC1">
            <w:pPr>
              <w:pStyle w:val="GOSTTablenorm"/>
              <w:rPr>
                <w:ins w:id="654" w:author="Краснова Наталья EXP-281880" w:date="2024-02-20T10:04:00Z"/>
              </w:rPr>
            </w:pPr>
            <w:ins w:id="655" w:author="Краснова Наталья EXP-281880" w:date="2024-02-20T10:44:00Z">
              <w:r w:rsidRPr="001C1B16">
                <w:t>&lt;=</w:t>
              </w:r>
              <w:r w:rsidRPr="0000019B">
                <w:t>8</w:t>
              </w:r>
            </w:ins>
          </w:p>
        </w:tc>
        <w:tc>
          <w:tcPr>
            <w:tcW w:w="2035" w:type="pct"/>
          </w:tcPr>
          <w:p w14:paraId="0CAFCFD9" w14:textId="0FBC6868" w:rsidR="004D1FC1" w:rsidRDefault="004D1FC1" w:rsidP="004D1FC1">
            <w:pPr>
              <w:pStyle w:val="GOSTTablenorm"/>
              <w:rPr>
                <w:ins w:id="656" w:author="Краснова Наталья EXP-281880" w:date="2024-02-20T10:04:00Z"/>
              </w:rPr>
            </w:pPr>
            <w:ins w:id="657" w:author="Краснова Наталья EXP-281880" w:date="2024-02-20T10:44:00Z">
              <w:r>
                <w:t xml:space="preserve">Указывается значение </w:t>
              </w:r>
              <w:r>
                <w:rPr>
                  <w:bCs/>
                </w:rPr>
                <w:t>аналитического признака «</w:t>
              </w:r>
              <w:r w:rsidRPr="00D94003">
                <w:rPr>
                  <w:bCs/>
                </w:rPr>
                <w:t>OKTMO</w:t>
              </w:r>
              <w:r>
                <w:rPr>
                  <w:bCs/>
                </w:rPr>
                <w:t>»</w:t>
              </w:r>
            </w:ins>
          </w:p>
        </w:tc>
      </w:tr>
      <w:tr w:rsidR="004D1FC1" w:rsidRPr="00B9499D" w14:paraId="5139FBA8" w14:textId="77777777" w:rsidTr="001955A8">
        <w:trPr>
          <w:ins w:id="658" w:author="Краснова Наталья EXP-281880" w:date="2024-02-20T10:04:00Z"/>
        </w:trPr>
        <w:tc>
          <w:tcPr>
            <w:tcW w:w="1100" w:type="pct"/>
          </w:tcPr>
          <w:p w14:paraId="19E92C7D" w14:textId="15BEED32" w:rsidR="004D1FC1" w:rsidRDefault="004D1FC1" w:rsidP="004D1FC1">
            <w:pPr>
              <w:pStyle w:val="GOSTTablenorm"/>
              <w:rPr>
                <w:ins w:id="659" w:author="Краснова Наталья EXP-281880" w:date="2024-02-20T10:04:00Z"/>
              </w:rPr>
            </w:pPr>
            <w:ins w:id="660" w:author="Краснова Наталья EXP-281880" w:date="2024-02-20T10:45:00Z">
              <w:r>
                <w:t>Признак заключ</w:t>
              </w:r>
              <w:r w:rsidRPr="004B4F29">
                <w:t>и</w:t>
              </w:r>
              <w:r>
                <w:t>тельных оборотов</w:t>
              </w:r>
            </w:ins>
          </w:p>
        </w:tc>
        <w:tc>
          <w:tcPr>
            <w:tcW w:w="750" w:type="pct"/>
          </w:tcPr>
          <w:p w14:paraId="215C63FF" w14:textId="2E2DFA69" w:rsidR="004D1FC1" w:rsidRPr="00A71881" w:rsidRDefault="004D1FC1" w:rsidP="004D1FC1">
            <w:pPr>
              <w:pStyle w:val="GOSTTablenorm"/>
              <w:rPr>
                <w:ins w:id="661" w:author="Краснова Наталья EXP-281880" w:date="2024-02-20T10:04:00Z"/>
                <w:b/>
              </w:rPr>
            </w:pPr>
            <w:ins w:id="662" w:author="Краснова Наталья EXP-281880" w:date="2024-03-01T18:21:00Z">
              <w:r w:rsidRPr="00A71881">
                <w:rPr>
                  <w:b/>
                </w:rPr>
                <w:t>PUiO_VLS_A</w:t>
              </w:r>
              <w:r w:rsidRPr="00A71881">
                <w:rPr>
                  <w:b/>
                  <w:lang w:val="en-US"/>
                </w:rPr>
                <w:t>:</w:t>
              </w:r>
              <w:r w:rsidRPr="00122376">
                <w:t>closeTurnovers</w:t>
              </w:r>
            </w:ins>
          </w:p>
        </w:tc>
        <w:tc>
          <w:tcPr>
            <w:tcW w:w="500" w:type="pct"/>
          </w:tcPr>
          <w:p w14:paraId="7074E408" w14:textId="463E4919" w:rsidR="004D1FC1" w:rsidRPr="0000019B" w:rsidRDefault="004D1FC1" w:rsidP="004D1FC1">
            <w:pPr>
              <w:pStyle w:val="GOSTTablenorm"/>
              <w:rPr>
                <w:ins w:id="663" w:author="Краснова Наталья EXP-281880" w:date="2024-02-20T10:04:00Z"/>
              </w:rPr>
            </w:pPr>
            <w:ins w:id="664" w:author="Краснова Наталья EXP-281880" w:date="2024-02-20T10:45:00Z">
              <w:r w:rsidRPr="0000019B">
                <w:t>Строка</w:t>
              </w:r>
            </w:ins>
          </w:p>
        </w:tc>
        <w:tc>
          <w:tcPr>
            <w:tcW w:w="300" w:type="pct"/>
          </w:tcPr>
          <w:p w14:paraId="4F5D022A" w14:textId="5E8718AD" w:rsidR="004D1FC1" w:rsidRPr="001C1B16" w:rsidRDefault="004D1FC1" w:rsidP="004D1FC1">
            <w:pPr>
              <w:pStyle w:val="GOSTTablenorm"/>
              <w:rPr>
                <w:ins w:id="665" w:author="Краснова Наталья EXP-281880" w:date="2024-02-20T10:04:00Z"/>
              </w:rPr>
            </w:pPr>
            <w:ins w:id="666" w:author="Краснова Наталья EXP-281880" w:date="2024-02-20T10:45:00Z">
              <w:r w:rsidRPr="001C1B16">
                <w:t>Нет</w:t>
              </w:r>
            </w:ins>
          </w:p>
        </w:tc>
        <w:tc>
          <w:tcPr>
            <w:tcW w:w="315" w:type="pct"/>
          </w:tcPr>
          <w:p w14:paraId="3E28D774" w14:textId="57FD135C" w:rsidR="004D1FC1" w:rsidRPr="001C1B16" w:rsidRDefault="004D1FC1" w:rsidP="004D1FC1">
            <w:pPr>
              <w:pStyle w:val="GOSTTablenorm"/>
              <w:rPr>
                <w:ins w:id="667" w:author="Краснова Наталья EXP-281880" w:date="2024-02-20T10:04:00Z"/>
              </w:rPr>
            </w:pPr>
            <w:ins w:id="668" w:author="Краснова Наталья EXP-281880" w:date="2024-02-20T10:45:00Z">
              <w:r w:rsidRPr="006A0EDC">
                <w:t>&lt;=</w:t>
              </w:r>
              <w:r>
                <w:t>9</w:t>
              </w:r>
            </w:ins>
          </w:p>
        </w:tc>
        <w:tc>
          <w:tcPr>
            <w:tcW w:w="2035" w:type="pct"/>
          </w:tcPr>
          <w:p w14:paraId="3FDE60F2" w14:textId="3A14E663" w:rsidR="004D1FC1" w:rsidRDefault="004D1FC1" w:rsidP="004D1FC1">
            <w:pPr>
              <w:pStyle w:val="GOSTTablenorm"/>
              <w:rPr>
                <w:ins w:id="669" w:author="Краснова Наталья EXP-281880" w:date="2024-02-20T10:04:00Z"/>
              </w:rPr>
            </w:pPr>
            <w:ins w:id="670" w:author="Краснова Наталья EXP-281880" w:date="2024-02-20T10:45:00Z">
              <w:r>
                <w:t xml:space="preserve">Указывается значение </w:t>
              </w:r>
              <w:r>
                <w:rPr>
                  <w:bCs/>
                </w:rPr>
                <w:t>аналитического признака «</w:t>
              </w:r>
              <w:r w:rsidRPr="004D5BE8">
                <w:rPr>
                  <w:bCs/>
                </w:rPr>
                <w:t>ЗО</w:t>
              </w:r>
              <w:r>
                <w:rPr>
                  <w:bCs/>
                </w:rPr>
                <w:t>»</w:t>
              </w:r>
            </w:ins>
          </w:p>
        </w:tc>
      </w:tr>
      <w:tr w:rsidR="004D1FC1" w:rsidRPr="00B9499D" w14:paraId="46BB07E5" w14:textId="77777777" w:rsidTr="001955A8">
        <w:trPr>
          <w:ins w:id="671" w:author="Краснова Наталья EXP-281880" w:date="2024-02-20T10:04:00Z"/>
        </w:trPr>
        <w:tc>
          <w:tcPr>
            <w:tcW w:w="1100" w:type="pct"/>
          </w:tcPr>
          <w:p w14:paraId="4F4EF048" w14:textId="4E1E13C0" w:rsidR="004D1FC1" w:rsidRDefault="004D1FC1" w:rsidP="004D1FC1">
            <w:pPr>
              <w:pStyle w:val="GOSTTablenorm"/>
              <w:rPr>
                <w:ins w:id="672" w:author="Краснова Наталья EXP-281880" w:date="2024-02-20T10:04:00Z"/>
              </w:rPr>
            </w:pPr>
            <w:ins w:id="673" w:author="Краснова Наталья EXP-281880" w:date="2024-02-20T10:46:00Z">
              <w:r>
                <w:t>Код ОКВ/КМИ</w:t>
              </w:r>
            </w:ins>
          </w:p>
        </w:tc>
        <w:tc>
          <w:tcPr>
            <w:tcW w:w="750" w:type="pct"/>
          </w:tcPr>
          <w:p w14:paraId="2264D100" w14:textId="2B5DD2AA" w:rsidR="004D1FC1" w:rsidRPr="00A71881" w:rsidRDefault="004D1FC1" w:rsidP="004D1FC1">
            <w:pPr>
              <w:pStyle w:val="GOSTTablenorm"/>
              <w:rPr>
                <w:ins w:id="674" w:author="Краснова Наталья EXP-281880" w:date="2024-02-20T10:04:00Z"/>
                <w:b/>
              </w:rPr>
            </w:pPr>
            <w:ins w:id="675" w:author="Краснова Наталья EXP-281880" w:date="2024-03-01T18:21:00Z">
              <w:r w:rsidRPr="00A71881">
                <w:rPr>
                  <w:b/>
                </w:rPr>
                <w:t>PUiO_VLS_A</w:t>
              </w:r>
              <w:r w:rsidRPr="00A71881">
                <w:rPr>
                  <w:b/>
                  <w:lang w:val="en-US"/>
                </w:rPr>
                <w:t>:</w:t>
              </w:r>
              <w:r w:rsidRPr="00122376">
                <w:t>fedAdrInvProgr</w:t>
              </w:r>
            </w:ins>
          </w:p>
        </w:tc>
        <w:tc>
          <w:tcPr>
            <w:tcW w:w="500" w:type="pct"/>
          </w:tcPr>
          <w:p w14:paraId="10B2B47C" w14:textId="350ABE85" w:rsidR="004D1FC1" w:rsidRPr="0000019B" w:rsidRDefault="004D1FC1" w:rsidP="004D1FC1">
            <w:pPr>
              <w:pStyle w:val="GOSTTablenorm"/>
              <w:rPr>
                <w:ins w:id="676" w:author="Краснова Наталья EXP-281880" w:date="2024-02-20T10:04:00Z"/>
              </w:rPr>
            </w:pPr>
            <w:ins w:id="677" w:author="Краснова Наталья EXP-281880" w:date="2024-02-20T10:46:00Z">
              <w:r w:rsidRPr="0000019B">
                <w:t>Строка</w:t>
              </w:r>
            </w:ins>
          </w:p>
        </w:tc>
        <w:tc>
          <w:tcPr>
            <w:tcW w:w="300" w:type="pct"/>
          </w:tcPr>
          <w:p w14:paraId="32C2B777" w14:textId="783BB19B" w:rsidR="004D1FC1" w:rsidRPr="001C1B16" w:rsidRDefault="004D1FC1" w:rsidP="004D1FC1">
            <w:pPr>
              <w:pStyle w:val="GOSTTablenorm"/>
              <w:rPr>
                <w:ins w:id="678" w:author="Краснова Наталья EXP-281880" w:date="2024-02-20T10:04:00Z"/>
              </w:rPr>
            </w:pPr>
            <w:ins w:id="679" w:author="Краснова Наталья EXP-281880" w:date="2024-02-20T10:46:00Z">
              <w:r w:rsidRPr="001C1B16">
                <w:t>Нет</w:t>
              </w:r>
            </w:ins>
          </w:p>
        </w:tc>
        <w:tc>
          <w:tcPr>
            <w:tcW w:w="315" w:type="pct"/>
          </w:tcPr>
          <w:p w14:paraId="73050F78" w14:textId="2EBA598F" w:rsidR="004D1FC1" w:rsidRPr="001C1B16" w:rsidRDefault="004D1FC1" w:rsidP="004D1FC1">
            <w:pPr>
              <w:pStyle w:val="GOSTTablenorm"/>
              <w:rPr>
                <w:ins w:id="680" w:author="Краснова Наталья EXP-281880" w:date="2024-02-20T10:04:00Z"/>
              </w:rPr>
            </w:pPr>
            <w:ins w:id="681" w:author="Краснова Наталья EXP-281880" w:date="2024-02-20T10:46:00Z">
              <w:r w:rsidRPr="006A0EDC">
                <w:t>&lt;=</w:t>
              </w:r>
              <w:r>
                <w:t>2</w:t>
              </w:r>
            </w:ins>
            <w:ins w:id="682" w:author="Краснова Наталья EXP-281880" w:date="2024-03-24T22:56:00Z">
              <w:r>
                <w:t>4</w:t>
              </w:r>
            </w:ins>
          </w:p>
        </w:tc>
        <w:tc>
          <w:tcPr>
            <w:tcW w:w="2035" w:type="pct"/>
          </w:tcPr>
          <w:p w14:paraId="242F5420" w14:textId="1F20DF32" w:rsidR="004D1FC1" w:rsidRDefault="004D1FC1" w:rsidP="004D1FC1">
            <w:pPr>
              <w:pStyle w:val="GOSTTablenorm"/>
              <w:rPr>
                <w:ins w:id="683" w:author="Краснова Наталья EXP-281880" w:date="2024-02-20T10:04:00Z"/>
              </w:rPr>
            </w:pPr>
            <w:ins w:id="684" w:author="Краснова Наталья EXP-281880" w:date="2024-02-20T10:46:00Z">
              <w:r>
                <w:t xml:space="preserve">Указывается значение </w:t>
              </w:r>
              <w:r>
                <w:rPr>
                  <w:bCs/>
                </w:rPr>
                <w:t>аналитического признака «</w:t>
              </w:r>
              <w:r w:rsidRPr="004D5BE8">
                <w:rPr>
                  <w:bCs/>
                </w:rPr>
                <w:t>ФАИП</w:t>
              </w:r>
              <w:r>
                <w:rPr>
                  <w:bCs/>
                </w:rPr>
                <w:t>»</w:t>
              </w:r>
            </w:ins>
          </w:p>
        </w:tc>
      </w:tr>
      <w:tr w:rsidR="004D1FC1" w:rsidRPr="00B9499D" w14:paraId="0A42F4C6" w14:textId="77777777" w:rsidTr="001955A8">
        <w:trPr>
          <w:ins w:id="685" w:author="Краснова Наталья EXP-281880" w:date="2024-02-20T10:04:00Z"/>
        </w:trPr>
        <w:tc>
          <w:tcPr>
            <w:tcW w:w="1100" w:type="pct"/>
          </w:tcPr>
          <w:p w14:paraId="53D23364" w14:textId="6991609B" w:rsidR="004D1FC1" w:rsidRDefault="004D1FC1" w:rsidP="004D1FC1">
            <w:pPr>
              <w:pStyle w:val="GOSTTablenorm"/>
              <w:rPr>
                <w:ins w:id="686" w:author="Краснова Наталья EXP-281880" w:date="2024-02-20T10:04:00Z"/>
              </w:rPr>
            </w:pPr>
            <w:ins w:id="687" w:author="Краснова Наталья EXP-281880" w:date="2024-02-20T10:46:00Z">
              <w:r>
                <w:t>Финансовый орган</w:t>
              </w:r>
            </w:ins>
          </w:p>
        </w:tc>
        <w:tc>
          <w:tcPr>
            <w:tcW w:w="750" w:type="pct"/>
          </w:tcPr>
          <w:p w14:paraId="420A706D" w14:textId="73B2F967" w:rsidR="004D1FC1" w:rsidRPr="00A71881" w:rsidRDefault="004D1FC1" w:rsidP="004D1FC1">
            <w:pPr>
              <w:pStyle w:val="GOSTTablenorm"/>
              <w:rPr>
                <w:ins w:id="688" w:author="Краснова Наталья EXP-281880" w:date="2024-02-20T10:04:00Z"/>
                <w:b/>
              </w:rPr>
            </w:pPr>
            <w:ins w:id="689" w:author="Краснова Наталья EXP-281880" w:date="2024-03-01T18:21:00Z">
              <w:r w:rsidRPr="00A71881">
                <w:rPr>
                  <w:b/>
                </w:rPr>
                <w:t>PUiO_VLS_A</w:t>
              </w:r>
              <w:r w:rsidRPr="00A71881">
                <w:rPr>
                  <w:b/>
                  <w:lang w:val="en-US"/>
                </w:rPr>
                <w:t>:</w:t>
              </w:r>
              <w:r w:rsidRPr="00122376">
                <w:t>finOrgan</w:t>
              </w:r>
            </w:ins>
          </w:p>
        </w:tc>
        <w:tc>
          <w:tcPr>
            <w:tcW w:w="500" w:type="pct"/>
          </w:tcPr>
          <w:p w14:paraId="2587CB0F" w14:textId="54C75E2F" w:rsidR="004D1FC1" w:rsidRPr="0000019B" w:rsidRDefault="004D1FC1" w:rsidP="004D1FC1">
            <w:pPr>
              <w:pStyle w:val="GOSTTablenorm"/>
              <w:rPr>
                <w:ins w:id="690" w:author="Краснова Наталья EXP-281880" w:date="2024-02-20T10:04:00Z"/>
              </w:rPr>
            </w:pPr>
            <w:ins w:id="691" w:author="Краснова Наталья EXP-281880" w:date="2024-02-20T10:46:00Z">
              <w:r w:rsidRPr="0000019B">
                <w:t>Строка</w:t>
              </w:r>
            </w:ins>
          </w:p>
        </w:tc>
        <w:tc>
          <w:tcPr>
            <w:tcW w:w="300" w:type="pct"/>
          </w:tcPr>
          <w:p w14:paraId="6585C089" w14:textId="7F751433" w:rsidR="004D1FC1" w:rsidRPr="001C1B16" w:rsidRDefault="004D1FC1" w:rsidP="004D1FC1">
            <w:pPr>
              <w:pStyle w:val="GOSTTablenorm"/>
              <w:rPr>
                <w:ins w:id="692" w:author="Краснова Наталья EXP-281880" w:date="2024-02-20T10:04:00Z"/>
              </w:rPr>
            </w:pPr>
            <w:ins w:id="693" w:author="Краснова Наталья EXP-281880" w:date="2024-02-20T10:46:00Z">
              <w:r w:rsidRPr="001C1B16">
                <w:t>Нет</w:t>
              </w:r>
            </w:ins>
          </w:p>
        </w:tc>
        <w:tc>
          <w:tcPr>
            <w:tcW w:w="315" w:type="pct"/>
          </w:tcPr>
          <w:p w14:paraId="5738298D" w14:textId="4994F4A5" w:rsidR="004D1FC1" w:rsidRPr="001C1B16" w:rsidRDefault="004D1FC1" w:rsidP="004D1FC1">
            <w:pPr>
              <w:pStyle w:val="GOSTTablenorm"/>
              <w:rPr>
                <w:ins w:id="694" w:author="Краснова Наталья EXP-281880" w:date="2024-02-20T10:04:00Z"/>
              </w:rPr>
            </w:pPr>
            <w:ins w:id="695" w:author="Краснова Наталья EXP-281880" w:date="2024-02-20T10:46:00Z">
              <w:r w:rsidRPr="006A0EDC">
                <w:t>&lt;=</w:t>
              </w:r>
              <w:r>
                <w:t>25</w:t>
              </w:r>
            </w:ins>
          </w:p>
        </w:tc>
        <w:tc>
          <w:tcPr>
            <w:tcW w:w="2035" w:type="pct"/>
          </w:tcPr>
          <w:p w14:paraId="209EE1A3" w14:textId="52E307BF" w:rsidR="004D1FC1" w:rsidRDefault="004D1FC1" w:rsidP="004D1FC1">
            <w:pPr>
              <w:pStyle w:val="GOSTTablenorm"/>
              <w:rPr>
                <w:ins w:id="696" w:author="Краснова Наталья EXP-281880" w:date="2024-02-20T10:04:00Z"/>
              </w:rPr>
            </w:pPr>
            <w:ins w:id="697" w:author="Краснова Наталья EXP-281880" w:date="2024-02-20T10:47:00Z">
              <w:r>
                <w:t xml:space="preserve">Указывается значение </w:t>
              </w:r>
              <w:r>
                <w:rPr>
                  <w:bCs/>
                </w:rPr>
                <w:t>аналитического признака «</w:t>
              </w:r>
              <w:r w:rsidRPr="004D5BE8">
                <w:rPr>
                  <w:bCs/>
                </w:rPr>
                <w:t>ФО</w:t>
              </w:r>
              <w:r>
                <w:rPr>
                  <w:bCs/>
                </w:rPr>
                <w:t>»</w:t>
              </w:r>
            </w:ins>
          </w:p>
        </w:tc>
      </w:tr>
      <w:tr w:rsidR="004D1FC1" w:rsidRPr="00B9499D" w14:paraId="7D52EB7D" w14:textId="77777777" w:rsidTr="001955A8">
        <w:trPr>
          <w:ins w:id="698" w:author="Сказецкая Наталья Камилевна" w:date="2024-05-22T20:08:00Z"/>
        </w:trPr>
        <w:tc>
          <w:tcPr>
            <w:tcW w:w="1100" w:type="pct"/>
          </w:tcPr>
          <w:p w14:paraId="02F658AF" w14:textId="317C31DB" w:rsidR="004D1FC1" w:rsidRDefault="004D1FC1" w:rsidP="004D1FC1">
            <w:pPr>
              <w:pStyle w:val="GOSTTablenorm"/>
              <w:rPr>
                <w:ins w:id="699" w:author="Сказецкая Наталья Камилевна" w:date="2024-05-22T20:08:00Z"/>
              </w:rPr>
            </w:pPr>
            <w:ins w:id="700" w:author="Сказецкая Наталья Камилевна" w:date="2024-05-22T20:08:00Z">
              <w:r>
                <w:t>Счет контрагента</w:t>
              </w:r>
            </w:ins>
          </w:p>
        </w:tc>
        <w:tc>
          <w:tcPr>
            <w:tcW w:w="750" w:type="pct"/>
          </w:tcPr>
          <w:p w14:paraId="3FB4D278" w14:textId="0E8D8B2D" w:rsidR="004D1FC1" w:rsidRPr="00AB0FA5" w:rsidRDefault="004D1FC1" w:rsidP="004D1FC1">
            <w:pPr>
              <w:pStyle w:val="GOSTTablenorm"/>
              <w:rPr>
                <w:ins w:id="701" w:author="Сказецкая Наталья Камилевна" w:date="2024-05-22T20:08:00Z"/>
                <w:b/>
                <w:lang w:val="en-US"/>
              </w:rPr>
            </w:pPr>
            <w:ins w:id="702" w:author="Сказецкая Наталья Камилевна" w:date="2024-05-22T21:04:00Z">
              <w:r w:rsidRPr="00A71881">
                <w:rPr>
                  <w:b/>
                </w:rPr>
                <w:t>PUiO_VLS_A</w:t>
              </w:r>
              <w:r w:rsidRPr="00664BE1">
                <w:rPr>
                  <w:b/>
                </w:rPr>
                <w:t>:</w:t>
              </w:r>
            </w:ins>
            <w:ins w:id="703" w:author="Краснова Наталья EXP-205808" w:date="2024-05-29T17:55:00Z">
              <w:r w:rsidRPr="00A82AF1">
                <w:t>Num</w:t>
              </w:r>
            </w:ins>
            <w:ins w:id="704" w:author="Краснова Наталья EXP-205808" w:date="2024-05-29T17:53:00Z">
              <w:r>
                <w:rPr>
                  <w:lang w:val="en-US"/>
                </w:rPr>
                <w:t>CA</w:t>
              </w:r>
            </w:ins>
          </w:p>
        </w:tc>
        <w:tc>
          <w:tcPr>
            <w:tcW w:w="500" w:type="pct"/>
          </w:tcPr>
          <w:p w14:paraId="16FB1579" w14:textId="6503543E" w:rsidR="004D1FC1" w:rsidRPr="0000019B" w:rsidRDefault="004D1FC1" w:rsidP="004D1FC1">
            <w:pPr>
              <w:pStyle w:val="GOSTTablenorm"/>
              <w:rPr>
                <w:ins w:id="705" w:author="Сказецкая Наталья Камилевна" w:date="2024-05-22T20:08:00Z"/>
              </w:rPr>
            </w:pPr>
            <w:ins w:id="706" w:author="Сказецкая Наталья Камилевна" w:date="2024-05-22T20:10:00Z">
              <w:r w:rsidRPr="0000019B">
                <w:t>Строка</w:t>
              </w:r>
            </w:ins>
          </w:p>
        </w:tc>
        <w:tc>
          <w:tcPr>
            <w:tcW w:w="300" w:type="pct"/>
          </w:tcPr>
          <w:p w14:paraId="39737F33" w14:textId="4BC3BD7E" w:rsidR="004D1FC1" w:rsidRPr="001C1B16" w:rsidRDefault="004D1FC1" w:rsidP="004D1FC1">
            <w:pPr>
              <w:pStyle w:val="GOSTTablenorm"/>
              <w:rPr>
                <w:ins w:id="707" w:author="Сказецкая Наталья Камилевна" w:date="2024-05-22T20:08:00Z"/>
              </w:rPr>
            </w:pPr>
            <w:ins w:id="708" w:author="Сказецкая Наталья Камилевна" w:date="2024-05-22T20:10:00Z">
              <w:r w:rsidRPr="001C1B16">
                <w:t>Нет</w:t>
              </w:r>
            </w:ins>
          </w:p>
        </w:tc>
        <w:tc>
          <w:tcPr>
            <w:tcW w:w="315" w:type="pct"/>
          </w:tcPr>
          <w:p w14:paraId="1EE3A2DE" w14:textId="28BAE582" w:rsidR="004D1FC1" w:rsidRPr="006A0EDC" w:rsidRDefault="004D1FC1" w:rsidP="004D1FC1">
            <w:pPr>
              <w:pStyle w:val="GOSTTablenorm"/>
              <w:rPr>
                <w:ins w:id="709" w:author="Сказецкая Наталья Камилевна" w:date="2024-05-22T20:08:00Z"/>
              </w:rPr>
            </w:pPr>
            <w:ins w:id="710" w:author="Сказецкая Наталья Камилевна" w:date="2024-05-22T20:17:00Z">
              <w:r>
                <w:t>=20</w:t>
              </w:r>
            </w:ins>
          </w:p>
        </w:tc>
        <w:tc>
          <w:tcPr>
            <w:tcW w:w="2035" w:type="pct"/>
          </w:tcPr>
          <w:p w14:paraId="1DEBE23C" w14:textId="52FCE4F4" w:rsidR="004D1FC1" w:rsidRDefault="004D1FC1" w:rsidP="004D1FC1">
            <w:pPr>
              <w:pStyle w:val="GOSTTablenorm"/>
              <w:rPr>
                <w:ins w:id="711" w:author="Сказецкая Наталья Камилевна" w:date="2024-05-22T20:08:00Z"/>
              </w:rPr>
            </w:pPr>
            <w:ins w:id="712" w:author="Сказецкая Наталья Камилевна" w:date="2024-05-22T20:59:00Z">
              <w:r>
                <w:t xml:space="preserve">Указывается значение </w:t>
              </w:r>
              <w:r>
                <w:rPr>
                  <w:bCs/>
                </w:rPr>
                <w:t>аналитического признака «</w:t>
              </w:r>
            </w:ins>
            <w:ins w:id="713" w:author="Сказецкая Наталья Камилевна" w:date="2024-05-22T21:00:00Z">
              <w:r>
                <w:t>Счет контрагента</w:t>
              </w:r>
            </w:ins>
            <w:ins w:id="714" w:author="Сказецкая Наталья Камилевна" w:date="2024-05-22T20:59:00Z">
              <w:r>
                <w:rPr>
                  <w:bCs/>
                </w:rPr>
                <w:t>»</w:t>
              </w:r>
            </w:ins>
          </w:p>
        </w:tc>
      </w:tr>
      <w:tr w:rsidR="00D70B09" w:rsidRPr="00B9499D" w14:paraId="62C1E77A" w14:textId="77777777" w:rsidTr="001955A8">
        <w:trPr>
          <w:ins w:id="715" w:author="Оконова Ногала Батровна" w:date="2025-10-15T17:14:00Z"/>
        </w:trPr>
        <w:tc>
          <w:tcPr>
            <w:tcW w:w="1100" w:type="pct"/>
          </w:tcPr>
          <w:p w14:paraId="6AAA7BCC" w14:textId="120B4372" w:rsidR="00D70B09" w:rsidRDefault="00D70B09" w:rsidP="00D70B09">
            <w:pPr>
              <w:pStyle w:val="GOSTTablenorm"/>
              <w:rPr>
                <w:ins w:id="716" w:author="Оконова Ногала Батровна" w:date="2025-10-15T17:14:00Z"/>
              </w:rPr>
            </w:pPr>
            <w:ins w:id="717" w:author="Оконова Ногала Батровна" w:date="2025-10-15T17:14:00Z">
              <w:r>
                <w:t>Код ТОФК отправителя</w:t>
              </w:r>
            </w:ins>
          </w:p>
        </w:tc>
        <w:tc>
          <w:tcPr>
            <w:tcW w:w="750" w:type="pct"/>
          </w:tcPr>
          <w:p w14:paraId="295C1E8C" w14:textId="55273A90" w:rsidR="00D70B09" w:rsidRPr="00A71881" w:rsidRDefault="00D70B09" w:rsidP="00D70B09">
            <w:pPr>
              <w:pStyle w:val="GOSTTablenorm"/>
              <w:rPr>
                <w:ins w:id="718" w:author="Оконова Ногала Батровна" w:date="2025-10-15T17:14:00Z"/>
                <w:b/>
              </w:rPr>
            </w:pPr>
            <w:ins w:id="719" w:author="Оконова Ногала Батровна" w:date="2025-10-15T17:14:00Z">
              <w:r>
                <w:t>PUiO_VLS_A:rCodeTOFK</w:t>
              </w:r>
            </w:ins>
          </w:p>
        </w:tc>
        <w:tc>
          <w:tcPr>
            <w:tcW w:w="500" w:type="pct"/>
          </w:tcPr>
          <w:p w14:paraId="4E0CA7BE" w14:textId="5CFE9175" w:rsidR="00D70B09" w:rsidRPr="0000019B" w:rsidRDefault="00D70B09" w:rsidP="00D70B09">
            <w:pPr>
              <w:pStyle w:val="GOSTTablenorm"/>
              <w:rPr>
                <w:ins w:id="720" w:author="Оконова Ногала Батровна" w:date="2025-10-15T17:14:00Z"/>
              </w:rPr>
            </w:pPr>
            <w:ins w:id="721" w:author="Оконова Ногала Батровна" w:date="2025-10-15T17:14:00Z">
              <w:r>
                <w:t xml:space="preserve">Строка </w:t>
              </w:r>
            </w:ins>
          </w:p>
        </w:tc>
        <w:tc>
          <w:tcPr>
            <w:tcW w:w="300" w:type="pct"/>
          </w:tcPr>
          <w:p w14:paraId="568BF76B" w14:textId="2D1F2BF8" w:rsidR="00D70B09" w:rsidRPr="001C1B16" w:rsidRDefault="00D70B09" w:rsidP="00D70B09">
            <w:pPr>
              <w:pStyle w:val="GOSTTablenorm"/>
              <w:rPr>
                <w:ins w:id="722" w:author="Оконова Ногала Батровна" w:date="2025-10-15T17:14:00Z"/>
              </w:rPr>
            </w:pPr>
            <w:ins w:id="723" w:author="Оконова Ногала Батровна" w:date="2025-10-15T17:14:00Z">
              <w:r>
                <w:t>Нет</w:t>
              </w:r>
            </w:ins>
          </w:p>
        </w:tc>
        <w:tc>
          <w:tcPr>
            <w:tcW w:w="315" w:type="pct"/>
          </w:tcPr>
          <w:p w14:paraId="529FA414" w14:textId="1FE6833E" w:rsidR="00D70B09" w:rsidRDefault="00D70B09" w:rsidP="00D70B09">
            <w:pPr>
              <w:pStyle w:val="GOSTTablenorm"/>
              <w:rPr>
                <w:ins w:id="724" w:author="Оконова Ногала Батровна" w:date="2025-10-15T17:14:00Z"/>
              </w:rPr>
            </w:pPr>
            <w:ins w:id="725" w:author="Оконова Ногала Батровна" w:date="2025-10-15T17:14:00Z">
              <w:r>
                <w:t>=4</w:t>
              </w:r>
            </w:ins>
          </w:p>
        </w:tc>
        <w:tc>
          <w:tcPr>
            <w:tcW w:w="2035" w:type="pct"/>
          </w:tcPr>
          <w:p w14:paraId="69459333" w14:textId="77777777" w:rsidR="00D70B09" w:rsidRDefault="00D70B09" w:rsidP="00D70B09">
            <w:pPr>
              <w:pStyle w:val="GOSTTablenorm"/>
              <w:rPr>
                <w:ins w:id="726" w:author="Оконова Ногала Батровна" w:date="2025-10-15T17:14:00Z"/>
              </w:rPr>
            </w:pPr>
            <w:ins w:id="727" w:author="Оконова Ногала Батровна" w:date="2025-10-15T17:14:00Z">
              <w:r>
                <w:t>Указывается код ТОФК, где обслуживается ГРБС (РБС), ГАИФДБ (АИФДБ с полномочиями ГАИФДБ), который довел бюджетные данные.</w:t>
              </w:r>
            </w:ins>
          </w:p>
          <w:p w14:paraId="516675CC" w14:textId="2D2CF5C7" w:rsidR="00D70B09" w:rsidRDefault="00D70B09" w:rsidP="00D70B09">
            <w:pPr>
              <w:pStyle w:val="GOSTTablenorm"/>
              <w:rPr>
                <w:ins w:id="728" w:author="Оконова Ногала Батровна" w:date="2025-10-15T17:14:00Z"/>
              </w:rPr>
            </w:pPr>
            <w:ins w:id="729" w:author="Оконова Ногала Батровна" w:date="2025-10-15T17:14:00Z">
              <w:r>
                <w:t xml:space="preserve">Указывается для типа Акта «РГ4», «РП4», «РИ4» </w:t>
              </w:r>
            </w:ins>
          </w:p>
        </w:tc>
      </w:tr>
      <w:tr w:rsidR="00D70B09" w:rsidRPr="00B9499D" w14:paraId="674EC753" w14:textId="77777777" w:rsidTr="001955A8">
        <w:trPr>
          <w:ins w:id="730" w:author="Оконова Ногала Батровна" w:date="2025-10-15T17:14:00Z"/>
        </w:trPr>
        <w:tc>
          <w:tcPr>
            <w:tcW w:w="1100" w:type="pct"/>
          </w:tcPr>
          <w:p w14:paraId="6D867C3F" w14:textId="30DD9C80" w:rsidR="00D70B09" w:rsidRDefault="00D70B09" w:rsidP="00D70B09">
            <w:pPr>
              <w:pStyle w:val="GOSTTablenorm"/>
              <w:rPr>
                <w:ins w:id="731" w:author="Оконова Ногала Батровна" w:date="2025-10-15T17:14:00Z"/>
              </w:rPr>
            </w:pPr>
            <w:ins w:id="732" w:author="Оконова Ногала Батровна" w:date="2025-10-15T17:14:00Z">
              <w:r>
                <w:t xml:space="preserve">Номер ЛС отправителя </w:t>
              </w:r>
            </w:ins>
          </w:p>
        </w:tc>
        <w:tc>
          <w:tcPr>
            <w:tcW w:w="750" w:type="pct"/>
          </w:tcPr>
          <w:p w14:paraId="5B597C43" w14:textId="40C99FBC" w:rsidR="00D70B09" w:rsidRPr="00A71881" w:rsidRDefault="00D70B09" w:rsidP="00D70B09">
            <w:pPr>
              <w:pStyle w:val="GOSTTablenorm"/>
              <w:rPr>
                <w:ins w:id="733" w:author="Оконова Ногала Батровна" w:date="2025-10-15T17:14:00Z"/>
                <w:b/>
              </w:rPr>
            </w:pPr>
            <w:ins w:id="734" w:author="Оконова Ногала Батровна" w:date="2025-10-15T17:14:00Z">
              <w:r>
                <w:t>PUiO_VLS_A:rPersAcc</w:t>
              </w:r>
            </w:ins>
          </w:p>
        </w:tc>
        <w:tc>
          <w:tcPr>
            <w:tcW w:w="500" w:type="pct"/>
          </w:tcPr>
          <w:p w14:paraId="13010E74" w14:textId="1201C2D8" w:rsidR="00D70B09" w:rsidRPr="0000019B" w:rsidRDefault="00D70B09" w:rsidP="00D70B09">
            <w:pPr>
              <w:pStyle w:val="GOSTTablenorm"/>
              <w:rPr>
                <w:ins w:id="735" w:author="Оконова Ногала Батровна" w:date="2025-10-15T17:14:00Z"/>
              </w:rPr>
            </w:pPr>
            <w:ins w:id="736" w:author="Оконова Ногала Батровна" w:date="2025-10-15T17:14:00Z">
              <w:r>
                <w:t xml:space="preserve">Строка </w:t>
              </w:r>
            </w:ins>
          </w:p>
        </w:tc>
        <w:tc>
          <w:tcPr>
            <w:tcW w:w="300" w:type="pct"/>
          </w:tcPr>
          <w:p w14:paraId="2A943223" w14:textId="689CA03F" w:rsidR="00D70B09" w:rsidRPr="001C1B16" w:rsidRDefault="00D70B09" w:rsidP="00D70B09">
            <w:pPr>
              <w:pStyle w:val="GOSTTablenorm"/>
              <w:rPr>
                <w:ins w:id="737" w:author="Оконова Ногала Батровна" w:date="2025-10-15T17:14:00Z"/>
              </w:rPr>
            </w:pPr>
            <w:ins w:id="738" w:author="Оконова Ногала Батровна" w:date="2025-10-15T17:14:00Z">
              <w:r>
                <w:t>Нет</w:t>
              </w:r>
            </w:ins>
          </w:p>
        </w:tc>
        <w:tc>
          <w:tcPr>
            <w:tcW w:w="315" w:type="pct"/>
          </w:tcPr>
          <w:p w14:paraId="125432D2" w14:textId="5BBC918A" w:rsidR="00D70B09" w:rsidRDefault="00D70B09" w:rsidP="00D70B09">
            <w:pPr>
              <w:pStyle w:val="GOSTTablenorm"/>
              <w:rPr>
                <w:ins w:id="739" w:author="Оконова Ногала Батровна" w:date="2025-10-15T17:14:00Z"/>
              </w:rPr>
            </w:pPr>
            <w:ins w:id="740" w:author="Оконова Ногала Батровна" w:date="2025-10-15T17:14:00Z">
              <w:r>
                <w:t>=11</w:t>
              </w:r>
            </w:ins>
          </w:p>
        </w:tc>
        <w:tc>
          <w:tcPr>
            <w:tcW w:w="2035" w:type="pct"/>
          </w:tcPr>
          <w:p w14:paraId="6C283040" w14:textId="77777777" w:rsidR="00D70B09" w:rsidRDefault="00D70B09" w:rsidP="00D70B09">
            <w:pPr>
              <w:pStyle w:val="GOSTTablenorm"/>
              <w:rPr>
                <w:ins w:id="741" w:author="Оконова Ногала Батровна" w:date="2025-10-15T17:14:00Z"/>
              </w:rPr>
            </w:pPr>
            <w:ins w:id="742" w:author="Оконова Ногала Батровна" w:date="2025-10-15T17:14:00Z">
              <w:r>
                <w:t>Указывается номер ЛС ГРБС (РБС), ГАИФДБ (АИФДБ с полномочиями ГАИФДБ), с которого доведены бюджетные данные</w:t>
              </w:r>
            </w:ins>
          </w:p>
          <w:p w14:paraId="432E6E6B" w14:textId="5CCFEE46" w:rsidR="00D70B09" w:rsidRDefault="00D70B09" w:rsidP="00D70B09">
            <w:pPr>
              <w:pStyle w:val="GOSTTablenorm"/>
              <w:rPr>
                <w:ins w:id="743" w:author="Оконова Ногала Батровна" w:date="2025-10-15T17:14:00Z"/>
              </w:rPr>
            </w:pPr>
            <w:ins w:id="744" w:author="Оконова Ногала Батровна" w:date="2025-10-15T17:14:00Z">
              <w:r>
                <w:t>Указывается для типа Акта «РГ4», «РП4», «РИ4»</w:t>
              </w:r>
            </w:ins>
          </w:p>
        </w:tc>
      </w:tr>
      <w:tr w:rsidR="00D70B09" w:rsidRPr="00B9499D" w14:paraId="52A31108" w14:textId="77777777" w:rsidTr="001955A8">
        <w:trPr>
          <w:ins w:id="745" w:author="Краснова Наталья EXP-283290" w:date="2024-02-29T21:55:00Z"/>
        </w:trPr>
        <w:tc>
          <w:tcPr>
            <w:tcW w:w="1100" w:type="pct"/>
          </w:tcPr>
          <w:p w14:paraId="5C234B34" w14:textId="109B7FBC" w:rsidR="00D70B09" w:rsidRPr="00C86226" w:rsidRDefault="00D70B09" w:rsidP="00D70B09">
            <w:pPr>
              <w:pStyle w:val="GOSTTablenorm"/>
              <w:ind w:left="0"/>
              <w:rPr>
                <w:ins w:id="746" w:author="Краснова Наталья EXP-283290" w:date="2024-02-29T21:55:00Z"/>
              </w:rPr>
            </w:pPr>
            <w:ins w:id="747" w:author="Краснова Наталья EXP-281880" w:date="2024-03-24T21:33:00Z">
              <w:r w:rsidRPr="007F3BC5">
                <w:rPr>
                  <w:b/>
                  <w:szCs w:val="22"/>
                </w:rPr>
                <w:t>Строки документа по разделу</w:t>
              </w:r>
            </w:ins>
            <w:ins w:id="748" w:author="Краснова Наталья EXP-281880" w:date="2024-02-29T21:56:00Z">
              <w:r w:rsidRPr="00556BCD">
                <w:rPr>
                  <w:b/>
                </w:rPr>
                <w:t xml:space="preserve"> </w:t>
              </w:r>
            </w:ins>
            <w:ins w:id="749" w:author="Краснова Наталья EXP-281880" w:date="2024-03-24T21:33:00Z">
              <w:r>
                <w:rPr>
                  <w:b/>
                </w:rPr>
                <w:t>«</w:t>
              </w:r>
            </w:ins>
            <w:ins w:id="750" w:author="Краснова Наталья EXP-281880" w:date="2024-02-29T21:56:00Z">
              <w:r>
                <w:rPr>
                  <w:b/>
                </w:rPr>
                <w:t>Передаваемые БО</w:t>
              </w:r>
            </w:ins>
            <w:ins w:id="751" w:author="Краснова Наталья EXP-281880" w:date="2024-03-24T21:33:00Z">
              <w:r>
                <w:rPr>
                  <w:b/>
                </w:rPr>
                <w:t>»</w:t>
              </w:r>
            </w:ins>
          </w:p>
        </w:tc>
        <w:tc>
          <w:tcPr>
            <w:tcW w:w="750" w:type="pct"/>
          </w:tcPr>
          <w:p w14:paraId="5108F09E" w14:textId="77CC9F27" w:rsidR="00D70B09" w:rsidRPr="00A71881" w:rsidRDefault="00D70B09" w:rsidP="00D70B09">
            <w:pPr>
              <w:pStyle w:val="GOSTTablenorm"/>
              <w:rPr>
                <w:ins w:id="752" w:author="Краснова Наталья EXP-283290" w:date="2024-02-29T21:55:00Z"/>
                <w:b/>
              </w:rPr>
            </w:pPr>
            <w:ins w:id="753" w:author="Краснова Наталья EXP-281880" w:date="2024-03-01T18:21:00Z">
              <w:r w:rsidRPr="00D35DA4">
                <w:rPr>
                  <w:b/>
                </w:rPr>
                <w:t>ACT_766_SND_BO</w:t>
              </w:r>
            </w:ins>
          </w:p>
        </w:tc>
        <w:tc>
          <w:tcPr>
            <w:tcW w:w="500" w:type="pct"/>
          </w:tcPr>
          <w:p w14:paraId="5F03B85C" w14:textId="1A5E3CC1" w:rsidR="00D70B09" w:rsidRPr="0000019B" w:rsidRDefault="00D70B09" w:rsidP="00D70B09">
            <w:pPr>
              <w:pStyle w:val="GOSTTablenorm"/>
              <w:rPr>
                <w:ins w:id="754" w:author="Краснова Наталья EXP-283290" w:date="2024-02-29T21:55:00Z"/>
              </w:rPr>
            </w:pPr>
            <w:ins w:id="755" w:author="Краснова Наталья EXP-281880" w:date="2024-02-29T21:55:00Z">
              <w:r w:rsidRPr="00B9499D">
                <w:t>Массив</w:t>
              </w:r>
            </w:ins>
          </w:p>
        </w:tc>
        <w:tc>
          <w:tcPr>
            <w:tcW w:w="300" w:type="pct"/>
          </w:tcPr>
          <w:p w14:paraId="2CC48EE5" w14:textId="1D3F6C28" w:rsidR="00D70B09" w:rsidRPr="001C1B16" w:rsidRDefault="00D70B09" w:rsidP="00D70B09">
            <w:pPr>
              <w:pStyle w:val="GOSTTablenorm"/>
              <w:rPr>
                <w:ins w:id="756" w:author="Краснова Наталья EXP-283290" w:date="2024-02-29T21:55:00Z"/>
              </w:rPr>
            </w:pPr>
            <w:ins w:id="757" w:author="Краснова Наталья EXP-281880" w:date="2024-02-29T21:56:00Z">
              <w:r>
                <w:t>Нет</w:t>
              </w:r>
            </w:ins>
          </w:p>
        </w:tc>
        <w:tc>
          <w:tcPr>
            <w:tcW w:w="315" w:type="pct"/>
          </w:tcPr>
          <w:p w14:paraId="0BAAA922" w14:textId="34DCC6B9" w:rsidR="00D70B09" w:rsidRPr="006A0EDC" w:rsidRDefault="00D70B09" w:rsidP="00D70B09">
            <w:pPr>
              <w:pStyle w:val="GOSTTablenorm"/>
              <w:rPr>
                <w:ins w:id="758" w:author="Краснова Наталья EXP-283290" w:date="2024-02-29T21:55:00Z"/>
              </w:rPr>
            </w:pPr>
            <w:ins w:id="759" w:author="Краснова Наталья EXP-281880" w:date="2024-02-29T21:55:00Z">
              <w:r>
                <w:rPr>
                  <w:bCs/>
                </w:rPr>
                <w:t>-</w:t>
              </w:r>
            </w:ins>
          </w:p>
        </w:tc>
        <w:tc>
          <w:tcPr>
            <w:tcW w:w="2035" w:type="pct"/>
          </w:tcPr>
          <w:p w14:paraId="2D272AD6" w14:textId="45007FB7" w:rsidR="00D70B09" w:rsidRDefault="00D70B09" w:rsidP="00D70B09">
            <w:pPr>
              <w:pStyle w:val="GOSTTablenorm"/>
              <w:rPr>
                <w:ins w:id="760" w:author="Краснова Наталья EXP-283290" w:date="2024-02-29T21:55:00Z"/>
              </w:rPr>
            </w:pPr>
            <w:ins w:id="761" w:author="Краснова Наталья EXP-281880" w:date="2024-03-24T21:33:00Z">
              <w:r>
                <w:rPr>
                  <w:bCs/>
                  <w:szCs w:val="22"/>
                </w:rPr>
                <w:t xml:space="preserve">Может заполняться </w:t>
              </w:r>
            </w:ins>
            <w:ins w:id="762" w:author="Краснова Наталья EXP-281880" w:date="2024-03-24T21:34:00Z">
              <w:r>
                <w:t>для типа Акта «РП4»</w:t>
              </w:r>
            </w:ins>
          </w:p>
        </w:tc>
      </w:tr>
      <w:tr w:rsidR="00D70B09" w:rsidRPr="00B9499D" w14:paraId="161FDAB8" w14:textId="77777777" w:rsidTr="001955A8">
        <w:trPr>
          <w:ins w:id="763" w:author="Краснова Наталья EXP-283290" w:date="2024-02-29T21:55:00Z"/>
        </w:trPr>
        <w:tc>
          <w:tcPr>
            <w:tcW w:w="1100" w:type="pct"/>
          </w:tcPr>
          <w:p w14:paraId="22C6A247" w14:textId="7274289E" w:rsidR="00D70B09" w:rsidRDefault="00D70B09" w:rsidP="00D70B09">
            <w:pPr>
              <w:pStyle w:val="GOSTTablenorm"/>
              <w:rPr>
                <w:ins w:id="764" w:author="Краснова Наталья EXP-283290" w:date="2024-02-29T21:55:00Z"/>
              </w:rPr>
            </w:pPr>
            <w:ins w:id="765" w:author="Краснова Наталья EXP-281880" w:date="2024-03-24T21:04:00Z">
              <w:r>
                <w:t>Н</w:t>
              </w:r>
              <w:r w:rsidRPr="00051375">
                <w:t>омер БО</w:t>
              </w:r>
            </w:ins>
          </w:p>
        </w:tc>
        <w:tc>
          <w:tcPr>
            <w:tcW w:w="750" w:type="pct"/>
          </w:tcPr>
          <w:p w14:paraId="394C389D" w14:textId="7E600315" w:rsidR="00D70B09" w:rsidRPr="00A71881" w:rsidRDefault="00D70B09" w:rsidP="00D70B09">
            <w:pPr>
              <w:pStyle w:val="GOSTTablenorm"/>
              <w:rPr>
                <w:ins w:id="766" w:author="Краснова Наталья EXP-283290" w:date="2024-02-29T21:55:00Z"/>
                <w:b/>
              </w:rPr>
            </w:pPr>
            <w:ins w:id="767" w:author="Краснова Наталья EXP-281880" w:date="2024-03-01T18:21:00Z">
              <w:r w:rsidRPr="00D35DA4">
                <w:rPr>
                  <w:b/>
                </w:rPr>
                <w:t>ACT_766_SND_BO</w:t>
              </w:r>
              <w:r w:rsidRPr="00B9499D">
                <w:t>:</w:t>
              </w:r>
              <w:commentRangeStart w:id="768"/>
              <w:r w:rsidRPr="00D35DA4">
                <w:rPr>
                  <w:lang w:val="en-US"/>
                </w:rPr>
                <w:t>a</w:t>
              </w:r>
            </w:ins>
            <w:commentRangeEnd w:id="768"/>
            <w:r w:rsidRPr="00D35DA4">
              <w:rPr>
                <w:rStyle w:val="afff4"/>
                <w:sz w:val="22"/>
                <w:szCs w:val="20"/>
                <w:lang w:val="en-US"/>
              </w:rPr>
              <w:commentReference w:id="768"/>
            </w:r>
            <w:ins w:id="769" w:author="Краснова Наталья EXP-281880" w:date="2024-03-01T18:21:00Z">
              <w:r w:rsidRPr="00D35DA4">
                <w:rPr>
                  <w:lang w:val="en-US"/>
                </w:rPr>
                <w:t>ccNumber</w:t>
              </w:r>
            </w:ins>
          </w:p>
        </w:tc>
        <w:tc>
          <w:tcPr>
            <w:tcW w:w="500" w:type="pct"/>
          </w:tcPr>
          <w:p w14:paraId="3C24A911" w14:textId="3F64C36A" w:rsidR="00D70B09" w:rsidRPr="0000019B" w:rsidRDefault="00D70B09" w:rsidP="00D70B09">
            <w:pPr>
              <w:pStyle w:val="GOSTTablenorm"/>
              <w:rPr>
                <w:ins w:id="770" w:author="Краснова Наталья EXP-283290" w:date="2024-02-29T21:55:00Z"/>
              </w:rPr>
            </w:pPr>
            <w:ins w:id="771" w:author="Краснова Наталья EXP-281880" w:date="2024-02-29T21:58:00Z">
              <w:r w:rsidRPr="0000019B">
                <w:t>Строка</w:t>
              </w:r>
            </w:ins>
          </w:p>
        </w:tc>
        <w:tc>
          <w:tcPr>
            <w:tcW w:w="300" w:type="pct"/>
          </w:tcPr>
          <w:p w14:paraId="6576B655" w14:textId="788B71E5" w:rsidR="00D70B09" w:rsidRPr="001C1B16" w:rsidRDefault="00D70B09" w:rsidP="00D70B09">
            <w:pPr>
              <w:pStyle w:val="GOSTTablenorm"/>
              <w:rPr>
                <w:ins w:id="772" w:author="Краснова Наталья EXP-283290" w:date="2024-02-29T21:55:00Z"/>
              </w:rPr>
            </w:pPr>
            <w:ins w:id="773" w:author="Краснова Наталья EXP-281880" w:date="2024-02-29T21:58:00Z">
              <w:r>
                <w:t>Да</w:t>
              </w:r>
            </w:ins>
          </w:p>
        </w:tc>
        <w:tc>
          <w:tcPr>
            <w:tcW w:w="315" w:type="pct"/>
          </w:tcPr>
          <w:p w14:paraId="163DCDD2" w14:textId="73F90112" w:rsidR="00D70B09" w:rsidRPr="006A0EDC" w:rsidRDefault="00D70B09" w:rsidP="00D70B09">
            <w:pPr>
              <w:pStyle w:val="GOSTTablenorm"/>
              <w:rPr>
                <w:ins w:id="774" w:author="Краснова Наталья EXP-283290" w:date="2024-02-29T21:55:00Z"/>
              </w:rPr>
            </w:pPr>
            <w:ins w:id="775" w:author="Краснова Наталья EXP-281880" w:date="2024-02-29T21:58:00Z">
              <w:r w:rsidRPr="007C7DC4">
                <w:t>=19</w:t>
              </w:r>
            </w:ins>
          </w:p>
        </w:tc>
        <w:tc>
          <w:tcPr>
            <w:tcW w:w="2035" w:type="pct"/>
          </w:tcPr>
          <w:p w14:paraId="5C0DBD31" w14:textId="222FEF62" w:rsidR="00D70B09" w:rsidRDefault="00D70B09" w:rsidP="00D70B09">
            <w:pPr>
              <w:pStyle w:val="GOSTTablenorm"/>
              <w:rPr>
                <w:ins w:id="776" w:author="Краснова Наталья EXP-283290" w:date="2024-02-29T21:55:00Z"/>
              </w:rPr>
            </w:pPr>
            <w:ins w:id="777" w:author="Краснова Наталья EXP-281880" w:date="2024-03-24T21:04:00Z">
              <w:r>
                <w:rPr>
                  <w:bCs/>
                  <w:szCs w:val="22"/>
                </w:rPr>
                <w:t xml:space="preserve">Указывается </w:t>
              </w:r>
              <w:r>
                <w:t>учетный номер поставленного на учет бюджетного обязательства</w:t>
              </w:r>
            </w:ins>
            <w:ins w:id="778" w:author="Сказецкая Наталья Камилевна" w:date="2024-05-22T21:43:00Z">
              <w:r>
                <w:t xml:space="preserve"> для отражения операции на ЛС передающем и ЛС принимающем</w:t>
              </w:r>
            </w:ins>
          </w:p>
        </w:tc>
      </w:tr>
      <w:tr w:rsidR="00D70B09" w:rsidRPr="00B9499D" w14:paraId="71963880" w14:textId="77777777" w:rsidTr="001955A8">
        <w:trPr>
          <w:ins w:id="779" w:author="Краснова Наталья EXP-283290" w:date="2024-02-29T21:55:00Z"/>
        </w:trPr>
        <w:tc>
          <w:tcPr>
            <w:tcW w:w="1100" w:type="pct"/>
          </w:tcPr>
          <w:p w14:paraId="56D0F9E8" w14:textId="52D605EF" w:rsidR="00D70B09" w:rsidRDefault="00D70B09" w:rsidP="00D70B09">
            <w:pPr>
              <w:pStyle w:val="GOSTTablenorm"/>
              <w:rPr>
                <w:ins w:id="780" w:author="Краснова Наталья EXP-283290" w:date="2024-02-29T21:55:00Z"/>
              </w:rPr>
            </w:pPr>
            <w:ins w:id="781" w:author="Краснова Наталья EXP-281880" w:date="2024-02-29T21:59:00Z">
              <w:r>
                <w:lastRenderedPageBreak/>
                <w:t>Тип БО</w:t>
              </w:r>
            </w:ins>
          </w:p>
        </w:tc>
        <w:tc>
          <w:tcPr>
            <w:tcW w:w="750" w:type="pct"/>
          </w:tcPr>
          <w:p w14:paraId="2A100E7A" w14:textId="73803526" w:rsidR="00D70B09" w:rsidRPr="00A71881" w:rsidRDefault="00D70B09" w:rsidP="00D70B09">
            <w:pPr>
              <w:pStyle w:val="GOSTTablenorm"/>
              <w:rPr>
                <w:ins w:id="782" w:author="Краснова Наталья EXP-283290" w:date="2024-02-29T21:55:00Z"/>
                <w:b/>
              </w:rPr>
            </w:pPr>
            <w:ins w:id="783" w:author="Краснова Наталья EXP-281880" w:date="2024-03-01T18:21:00Z">
              <w:r w:rsidRPr="00D35DA4">
                <w:rPr>
                  <w:b/>
                </w:rPr>
                <w:t>ACT_766_SND_BO</w:t>
              </w:r>
              <w:r w:rsidRPr="00B9499D">
                <w:t>:</w:t>
              </w:r>
              <w:r w:rsidRPr="00240762">
                <w:rPr>
                  <w:lang w:val="en-US"/>
                </w:rPr>
                <w:t>typeBO</w:t>
              </w:r>
            </w:ins>
          </w:p>
        </w:tc>
        <w:tc>
          <w:tcPr>
            <w:tcW w:w="500" w:type="pct"/>
          </w:tcPr>
          <w:p w14:paraId="450825F4" w14:textId="5E487B50" w:rsidR="00D70B09" w:rsidRPr="0000019B" w:rsidRDefault="00D70B09" w:rsidP="00D70B09">
            <w:pPr>
              <w:pStyle w:val="GOSTTablenorm"/>
              <w:rPr>
                <w:ins w:id="784" w:author="Краснова Наталья EXP-283290" w:date="2024-02-29T21:55:00Z"/>
              </w:rPr>
            </w:pPr>
            <w:ins w:id="785" w:author="Краснова Наталья EXP-281880" w:date="2024-03-24T23:01:00Z">
              <w:r>
                <w:t>Число</w:t>
              </w:r>
            </w:ins>
          </w:p>
        </w:tc>
        <w:tc>
          <w:tcPr>
            <w:tcW w:w="300" w:type="pct"/>
          </w:tcPr>
          <w:p w14:paraId="64A4CDFE" w14:textId="6D697A7E" w:rsidR="00D70B09" w:rsidRPr="001C1B16" w:rsidRDefault="00D70B09" w:rsidP="00D70B09">
            <w:pPr>
              <w:pStyle w:val="GOSTTablenorm"/>
              <w:rPr>
                <w:ins w:id="786" w:author="Краснова Наталья EXP-283290" w:date="2024-02-29T21:55:00Z"/>
              </w:rPr>
            </w:pPr>
            <w:ins w:id="787" w:author="Краснова Наталья EXP-281880" w:date="2024-02-29T22:00:00Z">
              <w:r>
                <w:t>Да</w:t>
              </w:r>
            </w:ins>
          </w:p>
        </w:tc>
        <w:tc>
          <w:tcPr>
            <w:tcW w:w="315" w:type="pct"/>
          </w:tcPr>
          <w:p w14:paraId="217F66A3" w14:textId="0A060DFC" w:rsidR="00D70B09" w:rsidRPr="006A0EDC" w:rsidRDefault="00D70B09" w:rsidP="00D70B09">
            <w:pPr>
              <w:pStyle w:val="GOSTTablenorm"/>
              <w:rPr>
                <w:ins w:id="788" w:author="Краснова Наталья EXP-283290" w:date="2024-02-29T21:55:00Z"/>
              </w:rPr>
            </w:pPr>
            <w:ins w:id="789" w:author="Краснова Наталья EXP-281880" w:date="2024-02-29T22:00:00Z">
              <w:r>
                <w:t>=1</w:t>
              </w:r>
            </w:ins>
          </w:p>
        </w:tc>
        <w:tc>
          <w:tcPr>
            <w:tcW w:w="2035" w:type="pct"/>
          </w:tcPr>
          <w:p w14:paraId="2234CF39" w14:textId="2B6C13E5" w:rsidR="00D70B09" w:rsidRDefault="00D70B09" w:rsidP="00D70B09">
            <w:pPr>
              <w:pStyle w:val="GOSTTablenorm"/>
              <w:rPr>
                <w:ins w:id="790" w:author="Краснова Наталья EXP-281880" w:date="2024-03-24T21:05:00Z"/>
              </w:rPr>
            </w:pPr>
            <w:ins w:id="791" w:author="Краснова Наталья EXP-281880" w:date="2024-02-29T22:00:00Z">
              <w:r w:rsidRPr="00402D32">
                <w:t xml:space="preserve">Указывается </w:t>
              </w:r>
            </w:ins>
            <w:ins w:id="792" w:author="Сказецкая Наталья Камилевна" w:date="2024-05-22T21:40:00Z">
              <w:r>
                <w:t xml:space="preserve">код </w:t>
              </w:r>
            </w:ins>
            <w:ins w:id="793" w:author="Краснова Наталья EXP-281880" w:date="2024-02-29T22:00:00Z">
              <w:r w:rsidRPr="00402D32">
                <w:t>тип</w:t>
              </w:r>
            </w:ins>
            <w:ins w:id="794" w:author="Сказецкая Наталья Камилевна" w:date="2024-05-22T21:40:00Z">
              <w:r>
                <w:t>а</w:t>
              </w:r>
            </w:ins>
            <w:ins w:id="795" w:author="Краснова Наталья EXP-281880" w:date="2024-02-29T22:00:00Z">
              <w:r w:rsidRPr="00402D32">
                <w:t xml:space="preserve"> бюджетного обязательства</w:t>
              </w:r>
            </w:ins>
            <w:ins w:id="796" w:author="Краснова Наталья EXP-281880" w:date="2024-03-24T21:05:00Z">
              <w:r>
                <w:t>.</w:t>
              </w:r>
            </w:ins>
          </w:p>
          <w:p w14:paraId="6048EFE9" w14:textId="77777777" w:rsidR="00D70B09" w:rsidRPr="00F4748D" w:rsidRDefault="00D70B09" w:rsidP="00D70B09">
            <w:pPr>
              <w:pStyle w:val="GOSTTablenorm"/>
              <w:rPr>
                <w:ins w:id="797" w:author="Краснова Наталья EXP-281880" w:date="2024-03-24T21:05:00Z"/>
              </w:rPr>
            </w:pPr>
            <w:ins w:id="798" w:author="Краснова Наталья EXP-281880" w:date="2024-03-24T21:05:00Z">
              <w:r w:rsidRPr="00F4748D">
                <w:t>Возможные значения:</w:t>
              </w:r>
            </w:ins>
          </w:p>
          <w:p w14:paraId="6928ABA3" w14:textId="77777777" w:rsidR="00D70B09" w:rsidRPr="00852392" w:rsidRDefault="00D70B09" w:rsidP="00D70B09">
            <w:pPr>
              <w:pStyle w:val="affffd"/>
              <w:numPr>
                <w:ilvl w:val="0"/>
                <w:numId w:val="6"/>
              </w:numPr>
              <w:ind w:left="369" w:hanging="222"/>
              <w:rPr>
                <w:ins w:id="799" w:author="Краснова Наталья EXP-281880" w:date="2024-03-24T21:05:00Z"/>
                <w:color w:val="FF0000"/>
                <w:sz w:val="22"/>
                <w:szCs w:val="22"/>
                <w:lang w:val="en-US"/>
              </w:rPr>
            </w:pPr>
            <w:ins w:id="800" w:author="Краснова Наталья EXP-281880" w:date="2024-03-24T21:05:00Z">
              <w:r w:rsidRPr="00852392">
                <w:rPr>
                  <w:color w:val="FF0000"/>
                  <w:sz w:val="22"/>
                  <w:szCs w:val="22"/>
                  <w:lang w:val="en-US"/>
                </w:rPr>
                <w:t>«1» – закупка;</w:t>
              </w:r>
            </w:ins>
          </w:p>
          <w:p w14:paraId="2F913B21" w14:textId="78544008" w:rsidR="00D70B09" w:rsidRDefault="00D70B09" w:rsidP="00D70B09">
            <w:pPr>
              <w:pStyle w:val="affffd"/>
              <w:numPr>
                <w:ilvl w:val="0"/>
                <w:numId w:val="6"/>
              </w:numPr>
              <w:ind w:left="369" w:hanging="222"/>
              <w:rPr>
                <w:ins w:id="801" w:author="Краснова Наталья EXP-283290" w:date="2024-02-29T21:55:00Z"/>
              </w:rPr>
            </w:pPr>
            <w:ins w:id="802" w:author="Краснова Наталья EXP-281880" w:date="2024-03-24T21:05:00Z">
              <w:r w:rsidRPr="00852392">
                <w:rPr>
                  <w:color w:val="FF0000"/>
                  <w:sz w:val="22"/>
                  <w:szCs w:val="22"/>
                  <w:lang w:val="en-US"/>
                </w:rPr>
                <w:t>«2» – прочее</w:t>
              </w:r>
            </w:ins>
          </w:p>
        </w:tc>
      </w:tr>
      <w:tr w:rsidR="00D70B09" w:rsidRPr="00B9499D" w14:paraId="78E25134" w14:textId="77777777" w:rsidTr="001955A8">
        <w:trPr>
          <w:ins w:id="803" w:author="Краснова Наталья EXP-281880" w:date="2024-02-29T21:57:00Z"/>
        </w:trPr>
        <w:tc>
          <w:tcPr>
            <w:tcW w:w="1100" w:type="pct"/>
          </w:tcPr>
          <w:p w14:paraId="2BFBF653" w14:textId="05D843D0" w:rsidR="00D70B09" w:rsidRDefault="00D70B09" w:rsidP="00D70B09">
            <w:pPr>
              <w:pStyle w:val="GOSTTablenorm"/>
              <w:rPr>
                <w:ins w:id="804" w:author="Краснова Наталья EXP-281880" w:date="2024-02-29T21:57:00Z"/>
              </w:rPr>
            </w:pPr>
            <w:ins w:id="805" w:author="Краснова Наталья EXP-281880" w:date="2024-02-29T22:01:00Z">
              <w:r>
                <w:t>Вид документа-основания</w:t>
              </w:r>
            </w:ins>
            <w:ins w:id="806" w:author="Краснова Наталья EXP-281880" w:date="2024-03-24T21:05:00Z">
              <w:r>
                <w:t xml:space="preserve"> БО</w:t>
              </w:r>
            </w:ins>
          </w:p>
        </w:tc>
        <w:tc>
          <w:tcPr>
            <w:tcW w:w="750" w:type="pct"/>
          </w:tcPr>
          <w:p w14:paraId="7C25927C" w14:textId="10A9D4C7" w:rsidR="00D70B09" w:rsidRPr="00A71881" w:rsidRDefault="00D70B09" w:rsidP="00D70B09">
            <w:pPr>
              <w:pStyle w:val="GOSTTablenorm"/>
              <w:rPr>
                <w:ins w:id="807" w:author="Краснова Наталья EXP-281880" w:date="2024-02-29T21:57:00Z"/>
                <w:b/>
              </w:rPr>
            </w:pPr>
            <w:ins w:id="808" w:author="Краснова Наталья EXP-281880" w:date="2024-03-01T18:21:00Z">
              <w:r w:rsidRPr="00D35DA4">
                <w:rPr>
                  <w:b/>
                </w:rPr>
                <w:t>ACT_766_SND_BO</w:t>
              </w:r>
              <w:r w:rsidRPr="00B9499D">
                <w:t>:</w:t>
              </w:r>
              <w:r w:rsidRPr="00240762">
                <w:rPr>
                  <w:lang w:val="en-US"/>
                </w:rPr>
                <w:t>docOsnType</w:t>
              </w:r>
            </w:ins>
          </w:p>
        </w:tc>
        <w:tc>
          <w:tcPr>
            <w:tcW w:w="500" w:type="pct"/>
          </w:tcPr>
          <w:p w14:paraId="48719210" w14:textId="78E762E3" w:rsidR="00D70B09" w:rsidRPr="0000019B" w:rsidRDefault="00D70B09" w:rsidP="00D70B09">
            <w:pPr>
              <w:pStyle w:val="GOSTTablenorm"/>
              <w:rPr>
                <w:ins w:id="809" w:author="Краснова Наталья EXP-281880" w:date="2024-02-29T21:57:00Z"/>
              </w:rPr>
            </w:pPr>
            <w:ins w:id="810" w:author="Краснова Наталья EXP-281880" w:date="2024-02-29T22:01:00Z">
              <w:r w:rsidRPr="00DD7FC0">
                <w:t>Строка</w:t>
              </w:r>
            </w:ins>
          </w:p>
        </w:tc>
        <w:tc>
          <w:tcPr>
            <w:tcW w:w="300" w:type="pct"/>
          </w:tcPr>
          <w:p w14:paraId="47FD42C2" w14:textId="5FC9AA0E" w:rsidR="00D70B09" w:rsidRPr="001C1B16" w:rsidRDefault="00D70B09" w:rsidP="00D70B09">
            <w:pPr>
              <w:pStyle w:val="GOSTTablenorm"/>
              <w:rPr>
                <w:ins w:id="811" w:author="Краснова Наталья EXP-281880" w:date="2024-02-29T21:57:00Z"/>
              </w:rPr>
            </w:pPr>
            <w:ins w:id="812" w:author="Краснова Наталья EXP-281880" w:date="2024-02-29T22:01:00Z">
              <w:r>
                <w:t>Да</w:t>
              </w:r>
            </w:ins>
          </w:p>
        </w:tc>
        <w:tc>
          <w:tcPr>
            <w:tcW w:w="315" w:type="pct"/>
          </w:tcPr>
          <w:p w14:paraId="59F6E93D" w14:textId="4E83329B" w:rsidR="00D70B09" w:rsidRPr="006A0EDC" w:rsidRDefault="00D70B09" w:rsidP="00D70B09">
            <w:pPr>
              <w:pStyle w:val="GOSTTablenorm"/>
              <w:rPr>
                <w:ins w:id="813" w:author="Краснова Наталья EXP-281880" w:date="2024-02-29T21:57:00Z"/>
              </w:rPr>
            </w:pPr>
            <w:ins w:id="814" w:author="Краснова Наталья EXP-281880" w:date="2024-02-29T22:01:00Z">
              <w:r w:rsidRPr="00DD7FC0">
                <w:t>&lt;= 100</w:t>
              </w:r>
            </w:ins>
          </w:p>
        </w:tc>
        <w:tc>
          <w:tcPr>
            <w:tcW w:w="2035" w:type="pct"/>
          </w:tcPr>
          <w:p w14:paraId="0E5F2DF2" w14:textId="31C2A661" w:rsidR="00D70B09" w:rsidRDefault="00D70B09" w:rsidP="00D70B09">
            <w:pPr>
              <w:pStyle w:val="GOSTTablenorm"/>
              <w:rPr>
                <w:ins w:id="815" w:author="Краснова Наталья EXP-281880" w:date="2024-03-24T21:06:00Z"/>
              </w:rPr>
            </w:pPr>
            <w:ins w:id="816" w:author="Краснова Наталья EXP-281880" w:date="2024-02-29T22:01:00Z">
              <w:r w:rsidRPr="00402D32">
                <w:t>Указывается вид документа</w:t>
              </w:r>
              <w:del w:id="817" w:author="Сказецкая Наталья Камилевна" w:date="2024-05-22T21:39:00Z">
                <w:r w:rsidRPr="00402D32" w:rsidDel="00733493">
                  <w:delText xml:space="preserve"> </w:delText>
                </w:r>
              </w:del>
            </w:ins>
            <w:ins w:id="818" w:author="Сказецкая Наталья Камилевна" w:date="2024-05-22T21:39:00Z">
              <w:r>
                <w:t>-</w:t>
              </w:r>
            </w:ins>
            <w:ins w:id="819" w:author="Краснова Наталья EXP-281880" w:date="2024-02-29T22:01:00Z">
              <w:r w:rsidRPr="00402D32">
                <w:t xml:space="preserve">основания </w:t>
              </w:r>
            </w:ins>
            <w:ins w:id="820" w:author="Сказецкая Наталья Камилевна" w:date="2024-05-22T21:39:00Z">
              <w:r>
                <w:t xml:space="preserve">для постановки на учет </w:t>
              </w:r>
            </w:ins>
            <w:ins w:id="821" w:author="Краснова Наталья EXP-281880" w:date="2024-02-29T22:01:00Z">
              <w:r w:rsidRPr="00402D32">
                <w:t>бюджетного обязательства</w:t>
              </w:r>
            </w:ins>
            <w:ins w:id="822" w:author="Краснова Наталья EXP-281880" w:date="2024-03-24T21:06:00Z">
              <w:r>
                <w:t>.</w:t>
              </w:r>
            </w:ins>
          </w:p>
          <w:p w14:paraId="7224879B" w14:textId="77777777" w:rsidR="00D70B09" w:rsidRDefault="00D70B09" w:rsidP="00D70B09">
            <w:pPr>
              <w:pStyle w:val="GOSTTablenorm"/>
              <w:rPr>
                <w:ins w:id="823" w:author="Краснова Наталья EXP-281880" w:date="2024-03-24T21:06:00Z"/>
              </w:rPr>
            </w:pPr>
            <w:ins w:id="824" w:author="Краснова Наталья EXP-281880" w:date="2024-03-24T21:06:00Z">
              <w:r>
                <w:t>Возможные значения:</w:t>
              </w:r>
            </w:ins>
          </w:p>
          <w:p w14:paraId="7E73455C" w14:textId="77777777" w:rsidR="00D70B09" w:rsidRPr="00852392" w:rsidRDefault="00D70B09" w:rsidP="00D70B09">
            <w:pPr>
              <w:pStyle w:val="affffd"/>
              <w:numPr>
                <w:ilvl w:val="0"/>
                <w:numId w:val="6"/>
              </w:numPr>
              <w:ind w:left="369" w:hanging="222"/>
              <w:rPr>
                <w:ins w:id="825" w:author="Краснова Наталья EXP-281880" w:date="2024-03-24T21:06:00Z"/>
                <w:color w:val="FF0000"/>
                <w:sz w:val="22"/>
                <w:szCs w:val="22"/>
                <w:lang w:val="en-US"/>
              </w:rPr>
            </w:pPr>
            <w:ins w:id="826" w:author="Краснова Наталья EXP-281880" w:date="2024-03-24T21:06:00Z">
              <w:r w:rsidRPr="00D44A6B">
                <w:t>«</w:t>
              </w:r>
              <w:r w:rsidRPr="00852392">
                <w:rPr>
                  <w:color w:val="FF0000"/>
                  <w:sz w:val="22"/>
                  <w:szCs w:val="22"/>
                  <w:lang w:val="en-US"/>
                </w:rPr>
                <w:t>извещение об осуществлении закупки»;</w:t>
              </w:r>
            </w:ins>
          </w:p>
          <w:p w14:paraId="2738C499" w14:textId="77777777" w:rsidR="00D70B09" w:rsidRPr="00BD2FDC" w:rsidRDefault="00D70B09" w:rsidP="00D70B09">
            <w:pPr>
              <w:pStyle w:val="affffd"/>
              <w:numPr>
                <w:ilvl w:val="0"/>
                <w:numId w:val="6"/>
              </w:numPr>
              <w:ind w:left="369" w:hanging="222"/>
              <w:rPr>
                <w:ins w:id="827" w:author="Краснова Наталья EXP-281880" w:date="2024-03-24T21:06:00Z"/>
                <w:color w:val="FF0000"/>
                <w:sz w:val="22"/>
                <w:szCs w:val="22"/>
              </w:rPr>
            </w:pPr>
            <w:ins w:id="828" w:author="Краснова Наталья EXP-281880" w:date="2024-03-24T21:06:00Z">
              <w:r w:rsidRPr="00BD2FDC">
                <w:rPr>
                  <w:color w:val="FF0000"/>
                  <w:sz w:val="22"/>
                  <w:szCs w:val="22"/>
                </w:rPr>
                <w:t>«приглашение принять участие в определении поставщика (подрядчика, исполнителя)»;</w:t>
              </w:r>
            </w:ins>
          </w:p>
          <w:p w14:paraId="47DAE3E5" w14:textId="77777777" w:rsidR="00D70B09" w:rsidRPr="00852392" w:rsidRDefault="00D70B09" w:rsidP="00D70B09">
            <w:pPr>
              <w:pStyle w:val="affffd"/>
              <w:numPr>
                <w:ilvl w:val="0"/>
                <w:numId w:val="6"/>
              </w:numPr>
              <w:ind w:left="369" w:hanging="222"/>
              <w:rPr>
                <w:ins w:id="829" w:author="Краснова Наталья EXP-281880" w:date="2024-03-24T21:06:00Z"/>
                <w:color w:val="FF0000"/>
                <w:sz w:val="22"/>
                <w:szCs w:val="22"/>
                <w:lang w:val="en-US"/>
              </w:rPr>
            </w:pPr>
            <w:ins w:id="830" w:author="Краснова Наталья EXP-281880" w:date="2024-03-24T21:06:00Z">
              <w:r w:rsidRPr="00852392">
                <w:rPr>
                  <w:color w:val="FF0000"/>
                  <w:sz w:val="22"/>
                  <w:szCs w:val="22"/>
                  <w:lang w:val="en-US"/>
                </w:rPr>
                <w:t>«проект контракта»;</w:t>
              </w:r>
            </w:ins>
          </w:p>
          <w:p w14:paraId="33659884" w14:textId="77777777" w:rsidR="00D70B09" w:rsidRPr="00852392" w:rsidRDefault="00D70B09" w:rsidP="00D70B09">
            <w:pPr>
              <w:pStyle w:val="affffd"/>
              <w:numPr>
                <w:ilvl w:val="0"/>
                <w:numId w:val="6"/>
              </w:numPr>
              <w:ind w:left="369" w:hanging="222"/>
              <w:rPr>
                <w:ins w:id="831" w:author="Краснова Наталья EXP-281880" w:date="2024-03-24T21:06:00Z"/>
                <w:color w:val="FF0000"/>
                <w:sz w:val="22"/>
                <w:szCs w:val="22"/>
                <w:lang w:val="en-US"/>
              </w:rPr>
            </w:pPr>
            <w:ins w:id="832" w:author="Краснова Наталья EXP-281880" w:date="2024-03-24T21:06:00Z">
              <w:r w:rsidRPr="00852392">
                <w:rPr>
                  <w:color w:val="FF0000"/>
                  <w:sz w:val="22"/>
                  <w:szCs w:val="22"/>
                  <w:lang w:val="en-US"/>
                </w:rPr>
                <w:t>«контракт»;</w:t>
              </w:r>
            </w:ins>
          </w:p>
          <w:p w14:paraId="5B98CF00" w14:textId="77777777" w:rsidR="00D70B09" w:rsidRPr="00852392" w:rsidRDefault="00D70B09" w:rsidP="00D70B09">
            <w:pPr>
              <w:pStyle w:val="affffd"/>
              <w:numPr>
                <w:ilvl w:val="0"/>
                <w:numId w:val="6"/>
              </w:numPr>
              <w:ind w:left="369" w:hanging="222"/>
              <w:rPr>
                <w:ins w:id="833" w:author="Краснова Наталья EXP-281880" w:date="2024-03-24T21:06:00Z"/>
                <w:color w:val="FF0000"/>
                <w:sz w:val="22"/>
                <w:szCs w:val="22"/>
                <w:lang w:val="en-US"/>
              </w:rPr>
            </w:pPr>
            <w:ins w:id="834" w:author="Краснова Наталья EXP-281880" w:date="2024-03-24T21:06:00Z">
              <w:r w:rsidRPr="00852392">
                <w:rPr>
                  <w:color w:val="FF0000"/>
                  <w:sz w:val="22"/>
                  <w:szCs w:val="22"/>
                  <w:lang w:val="en-US"/>
                </w:rPr>
                <w:t>«договор»;</w:t>
              </w:r>
            </w:ins>
          </w:p>
          <w:p w14:paraId="104A250B" w14:textId="77777777" w:rsidR="00D70B09" w:rsidRPr="00852392" w:rsidRDefault="00D70B09" w:rsidP="00D70B09">
            <w:pPr>
              <w:pStyle w:val="affffd"/>
              <w:numPr>
                <w:ilvl w:val="0"/>
                <w:numId w:val="6"/>
              </w:numPr>
              <w:ind w:left="369" w:hanging="222"/>
              <w:rPr>
                <w:ins w:id="835" w:author="Краснова Наталья EXP-281880" w:date="2024-03-24T21:06:00Z"/>
                <w:color w:val="FF0000"/>
                <w:sz w:val="22"/>
                <w:szCs w:val="22"/>
                <w:lang w:val="en-US"/>
              </w:rPr>
            </w:pPr>
            <w:ins w:id="836" w:author="Краснова Наталья EXP-281880" w:date="2024-03-24T21:06:00Z">
              <w:r w:rsidRPr="00852392">
                <w:rPr>
                  <w:color w:val="FF0000"/>
                  <w:sz w:val="22"/>
                  <w:szCs w:val="22"/>
                  <w:lang w:val="en-US"/>
                </w:rPr>
                <w:t>«соглашение»;</w:t>
              </w:r>
            </w:ins>
          </w:p>
          <w:p w14:paraId="077BDC02" w14:textId="77777777" w:rsidR="00D70B09" w:rsidRPr="00852392" w:rsidRDefault="00D70B09" w:rsidP="00D70B09">
            <w:pPr>
              <w:pStyle w:val="affffd"/>
              <w:numPr>
                <w:ilvl w:val="0"/>
                <w:numId w:val="6"/>
              </w:numPr>
              <w:ind w:left="369" w:hanging="222"/>
              <w:rPr>
                <w:ins w:id="837" w:author="Краснова Наталья EXP-281880" w:date="2024-03-24T21:06:00Z"/>
                <w:color w:val="FF0000"/>
                <w:sz w:val="22"/>
                <w:szCs w:val="22"/>
                <w:lang w:val="en-US"/>
              </w:rPr>
            </w:pPr>
            <w:ins w:id="838" w:author="Краснова Наталья EXP-281880" w:date="2024-03-24T21:06:00Z">
              <w:r w:rsidRPr="00852392">
                <w:rPr>
                  <w:color w:val="FF0000"/>
                  <w:sz w:val="22"/>
                  <w:szCs w:val="22"/>
                  <w:lang w:val="en-US"/>
                </w:rPr>
                <w:t>«нормативный правовой акт»;</w:t>
              </w:r>
            </w:ins>
          </w:p>
          <w:p w14:paraId="35B3F75E" w14:textId="77777777" w:rsidR="00D70B09" w:rsidRPr="00852392" w:rsidRDefault="00D70B09" w:rsidP="00D70B09">
            <w:pPr>
              <w:pStyle w:val="affffd"/>
              <w:numPr>
                <w:ilvl w:val="0"/>
                <w:numId w:val="6"/>
              </w:numPr>
              <w:ind w:left="369" w:hanging="222"/>
              <w:rPr>
                <w:ins w:id="839" w:author="Краснова Наталья EXP-281880" w:date="2024-03-24T21:06:00Z"/>
                <w:color w:val="FF0000"/>
                <w:sz w:val="22"/>
                <w:szCs w:val="22"/>
                <w:lang w:val="en-US"/>
              </w:rPr>
            </w:pPr>
            <w:ins w:id="840" w:author="Краснова Наталья EXP-281880" w:date="2024-03-24T21:06:00Z">
              <w:r w:rsidRPr="00852392">
                <w:rPr>
                  <w:color w:val="FF0000"/>
                  <w:sz w:val="22"/>
                  <w:szCs w:val="22"/>
                  <w:lang w:val="en-US"/>
                </w:rPr>
                <w:t>«исполнительный документ»;</w:t>
              </w:r>
            </w:ins>
          </w:p>
          <w:p w14:paraId="5425A54B" w14:textId="77777777" w:rsidR="00D70B09" w:rsidRPr="00852392" w:rsidRDefault="00D70B09" w:rsidP="00D70B09">
            <w:pPr>
              <w:pStyle w:val="affffd"/>
              <w:numPr>
                <w:ilvl w:val="0"/>
                <w:numId w:val="6"/>
              </w:numPr>
              <w:ind w:left="369" w:hanging="222"/>
              <w:rPr>
                <w:ins w:id="841" w:author="Краснова Наталья EXP-281880" w:date="2024-03-24T21:06:00Z"/>
                <w:color w:val="FF0000"/>
                <w:sz w:val="22"/>
                <w:szCs w:val="22"/>
                <w:lang w:val="en-US"/>
              </w:rPr>
            </w:pPr>
            <w:ins w:id="842" w:author="Краснова Наталья EXP-281880" w:date="2024-03-24T21:06:00Z">
              <w:r w:rsidRPr="00852392">
                <w:rPr>
                  <w:color w:val="FF0000"/>
                  <w:sz w:val="22"/>
                  <w:szCs w:val="22"/>
                  <w:lang w:val="en-US"/>
                </w:rPr>
                <w:t>«решение налогового органа»;</w:t>
              </w:r>
            </w:ins>
          </w:p>
          <w:p w14:paraId="705E9E0D" w14:textId="43430769" w:rsidR="00D70B09" w:rsidRDefault="00D70B09" w:rsidP="00D70B09">
            <w:pPr>
              <w:pStyle w:val="affffd"/>
              <w:numPr>
                <w:ilvl w:val="0"/>
                <w:numId w:val="6"/>
              </w:numPr>
              <w:ind w:left="369" w:hanging="222"/>
              <w:rPr>
                <w:ins w:id="843" w:author="Краснова Наталья EXP-281880" w:date="2024-02-29T21:57:00Z"/>
              </w:rPr>
            </w:pPr>
            <w:ins w:id="844" w:author="Краснова Наталья EXP-281880" w:date="2024-03-24T21:06:00Z">
              <w:r w:rsidRPr="00852392">
                <w:rPr>
                  <w:color w:val="FF0000"/>
                  <w:sz w:val="22"/>
                  <w:szCs w:val="22"/>
                  <w:lang w:val="en-US"/>
                </w:rPr>
                <w:t>«иное основание»</w:t>
              </w:r>
            </w:ins>
          </w:p>
        </w:tc>
      </w:tr>
      <w:tr w:rsidR="00D70B09" w:rsidRPr="00B9499D" w14:paraId="5E91D6C1" w14:textId="77777777" w:rsidTr="001955A8">
        <w:trPr>
          <w:ins w:id="845" w:author="Краснова Наталья EXP-281880" w:date="2024-02-29T21:57:00Z"/>
        </w:trPr>
        <w:tc>
          <w:tcPr>
            <w:tcW w:w="1100" w:type="pct"/>
          </w:tcPr>
          <w:p w14:paraId="350F2BA3" w14:textId="4606EA66" w:rsidR="00D70B09" w:rsidRDefault="00D70B09" w:rsidP="00D70B09">
            <w:pPr>
              <w:pStyle w:val="GOSTTablenorm"/>
              <w:rPr>
                <w:ins w:id="846" w:author="Краснова Наталья EXP-281880" w:date="2024-02-29T21:57:00Z"/>
              </w:rPr>
            </w:pPr>
            <w:ins w:id="847" w:author="Краснова Наталья EXP-281880" w:date="2024-02-29T22:03:00Z">
              <w:r>
                <w:t>Код валюты по ОКВ</w:t>
              </w:r>
            </w:ins>
            <w:ins w:id="848" w:author="Сказецкая Наталья Камилевна" w:date="2024-05-22T21:13:00Z">
              <w:r>
                <w:t xml:space="preserve"> БО</w:t>
              </w:r>
            </w:ins>
          </w:p>
        </w:tc>
        <w:tc>
          <w:tcPr>
            <w:tcW w:w="750" w:type="pct"/>
          </w:tcPr>
          <w:p w14:paraId="2209D6EC" w14:textId="2E948E3C" w:rsidR="00D70B09" w:rsidRPr="00A71881" w:rsidRDefault="00D70B09" w:rsidP="00D70B09">
            <w:pPr>
              <w:pStyle w:val="GOSTTablenorm"/>
              <w:rPr>
                <w:ins w:id="849" w:author="Краснова Наталья EXP-281880" w:date="2024-02-29T21:57:00Z"/>
                <w:b/>
              </w:rPr>
            </w:pPr>
            <w:ins w:id="850" w:author="Краснова Наталья EXP-281880" w:date="2024-03-01T18:21:00Z">
              <w:r w:rsidRPr="00D35DA4">
                <w:rPr>
                  <w:b/>
                </w:rPr>
                <w:t>ACT_766_SND_BO</w:t>
              </w:r>
              <w:r w:rsidRPr="00B9499D">
                <w:t>:</w:t>
              </w:r>
              <w:r w:rsidRPr="00240762">
                <w:rPr>
                  <w:lang w:val="en-US"/>
                </w:rPr>
                <w:t>okvCode</w:t>
              </w:r>
            </w:ins>
          </w:p>
        </w:tc>
        <w:tc>
          <w:tcPr>
            <w:tcW w:w="500" w:type="pct"/>
          </w:tcPr>
          <w:p w14:paraId="6E86D2E1" w14:textId="43BDC586" w:rsidR="00D70B09" w:rsidRPr="0000019B" w:rsidRDefault="00D70B09" w:rsidP="00D70B09">
            <w:pPr>
              <w:pStyle w:val="GOSTTablenorm"/>
              <w:rPr>
                <w:ins w:id="851" w:author="Краснова Наталья EXP-281880" w:date="2024-02-29T21:57:00Z"/>
              </w:rPr>
            </w:pPr>
            <w:ins w:id="852" w:author="Краснова Наталья EXP-281880" w:date="2024-02-29T22:03:00Z">
              <w:r w:rsidRPr="00DD7FC0">
                <w:t>Строка</w:t>
              </w:r>
            </w:ins>
          </w:p>
        </w:tc>
        <w:tc>
          <w:tcPr>
            <w:tcW w:w="300" w:type="pct"/>
          </w:tcPr>
          <w:p w14:paraId="4554F5F4" w14:textId="624F6EA8" w:rsidR="00D70B09" w:rsidRPr="001C1B16" w:rsidRDefault="00D70B09" w:rsidP="00D70B09">
            <w:pPr>
              <w:pStyle w:val="GOSTTablenorm"/>
              <w:rPr>
                <w:ins w:id="853" w:author="Краснова Наталья EXP-281880" w:date="2024-02-29T21:57:00Z"/>
              </w:rPr>
            </w:pPr>
            <w:ins w:id="854" w:author="Краснова Наталья EXP-281880" w:date="2024-02-29T22:03:00Z">
              <w:r>
                <w:t>Да</w:t>
              </w:r>
            </w:ins>
          </w:p>
        </w:tc>
        <w:tc>
          <w:tcPr>
            <w:tcW w:w="315" w:type="pct"/>
          </w:tcPr>
          <w:p w14:paraId="676C60FD" w14:textId="73588F9A" w:rsidR="00D70B09" w:rsidRPr="006A0EDC" w:rsidRDefault="00D70B09" w:rsidP="00D70B09">
            <w:pPr>
              <w:pStyle w:val="GOSTTablenorm"/>
              <w:rPr>
                <w:ins w:id="855" w:author="Краснова Наталья EXP-281880" w:date="2024-02-29T21:57:00Z"/>
              </w:rPr>
            </w:pPr>
            <w:ins w:id="856" w:author="Краснова Наталья EXP-281880" w:date="2024-02-29T22:04:00Z">
              <w:r w:rsidRPr="001C1B16" w:rsidDel="00D14E4E">
                <w:t>=3</w:t>
              </w:r>
            </w:ins>
          </w:p>
        </w:tc>
        <w:tc>
          <w:tcPr>
            <w:tcW w:w="2035" w:type="pct"/>
          </w:tcPr>
          <w:p w14:paraId="43D1B176" w14:textId="278A03DA" w:rsidR="00D70B09" w:rsidRDefault="00D70B09" w:rsidP="00D70B09">
            <w:pPr>
              <w:pStyle w:val="GOSTTablenorm"/>
              <w:rPr>
                <w:ins w:id="857" w:author="Краснова Наталья EXP-281880" w:date="2024-02-29T21:57:00Z"/>
              </w:rPr>
            </w:pPr>
            <w:ins w:id="858" w:author="Краснова Наталья EXP-281880" w:date="2024-02-29T22:04:00Z">
              <w:r w:rsidRPr="001C1B16" w:rsidDel="00D14E4E">
                <w:t>Указывается код валюты по Общероссийскому классификатору валют. Допустимо указывать как цифро</w:t>
              </w:r>
              <w:r>
                <w:t>вой, так и буквенный код валюты</w:t>
              </w:r>
            </w:ins>
          </w:p>
        </w:tc>
      </w:tr>
      <w:tr w:rsidR="00D70B09" w:rsidRPr="00B9499D" w14:paraId="1D199CCA" w14:textId="77777777" w:rsidTr="001955A8">
        <w:trPr>
          <w:ins w:id="859" w:author="Краснова Наталья EXP-281880" w:date="2024-02-29T21:57:00Z"/>
        </w:trPr>
        <w:tc>
          <w:tcPr>
            <w:tcW w:w="1100" w:type="pct"/>
          </w:tcPr>
          <w:p w14:paraId="7D4E9E63" w14:textId="060244C2" w:rsidR="00D70B09" w:rsidRDefault="00D70B09" w:rsidP="00D70B09">
            <w:pPr>
              <w:pStyle w:val="GOSTTablenorm"/>
              <w:rPr>
                <w:ins w:id="860" w:author="Краснова Наталья EXP-281880" w:date="2024-02-29T21:57:00Z"/>
              </w:rPr>
            </w:pPr>
            <w:ins w:id="861" w:author="Краснова Наталья EXP-281880" w:date="2024-02-29T22:05:00Z">
              <w:r w:rsidRPr="008A705B">
                <w:t>Признак обязательства</w:t>
              </w:r>
              <w:r>
                <w:t>,</w:t>
              </w:r>
              <w:r w:rsidRPr="008A705B">
                <w:t xml:space="preserve"> исполняемого в иностранной валюте</w:t>
              </w:r>
            </w:ins>
          </w:p>
        </w:tc>
        <w:tc>
          <w:tcPr>
            <w:tcW w:w="750" w:type="pct"/>
          </w:tcPr>
          <w:p w14:paraId="4C1F4263" w14:textId="2B79F1F3" w:rsidR="00D70B09" w:rsidRPr="00A71881" w:rsidRDefault="00D70B09" w:rsidP="00D70B09">
            <w:pPr>
              <w:pStyle w:val="GOSTTablenorm"/>
              <w:rPr>
                <w:ins w:id="862" w:author="Краснова Наталья EXP-281880" w:date="2024-02-29T21:57:00Z"/>
                <w:b/>
              </w:rPr>
            </w:pPr>
            <w:ins w:id="863" w:author="Краснова Наталья EXP-281880" w:date="2024-03-01T18:21:00Z">
              <w:r w:rsidRPr="00D35DA4">
                <w:rPr>
                  <w:b/>
                </w:rPr>
                <w:t>ACT_766_SND_BO</w:t>
              </w:r>
              <w:r w:rsidRPr="00B9499D">
                <w:t>:</w:t>
              </w:r>
              <w:r w:rsidRPr="00240762">
                <w:rPr>
                  <w:lang w:val="en-US"/>
                </w:rPr>
                <w:t>indicatorCurrency</w:t>
              </w:r>
            </w:ins>
          </w:p>
        </w:tc>
        <w:tc>
          <w:tcPr>
            <w:tcW w:w="500" w:type="pct"/>
          </w:tcPr>
          <w:p w14:paraId="6642A4B5" w14:textId="436843C7" w:rsidR="00D70B09" w:rsidRPr="0000019B" w:rsidRDefault="00D70B09" w:rsidP="00D70B09">
            <w:pPr>
              <w:pStyle w:val="GOSTTablenorm"/>
              <w:rPr>
                <w:ins w:id="864" w:author="Краснова Наталья EXP-281880" w:date="2024-02-29T21:57:00Z"/>
              </w:rPr>
            </w:pPr>
            <w:ins w:id="865" w:author="Краснова Наталья EXP-281880" w:date="2024-03-24T21:16:00Z">
              <w:r>
                <w:t>Число</w:t>
              </w:r>
            </w:ins>
          </w:p>
        </w:tc>
        <w:tc>
          <w:tcPr>
            <w:tcW w:w="300" w:type="pct"/>
          </w:tcPr>
          <w:p w14:paraId="25B59E4E" w14:textId="71603722" w:rsidR="00D70B09" w:rsidRPr="001C1B16" w:rsidRDefault="00D70B09" w:rsidP="00D70B09">
            <w:pPr>
              <w:pStyle w:val="GOSTTablenorm"/>
              <w:rPr>
                <w:ins w:id="866" w:author="Краснова Наталья EXP-281880" w:date="2024-02-29T21:57:00Z"/>
              </w:rPr>
            </w:pPr>
            <w:commentRangeStart w:id="867"/>
            <w:commentRangeStart w:id="868"/>
            <w:commentRangeStart w:id="869"/>
            <w:ins w:id="870" w:author="Краснова Наталья EXP-281880" w:date="2024-02-29T22:06:00Z">
              <w:del w:id="871" w:author="Сказецкая Наталья Камилевна" w:date="2024-05-22T21:16:00Z">
                <w:r w:rsidDel="00664BE1">
                  <w:delText>Нет</w:delText>
                </w:r>
              </w:del>
            </w:ins>
            <w:commentRangeEnd w:id="867"/>
            <w:ins w:id="872" w:author="Краснова Наталья EXP-281880" w:date="2024-03-24T21:19:00Z">
              <w:del w:id="873" w:author="Сказецкая Наталья Камилевна" w:date="2024-05-22T21:16:00Z">
                <w:r w:rsidDel="00664BE1">
                  <w:rPr>
                    <w:rStyle w:val="afff4"/>
                    <w:sz w:val="22"/>
                    <w:szCs w:val="20"/>
                  </w:rPr>
                  <w:commentReference w:id="867"/>
                </w:r>
              </w:del>
            </w:ins>
            <w:commentRangeEnd w:id="868"/>
            <w:del w:id="874" w:author="Сказецкая Наталья Камилевна" w:date="2024-05-22T21:16:00Z">
              <w:r w:rsidDel="00664BE1">
                <w:rPr>
                  <w:rStyle w:val="afff4"/>
                  <w:sz w:val="22"/>
                  <w:szCs w:val="20"/>
                </w:rPr>
                <w:commentReference w:id="868"/>
              </w:r>
            </w:del>
            <w:commentRangeEnd w:id="869"/>
            <w:r>
              <w:rPr>
                <w:rStyle w:val="afff4"/>
                <w:sz w:val="22"/>
                <w:szCs w:val="20"/>
              </w:rPr>
              <w:commentReference w:id="869"/>
            </w:r>
            <w:ins w:id="875" w:author="Сказецкая Наталья Камилевна" w:date="2024-05-22T21:16:00Z">
              <w:r>
                <w:t>Да</w:t>
              </w:r>
            </w:ins>
          </w:p>
        </w:tc>
        <w:tc>
          <w:tcPr>
            <w:tcW w:w="315" w:type="pct"/>
          </w:tcPr>
          <w:p w14:paraId="4386D50D" w14:textId="11EAF304" w:rsidR="00D70B09" w:rsidRPr="006A0EDC" w:rsidRDefault="00D70B09" w:rsidP="00D70B09">
            <w:pPr>
              <w:pStyle w:val="GOSTTablenorm"/>
              <w:rPr>
                <w:ins w:id="876" w:author="Краснова Наталья EXP-281880" w:date="2024-02-29T21:57:00Z"/>
              </w:rPr>
            </w:pPr>
            <w:ins w:id="877" w:author="Краснова Наталья EXP-281880" w:date="2024-02-29T22:05:00Z">
              <w:r w:rsidRPr="00D420A8">
                <w:t>=</w:t>
              </w:r>
              <w:r w:rsidRPr="00C40D02">
                <w:t>1</w:t>
              </w:r>
            </w:ins>
          </w:p>
        </w:tc>
        <w:tc>
          <w:tcPr>
            <w:tcW w:w="2035" w:type="pct"/>
          </w:tcPr>
          <w:p w14:paraId="0AE94BC4" w14:textId="77777777" w:rsidR="00D70B09" w:rsidRDefault="00D70B09" w:rsidP="00D70B09">
            <w:pPr>
              <w:pStyle w:val="GOSTTablenorm"/>
              <w:rPr>
                <w:ins w:id="878" w:author="Краснова Наталья EXP-281880" w:date="2024-03-24T21:07:00Z"/>
              </w:rPr>
            </w:pPr>
            <w:ins w:id="879" w:author="Краснова Наталья EXP-281880" w:date="2024-02-29T22:05:00Z">
              <w:r w:rsidRPr="00402D32">
                <w:t xml:space="preserve">Указывается </w:t>
              </w:r>
              <w:r>
                <w:t>п</w:t>
              </w:r>
              <w:r w:rsidRPr="008A705B">
                <w:t>ризнак обязательства</w:t>
              </w:r>
              <w:r>
                <w:t>,</w:t>
              </w:r>
              <w:r w:rsidRPr="008A705B">
                <w:t xml:space="preserve"> исполняемого в иностранной валюте</w:t>
              </w:r>
            </w:ins>
            <w:ins w:id="880" w:author="Краснова Наталья EXP-281880" w:date="2024-03-24T21:07:00Z">
              <w:r>
                <w:t>.</w:t>
              </w:r>
            </w:ins>
          </w:p>
          <w:p w14:paraId="5AEC4328" w14:textId="1DE1B763" w:rsidR="00D70B09" w:rsidRPr="00397645" w:rsidRDefault="00D70B09" w:rsidP="00D70B09">
            <w:pPr>
              <w:pStyle w:val="GOSTTablenorm"/>
              <w:rPr>
                <w:ins w:id="881" w:author="Краснова Наталья EXP-281880" w:date="2024-03-24T21:07:00Z"/>
              </w:rPr>
            </w:pPr>
            <w:ins w:id="882" w:author="Краснова Наталья EXP-281880" w:date="2024-03-24T21:07:00Z">
              <w:r>
                <w:t>Возможные значения</w:t>
              </w:r>
              <w:r w:rsidRPr="00397645">
                <w:t>:</w:t>
              </w:r>
            </w:ins>
          </w:p>
          <w:p w14:paraId="34D935D1" w14:textId="573CF310" w:rsidR="00D70B09" w:rsidRPr="00BD2FDC" w:rsidRDefault="00D70B09" w:rsidP="00D70B09">
            <w:pPr>
              <w:pStyle w:val="affffd"/>
              <w:numPr>
                <w:ilvl w:val="0"/>
                <w:numId w:val="6"/>
              </w:numPr>
              <w:ind w:left="369" w:hanging="222"/>
              <w:rPr>
                <w:ins w:id="883" w:author="Краснова Наталья EXP-281880" w:date="2024-03-24T21:07:00Z"/>
                <w:color w:val="FF0000"/>
                <w:sz w:val="22"/>
                <w:szCs w:val="22"/>
              </w:rPr>
            </w:pPr>
            <w:ins w:id="884" w:author="Краснова Наталья EXP-281880" w:date="2024-03-24T21:07:00Z">
              <w:r w:rsidRPr="00BD2FDC">
                <w:rPr>
                  <w:color w:val="FF0000"/>
                  <w:sz w:val="22"/>
                  <w:szCs w:val="22"/>
                </w:rPr>
                <w:t xml:space="preserve">«1» </w:t>
              </w:r>
            </w:ins>
            <w:r w:rsidRPr="00094FA8">
              <w:t>–</w:t>
            </w:r>
            <w:ins w:id="885" w:author="Краснова Наталья EXP-281880" w:date="2024-03-24T21:07:00Z">
              <w:r w:rsidRPr="00BD2FDC">
                <w:rPr>
                  <w:color w:val="FF0000"/>
                  <w:sz w:val="22"/>
                  <w:szCs w:val="22"/>
                </w:rPr>
                <w:t xml:space="preserve"> обязательство, исполняемое в иностранной валюте;</w:t>
              </w:r>
            </w:ins>
          </w:p>
          <w:p w14:paraId="26A82ED6" w14:textId="02B253A6" w:rsidR="00D70B09" w:rsidRDefault="00D70B09" w:rsidP="00D70B09">
            <w:pPr>
              <w:pStyle w:val="affffd"/>
              <w:numPr>
                <w:ilvl w:val="0"/>
                <w:numId w:val="6"/>
              </w:numPr>
              <w:ind w:left="369" w:hanging="222"/>
              <w:rPr>
                <w:ins w:id="886" w:author="Краснова Наталья EXP-281880" w:date="2024-02-29T21:57:00Z"/>
              </w:rPr>
            </w:pPr>
            <w:ins w:id="887" w:author="Сказецкая Наталья Камилевна" w:date="2024-05-22T21:16:00Z">
              <w:r>
                <w:rPr>
                  <w:color w:val="FF0000"/>
                  <w:sz w:val="22"/>
                  <w:szCs w:val="22"/>
                </w:rPr>
                <w:t>«0»</w:t>
              </w:r>
            </w:ins>
            <w:ins w:id="888" w:author="Краснова Наталья EXP-281880" w:date="2024-03-24T21:07:00Z">
              <w:r w:rsidRPr="002535CD">
                <w:rPr>
                  <w:color w:val="FF0000"/>
                  <w:sz w:val="22"/>
                  <w:szCs w:val="22"/>
                </w:rPr>
                <w:t xml:space="preserve"> </w:t>
              </w:r>
            </w:ins>
            <w:r w:rsidRPr="001C1B16">
              <w:rPr>
                <w:lang w:val="en-US"/>
              </w:rPr>
              <w:t>–</w:t>
            </w:r>
            <w:ins w:id="889" w:author="Краснова Наталья EXP-281880" w:date="2024-03-24T21:07:00Z">
              <w:r w:rsidRPr="002535CD">
                <w:rPr>
                  <w:color w:val="FF0000"/>
                  <w:sz w:val="22"/>
                  <w:szCs w:val="22"/>
                </w:rPr>
                <w:t xml:space="preserve"> обязательство, исполняемое в рублях</w:t>
              </w:r>
            </w:ins>
          </w:p>
        </w:tc>
      </w:tr>
      <w:tr w:rsidR="00D70B09" w:rsidRPr="00B9499D" w14:paraId="03DED0E5" w14:textId="77777777" w:rsidTr="001955A8">
        <w:trPr>
          <w:ins w:id="890" w:author="Краснова Наталья EXP-281880" w:date="2024-02-29T21:57:00Z"/>
        </w:trPr>
        <w:tc>
          <w:tcPr>
            <w:tcW w:w="1100" w:type="pct"/>
          </w:tcPr>
          <w:p w14:paraId="21480CDE" w14:textId="1E165E3F" w:rsidR="00D70B09" w:rsidRDefault="00D70B09" w:rsidP="00D70B09">
            <w:pPr>
              <w:pStyle w:val="GOSTTablenorm"/>
              <w:rPr>
                <w:ins w:id="891" w:author="Краснова Наталья EXP-281880" w:date="2024-02-29T21:57:00Z"/>
              </w:rPr>
            </w:pPr>
            <w:ins w:id="892" w:author="Краснова Наталья EXP-281880" w:date="2024-02-29T22:06:00Z">
              <w:r>
                <w:t>Текущий год исполнения БО</w:t>
              </w:r>
            </w:ins>
          </w:p>
        </w:tc>
        <w:tc>
          <w:tcPr>
            <w:tcW w:w="750" w:type="pct"/>
          </w:tcPr>
          <w:p w14:paraId="642253F9" w14:textId="755F89C3" w:rsidR="00D70B09" w:rsidRPr="00A71881" w:rsidRDefault="00D70B09" w:rsidP="00D70B09">
            <w:pPr>
              <w:pStyle w:val="GOSTTablenorm"/>
              <w:rPr>
                <w:ins w:id="893" w:author="Краснова Наталья EXP-281880" w:date="2024-02-29T21:57:00Z"/>
                <w:b/>
              </w:rPr>
            </w:pPr>
            <w:ins w:id="894" w:author="Краснова Наталья EXP-281880" w:date="2024-03-01T18:21:00Z">
              <w:r w:rsidRPr="00D35DA4">
                <w:rPr>
                  <w:b/>
                </w:rPr>
                <w:t>ACT_766_SND_BO</w:t>
              </w:r>
              <w:r w:rsidRPr="00B9499D">
                <w:t>:</w:t>
              </w:r>
              <w:r w:rsidRPr="00240762">
                <w:rPr>
                  <w:lang w:val="en-US"/>
                </w:rPr>
                <w:t>cy</w:t>
              </w:r>
              <w:r w:rsidRPr="00240762">
                <w:rPr>
                  <w:lang w:val="en-US"/>
                </w:rPr>
                <w:lastRenderedPageBreak/>
                <w:t>bo</w:t>
              </w:r>
            </w:ins>
          </w:p>
        </w:tc>
        <w:tc>
          <w:tcPr>
            <w:tcW w:w="500" w:type="pct"/>
          </w:tcPr>
          <w:p w14:paraId="13FC618F" w14:textId="00987A49" w:rsidR="00D70B09" w:rsidRPr="0000019B" w:rsidRDefault="00D70B09" w:rsidP="00D70B09">
            <w:pPr>
              <w:pStyle w:val="GOSTTablenorm"/>
              <w:rPr>
                <w:ins w:id="895" w:author="Краснова Наталья EXP-281880" w:date="2024-02-29T21:57:00Z"/>
              </w:rPr>
            </w:pPr>
            <w:ins w:id="896" w:author="Краснова Наталья EXP-281880" w:date="2024-02-29T22:06:00Z">
              <w:r w:rsidRPr="00051375">
                <w:rPr>
                  <w:szCs w:val="22"/>
                </w:rPr>
                <w:lastRenderedPageBreak/>
                <w:t>Строка</w:t>
              </w:r>
            </w:ins>
          </w:p>
        </w:tc>
        <w:tc>
          <w:tcPr>
            <w:tcW w:w="300" w:type="pct"/>
          </w:tcPr>
          <w:p w14:paraId="54376637" w14:textId="25CDB7A0" w:rsidR="00D70B09" w:rsidRPr="001C1B16" w:rsidRDefault="00D70B09" w:rsidP="00D70B09">
            <w:pPr>
              <w:pStyle w:val="GOSTTablenorm"/>
              <w:rPr>
                <w:ins w:id="897" w:author="Краснова Наталья EXP-281880" w:date="2024-02-29T21:57:00Z"/>
              </w:rPr>
            </w:pPr>
            <w:ins w:id="898" w:author="Сказецкая Наталья Камилевна" w:date="2024-05-22T21:19:00Z">
              <w:r>
                <w:rPr>
                  <w:szCs w:val="22"/>
                </w:rPr>
                <w:t>Да</w:t>
              </w:r>
            </w:ins>
          </w:p>
        </w:tc>
        <w:tc>
          <w:tcPr>
            <w:tcW w:w="315" w:type="pct"/>
          </w:tcPr>
          <w:p w14:paraId="6C593FD1" w14:textId="2391774A" w:rsidR="00D70B09" w:rsidRPr="006A0EDC" w:rsidRDefault="00D70B09" w:rsidP="00D70B09">
            <w:pPr>
              <w:pStyle w:val="GOSTTablenorm"/>
              <w:rPr>
                <w:ins w:id="899" w:author="Краснова Наталья EXP-281880" w:date="2024-02-29T21:57:00Z"/>
              </w:rPr>
            </w:pPr>
            <w:ins w:id="900" w:author="Краснова Наталья EXP-281880" w:date="2024-02-29T22:06:00Z">
              <w:r w:rsidRPr="00051375">
                <w:rPr>
                  <w:szCs w:val="22"/>
                </w:rPr>
                <w:t>=4</w:t>
              </w:r>
            </w:ins>
          </w:p>
        </w:tc>
        <w:tc>
          <w:tcPr>
            <w:tcW w:w="2035" w:type="pct"/>
          </w:tcPr>
          <w:p w14:paraId="36F22E16" w14:textId="7015772A" w:rsidR="00D70B09" w:rsidRDefault="00D70B09" w:rsidP="00D70B09">
            <w:pPr>
              <w:pStyle w:val="GOSTTablenorm"/>
              <w:rPr>
                <w:ins w:id="901" w:author="Краснова Наталья EXP-281880" w:date="2024-02-29T21:57:00Z"/>
              </w:rPr>
            </w:pPr>
            <w:ins w:id="902" w:author="Краснова Наталья EXP-281880" w:date="2024-03-24T21:16:00Z">
              <w:r>
                <w:rPr>
                  <w:szCs w:val="22"/>
                </w:rPr>
                <w:t xml:space="preserve">Указывается год, в котором проводится операция постановки на </w:t>
              </w:r>
              <w:r>
                <w:rPr>
                  <w:szCs w:val="22"/>
                </w:rPr>
                <w:lastRenderedPageBreak/>
                <w:t>учет БО (внесения изменений в БО)</w:t>
              </w:r>
            </w:ins>
          </w:p>
        </w:tc>
      </w:tr>
      <w:tr w:rsidR="00D70B09" w:rsidRPr="00B9499D" w14:paraId="55EE7E38" w14:textId="77777777" w:rsidTr="001955A8">
        <w:trPr>
          <w:ins w:id="903" w:author="Краснова Наталья EXP-281880" w:date="2024-02-29T21:57:00Z"/>
        </w:trPr>
        <w:tc>
          <w:tcPr>
            <w:tcW w:w="1100" w:type="pct"/>
          </w:tcPr>
          <w:p w14:paraId="195F7A4D" w14:textId="331B7F39" w:rsidR="00D70B09" w:rsidRDefault="00D70B09" w:rsidP="00D70B09">
            <w:pPr>
              <w:pStyle w:val="GOSTTablenorm"/>
              <w:rPr>
                <w:ins w:id="904" w:author="Краснова Наталья EXP-281880" w:date="2024-02-29T21:57:00Z"/>
              </w:rPr>
            </w:pPr>
            <w:ins w:id="905" w:author="Краснова Наталья EXP-281880" w:date="2024-02-29T22:07:00Z">
              <w:r>
                <w:lastRenderedPageBreak/>
                <w:t>Год, в котором было СБО с применением конкурентных способов</w:t>
              </w:r>
            </w:ins>
          </w:p>
        </w:tc>
        <w:tc>
          <w:tcPr>
            <w:tcW w:w="750" w:type="pct"/>
          </w:tcPr>
          <w:p w14:paraId="7EE3A88C" w14:textId="31C98224" w:rsidR="00D70B09" w:rsidRPr="00A71881" w:rsidRDefault="00D70B09" w:rsidP="00D70B09">
            <w:pPr>
              <w:pStyle w:val="GOSTTablenorm"/>
              <w:rPr>
                <w:ins w:id="906" w:author="Краснова Наталья EXP-281880" w:date="2024-02-29T21:57:00Z"/>
                <w:b/>
              </w:rPr>
            </w:pPr>
            <w:ins w:id="907" w:author="Краснова Наталья EXP-281880" w:date="2024-03-01T18:21:00Z">
              <w:r w:rsidRPr="00D35DA4">
                <w:rPr>
                  <w:b/>
                </w:rPr>
                <w:t>ACT_766_SND_BO</w:t>
              </w:r>
              <w:r w:rsidRPr="00B9499D">
                <w:t>:</w:t>
              </w:r>
              <w:r w:rsidRPr="00240762">
                <w:rPr>
                  <w:lang w:val="en-US"/>
                </w:rPr>
                <w:t>yearBoConcur</w:t>
              </w:r>
            </w:ins>
          </w:p>
        </w:tc>
        <w:tc>
          <w:tcPr>
            <w:tcW w:w="500" w:type="pct"/>
          </w:tcPr>
          <w:p w14:paraId="7EC5F51F" w14:textId="78B4DA29" w:rsidR="00D70B09" w:rsidRPr="0000019B" w:rsidRDefault="00D70B09" w:rsidP="00D70B09">
            <w:pPr>
              <w:pStyle w:val="GOSTTablenorm"/>
              <w:rPr>
                <w:ins w:id="908" w:author="Краснова Наталья EXP-281880" w:date="2024-02-29T21:57:00Z"/>
              </w:rPr>
            </w:pPr>
            <w:ins w:id="909" w:author="Краснова Наталья EXP-281880" w:date="2024-02-29T22:07:00Z">
              <w:r w:rsidRPr="00051375">
                <w:rPr>
                  <w:szCs w:val="22"/>
                </w:rPr>
                <w:t>Строка</w:t>
              </w:r>
            </w:ins>
          </w:p>
        </w:tc>
        <w:tc>
          <w:tcPr>
            <w:tcW w:w="300" w:type="pct"/>
          </w:tcPr>
          <w:p w14:paraId="0B59A69E" w14:textId="5FAA648D" w:rsidR="00D70B09" w:rsidRPr="001C1B16" w:rsidRDefault="00D70B09" w:rsidP="00D70B09">
            <w:pPr>
              <w:pStyle w:val="GOSTTablenorm"/>
              <w:rPr>
                <w:ins w:id="910" w:author="Краснова Наталья EXP-281880" w:date="2024-02-29T21:57:00Z"/>
              </w:rPr>
            </w:pPr>
            <w:ins w:id="911" w:author="Краснова Наталья EXP-281880" w:date="2024-02-29T22:09:00Z">
              <w:r>
                <w:rPr>
                  <w:szCs w:val="22"/>
                </w:rPr>
                <w:t>Да</w:t>
              </w:r>
            </w:ins>
          </w:p>
        </w:tc>
        <w:tc>
          <w:tcPr>
            <w:tcW w:w="315" w:type="pct"/>
          </w:tcPr>
          <w:p w14:paraId="0959B4B9" w14:textId="44CA0E29" w:rsidR="00D70B09" w:rsidRPr="006A0EDC" w:rsidRDefault="00D70B09" w:rsidP="00D70B09">
            <w:pPr>
              <w:pStyle w:val="GOSTTablenorm"/>
              <w:rPr>
                <w:ins w:id="912" w:author="Краснова Наталья EXP-281880" w:date="2024-02-29T21:57:00Z"/>
              </w:rPr>
            </w:pPr>
            <w:ins w:id="913" w:author="Краснова Наталья EXP-281880" w:date="2024-02-29T22:07:00Z">
              <w:r w:rsidRPr="00051375">
                <w:rPr>
                  <w:szCs w:val="22"/>
                </w:rPr>
                <w:t>=4</w:t>
              </w:r>
            </w:ins>
          </w:p>
        </w:tc>
        <w:tc>
          <w:tcPr>
            <w:tcW w:w="2035" w:type="pct"/>
          </w:tcPr>
          <w:p w14:paraId="38D1A4AC" w14:textId="77777777" w:rsidR="00D70B09" w:rsidRDefault="00D70B09" w:rsidP="00D70B09">
            <w:pPr>
              <w:pStyle w:val="GOSTTablenorm"/>
              <w:rPr>
                <w:ins w:id="914" w:author="Краснова Наталья EXP-281880" w:date="2024-03-24T21:20:00Z"/>
              </w:rPr>
            </w:pPr>
            <w:ins w:id="915" w:author="Краснова Наталья EXP-281880" w:date="2024-03-24T21:20:00Z">
              <w:r>
                <w:t>Если БО принято с применением конкурентных способов определения поставщика (исполнителя, подрядчика), то указывается максимальный год, в котором принимались к учету Сведения о бюджетном обязательстве с видом документа-основания «</w:t>
              </w:r>
              <w:r w:rsidRPr="00D44A6B">
                <w:t>извещение об осуществлении закупки</w:t>
              </w:r>
              <w:r>
                <w:t>», «</w:t>
              </w:r>
              <w:r w:rsidRPr="00D44A6B">
                <w:t>приглашение принять участие в определении поставщика (подрядчика, исполнителя)</w:t>
              </w:r>
              <w:r>
                <w:t>» или «проект контракта».</w:t>
              </w:r>
            </w:ins>
          </w:p>
          <w:p w14:paraId="5176CEF5" w14:textId="5DA71FCB" w:rsidR="00D70B09" w:rsidRDefault="00D70B09" w:rsidP="00D70B09">
            <w:pPr>
              <w:pStyle w:val="GOSTTablenorm"/>
              <w:rPr>
                <w:ins w:id="916" w:author="Краснова Наталья EXP-281880" w:date="2024-02-29T21:57:00Z"/>
              </w:rPr>
            </w:pPr>
            <w:ins w:id="917" w:author="Краснова Наталья EXP-281880" w:date="2024-03-24T21:20:00Z">
              <w:r>
                <w:t>Если БО принято без применения конкурентных способов определения поставщика (исполнителя, подрядчика), то указывается значение «0000»</w:t>
              </w:r>
            </w:ins>
          </w:p>
        </w:tc>
      </w:tr>
      <w:tr w:rsidR="00D70B09" w:rsidRPr="00B9499D" w14:paraId="1F195A42" w14:textId="77777777" w:rsidTr="001955A8">
        <w:trPr>
          <w:ins w:id="918" w:author="Краснова Наталья EXP-281880" w:date="2024-03-01T18:21:00Z"/>
        </w:trPr>
        <w:tc>
          <w:tcPr>
            <w:tcW w:w="1100" w:type="pct"/>
          </w:tcPr>
          <w:p w14:paraId="1476799C" w14:textId="40A6E959" w:rsidR="00D70B09" w:rsidRDefault="00D70B09" w:rsidP="00D70B09">
            <w:pPr>
              <w:pStyle w:val="GOSTTablenorm"/>
              <w:rPr>
                <w:ins w:id="919" w:author="Краснова Наталья EXP-281880" w:date="2024-03-01T18:21:00Z"/>
              </w:rPr>
            </w:pPr>
            <w:ins w:id="920" w:author="Сказецкая Наталья Камилевна" w:date="2024-05-22T21:23:00Z">
              <w:r w:rsidRPr="007F3BC5">
                <w:rPr>
                  <w:b/>
                  <w:szCs w:val="22"/>
                </w:rPr>
                <w:t>Строки документа по разделу</w:t>
              </w:r>
              <w:r w:rsidRPr="00556BCD">
                <w:rPr>
                  <w:b/>
                </w:rPr>
                <w:t xml:space="preserve"> </w:t>
              </w:r>
              <w:r>
                <w:rPr>
                  <w:b/>
                </w:rPr>
                <w:t>«</w:t>
              </w:r>
            </w:ins>
            <w:ins w:id="921" w:author="Краснова Наталья EXP-281880" w:date="2024-03-01T18:21:00Z">
              <w:r>
                <w:rPr>
                  <w:b/>
                </w:rPr>
                <w:t>Расшифровка</w:t>
              </w:r>
            </w:ins>
            <w:ins w:id="922" w:author="Сказецкая Наталья Камилевна" w:date="2024-05-23T15:15:00Z">
              <w:r>
                <w:rPr>
                  <w:b/>
                </w:rPr>
                <w:t xml:space="preserve"> БО</w:t>
              </w:r>
            </w:ins>
            <w:ins w:id="923" w:author="Сказецкая Наталья Камилевна" w:date="2024-05-22T21:23:00Z">
              <w:r>
                <w:rPr>
                  <w:b/>
                </w:rPr>
                <w:t>»</w:t>
              </w:r>
            </w:ins>
          </w:p>
        </w:tc>
        <w:tc>
          <w:tcPr>
            <w:tcW w:w="750" w:type="pct"/>
          </w:tcPr>
          <w:p w14:paraId="20242061" w14:textId="411DFE9D" w:rsidR="00D70B09" w:rsidRPr="00D35DA4" w:rsidRDefault="00D70B09" w:rsidP="00D70B09">
            <w:pPr>
              <w:pStyle w:val="GOSTTablenorm"/>
              <w:rPr>
                <w:ins w:id="924" w:author="Краснова Наталья EXP-281880" w:date="2024-03-01T18:21:00Z"/>
                <w:b/>
              </w:rPr>
            </w:pPr>
            <w:ins w:id="925" w:author="Краснова Наталья EXP-281880" w:date="2024-03-01T18:21:00Z">
              <w:r w:rsidRPr="00D35DA4">
                <w:rPr>
                  <w:b/>
                </w:rPr>
                <w:t>ACT_766_SND_BO</w:t>
              </w:r>
              <w:r>
                <w:rPr>
                  <w:b/>
                </w:rPr>
                <w:t>_2</w:t>
              </w:r>
            </w:ins>
          </w:p>
        </w:tc>
        <w:tc>
          <w:tcPr>
            <w:tcW w:w="500" w:type="pct"/>
          </w:tcPr>
          <w:p w14:paraId="24FAE063" w14:textId="377F9253" w:rsidR="00D70B09" w:rsidRPr="00051375" w:rsidRDefault="00D70B09" w:rsidP="00D70B09">
            <w:pPr>
              <w:pStyle w:val="GOSTTablenorm"/>
              <w:rPr>
                <w:ins w:id="926" w:author="Краснова Наталья EXP-281880" w:date="2024-03-01T18:21:00Z"/>
                <w:szCs w:val="22"/>
              </w:rPr>
            </w:pPr>
            <w:ins w:id="927" w:author="Краснова Наталья EXP-281880" w:date="2024-03-01T18:21:00Z">
              <w:r w:rsidRPr="00B9499D">
                <w:t>Массив</w:t>
              </w:r>
            </w:ins>
          </w:p>
        </w:tc>
        <w:tc>
          <w:tcPr>
            <w:tcW w:w="300" w:type="pct"/>
          </w:tcPr>
          <w:p w14:paraId="477F03D1" w14:textId="341D3BDE" w:rsidR="00D70B09" w:rsidRDefault="00D70B09" w:rsidP="00D70B09">
            <w:pPr>
              <w:pStyle w:val="GOSTTablenorm"/>
              <w:rPr>
                <w:ins w:id="928" w:author="Краснова Наталья EXP-281880" w:date="2024-03-01T18:21:00Z"/>
                <w:szCs w:val="22"/>
              </w:rPr>
            </w:pPr>
            <w:ins w:id="929" w:author="Краснова Наталья EXP-281880" w:date="2024-03-01T18:21:00Z">
              <w:r>
                <w:t>Нет</w:t>
              </w:r>
            </w:ins>
          </w:p>
        </w:tc>
        <w:tc>
          <w:tcPr>
            <w:tcW w:w="315" w:type="pct"/>
          </w:tcPr>
          <w:p w14:paraId="6EC23833" w14:textId="608E7296" w:rsidR="00D70B09" w:rsidRPr="00051375" w:rsidRDefault="00D70B09" w:rsidP="00D70B09">
            <w:pPr>
              <w:pStyle w:val="GOSTTablenorm"/>
              <w:rPr>
                <w:ins w:id="930" w:author="Краснова Наталья EXP-281880" w:date="2024-03-01T18:21:00Z"/>
                <w:szCs w:val="22"/>
              </w:rPr>
            </w:pPr>
            <w:ins w:id="931" w:author="Краснова Наталья EXP-281880" w:date="2024-03-01T18:21:00Z">
              <w:r>
                <w:rPr>
                  <w:bCs/>
                </w:rPr>
                <w:t>-</w:t>
              </w:r>
            </w:ins>
          </w:p>
        </w:tc>
        <w:tc>
          <w:tcPr>
            <w:tcW w:w="2035" w:type="pct"/>
          </w:tcPr>
          <w:p w14:paraId="2BF2DD1D" w14:textId="388B66F0" w:rsidR="00D70B09" w:rsidRPr="00402D32" w:rsidRDefault="00D70B09" w:rsidP="00D70B09">
            <w:pPr>
              <w:pStyle w:val="GOSTTablenorm"/>
              <w:rPr>
                <w:ins w:id="932" w:author="Краснова Наталья EXP-281880" w:date="2024-03-01T18:21:00Z"/>
              </w:rPr>
            </w:pPr>
            <w:ins w:id="933" w:author="Сказецкая Наталья Камилевна" w:date="2024-05-22T21:24:00Z">
              <w:r>
                <w:rPr>
                  <w:bCs/>
                </w:rPr>
                <w:t xml:space="preserve">Обязателен для заполнения, если заполнен параметр </w:t>
              </w:r>
            </w:ins>
            <w:ins w:id="934" w:author="Сказецкая Наталья Камилевна" w:date="2024-05-23T15:16:00Z">
              <w:r>
                <w:rPr>
                  <w:bCs/>
                </w:rPr>
                <w:t>«Передаваемые БО» (</w:t>
              </w:r>
            </w:ins>
            <w:ins w:id="935" w:author="Сказецкая Наталья Камилевна" w:date="2024-05-22T21:24:00Z">
              <w:r w:rsidRPr="00D35DA4">
                <w:rPr>
                  <w:b/>
                </w:rPr>
                <w:t>ACT_766_SND_BO</w:t>
              </w:r>
            </w:ins>
            <w:ins w:id="936" w:author="Сказецкая Наталья Камилевна" w:date="2024-05-23T15:16:00Z">
              <w:r>
                <w:rPr>
                  <w:b/>
                </w:rPr>
                <w:t>)</w:t>
              </w:r>
            </w:ins>
          </w:p>
        </w:tc>
      </w:tr>
      <w:tr w:rsidR="00D70B09" w:rsidRPr="00B9499D" w14:paraId="2F0EEE08" w14:textId="77777777" w:rsidTr="00220726">
        <w:trPr>
          <w:ins w:id="937" w:author="Сказецкая Наталья Камилевна" w:date="2024-05-31T14:45:00Z"/>
        </w:trPr>
        <w:tc>
          <w:tcPr>
            <w:tcW w:w="1100" w:type="pct"/>
          </w:tcPr>
          <w:p w14:paraId="58D66DDE" w14:textId="77777777" w:rsidR="00D70B09" w:rsidRDefault="00D70B09" w:rsidP="00D70B09">
            <w:pPr>
              <w:pStyle w:val="GOSTTablenorm"/>
              <w:rPr>
                <w:ins w:id="938" w:author="Сказецкая Наталья Камилевна" w:date="2024-05-31T14:45:00Z"/>
              </w:rPr>
            </w:pPr>
            <w:ins w:id="939" w:author="Сказецкая Наталья Камилевна" w:date="2024-05-31T14:45:00Z">
              <w:r>
                <w:t>Идентификатор строки</w:t>
              </w:r>
            </w:ins>
          </w:p>
        </w:tc>
        <w:tc>
          <w:tcPr>
            <w:tcW w:w="750" w:type="pct"/>
          </w:tcPr>
          <w:p w14:paraId="3541BE75" w14:textId="77777777" w:rsidR="00D70B09" w:rsidRPr="00A71881" w:rsidRDefault="00D70B09" w:rsidP="00D70B09">
            <w:pPr>
              <w:pStyle w:val="GOSTTablenorm"/>
              <w:rPr>
                <w:ins w:id="940" w:author="Сказецкая Наталья Камилевна" w:date="2024-05-31T14:45:00Z"/>
                <w:b/>
              </w:rPr>
            </w:pPr>
            <w:ins w:id="941" w:author="Сказецкая Наталья Камилевна" w:date="2024-05-31T14:45:00Z">
              <w:r w:rsidRPr="00D35DA4">
                <w:rPr>
                  <w:b/>
                </w:rPr>
                <w:t>ACT_766_SND_BO</w:t>
              </w:r>
              <w:r>
                <w:rPr>
                  <w:b/>
                </w:rPr>
                <w:t>_2</w:t>
              </w:r>
              <w:r w:rsidRPr="00B9499D">
                <w:t>:</w:t>
              </w:r>
              <w:r>
                <w:rPr>
                  <w:lang w:val="en-US"/>
                </w:rPr>
                <w:t>id</w:t>
              </w:r>
            </w:ins>
          </w:p>
        </w:tc>
        <w:tc>
          <w:tcPr>
            <w:tcW w:w="500" w:type="pct"/>
          </w:tcPr>
          <w:p w14:paraId="36345C0E" w14:textId="77777777" w:rsidR="00D70B09" w:rsidRPr="0000019B" w:rsidRDefault="00D70B09" w:rsidP="00D70B09">
            <w:pPr>
              <w:pStyle w:val="GOSTTablenorm"/>
              <w:rPr>
                <w:ins w:id="942" w:author="Сказецкая Наталья Камилевна" w:date="2024-05-31T14:45:00Z"/>
              </w:rPr>
            </w:pPr>
            <w:ins w:id="943" w:author="Сказецкая Наталья Камилевна" w:date="2024-05-31T14:45:00Z">
              <w:r w:rsidRPr="000B4650">
                <w:t>Число</w:t>
              </w:r>
            </w:ins>
          </w:p>
        </w:tc>
        <w:tc>
          <w:tcPr>
            <w:tcW w:w="300" w:type="pct"/>
          </w:tcPr>
          <w:p w14:paraId="11BC5EDA" w14:textId="77777777" w:rsidR="00D70B09" w:rsidRPr="001C1B16" w:rsidRDefault="00D70B09" w:rsidP="00D70B09">
            <w:pPr>
              <w:pStyle w:val="GOSTTablenorm"/>
              <w:rPr>
                <w:ins w:id="944" w:author="Сказецкая Наталья Камилевна" w:date="2024-05-31T14:45:00Z"/>
              </w:rPr>
            </w:pPr>
            <w:ins w:id="945" w:author="Сказецкая Наталья Камилевна" w:date="2024-05-31T14:45:00Z">
              <w:r>
                <w:t>Да</w:t>
              </w:r>
            </w:ins>
          </w:p>
        </w:tc>
        <w:tc>
          <w:tcPr>
            <w:tcW w:w="315" w:type="pct"/>
          </w:tcPr>
          <w:p w14:paraId="028F9BE7" w14:textId="77777777" w:rsidR="00D70B09" w:rsidRPr="006A0EDC" w:rsidRDefault="00D70B09" w:rsidP="00D70B09">
            <w:pPr>
              <w:pStyle w:val="GOSTTablenorm"/>
              <w:rPr>
                <w:ins w:id="946" w:author="Сказецкая Наталья Камилевна" w:date="2024-05-31T14:45:00Z"/>
              </w:rPr>
            </w:pPr>
            <w:ins w:id="947" w:author="Сказецкая Наталья Камилевна" w:date="2024-05-31T14:45:00Z">
              <w:r w:rsidRPr="000B4650">
                <w:t>&lt;=20</w:t>
              </w:r>
            </w:ins>
          </w:p>
        </w:tc>
        <w:tc>
          <w:tcPr>
            <w:tcW w:w="2035" w:type="pct"/>
          </w:tcPr>
          <w:p w14:paraId="5A5CA410" w14:textId="77777777" w:rsidR="00D70B09" w:rsidRDefault="00D70B09" w:rsidP="00D70B09">
            <w:pPr>
              <w:pStyle w:val="GOSTTablenorm"/>
              <w:rPr>
                <w:ins w:id="948" w:author="Сказецкая Наталья Камилевна" w:date="2024-05-31T14:45:00Z"/>
              </w:rPr>
            </w:pPr>
            <w:ins w:id="949" w:author="Сказецкая Наталья Камилевна" w:date="2024-05-31T14:45:00Z">
              <w:r w:rsidRPr="000B4650">
                <w:t>Указывается технический идентификатор строки</w:t>
              </w:r>
            </w:ins>
          </w:p>
        </w:tc>
      </w:tr>
      <w:tr w:rsidR="00D70B09" w:rsidRPr="00B9499D" w14:paraId="25537A5F" w14:textId="77777777" w:rsidTr="002D731C">
        <w:trPr>
          <w:ins w:id="950" w:author="Сказецкая Наталья Камилевна" w:date="2024-05-23T21:49:00Z"/>
        </w:trPr>
        <w:tc>
          <w:tcPr>
            <w:tcW w:w="1100" w:type="pct"/>
          </w:tcPr>
          <w:p w14:paraId="0CC2EA90" w14:textId="77777777" w:rsidR="00D70B09" w:rsidRDefault="00D70B09" w:rsidP="00D70B09">
            <w:pPr>
              <w:pStyle w:val="GOSTTablenorm"/>
              <w:rPr>
                <w:ins w:id="951" w:author="Сказецкая Наталья Камилевна" w:date="2024-05-23T21:49:00Z"/>
              </w:rPr>
            </w:pPr>
            <w:ins w:id="952" w:author="Сказецкая Наталья Камилевна" w:date="2024-05-23T21:49:00Z">
              <w:r>
                <w:t>Н</w:t>
              </w:r>
              <w:r w:rsidRPr="00051375">
                <w:t>омер БО</w:t>
              </w:r>
            </w:ins>
          </w:p>
        </w:tc>
        <w:tc>
          <w:tcPr>
            <w:tcW w:w="750" w:type="pct"/>
          </w:tcPr>
          <w:p w14:paraId="2CAD424C" w14:textId="7FAD5D3C" w:rsidR="00D70B09" w:rsidRPr="00A71881" w:rsidRDefault="00D70B09" w:rsidP="00D70B09">
            <w:pPr>
              <w:pStyle w:val="GOSTTablenorm"/>
              <w:rPr>
                <w:ins w:id="953" w:author="Сказецкая Наталья Камилевна" w:date="2024-05-23T21:49:00Z"/>
                <w:b/>
              </w:rPr>
            </w:pPr>
            <w:ins w:id="954" w:author="Сказецкая Наталья Камилевна" w:date="2024-05-23T21:49:00Z">
              <w:r w:rsidRPr="00822BBD">
                <w:rPr>
                  <w:b/>
                  <w:highlight w:val="yellow"/>
                </w:rPr>
                <w:t>ACT_766_SND_BO_2</w:t>
              </w:r>
              <w:r w:rsidRPr="00822BBD">
                <w:rPr>
                  <w:highlight w:val="yellow"/>
                </w:rPr>
                <w:t>:</w:t>
              </w:r>
            </w:ins>
            <w:ins w:id="955" w:author="Краснова Наталья EXP-292913" w:date="2024-10-24T11:00:00Z">
              <w:r>
                <w:rPr>
                  <w:highlight w:val="yellow"/>
                  <w:lang w:val="en-US"/>
                </w:rPr>
                <w:t>a</w:t>
              </w:r>
            </w:ins>
            <w:ins w:id="956" w:author="Краснова Наталья EXP-205808" w:date="2024-05-30T18:06:00Z">
              <w:del w:id="957" w:author="Краснова Наталья EXP-292913" w:date="2024-10-24T11:00:00Z">
                <w:r w:rsidDel="000D578D">
                  <w:rPr>
                    <w:highlight w:val="yellow"/>
                    <w:lang w:val="en-US"/>
                  </w:rPr>
                  <w:delText>A</w:delText>
                </w:r>
              </w:del>
            </w:ins>
            <w:ins w:id="958" w:author="Сказецкая Наталья Камилевна" w:date="2024-05-23T21:49:00Z">
              <w:r w:rsidRPr="00822BBD">
                <w:rPr>
                  <w:highlight w:val="yellow"/>
                  <w:lang w:val="en-US"/>
                </w:rPr>
                <w:t>ccNumber</w:t>
              </w:r>
            </w:ins>
          </w:p>
        </w:tc>
        <w:tc>
          <w:tcPr>
            <w:tcW w:w="500" w:type="pct"/>
          </w:tcPr>
          <w:p w14:paraId="0DD528FE" w14:textId="77777777" w:rsidR="00D70B09" w:rsidRPr="0000019B" w:rsidRDefault="00D70B09" w:rsidP="00D70B09">
            <w:pPr>
              <w:pStyle w:val="GOSTTablenorm"/>
              <w:rPr>
                <w:ins w:id="959" w:author="Сказецкая Наталья Камилевна" w:date="2024-05-23T21:49:00Z"/>
              </w:rPr>
            </w:pPr>
            <w:ins w:id="960" w:author="Сказецкая Наталья Камилевна" w:date="2024-05-23T21:49:00Z">
              <w:r w:rsidRPr="0000019B">
                <w:t>Строка</w:t>
              </w:r>
            </w:ins>
          </w:p>
        </w:tc>
        <w:tc>
          <w:tcPr>
            <w:tcW w:w="300" w:type="pct"/>
          </w:tcPr>
          <w:p w14:paraId="45924169" w14:textId="77777777" w:rsidR="00D70B09" w:rsidRPr="001C1B16" w:rsidRDefault="00D70B09" w:rsidP="00D70B09">
            <w:pPr>
              <w:pStyle w:val="GOSTTablenorm"/>
              <w:rPr>
                <w:ins w:id="961" w:author="Сказецкая Наталья Камилевна" w:date="2024-05-23T21:49:00Z"/>
              </w:rPr>
            </w:pPr>
            <w:ins w:id="962" w:author="Сказецкая Наталья Камилевна" w:date="2024-05-23T21:49:00Z">
              <w:r>
                <w:t>Да</w:t>
              </w:r>
            </w:ins>
          </w:p>
        </w:tc>
        <w:tc>
          <w:tcPr>
            <w:tcW w:w="315" w:type="pct"/>
          </w:tcPr>
          <w:p w14:paraId="16E42846" w14:textId="77777777" w:rsidR="00D70B09" w:rsidRPr="006A0EDC" w:rsidRDefault="00D70B09" w:rsidP="00D70B09">
            <w:pPr>
              <w:pStyle w:val="GOSTTablenorm"/>
              <w:rPr>
                <w:ins w:id="963" w:author="Сказецкая Наталья Камилевна" w:date="2024-05-23T21:49:00Z"/>
              </w:rPr>
            </w:pPr>
            <w:ins w:id="964" w:author="Сказецкая Наталья Камилевна" w:date="2024-05-23T21:49:00Z">
              <w:r w:rsidRPr="007C7DC4">
                <w:t>=19</w:t>
              </w:r>
            </w:ins>
          </w:p>
        </w:tc>
        <w:tc>
          <w:tcPr>
            <w:tcW w:w="2035" w:type="pct"/>
          </w:tcPr>
          <w:p w14:paraId="49E9B1B6" w14:textId="77777777" w:rsidR="00D70B09" w:rsidRDefault="00D70B09" w:rsidP="00D70B09">
            <w:pPr>
              <w:pStyle w:val="GOSTTablenorm"/>
              <w:rPr>
                <w:ins w:id="965" w:author="Сказецкая Наталья Камилевна" w:date="2024-05-23T21:49:00Z"/>
              </w:rPr>
            </w:pPr>
            <w:ins w:id="966" w:author="Сказецкая Наталья Камилевна" w:date="2024-05-23T21:49:00Z">
              <w:r>
                <w:rPr>
                  <w:bCs/>
                  <w:szCs w:val="22"/>
                </w:rPr>
                <w:t xml:space="preserve">Указывается </w:t>
              </w:r>
              <w:r>
                <w:t>учетный номер поставленного на учет бюджетного обязательства для отражения операции на ЛС передающем и ЛС принимающем</w:t>
              </w:r>
            </w:ins>
          </w:p>
        </w:tc>
      </w:tr>
      <w:tr w:rsidR="00D70B09" w:rsidRPr="00B9499D" w14:paraId="14F70E0A" w14:textId="77777777" w:rsidTr="001955A8">
        <w:trPr>
          <w:ins w:id="967" w:author="Краснова Наталья EXP-281880" w:date="2024-02-29T21:57:00Z"/>
        </w:trPr>
        <w:tc>
          <w:tcPr>
            <w:tcW w:w="1100" w:type="pct"/>
          </w:tcPr>
          <w:p w14:paraId="1EF800CE" w14:textId="7125CB04" w:rsidR="00D70B09" w:rsidRDefault="00D70B09" w:rsidP="00D70B09">
            <w:pPr>
              <w:pStyle w:val="GOSTTablenorm"/>
              <w:rPr>
                <w:ins w:id="968" w:author="Краснова Наталья EXP-281880" w:date="2024-02-29T21:57:00Z"/>
              </w:rPr>
            </w:pPr>
            <w:ins w:id="969" w:author="Сказецкая Наталья Камилевна" w:date="2024-05-22T21:32:00Z">
              <w:r>
                <w:t>КБК</w:t>
              </w:r>
            </w:ins>
          </w:p>
        </w:tc>
        <w:tc>
          <w:tcPr>
            <w:tcW w:w="750" w:type="pct"/>
          </w:tcPr>
          <w:p w14:paraId="2B43AA5E" w14:textId="125B1A04" w:rsidR="00D70B09" w:rsidRPr="00A71881" w:rsidRDefault="00D70B09" w:rsidP="00D70B09">
            <w:pPr>
              <w:pStyle w:val="GOSTTablenorm"/>
              <w:rPr>
                <w:ins w:id="970" w:author="Краснова Наталья EXP-281880" w:date="2024-02-29T21:57:00Z"/>
                <w:b/>
              </w:rPr>
            </w:pPr>
            <w:ins w:id="971" w:author="Краснова Наталья EXP-281880" w:date="2024-03-01T18:22:00Z">
              <w:r w:rsidRPr="00D35DA4">
                <w:rPr>
                  <w:b/>
                </w:rPr>
                <w:t>ACT_766_SND_BO</w:t>
              </w:r>
              <w:r>
                <w:rPr>
                  <w:b/>
                </w:rPr>
                <w:t>_2</w:t>
              </w:r>
              <w:r w:rsidRPr="00B9499D">
                <w:t>:</w:t>
              </w:r>
              <w:r w:rsidRPr="00240762">
                <w:rPr>
                  <w:lang w:val="en-US"/>
                </w:rPr>
                <w:t>kbk</w:t>
              </w:r>
            </w:ins>
          </w:p>
        </w:tc>
        <w:tc>
          <w:tcPr>
            <w:tcW w:w="500" w:type="pct"/>
          </w:tcPr>
          <w:p w14:paraId="5DEB8F38" w14:textId="098DFF78" w:rsidR="00D70B09" w:rsidRPr="0000019B" w:rsidRDefault="00D70B09" w:rsidP="00D70B09">
            <w:pPr>
              <w:pStyle w:val="GOSTTablenorm"/>
              <w:rPr>
                <w:ins w:id="972" w:author="Краснова Наталья EXP-281880" w:date="2024-02-29T21:57:00Z"/>
              </w:rPr>
            </w:pPr>
            <w:ins w:id="973" w:author="Краснова Наталья EXP-281880" w:date="2024-02-29T22:14:00Z">
              <w:r w:rsidRPr="00051375">
                <w:rPr>
                  <w:szCs w:val="22"/>
                </w:rPr>
                <w:t>Строка</w:t>
              </w:r>
            </w:ins>
          </w:p>
        </w:tc>
        <w:tc>
          <w:tcPr>
            <w:tcW w:w="300" w:type="pct"/>
          </w:tcPr>
          <w:p w14:paraId="30E24497" w14:textId="42969AB8" w:rsidR="00D70B09" w:rsidRPr="001C1B16" w:rsidRDefault="00D70B09" w:rsidP="00D70B09">
            <w:pPr>
              <w:pStyle w:val="GOSTTablenorm"/>
              <w:rPr>
                <w:ins w:id="974" w:author="Краснова Наталья EXP-281880" w:date="2024-02-29T21:57:00Z"/>
              </w:rPr>
            </w:pPr>
            <w:ins w:id="975" w:author="Краснова Наталья EXP-281880" w:date="2024-02-29T22:14:00Z">
              <w:r>
                <w:rPr>
                  <w:szCs w:val="22"/>
                </w:rPr>
                <w:t>Да</w:t>
              </w:r>
            </w:ins>
          </w:p>
        </w:tc>
        <w:tc>
          <w:tcPr>
            <w:tcW w:w="315" w:type="pct"/>
          </w:tcPr>
          <w:p w14:paraId="736E283F" w14:textId="599E3FB9" w:rsidR="00D70B09" w:rsidRPr="006A0EDC" w:rsidRDefault="00D70B09" w:rsidP="00D70B09">
            <w:pPr>
              <w:pStyle w:val="GOSTTablenorm"/>
              <w:rPr>
                <w:ins w:id="976" w:author="Краснова Наталья EXP-281880" w:date="2024-02-29T21:57:00Z"/>
              </w:rPr>
            </w:pPr>
            <w:ins w:id="977" w:author="Краснова Наталья EXP-281880" w:date="2024-02-29T22:14:00Z">
              <w:r w:rsidRPr="00DD7FC0">
                <w:t xml:space="preserve">= </w:t>
              </w:r>
              <w:r>
                <w:t>20</w:t>
              </w:r>
            </w:ins>
          </w:p>
        </w:tc>
        <w:tc>
          <w:tcPr>
            <w:tcW w:w="2035" w:type="pct"/>
          </w:tcPr>
          <w:p w14:paraId="640AFF75" w14:textId="242D2FD1" w:rsidR="00D70B09" w:rsidRDefault="00D70B09" w:rsidP="00D70B09">
            <w:pPr>
              <w:pStyle w:val="GOSTTablenorm"/>
              <w:tabs>
                <w:tab w:val="right" w:pos="6274"/>
              </w:tabs>
              <w:rPr>
                <w:ins w:id="978" w:author="Краснова Наталья EXP-281880" w:date="2024-02-29T21:57:00Z"/>
              </w:rPr>
            </w:pPr>
            <w:ins w:id="979" w:author="Краснова Наталья EXP-281880" w:date="2024-02-29T22:14:00Z">
              <w:r w:rsidRPr="00DA41D0">
                <w:t>Указывается</w:t>
              </w:r>
              <w:r w:rsidRPr="00402D32">
                <w:t xml:space="preserve"> код </w:t>
              </w:r>
            </w:ins>
            <w:ins w:id="980" w:author="Сказецкая Наталья Камилевна" w:date="2024-05-22T21:47:00Z">
              <w:r>
                <w:t xml:space="preserve">по бюджетной </w:t>
              </w:r>
            </w:ins>
            <w:ins w:id="981" w:author="Краснова Наталья EXP-281880" w:date="2024-02-29T22:14:00Z">
              <w:r w:rsidRPr="00402D32">
                <w:t xml:space="preserve">классификации </w:t>
              </w:r>
            </w:ins>
            <w:ins w:id="982" w:author="Краснова Наталья EXP-281880" w:date="2024-03-24T21:21:00Z">
              <w:r w:rsidRPr="00B84793">
                <w:t xml:space="preserve">для отражения операции на ЛС </w:t>
              </w:r>
            </w:ins>
            <w:ins w:id="983" w:author="Краснова Наталья EXP-281880" w:date="2024-03-24T21:25:00Z">
              <w:r>
                <w:t>передающем и ЛС принимающем</w:t>
              </w:r>
            </w:ins>
          </w:p>
        </w:tc>
      </w:tr>
      <w:tr w:rsidR="00D70B09" w:rsidRPr="00B9499D" w14:paraId="073439EF" w14:textId="77777777" w:rsidTr="001955A8">
        <w:trPr>
          <w:ins w:id="984" w:author="Краснова Наталья EXP-281880" w:date="2024-02-29T21:57:00Z"/>
        </w:trPr>
        <w:tc>
          <w:tcPr>
            <w:tcW w:w="1100" w:type="pct"/>
          </w:tcPr>
          <w:p w14:paraId="557BA4B4" w14:textId="4625DC2C" w:rsidR="00D70B09" w:rsidRDefault="00D70B09" w:rsidP="00D70B09">
            <w:pPr>
              <w:pStyle w:val="GOSTTablenorm"/>
              <w:rPr>
                <w:ins w:id="985" w:author="Краснова Наталья EXP-281880" w:date="2024-02-29T21:57:00Z"/>
              </w:rPr>
            </w:pPr>
            <w:ins w:id="986" w:author="Краснова Наталья EXP-281880" w:date="2024-02-29T22:15:00Z">
              <w:r>
                <w:t>Тип КБК</w:t>
              </w:r>
            </w:ins>
          </w:p>
        </w:tc>
        <w:tc>
          <w:tcPr>
            <w:tcW w:w="750" w:type="pct"/>
          </w:tcPr>
          <w:p w14:paraId="036A7F23" w14:textId="3ABE1573" w:rsidR="00D70B09" w:rsidRPr="00A71881" w:rsidRDefault="00D70B09" w:rsidP="00D70B09">
            <w:pPr>
              <w:pStyle w:val="GOSTTablenorm"/>
              <w:rPr>
                <w:ins w:id="987" w:author="Краснова Наталья EXP-281880" w:date="2024-02-29T21:57:00Z"/>
                <w:b/>
              </w:rPr>
            </w:pPr>
            <w:ins w:id="988" w:author="Краснова Наталья EXP-281880" w:date="2024-03-01T18:22:00Z">
              <w:r w:rsidRPr="00D35DA4">
                <w:rPr>
                  <w:b/>
                </w:rPr>
                <w:t>ACT_766_SND_BO</w:t>
              </w:r>
              <w:r>
                <w:rPr>
                  <w:b/>
                </w:rPr>
                <w:t>_2</w:t>
              </w:r>
              <w:r w:rsidRPr="00B9499D">
                <w:t>:</w:t>
              </w:r>
              <w:r w:rsidRPr="00240762">
                <w:rPr>
                  <w:lang w:val="en-US"/>
                </w:rPr>
                <w:t>kbkType</w:t>
              </w:r>
            </w:ins>
          </w:p>
        </w:tc>
        <w:tc>
          <w:tcPr>
            <w:tcW w:w="500" w:type="pct"/>
          </w:tcPr>
          <w:p w14:paraId="279C0ADA" w14:textId="455E68EF" w:rsidR="00D70B09" w:rsidRPr="0000019B" w:rsidRDefault="00D70B09" w:rsidP="00D70B09">
            <w:pPr>
              <w:pStyle w:val="GOSTTablenorm"/>
              <w:rPr>
                <w:ins w:id="989" w:author="Краснова Наталья EXP-281880" w:date="2024-02-29T21:57:00Z"/>
              </w:rPr>
            </w:pPr>
            <w:ins w:id="990" w:author="Краснова Наталья EXP-281880" w:date="2024-02-29T22:15:00Z">
              <w:r w:rsidRPr="00051375">
                <w:rPr>
                  <w:szCs w:val="22"/>
                </w:rPr>
                <w:t>Строка</w:t>
              </w:r>
            </w:ins>
          </w:p>
        </w:tc>
        <w:tc>
          <w:tcPr>
            <w:tcW w:w="300" w:type="pct"/>
          </w:tcPr>
          <w:p w14:paraId="28591C52" w14:textId="51EC6639" w:rsidR="00D70B09" w:rsidRPr="001C1B16" w:rsidRDefault="00D70B09" w:rsidP="00D70B09">
            <w:pPr>
              <w:pStyle w:val="GOSTTablenorm"/>
              <w:rPr>
                <w:ins w:id="991" w:author="Краснова Наталья EXP-281880" w:date="2024-02-29T21:57:00Z"/>
              </w:rPr>
            </w:pPr>
            <w:ins w:id="992" w:author="Краснова Наталья EXP-281880" w:date="2024-02-29T22:15:00Z">
              <w:r>
                <w:rPr>
                  <w:szCs w:val="22"/>
                </w:rPr>
                <w:t>Да</w:t>
              </w:r>
            </w:ins>
          </w:p>
        </w:tc>
        <w:tc>
          <w:tcPr>
            <w:tcW w:w="315" w:type="pct"/>
          </w:tcPr>
          <w:p w14:paraId="7DA0486E" w14:textId="3A6A7A92" w:rsidR="00D70B09" w:rsidRPr="006A0EDC" w:rsidRDefault="00D70B09" w:rsidP="00D70B09">
            <w:pPr>
              <w:pStyle w:val="GOSTTablenorm"/>
              <w:rPr>
                <w:ins w:id="993" w:author="Краснова Наталья EXP-281880" w:date="2024-02-29T21:57:00Z"/>
              </w:rPr>
            </w:pPr>
            <w:ins w:id="994" w:author="Краснова Наталья EXP-281880" w:date="2024-02-29T22:15:00Z">
              <w:r w:rsidRPr="00DD7FC0">
                <w:t xml:space="preserve">= </w:t>
              </w:r>
              <w:r>
                <w:t>2</w:t>
              </w:r>
            </w:ins>
          </w:p>
        </w:tc>
        <w:tc>
          <w:tcPr>
            <w:tcW w:w="2035" w:type="pct"/>
          </w:tcPr>
          <w:p w14:paraId="416F3036" w14:textId="0165B1E5" w:rsidR="00D70B09" w:rsidRPr="00E8229A" w:rsidRDefault="00D70B09" w:rsidP="00D70B09">
            <w:pPr>
              <w:pStyle w:val="GOSTTablenorm"/>
              <w:tabs>
                <w:tab w:val="right" w:pos="6274"/>
              </w:tabs>
              <w:rPr>
                <w:ins w:id="995" w:author="Краснова Наталья EXP-281880" w:date="2024-03-24T21:22:00Z"/>
              </w:rPr>
            </w:pPr>
            <w:ins w:id="996" w:author="Краснова Наталья EXP-281880" w:date="2024-03-24T21:22:00Z">
              <w:r>
                <w:t xml:space="preserve">Указывается тип </w:t>
              </w:r>
              <w:r w:rsidRPr="00C533A1">
                <w:t>кода по бюджетной классификации</w:t>
              </w:r>
              <w:r w:rsidRPr="00E8229A">
                <w:t>.</w:t>
              </w:r>
            </w:ins>
          </w:p>
          <w:p w14:paraId="61996A72" w14:textId="77777777" w:rsidR="00D70B09" w:rsidRDefault="00D70B09" w:rsidP="00D70B09">
            <w:pPr>
              <w:pStyle w:val="GOSTTablenorm"/>
              <w:tabs>
                <w:tab w:val="right" w:pos="6274"/>
              </w:tabs>
              <w:rPr>
                <w:ins w:id="997" w:author="Краснова Наталья EXP-281880" w:date="2024-03-24T21:22:00Z"/>
              </w:rPr>
            </w:pPr>
            <w:ins w:id="998" w:author="Краснова Наталья EXP-281880" w:date="2024-03-24T21:22:00Z">
              <w:r>
                <w:t>Возможные значения:</w:t>
              </w:r>
            </w:ins>
          </w:p>
          <w:p w14:paraId="559587A8" w14:textId="3D3B2459" w:rsidR="00D70B09" w:rsidRPr="00852392" w:rsidRDefault="00D70B09" w:rsidP="00D70B09">
            <w:pPr>
              <w:pStyle w:val="affffd"/>
              <w:numPr>
                <w:ilvl w:val="0"/>
                <w:numId w:val="6"/>
              </w:numPr>
              <w:ind w:left="369" w:hanging="222"/>
              <w:rPr>
                <w:ins w:id="999" w:author="Краснова Наталья EXP-281880" w:date="2024-03-24T21:22:00Z"/>
                <w:color w:val="FF0000"/>
                <w:sz w:val="22"/>
                <w:szCs w:val="22"/>
                <w:lang w:val="en-US"/>
              </w:rPr>
            </w:pPr>
            <w:ins w:id="1000" w:author="Краснова Наталья EXP-281880" w:date="2024-03-24T21:22:00Z">
              <w:r w:rsidRPr="00852392">
                <w:rPr>
                  <w:color w:val="FF0000"/>
                  <w:sz w:val="22"/>
                  <w:szCs w:val="22"/>
                  <w:lang w:val="en-US"/>
                </w:rPr>
                <w:t xml:space="preserve">«10» </w:t>
              </w:r>
            </w:ins>
            <w:r w:rsidRPr="001C1B16">
              <w:rPr>
                <w:lang w:val="en-US"/>
              </w:rPr>
              <w:t>–</w:t>
            </w:r>
            <w:ins w:id="1001" w:author="Краснова Наталья EXP-281880" w:date="2024-03-24T21:22:00Z">
              <w:r w:rsidRPr="00852392">
                <w:rPr>
                  <w:color w:val="FF0000"/>
                  <w:sz w:val="22"/>
                  <w:szCs w:val="22"/>
                  <w:lang w:val="en-US"/>
                </w:rPr>
                <w:t xml:space="preserve"> Расходы;</w:t>
              </w:r>
            </w:ins>
          </w:p>
          <w:p w14:paraId="6482159D" w14:textId="71272D3B" w:rsidR="00D70B09" w:rsidRPr="00852392" w:rsidRDefault="00D70B09" w:rsidP="00D70B09">
            <w:pPr>
              <w:pStyle w:val="affffd"/>
              <w:numPr>
                <w:ilvl w:val="0"/>
                <w:numId w:val="6"/>
              </w:numPr>
              <w:ind w:left="369" w:hanging="222"/>
              <w:rPr>
                <w:ins w:id="1002" w:author="Краснова Наталья EXP-281880" w:date="2024-03-24T21:22:00Z"/>
                <w:color w:val="FF0000"/>
                <w:sz w:val="22"/>
                <w:szCs w:val="22"/>
                <w:lang w:val="en-US"/>
              </w:rPr>
            </w:pPr>
            <w:ins w:id="1003" w:author="Краснова Наталья EXP-281880" w:date="2024-03-24T21:22:00Z">
              <w:r w:rsidRPr="00852392">
                <w:rPr>
                  <w:color w:val="FF0000"/>
                  <w:sz w:val="22"/>
                  <w:szCs w:val="22"/>
                  <w:lang w:val="en-US"/>
                </w:rPr>
                <w:t xml:space="preserve">«11» </w:t>
              </w:r>
            </w:ins>
            <w:r w:rsidRPr="001C1B16">
              <w:rPr>
                <w:lang w:val="en-US"/>
              </w:rPr>
              <w:t>–</w:t>
            </w:r>
            <w:ins w:id="1004" w:author="Краснова Наталья EXP-281880" w:date="2024-03-24T21:22:00Z">
              <w:r w:rsidRPr="00852392">
                <w:rPr>
                  <w:color w:val="FF0000"/>
                  <w:sz w:val="22"/>
                  <w:szCs w:val="22"/>
                  <w:lang w:val="en-US"/>
                </w:rPr>
                <w:t xml:space="preserve"> Лимитируемые расходы;</w:t>
              </w:r>
            </w:ins>
          </w:p>
          <w:p w14:paraId="0907B194" w14:textId="0336BA37" w:rsidR="00D70B09" w:rsidRDefault="00D70B09" w:rsidP="00D70B09">
            <w:pPr>
              <w:pStyle w:val="affffd"/>
              <w:numPr>
                <w:ilvl w:val="0"/>
                <w:numId w:val="6"/>
              </w:numPr>
              <w:ind w:left="369" w:hanging="222"/>
              <w:rPr>
                <w:ins w:id="1005" w:author="Краснова Наталья EXP-281880" w:date="2024-02-29T21:57:00Z"/>
              </w:rPr>
            </w:pPr>
            <w:ins w:id="1006" w:author="Краснова Наталья EXP-281880" w:date="2024-03-24T21:22:00Z">
              <w:r w:rsidRPr="00852392">
                <w:rPr>
                  <w:color w:val="FF0000"/>
                  <w:sz w:val="22"/>
                  <w:szCs w:val="22"/>
                  <w:lang w:val="en-US"/>
                </w:rPr>
                <w:t xml:space="preserve">«12» </w:t>
              </w:r>
            </w:ins>
            <w:r w:rsidRPr="001C1B16">
              <w:rPr>
                <w:lang w:val="en-US"/>
              </w:rPr>
              <w:t>–</w:t>
            </w:r>
            <w:ins w:id="1007" w:author="Краснова Наталья EXP-281880" w:date="2024-03-24T21:22:00Z">
              <w:r w:rsidRPr="00852392">
                <w:rPr>
                  <w:color w:val="FF0000"/>
                  <w:sz w:val="22"/>
                  <w:szCs w:val="22"/>
                  <w:lang w:val="en-US"/>
                </w:rPr>
                <w:t xml:space="preserve"> Нелимитруемые расходы</w:t>
              </w:r>
            </w:ins>
          </w:p>
        </w:tc>
      </w:tr>
      <w:tr w:rsidR="00D70B09" w:rsidRPr="00B9499D" w14:paraId="452FA505" w14:textId="77777777" w:rsidTr="00733493">
        <w:trPr>
          <w:ins w:id="1008" w:author="Сказецкая Наталья Камилевна" w:date="2024-05-22T21:34:00Z"/>
        </w:trPr>
        <w:tc>
          <w:tcPr>
            <w:tcW w:w="1100" w:type="pct"/>
          </w:tcPr>
          <w:p w14:paraId="4697DF14" w14:textId="08F7B54F" w:rsidR="00D70B09" w:rsidRDefault="00D70B09" w:rsidP="00D70B09">
            <w:pPr>
              <w:pStyle w:val="GOSTTablenorm"/>
              <w:rPr>
                <w:ins w:id="1009" w:author="Сказецкая Наталья Камилевна" w:date="2024-05-22T21:34:00Z"/>
              </w:rPr>
            </w:pPr>
            <w:ins w:id="1010" w:author="Сказецкая Наталья Камилевна" w:date="2024-05-22T21:34:00Z">
              <w:r>
                <w:t>ОКС (КМИ)</w:t>
              </w:r>
            </w:ins>
          </w:p>
        </w:tc>
        <w:tc>
          <w:tcPr>
            <w:tcW w:w="750" w:type="pct"/>
          </w:tcPr>
          <w:p w14:paraId="4B55E34C" w14:textId="77777777" w:rsidR="00D70B09" w:rsidRPr="00A71881" w:rsidRDefault="00D70B09" w:rsidP="00D70B09">
            <w:pPr>
              <w:pStyle w:val="GOSTTablenorm"/>
              <w:rPr>
                <w:ins w:id="1011" w:author="Сказецкая Наталья Камилевна" w:date="2024-05-22T21:34:00Z"/>
                <w:b/>
              </w:rPr>
            </w:pPr>
            <w:ins w:id="1012" w:author="Сказецкая Наталья Камилевна" w:date="2024-05-22T21:34:00Z">
              <w:r w:rsidRPr="00D35DA4">
                <w:rPr>
                  <w:b/>
                </w:rPr>
                <w:t>ACT_766_SND_BO</w:t>
              </w:r>
              <w:r>
                <w:rPr>
                  <w:b/>
                  <w:lang w:val="en-US"/>
                </w:rPr>
                <w:t>_2</w:t>
              </w:r>
              <w:r w:rsidRPr="00B9499D">
                <w:t>:</w:t>
              </w:r>
              <w:r w:rsidRPr="00B013C6">
                <w:lastRenderedPageBreak/>
                <w:t>faip</w:t>
              </w:r>
            </w:ins>
          </w:p>
        </w:tc>
        <w:tc>
          <w:tcPr>
            <w:tcW w:w="500" w:type="pct"/>
          </w:tcPr>
          <w:p w14:paraId="38FDBD11" w14:textId="77777777" w:rsidR="00D70B09" w:rsidRPr="0000019B" w:rsidRDefault="00D70B09" w:rsidP="00D70B09">
            <w:pPr>
              <w:pStyle w:val="GOSTTablenorm"/>
              <w:rPr>
                <w:ins w:id="1013" w:author="Сказецкая Наталья Камилевна" w:date="2024-05-22T21:34:00Z"/>
              </w:rPr>
            </w:pPr>
            <w:ins w:id="1014" w:author="Сказецкая Наталья Камилевна" w:date="2024-05-22T21:34:00Z">
              <w:r w:rsidRPr="00051375">
                <w:rPr>
                  <w:szCs w:val="22"/>
                </w:rPr>
                <w:lastRenderedPageBreak/>
                <w:t>Строка</w:t>
              </w:r>
            </w:ins>
          </w:p>
        </w:tc>
        <w:tc>
          <w:tcPr>
            <w:tcW w:w="300" w:type="pct"/>
          </w:tcPr>
          <w:p w14:paraId="794B0293" w14:textId="77777777" w:rsidR="00D70B09" w:rsidRPr="001C1B16" w:rsidRDefault="00D70B09" w:rsidP="00D70B09">
            <w:pPr>
              <w:pStyle w:val="GOSTTablenorm"/>
              <w:rPr>
                <w:ins w:id="1015" w:author="Сказецкая Наталья Камилевна" w:date="2024-05-22T21:34:00Z"/>
              </w:rPr>
            </w:pPr>
            <w:ins w:id="1016" w:author="Сказецкая Наталья Камилевна" w:date="2024-05-22T21:34:00Z">
              <w:r w:rsidRPr="00051375">
                <w:rPr>
                  <w:szCs w:val="22"/>
                </w:rPr>
                <w:t>Нет</w:t>
              </w:r>
            </w:ins>
          </w:p>
        </w:tc>
        <w:tc>
          <w:tcPr>
            <w:tcW w:w="315" w:type="pct"/>
          </w:tcPr>
          <w:p w14:paraId="4DAEB398" w14:textId="77777777" w:rsidR="00D70B09" w:rsidRPr="006A0EDC" w:rsidRDefault="00D70B09" w:rsidP="00D70B09">
            <w:pPr>
              <w:pStyle w:val="GOSTTablenorm"/>
              <w:rPr>
                <w:ins w:id="1017" w:author="Сказецкая Наталья Камилевна" w:date="2024-05-22T21:34:00Z"/>
              </w:rPr>
            </w:pPr>
            <w:ins w:id="1018" w:author="Сказецкая Наталья Камилевна" w:date="2024-05-22T21:34:00Z">
              <w:r w:rsidRPr="00DD7FC0">
                <w:rPr>
                  <w:lang w:val="en-US"/>
                </w:rPr>
                <w:t>&lt;</w:t>
              </w:r>
              <w:r w:rsidRPr="00DD7FC0">
                <w:t xml:space="preserve">= </w:t>
              </w:r>
              <w:r w:rsidRPr="00DD7FC0">
                <w:rPr>
                  <w:lang w:val="en-US"/>
                </w:rPr>
                <w:t>2</w:t>
              </w:r>
              <w:r>
                <w:t>4</w:t>
              </w:r>
            </w:ins>
          </w:p>
        </w:tc>
        <w:tc>
          <w:tcPr>
            <w:tcW w:w="2035" w:type="pct"/>
          </w:tcPr>
          <w:p w14:paraId="422CA12A" w14:textId="77777777" w:rsidR="00D70B09" w:rsidRDefault="00D70B09" w:rsidP="00D70B09">
            <w:pPr>
              <w:pStyle w:val="GOSTTablenorm"/>
              <w:rPr>
                <w:ins w:id="1019" w:author="Сказецкая Наталья Камилевна" w:date="2024-05-22T21:34:00Z"/>
              </w:rPr>
            </w:pPr>
            <w:ins w:id="1020" w:author="Сказецкая Наталья Камилевна" w:date="2024-05-22T21:34:00Z">
              <w:r w:rsidRPr="00051375">
                <w:rPr>
                  <w:szCs w:val="22"/>
                </w:rPr>
                <w:t xml:space="preserve">Указывается код </w:t>
              </w:r>
              <w:r>
                <w:rPr>
                  <w:szCs w:val="22"/>
                </w:rPr>
                <w:t>ОКС (КМИ)</w:t>
              </w:r>
              <w:r>
                <w:t xml:space="preserve"> для отражения операции на ЛС пе</w:t>
              </w:r>
              <w:r>
                <w:lastRenderedPageBreak/>
                <w:t>редающем и ЛС принимающем</w:t>
              </w:r>
              <w:r>
                <w:rPr>
                  <w:bCs/>
                  <w:szCs w:val="22"/>
                </w:rPr>
                <w:t xml:space="preserve"> (при наличии)</w:t>
              </w:r>
            </w:ins>
          </w:p>
        </w:tc>
      </w:tr>
      <w:tr w:rsidR="00D70B09" w:rsidRPr="00B9499D" w14:paraId="36C46867" w14:textId="77777777" w:rsidTr="00733493">
        <w:trPr>
          <w:ins w:id="1021" w:author="Сказецкая Наталья Камилевна" w:date="2024-05-22T21:34:00Z"/>
        </w:trPr>
        <w:tc>
          <w:tcPr>
            <w:tcW w:w="1100" w:type="pct"/>
          </w:tcPr>
          <w:p w14:paraId="4FDA85B6" w14:textId="5972E175" w:rsidR="00D70B09" w:rsidRDefault="00D70B09" w:rsidP="00D70B09">
            <w:pPr>
              <w:pStyle w:val="GOSTTablenorm"/>
              <w:rPr>
                <w:ins w:id="1022" w:author="Сказецкая Наталья Камилевна" w:date="2024-05-22T21:34:00Z"/>
              </w:rPr>
            </w:pPr>
            <w:ins w:id="1023" w:author="Сказецкая Наталья Камилевна" w:date="2024-05-22T21:34:00Z">
              <w:r>
                <w:lastRenderedPageBreak/>
                <w:t>ОКС укрупненный</w:t>
              </w:r>
            </w:ins>
          </w:p>
        </w:tc>
        <w:tc>
          <w:tcPr>
            <w:tcW w:w="750" w:type="pct"/>
          </w:tcPr>
          <w:p w14:paraId="0D48693E" w14:textId="77777777" w:rsidR="00D70B09" w:rsidRPr="00A71881" w:rsidRDefault="00D70B09" w:rsidP="00D70B09">
            <w:pPr>
              <w:pStyle w:val="GOSTTablenorm"/>
              <w:rPr>
                <w:ins w:id="1024" w:author="Сказецкая Наталья Камилевна" w:date="2024-05-22T21:34:00Z"/>
                <w:b/>
              </w:rPr>
            </w:pPr>
            <w:ins w:id="1025" w:author="Сказецкая Наталья Камилевна" w:date="2024-05-22T21:34:00Z">
              <w:r w:rsidRPr="00D35DA4">
                <w:rPr>
                  <w:b/>
                </w:rPr>
                <w:t>ACT_766_SND_BO</w:t>
              </w:r>
              <w:r>
                <w:rPr>
                  <w:b/>
                </w:rPr>
                <w:t>_2</w:t>
              </w:r>
              <w:r w:rsidRPr="00B9499D">
                <w:t>:</w:t>
              </w:r>
              <w:r w:rsidRPr="00B013C6">
                <w:t>kocs</w:t>
              </w:r>
            </w:ins>
          </w:p>
        </w:tc>
        <w:tc>
          <w:tcPr>
            <w:tcW w:w="500" w:type="pct"/>
          </w:tcPr>
          <w:p w14:paraId="2DFA25FF" w14:textId="77777777" w:rsidR="00D70B09" w:rsidRPr="0000019B" w:rsidRDefault="00D70B09" w:rsidP="00D70B09">
            <w:pPr>
              <w:pStyle w:val="GOSTTablenorm"/>
              <w:rPr>
                <w:ins w:id="1026" w:author="Сказецкая Наталья Камилевна" w:date="2024-05-22T21:34:00Z"/>
              </w:rPr>
            </w:pPr>
            <w:ins w:id="1027" w:author="Сказецкая Наталья Камилевна" w:date="2024-05-22T21:34:00Z">
              <w:r w:rsidRPr="00051375">
                <w:rPr>
                  <w:szCs w:val="22"/>
                </w:rPr>
                <w:t>Строка</w:t>
              </w:r>
            </w:ins>
          </w:p>
        </w:tc>
        <w:tc>
          <w:tcPr>
            <w:tcW w:w="300" w:type="pct"/>
          </w:tcPr>
          <w:p w14:paraId="7090837F" w14:textId="77777777" w:rsidR="00D70B09" w:rsidRPr="001C1B16" w:rsidRDefault="00D70B09" w:rsidP="00D70B09">
            <w:pPr>
              <w:pStyle w:val="GOSTTablenorm"/>
              <w:rPr>
                <w:ins w:id="1028" w:author="Сказецкая Наталья Камилевна" w:date="2024-05-22T21:34:00Z"/>
              </w:rPr>
            </w:pPr>
            <w:ins w:id="1029" w:author="Сказецкая Наталья Камилевна" w:date="2024-05-22T21:34:00Z">
              <w:r w:rsidRPr="00051375">
                <w:rPr>
                  <w:szCs w:val="22"/>
                </w:rPr>
                <w:t>Нет</w:t>
              </w:r>
            </w:ins>
          </w:p>
        </w:tc>
        <w:tc>
          <w:tcPr>
            <w:tcW w:w="315" w:type="pct"/>
          </w:tcPr>
          <w:p w14:paraId="7311937F" w14:textId="77777777" w:rsidR="00D70B09" w:rsidRPr="008C2CAF" w:rsidRDefault="00D70B09" w:rsidP="00D70B09">
            <w:pPr>
              <w:pStyle w:val="GOSTTablenorm"/>
              <w:rPr>
                <w:ins w:id="1030" w:author="Сказецкая Наталья Камилевна" w:date="2024-05-22T21:34:00Z"/>
              </w:rPr>
            </w:pPr>
            <w:ins w:id="1031" w:author="Сказецкая Наталья Камилевна" w:date="2024-05-22T21:34:00Z">
              <w:r w:rsidRPr="00DD7FC0">
                <w:t xml:space="preserve">= </w:t>
              </w:r>
              <w:r>
                <w:t>18</w:t>
              </w:r>
            </w:ins>
          </w:p>
        </w:tc>
        <w:tc>
          <w:tcPr>
            <w:tcW w:w="2035" w:type="pct"/>
          </w:tcPr>
          <w:p w14:paraId="045472CA" w14:textId="77777777" w:rsidR="00D70B09" w:rsidRDefault="00D70B09" w:rsidP="00D70B09">
            <w:pPr>
              <w:pStyle w:val="GOSTTablenorm"/>
              <w:rPr>
                <w:ins w:id="1032" w:author="Сказецкая Наталья Камилевна" w:date="2024-05-22T21:34:00Z"/>
              </w:rPr>
            </w:pPr>
            <w:ins w:id="1033" w:author="Сказецкая Наталья Камилевна" w:date="2024-05-22T21:34:00Z">
              <w:r w:rsidRPr="00402D32">
                <w:t xml:space="preserve">Указывается </w:t>
              </w:r>
              <w:r>
                <w:t xml:space="preserve">укрупненный </w:t>
              </w:r>
              <w:r w:rsidRPr="00402D32">
                <w:t xml:space="preserve">код </w:t>
              </w:r>
              <w:r>
                <w:t>ОКС для отражения операции на ЛС передающем и ЛС принимающем</w:t>
              </w:r>
              <w:r>
                <w:rPr>
                  <w:bCs/>
                  <w:szCs w:val="22"/>
                </w:rPr>
                <w:t xml:space="preserve"> (при наличии)</w:t>
              </w:r>
            </w:ins>
          </w:p>
        </w:tc>
      </w:tr>
      <w:tr w:rsidR="00D70B09" w:rsidRPr="00B9499D" w14:paraId="01CF8B06" w14:textId="77777777" w:rsidTr="001955A8">
        <w:trPr>
          <w:ins w:id="1034" w:author="Краснова Наталья EXP-281880" w:date="2024-02-29T22:14:00Z"/>
        </w:trPr>
        <w:tc>
          <w:tcPr>
            <w:tcW w:w="1100" w:type="pct"/>
          </w:tcPr>
          <w:p w14:paraId="2D5FB345" w14:textId="7BF557ED" w:rsidR="00D70B09" w:rsidRDefault="00D70B09" w:rsidP="00D70B09">
            <w:pPr>
              <w:pStyle w:val="GOSTTablenorm"/>
              <w:rPr>
                <w:ins w:id="1035" w:author="Краснова Наталья EXP-281880" w:date="2024-02-29T22:14:00Z"/>
              </w:rPr>
            </w:pPr>
            <w:ins w:id="1036" w:author="Сказецкая Наталья Камилевна" w:date="2024-05-22T21:36:00Z">
              <w:r>
                <w:t>Код цели (а</w:t>
              </w:r>
            </w:ins>
            <w:ins w:id="1037" w:author="Краснова Наталья EXP-281880" w:date="2024-02-29T22:16:00Z">
              <w:r>
                <w:t>налитический код</w:t>
              </w:r>
            </w:ins>
            <w:ins w:id="1038" w:author="Сказецкая Наталья Камилевна" w:date="2024-05-22T21:36:00Z">
              <w:r>
                <w:t>)</w:t>
              </w:r>
            </w:ins>
          </w:p>
        </w:tc>
        <w:tc>
          <w:tcPr>
            <w:tcW w:w="750" w:type="pct"/>
          </w:tcPr>
          <w:p w14:paraId="4B6D3A14" w14:textId="6FBD0085" w:rsidR="00D70B09" w:rsidRPr="00A71881" w:rsidRDefault="00D70B09" w:rsidP="00D70B09">
            <w:pPr>
              <w:pStyle w:val="GOSTTablenorm"/>
              <w:rPr>
                <w:ins w:id="1039" w:author="Краснова Наталья EXP-281880" w:date="2024-02-29T22:14:00Z"/>
                <w:b/>
              </w:rPr>
            </w:pPr>
            <w:ins w:id="1040" w:author="Краснова Наталья EXP-281880" w:date="2024-03-01T18:22:00Z">
              <w:r w:rsidRPr="00D35DA4">
                <w:rPr>
                  <w:b/>
                </w:rPr>
                <w:t>ACT_766_SND_BO</w:t>
              </w:r>
              <w:r>
                <w:rPr>
                  <w:b/>
                </w:rPr>
                <w:t>_2</w:t>
              </w:r>
              <w:r w:rsidRPr="00B9499D">
                <w:t>:</w:t>
              </w:r>
              <w:r w:rsidRPr="00240762">
                <w:rPr>
                  <w:lang w:val="en-US"/>
                </w:rPr>
                <w:t>analitCode</w:t>
              </w:r>
            </w:ins>
          </w:p>
        </w:tc>
        <w:tc>
          <w:tcPr>
            <w:tcW w:w="500" w:type="pct"/>
          </w:tcPr>
          <w:p w14:paraId="3859ED34" w14:textId="2225FAE7" w:rsidR="00D70B09" w:rsidRPr="0000019B" w:rsidRDefault="00D70B09" w:rsidP="00D70B09">
            <w:pPr>
              <w:pStyle w:val="GOSTTablenorm"/>
              <w:rPr>
                <w:ins w:id="1041" w:author="Краснова Наталья EXP-281880" w:date="2024-02-29T22:14:00Z"/>
              </w:rPr>
            </w:pPr>
            <w:ins w:id="1042" w:author="Краснова Наталья EXP-281880" w:date="2024-02-29T22:16:00Z">
              <w:r w:rsidRPr="00051375">
                <w:rPr>
                  <w:szCs w:val="22"/>
                </w:rPr>
                <w:t>Строка</w:t>
              </w:r>
            </w:ins>
          </w:p>
        </w:tc>
        <w:tc>
          <w:tcPr>
            <w:tcW w:w="300" w:type="pct"/>
          </w:tcPr>
          <w:p w14:paraId="6CEDB8DB" w14:textId="34F225F3" w:rsidR="00D70B09" w:rsidRPr="001C1B16" w:rsidRDefault="00D70B09" w:rsidP="00D70B09">
            <w:pPr>
              <w:pStyle w:val="GOSTTablenorm"/>
              <w:rPr>
                <w:ins w:id="1043" w:author="Краснова Наталья EXP-281880" w:date="2024-02-29T22:14:00Z"/>
              </w:rPr>
            </w:pPr>
            <w:ins w:id="1044" w:author="Краснова Наталья EXP-281880" w:date="2024-02-29T22:16:00Z">
              <w:r>
                <w:rPr>
                  <w:szCs w:val="22"/>
                </w:rPr>
                <w:t>Нет</w:t>
              </w:r>
            </w:ins>
          </w:p>
        </w:tc>
        <w:tc>
          <w:tcPr>
            <w:tcW w:w="315" w:type="pct"/>
          </w:tcPr>
          <w:p w14:paraId="76D9A902" w14:textId="70724E60" w:rsidR="00D70B09" w:rsidRPr="006A0EDC" w:rsidRDefault="00D70B09" w:rsidP="00D70B09">
            <w:pPr>
              <w:pStyle w:val="GOSTTablenorm"/>
              <w:rPr>
                <w:ins w:id="1045" w:author="Краснова Наталья EXP-281880" w:date="2024-02-29T22:14:00Z"/>
              </w:rPr>
            </w:pPr>
            <w:ins w:id="1046" w:author="Краснова Наталья EXP-281880" w:date="2024-02-29T22:16:00Z">
              <w:r w:rsidRPr="00DD7FC0">
                <w:t>&lt;= 20</w:t>
              </w:r>
            </w:ins>
          </w:p>
        </w:tc>
        <w:tc>
          <w:tcPr>
            <w:tcW w:w="2035" w:type="pct"/>
          </w:tcPr>
          <w:p w14:paraId="1735B0E2" w14:textId="70269ECD" w:rsidR="00D70B09" w:rsidRDefault="00D70B09" w:rsidP="00D70B09">
            <w:pPr>
              <w:pStyle w:val="GOSTTablenorm"/>
              <w:rPr>
                <w:ins w:id="1047" w:author="Краснова Наталья EXP-281880" w:date="2024-02-29T22:14:00Z"/>
              </w:rPr>
            </w:pPr>
            <w:ins w:id="1048" w:author="Краснова Наталья EXP-281880" w:date="2024-03-24T21:24:00Z">
              <w:r w:rsidRPr="00051375">
                <w:rPr>
                  <w:bCs/>
                  <w:szCs w:val="22"/>
                </w:rPr>
                <w:t xml:space="preserve">Указывается </w:t>
              </w:r>
              <w:r>
                <w:rPr>
                  <w:bCs/>
                  <w:szCs w:val="22"/>
                </w:rPr>
                <w:t>код цели (</w:t>
              </w:r>
              <w:r w:rsidRPr="00051375">
                <w:rPr>
                  <w:bCs/>
                  <w:szCs w:val="22"/>
                </w:rPr>
                <w:t>аналитический код</w:t>
              </w:r>
              <w:r>
                <w:rPr>
                  <w:bCs/>
                  <w:szCs w:val="22"/>
                </w:rPr>
                <w:t xml:space="preserve">) </w:t>
              </w:r>
              <w:r>
                <w:t>для отражения операции на ЛС передающем и ЛС принимающем</w:t>
              </w:r>
              <w:r>
                <w:rPr>
                  <w:bCs/>
                  <w:szCs w:val="22"/>
                </w:rPr>
                <w:t xml:space="preserve"> (при наличии)</w:t>
              </w:r>
            </w:ins>
          </w:p>
        </w:tc>
      </w:tr>
      <w:tr w:rsidR="00D70B09" w:rsidRPr="00B9499D" w14:paraId="59CCCD0B" w14:textId="77777777" w:rsidTr="001955A8">
        <w:trPr>
          <w:ins w:id="1049" w:author="Краснова Наталья EXP-281880" w:date="2024-02-29T22:16:00Z"/>
        </w:trPr>
        <w:tc>
          <w:tcPr>
            <w:tcW w:w="1100" w:type="pct"/>
          </w:tcPr>
          <w:p w14:paraId="21967C2D" w14:textId="2F0E36B5" w:rsidR="00D70B09" w:rsidRDefault="00D70B09" w:rsidP="00D70B09">
            <w:pPr>
              <w:pStyle w:val="GOSTTablenorm"/>
              <w:rPr>
                <w:ins w:id="1050" w:author="Краснова Наталья EXP-281880" w:date="2024-02-29T22:16:00Z"/>
              </w:rPr>
            </w:pPr>
            <w:ins w:id="1051" w:author="Краснова Наталья EXP-281880" w:date="2024-02-29T22:21:00Z">
              <w:r>
                <w:t xml:space="preserve">Сумма </w:t>
              </w:r>
            </w:ins>
            <w:ins w:id="1052" w:author="Сказецкая Наталья Камилевна" w:date="2024-05-22T21:50:00Z">
              <w:r>
                <w:t xml:space="preserve">БО </w:t>
              </w:r>
            </w:ins>
            <w:ins w:id="1053" w:author="Краснова Наталья EXP-281880" w:date="2024-02-29T22:21:00Z">
              <w:r>
                <w:t>на текущий финансовый год</w:t>
              </w:r>
            </w:ins>
            <w:ins w:id="1054" w:author="Сказецкая Наталья Камилевна" w:date="2024-05-22T21:38:00Z">
              <w:r>
                <w:t xml:space="preserve"> в валюте обязательства</w:t>
              </w:r>
            </w:ins>
          </w:p>
        </w:tc>
        <w:tc>
          <w:tcPr>
            <w:tcW w:w="750" w:type="pct"/>
          </w:tcPr>
          <w:p w14:paraId="25269AE6" w14:textId="2F03346C" w:rsidR="00D70B09" w:rsidRPr="00A71881" w:rsidRDefault="00D70B09" w:rsidP="00D70B09">
            <w:pPr>
              <w:pStyle w:val="GOSTTablenorm"/>
              <w:rPr>
                <w:ins w:id="1055" w:author="Краснова Наталья EXP-281880" w:date="2024-02-29T22:16:00Z"/>
                <w:b/>
              </w:rPr>
            </w:pPr>
            <w:ins w:id="1056" w:author="Краснова Наталья EXP-281880" w:date="2024-03-01T18:22:00Z">
              <w:r w:rsidRPr="00D35DA4">
                <w:rPr>
                  <w:b/>
                </w:rPr>
                <w:t>ACT_766_SND_BO</w:t>
              </w:r>
              <w:r>
                <w:rPr>
                  <w:b/>
                </w:rPr>
                <w:t>_2</w:t>
              </w:r>
              <w:r w:rsidRPr="00B9499D">
                <w:t>:</w:t>
              </w:r>
              <w:r w:rsidRPr="00240762">
                <w:rPr>
                  <w:lang w:val="en-US"/>
                </w:rPr>
                <w:t>sumVal</w:t>
              </w:r>
            </w:ins>
          </w:p>
        </w:tc>
        <w:tc>
          <w:tcPr>
            <w:tcW w:w="500" w:type="pct"/>
          </w:tcPr>
          <w:p w14:paraId="55112725" w14:textId="055327E5" w:rsidR="00D70B09" w:rsidRPr="0000019B" w:rsidRDefault="00D70B09" w:rsidP="00D70B09">
            <w:pPr>
              <w:pStyle w:val="GOSTTablenorm"/>
              <w:rPr>
                <w:ins w:id="1057" w:author="Краснова Наталья EXP-281880" w:date="2024-02-29T22:16:00Z"/>
              </w:rPr>
            </w:pPr>
            <w:ins w:id="1058" w:author="Краснова Наталья EXP-281880" w:date="2024-02-29T22:21:00Z">
              <w:r>
                <w:t>Сумма</w:t>
              </w:r>
            </w:ins>
          </w:p>
        </w:tc>
        <w:tc>
          <w:tcPr>
            <w:tcW w:w="300" w:type="pct"/>
          </w:tcPr>
          <w:p w14:paraId="0E179C1F" w14:textId="6B15A71A" w:rsidR="00D70B09" w:rsidRPr="001C1B16" w:rsidRDefault="00D70B09" w:rsidP="00D70B09">
            <w:pPr>
              <w:pStyle w:val="GOSTTablenorm"/>
              <w:rPr>
                <w:ins w:id="1059" w:author="Краснова Наталья EXP-281880" w:date="2024-02-29T22:16:00Z"/>
              </w:rPr>
            </w:pPr>
            <w:ins w:id="1060" w:author="Краснова Наталья EXP-281880" w:date="2024-02-29T22:21:00Z">
              <w:r>
                <w:t>Да</w:t>
              </w:r>
            </w:ins>
          </w:p>
        </w:tc>
        <w:tc>
          <w:tcPr>
            <w:tcW w:w="315" w:type="pct"/>
          </w:tcPr>
          <w:p w14:paraId="3ACD1765" w14:textId="77777777" w:rsidR="00D70B09" w:rsidRPr="006A0EDC" w:rsidRDefault="00D70B09" w:rsidP="00D70B09">
            <w:pPr>
              <w:pStyle w:val="GOSTTablenorm"/>
              <w:rPr>
                <w:ins w:id="1061" w:author="Краснова Наталья EXP-281880" w:date="2024-02-29T22:16:00Z"/>
              </w:rPr>
            </w:pPr>
          </w:p>
        </w:tc>
        <w:tc>
          <w:tcPr>
            <w:tcW w:w="2035" w:type="pct"/>
          </w:tcPr>
          <w:p w14:paraId="69075821" w14:textId="7A157D5A" w:rsidR="00D70B09" w:rsidRDefault="00D70B09" w:rsidP="00D70B09">
            <w:pPr>
              <w:pStyle w:val="GOSTTablenorm"/>
              <w:rPr>
                <w:ins w:id="1062" w:author="Краснова Наталья EXP-281880" w:date="2024-02-29T22:16:00Z"/>
              </w:rPr>
            </w:pPr>
            <w:ins w:id="1063" w:author="Сказецкая Наталья Камилевна" w:date="2024-05-22T21:55:00Z">
              <w:r w:rsidRPr="00051375">
                <w:t xml:space="preserve">Сумма </w:t>
              </w:r>
              <w:r>
                <w:t>бюджетного обязательства</w:t>
              </w:r>
              <w:r w:rsidRPr="00051375">
                <w:t xml:space="preserve"> на текущий финансовый год</w:t>
              </w:r>
              <w:r>
                <w:t xml:space="preserve"> </w:t>
              </w:r>
            </w:ins>
            <w:ins w:id="1064" w:author="Сказецкая Наталья Камилевна" w:date="2024-05-22T21:41:00Z">
              <w:r w:rsidRPr="00051375">
                <w:t xml:space="preserve">в </w:t>
              </w:r>
              <w:r w:rsidRPr="00B456C9">
                <w:t xml:space="preserve">единицах валюты, указанной в </w:t>
              </w:r>
              <w:r>
                <w:t>параметре</w:t>
              </w:r>
              <w:r w:rsidRPr="00B456C9">
                <w:t xml:space="preserve"> </w:t>
              </w:r>
            </w:ins>
            <w:ins w:id="1065" w:author="Сказецкая Наталья Камилевна" w:date="2024-05-22T21:42:00Z">
              <w:r w:rsidRPr="00D35DA4">
                <w:rPr>
                  <w:b/>
                </w:rPr>
                <w:t>ACT_766_SND_BO</w:t>
              </w:r>
              <w:r w:rsidRPr="00B9499D">
                <w:t>:</w:t>
              </w:r>
              <w:r w:rsidRPr="00240762">
                <w:rPr>
                  <w:lang w:val="en-US"/>
                </w:rPr>
                <w:t>okvCode</w:t>
              </w:r>
            </w:ins>
            <w:ins w:id="1066" w:author="Сказецкая Наталья Камилевна" w:date="2024-05-22T21:41:00Z">
              <w:r w:rsidRPr="00B456C9">
                <w:t xml:space="preserve">, </w:t>
              </w:r>
              <w:r w:rsidRPr="00B9499D">
                <w:t>с точностью 2 знака после запятой</w:t>
              </w:r>
            </w:ins>
          </w:p>
        </w:tc>
      </w:tr>
      <w:tr w:rsidR="00D70B09" w:rsidRPr="00B9499D" w14:paraId="1D7F67A4" w14:textId="77777777" w:rsidTr="001955A8">
        <w:trPr>
          <w:ins w:id="1067" w:author="Краснова Наталья EXP-281880" w:date="2024-02-29T22:21:00Z"/>
        </w:trPr>
        <w:tc>
          <w:tcPr>
            <w:tcW w:w="1100" w:type="pct"/>
          </w:tcPr>
          <w:p w14:paraId="40EE19D9" w14:textId="4495DE9A" w:rsidR="00D70B09" w:rsidRDefault="00D70B09" w:rsidP="00D70B09">
            <w:pPr>
              <w:pStyle w:val="GOSTTablenorm"/>
              <w:rPr>
                <w:ins w:id="1068" w:author="Краснова Наталья EXP-281880" w:date="2024-02-29T22:21:00Z"/>
              </w:rPr>
            </w:pPr>
            <w:ins w:id="1069" w:author="Краснова Наталья EXP-281880" w:date="2024-02-29T22:22:00Z">
              <w:r>
                <w:t xml:space="preserve">Сумма </w:t>
              </w:r>
            </w:ins>
            <w:ins w:id="1070" w:author="Сказецкая Наталья Камилевна" w:date="2024-05-22T21:50:00Z">
              <w:r>
                <w:t xml:space="preserve">БО </w:t>
              </w:r>
            </w:ins>
            <w:ins w:id="1071" w:author="Краснова Наталья EXP-281880" w:date="2024-02-29T22:22:00Z">
              <w:r>
                <w:t>на текущий финансовый год</w:t>
              </w:r>
            </w:ins>
            <w:ins w:id="1072" w:author="Сказецкая Наталья Камилевна" w:date="2024-05-22T21:38:00Z">
              <w:r>
                <w:t xml:space="preserve"> в рублях</w:t>
              </w:r>
            </w:ins>
          </w:p>
        </w:tc>
        <w:tc>
          <w:tcPr>
            <w:tcW w:w="750" w:type="pct"/>
          </w:tcPr>
          <w:p w14:paraId="09626031" w14:textId="4858F83C" w:rsidR="00D70B09" w:rsidRPr="00A71881" w:rsidRDefault="00D70B09" w:rsidP="00D70B09">
            <w:pPr>
              <w:pStyle w:val="GOSTTablenorm"/>
              <w:rPr>
                <w:ins w:id="1073" w:author="Краснова Наталья EXP-281880" w:date="2024-02-29T22:21:00Z"/>
                <w:b/>
              </w:rPr>
            </w:pPr>
            <w:ins w:id="1074" w:author="Краснова Наталья EXP-281880" w:date="2024-03-01T18:22:00Z">
              <w:r w:rsidRPr="00D35DA4">
                <w:rPr>
                  <w:b/>
                </w:rPr>
                <w:t>ACT_766_SND_BO</w:t>
              </w:r>
              <w:r>
                <w:rPr>
                  <w:b/>
                </w:rPr>
                <w:t>_2</w:t>
              </w:r>
              <w:r w:rsidRPr="00B9499D">
                <w:t>:</w:t>
              </w:r>
              <w:r w:rsidRPr="00240762">
                <w:rPr>
                  <w:lang w:val="en-US"/>
                </w:rPr>
                <w:t>sumRub</w:t>
              </w:r>
            </w:ins>
          </w:p>
        </w:tc>
        <w:tc>
          <w:tcPr>
            <w:tcW w:w="500" w:type="pct"/>
          </w:tcPr>
          <w:p w14:paraId="1E1100C9" w14:textId="4F45A42D" w:rsidR="00D70B09" w:rsidRPr="0000019B" w:rsidRDefault="00D70B09" w:rsidP="00D70B09">
            <w:pPr>
              <w:pStyle w:val="GOSTTablenorm"/>
              <w:rPr>
                <w:ins w:id="1075" w:author="Краснова Наталья EXP-281880" w:date="2024-02-29T22:21:00Z"/>
              </w:rPr>
            </w:pPr>
            <w:ins w:id="1076" w:author="Краснова Наталья EXP-281880" w:date="2024-02-29T22:22:00Z">
              <w:r>
                <w:t>Сумма</w:t>
              </w:r>
            </w:ins>
          </w:p>
        </w:tc>
        <w:tc>
          <w:tcPr>
            <w:tcW w:w="300" w:type="pct"/>
          </w:tcPr>
          <w:p w14:paraId="0D57CF5A" w14:textId="71FD6D25" w:rsidR="00D70B09" w:rsidRPr="001C1B16" w:rsidRDefault="00D70B09" w:rsidP="00D70B09">
            <w:pPr>
              <w:pStyle w:val="GOSTTablenorm"/>
              <w:rPr>
                <w:ins w:id="1077" w:author="Краснова Наталья EXP-281880" w:date="2024-02-29T22:21:00Z"/>
              </w:rPr>
            </w:pPr>
            <w:ins w:id="1078" w:author="Краснова Наталья EXP-281880" w:date="2024-02-29T22:26:00Z">
              <w:r w:rsidRPr="007F7C3A">
                <w:t>Да</w:t>
              </w:r>
            </w:ins>
          </w:p>
        </w:tc>
        <w:tc>
          <w:tcPr>
            <w:tcW w:w="315" w:type="pct"/>
          </w:tcPr>
          <w:p w14:paraId="7CBA693D" w14:textId="77777777" w:rsidR="00D70B09" w:rsidRPr="006A0EDC" w:rsidRDefault="00D70B09" w:rsidP="00D70B09">
            <w:pPr>
              <w:pStyle w:val="GOSTTablenorm"/>
              <w:rPr>
                <w:ins w:id="1079" w:author="Краснова Наталья EXP-281880" w:date="2024-02-29T22:21:00Z"/>
              </w:rPr>
            </w:pPr>
          </w:p>
        </w:tc>
        <w:tc>
          <w:tcPr>
            <w:tcW w:w="2035" w:type="pct"/>
          </w:tcPr>
          <w:p w14:paraId="1664362F" w14:textId="56063B23" w:rsidR="00D70B09" w:rsidRDefault="00D70B09" w:rsidP="00D70B09">
            <w:pPr>
              <w:pStyle w:val="GOSTTablenorm"/>
              <w:rPr>
                <w:ins w:id="1080" w:author="Краснова Наталья EXP-281880" w:date="2024-02-29T22:21:00Z"/>
              </w:rPr>
            </w:pPr>
            <w:ins w:id="1081" w:author="Сказецкая Наталья Камилевна" w:date="2024-05-22T21:54:00Z">
              <w:r w:rsidRPr="00051375">
                <w:t xml:space="preserve">Сумма </w:t>
              </w:r>
              <w:r>
                <w:t>бюджетного обязательства</w:t>
              </w:r>
              <w:r w:rsidRPr="00051375">
                <w:t xml:space="preserve"> на текущий финансовый год</w:t>
              </w:r>
            </w:ins>
            <w:ins w:id="1082" w:author="Краснова Наталья EXP-281880" w:date="2024-02-29T22:23:00Z">
              <w:r w:rsidRPr="00402D32">
                <w:t xml:space="preserve"> в рубл</w:t>
              </w:r>
            </w:ins>
            <w:ins w:id="1083" w:author="Краснова Наталья EXP-281880" w:date="2024-02-29T22:27:00Z">
              <w:r>
                <w:t>евом эквиваленте</w:t>
              </w:r>
            </w:ins>
            <w:ins w:id="1084" w:author="Краснова Наталья EXP-281880" w:date="2024-02-29T22:23:00Z">
              <w:r w:rsidRPr="00402D32">
                <w:t xml:space="preserve"> </w:t>
              </w:r>
              <w:r w:rsidRPr="00B9499D">
                <w:rPr>
                  <w:szCs w:val="22"/>
                </w:rPr>
                <w:t xml:space="preserve">с </w:t>
              </w:r>
              <w:r>
                <w:rPr>
                  <w:szCs w:val="22"/>
                </w:rPr>
                <w:t>точностью 2 знака после запятой</w:t>
              </w:r>
            </w:ins>
          </w:p>
        </w:tc>
      </w:tr>
      <w:tr w:rsidR="00D70B09" w:rsidRPr="00B9499D" w14:paraId="2B9E6C34" w14:textId="77777777" w:rsidTr="001955A8">
        <w:trPr>
          <w:ins w:id="1085" w:author="Краснова Наталья EXP-281880" w:date="2024-02-29T22:21:00Z"/>
        </w:trPr>
        <w:tc>
          <w:tcPr>
            <w:tcW w:w="1100" w:type="pct"/>
          </w:tcPr>
          <w:p w14:paraId="3AE0068E" w14:textId="1E9F66E7" w:rsidR="00D70B09" w:rsidRDefault="00D70B09" w:rsidP="00D70B09">
            <w:pPr>
              <w:pStyle w:val="GOSTTablenorm"/>
              <w:rPr>
                <w:ins w:id="1086" w:author="Краснова Наталья EXP-281880" w:date="2024-02-29T22:21:00Z"/>
              </w:rPr>
            </w:pPr>
            <w:ins w:id="1087" w:author="Краснова Наталья EXP-281880" w:date="2024-02-29T22:23:00Z">
              <w:r>
                <w:t xml:space="preserve">Сумма </w:t>
              </w:r>
            </w:ins>
            <w:ins w:id="1088" w:author="Сказецкая Наталья Камилевна" w:date="2024-05-22T21:50:00Z">
              <w:r>
                <w:t xml:space="preserve">БО </w:t>
              </w:r>
            </w:ins>
            <w:ins w:id="1089" w:author="Краснова Наталья EXP-281880" w:date="2024-02-29T22:23:00Z">
              <w:r>
                <w:t>на первый год планового периода</w:t>
              </w:r>
            </w:ins>
            <w:ins w:id="1090" w:author="Сказецкая Наталья Камилевна" w:date="2024-05-22T21:38:00Z">
              <w:r>
                <w:t xml:space="preserve"> в валюте обязательства</w:t>
              </w:r>
            </w:ins>
          </w:p>
        </w:tc>
        <w:tc>
          <w:tcPr>
            <w:tcW w:w="750" w:type="pct"/>
          </w:tcPr>
          <w:p w14:paraId="3F6844C9" w14:textId="017CBBA6" w:rsidR="00D70B09" w:rsidRPr="00A71881" w:rsidRDefault="00D70B09" w:rsidP="00D70B09">
            <w:pPr>
              <w:pStyle w:val="GOSTTablenorm"/>
              <w:rPr>
                <w:ins w:id="1091" w:author="Краснова Наталья EXP-281880" w:date="2024-02-29T22:21:00Z"/>
                <w:b/>
              </w:rPr>
            </w:pPr>
            <w:ins w:id="1092" w:author="Краснова Наталья EXP-281880" w:date="2024-03-01T18:22:00Z">
              <w:r w:rsidRPr="00D35DA4">
                <w:rPr>
                  <w:b/>
                </w:rPr>
                <w:t>ACT_766_SND_BO</w:t>
              </w:r>
              <w:r>
                <w:rPr>
                  <w:b/>
                </w:rPr>
                <w:t>_2</w:t>
              </w:r>
              <w:r w:rsidRPr="00B9499D">
                <w:t>:</w:t>
              </w:r>
              <w:r w:rsidRPr="00240762">
                <w:rPr>
                  <w:lang w:val="en-US"/>
                </w:rPr>
                <w:t>sumVal1</w:t>
              </w:r>
            </w:ins>
          </w:p>
        </w:tc>
        <w:tc>
          <w:tcPr>
            <w:tcW w:w="500" w:type="pct"/>
          </w:tcPr>
          <w:p w14:paraId="1E23ACA3" w14:textId="5C015215" w:rsidR="00D70B09" w:rsidRPr="0000019B" w:rsidRDefault="00D70B09" w:rsidP="00D70B09">
            <w:pPr>
              <w:pStyle w:val="GOSTTablenorm"/>
              <w:rPr>
                <w:ins w:id="1093" w:author="Краснова Наталья EXP-281880" w:date="2024-02-29T22:21:00Z"/>
              </w:rPr>
            </w:pPr>
            <w:ins w:id="1094" w:author="Краснова Наталья EXP-281880" w:date="2024-02-29T22:23:00Z">
              <w:r>
                <w:t>Сумма</w:t>
              </w:r>
            </w:ins>
          </w:p>
        </w:tc>
        <w:tc>
          <w:tcPr>
            <w:tcW w:w="300" w:type="pct"/>
          </w:tcPr>
          <w:p w14:paraId="59A2A5FB" w14:textId="2273F7B3" w:rsidR="00D70B09" w:rsidRPr="001C1B16" w:rsidRDefault="00D70B09" w:rsidP="00D70B09">
            <w:pPr>
              <w:pStyle w:val="GOSTTablenorm"/>
              <w:rPr>
                <w:ins w:id="1095" w:author="Краснова Наталья EXP-281880" w:date="2024-02-29T22:21:00Z"/>
              </w:rPr>
            </w:pPr>
            <w:ins w:id="1096" w:author="Краснова Наталья EXP-281880" w:date="2024-02-29T22:26:00Z">
              <w:r w:rsidRPr="007F7C3A">
                <w:t>Да</w:t>
              </w:r>
            </w:ins>
          </w:p>
        </w:tc>
        <w:tc>
          <w:tcPr>
            <w:tcW w:w="315" w:type="pct"/>
          </w:tcPr>
          <w:p w14:paraId="4FC673F0" w14:textId="77777777" w:rsidR="00D70B09" w:rsidRPr="006A0EDC" w:rsidRDefault="00D70B09" w:rsidP="00D70B09">
            <w:pPr>
              <w:pStyle w:val="GOSTTablenorm"/>
              <w:rPr>
                <w:ins w:id="1097" w:author="Краснова Наталья EXP-281880" w:date="2024-02-29T22:21:00Z"/>
              </w:rPr>
            </w:pPr>
          </w:p>
        </w:tc>
        <w:tc>
          <w:tcPr>
            <w:tcW w:w="2035" w:type="pct"/>
          </w:tcPr>
          <w:p w14:paraId="0B5A8B4B" w14:textId="640CD8E4" w:rsidR="00D70B09" w:rsidRDefault="00D70B09" w:rsidP="00D70B09">
            <w:pPr>
              <w:pStyle w:val="GOSTTablenorm"/>
              <w:rPr>
                <w:ins w:id="1098" w:author="Краснова Наталья EXP-281880" w:date="2024-02-29T22:21:00Z"/>
              </w:rPr>
            </w:pPr>
            <w:ins w:id="1099" w:author="Сказецкая Наталья Камилевна" w:date="2024-05-22T21:55:00Z">
              <w:r w:rsidRPr="00051375">
                <w:t xml:space="preserve">Сумма </w:t>
              </w:r>
              <w:r>
                <w:t>бюджетного обязательства</w:t>
              </w:r>
              <w:r w:rsidRPr="00051375">
                <w:t xml:space="preserve"> </w:t>
              </w:r>
            </w:ins>
            <w:ins w:id="1100" w:author="Сказецкая Наталья Камилевна" w:date="2024-05-22T21:56:00Z">
              <w:r>
                <w:t>на первый год планового периода</w:t>
              </w:r>
            </w:ins>
            <w:ins w:id="1101" w:author="Сказецкая Наталья Камилевна" w:date="2024-05-22T21:55:00Z">
              <w:r>
                <w:t xml:space="preserve"> </w:t>
              </w:r>
              <w:r w:rsidRPr="00051375">
                <w:t xml:space="preserve">в </w:t>
              </w:r>
              <w:r w:rsidRPr="00B456C9">
                <w:t xml:space="preserve">единицах валюты, указанной в </w:t>
              </w:r>
              <w:r>
                <w:t>параметре</w:t>
              </w:r>
              <w:r w:rsidRPr="00B456C9">
                <w:t xml:space="preserve"> </w:t>
              </w:r>
              <w:r w:rsidRPr="00D35DA4">
                <w:rPr>
                  <w:b/>
                </w:rPr>
                <w:t>ACT_766_SND_BO</w:t>
              </w:r>
              <w:r w:rsidRPr="00B9499D">
                <w:t>:</w:t>
              </w:r>
              <w:r w:rsidRPr="00240762">
                <w:rPr>
                  <w:lang w:val="en-US"/>
                </w:rPr>
                <w:t>okvCode</w:t>
              </w:r>
              <w:r w:rsidRPr="00B456C9">
                <w:t xml:space="preserve">, </w:t>
              </w:r>
              <w:r w:rsidRPr="00B9499D">
                <w:t>с точностью 2 знака после запятой</w:t>
              </w:r>
            </w:ins>
          </w:p>
        </w:tc>
      </w:tr>
      <w:tr w:rsidR="00D70B09" w:rsidRPr="00B9499D" w14:paraId="4CA86E21" w14:textId="77777777" w:rsidTr="001955A8">
        <w:trPr>
          <w:ins w:id="1102" w:author="Краснова Наталья EXP-281880" w:date="2024-02-29T22:23:00Z"/>
        </w:trPr>
        <w:tc>
          <w:tcPr>
            <w:tcW w:w="1100" w:type="pct"/>
          </w:tcPr>
          <w:p w14:paraId="45BFF979" w14:textId="47906F11" w:rsidR="00D70B09" w:rsidRDefault="00D70B09" w:rsidP="00D70B09">
            <w:pPr>
              <w:pStyle w:val="GOSTTablenorm"/>
              <w:rPr>
                <w:ins w:id="1103" w:author="Краснова Наталья EXP-281880" w:date="2024-02-29T22:23:00Z"/>
              </w:rPr>
            </w:pPr>
            <w:ins w:id="1104" w:author="Краснова Наталья EXP-281880" w:date="2024-02-29T22:23:00Z">
              <w:r>
                <w:t xml:space="preserve">Сумма </w:t>
              </w:r>
            </w:ins>
            <w:ins w:id="1105" w:author="Сказецкая Наталья Камилевна" w:date="2024-05-22T21:51:00Z">
              <w:r>
                <w:t xml:space="preserve">БО </w:t>
              </w:r>
            </w:ins>
            <w:ins w:id="1106" w:author="Краснова Наталья EXP-281880" w:date="2024-02-29T22:23:00Z">
              <w:r>
                <w:t>на первый год планового периода</w:t>
              </w:r>
            </w:ins>
            <w:ins w:id="1107" w:author="Сказецкая Наталья Камилевна" w:date="2024-05-22T21:50:00Z">
              <w:r>
                <w:t xml:space="preserve"> в рублях</w:t>
              </w:r>
            </w:ins>
          </w:p>
        </w:tc>
        <w:tc>
          <w:tcPr>
            <w:tcW w:w="750" w:type="pct"/>
          </w:tcPr>
          <w:p w14:paraId="70D264BB" w14:textId="5B4BB7E8" w:rsidR="00D70B09" w:rsidRPr="00A71881" w:rsidRDefault="00D70B09" w:rsidP="00D70B09">
            <w:pPr>
              <w:pStyle w:val="GOSTTablenorm"/>
              <w:rPr>
                <w:ins w:id="1108" w:author="Краснова Наталья EXP-281880" w:date="2024-02-29T22:23:00Z"/>
                <w:b/>
              </w:rPr>
            </w:pPr>
            <w:ins w:id="1109" w:author="Краснова Наталья EXP-281880" w:date="2024-03-01T18:22:00Z">
              <w:r w:rsidRPr="00D35DA4">
                <w:rPr>
                  <w:b/>
                </w:rPr>
                <w:t>ACT_766_SND_BO</w:t>
              </w:r>
              <w:r>
                <w:rPr>
                  <w:b/>
                </w:rPr>
                <w:t>_2</w:t>
              </w:r>
              <w:r w:rsidRPr="00B9499D">
                <w:t>:</w:t>
              </w:r>
              <w:r w:rsidRPr="00240762">
                <w:rPr>
                  <w:lang w:val="en-US"/>
                </w:rPr>
                <w:t>sumRub1</w:t>
              </w:r>
            </w:ins>
          </w:p>
        </w:tc>
        <w:tc>
          <w:tcPr>
            <w:tcW w:w="500" w:type="pct"/>
          </w:tcPr>
          <w:p w14:paraId="526F489A" w14:textId="38162755" w:rsidR="00D70B09" w:rsidRPr="0000019B" w:rsidRDefault="00D70B09" w:rsidP="00D70B09">
            <w:pPr>
              <w:pStyle w:val="GOSTTablenorm"/>
              <w:rPr>
                <w:ins w:id="1110" w:author="Краснова Наталья EXP-281880" w:date="2024-02-29T22:23:00Z"/>
              </w:rPr>
            </w:pPr>
            <w:ins w:id="1111" w:author="Краснова Наталья EXP-281880" w:date="2024-02-29T22:23:00Z">
              <w:r>
                <w:t>Сумма</w:t>
              </w:r>
            </w:ins>
          </w:p>
        </w:tc>
        <w:tc>
          <w:tcPr>
            <w:tcW w:w="300" w:type="pct"/>
          </w:tcPr>
          <w:p w14:paraId="124120BA" w14:textId="4A7FBB42" w:rsidR="00D70B09" w:rsidRPr="001C1B16" w:rsidRDefault="00D70B09" w:rsidP="00D70B09">
            <w:pPr>
              <w:pStyle w:val="GOSTTablenorm"/>
              <w:rPr>
                <w:ins w:id="1112" w:author="Краснова Наталья EXP-281880" w:date="2024-02-29T22:23:00Z"/>
              </w:rPr>
            </w:pPr>
            <w:ins w:id="1113" w:author="Краснова Наталья EXP-281880" w:date="2024-02-29T22:26:00Z">
              <w:r w:rsidRPr="007F7C3A">
                <w:t>Да</w:t>
              </w:r>
            </w:ins>
          </w:p>
        </w:tc>
        <w:tc>
          <w:tcPr>
            <w:tcW w:w="315" w:type="pct"/>
          </w:tcPr>
          <w:p w14:paraId="67913ECF" w14:textId="77777777" w:rsidR="00D70B09" w:rsidRPr="006A0EDC" w:rsidRDefault="00D70B09" w:rsidP="00D70B09">
            <w:pPr>
              <w:pStyle w:val="GOSTTablenorm"/>
              <w:rPr>
                <w:ins w:id="1114" w:author="Краснова Наталья EXP-281880" w:date="2024-02-29T22:23:00Z"/>
              </w:rPr>
            </w:pPr>
          </w:p>
        </w:tc>
        <w:tc>
          <w:tcPr>
            <w:tcW w:w="2035" w:type="pct"/>
          </w:tcPr>
          <w:p w14:paraId="4A2370BA" w14:textId="7F4BED39" w:rsidR="00D70B09" w:rsidRDefault="00D70B09" w:rsidP="00D70B09">
            <w:pPr>
              <w:pStyle w:val="GOSTTablenorm"/>
              <w:rPr>
                <w:ins w:id="1115" w:author="Краснова Наталья EXP-281880" w:date="2024-02-29T22:23:00Z"/>
              </w:rPr>
            </w:pPr>
            <w:ins w:id="1116" w:author="Сказецкая Наталья Камилевна" w:date="2024-05-22T21:57:00Z">
              <w:r w:rsidRPr="00051375">
                <w:t xml:space="preserve">Сумма </w:t>
              </w:r>
              <w:r>
                <w:t>бюджетного обязательства</w:t>
              </w:r>
              <w:r w:rsidRPr="00051375">
                <w:t xml:space="preserve"> </w:t>
              </w:r>
            </w:ins>
            <w:ins w:id="1117" w:author="Сказецкая Наталья Камилевна" w:date="2024-05-22T21:58:00Z">
              <w:r w:rsidRPr="00402D32">
                <w:t xml:space="preserve">на </w:t>
              </w:r>
              <w:r>
                <w:t>первый год планового периода</w:t>
              </w:r>
            </w:ins>
            <w:ins w:id="1118" w:author="Краснова Наталья EXP-281880" w:date="2024-02-29T22:28:00Z">
              <w:r w:rsidRPr="00402D32">
                <w:t xml:space="preserve"> в рубл</w:t>
              </w:r>
              <w:r>
                <w:t>евом эквиваленте</w:t>
              </w:r>
              <w:r w:rsidRPr="00402D32">
                <w:t xml:space="preserve"> </w:t>
              </w:r>
              <w:r w:rsidRPr="00B9499D">
                <w:rPr>
                  <w:szCs w:val="22"/>
                </w:rPr>
                <w:t xml:space="preserve">с </w:t>
              </w:r>
              <w:r>
                <w:rPr>
                  <w:szCs w:val="22"/>
                </w:rPr>
                <w:t>точностью 2 знака после запятой</w:t>
              </w:r>
            </w:ins>
          </w:p>
        </w:tc>
      </w:tr>
      <w:tr w:rsidR="00D70B09" w:rsidRPr="00B9499D" w14:paraId="11C24E4C" w14:textId="77777777" w:rsidTr="001955A8">
        <w:trPr>
          <w:ins w:id="1119" w:author="Краснова Наталья EXP-281880" w:date="2024-02-29T22:23:00Z"/>
        </w:trPr>
        <w:tc>
          <w:tcPr>
            <w:tcW w:w="1100" w:type="pct"/>
          </w:tcPr>
          <w:p w14:paraId="47B1DE59" w14:textId="65B7C585" w:rsidR="00D70B09" w:rsidRDefault="00D70B09" w:rsidP="00D70B09">
            <w:pPr>
              <w:pStyle w:val="GOSTTablenorm"/>
              <w:rPr>
                <w:ins w:id="1120" w:author="Краснова Наталья EXP-281880" w:date="2024-02-29T22:23:00Z"/>
              </w:rPr>
            </w:pPr>
            <w:ins w:id="1121" w:author="Краснова Наталья EXP-281880" w:date="2024-02-29T22:23:00Z">
              <w:r>
                <w:t xml:space="preserve">Сумма </w:t>
              </w:r>
            </w:ins>
            <w:ins w:id="1122" w:author="Сказецкая Наталья Камилевна" w:date="2024-05-22T21:51:00Z">
              <w:r>
                <w:t xml:space="preserve">БО </w:t>
              </w:r>
            </w:ins>
            <w:ins w:id="1123" w:author="Краснова Наталья EXP-281880" w:date="2024-02-29T22:23:00Z">
              <w:r>
                <w:t>на второй год планового периода</w:t>
              </w:r>
            </w:ins>
            <w:ins w:id="1124" w:author="Сказецкая Наталья Камилевна" w:date="2024-05-22T21:51:00Z">
              <w:r>
                <w:t xml:space="preserve"> в валюте обязательства</w:t>
              </w:r>
            </w:ins>
          </w:p>
        </w:tc>
        <w:tc>
          <w:tcPr>
            <w:tcW w:w="750" w:type="pct"/>
          </w:tcPr>
          <w:p w14:paraId="0DABE024" w14:textId="5E65A787" w:rsidR="00D70B09" w:rsidRPr="00A71881" w:rsidRDefault="00D70B09" w:rsidP="00D70B09">
            <w:pPr>
              <w:pStyle w:val="GOSTTablenorm"/>
              <w:rPr>
                <w:ins w:id="1125" w:author="Краснова Наталья EXP-281880" w:date="2024-02-29T22:23:00Z"/>
                <w:b/>
              </w:rPr>
            </w:pPr>
            <w:ins w:id="1126" w:author="Краснова Наталья EXP-281880" w:date="2024-03-01T18:22:00Z">
              <w:r w:rsidRPr="00D35DA4">
                <w:rPr>
                  <w:b/>
                </w:rPr>
                <w:t>ACT_766_SND_BO</w:t>
              </w:r>
              <w:r>
                <w:rPr>
                  <w:b/>
                </w:rPr>
                <w:t>_2</w:t>
              </w:r>
              <w:r w:rsidRPr="00B9499D">
                <w:t>:</w:t>
              </w:r>
              <w:r w:rsidRPr="00240762">
                <w:rPr>
                  <w:lang w:val="en-US"/>
                </w:rPr>
                <w:t>sumVal</w:t>
              </w:r>
              <w:r>
                <w:t>2</w:t>
              </w:r>
            </w:ins>
          </w:p>
        </w:tc>
        <w:tc>
          <w:tcPr>
            <w:tcW w:w="500" w:type="pct"/>
          </w:tcPr>
          <w:p w14:paraId="15C27675" w14:textId="3904EE43" w:rsidR="00D70B09" w:rsidRPr="0000019B" w:rsidRDefault="00D70B09" w:rsidP="00D70B09">
            <w:pPr>
              <w:pStyle w:val="GOSTTablenorm"/>
              <w:rPr>
                <w:ins w:id="1127" w:author="Краснова Наталья EXP-281880" w:date="2024-02-29T22:23:00Z"/>
              </w:rPr>
            </w:pPr>
            <w:ins w:id="1128" w:author="Краснова Наталья EXP-281880" w:date="2024-02-29T22:23:00Z">
              <w:r>
                <w:t>Сумма</w:t>
              </w:r>
            </w:ins>
          </w:p>
        </w:tc>
        <w:tc>
          <w:tcPr>
            <w:tcW w:w="300" w:type="pct"/>
          </w:tcPr>
          <w:p w14:paraId="604734E1" w14:textId="744C87A1" w:rsidR="00D70B09" w:rsidRPr="001C1B16" w:rsidRDefault="00D70B09" w:rsidP="00D70B09">
            <w:pPr>
              <w:pStyle w:val="GOSTTablenorm"/>
              <w:rPr>
                <w:ins w:id="1129" w:author="Краснова Наталья EXP-281880" w:date="2024-02-29T22:23:00Z"/>
              </w:rPr>
            </w:pPr>
            <w:ins w:id="1130" w:author="Краснова Наталья EXP-281880" w:date="2024-02-29T22:26:00Z">
              <w:r w:rsidRPr="007F7C3A">
                <w:t>Да</w:t>
              </w:r>
            </w:ins>
          </w:p>
        </w:tc>
        <w:tc>
          <w:tcPr>
            <w:tcW w:w="315" w:type="pct"/>
          </w:tcPr>
          <w:p w14:paraId="26C4756E" w14:textId="77777777" w:rsidR="00D70B09" w:rsidRPr="006A0EDC" w:rsidRDefault="00D70B09" w:rsidP="00D70B09">
            <w:pPr>
              <w:pStyle w:val="GOSTTablenorm"/>
              <w:rPr>
                <w:ins w:id="1131" w:author="Краснова Наталья EXP-281880" w:date="2024-02-29T22:23:00Z"/>
              </w:rPr>
            </w:pPr>
          </w:p>
        </w:tc>
        <w:tc>
          <w:tcPr>
            <w:tcW w:w="2035" w:type="pct"/>
          </w:tcPr>
          <w:p w14:paraId="59D9C0B2" w14:textId="47C9421C" w:rsidR="00D70B09" w:rsidRDefault="00D70B09" w:rsidP="00D70B09">
            <w:pPr>
              <w:pStyle w:val="GOSTTablenorm"/>
              <w:rPr>
                <w:ins w:id="1132" w:author="Краснова Наталья EXP-281880" w:date="2024-02-29T22:23:00Z"/>
              </w:rPr>
            </w:pPr>
            <w:ins w:id="1133" w:author="Сказецкая Наталья Камилевна" w:date="2024-05-22T21:56:00Z">
              <w:r w:rsidRPr="00051375">
                <w:t xml:space="preserve">Сумма </w:t>
              </w:r>
              <w:r>
                <w:t>бюджетного обязательства</w:t>
              </w:r>
              <w:r w:rsidRPr="00051375">
                <w:t xml:space="preserve"> </w:t>
              </w:r>
              <w:r>
                <w:t xml:space="preserve">на второй год планового периода </w:t>
              </w:r>
              <w:r w:rsidRPr="00051375">
                <w:t xml:space="preserve">в </w:t>
              </w:r>
              <w:r w:rsidRPr="00B456C9">
                <w:t xml:space="preserve">единицах валюты, указанной в </w:t>
              </w:r>
              <w:r>
                <w:t>параметре</w:t>
              </w:r>
              <w:r w:rsidRPr="00B456C9">
                <w:t xml:space="preserve"> </w:t>
              </w:r>
              <w:r w:rsidRPr="00D35DA4">
                <w:rPr>
                  <w:b/>
                </w:rPr>
                <w:t>ACT_766_SND_BO</w:t>
              </w:r>
              <w:r w:rsidRPr="00B9499D">
                <w:t>:</w:t>
              </w:r>
              <w:r w:rsidRPr="00240762">
                <w:rPr>
                  <w:lang w:val="en-US"/>
                </w:rPr>
                <w:t>okvCode</w:t>
              </w:r>
              <w:r w:rsidRPr="00B456C9">
                <w:t xml:space="preserve">, </w:t>
              </w:r>
              <w:r w:rsidRPr="00B9499D">
                <w:t>с точностью 2 знака после запятой</w:t>
              </w:r>
            </w:ins>
          </w:p>
        </w:tc>
      </w:tr>
      <w:tr w:rsidR="00D70B09" w:rsidRPr="00B9499D" w14:paraId="208846FA" w14:textId="77777777" w:rsidTr="001955A8">
        <w:trPr>
          <w:ins w:id="1134" w:author="Краснова Наталья EXP-281880" w:date="2024-02-29T22:23:00Z"/>
        </w:trPr>
        <w:tc>
          <w:tcPr>
            <w:tcW w:w="1100" w:type="pct"/>
          </w:tcPr>
          <w:p w14:paraId="2CD93316" w14:textId="4CAF4D80" w:rsidR="00D70B09" w:rsidRDefault="00D70B09" w:rsidP="00D70B09">
            <w:pPr>
              <w:pStyle w:val="GOSTTablenorm"/>
              <w:rPr>
                <w:ins w:id="1135" w:author="Краснова Наталья EXP-281880" w:date="2024-02-29T22:23:00Z"/>
              </w:rPr>
            </w:pPr>
            <w:ins w:id="1136" w:author="Краснова Наталья EXP-281880" w:date="2024-02-29T22:23:00Z">
              <w:r>
                <w:t xml:space="preserve">Сумма </w:t>
              </w:r>
            </w:ins>
            <w:ins w:id="1137" w:author="Сказецкая Наталья Камилевна" w:date="2024-05-22T21:52:00Z">
              <w:r>
                <w:t xml:space="preserve">БО </w:t>
              </w:r>
            </w:ins>
            <w:ins w:id="1138" w:author="Краснова Наталья EXP-281880" w:date="2024-02-29T22:23:00Z">
              <w:r>
                <w:t>на второй год планового периода</w:t>
              </w:r>
            </w:ins>
            <w:ins w:id="1139" w:author="Сказецкая Наталья Камилевна" w:date="2024-05-22T21:51:00Z">
              <w:r>
                <w:t xml:space="preserve"> в рублях</w:t>
              </w:r>
            </w:ins>
          </w:p>
        </w:tc>
        <w:tc>
          <w:tcPr>
            <w:tcW w:w="750" w:type="pct"/>
          </w:tcPr>
          <w:p w14:paraId="238998E7" w14:textId="21C61AE7" w:rsidR="00D70B09" w:rsidRPr="00A71881" w:rsidRDefault="00D70B09" w:rsidP="00D70B09">
            <w:pPr>
              <w:pStyle w:val="GOSTTablenorm"/>
              <w:rPr>
                <w:ins w:id="1140" w:author="Краснова Наталья EXP-281880" w:date="2024-02-29T22:23:00Z"/>
                <w:b/>
              </w:rPr>
            </w:pPr>
            <w:ins w:id="1141" w:author="Краснова Наталья EXP-281880" w:date="2024-03-01T18:22:00Z">
              <w:r w:rsidRPr="00D35DA4">
                <w:rPr>
                  <w:b/>
                </w:rPr>
                <w:t>ACT_766_SND_BO</w:t>
              </w:r>
              <w:r>
                <w:rPr>
                  <w:b/>
                </w:rPr>
                <w:t>_2</w:t>
              </w:r>
              <w:r w:rsidRPr="00B9499D">
                <w:t>:</w:t>
              </w:r>
              <w:r w:rsidRPr="00240762">
                <w:rPr>
                  <w:lang w:val="en-US"/>
                </w:rPr>
                <w:t>sumRub</w:t>
              </w:r>
              <w:r>
                <w:rPr>
                  <w:lang w:val="en-US"/>
                </w:rPr>
                <w:t>2</w:t>
              </w:r>
            </w:ins>
          </w:p>
        </w:tc>
        <w:tc>
          <w:tcPr>
            <w:tcW w:w="500" w:type="pct"/>
          </w:tcPr>
          <w:p w14:paraId="70BB9B73" w14:textId="53B75E09" w:rsidR="00D70B09" w:rsidRPr="0000019B" w:rsidRDefault="00D70B09" w:rsidP="00D70B09">
            <w:pPr>
              <w:pStyle w:val="GOSTTablenorm"/>
              <w:rPr>
                <w:ins w:id="1142" w:author="Краснова Наталья EXP-281880" w:date="2024-02-29T22:23:00Z"/>
              </w:rPr>
            </w:pPr>
            <w:ins w:id="1143" w:author="Краснова Наталья EXP-281880" w:date="2024-02-29T22:23:00Z">
              <w:r>
                <w:t>Сумма</w:t>
              </w:r>
            </w:ins>
          </w:p>
        </w:tc>
        <w:tc>
          <w:tcPr>
            <w:tcW w:w="300" w:type="pct"/>
          </w:tcPr>
          <w:p w14:paraId="68477A32" w14:textId="7EE947E0" w:rsidR="00D70B09" w:rsidRPr="001C1B16" w:rsidRDefault="00D70B09" w:rsidP="00D70B09">
            <w:pPr>
              <w:pStyle w:val="GOSTTablenorm"/>
              <w:rPr>
                <w:ins w:id="1144" w:author="Краснова Наталья EXP-281880" w:date="2024-02-29T22:23:00Z"/>
              </w:rPr>
            </w:pPr>
            <w:ins w:id="1145" w:author="Краснова Наталья EXP-281880" w:date="2024-02-29T22:26:00Z">
              <w:r w:rsidRPr="007F7C3A">
                <w:t>Да</w:t>
              </w:r>
            </w:ins>
          </w:p>
        </w:tc>
        <w:tc>
          <w:tcPr>
            <w:tcW w:w="315" w:type="pct"/>
          </w:tcPr>
          <w:p w14:paraId="1927ADE7" w14:textId="77777777" w:rsidR="00D70B09" w:rsidRPr="006A0EDC" w:rsidRDefault="00D70B09" w:rsidP="00D70B09">
            <w:pPr>
              <w:pStyle w:val="GOSTTablenorm"/>
              <w:rPr>
                <w:ins w:id="1146" w:author="Краснова Наталья EXP-281880" w:date="2024-02-29T22:23:00Z"/>
              </w:rPr>
            </w:pPr>
          </w:p>
        </w:tc>
        <w:tc>
          <w:tcPr>
            <w:tcW w:w="2035" w:type="pct"/>
          </w:tcPr>
          <w:p w14:paraId="22473350" w14:textId="6DADD36B" w:rsidR="00D70B09" w:rsidRDefault="00D70B09" w:rsidP="00D70B09">
            <w:pPr>
              <w:pStyle w:val="GOSTTablenorm"/>
              <w:rPr>
                <w:ins w:id="1147" w:author="Краснова Наталья EXP-281880" w:date="2024-02-29T22:23:00Z"/>
              </w:rPr>
            </w:pPr>
            <w:ins w:id="1148" w:author="Сказецкая Наталья Камилевна" w:date="2024-05-22T21:58:00Z">
              <w:r w:rsidRPr="00051375">
                <w:t xml:space="preserve">Сумма </w:t>
              </w:r>
              <w:r>
                <w:t>бюджетного обязательства</w:t>
              </w:r>
              <w:r w:rsidRPr="00051375">
                <w:t xml:space="preserve"> </w:t>
              </w:r>
              <w:r w:rsidRPr="00402D32">
                <w:t xml:space="preserve">на </w:t>
              </w:r>
              <w:r>
                <w:t>второй год планового периода</w:t>
              </w:r>
            </w:ins>
            <w:ins w:id="1149" w:author="Краснова Наталья EXP-281880" w:date="2024-02-29T22:28:00Z">
              <w:r w:rsidRPr="00402D32">
                <w:t xml:space="preserve"> в рубл</w:t>
              </w:r>
              <w:r>
                <w:t>евом эквиваленте</w:t>
              </w:r>
              <w:r w:rsidRPr="00402D32">
                <w:t xml:space="preserve"> </w:t>
              </w:r>
              <w:r w:rsidRPr="00B9499D">
                <w:rPr>
                  <w:szCs w:val="22"/>
                </w:rPr>
                <w:t xml:space="preserve">с </w:t>
              </w:r>
              <w:r>
                <w:rPr>
                  <w:szCs w:val="22"/>
                </w:rPr>
                <w:t>точностью 2 знака после запятой</w:t>
              </w:r>
            </w:ins>
          </w:p>
        </w:tc>
      </w:tr>
      <w:tr w:rsidR="00D70B09" w:rsidRPr="00B9499D" w14:paraId="753A5DB1" w14:textId="77777777" w:rsidTr="001955A8">
        <w:trPr>
          <w:ins w:id="1150" w:author="Краснова Наталья EXP-281880" w:date="2024-02-29T22:23:00Z"/>
        </w:trPr>
        <w:tc>
          <w:tcPr>
            <w:tcW w:w="1100" w:type="pct"/>
          </w:tcPr>
          <w:p w14:paraId="0F35B0DB" w14:textId="18ABFF5B" w:rsidR="00D70B09" w:rsidRDefault="00D70B09" w:rsidP="00D70B09">
            <w:pPr>
              <w:pStyle w:val="GOSTTablenorm"/>
              <w:rPr>
                <w:ins w:id="1151" w:author="Краснова Наталья EXP-281880" w:date="2024-02-29T22:23:00Z"/>
              </w:rPr>
            </w:pPr>
            <w:ins w:id="1152" w:author="Краснова Наталья EXP-281880" w:date="2024-02-29T22:28:00Z">
              <w:r>
                <w:t xml:space="preserve">Сумма </w:t>
              </w:r>
            </w:ins>
            <w:ins w:id="1153" w:author="Сказецкая Наталья Камилевна" w:date="2024-05-22T21:52:00Z">
              <w:r>
                <w:t xml:space="preserve">БО </w:t>
              </w:r>
            </w:ins>
            <w:ins w:id="1154" w:author="Краснова Наталья EXP-281880" w:date="2024-02-29T22:28:00Z">
              <w:r>
                <w:t xml:space="preserve">на </w:t>
              </w:r>
            </w:ins>
            <w:ins w:id="1155" w:author="Сказецкая Наталья Камилевна" w:date="2024-05-22T21:52:00Z">
              <w:r>
                <w:t>третий</w:t>
              </w:r>
            </w:ins>
            <w:ins w:id="1156" w:author="Краснова Наталья EXP-281880" w:date="2024-02-29T22:28:00Z">
              <w:r>
                <w:t xml:space="preserve"> год планового периода</w:t>
              </w:r>
            </w:ins>
            <w:ins w:id="1157" w:author="Сказецкая Наталья Камилевна" w:date="2024-05-22T21:52:00Z">
              <w:r>
                <w:t xml:space="preserve"> в валюте обязательства</w:t>
              </w:r>
            </w:ins>
          </w:p>
        </w:tc>
        <w:tc>
          <w:tcPr>
            <w:tcW w:w="750" w:type="pct"/>
          </w:tcPr>
          <w:p w14:paraId="19CE8A2B" w14:textId="38EDDD8A" w:rsidR="00D70B09" w:rsidRPr="00A71881" w:rsidRDefault="00D70B09" w:rsidP="00D70B09">
            <w:pPr>
              <w:pStyle w:val="GOSTTablenorm"/>
              <w:rPr>
                <w:ins w:id="1158" w:author="Краснова Наталья EXP-281880" w:date="2024-02-29T22:23:00Z"/>
                <w:b/>
              </w:rPr>
            </w:pPr>
            <w:ins w:id="1159" w:author="Краснова Наталья EXP-281880" w:date="2024-03-01T18:22:00Z">
              <w:r w:rsidRPr="00D35DA4">
                <w:rPr>
                  <w:b/>
                </w:rPr>
                <w:t>ACT_766_SND_BO</w:t>
              </w:r>
              <w:r>
                <w:rPr>
                  <w:b/>
                </w:rPr>
                <w:t>_2</w:t>
              </w:r>
              <w:r w:rsidRPr="00B9499D">
                <w:t>:</w:t>
              </w:r>
              <w:r w:rsidRPr="00240762">
                <w:rPr>
                  <w:lang w:val="en-US"/>
                </w:rPr>
                <w:t>sumVal</w:t>
              </w:r>
              <w:r>
                <w:t>3</w:t>
              </w:r>
            </w:ins>
          </w:p>
        </w:tc>
        <w:tc>
          <w:tcPr>
            <w:tcW w:w="500" w:type="pct"/>
          </w:tcPr>
          <w:p w14:paraId="23974779" w14:textId="449A7DCA" w:rsidR="00D70B09" w:rsidRPr="0000019B" w:rsidRDefault="00D70B09" w:rsidP="00D70B09">
            <w:pPr>
              <w:pStyle w:val="GOSTTablenorm"/>
              <w:rPr>
                <w:ins w:id="1160" w:author="Краснова Наталья EXP-281880" w:date="2024-02-29T22:23:00Z"/>
              </w:rPr>
            </w:pPr>
            <w:ins w:id="1161" w:author="Краснова Наталья EXP-281880" w:date="2024-02-29T22:28:00Z">
              <w:r>
                <w:t>Сумма</w:t>
              </w:r>
            </w:ins>
          </w:p>
        </w:tc>
        <w:tc>
          <w:tcPr>
            <w:tcW w:w="300" w:type="pct"/>
          </w:tcPr>
          <w:p w14:paraId="7D9DBB1B" w14:textId="75D8969B" w:rsidR="00D70B09" w:rsidRPr="001C1B16" w:rsidRDefault="00D70B09" w:rsidP="00D70B09">
            <w:pPr>
              <w:pStyle w:val="GOSTTablenorm"/>
              <w:rPr>
                <w:ins w:id="1162" w:author="Краснова Наталья EXP-281880" w:date="2024-02-29T22:23:00Z"/>
              </w:rPr>
            </w:pPr>
            <w:ins w:id="1163" w:author="Краснова Наталья EXP-281880" w:date="2024-02-29T22:28:00Z">
              <w:r w:rsidRPr="007F7C3A">
                <w:t>Да</w:t>
              </w:r>
            </w:ins>
          </w:p>
        </w:tc>
        <w:tc>
          <w:tcPr>
            <w:tcW w:w="315" w:type="pct"/>
          </w:tcPr>
          <w:p w14:paraId="271FE5F5" w14:textId="77777777" w:rsidR="00D70B09" w:rsidRPr="006A0EDC" w:rsidRDefault="00D70B09" w:rsidP="00D70B09">
            <w:pPr>
              <w:pStyle w:val="GOSTTablenorm"/>
              <w:rPr>
                <w:ins w:id="1164" w:author="Краснова Наталья EXP-281880" w:date="2024-02-29T22:23:00Z"/>
              </w:rPr>
            </w:pPr>
          </w:p>
        </w:tc>
        <w:tc>
          <w:tcPr>
            <w:tcW w:w="2035" w:type="pct"/>
          </w:tcPr>
          <w:p w14:paraId="0DC5B841" w14:textId="22A3A844" w:rsidR="00D70B09" w:rsidRDefault="00D70B09" w:rsidP="00D70B09">
            <w:pPr>
              <w:pStyle w:val="GOSTTablenorm"/>
              <w:rPr>
                <w:ins w:id="1165" w:author="Краснова Наталья EXP-281880" w:date="2024-02-29T22:23:00Z"/>
              </w:rPr>
            </w:pPr>
            <w:ins w:id="1166" w:author="Сказецкая Наталья Камилевна" w:date="2024-05-22T21:56:00Z">
              <w:r w:rsidRPr="00051375">
                <w:t xml:space="preserve">Сумма </w:t>
              </w:r>
              <w:r>
                <w:t>бюджетного обязательства</w:t>
              </w:r>
              <w:r w:rsidRPr="00051375">
                <w:t xml:space="preserve"> </w:t>
              </w:r>
            </w:ins>
            <w:ins w:id="1167" w:author="Сказецкая Наталья Камилевна" w:date="2024-05-22T21:57:00Z">
              <w:r>
                <w:t>на третий год планового периода</w:t>
              </w:r>
            </w:ins>
            <w:ins w:id="1168" w:author="Сказецкая Наталья Камилевна" w:date="2024-05-22T21:56:00Z">
              <w:r>
                <w:t xml:space="preserve"> </w:t>
              </w:r>
              <w:r w:rsidRPr="00051375">
                <w:t xml:space="preserve">в </w:t>
              </w:r>
              <w:r w:rsidRPr="00B456C9">
                <w:t xml:space="preserve">единицах валюты, указанной в </w:t>
              </w:r>
              <w:r>
                <w:t>параметре</w:t>
              </w:r>
              <w:r w:rsidRPr="00B456C9">
                <w:t xml:space="preserve"> </w:t>
              </w:r>
              <w:r w:rsidRPr="00D35DA4">
                <w:rPr>
                  <w:b/>
                </w:rPr>
                <w:t>ACT_766_SND_BO</w:t>
              </w:r>
              <w:r w:rsidRPr="00B9499D">
                <w:t>:</w:t>
              </w:r>
              <w:r w:rsidRPr="00240762">
                <w:rPr>
                  <w:lang w:val="en-US"/>
                </w:rPr>
                <w:t>okvCode</w:t>
              </w:r>
              <w:r w:rsidRPr="00B456C9">
                <w:t xml:space="preserve">, </w:t>
              </w:r>
              <w:r w:rsidRPr="00B9499D">
                <w:t>с точностью 2 знака после запятой</w:t>
              </w:r>
            </w:ins>
          </w:p>
        </w:tc>
      </w:tr>
      <w:tr w:rsidR="00D70B09" w:rsidRPr="00B9499D" w14:paraId="69AA7138" w14:textId="77777777" w:rsidTr="001955A8">
        <w:trPr>
          <w:ins w:id="1169" w:author="Краснова Наталья EXP-281880" w:date="2024-02-29T22:28:00Z"/>
        </w:trPr>
        <w:tc>
          <w:tcPr>
            <w:tcW w:w="1100" w:type="pct"/>
          </w:tcPr>
          <w:p w14:paraId="4944EFB3" w14:textId="6EC62C34" w:rsidR="00D70B09" w:rsidRDefault="00D70B09" w:rsidP="00D70B09">
            <w:pPr>
              <w:pStyle w:val="GOSTTablenorm"/>
              <w:rPr>
                <w:ins w:id="1170" w:author="Краснова Наталья EXP-281880" w:date="2024-02-29T22:28:00Z"/>
              </w:rPr>
            </w:pPr>
            <w:ins w:id="1171" w:author="Краснова Наталья EXP-281880" w:date="2024-02-29T22:28:00Z">
              <w:r>
                <w:t xml:space="preserve">Сумма </w:t>
              </w:r>
            </w:ins>
            <w:ins w:id="1172" w:author="Сказецкая Наталья Камилевна" w:date="2024-05-22T21:52:00Z">
              <w:r>
                <w:t xml:space="preserve">БО </w:t>
              </w:r>
            </w:ins>
            <w:ins w:id="1173" w:author="Краснова Наталья EXP-281880" w:date="2024-02-29T22:28:00Z">
              <w:r>
                <w:t xml:space="preserve">на </w:t>
              </w:r>
            </w:ins>
            <w:ins w:id="1174" w:author="Сказецкая Наталья Камилевна" w:date="2024-05-22T21:52:00Z">
              <w:r>
                <w:t>третий</w:t>
              </w:r>
            </w:ins>
            <w:ins w:id="1175" w:author="Краснова Наталья EXP-281880" w:date="2024-02-29T22:28:00Z">
              <w:r>
                <w:t xml:space="preserve"> год планового периода</w:t>
              </w:r>
            </w:ins>
            <w:ins w:id="1176" w:author="Сказецкая Наталья Камилевна" w:date="2024-05-22T21:52:00Z">
              <w:r>
                <w:t xml:space="preserve"> в рублях</w:t>
              </w:r>
            </w:ins>
          </w:p>
        </w:tc>
        <w:tc>
          <w:tcPr>
            <w:tcW w:w="750" w:type="pct"/>
          </w:tcPr>
          <w:p w14:paraId="74AC6F74" w14:textId="7C0DEDCF" w:rsidR="00D70B09" w:rsidRPr="00A71881" w:rsidRDefault="00D70B09" w:rsidP="00D70B09">
            <w:pPr>
              <w:pStyle w:val="GOSTTablenorm"/>
              <w:rPr>
                <w:ins w:id="1177" w:author="Краснова Наталья EXP-281880" w:date="2024-02-29T22:28:00Z"/>
                <w:b/>
              </w:rPr>
            </w:pPr>
            <w:ins w:id="1178" w:author="Краснова Наталья EXP-281880" w:date="2024-03-01T18:22:00Z">
              <w:r w:rsidRPr="00D35DA4">
                <w:rPr>
                  <w:b/>
                </w:rPr>
                <w:t>ACT_766_SND_BO</w:t>
              </w:r>
              <w:r>
                <w:rPr>
                  <w:b/>
                </w:rPr>
                <w:t>_2</w:t>
              </w:r>
              <w:r w:rsidRPr="00B9499D">
                <w:t>:</w:t>
              </w:r>
              <w:r w:rsidRPr="00240762">
                <w:rPr>
                  <w:lang w:val="en-US"/>
                </w:rPr>
                <w:t>sumRub</w:t>
              </w:r>
              <w:r>
                <w:rPr>
                  <w:lang w:val="en-US"/>
                </w:rPr>
                <w:t>3</w:t>
              </w:r>
            </w:ins>
          </w:p>
        </w:tc>
        <w:tc>
          <w:tcPr>
            <w:tcW w:w="500" w:type="pct"/>
          </w:tcPr>
          <w:p w14:paraId="163CB5A5" w14:textId="3A115363" w:rsidR="00D70B09" w:rsidRPr="0000019B" w:rsidRDefault="00D70B09" w:rsidP="00D70B09">
            <w:pPr>
              <w:pStyle w:val="GOSTTablenorm"/>
              <w:rPr>
                <w:ins w:id="1179" w:author="Краснова Наталья EXP-281880" w:date="2024-02-29T22:28:00Z"/>
              </w:rPr>
            </w:pPr>
            <w:ins w:id="1180" w:author="Краснова Наталья EXP-281880" w:date="2024-02-29T22:28:00Z">
              <w:r>
                <w:t>Сумма</w:t>
              </w:r>
            </w:ins>
          </w:p>
        </w:tc>
        <w:tc>
          <w:tcPr>
            <w:tcW w:w="300" w:type="pct"/>
          </w:tcPr>
          <w:p w14:paraId="32114233" w14:textId="45B8CEDD" w:rsidR="00D70B09" w:rsidRPr="001C1B16" w:rsidRDefault="00D70B09" w:rsidP="00D70B09">
            <w:pPr>
              <w:pStyle w:val="GOSTTablenorm"/>
              <w:rPr>
                <w:ins w:id="1181" w:author="Краснова Наталья EXP-281880" w:date="2024-02-29T22:28:00Z"/>
              </w:rPr>
            </w:pPr>
            <w:ins w:id="1182" w:author="Краснова Наталья EXP-281880" w:date="2024-02-29T22:28:00Z">
              <w:r w:rsidRPr="007F7C3A">
                <w:t>Да</w:t>
              </w:r>
            </w:ins>
          </w:p>
        </w:tc>
        <w:tc>
          <w:tcPr>
            <w:tcW w:w="315" w:type="pct"/>
          </w:tcPr>
          <w:p w14:paraId="5B256E66" w14:textId="77777777" w:rsidR="00D70B09" w:rsidRPr="006A0EDC" w:rsidRDefault="00D70B09" w:rsidP="00D70B09">
            <w:pPr>
              <w:pStyle w:val="GOSTTablenorm"/>
              <w:rPr>
                <w:ins w:id="1183" w:author="Краснова Наталья EXP-281880" w:date="2024-02-29T22:28:00Z"/>
              </w:rPr>
            </w:pPr>
          </w:p>
        </w:tc>
        <w:tc>
          <w:tcPr>
            <w:tcW w:w="2035" w:type="pct"/>
          </w:tcPr>
          <w:p w14:paraId="46093105" w14:textId="2B18C0E6" w:rsidR="00D70B09" w:rsidRDefault="00D70B09" w:rsidP="00D70B09">
            <w:pPr>
              <w:pStyle w:val="GOSTTablenorm"/>
              <w:rPr>
                <w:ins w:id="1184" w:author="Краснова Наталья EXP-281880" w:date="2024-02-29T22:28:00Z"/>
              </w:rPr>
            </w:pPr>
            <w:ins w:id="1185" w:author="Сказецкая Наталья Камилевна" w:date="2024-05-22T21:58:00Z">
              <w:r w:rsidRPr="00051375">
                <w:t xml:space="preserve">Сумма </w:t>
              </w:r>
              <w:r>
                <w:t>бюджетного обязательства</w:t>
              </w:r>
              <w:r w:rsidRPr="00051375">
                <w:t xml:space="preserve"> </w:t>
              </w:r>
            </w:ins>
            <w:ins w:id="1186" w:author="Сказецкая Наталья Камилевна" w:date="2024-05-22T21:59:00Z">
              <w:r w:rsidRPr="00402D32">
                <w:t xml:space="preserve">на </w:t>
              </w:r>
              <w:r>
                <w:t>третий год планового периода</w:t>
              </w:r>
            </w:ins>
            <w:ins w:id="1187" w:author="Краснова Наталья EXP-281880" w:date="2024-02-29T22:28:00Z">
              <w:r w:rsidRPr="00402D32">
                <w:t xml:space="preserve"> в рубл</w:t>
              </w:r>
              <w:r>
                <w:t>евом эквиваленте</w:t>
              </w:r>
              <w:r w:rsidRPr="00402D32">
                <w:t xml:space="preserve"> </w:t>
              </w:r>
              <w:r w:rsidRPr="00B9499D">
                <w:rPr>
                  <w:szCs w:val="22"/>
                </w:rPr>
                <w:t xml:space="preserve">с </w:t>
              </w:r>
              <w:r>
                <w:rPr>
                  <w:szCs w:val="22"/>
                </w:rPr>
                <w:t>точностью 2 знака после запятой</w:t>
              </w:r>
            </w:ins>
          </w:p>
        </w:tc>
      </w:tr>
      <w:tr w:rsidR="00D70B09" w:rsidRPr="00B9499D" w14:paraId="40F70332" w14:textId="77777777" w:rsidTr="001955A8">
        <w:trPr>
          <w:ins w:id="1188" w:author="Краснова Наталья EXP-281880" w:date="2024-02-29T22:28:00Z"/>
        </w:trPr>
        <w:tc>
          <w:tcPr>
            <w:tcW w:w="1100" w:type="pct"/>
          </w:tcPr>
          <w:p w14:paraId="0EEE24C4" w14:textId="33ED1AC2" w:rsidR="00D70B09" w:rsidRDefault="00D70B09" w:rsidP="00D70B09">
            <w:pPr>
              <w:pStyle w:val="GOSTTablenorm"/>
              <w:rPr>
                <w:ins w:id="1189" w:author="Краснова Наталья EXP-281880" w:date="2024-02-29T22:28:00Z"/>
              </w:rPr>
            </w:pPr>
            <w:ins w:id="1190" w:author="Краснова Наталья EXP-281880" w:date="2024-02-29T22:29:00Z">
              <w:r>
                <w:lastRenderedPageBreak/>
                <w:t xml:space="preserve">Сумма </w:t>
              </w:r>
            </w:ins>
            <w:ins w:id="1191" w:author="Сказецкая Наталья Камилевна" w:date="2024-05-22T21:53:00Z">
              <w:r>
                <w:t xml:space="preserve">БО </w:t>
              </w:r>
            </w:ins>
            <w:ins w:id="1192" w:author="Краснова Наталья EXP-281880" w:date="2024-02-29T22:29:00Z">
              <w:r>
                <w:t>на последующие годы</w:t>
              </w:r>
            </w:ins>
            <w:ins w:id="1193" w:author="Сказецкая Наталья Камилевна" w:date="2024-05-22T21:53:00Z">
              <w:r>
                <w:t xml:space="preserve"> в валюте обязательства</w:t>
              </w:r>
            </w:ins>
          </w:p>
        </w:tc>
        <w:tc>
          <w:tcPr>
            <w:tcW w:w="750" w:type="pct"/>
          </w:tcPr>
          <w:p w14:paraId="61052B66" w14:textId="434DB1CE" w:rsidR="00D70B09" w:rsidRPr="00A71881" w:rsidRDefault="00D70B09" w:rsidP="00D70B09">
            <w:pPr>
              <w:pStyle w:val="GOSTTablenorm"/>
              <w:rPr>
                <w:ins w:id="1194" w:author="Краснова Наталья EXP-281880" w:date="2024-02-29T22:28:00Z"/>
                <w:b/>
              </w:rPr>
            </w:pPr>
            <w:ins w:id="1195" w:author="Краснова Наталья EXP-281880" w:date="2024-03-01T18:22:00Z">
              <w:r w:rsidRPr="00D35DA4">
                <w:rPr>
                  <w:b/>
                </w:rPr>
                <w:t>ACT_766_SND_BO</w:t>
              </w:r>
              <w:r>
                <w:rPr>
                  <w:b/>
                </w:rPr>
                <w:t>_2</w:t>
              </w:r>
              <w:r w:rsidRPr="00B9499D">
                <w:t>:</w:t>
              </w:r>
              <w:r w:rsidRPr="00240762">
                <w:rPr>
                  <w:lang w:val="en-US"/>
                </w:rPr>
                <w:t>sumVal</w:t>
              </w:r>
              <w:r>
                <w:t>4</w:t>
              </w:r>
            </w:ins>
          </w:p>
        </w:tc>
        <w:tc>
          <w:tcPr>
            <w:tcW w:w="500" w:type="pct"/>
          </w:tcPr>
          <w:p w14:paraId="1E5ECABD" w14:textId="576FDBD6" w:rsidR="00D70B09" w:rsidRPr="0000019B" w:rsidRDefault="00D70B09" w:rsidP="00D70B09">
            <w:pPr>
              <w:pStyle w:val="GOSTTablenorm"/>
              <w:rPr>
                <w:ins w:id="1196" w:author="Краснова Наталья EXP-281880" w:date="2024-02-29T22:28:00Z"/>
              </w:rPr>
            </w:pPr>
            <w:ins w:id="1197" w:author="Краснова Наталья EXP-281880" w:date="2024-02-29T22:29:00Z">
              <w:r>
                <w:t>Сумма</w:t>
              </w:r>
            </w:ins>
          </w:p>
        </w:tc>
        <w:tc>
          <w:tcPr>
            <w:tcW w:w="300" w:type="pct"/>
          </w:tcPr>
          <w:p w14:paraId="3594709B" w14:textId="79518C56" w:rsidR="00D70B09" w:rsidRPr="001C1B16" w:rsidRDefault="00D70B09" w:rsidP="00D70B09">
            <w:pPr>
              <w:pStyle w:val="GOSTTablenorm"/>
              <w:rPr>
                <w:ins w:id="1198" w:author="Краснова Наталья EXP-281880" w:date="2024-02-29T22:28:00Z"/>
              </w:rPr>
            </w:pPr>
            <w:ins w:id="1199" w:author="Краснова Наталья EXP-281880" w:date="2024-02-29T22:29:00Z">
              <w:r w:rsidRPr="007F7C3A">
                <w:t>Да</w:t>
              </w:r>
            </w:ins>
          </w:p>
        </w:tc>
        <w:tc>
          <w:tcPr>
            <w:tcW w:w="315" w:type="pct"/>
          </w:tcPr>
          <w:p w14:paraId="1AB0A9C7" w14:textId="77777777" w:rsidR="00D70B09" w:rsidRPr="006A0EDC" w:rsidRDefault="00D70B09" w:rsidP="00D70B09">
            <w:pPr>
              <w:pStyle w:val="GOSTTablenorm"/>
              <w:rPr>
                <w:ins w:id="1200" w:author="Краснова Наталья EXP-281880" w:date="2024-02-29T22:28:00Z"/>
              </w:rPr>
            </w:pPr>
          </w:p>
        </w:tc>
        <w:tc>
          <w:tcPr>
            <w:tcW w:w="2035" w:type="pct"/>
          </w:tcPr>
          <w:p w14:paraId="066DE501" w14:textId="0F0997A8" w:rsidR="00D70B09" w:rsidRDefault="00D70B09" w:rsidP="00D70B09">
            <w:pPr>
              <w:pStyle w:val="GOSTTablenorm"/>
              <w:rPr>
                <w:ins w:id="1201" w:author="Краснова Наталья EXP-281880" w:date="2024-02-29T22:28:00Z"/>
              </w:rPr>
            </w:pPr>
            <w:ins w:id="1202" w:author="Сказецкая Наталья Камилевна" w:date="2024-05-22T21:56:00Z">
              <w:r w:rsidRPr="00051375">
                <w:t xml:space="preserve">Сумма </w:t>
              </w:r>
              <w:r>
                <w:t>бюджетного обязательства</w:t>
              </w:r>
              <w:r w:rsidRPr="00051375">
                <w:t xml:space="preserve"> </w:t>
              </w:r>
            </w:ins>
            <w:ins w:id="1203" w:author="Сказецкая Наталья Камилевна" w:date="2024-05-22T21:57:00Z">
              <w:r>
                <w:t>на последующие годы</w:t>
              </w:r>
            </w:ins>
            <w:ins w:id="1204" w:author="Сказецкая Наталья Камилевна" w:date="2024-05-22T21:56:00Z">
              <w:r>
                <w:t xml:space="preserve"> </w:t>
              </w:r>
              <w:r w:rsidRPr="00051375">
                <w:t xml:space="preserve">в </w:t>
              </w:r>
              <w:r w:rsidRPr="00B456C9">
                <w:t xml:space="preserve">единицах валюты, указанной в </w:t>
              </w:r>
              <w:r>
                <w:t>параметре</w:t>
              </w:r>
              <w:r w:rsidRPr="00B456C9">
                <w:t xml:space="preserve"> </w:t>
              </w:r>
              <w:r w:rsidRPr="00D35DA4">
                <w:rPr>
                  <w:b/>
                </w:rPr>
                <w:t>ACT_766_SND_BO</w:t>
              </w:r>
              <w:r w:rsidRPr="00B9499D">
                <w:t>:</w:t>
              </w:r>
              <w:r w:rsidRPr="00240762">
                <w:rPr>
                  <w:lang w:val="en-US"/>
                </w:rPr>
                <w:t>okvCode</w:t>
              </w:r>
              <w:r w:rsidRPr="00B456C9">
                <w:t xml:space="preserve">, </w:t>
              </w:r>
              <w:r w:rsidRPr="00B9499D">
                <w:t>с точностью 2 знака после запятой</w:t>
              </w:r>
            </w:ins>
          </w:p>
        </w:tc>
      </w:tr>
      <w:tr w:rsidR="00D70B09" w:rsidRPr="00B9499D" w14:paraId="0E05AE8B" w14:textId="77777777" w:rsidTr="001955A8">
        <w:trPr>
          <w:ins w:id="1205" w:author="Краснова Наталья EXP-281880" w:date="2024-02-29T22:23:00Z"/>
        </w:trPr>
        <w:tc>
          <w:tcPr>
            <w:tcW w:w="1100" w:type="pct"/>
          </w:tcPr>
          <w:p w14:paraId="1EE4BA28" w14:textId="4A9628DD" w:rsidR="00D70B09" w:rsidRDefault="00D70B09" w:rsidP="00D70B09">
            <w:pPr>
              <w:pStyle w:val="GOSTTablenorm"/>
              <w:rPr>
                <w:ins w:id="1206" w:author="Краснова Наталья EXP-281880" w:date="2024-02-29T22:23:00Z"/>
              </w:rPr>
            </w:pPr>
            <w:ins w:id="1207" w:author="Краснова Наталья EXP-281880" w:date="2024-02-29T22:29:00Z">
              <w:r>
                <w:t xml:space="preserve">Сумма </w:t>
              </w:r>
            </w:ins>
            <w:ins w:id="1208" w:author="Сказецкая Наталья Камилевна" w:date="2024-05-22T21:53:00Z">
              <w:r>
                <w:t xml:space="preserve">БО </w:t>
              </w:r>
            </w:ins>
            <w:ins w:id="1209" w:author="Краснова Наталья EXP-281880" w:date="2024-02-29T22:29:00Z">
              <w:r>
                <w:t>на последующие годы</w:t>
              </w:r>
            </w:ins>
            <w:ins w:id="1210" w:author="Сказецкая Наталья Камилевна" w:date="2024-05-22T21:53:00Z">
              <w:r>
                <w:t xml:space="preserve"> в рублях</w:t>
              </w:r>
            </w:ins>
          </w:p>
        </w:tc>
        <w:tc>
          <w:tcPr>
            <w:tcW w:w="750" w:type="pct"/>
          </w:tcPr>
          <w:p w14:paraId="47C642A8" w14:textId="3C1404AA" w:rsidR="00D70B09" w:rsidRPr="00A71881" w:rsidRDefault="00D70B09" w:rsidP="00D70B09">
            <w:pPr>
              <w:pStyle w:val="GOSTTablenorm"/>
              <w:rPr>
                <w:ins w:id="1211" w:author="Краснова Наталья EXP-281880" w:date="2024-02-29T22:23:00Z"/>
                <w:b/>
              </w:rPr>
            </w:pPr>
            <w:ins w:id="1212" w:author="Краснова Наталья EXP-281880" w:date="2024-03-01T18:22:00Z">
              <w:r w:rsidRPr="00D35DA4">
                <w:rPr>
                  <w:b/>
                </w:rPr>
                <w:t>ACT_766_SND_BO</w:t>
              </w:r>
              <w:r>
                <w:rPr>
                  <w:b/>
                </w:rPr>
                <w:t>_2</w:t>
              </w:r>
              <w:r w:rsidRPr="00B9499D">
                <w:t>:</w:t>
              </w:r>
              <w:r w:rsidRPr="00240762">
                <w:rPr>
                  <w:lang w:val="en-US"/>
                </w:rPr>
                <w:t>sumRub</w:t>
              </w:r>
              <w:r>
                <w:rPr>
                  <w:lang w:val="en-US"/>
                </w:rPr>
                <w:t>4</w:t>
              </w:r>
            </w:ins>
          </w:p>
        </w:tc>
        <w:tc>
          <w:tcPr>
            <w:tcW w:w="500" w:type="pct"/>
          </w:tcPr>
          <w:p w14:paraId="1BF814BB" w14:textId="27E3897F" w:rsidR="00D70B09" w:rsidRPr="0000019B" w:rsidRDefault="00D70B09" w:rsidP="00D70B09">
            <w:pPr>
              <w:pStyle w:val="GOSTTablenorm"/>
              <w:rPr>
                <w:ins w:id="1213" w:author="Краснова Наталья EXP-281880" w:date="2024-02-29T22:23:00Z"/>
              </w:rPr>
            </w:pPr>
            <w:ins w:id="1214" w:author="Краснова Наталья EXP-281880" w:date="2024-02-29T22:29:00Z">
              <w:r>
                <w:t>Сумма</w:t>
              </w:r>
            </w:ins>
          </w:p>
        </w:tc>
        <w:tc>
          <w:tcPr>
            <w:tcW w:w="300" w:type="pct"/>
          </w:tcPr>
          <w:p w14:paraId="173FFA6A" w14:textId="5F1E9F08" w:rsidR="00D70B09" w:rsidRPr="001C1B16" w:rsidRDefault="00D70B09" w:rsidP="00D70B09">
            <w:pPr>
              <w:pStyle w:val="GOSTTablenorm"/>
              <w:rPr>
                <w:ins w:id="1215" w:author="Краснова Наталья EXP-281880" w:date="2024-02-29T22:23:00Z"/>
              </w:rPr>
            </w:pPr>
            <w:ins w:id="1216" w:author="Краснова Наталья EXP-281880" w:date="2024-02-29T22:29:00Z">
              <w:r w:rsidRPr="007F7C3A">
                <w:t>Да</w:t>
              </w:r>
            </w:ins>
          </w:p>
        </w:tc>
        <w:tc>
          <w:tcPr>
            <w:tcW w:w="315" w:type="pct"/>
          </w:tcPr>
          <w:p w14:paraId="0C767BFE" w14:textId="77777777" w:rsidR="00D70B09" w:rsidRPr="006A0EDC" w:rsidRDefault="00D70B09" w:rsidP="00D70B09">
            <w:pPr>
              <w:pStyle w:val="GOSTTablenorm"/>
              <w:rPr>
                <w:ins w:id="1217" w:author="Краснова Наталья EXP-281880" w:date="2024-02-29T22:23:00Z"/>
              </w:rPr>
            </w:pPr>
          </w:p>
        </w:tc>
        <w:tc>
          <w:tcPr>
            <w:tcW w:w="2035" w:type="pct"/>
          </w:tcPr>
          <w:p w14:paraId="387F7DB1" w14:textId="0A10C295" w:rsidR="00D70B09" w:rsidRDefault="00D70B09" w:rsidP="00D70B09">
            <w:pPr>
              <w:pStyle w:val="GOSTTablenorm"/>
              <w:rPr>
                <w:ins w:id="1218" w:author="Краснова Наталья EXP-281880" w:date="2024-02-29T22:23:00Z"/>
              </w:rPr>
            </w:pPr>
            <w:ins w:id="1219" w:author="Сказецкая Наталья Камилевна" w:date="2024-05-22T21:58:00Z">
              <w:r w:rsidRPr="00051375">
                <w:t xml:space="preserve">Сумма </w:t>
              </w:r>
              <w:r>
                <w:t>бюджетного обязательства</w:t>
              </w:r>
              <w:r w:rsidRPr="00051375">
                <w:t xml:space="preserve"> </w:t>
              </w:r>
            </w:ins>
            <w:ins w:id="1220" w:author="Сказецкая Наталья Камилевна" w:date="2024-05-22T21:59:00Z">
              <w:r>
                <w:t>на последующие годы</w:t>
              </w:r>
            </w:ins>
            <w:ins w:id="1221" w:author="Краснова Наталья EXP-281880" w:date="2024-02-29T22:29:00Z">
              <w:r w:rsidRPr="00402D32">
                <w:t xml:space="preserve"> в рубл</w:t>
              </w:r>
              <w:r>
                <w:t>евом эквиваленте</w:t>
              </w:r>
              <w:r w:rsidRPr="00402D32">
                <w:t xml:space="preserve"> </w:t>
              </w:r>
              <w:r w:rsidRPr="00B9499D">
                <w:rPr>
                  <w:szCs w:val="22"/>
                </w:rPr>
                <w:t xml:space="preserve">с </w:t>
              </w:r>
              <w:r>
                <w:rPr>
                  <w:szCs w:val="22"/>
                </w:rPr>
                <w:t>точностью 2 знака после запятой</w:t>
              </w:r>
            </w:ins>
          </w:p>
        </w:tc>
      </w:tr>
      <w:tr w:rsidR="00D70B09" w:rsidRPr="00B9499D" w14:paraId="247E1BFD" w14:textId="77777777" w:rsidTr="001955A8">
        <w:trPr>
          <w:ins w:id="1222" w:author="Краснова Наталья EXP-281880" w:date="2024-02-29T22:16:00Z"/>
        </w:trPr>
        <w:tc>
          <w:tcPr>
            <w:tcW w:w="1100" w:type="pct"/>
          </w:tcPr>
          <w:p w14:paraId="20EF4B04" w14:textId="28B8FEA7" w:rsidR="00D70B09" w:rsidRPr="00556BCD" w:rsidRDefault="00D70B09" w:rsidP="00D70B09">
            <w:pPr>
              <w:pStyle w:val="GOSTTablenorm"/>
              <w:rPr>
                <w:ins w:id="1223" w:author="Краснова Наталья EXP-281880" w:date="2024-02-29T22:16:00Z"/>
                <w:b/>
              </w:rPr>
            </w:pPr>
            <w:ins w:id="1224" w:author="Краснова Наталья EXP-281880" w:date="2024-03-24T21:36:00Z">
              <w:r w:rsidRPr="007F3BC5">
                <w:rPr>
                  <w:b/>
                  <w:szCs w:val="22"/>
                </w:rPr>
                <w:t>Строки документа по разделу</w:t>
              </w:r>
              <w:r w:rsidRPr="00556BCD">
                <w:rPr>
                  <w:b/>
                </w:rPr>
                <w:t xml:space="preserve"> </w:t>
              </w:r>
              <w:r>
                <w:rPr>
                  <w:b/>
                </w:rPr>
                <w:t>«</w:t>
              </w:r>
            </w:ins>
            <w:ins w:id="1225" w:author="Краснова Наталья EXP-281880" w:date="2024-03-01T08:45:00Z">
              <w:r w:rsidRPr="00556BCD">
                <w:rPr>
                  <w:b/>
                </w:rPr>
                <w:t>Передаваемые ДО</w:t>
              </w:r>
            </w:ins>
            <w:ins w:id="1226" w:author="Краснова Наталья EXP-281880" w:date="2024-03-24T21:36:00Z">
              <w:r>
                <w:rPr>
                  <w:b/>
                </w:rPr>
                <w:t>»</w:t>
              </w:r>
            </w:ins>
          </w:p>
        </w:tc>
        <w:tc>
          <w:tcPr>
            <w:tcW w:w="750" w:type="pct"/>
          </w:tcPr>
          <w:p w14:paraId="171DA03D" w14:textId="668EB452" w:rsidR="00D70B09" w:rsidRPr="00A71881" w:rsidRDefault="00D70B09" w:rsidP="00D70B09">
            <w:pPr>
              <w:pStyle w:val="GOSTTablenorm"/>
              <w:rPr>
                <w:ins w:id="1227" w:author="Краснова Наталья EXP-281880" w:date="2024-02-29T22:16:00Z"/>
                <w:b/>
              </w:rPr>
            </w:pPr>
            <w:ins w:id="1228" w:author="Краснова Наталья EXP-281880" w:date="2024-03-01T18:23:00Z">
              <w:r w:rsidRPr="00D35DA4">
                <w:rPr>
                  <w:b/>
                </w:rPr>
                <w:t>ACT_766_SND_</w:t>
              </w:r>
              <w:r>
                <w:rPr>
                  <w:b/>
                  <w:lang w:val="en-US"/>
                </w:rPr>
                <w:t>D</w:t>
              </w:r>
              <w:r w:rsidRPr="00D35DA4">
                <w:rPr>
                  <w:b/>
                </w:rPr>
                <w:t>O</w:t>
              </w:r>
            </w:ins>
          </w:p>
        </w:tc>
        <w:tc>
          <w:tcPr>
            <w:tcW w:w="500" w:type="pct"/>
          </w:tcPr>
          <w:p w14:paraId="6698F815" w14:textId="2B6BCDB7" w:rsidR="00D70B09" w:rsidRPr="0000019B" w:rsidRDefault="00D70B09" w:rsidP="00D70B09">
            <w:pPr>
              <w:pStyle w:val="GOSTTablenorm"/>
              <w:rPr>
                <w:ins w:id="1229" w:author="Краснова Наталья EXP-281880" w:date="2024-02-29T22:16:00Z"/>
              </w:rPr>
            </w:pPr>
            <w:ins w:id="1230" w:author="Краснова Наталья EXP-281880" w:date="2024-03-01T08:46:00Z">
              <w:r w:rsidRPr="00B9499D">
                <w:t>Массив</w:t>
              </w:r>
            </w:ins>
          </w:p>
        </w:tc>
        <w:tc>
          <w:tcPr>
            <w:tcW w:w="300" w:type="pct"/>
          </w:tcPr>
          <w:p w14:paraId="1572391D" w14:textId="61BFB1D5" w:rsidR="00D70B09" w:rsidRPr="001C1B16" w:rsidRDefault="00D70B09" w:rsidP="00D70B09">
            <w:pPr>
              <w:pStyle w:val="GOSTTablenorm"/>
              <w:rPr>
                <w:ins w:id="1231" w:author="Краснова Наталья EXP-281880" w:date="2024-02-29T22:16:00Z"/>
              </w:rPr>
            </w:pPr>
            <w:ins w:id="1232" w:author="Краснова Наталья EXP-281880" w:date="2024-03-01T08:46:00Z">
              <w:r>
                <w:t>Нет</w:t>
              </w:r>
            </w:ins>
          </w:p>
        </w:tc>
        <w:tc>
          <w:tcPr>
            <w:tcW w:w="315" w:type="pct"/>
          </w:tcPr>
          <w:p w14:paraId="5A05CE32" w14:textId="121615BE" w:rsidR="00D70B09" w:rsidRPr="006A0EDC" w:rsidRDefault="00D70B09" w:rsidP="00D70B09">
            <w:pPr>
              <w:pStyle w:val="GOSTTablenorm"/>
              <w:rPr>
                <w:ins w:id="1233" w:author="Краснова Наталья EXP-281880" w:date="2024-02-29T22:16:00Z"/>
              </w:rPr>
            </w:pPr>
            <w:ins w:id="1234" w:author="Краснова Наталья EXP-281880" w:date="2024-03-01T08:46:00Z">
              <w:r>
                <w:rPr>
                  <w:bCs/>
                </w:rPr>
                <w:t>-</w:t>
              </w:r>
            </w:ins>
          </w:p>
        </w:tc>
        <w:tc>
          <w:tcPr>
            <w:tcW w:w="2035" w:type="pct"/>
          </w:tcPr>
          <w:p w14:paraId="2BC44B00" w14:textId="517BA846" w:rsidR="00D70B09" w:rsidRDefault="00D70B09" w:rsidP="00D70B09">
            <w:pPr>
              <w:pStyle w:val="GOSTTablenorm"/>
              <w:rPr>
                <w:ins w:id="1235" w:author="Краснова Наталья EXP-281880" w:date="2024-02-29T22:16:00Z"/>
              </w:rPr>
            </w:pPr>
            <w:ins w:id="1236" w:author="Краснова Наталья EXP-281880" w:date="2024-03-24T21:36:00Z">
              <w:r>
                <w:rPr>
                  <w:bCs/>
                  <w:szCs w:val="22"/>
                </w:rPr>
                <w:t xml:space="preserve">Может заполняться </w:t>
              </w:r>
              <w:r>
                <w:t>для типа Акта «РП4»</w:t>
              </w:r>
            </w:ins>
          </w:p>
        </w:tc>
      </w:tr>
      <w:tr w:rsidR="00D70B09" w:rsidRPr="00B9499D" w14:paraId="6A294FBE" w14:textId="77777777" w:rsidTr="001955A8">
        <w:trPr>
          <w:ins w:id="1237" w:author="Краснова Наталья EXP-281880" w:date="2024-03-01T08:38:00Z"/>
        </w:trPr>
        <w:tc>
          <w:tcPr>
            <w:tcW w:w="1100" w:type="pct"/>
          </w:tcPr>
          <w:p w14:paraId="617B0E48" w14:textId="5E4A8E91" w:rsidR="00D70B09" w:rsidRDefault="00D70B09" w:rsidP="00D70B09">
            <w:pPr>
              <w:pStyle w:val="GOSTTablenorm"/>
              <w:rPr>
                <w:ins w:id="1238" w:author="Краснова Наталья EXP-281880" w:date="2024-03-01T08:38:00Z"/>
              </w:rPr>
            </w:pPr>
            <w:ins w:id="1239" w:author="Краснова Наталья EXP-281880" w:date="2024-03-24T21:37:00Z">
              <w:r>
                <w:t>Н</w:t>
              </w:r>
              <w:r w:rsidRPr="00051375">
                <w:t>омер ДО</w:t>
              </w:r>
            </w:ins>
          </w:p>
        </w:tc>
        <w:tc>
          <w:tcPr>
            <w:tcW w:w="750" w:type="pct"/>
          </w:tcPr>
          <w:p w14:paraId="48DFBE44" w14:textId="4D059297" w:rsidR="00D70B09" w:rsidRPr="00A71881" w:rsidRDefault="00D70B09" w:rsidP="00D70B09">
            <w:pPr>
              <w:pStyle w:val="GOSTTablenorm"/>
              <w:rPr>
                <w:ins w:id="1240" w:author="Краснова Наталья EXP-281880" w:date="2024-03-01T08:38:00Z"/>
                <w:b/>
              </w:rPr>
            </w:pPr>
            <w:ins w:id="1241" w:author="Краснова Наталья EXP-281880" w:date="2024-03-01T18:23:00Z">
              <w:r w:rsidRPr="00D35DA4">
                <w:rPr>
                  <w:b/>
                </w:rPr>
                <w:t>ACT_766_SND_</w:t>
              </w:r>
              <w:r>
                <w:rPr>
                  <w:b/>
                  <w:lang w:val="en-US"/>
                </w:rPr>
                <w:t>D</w:t>
              </w:r>
              <w:r w:rsidRPr="00D35DA4">
                <w:rPr>
                  <w:b/>
                </w:rPr>
                <w:t>O</w:t>
              </w:r>
              <w:r w:rsidRPr="00B9499D">
                <w:t>:</w:t>
              </w:r>
              <w:r w:rsidRPr="0045464C">
                <w:rPr>
                  <w:lang w:val="en-US"/>
                </w:rPr>
                <w:t>accNumber</w:t>
              </w:r>
            </w:ins>
          </w:p>
        </w:tc>
        <w:tc>
          <w:tcPr>
            <w:tcW w:w="500" w:type="pct"/>
          </w:tcPr>
          <w:p w14:paraId="4A9315F0" w14:textId="5A57E07D" w:rsidR="00D70B09" w:rsidRPr="0000019B" w:rsidRDefault="00D70B09" w:rsidP="00D70B09">
            <w:pPr>
              <w:pStyle w:val="GOSTTablenorm"/>
              <w:rPr>
                <w:ins w:id="1242" w:author="Краснова Наталья EXP-281880" w:date="2024-03-01T08:38:00Z"/>
              </w:rPr>
            </w:pPr>
            <w:ins w:id="1243" w:author="Краснова Наталья EXP-281880" w:date="2024-03-01T08:48:00Z">
              <w:r w:rsidRPr="00051375">
                <w:rPr>
                  <w:szCs w:val="22"/>
                </w:rPr>
                <w:t>Строка</w:t>
              </w:r>
            </w:ins>
          </w:p>
        </w:tc>
        <w:tc>
          <w:tcPr>
            <w:tcW w:w="300" w:type="pct"/>
          </w:tcPr>
          <w:p w14:paraId="07BD6CDC" w14:textId="784C0488" w:rsidR="00D70B09" w:rsidRPr="001C1B16" w:rsidRDefault="00D70B09" w:rsidP="00D70B09">
            <w:pPr>
              <w:pStyle w:val="GOSTTablenorm"/>
              <w:rPr>
                <w:ins w:id="1244" w:author="Краснова Наталья EXP-281880" w:date="2024-03-01T08:38:00Z"/>
              </w:rPr>
            </w:pPr>
            <w:ins w:id="1245" w:author="Краснова Наталья EXP-281880" w:date="2024-03-01T08:48:00Z">
              <w:r>
                <w:rPr>
                  <w:szCs w:val="22"/>
                </w:rPr>
                <w:t>Да</w:t>
              </w:r>
            </w:ins>
          </w:p>
        </w:tc>
        <w:tc>
          <w:tcPr>
            <w:tcW w:w="315" w:type="pct"/>
          </w:tcPr>
          <w:p w14:paraId="0905F124" w14:textId="5928F77C" w:rsidR="00D70B09" w:rsidRPr="006A0EDC" w:rsidRDefault="00D70B09" w:rsidP="00D70B09">
            <w:pPr>
              <w:pStyle w:val="GOSTTablenorm"/>
              <w:rPr>
                <w:ins w:id="1246" w:author="Краснова Наталья EXP-281880" w:date="2024-03-01T08:38:00Z"/>
              </w:rPr>
            </w:pPr>
            <w:ins w:id="1247" w:author="Краснова Наталья EXP-281880" w:date="2024-03-01T08:48:00Z">
              <w:r w:rsidRPr="00B224B1">
                <w:t>=25</w:t>
              </w:r>
            </w:ins>
          </w:p>
        </w:tc>
        <w:tc>
          <w:tcPr>
            <w:tcW w:w="2035" w:type="pct"/>
          </w:tcPr>
          <w:p w14:paraId="4400B4EA" w14:textId="5296B1FA" w:rsidR="00D70B09" w:rsidRDefault="00D70B09" w:rsidP="00D70B09">
            <w:pPr>
              <w:pStyle w:val="GOSTTablenorm"/>
              <w:rPr>
                <w:ins w:id="1248" w:author="Краснова Наталья EXP-281880" w:date="2024-03-01T08:38:00Z"/>
              </w:rPr>
            </w:pPr>
            <w:ins w:id="1249" w:author="Краснова Наталья EXP-281880" w:date="2024-03-24T21:37:00Z">
              <w:r w:rsidRPr="00051375">
                <w:t>У</w:t>
              </w:r>
              <w:r>
                <w:t>казывается у</w:t>
              </w:r>
              <w:r w:rsidRPr="00051375">
                <w:t xml:space="preserve">четный номер </w:t>
              </w:r>
              <w:r>
                <w:t>поставленного на учет денежного обязательства</w:t>
              </w:r>
            </w:ins>
            <w:ins w:id="1250" w:author="Сказецкая Наталья Камилевна" w:date="2024-05-23T14:56:00Z">
              <w:r>
                <w:t xml:space="preserve"> для отражения операции на ЛС передающем и ЛС принимающем</w:t>
              </w:r>
            </w:ins>
          </w:p>
        </w:tc>
      </w:tr>
      <w:tr w:rsidR="00D70B09" w:rsidRPr="00B9499D" w14:paraId="7130220D" w14:textId="77777777" w:rsidTr="001955A8">
        <w:trPr>
          <w:ins w:id="1251" w:author="Краснова Наталья EXP-281880" w:date="2024-03-01T08:38:00Z"/>
        </w:trPr>
        <w:tc>
          <w:tcPr>
            <w:tcW w:w="1100" w:type="pct"/>
          </w:tcPr>
          <w:p w14:paraId="5497A3F9" w14:textId="76E25DFA" w:rsidR="00D70B09" w:rsidRDefault="00D70B09" w:rsidP="00D70B09">
            <w:pPr>
              <w:pStyle w:val="GOSTTablenorm"/>
              <w:rPr>
                <w:ins w:id="1252" w:author="Краснова Наталья EXP-281880" w:date="2024-03-01T08:38:00Z"/>
              </w:rPr>
            </w:pPr>
            <w:ins w:id="1253" w:author="Краснова Наталья EXP-281880" w:date="2024-03-24T21:37:00Z">
              <w:r>
                <w:t>Н</w:t>
              </w:r>
              <w:r w:rsidRPr="00051375">
                <w:t>омер БО</w:t>
              </w:r>
            </w:ins>
          </w:p>
        </w:tc>
        <w:tc>
          <w:tcPr>
            <w:tcW w:w="750" w:type="pct"/>
          </w:tcPr>
          <w:p w14:paraId="587A741B" w14:textId="113FDE92" w:rsidR="00D70B09" w:rsidRPr="00A71881" w:rsidRDefault="00D70B09" w:rsidP="00D70B09">
            <w:pPr>
              <w:pStyle w:val="GOSTTablenorm"/>
              <w:rPr>
                <w:ins w:id="1254" w:author="Краснова Наталья EXP-281880" w:date="2024-03-01T08:38:00Z"/>
                <w:b/>
              </w:rPr>
            </w:pPr>
            <w:ins w:id="1255" w:author="Краснова Наталья EXP-281880" w:date="2024-03-01T18:23:00Z">
              <w:r w:rsidRPr="00D35DA4">
                <w:rPr>
                  <w:b/>
                </w:rPr>
                <w:t>ACT_766_SND_</w:t>
              </w:r>
              <w:r>
                <w:rPr>
                  <w:b/>
                  <w:lang w:val="en-US"/>
                </w:rPr>
                <w:t>D</w:t>
              </w:r>
              <w:r w:rsidRPr="00D35DA4">
                <w:rPr>
                  <w:b/>
                </w:rPr>
                <w:t>O</w:t>
              </w:r>
              <w:r w:rsidRPr="00B9499D">
                <w:t>:</w:t>
              </w:r>
              <w:r w:rsidRPr="0045464C">
                <w:rPr>
                  <w:lang w:val="en-US"/>
                </w:rPr>
                <w:t>accNumberBO</w:t>
              </w:r>
            </w:ins>
          </w:p>
        </w:tc>
        <w:tc>
          <w:tcPr>
            <w:tcW w:w="500" w:type="pct"/>
          </w:tcPr>
          <w:p w14:paraId="6CC508D2" w14:textId="5DC7BC49" w:rsidR="00D70B09" w:rsidRPr="0000019B" w:rsidRDefault="00D70B09" w:rsidP="00D70B09">
            <w:pPr>
              <w:pStyle w:val="GOSTTablenorm"/>
              <w:rPr>
                <w:ins w:id="1256" w:author="Краснова Наталья EXP-281880" w:date="2024-03-01T08:38:00Z"/>
              </w:rPr>
            </w:pPr>
            <w:ins w:id="1257" w:author="Краснова Наталья EXP-281880" w:date="2024-03-01T08:47:00Z">
              <w:r w:rsidRPr="00051375">
                <w:rPr>
                  <w:szCs w:val="22"/>
                </w:rPr>
                <w:t>Строка</w:t>
              </w:r>
            </w:ins>
          </w:p>
        </w:tc>
        <w:tc>
          <w:tcPr>
            <w:tcW w:w="300" w:type="pct"/>
          </w:tcPr>
          <w:p w14:paraId="5DF05866" w14:textId="472CFDC5" w:rsidR="00D70B09" w:rsidRPr="001C1B16" w:rsidRDefault="00D70B09" w:rsidP="00D70B09">
            <w:pPr>
              <w:pStyle w:val="GOSTTablenorm"/>
              <w:rPr>
                <w:ins w:id="1258" w:author="Краснова Наталья EXP-281880" w:date="2024-03-01T08:38:00Z"/>
              </w:rPr>
            </w:pPr>
            <w:ins w:id="1259" w:author="Краснова Наталья EXP-281880" w:date="2024-03-01T08:48:00Z">
              <w:r>
                <w:rPr>
                  <w:szCs w:val="22"/>
                </w:rPr>
                <w:t>Да</w:t>
              </w:r>
            </w:ins>
          </w:p>
        </w:tc>
        <w:tc>
          <w:tcPr>
            <w:tcW w:w="315" w:type="pct"/>
          </w:tcPr>
          <w:p w14:paraId="687C217C" w14:textId="3762E0CF" w:rsidR="00D70B09" w:rsidRPr="006A0EDC" w:rsidRDefault="00D70B09" w:rsidP="00D70B09">
            <w:pPr>
              <w:pStyle w:val="GOSTTablenorm"/>
              <w:rPr>
                <w:ins w:id="1260" w:author="Краснова Наталья EXP-281880" w:date="2024-03-01T08:38:00Z"/>
              </w:rPr>
            </w:pPr>
            <w:ins w:id="1261" w:author="Краснова Наталья EXP-281880" w:date="2024-03-01T08:50:00Z">
              <w:r>
                <w:rPr>
                  <w:lang w:val="en-US"/>
                </w:rPr>
                <w:t>=</w:t>
              </w:r>
              <w:r w:rsidRPr="00CE48F6">
                <w:t>19</w:t>
              </w:r>
            </w:ins>
          </w:p>
        </w:tc>
        <w:tc>
          <w:tcPr>
            <w:tcW w:w="2035" w:type="pct"/>
          </w:tcPr>
          <w:p w14:paraId="7D1D897B" w14:textId="4CB64460" w:rsidR="00D70B09" w:rsidRDefault="00D70B09" w:rsidP="00D70B09">
            <w:pPr>
              <w:pStyle w:val="GOSTTablenorm"/>
              <w:rPr>
                <w:ins w:id="1262" w:author="Краснова Наталья EXP-281880" w:date="2024-03-01T08:38:00Z"/>
              </w:rPr>
            </w:pPr>
            <w:ins w:id="1263" w:author="Краснова Наталья EXP-281880" w:date="2024-03-24T21:38:00Z">
              <w:r>
                <w:t>Указывается учетный номер бюджетного обязательства, по которому поставлено на учет денежное обязательство</w:t>
              </w:r>
            </w:ins>
            <w:ins w:id="1264" w:author="Сказецкая Наталья Камилевна" w:date="2024-05-23T14:56:00Z">
              <w:r>
                <w:t>, для отражения операции на ЛС передающем и ЛС принимающем</w:t>
              </w:r>
            </w:ins>
          </w:p>
        </w:tc>
      </w:tr>
      <w:tr w:rsidR="00D70B09" w:rsidRPr="00B9499D" w14:paraId="0A9BF954" w14:textId="77777777" w:rsidTr="001955A8">
        <w:trPr>
          <w:ins w:id="1265" w:author="Краснова Наталья EXP-281880" w:date="2024-03-01T08:38:00Z"/>
        </w:trPr>
        <w:tc>
          <w:tcPr>
            <w:tcW w:w="1100" w:type="pct"/>
          </w:tcPr>
          <w:p w14:paraId="1E6C1274" w14:textId="4F56D1EA" w:rsidR="00D70B09" w:rsidRDefault="00D70B09" w:rsidP="00D70B09">
            <w:pPr>
              <w:pStyle w:val="GOSTTablenorm"/>
              <w:rPr>
                <w:ins w:id="1266" w:author="Краснова Наталья EXP-281880" w:date="2024-03-01T08:38:00Z"/>
              </w:rPr>
            </w:pPr>
            <w:ins w:id="1267" w:author="Краснова Наталья EXP-281880" w:date="2024-03-01T08:50:00Z">
              <w:r>
                <w:t>Тип БО передающ</w:t>
              </w:r>
            </w:ins>
            <w:ins w:id="1268" w:author="Краснова Наталья EXP-281880" w:date="2024-03-24T22:55:00Z">
              <w:r>
                <w:t>ий</w:t>
              </w:r>
            </w:ins>
          </w:p>
        </w:tc>
        <w:tc>
          <w:tcPr>
            <w:tcW w:w="750" w:type="pct"/>
          </w:tcPr>
          <w:p w14:paraId="330CA5FD" w14:textId="01DCBE5E" w:rsidR="00D70B09" w:rsidRPr="00A71881" w:rsidRDefault="00D70B09" w:rsidP="00D70B09">
            <w:pPr>
              <w:pStyle w:val="GOSTTablenorm"/>
              <w:rPr>
                <w:ins w:id="1269" w:author="Краснова Наталья EXP-281880" w:date="2024-03-01T08:38:00Z"/>
                <w:b/>
              </w:rPr>
            </w:pPr>
            <w:ins w:id="1270" w:author="Краснова Наталья EXP-281880" w:date="2024-03-01T18:23:00Z">
              <w:r w:rsidRPr="00D35DA4">
                <w:rPr>
                  <w:b/>
                </w:rPr>
                <w:t>ACT_766_SND_</w:t>
              </w:r>
              <w:r>
                <w:rPr>
                  <w:b/>
                  <w:lang w:val="en-US"/>
                </w:rPr>
                <w:t>D</w:t>
              </w:r>
              <w:r w:rsidRPr="00D35DA4">
                <w:rPr>
                  <w:b/>
                </w:rPr>
                <w:t>O</w:t>
              </w:r>
              <w:r w:rsidRPr="00B9499D">
                <w:t>:</w:t>
              </w:r>
              <w:r w:rsidRPr="0045464C">
                <w:rPr>
                  <w:lang w:val="en-US"/>
                </w:rPr>
                <w:t>typeBO</w:t>
              </w:r>
            </w:ins>
          </w:p>
        </w:tc>
        <w:tc>
          <w:tcPr>
            <w:tcW w:w="500" w:type="pct"/>
          </w:tcPr>
          <w:p w14:paraId="07489715" w14:textId="629BA792" w:rsidR="00D70B09" w:rsidRPr="0000019B" w:rsidRDefault="00D70B09" w:rsidP="00D70B09">
            <w:pPr>
              <w:pStyle w:val="GOSTTablenorm"/>
              <w:rPr>
                <w:ins w:id="1271" w:author="Краснова Наталья EXP-281880" w:date="2024-03-01T08:38:00Z"/>
              </w:rPr>
            </w:pPr>
            <w:ins w:id="1272" w:author="Краснова Наталья EXP-281880" w:date="2024-03-24T23:01:00Z">
              <w:r>
                <w:rPr>
                  <w:szCs w:val="22"/>
                </w:rPr>
                <w:t>Число</w:t>
              </w:r>
            </w:ins>
          </w:p>
        </w:tc>
        <w:tc>
          <w:tcPr>
            <w:tcW w:w="300" w:type="pct"/>
          </w:tcPr>
          <w:p w14:paraId="06D8AEA4" w14:textId="77F4F876" w:rsidR="00D70B09" w:rsidRPr="001C1B16" w:rsidRDefault="00D70B09" w:rsidP="00D70B09">
            <w:pPr>
              <w:pStyle w:val="GOSTTablenorm"/>
              <w:rPr>
                <w:ins w:id="1273" w:author="Краснова Наталья EXP-281880" w:date="2024-03-01T08:38:00Z"/>
              </w:rPr>
            </w:pPr>
            <w:ins w:id="1274" w:author="Краснова Наталья EXP-281880" w:date="2024-03-01T08:51:00Z">
              <w:r>
                <w:rPr>
                  <w:szCs w:val="22"/>
                </w:rPr>
                <w:t>Да</w:t>
              </w:r>
            </w:ins>
          </w:p>
        </w:tc>
        <w:tc>
          <w:tcPr>
            <w:tcW w:w="315" w:type="pct"/>
          </w:tcPr>
          <w:p w14:paraId="41B06AEC" w14:textId="157B7295" w:rsidR="00D70B09" w:rsidRPr="006A0EDC" w:rsidRDefault="00D70B09" w:rsidP="00D70B09">
            <w:pPr>
              <w:pStyle w:val="GOSTTablenorm"/>
              <w:rPr>
                <w:ins w:id="1275" w:author="Краснова Наталья EXP-281880" w:date="2024-03-01T08:38:00Z"/>
              </w:rPr>
            </w:pPr>
            <w:ins w:id="1276" w:author="Краснова Наталья EXP-281880" w:date="2024-03-01T08:51:00Z">
              <w:r w:rsidRPr="00AA5A66">
                <w:t>=1</w:t>
              </w:r>
            </w:ins>
          </w:p>
        </w:tc>
        <w:tc>
          <w:tcPr>
            <w:tcW w:w="2035" w:type="pct"/>
          </w:tcPr>
          <w:p w14:paraId="00DF8178" w14:textId="3946D6D1" w:rsidR="00D70B09" w:rsidRDefault="00D70B09" w:rsidP="00D70B09">
            <w:pPr>
              <w:pStyle w:val="GOSTTablenorm"/>
              <w:rPr>
                <w:ins w:id="1277" w:author="Краснова Наталья EXP-281880" w:date="2024-03-24T21:48:00Z"/>
              </w:rPr>
            </w:pPr>
            <w:ins w:id="1278" w:author="Краснова Наталья EXP-281880" w:date="2024-03-01T08:52:00Z">
              <w:r w:rsidRPr="00402D32">
                <w:t xml:space="preserve">Указывается </w:t>
              </w:r>
            </w:ins>
            <w:ins w:id="1279" w:author="Сказецкая Наталья Камилевна" w:date="2024-05-23T14:58:00Z">
              <w:r>
                <w:t xml:space="preserve">код </w:t>
              </w:r>
            </w:ins>
            <w:ins w:id="1280" w:author="Краснова Наталья EXP-281880" w:date="2024-03-01T08:52:00Z">
              <w:r w:rsidRPr="00402D32">
                <w:t>тип</w:t>
              </w:r>
            </w:ins>
            <w:ins w:id="1281" w:author="Сказецкая Наталья Камилевна" w:date="2024-05-23T14:58:00Z">
              <w:r>
                <w:t>а</w:t>
              </w:r>
            </w:ins>
            <w:ins w:id="1282" w:author="Краснова Наталья EXP-281880" w:date="2024-03-01T08:52:00Z">
              <w:r w:rsidRPr="00402D32">
                <w:t xml:space="preserve"> бюджетного обязательства</w:t>
              </w:r>
            </w:ins>
            <w:ins w:id="1283" w:author="Сказецкая Наталья Камилевна" w:date="2024-05-23T14:58:00Z">
              <w:r>
                <w:t>, по которому поставлено на учет денежное обязательство,</w:t>
              </w:r>
            </w:ins>
            <w:ins w:id="1284" w:author="Сказецкая Наталья Камилевна" w:date="2024-05-23T14:59:00Z">
              <w:r>
                <w:t xml:space="preserve"> для отражения операции</w:t>
              </w:r>
            </w:ins>
            <w:ins w:id="1285" w:author="Краснова Наталья EXP-281880" w:date="2024-03-01T08:52:00Z">
              <w:r>
                <w:t xml:space="preserve"> </w:t>
              </w:r>
            </w:ins>
            <w:ins w:id="1286" w:author="Сказецкая Наталья Камилевна" w:date="2024-05-23T14:59:00Z">
              <w:r>
                <w:t>на</w:t>
              </w:r>
            </w:ins>
            <w:ins w:id="1287" w:author="Краснова Наталья EXP-281880" w:date="2024-03-01T08:52:00Z">
              <w:r>
                <w:t xml:space="preserve"> ЛС передающем</w:t>
              </w:r>
            </w:ins>
            <w:ins w:id="1288" w:author="Краснова Наталья EXP-281880" w:date="2024-03-24T21:48:00Z">
              <w:r>
                <w:t>.</w:t>
              </w:r>
            </w:ins>
          </w:p>
          <w:p w14:paraId="0D5C477F" w14:textId="77777777" w:rsidR="00D70B09" w:rsidRPr="00051375" w:rsidRDefault="00D70B09" w:rsidP="00D70B09">
            <w:pPr>
              <w:keepNext/>
              <w:ind w:firstLine="30"/>
              <w:rPr>
                <w:ins w:id="1289" w:author="Краснова Наталья EXP-281880" w:date="2024-03-24T21:48:00Z"/>
                <w:sz w:val="22"/>
                <w:szCs w:val="22"/>
              </w:rPr>
            </w:pPr>
            <w:ins w:id="1290" w:author="Краснова Наталья EXP-281880" w:date="2024-03-24T21:48:00Z">
              <w:r>
                <w:rPr>
                  <w:sz w:val="22"/>
                  <w:szCs w:val="22"/>
                </w:rPr>
                <w:t>Возможные значения</w:t>
              </w:r>
              <w:r w:rsidRPr="00051375">
                <w:rPr>
                  <w:sz w:val="22"/>
                  <w:szCs w:val="22"/>
                </w:rPr>
                <w:t>:</w:t>
              </w:r>
            </w:ins>
          </w:p>
          <w:p w14:paraId="282F9227" w14:textId="77777777" w:rsidR="00D70B09" w:rsidRPr="00852392" w:rsidRDefault="00D70B09" w:rsidP="00D70B09">
            <w:pPr>
              <w:pStyle w:val="affffd"/>
              <w:numPr>
                <w:ilvl w:val="0"/>
                <w:numId w:val="6"/>
              </w:numPr>
              <w:ind w:left="369" w:hanging="222"/>
              <w:rPr>
                <w:ins w:id="1291" w:author="Краснова Наталья EXP-281880" w:date="2024-03-24T21:48:00Z"/>
                <w:color w:val="FF0000"/>
                <w:sz w:val="22"/>
                <w:szCs w:val="22"/>
                <w:lang w:val="en-US"/>
              </w:rPr>
            </w:pPr>
            <w:ins w:id="1292" w:author="Краснова Наталья EXP-281880" w:date="2024-03-24T21:48:00Z">
              <w:r w:rsidRPr="00852392">
                <w:rPr>
                  <w:color w:val="FF0000"/>
                  <w:sz w:val="22"/>
                  <w:szCs w:val="22"/>
                  <w:lang w:val="en-US"/>
                </w:rPr>
                <w:t>«1» – закупка;</w:t>
              </w:r>
            </w:ins>
          </w:p>
          <w:p w14:paraId="2802B30E" w14:textId="4406B2CA" w:rsidR="00D70B09" w:rsidRDefault="00D70B09" w:rsidP="00D70B09">
            <w:pPr>
              <w:pStyle w:val="affffd"/>
              <w:numPr>
                <w:ilvl w:val="0"/>
                <w:numId w:val="6"/>
              </w:numPr>
              <w:ind w:left="369" w:hanging="222"/>
              <w:rPr>
                <w:ins w:id="1293" w:author="Краснова Наталья EXP-281880" w:date="2024-03-01T08:38:00Z"/>
              </w:rPr>
            </w:pPr>
            <w:ins w:id="1294" w:author="Краснова Наталья EXP-281880" w:date="2024-03-24T21:48:00Z">
              <w:r w:rsidRPr="00852392">
                <w:rPr>
                  <w:color w:val="FF0000"/>
                  <w:sz w:val="22"/>
                  <w:szCs w:val="22"/>
                  <w:lang w:val="en-US"/>
                </w:rPr>
                <w:t>«2» – прочее.</w:t>
              </w:r>
            </w:ins>
          </w:p>
        </w:tc>
      </w:tr>
      <w:tr w:rsidR="00D70B09" w:rsidRPr="00B9499D" w14:paraId="570764C0" w14:textId="77777777" w:rsidTr="001955A8">
        <w:trPr>
          <w:ins w:id="1295" w:author="Краснова Наталья EXP-281880" w:date="2024-03-01T08:50:00Z"/>
        </w:trPr>
        <w:tc>
          <w:tcPr>
            <w:tcW w:w="1100" w:type="pct"/>
          </w:tcPr>
          <w:p w14:paraId="3DD6133B" w14:textId="0563BCBD" w:rsidR="00D70B09" w:rsidRDefault="00D70B09" w:rsidP="00D70B09">
            <w:pPr>
              <w:pStyle w:val="GOSTTablenorm"/>
              <w:rPr>
                <w:ins w:id="1296" w:author="Краснова Наталья EXP-281880" w:date="2024-03-01T08:50:00Z"/>
              </w:rPr>
            </w:pPr>
            <w:ins w:id="1297" w:author="Краснова Наталья EXP-281880" w:date="2024-03-01T08:50:00Z">
              <w:r>
                <w:t>Тип БО принимающ</w:t>
              </w:r>
            </w:ins>
            <w:ins w:id="1298" w:author="Краснова Наталья EXP-281880" w:date="2024-03-24T22:55:00Z">
              <w:r>
                <w:t>ий</w:t>
              </w:r>
            </w:ins>
          </w:p>
        </w:tc>
        <w:tc>
          <w:tcPr>
            <w:tcW w:w="750" w:type="pct"/>
          </w:tcPr>
          <w:p w14:paraId="58AC8D1B" w14:textId="44BCD371" w:rsidR="00D70B09" w:rsidRPr="00C858A3" w:rsidRDefault="00D70B09" w:rsidP="00D70B09">
            <w:pPr>
              <w:pStyle w:val="GOSTTablenorm"/>
              <w:rPr>
                <w:ins w:id="1299" w:author="Краснова Наталья EXP-281880" w:date="2024-03-01T08:50:00Z"/>
              </w:rPr>
            </w:pPr>
            <w:ins w:id="1300" w:author="Краснова Наталья EXP-281880" w:date="2024-03-24T20:27:00Z">
              <w:r w:rsidRPr="00D35DA4">
                <w:rPr>
                  <w:b/>
                </w:rPr>
                <w:t>ACT_766_SND_</w:t>
              </w:r>
              <w:r>
                <w:rPr>
                  <w:b/>
                  <w:lang w:val="en-US"/>
                </w:rPr>
                <w:t>D</w:t>
              </w:r>
              <w:r w:rsidRPr="00D35DA4">
                <w:rPr>
                  <w:b/>
                </w:rPr>
                <w:t>O</w:t>
              </w:r>
              <w:r w:rsidRPr="00B9499D">
                <w:t>:</w:t>
              </w:r>
              <w:r w:rsidRPr="0045464C">
                <w:rPr>
                  <w:lang w:val="en-US"/>
                </w:rPr>
                <w:t>typeBO</w:t>
              </w:r>
              <w:r w:rsidRPr="0045464C">
                <w:t>r</w:t>
              </w:r>
              <w:r w:rsidRPr="0045464C">
                <w:rPr>
                  <w:lang w:val="en-US"/>
                </w:rPr>
                <w:t>e</w:t>
              </w:r>
              <w:r w:rsidRPr="0045464C">
                <w:t>c</w:t>
              </w:r>
              <w:r w:rsidRPr="00A71881">
                <w:rPr>
                  <w:b/>
                </w:rPr>
                <w:t xml:space="preserve"> </w:t>
              </w:r>
            </w:ins>
          </w:p>
        </w:tc>
        <w:tc>
          <w:tcPr>
            <w:tcW w:w="500" w:type="pct"/>
          </w:tcPr>
          <w:p w14:paraId="6EAE3A5E" w14:textId="5082C959" w:rsidR="00D70B09" w:rsidRPr="0000019B" w:rsidRDefault="00D70B09" w:rsidP="00D70B09">
            <w:pPr>
              <w:pStyle w:val="GOSTTablenorm"/>
              <w:rPr>
                <w:ins w:id="1301" w:author="Краснова Наталья EXP-281880" w:date="2024-03-01T08:50:00Z"/>
              </w:rPr>
            </w:pPr>
            <w:ins w:id="1302" w:author="Краснова Наталья EXP-281880" w:date="2024-03-24T23:02:00Z">
              <w:r>
                <w:rPr>
                  <w:szCs w:val="22"/>
                </w:rPr>
                <w:t>Число</w:t>
              </w:r>
            </w:ins>
          </w:p>
        </w:tc>
        <w:tc>
          <w:tcPr>
            <w:tcW w:w="300" w:type="pct"/>
          </w:tcPr>
          <w:p w14:paraId="2D022821" w14:textId="128472FC" w:rsidR="00D70B09" w:rsidRPr="001C1B16" w:rsidRDefault="00D70B09" w:rsidP="00D70B09">
            <w:pPr>
              <w:pStyle w:val="GOSTTablenorm"/>
              <w:rPr>
                <w:ins w:id="1303" w:author="Краснова Наталья EXP-281880" w:date="2024-03-01T08:50:00Z"/>
              </w:rPr>
            </w:pPr>
            <w:ins w:id="1304" w:author="Краснова Наталья EXP-281880" w:date="2024-03-01T08:51:00Z">
              <w:r>
                <w:rPr>
                  <w:szCs w:val="22"/>
                </w:rPr>
                <w:t>Да</w:t>
              </w:r>
            </w:ins>
          </w:p>
        </w:tc>
        <w:tc>
          <w:tcPr>
            <w:tcW w:w="315" w:type="pct"/>
          </w:tcPr>
          <w:p w14:paraId="46CA36C1" w14:textId="3BE7702E" w:rsidR="00D70B09" w:rsidRPr="006A0EDC" w:rsidRDefault="00D70B09" w:rsidP="00D70B09">
            <w:pPr>
              <w:pStyle w:val="GOSTTablenorm"/>
              <w:rPr>
                <w:ins w:id="1305" w:author="Краснова Наталья EXP-281880" w:date="2024-03-01T08:50:00Z"/>
              </w:rPr>
            </w:pPr>
            <w:ins w:id="1306" w:author="Краснова Наталья EXP-281880" w:date="2024-03-01T08:51:00Z">
              <w:r w:rsidRPr="00AA5A66">
                <w:t>=1</w:t>
              </w:r>
            </w:ins>
          </w:p>
        </w:tc>
        <w:tc>
          <w:tcPr>
            <w:tcW w:w="2035" w:type="pct"/>
          </w:tcPr>
          <w:p w14:paraId="7EE6199C" w14:textId="5FA0190E" w:rsidR="00D70B09" w:rsidRDefault="00D70B09" w:rsidP="00D70B09">
            <w:pPr>
              <w:pStyle w:val="GOSTTablenorm"/>
              <w:rPr>
                <w:ins w:id="1307" w:author="Краснова Наталья EXP-281880" w:date="2024-03-24T21:49:00Z"/>
              </w:rPr>
            </w:pPr>
            <w:ins w:id="1308" w:author="Краснова Наталья EXP-281880" w:date="2024-03-01T08:52:00Z">
              <w:r w:rsidRPr="00402D32">
                <w:t xml:space="preserve">Указывается </w:t>
              </w:r>
            </w:ins>
            <w:ins w:id="1309" w:author="Сказецкая Наталья Камилевна" w:date="2024-05-23T14:59:00Z">
              <w:r>
                <w:t xml:space="preserve">код </w:t>
              </w:r>
            </w:ins>
            <w:ins w:id="1310" w:author="Краснова Наталья EXP-281880" w:date="2024-03-01T08:52:00Z">
              <w:r w:rsidRPr="00402D32">
                <w:t>тип</w:t>
              </w:r>
            </w:ins>
            <w:ins w:id="1311" w:author="Сказецкая Наталья Камилевна" w:date="2024-05-23T14:59:00Z">
              <w:r>
                <w:t>а</w:t>
              </w:r>
            </w:ins>
            <w:ins w:id="1312" w:author="Краснова Наталья EXP-281880" w:date="2024-03-01T08:52:00Z">
              <w:r w:rsidRPr="00402D32">
                <w:t xml:space="preserve"> бюджетного обязательства</w:t>
              </w:r>
            </w:ins>
            <w:ins w:id="1313" w:author="Сказецкая Наталья Камилевна" w:date="2024-05-23T14:59:00Z">
              <w:r>
                <w:t xml:space="preserve">, по которому поставлено на учет денежное обязательство, для отражения операции </w:t>
              </w:r>
            </w:ins>
            <w:ins w:id="1314" w:author="Сказецкая Наталья Камилевна" w:date="2024-05-23T15:00:00Z">
              <w:r>
                <w:t>на</w:t>
              </w:r>
            </w:ins>
            <w:ins w:id="1315" w:author="Краснова Наталья EXP-281880" w:date="2024-03-01T08:52:00Z">
              <w:r>
                <w:t xml:space="preserve"> ЛС принимающем</w:t>
              </w:r>
            </w:ins>
            <w:ins w:id="1316" w:author="Краснова Наталья EXP-281880" w:date="2024-03-24T21:49:00Z">
              <w:r>
                <w:t>.</w:t>
              </w:r>
            </w:ins>
          </w:p>
          <w:p w14:paraId="31B6782F" w14:textId="77777777" w:rsidR="00D70B09" w:rsidRPr="00051375" w:rsidRDefault="00D70B09" w:rsidP="00D70B09">
            <w:pPr>
              <w:keepNext/>
              <w:ind w:firstLine="30"/>
              <w:rPr>
                <w:ins w:id="1317" w:author="Краснова Наталья EXP-281880" w:date="2024-03-24T21:49:00Z"/>
                <w:sz w:val="22"/>
                <w:szCs w:val="22"/>
              </w:rPr>
            </w:pPr>
            <w:ins w:id="1318" w:author="Краснова Наталья EXP-281880" w:date="2024-03-24T21:49:00Z">
              <w:r>
                <w:rPr>
                  <w:sz w:val="22"/>
                  <w:szCs w:val="22"/>
                </w:rPr>
                <w:t>Возможные значения</w:t>
              </w:r>
              <w:r w:rsidRPr="00051375">
                <w:rPr>
                  <w:sz w:val="22"/>
                  <w:szCs w:val="22"/>
                </w:rPr>
                <w:t>:</w:t>
              </w:r>
            </w:ins>
          </w:p>
          <w:p w14:paraId="402D7738" w14:textId="77777777" w:rsidR="00D70B09" w:rsidRPr="00852392" w:rsidRDefault="00D70B09" w:rsidP="00D70B09">
            <w:pPr>
              <w:pStyle w:val="affffd"/>
              <w:numPr>
                <w:ilvl w:val="0"/>
                <w:numId w:val="6"/>
              </w:numPr>
              <w:ind w:left="369" w:hanging="222"/>
              <w:rPr>
                <w:ins w:id="1319" w:author="Краснова Наталья EXP-281880" w:date="2024-03-24T21:49:00Z"/>
                <w:color w:val="FF0000"/>
                <w:sz w:val="22"/>
                <w:szCs w:val="22"/>
                <w:lang w:val="en-US"/>
              </w:rPr>
            </w:pPr>
            <w:ins w:id="1320" w:author="Краснова Наталья EXP-281880" w:date="2024-03-24T21:49:00Z">
              <w:r w:rsidRPr="00852392">
                <w:rPr>
                  <w:color w:val="FF0000"/>
                  <w:sz w:val="22"/>
                  <w:szCs w:val="22"/>
                  <w:lang w:val="en-US"/>
                </w:rPr>
                <w:t>«1» – закупка;</w:t>
              </w:r>
            </w:ins>
          </w:p>
          <w:p w14:paraId="56A36FDD" w14:textId="2B437883" w:rsidR="00D70B09" w:rsidRDefault="00D70B09" w:rsidP="00D70B09">
            <w:pPr>
              <w:pStyle w:val="affffd"/>
              <w:numPr>
                <w:ilvl w:val="0"/>
                <w:numId w:val="6"/>
              </w:numPr>
              <w:ind w:left="369" w:hanging="222"/>
              <w:rPr>
                <w:ins w:id="1321" w:author="Краснова Наталья EXP-281880" w:date="2024-03-01T08:50:00Z"/>
              </w:rPr>
            </w:pPr>
            <w:ins w:id="1322" w:author="Краснова Наталья EXP-281880" w:date="2024-03-24T21:49:00Z">
              <w:r w:rsidRPr="00852392">
                <w:rPr>
                  <w:color w:val="FF0000"/>
                  <w:sz w:val="22"/>
                  <w:szCs w:val="22"/>
                  <w:lang w:val="en-US"/>
                </w:rPr>
                <w:t>«2» – прочее.</w:t>
              </w:r>
            </w:ins>
          </w:p>
        </w:tc>
      </w:tr>
      <w:tr w:rsidR="00D70B09" w:rsidRPr="00B9499D" w14:paraId="36CE899C" w14:textId="77777777" w:rsidTr="001955A8">
        <w:trPr>
          <w:ins w:id="1323" w:author="Краснова Наталья EXP-281880" w:date="2024-03-01T08:50:00Z"/>
        </w:trPr>
        <w:tc>
          <w:tcPr>
            <w:tcW w:w="1100" w:type="pct"/>
          </w:tcPr>
          <w:p w14:paraId="4640B950" w14:textId="503DDC32" w:rsidR="00D70B09" w:rsidRDefault="00D70B09" w:rsidP="00D70B09">
            <w:pPr>
              <w:pStyle w:val="GOSTTablenorm"/>
              <w:rPr>
                <w:ins w:id="1324" w:author="Краснова Наталья EXP-281880" w:date="2024-03-01T08:50:00Z"/>
              </w:rPr>
            </w:pPr>
            <w:ins w:id="1325" w:author="Краснова Наталья EXP-281880" w:date="2024-03-01T08:52:00Z">
              <w:r>
                <w:t xml:space="preserve">Признак платежа, требующего </w:t>
              </w:r>
              <w:r>
                <w:lastRenderedPageBreak/>
                <w:t>подтверждения</w:t>
              </w:r>
            </w:ins>
          </w:p>
        </w:tc>
        <w:tc>
          <w:tcPr>
            <w:tcW w:w="750" w:type="pct"/>
          </w:tcPr>
          <w:p w14:paraId="3C120D07" w14:textId="41E9CFFA" w:rsidR="00D70B09" w:rsidRPr="00A71881" w:rsidRDefault="00D70B09" w:rsidP="00D70B09">
            <w:pPr>
              <w:pStyle w:val="GOSTTablenorm"/>
              <w:rPr>
                <w:ins w:id="1326" w:author="Краснова Наталья EXP-281880" w:date="2024-03-01T08:50:00Z"/>
                <w:b/>
              </w:rPr>
            </w:pPr>
            <w:ins w:id="1327" w:author="Краснова Наталья EXP-281880" w:date="2024-03-01T18:23:00Z">
              <w:r w:rsidRPr="00D35DA4">
                <w:rPr>
                  <w:b/>
                </w:rPr>
                <w:lastRenderedPageBreak/>
                <w:t>ACT_766_SND_</w:t>
              </w:r>
              <w:r>
                <w:rPr>
                  <w:b/>
                  <w:lang w:val="en-US"/>
                </w:rPr>
                <w:t>D</w:t>
              </w:r>
              <w:r w:rsidRPr="00D35DA4">
                <w:rPr>
                  <w:b/>
                </w:rPr>
                <w:t>O</w:t>
              </w:r>
              <w:r w:rsidRPr="00B9499D">
                <w:t>:</w:t>
              </w:r>
              <w:r w:rsidRPr="0045464C">
                <w:t>in</w:t>
              </w:r>
              <w:r w:rsidRPr="0045464C">
                <w:lastRenderedPageBreak/>
                <w:t>dicatorPA</w:t>
              </w:r>
            </w:ins>
          </w:p>
        </w:tc>
        <w:tc>
          <w:tcPr>
            <w:tcW w:w="500" w:type="pct"/>
          </w:tcPr>
          <w:p w14:paraId="1B8A8CA7" w14:textId="6F8FAA7E" w:rsidR="00D70B09" w:rsidRPr="0000019B" w:rsidRDefault="00D70B09" w:rsidP="00D70B09">
            <w:pPr>
              <w:pStyle w:val="GOSTTablenorm"/>
              <w:rPr>
                <w:ins w:id="1328" w:author="Краснова Наталья EXP-281880" w:date="2024-03-01T08:50:00Z"/>
              </w:rPr>
            </w:pPr>
            <w:ins w:id="1329" w:author="Краснова Наталья EXP-281880" w:date="2024-03-01T08:52:00Z">
              <w:r w:rsidRPr="00051375">
                <w:rPr>
                  <w:szCs w:val="22"/>
                </w:rPr>
                <w:lastRenderedPageBreak/>
                <w:t>Строка</w:t>
              </w:r>
            </w:ins>
          </w:p>
        </w:tc>
        <w:tc>
          <w:tcPr>
            <w:tcW w:w="300" w:type="pct"/>
          </w:tcPr>
          <w:p w14:paraId="2D42A49B" w14:textId="758C88D9" w:rsidR="00D70B09" w:rsidRPr="001C1B16" w:rsidRDefault="00D70B09" w:rsidP="00D70B09">
            <w:pPr>
              <w:pStyle w:val="GOSTTablenorm"/>
              <w:rPr>
                <w:ins w:id="1330" w:author="Краснова Наталья EXP-281880" w:date="2024-03-01T08:50:00Z"/>
              </w:rPr>
            </w:pPr>
            <w:ins w:id="1331" w:author="Краснова Наталья EXP-281880" w:date="2024-03-01T08:52:00Z">
              <w:r>
                <w:rPr>
                  <w:szCs w:val="22"/>
                </w:rPr>
                <w:t>Да</w:t>
              </w:r>
            </w:ins>
          </w:p>
        </w:tc>
        <w:tc>
          <w:tcPr>
            <w:tcW w:w="315" w:type="pct"/>
          </w:tcPr>
          <w:p w14:paraId="70B1A227" w14:textId="18C06264" w:rsidR="00D70B09" w:rsidRPr="006A0EDC" w:rsidRDefault="00D70B09" w:rsidP="00D70B09">
            <w:pPr>
              <w:pStyle w:val="GOSTTablenorm"/>
              <w:rPr>
                <w:ins w:id="1332" w:author="Краснова Наталья EXP-281880" w:date="2024-03-01T08:50:00Z"/>
              </w:rPr>
            </w:pPr>
            <w:ins w:id="1333" w:author="Краснова Наталья EXP-281880" w:date="2024-03-01T08:53:00Z">
              <w:r w:rsidRPr="000A3CAC">
                <w:t>&lt;=</w:t>
              </w:r>
            </w:ins>
            <w:ins w:id="1334" w:author="Сказецкая Наталья Камилевна" w:date="2024-05-23T14:43:00Z">
              <w:r>
                <w:t>3</w:t>
              </w:r>
            </w:ins>
          </w:p>
        </w:tc>
        <w:tc>
          <w:tcPr>
            <w:tcW w:w="2035" w:type="pct"/>
          </w:tcPr>
          <w:p w14:paraId="1427C50F" w14:textId="77777777" w:rsidR="00D70B09" w:rsidRDefault="00D70B09" w:rsidP="00D70B09">
            <w:pPr>
              <w:pStyle w:val="GOSTTablenorm"/>
              <w:rPr>
                <w:ins w:id="1335" w:author="Краснова Наталья EXP-281880" w:date="2024-03-24T21:55:00Z"/>
              </w:rPr>
            </w:pPr>
            <w:ins w:id="1336" w:author="Краснова Наталья EXP-281880" w:date="2024-03-01T08:53:00Z">
              <w:r>
                <w:t>Указывается признак платежа, требующего подтверждения</w:t>
              </w:r>
            </w:ins>
            <w:ins w:id="1337" w:author="Краснова Наталья EXP-281880" w:date="2024-03-24T21:55:00Z">
              <w:r>
                <w:t>.</w:t>
              </w:r>
            </w:ins>
          </w:p>
          <w:p w14:paraId="51FEB736" w14:textId="77777777" w:rsidR="00D70B09" w:rsidRPr="00AA01F8" w:rsidRDefault="00D70B09" w:rsidP="00D70B09">
            <w:pPr>
              <w:pStyle w:val="GOSTTablenorm"/>
              <w:rPr>
                <w:ins w:id="1338" w:author="Краснова Наталья EXP-281880" w:date="2024-03-24T21:55:00Z"/>
              </w:rPr>
            </w:pPr>
            <w:ins w:id="1339" w:author="Краснова Наталья EXP-281880" w:date="2024-03-24T21:55:00Z">
              <w:r>
                <w:lastRenderedPageBreak/>
                <w:t>Возможные</w:t>
              </w:r>
              <w:r w:rsidRPr="00AA01F8">
                <w:t xml:space="preserve"> значения:</w:t>
              </w:r>
            </w:ins>
          </w:p>
          <w:p w14:paraId="33C762B7" w14:textId="77777777" w:rsidR="00D70B09" w:rsidRDefault="00D70B09" w:rsidP="00D70B09">
            <w:pPr>
              <w:pStyle w:val="GOSTTableListMark1"/>
              <w:numPr>
                <w:ilvl w:val="0"/>
                <w:numId w:val="1"/>
              </w:numPr>
              <w:tabs>
                <w:tab w:val="clear" w:pos="340"/>
                <w:tab w:val="num" w:pos="368"/>
              </w:tabs>
              <w:ind w:left="368"/>
              <w:rPr>
                <w:ins w:id="1340" w:author="Краснова Наталья EXP-281880" w:date="2024-03-24T21:55:00Z"/>
              </w:rPr>
            </w:pPr>
            <w:ins w:id="1341" w:author="Краснова Наталья EXP-281880" w:date="2024-03-24T21:55:00Z">
              <w:r w:rsidRPr="00AA01F8">
                <w:t>«Да» – если платеж авансовый;</w:t>
              </w:r>
            </w:ins>
          </w:p>
          <w:p w14:paraId="69A695D2" w14:textId="0322E6FE" w:rsidR="00D70B09" w:rsidRDefault="00D70B09" w:rsidP="00D70B09">
            <w:pPr>
              <w:pStyle w:val="GOSTTableListMark1"/>
              <w:numPr>
                <w:ilvl w:val="0"/>
                <w:numId w:val="1"/>
              </w:numPr>
              <w:tabs>
                <w:tab w:val="clear" w:pos="340"/>
                <w:tab w:val="num" w:pos="368"/>
              </w:tabs>
              <w:ind w:left="368"/>
              <w:rPr>
                <w:ins w:id="1342" w:author="Краснова Наталья EXP-281880" w:date="2024-03-01T08:50:00Z"/>
              </w:rPr>
            </w:pPr>
            <w:ins w:id="1343" w:author="Краснова Наталья EXP-281880" w:date="2024-03-24T21:55:00Z">
              <w:r w:rsidRPr="00AA01F8">
                <w:t>«Нет» – если платеж не авансовый</w:t>
              </w:r>
            </w:ins>
          </w:p>
        </w:tc>
      </w:tr>
      <w:tr w:rsidR="00D70B09" w:rsidRPr="00B9499D" w14:paraId="380A0D1E" w14:textId="77777777" w:rsidTr="002F2154">
        <w:trPr>
          <w:trHeight w:val="706"/>
          <w:ins w:id="1344" w:author="Краснова Наталья EXP-281880" w:date="2024-03-01T08:50:00Z"/>
        </w:trPr>
        <w:tc>
          <w:tcPr>
            <w:tcW w:w="1100" w:type="pct"/>
          </w:tcPr>
          <w:p w14:paraId="715ECF17" w14:textId="325E11A3" w:rsidR="00D70B09" w:rsidRDefault="00D70B09" w:rsidP="00D70B09">
            <w:pPr>
              <w:pStyle w:val="GOSTTablenorm"/>
              <w:rPr>
                <w:ins w:id="1345" w:author="Краснова Наталья EXP-281880" w:date="2024-03-01T08:50:00Z"/>
              </w:rPr>
            </w:pPr>
            <w:ins w:id="1346" w:author="Краснова Наталья EXP-281880" w:date="2024-03-01T09:35:00Z">
              <w:r>
                <w:lastRenderedPageBreak/>
                <w:t>Код валюты по ОКВ</w:t>
              </w:r>
            </w:ins>
            <w:ins w:id="1347" w:author="Краснова Наталья EXP-281880" w:date="2024-03-24T21:56:00Z">
              <w:r>
                <w:t xml:space="preserve"> ДО</w:t>
              </w:r>
            </w:ins>
          </w:p>
        </w:tc>
        <w:tc>
          <w:tcPr>
            <w:tcW w:w="750" w:type="pct"/>
          </w:tcPr>
          <w:p w14:paraId="5D3B9F90" w14:textId="29D3DF5D" w:rsidR="00D70B09" w:rsidRPr="00A71881" w:rsidRDefault="00D70B09" w:rsidP="00D70B09">
            <w:pPr>
              <w:pStyle w:val="GOSTTablenorm"/>
              <w:rPr>
                <w:ins w:id="1348" w:author="Краснова Наталья EXP-281880" w:date="2024-03-01T08:50:00Z"/>
                <w:b/>
              </w:rPr>
            </w:pPr>
            <w:ins w:id="1349" w:author="Краснова Наталья EXP-281880" w:date="2024-03-01T18:23:00Z">
              <w:r w:rsidRPr="00D35DA4">
                <w:rPr>
                  <w:b/>
                </w:rPr>
                <w:t>ACT_766_SND_</w:t>
              </w:r>
              <w:r>
                <w:rPr>
                  <w:b/>
                  <w:lang w:val="en-US"/>
                </w:rPr>
                <w:t>D</w:t>
              </w:r>
              <w:r w:rsidRPr="00D35DA4">
                <w:rPr>
                  <w:b/>
                </w:rPr>
                <w:t>O</w:t>
              </w:r>
              <w:r w:rsidRPr="00B9499D">
                <w:t>:</w:t>
              </w:r>
              <w:r w:rsidRPr="0045464C">
                <w:t>okvCode</w:t>
              </w:r>
            </w:ins>
          </w:p>
        </w:tc>
        <w:tc>
          <w:tcPr>
            <w:tcW w:w="500" w:type="pct"/>
          </w:tcPr>
          <w:p w14:paraId="53653B0B" w14:textId="058D77E6" w:rsidR="00D70B09" w:rsidRPr="0000019B" w:rsidRDefault="00D70B09" w:rsidP="00D70B09">
            <w:pPr>
              <w:pStyle w:val="GOSTTablenorm"/>
              <w:rPr>
                <w:ins w:id="1350" w:author="Краснова Наталья EXP-281880" w:date="2024-03-01T08:50:00Z"/>
              </w:rPr>
            </w:pPr>
            <w:ins w:id="1351" w:author="Краснова Наталья EXP-281880" w:date="2024-03-01T09:36:00Z">
              <w:r w:rsidRPr="00051375">
                <w:rPr>
                  <w:szCs w:val="22"/>
                </w:rPr>
                <w:t>Строка</w:t>
              </w:r>
            </w:ins>
          </w:p>
        </w:tc>
        <w:tc>
          <w:tcPr>
            <w:tcW w:w="300" w:type="pct"/>
          </w:tcPr>
          <w:p w14:paraId="6D96E5C4" w14:textId="1F3D5B3E" w:rsidR="00D70B09" w:rsidRPr="001C1B16" w:rsidRDefault="00D70B09" w:rsidP="00D70B09">
            <w:pPr>
              <w:pStyle w:val="GOSTTablenorm"/>
              <w:rPr>
                <w:ins w:id="1352" w:author="Краснова Наталья EXP-281880" w:date="2024-03-01T08:50:00Z"/>
              </w:rPr>
            </w:pPr>
            <w:ins w:id="1353" w:author="Краснова Наталья EXP-281880" w:date="2024-03-01T09:36:00Z">
              <w:r>
                <w:rPr>
                  <w:szCs w:val="22"/>
                </w:rPr>
                <w:t>Да</w:t>
              </w:r>
            </w:ins>
          </w:p>
        </w:tc>
        <w:tc>
          <w:tcPr>
            <w:tcW w:w="315" w:type="pct"/>
          </w:tcPr>
          <w:p w14:paraId="50F98910" w14:textId="7DE0A0C8" w:rsidR="00D70B09" w:rsidRPr="006A0EDC" w:rsidRDefault="00D70B09" w:rsidP="00D70B09">
            <w:pPr>
              <w:pStyle w:val="GOSTTablenorm"/>
              <w:rPr>
                <w:ins w:id="1354" w:author="Краснова Наталья EXP-281880" w:date="2024-03-01T08:50:00Z"/>
              </w:rPr>
            </w:pPr>
            <w:ins w:id="1355" w:author="Краснова Наталья EXP-281880" w:date="2024-03-01T09:36:00Z">
              <w:r w:rsidRPr="00DD7FC0">
                <w:t>= 3</w:t>
              </w:r>
            </w:ins>
          </w:p>
        </w:tc>
        <w:tc>
          <w:tcPr>
            <w:tcW w:w="2035" w:type="pct"/>
          </w:tcPr>
          <w:p w14:paraId="100C0435" w14:textId="38E921C6" w:rsidR="00D70B09" w:rsidRDefault="00D70B09" w:rsidP="00D70B09">
            <w:pPr>
              <w:pStyle w:val="GOSTTablenorm"/>
              <w:rPr>
                <w:ins w:id="1356" w:author="Краснова Наталья EXP-281880" w:date="2024-03-01T08:50:00Z"/>
              </w:rPr>
            </w:pPr>
            <w:ins w:id="1357" w:author="Краснова Наталья EXP-281880" w:date="2024-03-24T21:57:00Z">
              <w:r>
                <w:rPr>
                  <w:szCs w:val="22"/>
                </w:rPr>
                <w:t>Указывается к</w:t>
              </w:r>
              <w:r w:rsidRPr="00051375">
                <w:rPr>
                  <w:szCs w:val="22"/>
                </w:rPr>
                <w:t xml:space="preserve">од валюты </w:t>
              </w:r>
              <w:r w:rsidRPr="00B9499D">
                <w:t>по Общероссийскому классификатору валют</w:t>
              </w:r>
              <w:r>
                <w:t xml:space="preserve"> </w:t>
              </w:r>
              <w:r>
                <w:rPr>
                  <w:szCs w:val="22"/>
                </w:rPr>
                <w:t xml:space="preserve">денежного обязательства. </w:t>
              </w:r>
              <w:r w:rsidRPr="00B9499D">
                <w:t>Допустимо указывать как цифровой, так и буквенный код валюты</w:t>
              </w:r>
            </w:ins>
          </w:p>
        </w:tc>
      </w:tr>
      <w:tr w:rsidR="00D70B09" w:rsidRPr="00B9499D" w14:paraId="36AC1B94" w14:textId="77777777" w:rsidTr="001955A8">
        <w:trPr>
          <w:ins w:id="1358" w:author="Краснова Наталья EXP-281880" w:date="2024-03-01T08:38:00Z"/>
        </w:trPr>
        <w:tc>
          <w:tcPr>
            <w:tcW w:w="1100" w:type="pct"/>
          </w:tcPr>
          <w:p w14:paraId="771EC293" w14:textId="13C1C0D6" w:rsidR="00D70B09" w:rsidRDefault="00D70B09" w:rsidP="00D70B09">
            <w:pPr>
              <w:pStyle w:val="GOSTTablenorm"/>
              <w:rPr>
                <w:ins w:id="1359" w:author="Краснова Наталья EXP-281880" w:date="2024-03-01T08:38:00Z"/>
              </w:rPr>
            </w:pPr>
            <w:ins w:id="1360" w:author="Краснова Наталья EXP-281880" w:date="2024-03-01T09:35:00Z">
              <w:r w:rsidRPr="00026123">
                <w:t>К</w:t>
              </w:r>
              <w:r>
                <w:t>од валюты по ОКВ</w:t>
              </w:r>
              <w:r w:rsidRPr="00026123">
                <w:t xml:space="preserve"> БО</w:t>
              </w:r>
            </w:ins>
          </w:p>
        </w:tc>
        <w:tc>
          <w:tcPr>
            <w:tcW w:w="750" w:type="pct"/>
          </w:tcPr>
          <w:p w14:paraId="721B82CD" w14:textId="3498EF4E" w:rsidR="00D70B09" w:rsidRPr="00A71881" w:rsidRDefault="00D70B09" w:rsidP="00D70B09">
            <w:pPr>
              <w:pStyle w:val="GOSTTablenorm"/>
              <w:rPr>
                <w:ins w:id="1361" w:author="Краснова Наталья EXP-281880" w:date="2024-03-01T08:38:00Z"/>
                <w:b/>
              </w:rPr>
            </w:pPr>
            <w:ins w:id="1362" w:author="Краснова Наталья EXP-281880" w:date="2024-03-01T18:23:00Z">
              <w:r w:rsidRPr="00D35DA4">
                <w:rPr>
                  <w:b/>
                </w:rPr>
                <w:t>ACT_766_SND_</w:t>
              </w:r>
              <w:r>
                <w:rPr>
                  <w:b/>
                  <w:lang w:val="en-US"/>
                </w:rPr>
                <w:t>D</w:t>
              </w:r>
              <w:r w:rsidRPr="00D35DA4">
                <w:rPr>
                  <w:b/>
                </w:rPr>
                <w:t>O</w:t>
              </w:r>
              <w:r w:rsidRPr="00B9499D">
                <w:t>:</w:t>
              </w:r>
              <w:r w:rsidRPr="0045464C">
                <w:t>okvCodeBO</w:t>
              </w:r>
            </w:ins>
          </w:p>
        </w:tc>
        <w:tc>
          <w:tcPr>
            <w:tcW w:w="500" w:type="pct"/>
          </w:tcPr>
          <w:p w14:paraId="2475E6FD" w14:textId="0FE22534" w:rsidR="00D70B09" w:rsidRPr="0000019B" w:rsidRDefault="00D70B09" w:rsidP="00D70B09">
            <w:pPr>
              <w:pStyle w:val="GOSTTablenorm"/>
              <w:rPr>
                <w:ins w:id="1363" w:author="Краснова Наталья EXP-281880" w:date="2024-03-01T08:38:00Z"/>
              </w:rPr>
            </w:pPr>
            <w:ins w:id="1364" w:author="Краснова Наталья EXP-281880" w:date="2024-03-01T09:36:00Z">
              <w:r w:rsidRPr="00051375">
                <w:rPr>
                  <w:szCs w:val="22"/>
                </w:rPr>
                <w:t>Строка</w:t>
              </w:r>
            </w:ins>
          </w:p>
        </w:tc>
        <w:tc>
          <w:tcPr>
            <w:tcW w:w="300" w:type="pct"/>
          </w:tcPr>
          <w:p w14:paraId="5A2B3CC5" w14:textId="71BA00E6" w:rsidR="00D70B09" w:rsidRPr="001C1B16" w:rsidRDefault="00D70B09" w:rsidP="00D70B09">
            <w:pPr>
              <w:pStyle w:val="GOSTTablenorm"/>
              <w:rPr>
                <w:ins w:id="1365" w:author="Краснова Наталья EXP-281880" w:date="2024-03-01T08:38:00Z"/>
              </w:rPr>
            </w:pPr>
            <w:ins w:id="1366" w:author="Краснова Наталья EXP-281880" w:date="2024-03-01T09:36:00Z">
              <w:r>
                <w:rPr>
                  <w:szCs w:val="22"/>
                </w:rPr>
                <w:t>Да</w:t>
              </w:r>
            </w:ins>
          </w:p>
        </w:tc>
        <w:tc>
          <w:tcPr>
            <w:tcW w:w="315" w:type="pct"/>
          </w:tcPr>
          <w:p w14:paraId="47C728A2" w14:textId="2D8515CA" w:rsidR="00D70B09" w:rsidRPr="006A0EDC" w:rsidRDefault="00D70B09" w:rsidP="00D70B09">
            <w:pPr>
              <w:pStyle w:val="GOSTTablenorm"/>
              <w:rPr>
                <w:ins w:id="1367" w:author="Краснова Наталья EXP-281880" w:date="2024-03-01T08:38:00Z"/>
              </w:rPr>
            </w:pPr>
            <w:ins w:id="1368" w:author="Краснова Наталья EXP-281880" w:date="2024-03-01T09:36:00Z">
              <w:r w:rsidRPr="00DD7FC0">
                <w:t>= 3</w:t>
              </w:r>
            </w:ins>
          </w:p>
        </w:tc>
        <w:tc>
          <w:tcPr>
            <w:tcW w:w="2035" w:type="pct"/>
          </w:tcPr>
          <w:p w14:paraId="3E6EAB3D" w14:textId="2360D1B5" w:rsidR="00D70B09" w:rsidRDefault="00D70B09" w:rsidP="00D70B09">
            <w:pPr>
              <w:pStyle w:val="GOSTTablenorm"/>
              <w:rPr>
                <w:ins w:id="1369" w:author="Краснова Наталья EXP-281880" w:date="2024-03-01T08:38:00Z"/>
              </w:rPr>
            </w:pPr>
            <w:ins w:id="1370" w:author="Краснова Наталья EXP-281880" w:date="2024-03-24T21:57:00Z">
              <w:r w:rsidRPr="000C1C4B">
                <w:rPr>
                  <w:szCs w:val="22"/>
                </w:rPr>
                <w:t>Указывается код валюты по Общер</w:t>
              </w:r>
              <w:r>
                <w:rPr>
                  <w:szCs w:val="22"/>
                </w:rPr>
                <w:t xml:space="preserve">оссийскому классификатору валют </w:t>
              </w:r>
              <w:r w:rsidRPr="000C1C4B">
                <w:rPr>
                  <w:szCs w:val="22"/>
                </w:rPr>
                <w:t>бюджетн</w:t>
              </w:r>
              <w:r>
                <w:rPr>
                  <w:szCs w:val="22"/>
                </w:rPr>
                <w:t>ого</w:t>
              </w:r>
              <w:r w:rsidRPr="000C1C4B">
                <w:rPr>
                  <w:szCs w:val="22"/>
                </w:rPr>
                <w:t xml:space="preserve"> обязательств</w:t>
              </w:r>
              <w:r>
                <w:rPr>
                  <w:szCs w:val="22"/>
                </w:rPr>
                <w:t>а, по которому поставлено на учет денежное обязательство.</w:t>
              </w:r>
              <w:r>
                <w:t xml:space="preserve"> </w:t>
              </w:r>
              <w:r w:rsidRPr="00B9499D">
                <w:t>Допустимо указывать как цифровой, так и буквенный код валюты</w:t>
              </w:r>
            </w:ins>
          </w:p>
        </w:tc>
      </w:tr>
      <w:tr w:rsidR="00D70B09" w:rsidRPr="00B9499D" w14:paraId="0D67697F" w14:textId="77777777" w:rsidTr="001955A8">
        <w:trPr>
          <w:ins w:id="1371" w:author="Краснова Наталья EXP-281880" w:date="2024-03-01T18:30:00Z"/>
        </w:trPr>
        <w:tc>
          <w:tcPr>
            <w:tcW w:w="1100" w:type="pct"/>
          </w:tcPr>
          <w:p w14:paraId="3A624E82" w14:textId="78D5D45B" w:rsidR="00D70B09" w:rsidRPr="00026123" w:rsidRDefault="00D70B09" w:rsidP="00D70B09">
            <w:pPr>
              <w:pStyle w:val="GOSTTablenorm"/>
              <w:rPr>
                <w:ins w:id="1372" w:author="Краснова Наталья EXP-281880" w:date="2024-03-01T18:30:00Z"/>
              </w:rPr>
            </w:pPr>
            <w:ins w:id="1373" w:author="Сказецкая Наталья Камилевна" w:date="2024-05-22T22:00:00Z">
              <w:r w:rsidRPr="007F3BC5">
                <w:rPr>
                  <w:b/>
                  <w:szCs w:val="22"/>
                </w:rPr>
                <w:t>Строки документа по разделу</w:t>
              </w:r>
            </w:ins>
            <w:ins w:id="1374" w:author="Сказецкая Наталья Камилевна" w:date="2024-05-22T22:01:00Z">
              <w:r>
                <w:rPr>
                  <w:b/>
                  <w:szCs w:val="22"/>
                </w:rPr>
                <w:t xml:space="preserve"> «</w:t>
              </w:r>
            </w:ins>
            <w:ins w:id="1375" w:author="Краснова Наталья EXP-281880" w:date="2024-03-01T18:31:00Z">
              <w:r>
                <w:rPr>
                  <w:b/>
                </w:rPr>
                <w:t>Расшифровка</w:t>
              </w:r>
            </w:ins>
            <w:ins w:id="1376" w:author="Сказецкая Наталья Камилевна" w:date="2024-05-23T15:12:00Z">
              <w:r>
                <w:rPr>
                  <w:b/>
                </w:rPr>
                <w:t xml:space="preserve"> ДО</w:t>
              </w:r>
            </w:ins>
            <w:ins w:id="1377" w:author="Сказецкая Наталья Камилевна" w:date="2024-05-22T22:01:00Z">
              <w:r>
                <w:rPr>
                  <w:b/>
                </w:rPr>
                <w:t>»</w:t>
              </w:r>
            </w:ins>
          </w:p>
        </w:tc>
        <w:tc>
          <w:tcPr>
            <w:tcW w:w="750" w:type="pct"/>
          </w:tcPr>
          <w:p w14:paraId="686AB747" w14:textId="17055097" w:rsidR="00D70B09" w:rsidRPr="00D35DA4" w:rsidRDefault="00D70B09" w:rsidP="00D70B09">
            <w:pPr>
              <w:pStyle w:val="GOSTTablenorm"/>
              <w:rPr>
                <w:ins w:id="1378" w:author="Краснова Наталья EXP-281880" w:date="2024-03-01T18:30:00Z"/>
                <w:b/>
              </w:rPr>
            </w:pPr>
            <w:ins w:id="1379" w:author="Краснова Наталья EXP-281880" w:date="2024-03-01T18:31:00Z">
              <w:r>
                <w:rPr>
                  <w:b/>
                </w:rPr>
                <w:t>ACT_766_SND_</w:t>
              </w:r>
              <w:r>
                <w:rPr>
                  <w:b/>
                  <w:lang w:val="en-US"/>
                </w:rPr>
                <w:t>D</w:t>
              </w:r>
              <w:r w:rsidRPr="00D35DA4">
                <w:rPr>
                  <w:b/>
                </w:rPr>
                <w:t>O</w:t>
              </w:r>
              <w:r>
                <w:rPr>
                  <w:b/>
                </w:rPr>
                <w:t>_2</w:t>
              </w:r>
            </w:ins>
          </w:p>
        </w:tc>
        <w:tc>
          <w:tcPr>
            <w:tcW w:w="500" w:type="pct"/>
          </w:tcPr>
          <w:p w14:paraId="610607C4" w14:textId="031F5FAA" w:rsidR="00D70B09" w:rsidRPr="00051375" w:rsidRDefault="00D70B09" w:rsidP="00D70B09">
            <w:pPr>
              <w:pStyle w:val="GOSTTablenorm"/>
              <w:rPr>
                <w:ins w:id="1380" w:author="Краснова Наталья EXP-281880" w:date="2024-03-01T18:30:00Z"/>
                <w:szCs w:val="22"/>
              </w:rPr>
            </w:pPr>
            <w:ins w:id="1381" w:author="Краснова Наталья EXP-281880" w:date="2024-03-01T18:31:00Z">
              <w:r w:rsidRPr="00B9499D">
                <w:t>Массив</w:t>
              </w:r>
            </w:ins>
          </w:p>
        </w:tc>
        <w:tc>
          <w:tcPr>
            <w:tcW w:w="300" w:type="pct"/>
          </w:tcPr>
          <w:p w14:paraId="3F64D666" w14:textId="65A5B15B" w:rsidR="00D70B09" w:rsidRDefault="00D70B09" w:rsidP="00D70B09">
            <w:pPr>
              <w:pStyle w:val="GOSTTablenorm"/>
              <w:rPr>
                <w:ins w:id="1382" w:author="Краснова Наталья EXP-281880" w:date="2024-03-01T18:30:00Z"/>
                <w:szCs w:val="22"/>
              </w:rPr>
            </w:pPr>
            <w:ins w:id="1383" w:author="Краснова Наталья EXP-281880" w:date="2024-03-01T18:31:00Z">
              <w:r>
                <w:t>Нет</w:t>
              </w:r>
            </w:ins>
          </w:p>
        </w:tc>
        <w:tc>
          <w:tcPr>
            <w:tcW w:w="315" w:type="pct"/>
          </w:tcPr>
          <w:p w14:paraId="1A81EBFC" w14:textId="2091DD89" w:rsidR="00D70B09" w:rsidRPr="00DD7FC0" w:rsidRDefault="00D70B09" w:rsidP="00D70B09">
            <w:pPr>
              <w:pStyle w:val="GOSTTablenorm"/>
              <w:rPr>
                <w:ins w:id="1384" w:author="Краснова Наталья EXP-281880" w:date="2024-03-01T18:30:00Z"/>
              </w:rPr>
            </w:pPr>
            <w:ins w:id="1385" w:author="Краснова Наталья EXP-281880" w:date="2024-03-01T18:31:00Z">
              <w:r>
                <w:rPr>
                  <w:bCs/>
                </w:rPr>
                <w:t>-</w:t>
              </w:r>
            </w:ins>
          </w:p>
        </w:tc>
        <w:tc>
          <w:tcPr>
            <w:tcW w:w="2035" w:type="pct"/>
          </w:tcPr>
          <w:p w14:paraId="0546EFBA" w14:textId="08311C0A" w:rsidR="00D70B09" w:rsidRPr="001C1B16" w:rsidDel="00D14E4E" w:rsidRDefault="00D70B09" w:rsidP="00D70B09">
            <w:pPr>
              <w:pStyle w:val="GOSTTablenorm"/>
              <w:rPr>
                <w:ins w:id="1386" w:author="Краснова Наталья EXP-281880" w:date="2024-03-01T18:30:00Z"/>
              </w:rPr>
            </w:pPr>
            <w:ins w:id="1387" w:author="Сказецкая Наталья Камилевна" w:date="2024-05-22T22:01:00Z">
              <w:r>
                <w:rPr>
                  <w:bCs/>
                </w:rPr>
                <w:t xml:space="preserve">Обязателен для заполнения, если заполнен параметр </w:t>
              </w:r>
            </w:ins>
            <w:ins w:id="1388" w:author="Сказецкая Наталья Камилевна" w:date="2024-05-23T15:16:00Z">
              <w:r>
                <w:rPr>
                  <w:bCs/>
                </w:rPr>
                <w:t>«Передаваемые ДО» (</w:t>
              </w:r>
            </w:ins>
            <w:ins w:id="1389" w:author="Сказецкая Наталья Камилевна" w:date="2024-05-22T22:02:00Z">
              <w:r w:rsidRPr="00D35DA4">
                <w:rPr>
                  <w:b/>
                </w:rPr>
                <w:t>ACT_766_SND_</w:t>
              </w:r>
              <w:r>
                <w:rPr>
                  <w:b/>
                  <w:lang w:val="en-US"/>
                </w:rPr>
                <w:t>D</w:t>
              </w:r>
              <w:r w:rsidRPr="00D35DA4">
                <w:rPr>
                  <w:b/>
                </w:rPr>
                <w:t>O</w:t>
              </w:r>
            </w:ins>
            <w:ins w:id="1390" w:author="Сказецкая Наталья Камилевна" w:date="2024-05-23T15:16:00Z">
              <w:r w:rsidRPr="001E7596">
                <w:t>)</w:t>
              </w:r>
            </w:ins>
          </w:p>
        </w:tc>
      </w:tr>
      <w:tr w:rsidR="00D70B09" w:rsidRPr="00B9499D" w14:paraId="0DFFDEFF" w14:textId="77777777" w:rsidTr="00220726">
        <w:trPr>
          <w:ins w:id="1391" w:author="Сказецкая Наталья Камилевна" w:date="2024-05-31T14:56:00Z"/>
        </w:trPr>
        <w:tc>
          <w:tcPr>
            <w:tcW w:w="1100" w:type="pct"/>
          </w:tcPr>
          <w:p w14:paraId="1E171BE9" w14:textId="77777777" w:rsidR="00D70B09" w:rsidRDefault="00D70B09" w:rsidP="00D70B09">
            <w:pPr>
              <w:pStyle w:val="GOSTTablenorm"/>
              <w:rPr>
                <w:ins w:id="1392" w:author="Сказецкая Наталья Камилевна" w:date="2024-05-31T14:56:00Z"/>
              </w:rPr>
            </w:pPr>
            <w:ins w:id="1393" w:author="Сказецкая Наталья Камилевна" w:date="2024-05-31T14:56:00Z">
              <w:r w:rsidRPr="00051375">
                <w:t>Идентификатор строки</w:t>
              </w:r>
            </w:ins>
          </w:p>
        </w:tc>
        <w:tc>
          <w:tcPr>
            <w:tcW w:w="750" w:type="pct"/>
          </w:tcPr>
          <w:p w14:paraId="7796706A" w14:textId="77777777" w:rsidR="00D70B09" w:rsidRPr="00A71881" w:rsidRDefault="00D70B09" w:rsidP="00D70B09">
            <w:pPr>
              <w:pStyle w:val="GOSTTablenorm"/>
              <w:rPr>
                <w:ins w:id="1394" w:author="Сказецкая Наталья Камилевна" w:date="2024-05-31T14:56:00Z"/>
                <w:b/>
              </w:rPr>
            </w:pPr>
            <w:ins w:id="1395" w:author="Сказецкая Наталья Камилевна" w:date="2024-05-31T14:56:00Z">
              <w:r w:rsidRPr="00D35DA4">
                <w:rPr>
                  <w:b/>
                </w:rPr>
                <w:t>ACT_766_SND_</w:t>
              </w:r>
              <w:r>
                <w:rPr>
                  <w:b/>
                  <w:lang w:val="en-US"/>
                </w:rPr>
                <w:t>D</w:t>
              </w:r>
              <w:r w:rsidRPr="00D35DA4">
                <w:rPr>
                  <w:b/>
                </w:rPr>
                <w:t>O</w:t>
              </w:r>
              <w:r>
                <w:rPr>
                  <w:b/>
                </w:rPr>
                <w:t>_2</w:t>
              </w:r>
              <w:r w:rsidRPr="00B9499D">
                <w:t>:</w:t>
              </w:r>
              <w:r>
                <w:rPr>
                  <w:lang w:val="en-US"/>
                </w:rPr>
                <w:t>id</w:t>
              </w:r>
            </w:ins>
          </w:p>
        </w:tc>
        <w:tc>
          <w:tcPr>
            <w:tcW w:w="500" w:type="pct"/>
          </w:tcPr>
          <w:p w14:paraId="61638A3E" w14:textId="77777777" w:rsidR="00D70B09" w:rsidRPr="0000019B" w:rsidRDefault="00D70B09" w:rsidP="00D70B09">
            <w:pPr>
              <w:pStyle w:val="GOSTTablenorm"/>
              <w:rPr>
                <w:ins w:id="1396" w:author="Сказецкая Наталья Камилевна" w:date="2024-05-31T14:56:00Z"/>
              </w:rPr>
            </w:pPr>
            <w:ins w:id="1397" w:author="Сказецкая Наталья Камилевна" w:date="2024-05-31T14:56:00Z">
              <w:r w:rsidRPr="00051375">
                <w:rPr>
                  <w:szCs w:val="22"/>
                </w:rPr>
                <w:t>Число</w:t>
              </w:r>
            </w:ins>
          </w:p>
        </w:tc>
        <w:tc>
          <w:tcPr>
            <w:tcW w:w="300" w:type="pct"/>
          </w:tcPr>
          <w:p w14:paraId="42BB508E" w14:textId="77777777" w:rsidR="00D70B09" w:rsidRPr="001C1B16" w:rsidRDefault="00D70B09" w:rsidP="00D70B09">
            <w:pPr>
              <w:pStyle w:val="GOSTTablenorm"/>
              <w:rPr>
                <w:ins w:id="1398" w:author="Сказецкая Наталья Камилевна" w:date="2024-05-31T14:56:00Z"/>
              </w:rPr>
            </w:pPr>
            <w:ins w:id="1399" w:author="Сказецкая Наталья Камилевна" w:date="2024-05-31T14:56:00Z">
              <w:r w:rsidRPr="00051375">
                <w:rPr>
                  <w:szCs w:val="22"/>
                </w:rPr>
                <w:t>Да</w:t>
              </w:r>
            </w:ins>
          </w:p>
        </w:tc>
        <w:tc>
          <w:tcPr>
            <w:tcW w:w="315" w:type="pct"/>
          </w:tcPr>
          <w:p w14:paraId="270E1DDF" w14:textId="77777777" w:rsidR="00D70B09" w:rsidRPr="006A0EDC" w:rsidRDefault="00D70B09" w:rsidP="00D70B09">
            <w:pPr>
              <w:pStyle w:val="GOSTTablenorm"/>
              <w:rPr>
                <w:ins w:id="1400" w:author="Сказецкая Наталья Камилевна" w:date="2024-05-31T14:56:00Z"/>
              </w:rPr>
            </w:pPr>
            <w:ins w:id="1401" w:author="Сказецкая Наталья Камилевна" w:date="2024-05-31T14:56:00Z">
              <w:r w:rsidRPr="00051375">
                <w:rPr>
                  <w:szCs w:val="22"/>
                </w:rPr>
                <w:t>&lt;=20</w:t>
              </w:r>
            </w:ins>
          </w:p>
        </w:tc>
        <w:tc>
          <w:tcPr>
            <w:tcW w:w="2035" w:type="pct"/>
          </w:tcPr>
          <w:p w14:paraId="639CB606" w14:textId="77777777" w:rsidR="00D70B09" w:rsidRDefault="00D70B09" w:rsidP="00D70B09">
            <w:pPr>
              <w:pStyle w:val="GOSTTablenorm"/>
              <w:rPr>
                <w:ins w:id="1402" w:author="Сказецкая Наталья Камилевна" w:date="2024-05-31T14:56:00Z"/>
              </w:rPr>
            </w:pPr>
            <w:ins w:id="1403" w:author="Сказецкая Наталья Камилевна" w:date="2024-05-31T14:56:00Z">
              <w:r w:rsidRPr="00051375">
                <w:rPr>
                  <w:szCs w:val="22"/>
                </w:rPr>
                <w:t>Указывается технический идентификатор строки</w:t>
              </w:r>
            </w:ins>
          </w:p>
        </w:tc>
      </w:tr>
      <w:tr w:rsidR="00D70B09" w:rsidRPr="00B9499D" w14:paraId="3E04CA52" w14:textId="77777777" w:rsidTr="007C21E6">
        <w:trPr>
          <w:ins w:id="1404" w:author="Сказецкая Наталья Камилевна" w:date="2024-05-23T21:51:00Z"/>
        </w:trPr>
        <w:tc>
          <w:tcPr>
            <w:tcW w:w="1100" w:type="pct"/>
          </w:tcPr>
          <w:p w14:paraId="769D2F7E" w14:textId="2EB0FAF7" w:rsidR="00D70B09" w:rsidRPr="00051375" w:rsidRDefault="00D70B09" w:rsidP="00D70B09">
            <w:pPr>
              <w:pStyle w:val="GOSTTablenorm"/>
              <w:rPr>
                <w:ins w:id="1405" w:author="Сказецкая Наталья Камилевна" w:date="2024-05-23T21:51:00Z"/>
              </w:rPr>
            </w:pPr>
            <w:ins w:id="1406" w:author="Сказецкая Наталья Камилевна" w:date="2024-05-23T21:51:00Z">
              <w:r>
                <w:t>Н</w:t>
              </w:r>
              <w:r w:rsidRPr="00051375">
                <w:t>омер ДО</w:t>
              </w:r>
            </w:ins>
          </w:p>
        </w:tc>
        <w:tc>
          <w:tcPr>
            <w:tcW w:w="750" w:type="pct"/>
          </w:tcPr>
          <w:p w14:paraId="0733DFB3" w14:textId="5BCE84AA" w:rsidR="00D70B09" w:rsidRPr="00D35DA4" w:rsidRDefault="00D70B09" w:rsidP="00D70B09">
            <w:pPr>
              <w:pStyle w:val="GOSTTablenorm"/>
              <w:rPr>
                <w:ins w:id="1407" w:author="Сказецкая Наталья Камилевна" w:date="2024-05-23T21:51:00Z"/>
                <w:b/>
              </w:rPr>
            </w:pPr>
            <w:ins w:id="1408" w:author="Сказецкая Наталья Камилевна" w:date="2024-05-23T21:51:00Z">
              <w:r w:rsidRPr="00822BBD">
                <w:rPr>
                  <w:b/>
                  <w:highlight w:val="yellow"/>
                </w:rPr>
                <w:t>ACT_766_SND_</w:t>
              </w:r>
              <w:r w:rsidRPr="00822BBD">
                <w:rPr>
                  <w:b/>
                  <w:highlight w:val="yellow"/>
                  <w:lang w:val="en-US"/>
                </w:rPr>
                <w:t>D</w:t>
              </w:r>
              <w:r w:rsidRPr="00822BBD">
                <w:rPr>
                  <w:b/>
                  <w:highlight w:val="yellow"/>
                </w:rPr>
                <w:t>O_2</w:t>
              </w:r>
              <w:r w:rsidRPr="00822BBD">
                <w:rPr>
                  <w:highlight w:val="yellow"/>
                </w:rPr>
                <w:t>:</w:t>
              </w:r>
              <w:commentRangeStart w:id="1409"/>
              <w:r w:rsidRPr="00822BBD">
                <w:rPr>
                  <w:highlight w:val="yellow"/>
                  <w:lang w:val="en-US"/>
                </w:rPr>
                <w:t>accNumber</w:t>
              </w:r>
            </w:ins>
            <w:commentRangeEnd w:id="1409"/>
            <w:r w:rsidRPr="00D35DA4">
              <w:rPr>
                <w:rStyle w:val="afff4"/>
                <w:b/>
                <w:sz w:val="22"/>
                <w:szCs w:val="20"/>
              </w:rPr>
              <w:commentReference w:id="1409"/>
            </w:r>
          </w:p>
        </w:tc>
        <w:tc>
          <w:tcPr>
            <w:tcW w:w="500" w:type="pct"/>
          </w:tcPr>
          <w:p w14:paraId="6C19914B" w14:textId="3832E121" w:rsidR="00D70B09" w:rsidRPr="00051375" w:rsidRDefault="00D70B09" w:rsidP="00D70B09">
            <w:pPr>
              <w:pStyle w:val="GOSTTablenorm"/>
              <w:rPr>
                <w:ins w:id="1410" w:author="Сказецкая Наталья Камилевна" w:date="2024-05-23T21:51:00Z"/>
                <w:szCs w:val="22"/>
              </w:rPr>
            </w:pPr>
            <w:ins w:id="1411" w:author="Сказецкая Наталья Камилевна" w:date="2024-05-23T21:51:00Z">
              <w:r w:rsidRPr="00051375">
                <w:rPr>
                  <w:szCs w:val="22"/>
                </w:rPr>
                <w:t>Строка</w:t>
              </w:r>
            </w:ins>
          </w:p>
        </w:tc>
        <w:tc>
          <w:tcPr>
            <w:tcW w:w="300" w:type="pct"/>
          </w:tcPr>
          <w:p w14:paraId="2BE7DE16" w14:textId="12F37FB0" w:rsidR="00D70B09" w:rsidRPr="00051375" w:rsidRDefault="00D70B09" w:rsidP="00D70B09">
            <w:pPr>
              <w:pStyle w:val="GOSTTablenorm"/>
              <w:rPr>
                <w:ins w:id="1412" w:author="Сказецкая Наталья Камилевна" w:date="2024-05-23T21:51:00Z"/>
                <w:szCs w:val="22"/>
              </w:rPr>
            </w:pPr>
            <w:ins w:id="1413" w:author="Сказецкая Наталья Камилевна" w:date="2024-05-23T21:51:00Z">
              <w:r>
                <w:rPr>
                  <w:szCs w:val="22"/>
                </w:rPr>
                <w:t>Да</w:t>
              </w:r>
            </w:ins>
          </w:p>
        </w:tc>
        <w:tc>
          <w:tcPr>
            <w:tcW w:w="315" w:type="pct"/>
          </w:tcPr>
          <w:p w14:paraId="793FC4EF" w14:textId="22764E78" w:rsidR="00D70B09" w:rsidRPr="00051375" w:rsidRDefault="00D70B09" w:rsidP="00D70B09">
            <w:pPr>
              <w:pStyle w:val="GOSTTablenorm"/>
              <w:rPr>
                <w:ins w:id="1414" w:author="Сказецкая Наталья Камилевна" w:date="2024-05-23T21:51:00Z"/>
                <w:szCs w:val="22"/>
              </w:rPr>
            </w:pPr>
            <w:ins w:id="1415" w:author="Сказецкая Наталья Камилевна" w:date="2024-05-23T21:51:00Z">
              <w:r w:rsidRPr="00B224B1">
                <w:t>=25</w:t>
              </w:r>
            </w:ins>
          </w:p>
        </w:tc>
        <w:tc>
          <w:tcPr>
            <w:tcW w:w="2035" w:type="pct"/>
          </w:tcPr>
          <w:p w14:paraId="1E7307F3" w14:textId="2FAD08AB" w:rsidR="00D70B09" w:rsidRPr="00051375" w:rsidRDefault="00D70B09" w:rsidP="00D70B09">
            <w:pPr>
              <w:pStyle w:val="GOSTTablenorm"/>
              <w:rPr>
                <w:ins w:id="1416" w:author="Сказецкая Наталья Камилевна" w:date="2024-05-23T21:51:00Z"/>
                <w:szCs w:val="22"/>
              </w:rPr>
            </w:pPr>
            <w:ins w:id="1417" w:author="Сказецкая Наталья Камилевна" w:date="2024-05-23T21:51:00Z">
              <w:r w:rsidRPr="00051375">
                <w:t>У</w:t>
              </w:r>
              <w:r>
                <w:t>казывается у</w:t>
              </w:r>
              <w:r w:rsidRPr="00051375">
                <w:t xml:space="preserve">четный номер </w:t>
              </w:r>
              <w:r>
                <w:t>поставленного на учет денежного обязательства для отражения операции на ЛС передающем и ЛС принимающем</w:t>
              </w:r>
            </w:ins>
          </w:p>
        </w:tc>
      </w:tr>
      <w:tr w:rsidR="00D70B09" w:rsidRPr="00B9499D" w14:paraId="07BD5ECB" w14:textId="77777777" w:rsidTr="001955A8">
        <w:trPr>
          <w:ins w:id="1418" w:author="Краснова Наталья EXP-281880" w:date="2024-02-29T22:30:00Z"/>
        </w:trPr>
        <w:tc>
          <w:tcPr>
            <w:tcW w:w="1100" w:type="pct"/>
          </w:tcPr>
          <w:p w14:paraId="7CC22715" w14:textId="64A3CD0E" w:rsidR="00D70B09" w:rsidRDefault="00D70B09" w:rsidP="00D70B09">
            <w:pPr>
              <w:pStyle w:val="GOSTTablenorm"/>
              <w:rPr>
                <w:ins w:id="1419" w:author="Краснова Наталья EXP-281880" w:date="2024-02-29T22:30:00Z"/>
              </w:rPr>
            </w:pPr>
            <w:ins w:id="1420" w:author="Сказецкая Наталья Камилевна" w:date="2024-05-23T14:45:00Z">
              <w:r>
                <w:t>КБК</w:t>
              </w:r>
            </w:ins>
          </w:p>
        </w:tc>
        <w:tc>
          <w:tcPr>
            <w:tcW w:w="750" w:type="pct"/>
          </w:tcPr>
          <w:p w14:paraId="3F625674" w14:textId="5E5EFADC" w:rsidR="00D70B09" w:rsidRPr="00A71881" w:rsidRDefault="00D70B09" w:rsidP="00D70B09">
            <w:pPr>
              <w:pStyle w:val="GOSTTablenorm"/>
              <w:rPr>
                <w:ins w:id="1421" w:author="Краснова Наталья EXP-281880" w:date="2024-02-29T22:30:00Z"/>
                <w:b/>
              </w:rPr>
            </w:pPr>
            <w:ins w:id="1422" w:author="Краснова Наталья EXP-281880" w:date="2024-03-01T18:31:00Z">
              <w:r>
                <w:rPr>
                  <w:b/>
                </w:rPr>
                <w:t>ACT_766_SND_</w:t>
              </w:r>
              <w:r>
                <w:rPr>
                  <w:b/>
                  <w:lang w:val="en-US"/>
                </w:rPr>
                <w:t>D</w:t>
              </w:r>
              <w:r w:rsidRPr="00D35DA4">
                <w:rPr>
                  <w:b/>
                </w:rPr>
                <w:t>O</w:t>
              </w:r>
              <w:r>
                <w:rPr>
                  <w:b/>
                </w:rPr>
                <w:t>_2</w:t>
              </w:r>
              <w:r w:rsidRPr="002F4371">
                <w:rPr>
                  <w:b/>
                </w:rPr>
                <w:t>:</w:t>
              </w:r>
              <w:r w:rsidRPr="00E84C65">
                <w:t>kbk</w:t>
              </w:r>
            </w:ins>
          </w:p>
        </w:tc>
        <w:tc>
          <w:tcPr>
            <w:tcW w:w="500" w:type="pct"/>
          </w:tcPr>
          <w:p w14:paraId="3A9B6380" w14:textId="68330F70" w:rsidR="00D70B09" w:rsidRPr="0000019B" w:rsidRDefault="00D70B09" w:rsidP="00D70B09">
            <w:pPr>
              <w:pStyle w:val="GOSTTablenorm"/>
              <w:rPr>
                <w:ins w:id="1423" w:author="Краснова Наталья EXP-281880" w:date="2024-02-29T22:30:00Z"/>
              </w:rPr>
            </w:pPr>
            <w:ins w:id="1424" w:author="Краснова Наталья EXP-281880" w:date="2024-03-01T09:37:00Z">
              <w:r w:rsidRPr="00051375">
                <w:rPr>
                  <w:szCs w:val="22"/>
                </w:rPr>
                <w:t>Строка</w:t>
              </w:r>
            </w:ins>
          </w:p>
        </w:tc>
        <w:tc>
          <w:tcPr>
            <w:tcW w:w="300" w:type="pct"/>
          </w:tcPr>
          <w:p w14:paraId="76450AA6" w14:textId="12817B06" w:rsidR="00D70B09" w:rsidRPr="001C1B16" w:rsidRDefault="00D70B09" w:rsidP="00D70B09">
            <w:pPr>
              <w:pStyle w:val="GOSTTablenorm"/>
              <w:rPr>
                <w:ins w:id="1425" w:author="Краснова Наталья EXP-281880" w:date="2024-02-29T22:30:00Z"/>
              </w:rPr>
            </w:pPr>
            <w:ins w:id="1426" w:author="Краснова Наталья EXP-281880" w:date="2024-03-01T09:37:00Z">
              <w:r>
                <w:rPr>
                  <w:szCs w:val="22"/>
                </w:rPr>
                <w:t>Да</w:t>
              </w:r>
            </w:ins>
          </w:p>
        </w:tc>
        <w:tc>
          <w:tcPr>
            <w:tcW w:w="315" w:type="pct"/>
          </w:tcPr>
          <w:p w14:paraId="51B68AC0" w14:textId="3ADCFB8F" w:rsidR="00D70B09" w:rsidRPr="006A0EDC" w:rsidRDefault="00D70B09" w:rsidP="00D70B09">
            <w:pPr>
              <w:pStyle w:val="GOSTTablenorm"/>
              <w:rPr>
                <w:ins w:id="1427" w:author="Краснова Наталья EXP-281880" w:date="2024-02-29T22:30:00Z"/>
              </w:rPr>
            </w:pPr>
            <w:ins w:id="1428" w:author="Краснова Наталья EXP-281880" w:date="2024-03-01T09:37:00Z">
              <w:r w:rsidRPr="00DD7FC0">
                <w:t xml:space="preserve">= </w:t>
              </w:r>
              <w:r>
                <w:t>20</w:t>
              </w:r>
            </w:ins>
          </w:p>
        </w:tc>
        <w:tc>
          <w:tcPr>
            <w:tcW w:w="2035" w:type="pct"/>
          </w:tcPr>
          <w:p w14:paraId="62F5B8BF" w14:textId="0FEEF8B6" w:rsidR="00D70B09" w:rsidRDefault="00D70B09" w:rsidP="00D70B09">
            <w:pPr>
              <w:pStyle w:val="GOSTTablenorm"/>
              <w:rPr>
                <w:ins w:id="1429" w:author="Краснова Наталья EXP-281880" w:date="2024-02-29T22:30:00Z"/>
              </w:rPr>
            </w:pPr>
            <w:ins w:id="1430" w:author="Краснова Наталья EXP-281880" w:date="2024-03-24T21:59:00Z">
              <w:r w:rsidRPr="00DA41D0">
                <w:t>Указывается</w:t>
              </w:r>
              <w:r w:rsidRPr="00402D32">
                <w:t xml:space="preserve"> код</w:t>
              </w:r>
            </w:ins>
            <w:ins w:id="1431" w:author="Сказецкая Наталья Камилевна" w:date="2024-05-23T15:07:00Z">
              <w:r>
                <w:t xml:space="preserve"> по бюджетной</w:t>
              </w:r>
            </w:ins>
            <w:ins w:id="1432" w:author="Краснова Наталья EXP-281880" w:date="2024-03-24T21:59:00Z">
              <w:r w:rsidRPr="00402D32">
                <w:t xml:space="preserve"> классификации </w:t>
              </w:r>
              <w:r w:rsidRPr="00B84793">
                <w:t xml:space="preserve">для отражения операции на ЛС </w:t>
              </w:r>
              <w:r>
                <w:t>передающем и ЛС принимающем</w:t>
              </w:r>
            </w:ins>
          </w:p>
        </w:tc>
      </w:tr>
      <w:tr w:rsidR="00D70B09" w:rsidRPr="00B9499D" w14:paraId="007E47CB" w14:textId="77777777" w:rsidTr="001955A8">
        <w:trPr>
          <w:ins w:id="1433" w:author="Краснова Наталья EXP-281880" w:date="2024-02-29T22:30:00Z"/>
        </w:trPr>
        <w:tc>
          <w:tcPr>
            <w:tcW w:w="1100" w:type="pct"/>
          </w:tcPr>
          <w:p w14:paraId="59CDD6A5" w14:textId="42CB15FB" w:rsidR="00D70B09" w:rsidRDefault="00D70B09" w:rsidP="00D70B09">
            <w:pPr>
              <w:pStyle w:val="GOSTTablenorm"/>
              <w:rPr>
                <w:ins w:id="1434" w:author="Краснова Наталья EXP-281880" w:date="2024-02-29T22:30:00Z"/>
              </w:rPr>
            </w:pPr>
            <w:ins w:id="1435" w:author="Краснова Наталья EXP-281880" w:date="2024-03-01T09:38:00Z">
              <w:r>
                <w:t>Тип КБК</w:t>
              </w:r>
            </w:ins>
          </w:p>
        </w:tc>
        <w:tc>
          <w:tcPr>
            <w:tcW w:w="750" w:type="pct"/>
          </w:tcPr>
          <w:p w14:paraId="48B05EE5" w14:textId="0F6BA300" w:rsidR="00D70B09" w:rsidRPr="00A71881" w:rsidRDefault="00D70B09" w:rsidP="00D70B09">
            <w:pPr>
              <w:pStyle w:val="GOSTTablenorm"/>
              <w:rPr>
                <w:ins w:id="1436" w:author="Краснова Наталья EXP-281880" w:date="2024-02-29T22:30:00Z"/>
                <w:b/>
              </w:rPr>
            </w:pPr>
            <w:ins w:id="1437" w:author="Краснова Наталья EXP-281880" w:date="2024-03-01T18:31:00Z">
              <w:r>
                <w:rPr>
                  <w:b/>
                </w:rPr>
                <w:t>ACT_766_SND_</w:t>
              </w:r>
              <w:r>
                <w:rPr>
                  <w:b/>
                  <w:lang w:val="en-US"/>
                </w:rPr>
                <w:t>D</w:t>
              </w:r>
              <w:r w:rsidRPr="00D35DA4">
                <w:rPr>
                  <w:b/>
                </w:rPr>
                <w:t>O</w:t>
              </w:r>
              <w:r>
                <w:rPr>
                  <w:b/>
                </w:rPr>
                <w:t>_2</w:t>
              </w:r>
              <w:r w:rsidRPr="002F4371">
                <w:rPr>
                  <w:b/>
                </w:rPr>
                <w:t>:</w:t>
              </w:r>
            </w:ins>
            <w:ins w:id="1438" w:author="Краснова Наталья EXP-281880" w:date="2024-03-01T18:35:00Z">
              <w:r w:rsidRPr="00240762">
                <w:rPr>
                  <w:lang w:val="en-US"/>
                </w:rPr>
                <w:t>kbkType</w:t>
              </w:r>
            </w:ins>
          </w:p>
        </w:tc>
        <w:tc>
          <w:tcPr>
            <w:tcW w:w="500" w:type="pct"/>
          </w:tcPr>
          <w:p w14:paraId="313540B3" w14:textId="08172FE6" w:rsidR="00D70B09" w:rsidRPr="0000019B" w:rsidRDefault="00D70B09" w:rsidP="00D70B09">
            <w:pPr>
              <w:pStyle w:val="GOSTTablenorm"/>
              <w:rPr>
                <w:ins w:id="1439" w:author="Краснова Наталья EXP-281880" w:date="2024-02-29T22:30:00Z"/>
              </w:rPr>
            </w:pPr>
            <w:ins w:id="1440" w:author="Краснова Наталья EXP-281880" w:date="2024-03-01T09:38:00Z">
              <w:r w:rsidRPr="00051375">
                <w:rPr>
                  <w:szCs w:val="22"/>
                </w:rPr>
                <w:t>Строка</w:t>
              </w:r>
            </w:ins>
          </w:p>
        </w:tc>
        <w:tc>
          <w:tcPr>
            <w:tcW w:w="300" w:type="pct"/>
          </w:tcPr>
          <w:p w14:paraId="62FFCDC5" w14:textId="7C955255" w:rsidR="00D70B09" w:rsidRPr="001C1B16" w:rsidRDefault="00D70B09" w:rsidP="00D70B09">
            <w:pPr>
              <w:pStyle w:val="GOSTTablenorm"/>
              <w:rPr>
                <w:ins w:id="1441" w:author="Краснова Наталья EXP-281880" w:date="2024-02-29T22:30:00Z"/>
              </w:rPr>
            </w:pPr>
            <w:ins w:id="1442" w:author="Краснова Наталья EXP-281880" w:date="2024-03-01T09:38:00Z">
              <w:r>
                <w:rPr>
                  <w:szCs w:val="22"/>
                </w:rPr>
                <w:t>Да</w:t>
              </w:r>
            </w:ins>
          </w:p>
        </w:tc>
        <w:tc>
          <w:tcPr>
            <w:tcW w:w="315" w:type="pct"/>
          </w:tcPr>
          <w:p w14:paraId="0A85E7FE" w14:textId="07848789" w:rsidR="00D70B09" w:rsidRPr="006A0EDC" w:rsidRDefault="00D70B09" w:rsidP="00D70B09">
            <w:pPr>
              <w:pStyle w:val="GOSTTablenorm"/>
              <w:rPr>
                <w:ins w:id="1443" w:author="Краснова Наталья EXP-281880" w:date="2024-02-29T22:30:00Z"/>
              </w:rPr>
            </w:pPr>
            <w:ins w:id="1444" w:author="Краснова Наталья EXP-281880" w:date="2024-03-01T09:38:00Z">
              <w:r w:rsidRPr="00DD7FC0">
                <w:t xml:space="preserve">= </w:t>
              </w:r>
              <w:r>
                <w:t>2</w:t>
              </w:r>
            </w:ins>
          </w:p>
        </w:tc>
        <w:tc>
          <w:tcPr>
            <w:tcW w:w="2035" w:type="pct"/>
          </w:tcPr>
          <w:p w14:paraId="5B24C8F5" w14:textId="51037D1C" w:rsidR="00D70B09" w:rsidRDefault="00D70B09" w:rsidP="00D70B09">
            <w:pPr>
              <w:pStyle w:val="GOSTTablenorm"/>
              <w:rPr>
                <w:ins w:id="1445" w:author="Краснова Наталья EXP-281880" w:date="2024-03-24T21:58:00Z"/>
              </w:rPr>
            </w:pPr>
            <w:ins w:id="1446" w:author="Краснова Наталья EXP-281880" w:date="2024-03-24T21:58:00Z">
              <w:r>
                <w:t xml:space="preserve">Указывается тип </w:t>
              </w:r>
            </w:ins>
            <w:ins w:id="1447" w:author="Сказецкая Наталья Камилевна" w:date="2024-05-23T15:08:00Z">
              <w:r w:rsidRPr="00402D32">
                <w:t>код</w:t>
              </w:r>
              <w:r>
                <w:t xml:space="preserve"> по бюджетной</w:t>
              </w:r>
              <w:r w:rsidRPr="00402D32">
                <w:t xml:space="preserve"> классификации</w:t>
              </w:r>
            </w:ins>
            <w:ins w:id="1448" w:author="Краснова Наталья EXP-281880" w:date="2024-03-24T21:58:00Z">
              <w:del w:id="1449" w:author="Сказецкая Наталья Камилевна" w:date="2024-05-23T15:08:00Z">
                <w:r w:rsidDel="001E7596">
                  <w:delText>КБК</w:delText>
                </w:r>
              </w:del>
              <w:r>
                <w:t>.</w:t>
              </w:r>
            </w:ins>
          </w:p>
          <w:p w14:paraId="2D3E38D8" w14:textId="77777777" w:rsidR="00D70B09" w:rsidRDefault="00D70B09" w:rsidP="00D70B09">
            <w:pPr>
              <w:pStyle w:val="GOSTTablenorm"/>
              <w:rPr>
                <w:ins w:id="1450" w:author="Краснова Наталья EXP-281880" w:date="2024-03-24T21:58:00Z"/>
              </w:rPr>
            </w:pPr>
            <w:ins w:id="1451" w:author="Краснова Наталья EXP-281880" w:date="2024-03-24T21:58:00Z">
              <w:r>
                <w:t>Возможные значения:</w:t>
              </w:r>
            </w:ins>
          </w:p>
          <w:p w14:paraId="47178824" w14:textId="40A492DC" w:rsidR="00D70B09" w:rsidRPr="00852392" w:rsidRDefault="00D70B09" w:rsidP="00D70B09">
            <w:pPr>
              <w:pStyle w:val="affffd"/>
              <w:numPr>
                <w:ilvl w:val="0"/>
                <w:numId w:val="6"/>
              </w:numPr>
              <w:ind w:left="369" w:hanging="222"/>
              <w:rPr>
                <w:ins w:id="1452" w:author="Краснова Наталья EXP-281880" w:date="2024-03-24T21:58:00Z"/>
                <w:color w:val="FF0000"/>
                <w:sz w:val="22"/>
                <w:szCs w:val="22"/>
                <w:lang w:val="en-US"/>
              </w:rPr>
            </w:pPr>
            <w:ins w:id="1453" w:author="Краснова Наталья EXP-281880" w:date="2024-03-24T21:58:00Z">
              <w:r>
                <w:t>«</w:t>
              </w:r>
              <w:r w:rsidRPr="00852392">
                <w:rPr>
                  <w:color w:val="FF0000"/>
                  <w:sz w:val="22"/>
                  <w:szCs w:val="22"/>
                  <w:lang w:val="en-US"/>
                </w:rPr>
                <w:t xml:space="preserve">10» </w:t>
              </w:r>
            </w:ins>
            <w:r w:rsidRPr="001C1B16">
              <w:rPr>
                <w:lang w:val="en-US"/>
              </w:rPr>
              <w:t>–</w:t>
            </w:r>
            <w:ins w:id="1454" w:author="Краснова Наталья EXP-281880" w:date="2024-03-24T21:58:00Z">
              <w:r w:rsidRPr="00852392">
                <w:rPr>
                  <w:color w:val="FF0000"/>
                  <w:sz w:val="22"/>
                  <w:szCs w:val="22"/>
                  <w:lang w:val="en-US"/>
                </w:rPr>
                <w:t xml:space="preserve"> Расходы;</w:t>
              </w:r>
            </w:ins>
          </w:p>
          <w:p w14:paraId="6CCEA677" w14:textId="76BE9A8B" w:rsidR="00D70B09" w:rsidRPr="00852392" w:rsidRDefault="00D70B09" w:rsidP="00D70B09">
            <w:pPr>
              <w:pStyle w:val="affffd"/>
              <w:numPr>
                <w:ilvl w:val="0"/>
                <w:numId w:val="6"/>
              </w:numPr>
              <w:ind w:left="369" w:hanging="222"/>
              <w:rPr>
                <w:ins w:id="1455" w:author="Краснова Наталья EXP-281880" w:date="2024-03-24T21:58:00Z"/>
                <w:color w:val="FF0000"/>
                <w:sz w:val="22"/>
                <w:szCs w:val="22"/>
                <w:lang w:val="en-US"/>
              </w:rPr>
            </w:pPr>
            <w:ins w:id="1456" w:author="Краснова Наталья EXP-281880" w:date="2024-03-24T21:58:00Z">
              <w:r w:rsidRPr="00852392">
                <w:rPr>
                  <w:color w:val="FF0000"/>
                  <w:sz w:val="22"/>
                  <w:szCs w:val="22"/>
                  <w:lang w:val="en-US"/>
                </w:rPr>
                <w:t xml:space="preserve">«11» </w:t>
              </w:r>
            </w:ins>
            <w:r w:rsidRPr="001C1B16">
              <w:rPr>
                <w:lang w:val="en-US"/>
              </w:rPr>
              <w:t>–</w:t>
            </w:r>
            <w:ins w:id="1457" w:author="Краснова Наталья EXP-281880" w:date="2024-03-24T21:58:00Z">
              <w:r w:rsidRPr="00852392">
                <w:rPr>
                  <w:color w:val="FF0000"/>
                  <w:sz w:val="22"/>
                  <w:szCs w:val="22"/>
                  <w:lang w:val="en-US"/>
                </w:rPr>
                <w:t xml:space="preserve"> Лимитируемые расходы;</w:t>
              </w:r>
            </w:ins>
          </w:p>
          <w:p w14:paraId="4E21C48E" w14:textId="54625CDC" w:rsidR="00D70B09" w:rsidRDefault="00D70B09" w:rsidP="00D70B09">
            <w:pPr>
              <w:pStyle w:val="affffd"/>
              <w:numPr>
                <w:ilvl w:val="0"/>
                <w:numId w:val="6"/>
              </w:numPr>
              <w:ind w:left="369" w:hanging="222"/>
              <w:rPr>
                <w:ins w:id="1458" w:author="Краснова Наталья EXP-281880" w:date="2024-02-29T22:30:00Z"/>
              </w:rPr>
            </w:pPr>
            <w:ins w:id="1459" w:author="Краснова Наталья EXP-281880" w:date="2024-03-24T21:58:00Z">
              <w:r w:rsidRPr="00852392">
                <w:rPr>
                  <w:color w:val="FF0000"/>
                  <w:sz w:val="22"/>
                  <w:szCs w:val="22"/>
                  <w:lang w:val="en-US"/>
                </w:rPr>
                <w:t xml:space="preserve">«12» </w:t>
              </w:r>
            </w:ins>
            <w:r w:rsidRPr="001C1B16">
              <w:rPr>
                <w:lang w:val="en-US"/>
              </w:rPr>
              <w:t>–</w:t>
            </w:r>
            <w:ins w:id="1460" w:author="Краснова Наталья EXP-281880" w:date="2024-03-24T21:58:00Z">
              <w:r w:rsidRPr="00852392">
                <w:rPr>
                  <w:color w:val="FF0000"/>
                  <w:sz w:val="22"/>
                  <w:szCs w:val="22"/>
                  <w:lang w:val="en-US"/>
                </w:rPr>
                <w:t xml:space="preserve"> Нелимитруемые расходы</w:t>
              </w:r>
            </w:ins>
          </w:p>
        </w:tc>
      </w:tr>
      <w:tr w:rsidR="00D70B09" w:rsidRPr="00B9499D" w14:paraId="1C07088D" w14:textId="77777777" w:rsidTr="007C21E6">
        <w:trPr>
          <w:ins w:id="1461" w:author="Сказецкая Наталья Камилевна" w:date="2024-05-23T14:46:00Z"/>
        </w:trPr>
        <w:tc>
          <w:tcPr>
            <w:tcW w:w="1100" w:type="pct"/>
          </w:tcPr>
          <w:p w14:paraId="0E28599A" w14:textId="2774C05A" w:rsidR="00D70B09" w:rsidRDefault="00D70B09" w:rsidP="00D70B09">
            <w:pPr>
              <w:pStyle w:val="GOSTTablenorm"/>
              <w:rPr>
                <w:ins w:id="1462" w:author="Сказецкая Наталья Камилевна" w:date="2024-05-23T14:46:00Z"/>
              </w:rPr>
            </w:pPr>
            <w:ins w:id="1463" w:author="Сказецкая Наталья Камилевна" w:date="2024-05-23T14:46:00Z">
              <w:r>
                <w:t>ОКС (КМИ)</w:t>
              </w:r>
            </w:ins>
          </w:p>
        </w:tc>
        <w:tc>
          <w:tcPr>
            <w:tcW w:w="750" w:type="pct"/>
          </w:tcPr>
          <w:p w14:paraId="3D023333" w14:textId="77777777" w:rsidR="00D70B09" w:rsidRPr="00A71881" w:rsidRDefault="00D70B09" w:rsidP="00D70B09">
            <w:pPr>
              <w:pStyle w:val="GOSTTablenorm"/>
              <w:rPr>
                <w:ins w:id="1464" w:author="Сказецкая Наталья Камилевна" w:date="2024-05-23T14:46:00Z"/>
                <w:b/>
              </w:rPr>
            </w:pPr>
            <w:ins w:id="1465" w:author="Сказецкая Наталья Камилевна" w:date="2024-05-23T14:46:00Z">
              <w:r w:rsidRPr="00D35DA4">
                <w:rPr>
                  <w:b/>
                </w:rPr>
                <w:t>ACT_766_SND_</w:t>
              </w:r>
              <w:r>
                <w:rPr>
                  <w:b/>
                  <w:lang w:val="en-US"/>
                </w:rPr>
                <w:t>D</w:t>
              </w:r>
              <w:r w:rsidRPr="00D35DA4">
                <w:rPr>
                  <w:b/>
                </w:rPr>
                <w:t>O</w:t>
              </w:r>
              <w:r>
                <w:rPr>
                  <w:b/>
                  <w:lang w:val="en-US"/>
                </w:rPr>
                <w:t>_2</w:t>
              </w:r>
              <w:r w:rsidRPr="00B9499D">
                <w:t>:</w:t>
              </w:r>
              <w:r w:rsidRPr="00B013C6">
                <w:t>faip</w:t>
              </w:r>
            </w:ins>
          </w:p>
        </w:tc>
        <w:tc>
          <w:tcPr>
            <w:tcW w:w="500" w:type="pct"/>
          </w:tcPr>
          <w:p w14:paraId="18730598" w14:textId="77777777" w:rsidR="00D70B09" w:rsidRPr="0000019B" w:rsidRDefault="00D70B09" w:rsidP="00D70B09">
            <w:pPr>
              <w:pStyle w:val="GOSTTablenorm"/>
              <w:rPr>
                <w:ins w:id="1466" w:author="Сказецкая Наталья Камилевна" w:date="2024-05-23T14:46:00Z"/>
              </w:rPr>
            </w:pPr>
            <w:ins w:id="1467" w:author="Сказецкая Наталья Камилевна" w:date="2024-05-23T14:46:00Z">
              <w:r w:rsidRPr="00051375">
                <w:rPr>
                  <w:szCs w:val="22"/>
                </w:rPr>
                <w:t>Строка</w:t>
              </w:r>
            </w:ins>
          </w:p>
        </w:tc>
        <w:tc>
          <w:tcPr>
            <w:tcW w:w="300" w:type="pct"/>
          </w:tcPr>
          <w:p w14:paraId="0FAA5870" w14:textId="77777777" w:rsidR="00D70B09" w:rsidRPr="001C1B16" w:rsidRDefault="00D70B09" w:rsidP="00D70B09">
            <w:pPr>
              <w:pStyle w:val="GOSTTablenorm"/>
              <w:rPr>
                <w:ins w:id="1468" w:author="Сказецкая Наталья Камилевна" w:date="2024-05-23T14:46:00Z"/>
              </w:rPr>
            </w:pPr>
            <w:ins w:id="1469" w:author="Сказецкая Наталья Камилевна" w:date="2024-05-23T14:46:00Z">
              <w:r w:rsidRPr="00051375">
                <w:rPr>
                  <w:szCs w:val="22"/>
                </w:rPr>
                <w:t>Нет</w:t>
              </w:r>
            </w:ins>
          </w:p>
        </w:tc>
        <w:tc>
          <w:tcPr>
            <w:tcW w:w="315" w:type="pct"/>
          </w:tcPr>
          <w:p w14:paraId="150F675A" w14:textId="77777777" w:rsidR="00D70B09" w:rsidRPr="006A0EDC" w:rsidRDefault="00D70B09" w:rsidP="00D70B09">
            <w:pPr>
              <w:pStyle w:val="GOSTTablenorm"/>
              <w:rPr>
                <w:ins w:id="1470" w:author="Сказецкая Наталья Камилевна" w:date="2024-05-23T14:46:00Z"/>
              </w:rPr>
            </w:pPr>
            <w:ins w:id="1471" w:author="Сказецкая Наталья Камилевна" w:date="2024-05-23T14:46:00Z">
              <w:r w:rsidRPr="00DD7FC0">
                <w:rPr>
                  <w:lang w:val="en-US"/>
                </w:rPr>
                <w:t>&lt;</w:t>
              </w:r>
              <w:r w:rsidRPr="00DD7FC0">
                <w:t xml:space="preserve">= </w:t>
              </w:r>
              <w:r w:rsidRPr="00DD7FC0">
                <w:rPr>
                  <w:lang w:val="en-US"/>
                </w:rPr>
                <w:t>2</w:t>
              </w:r>
              <w:r>
                <w:t>4</w:t>
              </w:r>
            </w:ins>
          </w:p>
        </w:tc>
        <w:tc>
          <w:tcPr>
            <w:tcW w:w="2035" w:type="pct"/>
          </w:tcPr>
          <w:p w14:paraId="0AFCB70C" w14:textId="77777777" w:rsidR="00D70B09" w:rsidRDefault="00D70B09" w:rsidP="00D70B09">
            <w:pPr>
              <w:pStyle w:val="GOSTTablenorm"/>
              <w:rPr>
                <w:ins w:id="1472" w:author="Сказецкая Наталья Камилевна" w:date="2024-05-23T14:46:00Z"/>
              </w:rPr>
            </w:pPr>
            <w:ins w:id="1473" w:author="Сказецкая Наталья Камилевна" w:date="2024-05-23T14:46:00Z">
              <w:r w:rsidRPr="00051375">
                <w:rPr>
                  <w:szCs w:val="22"/>
                </w:rPr>
                <w:t xml:space="preserve">Указывается код </w:t>
              </w:r>
              <w:r>
                <w:rPr>
                  <w:szCs w:val="22"/>
                </w:rPr>
                <w:t>ОКС (КМИ)</w:t>
              </w:r>
              <w:r>
                <w:t xml:space="preserve"> для отражения операции на ЛС передающем и ЛС принимающем</w:t>
              </w:r>
              <w:r>
                <w:rPr>
                  <w:bCs/>
                  <w:szCs w:val="22"/>
                </w:rPr>
                <w:t xml:space="preserve"> (при наличии)</w:t>
              </w:r>
            </w:ins>
          </w:p>
        </w:tc>
      </w:tr>
      <w:tr w:rsidR="00D70B09" w:rsidRPr="00B9499D" w14:paraId="5BD6B446" w14:textId="77777777" w:rsidTr="001955A8">
        <w:trPr>
          <w:ins w:id="1474" w:author="Краснова Наталья EXP-281880" w:date="2024-03-01T09:37:00Z"/>
        </w:trPr>
        <w:tc>
          <w:tcPr>
            <w:tcW w:w="1100" w:type="pct"/>
          </w:tcPr>
          <w:p w14:paraId="507043A0" w14:textId="1C744332" w:rsidR="00D70B09" w:rsidRDefault="00D70B09" w:rsidP="00D70B09">
            <w:pPr>
              <w:pStyle w:val="GOSTTablenorm"/>
              <w:rPr>
                <w:ins w:id="1475" w:author="Краснова Наталья EXP-281880" w:date="2024-03-01T09:37:00Z"/>
              </w:rPr>
            </w:pPr>
            <w:ins w:id="1476" w:author="Сказецкая Наталья Камилевна" w:date="2024-05-23T14:45:00Z">
              <w:r w:rsidRPr="002F2154">
                <w:lastRenderedPageBreak/>
                <w:t>Код цели</w:t>
              </w:r>
              <w:r>
                <w:t xml:space="preserve"> (а</w:t>
              </w:r>
            </w:ins>
            <w:ins w:id="1477" w:author="Краснова Наталья EXP-281880" w:date="2024-03-01T09:38:00Z">
              <w:r>
                <w:t>налитический код</w:t>
              </w:r>
            </w:ins>
            <w:ins w:id="1478" w:author="Сказецкая Наталья Камилевна" w:date="2024-05-23T14:46:00Z">
              <w:r>
                <w:t>)</w:t>
              </w:r>
            </w:ins>
          </w:p>
        </w:tc>
        <w:tc>
          <w:tcPr>
            <w:tcW w:w="750" w:type="pct"/>
          </w:tcPr>
          <w:p w14:paraId="7DDF21BF" w14:textId="458CA71C" w:rsidR="00D70B09" w:rsidRPr="00A71881" w:rsidRDefault="00D70B09" w:rsidP="00D70B09">
            <w:pPr>
              <w:pStyle w:val="GOSTTablenorm"/>
              <w:rPr>
                <w:ins w:id="1479" w:author="Краснова Наталья EXP-281880" w:date="2024-03-01T09:37:00Z"/>
                <w:b/>
              </w:rPr>
            </w:pPr>
            <w:ins w:id="1480" w:author="Краснова Наталья EXP-281880" w:date="2024-03-01T18:31:00Z">
              <w:r>
                <w:rPr>
                  <w:b/>
                </w:rPr>
                <w:t>ACT_766_SND_</w:t>
              </w:r>
              <w:r>
                <w:rPr>
                  <w:b/>
                  <w:lang w:val="en-US"/>
                </w:rPr>
                <w:t>D</w:t>
              </w:r>
              <w:r w:rsidRPr="00D35DA4">
                <w:rPr>
                  <w:b/>
                </w:rPr>
                <w:t>O</w:t>
              </w:r>
              <w:r>
                <w:rPr>
                  <w:b/>
                </w:rPr>
                <w:t>_2</w:t>
              </w:r>
              <w:r w:rsidRPr="002F4371">
                <w:rPr>
                  <w:b/>
                </w:rPr>
                <w:t>:</w:t>
              </w:r>
              <w:r w:rsidRPr="00E84C65">
                <w:t>analitCode</w:t>
              </w:r>
            </w:ins>
          </w:p>
        </w:tc>
        <w:tc>
          <w:tcPr>
            <w:tcW w:w="500" w:type="pct"/>
          </w:tcPr>
          <w:p w14:paraId="741E874E" w14:textId="4ECAEEAC" w:rsidR="00D70B09" w:rsidRPr="0000019B" w:rsidRDefault="00D70B09" w:rsidP="00D70B09">
            <w:pPr>
              <w:pStyle w:val="GOSTTablenorm"/>
              <w:rPr>
                <w:ins w:id="1481" w:author="Краснова Наталья EXP-281880" w:date="2024-03-01T09:37:00Z"/>
              </w:rPr>
            </w:pPr>
            <w:ins w:id="1482" w:author="Краснова Наталья EXP-281880" w:date="2024-03-01T09:39:00Z">
              <w:r w:rsidRPr="00051375">
                <w:rPr>
                  <w:szCs w:val="22"/>
                </w:rPr>
                <w:t>Строка</w:t>
              </w:r>
            </w:ins>
          </w:p>
        </w:tc>
        <w:tc>
          <w:tcPr>
            <w:tcW w:w="300" w:type="pct"/>
          </w:tcPr>
          <w:p w14:paraId="5239C354" w14:textId="5A3319B2" w:rsidR="00D70B09" w:rsidRPr="001C1B16" w:rsidRDefault="00D70B09" w:rsidP="00D70B09">
            <w:pPr>
              <w:pStyle w:val="GOSTTablenorm"/>
              <w:rPr>
                <w:ins w:id="1483" w:author="Краснова Наталья EXP-281880" w:date="2024-03-01T09:37:00Z"/>
              </w:rPr>
            </w:pPr>
            <w:ins w:id="1484" w:author="Краснова Наталья EXP-281880" w:date="2024-03-01T09:39:00Z">
              <w:r>
                <w:rPr>
                  <w:szCs w:val="22"/>
                </w:rPr>
                <w:t>Да</w:t>
              </w:r>
            </w:ins>
          </w:p>
        </w:tc>
        <w:tc>
          <w:tcPr>
            <w:tcW w:w="315" w:type="pct"/>
          </w:tcPr>
          <w:p w14:paraId="0D07616F" w14:textId="26A8207F" w:rsidR="00D70B09" w:rsidRPr="006A0EDC" w:rsidRDefault="00D70B09" w:rsidP="00D70B09">
            <w:pPr>
              <w:pStyle w:val="GOSTTablenorm"/>
              <w:rPr>
                <w:ins w:id="1485" w:author="Краснова Наталья EXP-281880" w:date="2024-03-01T09:37:00Z"/>
              </w:rPr>
            </w:pPr>
            <w:ins w:id="1486" w:author="Краснова Наталья EXP-281880" w:date="2024-03-01T09:46:00Z">
              <w:r w:rsidRPr="00DD7FC0">
                <w:t>&lt;= 20</w:t>
              </w:r>
            </w:ins>
          </w:p>
        </w:tc>
        <w:tc>
          <w:tcPr>
            <w:tcW w:w="2035" w:type="pct"/>
          </w:tcPr>
          <w:p w14:paraId="6F3192B9" w14:textId="67C924AC" w:rsidR="00D70B09" w:rsidRDefault="00D70B09" w:rsidP="00D70B09">
            <w:pPr>
              <w:pStyle w:val="GOSTTablenorm"/>
              <w:rPr>
                <w:ins w:id="1487" w:author="Краснова Наталья EXP-281880" w:date="2024-03-01T09:37:00Z"/>
              </w:rPr>
            </w:pPr>
            <w:ins w:id="1488" w:author="Краснова Наталья EXP-281880" w:date="2024-03-24T22:00:00Z">
              <w:r w:rsidRPr="00051375">
                <w:rPr>
                  <w:bCs/>
                  <w:szCs w:val="22"/>
                </w:rPr>
                <w:t xml:space="preserve">Указывается </w:t>
              </w:r>
              <w:r>
                <w:rPr>
                  <w:bCs/>
                  <w:szCs w:val="22"/>
                </w:rPr>
                <w:t>код цели (</w:t>
              </w:r>
              <w:r w:rsidRPr="00051375">
                <w:rPr>
                  <w:bCs/>
                  <w:szCs w:val="22"/>
                </w:rPr>
                <w:t>аналитический код</w:t>
              </w:r>
              <w:r>
                <w:rPr>
                  <w:bCs/>
                  <w:szCs w:val="22"/>
                </w:rPr>
                <w:t xml:space="preserve">) </w:t>
              </w:r>
              <w:r>
                <w:t>для отражения операции на ЛС передающем и ЛС принимающем</w:t>
              </w:r>
              <w:r>
                <w:rPr>
                  <w:bCs/>
                  <w:szCs w:val="22"/>
                </w:rPr>
                <w:t xml:space="preserve"> (при наличии)</w:t>
              </w:r>
            </w:ins>
          </w:p>
        </w:tc>
      </w:tr>
      <w:tr w:rsidR="00D70B09" w:rsidRPr="00B9499D" w14:paraId="388A178D" w14:textId="77777777" w:rsidTr="001955A8">
        <w:trPr>
          <w:ins w:id="1489" w:author="Краснова Наталья EXP-281880" w:date="2024-03-01T09:38:00Z"/>
        </w:trPr>
        <w:tc>
          <w:tcPr>
            <w:tcW w:w="1100" w:type="pct"/>
          </w:tcPr>
          <w:p w14:paraId="197E26C4" w14:textId="24B56D97" w:rsidR="00D70B09" w:rsidRDefault="00D70B09" w:rsidP="00D70B09">
            <w:pPr>
              <w:pStyle w:val="GOSTTablenorm"/>
              <w:rPr>
                <w:ins w:id="1490" w:author="Краснова Наталья EXP-281880" w:date="2024-03-01T09:38:00Z"/>
              </w:rPr>
            </w:pPr>
            <w:ins w:id="1491" w:author="Краснова Наталья EXP-281880" w:date="2024-03-01T09:47:00Z">
              <w:r>
                <w:t xml:space="preserve">Сумма </w:t>
              </w:r>
            </w:ins>
            <w:ins w:id="1492" w:author="Сказецкая Наталья Камилевна" w:date="2024-05-23T14:47:00Z">
              <w:r>
                <w:t>ДО</w:t>
              </w:r>
            </w:ins>
            <w:ins w:id="1493" w:author="Краснова Наталья EXP-281880" w:date="2024-03-01T09:47:00Z">
              <w:r>
                <w:t xml:space="preserve"> в валюте </w:t>
              </w:r>
            </w:ins>
            <w:ins w:id="1494" w:author="Сказецкая Наталья Камилевна" w:date="2024-05-23T14:47:00Z">
              <w:r>
                <w:t>обязательства</w:t>
              </w:r>
            </w:ins>
            <w:ins w:id="1495" w:author="Краснова Наталья EXP-321714" w:date="2026-03-25T12:40:00Z">
              <w:r w:rsidR="00512061">
                <w:t xml:space="preserve"> на текущий финансовый год</w:t>
              </w:r>
            </w:ins>
          </w:p>
        </w:tc>
        <w:tc>
          <w:tcPr>
            <w:tcW w:w="750" w:type="pct"/>
          </w:tcPr>
          <w:p w14:paraId="17A1F523" w14:textId="0336C5F9" w:rsidR="00D70B09" w:rsidRPr="00A71881" w:rsidRDefault="00D70B09" w:rsidP="00D70B09">
            <w:pPr>
              <w:pStyle w:val="GOSTTablenorm"/>
              <w:rPr>
                <w:ins w:id="1496" w:author="Краснова Наталья EXP-281880" w:date="2024-03-01T09:38:00Z"/>
                <w:b/>
              </w:rPr>
            </w:pPr>
            <w:ins w:id="1497" w:author="Краснова Наталья EXP-281880" w:date="2024-03-01T18:31:00Z">
              <w:r>
                <w:rPr>
                  <w:b/>
                </w:rPr>
                <w:t>ACT_766_SND_</w:t>
              </w:r>
              <w:r>
                <w:rPr>
                  <w:b/>
                  <w:lang w:val="en-US"/>
                </w:rPr>
                <w:t>D</w:t>
              </w:r>
              <w:r w:rsidRPr="00D35DA4">
                <w:rPr>
                  <w:b/>
                </w:rPr>
                <w:t>O</w:t>
              </w:r>
              <w:r>
                <w:rPr>
                  <w:b/>
                </w:rPr>
                <w:t>_2</w:t>
              </w:r>
              <w:r w:rsidRPr="002F4371">
                <w:rPr>
                  <w:b/>
                </w:rPr>
                <w:t>:</w:t>
              </w:r>
              <w:r w:rsidRPr="0045464C">
                <w:t>sumVal</w:t>
              </w:r>
            </w:ins>
          </w:p>
        </w:tc>
        <w:tc>
          <w:tcPr>
            <w:tcW w:w="500" w:type="pct"/>
          </w:tcPr>
          <w:p w14:paraId="3B460194" w14:textId="226022B0" w:rsidR="00D70B09" w:rsidRPr="0000019B" w:rsidRDefault="00D70B09" w:rsidP="00D70B09">
            <w:pPr>
              <w:pStyle w:val="GOSTTablenorm"/>
              <w:rPr>
                <w:ins w:id="1498" w:author="Краснова Наталья EXP-281880" w:date="2024-03-01T09:38:00Z"/>
              </w:rPr>
            </w:pPr>
            <w:ins w:id="1499" w:author="Краснова Наталья EXP-281880" w:date="2024-03-01T09:47:00Z">
              <w:r>
                <w:t>Сумма</w:t>
              </w:r>
            </w:ins>
          </w:p>
        </w:tc>
        <w:tc>
          <w:tcPr>
            <w:tcW w:w="300" w:type="pct"/>
          </w:tcPr>
          <w:p w14:paraId="07B757A5" w14:textId="5D1F805E" w:rsidR="00D70B09" w:rsidRPr="001C1B16" w:rsidRDefault="00D70B09" w:rsidP="00D70B09">
            <w:pPr>
              <w:pStyle w:val="GOSTTablenorm"/>
              <w:rPr>
                <w:ins w:id="1500" w:author="Краснова Наталья EXP-281880" w:date="2024-03-01T09:38:00Z"/>
              </w:rPr>
            </w:pPr>
            <w:ins w:id="1501" w:author="Краснова Наталья EXP-281880" w:date="2024-03-01T09:47:00Z">
              <w:r w:rsidRPr="007F7C3A">
                <w:t>Да</w:t>
              </w:r>
            </w:ins>
          </w:p>
        </w:tc>
        <w:tc>
          <w:tcPr>
            <w:tcW w:w="315" w:type="pct"/>
          </w:tcPr>
          <w:p w14:paraId="1FAA165B" w14:textId="77777777" w:rsidR="00D70B09" w:rsidRPr="006A0EDC" w:rsidRDefault="00D70B09" w:rsidP="00D70B09">
            <w:pPr>
              <w:pStyle w:val="GOSTTablenorm"/>
              <w:rPr>
                <w:ins w:id="1502" w:author="Краснова Наталья EXP-281880" w:date="2024-03-01T09:38:00Z"/>
              </w:rPr>
            </w:pPr>
          </w:p>
        </w:tc>
        <w:tc>
          <w:tcPr>
            <w:tcW w:w="2035" w:type="pct"/>
          </w:tcPr>
          <w:p w14:paraId="5B286A7D" w14:textId="59E4EE04" w:rsidR="00D70B09" w:rsidRDefault="00D70B09" w:rsidP="00D70B09">
            <w:pPr>
              <w:pStyle w:val="GOSTTablenorm"/>
              <w:rPr>
                <w:ins w:id="1503" w:author="Краснова Наталья EXP-281880" w:date="2024-03-01T09:38:00Z"/>
              </w:rPr>
            </w:pPr>
            <w:ins w:id="1504" w:author="Сказецкая Наталья Камилевна" w:date="2024-05-23T15:24:00Z">
              <w:r>
                <w:t>С</w:t>
              </w:r>
            </w:ins>
            <w:ins w:id="1505" w:author="Краснова Наталья EXP-281880" w:date="2024-03-01T09:49:00Z">
              <w:r>
                <w:t>умма денежного обязательства на текущий финансовый год</w:t>
              </w:r>
              <w:r w:rsidRPr="00B9499D">
                <w:t xml:space="preserve"> в </w:t>
              </w:r>
              <w:r w:rsidRPr="00B456C9">
                <w:t>единицах валюты</w:t>
              </w:r>
            </w:ins>
            <w:ins w:id="1506" w:author="Краснова Наталья EXP-281880" w:date="2024-03-01T09:51:00Z">
              <w:r>
                <w:t xml:space="preserve">, </w:t>
              </w:r>
              <w:r w:rsidRPr="00B456C9">
                <w:t xml:space="preserve">указанной в </w:t>
              </w:r>
            </w:ins>
            <w:ins w:id="1507" w:author="Сказецкая Наталья Камилевна" w:date="2024-05-23T14:49:00Z">
              <w:r>
                <w:t>параметре</w:t>
              </w:r>
            </w:ins>
            <w:ins w:id="1508" w:author="Краснова Наталья EXP-281880" w:date="2024-03-01T09:51:00Z">
              <w:r w:rsidRPr="001E4A54">
                <w:t xml:space="preserve"> </w:t>
              </w:r>
            </w:ins>
            <w:ins w:id="1509" w:author="Краснова Наталья EXP-281880" w:date="2024-03-01T09:52:00Z">
              <w:r w:rsidRPr="001E4A54">
                <w:t>«Код валюты по ОКВ</w:t>
              </w:r>
            </w:ins>
            <w:ins w:id="1510" w:author="Сказецкая Наталья Камилевна" w:date="2024-05-23T14:48:00Z">
              <w:r>
                <w:t xml:space="preserve"> ДО</w:t>
              </w:r>
            </w:ins>
            <w:ins w:id="1511" w:author="Краснова Наталья EXP-281880" w:date="2024-03-01T09:52:00Z">
              <w:r w:rsidRPr="001E4A54">
                <w:t>»</w:t>
              </w:r>
            </w:ins>
            <w:ins w:id="1512" w:author="Краснова Наталья EXP-281880" w:date="2024-03-01T20:33:00Z">
              <w:r w:rsidRPr="001E4A54">
                <w:t xml:space="preserve"> (</w:t>
              </w:r>
              <w:r w:rsidRPr="00E7123E">
                <w:rPr>
                  <w:b/>
                </w:rPr>
                <w:t>ACT_766_SND_</w:t>
              </w:r>
              <w:r w:rsidRPr="00E7123E">
                <w:rPr>
                  <w:b/>
                  <w:lang w:val="en-US"/>
                </w:rPr>
                <w:t>D</w:t>
              </w:r>
              <w:r w:rsidRPr="00E7123E">
                <w:rPr>
                  <w:b/>
                </w:rPr>
                <w:t>O:</w:t>
              </w:r>
              <w:del w:id="1513" w:author="Сказецкая Наталья Камилевна" w:date="2024-05-23T15:17:00Z">
                <w:r w:rsidRPr="001E4A54" w:rsidDel="007C5FE1">
                  <w:delText xml:space="preserve"> </w:delText>
                </w:r>
              </w:del>
              <w:r w:rsidRPr="001E4A54">
                <w:t>okvCode)</w:t>
              </w:r>
            </w:ins>
            <w:ins w:id="1514" w:author="Краснова Наталья EXP-281880" w:date="2024-03-01T09:51:00Z">
              <w:r w:rsidRPr="001E4A54">
                <w:t>,</w:t>
              </w:r>
            </w:ins>
            <w:ins w:id="1515" w:author="Краснова Наталья EXP-281880" w:date="2024-03-01T09:50:00Z">
              <w:r w:rsidRPr="001E4A54">
                <w:t xml:space="preserve"> </w:t>
              </w:r>
            </w:ins>
            <w:ins w:id="1516" w:author="Краснова Наталья EXP-281880" w:date="2024-03-01T09:49:00Z">
              <w:r w:rsidRPr="001E4A54">
                <w:t>с точн</w:t>
              </w:r>
              <w:r>
                <w:t>остью 2 знака после запятой</w:t>
              </w:r>
            </w:ins>
          </w:p>
        </w:tc>
      </w:tr>
      <w:tr w:rsidR="00D70B09" w:rsidRPr="00B9499D" w14:paraId="6226B159" w14:textId="77777777" w:rsidTr="001955A8">
        <w:trPr>
          <w:ins w:id="1517" w:author="Краснова Наталья EXP-281880" w:date="2024-03-01T09:38:00Z"/>
        </w:trPr>
        <w:tc>
          <w:tcPr>
            <w:tcW w:w="1100" w:type="pct"/>
          </w:tcPr>
          <w:p w14:paraId="6049D90C" w14:textId="076F0153" w:rsidR="00D70B09" w:rsidRDefault="00D70B09" w:rsidP="00D70B09">
            <w:pPr>
              <w:pStyle w:val="GOSTTablenorm"/>
              <w:rPr>
                <w:ins w:id="1518" w:author="Краснова Наталья EXP-281880" w:date="2024-03-01T09:38:00Z"/>
              </w:rPr>
            </w:pPr>
            <w:ins w:id="1519" w:author="Краснова Наталья EXP-281880" w:date="2024-03-01T09:47:00Z">
              <w:r>
                <w:t>Сумма обязательства в рублях</w:t>
              </w:r>
            </w:ins>
            <w:ins w:id="1520" w:author="Краснова Наталья EXP-321714" w:date="2026-03-25T12:41:00Z">
              <w:r w:rsidR="00512061">
                <w:t xml:space="preserve"> на текущий финансовый год</w:t>
              </w:r>
            </w:ins>
          </w:p>
        </w:tc>
        <w:tc>
          <w:tcPr>
            <w:tcW w:w="750" w:type="pct"/>
          </w:tcPr>
          <w:p w14:paraId="0C187CB3" w14:textId="67559A7A" w:rsidR="00D70B09" w:rsidRPr="00A71881" w:rsidRDefault="00D70B09" w:rsidP="00D70B09">
            <w:pPr>
              <w:pStyle w:val="GOSTTablenorm"/>
              <w:rPr>
                <w:ins w:id="1521" w:author="Краснова Наталья EXP-281880" w:date="2024-03-01T09:38:00Z"/>
                <w:b/>
              </w:rPr>
            </w:pPr>
            <w:ins w:id="1522" w:author="Краснова Наталья EXP-281880" w:date="2024-03-01T18:31:00Z">
              <w:r>
                <w:rPr>
                  <w:b/>
                </w:rPr>
                <w:t>ACT_766_SND_</w:t>
              </w:r>
              <w:r>
                <w:rPr>
                  <w:b/>
                  <w:lang w:val="en-US"/>
                </w:rPr>
                <w:t>D</w:t>
              </w:r>
              <w:r w:rsidRPr="00D35DA4">
                <w:rPr>
                  <w:b/>
                </w:rPr>
                <w:t>O</w:t>
              </w:r>
              <w:r>
                <w:rPr>
                  <w:b/>
                </w:rPr>
                <w:t>_2</w:t>
              </w:r>
              <w:r w:rsidRPr="002F4371">
                <w:rPr>
                  <w:b/>
                </w:rPr>
                <w:t>:</w:t>
              </w:r>
              <w:r w:rsidRPr="0045464C">
                <w:t>sumRub</w:t>
              </w:r>
            </w:ins>
          </w:p>
        </w:tc>
        <w:tc>
          <w:tcPr>
            <w:tcW w:w="500" w:type="pct"/>
          </w:tcPr>
          <w:p w14:paraId="2274A29D" w14:textId="0BFEF642" w:rsidR="00D70B09" w:rsidRPr="0000019B" w:rsidRDefault="00D70B09" w:rsidP="00D70B09">
            <w:pPr>
              <w:pStyle w:val="GOSTTablenorm"/>
              <w:rPr>
                <w:ins w:id="1523" w:author="Краснова Наталья EXP-281880" w:date="2024-03-01T09:38:00Z"/>
              </w:rPr>
            </w:pPr>
            <w:ins w:id="1524" w:author="Краснова Наталья EXP-281880" w:date="2024-03-01T09:47:00Z">
              <w:r>
                <w:t>Сумма</w:t>
              </w:r>
            </w:ins>
          </w:p>
        </w:tc>
        <w:tc>
          <w:tcPr>
            <w:tcW w:w="300" w:type="pct"/>
          </w:tcPr>
          <w:p w14:paraId="6F8F34BA" w14:textId="4F39FD52" w:rsidR="00D70B09" w:rsidRPr="001C1B16" w:rsidRDefault="00D70B09" w:rsidP="00D70B09">
            <w:pPr>
              <w:pStyle w:val="GOSTTablenorm"/>
              <w:rPr>
                <w:ins w:id="1525" w:author="Краснова Наталья EXP-281880" w:date="2024-03-01T09:38:00Z"/>
              </w:rPr>
            </w:pPr>
            <w:ins w:id="1526" w:author="Краснова Наталья EXP-281880" w:date="2024-03-01T09:47:00Z">
              <w:r w:rsidRPr="007F7C3A">
                <w:t>Да</w:t>
              </w:r>
            </w:ins>
          </w:p>
        </w:tc>
        <w:tc>
          <w:tcPr>
            <w:tcW w:w="315" w:type="pct"/>
          </w:tcPr>
          <w:p w14:paraId="63E6BFA6" w14:textId="77777777" w:rsidR="00D70B09" w:rsidRPr="006A0EDC" w:rsidRDefault="00D70B09" w:rsidP="00D70B09">
            <w:pPr>
              <w:pStyle w:val="GOSTTablenorm"/>
              <w:rPr>
                <w:ins w:id="1527" w:author="Краснова Наталья EXP-281880" w:date="2024-03-01T09:38:00Z"/>
              </w:rPr>
            </w:pPr>
          </w:p>
        </w:tc>
        <w:tc>
          <w:tcPr>
            <w:tcW w:w="2035" w:type="pct"/>
          </w:tcPr>
          <w:p w14:paraId="26533BB7" w14:textId="3046E157" w:rsidR="00D70B09" w:rsidRDefault="00D70B09" w:rsidP="00D70B09">
            <w:pPr>
              <w:pStyle w:val="GOSTTablenorm"/>
              <w:rPr>
                <w:ins w:id="1528" w:author="Краснова Наталья EXP-281880" w:date="2024-03-01T09:38:00Z"/>
              </w:rPr>
            </w:pPr>
            <w:ins w:id="1529" w:author="Сказецкая Наталья Камилевна" w:date="2024-05-23T15:25:00Z">
              <w:r>
                <w:t>С</w:t>
              </w:r>
            </w:ins>
            <w:ins w:id="1530" w:author="Краснова Наталья EXP-281880" w:date="2024-03-01T09:50:00Z">
              <w:r>
                <w:t>умма</w:t>
              </w:r>
            </w:ins>
            <w:ins w:id="1531" w:author="Краснова Наталья EXP-281880" w:date="2024-03-01T09:49:00Z">
              <w:r>
                <w:t xml:space="preserve"> денежного обязательства на текущий финансовый год</w:t>
              </w:r>
              <w:r w:rsidRPr="00B9499D">
                <w:t xml:space="preserve"> в рублевом эквиваленте с </w:t>
              </w:r>
              <w:r>
                <w:t>точностью 2 знака после запятой</w:t>
              </w:r>
            </w:ins>
          </w:p>
        </w:tc>
      </w:tr>
      <w:tr w:rsidR="00D70B09" w:rsidRPr="00B9499D" w14:paraId="061F9E8C" w14:textId="77777777" w:rsidTr="001955A8">
        <w:trPr>
          <w:ins w:id="1532" w:author="Краснова Наталья EXP-281880" w:date="2024-03-01T09:38:00Z"/>
        </w:trPr>
        <w:tc>
          <w:tcPr>
            <w:tcW w:w="1100" w:type="pct"/>
          </w:tcPr>
          <w:p w14:paraId="7C941CBC" w14:textId="39049E37" w:rsidR="00D70B09" w:rsidRDefault="00D70B09" w:rsidP="00D70B09">
            <w:pPr>
              <w:pStyle w:val="GOSTTablenorm"/>
              <w:rPr>
                <w:ins w:id="1533" w:author="Краснова Наталья EXP-281880" w:date="2024-03-01T09:38:00Z"/>
              </w:rPr>
            </w:pPr>
            <w:ins w:id="1534" w:author="Краснова Наталья EXP-281880" w:date="2024-03-01T09:48:00Z">
              <w:r>
                <w:t xml:space="preserve">Подтверждено сумм перечисленных платежей в валюте </w:t>
              </w:r>
            </w:ins>
            <w:ins w:id="1535" w:author="Сказецкая Наталья Камилевна" w:date="2024-05-23T14:47:00Z">
              <w:r>
                <w:t>обязательства</w:t>
              </w:r>
            </w:ins>
          </w:p>
        </w:tc>
        <w:tc>
          <w:tcPr>
            <w:tcW w:w="750" w:type="pct"/>
          </w:tcPr>
          <w:p w14:paraId="591F4744" w14:textId="5A141CED" w:rsidR="00D70B09" w:rsidRPr="00A71881" w:rsidRDefault="00D70B09" w:rsidP="00D70B09">
            <w:pPr>
              <w:pStyle w:val="GOSTTablenorm"/>
              <w:rPr>
                <w:ins w:id="1536" w:author="Краснова Наталья EXP-281880" w:date="2024-03-01T09:38:00Z"/>
                <w:b/>
              </w:rPr>
            </w:pPr>
            <w:ins w:id="1537" w:author="Краснова Наталья EXP-281880" w:date="2024-03-01T18:31:00Z">
              <w:r>
                <w:rPr>
                  <w:b/>
                </w:rPr>
                <w:t>ACT_766_SND_</w:t>
              </w:r>
              <w:r>
                <w:rPr>
                  <w:b/>
                  <w:lang w:val="en-US"/>
                </w:rPr>
                <w:t>D</w:t>
              </w:r>
              <w:r w:rsidRPr="00D35DA4">
                <w:rPr>
                  <w:b/>
                </w:rPr>
                <w:t>O</w:t>
              </w:r>
              <w:r>
                <w:rPr>
                  <w:b/>
                </w:rPr>
                <w:t>_2</w:t>
              </w:r>
              <w:r w:rsidRPr="002F4371">
                <w:rPr>
                  <w:b/>
                </w:rPr>
                <w:t>:</w:t>
              </w:r>
              <w:r w:rsidRPr="0045464C">
                <w:rPr>
                  <w:b/>
                </w:rPr>
                <w:t>s</w:t>
              </w:r>
              <w:r w:rsidRPr="0045464C">
                <w:t>umVal1</w:t>
              </w:r>
            </w:ins>
          </w:p>
        </w:tc>
        <w:tc>
          <w:tcPr>
            <w:tcW w:w="500" w:type="pct"/>
          </w:tcPr>
          <w:p w14:paraId="1FFDD5FE" w14:textId="297ADC38" w:rsidR="00D70B09" w:rsidRPr="0000019B" w:rsidRDefault="00D70B09" w:rsidP="00D70B09">
            <w:pPr>
              <w:pStyle w:val="GOSTTablenorm"/>
              <w:rPr>
                <w:ins w:id="1538" w:author="Краснова Наталья EXP-281880" w:date="2024-03-01T09:38:00Z"/>
              </w:rPr>
            </w:pPr>
            <w:ins w:id="1539" w:author="Краснова Наталья EXP-281880" w:date="2024-03-01T09:48:00Z">
              <w:r>
                <w:t>Сумма</w:t>
              </w:r>
            </w:ins>
          </w:p>
        </w:tc>
        <w:tc>
          <w:tcPr>
            <w:tcW w:w="300" w:type="pct"/>
          </w:tcPr>
          <w:p w14:paraId="68074664" w14:textId="695F21A4" w:rsidR="00D70B09" w:rsidRPr="001C1B16" w:rsidRDefault="00D70B09" w:rsidP="00D70B09">
            <w:pPr>
              <w:pStyle w:val="GOSTTablenorm"/>
              <w:rPr>
                <w:ins w:id="1540" w:author="Краснова Наталья EXP-281880" w:date="2024-03-01T09:38:00Z"/>
              </w:rPr>
            </w:pPr>
            <w:ins w:id="1541" w:author="Краснова Наталья EXP-281880" w:date="2024-03-01T09:48:00Z">
              <w:r w:rsidRPr="007F7C3A">
                <w:t>Да</w:t>
              </w:r>
            </w:ins>
          </w:p>
        </w:tc>
        <w:tc>
          <w:tcPr>
            <w:tcW w:w="315" w:type="pct"/>
          </w:tcPr>
          <w:p w14:paraId="7A24515A" w14:textId="77777777" w:rsidR="00D70B09" w:rsidRPr="006A0EDC" w:rsidRDefault="00D70B09" w:rsidP="00D70B09">
            <w:pPr>
              <w:pStyle w:val="GOSTTablenorm"/>
              <w:rPr>
                <w:ins w:id="1542" w:author="Краснова Наталья EXP-281880" w:date="2024-03-01T09:38:00Z"/>
              </w:rPr>
            </w:pPr>
          </w:p>
        </w:tc>
        <w:tc>
          <w:tcPr>
            <w:tcW w:w="2035" w:type="pct"/>
          </w:tcPr>
          <w:p w14:paraId="4EF33885" w14:textId="40A75339" w:rsidR="00D70B09" w:rsidRDefault="00D70B09" w:rsidP="00D70B09">
            <w:pPr>
              <w:pStyle w:val="GOSTTablenorm"/>
              <w:rPr>
                <w:ins w:id="1543" w:author="Краснова Наталья EXP-281880" w:date="2024-03-01T09:54:00Z"/>
              </w:rPr>
            </w:pPr>
            <w:ins w:id="1544" w:author="Сказецкая Наталья Камилевна" w:date="2024-05-23T15:25:00Z">
              <w:r>
                <w:t>С</w:t>
              </w:r>
            </w:ins>
            <w:ins w:id="1545" w:author="Краснова Наталья EXP-281880" w:date="2024-03-01T09:54:00Z">
              <w:r w:rsidRPr="00AA01F8">
                <w:t>умма ранее произведенного в рамках соответствующего бюджетного обязательства платежа, требующего подтверждения, по которому не подтверждена поставка товара (вы</w:t>
              </w:r>
              <w:r>
                <w:t xml:space="preserve">полнение </w:t>
              </w:r>
              <w:r w:rsidRPr="001E4A54">
                <w:t xml:space="preserve">работ, оказание услуг), в единицах валюты, указанной в </w:t>
              </w:r>
            </w:ins>
            <w:ins w:id="1546" w:author="Сказецкая Наталья Камилевна" w:date="2024-05-23T14:49:00Z">
              <w:r>
                <w:t>параметре</w:t>
              </w:r>
            </w:ins>
            <w:ins w:id="1547" w:author="Краснова Наталья EXP-281880" w:date="2024-03-01T09:54:00Z">
              <w:r w:rsidRPr="001E4A54">
                <w:t xml:space="preserve"> «Код валюты по ОКВ</w:t>
              </w:r>
            </w:ins>
            <w:ins w:id="1548" w:author="Сказецкая Наталья Камилевна" w:date="2024-05-23T14:48:00Z">
              <w:r>
                <w:t xml:space="preserve"> ДО</w:t>
              </w:r>
            </w:ins>
            <w:ins w:id="1549" w:author="Краснова Наталья EXP-281880" w:date="2024-03-01T09:54:00Z">
              <w:r w:rsidRPr="001E4A54">
                <w:t>»</w:t>
              </w:r>
            </w:ins>
            <w:ins w:id="1550" w:author="Краснова Наталья EXP-281880" w:date="2024-03-01T20:33:00Z">
              <w:r w:rsidRPr="001E4A54">
                <w:t xml:space="preserve"> (</w:t>
              </w:r>
              <w:r w:rsidRPr="00E7123E">
                <w:rPr>
                  <w:b/>
                </w:rPr>
                <w:t>ACT_766_SND_</w:t>
              </w:r>
              <w:r w:rsidRPr="00E7123E">
                <w:rPr>
                  <w:b/>
                  <w:lang w:val="en-US"/>
                </w:rPr>
                <w:t>D</w:t>
              </w:r>
              <w:r w:rsidRPr="00E7123E">
                <w:rPr>
                  <w:b/>
                </w:rPr>
                <w:t>O:</w:t>
              </w:r>
              <w:r w:rsidRPr="0045464C">
                <w:t>okvCode</w:t>
              </w:r>
              <w:r w:rsidRPr="001E4A54">
                <w:t>)</w:t>
              </w:r>
            </w:ins>
            <w:ins w:id="1551" w:author="Краснова Наталья EXP-281880" w:date="2024-03-01T09:54:00Z">
              <w:r w:rsidRPr="00B456C9">
                <w:t>,</w:t>
              </w:r>
              <w:r>
                <w:t xml:space="preserve"> с точностью 2 знака после запятой.</w:t>
              </w:r>
            </w:ins>
          </w:p>
          <w:p w14:paraId="5E51E088" w14:textId="1F986357" w:rsidR="00D70B09" w:rsidRDefault="00D70B09" w:rsidP="00D70B09">
            <w:pPr>
              <w:pStyle w:val="GOSTTablenorm"/>
              <w:rPr>
                <w:ins w:id="1552" w:author="Краснова Наталья EXP-281880" w:date="2024-03-01T09:38:00Z"/>
              </w:rPr>
            </w:pPr>
            <w:ins w:id="1553" w:author="Краснова Наталья EXP-281880" w:date="2024-03-01T09:50:00Z">
              <w:r>
                <w:t>При значении «Да» параметра «Признак платежа, требующего подтверждения» (</w:t>
              </w:r>
            </w:ins>
            <w:ins w:id="1554" w:author="Сказецкая Наталья Камилевна" w:date="2024-05-23T14:51:00Z">
              <w:r w:rsidRPr="00D35DA4">
                <w:rPr>
                  <w:b/>
                </w:rPr>
                <w:t>ACT_766_SND_</w:t>
              </w:r>
              <w:r>
                <w:rPr>
                  <w:b/>
                  <w:lang w:val="en-US"/>
                </w:rPr>
                <w:t>D</w:t>
              </w:r>
              <w:r w:rsidRPr="00D35DA4">
                <w:rPr>
                  <w:b/>
                </w:rPr>
                <w:t>O</w:t>
              </w:r>
              <w:r w:rsidRPr="00B9499D">
                <w:t>:</w:t>
              </w:r>
              <w:r w:rsidRPr="0045464C">
                <w:t>indicatorPA</w:t>
              </w:r>
            </w:ins>
            <w:ins w:id="1555" w:author="Краснова Наталья EXP-281880" w:date="2024-03-01T09:50:00Z">
              <w:r>
                <w:t>) заполняется значением «0.00»</w:t>
              </w:r>
            </w:ins>
          </w:p>
        </w:tc>
      </w:tr>
      <w:tr w:rsidR="00D70B09" w:rsidRPr="00B9499D" w14:paraId="64C5FAC0" w14:textId="77777777" w:rsidTr="001955A8">
        <w:trPr>
          <w:ins w:id="1556" w:author="Краснова Наталья EXP-281880" w:date="2024-03-01T09:38:00Z"/>
        </w:trPr>
        <w:tc>
          <w:tcPr>
            <w:tcW w:w="1100" w:type="pct"/>
          </w:tcPr>
          <w:p w14:paraId="58A96F96" w14:textId="70A48CCD" w:rsidR="00D70B09" w:rsidRDefault="00D70B09" w:rsidP="00D70B09">
            <w:pPr>
              <w:pStyle w:val="GOSTTablenorm"/>
              <w:rPr>
                <w:ins w:id="1557" w:author="Краснова Наталья EXP-281880" w:date="2024-03-01T09:38:00Z"/>
              </w:rPr>
            </w:pPr>
            <w:ins w:id="1558" w:author="Краснова Наталья EXP-281880" w:date="2024-03-01T09:48:00Z">
              <w:r>
                <w:t>Подтверждено сумм перечисленных платежей в рублях</w:t>
              </w:r>
            </w:ins>
          </w:p>
        </w:tc>
        <w:tc>
          <w:tcPr>
            <w:tcW w:w="750" w:type="pct"/>
          </w:tcPr>
          <w:p w14:paraId="772AAB73" w14:textId="50A6A270" w:rsidR="00D70B09" w:rsidRPr="00A71881" w:rsidRDefault="00D70B09" w:rsidP="00D70B09">
            <w:pPr>
              <w:pStyle w:val="GOSTTablenorm"/>
              <w:rPr>
                <w:ins w:id="1559" w:author="Краснова Наталья EXP-281880" w:date="2024-03-01T09:38:00Z"/>
                <w:b/>
              </w:rPr>
            </w:pPr>
            <w:ins w:id="1560" w:author="Краснова Наталья EXP-281880" w:date="2024-03-01T18:31:00Z">
              <w:r>
                <w:rPr>
                  <w:b/>
                </w:rPr>
                <w:t>ACT_766_SND_</w:t>
              </w:r>
              <w:r>
                <w:rPr>
                  <w:b/>
                  <w:lang w:val="en-US"/>
                </w:rPr>
                <w:t>D</w:t>
              </w:r>
              <w:r w:rsidRPr="00D35DA4">
                <w:rPr>
                  <w:b/>
                </w:rPr>
                <w:t>O</w:t>
              </w:r>
              <w:r>
                <w:rPr>
                  <w:b/>
                </w:rPr>
                <w:t>_2</w:t>
              </w:r>
              <w:r w:rsidRPr="002F4371">
                <w:rPr>
                  <w:b/>
                </w:rPr>
                <w:t>:</w:t>
              </w:r>
              <w:r w:rsidRPr="0045464C">
                <w:t>sumRub1</w:t>
              </w:r>
            </w:ins>
          </w:p>
        </w:tc>
        <w:tc>
          <w:tcPr>
            <w:tcW w:w="500" w:type="pct"/>
          </w:tcPr>
          <w:p w14:paraId="3B005270" w14:textId="019A6D7E" w:rsidR="00D70B09" w:rsidRPr="0000019B" w:rsidRDefault="00D70B09" w:rsidP="00D70B09">
            <w:pPr>
              <w:pStyle w:val="GOSTTablenorm"/>
              <w:rPr>
                <w:ins w:id="1561" w:author="Краснова Наталья EXP-281880" w:date="2024-03-01T09:38:00Z"/>
              </w:rPr>
            </w:pPr>
            <w:ins w:id="1562" w:author="Краснова Наталья EXP-281880" w:date="2024-03-01T09:48:00Z">
              <w:r>
                <w:t>Сумма</w:t>
              </w:r>
            </w:ins>
          </w:p>
        </w:tc>
        <w:tc>
          <w:tcPr>
            <w:tcW w:w="300" w:type="pct"/>
          </w:tcPr>
          <w:p w14:paraId="16676FAD" w14:textId="1C67373E" w:rsidR="00D70B09" w:rsidRPr="001C1B16" w:rsidRDefault="00D70B09" w:rsidP="00D70B09">
            <w:pPr>
              <w:pStyle w:val="GOSTTablenorm"/>
              <w:rPr>
                <w:ins w:id="1563" w:author="Краснова Наталья EXP-281880" w:date="2024-03-01T09:38:00Z"/>
              </w:rPr>
            </w:pPr>
            <w:ins w:id="1564" w:author="Краснова Наталья EXP-281880" w:date="2024-03-01T09:48:00Z">
              <w:r w:rsidRPr="007F7C3A">
                <w:t>Да</w:t>
              </w:r>
            </w:ins>
          </w:p>
        </w:tc>
        <w:tc>
          <w:tcPr>
            <w:tcW w:w="315" w:type="pct"/>
          </w:tcPr>
          <w:p w14:paraId="19340349" w14:textId="77777777" w:rsidR="00D70B09" w:rsidRPr="006A0EDC" w:rsidRDefault="00D70B09" w:rsidP="00D70B09">
            <w:pPr>
              <w:pStyle w:val="GOSTTablenorm"/>
              <w:rPr>
                <w:ins w:id="1565" w:author="Краснова Наталья EXP-281880" w:date="2024-03-01T09:38:00Z"/>
              </w:rPr>
            </w:pPr>
          </w:p>
        </w:tc>
        <w:tc>
          <w:tcPr>
            <w:tcW w:w="2035" w:type="pct"/>
          </w:tcPr>
          <w:p w14:paraId="622F2E69" w14:textId="77777777" w:rsidR="00D70B09" w:rsidRDefault="00D70B09" w:rsidP="00D70B09">
            <w:pPr>
              <w:pStyle w:val="GOSTTablenorm"/>
              <w:rPr>
                <w:ins w:id="1566" w:author="Краснова Наталья EXP-281880" w:date="2024-03-01T09:50:00Z"/>
              </w:rPr>
            </w:pPr>
            <w:ins w:id="1567" w:author="Краснова Наталья EXP-281880" w:date="2024-03-01T09:50:00Z">
              <w:r w:rsidRPr="00AA01F8">
                <w:t>Сумма ранее произведенного в рамках соответствующего бюджетного обязательства платежа, требующего подтверждения, по которому не подтверждена поставка товара (вы</w:t>
              </w:r>
              <w:r>
                <w:t>полнение работ, оказание услуг), в рублевом эквиваленте с точностью 2 знака после запятой.</w:t>
              </w:r>
            </w:ins>
          </w:p>
          <w:p w14:paraId="7B6ECD46" w14:textId="48BA2F8D" w:rsidR="00D70B09" w:rsidRDefault="00D70B09" w:rsidP="00D70B09">
            <w:pPr>
              <w:pStyle w:val="GOSTTablenorm"/>
              <w:rPr>
                <w:ins w:id="1568" w:author="Краснова Наталья EXP-281880" w:date="2024-03-01T09:38:00Z"/>
              </w:rPr>
            </w:pPr>
            <w:ins w:id="1569" w:author="Краснова Наталья EXP-281880" w:date="2024-03-01T09:50:00Z">
              <w:r>
                <w:t xml:space="preserve">При значении «Да» параметра </w:t>
              </w:r>
            </w:ins>
            <w:ins w:id="1570" w:author="Сказецкая Наталья Камилевна" w:date="2024-05-23T14:50:00Z">
              <w:r>
                <w:t>«Признак платежа, требующего подтверждения» (</w:t>
              </w:r>
            </w:ins>
            <w:ins w:id="1571" w:author="Сказецкая Наталья Камилевна" w:date="2024-05-23T14:51:00Z">
              <w:r w:rsidRPr="00D35DA4">
                <w:rPr>
                  <w:b/>
                </w:rPr>
                <w:t>ACT_766_SND_</w:t>
              </w:r>
              <w:r>
                <w:rPr>
                  <w:b/>
                  <w:lang w:val="en-US"/>
                </w:rPr>
                <w:t>D</w:t>
              </w:r>
              <w:r w:rsidRPr="00D35DA4">
                <w:rPr>
                  <w:b/>
                </w:rPr>
                <w:t>O</w:t>
              </w:r>
              <w:r w:rsidRPr="00B9499D">
                <w:t>:</w:t>
              </w:r>
              <w:r w:rsidRPr="0045464C">
                <w:t>indicatorPA</w:t>
              </w:r>
            </w:ins>
            <w:ins w:id="1572" w:author="Сказецкая Наталья Камилевна" w:date="2024-05-23T14:50:00Z">
              <w:r>
                <w:t>)</w:t>
              </w:r>
            </w:ins>
            <w:ins w:id="1573" w:author="Краснова Наталья EXP-281880" w:date="2024-03-01T09:50:00Z">
              <w:r>
                <w:t xml:space="preserve"> заполняется значением «0.00»</w:t>
              </w:r>
            </w:ins>
          </w:p>
        </w:tc>
      </w:tr>
      <w:tr w:rsidR="00C15343" w:rsidRPr="00B9499D" w14:paraId="6D6428D3" w14:textId="77777777" w:rsidTr="001955A8">
        <w:trPr>
          <w:ins w:id="1574" w:author="Краснова Наталья EXP-321714" w:date="2026-04-08T09:01:00Z"/>
        </w:trPr>
        <w:tc>
          <w:tcPr>
            <w:tcW w:w="1100" w:type="pct"/>
          </w:tcPr>
          <w:p w14:paraId="478B2C46" w14:textId="20A10727" w:rsidR="00C15343" w:rsidRDefault="00C15343" w:rsidP="00C15343">
            <w:pPr>
              <w:pStyle w:val="GOSTTablenorm"/>
              <w:rPr>
                <w:ins w:id="1575" w:author="Краснова Наталья EXP-321714" w:date="2026-04-08T09:01:00Z"/>
              </w:rPr>
            </w:pPr>
            <w:ins w:id="1576" w:author="Краснова Наталья EXP-321714" w:date="2026-04-08T09:01:00Z">
              <w:r w:rsidRPr="0092477D">
                <w:t>Учетный номер ДО, требующего подтверждения</w:t>
              </w:r>
            </w:ins>
          </w:p>
        </w:tc>
        <w:tc>
          <w:tcPr>
            <w:tcW w:w="750" w:type="pct"/>
          </w:tcPr>
          <w:p w14:paraId="412E61BB" w14:textId="5C9C2507" w:rsidR="00C15343" w:rsidRDefault="00C15343" w:rsidP="00C15343">
            <w:pPr>
              <w:pStyle w:val="GOSTTablenorm"/>
              <w:rPr>
                <w:ins w:id="1577" w:author="Краснова Наталья EXP-321714" w:date="2026-04-08T09:01:00Z"/>
                <w:b/>
              </w:rPr>
            </w:pPr>
            <w:ins w:id="1578" w:author="Краснова Наталья EXP-321714" w:date="2026-04-08T09:01:00Z">
              <w:r>
                <w:rPr>
                  <w:b/>
                  <w:bCs/>
                </w:rPr>
                <w:t>ACT_766_SND_DO_2:numDOReqConfirm</w:t>
              </w:r>
            </w:ins>
          </w:p>
        </w:tc>
        <w:tc>
          <w:tcPr>
            <w:tcW w:w="500" w:type="pct"/>
          </w:tcPr>
          <w:p w14:paraId="2B6816C8" w14:textId="6D4570C8" w:rsidR="00C15343" w:rsidRDefault="00C15343" w:rsidP="00C15343">
            <w:pPr>
              <w:pStyle w:val="GOSTTablenorm"/>
              <w:rPr>
                <w:ins w:id="1579" w:author="Краснова Наталья EXP-321714" w:date="2026-04-08T09:01:00Z"/>
              </w:rPr>
            </w:pPr>
            <w:ins w:id="1580" w:author="Краснова Наталья EXP-321714" w:date="2026-04-08T09:01:00Z">
              <w:r>
                <w:t>Строка</w:t>
              </w:r>
            </w:ins>
          </w:p>
        </w:tc>
        <w:tc>
          <w:tcPr>
            <w:tcW w:w="300" w:type="pct"/>
          </w:tcPr>
          <w:p w14:paraId="533EB3F2" w14:textId="1C04906F" w:rsidR="00C15343" w:rsidRPr="007F7C3A" w:rsidRDefault="00C15343" w:rsidP="00C15343">
            <w:pPr>
              <w:pStyle w:val="GOSTTablenorm"/>
              <w:rPr>
                <w:ins w:id="1581" w:author="Краснова Наталья EXP-321714" w:date="2026-04-08T09:01:00Z"/>
              </w:rPr>
            </w:pPr>
            <w:ins w:id="1582" w:author="Краснова Наталья EXP-321714" w:date="2026-04-08T09:01:00Z">
              <w:r>
                <w:t>Нет</w:t>
              </w:r>
            </w:ins>
          </w:p>
        </w:tc>
        <w:tc>
          <w:tcPr>
            <w:tcW w:w="315" w:type="pct"/>
          </w:tcPr>
          <w:p w14:paraId="278A3B15" w14:textId="7625BBD3" w:rsidR="00C15343" w:rsidRPr="006A0EDC" w:rsidRDefault="00C15343" w:rsidP="00C15343">
            <w:pPr>
              <w:pStyle w:val="GOSTTablenorm"/>
              <w:rPr>
                <w:ins w:id="1583" w:author="Краснова Наталья EXP-321714" w:date="2026-04-08T09:01:00Z"/>
              </w:rPr>
            </w:pPr>
            <w:ins w:id="1584" w:author="Краснова Наталья EXP-321714" w:date="2026-04-08T09:01:00Z">
              <w:r>
                <w:t>=25</w:t>
              </w:r>
            </w:ins>
          </w:p>
        </w:tc>
        <w:tc>
          <w:tcPr>
            <w:tcW w:w="2035" w:type="pct"/>
          </w:tcPr>
          <w:p w14:paraId="20A39520" w14:textId="77777777" w:rsidR="00C15343" w:rsidRDefault="00C15343" w:rsidP="00C15343">
            <w:pPr>
              <w:pStyle w:val="GOSTTablenorm"/>
              <w:rPr>
                <w:ins w:id="1585" w:author="Краснова Наталья EXP-321714" w:date="2026-04-08T09:01:00Z"/>
              </w:rPr>
            </w:pPr>
            <w:ins w:id="1586" w:author="Краснова Наталья EXP-321714" w:date="2026-04-08T09:01:00Z">
              <w:r>
                <w:t>Указывается учетный номер авансового ДО, по которому осуществляется подтверждение поставки товаров, работ, услуг.</w:t>
              </w:r>
            </w:ins>
          </w:p>
          <w:p w14:paraId="3E9CAFB0" w14:textId="77777777" w:rsidR="00C15343" w:rsidRDefault="00C15343" w:rsidP="00C15343">
            <w:pPr>
              <w:pStyle w:val="GOSTTablenorm"/>
              <w:rPr>
                <w:ins w:id="1587" w:author="Краснова Наталья EXP-321714" w:date="2026-04-08T09:01:00Z"/>
              </w:rPr>
            </w:pPr>
            <w:ins w:id="1588" w:author="Краснова Наталья EXP-321714" w:date="2026-04-08T09:01:00Z">
              <w:r>
                <w:t>В документе, в котором параметр «</w:t>
              </w:r>
              <w:r w:rsidRPr="00EF4332">
                <w:t xml:space="preserve">Признак платежа, требующего </w:t>
              </w:r>
              <w:r w:rsidRPr="00EF4332">
                <w:lastRenderedPageBreak/>
                <w:t>подтверждения</w:t>
              </w:r>
              <w:r>
                <w:t>» (</w:t>
              </w:r>
              <w:r w:rsidRPr="00D35DA4">
                <w:rPr>
                  <w:b/>
                </w:rPr>
                <w:t>ACT_766_SND_</w:t>
              </w:r>
              <w:r>
                <w:rPr>
                  <w:b/>
                  <w:lang w:val="en-US"/>
                </w:rPr>
                <w:t>D</w:t>
              </w:r>
              <w:r w:rsidRPr="00D35DA4">
                <w:rPr>
                  <w:b/>
                </w:rPr>
                <w:t>O</w:t>
              </w:r>
              <w:r w:rsidRPr="00B9499D">
                <w:t>:</w:t>
              </w:r>
              <w:r w:rsidRPr="0045464C">
                <w:t>indicatorPA</w:t>
              </w:r>
              <w:r>
                <w:t xml:space="preserve">) имеет значение «Нет», заполняется при подтверждении авансовых ДО (значение параметра </w:t>
              </w:r>
              <w:r>
                <w:rPr>
                  <w:b/>
                </w:rPr>
                <w:t>ACT_766_SND_</w:t>
              </w:r>
              <w:r>
                <w:rPr>
                  <w:b/>
                  <w:lang w:val="en-US"/>
                </w:rPr>
                <w:t>D</w:t>
              </w:r>
              <w:r w:rsidRPr="00D35DA4">
                <w:rPr>
                  <w:b/>
                </w:rPr>
                <w:t>O</w:t>
              </w:r>
              <w:r>
                <w:rPr>
                  <w:b/>
                </w:rPr>
                <w:t>_2</w:t>
              </w:r>
              <w:r w:rsidRPr="002F4371">
                <w:rPr>
                  <w:b/>
                </w:rPr>
                <w:t>:</w:t>
              </w:r>
              <w:r w:rsidRPr="0045464C">
                <w:rPr>
                  <w:b/>
                </w:rPr>
                <w:t>s</w:t>
              </w:r>
              <w:r w:rsidRPr="0045464C">
                <w:t>umVal1</w:t>
              </w:r>
              <w:r>
                <w:t xml:space="preserve"> отлично от 0,00) или при поступлении дебиторской задолженности прошлых лет (параметр </w:t>
              </w:r>
              <w:r>
                <w:rPr>
                  <w:b/>
                </w:rPr>
                <w:t>ACT_766_SND_</w:t>
              </w:r>
              <w:r>
                <w:rPr>
                  <w:b/>
                  <w:lang w:val="en-US"/>
                </w:rPr>
                <w:t>D</w:t>
              </w:r>
              <w:r w:rsidRPr="00D35DA4">
                <w:rPr>
                  <w:b/>
                </w:rPr>
                <w:t>O</w:t>
              </w:r>
              <w:r>
                <w:rPr>
                  <w:b/>
                </w:rPr>
                <w:t>_2</w:t>
              </w:r>
              <w:r w:rsidRPr="00AF1D17">
                <w:rPr>
                  <w:b/>
                </w:rPr>
                <w:t>:</w:t>
              </w:r>
              <w:r>
                <w:rPr>
                  <w:b/>
                </w:rPr>
                <w:t>Тех</w:t>
              </w:r>
              <w:r w:rsidRPr="00AF1D17">
                <w:rPr>
                  <w:b/>
                </w:rPr>
                <w:t>.</w:t>
              </w:r>
              <w:r>
                <w:rPr>
                  <w:b/>
                </w:rPr>
                <w:t>наименование поля</w:t>
              </w:r>
              <w:r>
                <w:t xml:space="preserve"> передан и его значение отлично от 0,00).</w:t>
              </w:r>
            </w:ins>
          </w:p>
          <w:p w14:paraId="7D096B3E" w14:textId="1C0CBC38" w:rsidR="00C15343" w:rsidRPr="00AA01F8" w:rsidRDefault="00C15343" w:rsidP="00C15343">
            <w:pPr>
              <w:pStyle w:val="GOSTTablenorm"/>
              <w:rPr>
                <w:ins w:id="1589" w:author="Краснова Наталья EXP-321714" w:date="2026-04-08T09:01:00Z"/>
              </w:rPr>
            </w:pPr>
            <w:ins w:id="1590" w:author="Краснова Наталья EXP-321714" w:date="2026-04-08T09:01:00Z">
              <w:r>
                <w:t>В документе, в котором параметр «</w:t>
              </w:r>
              <w:r w:rsidRPr="00EF4332">
                <w:t>Признак платежа, требующего подтверждения</w:t>
              </w:r>
              <w:r>
                <w:t>» (</w:t>
              </w:r>
              <w:r w:rsidRPr="00D35DA4">
                <w:rPr>
                  <w:b/>
                </w:rPr>
                <w:t>ACT_766_SND_</w:t>
              </w:r>
              <w:r>
                <w:rPr>
                  <w:b/>
                  <w:lang w:val="en-US"/>
                </w:rPr>
                <w:t>D</w:t>
              </w:r>
              <w:r w:rsidRPr="00D35DA4">
                <w:rPr>
                  <w:b/>
                </w:rPr>
                <w:t>O</w:t>
              </w:r>
              <w:r w:rsidRPr="00B9499D">
                <w:t>:</w:t>
              </w:r>
              <w:r w:rsidRPr="0045464C">
                <w:t>indicatorPA</w:t>
              </w:r>
              <w:r>
                <w:t>) имеет значение «Да», заполняется при перерегистрации неподтвержденных авансовых ДО прошлых лет</w:t>
              </w:r>
            </w:ins>
          </w:p>
        </w:tc>
      </w:tr>
      <w:tr w:rsidR="00C15343" w:rsidRPr="00B9499D" w14:paraId="5BB56038" w14:textId="77777777" w:rsidTr="001955A8">
        <w:trPr>
          <w:ins w:id="1591" w:author="Краснова Наталья EXP-321714" w:date="2026-04-08T09:01:00Z"/>
        </w:trPr>
        <w:tc>
          <w:tcPr>
            <w:tcW w:w="1100" w:type="pct"/>
          </w:tcPr>
          <w:p w14:paraId="7C1C6F2D" w14:textId="2F9D7C8C" w:rsidR="00C15343" w:rsidRDefault="00C15343" w:rsidP="00C15343">
            <w:pPr>
              <w:pStyle w:val="GOSTTablenorm"/>
              <w:rPr>
                <w:ins w:id="1592" w:author="Краснова Наталья EXP-321714" w:date="2026-04-08T09:01:00Z"/>
              </w:rPr>
            </w:pPr>
            <w:ins w:id="1593" w:author="Краснова Наталья EXP-321714" w:date="2026-04-08T09:01:00Z">
              <w:r w:rsidRPr="0092477D">
                <w:lastRenderedPageBreak/>
                <w:t>Дата представления документа-основания для платежа, требующего подтверждения</w:t>
              </w:r>
            </w:ins>
          </w:p>
        </w:tc>
        <w:tc>
          <w:tcPr>
            <w:tcW w:w="750" w:type="pct"/>
          </w:tcPr>
          <w:p w14:paraId="69E21A9D" w14:textId="47BFD649" w:rsidR="00C15343" w:rsidRDefault="00C15343" w:rsidP="00C15343">
            <w:pPr>
              <w:pStyle w:val="GOSTTablenorm"/>
              <w:rPr>
                <w:ins w:id="1594" w:author="Краснова Наталья EXP-321714" w:date="2026-04-08T09:01:00Z"/>
                <w:b/>
              </w:rPr>
            </w:pPr>
            <w:ins w:id="1595" w:author="Краснова Наталья EXP-321714" w:date="2026-04-08T09:01:00Z">
              <w:r>
                <w:rPr>
                  <w:b/>
                  <w:bCs/>
                </w:rPr>
                <w:t>ACT_766_SND_DO_2:dateBaseDoc</w:t>
              </w:r>
            </w:ins>
          </w:p>
        </w:tc>
        <w:tc>
          <w:tcPr>
            <w:tcW w:w="500" w:type="pct"/>
          </w:tcPr>
          <w:p w14:paraId="2223F040" w14:textId="258C76AD" w:rsidR="00C15343" w:rsidRDefault="00C15343" w:rsidP="00C15343">
            <w:pPr>
              <w:pStyle w:val="GOSTTablenorm"/>
              <w:rPr>
                <w:ins w:id="1596" w:author="Краснова Наталья EXP-321714" w:date="2026-04-08T09:01:00Z"/>
              </w:rPr>
            </w:pPr>
            <w:ins w:id="1597" w:author="Краснова Наталья EXP-321714" w:date="2026-04-08T09:01:00Z">
              <w:r>
                <w:t>Дата</w:t>
              </w:r>
            </w:ins>
          </w:p>
        </w:tc>
        <w:tc>
          <w:tcPr>
            <w:tcW w:w="300" w:type="pct"/>
          </w:tcPr>
          <w:p w14:paraId="57C47A5A" w14:textId="18B1A19E" w:rsidR="00C15343" w:rsidRPr="007F7C3A" w:rsidRDefault="00C15343" w:rsidP="00C15343">
            <w:pPr>
              <w:pStyle w:val="GOSTTablenorm"/>
              <w:rPr>
                <w:ins w:id="1598" w:author="Краснова Наталья EXP-321714" w:date="2026-04-08T09:01:00Z"/>
              </w:rPr>
            </w:pPr>
            <w:ins w:id="1599" w:author="Краснова Наталья EXP-321714" w:date="2026-04-08T09:01:00Z">
              <w:r>
                <w:t>Нет</w:t>
              </w:r>
            </w:ins>
          </w:p>
        </w:tc>
        <w:tc>
          <w:tcPr>
            <w:tcW w:w="315" w:type="pct"/>
          </w:tcPr>
          <w:p w14:paraId="2796A3E4" w14:textId="7191EAE9" w:rsidR="00C15343" w:rsidRPr="006A0EDC" w:rsidRDefault="00C15343" w:rsidP="00C15343">
            <w:pPr>
              <w:pStyle w:val="GOSTTablenorm"/>
              <w:rPr>
                <w:ins w:id="1600" w:author="Краснова Наталья EXP-321714" w:date="2026-04-08T09:01:00Z"/>
              </w:rPr>
            </w:pPr>
            <w:ins w:id="1601" w:author="Краснова Наталья EXP-321714" w:date="2026-04-08T09:01:00Z">
              <w:r>
                <w:t>-</w:t>
              </w:r>
            </w:ins>
          </w:p>
        </w:tc>
        <w:tc>
          <w:tcPr>
            <w:tcW w:w="2035" w:type="pct"/>
          </w:tcPr>
          <w:p w14:paraId="05EDD58C" w14:textId="77777777" w:rsidR="00C15343" w:rsidRDefault="00C15343" w:rsidP="00C15343">
            <w:pPr>
              <w:pStyle w:val="GOSTTablenorm"/>
              <w:rPr>
                <w:ins w:id="1602" w:author="Краснова Наталья EXP-321714" w:date="2026-04-08T09:01:00Z"/>
                <w:szCs w:val="22"/>
              </w:rPr>
            </w:pPr>
            <w:ins w:id="1603" w:author="Краснова Наталья EXP-321714" w:date="2026-04-08T09:01:00Z">
              <w:r w:rsidRPr="00EF4332">
                <w:rPr>
                  <w:szCs w:val="22"/>
                </w:rPr>
                <w:t xml:space="preserve">Указывается </w:t>
              </w:r>
              <w:r>
                <w:rPr>
                  <w:szCs w:val="22"/>
                </w:rPr>
                <w:t xml:space="preserve">плановая </w:t>
              </w:r>
              <w:r w:rsidRPr="00EF4332">
                <w:rPr>
                  <w:szCs w:val="22"/>
                </w:rPr>
                <w:t xml:space="preserve">дата </w:t>
              </w:r>
              <w:r w:rsidRPr="00EF4332">
                <w:rPr>
                  <w:szCs w:val="22"/>
                  <w:lang w:eastAsia="en-US"/>
                </w:rPr>
                <w:t>представления документа</w:t>
              </w:r>
              <w:r>
                <w:rPr>
                  <w:szCs w:val="22"/>
                  <w:lang w:eastAsia="en-US"/>
                </w:rPr>
                <w:t xml:space="preserve">, </w:t>
              </w:r>
              <w:r w:rsidRPr="00EF4332">
                <w:rPr>
                  <w:szCs w:val="22"/>
                </w:rPr>
                <w:t>подтверждающ</w:t>
              </w:r>
              <w:r>
                <w:rPr>
                  <w:szCs w:val="22"/>
                </w:rPr>
                <w:t>его поставку товаров, работ, услуг по авансовым ДО.</w:t>
              </w:r>
              <w:r w:rsidRPr="00EF4332">
                <w:rPr>
                  <w:szCs w:val="22"/>
                </w:rPr>
                <w:t xml:space="preserve"> </w:t>
              </w:r>
            </w:ins>
          </w:p>
          <w:p w14:paraId="591A2975" w14:textId="10261ABA" w:rsidR="00C15343" w:rsidRPr="00AA01F8" w:rsidRDefault="00C15343" w:rsidP="00C15343">
            <w:pPr>
              <w:pStyle w:val="GOSTTablenorm"/>
              <w:rPr>
                <w:ins w:id="1604" w:author="Краснова Наталья EXP-321714" w:date="2026-04-08T09:01:00Z"/>
              </w:rPr>
            </w:pPr>
            <w:ins w:id="1605" w:author="Краснова Наталья EXP-321714" w:date="2026-04-08T09:01:00Z">
              <w:r>
                <w:rPr>
                  <w:szCs w:val="22"/>
                </w:rPr>
                <w:t>Формат</w:t>
              </w:r>
              <w:r w:rsidRPr="00EF4332">
                <w:rPr>
                  <w:szCs w:val="22"/>
                </w:rPr>
                <w:t xml:space="preserve"> YYYY-MM-DD</w:t>
              </w:r>
              <w:r>
                <w:rPr>
                  <w:szCs w:val="22"/>
                </w:rPr>
                <w:t>.</w:t>
              </w:r>
            </w:ins>
          </w:p>
        </w:tc>
      </w:tr>
      <w:tr w:rsidR="00C15343" w:rsidRPr="00B9499D" w14:paraId="63CE027A" w14:textId="77777777" w:rsidTr="001955A8">
        <w:trPr>
          <w:ins w:id="1606" w:author="Краснова Наталья EXP-281880" w:date="2024-03-01T09:37:00Z"/>
        </w:trPr>
        <w:tc>
          <w:tcPr>
            <w:tcW w:w="1100" w:type="pct"/>
          </w:tcPr>
          <w:p w14:paraId="299A8227" w14:textId="5085CFF1" w:rsidR="00C15343" w:rsidRDefault="00C15343" w:rsidP="00C15343">
            <w:pPr>
              <w:pStyle w:val="GOSTTablenorm"/>
              <w:rPr>
                <w:ins w:id="1607" w:author="Краснова Наталья EXP-281880" w:date="2024-03-01T09:37:00Z"/>
              </w:rPr>
            </w:pPr>
            <w:ins w:id="1608" w:author="Краснова Наталья EXP-281880" w:date="2024-03-01T09:48:00Z">
              <w:r>
                <w:t xml:space="preserve">Сумма исполненного </w:t>
              </w:r>
            </w:ins>
            <w:ins w:id="1609" w:author="Сказецкая Наталья Камилевна" w:date="2024-05-23T14:47:00Z">
              <w:r>
                <w:t>ДО</w:t>
              </w:r>
            </w:ins>
            <w:ins w:id="1610" w:author="Краснова Наталья EXP-281880" w:date="2024-03-01T09:48:00Z">
              <w:r>
                <w:t xml:space="preserve"> в валюте </w:t>
              </w:r>
            </w:ins>
            <w:ins w:id="1611" w:author="Сказецкая Наталья Камилевна" w:date="2024-05-23T14:48:00Z">
              <w:r>
                <w:t>обязательства</w:t>
              </w:r>
            </w:ins>
          </w:p>
        </w:tc>
        <w:tc>
          <w:tcPr>
            <w:tcW w:w="750" w:type="pct"/>
          </w:tcPr>
          <w:p w14:paraId="277FD1B6" w14:textId="23B28392" w:rsidR="00C15343" w:rsidRPr="00A71881" w:rsidRDefault="00C15343" w:rsidP="00C15343">
            <w:pPr>
              <w:pStyle w:val="GOSTTablenorm"/>
              <w:rPr>
                <w:ins w:id="1612" w:author="Краснова Наталья EXP-281880" w:date="2024-03-01T09:37:00Z"/>
                <w:b/>
              </w:rPr>
            </w:pPr>
            <w:ins w:id="1613" w:author="Краснова Наталья EXP-281880" w:date="2024-03-01T18:31:00Z">
              <w:r>
                <w:rPr>
                  <w:b/>
                </w:rPr>
                <w:t>ACT_766_SND_</w:t>
              </w:r>
              <w:r>
                <w:rPr>
                  <w:b/>
                  <w:lang w:val="en-US"/>
                </w:rPr>
                <w:t>D</w:t>
              </w:r>
              <w:r w:rsidRPr="00D35DA4">
                <w:rPr>
                  <w:b/>
                </w:rPr>
                <w:t>O</w:t>
              </w:r>
              <w:r>
                <w:rPr>
                  <w:b/>
                </w:rPr>
                <w:t>_2</w:t>
              </w:r>
              <w:r w:rsidRPr="002F4371">
                <w:rPr>
                  <w:b/>
                </w:rPr>
                <w:t>:</w:t>
              </w:r>
              <w:r w:rsidRPr="0045464C">
                <w:rPr>
                  <w:b/>
                </w:rPr>
                <w:t>s</w:t>
              </w:r>
              <w:r w:rsidRPr="0045464C">
                <w:t>umVal</w:t>
              </w:r>
              <w:r>
                <w:t>2</w:t>
              </w:r>
            </w:ins>
          </w:p>
        </w:tc>
        <w:tc>
          <w:tcPr>
            <w:tcW w:w="500" w:type="pct"/>
          </w:tcPr>
          <w:p w14:paraId="6D9CE7CA" w14:textId="3EBF0F68" w:rsidR="00C15343" w:rsidRPr="0000019B" w:rsidRDefault="00C15343" w:rsidP="00C15343">
            <w:pPr>
              <w:pStyle w:val="GOSTTablenorm"/>
              <w:rPr>
                <w:ins w:id="1614" w:author="Краснова Наталья EXP-281880" w:date="2024-03-01T09:37:00Z"/>
              </w:rPr>
            </w:pPr>
            <w:ins w:id="1615" w:author="Краснова Наталья EXP-281880" w:date="2024-03-01T09:48:00Z">
              <w:r>
                <w:t>Сумма</w:t>
              </w:r>
            </w:ins>
          </w:p>
        </w:tc>
        <w:tc>
          <w:tcPr>
            <w:tcW w:w="300" w:type="pct"/>
          </w:tcPr>
          <w:p w14:paraId="377524D2" w14:textId="42BECB81" w:rsidR="00C15343" w:rsidRPr="001C1B16" w:rsidRDefault="00C15343" w:rsidP="00C15343">
            <w:pPr>
              <w:pStyle w:val="GOSTTablenorm"/>
              <w:rPr>
                <w:ins w:id="1616" w:author="Краснова Наталья EXP-281880" w:date="2024-03-01T09:37:00Z"/>
              </w:rPr>
            </w:pPr>
            <w:ins w:id="1617" w:author="Краснова Наталья EXP-281880" w:date="2024-03-01T09:48:00Z">
              <w:r w:rsidRPr="007F7C3A">
                <w:t>Да</w:t>
              </w:r>
            </w:ins>
          </w:p>
        </w:tc>
        <w:tc>
          <w:tcPr>
            <w:tcW w:w="315" w:type="pct"/>
          </w:tcPr>
          <w:p w14:paraId="2412709F" w14:textId="77777777" w:rsidR="00C15343" w:rsidRPr="006A0EDC" w:rsidRDefault="00C15343" w:rsidP="00C15343">
            <w:pPr>
              <w:pStyle w:val="GOSTTablenorm"/>
              <w:rPr>
                <w:ins w:id="1618" w:author="Краснова Наталья EXP-281880" w:date="2024-03-01T09:37:00Z"/>
              </w:rPr>
            </w:pPr>
          </w:p>
        </w:tc>
        <w:tc>
          <w:tcPr>
            <w:tcW w:w="2035" w:type="pct"/>
          </w:tcPr>
          <w:p w14:paraId="72773F8D" w14:textId="6E3091C3" w:rsidR="00C15343" w:rsidRDefault="00C15343" w:rsidP="00C15343">
            <w:pPr>
              <w:pStyle w:val="GOSTTablenorm"/>
              <w:rPr>
                <w:ins w:id="1619" w:author="Краснова Наталья EXP-281880" w:date="2024-03-01T09:37:00Z"/>
              </w:rPr>
            </w:pPr>
            <w:ins w:id="1620" w:author="Сказецкая Наталья Камилевна" w:date="2024-05-23T15:26:00Z">
              <w:r>
                <w:t>С</w:t>
              </w:r>
            </w:ins>
            <w:ins w:id="1621" w:author="Краснова Наталья EXP-281880" w:date="2024-03-01T09:54:00Z">
              <w:r w:rsidRPr="00AA01F8">
                <w:t xml:space="preserve">умма </w:t>
              </w:r>
            </w:ins>
            <w:ins w:id="1622" w:author="Краснова Наталья EXP-281880" w:date="2024-03-01T09:55:00Z">
              <w:r>
                <w:t>исполненного</w:t>
              </w:r>
            </w:ins>
            <w:ins w:id="1623" w:author="Сказецкая Наталья Камилевна" w:date="2024-05-23T15:26:00Z">
              <w:r>
                <w:t xml:space="preserve"> денежного</w:t>
              </w:r>
            </w:ins>
            <w:ins w:id="1624" w:author="Краснова Наталья EXP-281880" w:date="2024-03-01T09:55:00Z">
              <w:r>
                <w:t xml:space="preserve"> обязательства</w:t>
              </w:r>
            </w:ins>
            <w:ins w:id="1625" w:author="Краснова Наталья EXP-281880" w:date="2024-03-01T09:54:00Z">
              <w:r>
                <w:t xml:space="preserve"> </w:t>
              </w:r>
              <w:r w:rsidRPr="00B9499D">
                <w:t xml:space="preserve">в </w:t>
              </w:r>
              <w:r w:rsidRPr="00B456C9">
                <w:t xml:space="preserve">единицах валюты, указанной в </w:t>
              </w:r>
            </w:ins>
            <w:ins w:id="1626" w:author="Сказецкая Наталья Камилевна" w:date="2024-05-23T14:49:00Z">
              <w:r>
                <w:t>параметре</w:t>
              </w:r>
            </w:ins>
            <w:ins w:id="1627" w:author="Краснова Наталья EXP-281880" w:date="2024-03-01T09:54:00Z">
              <w:r w:rsidRPr="00B456C9">
                <w:t xml:space="preserve"> </w:t>
              </w:r>
            </w:ins>
            <w:ins w:id="1628" w:author="Краснова Наталья EXP-281880" w:date="2024-03-01T20:34:00Z">
              <w:r w:rsidRPr="001E4A54">
                <w:t>«Код валюты по ОКВ</w:t>
              </w:r>
            </w:ins>
            <w:ins w:id="1629" w:author="Сказецкая Наталья Камилевна" w:date="2024-05-23T14:48:00Z">
              <w:r>
                <w:t xml:space="preserve"> ДО</w:t>
              </w:r>
            </w:ins>
            <w:ins w:id="1630" w:author="Краснова Наталья EXP-281880" w:date="2024-03-01T20:34:00Z">
              <w:r w:rsidRPr="001E4A54">
                <w:t>» (</w:t>
              </w:r>
              <w:r w:rsidRPr="00E7123E">
                <w:rPr>
                  <w:b/>
                </w:rPr>
                <w:t>ACT_766_SND_</w:t>
              </w:r>
              <w:r w:rsidRPr="00E7123E">
                <w:rPr>
                  <w:b/>
                  <w:lang w:val="en-US"/>
                </w:rPr>
                <w:t>D</w:t>
              </w:r>
              <w:r w:rsidRPr="00E7123E">
                <w:rPr>
                  <w:b/>
                </w:rPr>
                <w:t>O</w:t>
              </w:r>
              <w:r w:rsidRPr="001E4A54">
                <w:t>:</w:t>
              </w:r>
              <w:r w:rsidRPr="0045464C">
                <w:t>okvCode</w:t>
              </w:r>
              <w:r w:rsidRPr="001E4A54">
                <w:t>)</w:t>
              </w:r>
            </w:ins>
            <w:ins w:id="1631" w:author="Краснова Наталья EXP-281880" w:date="2024-03-01T09:54:00Z">
              <w:r w:rsidRPr="00B456C9">
                <w:t>,</w:t>
              </w:r>
              <w:r>
                <w:t xml:space="preserve"> с точностью 2 знака после запятой</w:t>
              </w:r>
            </w:ins>
          </w:p>
        </w:tc>
      </w:tr>
      <w:tr w:rsidR="00C15343" w:rsidRPr="00B9499D" w14:paraId="381593C4" w14:textId="77777777" w:rsidTr="001955A8">
        <w:trPr>
          <w:ins w:id="1632" w:author="Краснова Наталья EXP-281880" w:date="2024-02-29T22:30:00Z"/>
        </w:trPr>
        <w:tc>
          <w:tcPr>
            <w:tcW w:w="1100" w:type="pct"/>
          </w:tcPr>
          <w:p w14:paraId="33769F3D" w14:textId="1A24E599" w:rsidR="00C15343" w:rsidRDefault="00C15343" w:rsidP="00C15343">
            <w:pPr>
              <w:pStyle w:val="GOSTTablenorm"/>
              <w:rPr>
                <w:ins w:id="1633" w:author="Краснова Наталья EXP-281880" w:date="2024-02-29T22:30:00Z"/>
              </w:rPr>
            </w:pPr>
            <w:ins w:id="1634" w:author="Краснова Наталья EXP-281880" w:date="2024-03-01T09:48:00Z">
              <w:r>
                <w:t xml:space="preserve">Сумма исполненного </w:t>
              </w:r>
            </w:ins>
            <w:ins w:id="1635" w:author="Сказецкая Наталья Камилевна" w:date="2024-05-23T14:48:00Z">
              <w:r>
                <w:t>ДО</w:t>
              </w:r>
            </w:ins>
            <w:ins w:id="1636" w:author="Краснова Наталья EXP-281880" w:date="2024-03-01T09:48:00Z">
              <w:r>
                <w:t xml:space="preserve"> в рублях</w:t>
              </w:r>
            </w:ins>
          </w:p>
        </w:tc>
        <w:tc>
          <w:tcPr>
            <w:tcW w:w="750" w:type="pct"/>
          </w:tcPr>
          <w:p w14:paraId="68C7B861" w14:textId="126E4C90" w:rsidR="00C15343" w:rsidRPr="00A71881" w:rsidRDefault="00C15343" w:rsidP="00C15343">
            <w:pPr>
              <w:pStyle w:val="GOSTTablenorm"/>
              <w:rPr>
                <w:ins w:id="1637" w:author="Краснова Наталья EXP-281880" w:date="2024-02-29T22:30:00Z"/>
                <w:b/>
              </w:rPr>
            </w:pPr>
            <w:ins w:id="1638" w:author="Краснова Наталья EXP-281880" w:date="2024-03-01T18:31:00Z">
              <w:r>
                <w:rPr>
                  <w:b/>
                </w:rPr>
                <w:t>ACT_766_SND_</w:t>
              </w:r>
              <w:r>
                <w:rPr>
                  <w:b/>
                  <w:lang w:val="en-US"/>
                </w:rPr>
                <w:t>D</w:t>
              </w:r>
              <w:r w:rsidRPr="00D35DA4">
                <w:rPr>
                  <w:b/>
                </w:rPr>
                <w:t>O</w:t>
              </w:r>
              <w:r>
                <w:rPr>
                  <w:b/>
                </w:rPr>
                <w:t>_2</w:t>
              </w:r>
              <w:r w:rsidRPr="002F4371">
                <w:rPr>
                  <w:b/>
                </w:rPr>
                <w:t>:</w:t>
              </w:r>
              <w:r w:rsidRPr="0045464C">
                <w:t>sumRub</w:t>
              </w:r>
              <w:r>
                <w:t>2</w:t>
              </w:r>
            </w:ins>
          </w:p>
        </w:tc>
        <w:tc>
          <w:tcPr>
            <w:tcW w:w="500" w:type="pct"/>
          </w:tcPr>
          <w:p w14:paraId="50F95D8B" w14:textId="2C91F75F" w:rsidR="00C15343" w:rsidRPr="0000019B" w:rsidRDefault="00C15343" w:rsidP="00C15343">
            <w:pPr>
              <w:pStyle w:val="GOSTTablenorm"/>
              <w:rPr>
                <w:ins w:id="1639" w:author="Краснова Наталья EXP-281880" w:date="2024-02-29T22:30:00Z"/>
              </w:rPr>
            </w:pPr>
            <w:ins w:id="1640" w:author="Краснова Наталья EXP-281880" w:date="2024-03-01T09:48:00Z">
              <w:r>
                <w:t>Сумма</w:t>
              </w:r>
            </w:ins>
          </w:p>
        </w:tc>
        <w:tc>
          <w:tcPr>
            <w:tcW w:w="300" w:type="pct"/>
          </w:tcPr>
          <w:p w14:paraId="09868474" w14:textId="76CBB360" w:rsidR="00C15343" w:rsidRPr="001C1B16" w:rsidRDefault="00C15343" w:rsidP="00C15343">
            <w:pPr>
              <w:pStyle w:val="GOSTTablenorm"/>
              <w:rPr>
                <w:ins w:id="1641" w:author="Краснова Наталья EXP-281880" w:date="2024-02-29T22:30:00Z"/>
              </w:rPr>
            </w:pPr>
            <w:ins w:id="1642" w:author="Краснова Наталья EXP-281880" w:date="2024-03-01T09:48:00Z">
              <w:r w:rsidRPr="007F7C3A">
                <w:t>Да</w:t>
              </w:r>
            </w:ins>
          </w:p>
        </w:tc>
        <w:tc>
          <w:tcPr>
            <w:tcW w:w="315" w:type="pct"/>
          </w:tcPr>
          <w:p w14:paraId="0893F949" w14:textId="77777777" w:rsidR="00C15343" w:rsidRPr="006A0EDC" w:rsidRDefault="00C15343" w:rsidP="00C15343">
            <w:pPr>
              <w:pStyle w:val="GOSTTablenorm"/>
              <w:rPr>
                <w:ins w:id="1643" w:author="Краснова Наталья EXP-281880" w:date="2024-02-29T22:30:00Z"/>
              </w:rPr>
            </w:pPr>
          </w:p>
        </w:tc>
        <w:tc>
          <w:tcPr>
            <w:tcW w:w="2035" w:type="pct"/>
          </w:tcPr>
          <w:p w14:paraId="2FCF2044" w14:textId="5854E0CC" w:rsidR="00C15343" w:rsidRDefault="00C15343" w:rsidP="00C15343">
            <w:pPr>
              <w:pStyle w:val="GOSTTablenorm"/>
              <w:rPr>
                <w:ins w:id="1644" w:author="Краснова Наталья EXP-281880" w:date="2024-02-29T22:30:00Z"/>
              </w:rPr>
            </w:pPr>
            <w:ins w:id="1645" w:author="Сказецкая Наталья Камилевна" w:date="2024-05-23T15:26:00Z">
              <w:r>
                <w:t>С</w:t>
              </w:r>
            </w:ins>
            <w:ins w:id="1646" w:author="Краснова Наталья EXP-281880" w:date="2024-03-01T09:55:00Z">
              <w:r w:rsidRPr="00AA01F8">
                <w:t xml:space="preserve">умма </w:t>
              </w:r>
              <w:r>
                <w:t xml:space="preserve">исполненного </w:t>
              </w:r>
            </w:ins>
            <w:ins w:id="1647" w:author="Сказецкая Наталья Камилевна" w:date="2024-05-23T15:26:00Z">
              <w:r>
                <w:t xml:space="preserve">денежного </w:t>
              </w:r>
            </w:ins>
            <w:ins w:id="1648" w:author="Краснова Наталья EXP-281880" w:date="2024-03-01T09:55:00Z">
              <w:r>
                <w:t xml:space="preserve">обязательства </w:t>
              </w:r>
            </w:ins>
            <w:ins w:id="1649" w:author="Краснова Наталья EXP-281880" w:date="2024-03-01T09:56:00Z">
              <w:r>
                <w:t>в рублевом эквиваленте с точностью 2 знака после запятой</w:t>
              </w:r>
            </w:ins>
          </w:p>
        </w:tc>
      </w:tr>
      <w:tr w:rsidR="009B1E74" w:rsidRPr="00B9499D" w14:paraId="07259F6F" w14:textId="77777777" w:rsidTr="001955A8">
        <w:trPr>
          <w:ins w:id="1650" w:author="Краснова Наталья EXP-347740" w:date="2026-04-13T12:29:00Z"/>
        </w:trPr>
        <w:tc>
          <w:tcPr>
            <w:tcW w:w="1100" w:type="pct"/>
          </w:tcPr>
          <w:p w14:paraId="12D33055" w14:textId="2E01D40B" w:rsidR="009B1E74" w:rsidRPr="009B1E74" w:rsidRDefault="009B1E74" w:rsidP="009B1E74">
            <w:pPr>
              <w:pStyle w:val="GOSTTablenorm"/>
              <w:rPr>
                <w:ins w:id="1651" w:author="Краснова Наталья EXP-347740" w:date="2026-04-13T12:29:00Z"/>
                <w:highlight w:val="cyan"/>
              </w:rPr>
            </w:pPr>
            <w:ins w:id="1652" w:author="Краснова Наталья EXP-347740" w:date="2026-04-13T12:30:00Z">
              <w:r w:rsidRPr="009B1E74">
                <w:rPr>
                  <w:highlight w:val="cyan"/>
                </w:rPr>
                <w:t>Сумма неподтвержденного авансового ДО прошлых лет в валюте</w:t>
              </w:r>
            </w:ins>
            <w:ins w:id="1653" w:author="Краснова Наталья EXP-347740" w:date="2026-04-13T12:31:00Z">
              <w:r>
                <w:rPr>
                  <w:highlight w:val="cyan"/>
                </w:rPr>
                <w:t xml:space="preserve"> обязательства</w:t>
              </w:r>
            </w:ins>
          </w:p>
        </w:tc>
        <w:tc>
          <w:tcPr>
            <w:tcW w:w="750" w:type="pct"/>
          </w:tcPr>
          <w:p w14:paraId="4AF1F509" w14:textId="54D33A07" w:rsidR="009B1E74" w:rsidRPr="009B1E74" w:rsidRDefault="009B1E74" w:rsidP="009B1E74">
            <w:pPr>
              <w:pStyle w:val="GOSTTablenorm"/>
              <w:rPr>
                <w:ins w:id="1654" w:author="Краснова Наталья EXP-347740" w:date="2026-04-13T12:29:00Z"/>
                <w:b/>
                <w:highlight w:val="cyan"/>
              </w:rPr>
            </w:pPr>
            <w:ins w:id="1655" w:author="Краснова Наталья EXP-347740" w:date="2026-04-13T12:30:00Z">
              <w:r w:rsidRPr="009B1E74">
                <w:rPr>
                  <w:b/>
                  <w:bCs/>
                  <w:highlight w:val="cyan"/>
                </w:rPr>
                <w:t>ACT_766_SND_DO_2:sum</w:t>
              </w:r>
              <w:r w:rsidRPr="009B1E74">
                <w:rPr>
                  <w:b/>
                  <w:bCs/>
                  <w:highlight w:val="cyan"/>
                  <w:lang w:val="en-US"/>
                </w:rPr>
                <w:t>LastYear</w:t>
              </w:r>
              <w:r w:rsidRPr="009B1E74">
                <w:rPr>
                  <w:b/>
                  <w:bCs/>
                  <w:highlight w:val="cyan"/>
                </w:rPr>
                <w:t>Val</w:t>
              </w:r>
            </w:ins>
          </w:p>
        </w:tc>
        <w:tc>
          <w:tcPr>
            <w:tcW w:w="500" w:type="pct"/>
          </w:tcPr>
          <w:p w14:paraId="3F523109" w14:textId="780663F8" w:rsidR="009B1E74" w:rsidRPr="009B1E74" w:rsidRDefault="009B1E74" w:rsidP="009B1E74">
            <w:pPr>
              <w:pStyle w:val="GOSTTablenorm"/>
              <w:rPr>
                <w:ins w:id="1656" w:author="Краснова Наталья EXP-347740" w:date="2026-04-13T12:29:00Z"/>
                <w:highlight w:val="cyan"/>
              </w:rPr>
            </w:pPr>
            <w:ins w:id="1657" w:author="Краснова Наталья EXP-347740" w:date="2026-04-13T12:30:00Z">
              <w:r w:rsidRPr="009B1E74">
                <w:rPr>
                  <w:highlight w:val="cyan"/>
                </w:rPr>
                <w:t>Сумма</w:t>
              </w:r>
            </w:ins>
          </w:p>
        </w:tc>
        <w:tc>
          <w:tcPr>
            <w:tcW w:w="300" w:type="pct"/>
          </w:tcPr>
          <w:p w14:paraId="4F300D25" w14:textId="28360BA5" w:rsidR="009B1E74" w:rsidRPr="009B1E74" w:rsidRDefault="009B1E74" w:rsidP="009B1E74">
            <w:pPr>
              <w:pStyle w:val="GOSTTablenorm"/>
              <w:rPr>
                <w:ins w:id="1658" w:author="Краснова Наталья EXP-347740" w:date="2026-04-13T12:29:00Z"/>
                <w:highlight w:val="cyan"/>
              </w:rPr>
            </w:pPr>
            <w:ins w:id="1659" w:author="Краснова Наталья EXP-347740" w:date="2026-04-13T12:30:00Z">
              <w:r w:rsidRPr="009B1E74">
                <w:rPr>
                  <w:highlight w:val="cyan"/>
                </w:rPr>
                <w:t>Да</w:t>
              </w:r>
            </w:ins>
          </w:p>
        </w:tc>
        <w:tc>
          <w:tcPr>
            <w:tcW w:w="315" w:type="pct"/>
          </w:tcPr>
          <w:p w14:paraId="01752D58" w14:textId="77777777" w:rsidR="009B1E74" w:rsidRPr="009B1E74" w:rsidRDefault="009B1E74" w:rsidP="009B1E74">
            <w:pPr>
              <w:pStyle w:val="GOSTTablenorm"/>
              <w:rPr>
                <w:ins w:id="1660" w:author="Краснова Наталья EXP-347740" w:date="2026-04-13T12:29:00Z"/>
                <w:highlight w:val="cyan"/>
              </w:rPr>
            </w:pPr>
          </w:p>
        </w:tc>
        <w:tc>
          <w:tcPr>
            <w:tcW w:w="2035" w:type="pct"/>
          </w:tcPr>
          <w:p w14:paraId="075947D6" w14:textId="466612E8" w:rsidR="009B1E74" w:rsidRPr="009B1E74" w:rsidRDefault="009B1E74" w:rsidP="009B1E74">
            <w:pPr>
              <w:pStyle w:val="GOSTTablenorm"/>
              <w:rPr>
                <w:ins w:id="1661" w:author="Краснова Наталья EXP-347740" w:date="2026-04-13T12:29:00Z"/>
                <w:highlight w:val="cyan"/>
              </w:rPr>
            </w:pPr>
            <w:ins w:id="1662" w:author="Краснова Наталья EXP-347740" w:date="2026-04-13T12:30:00Z">
              <w:r w:rsidRPr="009B1E74">
                <w:rPr>
                  <w:highlight w:val="cyan"/>
                </w:rPr>
                <w:t>Сумма неподтвержденного авансового денежного обязательства прошлых лет в единицах валюты, указанной в параметре «Код валюты по ОКВ ДО» (</w:t>
              </w:r>
              <w:r w:rsidRPr="009B1E74">
                <w:rPr>
                  <w:b/>
                  <w:highlight w:val="cyan"/>
                </w:rPr>
                <w:t>ACT_766_SND_</w:t>
              </w:r>
              <w:r w:rsidRPr="009B1E74">
                <w:rPr>
                  <w:b/>
                  <w:highlight w:val="cyan"/>
                  <w:lang w:val="en-US"/>
                </w:rPr>
                <w:t>D</w:t>
              </w:r>
              <w:r w:rsidRPr="009B1E74">
                <w:rPr>
                  <w:b/>
                  <w:highlight w:val="cyan"/>
                </w:rPr>
                <w:t>O</w:t>
              </w:r>
              <w:r w:rsidRPr="009B1E74">
                <w:rPr>
                  <w:highlight w:val="cyan"/>
                </w:rPr>
                <w:t>:okvCode), с точностью 2 знака после запятой</w:t>
              </w:r>
            </w:ins>
          </w:p>
        </w:tc>
      </w:tr>
      <w:tr w:rsidR="009B1E74" w:rsidRPr="00B9499D" w14:paraId="0E81DDD4" w14:textId="77777777" w:rsidTr="001955A8">
        <w:trPr>
          <w:ins w:id="1663" w:author="Краснова Наталья EXP-347740" w:date="2026-04-13T12:29:00Z"/>
        </w:trPr>
        <w:tc>
          <w:tcPr>
            <w:tcW w:w="1100" w:type="pct"/>
          </w:tcPr>
          <w:p w14:paraId="3BA5CB09" w14:textId="7187B194" w:rsidR="009B1E74" w:rsidRPr="009B1E74" w:rsidRDefault="009B1E74" w:rsidP="009B1E74">
            <w:pPr>
              <w:pStyle w:val="GOSTTablenorm"/>
              <w:rPr>
                <w:ins w:id="1664" w:author="Краснова Наталья EXP-347740" w:date="2026-04-13T12:29:00Z"/>
                <w:highlight w:val="cyan"/>
              </w:rPr>
            </w:pPr>
            <w:ins w:id="1665" w:author="Краснова Наталья EXP-347740" w:date="2026-04-13T12:30:00Z">
              <w:r w:rsidRPr="009B1E74">
                <w:rPr>
                  <w:highlight w:val="cyan"/>
                </w:rPr>
                <w:t>Сумма неподтвержденного авансового ДО прошлых лет в рублях</w:t>
              </w:r>
            </w:ins>
          </w:p>
        </w:tc>
        <w:tc>
          <w:tcPr>
            <w:tcW w:w="750" w:type="pct"/>
          </w:tcPr>
          <w:p w14:paraId="626AE2F9" w14:textId="0C0CF9D1" w:rsidR="009B1E74" w:rsidRPr="009B1E74" w:rsidRDefault="009B1E74" w:rsidP="009B1E74">
            <w:pPr>
              <w:pStyle w:val="GOSTTablenorm"/>
              <w:rPr>
                <w:ins w:id="1666" w:author="Краснова Наталья EXP-347740" w:date="2026-04-13T12:29:00Z"/>
                <w:b/>
                <w:highlight w:val="cyan"/>
              </w:rPr>
            </w:pPr>
            <w:ins w:id="1667" w:author="Краснова Наталья EXP-347740" w:date="2026-04-13T12:30:00Z">
              <w:r w:rsidRPr="009B1E74">
                <w:rPr>
                  <w:b/>
                  <w:bCs/>
                  <w:highlight w:val="cyan"/>
                </w:rPr>
                <w:t>ACT_766_SND_DO_2:sum</w:t>
              </w:r>
              <w:r w:rsidRPr="009B1E74">
                <w:rPr>
                  <w:b/>
                  <w:bCs/>
                  <w:highlight w:val="cyan"/>
                  <w:lang w:val="en-US"/>
                </w:rPr>
                <w:t>LastYear</w:t>
              </w:r>
              <w:r w:rsidRPr="009B1E74">
                <w:rPr>
                  <w:highlight w:val="cyan"/>
                </w:rPr>
                <w:t>Rub</w:t>
              </w:r>
            </w:ins>
          </w:p>
        </w:tc>
        <w:tc>
          <w:tcPr>
            <w:tcW w:w="500" w:type="pct"/>
          </w:tcPr>
          <w:p w14:paraId="399247F8" w14:textId="12FE4ED7" w:rsidR="009B1E74" w:rsidRPr="009B1E74" w:rsidRDefault="009B1E74" w:rsidP="009B1E74">
            <w:pPr>
              <w:pStyle w:val="GOSTTablenorm"/>
              <w:rPr>
                <w:ins w:id="1668" w:author="Краснова Наталья EXP-347740" w:date="2026-04-13T12:29:00Z"/>
                <w:highlight w:val="cyan"/>
              </w:rPr>
            </w:pPr>
            <w:ins w:id="1669" w:author="Краснова Наталья EXP-347740" w:date="2026-04-13T12:30:00Z">
              <w:r w:rsidRPr="009B1E74">
                <w:rPr>
                  <w:highlight w:val="cyan"/>
                </w:rPr>
                <w:t>Сумма</w:t>
              </w:r>
            </w:ins>
          </w:p>
        </w:tc>
        <w:tc>
          <w:tcPr>
            <w:tcW w:w="300" w:type="pct"/>
          </w:tcPr>
          <w:p w14:paraId="3BDFC2F2" w14:textId="41234028" w:rsidR="009B1E74" w:rsidRPr="009B1E74" w:rsidRDefault="009B1E74" w:rsidP="009B1E74">
            <w:pPr>
              <w:pStyle w:val="GOSTTablenorm"/>
              <w:rPr>
                <w:ins w:id="1670" w:author="Краснова Наталья EXP-347740" w:date="2026-04-13T12:29:00Z"/>
                <w:highlight w:val="cyan"/>
              </w:rPr>
            </w:pPr>
            <w:ins w:id="1671" w:author="Краснова Наталья EXP-347740" w:date="2026-04-13T12:30:00Z">
              <w:r w:rsidRPr="009B1E74">
                <w:rPr>
                  <w:highlight w:val="cyan"/>
                </w:rPr>
                <w:t>Да</w:t>
              </w:r>
            </w:ins>
          </w:p>
        </w:tc>
        <w:tc>
          <w:tcPr>
            <w:tcW w:w="315" w:type="pct"/>
          </w:tcPr>
          <w:p w14:paraId="12468D31" w14:textId="77777777" w:rsidR="009B1E74" w:rsidRPr="009B1E74" w:rsidRDefault="009B1E74" w:rsidP="009B1E74">
            <w:pPr>
              <w:pStyle w:val="GOSTTablenorm"/>
              <w:rPr>
                <w:ins w:id="1672" w:author="Краснова Наталья EXP-347740" w:date="2026-04-13T12:29:00Z"/>
                <w:highlight w:val="cyan"/>
              </w:rPr>
            </w:pPr>
          </w:p>
        </w:tc>
        <w:tc>
          <w:tcPr>
            <w:tcW w:w="2035" w:type="pct"/>
          </w:tcPr>
          <w:p w14:paraId="37A34B05" w14:textId="1D1B2BCE" w:rsidR="009B1E74" w:rsidRPr="009B1E74" w:rsidRDefault="009B1E74" w:rsidP="009B1E74">
            <w:pPr>
              <w:pStyle w:val="GOSTTablenorm"/>
              <w:rPr>
                <w:ins w:id="1673" w:author="Краснова Наталья EXP-347740" w:date="2026-04-13T12:29:00Z"/>
                <w:highlight w:val="cyan"/>
              </w:rPr>
            </w:pPr>
            <w:ins w:id="1674" w:author="Краснова Наталья EXP-347740" w:date="2026-04-13T12:30:00Z">
              <w:r w:rsidRPr="009B1E74">
                <w:rPr>
                  <w:highlight w:val="cyan"/>
                </w:rPr>
                <w:t>Сумма неподтвержденного авансового денежного обязательства прошлых лет в рублевом эквиваленте с точностью 2 знака после запятой</w:t>
              </w:r>
            </w:ins>
          </w:p>
        </w:tc>
      </w:tr>
      <w:tr w:rsidR="009B1E74" w:rsidRPr="00B9499D" w14:paraId="46B83716" w14:textId="77777777" w:rsidTr="001955A8">
        <w:trPr>
          <w:ins w:id="1675" w:author="Краснова Наталья EXP-321714" w:date="2026-04-08T09:04:00Z"/>
        </w:trPr>
        <w:tc>
          <w:tcPr>
            <w:tcW w:w="1100" w:type="pct"/>
          </w:tcPr>
          <w:p w14:paraId="3F13760A" w14:textId="58183914" w:rsidR="009B1E74" w:rsidRPr="00047B6C" w:rsidDel="00C15343" w:rsidRDefault="009B1E74" w:rsidP="009B1E74">
            <w:pPr>
              <w:pStyle w:val="GOSTTablenorm"/>
              <w:rPr>
                <w:ins w:id="1676" w:author="Краснова Наталья EXP-321714" w:date="2026-04-08T09:04:00Z"/>
                <w:highlight w:val="cyan"/>
              </w:rPr>
            </w:pPr>
            <w:ins w:id="1677" w:author="Краснова Наталья EXP-321714" w:date="2026-04-08T09:04:00Z">
              <w:r w:rsidRPr="0092477D">
                <w:t>Сумма возврата дебиторской за</w:t>
              </w:r>
              <w:r w:rsidRPr="0092477D">
                <w:lastRenderedPageBreak/>
                <w:t xml:space="preserve">долженности в валюте </w:t>
              </w:r>
              <w:del w:id="1678" w:author="Краснова Наталья EXP-347740" w:date="2026-04-13T12:42:00Z">
                <w:r w:rsidRPr="0092477D" w:rsidDel="009B1E74">
                  <w:delText>документа</w:delText>
                </w:r>
              </w:del>
            </w:ins>
            <w:ins w:id="1679" w:author="Краснова Наталья EXP-347740" w:date="2026-04-13T12:42:00Z">
              <w:r>
                <w:t>обязательства</w:t>
              </w:r>
            </w:ins>
          </w:p>
        </w:tc>
        <w:tc>
          <w:tcPr>
            <w:tcW w:w="750" w:type="pct"/>
          </w:tcPr>
          <w:p w14:paraId="68A4373F" w14:textId="2BFACA94" w:rsidR="009B1E74" w:rsidRPr="00047B6C" w:rsidDel="00C15343" w:rsidRDefault="009B1E74" w:rsidP="009B1E74">
            <w:pPr>
              <w:pStyle w:val="GOSTTablenorm"/>
              <w:rPr>
                <w:ins w:id="1680" w:author="Краснова Наталья EXP-321714" w:date="2026-04-08T09:04:00Z"/>
                <w:b/>
                <w:bCs/>
                <w:highlight w:val="cyan"/>
              </w:rPr>
            </w:pPr>
            <w:ins w:id="1681" w:author="Краснова Наталья EXP-321714" w:date="2026-04-08T09:04:00Z">
              <w:r>
                <w:rPr>
                  <w:b/>
                  <w:bCs/>
                </w:rPr>
                <w:lastRenderedPageBreak/>
                <w:t>ACT_766_SND_DO_2:</w:t>
              </w:r>
              <w:r>
                <w:rPr>
                  <w:b/>
                  <w:bCs/>
                </w:rPr>
                <w:lastRenderedPageBreak/>
                <w:t>sumReturnAccDebtVal</w:t>
              </w:r>
            </w:ins>
          </w:p>
        </w:tc>
        <w:tc>
          <w:tcPr>
            <w:tcW w:w="500" w:type="pct"/>
          </w:tcPr>
          <w:p w14:paraId="7EE84F03" w14:textId="4F3A6868" w:rsidR="009B1E74" w:rsidRPr="00047B6C" w:rsidDel="00C15343" w:rsidRDefault="009B1E74" w:rsidP="009B1E74">
            <w:pPr>
              <w:pStyle w:val="GOSTTablenorm"/>
              <w:rPr>
                <w:ins w:id="1682" w:author="Краснова Наталья EXP-321714" w:date="2026-04-08T09:04:00Z"/>
                <w:szCs w:val="22"/>
                <w:highlight w:val="cyan"/>
              </w:rPr>
            </w:pPr>
            <w:ins w:id="1683" w:author="Краснова Наталья EXP-321714" w:date="2026-04-08T09:04:00Z">
              <w:r w:rsidRPr="004212C7">
                <w:rPr>
                  <w:szCs w:val="22"/>
                </w:rPr>
                <w:lastRenderedPageBreak/>
                <w:t>Сумма</w:t>
              </w:r>
            </w:ins>
          </w:p>
        </w:tc>
        <w:tc>
          <w:tcPr>
            <w:tcW w:w="300" w:type="pct"/>
          </w:tcPr>
          <w:p w14:paraId="312C3235" w14:textId="0EC4330E" w:rsidR="009B1E74" w:rsidRPr="00047B6C" w:rsidDel="00C15343" w:rsidRDefault="009B1E74" w:rsidP="009B1E74">
            <w:pPr>
              <w:pStyle w:val="GOSTTablenorm"/>
              <w:rPr>
                <w:ins w:id="1684" w:author="Краснова Наталья EXP-321714" w:date="2026-04-08T09:04:00Z"/>
                <w:szCs w:val="22"/>
                <w:highlight w:val="cyan"/>
              </w:rPr>
            </w:pPr>
            <w:ins w:id="1685" w:author="Краснова Наталья EXP-321714" w:date="2026-04-08T09:04:00Z">
              <w:r w:rsidRPr="004212C7">
                <w:rPr>
                  <w:szCs w:val="22"/>
                </w:rPr>
                <w:t>Да</w:t>
              </w:r>
            </w:ins>
          </w:p>
        </w:tc>
        <w:tc>
          <w:tcPr>
            <w:tcW w:w="315" w:type="pct"/>
          </w:tcPr>
          <w:p w14:paraId="078EE882" w14:textId="77777777" w:rsidR="009B1E74" w:rsidRPr="00047B6C" w:rsidRDefault="009B1E74" w:rsidP="009B1E74">
            <w:pPr>
              <w:pStyle w:val="GOSTTablenorm"/>
              <w:rPr>
                <w:ins w:id="1686" w:author="Краснова Наталья EXP-321714" w:date="2026-04-08T09:04:00Z"/>
                <w:highlight w:val="cyan"/>
              </w:rPr>
            </w:pPr>
          </w:p>
        </w:tc>
        <w:tc>
          <w:tcPr>
            <w:tcW w:w="2035" w:type="pct"/>
          </w:tcPr>
          <w:p w14:paraId="107A811F" w14:textId="04CF152A" w:rsidR="009B1E74" w:rsidRPr="00047B6C" w:rsidDel="00C15343" w:rsidRDefault="009B1E74" w:rsidP="009B1E74">
            <w:pPr>
              <w:pStyle w:val="GOSTTablenorm"/>
              <w:rPr>
                <w:ins w:id="1687" w:author="Краснова Наталья EXP-321714" w:date="2026-04-08T09:04:00Z"/>
                <w:highlight w:val="cyan"/>
              </w:rPr>
            </w:pPr>
            <w:ins w:id="1688" w:author="Краснова Наталья EXP-321714" w:date="2026-04-08T09:04:00Z">
              <w:r>
                <w:t xml:space="preserve">Сумма возврата </w:t>
              </w:r>
              <w:r w:rsidRPr="00E13C07">
                <w:rPr>
                  <w:lang w:eastAsia="en-US"/>
                </w:rPr>
                <w:t>в текущем финансовом году</w:t>
              </w:r>
              <w:r>
                <w:t xml:space="preserve"> дебиторской задол</w:t>
              </w:r>
              <w:r>
                <w:lastRenderedPageBreak/>
                <w:t xml:space="preserve">женности прошлых лет </w:t>
              </w:r>
              <w:r w:rsidRPr="00B9499D">
                <w:t xml:space="preserve">в </w:t>
              </w:r>
              <w:r w:rsidRPr="00B456C9">
                <w:t>единицах валюты</w:t>
              </w:r>
              <w:r w:rsidRPr="0049730E">
                <w:t xml:space="preserve">, </w:t>
              </w:r>
            </w:ins>
            <w:ins w:id="1689" w:author="Краснова Наталья EXP-347740" w:date="2026-04-13T12:42:00Z">
              <w:r w:rsidR="0049730E" w:rsidRPr="0049730E">
                <w:t>указанной в параметре «Код валюты по ОКВ ДО» (</w:t>
              </w:r>
              <w:r w:rsidR="0049730E" w:rsidRPr="0049730E">
                <w:rPr>
                  <w:b/>
                </w:rPr>
                <w:t>ACT_766_SND_</w:t>
              </w:r>
              <w:r w:rsidR="0049730E" w:rsidRPr="0049730E">
                <w:rPr>
                  <w:b/>
                  <w:lang w:val="en-US"/>
                </w:rPr>
                <w:t>D</w:t>
              </w:r>
              <w:r w:rsidR="0049730E" w:rsidRPr="0049730E">
                <w:rPr>
                  <w:b/>
                </w:rPr>
                <w:t>O</w:t>
              </w:r>
              <w:r w:rsidR="0049730E" w:rsidRPr="0049730E">
                <w:t>:okvCode),</w:t>
              </w:r>
              <w:r w:rsidR="0049730E">
                <w:t xml:space="preserve"> </w:t>
              </w:r>
            </w:ins>
            <w:ins w:id="1690" w:author="Краснова Наталья EXP-321714" w:date="2026-04-08T09:04:00Z">
              <w:r w:rsidRPr="00B9499D">
                <w:t xml:space="preserve">с </w:t>
              </w:r>
              <w:r>
                <w:t>точностью 2 знака после запятой</w:t>
              </w:r>
            </w:ins>
          </w:p>
        </w:tc>
      </w:tr>
      <w:tr w:rsidR="009B1E74" w:rsidRPr="00B9499D" w14:paraId="164DAA21" w14:textId="77777777" w:rsidTr="00C15343">
        <w:trPr>
          <w:ins w:id="1691" w:author="Оконова Ногала Батровна" w:date="2025-08-26T10:28:00Z"/>
        </w:trPr>
        <w:tc>
          <w:tcPr>
            <w:tcW w:w="1100" w:type="pct"/>
          </w:tcPr>
          <w:p w14:paraId="3872DB3D" w14:textId="2330C914" w:rsidR="009B1E74" w:rsidRDefault="009B1E74" w:rsidP="009B1E74">
            <w:pPr>
              <w:pStyle w:val="GOSTTablenorm"/>
              <w:rPr>
                <w:ins w:id="1692" w:author="Оконова Ногала Батровна" w:date="2025-08-26T10:28:00Z"/>
              </w:rPr>
            </w:pPr>
            <w:ins w:id="1693" w:author="Оконова Ногала Батровна" w:date="2025-08-26T10:28:00Z">
              <w:r w:rsidRPr="0092477D">
                <w:lastRenderedPageBreak/>
                <w:t>Сумма возврата дебиторской задолженности</w:t>
              </w:r>
            </w:ins>
            <w:ins w:id="1694" w:author="Краснова Наталья EXP-347740" w:date="2026-04-13T12:42:00Z">
              <w:r>
                <w:t xml:space="preserve"> в рублях</w:t>
              </w:r>
            </w:ins>
          </w:p>
        </w:tc>
        <w:tc>
          <w:tcPr>
            <w:tcW w:w="750" w:type="pct"/>
          </w:tcPr>
          <w:p w14:paraId="29517F4A" w14:textId="2DD13DD0" w:rsidR="009B1E74" w:rsidRDefault="009B1E74" w:rsidP="009B1E74">
            <w:pPr>
              <w:pStyle w:val="GOSTTablenorm"/>
              <w:rPr>
                <w:ins w:id="1695" w:author="Оконова Ногала Батровна" w:date="2025-08-26T10:28:00Z"/>
                <w:b/>
              </w:rPr>
            </w:pPr>
            <w:ins w:id="1696" w:author="Оконова Ногала Батровна" w:date="2025-08-29T15:29:00Z">
              <w:r>
                <w:rPr>
                  <w:b/>
                  <w:bCs/>
                </w:rPr>
                <w:t>ACT_766_SND_DO_2:sumReturnAccDebt</w:t>
              </w:r>
            </w:ins>
          </w:p>
        </w:tc>
        <w:tc>
          <w:tcPr>
            <w:tcW w:w="500" w:type="pct"/>
            <w:shd w:val="clear" w:color="auto" w:fill="CCFFFF"/>
          </w:tcPr>
          <w:p w14:paraId="368D0257" w14:textId="4F9C0F38" w:rsidR="009B1E74" w:rsidRDefault="009B1E74" w:rsidP="009B1E74">
            <w:pPr>
              <w:pStyle w:val="GOSTTablenorm"/>
              <w:rPr>
                <w:ins w:id="1697" w:author="Оконова Ногала Батровна" w:date="2025-08-26T10:28:00Z"/>
              </w:rPr>
            </w:pPr>
            <w:ins w:id="1698" w:author="Оконова Ногала Батровна" w:date="2025-08-26T10:28:00Z">
              <w:r w:rsidRPr="004212C7">
                <w:rPr>
                  <w:szCs w:val="22"/>
                </w:rPr>
                <w:t>Сумма</w:t>
              </w:r>
            </w:ins>
          </w:p>
        </w:tc>
        <w:tc>
          <w:tcPr>
            <w:tcW w:w="300" w:type="pct"/>
            <w:shd w:val="clear" w:color="auto" w:fill="CCFFFF"/>
          </w:tcPr>
          <w:p w14:paraId="5A9F8FE2" w14:textId="3100BB99" w:rsidR="009B1E74" w:rsidRPr="007F7C3A" w:rsidRDefault="009B1E74" w:rsidP="009B1E74">
            <w:pPr>
              <w:pStyle w:val="GOSTTablenorm"/>
              <w:rPr>
                <w:ins w:id="1699" w:author="Оконова Ногала Батровна" w:date="2025-08-26T10:28:00Z"/>
              </w:rPr>
            </w:pPr>
            <w:ins w:id="1700" w:author="Оконова Ногала Батровна" w:date="2025-08-26T10:28:00Z">
              <w:r w:rsidRPr="004212C7">
                <w:rPr>
                  <w:szCs w:val="22"/>
                </w:rPr>
                <w:t>Да</w:t>
              </w:r>
            </w:ins>
          </w:p>
        </w:tc>
        <w:tc>
          <w:tcPr>
            <w:tcW w:w="315" w:type="pct"/>
            <w:shd w:val="clear" w:color="auto" w:fill="CCFFFF"/>
          </w:tcPr>
          <w:p w14:paraId="365FA77F" w14:textId="77777777" w:rsidR="009B1E74" w:rsidRPr="006A0EDC" w:rsidRDefault="009B1E74" w:rsidP="009B1E74">
            <w:pPr>
              <w:pStyle w:val="GOSTTablenorm"/>
              <w:rPr>
                <w:ins w:id="1701" w:author="Оконова Ногала Батровна" w:date="2025-08-26T10:28:00Z"/>
              </w:rPr>
            </w:pPr>
          </w:p>
        </w:tc>
        <w:tc>
          <w:tcPr>
            <w:tcW w:w="2035" w:type="pct"/>
          </w:tcPr>
          <w:p w14:paraId="0EA9772D" w14:textId="32051F1D" w:rsidR="009B1E74" w:rsidRDefault="009B1E74" w:rsidP="009B1E74">
            <w:pPr>
              <w:pStyle w:val="GOSTTablenorm"/>
              <w:rPr>
                <w:ins w:id="1702" w:author="Оконова Ногала Батровна" w:date="2025-08-26T10:28:00Z"/>
              </w:rPr>
            </w:pPr>
            <w:ins w:id="1703" w:author="Оконова Ногала Батровна" w:date="2025-08-26T10:28:00Z">
              <w:r>
                <w:t xml:space="preserve">Сумма возврата </w:t>
              </w:r>
              <w:r w:rsidRPr="00E13C07">
                <w:rPr>
                  <w:lang w:eastAsia="en-US"/>
                </w:rPr>
                <w:t>в текущем финансовом году</w:t>
              </w:r>
              <w:r>
                <w:t xml:space="preserve"> дебиторской задолженности прошлых лет </w:t>
              </w:r>
              <w:r w:rsidRPr="00B9499D">
                <w:t xml:space="preserve">в рублевом эквиваленте с </w:t>
              </w:r>
              <w:r>
                <w:t>точностью 2 знака после запятой</w:t>
              </w:r>
            </w:ins>
          </w:p>
        </w:tc>
      </w:tr>
      <w:tr w:rsidR="009B1E74" w:rsidRPr="00B9499D" w:rsidDel="00C15343" w14:paraId="7D4EB83E" w14:textId="40C7EB2A" w:rsidTr="00C15343">
        <w:trPr>
          <w:ins w:id="1704" w:author="Оконова Ногала Батровна" w:date="2025-08-26T10:28:00Z"/>
          <w:del w:id="1705" w:author="Краснова Наталья EXP-321714" w:date="2026-04-08T09:04:00Z"/>
        </w:trPr>
        <w:tc>
          <w:tcPr>
            <w:tcW w:w="1100" w:type="pct"/>
            <w:shd w:val="clear" w:color="auto" w:fill="CCFFFF"/>
          </w:tcPr>
          <w:p w14:paraId="27D32938" w14:textId="27869520" w:rsidR="009B1E74" w:rsidDel="00C15343" w:rsidRDefault="009B1E74" w:rsidP="009B1E74">
            <w:pPr>
              <w:pStyle w:val="GOSTTablenorm"/>
              <w:rPr>
                <w:ins w:id="1706" w:author="Оконова Ногала Батровна" w:date="2025-08-26T10:28:00Z"/>
                <w:del w:id="1707" w:author="Краснова Наталья EXP-321714" w:date="2026-04-08T09:04:00Z"/>
              </w:rPr>
            </w:pPr>
            <w:commentRangeStart w:id="1708"/>
            <w:ins w:id="1709" w:author="Оконова Ногала Батровна" w:date="2025-08-26T10:29:00Z">
              <w:del w:id="1710" w:author="Краснова Наталья EXP-321714" w:date="2026-04-08T09:04:00Z">
                <w:r w:rsidRPr="0092477D" w:rsidDel="00C15343">
                  <w:delText xml:space="preserve">Сумма возврата дебиторской задолженности в валюте </w:delText>
                </w:r>
              </w:del>
            </w:ins>
            <w:commentRangeEnd w:id="1708"/>
            <w:r w:rsidRPr="0092477D">
              <w:rPr>
                <w:rStyle w:val="afff4"/>
                <w:sz w:val="22"/>
                <w:szCs w:val="20"/>
              </w:rPr>
              <w:commentReference w:id="1708"/>
            </w:r>
            <w:ins w:id="1711" w:author="Оконова Ногала Батровна" w:date="2025-08-26T10:29:00Z">
              <w:del w:id="1712" w:author="Краснова Наталья EXP-321714" w:date="2026-04-08T09:04:00Z">
                <w:r w:rsidRPr="0092477D" w:rsidDel="00C15343">
                  <w:delText>документа</w:delText>
                </w:r>
              </w:del>
            </w:ins>
          </w:p>
        </w:tc>
        <w:tc>
          <w:tcPr>
            <w:tcW w:w="750" w:type="pct"/>
          </w:tcPr>
          <w:p w14:paraId="6AE10FB3" w14:textId="19AFA596" w:rsidR="009B1E74" w:rsidDel="00C15343" w:rsidRDefault="009B1E74" w:rsidP="009B1E74">
            <w:pPr>
              <w:pStyle w:val="GOSTTablenorm"/>
              <w:rPr>
                <w:ins w:id="1713" w:author="Оконова Ногала Батровна" w:date="2025-08-26T10:28:00Z"/>
                <w:del w:id="1714" w:author="Краснова Наталья EXP-321714" w:date="2026-04-08T09:04:00Z"/>
                <w:b/>
              </w:rPr>
            </w:pPr>
            <w:ins w:id="1715" w:author="Оконова Ногала Батровна" w:date="2025-08-29T15:29:00Z">
              <w:del w:id="1716" w:author="Краснова Наталья EXP-321714" w:date="2026-04-08T09:04:00Z">
                <w:r w:rsidDel="00C15343">
                  <w:rPr>
                    <w:b/>
                    <w:bCs/>
                  </w:rPr>
                  <w:delText>ACT_766_SND_DO_2:sumReturnAccDebtVal</w:delText>
                </w:r>
              </w:del>
            </w:ins>
          </w:p>
        </w:tc>
        <w:tc>
          <w:tcPr>
            <w:tcW w:w="500" w:type="pct"/>
            <w:shd w:val="clear" w:color="auto" w:fill="CCFFFF"/>
          </w:tcPr>
          <w:p w14:paraId="5724355F" w14:textId="263235CC" w:rsidR="009B1E74" w:rsidDel="00C15343" w:rsidRDefault="009B1E74" w:rsidP="009B1E74">
            <w:pPr>
              <w:pStyle w:val="GOSTTablenorm"/>
              <w:rPr>
                <w:ins w:id="1717" w:author="Оконова Ногала Батровна" w:date="2025-08-26T10:28:00Z"/>
                <w:del w:id="1718" w:author="Краснова Наталья EXP-321714" w:date="2026-04-08T09:04:00Z"/>
              </w:rPr>
            </w:pPr>
            <w:ins w:id="1719" w:author="Оконова Ногала Батровна" w:date="2025-08-26T10:29:00Z">
              <w:del w:id="1720" w:author="Краснова Наталья EXP-321714" w:date="2026-04-08T09:04:00Z">
                <w:r w:rsidRPr="004212C7" w:rsidDel="00C15343">
                  <w:rPr>
                    <w:szCs w:val="22"/>
                  </w:rPr>
                  <w:delText>Сумма</w:delText>
                </w:r>
              </w:del>
            </w:ins>
          </w:p>
        </w:tc>
        <w:tc>
          <w:tcPr>
            <w:tcW w:w="300" w:type="pct"/>
            <w:shd w:val="clear" w:color="auto" w:fill="CCFFFF"/>
          </w:tcPr>
          <w:p w14:paraId="2320545B" w14:textId="02523264" w:rsidR="009B1E74" w:rsidRPr="007F7C3A" w:rsidDel="00C15343" w:rsidRDefault="009B1E74" w:rsidP="009B1E74">
            <w:pPr>
              <w:pStyle w:val="GOSTTablenorm"/>
              <w:rPr>
                <w:ins w:id="1721" w:author="Оконова Ногала Батровна" w:date="2025-08-26T10:28:00Z"/>
                <w:del w:id="1722" w:author="Краснова Наталья EXP-321714" w:date="2026-04-08T09:04:00Z"/>
              </w:rPr>
            </w:pPr>
            <w:ins w:id="1723" w:author="Оконова Ногала Батровна" w:date="2025-08-26T10:29:00Z">
              <w:del w:id="1724" w:author="Краснова Наталья EXP-321714" w:date="2026-04-08T09:04:00Z">
                <w:r w:rsidRPr="004212C7" w:rsidDel="00C15343">
                  <w:rPr>
                    <w:szCs w:val="22"/>
                  </w:rPr>
                  <w:delText>Да</w:delText>
                </w:r>
              </w:del>
            </w:ins>
          </w:p>
        </w:tc>
        <w:tc>
          <w:tcPr>
            <w:tcW w:w="315" w:type="pct"/>
            <w:shd w:val="clear" w:color="auto" w:fill="CCFFFF"/>
          </w:tcPr>
          <w:p w14:paraId="2A50EE8B" w14:textId="2663E100" w:rsidR="009B1E74" w:rsidRPr="006A0EDC" w:rsidDel="00C15343" w:rsidRDefault="009B1E74" w:rsidP="009B1E74">
            <w:pPr>
              <w:pStyle w:val="GOSTTablenorm"/>
              <w:rPr>
                <w:ins w:id="1725" w:author="Оконова Ногала Батровна" w:date="2025-08-26T10:28:00Z"/>
                <w:del w:id="1726" w:author="Краснова Наталья EXP-321714" w:date="2026-04-08T09:04:00Z"/>
              </w:rPr>
            </w:pPr>
          </w:p>
        </w:tc>
        <w:tc>
          <w:tcPr>
            <w:tcW w:w="2035" w:type="pct"/>
            <w:shd w:val="clear" w:color="auto" w:fill="CCFFFF"/>
          </w:tcPr>
          <w:p w14:paraId="7DDC08E8" w14:textId="39F32B11" w:rsidR="009B1E74" w:rsidDel="00C15343" w:rsidRDefault="009B1E74" w:rsidP="009B1E74">
            <w:pPr>
              <w:pStyle w:val="GOSTTablenorm"/>
              <w:rPr>
                <w:ins w:id="1727" w:author="Оконова Ногала Батровна" w:date="2025-08-26T10:28:00Z"/>
                <w:del w:id="1728" w:author="Краснова Наталья EXP-321714" w:date="2026-04-08T09:04:00Z"/>
              </w:rPr>
            </w:pPr>
            <w:ins w:id="1729" w:author="Оконова Ногала Батровна" w:date="2025-08-26T10:30:00Z">
              <w:del w:id="1730" w:author="Краснова Наталья EXP-321714" w:date="2026-04-08T09:04:00Z">
                <w:r w:rsidDel="00C15343">
                  <w:delText xml:space="preserve">Сумма возврата </w:delText>
                </w:r>
                <w:r w:rsidRPr="00E13C07" w:rsidDel="00C15343">
                  <w:rPr>
                    <w:lang w:eastAsia="en-US"/>
                  </w:rPr>
                  <w:delText>в текущем финансовом году</w:delText>
                </w:r>
                <w:r w:rsidDel="00C15343">
                  <w:delText xml:space="preserve"> дебиторской задолженности прошлых лет </w:delText>
                </w:r>
                <w:r w:rsidRPr="00B9499D" w:rsidDel="00C15343">
                  <w:delText xml:space="preserve">в </w:delText>
                </w:r>
                <w:r w:rsidRPr="00B456C9" w:rsidDel="00C15343">
                  <w:delText xml:space="preserve">единицах валюты, </w:delText>
                </w:r>
                <w:r w:rsidRPr="00B9499D" w:rsidDel="00C15343">
                  <w:delText xml:space="preserve">с </w:delText>
                </w:r>
                <w:r w:rsidDel="00C15343">
                  <w:delText>точностью 2 знака после запятой</w:delText>
                </w:r>
              </w:del>
            </w:ins>
          </w:p>
        </w:tc>
      </w:tr>
      <w:tr w:rsidR="009B1E74" w:rsidRPr="00B9499D" w:rsidDel="00C15343" w14:paraId="4B89D52C" w14:textId="77777777" w:rsidTr="00C15343">
        <w:trPr>
          <w:ins w:id="1731" w:author="Краснова Наталья EXP-321714" w:date="2026-04-08T09:04:00Z"/>
        </w:trPr>
        <w:tc>
          <w:tcPr>
            <w:tcW w:w="1100" w:type="pct"/>
            <w:shd w:val="clear" w:color="auto" w:fill="CCFFFF"/>
          </w:tcPr>
          <w:p w14:paraId="2AE79256" w14:textId="04F4F158" w:rsidR="009B1E74" w:rsidRPr="0092477D" w:rsidDel="00C15343" w:rsidRDefault="009B1E74" w:rsidP="009B1E74">
            <w:pPr>
              <w:pStyle w:val="GOSTTablenorm"/>
              <w:rPr>
                <w:ins w:id="1732" w:author="Краснова Наталья EXP-321714" w:date="2026-04-08T09:04:00Z"/>
              </w:rPr>
            </w:pPr>
            <w:ins w:id="1733" w:author="Краснова Наталья EXP-321714" w:date="2026-04-08T09:04:00Z">
              <w:r w:rsidRPr="0092477D">
                <w:t xml:space="preserve">Сумма возврата дебиторской задолженности прошлых лет просроченная в валюте </w:t>
              </w:r>
              <w:del w:id="1734" w:author="Краснова Наталья EXP-347740" w:date="2026-04-13T12:43:00Z">
                <w:r w:rsidRPr="0092477D" w:rsidDel="0049730E">
                  <w:delText>документа</w:delText>
                </w:r>
              </w:del>
            </w:ins>
            <w:ins w:id="1735" w:author="Краснова Наталья EXP-347740" w:date="2026-04-13T12:43:00Z">
              <w:r w:rsidR="0049730E">
                <w:t>обязательства</w:t>
              </w:r>
            </w:ins>
          </w:p>
        </w:tc>
        <w:tc>
          <w:tcPr>
            <w:tcW w:w="750" w:type="pct"/>
          </w:tcPr>
          <w:p w14:paraId="10E5C9B5" w14:textId="2256C763" w:rsidR="009B1E74" w:rsidDel="00C15343" w:rsidRDefault="009B1E74" w:rsidP="009B1E74">
            <w:pPr>
              <w:pStyle w:val="GOSTTablenorm"/>
              <w:rPr>
                <w:ins w:id="1736" w:author="Краснова Наталья EXP-321714" w:date="2026-04-08T09:04:00Z"/>
                <w:b/>
                <w:bCs/>
              </w:rPr>
            </w:pPr>
            <w:ins w:id="1737" w:author="Краснова Наталья EXP-321714" w:date="2026-04-08T09:04:00Z">
              <w:r>
                <w:rPr>
                  <w:b/>
                  <w:bCs/>
                </w:rPr>
                <w:t>CT_766_SND_DO_2:sumReturnDebtExpiredVal</w:t>
              </w:r>
            </w:ins>
          </w:p>
        </w:tc>
        <w:tc>
          <w:tcPr>
            <w:tcW w:w="500" w:type="pct"/>
            <w:shd w:val="clear" w:color="auto" w:fill="CCFFFF"/>
          </w:tcPr>
          <w:p w14:paraId="5A77DDC6" w14:textId="762BECB7" w:rsidR="009B1E74" w:rsidRPr="004212C7" w:rsidDel="00C15343" w:rsidRDefault="009B1E74" w:rsidP="009B1E74">
            <w:pPr>
              <w:pStyle w:val="GOSTTablenorm"/>
              <w:rPr>
                <w:ins w:id="1738" w:author="Краснова Наталья EXP-321714" w:date="2026-04-08T09:04:00Z"/>
                <w:szCs w:val="22"/>
              </w:rPr>
            </w:pPr>
            <w:ins w:id="1739" w:author="Краснова Наталья EXP-321714" w:date="2026-04-08T09:04:00Z">
              <w:r w:rsidRPr="004212C7">
                <w:rPr>
                  <w:szCs w:val="22"/>
                </w:rPr>
                <w:t>Сумма</w:t>
              </w:r>
            </w:ins>
          </w:p>
        </w:tc>
        <w:tc>
          <w:tcPr>
            <w:tcW w:w="300" w:type="pct"/>
            <w:shd w:val="clear" w:color="auto" w:fill="CCFFFF"/>
          </w:tcPr>
          <w:p w14:paraId="4383D789" w14:textId="0E251AD3" w:rsidR="009B1E74" w:rsidRPr="004212C7" w:rsidDel="00C15343" w:rsidRDefault="009B1E74" w:rsidP="009B1E74">
            <w:pPr>
              <w:pStyle w:val="GOSTTablenorm"/>
              <w:rPr>
                <w:ins w:id="1740" w:author="Краснова Наталья EXP-321714" w:date="2026-04-08T09:04:00Z"/>
                <w:szCs w:val="22"/>
              </w:rPr>
            </w:pPr>
            <w:ins w:id="1741" w:author="Краснова Наталья EXP-321714" w:date="2026-04-08T09:04:00Z">
              <w:r w:rsidRPr="004212C7">
                <w:rPr>
                  <w:szCs w:val="22"/>
                </w:rPr>
                <w:t>Да</w:t>
              </w:r>
            </w:ins>
          </w:p>
        </w:tc>
        <w:tc>
          <w:tcPr>
            <w:tcW w:w="315" w:type="pct"/>
            <w:shd w:val="clear" w:color="auto" w:fill="CCFFFF"/>
          </w:tcPr>
          <w:p w14:paraId="33F07E1C" w14:textId="77777777" w:rsidR="009B1E74" w:rsidRPr="006A0EDC" w:rsidDel="00C15343" w:rsidRDefault="009B1E74" w:rsidP="009B1E74">
            <w:pPr>
              <w:pStyle w:val="GOSTTablenorm"/>
              <w:rPr>
                <w:ins w:id="1742" w:author="Краснова Наталья EXP-321714" w:date="2026-04-08T09:04:00Z"/>
              </w:rPr>
            </w:pPr>
          </w:p>
        </w:tc>
        <w:tc>
          <w:tcPr>
            <w:tcW w:w="2035" w:type="pct"/>
            <w:shd w:val="clear" w:color="auto" w:fill="CCFFFF"/>
          </w:tcPr>
          <w:p w14:paraId="2C22BBC2" w14:textId="45AC2E3B" w:rsidR="009B1E74" w:rsidDel="00C15343" w:rsidRDefault="009B1E74" w:rsidP="009B1E74">
            <w:pPr>
              <w:pStyle w:val="GOSTTablenorm"/>
              <w:rPr>
                <w:ins w:id="1743" w:author="Краснова Наталья EXP-321714" w:date="2026-04-08T09:04:00Z"/>
              </w:rPr>
            </w:pPr>
            <w:ins w:id="1744" w:author="Краснова Наталья EXP-321714" w:date="2026-04-08T09:04:00Z">
              <w:r>
                <w:t xml:space="preserve">Сумма, на которую уменьшается просроченная дебиторская задолженность (при наличии) в связи с возвратом дебиторской задолженности прошлых лет </w:t>
              </w:r>
              <w:r w:rsidRPr="00B9499D">
                <w:t xml:space="preserve">в </w:t>
              </w:r>
              <w:r w:rsidRPr="00B456C9">
                <w:t xml:space="preserve">единицах валюты, </w:t>
              </w:r>
            </w:ins>
            <w:ins w:id="1745" w:author="Краснова Наталья EXP-347740" w:date="2026-04-13T12:44:00Z">
              <w:r w:rsidR="0049730E" w:rsidRPr="0049730E">
                <w:t>указанной в параметре «Код валюты по ОКВ ДО» (</w:t>
              </w:r>
              <w:r w:rsidR="0049730E" w:rsidRPr="0049730E">
                <w:rPr>
                  <w:b/>
                </w:rPr>
                <w:t>ACT_766_SND_</w:t>
              </w:r>
              <w:r w:rsidR="0049730E" w:rsidRPr="0049730E">
                <w:rPr>
                  <w:b/>
                  <w:lang w:val="en-US"/>
                </w:rPr>
                <w:t>D</w:t>
              </w:r>
              <w:r w:rsidR="0049730E" w:rsidRPr="0049730E">
                <w:rPr>
                  <w:b/>
                </w:rPr>
                <w:t>O</w:t>
              </w:r>
              <w:r w:rsidR="0049730E" w:rsidRPr="0049730E">
                <w:t>:okvCode)</w:t>
              </w:r>
              <w:r w:rsidR="0049730E">
                <w:t xml:space="preserve">, </w:t>
              </w:r>
            </w:ins>
            <w:ins w:id="1746" w:author="Краснова Наталья EXP-321714" w:date="2026-04-08T09:04:00Z">
              <w:r w:rsidRPr="00B9499D">
                <w:t xml:space="preserve">с </w:t>
              </w:r>
              <w:r>
                <w:t>точностью 2 знака после запятой</w:t>
              </w:r>
            </w:ins>
          </w:p>
        </w:tc>
      </w:tr>
      <w:tr w:rsidR="009B1E74" w:rsidRPr="00B9499D" w14:paraId="7CE0592B" w14:textId="77777777" w:rsidTr="00C15343">
        <w:trPr>
          <w:ins w:id="1747" w:author="Оконова Ногала Батровна" w:date="2025-08-26T10:29:00Z"/>
        </w:trPr>
        <w:tc>
          <w:tcPr>
            <w:tcW w:w="1100" w:type="pct"/>
            <w:shd w:val="clear" w:color="auto" w:fill="CCFFFF"/>
          </w:tcPr>
          <w:p w14:paraId="1BC8D00E" w14:textId="67CC4005" w:rsidR="009B1E74" w:rsidRDefault="009B1E74" w:rsidP="009B1E74">
            <w:pPr>
              <w:pStyle w:val="GOSTTablenorm"/>
              <w:rPr>
                <w:ins w:id="1748" w:author="Оконова Ногала Батровна" w:date="2025-08-26T10:29:00Z"/>
              </w:rPr>
            </w:pPr>
            <w:ins w:id="1749" w:author="Оконова Ногала Батровна" w:date="2025-08-26T10:29:00Z">
              <w:r w:rsidRPr="0092477D">
                <w:t>Сумма возврата дебиторской задолженности прошлых лет просроченная</w:t>
              </w:r>
            </w:ins>
            <w:ins w:id="1750" w:author="Краснова Наталья EXP-347740" w:date="2026-04-13T12:43:00Z">
              <w:r w:rsidR="0049730E">
                <w:t xml:space="preserve"> в рублях</w:t>
              </w:r>
            </w:ins>
          </w:p>
        </w:tc>
        <w:tc>
          <w:tcPr>
            <w:tcW w:w="750" w:type="pct"/>
          </w:tcPr>
          <w:p w14:paraId="01E270F2" w14:textId="177736BC" w:rsidR="009B1E74" w:rsidRDefault="009B1E74" w:rsidP="009B1E74">
            <w:pPr>
              <w:pStyle w:val="GOSTTablenorm"/>
              <w:rPr>
                <w:ins w:id="1751" w:author="Оконова Ногала Батровна" w:date="2025-08-26T10:29:00Z"/>
                <w:b/>
              </w:rPr>
            </w:pPr>
            <w:ins w:id="1752" w:author="Оконова Ногала Батровна" w:date="2025-08-29T15:30:00Z">
              <w:r>
                <w:rPr>
                  <w:b/>
                  <w:bCs/>
                </w:rPr>
                <w:t>ACT_766_SND_DO_2:sumReturnDebtExpired</w:t>
              </w:r>
            </w:ins>
          </w:p>
        </w:tc>
        <w:tc>
          <w:tcPr>
            <w:tcW w:w="500" w:type="pct"/>
            <w:shd w:val="clear" w:color="auto" w:fill="CCFFFF"/>
          </w:tcPr>
          <w:p w14:paraId="6713AECE" w14:textId="1C13B974" w:rsidR="009B1E74" w:rsidRDefault="009B1E74" w:rsidP="009B1E74">
            <w:pPr>
              <w:pStyle w:val="GOSTTablenorm"/>
              <w:rPr>
                <w:ins w:id="1753" w:author="Оконова Ногала Батровна" w:date="2025-08-26T10:29:00Z"/>
              </w:rPr>
            </w:pPr>
            <w:ins w:id="1754" w:author="Оконова Ногала Батровна" w:date="2025-08-26T10:29:00Z">
              <w:r w:rsidRPr="004212C7">
                <w:rPr>
                  <w:szCs w:val="22"/>
                </w:rPr>
                <w:t>Сумма</w:t>
              </w:r>
            </w:ins>
          </w:p>
        </w:tc>
        <w:tc>
          <w:tcPr>
            <w:tcW w:w="300" w:type="pct"/>
            <w:shd w:val="clear" w:color="auto" w:fill="CCFFFF"/>
          </w:tcPr>
          <w:p w14:paraId="79260C32" w14:textId="3BBE5448" w:rsidR="009B1E74" w:rsidRPr="007F7C3A" w:rsidRDefault="009B1E74" w:rsidP="009B1E74">
            <w:pPr>
              <w:pStyle w:val="GOSTTablenorm"/>
              <w:rPr>
                <w:ins w:id="1755" w:author="Оконова Ногала Батровна" w:date="2025-08-26T10:29:00Z"/>
              </w:rPr>
            </w:pPr>
            <w:ins w:id="1756" w:author="Оконова Ногала Батровна" w:date="2025-08-26T10:29:00Z">
              <w:r w:rsidRPr="004212C7">
                <w:rPr>
                  <w:szCs w:val="22"/>
                </w:rPr>
                <w:t>Да</w:t>
              </w:r>
            </w:ins>
          </w:p>
        </w:tc>
        <w:tc>
          <w:tcPr>
            <w:tcW w:w="315" w:type="pct"/>
            <w:shd w:val="clear" w:color="auto" w:fill="CCFFFF"/>
          </w:tcPr>
          <w:p w14:paraId="43AED891" w14:textId="77777777" w:rsidR="009B1E74" w:rsidRPr="006A0EDC" w:rsidRDefault="009B1E74" w:rsidP="009B1E74">
            <w:pPr>
              <w:pStyle w:val="GOSTTablenorm"/>
              <w:rPr>
                <w:ins w:id="1757" w:author="Оконова Ногала Батровна" w:date="2025-08-26T10:29:00Z"/>
              </w:rPr>
            </w:pPr>
          </w:p>
        </w:tc>
        <w:tc>
          <w:tcPr>
            <w:tcW w:w="2035" w:type="pct"/>
            <w:shd w:val="clear" w:color="auto" w:fill="CCFFFF"/>
          </w:tcPr>
          <w:p w14:paraId="25B71D00" w14:textId="3B68053B" w:rsidR="009B1E74" w:rsidRDefault="009B1E74" w:rsidP="009B1E74">
            <w:pPr>
              <w:pStyle w:val="GOSTTablenorm"/>
              <w:rPr>
                <w:ins w:id="1758" w:author="Оконова Ногала Батровна" w:date="2025-08-26T10:29:00Z"/>
              </w:rPr>
            </w:pPr>
            <w:ins w:id="1759" w:author="Оконова Ногала Батровна" w:date="2025-08-26T10:30:00Z">
              <w:r>
                <w:t xml:space="preserve">Сумма, на которую уменьшается просроченная дебиторская задолженность (при наличии) в связи с возвратом дебиторской задолженности прошлых лет </w:t>
              </w:r>
              <w:r w:rsidRPr="00B9499D">
                <w:t xml:space="preserve">в рублевом эквиваленте с </w:t>
              </w:r>
              <w:r>
                <w:t>точностью 2 знака после запятой</w:t>
              </w:r>
            </w:ins>
          </w:p>
        </w:tc>
      </w:tr>
      <w:tr w:rsidR="009B1E74" w:rsidRPr="00B9499D" w:rsidDel="00C15343" w14:paraId="398908DD" w14:textId="740FBE74" w:rsidTr="00C15343">
        <w:trPr>
          <w:ins w:id="1760" w:author="Оконова Ногала Батровна" w:date="2025-08-26T10:29:00Z"/>
          <w:del w:id="1761" w:author="Краснова Наталья EXP-321714" w:date="2026-04-08T09:04:00Z"/>
        </w:trPr>
        <w:tc>
          <w:tcPr>
            <w:tcW w:w="1100" w:type="pct"/>
            <w:shd w:val="clear" w:color="auto" w:fill="CCFFFF"/>
          </w:tcPr>
          <w:p w14:paraId="08D8C681" w14:textId="6E438127" w:rsidR="009B1E74" w:rsidDel="00C15343" w:rsidRDefault="009B1E74" w:rsidP="009B1E74">
            <w:pPr>
              <w:pStyle w:val="GOSTTablenorm"/>
              <w:rPr>
                <w:ins w:id="1762" w:author="Оконова Ногала Батровна" w:date="2025-08-26T10:29:00Z"/>
                <w:del w:id="1763" w:author="Краснова Наталья EXP-321714" w:date="2026-04-08T09:04:00Z"/>
              </w:rPr>
            </w:pPr>
            <w:ins w:id="1764" w:author="Оконова Ногала Батровна" w:date="2025-08-26T10:29:00Z">
              <w:del w:id="1765" w:author="Краснова Наталья EXP-321714" w:date="2026-04-08T09:04:00Z">
                <w:r w:rsidRPr="0092477D" w:rsidDel="00C15343">
                  <w:delText>Сумма возврата дебиторской задолженности прошлых лет просроченная в валюте документа</w:delText>
                </w:r>
              </w:del>
            </w:ins>
          </w:p>
        </w:tc>
        <w:tc>
          <w:tcPr>
            <w:tcW w:w="750" w:type="pct"/>
          </w:tcPr>
          <w:p w14:paraId="7F43FD87" w14:textId="639A4231" w:rsidR="009B1E74" w:rsidDel="00C15343" w:rsidRDefault="009B1E74" w:rsidP="009B1E74">
            <w:pPr>
              <w:pStyle w:val="GOSTTablenorm"/>
              <w:rPr>
                <w:ins w:id="1766" w:author="Оконова Ногала Батровна" w:date="2025-08-26T10:29:00Z"/>
                <w:del w:id="1767" w:author="Краснова Наталья EXP-321714" w:date="2026-04-08T09:04:00Z"/>
                <w:b/>
              </w:rPr>
            </w:pPr>
            <w:ins w:id="1768" w:author="Оконова Ногала Батровна" w:date="2025-08-29T15:30:00Z">
              <w:del w:id="1769" w:author="Краснова Наталья EXP-321714" w:date="2026-04-08T09:04:00Z">
                <w:r w:rsidDel="00C15343">
                  <w:rPr>
                    <w:b/>
                    <w:bCs/>
                  </w:rPr>
                  <w:delText>CT_766_SND_DO_2:sumReturnDebtExpiredVal</w:delText>
                </w:r>
              </w:del>
            </w:ins>
          </w:p>
        </w:tc>
        <w:tc>
          <w:tcPr>
            <w:tcW w:w="500" w:type="pct"/>
            <w:shd w:val="clear" w:color="auto" w:fill="CCFFFF"/>
          </w:tcPr>
          <w:p w14:paraId="6E622CDC" w14:textId="4A13F0A6" w:rsidR="009B1E74" w:rsidDel="00C15343" w:rsidRDefault="009B1E74" w:rsidP="009B1E74">
            <w:pPr>
              <w:pStyle w:val="GOSTTablenorm"/>
              <w:rPr>
                <w:ins w:id="1770" w:author="Оконова Ногала Батровна" w:date="2025-08-26T10:29:00Z"/>
                <w:del w:id="1771" w:author="Краснова Наталья EXP-321714" w:date="2026-04-08T09:04:00Z"/>
              </w:rPr>
            </w:pPr>
            <w:ins w:id="1772" w:author="Оконова Ногала Батровна" w:date="2025-08-26T10:29:00Z">
              <w:del w:id="1773" w:author="Краснова Наталья EXP-321714" w:date="2026-04-08T09:04:00Z">
                <w:r w:rsidRPr="004212C7" w:rsidDel="00C15343">
                  <w:rPr>
                    <w:szCs w:val="22"/>
                  </w:rPr>
                  <w:delText>Сумма</w:delText>
                </w:r>
              </w:del>
            </w:ins>
          </w:p>
        </w:tc>
        <w:tc>
          <w:tcPr>
            <w:tcW w:w="300" w:type="pct"/>
            <w:shd w:val="clear" w:color="auto" w:fill="CCFFFF"/>
          </w:tcPr>
          <w:p w14:paraId="475FE7D6" w14:textId="03F536B6" w:rsidR="009B1E74" w:rsidRPr="007F7C3A" w:rsidDel="00C15343" w:rsidRDefault="009B1E74" w:rsidP="009B1E74">
            <w:pPr>
              <w:pStyle w:val="GOSTTablenorm"/>
              <w:rPr>
                <w:ins w:id="1774" w:author="Оконова Ногала Батровна" w:date="2025-08-26T10:29:00Z"/>
                <w:del w:id="1775" w:author="Краснова Наталья EXP-321714" w:date="2026-04-08T09:04:00Z"/>
              </w:rPr>
            </w:pPr>
            <w:ins w:id="1776" w:author="Оконова Ногала Батровна" w:date="2025-08-26T10:29:00Z">
              <w:del w:id="1777" w:author="Краснова Наталья EXP-321714" w:date="2026-04-08T09:04:00Z">
                <w:r w:rsidRPr="004212C7" w:rsidDel="00C15343">
                  <w:rPr>
                    <w:szCs w:val="22"/>
                  </w:rPr>
                  <w:delText>Да</w:delText>
                </w:r>
              </w:del>
            </w:ins>
          </w:p>
        </w:tc>
        <w:tc>
          <w:tcPr>
            <w:tcW w:w="315" w:type="pct"/>
            <w:shd w:val="clear" w:color="auto" w:fill="CCFFFF"/>
          </w:tcPr>
          <w:p w14:paraId="454DD695" w14:textId="714097E4" w:rsidR="009B1E74" w:rsidRPr="006A0EDC" w:rsidDel="00C15343" w:rsidRDefault="009B1E74" w:rsidP="009B1E74">
            <w:pPr>
              <w:pStyle w:val="GOSTTablenorm"/>
              <w:rPr>
                <w:ins w:id="1778" w:author="Оконова Ногала Батровна" w:date="2025-08-26T10:29:00Z"/>
                <w:del w:id="1779" w:author="Краснова Наталья EXP-321714" w:date="2026-04-08T09:04:00Z"/>
              </w:rPr>
            </w:pPr>
          </w:p>
        </w:tc>
        <w:tc>
          <w:tcPr>
            <w:tcW w:w="2035" w:type="pct"/>
            <w:shd w:val="clear" w:color="auto" w:fill="CCFFFF"/>
          </w:tcPr>
          <w:p w14:paraId="562DE3CD" w14:textId="11DA0573" w:rsidR="009B1E74" w:rsidDel="00C15343" w:rsidRDefault="009B1E74" w:rsidP="009B1E74">
            <w:pPr>
              <w:pStyle w:val="GOSTTablenorm"/>
              <w:rPr>
                <w:ins w:id="1780" w:author="Оконова Ногала Батровна" w:date="2025-08-26T10:29:00Z"/>
                <w:del w:id="1781" w:author="Краснова Наталья EXP-321714" w:date="2026-04-08T09:04:00Z"/>
              </w:rPr>
            </w:pPr>
            <w:ins w:id="1782" w:author="Оконова Ногала Батровна" w:date="2025-08-26T10:30:00Z">
              <w:del w:id="1783" w:author="Краснова Наталья EXP-321714" w:date="2026-04-08T09:04:00Z">
                <w:r w:rsidDel="00C15343">
                  <w:delText xml:space="preserve">Сумма, на которую уменьшается просроченная дебиторская задолженность (при наличии) в связи с возвратом дебиторской задолженности прошлых лет </w:delText>
                </w:r>
                <w:r w:rsidRPr="00B9499D" w:rsidDel="00C15343">
                  <w:delText xml:space="preserve">в </w:delText>
                </w:r>
                <w:r w:rsidRPr="00B456C9" w:rsidDel="00C15343">
                  <w:delText xml:space="preserve">единицах валюты, </w:delText>
                </w:r>
                <w:r w:rsidRPr="00B9499D" w:rsidDel="00C15343">
                  <w:delText xml:space="preserve">с </w:delText>
                </w:r>
                <w:r w:rsidDel="00C15343">
                  <w:delText>точностью 2 знака после запятой</w:delText>
                </w:r>
              </w:del>
            </w:ins>
          </w:p>
        </w:tc>
      </w:tr>
      <w:tr w:rsidR="009B1E74" w:rsidRPr="00B9499D" w14:paraId="40D9A79E" w14:textId="77777777" w:rsidTr="00C15343">
        <w:trPr>
          <w:ins w:id="1784" w:author="Оконова Ногала Батровна" w:date="2025-08-26T10:29:00Z"/>
        </w:trPr>
        <w:tc>
          <w:tcPr>
            <w:tcW w:w="1100" w:type="pct"/>
            <w:shd w:val="clear" w:color="auto" w:fill="CCFFFF"/>
          </w:tcPr>
          <w:p w14:paraId="4D97D1DF" w14:textId="1A078450" w:rsidR="009B1E74" w:rsidRDefault="009B1E74" w:rsidP="009B1E74">
            <w:pPr>
              <w:pStyle w:val="GOSTTablenorm"/>
              <w:rPr>
                <w:ins w:id="1785" w:author="Оконова Ногала Батровна" w:date="2025-08-26T10:29:00Z"/>
              </w:rPr>
            </w:pPr>
            <w:ins w:id="1786" w:author="Оконова Ногала Батровна" w:date="2025-08-26T10:29:00Z">
              <w:del w:id="1787" w:author="Краснова Наталья EXP-321714" w:date="2026-04-08T09:01:00Z">
                <w:r w:rsidRPr="0092477D" w:rsidDel="00C15343">
                  <w:delText>Учетный номер ДО, требующего подтверждения</w:delText>
                </w:r>
              </w:del>
            </w:ins>
          </w:p>
        </w:tc>
        <w:tc>
          <w:tcPr>
            <w:tcW w:w="750" w:type="pct"/>
          </w:tcPr>
          <w:p w14:paraId="545B4209" w14:textId="764040EC" w:rsidR="009B1E74" w:rsidRDefault="009B1E74" w:rsidP="009B1E74">
            <w:pPr>
              <w:pStyle w:val="GOSTTablenorm"/>
              <w:rPr>
                <w:ins w:id="1788" w:author="Оконова Ногала Батровна" w:date="2025-08-26T10:29:00Z"/>
                <w:b/>
              </w:rPr>
            </w:pPr>
            <w:ins w:id="1789" w:author="Оконова Ногала Батровна" w:date="2025-08-29T15:30:00Z">
              <w:del w:id="1790" w:author="Краснова Наталья EXP-321714" w:date="2026-04-08T09:01:00Z">
                <w:r w:rsidDel="00C15343">
                  <w:rPr>
                    <w:b/>
                    <w:bCs/>
                  </w:rPr>
                  <w:delText>ACT_766_SND_DO_2:numDOReqConfirm</w:delText>
                </w:r>
              </w:del>
            </w:ins>
          </w:p>
        </w:tc>
        <w:tc>
          <w:tcPr>
            <w:tcW w:w="500" w:type="pct"/>
            <w:shd w:val="clear" w:color="auto" w:fill="CCFFFF"/>
          </w:tcPr>
          <w:p w14:paraId="4C012DEF" w14:textId="63595C8C" w:rsidR="009B1E74" w:rsidRDefault="009B1E74" w:rsidP="009B1E74">
            <w:pPr>
              <w:pStyle w:val="GOSTTablenorm"/>
              <w:rPr>
                <w:ins w:id="1791" w:author="Оконова Ногала Батровна" w:date="2025-08-26T10:29:00Z"/>
              </w:rPr>
            </w:pPr>
            <w:ins w:id="1792" w:author="Оконова Ногала Батровна" w:date="2025-08-26T10:29:00Z">
              <w:del w:id="1793" w:author="Краснова Наталья EXP-321714" w:date="2026-04-08T09:01:00Z">
                <w:r w:rsidDel="00C15343">
                  <w:delText>Строка</w:delText>
                </w:r>
              </w:del>
            </w:ins>
          </w:p>
        </w:tc>
        <w:tc>
          <w:tcPr>
            <w:tcW w:w="300" w:type="pct"/>
            <w:shd w:val="clear" w:color="auto" w:fill="CCFFFF"/>
          </w:tcPr>
          <w:p w14:paraId="644BFB6B" w14:textId="307DC0C7" w:rsidR="009B1E74" w:rsidRPr="007F7C3A" w:rsidRDefault="009B1E74" w:rsidP="009B1E74">
            <w:pPr>
              <w:pStyle w:val="GOSTTablenorm"/>
              <w:rPr>
                <w:ins w:id="1794" w:author="Оконова Ногала Батровна" w:date="2025-08-26T10:29:00Z"/>
              </w:rPr>
            </w:pPr>
            <w:ins w:id="1795" w:author="Оконова Ногала Батровна" w:date="2025-08-26T10:29:00Z">
              <w:del w:id="1796" w:author="Краснова Наталья EXP-321714" w:date="2026-04-08T09:01:00Z">
                <w:r w:rsidDel="00C15343">
                  <w:delText>Нет</w:delText>
                </w:r>
              </w:del>
            </w:ins>
          </w:p>
        </w:tc>
        <w:tc>
          <w:tcPr>
            <w:tcW w:w="315" w:type="pct"/>
            <w:shd w:val="clear" w:color="auto" w:fill="CCFFFF"/>
          </w:tcPr>
          <w:p w14:paraId="51F930A8" w14:textId="2C220746" w:rsidR="009B1E74" w:rsidRPr="006A0EDC" w:rsidRDefault="009B1E74" w:rsidP="009B1E74">
            <w:pPr>
              <w:pStyle w:val="GOSTTablenorm"/>
              <w:rPr>
                <w:ins w:id="1797" w:author="Оконова Ногала Батровна" w:date="2025-08-26T10:29:00Z"/>
              </w:rPr>
            </w:pPr>
            <w:ins w:id="1798" w:author="Оконова Ногала Батровна" w:date="2025-08-26T10:29:00Z">
              <w:del w:id="1799" w:author="Краснова Наталья EXP-321714" w:date="2026-04-08T09:01:00Z">
                <w:r w:rsidDel="00C15343">
                  <w:delText>=25</w:delText>
                </w:r>
              </w:del>
            </w:ins>
          </w:p>
        </w:tc>
        <w:tc>
          <w:tcPr>
            <w:tcW w:w="2035" w:type="pct"/>
            <w:shd w:val="clear" w:color="auto" w:fill="CCFFFF"/>
          </w:tcPr>
          <w:p w14:paraId="0FC7DB1B" w14:textId="2C83AFAC" w:rsidR="009B1E74" w:rsidDel="00C15343" w:rsidRDefault="009B1E74" w:rsidP="009B1E74">
            <w:pPr>
              <w:pStyle w:val="GOSTTablenorm"/>
              <w:rPr>
                <w:ins w:id="1800" w:author="Оконова Ногала Батровна" w:date="2025-08-26T10:30:00Z"/>
                <w:del w:id="1801" w:author="Краснова Наталья EXP-321714" w:date="2026-04-08T09:01:00Z"/>
              </w:rPr>
            </w:pPr>
            <w:ins w:id="1802" w:author="Оконова Ногала Батровна" w:date="2025-08-26T10:30:00Z">
              <w:del w:id="1803" w:author="Краснова Наталья EXP-321714" w:date="2026-04-08T09:01:00Z">
                <w:r w:rsidDel="00C15343">
                  <w:delText>Указывается учетный номер авансового ДО, по которому осуществляется подтверждение поставки товаров, работ, услуг.</w:delText>
                </w:r>
              </w:del>
            </w:ins>
          </w:p>
          <w:p w14:paraId="012D4C0A" w14:textId="0F191122" w:rsidR="009B1E74" w:rsidDel="00C15343" w:rsidRDefault="009B1E74" w:rsidP="009B1E74">
            <w:pPr>
              <w:pStyle w:val="GOSTTablenorm"/>
              <w:rPr>
                <w:ins w:id="1804" w:author="Оконова Ногала Батровна" w:date="2025-08-26T10:30:00Z"/>
                <w:del w:id="1805" w:author="Краснова Наталья EXP-321714" w:date="2026-04-08T09:01:00Z"/>
              </w:rPr>
            </w:pPr>
            <w:ins w:id="1806" w:author="Оконова Ногала Батровна" w:date="2025-08-26T10:30:00Z">
              <w:del w:id="1807" w:author="Краснова Наталья EXP-321714" w:date="2026-04-08T09:01:00Z">
                <w:r w:rsidDel="00C15343">
                  <w:delText>В документе, в котором параметр «</w:delText>
                </w:r>
                <w:r w:rsidRPr="00EF4332" w:rsidDel="00C15343">
                  <w:delText>Признак платежа, требующего подтверждения</w:delText>
                </w:r>
                <w:r w:rsidDel="00C15343">
                  <w:delText>» (</w:delText>
                </w:r>
              </w:del>
            </w:ins>
            <w:ins w:id="1808" w:author="Оконова Ногала Батровна" w:date="2025-08-26T10:32:00Z">
              <w:del w:id="1809" w:author="Краснова Наталья EXP-321714" w:date="2026-04-08T09:01:00Z">
                <w:r w:rsidRPr="00D35DA4" w:rsidDel="00C15343">
                  <w:rPr>
                    <w:b/>
                  </w:rPr>
                  <w:delText>ACT_766_SND_</w:delText>
                </w:r>
                <w:r w:rsidDel="00C15343">
                  <w:rPr>
                    <w:b/>
                    <w:lang w:val="en-US"/>
                  </w:rPr>
                  <w:delText>D</w:delText>
                </w:r>
                <w:r w:rsidRPr="00D35DA4" w:rsidDel="00C15343">
                  <w:rPr>
                    <w:b/>
                  </w:rPr>
                  <w:delText>O</w:delText>
                </w:r>
                <w:r w:rsidRPr="00B9499D" w:rsidDel="00C15343">
                  <w:delText>:</w:delText>
                </w:r>
                <w:r w:rsidRPr="0045464C" w:rsidDel="00C15343">
                  <w:delText>indicatorPA</w:delText>
                </w:r>
              </w:del>
            </w:ins>
            <w:ins w:id="1810" w:author="Оконова Ногала Батровна" w:date="2025-08-26T10:30:00Z">
              <w:del w:id="1811" w:author="Краснова Наталья EXP-321714" w:date="2026-04-08T09:01:00Z">
                <w:r w:rsidDel="00C15343">
                  <w:delText>) имеет значе</w:delText>
                </w:r>
                <w:r w:rsidDel="00C15343">
                  <w:lastRenderedPageBreak/>
                  <w:delText xml:space="preserve">ние «Нет», заполняется при подтверждении авансовых ДО (значение параметра </w:delText>
                </w:r>
              </w:del>
            </w:ins>
            <w:ins w:id="1812" w:author="Оконова Ногала Батровна" w:date="2025-08-26T10:50:00Z">
              <w:del w:id="1813" w:author="Краснова Наталья EXP-321714" w:date="2026-04-08T09:01:00Z">
                <w:r w:rsidDel="00C15343">
                  <w:rPr>
                    <w:b/>
                  </w:rPr>
                  <w:delText>ACT_766_SND_</w:delText>
                </w:r>
                <w:r w:rsidDel="00C15343">
                  <w:rPr>
                    <w:b/>
                    <w:lang w:val="en-US"/>
                  </w:rPr>
                  <w:delText>D</w:delText>
                </w:r>
                <w:r w:rsidRPr="00D35DA4" w:rsidDel="00C15343">
                  <w:rPr>
                    <w:b/>
                  </w:rPr>
                  <w:delText>O</w:delText>
                </w:r>
                <w:r w:rsidDel="00C15343">
                  <w:rPr>
                    <w:b/>
                  </w:rPr>
                  <w:delText>_2</w:delText>
                </w:r>
                <w:r w:rsidRPr="002F4371" w:rsidDel="00C15343">
                  <w:rPr>
                    <w:b/>
                  </w:rPr>
                  <w:delText>:</w:delText>
                </w:r>
                <w:r w:rsidRPr="0045464C" w:rsidDel="00C15343">
                  <w:rPr>
                    <w:b/>
                  </w:rPr>
                  <w:delText>s</w:delText>
                </w:r>
                <w:r w:rsidRPr="0045464C" w:rsidDel="00C15343">
                  <w:delText>umVal1</w:delText>
                </w:r>
              </w:del>
            </w:ins>
            <w:ins w:id="1814" w:author="Оконова Ногала Батровна" w:date="2025-08-26T10:30:00Z">
              <w:del w:id="1815" w:author="Краснова Наталья EXP-321714" w:date="2026-04-08T09:01:00Z">
                <w:r w:rsidDel="00C15343">
                  <w:delText xml:space="preserve"> отлично от 0,00) или при поступлении дебиторской задолженности прошлых лет (параметр </w:delText>
                </w:r>
              </w:del>
            </w:ins>
            <w:ins w:id="1816" w:author="Оконова Ногала Батровна" w:date="2025-08-26T10:51:00Z">
              <w:del w:id="1817" w:author="Краснова Наталья EXP-321714" w:date="2026-04-08T09:01:00Z">
                <w:r w:rsidDel="00C15343">
                  <w:rPr>
                    <w:b/>
                  </w:rPr>
                  <w:delText>ACT_766_SND_</w:delText>
                </w:r>
                <w:r w:rsidDel="00C15343">
                  <w:rPr>
                    <w:b/>
                    <w:lang w:val="en-US"/>
                  </w:rPr>
                  <w:delText>D</w:delText>
                </w:r>
                <w:r w:rsidRPr="00D35DA4" w:rsidDel="00C15343">
                  <w:rPr>
                    <w:b/>
                  </w:rPr>
                  <w:delText>O</w:delText>
                </w:r>
                <w:r w:rsidDel="00C15343">
                  <w:rPr>
                    <w:b/>
                  </w:rPr>
                  <w:delText>_2</w:delText>
                </w:r>
              </w:del>
            </w:ins>
            <w:ins w:id="1818" w:author="Оконова Ногала Батровна" w:date="2025-08-26T10:30:00Z">
              <w:del w:id="1819" w:author="Краснова Наталья EXP-321714" w:date="2026-04-08T09:01:00Z">
                <w:r w:rsidRPr="00AF1D17" w:rsidDel="00C15343">
                  <w:rPr>
                    <w:b/>
                  </w:rPr>
                  <w:delText>:</w:delText>
                </w:r>
                <w:r w:rsidDel="00C15343">
                  <w:rPr>
                    <w:b/>
                  </w:rPr>
                  <w:delText>Тех</w:delText>
                </w:r>
                <w:r w:rsidRPr="00AF1D17" w:rsidDel="00C15343">
                  <w:rPr>
                    <w:b/>
                  </w:rPr>
                  <w:delText>.</w:delText>
                </w:r>
                <w:r w:rsidDel="00C15343">
                  <w:rPr>
                    <w:b/>
                  </w:rPr>
                  <w:delText>наименование поля</w:delText>
                </w:r>
                <w:r w:rsidDel="00C15343">
                  <w:delText xml:space="preserve"> передан и его значение отлично от 0,00).</w:delText>
                </w:r>
              </w:del>
            </w:ins>
          </w:p>
          <w:p w14:paraId="5FCC6F60" w14:textId="1FAC32B5" w:rsidR="009B1E74" w:rsidRDefault="009B1E74" w:rsidP="009B1E74">
            <w:pPr>
              <w:pStyle w:val="GOSTTablenorm"/>
              <w:rPr>
                <w:ins w:id="1820" w:author="Оконова Ногала Батровна" w:date="2025-08-26T10:29:00Z"/>
              </w:rPr>
            </w:pPr>
            <w:ins w:id="1821" w:author="Оконова Ногала Батровна" w:date="2025-08-26T10:30:00Z">
              <w:del w:id="1822" w:author="Краснова Наталья EXP-321714" w:date="2026-04-08T09:01:00Z">
                <w:r w:rsidDel="00C15343">
                  <w:delText>В документе, в котором параметр «</w:delText>
                </w:r>
                <w:r w:rsidRPr="00EF4332" w:rsidDel="00C15343">
                  <w:delText>Признак платежа, требующего подтверждения</w:delText>
                </w:r>
                <w:r w:rsidDel="00C15343">
                  <w:delText>» (</w:delText>
                </w:r>
              </w:del>
            </w:ins>
            <w:ins w:id="1823" w:author="Оконова Ногала Батровна" w:date="2025-08-26T10:32:00Z">
              <w:del w:id="1824" w:author="Краснова Наталья EXP-321714" w:date="2026-04-08T09:01:00Z">
                <w:r w:rsidRPr="00D35DA4" w:rsidDel="00C15343">
                  <w:rPr>
                    <w:b/>
                  </w:rPr>
                  <w:delText>ACT_766_SND_</w:delText>
                </w:r>
                <w:r w:rsidDel="00C15343">
                  <w:rPr>
                    <w:b/>
                    <w:lang w:val="en-US"/>
                  </w:rPr>
                  <w:delText>D</w:delText>
                </w:r>
                <w:r w:rsidRPr="00D35DA4" w:rsidDel="00C15343">
                  <w:rPr>
                    <w:b/>
                  </w:rPr>
                  <w:delText>O</w:delText>
                </w:r>
                <w:r w:rsidRPr="00B9499D" w:rsidDel="00C15343">
                  <w:delText>:</w:delText>
                </w:r>
                <w:r w:rsidRPr="0045464C" w:rsidDel="00C15343">
                  <w:delText>indicatorPA</w:delText>
                </w:r>
              </w:del>
            </w:ins>
            <w:ins w:id="1825" w:author="Оконова Ногала Батровна" w:date="2025-08-26T10:30:00Z">
              <w:del w:id="1826" w:author="Краснова Наталья EXP-321714" w:date="2026-04-08T09:01:00Z">
                <w:r w:rsidDel="00C15343">
                  <w:delText>) имеет значение «Да», заполняется при перерегистрации неподтвержденных авансовых ДО прошлых лет</w:delText>
                </w:r>
              </w:del>
            </w:ins>
          </w:p>
        </w:tc>
      </w:tr>
      <w:tr w:rsidR="009B1E74" w:rsidRPr="00B9499D" w14:paraId="6AE83036" w14:textId="77777777" w:rsidTr="00C15343">
        <w:trPr>
          <w:ins w:id="1827" w:author="Оконова Ногала Батровна" w:date="2025-08-26T10:29:00Z"/>
        </w:trPr>
        <w:tc>
          <w:tcPr>
            <w:tcW w:w="1100" w:type="pct"/>
          </w:tcPr>
          <w:p w14:paraId="2C6E2687" w14:textId="7AF3077F" w:rsidR="009B1E74" w:rsidRDefault="009B1E74" w:rsidP="009B1E74">
            <w:pPr>
              <w:pStyle w:val="GOSTTablenorm"/>
              <w:rPr>
                <w:ins w:id="1828" w:author="Оконова Ногала Батровна" w:date="2025-08-26T10:29:00Z"/>
              </w:rPr>
            </w:pPr>
            <w:commentRangeStart w:id="1829"/>
            <w:ins w:id="1830" w:author="Оконова Ногала Батровна" w:date="2025-08-26T10:29:00Z">
              <w:del w:id="1831" w:author="Краснова Наталья EXP-321714" w:date="2026-04-08T09:01:00Z">
                <w:r w:rsidRPr="0092477D" w:rsidDel="00C15343">
                  <w:lastRenderedPageBreak/>
                  <w:delText>Дата представления документа-основания для платежа, требующего подтверждения</w:delText>
                </w:r>
              </w:del>
            </w:ins>
            <w:commentRangeEnd w:id="1829"/>
            <w:r>
              <w:rPr>
                <w:rStyle w:val="afff4"/>
                <w:sz w:val="22"/>
                <w:szCs w:val="20"/>
              </w:rPr>
              <w:commentReference w:id="1829"/>
            </w:r>
          </w:p>
        </w:tc>
        <w:tc>
          <w:tcPr>
            <w:tcW w:w="750" w:type="pct"/>
          </w:tcPr>
          <w:p w14:paraId="18C8CEE1" w14:textId="75FCB685" w:rsidR="009B1E74" w:rsidRDefault="009B1E74" w:rsidP="009B1E74">
            <w:pPr>
              <w:pStyle w:val="GOSTTablenorm"/>
              <w:rPr>
                <w:ins w:id="1832" w:author="Оконова Ногала Батровна" w:date="2025-08-26T10:29:00Z"/>
                <w:b/>
              </w:rPr>
            </w:pPr>
            <w:ins w:id="1833" w:author="Оконова Ногала Батровна" w:date="2025-08-29T15:30:00Z">
              <w:del w:id="1834" w:author="Краснова Наталья EXP-321714" w:date="2026-04-08T09:01:00Z">
                <w:r w:rsidDel="00C15343">
                  <w:rPr>
                    <w:b/>
                    <w:bCs/>
                  </w:rPr>
                  <w:delText>ACT_766_SND_DO_2:dateBaseDoc</w:delText>
                </w:r>
              </w:del>
            </w:ins>
          </w:p>
        </w:tc>
        <w:tc>
          <w:tcPr>
            <w:tcW w:w="500" w:type="pct"/>
            <w:shd w:val="clear" w:color="auto" w:fill="CCFFFF"/>
          </w:tcPr>
          <w:p w14:paraId="6AB54C4D" w14:textId="10C1CDB1" w:rsidR="009B1E74" w:rsidRDefault="009B1E74" w:rsidP="009B1E74">
            <w:pPr>
              <w:pStyle w:val="GOSTTablenorm"/>
              <w:rPr>
                <w:ins w:id="1835" w:author="Оконова Ногала Батровна" w:date="2025-08-26T10:29:00Z"/>
              </w:rPr>
            </w:pPr>
            <w:ins w:id="1836" w:author="Оконова Ногала Батровна" w:date="2025-08-26T10:30:00Z">
              <w:del w:id="1837" w:author="Краснова Наталья EXP-321714" w:date="2026-04-08T09:01:00Z">
                <w:r w:rsidDel="00C15343">
                  <w:delText>Дата</w:delText>
                </w:r>
              </w:del>
            </w:ins>
          </w:p>
        </w:tc>
        <w:tc>
          <w:tcPr>
            <w:tcW w:w="300" w:type="pct"/>
            <w:shd w:val="clear" w:color="auto" w:fill="CCFFFF"/>
          </w:tcPr>
          <w:p w14:paraId="483D1983" w14:textId="6075581A" w:rsidR="009B1E74" w:rsidRPr="007F7C3A" w:rsidRDefault="009B1E74" w:rsidP="009B1E74">
            <w:pPr>
              <w:pStyle w:val="GOSTTablenorm"/>
              <w:rPr>
                <w:ins w:id="1838" w:author="Оконова Ногала Батровна" w:date="2025-08-26T10:29:00Z"/>
              </w:rPr>
            </w:pPr>
            <w:ins w:id="1839" w:author="Оконова Ногала Батровна" w:date="2025-08-26T10:30:00Z">
              <w:del w:id="1840" w:author="Краснова Наталья EXP-321714" w:date="2026-04-08T09:01:00Z">
                <w:r w:rsidDel="00C15343">
                  <w:delText>Нет</w:delText>
                </w:r>
              </w:del>
            </w:ins>
          </w:p>
        </w:tc>
        <w:tc>
          <w:tcPr>
            <w:tcW w:w="315" w:type="pct"/>
            <w:shd w:val="clear" w:color="auto" w:fill="CCFFFF"/>
          </w:tcPr>
          <w:p w14:paraId="6B0893E0" w14:textId="5EBBA9FE" w:rsidR="009B1E74" w:rsidRPr="006A0EDC" w:rsidRDefault="009B1E74" w:rsidP="009B1E74">
            <w:pPr>
              <w:pStyle w:val="GOSTTablenorm"/>
              <w:rPr>
                <w:ins w:id="1841" w:author="Оконова Ногала Батровна" w:date="2025-08-26T10:29:00Z"/>
              </w:rPr>
            </w:pPr>
            <w:ins w:id="1842" w:author="Оконова Ногала Батровна" w:date="2025-08-26T10:30:00Z">
              <w:del w:id="1843" w:author="Краснова Наталья EXP-321714" w:date="2026-04-08T09:01:00Z">
                <w:r w:rsidDel="00C15343">
                  <w:delText>-</w:delText>
                </w:r>
              </w:del>
            </w:ins>
          </w:p>
        </w:tc>
        <w:tc>
          <w:tcPr>
            <w:tcW w:w="2035" w:type="pct"/>
          </w:tcPr>
          <w:p w14:paraId="02E84329" w14:textId="47A6AE38" w:rsidR="009B1E74" w:rsidDel="00C15343" w:rsidRDefault="009B1E74" w:rsidP="009B1E74">
            <w:pPr>
              <w:pStyle w:val="GOSTTablenorm"/>
              <w:rPr>
                <w:ins w:id="1844" w:author="Оконова Ногала Батровна" w:date="2025-08-26T10:32:00Z"/>
                <w:del w:id="1845" w:author="Краснова Наталья EXP-321714" w:date="2026-04-08T09:01:00Z"/>
                <w:szCs w:val="22"/>
              </w:rPr>
            </w:pPr>
            <w:ins w:id="1846" w:author="Оконова Ногала Батровна" w:date="2025-08-26T10:32:00Z">
              <w:del w:id="1847" w:author="Краснова Наталья EXP-321714" w:date="2026-04-08T09:01:00Z">
                <w:r w:rsidRPr="00EF4332" w:rsidDel="00C15343">
                  <w:rPr>
                    <w:szCs w:val="22"/>
                  </w:rPr>
                  <w:delText xml:space="preserve">Указывается </w:delText>
                </w:r>
                <w:r w:rsidDel="00C15343">
                  <w:rPr>
                    <w:szCs w:val="22"/>
                  </w:rPr>
                  <w:delText xml:space="preserve">плановая </w:delText>
                </w:r>
                <w:r w:rsidRPr="00EF4332" w:rsidDel="00C15343">
                  <w:rPr>
                    <w:szCs w:val="22"/>
                  </w:rPr>
                  <w:delText xml:space="preserve">дата </w:delText>
                </w:r>
                <w:r w:rsidRPr="00EF4332" w:rsidDel="00C15343">
                  <w:rPr>
                    <w:szCs w:val="22"/>
                    <w:lang w:eastAsia="en-US"/>
                  </w:rPr>
                  <w:delText>представления документа</w:delText>
                </w:r>
                <w:r w:rsidDel="00C15343">
                  <w:rPr>
                    <w:szCs w:val="22"/>
                    <w:lang w:eastAsia="en-US"/>
                  </w:rPr>
                  <w:delText xml:space="preserve">, </w:delText>
                </w:r>
                <w:r w:rsidRPr="00EF4332" w:rsidDel="00C15343">
                  <w:rPr>
                    <w:szCs w:val="22"/>
                  </w:rPr>
                  <w:delText>подтверждающ</w:delText>
                </w:r>
                <w:r w:rsidDel="00C15343">
                  <w:rPr>
                    <w:szCs w:val="22"/>
                  </w:rPr>
                  <w:delText>его поставку товаров, работ, услуг по авансовым ДО.</w:delText>
                </w:r>
                <w:r w:rsidRPr="00EF4332" w:rsidDel="00C15343">
                  <w:rPr>
                    <w:szCs w:val="22"/>
                  </w:rPr>
                  <w:delText xml:space="preserve"> </w:delText>
                </w:r>
              </w:del>
            </w:ins>
          </w:p>
          <w:p w14:paraId="431DD7AF" w14:textId="3BCA6619" w:rsidR="009B1E74" w:rsidRPr="00AA436D" w:rsidRDefault="009B1E74" w:rsidP="009B1E74">
            <w:pPr>
              <w:pStyle w:val="GOSTTablenorm"/>
              <w:rPr>
                <w:ins w:id="1848" w:author="Оконова Ногала Батровна" w:date="2025-08-26T10:29:00Z"/>
                <w:szCs w:val="22"/>
              </w:rPr>
            </w:pPr>
            <w:ins w:id="1849" w:author="Оконова Ногала Батровна" w:date="2025-08-26T10:32:00Z">
              <w:del w:id="1850" w:author="Краснова Наталья EXP-321714" w:date="2026-04-08T09:01:00Z">
                <w:r w:rsidDel="00C15343">
                  <w:rPr>
                    <w:szCs w:val="22"/>
                  </w:rPr>
                  <w:delText>Формат</w:delText>
                </w:r>
                <w:r w:rsidRPr="00EF4332" w:rsidDel="00C15343">
                  <w:rPr>
                    <w:szCs w:val="22"/>
                  </w:rPr>
                  <w:delText xml:space="preserve"> YYYY-MM-DD</w:delText>
                </w:r>
                <w:r w:rsidDel="00C15343">
                  <w:rPr>
                    <w:szCs w:val="22"/>
                  </w:rPr>
                  <w:delText>.</w:delText>
                </w:r>
              </w:del>
            </w:ins>
          </w:p>
        </w:tc>
      </w:tr>
      <w:tr w:rsidR="009B1E74" w:rsidRPr="00B9499D" w14:paraId="03FDAB0E" w14:textId="77777777" w:rsidTr="00F700B4">
        <w:trPr>
          <w:ins w:id="1851" w:author="Краснова Наталья EXP-321714" w:date="2026-03-25T13:07:00Z"/>
        </w:trPr>
        <w:tc>
          <w:tcPr>
            <w:tcW w:w="1100" w:type="pct"/>
          </w:tcPr>
          <w:p w14:paraId="1D87B38B" w14:textId="218309E8" w:rsidR="009B1E74" w:rsidRPr="00047B6C" w:rsidRDefault="009B1E74" w:rsidP="009B1E74">
            <w:pPr>
              <w:pStyle w:val="GOSTTablenorm"/>
              <w:rPr>
                <w:ins w:id="1852" w:author="Краснова Наталья EXP-321714" w:date="2026-03-25T13:07:00Z"/>
                <w:highlight w:val="cyan"/>
              </w:rPr>
            </w:pPr>
            <w:ins w:id="1853" w:author="Краснова Наталья EXP-321714" w:date="2026-03-25T13:08:00Z">
              <w:r w:rsidRPr="00047B6C">
                <w:rPr>
                  <w:highlight w:val="cyan"/>
                </w:rPr>
                <w:t>Сумма в валюте обязательства на первый год планового периода</w:t>
              </w:r>
            </w:ins>
          </w:p>
        </w:tc>
        <w:tc>
          <w:tcPr>
            <w:tcW w:w="750" w:type="pct"/>
          </w:tcPr>
          <w:p w14:paraId="79FF8E12" w14:textId="5E5E67AA" w:rsidR="009B1E74" w:rsidRPr="00047B6C" w:rsidRDefault="009B1E74" w:rsidP="009B1E74">
            <w:pPr>
              <w:pStyle w:val="GOSTTablenorm"/>
              <w:rPr>
                <w:ins w:id="1854" w:author="Краснова Наталья EXP-321714" w:date="2026-03-25T13:07:00Z"/>
                <w:b/>
                <w:bCs/>
                <w:highlight w:val="cyan"/>
              </w:rPr>
            </w:pPr>
            <w:commentRangeStart w:id="1855"/>
            <w:ins w:id="1856" w:author="Краснова Наталья EXP-321714" w:date="2026-03-25T14:29:00Z">
              <w:r w:rsidRPr="00047B6C">
                <w:rPr>
                  <w:b/>
                  <w:highlight w:val="cyan"/>
                </w:rPr>
                <w:t>ACT</w:t>
              </w:r>
            </w:ins>
            <w:commentRangeEnd w:id="1855"/>
            <w:r w:rsidRPr="00047B6C">
              <w:rPr>
                <w:rStyle w:val="afff4"/>
                <w:b/>
                <w:sz w:val="22"/>
                <w:szCs w:val="20"/>
                <w:highlight w:val="cyan"/>
              </w:rPr>
              <w:commentReference w:id="1855"/>
            </w:r>
            <w:ins w:id="1857" w:author="Краснова Наталья EXP-321714" w:date="2026-03-25T14:29:00Z">
              <w:r w:rsidRPr="00047B6C">
                <w:rPr>
                  <w:b/>
                  <w:highlight w:val="cyan"/>
                </w:rPr>
                <w:t>_766_SND_</w:t>
              </w:r>
              <w:r w:rsidRPr="00047B6C">
                <w:rPr>
                  <w:b/>
                  <w:highlight w:val="cyan"/>
                  <w:lang w:val="en-US"/>
                </w:rPr>
                <w:t>D</w:t>
              </w:r>
              <w:r w:rsidRPr="00047B6C">
                <w:rPr>
                  <w:b/>
                  <w:highlight w:val="cyan"/>
                </w:rPr>
                <w:t>O_2:</w:t>
              </w:r>
              <w:r w:rsidRPr="00047B6C">
                <w:rPr>
                  <w:highlight w:val="cyan"/>
                </w:rPr>
                <w:t>sumVal</w:t>
              </w:r>
            </w:ins>
            <w:ins w:id="1858" w:author="Краснова Наталья EXP-321714" w:date="2026-03-25T14:31:00Z">
              <w:r w:rsidRPr="00047B6C">
                <w:rPr>
                  <w:highlight w:val="cyan"/>
                </w:rPr>
                <w:t>3</w:t>
              </w:r>
            </w:ins>
          </w:p>
        </w:tc>
        <w:tc>
          <w:tcPr>
            <w:tcW w:w="500" w:type="pct"/>
            <w:shd w:val="clear" w:color="auto" w:fill="CCFFFF"/>
          </w:tcPr>
          <w:p w14:paraId="5BFA39AE" w14:textId="658758F2" w:rsidR="009B1E74" w:rsidRPr="00047B6C" w:rsidRDefault="009B1E74" w:rsidP="009B1E74">
            <w:pPr>
              <w:pStyle w:val="GOSTTablenorm"/>
              <w:rPr>
                <w:ins w:id="1859" w:author="Краснова Наталья EXP-321714" w:date="2026-03-25T13:07:00Z"/>
                <w:highlight w:val="cyan"/>
              </w:rPr>
            </w:pPr>
            <w:ins w:id="1860" w:author="Краснова Наталья EXP-321714" w:date="2026-03-25T13:08:00Z">
              <w:r w:rsidRPr="00047B6C">
                <w:rPr>
                  <w:highlight w:val="cyan"/>
                </w:rPr>
                <w:t>Сумма</w:t>
              </w:r>
            </w:ins>
          </w:p>
        </w:tc>
        <w:tc>
          <w:tcPr>
            <w:tcW w:w="300" w:type="pct"/>
            <w:shd w:val="clear" w:color="auto" w:fill="CCFFFF"/>
          </w:tcPr>
          <w:p w14:paraId="2983ACD7" w14:textId="146C257E" w:rsidR="009B1E74" w:rsidRPr="00047B6C" w:rsidRDefault="009B1E74" w:rsidP="009B1E74">
            <w:pPr>
              <w:pStyle w:val="GOSTTablenorm"/>
              <w:rPr>
                <w:ins w:id="1861" w:author="Краснова Наталья EXP-321714" w:date="2026-03-25T13:07:00Z"/>
                <w:highlight w:val="cyan"/>
              </w:rPr>
            </w:pPr>
            <w:ins w:id="1862" w:author="Краснова Наталья EXP-321714" w:date="2026-03-25T13:08:00Z">
              <w:r w:rsidRPr="00047B6C">
                <w:rPr>
                  <w:highlight w:val="cyan"/>
                </w:rPr>
                <w:t>Да</w:t>
              </w:r>
            </w:ins>
          </w:p>
        </w:tc>
        <w:tc>
          <w:tcPr>
            <w:tcW w:w="315" w:type="pct"/>
            <w:shd w:val="clear" w:color="auto" w:fill="CCFFFF"/>
          </w:tcPr>
          <w:p w14:paraId="3B8A8BC6" w14:textId="77777777" w:rsidR="009B1E74" w:rsidRPr="00047B6C" w:rsidRDefault="009B1E74" w:rsidP="009B1E74">
            <w:pPr>
              <w:pStyle w:val="GOSTTablenorm"/>
              <w:rPr>
                <w:ins w:id="1863" w:author="Краснова Наталья EXP-321714" w:date="2026-03-25T13:07:00Z"/>
                <w:highlight w:val="cyan"/>
              </w:rPr>
            </w:pPr>
          </w:p>
        </w:tc>
        <w:tc>
          <w:tcPr>
            <w:tcW w:w="2035" w:type="pct"/>
          </w:tcPr>
          <w:p w14:paraId="4D20F256" w14:textId="715ED5D0" w:rsidR="009B1E74" w:rsidRPr="00047B6C" w:rsidRDefault="009B1E74" w:rsidP="009B1E74">
            <w:pPr>
              <w:pStyle w:val="GOSTTablenorm"/>
              <w:rPr>
                <w:ins w:id="1864" w:author="Краснова Наталья EXP-321714" w:date="2026-03-25T13:07:00Z"/>
                <w:szCs w:val="22"/>
                <w:highlight w:val="cyan"/>
              </w:rPr>
            </w:pPr>
            <w:ins w:id="1865" w:author="Краснова Наталья EXP-321714" w:date="2026-03-25T13:08:00Z">
              <w:r w:rsidRPr="00047B6C">
                <w:rPr>
                  <w:highlight w:val="cyan"/>
                </w:rPr>
                <w:t xml:space="preserve">Сумма денежного обязательства </w:t>
              </w:r>
            </w:ins>
            <w:ins w:id="1866" w:author="Краснова Наталья EXP-321714" w:date="2026-03-25T13:09:00Z">
              <w:r w:rsidRPr="00047B6C">
                <w:rPr>
                  <w:highlight w:val="cyan"/>
                </w:rPr>
                <w:t xml:space="preserve">на первый год планового периода </w:t>
              </w:r>
            </w:ins>
            <w:ins w:id="1867" w:author="Краснова Наталья EXP-321714" w:date="2026-03-25T13:08:00Z">
              <w:r w:rsidRPr="00047B6C">
                <w:rPr>
                  <w:highlight w:val="cyan"/>
                </w:rPr>
                <w:t>в единицах валюты, указанной в параметре «Код валюты по ОКВ ДО» (</w:t>
              </w:r>
              <w:r w:rsidRPr="00047B6C">
                <w:rPr>
                  <w:b/>
                  <w:highlight w:val="cyan"/>
                </w:rPr>
                <w:t>ACT_766_SND_</w:t>
              </w:r>
              <w:r w:rsidRPr="00047B6C">
                <w:rPr>
                  <w:b/>
                  <w:highlight w:val="cyan"/>
                  <w:lang w:val="en-US"/>
                </w:rPr>
                <w:t>D</w:t>
              </w:r>
              <w:r w:rsidRPr="00047B6C">
                <w:rPr>
                  <w:b/>
                  <w:highlight w:val="cyan"/>
                </w:rPr>
                <w:t>O:</w:t>
              </w:r>
              <w:r w:rsidRPr="00047B6C">
                <w:rPr>
                  <w:highlight w:val="cyan"/>
                </w:rPr>
                <w:t>okvCode), с точностью 2 знака после запятой</w:t>
              </w:r>
            </w:ins>
          </w:p>
        </w:tc>
      </w:tr>
      <w:tr w:rsidR="009B1E74" w:rsidRPr="00B9499D" w14:paraId="2293FE80" w14:textId="77777777" w:rsidTr="00F700B4">
        <w:trPr>
          <w:ins w:id="1868" w:author="Краснова Наталья EXP-321714" w:date="2026-03-25T13:07:00Z"/>
        </w:trPr>
        <w:tc>
          <w:tcPr>
            <w:tcW w:w="1100" w:type="pct"/>
          </w:tcPr>
          <w:p w14:paraId="7BA79466" w14:textId="3B1FC513" w:rsidR="009B1E74" w:rsidRPr="00047B6C" w:rsidRDefault="009B1E74" w:rsidP="009B1E74">
            <w:pPr>
              <w:pStyle w:val="GOSTTablenorm"/>
              <w:rPr>
                <w:ins w:id="1869" w:author="Краснова Наталья EXP-321714" w:date="2026-03-25T13:07:00Z"/>
                <w:highlight w:val="cyan"/>
              </w:rPr>
            </w:pPr>
            <w:ins w:id="1870" w:author="Краснова Наталья EXP-321714" w:date="2026-03-25T13:08:00Z">
              <w:r w:rsidRPr="00047B6C">
                <w:rPr>
                  <w:highlight w:val="cyan"/>
                </w:rPr>
                <w:t>Сумма в рублях на первый год планового периода</w:t>
              </w:r>
            </w:ins>
          </w:p>
        </w:tc>
        <w:tc>
          <w:tcPr>
            <w:tcW w:w="750" w:type="pct"/>
          </w:tcPr>
          <w:p w14:paraId="66F516D9" w14:textId="47C12564" w:rsidR="009B1E74" w:rsidRPr="00047B6C" w:rsidRDefault="009B1E74" w:rsidP="009B1E74">
            <w:pPr>
              <w:pStyle w:val="GOSTTablenorm"/>
              <w:rPr>
                <w:ins w:id="1871" w:author="Краснова Наталья EXP-321714" w:date="2026-03-25T13:07:00Z"/>
                <w:b/>
                <w:bCs/>
                <w:highlight w:val="cyan"/>
              </w:rPr>
            </w:pPr>
            <w:ins w:id="1872" w:author="Краснова Наталья EXP-321714" w:date="2026-03-25T14:32:00Z">
              <w:r w:rsidRPr="00047B6C">
                <w:rPr>
                  <w:b/>
                  <w:highlight w:val="cyan"/>
                </w:rPr>
                <w:t>ACT_766_SND_</w:t>
              </w:r>
              <w:r w:rsidRPr="00047B6C">
                <w:rPr>
                  <w:b/>
                  <w:highlight w:val="cyan"/>
                  <w:lang w:val="en-US"/>
                </w:rPr>
                <w:t>D</w:t>
              </w:r>
              <w:r w:rsidRPr="00047B6C">
                <w:rPr>
                  <w:b/>
                  <w:highlight w:val="cyan"/>
                </w:rPr>
                <w:t>O_2:</w:t>
              </w:r>
              <w:r w:rsidRPr="00047B6C">
                <w:rPr>
                  <w:highlight w:val="cyan"/>
                </w:rPr>
                <w:t>sumRub3</w:t>
              </w:r>
            </w:ins>
          </w:p>
        </w:tc>
        <w:tc>
          <w:tcPr>
            <w:tcW w:w="500" w:type="pct"/>
            <w:shd w:val="clear" w:color="auto" w:fill="CCFFFF"/>
          </w:tcPr>
          <w:p w14:paraId="637A5E2B" w14:textId="13E703A1" w:rsidR="009B1E74" w:rsidRPr="00047B6C" w:rsidRDefault="009B1E74" w:rsidP="009B1E74">
            <w:pPr>
              <w:pStyle w:val="GOSTTablenorm"/>
              <w:rPr>
                <w:ins w:id="1873" w:author="Краснова Наталья EXP-321714" w:date="2026-03-25T13:07:00Z"/>
                <w:highlight w:val="cyan"/>
              </w:rPr>
            </w:pPr>
            <w:ins w:id="1874" w:author="Краснова Наталья EXP-321714" w:date="2026-03-25T13:08:00Z">
              <w:r w:rsidRPr="00047B6C">
                <w:rPr>
                  <w:highlight w:val="cyan"/>
                </w:rPr>
                <w:t>Сумма</w:t>
              </w:r>
            </w:ins>
          </w:p>
        </w:tc>
        <w:tc>
          <w:tcPr>
            <w:tcW w:w="300" w:type="pct"/>
            <w:shd w:val="clear" w:color="auto" w:fill="CCFFFF"/>
          </w:tcPr>
          <w:p w14:paraId="687B8191" w14:textId="2082FB73" w:rsidR="009B1E74" w:rsidRPr="00047B6C" w:rsidRDefault="009B1E74" w:rsidP="009B1E74">
            <w:pPr>
              <w:pStyle w:val="GOSTTablenorm"/>
              <w:rPr>
                <w:ins w:id="1875" w:author="Краснова Наталья EXP-321714" w:date="2026-03-25T13:07:00Z"/>
                <w:highlight w:val="cyan"/>
              </w:rPr>
            </w:pPr>
            <w:ins w:id="1876" w:author="Краснова Наталья EXP-321714" w:date="2026-03-25T13:08:00Z">
              <w:r w:rsidRPr="00047B6C">
                <w:rPr>
                  <w:highlight w:val="cyan"/>
                </w:rPr>
                <w:t>Да</w:t>
              </w:r>
            </w:ins>
          </w:p>
        </w:tc>
        <w:tc>
          <w:tcPr>
            <w:tcW w:w="315" w:type="pct"/>
            <w:shd w:val="clear" w:color="auto" w:fill="CCFFFF"/>
          </w:tcPr>
          <w:p w14:paraId="652691BB" w14:textId="77777777" w:rsidR="009B1E74" w:rsidRPr="00047B6C" w:rsidRDefault="009B1E74" w:rsidP="009B1E74">
            <w:pPr>
              <w:pStyle w:val="GOSTTablenorm"/>
              <w:rPr>
                <w:ins w:id="1877" w:author="Краснова Наталья EXP-321714" w:date="2026-03-25T13:07:00Z"/>
                <w:highlight w:val="cyan"/>
              </w:rPr>
            </w:pPr>
          </w:p>
        </w:tc>
        <w:tc>
          <w:tcPr>
            <w:tcW w:w="2035" w:type="pct"/>
          </w:tcPr>
          <w:p w14:paraId="13B1AF05" w14:textId="4206BB39" w:rsidR="009B1E74" w:rsidRPr="00047B6C" w:rsidRDefault="009B1E74" w:rsidP="009B1E74">
            <w:pPr>
              <w:pStyle w:val="GOSTTablenorm"/>
              <w:rPr>
                <w:ins w:id="1878" w:author="Краснова Наталья EXP-321714" w:date="2026-03-25T13:07:00Z"/>
                <w:szCs w:val="22"/>
                <w:highlight w:val="cyan"/>
              </w:rPr>
            </w:pPr>
            <w:ins w:id="1879" w:author="Краснова Наталья EXP-321714" w:date="2026-03-25T13:08:00Z">
              <w:r w:rsidRPr="00047B6C">
                <w:rPr>
                  <w:highlight w:val="cyan"/>
                </w:rPr>
                <w:t xml:space="preserve">Сумма денежного обязательства </w:t>
              </w:r>
            </w:ins>
            <w:ins w:id="1880" w:author="Краснова Наталья EXP-321714" w:date="2026-03-25T13:09:00Z">
              <w:r w:rsidRPr="00047B6C">
                <w:rPr>
                  <w:highlight w:val="cyan"/>
                </w:rPr>
                <w:t xml:space="preserve">на первый год планового периода </w:t>
              </w:r>
            </w:ins>
            <w:ins w:id="1881" w:author="Краснова Наталья EXP-321714" w:date="2026-03-25T13:08:00Z">
              <w:r w:rsidRPr="00047B6C">
                <w:rPr>
                  <w:highlight w:val="cyan"/>
                </w:rPr>
                <w:t>в рублевом эквиваленте с точностью 2 знака после запятой</w:t>
              </w:r>
            </w:ins>
          </w:p>
        </w:tc>
      </w:tr>
      <w:tr w:rsidR="009B1E74" w:rsidRPr="00B9499D" w14:paraId="5213884E" w14:textId="77777777" w:rsidTr="00F700B4">
        <w:trPr>
          <w:ins w:id="1882" w:author="Краснова Наталья EXP-321714" w:date="2026-03-25T13:07:00Z"/>
        </w:trPr>
        <w:tc>
          <w:tcPr>
            <w:tcW w:w="1100" w:type="pct"/>
          </w:tcPr>
          <w:p w14:paraId="5888D525" w14:textId="4CD841CB" w:rsidR="009B1E74" w:rsidRPr="00047B6C" w:rsidRDefault="009B1E74" w:rsidP="009B1E74">
            <w:pPr>
              <w:pStyle w:val="GOSTTablenorm"/>
              <w:rPr>
                <w:ins w:id="1883" w:author="Краснова Наталья EXP-321714" w:date="2026-03-25T13:07:00Z"/>
                <w:highlight w:val="cyan"/>
              </w:rPr>
            </w:pPr>
            <w:ins w:id="1884" w:author="Краснова Наталья EXP-321714" w:date="2026-03-25T13:08:00Z">
              <w:r w:rsidRPr="00047B6C">
                <w:rPr>
                  <w:highlight w:val="cyan"/>
                </w:rPr>
                <w:t>Сумма в валюте обязательства на второй год планового периода</w:t>
              </w:r>
            </w:ins>
          </w:p>
        </w:tc>
        <w:tc>
          <w:tcPr>
            <w:tcW w:w="750" w:type="pct"/>
          </w:tcPr>
          <w:p w14:paraId="1465CDC7" w14:textId="76BAE0DC" w:rsidR="009B1E74" w:rsidRPr="00047B6C" w:rsidRDefault="009B1E74" w:rsidP="009B1E74">
            <w:pPr>
              <w:pStyle w:val="GOSTTablenorm"/>
              <w:rPr>
                <w:ins w:id="1885" w:author="Краснова Наталья EXP-321714" w:date="2026-03-25T13:07:00Z"/>
                <w:b/>
                <w:bCs/>
                <w:highlight w:val="cyan"/>
              </w:rPr>
            </w:pPr>
            <w:ins w:id="1886" w:author="Краснова Наталья EXP-321714" w:date="2026-03-25T14:33:00Z">
              <w:r w:rsidRPr="00047B6C">
                <w:rPr>
                  <w:b/>
                  <w:highlight w:val="cyan"/>
                </w:rPr>
                <w:t>ACT_766_SND_</w:t>
              </w:r>
              <w:r w:rsidRPr="00047B6C">
                <w:rPr>
                  <w:b/>
                  <w:highlight w:val="cyan"/>
                  <w:lang w:val="en-US"/>
                </w:rPr>
                <w:t>D</w:t>
              </w:r>
              <w:r w:rsidRPr="00047B6C">
                <w:rPr>
                  <w:b/>
                  <w:highlight w:val="cyan"/>
                </w:rPr>
                <w:t>O_2:</w:t>
              </w:r>
              <w:r w:rsidRPr="00047B6C">
                <w:rPr>
                  <w:highlight w:val="cyan"/>
                </w:rPr>
                <w:t>sumVal4</w:t>
              </w:r>
            </w:ins>
          </w:p>
        </w:tc>
        <w:tc>
          <w:tcPr>
            <w:tcW w:w="500" w:type="pct"/>
            <w:shd w:val="clear" w:color="auto" w:fill="CCFFFF"/>
          </w:tcPr>
          <w:p w14:paraId="2093FCE6" w14:textId="5BF53AF3" w:rsidR="009B1E74" w:rsidRPr="00047B6C" w:rsidRDefault="009B1E74" w:rsidP="009B1E74">
            <w:pPr>
              <w:pStyle w:val="GOSTTablenorm"/>
              <w:rPr>
                <w:ins w:id="1887" w:author="Краснова Наталья EXP-321714" w:date="2026-03-25T13:07:00Z"/>
                <w:highlight w:val="cyan"/>
              </w:rPr>
            </w:pPr>
            <w:ins w:id="1888" w:author="Краснова Наталья EXP-321714" w:date="2026-03-25T13:08:00Z">
              <w:r w:rsidRPr="00047B6C">
                <w:rPr>
                  <w:highlight w:val="cyan"/>
                </w:rPr>
                <w:t>Сумма</w:t>
              </w:r>
            </w:ins>
          </w:p>
        </w:tc>
        <w:tc>
          <w:tcPr>
            <w:tcW w:w="300" w:type="pct"/>
            <w:shd w:val="clear" w:color="auto" w:fill="CCFFFF"/>
          </w:tcPr>
          <w:p w14:paraId="6859C078" w14:textId="69E363C0" w:rsidR="009B1E74" w:rsidRPr="00047B6C" w:rsidRDefault="009B1E74" w:rsidP="009B1E74">
            <w:pPr>
              <w:pStyle w:val="GOSTTablenorm"/>
              <w:rPr>
                <w:ins w:id="1889" w:author="Краснова Наталья EXP-321714" w:date="2026-03-25T13:07:00Z"/>
                <w:highlight w:val="cyan"/>
              </w:rPr>
            </w:pPr>
            <w:ins w:id="1890" w:author="Краснова Наталья EXP-321714" w:date="2026-03-25T13:08:00Z">
              <w:r w:rsidRPr="00047B6C">
                <w:rPr>
                  <w:highlight w:val="cyan"/>
                </w:rPr>
                <w:t>Да</w:t>
              </w:r>
            </w:ins>
          </w:p>
        </w:tc>
        <w:tc>
          <w:tcPr>
            <w:tcW w:w="315" w:type="pct"/>
            <w:shd w:val="clear" w:color="auto" w:fill="CCFFFF"/>
          </w:tcPr>
          <w:p w14:paraId="5639AF48" w14:textId="77777777" w:rsidR="009B1E74" w:rsidRPr="00047B6C" w:rsidRDefault="009B1E74" w:rsidP="009B1E74">
            <w:pPr>
              <w:pStyle w:val="GOSTTablenorm"/>
              <w:rPr>
                <w:ins w:id="1891" w:author="Краснова Наталья EXP-321714" w:date="2026-03-25T13:07:00Z"/>
                <w:highlight w:val="cyan"/>
              </w:rPr>
            </w:pPr>
          </w:p>
        </w:tc>
        <w:tc>
          <w:tcPr>
            <w:tcW w:w="2035" w:type="pct"/>
          </w:tcPr>
          <w:p w14:paraId="7E064860" w14:textId="6BFF8DB9" w:rsidR="009B1E74" w:rsidRPr="00047B6C" w:rsidRDefault="009B1E74" w:rsidP="009B1E74">
            <w:pPr>
              <w:pStyle w:val="GOSTTablenorm"/>
              <w:rPr>
                <w:ins w:id="1892" w:author="Краснова Наталья EXP-321714" w:date="2026-03-25T13:07:00Z"/>
                <w:szCs w:val="22"/>
                <w:highlight w:val="cyan"/>
              </w:rPr>
            </w:pPr>
            <w:ins w:id="1893" w:author="Краснова Наталья EXP-321714" w:date="2026-03-25T13:09:00Z">
              <w:r w:rsidRPr="00047B6C">
                <w:rPr>
                  <w:highlight w:val="cyan"/>
                </w:rPr>
                <w:t xml:space="preserve">Сумма денежного обязательства на </w:t>
              </w:r>
            </w:ins>
            <w:ins w:id="1894" w:author="Краснова Наталья EXP-321714" w:date="2026-03-25T13:10:00Z">
              <w:r w:rsidRPr="00047B6C">
                <w:rPr>
                  <w:highlight w:val="cyan"/>
                </w:rPr>
                <w:t>второй</w:t>
              </w:r>
            </w:ins>
            <w:ins w:id="1895" w:author="Краснова Наталья EXP-321714" w:date="2026-03-25T13:09:00Z">
              <w:r w:rsidRPr="00047B6C">
                <w:rPr>
                  <w:highlight w:val="cyan"/>
                </w:rPr>
                <w:t xml:space="preserve"> год планового периода в единицах валюты, указанной в параметре «Код валюты по ОКВ ДО» (</w:t>
              </w:r>
              <w:r w:rsidRPr="00047B6C">
                <w:rPr>
                  <w:b/>
                  <w:highlight w:val="cyan"/>
                </w:rPr>
                <w:t>ACT_766_SND_</w:t>
              </w:r>
              <w:r w:rsidRPr="00047B6C">
                <w:rPr>
                  <w:b/>
                  <w:highlight w:val="cyan"/>
                  <w:lang w:val="en-US"/>
                </w:rPr>
                <w:t>D</w:t>
              </w:r>
              <w:r w:rsidRPr="00047B6C">
                <w:rPr>
                  <w:b/>
                  <w:highlight w:val="cyan"/>
                </w:rPr>
                <w:t>O:</w:t>
              </w:r>
              <w:r w:rsidRPr="00047B6C">
                <w:rPr>
                  <w:highlight w:val="cyan"/>
                </w:rPr>
                <w:t>okvCode), с точностью 2 знака после запятой</w:t>
              </w:r>
            </w:ins>
          </w:p>
        </w:tc>
      </w:tr>
      <w:tr w:rsidR="009B1E74" w:rsidRPr="00B9499D" w14:paraId="3009F963" w14:textId="77777777" w:rsidTr="00F700B4">
        <w:trPr>
          <w:ins w:id="1896" w:author="Краснова Наталья EXP-321714" w:date="2026-03-25T13:07:00Z"/>
        </w:trPr>
        <w:tc>
          <w:tcPr>
            <w:tcW w:w="1100" w:type="pct"/>
          </w:tcPr>
          <w:p w14:paraId="380EE44E" w14:textId="1F60E50F" w:rsidR="009B1E74" w:rsidRPr="00047B6C" w:rsidRDefault="009B1E74" w:rsidP="009B1E74">
            <w:pPr>
              <w:pStyle w:val="GOSTTablenorm"/>
              <w:rPr>
                <w:ins w:id="1897" w:author="Краснова Наталья EXP-321714" w:date="2026-03-25T13:07:00Z"/>
                <w:highlight w:val="cyan"/>
              </w:rPr>
            </w:pPr>
            <w:ins w:id="1898" w:author="Краснова Наталья EXP-321714" w:date="2026-03-25T13:08:00Z">
              <w:r w:rsidRPr="00047B6C">
                <w:rPr>
                  <w:highlight w:val="cyan"/>
                </w:rPr>
                <w:t>Сумма в рублях на второй год планового периода</w:t>
              </w:r>
            </w:ins>
          </w:p>
        </w:tc>
        <w:tc>
          <w:tcPr>
            <w:tcW w:w="750" w:type="pct"/>
          </w:tcPr>
          <w:p w14:paraId="2E595E67" w14:textId="24DE04C0" w:rsidR="009B1E74" w:rsidRPr="00047B6C" w:rsidRDefault="009B1E74" w:rsidP="009B1E74">
            <w:pPr>
              <w:pStyle w:val="GOSTTablenorm"/>
              <w:rPr>
                <w:ins w:id="1899" w:author="Краснова Наталья EXP-321714" w:date="2026-03-25T13:07:00Z"/>
                <w:b/>
                <w:bCs/>
                <w:highlight w:val="cyan"/>
              </w:rPr>
            </w:pPr>
            <w:ins w:id="1900" w:author="Краснова Наталья EXP-321714" w:date="2026-03-25T14:32:00Z">
              <w:r w:rsidRPr="00047B6C">
                <w:rPr>
                  <w:b/>
                  <w:highlight w:val="cyan"/>
                </w:rPr>
                <w:t>ACT_766_SND_</w:t>
              </w:r>
              <w:r w:rsidRPr="00047B6C">
                <w:rPr>
                  <w:b/>
                  <w:highlight w:val="cyan"/>
                  <w:lang w:val="en-US"/>
                </w:rPr>
                <w:t>D</w:t>
              </w:r>
              <w:r w:rsidRPr="00047B6C">
                <w:rPr>
                  <w:b/>
                  <w:highlight w:val="cyan"/>
                </w:rPr>
                <w:t>O_2:</w:t>
              </w:r>
              <w:r w:rsidRPr="00047B6C">
                <w:rPr>
                  <w:highlight w:val="cyan"/>
                </w:rPr>
                <w:t>sumRub4</w:t>
              </w:r>
            </w:ins>
          </w:p>
        </w:tc>
        <w:tc>
          <w:tcPr>
            <w:tcW w:w="500" w:type="pct"/>
            <w:shd w:val="clear" w:color="auto" w:fill="CCFFFF"/>
          </w:tcPr>
          <w:p w14:paraId="358755A2" w14:textId="5376B708" w:rsidR="009B1E74" w:rsidRPr="00047B6C" w:rsidRDefault="009B1E74" w:rsidP="009B1E74">
            <w:pPr>
              <w:pStyle w:val="GOSTTablenorm"/>
              <w:rPr>
                <w:ins w:id="1901" w:author="Краснова Наталья EXP-321714" w:date="2026-03-25T13:07:00Z"/>
                <w:highlight w:val="cyan"/>
              </w:rPr>
            </w:pPr>
            <w:ins w:id="1902" w:author="Краснова Наталья EXP-321714" w:date="2026-03-25T13:08:00Z">
              <w:r w:rsidRPr="00047B6C">
                <w:rPr>
                  <w:highlight w:val="cyan"/>
                </w:rPr>
                <w:t>Сумма</w:t>
              </w:r>
            </w:ins>
          </w:p>
        </w:tc>
        <w:tc>
          <w:tcPr>
            <w:tcW w:w="300" w:type="pct"/>
            <w:shd w:val="clear" w:color="auto" w:fill="CCFFFF"/>
          </w:tcPr>
          <w:p w14:paraId="23ECF4E1" w14:textId="0C589888" w:rsidR="009B1E74" w:rsidRPr="00047B6C" w:rsidRDefault="009B1E74" w:rsidP="009B1E74">
            <w:pPr>
              <w:pStyle w:val="GOSTTablenorm"/>
              <w:rPr>
                <w:ins w:id="1903" w:author="Краснова Наталья EXP-321714" w:date="2026-03-25T13:07:00Z"/>
                <w:highlight w:val="cyan"/>
              </w:rPr>
            </w:pPr>
            <w:ins w:id="1904" w:author="Краснова Наталья EXP-321714" w:date="2026-03-25T13:08:00Z">
              <w:r w:rsidRPr="00047B6C">
                <w:rPr>
                  <w:highlight w:val="cyan"/>
                </w:rPr>
                <w:t>Да</w:t>
              </w:r>
            </w:ins>
          </w:p>
        </w:tc>
        <w:tc>
          <w:tcPr>
            <w:tcW w:w="315" w:type="pct"/>
            <w:shd w:val="clear" w:color="auto" w:fill="CCFFFF"/>
          </w:tcPr>
          <w:p w14:paraId="547B2B16" w14:textId="77777777" w:rsidR="009B1E74" w:rsidRPr="00047B6C" w:rsidRDefault="009B1E74" w:rsidP="009B1E74">
            <w:pPr>
              <w:pStyle w:val="GOSTTablenorm"/>
              <w:rPr>
                <w:ins w:id="1905" w:author="Краснова Наталья EXP-321714" w:date="2026-03-25T13:07:00Z"/>
                <w:highlight w:val="cyan"/>
              </w:rPr>
            </w:pPr>
          </w:p>
        </w:tc>
        <w:tc>
          <w:tcPr>
            <w:tcW w:w="2035" w:type="pct"/>
          </w:tcPr>
          <w:p w14:paraId="1430D28C" w14:textId="5FD82F79" w:rsidR="009B1E74" w:rsidRPr="00047B6C" w:rsidRDefault="009B1E74" w:rsidP="009B1E74">
            <w:pPr>
              <w:pStyle w:val="GOSTTablenorm"/>
              <w:rPr>
                <w:ins w:id="1906" w:author="Краснова Наталья EXP-321714" w:date="2026-03-25T13:07:00Z"/>
                <w:szCs w:val="22"/>
                <w:highlight w:val="cyan"/>
              </w:rPr>
            </w:pPr>
            <w:ins w:id="1907" w:author="Краснова Наталья EXP-321714" w:date="2026-03-25T13:09:00Z">
              <w:r w:rsidRPr="00047B6C">
                <w:rPr>
                  <w:highlight w:val="cyan"/>
                </w:rPr>
                <w:t xml:space="preserve">Сумма денежного обязательства на </w:t>
              </w:r>
            </w:ins>
            <w:ins w:id="1908" w:author="Краснова Наталья EXP-321714" w:date="2026-03-25T13:10:00Z">
              <w:r w:rsidRPr="00047B6C">
                <w:rPr>
                  <w:highlight w:val="cyan"/>
                </w:rPr>
                <w:t>второй</w:t>
              </w:r>
            </w:ins>
            <w:ins w:id="1909" w:author="Краснова Наталья EXP-321714" w:date="2026-03-25T13:09:00Z">
              <w:r w:rsidRPr="00047B6C">
                <w:rPr>
                  <w:highlight w:val="cyan"/>
                </w:rPr>
                <w:t xml:space="preserve"> год планового периода в рублевом эквиваленте с точностью 2 знака после запятой</w:t>
              </w:r>
            </w:ins>
          </w:p>
        </w:tc>
      </w:tr>
      <w:tr w:rsidR="009B1E74" w:rsidRPr="00B9499D" w14:paraId="22B026A1" w14:textId="77777777" w:rsidTr="00F700B4">
        <w:trPr>
          <w:ins w:id="1910" w:author="Краснова Наталья EXP-321714" w:date="2026-03-25T13:07:00Z"/>
        </w:trPr>
        <w:tc>
          <w:tcPr>
            <w:tcW w:w="1100" w:type="pct"/>
          </w:tcPr>
          <w:p w14:paraId="7DFCF979" w14:textId="634041E5" w:rsidR="009B1E74" w:rsidRPr="00047B6C" w:rsidRDefault="009B1E74" w:rsidP="009B1E74">
            <w:pPr>
              <w:pStyle w:val="GOSTTablenorm"/>
              <w:rPr>
                <w:ins w:id="1911" w:author="Краснова Наталья EXP-321714" w:date="2026-03-25T13:07:00Z"/>
                <w:highlight w:val="cyan"/>
              </w:rPr>
            </w:pPr>
            <w:ins w:id="1912" w:author="Краснова Наталья EXP-321714" w:date="2026-03-25T13:08:00Z">
              <w:r w:rsidRPr="00047B6C">
                <w:rPr>
                  <w:highlight w:val="cyan"/>
                </w:rPr>
                <w:t>Сумма в валюте обязательства на третий год планового периода</w:t>
              </w:r>
            </w:ins>
          </w:p>
        </w:tc>
        <w:tc>
          <w:tcPr>
            <w:tcW w:w="750" w:type="pct"/>
          </w:tcPr>
          <w:p w14:paraId="6CFB99C8" w14:textId="0ACACB35" w:rsidR="009B1E74" w:rsidRPr="00047B6C" w:rsidRDefault="009B1E74" w:rsidP="009B1E74">
            <w:pPr>
              <w:pStyle w:val="GOSTTablenorm"/>
              <w:rPr>
                <w:ins w:id="1913" w:author="Краснова Наталья EXP-321714" w:date="2026-03-25T13:07:00Z"/>
                <w:b/>
                <w:bCs/>
                <w:highlight w:val="cyan"/>
              </w:rPr>
            </w:pPr>
            <w:ins w:id="1914" w:author="Краснова Наталья EXP-321714" w:date="2026-03-25T14:33:00Z">
              <w:r w:rsidRPr="00047B6C">
                <w:rPr>
                  <w:b/>
                  <w:highlight w:val="cyan"/>
                </w:rPr>
                <w:t>ACT_766_SND_</w:t>
              </w:r>
              <w:r w:rsidRPr="00047B6C">
                <w:rPr>
                  <w:b/>
                  <w:highlight w:val="cyan"/>
                  <w:lang w:val="en-US"/>
                </w:rPr>
                <w:t>D</w:t>
              </w:r>
              <w:r w:rsidRPr="00047B6C">
                <w:rPr>
                  <w:b/>
                  <w:highlight w:val="cyan"/>
                </w:rPr>
                <w:t>O_2:</w:t>
              </w:r>
              <w:r w:rsidRPr="00047B6C">
                <w:rPr>
                  <w:highlight w:val="cyan"/>
                </w:rPr>
                <w:t>sumVal5</w:t>
              </w:r>
            </w:ins>
          </w:p>
        </w:tc>
        <w:tc>
          <w:tcPr>
            <w:tcW w:w="500" w:type="pct"/>
            <w:shd w:val="clear" w:color="auto" w:fill="CCFFFF"/>
          </w:tcPr>
          <w:p w14:paraId="0B476D32" w14:textId="3DE05F17" w:rsidR="009B1E74" w:rsidRPr="00047B6C" w:rsidRDefault="009B1E74" w:rsidP="009B1E74">
            <w:pPr>
              <w:pStyle w:val="GOSTTablenorm"/>
              <w:rPr>
                <w:ins w:id="1915" w:author="Краснова Наталья EXP-321714" w:date="2026-03-25T13:07:00Z"/>
                <w:highlight w:val="cyan"/>
              </w:rPr>
            </w:pPr>
            <w:ins w:id="1916" w:author="Краснова Наталья EXP-321714" w:date="2026-03-25T13:08:00Z">
              <w:r w:rsidRPr="00047B6C">
                <w:rPr>
                  <w:highlight w:val="cyan"/>
                </w:rPr>
                <w:t>Сумма</w:t>
              </w:r>
            </w:ins>
          </w:p>
        </w:tc>
        <w:tc>
          <w:tcPr>
            <w:tcW w:w="300" w:type="pct"/>
            <w:shd w:val="clear" w:color="auto" w:fill="CCFFFF"/>
          </w:tcPr>
          <w:p w14:paraId="4E34BB0E" w14:textId="63ACCC58" w:rsidR="009B1E74" w:rsidRPr="00047B6C" w:rsidRDefault="009B1E74" w:rsidP="009B1E74">
            <w:pPr>
              <w:pStyle w:val="GOSTTablenorm"/>
              <w:rPr>
                <w:ins w:id="1917" w:author="Краснова Наталья EXP-321714" w:date="2026-03-25T13:07:00Z"/>
                <w:highlight w:val="cyan"/>
              </w:rPr>
            </w:pPr>
            <w:ins w:id="1918" w:author="Краснова Наталья EXP-321714" w:date="2026-03-25T13:08:00Z">
              <w:r w:rsidRPr="00047B6C">
                <w:rPr>
                  <w:highlight w:val="cyan"/>
                </w:rPr>
                <w:t>Да</w:t>
              </w:r>
            </w:ins>
          </w:p>
        </w:tc>
        <w:tc>
          <w:tcPr>
            <w:tcW w:w="315" w:type="pct"/>
            <w:shd w:val="clear" w:color="auto" w:fill="CCFFFF"/>
          </w:tcPr>
          <w:p w14:paraId="57F8E226" w14:textId="77777777" w:rsidR="009B1E74" w:rsidRPr="00047B6C" w:rsidRDefault="009B1E74" w:rsidP="009B1E74">
            <w:pPr>
              <w:pStyle w:val="GOSTTablenorm"/>
              <w:rPr>
                <w:ins w:id="1919" w:author="Краснова Наталья EXP-321714" w:date="2026-03-25T13:07:00Z"/>
                <w:highlight w:val="cyan"/>
              </w:rPr>
            </w:pPr>
          </w:p>
        </w:tc>
        <w:tc>
          <w:tcPr>
            <w:tcW w:w="2035" w:type="pct"/>
          </w:tcPr>
          <w:p w14:paraId="0208B263" w14:textId="7F67B04B" w:rsidR="009B1E74" w:rsidRPr="00047B6C" w:rsidRDefault="009B1E74" w:rsidP="009B1E74">
            <w:pPr>
              <w:pStyle w:val="GOSTTablenorm"/>
              <w:rPr>
                <w:ins w:id="1920" w:author="Краснова Наталья EXP-321714" w:date="2026-03-25T13:07:00Z"/>
                <w:szCs w:val="22"/>
                <w:highlight w:val="cyan"/>
              </w:rPr>
            </w:pPr>
            <w:ins w:id="1921" w:author="Краснова Наталья EXP-321714" w:date="2026-03-25T13:09:00Z">
              <w:r w:rsidRPr="00047B6C">
                <w:rPr>
                  <w:highlight w:val="cyan"/>
                </w:rPr>
                <w:t xml:space="preserve">Сумма денежного обязательства на </w:t>
              </w:r>
            </w:ins>
            <w:ins w:id="1922" w:author="Краснова Наталья EXP-321714" w:date="2026-03-25T13:10:00Z">
              <w:r w:rsidRPr="00047B6C">
                <w:rPr>
                  <w:highlight w:val="cyan"/>
                </w:rPr>
                <w:t>третий</w:t>
              </w:r>
            </w:ins>
            <w:ins w:id="1923" w:author="Краснова Наталья EXP-321714" w:date="2026-03-25T13:09:00Z">
              <w:r w:rsidRPr="00047B6C">
                <w:rPr>
                  <w:highlight w:val="cyan"/>
                </w:rPr>
                <w:t xml:space="preserve"> год планового периода в единицах валюты, указанной в параметре «Код валюты по ОКВ ДО» (</w:t>
              </w:r>
              <w:r w:rsidRPr="00047B6C">
                <w:rPr>
                  <w:b/>
                  <w:highlight w:val="cyan"/>
                </w:rPr>
                <w:t>ACT_766_SND_</w:t>
              </w:r>
              <w:r w:rsidRPr="00047B6C">
                <w:rPr>
                  <w:b/>
                  <w:highlight w:val="cyan"/>
                  <w:lang w:val="en-US"/>
                </w:rPr>
                <w:t>D</w:t>
              </w:r>
              <w:r w:rsidRPr="00047B6C">
                <w:rPr>
                  <w:b/>
                  <w:highlight w:val="cyan"/>
                </w:rPr>
                <w:t>O:</w:t>
              </w:r>
              <w:r w:rsidRPr="00047B6C">
                <w:rPr>
                  <w:highlight w:val="cyan"/>
                </w:rPr>
                <w:t xml:space="preserve">okvCode), с точностью 2 знака после </w:t>
              </w:r>
              <w:r w:rsidRPr="00047B6C">
                <w:rPr>
                  <w:highlight w:val="cyan"/>
                </w:rPr>
                <w:lastRenderedPageBreak/>
                <w:t>запятой</w:t>
              </w:r>
            </w:ins>
          </w:p>
        </w:tc>
      </w:tr>
      <w:tr w:rsidR="009B1E74" w:rsidRPr="00B9499D" w14:paraId="469CFB4C" w14:textId="77777777" w:rsidTr="00F700B4">
        <w:trPr>
          <w:ins w:id="1924" w:author="Краснова Наталья EXP-321714" w:date="2026-03-25T13:08:00Z"/>
        </w:trPr>
        <w:tc>
          <w:tcPr>
            <w:tcW w:w="1100" w:type="pct"/>
          </w:tcPr>
          <w:p w14:paraId="29BCA627" w14:textId="332CD90A" w:rsidR="009B1E74" w:rsidRPr="00047B6C" w:rsidRDefault="009B1E74" w:rsidP="009B1E74">
            <w:pPr>
              <w:pStyle w:val="GOSTTablenorm"/>
              <w:rPr>
                <w:ins w:id="1925" w:author="Краснова Наталья EXP-321714" w:date="2026-03-25T13:08:00Z"/>
                <w:highlight w:val="cyan"/>
              </w:rPr>
            </w:pPr>
            <w:ins w:id="1926" w:author="Краснова Наталья EXP-321714" w:date="2026-03-25T13:08:00Z">
              <w:r w:rsidRPr="00047B6C">
                <w:rPr>
                  <w:highlight w:val="cyan"/>
                </w:rPr>
                <w:lastRenderedPageBreak/>
                <w:t>Сумма в рублях на третий год планового периода</w:t>
              </w:r>
            </w:ins>
          </w:p>
        </w:tc>
        <w:tc>
          <w:tcPr>
            <w:tcW w:w="750" w:type="pct"/>
          </w:tcPr>
          <w:p w14:paraId="453EE93B" w14:textId="4DCA7245" w:rsidR="009B1E74" w:rsidRPr="00047B6C" w:rsidRDefault="009B1E74" w:rsidP="009B1E74">
            <w:pPr>
              <w:pStyle w:val="GOSTTablenorm"/>
              <w:rPr>
                <w:ins w:id="1927" w:author="Краснова Наталья EXP-321714" w:date="2026-03-25T13:08:00Z"/>
                <w:b/>
                <w:bCs/>
                <w:highlight w:val="cyan"/>
              </w:rPr>
            </w:pPr>
            <w:ins w:id="1928" w:author="Краснова Наталья EXP-321714" w:date="2026-03-25T14:32:00Z">
              <w:r w:rsidRPr="00047B6C">
                <w:rPr>
                  <w:b/>
                  <w:highlight w:val="cyan"/>
                </w:rPr>
                <w:t>ACT_766_SND_</w:t>
              </w:r>
              <w:r w:rsidRPr="00047B6C">
                <w:rPr>
                  <w:b/>
                  <w:highlight w:val="cyan"/>
                  <w:lang w:val="en-US"/>
                </w:rPr>
                <w:t>D</w:t>
              </w:r>
              <w:r w:rsidRPr="00047B6C">
                <w:rPr>
                  <w:b/>
                  <w:highlight w:val="cyan"/>
                </w:rPr>
                <w:t>O_2:</w:t>
              </w:r>
              <w:r w:rsidRPr="00047B6C">
                <w:rPr>
                  <w:highlight w:val="cyan"/>
                </w:rPr>
                <w:t>sumRub5</w:t>
              </w:r>
            </w:ins>
          </w:p>
        </w:tc>
        <w:tc>
          <w:tcPr>
            <w:tcW w:w="500" w:type="pct"/>
            <w:shd w:val="clear" w:color="auto" w:fill="CCFFFF"/>
          </w:tcPr>
          <w:p w14:paraId="198645B7" w14:textId="772847BF" w:rsidR="009B1E74" w:rsidRPr="00047B6C" w:rsidRDefault="009B1E74" w:rsidP="009B1E74">
            <w:pPr>
              <w:pStyle w:val="GOSTTablenorm"/>
              <w:rPr>
                <w:ins w:id="1929" w:author="Краснова Наталья EXP-321714" w:date="2026-03-25T13:08:00Z"/>
                <w:highlight w:val="cyan"/>
              </w:rPr>
            </w:pPr>
            <w:ins w:id="1930" w:author="Краснова Наталья EXP-321714" w:date="2026-03-25T13:08:00Z">
              <w:r w:rsidRPr="00047B6C">
                <w:rPr>
                  <w:highlight w:val="cyan"/>
                </w:rPr>
                <w:t>Сумма</w:t>
              </w:r>
            </w:ins>
          </w:p>
        </w:tc>
        <w:tc>
          <w:tcPr>
            <w:tcW w:w="300" w:type="pct"/>
            <w:shd w:val="clear" w:color="auto" w:fill="CCFFFF"/>
          </w:tcPr>
          <w:p w14:paraId="4F2D49AF" w14:textId="5F556D49" w:rsidR="009B1E74" w:rsidRPr="00047B6C" w:rsidRDefault="009B1E74" w:rsidP="009B1E74">
            <w:pPr>
              <w:pStyle w:val="GOSTTablenorm"/>
              <w:rPr>
                <w:ins w:id="1931" w:author="Краснова Наталья EXP-321714" w:date="2026-03-25T13:08:00Z"/>
                <w:highlight w:val="cyan"/>
              </w:rPr>
            </w:pPr>
            <w:ins w:id="1932" w:author="Краснова Наталья EXP-321714" w:date="2026-03-25T13:08:00Z">
              <w:r w:rsidRPr="00047B6C">
                <w:rPr>
                  <w:highlight w:val="cyan"/>
                </w:rPr>
                <w:t>Да</w:t>
              </w:r>
            </w:ins>
          </w:p>
        </w:tc>
        <w:tc>
          <w:tcPr>
            <w:tcW w:w="315" w:type="pct"/>
            <w:shd w:val="clear" w:color="auto" w:fill="CCFFFF"/>
          </w:tcPr>
          <w:p w14:paraId="17708E00" w14:textId="77777777" w:rsidR="009B1E74" w:rsidRPr="00047B6C" w:rsidRDefault="009B1E74" w:rsidP="009B1E74">
            <w:pPr>
              <w:pStyle w:val="GOSTTablenorm"/>
              <w:rPr>
                <w:ins w:id="1933" w:author="Краснова Наталья EXP-321714" w:date="2026-03-25T13:08:00Z"/>
                <w:highlight w:val="cyan"/>
              </w:rPr>
            </w:pPr>
          </w:p>
        </w:tc>
        <w:tc>
          <w:tcPr>
            <w:tcW w:w="2035" w:type="pct"/>
          </w:tcPr>
          <w:p w14:paraId="54045E28" w14:textId="37940CD1" w:rsidR="009B1E74" w:rsidRPr="00047B6C" w:rsidRDefault="009B1E74" w:rsidP="009B1E74">
            <w:pPr>
              <w:pStyle w:val="GOSTTablenorm"/>
              <w:rPr>
                <w:ins w:id="1934" w:author="Краснова Наталья EXP-321714" w:date="2026-03-25T13:08:00Z"/>
                <w:szCs w:val="22"/>
                <w:highlight w:val="cyan"/>
              </w:rPr>
            </w:pPr>
            <w:ins w:id="1935" w:author="Краснова Наталья EXP-321714" w:date="2026-03-25T13:09:00Z">
              <w:r w:rsidRPr="00047B6C">
                <w:rPr>
                  <w:highlight w:val="cyan"/>
                </w:rPr>
                <w:t xml:space="preserve">Сумма денежного обязательства на </w:t>
              </w:r>
            </w:ins>
            <w:ins w:id="1936" w:author="Краснова Наталья EXP-321714" w:date="2026-03-25T13:10:00Z">
              <w:r w:rsidRPr="00047B6C">
                <w:rPr>
                  <w:highlight w:val="cyan"/>
                </w:rPr>
                <w:t>третий</w:t>
              </w:r>
            </w:ins>
            <w:ins w:id="1937" w:author="Краснова Наталья EXP-321714" w:date="2026-03-25T13:09:00Z">
              <w:r w:rsidRPr="00047B6C">
                <w:rPr>
                  <w:highlight w:val="cyan"/>
                </w:rPr>
                <w:t xml:space="preserve"> год планового периода в рублевом эквиваленте с точностью 2 знака после запятой</w:t>
              </w:r>
            </w:ins>
          </w:p>
        </w:tc>
      </w:tr>
      <w:tr w:rsidR="009B1E74" w:rsidRPr="00B9499D" w14:paraId="31307942" w14:textId="77777777" w:rsidTr="00F700B4">
        <w:trPr>
          <w:ins w:id="1938" w:author="Краснова Наталья EXP-321714" w:date="2026-03-25T13:08:00Z"/>
        </w:trPr>
        <w:tc>
          <w:tcPr>
            <w:tcW w:w="1100" w:type="pct"/>
          </w:tcPr>
          <w:p w14:paraId="6DA4213F" w14:textId="5A8F2F38" w:rsidR="009B1E74" w:rsidRPr="00047B6C" w:rsidRDefault="009B1E74" w:rsidP="009B1E74">
            <w:pPr>
              <w:pStyle w:val="GOSTTablenorm"/>
              <w:rPr>
                <w:ins w:id="1939" w:author="Краснова Наталья EXP-321714" w:date="2026-03-25T13:08:00Z"/>
                <w:highlight w:val="cyan"/>
              </w:rPr>
            </w:pPr>
            <w:ins w:id="1940" w:author="Краснова Наталья EXP-321714" w:date="2026-03-25T13:08:00Z">
              <w:r w:rsidRPr="00047B6C">
                <w:rPr>
                  <w:highlight w:val="cyan"/>
                </w:rPr>
                <w:t>Сумма в валюте обязательства на последующие годы</w:t>
              </w:r>
            </w:ins>
          </w:p>
        </w:tc>
        <w:tc>
          <w:tcPr>
            <w:tcW w:w="750" w:type="pct"/>
          </w:tcPr>
          <w:p w14:paraId="4C9C6001" w14:textId="4F51D14F" w:rsidR="009B1E74" w:rsidRPr="00047B6C" w:rsidRDefault="009B1E74" w:rsidP="009B1E74">
            <w:pPr>
              <w:pStyle w:val="GOSTTablenorm"/>
              <w:rPr>
                <w:ins w:id="1941" w:author="Краснова Наталья EXP-321714" w:date="2026-03-25T13:08:00Z"/>
                <w:b/>
                <w:bCs/>
                <w:highlight w:val="cyan"/>
              </w:rPr>
            </w:pPr>
            <w:ins w:id="1942" w:author="Краснова Наталья EXP-321714" w:date="2026-03-25T14:33:00Z">
              <w:r w:rsidRPr="00047B6C">
                <w:rPr>
                  <w:b/>
                  <w:highlight w:val="cyan"/>
                </w:rPr>
                <w:t>ACT_766_SND_</w:t>
              </w:r>
              <w:r w:rsidRPr="00047B6C">
                <w:rPr>
                  <w:b/>
                  <w:highlight w:val="cyan"/>
                  <w:lang w:val="en-US"/>
                </w:rPr>
                <w:t>D</w:t>
              </w:r>
              <w:r w:rsidRPr="00047B6C">
                <w:rPr>
                  <w:b/>
                  <w:highlight w:val="cyan"/>
                </w:rPr>
                <w:t>O_2:</w:t>
              </w:r>
              <w:r w:rsidRPr="00047B6C">
                <w:rPr>
                  <w:highlight w:val="cyan"/>
                </w:rPr>
                <w:t>sumVal6</w:t>
              </w:r>
            </w:ins>
          </w:p>
        </w:tc>
        <w:tc>
          <w:tcPr>
            <w:tcW w:w="500" w:type="pct"/>
            <w:shd w:val="clear" w:color="auto" w:fill="CCFFFF"/>
          </w:tcPr>
          <w:p w14:paraId="261BD26B" w14:textId="6B4E6FF2" w:rsidR="009B1E74" w:rsidRPr="00047B6C" w:rsidRDefault="009B1E74" w:rsidP="009B1E74">
            <w:pPr>
              <w:pStyle w:val="GOSTTablenorm"/>
              <w:rPr>
                <w:ins w:id="1943" w:author="Краснова Наталья EXP-321714" w:date="2026-03-25T13:08:00Z"/>
                <w:highlight w:val="cyan"/>
              </w:rPr>
            </w:pPr>
            <w:ins w:id="1944" w:author="Краснова Наталья EXP-321714" w:date="2026-03-25T13:08:00Z">
              <w:r w:rsidRPr="00047B6C">
                <w:rPr>
                  <w:highlight w:val="cyan"/>
                </w:rPr>
                <w:t>Сумма</w:t>
              </w:r>
            </w:ins>
          </w:p>
        </w:tc>
        <w:tc>
          <w:tcPr>
            <w:tcW w:w="300" w:type="pct"/>
            <w:shd w:val="clear" w:color="auto" w:fill="CCFFFF"/>
          </w:tcPr>
          <w:p w14:paraId="1464145D" w14:textId="3B297C5E" w:rsidR="009B1E74" w:rsidRPr="00047B6C" w:rsidRDefault="009B1E74" w:rsidP="009B1E74">
            <w:pPr>
              <w:pStyle w:val="GOSTTablenorm"/>
              <w:rPr>
                <w:ins w:id="1945" w:author="Краснова Наталья EXP-321714" w:date="2026-03-25T13:08:00Z"/>
                <w:highlight w:val="cyan"/>
              </w:rPr>
            </w:pPr>
            <w:ins w:id="1946" w:author="Краснова Наталья EXP-321714" w:date="2026-03-25T13:08:00Z">
              <w:r w:rsidRPr="00047B6C">
                <w:rPr>
                  <w:highlight w:val="cyan"/>
                </w:rPr>
                <w:t>Да</w:t>
              </w:r>
            </w:ins>
          </w:p>
        </w:tc>
        <w:tc>
          <w:tcPr>
            <w:tcW w:w="315" w:type="pct"/>
            <w:shd w:val="clear" w:color="auto" w:fill="CCFFFF"/>
          </w:tcPr>
          <w:p w14:paraId="5E6DDDD2" w14:textId="77777777" w:rsidR="009B1E74" w:rsidRPr="00047B6C" w:rsidRDefault="009B1E74" w:rsidP="009B1E74">
            <w:pPr>
              <w:pStyle w:val="GOSTTablenorm"/>
              <w:rPr>
                <w:ins w:id="1947" w:author="Краснова Наталья EXP-321714" w:date="2026-03-25T13:08:00Z"/>
                <w:highlight w:val="cyan"/>
              </w:rPr>
            </w:pPr>
          </w:p>
        </w:tc>
        <w:tc>
          <w:tcPr>
            <w:tcW w:w="2035" w:type="pct"/>
          </w:tcPr>
          <w:p w14:paraId="37E3974F" w14:textId="4EE20E20" w:rsidR="009B1E74" w:rsidRPr="00047B6C" w:rsidRDefault="009B1E74" w:rsidP="009B1E74">
            <w:pPr>
              <w:pStyle w:val="GOSTTablenorm"/>
              <w:rPr>
                <w:ins w:id="1948" w:author="Краснова Наталья EXP-321714" w:date="2026-03-25T13:08:00Z"/>
                <w:szCs w:val="22"/>
                <w:highlight w:val="cyan"/>
              </w:rPr>
            </w:pPr>
            <w:ins w:id="1949" w:author="Краснова Наталья EXP-321714" w:date="2026-03-25T13:09:00Z">
              <w:r w:rsidRPr="00047B6C">
                <w:rPr>
                  <w:highlight w:val="cyan"/>
                </w:rPr>
                <w:t xml:space="preserve">Сумма денежного обязательства </w:t>
              </w:r>
            </w:ins>
            <w:ins w:id="1950" w:author="Краснова Наталья EXP-321714" w:date="2026-03-25T13:10:00Z">
              <w:r w:rsidRPr="00047B6C">
                <w:rPr>
                  <w:highlight w:val="cyan"/>
                </w:rPr>
                <w:t>на последующие годы</w:t>
              </w:r>
            </w:ins>
            <w:ins w:id="1951" w:author="Краснова Наталья EXP-321714" w:date="2026-03-25T13:09:00Z">
              <w:r w:rsidRPr="00047B6C">
                <w:rPr>
                  <w:highlight w:val="cyan"/>
                </w:rPr>
                <w:t xml:space="preserve"> в единицах валюты, указанной в параметре «Код валюты по ОКВ ДО» (</w:t>
              </w:r>
              <w:r w:rsidRPr="00047B6C">
                <w:rPr>
                  <w:b/>
                  <w:highlight w:val="cyan"/>
                </w:rPr>
                <w:t>ACT_766_SND_</w:t>
              </w:r>
              <w:r w:rsidRPr="00047B6C">
                <w:rPr>
                  <w:b/>
                  <w:highlight w:val="cyan"/>
                  <w:lang w:val="en-US"/>
                </w:rPr>
                <w:t>D</w:t>
              </w:r>
              <w:r w:rsidRPr="00047B6C">
                <w:rPr>
                  <w:b/>
                  <w:highlight w:val="cyan"/>
                </w:rPr>
                <w:t>O:</w:t>
              </w:r>
              <w:r w:rsidRPr="00047B6C">
                <w:rPr>
                  <w:highlight w:val="cyan"/>
                </w:rPr>
                <w:t>okvCode), с точностью 2 знака после запятой</w:t>
              </w:r>
            </w:ins>
          </w:p>
        </w:tc>
      </w:tr>
      <w:tr w:rsidR="009B1E74" w:rsidRPr="00B9499D" w14:paraId="6BB0CDE0" w14:textId="77777777" w:rsidTr="00F700B4">
        <w:trPr>
          <w:ins w:id="1952" w:author="Краснова Наталья EXP-321714" w:date="2026-03-25T13:07:00Z"/>
        </w:trPr>
        <w:tc>
          <w:tcPr>
            <w:tcW w:w="1100" w:type="pct"/>
          </w:tcPr>
          <w:p w14:paraId="5877467F" w14:textId="42136856" w:rsidR="009B1E74" w:rsidRPr="00047B6C" w:rsidRDefault="009B1E74" w:rsidP="009B1E74">
            <w:pPr>
              <w:pStyle w:val="GOSTTablenorm"/>
              <w:rPr>
                <w:ins w:id="1953" w:author="Краснова Наталья EXP-321714" w:date="2026-03-25T13:07:00Z"/>
                <w:highlight w:val="cyan"/>
              </w:rPr>
            </w:pPr>
            <w:ins w:id="1954" w:author="Краснова Наталья EXP-321714" w:date="2026-03-25T13:08:00Z">
              <w:r w:rsidRPr="00047B6C">
                <w:rPr>
                  <w:highlight w:val="cyan"/>
                </w:rPr>
                <w:t>Сумма в рублях на последующие годы</w:t>
              </w:r>
            </w:ins>
          </w:p>
        </w:tc>
        <w:tc>
          <w:tcPr>
            <w:tcW w:w="750" w:type="pct"/>
          </w:tcPr>
          <w:p w14:paraId="72D86554" w14:textId="348709DE" w:rsidR="009B1E74" w:rsidRPr="00047B6C" w:rsidRDefault="009B1E74" w:rsidP="009B1E74">
            <w:pPr>
              <w:pStyle w:val="GOSTTablenorm"/>
              <w:rPr>
                <w:ins w:id="1955" w:author="Краснова Наталья EXP-321714" w:date="2026-03-25T13:07:00Z"/>
                <w:highlight w:val="cyan"/>
              </w:rPr>
            </w:pPr>
            <w:ins w:id="1956" w:author="Краснова Наталья EXP-321714" w:date="2026-03-25T14:32:00Z">
              <w:r w:rsidRPr="00047B6C">
                <w:rPr>
                  <w:b/>
                  <w:highlight w:val="cyan"/>
                </w:rPr>
                <w:t>ACT_766_SND_</w:t>
              </w:r>
              <w:r w:rsidRPr="00047B6C">
                <w:rPr>
                  <w:b/>
                  <w:highlight w:val="cyan"/>
                  <w:lang w:val="en-US"/>
                </w:rPr>
                <w:t>D</w:t>
              </w:r>
              <w:r w:rsidRPr="00047B6C">
                <w:rPr>
                  <w:b/>
                  <w:highlight w:val="cyan"/>
                </w:rPr>
                <w:t>O_2:</w:t>
              </w:r>
              <w:r w:rsidRPr="00047B6C">
                <w:rPr>
                  <w:highlight w:val="cyan"/>
                </w:rPr>
                <w:t>sumRub6</w:t>
              </w:r>
            </w:ins>
          </w:p>
        </w:tc>
        <w:tc>
          <w:tcPr>
            <w:tcW w:w="500" w:type="pct"/>
            <w:shd w:val="clear" w:color="auto" w:fill="CCFFFF"/>
          </w:tcPr>
          <w:p w14:paraId="72B436A2" w14:textId="4194F9E4" w:rsidR="009B1E74" w:rsidRPr="00047B6C" w:rsidRDefault="009B1E74" w:rsidP="009B1E74">
            <w:pPr>
              <w:pStyle w:val="GOSTTablenorm"/>
              <w:rPr>
                <w:ins w:id="1957" w:author="Краснова Наталья EXP-321714" w:date="2026-03-25T13:07:00Z"/>
                <w:highlight w:val="cyan"/>
              </w:rPr>
            </w:pPr>
            <w:ins w:id="1958" w:author="Краснова Наталья EXP-321714" w:date="2026-03-25T13:08:00Z">
              <w:r w:rsidRPr="00047B6C">
                <w:rPr>
                  <w:highlight w:val="cyan"/>
                </w:rPr>
                <w:t>Сумма</w:t>
              </w:r>
            </w:ins>
          </w:p>
        </w:tc>
        <w:tc>
          <w:tcPr>
            <w:tcW w:w="300" w:type="pct"/>
            <w:shd w:val="clear" w:color="auto" w:fill="CCFFFF"/>
          </w:tcPr>
          <w:p w14:paraId="06A0CD15" w14:textId="0B436E35" w:rsidR="009B1E74" w:rsidRPr="00047B6C" w:rsidRDefault="009B1E74" w:rsidP="009B1E74">
            <w:pPr>
              <w:pStyle w:val="GOSTTablenorm"/>
              <w:rPr>
                <w:ins w:id="1959" w:author="Краснова Наталья EXP-321714" w:date="2026-03-25T13:07:00Z"/>
                <w:highlight w:val="cyan"/>
              </w:rPr>
            </w:pPr>
            <w:ins w:id="1960" w:author="Краснова Наталья EXP-321714" w:date="2026-03-25T13:08:00Z">
              <w:r w:rsidRPr="00047B6C">
                <w:rPr>
                  <w:highlight w:val="cyan"/>
                </w:rPr>
                <w:t>Да</w:t>
              </w:r>
            </w:ins>
          </w:p>
        </w:tc>
        <w:tc>
          <w:tcPr>
            <w:tcW w:w="315" w:type="pct"/>
            <w:shd w:val="clear" w:color="auto" w:fill="CCFFFF"/>
          </w:tcPr>
          <w:p w14:paraId="61E84537" w14:textId="77777777" w:rsidR="009B1E74" w:rsidRPr="00047B6C" w:rsidRDefault="009B1E74" w:rsidP="009B1E74">
            <w:pPr>
              <w:pStyle w:val="GOSTTablenorm"/>
              <w:rPr>
                <w:ins w:id="1961" w:author="Краснова Наталья EXP-321714" w:date="2026-03-25T13:07:00Z"/>
                <w:highlight w:val="cyan"/>
              </w:rPr>
            </w:pPr>
          </w:p>
        </w:tc>
        <w:tc>
          <w:tcPr>
            <w:tcW w:w="2035" w:type="pct"/>
          </w:tcPr>
          <w:p w14:paraId="26B43DBA" w14:textId="3C87C5BB" w:rsidR="009B1E74" w:rsidRPr="00047B6C" w:rsidRDefault="009B1E74" w:rsidP="009B1E74">
            <w:pPr>
              <w:pStyle w:val="GOSTTablenorm"/>
              <w:rPr>
                <w:ins w:id="1962" w:author="Краснова Наталья EXP-321714" w:date="2026-03-25T13:07:00Z"/>
                <w:szCs w:val="22"/>
                <w:highlight w:val="cyan"/>
              </w:rPr>
            </w:pPr>
            <w:ins w:id="1963" w:author="Краснова Наталья EXP-321714" w:date="2026-03-25T13:09:00Z">
              <w:r w:rsidRPr="00047B6C">
                <w:rPr>
                  <w:highlight w:val="cyan"/>
                </w:rPr>
                <w:t xml:space="preserve">Сумма денежного обязательства </w:t>
              </w:r>
            </w:ins>
            <w:ins w:id="1964" w:author="Краснова Наталья EXP-321714" w:date="2026-03-25T13:10:00Z">
              <w:r w:rsidRPr="00047B6C">
                <w:rPr>
                  <w:highlight w:val="cyan"/>
                </w:rPr>
                <w:t>на последующие годы</w:t>
              </w:r>
            </w:ins>
            <w:ins w:id="1965" w:author="Краснова Наталья EXP-321714" w:date="2026-03-25T13:09:00Z">
              <w:r w:rsidRPr="00047B6C">
                <w:rPr>
                  <w:highlight w:val="cyan"/>
                </w:rPr>
                <w:t xml:space="preserve"> в рублевом эквиваленте с точностью 2 знака после запятой</w:t>
              </w:r>
            </w:ins>
          </w:p>
        </w:tc>
      </w:tr>
    </w:tbl>
    <w:p w14:paraId="351A2A11" w14:textId="5E30B5D9" w:rsidR="00536994" w:rsidRDefault="00536994" w:rsidP="007E5356">
      <w:pPr>
        <w:pStyle w:val="41"/>
      </w:pPr>
      <w:bookmarkStart w:id="1966" w:name="_Toc226562698"/>
      <w:r w:rsidRPr="00536994">
        <w:t xml:space="preserve">Пример запроса по </w:t>
      </w:r>
      <w:r w:rsidRPr="00A8527A">
        <w:t>документу</w:t>
      </w:r>
      <w:r>
        <w:t xml:space="preserve"> </w:t>
      </w:r>
      <w:r w:rsidRPr="00B9499D">
        <w:t>«Акт приемки-передачи показателей лицевого счета» VLS_ACT_0531766</w:t>
      </w:r>
      <w:bookmarkEnd w:id="1966"/>
    </w:p>
    <w:p w14:paraId="1C19AC13" w14:textId="77777777" w:rsidR="001938A6" w:rsidRPr="00A71881" w:rsidRDefault="001938A6" w:rsidP="001938A6">
      <w:pPr>
        <w:pStyle w:val="GOSTScript"/>
      </w:pPr>
      <w:r w:rsidRPr="00A71881">
        <w:t>{</w:t>
      </w:r>
    </w:p>
    <w:p w14:paraId="1FEB02C3" w14:textId="77777777" w:rsidR="001938A6" w:rsidRPr="00A71881" w:rsidRDefault="001938A6" w:rsidP="001938A6">
      <w:pPr>
        <w:pStyle w:val="GOSTScript"/>
      </w:pPr>
      <w:r w:rsidRPr="00A71881">
        <w:tab/>
        <w:t>"header": {</w:t>
      </w:r>
    </w:p>
    <w:p w14:paraId="15D5AC9D" w14:textId="77777777" w:rsidR="001938A6" w:rsidRPr="00A71881" w:rsidRDefault="001938A6" w:rsidP="001938A6">
      <w:pPr>
        <w:pStyle w:val="GOSTScript"/>
      </w:pPr>
      <w:r w:rsidRPr="00A71881">
        <w:tab/>
      </w:r>
      <w:r w:rsidRPr="00A71881">
        <w:tab/>
        <w:t>"Source": "EXP05",</w:t>
      </w:r>
    </w:p>
    <w:p w14:paraId="414BB83C" w14:textId="77777777" w:rsidR="001938A6" w:rsidRPr="00A71881" w:rsidRDefault="001938A6" w:rsidP="001938A6">
      <w:pPr>
        <w:pStyle w:val="GOSTScript"/>
      </w:pPr>
      <w:r w:rsidRPr="00A71881">
        <w:tab/>
      </w:r>
      <w:r w:rsidRPr="00A71881">
        <w:tab/>
        <w:t>"ReqDateTime": "2022-08-29 10:37:22",</w:t>
      </w:r>
    </w:p>
    <w:p w14:paraId="10E7AE4A" w14:textId="77777777" w:rsidR="001938A6" w:rsidRPr="00A71881" w:rsidRDefault="001938A6" w:rsidP="001938A6">
      <w:pPr>
        <w:pStyle w:val="GOSTScript"/>
      </w:pPr>
      <w:r w:rsidRPr="00A71881">
        <w:tab/>
      </w:r>
      <w:r w:rsidRPr="00A71881">
        <w:tab/>
        <w:t>"Version": "1.0",</w:t>
      </w:r>
    </w:p>
    <w:p w14:paraId="23161437" w14:textId="77777777" w:rsidR="001938A6" w:rsidRPr="00A71881" w:rsidRDefault="001938A6" w:rsidP="001938A6">
      <w:pPr>
        <w:pStyle w:val="GOSTScript"/>
      </w:pPr>
      <w:r w:rsidRPr="00A71881">
        <w:tab/>
      </w:r>
      <w:r w:rsidRPr="00A71881">
        <w:tab/>
        <w:t>"Params": [</w:t>
      </w:r>
    </w:p>
    <w:p w14:paraId="211258D3" w14:textId="77777777" w:rsidR="001938A6" w:rsidRPr="00A71881" w:rsidRDefault="001938A6" w:rsidP="001938A6">
      <w:pPr>
        <w:pStyle w:val="GOSTScript"/>
      </w:pPr>
      <w:r w:rsidRPr="00A71881">
        <w:tab/>
      </w:r>
      <w:r w:rsidRPr="00A71881">
        <w:tab/>
      </w:r>
      <w:r w:rsidRPr="00A71881">
        <w:tab/>
        <w:t>{</w:t>
      </w:r>
    </w:p>
    <w:p w14:paraId="57E65E22" w14:textId="77777777" w:rsidR="001938A6" w:rsidRPr="00A71881" w:rsidRDefault="001938A6" w:rsidP="001938A6">
      <w:pPr>
        <w:pStyle w:val="GOSTScript"/>
      </w:pPr>
      <w:r w:rsidRPr="00A71881">
        <w:tab/>
      </w:r>
      <w:r w:rsidRPr="00A71881">
        <w:tab/>
      </w:r>
      <w:r w:rsidRPr="00A71881">
        <w:tab/>
      </w:r>
      <w:r w:rsidRPr="00A71881">
        <w:tab/>
        <w:t>"param": "example",</w:t>
      </w:r>
    </w:p>
    <w:p w14:paraId="3BB62321" w14:textId="77777777" w:rsidR="001938A6" w:rsidRPr="00A71881" w:rsidRDefault="001938A6" w:rsidP="001938A6">
      <w:pPr>
        <w:pStyle w:val="GOSTScript"/>
      </w:pPr>
      <w:r w:rsidRPr="00A71881">
        <w:tab/>
      </w:r>
      <w:r w:rsidRPr="00A71881">
        <w:tab/>
      </w:r>
      <w:r w:rsidRPr="00A71881">
        <w:tab/>
      </w:r>
      <w:r w:rsidRPr="00A71881">
        <w:tab/>
        <w:t>"value": "01"</w:t>
      </w:r>
    </w:p>
    <w:p w14:paraId="556E8E97" w14:textId="77777777" w:rsidR="001938A6" w:rsidRPr="00A71881" w:rsidRDefault="001938A6" w:rsidP="001938A6">
      <w:pPr>
        <w:pStyle w:val="GOSTScript"/>
      </w:pPr>
      <w:r w:rsidRPr="00A71881">
        <w:tab/>
      </w:r>
      <w:r w:rsidRPr="00A71881">
        <w:tab/>
      </w:r>
      <w:r w:rsidRPr="00A71881">
        <w:tab/>
        <w:t>}</w:t>
      </w:r>
    </w:p>
    <w:p w14:paraId="0D611C63" w14:textId="77777777" w:rsidR="001938A6" w:rsidRPr="00A71881" w:rsidRDefault="001938A6" w:rsidP="001938A6">
      <w:pPr>
        <w:pStyle w:val="GOSTScript"/>
      </w:pPr>
      <w:r w:rsidRPr="00A71881">
        <w:tab/>
      </w:r>
      <w:r w:rsidRPr="00A71881">
        <w:tab/>
        <w:t>],</w:t>
      </w:r>
    </w:p>
    <w:p w14:paraId="618ABA29" w14:textId="77777777" w:rsidR="001938A6" w:rsidRPr="00A71881" w:rsidRDefault="001938A6" w:rsidP="001938A6">
      <w:pPr>
        <w:pStyle w:val="GOSTScript"/>
      </w:pPr>
      <w:r w:rsidRPr="00A71881">
        <w:tab/>
      </w:r>
      <w:r w:rsidRPr="00A71881">
        <w:tab/>
        <w:t>"ReqGuid": "b0d4ce5d-2757-4699-948c-cf72qba94f86",</w:t>
      </w:r>
    </w:p>
    <w:p w14:paraId="22149994" w14:textId="77777777" w:rsidR="001938A6" w:rsidRPr="00A71881" w:rsidRDefault="001938A6" w:rsidP="001938A6">
      <w:pPr>
        <w:pStyle w:val="GOSTScript"/>
      </w:pPr>
      <w:r w:rsidRPr="00A71881">
        <w:tab/>
      </w:r>
      <w:r w:rsidRPr="00A71881">
        <w:tab/>
        <w:t>"DocGuid": "0bd90a7c-e339-46ff-ac39-71029ff81370",</w:t>
      </w:r>
    </w:p>
    <w:p w14:paraId="0B547EB6" w14:textId="77777777" w:rsidR="001938A6" w:rsidRPr="00A71881" w:rsidRDefault="001938A6" w:rsidP="001938A6">
      <w:pPr>
        <w:pStyle w:val="GOSTScript"/>
      </w:pPr>
      <w:r w:rsidRPr="00A71881">
        <w:tab/>
      </w:r>
      <w:r w:rsidRPr="00A71881">
        <w:tab/>
        <w:t>"RequestType": "ACCOUNTING",</w:t>
      </w:r>
    </w:p>
    <w:p w14:paraId="438DCB95" w14:textId="77777777" w:rsidR="001938A6" w:rsidRPr="00A71881" w:rsidRDefault="001938A6" w:rsidP="001938A6">
      <w:pPr>
        <w:pStyle w:val="GOSTScript"/>
      </w:pPr>
      <w:r w:rsidRPr="00A71881">
        <w:tab/>
      </w:r>
      <w:r w:rsidRPr="00A71881">
        <w:tab/>
        <w:t>"TypeDoc": "VLS_ACT_0531766",</w:t>
      </w:r>
    </w:p>
    <w:p w14:paraId="31C7E733" w14:textId="77777777" w:rsidR="001938A6" w:rsidRPr="00A71881" w:rsidRDefault="001938A6" w:rsidP="001938A6">
      <w:pPr>
        <w:pStyle w:val="GOSTScript"/>
      </w:pPr>
      <w:r w:rsidRPr="00A71881">
        <w:tab/>
      </w:r>
      <w:r w:rsidRPr="00A71881">
        <w:tab/>
        <w:t>"Stage": "auth",</w:t>
      </w:r>
    </w:p>
    <w:p w14:paraId="5CFD61B9" w14:textId="77777777" w:rsidR="001938A6" w:rsidRPr="00A71881" w:rsidRDefault="001938A6" w:rsidP="001938A6">
      <w:pPr>
        <w:pStyle w:val="GOSTScript"/>
      </w:pPr>
      <w:r w:rsidRPr="00A71881">
        <w:tab/>
      </w:r>
      <w:r w:rsidRPr="00A71881">
        <w:tab/>
        <w:t>"BalLevContrl": 0,</w:t>
      </w:r>
    </w:p>
    <w:p w14:paraId="7F9ADA02" w14:textId="77777777" w:rsidR="001938A6" w:rsidRPr="00A71881" w:rsidRDefault="001938A6" w:rsidP="001938A6">
      <w:pPr>
        <w:pStyle w:val="GOSTScript"/>
      </w:pPr>
      <w:r w:rsidRPr="00A71881">
        <w:tab/>
      </w:r>
      <w:r w:rsidRPr="00A71881">
        <w:tab/>
        <w:t>"Subject": "6000",</w:t>
      </w:r>
    </w:p>
    <w:p w14:paraId="72AA7CD4" w14:textId="77777777" w:rsidR="001938A6" w:rsidRPr="00A71881" w:rsidRDefault="001938A6" w:rsidP="001938A6">
      <w:pPr>
        <w:pStyle w:val="GOSTScript"/>
      </w:pPr>
      <w:r w:rsidRPr="00A71881">
        <w:tab/>
      </w:r>
      <w:r w:rsidRPr="00A71881">
        <w:tab/>
        <w:t>"SettlementDate": "2022-08-29"</w:t>
      </w:r>
    </w:p>
    <w:p w14:paraId="1183C5D5" w14:textId="77777777" w:rsidR="001938A6" w:rsidRPr="00A71881" w:rsidRDefault="001938A6" w:rsidP="001938A6">
      <w:pPr>
        <w:pStyle w:val="GOSTScript"/>
      </w:pPr>
      <w:r w:rsidRPr="00A71881">
        <w:lastRenderedPageBreak/>
        <w:tab/>
        <w:t>},</w:t>
      </w:r>
    </w:p>
    <w:p w14:paraId="074936C0" w14:textId="77777777" w:rsidR="001938A6" w:rsidRPr="00A71881" w:rsidRDefault="001938A6" w:rsidP="001938A6">
      <w:pPr>
        <w:pStyle w:val="GOSTScript"/>
      </w:pPr>
      <w:r w:rsidRPr="00A71881">
        <w:tab/>
        <w:t>"document": {</w:t>
      </w:r>
    </w:p>
    <w:p w14:paraId="1EC62A56" w14:textId="77777777" w:rsidR="001938A6" w:rsidRPr="00A71881" w:rsidRDefault="001938A6" w:rsidP="001938A6">
      <w:pPr>
        <w:pStyle w:val="GOSTScript"/>
      </w:pPr>
      <w:r w:rsidRPr="00A71881">
        <w:tab/>
      </w:r>
      <w:r w:rsidRPr="00A71881">
        <w:tab/>
        <w:t>"TitlePart_DocNumber": "557",</w:t>
      </w:r>
    </w:p>
    <w:p w14:paraId="3352DCC4" w14:textId="77777777" w:rsidR="001938A6" w:rsidRPr="00A71881" w:rsidRDefault="001938A6" w:rsidP="001938A6">
      <w:pPr>
        <w:pStyle w:val="GOSTScript"/>
      </w:pPr>
      <w:r w:rsidRPr="00A71881">
        <w:tab/>
      </w:r>
      <w:r w:rsidRPr="00A71881">
        <w:tab/>
        <w:t>"TitlePart_DocDate": "2022-10-14",</w:t>
      </w:r>
    </w:p>
    <w:p w14:paraId="0CEC1589" w14:textId="77777777" w:rsidR="001938A6" w:rsidRPr="00A71881" w:rsidRDefault="001938A6" w:rsidP="001938A6">
      <w:pPr>
        <w:pStyle w:val="GOSTScript"/>
      </w:pPr>
      <w:r w:rsidRPr="00A71881">
        <w:tab/>
      </w:r>
      <w:r w:rsidRPr="00A71881">
        <w:tab/>
        <w:t>"SystemInformation_ActType": "</w:t>
      </w:r>
      <w:r w:rsidRPr="00307052">
        <w:rPr>
          <w:lang w:val="ru-RU"/>
        </w:rPr>
        <w:t>РАР</w:t>
      </w:r>
      <w:r w:rsidRPr="00A71881">
        <w:t>",</w:t>
      </w:r>
    </w:p>
    <w:p w14:paraId="5802E370" w14:textId="77777777" w:rsidR="001938A6" w:rsidRPr="00A71881" w:rsidRDefault="001938A6" w:rsidP="001938A6">
      <w:pPr>
        <w:pStyle w:val="GOSTScript"/>
      </w:pPr>
      <w:r w:rsidRPr="00A71881">
        <w:tab/>
      </w:r>
      <w:r w:rsidRPr="00A71881">
        <w:tab/>
        <w:t>"TitlePart_SND_CONTOUR": "1",</w:t>
      </w:r>
    </w:p>
    <w:p w14:paraId="01DC2226" w14:textId="77777777" w:rsidR="001938A6" w:rsidRPr="00A71881" w:rsidRDefault="001938A6" w:rsidP="001938A6">
      <w:pPr>
        <w:pStyle w:val="GOSTScript"/>
      </w:pPr>
      <w:r w:rsidRPr="00A71881">
        <w:tab/>
      </w:r>
      <w:r w:rsidRPr="00A71881">
        <w:tab/>
        <w:t>"TitlePart_REC_CONTOUR": "2",</w:t>
      </w:r>
    </w:p>
    <w:p w14:paraId="7516B2D7" w14:textId="77777777" w:rsidR="001938A6" w:rsidRPr="00A71881" w:rsidRDefault="001938A6" w:rsidP="001938A6">
      <w:pPr>
        <w:pStyle w:val="GOSTScript"/>
      </w:pPr>
      <w:r w:rsidRPr="00A71881">
        <w:tab/>
      </w:r>
      <w:r w:rsidRPr="00A71881">
        <w:tab/>
        <w:t>"TitlePart_UFOS_SECRECY": 1,</w:t>
      </w:r>
    </w:p>
    <w:p w14:paraId="02D7D44D" w14:textId="77777777" w:rsidR="001938A6" w:rsidRDefault="001938A6" w:rsidP="001938A6">
      <w:pPr>
        <w:pStyle w:val="GOSTScript"/>
        <w:rPr>
          <w:ins w:id="1967" w:author="Сатлер Марина Викторовна" w:date="2025-08-29T17:37:00Z"/>
        </w:rPr>
      </w:pPr>
      <w:r w:rsidRPr="00A71881">
        <w:tab/>
      </w:r>
      <w:r w:rsidRPr="00A71881">
        <w:tab/>
        <w:t>"TitlePart_MSC_Bdgt_Cd": "99010001",</w:t>
      </w:r>
    </w:p>
    <w:p w14:paraId="5E169899" w14:textId="77777777" w:rsidR="00BA1A37" w:rsidRDefault="00BA1A37" w:rsidP="00BA1A37">
      <w:pPr>
        <w:pStyle w:val="GOSTScript"/>
        <w:rPr>
          <w:ins w:id="1968" w:author="Сатлер Марина Викторовна" w:date="2025-08-29T17:37:00Z"/>
        </w:rPr>
      </w:pPr>
      <w:ins w:id="1969" w:author="Сатлер Марина Викторовна" w:date="2025-08-29T17:37:00Z">
        <w:r>
          <w:tab/>
        </w:r>
        <w:r>
          <w:tab/>
          <w:t>"titlePartSNDTOFK_cd": "7400",</w:t>
        </w:r>
      </w:ins>
    </w:p>
    <w:p w14:paraId="027C648F" w14:textId="23E917ED" w:rsidR="00BA1A37" w:rsidRPr="00A71881" w:rsidRDefault="00BA1A37" w:rsidP="00BA1A37">
      <w:pPr>
        <w:pStyle w:val="GOSTScript"/>
      </w:pPr>
      <w:ins w:id="1970" w:author="Сатлер Марина Викторовна" w:date="2025-08-29T17:37:00Z">
        <w:r>
          <w:tab/>
        </w:r>
        <w:r>
          <w:tab/>
          <w:t>"titlePartRECTOFK_cd": "7400",</w:t>
        </w:r>
      </w:ins>
    </w:p>
    <w:p w14:paraId="2CF851A2" w14:textId="77777777" w:rsidR="001938A6" w:rsidRPr="00A71881" w:rsidRDefault="001938A6" w:rsidP="001938A6">
      <w:pPr>
        <w:pStyle w:val="GOSTScript"/>
      </w:pPr>
      <w:r w:rsidRPr="00A71881">
        <w:tab/>
      </w:r>
      <w:r w:rsidRPr="00A71881">
        <w:tab/>
        <w:t>"TitlePart_RT_ACCOUNTNUM_SEND": "05321488690",</w:t>
      </w:r>
    </w:p>
    <w:p w14:paraId="4D608E84" w14:textId="77777777" w:rsidR="001938A6" w:rsidRPr="00A71881" w:rsidRDefault="001938A6" w:rsidP="001938A6">
      <w:pPr>
        <w:pStyle w:val="GOSTScript"/>
      </w:pPr>
      <w:r w:rsidRPr="00A71881">
        <w:tab/>
      </w:r>
      <w:r w:rsidRPr="00A71881">
        <w:tab/>
        <w:t>"TitlePart_RT_ACCOUNTNUM_REC": "05322481690",</w:t>
      </w:r>
    </w:p>
    <w:p w14:paraId="0C48468E" w14:textId="77777777" w:rsidR="001938A6" w:rsidRPr="00A71881" w:rsidRDefault="001938A6" w:rsidP="001938A6">
      <w:pPr>
        <w:pStyle w:val="GOSTScript"/>
      </w:pPr>
      <w:r w:rsidRPr="00A71881">
        <w:tab/>
      </w:r>
      <w:r w:rsidRPr="00A71881">
        <w:tab/>
        <w:t>"TitlePart_GRBS": "320",</w:t>
      </w:r>
    </w:p>
    <w:p w14:paraId="4BC77EF1" w14:textId="77777777" w:rsidR="001938A6" w:rsidRPr="00A71881" w:rsidRDefault="001938A6" w:rsidP="001938A6">
      <w:pPr>
        <w:pStyle w:val="GOSTScript"/>
      </w:pPr>
      <w:r w:rsidRPr="00A71881">
        <w:tab/>
      </w:r>
      <w:r w:rsidRPr="00A71881">
        <w:tab/>
        <w:t>"SystemInformation_SND_BankAccNum": "03212643000000015700",</w:t>
      </w:r>
    </w:p>
    <w:p w14:paraId="3F5DB6B9" w14:textId="77777777" w:rsidR="001938A6" w:rsidRPr="00A71881" w:rsidRDefault="001938A6" w:rsidP="001938A6">
      <w:pPr>
        <w:pStyle w:val="GOSTScript"/>
      </w:pPr>
      <w:r w:rsidRPr="00A71881">
        <w:tab/>
      </w:r>
      <w:r w:rsidRPr="00A71881">
        <w:tab/>
        <w:t>"SystemInformation_REC_BankAccNum": "0322</w:t>
      </w:r>
      <w:r w:rsidRPr="00A8527A">
        <w:t>0</w:t>
      </w:r>
      <w:r w:rsidRPr="00A71881">
        <w:t>643000000015400",</w:t>
      </w:r>
    </w:p>
    <w:p w14:paraId="0937A283" w14:textId="77777777" w:rsidR="001938A6" w:rsidRPr="00A71881" w:rsidRDefault="001938A6" w:rsidP="001938A6">
      <w:pPr>
        <w:pStyle w:val="GOSTScript"/>
      </w:pPr>
      <w:r w:rsidRPr="00A71881">
        <w:tab/>
      </w:r>
      <w:r w:rsidRPr="00A71881">
        <w:tab/>
        <w:t>"PUiO_VLS_A": [</w:t>
      </w:r>
    </w:p>
    <w:p w14:paraId="3662441F" w14:textId="77777777" w:rsidR="001938A6" w:rsidRPr="00A71881" w:rsidRDefault="001938A6" w:rsidP="001938A6">
      <w:pPr>
        <w:pStyle w:val="GOSTScript"/>
      </w:pPr>
      <w:r w:rsidRPr="00A71881">
        <w:tab/>
      </w:r>
      <w:r w:rsidRPr="00A71881">
        <w:tab/>
      </w:r>
      <w:r w:rsidRPr="00A71881">
        <w:tab/>
        <w:t>{</w:t>
      </w:r>
    </w:p>
    <w:p w14:paraId="72DC2C81" w14:textId="77777777" w:rsidR="001938A6" w:rsidRPr="00A71881" w:rsidRDefault="001938A6" w:rsidP="001938A6">
      <w:pPr>
        <w:pStyle w:val="GOSTScript"/>
      </w:pPr>
      <w:r w:rsidRPr="00A71881">
        <w:tab/>
      </w:r>
      <w:r w:rsidRPr="00A71881">
        <w:tab/>
      </w:r>
      <w:r w:rsidRPr="00A71881">
        <w:tab/>
      </w:r>
      <w:r w:rsidRPr="00A71881">
        <w:tab/>
        <w:t>"id": 1,</w:t>
      </w:r>
    </w:p>
    <w:p w14:paraId="03A44980" w14:textId="77777777" w:rsidR="001938A6" w:rsidRPr="00A71881" w:rsidRDefault="001938A6" w:rsidP="001938A6">
      <w:pPr>
        <w:pStyle w:val="GOSTScript"/>
      </w:pPr>
      <w:r w:rsidRPr="00A71881">
        <w:tab/>
      </w:r>
      <w:r w:rsidRPr="00A71881">
        <w:tab/>
      </w:r>
      <w:r w:rsidRPr="00A71881">
        <w:tab/>
      </w:r>
      <w:r w:rsidRPr="00A71881">
        <w:tab/>
        <w:t>"TurnoverDT": 100.00,</w:t>
      </w:r>
    </w:p>
    <w:p w14:paraId="50A4780F" w14:textId="77777777" w:rsidR="001938A6" w:rsidRPr="00A71881" w:rsidRDefault="001938A6" w:rsidP="001938A6">
      <w:pPr>
        <w:pStyle w:val="GOSTScript"/>
      </w:pPr>
      <w:r w:rsidRPr="00A71881">
        <w:tab/>
      </w:r>
      <w:r w:rsidRPr="00A71881">
        <w:tab/>
      </w:r>
      <w:r w:rsidRPr="00A71881">
        <w:tab/>
      </w:r>
      <w:r w:rsidRPr="00A71881">
        <w:tab/>
        <w:t>"TurnoverKT": 200.00,</w:t>
      </w:r>
    </w:p>
    <w:p w14:paraId="509EB901" w14:textId="77777777" w:rsidR="001938A6" w:rsidRPr="00A71881" w:rsidRDefault="001938A6" w:rsidP="001938A6">
      <w:pPr>
        <w:pStyle w:val="GOSTScript"/>
      </w:pPr>
      <w:r w:rsidRPr="00A71881">
        <w:tab/>
      </w:r>
      <w:r w:rsidRPr="00A71881">
        <w:tab/>
      </w:r>
      <w:r w:rsidRPr="00A71881">
        <w:tab/>
      </w:r>
      <w:r w:rsidRPr="00A71881">
        <w:tab/>
        <w:t>"EnteredDT": 300.00,</w:t>
      </w:r>
    </w:p>
    <w:p w14:paraId="742C483B" w14:textId="77777777" w:rsidR="001938A6" w:rsidRPr="00A71881" w:rsidRDefault="001938A6" w:rsidP="001938A6">
      <w:pPr>
        <w:pStyle w:val="GOSTScript"/>
      </w:pPr>
      <w:r w:rsidRPr="00A71881">
        <w:tab/>
      </w:r>
      <w:r w:rsidRPr="00A71881">
        <w:tab/>
      </w:r>
      <w:r w:rsidRPr="00A71881">
        <w:tab/>
      </w:r>
      <w:r w:rsidRPr="00A71881">
        <w:tab/>
        <w:t>"EnteredKT": 400.00,</w:t>
      </w:r>
    </w:p>
    <w:p w14:paraId="61DBFCB6" w14:textId="77777777" w:rsidR="001938A6" w:rsidRPr="00A71881" w:rsidRDefault="001938A6" w:rsidP="001938A6">
      <w:pPr>
        <w:pStyle w:val="GOSTScript"/>
      </w:pPr>
      <w:r w:rsidRPr="00A71881">
        <w:tab/>
      </w:r>
      <w:r w:rsidRPr="00A71881">
        <w:tab/>
      </w:r>
      <w:r w:rsidRPr="00A71881">
        <w:tab/>
      </w:r>
      <w:r w:rsidRPr="00A71881">
        <w:tab/>
        <w:t>"BalanseDT": 500.00,</w:t>
      </w:r>
    </w:p>
    <w:p w14:paraId="4F7AC6EE" w14:textId="77777777" w:rsidR="001938A6" w:rsidRPr="00A71881" w:rsidRDefault="001938A6" w:rsidP="001938A6">
      <w:pPr>
        <w:pStyle w:val="GOSTScript"/>
      </w:pPr>
      <w:r w:rsidRPr="00A71881">
        <w:tab/>
      </w:r>
      <w:r w:rsidRPr="00A71881">
        <w:tab/>
      </w:r>
      <w:r w:rsidRPr="00A71881">
        <w:tab/>
      </w:r>
      <w:r w:rsidRPr="00A71881">
        <w:tab/>
        <w:t>"BalanseKT": 600.00,</w:t>
      </w:r>
    </w:p>
    <w:p w14:paraId="342E791F" w14:textId="77777777" w:rsidR="001938A6" w:rsidRPr="00A71881" w:rsidRDefault="001938A6" w:rsidP="001938A6">
      <w:pPr>
        <w:pStyle w:val="GOSTScript"/>
      </w:pPr>
      <w:r w:rsidRPr="00A71881">
        <w:tab/>
      </w:r>
      <w:r w:rsidRPr="00A71881">
        <w:tab/>
      </w:r>
      <w:r w:rsidRPr="00A71881">
        <w:tab/>
      </w:r>
      <w:r w:rsidRPr="00A71881">
        <w:tab/>
        <w:t>"BalanseDT_Cur": 500.00,</w:t>
      </w:r>
    </w:p>
    <w:p w14:paraId="75E959DF" w14:textId="77777777" w:rsidR="001938A6" w:rsidRPr="00A71881" w:rsidRDefault="001938A6" w:rsidP="001938A6">
      <w:pPr>
        <w:pStyle w:val="GOSTScript"/>
      </w:pPr>
      <w:r w:rsidRPr="00A71881">
        <w:tab/>
      </w:r>
      <w:r w:rsidRPr="00A71881">
        <w:tab/>
      </w:r>
      <w:r w:rsidRPr="00A71881">
        <w:tab/>
      </w:r>
      <w:r w:rsidRPr="00A71881">
        <w:tab/>
        <w:t>"BalanseKT_Cur": 600.00,</w:t>
      </w:r>
    </w:p>
    <w:p w14:paraId="1429C862" w14:textId="77777777" w:rsidR="001938A6" w:rsidRPr="00A71881" w:rsidRDefault="001938A6" w:rsidP="001938A6">
      <w:pPr>
        <w:pStyle w:val="GOSTScript"/>
      </w:pPr>
      <w:r w:rsidRPr="00A71881">
        <w:tab/>
      </w:r>
      <w:r w:rsidRPr="00A71881">
        <w:tab/>
      </w:r>
      <w:r w:rsidRPr="00A71881">
        <w:tab/>
      </w:r>
      <w:r w:rsidRPr="00A71881">
        <w:tab/>
        <w:t>"OKVCd": "643",</w:t>
      </w:r>
    </w:p>
    <w:p w14:paraId="21F9218F" w14:textId="4047999E" w:rsidR="001938A6" w:rsidRPr="004731B9" w:rsidRDefault="001938A6" w:rsidP="00E62293">
      <w:pPr>
        <w:pStyle w:val="GOSTScript"/>
        <w:rPr>
          <w:ins w:id="1971" w:author="Сатлер Марина Викторовна" w:date="2025-08-29T17:37:00Z"/>
        </w:rPr>
      </w:pPr>
      <w:r w:rsidRPr="00A71881">
        <w:tab/>
      </w:r>
      <w:r w:rsidRPr="00A71881">
        <w:tab/>
      </w:r>
      <w:r w:rsidRPr="00A71881">
        <w:tab/>
      </w:r>
      <w:r w:rsidRPr="00A71881">
        <w:tab/>
      </w:r>
      <w:r w:rsidRPr="00A8527A">
        <w:t>"PersAccIndicator": "</w:t>
      </w:r>
      <w:r w:rsidRPr="00DE5645">
        <w:rPr>
          <w:lang w:val="ru-RU"/>
        </w:rPr>
        <w:t>ВЫБЫТИЯ</w:t>
      </w:r>
      <w:r w:rsidRPr="00A8527A">
        <w:t>_</w:t>
      </w:r>
      <w:r w:rsidRPr="00DE5645">
        <w:rPr>
          <w:lang w:val="ru-RU"/>
        </w:rPr>
        <w:t>КУ</w:t>
      </w:r>
      <w:r w:rsidRPr="00A8527A">
        <w:t>"</w:t>
      </w:r>
      <w:ins w:id="1972" w:author="Сатлер Марина Викторовна" w:date="2025-08-29T17:37:00Z">
        <w:r w:rsidR="00BA1A37" w:rsidRPr="004731B9">
          <w:t>,</w:t>
        </w:r>
      </w:ins>
    </w:p>
    <w:p w14:paraId="73A8E3AF" w14:textId="4DF99D98" w:rsidR="00BA1A37" w:rsidRPr="004731B9" w:rsidRDefault="00851577" w:rsidP="00BA1A37">
      <w:pPr>
        <w:pStyle w:val="GOSTScript"/>
        <w:rPr>
          <w:ins w:id="1973" w:author="Сатлер Марина Викторовна" w:date="2025-08-29T17:37:00Z"/>
        </w:rPr>
      </w:pPr>
      <w:ins w:id="1974" w:author="Сатлер Марина Викторовна" w:date="2025-08-29T17:46:00Z">
        <w:r w:rsidRPr="00A71881">
          <w:tab/>
        </w:r>
        <w:r w:rsidRPr="00A71881">
          <w:tab/>
        </w:r>
        <w:r w:rsidRPr="00A71881">
          <w:tab/>
        </w:r>
        <w:r w:rsidRPr="00A71881">
          <w:tab/>
        </w:r>
      </w:ins>
      <w:ins w:id="1975" w:author="Сатлер Марина Викторовна" w:date="2025-08-29T17:37:00Z">
        <w:r w:rsidR="00BA1A37" w:rsidRPr="004731B9">
          <w:t>"budgetClass": "18201063930290019243",</w:t>
        </w:r>
      </w:ins>
    </w:p>
    <w:p w14:paraId="15DD16EC" w14:textId="3133B772" w:rsidR="00BA1A37" w:rsidRPr="004731B9" w:rsidRDefault="00BA1A37" w:rsidP="00BA1A37">
      <w:pPr>
        <w:pStyle w:val="GOSTScript"/>
      </w:pPr>
      <w:ins w:id="1976" w:author="Сатлер Марина Викторовна" w:date="2025-08-29T17:37:00Z">
        <w:r w:rsidRPr="004731B9">
          <w:tab/>
        </w:r>
        <w:r w:rsidRPr="004731B9">
          <w:tab/>
        </w:r>
        <w:r w:rsidRPr="004731B9">
          <w:tab/>
        </w:r>
        <w:r w:rsidRPr="004731B9">
          <w:tab/>
          <w:t>"typeBudgetClass": "10"</w:t>
        </w:r>
      </w:ins>
    </w:p>
    <w:p w14:paraId="6D892923" w14:textId="77777777" w:rsidR="001938A6" w:rsidRPr="00A8527A" w:rsidRDefault="001938A6" w:rsidP="001938A6">
      <w:pPr>
        <w:pStyle w:val="GOSTScript"/>
      </w:pPr>
      <w:r w:rsidRPr="00A8527A">
        <w:tab/>
      </w:r>
      <w:r w:rsidRPr="00A8527A">
        <w:tab/>
      </w:r>
      <w:r w:rsidRPr="00A8527A">
        <w:tab/>
        <w:t>}</w:t>
      </w:r>
    </w:p>
    <w:p w14:paraId="41FC1AC7" w14:textId="77777777" w:rsidR="001938A6" w:rsidRPr="00A8527A" w:rsidRDefault="001938A6" w:rsidP="001938A6">
      <w:pPr>
        <w:pStyle w:val="GOSTScript"/>
      </w:pPr>
      <w:r w:rsidRPr="00A8527A">
        <w:tab/>
      </w:r>
      <w:r w:rsidRPr="00A8527A">
        <w:tab/>
        <w:t>]</w:t>
      </w:r>
    </w:p>
    <w:p w14:paraId="7F9C0FE4" w14:textId="77777777" w:rsidR="001938A6" w:rsidRPr="00A8527A" w:rsidRDefault="001938A6" w:rsidP="001938A6">
      <w:pPr>
        <w:pStyle w:val="GOSTScript"/>
      </w:pPr>
      <w:r w:rsidRPr="00A8527A">
        <w:tab/>
        <w:t>}</w:t>
      </w:r>
    </w:p>
    <w:p w14:paraId="211AA899" w14:textId="77777777" w:rsidR="001938A6" w:rsidRPr="00A8527A" w:rsidRDefault="001938A6" w:rsidP="001938A6">
      <w:pPr>
        <w:pStyle w:val="GOSTScript"/>
      </w:pPr>
      <w:r w:rsidRPr="00A8527A">
        <w:t>}</w:t>
      </w:r>
    </w:p>
    <w:p w14:paraId="28955838" w14:textId="3531C7AF" w:rsidR="001B6411" w:rsidRPr="00A5352C" w:rsidRDefault="001B6411" w:rsidP="00C11849">
      <w:pPr>
        <w:pStyle w:val="31"/>
      </w:pPr>
      <w:bookmarkStart w:id="1977" w:name="_Toc226562699"/>
      <w:r w:rsidRPr="00A5352C">
        <w:lastRenderedPageBreak/>
        <w:t>«Акт приемки-передачи кассовых выплат, поступлений и обязательств при реорганизации участников бюджетного процесса (ф. 0531728)» VLS_ACT_0531728</w:t>
      </w:r>
      <w:bookmarkEnd w:id="1977"/>
    </w:p>
    <w:p w14:paraId="2CDF8227" w14:textId="6DE8C3D9" w:rsidR="001B6411" w:rsidRPr="00A5352C" w:rsidRDefault="001B6411" w:rsidP="00C11849">
      <w:pPr>
        <w:pStyle w:val="41"/>
      </w:pPr>
      <w:bookmarkStart w:id="1978" w:name="_Toc226562700"/>
      <w:r w:rsidRPr="00A5352C">
        <w:t>Перечень параметров тела запроса (Document) по документу</w:t>
      </w:r>
      <w:r w:rsidR="00A5352C" w:rsidRPr="00A5352C">
        <w:t xml:space="preserve"> «Акт приемки-передачи кассовых выплат, поступлений и обязательств при реорганизации участников бюджетного процесса (ф. 0531728)» VLS_ACT_0531728</w:t>
      </w:r>
      <w:bookmarkEnd w:id="1978"/>
    </w:p>
    <w:p w14:paraId="7B1FD870" w14:textId="583F0B94" w:rsidR="00A668C7" w:rsidRDefault="001E1625" w:rsidP="007B6838">
      <w:pPr>
        <w:pStyle w:val="GOSTNameTable"/>
      </w:pPr>
      <w:r>
        <w:rPr>
          <w:noProof/>
        </w:rPr>
        <w:fldChar w:fldCharType="begin"/>
      </w:r>
      <w:r>
        <w:rPr>
          <w:noProof/>
        </w:rPr>
        <w:instrText xml:space="preserve"> SEQ Таблица \* ARABIC </w:instrText>
      </w:r>
      <w:r>
        <w:rPr>
          <w:noProof/>
        </w:rPr>
        <w:fldChar w:fldCharType="separate"/>
      </w:r>
      <w:bookmarkStart w:id="1979" w:name="_Toc226563168"/>
      <w:r w:rsidR="00AB1BE0">
        <w:rPr>
          <w:noProof/>
        </w:rPr>
        <w:t>12</w:t>
      </w:r>
      <w:r>
        <w:rPr>
          <w:noProof/>
        </w:rPr>
        <w:fldChar w:fldCharType="end"/>
      </w:r>
      <w:r w:rsidR="00A668C7">
        <w:t xml:space="preserve"> - </w:t>
      </w:r>
      <w:r w:rsidR="001F1424" w:rsidRPr="00617DB7">
        <w:t>Параметры тела (Document) запроса на подбор / сторнирование / переформирование записей учета по документу</w:t>
      </w:r>
      <w:r w:rsidR="009977FE">
        <w:t xml:space="preserve"> </w:t>
      </w:r>
      <w:r w:rsidR="009977FE" w:rsidRPr="00A5352C">
        <w:t>«Акт приемки-передачи кассовых выплат, поступлений и обязательств при реорганизации участников бюджетного процесса (ф. 0531728)» VLS_ACT_0531728</w:t>
      </w:r>
      <w:bookmarkEnd w:id="1979"/>
    </w:p>
    <w:tbl>
      <w:tblPr>
        <w:tblStyle w:val="GOSTTable"/>
        <w:tblW w:w="5000" w:type="pct"/>
        <w:tblLayout w:type="fixed"/>
        <w:tblLook w:val="07E0" w:firstRow="1" w:lastRow="1" w:firstColumn="1" w:lastColumn="1" w:noHBand="1" w:noVBand="1"/>
      </w:tblPr>
      <w:tblGrid>
        <w:gridCol w:w="3467"/>
        <w:gridCol w:w="2364"/>
        <w:gridCol w:w="1576"/>
        <w:gridCol w:w="946"/>
        <w:gridCol w:w="993"/>
        <w:gridCol w:w="6414"/>
      </w:tblGrid>
      <w:tr w:rsidR="001955A8" w:rsidRPr="009B776E" w14:paraId="66037C3A" w14:textId="77777777" w:rsidTr="00C11849">
        <w:trPr>
          <w:cnfStyle w:val="100000000000" w:firstRow="1" w:lastRow="0" w:firstColumn="0" w:lastColumn="0" w:oddVBand="0" w:evenVBand="0" w:oddHBand="0" w:evenHBand="0" w:firstRowFirstColumn="0" w:firstRowLastColumn="0" w:lastRowFirstColumn="0" w:lastRowLastColumn="0"/>
        </w:trPr>
        <w:tc>
          <w:tcPr>
            <w:tcW w:w="1100" w:type="pct"/>
          </w:tcPr>
          <w:p w14:paraId="100F0DB7" w14:textId="28FBD008" w:rsidR="001955A8" w:rsidRPr="009B776E" w:rsidRDefault="001955A8" w:rsidP="00C11849">
            <w:pPr>
              <w:pStyle w:val="GOSTTableHead"/>
            </w:pPr>
            <w:r w:rsidRPr="009B776E">
              <w:t>Наименование параметра</w:t>
            </w:r>
          </w:p>
        </w:tc>
        <w:tc>
          <w:tcPr>
            <w:tcW w:w="750" w:type="pct"/>
          </w:tcPr>
          <w:p w14:paraId="2C8DCD6B" w14:textId="5F687E66" w:rsidR="001955A8" w:rsidRPr="009B776E" w:rsidRDefault="001955A8" w:rsidP="00C11849">
            <w:pPr>
              <w:pStyle w:val="GOSTTableHead"/>
            </w:pPr>
            <w:r w:rsidRPr="009B776E">
              <w:t>Название тэга</w:t>
            </w:r>
          </w:p>
        </w:tc>
        <w:tc>
          <w:tcPr>
            <w:tcW w:w="500" w:type="pct"/>
          </w:tcPr>
          <w:p w14:paraId="570E5497" w14:textId="46C5F16F" w:rsidR="001955A8" w:rsidRPr="009B776E" w:rsidRDefault="001955A8" w:rsidP="00C11849">
            <w:pPr>
              <w:pStyle w:val="GOSTTableHead"/>
            </w:pPr>
            <w:r w:rsidRPr="009B776E">
              <w:t>Тип данных</w:t>
            </w:r>
          </w:p>
        </w:tc>
        <w:tc>
          <w:tcPr>
            <w:tcW w:w="300" w:type="pct"/>
          </w:tcPr>
          <w:p w14:paraId="5BD01313" w14:textId="32CC1C1F" w:rsidR="001955A8" w:rsidRPr="009B776E" w:rsidRDefault="001955A8" w:rsidP="00C11849">
            <w:pPr>
              <w:pStyle w:val="GOSTTableHead"/>
            </w:pPr>
            <w:r w:rsidRPr="009B776E">
              <w:t>Обязательность</w:t>
            </w:r>
          </w:p>
        </w:tc>
        <w:tc>
          <w:tcPr>
            <w:tcW w:w="315" w:type="pct"/>
          </w:tcPr>
          <w:p w14:paraId="5878A128" w14:textId="5B5FA135" w:rsidR="001955A8" w:rsidRPr="009B776E" w:rsidRDefault="001955A8" w:rsidP="00C11849">
            <w:pPr>
              <w:pStyle w:val="GOSTTableHead"/>
            </w:pPr>
            <w:r w:rsidRPr="009B776E">
              <w:t>Размерность</w:t>
            </w:r>
          </w:p>
        </w:tc>
        <w:tc>
          <w:tcPr>
            <w:tcW w:w="2035" w:type="pct"/>
          </w:tcPr>
          <w:p w14:paraId="26CB72E5" w14:textId="7EB8672F" w:rsidR="001955A8" w:rsidRPr="009B776E" w:rsidRDefault="001955A8" w:rsidP="00C11849">
            <w:pPr>
              <w:pStyle w:val="GOSTTableHead"/>
            </w:pPr>
            <w:r w:rsidRPr="009B776E">
              <w:t>Описание</w:t>
            </w:r>
          </w:p>
        </w:tc>
      </w:tr>
      <w:tr w:rsidR="001955A8" w:rsidRPr="009B776E" w14:paraId="5F548834" w14:textId="77777777" w:rsidTr="001955A8">
        <w:tc>
          <w:tcPr>
            <w:tcW w:w="1100" w:type="pct"/>
          </w:tcPr>
          <w:p w14:paraId="60B2216C" w14:textId="77777777" w:rsidR="001955A8" w:rsidRPr="009B776E" w:rsidRDefault="001955A8" w:rsidP="001955A8">
            <w:pPr>
              <w:pStyle w:val="GOSTTablenorm"/>
              <w:rPr>
                <w:bCs/>
              </w:rPr>
            </w:pPr>
            <w:r w:rsidRPr="009B776E">
              <w:t>Номер документа</w:t>
            </w:r>
          </w:p>
        </w:tc>
        <w:tc>
          <w:tcPr>
            <w:tcW w:w="750" w:type="pct"/>
          </w:tcPr>
          <w:p w14:paraId="2CB91343" w14:textId="77777777" w:rsidR="001955A8" w:rsidRPr="009B776E" w:rsidRDefault="001955A8" w:rsidP="001955A8">
            <w:pPr>
              <w:pStyle w:val="GOSTTablenorm"/>
            </w:pPr>
            <w:r w:rsidRPr="009B776E">
              <w:t>TitlePart_RgNmb</w:t>
            </w:r>
          </w:p>
        </w:tc>
        <w:tc>
          <w:tcPr>
            <w:tcW w:w="500" w:type="pct"/>
          </w:tcPr>
          <w:p w14:paraId="5324C1D0" w14:textId="77777777" w:rsidR="001955A8" w:rsidRPr="009B776E" w:rsidRDefault="001955A8" w:rsidP="001955A8">
            <w:pPr>
              <w:pStyle w:val="GOSTTablenorm"/>
              <w:rPr>
                <w:bCs/>
              </w:rPr>
            </w:pPr>
            <w:r w:rsidRPr="009B776E">
              <w:t>Строка</w:t>
            </w:r>
          </w:p>
        </w:tc>
        <w:tc>
          <w:tcPr>
            <w:tcW w:w="300" w:type="pct"/>
          </w:tcPr>
          <w:p w14:paraId="442C258C" w14:textId="77777777" w:rsidR="001955A8" w:rsidRPr="009B776E" w:rsidRDefault="001955A8" w:rsidP="001955A8">
            <w:pPr>
              <w:pStyle w:val="GOSTTablenorm"/>
              <w:rPr>
                <w:bCs/>
              </w:rPr>
            </w:pPr>
            <w:r w:rsidRPr="009B776E">
              <w:t>Да</w:t>
            </w:r>
          </w:p>
        </w:tc>
        <w:tc>
          <w:tcPr>
            <w:tcW w:w="315" w:type="pct"/>
          </w:tcPr>
          <w:p w14:paraId="6CA955A8" w14:textId="77777777" w:rsidR="001955A8" w:rsidRPr="009B776E" w:rsidRDefault="001955A8" w:rsidP="001955A8">
            <w:pPr>
              <w:pStyle w:val="GOSTTablenorm"/>
              <w:rPr>
                <w:bCs/>
              </w:rPr>
            </w:pPr>
            <w:r w:rsidRPr="009B776E">
              <w:t>&lt;=</w:t>
            </w:r>
            <w:r w:rsidRPr="009B776E">
              <w:rPr>
                <w:lang w:val="en-US"/>
              </w:rPr>
              <w:t>1</w:t>
            </w:r>
            <w:r w:rsidRPr="009B776E">
              <w:t>5</w:t>
            </w:r>
          </w:p>
        </w:tc>
        <w:tc>
          <w:tcPr>
            <w:tcW w:w="2035" w:type="pct"/>
          </w:tcPr>
          <w:p w14:paraId="3747FA27" w14:textId="77777777" w:rsidR="001955A8" w:rsidRPr="009B776E" w:rsidRDefault="001955A8" w:rsidP="001955A8">
            <w:pPr>
              <w:pStyle w:val="GOSTTablenorm"/>
              <w:rPr>
                <w:bCs/>
              </w:rPr>
            </w:pPr>
            <w:r w:rsidRPr="009B776E">
              <w:t>Указывается номер документа</w:t>
            </w:r>
          </w:p>
        </w:tc>
      </w:tr>
      <w:tr w:rsidR="001955A8" w:rsidRPr="009B776E" w14:paraId="2897BE5D" w14:textId="77777777" w:rsidTr="001955A8">
        <w:tc>
          <w:tcPr>
            <w:tcW w:w="1100" w:type="pct"/>
          </w:tcPr>
          <w:p w14:paraId="48FA0B28" w14:textId="77777777" w:rsidR="001955A8" w:rsidRPr="009B776E" w:rsidRDefault="001955A8" w:rsidP="001955A8">
            <w:pPr>
              <w:pStyle w:val="GOSTTablenorm"/>
              <w:rPr>
                <w:bCs/>
              </w:rPr>
            </w:pPr>
            <w:r w:rsidRPr="009B776E">
              <w:t>Дата документа</w:t>
            </w:r>
          </w:p>
        </w:tc>
        <w:tc>
          <w:tcPr>
            <w:tcW w:w="750" w:type="pct"/>
          </w:tcPr>
          <w:p w14:paraId="3B8AD652" w14:textId="77777777" w:rsidR="001955A8" w:rsidRPr="009B776E" w:rsidRDefault="001955A8" w:rsidP="001955A8">
            <w:pPr>
              <w:pStyle w:val="GOSTTablenorm"/>
            </w:pPr>
            <w:r w:rsidRPr="009B776E">
              <w:t>TitlePart_DocDate</w:t>
            </w:r>
          </w:p>
        </w:tc>
        <w:tc>
          <w:tcPr>
            <w:tcW w:w="500" w:type="pct"/>
          </w:tcPr>
          <w:p w14:paraId="584CEAFE" w14:textId="77777777" w:rsidR="001955A8" w:rsidRPr="009B776E" w:rsidRDefault="001955A8" w:rsidP="001955A8">
            <w:pPr>
              <w:pStyle w:val="GOSTTablenorm"/>
              <w:rPr>
                <w:bCs/>
              </w:rPr>
            </w:pPr>
            <w:r w:rsidRPr="009B776E">
              <w:rPr>
                <w:bCs/>
              </w:rPr>
              <w:t>Дата</w:t>
            </w:r>
          </w:p>
        </w:tc>
        <w:tc>
          <w:tcPr>
            <w:tcW w:w="300" w:type="pct"/>
          </w:tcPr>
          <w:p w14:paraId="19DFFEFF" w14:textId="77777777" w:rsidR="001955A8" w:rsidRPr="009B776E" w:rsidRDefault="001955A8" w:rsidP="001955A8">
            <w:pPr>
              <w:pStyle w:val="GOSTTablenorm"/>
              <w:rPr>
                <w:bCs/>
              </w:rPr>
            </w:pPr>
            <w:r w:rsidRPr="009B776E">
              <w:t>Да</w:t>
            </w:r>
          </w:p>
        </w:tc>
        <w:tc>
          <w:tcPr>
            <w:tcW w:w="315" w:type="pct"/>
          </w:tcPr>
          <w:p w14:paraId="4146459E" w14:textId="34C0393A" w:rsidR="001955A8" w:rsidRPr="009B776E" w:rsidRDefault="001955A8" w:rsidP="001955A8">
            <w:pPr>
              <w:pStyle w:val="GOSTTablenorm"/>
              <w:rPr>
                <w:bCs/>
              </w:rPr>
            </w:pPr>
          </w:p>
        </w:tc>
        <w:tc>
          <w:tcPr>
            <w:tcW w:w="2035" w:type="pct"/>
          </w:tcPr>
          <w:p w14:paraId="7F097343" w14:textId="48569937" w:rsidR="001955A8" w:rsidRPr="009B776E" w:rsidRDefault="001955A8" w:rsidP="001955A8">
            <w:pPr>
              <w:pStyle w:val="GOSTTablenorm"/>
              <w:rPr>
                <w:bCs/>
              </w:rPr>
            </w:pPr>
            <w:r w:rsidRPr="009B776E">
              <w:t>Указывается дата</w:t>
            </w:r>
            <w:r w:rsidR="003C3E47" w:rsidRPr="009B776E">
              <w:t xml:space="preserve"> документа в формате YYYY-MM-DD</w:t>
            </w:r>
          </w:p>
        </w:tc>
      </w:tr>
      <w:tr w:rsidR="0027313B" w:rsidRPr="009B776E" w14:paraId="5387B75B" w14:textId="77777777" w:rsidTr="004212C7">
        <w:tc>
          <w:tcPr>
            <w:tcW w:w="1100" w:type="pct"/>
          </w:tcPr>
          <w:p w14:paraId="0388B694" w14:textId="6DD81853" w:rsidR="0027313B" w:rsidRPr="009B776E" w:rsidRDefault="0027313B" w:rsidP="0027313B">
            <w:pPr>
              <w:pStyle w:val="GOSTTablenorm"/>
            </w:pPr>
            <w:ins w:id="1980" w:author="Куклина Ю.В." w:date="2024-04-01T10:55:00Z">
              <w:r w:rsidRPr="009B776E">
                <w:rPr>
                  <w:szCs w:val="22"/>
                </w:rPr>
                <w:t>Вид документа</w:t>
              </w:r>
            </w:ins>
          </w:p>
        </w:tc>
        <w:tc>
          <w:tcPr>
            <w:tcW w:w="750" w:type="pct"/>
          </w:tcPr>
          <w:p w14:paraId="2ED10E74" w14:textId="37C780BA" w:rsidR="0027313B" w:rsidRPr="009B776E" w:rsidRDefault="0027313B" w:rsidP="0027313B">
            <w:pPr>
              <w:pStyle w:val="GOSTTablenorm"/>
            </w:pPr>
            <w:ins w:id="1981" w:author="Куклина Ю.В." w:date="2024-04-01T10:55:00Z">
              <w:r w:rsidRPr="009B776E">
                <w:rPr>
                  <w:szCs w:val="22"/>
                </w:rPr>
                <w:t>INF_DOCTYPE</w:t>
              </w:r>
            </w:ins>
          </w:p>
        </w:tc>
        <w:tc>
          <w:tcPr>
            <w:tcW w:w="500" w:type="pct"/>
          </w:tcPr>
          <w:p w14:paraId="252444F2" w14:textId="7BA2246D" w:rsidR="0027313B" w:rsidRPr="009B776E" w:rsidRDefault="0027313B" w:rsidP="0027313B">
            <w:pPr>
              <w:pStyle w:val="GOSTTablenorm"/>
              <w:rPr>
                <w:bCs/>
              </w:rPr>
            </w:pPr>
            <w:ins w:id="1982" w:author="Куклина Ю.В." w:date="2024-04-01T10:55:00Z">
              <w:r w:rsidRPr="009B776E">
                <w:rPr>
                  <w:szCs w:val="22"/>
                </w:rPr>
                <w:t>Строка</w:t>
              </w:r>
            </w:ins>
          </w:p>
        </w:tc>
        <w:tc>
          <w:tcPr>
            <w:tcW w:w="300" w:type="pct"/>
          </w:tcPr>
          <w:p w14:paraId="7B75B25B" w14:textId="165C6708" w:rsidR="0027313B" w:rsidRPr="009B776E" w:rsidRDefault="0027313B" w:rsidP="0027313B">
            <w:pPr>
              <w:pStyle w:val="GOSTTablenorm"/>
            </w:pPr>
            <w:ins w:id="1983" w:author="Куклина Ю.В." w:date="2024-04-01T10:55:00Z">
              <w:r w:rsidRPr="009B776E">
                <w:rPr>
                  <w:szCs w:val="22"/>
                </w:rPr>
                <w:t>Да</w:t>
              </w:r>
            </w:ins>
          </w:p>
        </w:tc>
        <w:tc>
          <w:tcPr>
            <w:tcW w:w="315" w:type="pct"/>
          </w:tcPr>
          <w:p w14:paraId="6D4840F8" w14:textId="71E95414" w:rsidR="0027313B" w:rsidRPr="009B776E" w:rsidRDefault="0027313B" w:rsidP="0027313B">
            <w:pPr>
              <w:pStyle w:val="GOSTTablenorm"/>
              <w:rPr>
                <w:bCs/>
              </w:rPr>
            </w:pPr>
            <w:ins w:id="1984" w:author="Куклина Ю.В." w:date="2024-04-01T10:55:00Z">
              <w:r w:rsidRPr="009B776E">
                <w:rPr>
                  <w:szCs w:val="22"/>
                </w:rPr>
                <w:t>=3</w:t>
              </w:r>
            </w:ins>
          </w:p>
        </w:tc>
        <w:tc>
          <w:tcPr>
            <w:tcW w:w="2035" w:type="pct"/>
          </w:tcPr>
          <w:p w14:paraId="1F4B699F" w14:textId="77777777" w:rsidR="0027313B" w:rsidRPr="009B776E" w:rsidRDefault="0027313B" w:rsidP="0027313B">
            <w:pPr>
              <w:pStyle w:val="GOSTTablenorm"/>
              <w:rPr>
                <w:ins w:id="1985" w:author="Куклина Ю.В." w:date="2024-04-01T10:55:00Z"/>
                <w:szCs w:val="22"/>
              </w:rPr>
            </w:pPr>
            <w:ins w:id="1986" w:author="Куклина Ю.В." w:date="2024-04-01T10:55:00Z">
              <w:r w:rsidRPr="009B776E">
                <w:rPr>
                  <w:szCs w:val="22"/>
                </w:rPr>
                <w:t>Указывается код вида документа.</w:t>
              </w:r>
            </w:ins>
          </w:p>
          <w:p w14:paraId="07F16A4D" w14:textId="2B1FB109" w:rsidR="0027313B" w:rsidRPr="009B776E" w:rsidRDefault="0027313B" w:rsidP="0027313B">
            <w:pPr>
              <w:pStyle w:val="GOSTTablenorm"/>
            </w:pPr>
            <w:ins w:id="1987" w:author="Куклина Ю.В." w:date="2024-04-01T10:55:00Z">
              <w:r w:rsidRPr="009B776E">
                <w:rPr>
                  <w:szCs w:val="22"/>
                </w:rPr>
                <w:t xml:space="preserve">Заполняется значением </w:t>
              </w:r>
              <w:r w:rsidRPr="009B776E">
                <w:t>«РКБ»</w:t>
              </w:r>
            </w:ins>
          </w:p>
        </w:tc>
      </w:tr>
      <w:tr w:rsidR="0027313B" w:rsidRPr="009B776E" w14:paraId="69ABAE8B" w14:textId="77777777" w:rsidTr="001955A8">
        <w:tc>
          <w:tcPr>
            <w:tcW w:w="1100" w:type="pct"/>
          </w:tcPr>
          <w:p w14:paraId="29D218DE" w14:textId="155E1AF1" w:rsidR="0027313B" w:rsidRPr="009B776E" w:rsidRDefault="0027313B" w:rsidP="0027313B">
            <w:pPr>
              <w:pStyle w:val="GOSTTablenorm"/>
            </w:pPr>
            <w:r w:rsidRPr="009B776E">
              <w:t>Контур передающий</w:t>
            </w:r>
          </w:p>
        </w:tc>
        <w:tc>
          <w:tcPr>
            <w:tcW w:w="750" w:type="pct"/>
          </w:tcPr>
          <w:p w14:paraId="7C10B3B8" w14:textId="563C54C9" w:rsidR="0027313B" w:rsidRPr="009B776E" w:rsidRDefault="0027313B" w:rsidP="0027313B">
            <w:pPr>
              <w:pStyle w:val="GOSTTablenorm"/>
            </w:pPr>
            <w:r w:rsidRPr="009B776E">
              <w:t>SystemInformation_SND_Contour</w:t>
            </w:r>
          </w:p>
        </w:tc>
        <w:tc>
          <w:tcPr>
            <w:tcW w:w="500" w:type="pct"/>
          </w:tcPr>
          <w:p w14:paraId="27CB8717" w14:textId="638D7690" w:rsidR="0027313B" w:rsidRPr="009B776E" w:rsidRDefault="0027313B" w:rsidP="0027313B">
            <w:pPr>
              <w:pStyle w:val="GOSTTablenorm"/>
              <w:rPr>
                <w:bCs/>
              </w:rPr>
            </w:pPr>
            <w:r w:rsidRPr="009B776E">
              <w:t>Строка</w:t>
            </w:r>
          </w:p>
        </w:tc>
        <w:tc>
          <w:tcPr>
            <w:tcW w:w="300" w:type="pct"/>
          </w:tcPr>
          <w:p w14:paraId="460A50E7" w14:textId="450A6075" w:rsidR="0027313B" w:rsidRPr="009B776E" w:rsidRDefault="0027313B" w:rsidP="0027313B">
            <w:pPr>
              <w:pStyle w:val="GOSTTablenorm"/>
            </w:pPr>
            <w:r w:rsidRPr="009B776E">
              <w:t>Да</w:t>
            </w:r>
          </w:p>
        </w:tc>
        <w:tc>
          <w:tcPr>
            <w:tcW w:w="315" w:type="pct"/>
          </w:tcPr>
          <w:p w14:paraId="14CE75B4" w14:textId="3A2342CB" w:rsidR="0027313B" w:rsidRPr="009B776E" w:rsidRDefault="0027313B" w:rsidP="0027313B">
            <w:pPr>
              <w:pStyle w:val="GOSTTablenorm"/>
              <w:rPr>
                <w:bCs/>
              </w:rPr>
            </w:pPr>
            <w:r w:rsidRPr="009B776E">
              <w:t>=1</w:t>
            </w:r>
          </w:p>
        </w:tc>
        <w:tc>
          <w:tcPr>
            <w:tcW w:w="2035" w:type="pct"/>
          </w:tcPr>
          <w:p w14:paraId="75C63ADD" w14:textId="3DA6D93D" w:rsidR="0027313B" w:rsidRPr="009B776E" w:rsidRDefault="0027313B" w:rsidP="0027313B">
            <w:pPr>
              <w:pStyle w:val="GOSTTablenorm"/>
            </w:pPr>
            <w:r w:rsidRPr="009B776E">
              <w:t>Указывается код контура, в котором проводится операция.</w:t>
            </w:r>
          </w:p>
          <w:p w14:paraId="50CD1750" w14:textId="77777777" w:rsidR="0027313B" w:rsidRPr="009B776E" w:rsidRDefault="0027313B" w:rsidP="0027313B">
            <w:pPr>
              <w:pStyle w:val="GOSTTablenorm"/>
            </w:pPr>
            <w:r w:rsidRPr="009B776E">
              <w:t>Возможные значения:</w:t>
            </w:r>
          </w:p>
          <w:p w14:paraId="6704289C" w14:textId="5D780B7E" w:rsidR="0027313B" w:rsidRPr="009B776E" w:rsidRDefault="0027313B" w:rsidP="0027313B">
            <w:pPr>
              <w:pStyle w:val="GOSTTableListMark1"/>
            </w:pPr>
            <w:r w:rsidRPr="009B776E">
              <w:t>«</w:t>
            </w:r>
            <w:ins w:id="1988" w:author="Сатлер Марина Викторовна" w:date="2024-02-29T10:24:00Z">
              <w:r w:rsidRPr="009B776E">
                <w:rPr>
                  <w:lang w:val="en-US"/>
                </w:rPr>
                <w:t>O</w:t>
              </w:r>
            </w:ins>
            <w:r w:rsidRPr="009B776E">
              <w:t>» – открытый;</w:t>
            </w:r>
          </w:p>
          <w:p w14:paraId="2596CCA1" w14:textId="77777777" w:rsidR="0027313B" w:rsidRPr="009B776E" w:rsidRDefault="0027313B" w:rsidP="0027313B">
            <w:pPr>
              <w:pStyle w:val="GOSTTableListMark1"/>
            </w:pPr>
            <w:r w:rsidRPr="009B776E">
              <w:t>«</w:t>
            </w:r>
            <w:r w:rsidRPr="009B776E">
              <w:rPr>
                <w:lang w:val="en-US"/>
              </w:rPr>
              <w:t>S</w:t>
            </w:r>
            <w:r w:rsidRPr="009B776E">
              <w:t>» – защищенный;</w:t>
            </w:r>
          </w:p>
          <w:p w14:paraId="1194F8A1" w14:textId="1B6BE520" w:rsidR="0027313B" w:rsidRPr="009B776E" w:rsidRDefault="0027313B" w:rsidP="0027313B">
            <w:pPr>
              <w:pStyle w:val="GOSTTableListMark1"/>
            </w:pPr>
            <w:r w:rsidRPr="009B776E">
              <w:t>«1» – открытый;</w:t>
            </w:r>
          </w:p>
          <w:p w14:paraId="4F862E51" w14:textId="1BBF860A" w:rsidR="0027313B" w:rsidRPr="009B776E" w:rsidRDefault="0027313B" w:rsidP="00F561C9">
            <w:pPr>
              <w:pStyle w:val="GOSTTableListMark1"/>
            </w:pPr>
            <w:r w:rsidRPr="009B776E">
              <w:t xml:space="preserve">«2» </w:t>
            </w:r>
            <w:r w:rsidR="003C3E47" w:rsidRPr="009B776E">
              <w:t>–</w:t>
            </w:r>
            <w:r w:rsidRPr="009B776E">
              <w:t xml:space="preserve"> защищенный</w:t>
            </w:r>
          </w:p>
        </w:tc>
      </w:tr>
      <w:tr w:rsidR="0027313B" w:rsidRPr="009B776E" w14:paraId="3AF7ECB8" w14:textId="77777777" w:rsidTr="001955A8">
        <w:tc>
          <w:tcPr>
            <w:tcW w:w="1100" w:type="pct"/>
          </w:tcPr>
          <w:p w14:paraId="7A53F185" w14:textId="0D4CAB89" w:rsidR="0027313B" w:rsidRPr="009B776E" w:rsidRDefault="0027313B" w:rsidP="0027313B">
            <w:pPr>
              <w:pStyle w:val="GOSTTablenorm"/>
            </w:pPr>
            <w:r w:rsidRPr="009B776E">
              <w:t>Контур принимающий</w:t>
            </w:r>
          </w:p>
        </w:tc>
        <w:tc>
          <w:tcPr>
            <w:tcW w:w="750" w:type="pct"/>
          </w:tcPr>
          <w:p w14:paraId="01657228" w14:textId="515D6389" w:rsidR="0027313B" w:rsidRPr="009B776E" w:rsidRDefault="0027313B" w:rsidP="0027313B">
            <w:pPr>
              <w:pStyle w:val="GOSTTablenorm"/>
            </w:pPr>
            <w:r w:rsidRPr="009B776E">
              <w:t>SystemInformation_REC_Contour</w:t>
            </w:r>
          </w:p>
        </w:tc>
        <w:tc>
          <w:tcPr>
            <w:tcW w:w="500" w:type="pct"/>
          </w:tcPr>
          <w:p w14:paraId="2BD91F4E" w14:textId="06C06487" w:rsidR="0027313B" w:rsidRPr="009B776E" w:rsidRDefault="0027313B" w:rsidP="0027313B">
            <w:pPr>
              <w:pStyle w:val="GOSTTablenorm"/>
              <w:rPr>
                <w:bCs/>
              </w:rPr>
            </w:pPr>
            <w:r w:rsidRPr="009B776E">
              <w:t>Строка</w:t>
            </w:r>
          </w:p>
        </w:tc>
        <w:tc>
          <w:tcPr>
            <w:tcW w:w="300" w:type="pct"/>
          </w:tcPr>
          <w:p w14:paraId="4392C4B6" w14:textId="1DDD35C9" w:rsidR="0027313B" w:rsidRPr="009B776E" w:rsidRDefault="0027313B" w:rsidP="0027313B">
            <w:pPr>
              <w:pStyle w:val="GOSTTablenorm"/>
            </w:pPr>
            <w:r w:rsidRPr="009B776E">
              <w:t>Да</w:t>
            </w:r>
          </w:p>
        </w:tc>
        <w:tc>
          <w:tcPr>
            <w:tcW w:w="315" w:type="pct"/>
          </w:tcPr>
          <w:p w14:paraId="70914322" w14:textId="4A650FF9" w:rsidR="0027313B" w:rsidRPr="009B776E" w:rsidRDefault="0027313B" w:rsidP="0027313B">
            <w:pPr>
              <w:pStyle w:val="GOSTTablenorm"/>
              <w:rPr>
                <w:bCs/>
              </w:rPr>
            </w:pPr>
            <w:r w:rsidRPr="009B776E">
              <w:t>=1</w:t>
            </w:r>
          </w:p>
        </w:tc>
        <w:tc>
          <w:tcPr>
            <w:tcW w:w="2035" w:type="pct"/>
          </w:tcPr>
          <w:p w14:paraId="2222A6E4" w14:textId="30641629" w:rsidR="0027313B" w:rsidRPr="009B776E" w:rsidRDefault="0027313B" w:rsidP="0027313B">
            <w:pPr>
              <w:pStyle w:val="GOSTTablenorm"/>
            </w:pPr>
            <w:r w:rsidRPr="009B776E">
              <w:t>Указывается код контура, в котором проводится операция.</w:t>
            </w:r>
          </w:p>
          <w:p w14:paraId="26692DBB" w14:textId="77777777" w:rsidR="0027313B" w:rsidRPr="009B776E" w:rsidRDefault="0027313B" w:rsidP="0027313B">
            <w:pPr>
              <w:pStyle w:val="GOSTTablenorm"/>
            </w:pPr>
            <w:r w:rsidRPr="009B776E">
              <w:t>Возможные значения:</w:t>
            </w:r>
          </w:p>
          <w:p w14:paraId="2C0C1B8D" w14:textId="1E212BB0" w:rsidR="0027313B" w:rsidRPr="009B776E" w:rsidRDefault="0027313B" w:rsidP="0027313B">
            <w:pPr>
              <w:pStyle w:val="GOSTTableListMark1"/>
            </w:pPr>
            <w:r w:rsidRPr="009B776E">
              <w:t>«</w:t>
            </w:r>
            <w:ins w:id="1989" w:author="Сатлер Марина Викторовна" w:date="2024-02-29T10:24:00Z">
              <w:r w:rsidRPr="009B776E">
                <w:rPr>
                  <w:lang w:val="en-US"/>
                </w:rPr>
                <w:t>O</w:t>
              </w:r>
            </w:ins>
            <w:r w:rsidRPr="009B776E">
              <w:t>» – открытый;</w:t>
            </w:r>
          </w:p>
          <w:p w14:paraId="6789C809" w14:textId="77777777" w:rsidR="0027313B" w:rsidRPr="009B776E" w:rsidRDefault="0027313B" w:rsidP="0027313B">
            <w:pPr>
              <w:pStyle w:val="GOSTTableListMark1"/>
            </w:pPr>
            <w:r w:rsidRPr="009B776E">
              <w:t>«</w:t>
            </w:r>
            <w:r w:rsidRPr="009B776E">
              <w:rPr>
                <w:lang w:val="en-US"/>
              </w:rPr>
              <w:t>S</w:t>
            </w:r>
            <w:r w:rsidRPr="009B776E">
              <w:t>» – защищенный;</w:t>
            </w:r>
          </w:p>
          <w:p w14:paraId="4C605E66" w14:textId="003079F1" w:rsidR="0027313B" w:rsidRPr="009B776E" w:rsidRDefault="0027313B" w:rsidP="0027313B">
            <w:pPr>
              <w:pStyle w:val="GOSTTableListMark1"/>
            </w:pPr>
            <w:r w:rsidRPr="009B776E">
              <w:t>«1» – открытый;</w:t>
            </w:r>
          </w:p>
          <w:p w14:paraId="0FC95CC0" w14:textId="1D85FDCF" w:rsidR="0027313B" w:rsidRPr="009B776E" w:rsidRDefault="0027313B" w:rsidP="00F561C9">
            <w:pPr>
              <w:pStyle w:val="GOSTTableListMark1"/>
            </w:pPr>
            <w:r w:rsidRPr="009B776E">
              <w:t xml:space="preserve">«2» </w:t>
            </w:r>
            <w:r w:rsidR="003C3E47" w:rsidRPr="009B776E">
              <w:t xml:space="preserve">– </w:t>
            </w:r>
            <w:r w:rsidRPr="009B776E">
              <w:t>защищенный</w:t>
            </w:r>
          </w:p>
        </w:tc>
      </w:tr>
      <w:tr w:rsidR="0027313B" w:rsidRPr="009B776E" w14:paraId="0328C561" w14:textId="77777777" w:rsidTr="001955A8">
        <w:tc>
          <w:tcPr>
            <w:tcW w:w="1100" w:type="pct"/>
          </w:tcPr>
          <w:p w14:paraId="606EB459" w14:textId="77777777" w:rsidR="0027313B" w:rsidRPr="009B776E" w:rsidRDefault="0027313B" w:rsidP="0027313B">
            <w:pPr>
              <w:pStyle w:val="GOSTTablenorm"/>
              <w:rPr>
                <w:bCs/>
              </w:rPr>
            </w:pPr>
            <w:r w:rsidRPr="009B776E">
              <w:t>Уровень конфиденциальности</w:t>
            </w:r>
          </w:p>
        </w:tc>
        <w:tc>
          <w:tcPr>
            <w:tcW w:w="750" w:type="pct"/>
          </w:tcPr>
          <w:p w14:paraId="1209ADE0" w14:textId="77777777" w:rsidR="0027313B" w:rsidRPr="009B776E" w:rsidRDefault="0027313B" w:rsidP="0027313B">
            <w:pPr>
              <w:pStyle w:val="GOSTTablenorm"/>
            </w:pPr>
            <w:r w:rsidRPr="009B776E">
              <w:t>SystemInformation_UF</w:t>
            </w:r>
            <w:r w:rsidRPr="009B776E">
              <w:lastRenderedPageBreak/>
              <w:t>OS_SECRECY</w:t>
            </w:r>
          </w:p>
        </w:tc>
        <w:tc>
          <w:tcPr>
            <w:tcW w:w="500" w:type="pct"/>
          </w:tcPr>
          <w:p w14:paraId="1860214D" w14:textId="6A8D0E32" w:rsidR="0027313B" w:rsidRPr="009B776E" w:rsidRDefault="0027313B" w:rsidP="0027313B">
            <w:pPr>
              <w:pStyle w:val="GOSTTablenorm"/>
              <w:rPr>
                <w:bCs/>
              </w:rPr>
            </w:pPr>
            <w:r w:rsidRPr="009B776E">
              <w:lastRenderedPageBreak/>
              <w:t>Число</w:t>
            </w:r>
          </w:p>
        </w:tc>
        <w:tc>
          <w:tcPr>
            <w:tcW w:w="300" w:type="pct"/>
          </w:tcPr>
          <w:p w14:paraId="3AEA3FEB" w14:textId="77777777" w:rsidR="0027313B" w:rsidRPr="009B776E" w:rsidRDefault="0027313B" w:rsidP="0027313B">
            <w:pPr>
              <w:pStyle w:val="GOSTTablenorm"/>
              <w:rPr>
                <w:bCs/>
              </w:rPr>
            </w:pPr>
            <w:r w:rsidRPr="009B776E">
              <w:t>Да</w:t>
            </w:r>
          </w:p>
        </w:tc>
        <w:tc>
          <w:tcPr>
            <w:tcW w:w="315" w:type="pct"/>
          </w:tcPr>
          <w:p w14:paraId="47A2F602" w14:textId="77777777" w:rsidR="0027313B" w:rsidRPr="009B776E" w:rsidRDefault="0027313B" w:rsidP="0027313B">
            <w:pPr>
              <w:pStyle w:val="GOSTTablenorm"/>
              <w:rPr>
                <w:bCs/>
              </w:rPr>
            </w:pPr>
            <w:r w:rsidRPr="009B776E">
              <w:t>=1</w:t>
            </w:r>
          </w:p>
        </w:tc>
        <w:tc>
          <w:tcPr>
            <w:tcW w:w="2035" w:type="pct"/>
          </w:tcPr>
          <w:p w14:paraId="51C48A2F" w14:textId="77777777" w:rsidR="0027313B" w:rsidRPr="009B776E" w:rsidRDefault="0027313B" w:rsidP="0027313B">
            <w:pPr>
              <w:pStyle w:val="GOSTTablenorm"/>
            </w:pPr>
            <w:r w:rsidRPr="009B776E">
              <w:t>Указывается уровень конфиденциальности документа.</w:t>
            </w:r>
          </w:p>
          <w:p w14:paraId="7BF616A5" w14:textId="77777777" w:rsidR="0027313B" w:rsidRPr="009B776E" w:rsidRDefault="0027313B" w:rsidP="0027313B">
            <w:pPr>
              <w:pStyle w:val="GOSTTablenorm"/>
            </w:pPr>
            <w:r w:rsidRPr="009B776E">
              <w:lastRenderedPageBreak/>
              <w:t>Возможные значения:</w:t>
            </w:r>
          </w:p>
          <w:p w14:paraId="2ACFB586" w14:textId="6F65D5C0" w:rsidR="0027313B" w:rsidRPr="009B776E" w:rsidRDefault="0027313B" w:rsidP="0027313B">
            <w:pPr>
              <w:pStyle w:val="GOSTTableListMark1"/>
            </w:pPr>
            <w:r w:rsidRPr="009B776E">
              <w:t xml:space="preserve">«0» </w:t>
            </w:r>
            <w:r w:rsidR="00DA430D" w:rsidRPr="009B776E">
              <w:t>–</w:t>
            </w:r>
            <w:r w:rsidRPr="009B776E">
              <w:t xml:space="preserve"> Несекретно;</w:t>
            </w:r>
          </w:p>
          <w:p w14:paraId="56D9F8C0" w14:textId="4BE01A82" w:rsidR="0027313B" w:rsidRPr="009B776E" w:rsidRDefault="0027313B" w:rsidP="00E446B5">
            <w:pPr>
              <w:pStyle w:val="GOSTTableListMark1"/>
              <w:rPr>
                <w:bCs/>
              </w:rPr>
            </w:pPr>
            <w:r w:rsidRPr="009B776E">
              <w:t xml:space="preserve">«1» </w:t>
            </w:r>
            <w:r w:rsidR="00DA430D" w:rsidRPr="009B776E">
              <w:t>–</w:t>
            </w:r>
            <w:r w:rsidRPr="009B776E">
              <w:t xml:space="preserve"> Для служебного пользования</w:t>
            </w:r>
          </w:p>
        </w:tc>
      </w:tr>
      <w:tr w:rsidR="0027313B" w:rsidRPr="009B776E" w14:paraId="6A2239B4" w14:textId="77777777" w:rsidTr="001955A8">
        <w:tc>
          <w:tcPr>
            <w:tcW w:w="1100" w:type="pct"/>
          </w:tcPr>
          <w:p w14:paraId="4E28D5BB" w14:textId="77777777" w:rsidR="0027313B" w:rsidRPr="009B776E" w:rsidRDefault="0027313B" w:rsidP="0027313B">
            <w:pPr>
              <w:pStyle w:val="GOSTTablenorm"/>
              <w:rPr>
                <w:bCs/>
              </w:rPr>
            </w:pPr>
            <w:r w:rsidRPr="009B776E">
              <w:lastRenderedPageBreak/>
              <w:t>Код бюджета</w:t>
            </w:r>
          </w:p>
        </w:tc>
        <w:tc>
          <w:tcPr>
            <w:tcW w:w="750" w:type="pct"/>
          </w:tcPr>
          <w:p w14:paraId="0F9C4952" w14:textId="77777777" w:rsidR="0027313B" w:rsidRPr="009B776E" w:rsidRDefault="0027313B" w:rsidP="0027313B">
            <w:pPr>
              <w:pStyle w:val="GOSTTablenorm"/>
            </w:pPr>
            <w:r w:rsidRPr="009B776E">
              <w:t>SystemInformation_REC_Budget_Cd</w:t>
            </w:r>
          </w:p>
        </w:tc>
        <w:tc>
          <w:tcPr>
            <w:tcW w:w="500" w:type="pct"/>
          </w:tcPr>
          <w:p w14:paraId="79B585DC" w14:textId="77777777" w:rsidR="0027313B" w:rsidRPr="009B776E" w:rsidRDefault="0027313B" w:rsidP="0027313B">
            <w:pPr>
              <w:pStyle w:val="GOSTTablenorm"/>
              <w:rPr>
                <w:bCs/>
              </w:rPr>
            </w:pPr>
            <w:r w:rsidRPr="009B776E">
              <w:t>Строка</w:t>
            </w:r>
          </w:p>
        </w:tc>
        <w:tc>
          <w:tcPr>
            <w:tcW w:w="300" w:type="pct"/>
          </w:tcPr>
          <w:p w14:paraId="43DD362B" w14:textId="77777777" w:rsidR="0027313B" w:rsidRPr="009B776E" w:rsidRDefault="0027313B" w:rsidP="0027313B">
            <w:pPr>
              <w:pStyle w:val="GOSTTablenorm"/>
              <w:rPr>
                <w:bCs/>
              </w:rPr>
            </w:pPr>
            <w:r w:rsidRPr="009B776E">
              <w:t>Да</w:t>
            </w:r>
          </w:p>
        </w:tc>
        <w:tc>
          <w:tcPr>
            <w:tcW w:w="315" w:type="pct"/>
          </w:tcPr>
          <w:p w14:paraId="1873E32B" w14:textId="77777777" w:rsidR="0027313B" w:rsidRPr="009B776E" w:rsidRDefault="0027313B" w:rsidP="0027313B">
            <w:pPr>
              <w:pStyle w:val="GOSTTablenorm"/>
              <w:rPr>
                <w:bCs/>
              </w:rPr>
            </w:pPr>
            <w:r w:rsidRPr="009B776E">
              <w:t>=8</w:t>
            </w:r>
          </w:p>
        </w:tc>
        <w:tc>
          <w:tcPr>
            <w:tcW w:w="2035" w:type="pct"/>
          </w:tcPr>
          <w:p w14:paraId="30DEB067" w14:textId="03A43918" w:rsidR="0027313B" w:rsidRPr="009B776E" w:rsidRDefault="0027313B" w:rsidP="0027313B">
            <w:pPr>
              <w:pStyle w:val="GOSTTablenorm"/>
              <w:rPr>
                <w:bCs/>
              </w:rPr>
            </w:pPr>
            <w:r w:rsidRPr="009B776E">
              <w:t>Указывается код бюджета в соответствии со справочником «Бюджеты»</w:t>
            </w:r>
          </w:p>
        </w:tc>
      </w:tr>
      <w:tr w:rsidR="0027313B" w:rsidRPr="009B776E" w14:paraId="5930F9C6" w14:textId="77777777" w:rsidTr="004212C7">
        <w:tc>
          <w:tcPr>
            <w:tcW w:w="1100" w:type="pct"/>
          </w:tcPr>
          <w:p w14:paraId="01B0A2A2" w14:textId="2FE62D2E" w:rsidR="0027313B" w:rsidRPr="009B776E" w:rsidRDefault="0027313B" w:rsidP="0027313B">
            <w:pPr>
              <w:pStyle w:val="GOSTTablenorm"/>
            </w:pPr>
            <w:ins w:id="1990" w:author="Куклина Ю.В." w:date="2024-04-01T10:56:00Z">
              <w:r w:rsidRPr="009B776E">
                <w:rPr>
                  <w:szCs w:val="22"/>
                </w:rPr>
                <w:t>Код ТОФК передающий</w:t>
              </w:r>
            </w:ins>
          </w:p>
        </w:tc>
        <w:tc>
          <w:tcPr>
            <w:tcW w:w="750" w:type="pct"/>
          </w:tcPr>
          <w:p w14:paraId="705BC94F" w14:textId="73D0F1D5" w:rsidR="0027313B" w:rsidRPr="009B776E" w:rsidRDefault="00DC7954" w:rsidP="0027313B">
            <w:pPr>
              <w:pStyle w:val="GOSTTablenorm"/>
            </w:pPr>
            <w:ins w:id="1991" w:author="Куклина Ю.В." w:date="2024-04-04T13:05:00Z">
              <w:r w:rsidRPr="009B776E">
                <w:t>SI_SND_CODETOFK</w:t>
              </w:r>
            </w:ins>
          </w:p>
        </w:tc>
        <w:tc>
          <w:tcPr>
            <w:tcW w:w="500" w:type="pct"/>
          </w:tcPr>
          <w:p w14:paraId="0C46DF34" w14:textId="36CBC110" w:rsidR="0027313B" w:rsidRPr="009B776E" w:rsidRDefault="0027313B" w:rsidP="0027313B">
            <w:pPr>
              <w:pStyle w:val="GOSTTablenorm"/>
            </w:pPr>
            <w:ins w:id="1992" w:author="Куклина Ю.В." w:date="2024-04-01T10:56:00Z">
              <w:r w:rsidRPr="009B776E">
                <w:rPr>
                  <w:szCs w:val="22"/>
                </w:rPr>
                <w:t>Строка</w:t>
              </w:r>
            </w:ins>
          </w:p>
        </w:tc>
        <w:tc>
          <w:tcPr>
            <w:tcW w:w="300" w:type="pct"/>
          </w:tcPr>
          <w:p w14:paraId="15ED8FE8" w14:textId="41BA431A" w:rsidR="0027313B" w:rsidRPr="009B776E" w:rsidRDefault="0027313B" w:rsidP="0027313B">
            <w:pPr>
              <w:pStyle w:val="GOSTTablenorm"/>
            </w:pPr>
            <w:ins w:id="1993" w:author="Куклина Ю.В." w:date="2024-04-01T10:56:00Z">
              <w:r w:rsidRPr="009B776E">
                <w:rPr>
                  <w:szCs w:val="22"/>
                </w:rPr>
                <w:t>Нет</w:t>
              </w:r>
            </w:ins>
          </w:p>
        </w:tc>
        <w:tc>
          <w:tcPr>
            <w:tcW w:w="315" w:type="pct"/>
          </w:tcPr>
          <w:p w14:paraId="55B66BBB" w14:textId="21AD1071" w:rsidR="0027313B" w:rsidRPr="009B776E" w:rsidRDefault="0027313B" w:rsidP="0027313B">
            <w:pPr>
              <w:pStyle w:val="GOSTTablenorm"/>
            </w:pPr>
            <w:ins w:id="1994" w:author="Куклина Ю.В." w:date="2024-04-01T10:56:00Z">
              <w:r w:rsidRPr="009B776E">
                <w:rPr>
                  <w:szCs w:val="22"/>
                </w:rPr>
                <w:t>=4</w:t>
              </w:r>
            </w:ins>
          </w:p>
        </w:tc>
        <w:tc>
          <w:tcPr>
            <w:tcW w:w="2035" w:type="pct"/>
          </w:tcPr>
          <w:p w14:paraId="075C8A48" w14:textId="527D9248" w:rsidR="0027313B" w:rsidRPr="009B776E" w:rsidRDefault="0027313B" w:rsidP="0027313B">
            <w:pPr>
              <w:pStyle w:val="GOSTTablenorm"/>
              <w:rPr>
                <w:ins w:id="1995" w:author="Куклина Ю.В." w:date="2024-04-01T10:56:00Z"/>
              </w:rPr>
            </w:pPr>
            <w:ins w:id="1996" w:author="Куклина Ю.В." w:date="2024-04-01T10:56:00Z">
              <w:r w:rsidRPr="009B776E">
                <w:t xml:space="preserve">Указывается код ТОФК </w:t>
              </w:r>
            </w:ins>
            <w:ins w:id="1997" w:author="Сказецкая Наталья Камилевна" w:date="2024-04-08T18:24:00Z">
              <w:r w:rsidR="0019694E" w:rsidRPr="009B776E">
                <w:t xml:space="preserve">(ЦС </w:t>
              </w:r>
            </w:ins>
            <w:ins w:id="1998" w:author="Сказецкая Наталья Камилевна" w:date="2024-04-08T18:25:00Z">
              <w:r w:rsidR="0019694E" w:rsidRPr="009B776E">
                <w:t xml:space="preserve">по </w:t>
              </w:r>
            </w:ins>
            <w:ins w:id="1999" w:author="Сказецкая Наталья Камилевна" w:date="2024-04-08T18:24:00Z">
              <w:r w:rsidR="0019694E" w:rsidRPr="009B776E">
                <w:t>учет</w:t>
              </w:r>
            </w:ins>
            <w:ins w:id="2000" w:author="Сказецкая Наталья Камилевна" w:date="2024-04-08T18:25:00Z">
              <w:r w:rsidR="0019694E" w:rsidRPr="009B776E">
                <w:t>у</w:t>
              </w:r>
            </w:ins>
            <w:ins w:id="2001" w:author="Сказецкая Наталья Камилевна" w:date="2024-04-08T18:24:00Z">
              <w:r w:rsidR="0019694E" w:rsidRPr="009B776E">
                <w:t xml:space="preserve">) </w:t>
              </w:r>
            </w:ins>
            <w:ins w:id="2002" w:author="Куклина Ю.В." w:date="2024-04-01T10:56:00Z">
              <w:r w:rsidRPr="009B776E">
                <w:t>передающего.</w:t>
              </w:r>
            </w:ins>
          </w:p>
          <w:p w14:paraId="524FC477" w14:textId="60A4AE66" w:rsidR="0027313B" w:rsidRPr="009B776E" w:rsidRDefault="0027313B" w:rsidP="00697A63">
            <w:pPr>
              <w:pStyle w:val="GOSTTablenorm"/>
            </w:pPr>
            <w:ins w:id="2003" w:author="Куклина Ю.В." w:date="2024-04-01T10:56:00Z">
              <w:r w:rsidRPr="009B776E">
                <w:rPr>
                  <w:bCs/>
                  <w:szCs w:val="22"/>
                </w:rPr>
                <w:t xml:space="preserve">Обязателен для заполнения, если в параметре </w:t>
              </w:r>
              <w:r w:rsidRPr="009B776E">
                <w:t>«</w:t>
              </w:r>
              <w:r w:rsidRPr="009B776E">
                <w:rPr>
                  <w:szCs w:val="22"/>
                </w:rPr>
                <w:t>Номер лицевого счета передающий</w:t>
              </w:r>
              <w:r w:rsidRPr="009B776E">
                <w:t>» (</w:t>
              </w:r>
              <w:r w:rsidRPr="009B776E">
                <w:rPr>
                  <w:szCs w:val="22"/>
                </w:rPr>
                <w:t>TitlePart_RT_ACCOUNTNUM_SEND</w:t>
              </w:r>
              <w:r w:rsidRPr="009B776E">
                <w:t>) или</w:t>
              </w:r>
            </w:ins>
            <w:r w:rsidR="00697A63" w:rsidRPr="009B776E">
              <w:t xml:space="preserve"> </w:t>
            </w:r>
            <w:ins w:id="2004" w:author="Куклина Ю.В." w:date="2024-04-01T10:56:00Z">
              <w:r w:rsidRPr="009B776E">
                <w:t>«</w:t>
              </w:r>
              <w:r w:rsidRPr="009B776E">
                <w:rPr>
                  <w:szCs w:val="22"/>
                </w:rPr>
                <w:t>Номер лицевого счета принимающий</w:t>
              </w:r>
              <w:r w:rsidRPr="009B776E">
                <w:t>» (</w:t>
              </w:r>
              <w:r w:rsidRPr="009B776E">
                <w:rPr>
                  <w:szCs w:val="22"/>
                </w:rPr>
                <w:t>TitlePart_RT_ACCOUNTNUM_REC</w:t>
              </w:r>
              <w:r w:rsidRPr="009B776E">
                <w:t>) указан л/с с кодом 03, 08, 09, 10, 14</w:t>
              </w:r>
            </w:ins>
          </w:p>
        </w:tc>
      </w:tr>
      <w:tr w:rsidR="0027313B" w:rsidRPr="009B776E" w14:paraId="2D27364F" w14:textId="77777777" w:rsidTr="004212C7">
        <w:tc>
          <w:tcPr>
            <w:tcW w:w="1100" w:type="pct"/>
          </w:tcPr>
          <w:p w14:paraId="3BC8645B" w14:textId="00E24337" w:rsidR="0027313B" w:rsidRPr="009B776E" w:rsidRDefault="0027313B" w:rsidP="0027313B">
            <w:pPr>
              <w:pStyle w:val="GOSTTablenorm"/>
            </w:pPr>
            <w:ins w:id="2005" w:author="Куклина Ю.В." w:date="2024-04-01T10:56:00Z">
              <w:r w:rsidRPr="009B776E">
                <w:rPr>
                  <w:szCs w:val="22"/>
                </w:rPr>
                <w:t>Код ТОФК принимающий</w:t>
              </w:r>
            </w:ins>
          </w:p>
        </w:tc>
        <w:tc>
          <w:tcPr>
            <w:tcW w:w="750" w:type="pct"/>
          </w:tcPr>
          <w:p w14:paraId="11BED09A" w14:textId="62AB2BA1" w:rsidR="0027313B" w:rsidRPr="009B776E" w:rsidRDefault="00DC7954" w:rsidP="0027313B">
            <w:pPr>
              <w:pStyle w:val="GOSTTablenorm"/>
            </w:pPr>
            <w:ins w:id="2006" w:author="Куклина Ю.В." w:date="2024-04-04T13:05:00Z">
              <w:r w:rsidRPr="009B776E">
                <w:t>SI_REC_CODETOFK</w:t>
              </w:r>
            </w:ins>
          </w:p>
        </w:tc>
        <w:tc>
          <w:tcPr>
            <w:tcW w:w="500" w:type="pct"/>
          </w:tcPr>
          <w:p w14:paraId="605559BE" w14:textId="466CCFE3" w:rsidR="0027313B" w:rsidRPr="009B776E" w:rsidRDefault="0027313B" w:rsidP="0027313B">
            <w:pPr>
              <w:pStyle w:val="GOSTTablenorm"/>
            </w:pPr>
            <w:ins w:id="2007" w:author="Куклина Ю.В." w:date="2024-04-01T10:56:00Z">
              <w:r w:rsidRPr="009B776E">
                <w:rPr>
                  <w:szCs w:val="22"/>
                </w:rPr>
                <w:t>Строка</w:t>
              </w:r>
            </w:ins>
          </w:p>
        </w:tc>
        <w:tc>
          <w:tcPr>
            <w:tcW w:w="300" w:type="pct"/>
          </w:tcPr>
          <w:p w14:paraId="4560B7E6" w14:textId="577004D3" w:rsidR="0027313B" w:rsidRPr="009B776E" w:rsidRDefault="0027313B" w:rsidP="0027313B">
            <w:pPr>
              <w:pStyle w:val="GOSTTablenorm"/>
            </w:pPr>
            <w:ins w:id="2008" w:author="Куклина Ю.В." w:date="2024-04-01T10:56:00Z">
              <w:r w:rsidRPr="009B776E">
                <w:rPr>
                  <w:szCs w:val="22"/>
                </w:rPr>
                <w:t>Нет</w:t>
              </w:r>
            </w:ins>
          </w:p>
        </w:tc>
        <w:tc>
          <w:tcPr>
            <w:tcW w:w="315" w:type="pct"/>
          </w:tcPr>
          <w:p w14:paraId="2A7BBF48" w14:textId="7F75FD92" w:rsidR="0027313B" w:rsidRPr="009B776E" w:rsidRDefault="0027313B" w:rsidP="0027313B">
            <w:pPr>
              <w:pStyle w:val="GOSTTablenorm"/>
            </w:pPr>
            <w:ins w:id="2009" w:author="Куклина Ю.В." w:date="2024-04-01T10:56:00Z">
              <w:r w:rsidRPr="009B776E">
                <w:rPr>
                  <w:szCs w:val="22"/>
                </w:rPr>
                <w:t>=4</w:t>
              </w:r>
            </w:ins>
          </w:p>
        </w:tc>
        <w:tc>
          <w:tcPr>
            <w:tcW w:w="2035" w:type="pct"/>
          </w:tcPr>
          <w:p w14:paraId="34AE4C13" w14:textId="468F0D21" w:rsidR="00500DD3" w:rsidRPr="009B776E" w:rsidRDefault="00500DD3" w:rsidP="00500DD3">
            <w:pPr>
              <w:pStyle w:val="GOSTTablenorm"/>
              <w:rPr>
                <w:ins w:id="2010" w:author="Куклина Ю.В." w:date="2024-04-01T10:56:00Z"/>
              </w:rPr>
            </w:pPr>
            <w:ins w:id="2011" w:author="Сказецкая Наталья Камилевна" w:date="2024-04-08T15:40:00Z">
              <w:r w:rsidRPr="009B776E">
                <w:t xml:space="preserve">Указывается код ТОФК </w:t>
              </w:r>
            </w:ins>
            <w:ins w:id="2012" w:author="Сказецкая Наталья Камилевна" w:date="2024-04-08T18:25:00Z">
              <w:r w:rsidR="0019694E" w:rsidRPr="009B776E">
                <w:t xml:space="preserve">(ЦС по учету) </w:t>
              </w:r>
            </w:ins>
            <w:ins w:id="2013" w:author="Сказецкая Наталья Камилевна" w:date="2024-04-08T15:41:00Z">
              <w:r w:rsidRPr="009B776E">
                <w:t>принимающего</w:t>
              </w:r>
            </w:ins>
            <w:ins w:id="2014" w:author="Сказецкая Наталья Камилевна" w:date="2024-04-08T15:40:00Z">
              <w:r w:rsidRPr="009B776E">
                <w:t>.</w:t>
              </w:r>
            </w:ins>
          </w:p>
          <w:p w14:paraId="686606FE" w14:textId="28C36901" w:rsidR="0027313B" w:rsidRPr="009B776E" w:rsidRDefault="0027313B" w:rsidP="00697A63">
            <w:pPr>
              <w:pStyle w:val="GOSTTablenorm"/>
            </w:pPr>
            <w:ins w:id="2015" w:author="Куклина Ю.В." w:date="2024-04-01T10:56:00Z">
              <w:r w:rsidRPr="009B776E">
                <w:rPr>
                  <w:bCs/>
                  <w:szCs w:val="22"/>
                </w:rPr>
                <w:t xml:space="preserve">Обязателен для заполнения, если в параметре </w:t>
              </w:r>
              <w:r w:rsidRPr="009B776E">
                <w:t>«</w:t>
              </w:r>
              <w:r w:rsidRPr="009B776E">
                <w:rPr>
                  <w:szCs w:val="22"/>
                </w:rPr>
                <w:t>Номер лицевого счета передающий</w:t>
              </w:r>
              <w:r w:rsidRPr="009B776E">
                <w:t>» (</w:t>
              </w:r>
              <w:r w:rsidRPr="009B776E">
                <w:rPr>
                  <w:szCs w:val="22"/>
                </w:rPr>
                <w:t>TitlePart_RT_ACCOUNTNUM_SEND</w:t>
              </w:r>
              <w:r w:rsidRPr="009B776E">
                <w:t>) или «</w:t>
              </w:r>
              <w:r w:rsidRPr="009B776E">
                <w:rPr>
                  <w:szCs w:val="22"/>
                </w:rPr>
                <w:t>Номер лицевого счета принимающий</w:t>
              </w:r>
              <w:r w:rsidRPr="009B776E">
                <w:t>» (</w:t>
              </w:r>
              <w:r w:rsidRPr="009B776E">
                <w:rPr>
                  <w:szCs w:val="22"/>
                </w:rPr>
                <w:t>TitlePart_RT_ACCOUNTNUM_REC</w:t>
              </w:r>
              <w:r w:rsidRPr="009B776E">
                <w:t>) указан л/с с кодом 03, 08, 09, 10, 14</w:t>
              </w:r>
            </w:ins>
          </w:p>
        </w:tc>
      </w:tr>
      <w:tr w:rsidR="0027313B" w:rsidRPr="009B776E" w14:paraId="39C78BC3" w14:textId="77777777" w:rsidTr="001955A8">
        <w:tc>
          <w:tcPr>
            <w:tcW w:w="1100" w:type="pct"/>
          </w:tcPr>
          <w:p w14:paraId="562B23AE" w14:textId="77777777" w:rsidR="0027313B" w:rsidRPr="009B776E" w:rsidRDefault="0027313B" w:rsidP="0027313B">
            <w:pPr>
              <w:pStyle w:val="GOSTTablenorm"/>
              <w:rPr>
                <w:bCs/>
              </w:rPr>
            </w:pPr>
            <w:r w:rsidRPr="009B776E">
              <w:t>Номер лицевого счета передающий</w:t>
            </w:r>
          </w:p>
        </w:tc>
        <w:tc>
          <w:tcPr>
            <w:tcW w:w="750" w:type="pct"/>
          </w:tcPr>
          <w:p w14:paraId="5004BDE6" w14:textId="77777777" w:rsidR="0027313B" w:rsidRPr="009B776E" w:rsidRDefault="0027313B" w:rsidP="0027313B">
            <w:pPr>
              <w:pStyle w:val="GOSTTablenorm"/>
              <w:rPr>
                <w:bCs/>
              </w:rPr>
            </w:pPr>
            <w:r w:rsidRPr="009B776E">
              <w:t>TitlePart_RT_ACCOUNTNUM_SEND</w:t>
            </w:r>
          </w:p>
        </w:tc>
        <w:tc>
          <w:tcPr>
            <w:tcW w:w="500" w:type="pct"/>
          </w:tcPr>
          <w:p w14:paraId="60F60BC6" w14:textId="77777777" w:rsidR="0027313B" w:rsidRPr="009B776E" w:rsidRDefault="0027313B" w:rsidP="0027313B">
            <w:pPr>
              <w:pStyle w:val="GOSTTablenorm"/>
              <w:rPr>
                <w:bCs/>
              </w:rPr>
            </w:pPr>
            <w:r w:rsidRPr="009B776E">
              <w:t>Строка</w:t>
            </w:r>
          </w:p>
        </w:tc>
        <w:tc>
          <w:tcPr>
            <w:tcW w:w="300" w:type="pct"/>
          </w:tcPr>
          <w:p w14:paraId="5A2EA85C" w14:textId="77777777" w:rsidR="0027313B" w:rsidRPr="009B776E" w:rsidRDefault="0027313B" w:rsidP="0027313B">
            <w:pPr>
              <w:pStyle w:val="GOSTTablenorm"/>
              <w:rPr>
                <w:bCs/>
              </w:rPr>
            </w:pPr>
            <w:r w:rsidRPr="009B776E">
              <w:t>Да</w:t>
            </w:r>
          </w:p>
        </w:tc>
        <w:tc>
          <w:tcPr>
            <w:tcW w:w="315" w:type="pct"/>
          </w:tcPr>
          <w:p w14:paraId="4AFDADCF" w14:textId="77777777" w:rsidR="0027313B" w:rsidRPr="009B776E" w:rsidRDefault="0027313B" w:rsidP="0027313B">
            <w:pPr>
              <w:pStyle w:val="GOSTTablenorm"/>
              <w:rPr>
                <w:bCs/>
              </w:rPr>
            </w:pPr>
            <w:r w:rsidRPr="009B776E">
              <w:t>=11</w:t>
            </w:r>
          </w:p>
        </w:tc>
        <w:tc>
          <w:tcPr>
            <w:tcW w:w="2035" w:type="pct"/>
          </w:tcPr>
          <w:p w14:paraId="0101B69E" w14:textId="512C8BE1" w:rsidR="0027313B" w:rsidRPr="009B776E" w:rsidRDefault="0027313B" w:rsidP="0027313B">
            <w:pPr>
              <w:pStyle w:val="GOSTTablenorm"/>
              <w:rPr>
                <w:bCs/>
              </w:rPr>
            </w:pPr>
            <w:r w:rsidRPr="009B776E">
              <w:rPr>
                <w:bCs/>
              </w:rPr>
              <w:t>Указывается номер лицевого счета передающего</w:t>
            </w:r>
          </w:p>
        </w:tc>
      </w:tr>
      <w:tr w:rsidR="0027313B" w:rsidRPr="009B776E" w14:paraId="2B1AE13E" w14:textId="77777777" w:rsidTr="001955A8">
        <w:tc>
          <w:tcPr>
            <w:tcW w:w="1100" w:type="pct"/>
          </w:tcPr>
          <w:p w14:paraId="374992CE" w14:textId="77777777" w:rsidR="0027313B" w:rsidRPr="009B776E" w:rsidRDefault="0027313B" w:rsidP="0027313B">
            <w:pPr>
              <w:pStyle w:val="GOSTTablenorm"/>
              <w:rPr>
                <w:bCs/>
              </w:rPr>
            </w:pPr>
            <w:r w:rsidRPr="009B776E">
              <w:t>Номер лицевого счета принимающий</w:t>
            </w:r>
          </w:p>
        </w:tc>
        <w:tc>
          <w:tcPr>
            <w:tcW w:w="750" w:type="pct"/>
          </w:tcPr>
          <w:p w14:paraId="1C91BB69" w14:textId="77777777" w:rsidR="0027313B" w:rsidRPr="009B776E" w:rsidRDefault="0027313B" w:rsidP="0027313B">
            <w:pPr>
              <w:pStyle w:val="GOSTTablenorm"/>
              <w:rPr>
                <w:bCs/>
              </w:rPr>
            </w:pPr>
            <w:r w:rsidRPr="009B776E">
              <w:t>TitlePart_RT_ACCOUNTNUM_REC</w:t>
            </w:r>
          </w:p>
        </w:tc>
        <w:tc>
          <w:tcPr>
            <w:tcW w:w="500" w:type="pct"/>
          </w:tcPr>
          <w:p w14:paraId="1DCF6511" w14:textId="77777777" w:rsidR="0027313B" w:rsidRPr="009B776E" w:rsidRDefault="0027313B" w:rsidP="0027313B">
            <w:pPr>
              <w:pStyle w:val="GOSTTablenorm"/>
              <w:rPr>
                <w:bCs/>
              </w:rPr>
            </w:pPr>
            <w:r w:rsidRPr="009B776E">
              <w:t>Строка</w:t>
            </w:r>
          </w:p>
        </w:tc>
        <w:tc>
          <w:tcPr>
            <w:tcW w:w="300" w:type="pct"/>
          </w:tcPr>
          <w:p w14:paraId="38650050" w14:textId="77777777" w:rsidR="0027313B" w:rsidRPr="009B776E" w:rsidRDefault="0027313B" w:rsidP="0027313B">
            <w:pPr>
              <w:pStyle w:val="GOSTTablenorm"/>
              <w:rPr>
                <w:bCs/>
              </w:rPr>
            </w:pPr>
            <w:r w:rsidRPr="009B776E">
              <w:t>Да</w:t>
            </w:r>
          </w:p>
        </w:tc>
        <w:tc>
          <w:tcPr>
            <w:tcW w:w="315" w:type="pct"/>
          </w:tcPr>
          <w:p w14:paraId="15C9CD50" w14:textId="77777777" w:rsidR="0027313B" w:rsidRPr="009B776E" w:rsidRDefault="0027313B" w:rsidP="0027313B">
            <w:pPr>
              <w:pStyle w:val="GOSTTablenorm"/>
              <w:rPr>
                <w:bCs/>
              </w:rPr>
            </w:pPr>
            <w:r w:rsidRPr="009B776E">
              <w:t>=11</w:t>
            </w:r>
          </w:p>
        </w:tc>
        <w:tc>
          <w:tcPr>
            <w:tcW w:w="2035" w:type="pct"/>
          </w:tcPr>
          <w:p w14:paraId="79D63E24" w14:textId="34FF23AF" w:rsidR="0027313B" w:rsidRPr="009B776E" w:rsidRDefault="0027313B" w:rsidP="0027313B">
            <w:pPr>
              <w:pStyle w:val="GOSTTablenorm"/>
              <w:rPr>
                <w:bCs/>
              </w:rPr>
            </w:pPr>
            <w:r w:rsidRPr="009B776E">
              <w:rPr>
                <w:bCs/>
              </w:rPr>
              <w:t>Указывается номер лицевого счета принимающего</w:t>
            </w:r>
          </w:p>
        </w:tc>
      </w:tr>
      <w:tr w:rsidR="0027313B" w:rsidRPr="009B776E" w14:paraId="0EA3CEA5" w14:textId="77777777" w:rsidTr="001955A8">
        <w:tc>
          <w:tcPr>
            <w:tcW w:w="1100" w:type="pct"/>
          </w:tcPr>
          <w:p w14:paraId="413FCC3C" w14:textId="77777777" w:rsidR="0027313B" w:rsidRPr="009B776E" w:rsidRDefault="0027313B" w:rsidP="0027313B">
            <w:pPr>
              <w:pStyle w:val="GOSTTablenorm"/>
              <w:rPr>
                <w:szCs w:val="22"/>
              </w:rPr>
            </w:pPr>
            <w:r w:rsidRPr="009B776E">
              <w:rPr>
                <w:szCs w:val="22"/>
              </w:rPr>
              <w:t>Код главы по БК передающий</w:t>
            </w:r>
          </w:p>
        </w:tc>
        <w:tc>
          <w:tcPr>
            <w:tcW w:w="750" w:type="pct"/>
          </w:tcPr>
          <w:p w14:paraId="478AE2ED" w14:textId="77777777" w:rsidR="0027313B" w:rsidRPr="009B776E" w:rsidRDefault="0027313B" w:rsidP="0027313B">
            <w:pPr>
              <w:pStyle w:val="GOSTTablenorm"/>
              <w:rPr>
                <w:bCs/>
                <w:szCs w:val="22"/>
              </w:rPr>
            </w:pPr>
            <w:r w:rsidRPr="009B776E">
              <w:rPr>
                <w:szCs w:val="22"/>
              </w:rPr>
              <w:t>SystemInformation_SND_GRBSCd</w:t>
            </w:r>
          </w:p>
        </w:tc>
        <w:tc>
          <w:tcPr>
            <w:tcW w:w="500" w:type="pct"/>
          </w:tcPr>
          <w:p w14:paraId="363082BA" w14:textId="77777777" w:rsidR="0027313B" w:rsidRPr="009B776E" w:rsidRDefault="0027313B" w:rsidP="0027313B">
            <w:pPr>
              <w:pStyle w:val="GOSTTablenorm"/>
              <w:rPr>
                <w:szCs w:val="22"/>
              </w:rPr>
            </w:pPr>
            <w:r w:rsidRPr="009B776E">
              <w:rPr>
                <w:szCs w:val="22"/>
              </w:rPr>
              <w:t>Строка</w:t>
            </w:r>
          </w:p>
        </w:tc>
        <w:tc>
          <w:tcPr>
            <w:tcW w:w="300" w:type="pct"/>
          </w:tcPr>
          <w:p w14:paraId="7E13F13C" w14:textId="77777777" w:rsidR="0027313B" w:rsidRPr="009B776E" w:rsidRDefault="0027313B" w:rsidP="0027313B">
            <w:pPr>
              <w:pStyle w:val="GOSTTablenorm"/>
              <w:rPr>
                <w:szCs w:val="22"/>
              </w:rPr>
            </w:pPr>
            <w:r w:rsidRPr="009B776E">
              <w:rPr>
                <w:szCs w:val="22"/>
              </w:rPr>
              <w:t>Да</w:t>
            </w:r>
          </w:p>
        </w:tc>
        <w:tc>
          <w:tcPr>
            <w:tcW w:w="315" w:type="pct"/>
          </w:tcPr>
          <w:p w14:paraId="5E1A7891" w14:textId="77777777" w:rsidR="0027313B" w:rsidRPr="009B776E" w:rsidRDefault="0027313B" w:rsidP="0027313B">
            <w:pPr>
              <w:pStyle w:val="GOSTTablenorm"/>
              <w:rPr>
                <w:szCs w:val="22"/>
              </w:rPr>
            </w:pPr>
            <w:r w:rsidRPr="009B776E">
              <w:rPr>
                <w:szCs w:val="22"/>
              </w:rPr>
              <w:t>=3</w:t>
            </w:r>
          </w:p>
        </w:tc>
        <w:tc>
          <w:tcPr>
            <w:tcW w:w="2035" w:type="pct"/>
          </w:tcPr>
          <w:p w14:paraId="38903090" w14:textId="3B08CE76" w:rsidR="0027313B" w:rsidRPr="009B776E" w:rsidRDefault="0027313B" w:rsidP="0027313B">
            <w:pPr>
              <w:pStyle w:val="GOSTTablenorm"/>
              <w:rPr>
                <w:bCs/>
                <w:szCs w:val="22"/>
              </w:rPr>
            </w:pPr>
            <w:r w:rsidRPr="009B776E">
              <w:rPr>
                <w:bCs/>
                <w:szCs w:val="22"/>
              </w:rPr>
              <w:t>Указывается код главы главного распорядителя, в ведомстве которого находится участник бюджетного процесса передающий</w:t>
            </w:r>
          </w:p>
        </w:tc>
      </w:tr>
      <w:tr w:rsidR="0027313B" w:rsidRPr="009B776E" w14:paraId="3FC29C86" w14:textId="77777777" w:rsidTr="001955A8">
        <w:tc>
          <w:tcPr>
            <w:tcW w:w="1100" w:type="pct"/>
          </w:tcPr>
          <w:p w14:paraId="3D3B4A9C" w14:textId="77777777" w:rsidR="0027313B" w:rsidRPr="009B776E" w:rsidRDefault="0027313B" w:rsidP="0027313B">
            <w:pPr>
              <w:pStyle w:val="GOSTTablenorm"/>
              <w:rPr>
                <w:bCs/>
                <w:szCs w:val="22"/>
              </w:rPr>
            </w:pPr>
            <w:r w:rsidRPr="009B776E">
              <w:rPr>
                <w:szCs w:val="22"/>
              </w:rPr>
              <w:t>Код главы по БК принимающий</w:t>
            </w:r>
          </w:p>
        </w:tc>
        <w:tc>
          <w:tcPr>
            <w:tcW w:w="750" w:type="pct"/>
          </w:tcPr>
          <w:p w14:paraId="26AA2521" w14:textId="77777777" w:rsidR="0027313B" w:rsidRPr="009B776E" w:rsidRDefault="0027313B" w:rsidP="0027313B">
            <w:pPr>
              <w:pStyle w:val="GOSTTablenorm"/>
              <w:rPr>
                <w:bCs/>
                <w:szCs w:val="22"/>
              </w:rPr>
            </w:pPr>
            <w:r w:rsidRPr="009B776E">
              <w:rPr>
                <w:szCs w:val="22"/>
              </w:rPr>
              <w:t>SystemInformation_REC_GRBSCd</w:t>
            </w:r>
          </w:p>
        </w:tc>
        <w:tc>
          <w:tcPr>
            <w:tcW w:w="500" w:type="pct"/>
          </w:tcPr>
          <w:p w14:paraId="685F3063" w14:textId="77777777" w:rsidR="0027313B" w:rsidRPr="009B776E" w:rsidRDefault="0027313B" w:rsidP="0027313B">
            <w:pPr>
              <w:pStyle w:val="GOSTTablenorm"/>
              <w:rPr>
                <w:bCs/>
                <w:szCs w:val="22"/>
              </w:rPr>
            </w:pPr>
            <w:r w:rsidRPr="009B776E">
              <w:rPr>
                <w:szCs w:val="22"/>
              </w:rPr>
              <w:t>Строка</w:t>
            </w:r>
          </w:p>
        </w:tc>
        <w:tc>
          <w:tcPr>
            <w:tcW w:w="300" w:type="pct"/>
          </w:tcPr>
          <w:p w14:paraId="26D03828" w14:textId="77777777" w:rsidR="0027313B" w:rsidRPr="009B776E" w:rsidRDefault="0027313B" w:rsidP="0027313B">
            <w:pPr>
              <w:pStyle w:val="GOSTTablenorm"/>
              <w:rPr>
                <w:bCs/>
                <w:szCs w:val="22"/>
              </w:rPr>
            </w:pPr>
            <w:r w:rsidRPr="009B776E">
              <w:rPr>
                <w:szCs w:val="22"/>
              </w:rPr>
              <w:t>Да</w:t>
            </w:r>
          </w:p>
        </w:tc>
        <w:tc>
          <w:tcPr>
            <w:tcW w:w="315" w:type="pct"/>
          </w:tcPr>
          <w:p w14:paraId="1D07297B" w14:textId="77777777" w:rsidR="0027313B" w:rsidRPr="009B776E" w:rsidRDefault="0027313B" w:rsidP="0027313B">
            <w:pPr>
              <w:pStyle w:val="GOSTTablenorm"/>
              <w:rPr>
                <w:bCs/>
                <w:szCs w:val="22"/>
              </w:rPr>
            </w:pPr>
            <w:r w:rsidRPr="009B776E">
              <w:rPr>
                <w:szCs w:val="22"/>
              </w:rPr>
              <w:t>=3</w:t>
            </w:r>
          </w:p>
        </w:tc>
        <w:tc>
          <w:tcPr>
            <w:tcW w:w="2035" w:type="pct"/>
          </w:tcPr>
          <w:p w14:paraId="36CF0A15" w14:textId="5BE54F32" w:rsidR="0027313B" w:rsidRPr="009B776E" w:rsidRDefault="0027313B" w:rsidP="0027313B">
            <w:pPr>
              <w:pStyle w:val="GOSTTablenorm"/>
              <w:rPr>
                <w:bCs/>
                <w:szCs w:val="22"/>
              </w:rPr>
            </w:pPr>
            <w:r w:rsidRPr="009B776E">
              <w:rPr>
                <w:bCs/>
                <w:szCs w:val="22"/>
              </w:rPr>
              <w:t>Указывается код главы главного распорядителя, в ведомстве которого находится участник бюджетного процесса принимающий</w:t>
            </w:r>
          </w:p>
        </w:tc>
      </w:tr>
      <w:tr w:rsidR="0027313B" w:rsidRPr="009B776E" w14:paraId="3392C97E" w14:textId="77777777" w:rsidTr="001955A8">
        <w:tc>
          <w:tcPr>
            <w:tcW w:w="1100" w:type="pct"/>
          </w:tcPr>
          <w:p w14:paraId="27FB92CE" w14:textId="20AA2A30" w:rsidR="0027313B" w:rsidRPr="009B776E" w:rsidRDefault="0027313B" w:rsidP="0027313B">
            <w:pPr>
              <w:pStyle w:val="GOSTTablenorm"/>
              <w:rPr>
                <w:bCs/>
                <w:szCs w:val="22"/>
              </w:rPr>
            </w:pPr>
            <w:r w:rsidRPr="009B776E">
              <w:rPr>
                <w:szCs w:val="22"/>
              </w:rPr>
              <w:t>Номер банковского / казначейско</w:t>
            </w:r>
            <w:r w:rsidRPr="009B776E">
              <w:rPr>
                <w:szCs w:val="22"/>
              </w:rPr>
              <w:lastRenderedPageBreak/>
              <w:t>го счета передающий</w:t>
            </w:r>
          </w:p>
        </w:tc>
        <w:tc>
          <w:tcPr>
            <w:tcW w:w="750" w:type="pct"/>
          </w:tcPr>
          <w:p w14:paraId="793B9F4E" w14:textId="77777777" w:rsidR="0027313B" w:rsidRPr="009B776E" w:rsidRDefault="0027313B" w:rsidP="0027313B">
            <w:pPr>
              <w:pStyle w:val="GOSTTablenorm"/>
              <w:rPr>
                <w:bCs/>
                <w:szCs w:val="22"/>
              </w:rPr>
            </w:pPr>
            <w:r w:rsidRPr="009B776E">
              <w:rPr>
                <w:szCs w:val="22"/>
              </w:rPr>
              <w:lastRenderedPageBreak/>
              <w:t>SystemInformation_SN</w:t>
            </w:r>
            <w:r w:rsidRPr="009B776E">
              <w:rPr>
                <w:szCs w:val="22"/>
              </w:rPr>
              <w:lastRenderedPageBreak/>
              <w:t>D_BankAccNum</w:t>
            </w:r>
          </w:p>
        </w:tc>
        <w:tc>
          <w:tcPr>
            <w:tcW w:w="500" w:type="pct"/>
          </w:tcPr>
          <w:p w14:paraId="7F5B758F" w14:textId="77777777" w:rsidR="0027313B" w:rsidRPr="009B776E" w:rsidRDefault="0027313B" w:rsidP="0027313B">
            <w:pPr>
              <w:pStyle w:val="GOSTTablenorm"/>
              <w:rPr>
                <w:bCs/>
                <w:szCs w:val="22"/>
              </w:rPr>
            </w:pPr>
            <w:r w:rsidRPr="009B776E">
              <w:rPr>
                <w:szCs w:val="22"/>
              </w:rPr>
              <w:lastRenderedPageBreak/>
              <w:t>Строка</w:t>
            </w:r>
          </w:p>
        </w:tc>
        <w:tc>
          <w:tcPr>
            <w:tcW w:w="300" w:type="pct"/>
          </w:tcPr>
          <w:p w14:paraId="72B9E376" w14:textId="15B72718" w:rsidR="0027313B" w:rsidRPr="009B776E" w:rsidRDefault="0027313B" w:rsidP="0027313B">
            <w:pPr>
              <w:pStyle w:val="GOSTTablenorm"/>
              <w:rPr>
                <w:bCs/>
                <w:szCs w:val="22"/>
              </w:rPr>
            </w:pPr>
            <w:r w:rsidRPr="009B776E">
              <w:rPr>
                <w:szCs w:val="22"/>
              </w:rPr>
              <w:t>Нет</w:t>
            </w:r>
          </w:p>
        </w:tc>
        <w:tc>
          <w:tcPr>
            <w:tcW w:w="315" w:type="pct"/>
          </w:tcPr>
          <w:p w14:paraId="60581117" w14:textId="77777777" w:rsidR="0027313B" w:rsidRPr="009B776E" w:rsidRDefault="0027313B" w:rsidP="0027313B">
            <w:pPr>
              <w:pStyle w:val="GOSTTablenorm"/>
              <w:rPr>
                <w:bCs/>
                <w:szCs w:val="22"/>
              </w:rPr>
            </w:pPr>
            <w:r w:rsidRPr="009B776E">
              <w:rPr>
                <w:szCs w:val="22"/>
              </w:rPr>
              <w:t>=20</w:t>
            </w:r>
          </w:p>
        </w:tc>
        <w:tc>
          <w:tcPr>
            <w:tcW w:w="2035" w:type="pct"/>
          </w:tcPr>
          <w:p w14:paraId="2D947680" w14:textId="7B05FB93" w:rsidR="0027313B" w:rsidRPr="009B776E" w:rsidRDefault="0027313B" w:rsidP="0027313B">
            <w:pPr>
              <w:pStyle w:val="GOSTTablenorm"/>
              <w:rPr>
                <w:bCs/>
                <w:szCs w:val="22"/>
              </w:rPr>
            </w:pPr>
            <w:r w:rsidRPr="009B776E">
              <w:rPr>
                <w:bCs/>
                <w:szCs w:val="22"/>
              </w:rPr>
              <w:t>Указывается номер банковского / казначейского счета передаю</w:t>
            </w:r>
            <w:r w:rsidRPr="009B776E">
              <w:rPr>
                <w:bCs/>
                <w:szCs w:val="22"/>
              </w:rPr>
              <w:lastRenderedPageBreak/>
              <w:t>щего. Заполняется, если ЛС передающий обслуживается в ГИИС ЭБ</w:t>
            </w:r>
          </w:p>
        </w:tc>
      </w:tr>
      <w:tr w:rsidR="0027313B" w:rsidRPr="009B776E" w14:paraId="2550EC18" w14:textId="77777777" w:rsidTr="001955A8">
        <w:tc>
          <w:tcPr>
            <w:tcW w:w="1100" w:type="pct"/>
          </w:tcPr>
          <w:p w14:paraId="2148BB12" w14:textId="2633A807" w:rsidR="0027313B" w:rsidRPr="009B776E" w:rsidRDefault="0027313B" w:rsidP="0027313B">
            <w:pPr>
              <w:pStyle w:val="GOSTTablenorm"/>
              <w:rPr>
                <w:bCs/>
              </w:rPr>
            </w:pPr>
            <w:r w:rsidRPr="009B776E">
              <w:lastRenderedPageBreak/>
              <w:t>Номер банковского / казначейского счета принимающий</w:t>
            </w:r>
          </w:p>
        </w:tc>
        <w:tc>
          <w:tcPr>
            <w:tcW w:w="750" w:type="pct"/>
          </w:tcPr>
          <w:p w14:paraId="7E3D6246" w14:textId="77777777" w:rsidR="0027313B" w:rsidRPr="009B776E" w:rsidRDefault="0027313B" w:rsidP="0027313B">
            <w:pPr>
              <w:pStyle w:val="GOSTTablenorm"/>
              <w:rPr>
                <w:bCs/>
              </w:rPr>
            </w:pPr>
            <w:r w:rsidRPr="009B776E">
              <w:t>SystemInformation_REC_BankAccNum</w:t>
            </w:r>
          </w:p>
        </w:tc>
        <w:tc>
          <w:tcPr>
            <w:tcW w:w="500" w:type="pct"/>
          </w:tcPr>
          <w:p w14:paraId="13F0153D" w14:textId="77777777" w:rsidR="0027313B" w:rsidRPr="009B776E" w:rsidRDefault="0027313B" w:rsidP="0027313B">
            <w:pPr>
              <w:pStyle w:val="GOSTTablenorm"/>
              <w:rPr>
                <w:bCs/>
              </w:rPr>
            </w:pPr>
            <w:r w:rsidRPr="009B776E">
              <w:t>Строка</w:t>
            </w:r>
          </w:p>
        </w:tc>
        <w:tc>
          <w:tcPr>
            <w:tcW w:w="300" w:type="pct"/>
          </w:tcPr>
          <w:p w14:paraId="7C6B77BC" w14:textId="2E637972" w:rsidR="0027313B" w:rsidRPr="009B776E" w:rsidRDefault="0027313B" w:rsidP="0027313B">
            <w:pPr>
              <w:pStyle w:val="GOSTTablenorm"/>
              <w:rPr>
                <w:bCs/>
              </w:rPr>
            </w:pPr>
            <w:r w:rsidRPr="009B776E">
              <w:t>Нет</w:t>
            </w:r>
          </w:p>
        </w:tc>
        <w:tc>
          <w:tcPr>
            <w:tcW w:w="315" w:type="pct"/>
          </w:tcPr>
          <w:p w14:paraId="41DD5870" w14:textId="77777777" w:rsidR="0027313B" w:rsidRPr="009B776E" w:rsidRDefault="0027313B" w:rsidP="0027313B">
            <w:pPr>
              <w:pStyle w:val="GOSTTablenorm"/>
              <w:rPr>
                <w:bCs/>
              </w:rPr>
            </w:pPr>
            <w:r w:rsidRPr="009B776E">
              <w:t>=20</w:t>
            </w:r>
          </w:p>
        </w:tc>
        <w:tc>
          <w:tcPr>
            <w:tcW w:w="2035" w:type="pct"/>
          </w:tcPr>
          <w:p w14:paraId="6396A550" w14:textId="72419A89" w:rsidR="0027313B" w:rsidRPr="009B776E" w:rsidRDefault="0027313B" w:rsidP="0027313B">
            <w:pPr>
              <w:pStyle w:val="GOSTTablenorm"/>
              <w:rPr>
                <w:bCs/>
              </w:rPr>
            </w:pPr>
            <w:r w:rsidRPr="009B776E">
              <w:rPr>
                <w:bCs/>
              </w:rPr>
              <w:t>Указывается номер банковского / казначейского счета принимающего. Заполняется, если ЛС принимающий обслуживается в ГИИС ЭБ</w:t>
            </w:r>
          </w:p>
        </w:tc>
      </w:tr>
      <w:tr w:rsidR="00010DC9" w:rsidRPr="009B776E" w14:paraId="4187E47A" w14:textId="77777777" w:rsidTr="004212C7">
        <w:tc>
          <w:tcPr>
            <w:tcW w:w="1100" w:type="pct"/>
          </w:tcPr>
          <w:p w14:paraId="4238940D" w14:textId="4A8E3093" w:rsidR="00010DC9" w:rsidRPr="009B776E" w:rsidRDefault="00010DC9" w:rsidP="00010DC9">
            <w:pPr>
              <w:pStyle w:val="GOSTTablenorm"/>
            </w:pPr>
            <w:ins w:id="2016" w:author="Куклина Ю.В." w:date="2024-04-01T11:01:00Z">
              <w:r w:rsidRPr="009B776E">
                <w:rPr>
                  <w:szCs w:val="22"/>
                </w:rPr>
                <w:t>Период действия ПОФР</w:t>
              </w:r>
            </w:ins>
          </w:p>
        </w:tc>
        <w:tc>
          <w:tcPr>
            <w:tcW w:w="750" w:type="pct"/>
          </w:tcPr>
          <w:p w14:paraId="0F94913D" w14:textId="5F3FA923" w:rsidR="00010DC9" w:rsidRPr="009B776E" w:rsidRDefault="00010DC9" w:rsidP="00010DC9">
            <w:pPr>
              <w:pStyle w:val="GOSTTablenorm"/>
            </w:pPr>
            <w:ins w:id="2017" w:author="Куклина Ю.В." w:date="2024-04-01T11:01:00Z">
              <w:r w:rsidRPr="009B776E">
                <w:rPr>
                  <w:szCs w:val="22"/>
                </w:rPr>
                <w:t>SI_POFRPERSIGN</w:t>
              </w:r>
            </w:ins>
          </w:p>
        </w:tc>
        <w:tc>
          <w:tcPr>
            <w:tcW w:w="500" w:type="pct"/>
          </w:tcPr>
          <w:p w14:paraId="519494D2" w14:textId="28488785" w:rsidR="00010DC9" w:rsidRPr="009B776E" w:rsidRDefault="00010DC9" w:rsidP="00010DC9">
            <w:pPr>
              <w:pStyle w:val="GOSTTablenorm"/>
            </w:pPr>
            <w:ins w:id="2018" w:author="Куклина Ю.В." w:date="2024-04-01T11:01:00Z">
              <w:r w:rsidRPr="009B776E">
                <w:t>Строка</w:t>
              </w:r>
            </w:ins>
          </w:p>
        </w:tc>
        <w:tc>
          <w:tcPr>
            <w:tcW w:w="300" w:type="pct"/>
          </w:tcPr>
          <w:p w14:paraId="4C1E16F4" w14:textId="0183D110" w:rsidR="00010DC9" w:rsidRPr="009B776E" w:rsidRDefault="00010DC9" w:rsidP="00010DC9">
            <w:pPr>
              <w:pStyle w:val="GOSTTablenorm"/>
            </w:pPr>
            <w:ins w:id="2019" w:author="Куклина Ю.В." w:date="2024-04-01T11:01:00Z">
              <w:r w:rsidRPr="009B776E">
                <w:t>Нет</w:t>
              </w:r>
            </w:ins>
          </w:p>
        </w:tc>
        <w:tc>
          <w:tcPr>
            <w:tcW w:w="315" w:type="pct"/>
          </w:tcPr>
          <w:p w14:paraId="3963603D" w14:textId="38F7FAD3" w:rsidR="00010DC9" w:rsidRPr="009B776E" w:rsidRDefault="00010DC9" w:rsidP="00010DC9">
            <w:pPr>
              <w:pStyle w:val="GOSTTablenorm"/>
            </w:pPr>
            <w:ins w:id="2020" w:author="Куклина Ю.В." w:date="2024-04-01T11:01:00Z">
              <w:r w:rsidRPr="009B776E">
                <w:t>&lt;=3</w:t>
              </w:r>
            </w:ins>
          </w:p>
        </w:tc>
        <w:tc>
          <w:tcPr>
            <w:tcW w:w="2035" w:type="pct"/>
          </w:tcPr>
          <w:p w14:paraId="1C5E4A58" w14:textId="77777777" w:rsidR="00010DC9" w:rsidRPr="009B776E" w:rsidRDefault="00010DC9" w:rsidP="00010DC9">
            <w:pPr>
              <w:pStyle w:val="GOSTTablenorm"/>
              <w:rPr>
                <w:ins w:id="2021" w:author="Куклина Ю.В." w:date="2024-04-01T11:01:00Z"/>
              </w:rPr>
            </w:pPr>
            <w:ins w:id="2022" w:author="Куклина Ю.В." w:date="2024-04-01T11:01:00Z">
              <w:r w:rsidRPr="009B776E">
                <w:t>Указывается период действия ПОФР.</w:t>
              </w:r>
            </w:ins>
          </w:p>
          <w:p w14:paraId="346FD695" w14:textId="25E5EA46" w:rsidR="00010DC9" w:rsidRPr="009B776E" w:rsidRDefault="00010DC9" w:rsidP="008242B4">
            <w:pPr>
              <w:pStyle w:val="GOSTTablenorm"/>
              <w:rPr>
                <w:bCs/>
              </w:rPr>
            </w:pPr>
            <w:ins w:id="2023" w:author="Куклина Ю.В." w:date="2024-04-01T11:01:00Z">
              <w:r w:rsidRPr="009B776E">
                <w:rPr>
                  <w:bCs/>
                  <w:szCs w:val="22"/>
                </w:rPr>
                <w:t xml:space="preserve">Может заполняться, если в параметре </w:t>
              </w:r>
              <w:r w:rsidRPr="009B776E">
                <w:t>«</w:t>
              </w:r>
              <w:r w:rsidRPr="009B776E">
                <w:rPr>
                  <w:szCs w:val="22"/>
                </w:rPr>
                <w:t>Номер лицевого счета передающий</w:t>
              </w:r>
              <w:r w:rsidRPr="009B776E">
                <w:t>» (</w:t>
              </w:r>
              <w:r w:rsidRPr="009B776E">
                <w:rPr>
                  <w:szCs w:val="22"/>
                </w:rPr>
                <w:t>TitlePart_RT_ACCOUNTNUM_SEND</w:t>
              </w:r>
              <w:r w:rsidRPr="009B776E">
                <w:t>) или «</w:t>
              </w:r>
              <w:r w:rsidRPr="009B776E">
                <w:rPr>
                  <w:szCs w:val="22"/>
                </w:rPr>
                <w:t>Номер лицевого счета принимающий</w:t>
              </w:r>
              <w:r w:rsidRPr="009B776E">
                <w:t>» (</w:t>
              </w:r>
              <w:r w:rsidRPr="009B776E">
                <w:rPr>
                  <w:szCs w:val="22"/>
                </w:rPr>
                <w:t>TitlePart_RT_ACCOUNTNUM_REC</w:t>
              </w:r>
              <w:r w:rsidRPr="009B776E">
                <w:t>) указан л/с с кодом 03, 10, 14</w:t>
              </w:r>
            </w:ins>
          </w:p>
        </w:tc>
      </w:tr>
      <w:tr w:rsidR="00010DC9" w:rsidRPr="009B776E" w14:paraId="7BEF65A3" w14:textId="77777777" w:rsidTr="004212C7">
        <w:tc>
          <w:tcPr>
            <w:tcW w:w="1100" w:type="pct"/>
          </w:tcPr>
          <w:p w14:paraId="65B74A48" w14:textId="07F3AF89" w:rsidR="00010DC9" w:rsidRPr="009B776E" w:rsidRDefault="00010DC9" w:rsidP="00010DC9">
            <w:pPr>
              <w:pStyle w:val="GOSTTablenorm"/>
              <w:rPr>
                <w:szCs w:val="22"/>
              </w:rPr>
            </w:pPr>
            <w:ins w:id="2024" w:author="Куклина Ю.В." w:date="2024-04-01T11:04:00Z">
              <w:r w:rsidRPr="009B776E">
                <w:rPr>
                  <w:b/>
                  <w:szCs w:val="22"/>
                </w:rPr>
                <w:t>Строки документа по разделу 1 «Бюджетные средства»</w:t>
              </w:r>
            </w:ins>
          </w:p>
        </w:tc>
        <w:tc>
          <w:tcPr>
            <w:tcW w:w="750" w:type="pct"/>
          </w:tcPr>
          <w:p w14:paraId="43A9925C" w14:textId="2AA1E0D4" w:rsidR="00010DC9" w:rsidRPr="009B776E" w:rsidRDefault="00010DC9" w:rsidP="00010DC9">
            <w:pPr>
              <w:pStyle w:val="GOSTTablenorm"/>
              <w:rPr>
                <w:szCs w:val="22"/>
              </w:rPr>
            </w:pPr>
            <w:ins w:id="2025" w:author="Куклина Ю.В." w:date="2024-04-01T11:04:00Z">
              <w:r w:rsidRPr="009B776E">
                <w:rPr>
                  <w:b/>
                  <w:szCs w:val="22"/>
                </w:rPr>
                <w:t>R_728_G_S1_D</w:t>
              </w:r>
            </w:ins>
          </w:p>
        </w:tc>
        <w:tc>
          <w:tcPr>
            <w:tcW w:w="500" w:type="pct"/>
          </w:tcPr>
          <w:p w14:paraId="5B60A3F8" w14:textId="1F3AF87D" w:rsidR="00010DC9" w:rsidRPr="009B776E" w:rsidRDefault="00010DC9" w:rsidP="00010DC9">
            <w:pPr>
              <w:pStyle w:val="GOSTTablenorm"/>
            </w:pPr>
            <w:ins w:id="2026" w:author="Куклина Ю.В." w:date="2024-04-01T11:04:00Z">
              <w:r w:rsidRPr="009B776E">
                <w:rPr>
                  <w:szCs w:val="22"/>
                </w:rPr>
                <w:t>Массив</w:t>
              </w:r>
            </w:ins>
          </w:p>
        </w:tc>
        <w:tc>
          <w:tcPr>
            <w:tcW w:w="300" w:type="pct"/>
          </w:tcPr>
          <w:p w14:paraId="257F450D" w14:textId="345B9439" w:rsidR="00010DC9" w:rsidRPr="009B776E" w:rsidRDefault="00010DC9" w:rsidP="00010DC9">
            <w:pPr>
              <w:pStyle w:val="GOSTTablenorm"/>
            </w:pPr>
            <w:ins w:id="2027" w:author="Куклина Ю.В." w:date="2024-04-01T11:04:00Z">
              <w:r w:rsidRPr="009B776E">
                <w:rPr>
                  <w:szCs w:val="22"/>
                </w:rPr>
                <w:t>Нет</w:t>
              </w:r>
            </w:ins>
          </w:p>
        </w:tc>
        <w:tc>
          <w:tcPr>
            <w:tcW w:w="315" w:type="pct"/>
          </w:tcPr>
          <w:p w14:paraId="1E88C30A" w14:textId="2859554C" w:rsidR="00010DC9" w:rsidRPr="009B776E" w:rsidRDefault="002D3FC3" w:rsidP="00010DC9">
            <w:pPr>
              <w:pStyle w:val="GOSTTablenorm"/>
            </w:pPr>
            <w:ins w:id="2028" w:author="Куклина Ю.В." w:date="2024-04-01T11:07:00Z">
              <w:r w:rsidRPr="009B776E">
                <w:t>-</w:t>
              </w:r>
            </w:ins>
          </w:p>
        </w:tc>
        <w:tc>
          <w:tcPr>
            <w:tcW w:w="2035" w:type="pct"/>
          </w:tcPr>
          <w:p w14:paraId="7FAF1CC3" w14:textId="6BA01F0E" w:rsidR="00010DC9" w:rsidRPr="009B776E" w:rsidRDefault="00010DC9" w:rsidP="00697A63">
            <w:pPr>
              <w:pStyle w:val="GOSTTablenorm"/>
            </w:pPr>
            <w:ins w:id="2029" w:author="Куклина Ю.В." w:date="2024-04-01T11:04:00Z">
              <w:r w:rsidRPr="009B776E">
                <w:rPr>
                  <w:bCs/>
                  <w:szCs w:val="22"/>
                </w:rPr>
                <w:t xml:space="preserve">Может заполняться, если в параметре </w:t>
              </w:r>
              <w:r w:rsidRPr="009B776E">
                <w:t>«</w:t>
              </w:r>
              <w:r w:rsidRPr="009B776E">
                <w:rPr>
                  <w:szCs w:val="22"/>
                </w:rPr>
                <w:t>Номер лицевого счета передающий</w:t>
              </w:r>
              <w:r w:rsidRPr="009B776E">
                <w:t>» (</w:t>
              </w:r>
              <w:r w:rsidRPr="009B776E">
                <w:rPr>
                  <w:szCs w:val="22"/>
                </w:rPr>
                <w:t>TitlePart_RT_ACCOUNTNUM_SEND</w:t>
              </w:r>
              <w:r w:rsidRPr="009B776E">
                <w:t>) или «</w:t>
              </w:r>
              <w:r w:rsidRPr="009B776E">
                <w:rPr>
                  <w:szCs w:val="22"/>
                </w:rPr>
                <w:t>Номер лицевого счета принимающий</w:t>
              </w:r>
              <w:r w:rsidRPr="009B776E">
                <w:t>» (</w:t>
              </w:r>
              <w:r w:rsidRPr="009B776E">
                <w:rPr>
                  <w:szCs w:val="22"/>
                </w:rPr>
                <w:t>TitlePart_RT_ACCOUNTNUM_REC</w:t>
              </w:r>
              <w:r w:rsidRPr="009B776E">
                <w:t>) указан л/с с кодом 03, 08, 09, 10, 14</w:t>
              </w:r>
            </w:ins>
          </w:p>
        </w:tc>
      </w:tr>
      <w:tr w:rsidR="00010DC9" w:rsidRPr="009B776E" w14:paraId="4882404E" w14:textId="77777777" w:rsidTr="004212C7">
        <w:tc>
          <w:tcPr>
            <w:tcW w:w="1100" w:type="pct"/>
          </w:tcPr>
          <w:p w14:paraId="450B2A1B" w14:textId="4399ACA4" w:rsidR="00010DC9" w:rsidRPr="009B776E" w:rsidRDefault="00010DC9" w:rsidP="00010DC9">
            <w:pPr>
              <w:pStyle w:val="GOSTTablenorm"/>
              <w:rPr>
                <w:szCs w:val="22"/>
              </w:rPr>
            </w:pPr>
            <w:ins w:id="2030" w:author="Куклина Ю.В." w:date="2024-04-01T11:04:00Z">
              <w:r w:rsidRPr="009B776E">
                <w:t>Идентификатор строки</w:t>
              </w:r>
            </w:ins>
          </w:p>
        </w:tc>
        <w:tc>
          <w:tcPr>
            <w:tcW w:w="750" w:type="pct"/>
          </w:tcPr>
          <w:p w14:paraId="585B258C" w14:textId="7980FA1F" w:rsidR="00010DC9" w:rsidRPr="009B776E" w:rsidRDefault="00010DC9" w:rsidP="00010DC9">
            <w:pPr>
              <w:pStyle w:val="GOSTTablenorm"/>
              <w:rPr>
                <w:szCs w:val="22"/>
              </w:rPr>
            </w:pPr>
            <w:ins w:id="2031" w:author="Куклина Ю.В." w:date="2024-04-01T11:04:00Z">
              <w:r w:rsidRPr="009B776E">
                <w:rPr>
                  <w:b/>
                  <w:szCs w:val="22"/>
                </w:rPr>
                <w:t>R_728_G_S1_D</w:t>
              </w:r>
              <w:r w:rsidRPr="009B776E">
                <w:rPr>
                  <w:b/>
                </w:rPr>
                <w:t>:</w:t>
              </w:r>
              <w:r w:rsidRPr="009B776E">
                <w:rPr>
                  <w:lang w:val="en-US"/>
                </w:rPr>
                <w:t>id</w:t>
              </w:r>
            </w:ins>
          </w:p>
        </w:tc>
        <w:tc>
          <w:tcPr>
            <w:tcW w:w="500" w:type="pct"/>
          </w:tcPr>
          <w:p w14:paraId="3BBC6099" w14:textId="640882B4" w:rsidR="00010DC9" w:rsidRPr="009B776E" w:rsidRDefault="00010DC9" w:rsidP="00010DC9">
            <w:pPr>
              <w:pStyle w:val="GOSTTablenorm"/>
            </w:pPr>
            <w:ins w:id="2032" w:author="Куклина Ю.В." w:date="2024-04-01T11:04:00Z">
              <w:r w:rsidRPr="009B776E">
                <w:rPr>
                  <w:szCs w:val="22"/>
                </w:rPr>
                <w:t>Число</w:t>
              </w:r>
            </w:ins>
          </w:p>
        </w:tc>
        <w:tc>
          <w:tcPr>
            <w:tcW w:w="300" w:type="pct"/>
          </w:tcPr>
          <w:p w14:paraId="44D2A745" w14:textId="358B0E94" w:rsidR="00010DC9" w:rsidRPr="009B776E" w:rsidRDefault="00010DC9" w:rsidP="00010DC9">
            <w:pPr>
              <w:pStyle w:val="GOSTTablenorm"/>
            </w:pPr>
            <w:ins w:id="2033" w:author="Куклина Ю.В." w:date="2024-04-01T11:04:00Z">
              <w:r w:rsidRPr="009B776E">
                <w:rPr>
                  <w:szCs w:val="22"/>
                </w:rPr>
                <w:t>Да</w:t>
              </w:r>
            </w:ins>
          </w:p>
        </w:tc>
        <w:tc>
          <w:tcPr>
            <w:tcW w:w="315" w:type="pct"/>
          </w:tcPr>
          <w:p w14:paraId="6067EC2A" w14:textId="32BB1FC7" w:rsidR="00010DC9" w:rsidRPr="009B776E" w:rsidRDefault="00010DC9" w:rsidP="00010DC9">
            <w:pPr>
              <w:pStyle w:val="GOSTTablenorm"/>
            </w:pPr>
            <w:ins w:id="2034" w:author="Куклина Ю.В." w:date="2024-04-01T11:04:00Z">
              <w:r w:rsidRPr="009B776E">
                <w:rPr>
                  <w:szCs w:val="22"/>
                </w:rPr>
                <w:t>&lt;=20</w:t>
              </w:r>
            </w:ins>
          </w:p>
        </w:tc>
        <w:tc>
          <w:tcPr>
            <w:tcW w:w="2035" w:type="pct"/>
          </w:tcPr>
          <w:p w14:paraId="0DDBE8E5" w14:textId="4FBEF13B" w:rsidR="00010DC9" w:rsidRPr="009B776E" w:rsidRDefault="00010DC9" w:rsidP="00010DC9">
            <w:pPr>
              <w:pStyle w:val="GOSTTablenorm"/>
            </w:pPr>
            <w:ins w:id="2035" w:author="Куклина Ю.В." w:date="2024-04-01T11:04:00Z">
              <w:r w:rsidRPr="009B776E">
                <w:rPr>
                  <w:szCs w:val="22"/>
                </w:rPr>
                <w:t>Указывается технический идентификатор строки</w:t>
              </w:r>
            </w:ins>
          </w:p>
        </w:tc>
      </w:tr>
      <w:tr w:rsidR="00010DC9" w:rsidRPr="009B776E" w14:paraId="15DCFEF8" w14:textId="77777777" w:rsidTr="004212C7">
        <w:tc>
          <w:tcPr>
            <w:tcW w:w="1100" w:type="pct"/>
          </w:tcPr>
          <w:p w14:paraId="132187BE" w14:textId="6B393966" w:rsidR="00010DC9" w:rsidRPr="009B776E" w:rsidRDefault="00010DC9" w:rsidP="00010DC9">
            <w:pPr>
              <w:pStyle w:val="GOSTTablenorm"/>
              <w:rPr>
                <w:szCs w:val="22"/>
              </w:rPr>
            </w:pPr>
            <w:ins w:id="2036" w:author="Куклина Ю.В." w:date="2024-04-01T11:04:00Z">
              <w:r w:rsidRPr="009B776E">
                <w:rPr>
                  <w:szCs w:val="22"/>
                </w:rPr>
                <w:t>КБК передающий</w:t>
              </w:r>
            </w:ins>
          </w:p>
        </w:tc>
        <w:tc>
          <w:tcPr>
            <w:tcW w:w="750" w:type="pct"/>
          </w:tcPr>
          <w:p w14:paraId="08613F25" w14:textId="1D193D05" w:rsidR="00010DC9" w:rsidRPr="009B776E" w:rsidRDefault="00010DC9" w:rsidP="00010DC9">
            <w:pPr>
              <w:pStyle w:val="GOSTTablenorm"/>
              <w:rPr>
                <w:szCs w:val="22"/>
              </w:rPr>
            </w:pPr>
            <w:ins w:id="2037" w:author="Куклина Ю.В." w:date="2024-04-01T11:04:00Z">
              <w:r w:rsidRPr="009B776E">
                <w:rPr>
                  <w:b/>
                  <w:szCs w:val="22"/>
                </w:rPr>
                <w:t>R_728_G_S1_D:</w:t>
              </w:r>
              <w:r w:rsidRPr="009B776E">
                <w:rPr>
                  <w:szCs w:val="22"/>
                </w:rPr>
                <w:t>G_S1_D_C1</w:t>
              </w:r>
            </w:ins>
          </w:p>
        </w:tc>
        <w:tc>
          <w:tcPr>
            <w:tcW w:w="500" w:type="pct"/>
          </w:tcPr>
          <w:p w14:paraId="15C02DFC" w14:textId="65FF572B" w:rsidR="00010DC9" w:rsidRPr="009B776E" w:rsidRDefault="00010DC9" w:rsidP="00010DC9">
            <w:pPr>
              <w:pStyle w:val="GOSTTablenorm"/>
            </w:pPr>
            <w:ins w:id="2038" w:author="Куклина Ю.В." w:date="2024-04-01T11:04:00Z">
              <w:r w:rsidRPr="009B776E">
                <w:rPr>
                  <w:szCs w:val="22"/>
                </w:rPr>
                <w:t>Строка</w:t>
              </w:r>
            </w:ins>
          </w:p>
        </w:tc>
        <w:tc>
          <w:tcPr>
            <w:tcW w:w="300" w:type="pct"/>
          </w:tcPr>
          <w:p w14:paraId="08B0D13A" w14:textId="0FBFEA5C" w:rsidR="00010DC9" w:rsidRPr="009B776E" w:rsidRDefault="00010DC9" w:rsidP="00010DC9">
            <w:pPr>
              <w:pStyle w:val="GOSTTablenorm"/>
            </w:pPr>
            <w:ins w:id="2039" w:author="Куклина Ю.В." w:date="2024-04-01T11:04:00Z">
              <w:r w:rsidRPr="009B776E">
                <w:rPr>
                  <w:szCs w:val="22"/>
                </w:rPr>
                <w:t>Да</w:t>
              </w:r>
            </w:ins>
          </w:p>
        </w:tc>
        <w:tc>
          <w:tcPr>
            <w:tcW w:w="315" w:type="pct"/>
          </w:tcPr>
          <w:p w14:paraId="025745C9" w14:textId="508E87D0" w:rsidR="00010DC9" w:rsidRPr="009B776E" w:rsidRDefault="00010DC9" w:rsidP="00010DC9">
            <w:pPr>
              <w:pStyle w:val="GOSTTablenorm"/>
            </w:pPr>
            <w:ins w:id="2040" w:author="Куклина Ю.В." w:date="2024-04-01T11:04:00Z">
              <w:r w:rsidRPr="009B776E">
                <w:rPr>
                  <w:szCs w:val="22"/>
                </w:rPr>
                <w:t>=20</w:t>
              </w:r>
            </w:ins>
          </w:p>
        </w:tc>
        <w:tc>
          <w:tcPr>
            <w:tcW w:w="2035" w:type="pct"/>
          </w:tcPr>
          <w:p w14:paraId="691CEDD5" w14:textId="06FD1FD7" w:rsidR="00010DC9" w:rsidRPr="009B776E" w:rsidRDefault="00010DC9" w:rsidP="008242B4">
            <w:pPr>
              <w:pStyle w:val="GOSTTablenorm"/>
            </w:pPr>
            <w:ins w:id="2041" w:author="Куклина Ю.В." w:date="2024-04-01T11:04:00Z">
              <w:r w:rsidRPr="009B776E">
                <w:t>Указывается код по бюджетной классификации для отражения операции на ЛС передающем</w:t>
              </w:r>
            </w:ins>
          </w:p>
        </w:tc>
      </w:tr>
      <w:tr w:rsidR="00010DC9" w:rsidRPr="009B776E" w14:paraId="4110298C" w14:textId="77777777" w:rsidTr="004212C7">
        <w:tc>
          <w:tcPr>
            <w:tcW w:w="1100" w:type="pct"/>
          </w:tcPr>
          <w:p w14:paraId="24C81D4D" w14:textId="37BB3673" w:rsidR="00010DC9" w:rsidRPr="009B776E" w:rsidRDefault="00010DC9" w:rsidP="00010DC9">
            <w:pPr>
              <w:pStyle w:val="GOSTTablenorm"/>
              <w:rPr>
                <w:szCs w:val="22"/>
              </w:rPr>
            </w:pPr>
            <w:ins w:id="2042" w:author="Куклина Ю.В." w:date="2024-04-01T11:04:00Z">
              <w:r w:rsidRPr="009B776E">
                <w:rPr>
                  <w:szCs w:val="22"/>
                </w:rPr>
                <w:t>КБК принимающий</w:t>
              </w:r>
            </w:ins>
          </w:p>
        </w:tc>
        <w:tc>
          <w:tcPr>
            <w:tcW w:w="750" w:type="pct"/>
          </w:tcPr>
          <w:p w14:paraId="2C18D8CF" w14:textId="2424AE39" w:rsidR="00010DC9" w:rsidRPr="009B776E" w:rsidRDefault="00010DC9" w:rsidP="00010DC9">
            <w:pPr>
              <w:pStyle w:val="GOSTTablenorm"/>
              <w:rPr>
                <w:szCs w:val="22"/>
              </w:rPr>
            </w:pPr>
            <w:ins w:id="2043" w:author="Куклина Ю.В." w:date="2024-04-01T11:04:00Z">
              <w:r w:rsidRPr="009B776E">
                <w:rPr>
                  <w:b/>
                  <w:szCs w:val="22"/>
                </w:rPr>
                <w:t>R_728_G_S1_D:</w:t>
              </w:r>
              <w:r w:rsidRPr="009B776E">
                <w:rPr>
                  <w:szCs w:val="22"/>
                </w:rPr>
                <w:t>G_S1_D_C2</w:t>
              </w:r>
            </w:ins>
          </w:p>
        </w:tc>
        <w:tc>
          <w:tcPr>
            <w:tcW w:w="500" w:type="pct"/>
          </w:tcPr>
          <w:p w14:paraId="50423BC4" w14:textId="2E3C8F62" w:rsidR="00010DC9" w:rsidRPr="009B776E" w:rsidRDefault="00010DC9" w:rsidP="00010DC9">
            <w:pPr>
              <w:pStyle w:val="GOSTTablenorm"/>
            </w:pPr>
            <w:ins w:id="2044" w:author="Куклина Ю.В." w:date="2024-04-01T11:04:00Z">
              <w:r w:rsidRPr="009B776E">
                <w:rPr>
                  <w:szCs w:val="22"/>
                </w:rPr>
                <w:t>Строка</w:t>
              </w:r>
            </w:ins>
          </w:p>
        </w:tc>
        <w:tc>
          <w:tcPr>
            <w:tcW w:w="300" w:type="pct"/>
          </w:tcPr>
          <w:p w14:paraId="17FB9B62" w14:textId="645571CD" w:rsidR="00010DC9" w:rsidRPr="009B776E" w:rsidRDefault="00010DC9" w:rsidP="00010DC9">
            <w:pPr>
              <w:pStyle w:val="GOSTTablenorm"/>
            </w:pPr>
            <w:ins w:id="2045" w:author="Куклина Ю.В." w:date="2024-04-01T11:04:00Z">
              <w:r w:rsidRPr="009B776E">
                <w:rPr>
                  <w:szCs w:val="22"/>
                </w:rPr>
                <w:t>Да</w:t>
              </w:r>
            </w:ins>
          </w:p>
        </w:tc>
        <w:tc>
          <w:tcPr>
            <w:tcW w:w="315" w:type="pct"/>
          </w:tcPr>
          <w:p w14:paraId="2A84B587" w14:textId="3CFB9F16" w:rsidR="00010DC9" w:rsidRPr="009B776E" w:rsidRDefault="00010DC9" w:rsidP="00010DC9">
            <w:pPr>
              <w:pStyle w:val="GOSTTablenorm"/>
            </w:pPr>
            <w:ins w:id="2046" w:author="Куклина Ю.В." w:date="2024-04-01T11:04:00Z">
              <w:r w:rsidRPr="009B776E">
                <w:rPr>
                  <w:szCs w:val="22"/>
                </w:rPr>
                <w:t>=20</w:t>
              </w:r>
            </w:ins>
          </w:p>
        </w:tc>
        <w:tc>
          <w:tcPr>
            <w:tcW w:w="2035" w:type="pct"/>
          </w:tcPr>
          <w:p w14:paraId="4034B4FD" w14:textId="1C12F220" w:rsidR="00010DC9" w:rsidRPr="009B776E" w:rsidRDefault="00010DC9" w:rsidP="008242B4">
            <w:pPr>
              <w:pStyle w:val="GOSTTablenorm"/>
            </w:pPr>
            <w:ins w:id="2047" w:author="Куклина Ю.В." w:date="2024-04-01T11:04:00Z">
              <w:r w:rsidRPr="009B776E">
                <w:t>Указывается код по бюджетной классификации для отражения операции на ЛС принимающем</w:t>
              </w:r>
            </w:ins>
          </w:p>
        </w:tc>
      </w:tr>
      <w:tr w:rsidR="00010DC9" w:rsidRPr="009B776E" w14:paraId="7AE1DF99" w14:textId="77777777" w:rsidTr="004212C7">
        <w:tc>
          <w:tcPr>
            <w:tcW w:w="1100" w:type="pct"/>
          </w:tcPr>
          <w:p w14:paraId="63F3CD75" w14:textId="1DDF7504" w:rsidR="00010DC9" w:rsidRPr="009B776E" w:rsidRDefault="00010DC9" w:rsidP="00010DC9">
            <w:pPr>
              <w:pStyle w:val="GOSTTablenorm"/>
              <w:rPr>
                <w:szCs w:val="22"/>
              </w:rPr>
            </w:pPr>
            <w:ins w:id="2048" w:author="Куклина Ю.В." w:date="2024-04-01T11:04:00Z">
              <w:r w:rsidRPr="009B776E">
                <w:t>Тип КБК передающий</w:t>
              </w:r>
            </w:ins>
          </w:p>
        </w:tc>
        <w:tc>
          <w:tcPr>
            <w:tcW w:w="750" w:type="pct"/>
          </w:tcPr>
          <w:p w14:paraId="1B1DDCD8" w14:textId="2098E78E" w:rsidR="00010DC9" w:rsidRPr="009B776E" w:rsidRDefault="00010DC9" w:rsidP="00010DC9">
            <w:pPr>
              <w:pStyle w:val="GOSTTablenorm"/>
              <w:rPr>
                <w:szCs w:val="22"/>
                <w:lang w:val="en-US"/>
              </w:rPr>
            </w:pPr>
            <w:ins w:id="2049" w:author="Куклина Ю.В." w:date="2024-04-01T11:04:00Z">
              <w:r w:rsidRPr="009B776E">
                <w:rPr>
                  <w:b/>
                  <w:szCs w:val="22"/>
                  <w:lang w:val="en-US"/>
                </w:rPr>
                <w:t>R_728_G_S1_D:</w:t>
              </w:r>
              <w:r w:rsidRPr="009B776E">
                <w:rPr>
                  <w:szCs w:val="22"/>
                  <w:lang w:val="en-US"/>
                </w:rPr>
                <w:t>G_S1_D_C_TP_KBK_S</w:t>
              </w:r>
            </w:ins>
          </w:p>
        </w:tc>
        <w:tc>
          <w:tcPr>
            <w:tcW w:w="500" w:type="pct"/>
          </w:tcPr>
          <w:p w14:paraId="63AE0E0D" w14:textId="24F808E8" w:rsidR="00010DC9" w:rsidRPr="009B776E" w:rsidRDefault="00010DC9" w:rsidP="00010DC9">
            <w:pPr>
              <w:pStyle w:val="GOSTTablenorm"/>
            </w:pPr>
            <w:ins w:id="2050" w:author="Куклина Ю.В." w:date="2024-04-01T11:04:00Z">
              <w:r w:rsidRPr="009B776E">
                <w:rPr>
                  <w:szCs w:val="22"/>
                </w:rPr>
                <w:t>Строка</w:t>
              </w:r>
            </w:ins>
          </w:p>
        </w:tc>
        <w:tc>
          <w:tcPr>
            <w:tcW w:w="300" w:type="pct"/>
          </w:tcPr>
          <w:p w14:paraId="275E02C8" w14:textId="5A7A6959" w:rsidR="00010DC9" w:rsidRPr="009B776E" w:rsidRDefault="00010DC9" w:rsidP="00010DC9">
            <w:pPr>
              <w:pStyle w:val="GOSTTablenorm"/>
            </w:pPr>
            <w:ins w:id="2051" w:author="Куклина Ю.В." w:date="2024-04-01T11:04:00Z">
              <w:r w:rsidRPr="009B776E">
                <w:rPr>
                  <w:szCs w:val="22"/>
                </w:rPr>
                <w:t>Да</w:t>
              </w:r>
            </w:ins>
          </w:p>
        </w:tc>
        <w:tc>
          <w:tcPr>
            <w:tcW w:w="315" w:type="pct"/>
          </w:tcPr>
          <w:p w14:paraId="5C9D885F" w14:textId="25285699" w:rsidR="00010DC9" w:rsidRPr="009B776E" w:rsidRDefault="00010DC9" w:rsidP="00010DC9">
            <w:pPr>
              <w:pStyle w:val="GOSTTablenorm"/>
            </w:pPr>
            <w:ins w:id="2052" w:author="Куклина Ю.В." w:date="2024-04-01T11:04:00Z">
              <w:r w:rsidRPr="009B776E">
                <w:rPr>
                  <w:szCs w:val="22"/>
                </w:rPr>
                <w:t>=2</w:t>
              </w:r>
            </w:ins>
          </w:p>
        </w:tc>
        <w:tc>
          <w:tcPr>
            <w:tcW w:w="2035" w:type="pct"/>
          </w:tcPr>
          <w:p w14:paraId="178EE834" w14:textId="77777777" w:rsidR="00010DC9" w:rsidRPr="009B776E" w:rsidRDefault="00010DC9" w:rsidP="008242B4">
            <w:pPr>
              <w:pStyle w:val="GOSTTablenorm"/>
              <w:rPr>
                <w:ins w:id="2053" w:author="Куклина Ю.В." w:date="2024-04-01T11:04:00Z"/>
                <w:bCs/>
                <w:szCs w:val="22"/>
              </w:rPr>
            </w:pPr>
            <w:ins w:id="2054" w:author="Куклина Ю.В." w:date="2024-04-01T11:04:00Z">
              <w:r w:rsidRPr="009B776E">
                <w:rPr>
                  <w:bCs/>
                  <w:szCs w:val="22"/>
                </w:rPr>
                <w:t xml:space="preserve">Указывается тип </w:t>
              </w:r>
              <w:r w:rsidRPr="009B776E">
                <w:t>кода по бюджетной классификации передающего</w:t>
              </w:r>
              <w:r w:rsidRPr="009B776E">
                <w:rPr>
                  <w:bCs/>
                  <w:szCs w:val="22"/>
                </w:rPr>
                <w:t>.</w:t>
              </w:r>
            </w:ins>
          </w:p>
          <w:p w14:paraId="606EC457" w14:textId="77777777" w:rsidR="00010DC9" w:rsidRPr="009B776E" w:rsidRDefault="00010DC9" w:rsidP="008242B4">
            <w:pPr>
              <w:pStyle w:val="GOSTTablenorm"/>
              <w:rPr>
                <w:ins w:id="2055" w:author="Куклина Ю.В." w:date="2024-04-01T11:04:00Z"/>
              </w:rPr>
            </w:pPr>
            <w:ins w:id="2056" w:author="Куклина Ю.В." w:date="2024-04-01T11:04:00Z">
              <w:r w:rsidRPr="009B776E">
                <w:t>Возможные значения:</w:t>
              </w:r>
            </w:ins>
          </w:p>
          <w:p w14:paraId="146F3951" w14:textId="72A384E2" w:rsidR="00010DC9" w:rsidRPr="009B776E" w:rsidRDefault="00010DC9" w:rsidP="008242B4">
            <w:pPr>
              <w:pStyle w:val="GOSTTableListMark1"/>
              <w:rPr>
                <w:ins w:id="2057" w:author="Куклина Ю.В." w:date="2024-04-01T11:04:00Z"/>
                <w:color w:val="FF0000"/>
                <w:lang w:val="en-US"/>
              </w:rPr>
            </w:pPr>
            <w:ins w:id="2058" w:author="Куклина Ю.В." w:date="2024-04-01T11:04:00Z">
              <w:r w:rsidRPr="009B776E">
                <w:rPr>
                  <w:color w:val="FF0000"/>
                </w:rPr>
                <w:t>«</w:t>
              </w:r>
              <w:r w:rsidRPr="009B776E">
                <w:rPr>
                  <w:color w:val="FF0000"/>
                  <w:lang w:val="en-US"/>
                </w:rPr>
                <w:t xml:space="preserve">10» </w:t>
              </w:r>
            </w:ins>
            <w:r w:rsidR="00DA430D" w:rsidRPr="009B776E">
              <w:t>–</w:t>
            </w:r>
            <w:ins w:id="2059" w:author="Куклина Ю.В." w:date="2024-04-01T11:04:00Z">
              <w:r w:rsidRPr="009B776E">
                <w:rPr>
                  <w:color w:val="FF0000"/>
                  <w:lang w:val="en-US"/>
                </w:rPr>
                <w:t xml:space="preserve"> Расходы;</w:t>
              </w:r>
            </w:ins>
          </w:p>
          <w:p w14:paraId="09F687A2" w14:textId="062DCD5D" w:rsidR="00010DC9" w:rsidRPr="009B776E" w:rsidRDefault="00010DC9" w:rsidP="008242B4">
            <w:pPr>
              <w:pStyle w:val="GOSTTableListMark1"/>
              <w:rPr>
                <w:ins w:id="2060" w:author="Куклина Ю.В." w:date="2024-04-01T11:04:00Z"/>
                <w:color w:val="FF0000"/>
                <w:lang w:val="en-US"/>
              </w:rPr>
            </w:pPr>
            <w:ins w:id="2061" w:author="Куклина Ю.В." w:date="2024-04-01T11:04:00Z">
              <w:r w:rsidRPr="009B776E">
                <w:rPr>
                  <w:color w:val="FF0000"/>
                  <w:lang w:val="en-US"/>
                </w:rPr>
                <w:t xml:space="preserve">«11» </w:t>
              </w:r>
            </w:ins>
            <w:r w:rsidR="00DA430D" w:rsidRPr="009B776E">
              <w:t>–</w:t>
            </w:r>
            <w:ins w:id="2062" w:author="Куклина Ю.В." w:date="2024-04-01T11:04:00Z">
              <w:r w:rsidRPr="009B776E">
                <w:rPr>
                  <w:color w:val="FF0000"/>
                  <w:lang w:val="en-US"/>
                </w:rPr>
                <w:t xml:space="preserve"> Лимитируемые расходы;</w:t>
              </w:r>
            </w:ins>
          </w:p>
          <w:p w14:paraId="51BE15F6" w14:textId="262C149F" w:rsidR="00010DC9" w:rsidRPr="009B776E" w:rsidRDefault="00010DC9" w:rsidP="008242B4">
            <w:pPr>
              <w:pStyle w:val="GOSTTableListMark1"/>
              <w:rPr>
                <w:ins w:id="2063" w:author="Куклина Ю.В." w:date="2024-04-01T11:04:00Z"/>
                <w:color w:val="FF0000"/>
                <w:lang w:val="en-US"/>
              </w:rPr>
            </w:pPr>
            <w:ins w:id="2064" w:author="Куклина Ю.В." w:date="2024-04-01T11:04:00Z">
              <w:r w:rsidRPr="009B776E">
                <w:rPr>
                  <w:color w:val="FF0000"/>
                  <w:lang w:val="en-US"/>
                </w:rPr>
                <w:t xml:space="preserve">«12» </w:t>
              </w:r>
            </w:ins>
            <w:r w:rsidR="00DA430D" w:rsidRPr="009B776E">
              <w:t>–</w:t>
            </w:r>
            <w:ins w:id="2065" w:author="Куклина Ю.В." w:date="2024-04-01T11:04:00Z">
              <w:r w:rsidRPr="009B776E">
                <w:rPr>
                  <w:color w:val="FF0000"/>
                  <w:lang w:val="en-US"/>
                </w:rPr>
                <w:t xml:space="preserve"> Нелимитруемые расходы;</w:t>
              </w:r>
            </w:ins>
          </w:p>
          <w:p w14:paraId="045D5C7B" w14:textId="77777777" w:rsidR="00010DC9" w:rsidRPr="009B776E" w:rsidRDefault="00010DC9" w:rsidP="008242B4">
            <w:pPr>
              <w:pStyle w:val="GOSTTableListMark1"/>
              <w:rPr>
                <w:ins w:id="2066" w:author="Куклина Ю.В." w:date="2024-04-01T11:04:00Z"/>
                <w:color w:val="FF0000"/>
                <w:lang w:val="en-US"/>
              </w:rPr>
            </w:pPr>
            <w:ins w:id="2067" w:author="Куклина Ю.В." w:date="2024-04-01T11:04:00Z">
              <w:r w:rsidRPr="009B776E">
                <w:rPr>
                  <w:color w:val="FF0000"/>
                  <w:lang w:val="en-US"/>
                </w:rPr>
                <w:lastRenderedPageBreak/>
                <w:t>«22» – Средства дополнительного бюджетного финансирования;</w:t>
              </w:r>
            </w:ins>
          </w:p>
          <w:p w14:paraId="0CB1938F" w14:textId="041FD535" w:rsidR="00010DC9" w:rsidRPr="009B776E" w:rsidRDefault="00010DC9" w:rsidP="008242B4">
            <w:pPr>
              <w:pStyle w:val="GOSTTableListMark1"/>
              <w:rPr>
                <w:ins w:id="2068" w:author="Куклина Ю.В." w:date="2024-04-01T11:04:00Z"/>
                <w:color w:val="FF0000"/>
                <w:lang w:val="en-US"/>
              </w:rPr>
            </w:pPr>
            <w:ins w:id="2069" w:author="Куклина Ю.В." w:date="2024-04-01T11:04:00Z">
              <w:r w:rsidRPr="009B776E">
                <w:rPr>
                  <w:color w:val="FF0000"/>
                  <w:lang w:val="en-US"/>
                </w:rPr>
                <w:t xml:space="preserve">«30» </w:t>
              </w:r>
            </w:ins>
            <w:r w:rsidR="00DA430D" w:rsidRPr="009B776E">
              <w:t>–</w:t>
            </w:r>
            <w:ins w:id="2070" w:author="Куклина Ю.В." w:date="2024-04-01T11:04:00Z">
              <w:r w:rsidRPr="009B776E">
                <w:rPr>
                  <w:color w:val="FF0000"/>
                  <w:lang w:val="en-US"/>
                </w:rPr>
                <w:t xml:space="preserve"> Источники;</w:t>
              </w:r>
            </w:ins>
          </w:p>
          <w:p w14:paraId="69D6C3CE" w14:textId="544303A1" w:rsidR="00C37D85" w:rsidRPr="009B776E" w:rsidRDefault="00010DC9" w:rsidP="008242B4">
            <w:pPr>
              <w:pStyle w:val="GOSTTableListMark1"/>
              <w:rPr>
                <w:ins w:id="2071" w:author="Куклина Ю.В." w:date="2024-04-01T11:36:00Z"/>
                <w:color w:val="FF0000"/>
              </w:rPr>
            </w:pPr>
            <w:ins w:id="2072" w:author="Куклина Ю.В." w:date="2024-04-01T11:04:00Z">
              <w:r w:rsidRPr="009B776E">
                <w:rPr>
                  <w:color w:val="FF0000"/>
                  <w:lang w:val="en-US"/>
                </w:rPr>
                <w:t xml:space="preserve">«31» </w:t>
              </w:r>
            </w:ins>
            <w:r w:rsidR="00DA430D" w:rsidRPr="009B776E">
              <w:t>–</w:t>
            </w:r>
            <w:ins w:id="2073" w:author="Куклина Ю.В." w:date="2024-04-01T11:04:00Z">
              <w:r w:rsidRPr="009B776E">
                <w:rPr>
                  <w:color w:val="FF0000"/>
                  <w:lang w:val="en-US"/>
                </w:rPr>
                <w:t xml:space="preserve"> Внутренние источники;</w:t>
              </w:r>
            </w:ins>
          </w:p>
          <w:p w14:paraId="22859CEC" w14:textId="29EF2C3A" w:rsidR="00010DC9" w:rsidRPr="009B776E" w:rsidRDefault="00010DC9" w:rsidP="00131161">
            <w:pPr>
              <w:pStyle w:val="GOSTTableListMark1"/>
            </w:pPr>
            <w:ins w:id="2074" w:author="Куклина Ю.В." w:date="2024-04-01T11:04:00Z">
              <w:r w:rsidRPr="009B776E">
                <w:rPr>
                  <w:color w:val="FF0000"/>
                  <w:lang w:val="en-US"/>
                </w:rPr>
                <w:t xml:space="preserve">«32» </w:t>
              </w:r>
            </w:ins>
            <w:r w:rsidR="00DA430D" w:rsidRPr="009B776E">
              <w:t>–</w:t>
            </w:r>
            <w:ins w:id="2075" w:author="Куклина Ю.В." w:date="2024-04-01T11:04:00Z">
              <w:r w:rsidRPr="009B776E">
                <w:rPr>
                  <w:color w:val="FF0000"/>
                  <w:lang w:val="en-US"/>
                </w:rPr>
                <w:t xml:space="preserve"> Внешние источники</w:t>
              </w:r>
            </w:ins>
          </w:p>
        </w:tc>
      </w:tr>
      <w:tr w:rsidR="00010DC9" w:rsidRPr="009B776E" w14:paraId="7BEBC3D0" w14:textId="77777777" w:rsidTr="004212C7">
        <w:tc>
          <w:tcPr>
            <w:tcW w:w="1100" w:type="pct"/>
          </w:tcPr>
          <w:p w14:paraId="63950322" w14:textId="51F69900" w:rsidR="00010DC9" w:rsidRPr="009B776E" w:rsidRDefault="00010DC9" w:rsidP="00010DC9">
            <w:pPr>
              <w:pStyle w:val="GOSTTablenorm"/>
              <w:rPr>
                <w:szCs w:val="22"/>
              </w:rPr>
            </w:pPr>
            <w:ins w:id="2076" w:author="Куклина Ю.В." w:date="2024-04-01T11:04:00Z">
              <w:r w:rsidRPr="009B776E">
                <w:lastRenderedPageBreak/>
                <w:t>Тип КБК принимающий</w:t>
              </w:r>
            </w:ins>
          </w:p>
        </w:tc>
        <w:tc>
          <w:tcPr>
            <w:tcW w:w="750" w:type="pct"/>
          </w:tcPr>
          <w:p w14:paraId="66A625A9" w14:textId="7C586FBC" w:rsidR="00010DC9" w:rsidRPr="009B776E" w:rsidRDefault="00010DC9" w:rsidP="00010DC9">
            <w:pPr>
              <w:pStyle w:val="GOSTTablenorm"/>
              <w:rPr>
                <w:szCs w:val="22"/>
                <w:lang w:val="en-US"/>
              </w:rPr>
            </w:pPr>
            <w:ins w:id="2077" w:author="Куклина Ю.В." w:date="2024-04-01T11:04:00Z">
              <w:r w:rsidRPr="009B776E">
                <w:rPr>
                  <w:b/>
                  <w:szCs w:val="22"/>
                  <w:lang w:val="en-US"/>
                </w:rPr>
                <w:t>R_728_G_S1_D:</w:t>
              </w:r>
              <w:r w:rsidRPr="009B776E">
                <w:rPr>
                  <w:szCs w:val="22"/>
                  <w:lang w:val="en-US"/>
                </w:rPr>
                <w:t>G_S1_D_C_TP_KBK_R</w:t>
              </w:r>
            </w:ins>
          </w:p>
        </w:tc>
        <w:tc>
          <w:tcPr>
            <w:tcW w:w="500" w:type="pct"/>
          </w:tcPr>
          <w:p w14:paraId="0EFFBD55" w14:textId="67C37E39" w:rsidR="00010DC9" w:rsidRPr="009B776E" w:rsidRDefault="00010DC9" w:rsidP="00010DC9">
            <w:pPr>
              <w:pStyle w:val="GOSTTablenorm"/>
            </w:pPr>
            <w:ins w:id="2078" w:author="Куклина Ю.В." w:date="2024-04-01T11:04:00Z">
              <w:r w:rsidRPr="009B776E">
                <w:rPr>
                  <w:szCs w:val="22"/>
                </w:rPr>
                <w:t>Строка</w:t>
              </w:r>
            </w:ins>
          </w:p>
        </w:tc>
        <w:tc>
          <w:tcPr>
            <w:tcW w:w="300" w:type="pct"/>
          </w:tcPr>
          <w:p w14:paraId="040F1FCD" w14:textId="51CE4585" w:rsidR="00010DC9" w:rsidRPr="009B776E" w:rsidRDefault="00010DC9" w:rsidP="00010DC9">
            <w:pPr>
              <w:pStyle w:val="GOSTTablenorm"/>
            </w:pPr>
            <w:ins w:id="2079" w:author="Куклина Ю.В." w:date="2024-04-01T11:04:00Z">
              <w:r w:rsidRPr="009B776E">
                <w:rPr>
                  <w:szCs w:val="22"/>
                </w:rPr>
                <w:t>Да</w:t>
              </w:r>
            </w:ins>
          </w:p>
        </w:tc>
        <w:tc>
          <w:tcPr>
            <w:tcW w:w="315" w:type="pct"/>
          </w:tcPr>
          <w:p w14:paraId="5343BE9C" w14:textId="714DDFF9" w:rsidR="00010DC9" w:rsidRPr="009B776E" w:rsidRDefault="00010DC9" w:rsidP="00010DC9">
            <w:pPr>
              <w:pStyle w:val="GOSTTablenorm"/>
            </w:pPr>
            <w:ins w:id="2080" w:author="Куклина Ю.В." w:date="2024-04-01T11:04:00Z">
              <w:r w:rsidRPr="009B776E">
                <w:rPr>
                  <w:szCs w:val="22"/>
                </w:rPr>
                <w:t>=2</w:t>
              </w:r>
            </w:ins>
          </w:p>
        </w:tc>
        <w:tc>
          <w:tcPr>
            <w:tcW w:w="2035" w:type="pct"/>
          </w:tcPr>
          <w:p w14:paraId="5396396F" w14:textId="77777777" w:rsidR="00010DC9" w:rsidRPr="009B776E" w:rsidRDefault="00010DC9" w:rsidP="008242B4">
            <w:pPr>
              <w:pStyle w:val="GOSTTablenorm"/>
              <w:rPr>
                <w:ins w:id="2081" w:author="Куклина Ю.В." w:date="2024-04-01T11:04:00Z"/>
                <w:bCs/>
                <w:szCs w:val="22"/>
              </w:rPr>
            </w:pPr>
            <w:ins w:id="2082" w:author="Куклина Ю.В." w:date="2024-04-01T11:04:00Z">
              <w:r w:rsidRPr="009B776E">
                <w:rPr>
                  <w:bCs/>
                  <w:szCs w:val="22"/>
                </w:rPr>
                <w:t xml:space="preserve">Указывается тип </w:t>
              </w:r>
              <w:r w:rsidRPr="009B776E">
                <w:t>кода по бюджетной классификации принимающего</w:t>
              </w:r>
              <w:r w:rsidRPr="009B776E">
                <w:rPr>
                  <w:bCs/>
                  <w:szCs w:val="22"/>
                </w:rPr>
                <w:t>.</w:t>
              </w:r>
            </w:ins>
          </w:p>
          <w:p w14:paraId="45263968" w14:textId="77777777" w:rsidR="00010DC9" w:rsidRPr="009B776E" w:rsidRDefault="00010DC9" w:rsidP="008242B4">
            <w:pPr>
              <w:pStyle w:val="GOSTTablenorm"/>
              <w:rPr>
                <w:ins w:id="2083" w:author="Куклина Ю.В." w:date="2024-04-01T11:04:00Z"/>
              </w:rPr>
            </w:pPr>
            <w:ins w:id="2084" w:author="Куклина Ю.В." w:date="2024-04-01T11:04:00Z">
              <w:r w:rsidRPr="009B776E">
                <w:t>Возможные значения:</w:t>
              </w:r>
            </w:ins>
          </w:p>
          <w:p w14:paraId="66751BB4" w14:textId="578086C2" w:rsidR="00010DC9" w:rsidRPr="009B776E" w:rsidRDefault="00010DC9" w:rsidP="008242B4">
            <w:pPr>
              <w:pStyle w:val="GOSTTableListMark1"/>
              <w:rPr>
                <w:ins w:id="2085" w:author="Куклина Ю.В." w:date="2024-04-01T11:04:00Z"/>
                <w:color w:val="FF0000"/>
                <w:lang w:val="en-US"/>
              </w:rPr>
            </w:pPr>
            <w:ins w:id="2086" w:author="Куклина Ю.В." w:date="2024-04-01T11:04:00Z">
              <w:r w:rsidRPr="009B776E">
                <w:rPr>
                  <w:color w:val="FF0000"/>
                  <w:lang w:val="en-US"/>
                </w:rPr>
                <w:t xml:space="preserve">«10» </w:t>
              </w:r>
            </w:ins>
            <w:r w:rsidR="00DA430D" w:rsidRPr="009B776E">
              <w:t>–</w:t>
            </w:r>
            <w:ins w:id="2087" w:author="Куклина Ю.В." w:date="2024-04-01T11:04:00Z">
              <w:r w:rsidRPr="009B776E">
                <w:rPr>
                  <w:color w:val="FF0000"/>
                  <w:lang w:val="en-US"/>
                </w:rPr>
                <w:t xml:space="preserve"> Расходы;</w:t>
              </w:r>
            </w:ins>
          </w:p>
          <w:p w14:paraId="35B4A8D3" w14:textId="78BEAA92" w:rsidR="00010DC9" w:rsidRPr="009B776E" w:rsidRDefault="00010DC9" w:rsidP="008242B4">
            <w:pPr>
              <w:pStyle w:val="GOSTTableListMark1"/>
              <w:rPr>
                <w:ins w:id="2088" w:author="Куклина Ю.В." w:date="2024-04-01T11:04:00Z"/>
                <w:color w:val="FF0000"/>
                <w:lang w:val="en-US"/>
              </w:rPr>
            </w:pPr>
            <w:ins w:id="2089" w:author="Куклина Ю.В." w:date="2024-04-01T11:04:00Z">
              <w:r w:rsidRPr="009B776E">
                <w:rPr>
                  <w:color w:val="FF0000"/>
                  <w:lang w:val="en-US"/>
                </w:rPr>
                <w:t xml:space="preserve">«11» </w:t>
              </w:r>
            </w:ins>
            <w:r w:rsidR="00DA430D" w:rsidRPr="009B776E">
              <w:t>–</w:t>
            </w:r>
            <w:ins w:id="2090" w:author="Куклина Ю.В." w:date="2024-04-01T11:04:00Z">
              <w:r w:rsidRPr="009B776E">
                <w:rPr>
                  <w:color w:val="FF0000"/>
                  <w:lang w:val="en-US"/>
                </w:rPr>
                <w:t xml:space="preserve"> Лимитируемые расходы;</w:t>
              </w:r>
            </w:ins>
          </w:p>
          <w:p w14:paraId="6EBD77B9" w14:textId="45A2AB09" w:rsidR="00010DC9" w:rsidRPr="009B776E" w:rsidRDefault="00010DC9" w:rsidP="008242B4">
            <w:pPr>
              <w:pStyle w:val="GOSTTableListMark1"/>
              <w:rPr>
                <w:ins w:id="2091" w:author="Куклина Ю.В." w:date="2024-04-01T11:04:00Z"/>
                <w:color w:val="FF0000"/>
                <w:lang w:val="en-US"/>
              </w:rPr>
            </w:pPr>
            <w:ins w:id="2092" w:author="Куклина Ю.В." w:date="2024-04-01T11:04:00Z">
              <w:r w:rsidRPr="009B776E">
                <w:rPr>
                  <w:color w:val="FF0000"/>
                  <w:lang w:val="en-US"/>
                </w:rPr>
                <w:t xml:space="preserve">«12» </w:t>
              </w:r>
            </w:ins>
            <w:r w:rsidR="00DA430D" w:rsidRPr="009B776E">
              <w:t>–</w:t>
            </w:r>
            <w:ins w:id="2093" w:author="Куклина Ю.В." w:date="2024-04-01T11:04:00Z">
              <w:r w:rsidRPr="009B776E">
                <w:rPr>
                  <w:color w:val="FF0000"/>
                  <w:lang w:val="en-US"/>
                </w:rPr>
                <w:t xml:space="preserve"> Нелимитруемые расходы;</w:t>
              </w:r>
            </w:ins>
          </w:p>
          <w:p w14:paraId="75A6E293" w14:textId="77777777" w:rsidR="00010DC9" w:rsidRPr="009B776E" w:rsidRDefault="00010DC9" w:rsidP="008242B4">
            <w:pPr>
              <w:pStyle w:val="GOSTTableListMark1"/>
              <w:rPr>
                <w:ins w:id="2094" w:author="Куклина Ю.В." w:date="2024-04-01T11:04:00Z"/>
                <w:color w:val="FF0000"/>
                <w:lang w:val="en-US"/>
              </w:rPr>
            </w:pPr>
            <w:ins w:id="2095" w:author="Куклина Ю.В." w:date="2024-04-01T11:04:00Z">
              <w:r w:rsidRPr="009B776E">
                <w:rPr>
                  <w:color w:val="FF0000"/>
                  <w:lang w:val="en-US"/>
                </w:rPr>
                <w:t>«22» – Средства дополнительного бюджетного финансирования;</w:t>
              </w:r>
            </w:ins>
          </w:p>
          <w:p w14:paraId="1E4F10AC" w14:textId="0C8845D3" w:rsidR="00010DC9" w:rsidRPr="009B776E" w:rsidRDefault="00010DC9" w:rsidP="008242B4">
            <w:pPr>
              <w:pStyle w:val="GOSTTableListMark1"/>
              <w:rPr>
                <w:ins w:id="2096" w:author="Куклина Ю.В." w:date="2024-04-01T11:04:00Z"/>
                <w:color w:val="FF0000"/>
                <w:lang w:val="en-US"/>
              </w:rPr>
            </w:pPr>
            <w:ins w:id="2097" w:author="Куклина Ю.В." w:date="2024-04-01T11:04:00Z">
              <w:r w:rsidRPr="009B776E">
                <w:rPr>
                  <w:color w:val="FF0000"/>
                  <w:lang w:val="en-US"/>
                </w:rPr>
                <w:t xml:space="preserve">«30» </w:t>
              </w:r>
            </w:ins>
            <w:r w:rsidR="00DA430D" w:rsidRPr="009B776E">
              <w:t>–</w:t>
            </w:r>
            <w:ins w:id="2098" w:author="Куклина Ю.В." w:date="2024-04-01T11:04:00Z">
              <w:r w:rsidRPr="009B776E">
                <w:rPr>
                  <w:color w:val="FF0000"/>
                  <w:lang w:val="en-US"/>
                </w:rPr>
                <w:t xml:space="preserve"> Источники;</w:t>
              </w:r>
            </w:ins>
          </w:p>
          <w:p w14:paraId="1D3C9847" w14:textId="1D61AC59" w:rsidR="00C37D85" w:rsidRPr="009B776E" w:rsidRDefault="00010DC9" w:rsidP="008242B4">
            <w:pPr>
              <w:pStyle w:val="GOSTTableListMark1"/>
              <w:rPr>
                <w:ins w:id="2099" w:author="Куклина Ю.В." w:date="2024-04-01T11:36:00Z"/>
                <w:color w:val="FF0000"/>
              </w:rPr>
            </w:pPr>
            <w:ins w:id="2100" w:author="Куклина Ю.В." w:date="2024-04-01T11:04:00Z">
              <w:r w:rsidRPr="009B776E">
                <w:rPr>
                  <w:color w:val="FF0000"/>
                  <w:lang w:val="en-US"/>
                </w:rPr>
                <w:t xml:space="preserve">«31» </w:t>
              </w:r>
            </w:ins>
            <w:r w:rsidR="00DA430D" w:rsidRPr="009B776E">
              <w:t>–</w:t>
            </w:r>
            <w:ins w:id="2101" w:author="Куклина Ю.В." w:date="2024-04-01T11:04:00Z">
              <w:r w:rsidRPr="009B776E">
                <w:rPr>
                  <w:color w:val="FF0000"/>
                  <w:lang w:val="en-US"/>
                </w:rPr>
                <w:t xml:space="preserve"> Внутренние источники;</w:t>
              </w:r>
            </w:ins>
          </w:p>
          <w:p w14:paraId="68F436EB" w14:textId="471D9385" w:rsidR="00010DC9" w:rsidRPr="009B776E" w:rsidRDefault="00010DC9" w:rsidP="00131161">
            <w:pPr>
              <w:pStyle w:val="GOSTTableListMark1"/>
            </w:pPr>
            <w:ins w:id="2102" w:author="Куклина Ю.В." w:date="2024-04-01T11:04:00Z">
              <w:r w:rsidRPr="009B776E">
                <w:rPr>
                  <w:color w:val="FF0000"/>
                  <w:lang w:val="en-US"/>
                </w:rPr>
                <w:t xml:space="preserve">«32» </w:t>
              </w:r>
            </w:ins>
            <w:r w:rsidR="00DA430D" w:rsidRPr="009B776E">
              <w:t>–</w:t>
            </w:r>
            <w:ins w:id="2103" w:author="Куклина Ю.В." w:date="2024-04-01T11:04:00Z">
              <w:r w:rsidRPr="009B776E">
                <w:rPr>
                  <w:color w:val="FF0000"/>
                  <w:lang w:val="en-US"/>
                </w:rPr>
                <w:t xml:space="preserve"> Внешние источники</w:t>
              </w:r>
            </w:ins>
          </w:p>
        </w:tc>
      </w:tr>
      <w:tr w:rsidR="00010DC9" w:rsidRPr="009B776E" w14:paraId="08B9AA35" w14:textId="77777777" w:rsidTr="004212C7">
        <w:tc>
          <w:tcPr>
            <w:tcW w:w="1100" w:type="pct"/>
          </w:tcPr>
          <w:p w14:paraId="4D69AB35" w14:textId="3BA297B2" w:rsidR="00010DC9" w:rsidRPr="009B776E" w:rsidRDefault="00010DC9" w:rsidP="00010DC9">
            <w:pPr>
              <w:pStyle w:val="GOSTTablenorm"/>
              <w:rPr>
                <w:szCs w:val="22"/>
              </w:rPr>
            </w:pPr>
            <w:ins w:id="2104" w:author="Куклина Ю.В." w:date="2024-04-01T11:04:00Z">
              <w:r w:rsidRPr="009B776E">
                <w:rPr>
                  <w:szCs w:val="22"/>
                </w:rPr>
                <w:t>ОКС (КМИ) передающий</w:t>
              </w:r>
            </w:ins>
          </w:p>
        </w:tc>
        <w:tc>
          <w:tcPr>
            <w:tcW w:w="750" w:type="pct"/>
          </w:tcPr>
          <w:p w14:paraId="69D9EBAA" w14:textId="67A24A0C" w:rsidR="00010DC9" w:rsidRPr="009B776E" w:rsidRDefault="00010DC9" w:rsidP="00010DC9">
            <w:pPr>
              <w:pStyle w:val="GOSTTablenorm"/>
              <w:rPr>
                <w:szCs w:val="22"/>
              </w:rPr>
            </w:pPr>
            <w:ins w:id="2105" w:author="Куклина Ю.В." w:date="2024-04-01T11:04:00Z">
              <w:r w:rsidRPr="009B776E">
                <w:rPr>
                  <w:b/>
                  <w:szCs w:val="22"/>
                </w:rPr>
                <w:t>R_728_G_S1_D:</w:t>
              </w:r>
              <w:r w:rsidRPr="009B776E">
                <w:rPr>
                  <w:szCs w:val="22"/>
                </w:rPr>
                <w:t>G_S1_D_C3</w:t>
              </w:r>
            </w:ins>
          </w:p>
        </w:tc>
        <w:tc>
          <w:tcPr>
            <w:tcW w:w="500" w:type="pct"/>
          </w:tcPr>
          <w:p w14:paraId="6832C9AC" w14:textId="57FFAC03" w:rsidR="00010DC9" w:rsidRPr="009B776E" w:rsidRDefault="00010DC9" w:rsidP="00010DC9">
            <w:pPr>
              <w:pStyle w:val="GOSTTablenorm"/>
            </w:pPr>
            <w:ins w:id="2106" w:author="Куклина Ю.В." w:date="2024-04-01T11:04:00Z">
              <w:r w:rsidRPr="009B776E">
                <w:rPr>
                  <w:szCs w:val="22"/>
                </w:rPr>
                <w:t>Строка</w:t>
              </w:r>
            </w:ins>
          </w:p>
        </w:tc>
        <w:tc>
          <w:tcPr>
            <w:tcW w:w="300" w:type="pct"/>
          </w:tcPr>
          <w:p w14:paraId="7F6FC16B" w14:textId="0676E063" w:rsidR="00010DC9" w:rsidRPr="009B776E" w:rsidRDefault="00010DC9" w:rsidP="00010DC9">
            <w:pPr>
              <w:pStyle w:val="GOSTTablenorm"/>
            </w:pPr>
            <w:ins w:id="2107" w:author="Куклина Ю.В." w:date="2024-04-01T11:04:00Z">
              <w:r w:rsidRPr="009B776E">
                <w:rPr>
                  <w:szCs w:val="22"/>
                </w:rPr>
                <w:t>Нет</w:t>
              </w:r>
            </w:ins>
          </w:p>
        </w:tc>
        <w:tc>
          <w:tcPr>
            <w:tcW w:w="315" w:type="pct"/>
          </w:tcPr>
          <w:p w14:paraId="7D5C2253" w14:textId="408D8137" w:rsidR="00010DC9" w:rsidRPr="009B776E" w:rsidRDefault="009736AB" w:rsidP="00010DC9">
            <w:pPr>
              <w:pStyle w:val="GOSTTablenorm"/>
            </w:pPr>
            <w:ins w:id="2108" w:author="Сказецкая Наталья Камилевна" w:date="2024-04-08T18:30:00Z">
              <w:r w:rsidRPr="009B776E">
                <w:rPr>
                  <w:szCs w:val="22"/>
                  <w:lang w:val="en-US"/>
                </w:rPr>
                <w:t>&lt;=2</w:t>
              </w:r>
              <w:commentRangeStart w:id="2109"/>
              <w:r w:rsidR="0019694E" w:rsidRPr="009B776E">
                <w:rPr>
                  <w:szCs w:val="22"/>
                </w:rPr>
                <w:t>4</w:t>
              </w:r>
            </w:ins>
            <w:commentRangeEnd w:id="2109"/>
            <w:r w:rsidR="0019694E" w:rsidRPr="009B776E">
              <w:rPr>
                <w:rStyle w:val="afff4"/>
                <w:sz w:val="22"/>
                <w:szCs w:val="20"/>
              </w:rPr>
              <w:commentReference w:id="2109"/>
            </w:r>
          </w:p>
        </w:tc>
        <w:tc>
          <w:tcPr>
            <w:tcW w:w="2035" w:type="pct"/>
          </w:tcPr>
          <w:p w14:paraId="529DBF1D" w14:textId="7F197D84" w:rsidR="00010DC9" w:rsidRPr="009B776E" w:rsidRDefault="00010DC9" w:rsidP="00010DC9">
            <w:pPr>
              <w:pStyle w:val="GOSTTablenorm"/>
            </w:pPr>
            <w:ins w:id="2110" w:author="Куклина Ю.В." w:date="2024-04-01T11:04:00Z">
              <w:r w:rsidRPr="009B776E">
                <w:rPr>
                  <w:szCs w:val="22"/>
                </w:rPr>
                <w:t xml:space="preserve">Указывается код ОКС (КМИ) </w:t>
              </w:r>
              <w:r w:rsidRPr="009B776E">
                <w:t>для отражения операции на ЛС передающем</w:t>
              </w:r>
              <w:r w:rsidRPr="009B776E">
                <w:rPr>
                  <w:szCs w:val="22"/>
                </w:rPr>
                <w:t xml:space="preserve"> (при наличии)</w:t>
              </w:r>
            </w:ins>
          </w:p>
        </w:tc>
      </w:tr>
      <w:tr w:rsidR="00010DC9" w:rsidRPr="009B776E" w14:paraId="471F61B7" w14:textId="77777777" w:rsidTr="004212C7">
        <w:tc>
          <w:tcPr>
            <w:tcW w:w="1100" w:type="pct"/>
          </w:tcPr>
          <w:p w14:paraId="35DE7CC5" w14:textId="3ECDAB5B" w:rsidR="00010DC9" w:rsidRPr="009B776E" w:rsidRDefault="00010DC9" w:rsidP="00010DC9">
            <w:pPr>
              <w:pStyle w:val="GOSTTablenorm"/>
              <w:rPr>
                <w:szCs w:val="22"/>
              </w:rPr>
            </w:pPr>
            <w:ins w:id="2111" w:author="Куклина Ю.В." w:date="2024-04-01T11:04:00Z">
              <w:r w:rsidRPr="009B776E">
                <w:rPr>
                  <w:szCs w:val="22"/>
                </w:rPr>
                <w:t>ОКС (КМИ) принимающий</w:t>
              </w:r>
            </w:ins>
          </w:p>
        </w:tc>
        <w:tc>
          <w:tcPr>
            <w:tcW w:w="750" w:type="pct"/>
          </w:tcPr>
          <w:p w14:paraId="33655E25" w14:textId="318D6D93" w:rsidR="00010DC9" w:rsidRPr="009B776E" w:rsidRDefault="00010DC9" w:rsidP="00010DC9">
            <w:pPr>
              <w:pStyle w:val="GOSTTablenorm"/>
              <w:rPr>
                <w:szCs w:val="22"/>
              </w:rPr>
            </w:pPr>
            <w:ins w:id="2112" w:author="Куклина Ю.В." w:date="2024-04-01T11:04:00Z">
              <w:r w:rsidRPr="009B776E">
                <w:rPr>
                  <w:b/>
                  <w:szCs w:val="22"/>
                </w:rPr>
                <w:t>R_728_G_S1_D:</w:t>
              </w:r>
              <w:r w:rsidRPr="009B776E">
                <w:rPr>
                  <w:szCs w:val="22"/>
                </w:rPr>
                <w:t>G_S1_D_C3_2</w:t>
              </w:r>
            </w:ins>
          </w:p>
        </w:tc>
        <w:tc>
          <w:tcPr>
            <w:tcW w:w="500" w:type="pct"/>
          </w:tcPr>
          <w:p w14:paraId="52D97D58" w14:textId="19B16EEE" w:rsidR="00010DC9" w:rsidRPr="009B776E" w:rsidRDefault="00010DC9" w:rsidP="00010DC9">
            <w:pPr>
              <w:pStyle w:val="GOSTTablenorm"/>
            </w:pPr>
            <w:ins w:id="2113" w:author="Куклина Ю.В." w:date="2024-04-01T11:04:00Z">
              <w:r w:rsidRPr="009B776E">
                <w:rPr>
                  <w:szCs w:val="22"/>
                </w:rPr>
                <w:t>Строка</w:t>
              </w:r>
            </w:ins>
          </w:p>
        </w:tc>
        <w:tc>
          <w:tcPr>
            <w:tcW w:w="300" w:type="pct"/>
          </w:tcPr>
          <w:p w14:paraId="7CAA72E1" w14:textId="46F961B9" w:rsidR="00010DC9" w:rsidRPr="009B776E" w:rsidRDefault="00010DC9" w:rsidP="00010DC9">
            <w:pPr>
              <w:pStyle w:val="GOSTTablenorm"/>
            </w:pPr>
            <w:ins w:id="2114" w:author="Куклина Ю.В." w:date="2024-04-01T11:04:00Z">
              <w:r w:rsidRPr="009B776E">
                <w:rPr>
                  <w:szCs w:val="22"/>
                </w:rPr>
                <w:t>Нет</w:t>
              </w:r>
            </w:ins>
          </w:p>
        </w:tc>
        <w:tc>
          <w:tcPr>
            <w:tcW w:w="315" w:type="pct"/>
          </w:tcPr>
          <w:p w14:paraId="320620BE" w14:textId="6826D810" w:rsidR="00010DC9" w:rsidRPr="009B776E" w:rsidRDefault="00010DC9" w:rsidP="00010DC9">
            <w:pPr>
              <w:pStyle w:val="GOSTTablenorm"/>
            </w:pPr>
            <w:ins w:id="2115" w:author="Куклина Ю.В." w:date="2024-04-01T11:04:00Z">
              <w:r w:rsidRPr="009B776E">
                <w:rPr>
                  <w:szCs w:val="22"/>
                  <w:lang w:val="en-US"/>
                </w:rPr>
                <w:t>&lt;=2</w:t>
              </w:r>
              <w:r w:rsidRPr="009B776E">
                <w:rPr>
                  <w:szCs w:val="22"/>
                </w:rPr>
                <w:t>4</w:t>
              </w:r>
            </w:ins>
          </w:p>
        </w:tc>
        <w:tc>
          <w:tcPr>
            <w:tcW w:w="2035" w:type="pct"/>
          </w:tcPr>
          <w:p w14:paraId="3022EE5E" w14:textId="353BC032" w:rsidR="00010DC9" w:rsidRPr="009B776E" w:rsidRDefault="00010DC9" w:rsidP="00010DC9">
            <w:pPr>
              <w:pStyle w:val="GOSTTablenorm"/>
            </w:pPr>
            <w:ins w:id="2116" w:author="Куклина Ю.В." w:date="2024-04-01T11:04:00Z">
              <w:r w:rsidRPr="009B776E">
                <w:rPr>
                  <w:szCs w:val="22"/>
                </w:rPr>
                <w:t xml:space="preserve">Указывается код ОКС (КМИ) </w:t>
              </w:r>
              <w:r w:rsidRPr="009B776E">
                <w:t>для отражения операции на ЛС принимающем</w:t>
              </w:r>
              <w:r w:rsidRPr="009B776E">
                <w:rPr>
                  <w:szCs w:val="22"/>
                </w:rPr>
                <w:t xml:space="preserve"> (при наличии)</w:t>
              </w:r>
            </w:ins>
          </w:p>
        </w:tc>
      </w:tr>
      <w:tr w:rsidR="000D19F1" w:rsidRPr="009B776E" w14:paraId="612D1E50" w14:textId="77777777" w:rsidTr="004212C7">
        <w:tc>
          <w:tcPr>
            <w:tcW w:w="1100" w:type="pct"/>
          </w:tcPr>
          <w:p w14:paraId="4606ED9F" w14:textId="57418E02" w:rsidR="000D19F1" w:rsidRPr="009B776E" w:rsidRDefault="000D19F1" w:rsidP="000D19F1">
            <w:pPr>
              <w:pStyle w:val="GOSTTablenorm"/>
              <w:rPr>
                <w:szCs w:val="22"/>
              </w:rPr>
            </w:pPr>
            <w:ins w:id="2117" w:author="Куклина Ю.В." w:date="2024-04-04T13:15:00Z">
              <w:r w:rsidRPr="009B776E">
                <w:t>ОКС укрупненный передающий</w:t>
              </w:r>
            </w:ins>
          </w:p>
        </w:tc>
        <w:tc>
          <w:tcPr>
            <w:tcW w:w="750" w:type="pct"/>
          </w:tcPr>
          <w:p w14:paraId="12D6BE10" w14:textId="00594C4F" w:rsidR="000D19F1" w:rsidRPr="009B776E" w:rsidRDefault="000D19F1" w:rsidP="008242B4">
            <w:pPr>
              <w:pStyle w:val="GOSTTablenorm"/>
              <w:rPr>
                <w:b/>
                <w:szCs w:val="22"/>
                <w:lang w:val="en-US"/>
              </w:rPr>
            </w:pPr>
            <w:ins w:id="2118" w:author="Куклина Ю.В." w:date="2024-04-04T13:15:00Z">
              <w:r w:rsidRPr="009B776E">
                <w:rPr>
                  <w:b/>
                  <w:szCs w:val="22"/>
                  <w:lang w:val="en-US"/>
                </w:rPr>
                <w:t>R_728_G_S1_D:</w:t>
              </w:r>
              <w:r w:rsidRPr="009B776E">
                <w:rPr>
                  <w:szCs w:val="22"/>
                  <w:lang w:val="en-US"/>
                </w:rPr>
                <w:t>G_S1_D_C3</w:t>
              </w:r>
            </w:ins>
            <w:ins w:id="2119" w:author="Куклина Ю.В." w:date="2024-04-04T14:49:00Z">
              <w:r w:rsidR="002536A7" w:rsidRPr="009B776E">
                <w:rPr>
                  <w:szCs w:val="22"/>
                  <w:lang w:val="en-US"/>
                </w:rPr>
                <w:t>_TECHOKS</w:t>
              </w:r>
            </w:ins>
            <w:ins w:id="2120" w:author="Сатлер Марина Викторовна" w:date="2024-04-11T09:47:00Z">
              <w:r w:rsidR="008242B4" w:rsidRPr="009B776E">
                <w:rPr>
                  <w:szCs w:val="22"/>
                  <w:lang w:val="en-US"/>
                </w:rPr>
                <w:t>_</w:t>
              </w:r>
            </w:ins>
            <w:ins w:id="2121" w:author="Куклина Ю.В." w:date="2024-04-04T14:49:00Z">
              <w:r w:rsidR="002536A7" w:rsidRPr="009B776E">
                <w:rPr>
                  <w:szCs w:val="22"/>
                  <w:lang w:val="en-US"/>
                </w:rPr>
                <w:t>1</w:t>
              </w:r>
            </w:ins>
            <w:commentRangeStart w:id="2122"/>
            <w:commentRangeEnd w:id="2122"/>
            <w:r w:rsidR="00E74A4C" w:rsidRPr="009B776E">
              <w:rPr>
                <w:rStyle w:val="afff4"/>
                <w:b/>
                <w:sz w:val="22"/>
                <w:szCs w:val="22"/>
                <w:lang w:val="en-US"/>
              </w:rPr>
              <w:commentReference w:id="2122"/>
            </w:r>
          </w:p>
        </w:tc>
        <w:tc>
          <w:tcPr>
            <w:tcW w:w="500" w:type="pct"/>
          </w:tcPr>
          <w:p w14:paraId="5346225C" w14:textId="3EE420F1" w:rsidR="000D19F1" w:rsidRPr="009B776E" w:rsidRDefault="000D19F1" w:rsidP="000D19F1">
            <w:pPr>
              <w:pStyle w:val="GOSTTablenorm"/>
              <w:rPr>
                <w:szCs w:val="22"/>
              </w:rPr>
            </w:pPr>
            <w:ins w:id="2123" w:author="Куклина Ю.В." w:date="2024-04-04T13:15:00Z">
              <w:r w:rsidRPr="009B776E">
                <w:rPr>
                  <w:szCs w:val="22"/>
                </w:rPr>
                <w:t>Строка</w:t>
              </w:r>
            </w:ins>
          </w:p>
        </w:tc>
        <w:tc>
          <w:tcPr>
            <w:tcW w:w="300" w:type="pct"/>
          </w:tcPr>
          <w:p w14:paraId="44A10641" w14:textId="50D085EE" w:rsidR="000D19F1" w:rsidRPr="009B776E" w:rsidRDefault="000D19F1" w:rsidP="000D19F1">
            <w:pPr>
              <w:pStyle w:val="GOSTTablenorm"/>
              <w:rPr>
                <w:szCs w:val="22"/>
              </w:rPr>
            </w:pPr>
            <w:ins w:id="2124" w:author="Куклина Ю.В." w:date="2024-04-04T13:15:00Z">
              <w:r w:rsidRPr="009B776E">
                <w:rPr>
                  <w:szCs w:val="22"/>
                </w:rPr>
                <w:t>Нет</w:t>
              </w:r>
            </w:ins>
          </w:p>
        </w:tc>
        <w:tc>
          <w:tcPr>
            <w:tcW w:w="315" w:type="pct"/>
          </w:tcPr>
          <w:p w14:paraId="7079B57D" w14:textId="6AAEE721" w:rsidR="000D19F1" w:rsidRPr="009B776E" w:rsidRDefault="000D19F1" w:rsidP="000D19F1">
            <w:pPr>
              <w:pStyle w:val="GOSTTablenorm"/>
              <w:rPr>
                <w:szCs w:val="22"/>
                <w:lang w:val="en-US"/>
              </w:rPr>
            </w:pPr>
            <w:ins w:id="2125" w:author="Куклина Ю.В." w:date="2024-04-04T13:15:00Z">
              <w:r w:rsidRPr="009B776E">
                <w:rPr>
                  <w:szCs w:val="22"/>
                </w:rPr>
                <w:t>=18</w:t>
              </w:r>
            </w:ins>
          </w:p>
        </w:tc>
        <w:tc>
          <w:tcPr>
            <w:tcW w:w="2035" w:type="pct"/>
          </w:tcPr>
          <w:p w14:paraId="0834805D" w14:textId="52E5DDDD" w:rsidR="000D19F1" w:rsidRPr="009B776E" w:rsidRDefault="000D19F1" w:rsidP="0006245B">
            <w:pPr>
              <w:pStyle w:val="GOSTTablenorm"/>
            </w:pPr>
            <w:ins w:id="2126" w:author="Куклина Ю.В." w:date="2024-04-04T13:15:00Z">
              <w:r w:rsidRPr="009B776E">
                <w:t>Указывается код ОКС укрупненный для отражения операции на ЛС передающем (при наличии)</w:t>
              </w:r>
            </w:ins>
          </w:p>
        </w:tc>
      </w:tr>
      <w:tr w:rsidR="000D19F1" w:rsidRPr="009B776E" w14:paraId="56F7985F" w14:textId="77777777" w:rsidTr="004212C7">
        <w:tc>
          <w:tcPr>
            <w:tcW w:w="1100" w:type="pct"/>
          </w:tcPr>
          <w:p w14:paraId="55174210" w14:textId="577D514F" w:rsidR="000D19F1" w:rsidRPr="009B776E" w:rsidRDefault="000D19F1" w:rsidP="000D19F1">
            <w:pPr>
              <w:pStyle w:val="GOSTTablenorm"/>
              <w:rPr>
                <w:szCs w:val="22"/>
              </w:rPr>
            </w:pPr>
            <w:ins w:id="2127" w:author="Куклина Ю.В." w:date="2024-04-04T13:15:00Z">
              <w:r w:rsidRPr="009B776E">
                <w:t>ОКС укрупненный принимающий</w:t>
              </w:r>
            </w:ins>
          </w:p>
        </w:tc>
        <w:tc>
          <w:tcPr>
            <w:tcW w:w="750" w:type="pct"/>
          </w:tcPr>
          <w:p w14:paraId="784E3DEB" w14:textId="01FD078D" w:rsidR="000D19F1" w:rsidRPr="009B776E" w:rsidRDefault="000D19F1" w:rsidP="0006245B">
            <w:pPr>
              <w:pStyle w:val="GOSTTablenorm"/>
              <w:rPr>
                <w:lang w:val="en-US"/>
              </w:rPr>
            </w:pPr>
            <w:ins w:id="2128" w:author="Куклина Ю.В." w:date="2024-04-04T13:15:00Z">
              <w:r w:rsidRPr="009B776E">
                <w:rPr>
                  <w:b/>
                  <w:lang w:val="en-US"/>
                </w:rPr>
                <w:t>R_728_G_S1_D:</w:t>
              </w:r>
              <w:r w:rsidR="002536A7" w:rsidRPr="009B776E">
                <w:rPr>
                  <w:lang w:val="en-US"/>
                </w:rPr>
                <w:t>G_S1_D_C3</w:t>
              </w:r>
            </w:ins>
            <w:ins w:id="2129" w:author="Куклина Ю.В." w:date="2024-04-04T14:50:00Z">
              <w:r w:rsidR="002536A7" w:rsidRPr="009B776E">
                <w:rPr>
                  <w:lang w:val="en-US"/>
                </w:rPr>
                <w:t>_TECHOKS_2</w:t>
              </w:r>
            </w:ins>
            <w:commentRangeStart w:id="2130"/>
            <w:commentRangeEnd w:id="2130"/>
            <w:r w:rsidR="00E74A4C" w:rsidRPr="009B776E">
              <w:rPr>
                <w:rStyle w:val="afff4"/>
                <w:sz w:val="22"/>
                <w:szCs w:val="20"/>
                <w:lang w:val="en-US"/>
              </w:rPr>
              <w:commentReference w:id="2130"/>
            </w:r>
          </w:p>
        </w:tc>
        <w:tc>
          <w:tcPr>
            <w:tcW w:w="500" w:type="pct"/>
          </w:tcPr>
          <w:p w14:paraId="6CAA65F7" w14:textId="428AA762" w:rsidR="000D19F1" w:rsidRPr="009B776E" w:rsidRDefault="000D19F1" w:rsidP="000D19F1">
            <w:pPr>
              <w:pStyle w:val="GOSTTablenorm"/>
              <w:rPr>
                <w:szCs w:val="22"/>
              </w:rPr>
            </w:pPr>
            <w:ins w:id="2131" w:author="Куклина Ю.В." w:date="2024-04-04T13:15:00Z">
              <w:r w:rsidRPr="009B776E">
                <w:rPr>
                  <w:szCs w:val="22"/>
                </w:rPr>
                <w:t>Строка</w:t>
              </w:r>
            </w:ins>
          </w:p>
        </w:tc>
        <w:tc>
          <w:tcPr>
            <w:tcW w:w="300" w:type="pct"/>
          </w:tcPr>
          <w:p w14:paraId="6016AFD6" w14:textId="5C442D19" w:rsidR="000D19F1" w:rsidRPr="009B776E" w:rsidRDefault="000D19F1" w:rsidP="000D19F1">
            <w:pPr>
              <w:pStyle w:val="GOSTTablenorm"/>
              <w:rPr>
                <w:szCs w:val="22"/>
              </w:rPr>
            </w:pPr>
            <w:ins w:id="2132" w:author="Куклина Ю.В." w:date="2024-04-04T13:15:00Z">
              <w:r w:rsidRPr="009B776E">
                <w:rPr>
                  <w:szCs w:val="22"/>
                </w:rPr>
                <w:t>Нет</w:t>
              </w:r>
            </w:ins>
          </w:p>
        </w:tc>
        <w:tc>
          <w:tcPr>
            <w:tcW w:w="315" w:type="pct"/>
          </w:tcPr>
          <w:p w14:paraId="61648F5D" w14:textId="3E82F166" w:rsidR="000D19F1" w:rsidRPr="009B776E" w:rsidRDefault="000D19F1" w:rsidP="000D19F1">
            <w:pPr>
              <w:pStyle w:val="GOSTTablenorm"/>
              <w:rPr>
                <w:szCs w:val="22"/>
                <w:lang w:val="en-US"/>
              </w:rPr>
            </w:pPr>
            <w:ins w:id="2133" w:author="Куклина Ю.В." w:date="2024-04-04T13:15:00Z">
              <w:r w:rsidRPr="009B776E">
                <w:rPr>
                  <w:szCs w:val="22"/>
                </w:rPr>
                <w:t>=18</w:t>
              </w:r>
            </w:ins>
          </w:p>
        </w:tc>
        <w:tc>
          <w:tcPr>
            <w:tcW w:w="2035" w:type="pct"/>
          </w:tcPr>
          <w:p w14:paraId="69DCCED4" w14:textId="40739D50" w:rsidR="000D19F1" w:rsidRPr="009B776E" w:rsidRDefault="000D19F1" w:rsidP="0006245B">
            <w:pPr>
              <w:pStyle w:val="GOSTTablenorm"/>
            </w:pPr>
            <w:ins w:id="2134" w:author="Куклина Ю.В." w:date="2024-04-04T13:15:00Z">
              <w:r w:rsidRPr="009B776E">
                <w:t>Указывается код ОКС укрупненный для отражения операции на ЛС принимающем (при наличии)</w:t>
              </w:r>
            </w:ins>
          </w:p>
        </w:tc>
      </w:tr>
      <w:tr w:rsidR="000D19F1" w:rsidRPr="009B776E" w14:paraId="7ABFF049" w14:textId="77777777" w:rsidTr="004212C7">
        <w:tc>
          <w:tcPr>
            <w:tcW w:w="1100" w:type="pct"/>
          </w:tcPr>
          <w:p w14:paraId="34B2C88B" w14:textId="50490499" w:rsidR="000D19F1" w:rsidRPr="009B776E" w:rsidRDefault="000D19F1" w:rsidP="000D19F1">
            <w:pPr>
              <w:pStyle w:val="GOSTTablenorm"/>
              <w:rPr>
                <w:szCs w:val="22"/>
              </w:rPr>
            </w:pPr>
            <w:ins w:id="2135" w:author="Куклина Ю.В." w:date="2024-04-01T11:04:00Z">
              <w:r w:rsidRPr="009B776E">
                <w:rPr>
                  <w:szCs w:val="22"/>
                </w:rPr>
                <w:t>Код цели (аналитический код)</w:t>
              </w:r>
            </w:ins>
          </w:p>
        </w:tc>
        <w:tc>
          <w:tcPr>
            <w:tcW w:w="750" w:type="pct"/>
          </w:tcPr>
          <w:p w14:paraId="49C45A9B" w14:textId="1C423188" w:rsidR="000D19F1" w:rsidRPr="009B776E" w:rsidRDefault="000D19F1" w:rsidP="000D19F1">
            <w:pPr>
              <w:pStyle w:val="GOSTTablenorm"/>
              <w:rPr>
                <w:szCs w:val="22"/>
              </w:rPr>
            </w:pPr>
            <w:ins w:id="2136" w:author="Куклина Ю.В." w:date="2024-04-01T11:04:00Z">
              <w:r w:rsidRPr="009B776E">
                <w:rPr>
                  <w:b/>
                  <w:szCs w:val="22"/>
                </w:rPr>
                <w:t>R_728_G_S1_D:</w:t>
              </w:r>
              <w:r w:rsidRPr="009B776E">
                <w:rPr>
                  <w:szCs w:val="22"/>
                </w:rPr>
                <w:t>G_S1_D_C4</w:t>
              </w:r>
            </w:ins>
          </w:p>
        </w:tc>
        <w:tc>
          <w:tcPr>
            <w:tcW w:w="500" w:type="pct"/>
          </w:tcPr>
          <w:p w14:paraId="0CD4CB8C" w14:textId="327300FA" w:rsidR="000D19F1" w:rsidRPr="009B776E" w:rsidRDefault="000D19F1" w:rsidP="000D19F1">
            <w:pPr>
              <w:pStyle w:val="GOSTTablenorm"/>
            </w:pPr>
            <w:ins w:id="2137" w:author="Куклина Ю.В." w:date="2024-04-01T11:04:00Z">
              <w:r w:rsidRPr="009B776E">
                <w:rPr>
                  <w:szCs w:val="22"/>
                </w:rPr>
                <w:t>Строка</w:t>
              </w:r>
            </w:ins>
          </w:p>
        </w:tc>
        <w:tc>
          <w:tcPr>
            <w:tcW w:w="300" w:type="pct"/>
          </w:tcPr>
          <w:p w14:paraId="5A91682A" w14:textId="00F9571B" w:rsidR="000D19F1" w:rsidRPr="009B776E" w:rsidRDefault="000D19F1" w:rsidP="000D19F1">
            <w:pPr>
              <w:pStyle w:val="GOSTTablenorm"/>
            </w:pPr>
            <w:ins w:id="2138" w:author="Куклина Ю.В." w:date="2024-04-01T11:04:00Z">
              <w:r w:rsidRPr="009B776E">
                <w:rPr>
                  <w:szCs w:val="22"/>
                </w:rPr>
                <w:t>Нет</w:t>
              </w:r>
            </w:ins>
          </w:p>
        </w:tc>
        <w:tc>
          <w:tcPr>
            <w:tcW w:w="315" w:type="pct"/>
          </w:tcPr>
          <w:p w14:paraId="1755F6D7" w14:textId="788F69F1" w:rsidR="000D19F1" w:rsidRPr="009B776E" w:rsidRDefault="000D19F1" w:rsidP="000D19F1">
            <w:pPr>
              <w:pStyle w:val="GOSTTablenorm"/>
            </w:pPr>
            <w:ins w:id="2139" w:author="Куклина Ю.В." w:date="2024-04-01T11:04:00Z">
              <w:r w:rsidRPr="009B776E">
                <w:rPr>
                  <w:szCs w:val="22"/>
                  <w:lang w:val="en-US"/>
                </w:rPr>
                <w:t>&lt;=25</w:t>
              </w:r>
            </w:ins>
          </w:p>
        </w:tc>
        <w:tc>
          <w:tcPr>
            <w:tcW w:w="2035" w:type="pct"/>
          </w:tcPr>
          <w:p w14:paraId="57EB58F1" w14:textId="30E0392A" w:rsidR="000D19F1" w:rsidRPr="009B776E" w:rsidRDefault="000D19F1" w:rsidP="0006245B">
            <w:pPr>
              <w:pStyle w:val="GOSTTablenorm"/>
            </w:pPr>
            <w:ins w:id="2140" w:author="Куклина Ю.В." w:date="2024-04-01T11:04:00Z">
              <w:r w:rsidRPr="009B776E">
                <w:t>Указывается код цели (аналитический код) для отражения операции на ЛС передающем и ЛС принимающем (при наличии)</w:t>
              </w:r>
            </w:ins>
          </w:p>
        </w:tc>
      </w:tr>
      <w:tr w:rsidR="005B076E" w:rsidRPr="009B776E" w14:paraId="7EAA227B" w14:textId="77777777" w:rsidTr="004212C7">
        <w:tc>
          <w:tcPr>
            <w:tcW w:w="1100" w:type="pct"/>
          </w:tcPr>
          <w:p w14:paraId="6B9CB7EB" w14:textId="40F78D15" w:rsidR="005B076E" w:rsidRPr="009B776E" w:rsidRDefault="005B076E" w:rsidP="005B076E">
            <w:pPr>
              <w:pStyle w:val="GOSTTablenorm"/>
              <w:rPr>
                <w:szCs w:val="22"/>
              </w:rPr>
            </w:pPr>
            <w:ins w:id="2141" w:author="Сказецкая Наталья Камилевна" w:date="2024-04-08T20:55:00Z">
              <w:r w:rsidRPr="009B776E">
                <w:rPr>
                  <w:szCs w:val="22"/>
                </w:rPr>
                <w:lastRenderedPageBreak/>
                <w:t>Номер КОО (технический</w:t>
              </w:r>
              <w:commentRangeStart w:id="2142"/>
              <w:r w:rsidRPr="009B776E">
                <w:rPr>
                  <w:szCs w:val="22"/>
                </w:rPr>
                <w:t>)</w:t>
              </w:r>
            </w:ins>
            <w:commentRangeEnd w:id="2142"/>
            <w:ins w:id="2143" w:author="Сказецкая Наталья Камилевна" w:date="2024-04-08T20:57:00Z">
              <w:r w:rsidRPr="009B776E">
                <w:rPr>
                  <w:rStyle w:val="afff4"/>
                  <w:sz w:val="22"/>
                  <w:szCs w:val="22"/>
                </w:rPr>
                <w:commentReference w:id="2142"/>
              </w:r>
            </w:ins>
          </w:p>
        </w:tc>
        <w:tc>
          <w:tcPr>
            <w:tcW w:w="750" w:type="pct"/>
          </w:tcPr>
          <w:p w14:paraId="7648B292" w14:textId="7CD1341C" w:rsidR="005B076E" w:rsidRPr="009B776E" w:rsidRDefault="005B076E" w:rsidP="005B076E">
            <w:pPr>
              <w:pStyle w:val="GOSTTablenorm"/>
              <w:rPr>
                <w:b/>
                <w:szCs w:val="22"/>
                <w:lang w:val="en-US"/>
              </w:rPr>
            </w:pPr>
            <w:ins w:id="2144" w:author="Сказецкая Наталья Камилевна" w:date="2024-04-08T21:15:00Z">
              <w:r w:rsidRPr="009B776E">
                <w:rPr>
                  <w:b/>
                  <w:szCs w:val="22"/>
                  <w:lang w:val="en-US"/>
                </w:rPr>
                <w:t>R_728_G_S1_D:</w:t>
              </w:r>
            </w:ins>
            <w:ins w:id="2145" w:author="Куклина Ю.В." w:date="2024-04-01T11:04:00Z">
              <w:r w:rsidRPr="009B776E">
                <w:rPr>
                  <w:szCs w:val="22"/>
                  <w:lang w:val="en-US"/>
                </w:rPr>
                <w:t>G_S1_D_KOO</w:t>
              </w:r>
            </w:ins>
          </w:p>
        </w:tc>
        <w:tc>
          <w:tcPr>
            <w:tcW w:w="500" w:type="pct"/>
          </w:tcPr>
          <w:p w14:paraId="5DF78326" w14:textId="333A0225" w:rsidR="005B076E" w:rsidRPr="009B776E" w:rsidRDefault="005B076E" w:rsidP="005B076E">
            <w:pPr>
              <w:pStyle w:val="GOSTTablenorm"/>
              <w:rPr>
                <w:szCs w:val="22"/>
              </w:rPr>
            </w:pPr>
            <w:ins w:id="2146" w:author="Сказецкая Наталья Камилевна" w:date="2024-04-08T20:56:00Z">
              <w:r w:rsidRPr="009B776E">
                <w:t>Строка</w:t>
              </w:r>
            </w:ins>
          </w:p>
        </w:tc>
        <w:tc>
          <w:tcPr>
            <w:tcW w:w="300" w:type="pct"/>
          </w:tcPr>
          <w:p w14:paraId="7B6F293C" w14:textId="53711A42" w:rsidR="005B076E" w:rsidRPr="009B776E" w:rsidRDefault="005B076E" w:rsidP="005B076E">
            <w:pPr>
              <w:pStyle w:val="GOSTTablenorm"/>
              <w:rPr>
                <w:szCs w:val="22"/>
              </w:rPr>
            </w:pPr>
            <w:ins w:id="2147" w:author="Сказецкая Наталья Камилевна" w:date="2024-04-08T20:57:00Z">
              <w:r w:rsidRPr="009B776E">
                <w:rPr>
                  <w:szCs w:val="22"/>
                </w:rPr>
                <w:t>Нет</w:t>
              </w:r>
            </w:ins>
          </w:p>
        </w:tc>
        <w:tc>
          <w:tcPr>
            <w:tcW w:w="315" w:type="pct"/>
          </w:tcPr>
          <w:p w14:paraId="728DDA3B" w14:textId="3509477E" w:rsidR="005B076E" w:rsidRPr="009B776E" w:rsidRDefault="005B076E" w:rsidP="005B076E">
            <w:pPr>
              <w:pStyle w:val="GOSTTablenorm"/>
              <w:rPr>
                <w:szCs w:val="22"/>
              </w:rPr>
            </w:pPr>
            <w:ins w:id="2148" w:author="Сказецкая Наталья Камилевна" w:date="2024-04-08T20:56:00Z">
              <w:r w:rsidRPr="009B776E">
                <w:t>&lt;=25</w:t>
              </w:r>
            </w:ins>
          </w:p>
        </w:tc>
        <w:tc>
          <w:tcPr>
            <w:tcW w:w="2035" w:type="pct"/>
          </w:tcPr>
          <w:p w14:paraId="46F9F7F4" w14:textId="40088DBB" w:rsidR="005B076E" w:rsidRPr="009B776E" w:rsidRDefault="005B076E" w:rsidP="0006245B">
            <w:pPr>
              <w:pStyle w:val="GOSTTablenorm"/>
            </w:pPr>
            <w:ins w:id="2149" w:author="Сказецкая Наталья Камилевна" w:date="2024-04-08T20:56:00Z">
              <w:r w:rsidRPr="009B776E">
                <w:t>Указывается технический номер КОО</w:t>
              </w:r>
            </w:ins>
          </w:p>
        </w:tc>
      </w:tr>
      <w:tr w:rsidR="005B076E" w:rsidRPr="009B776E" w14:paraId="33A1B9D0" w14:textId="77777777" w:rsidTr="004212C7">
        <w:tc>
          <w:tcPr>
            <w:tcW w:w="1100" w:type="pct"/>
          </w:tcPr>
          <w:p w14:paraId="62D8879E" w14:textId="2F0E3869" w:rsidR="005B076E" w:rsidRPr="009B776E" w:rsidRDefault="005B076E" w:rsidP="005B076E">
            <w:pPr>
              <w:pStyle w:val="GOSTTablenorm"/>
              <w:rPr>
                <w:szCs w:val="22"/>
              </w:rPr>
            </w:pPr>
            <w:ins w:id="2150" w:author="Куклина Ю.В." w:date="2024-04-01T11:05:00Z">
              <w:r w:rsidRPr="009B776E">
                <w:rPr>
                  <w:szCs w:val="22"/>
                </w:rPr>
                <w:t>Сумма остатка на начало года</w:t>
              </w:r>
            </w:ins>
          </w:p>
        </w:tc>
        <w:tc>
          <w:tcPr>
            <w:tcW w:w="750" w:type="pct"/>
          </w:tcPr>
          <w:p w14:paraId="27D7A918" w14:textId="3BD10150" w:rsidR="005B076E" w:rsidRPr="009B776E" w:rsidRDefault="005B076E" w:rsidP="005B076E">
            <w:pPr>
              <w:pStyle w:val="GOSTTablenorm"/>
              <w:rPr>
                <w:b/>
                <w:szCs w:val="22"/>
              </w:rPr>
            </w:pPr>
            <w:ins w:id="2151" w:author="Куклина Ю.В." w:date="2024-04-01T11:05:00Z">
              <w:r w:rsidRPr="009B776E">
                <w:rPr>
                  <w:b/>
                  <w:szCs w:val="22"/>
                </w:rPr>
                <w:t>R_728_G_S1_D:</w:t>
              </w:r>
              <w:r w:rsidRPr="009B776E">
                <w:rPr>
                  <w:szCs w:val="22"/>
                </w:rPr>
                <w:t>G_S1_D_C6</w:t>
              </w:r>
            </w:ins>
          </w:p>
        </w:tc>
        <w:tc>
          <w:tcPr>
            <w:tcW w:w="500" w:type="pct"/>
          </w:tcPr>
          <w:p w14:paraId="177EB864" w14:textId="5C2C1F12" w:rsidR="005B076E" w:rsidRPr="009B776E" w:rsidRDefault="005B076E" w:rsidP="005B076E">
            <w:pPr>
              <w:pStyle w:val="GOSTTablenorm"/>
              <w:rPr>
                <w:szCs w:val="22"/>
              </w:rPr>
            </w:pPr>
            <w:ins w:id="2152" w:author="Куклина Ю.В." w:date="2024-04-01T11:05:00Z">
              <w:r w:rsidRPr="009B776E">
                <w:rPr>
                  <w:szCs w:val="22"/>
                </w:rPr>
                <w:t>Сумма</w:t>
              </w:r>
            </w:ins>
          </w:p>
        </w:tc>
        <w:tc>
          <w:tcPr>
            <w:tcW w:w="300" w:type="pct"/>
          </w:tcPr>
          <w:p w14:paraId="7374906B" w14:textId="23B0DA8B" w:rsidR="005B076E" w:rsidRPr="009B776E" w:rsidRDefault="005B076E" w:rsidP="005B076E">
            <w:pPr>
              <w:pStyle w:val="GOSTTablenorm"/>
              <w:rPr>
                <w:szCs w:val="22"/>
              </w:rPr>
            </w:pPr>
            <w:ins w:id="2153" w:author="Куклина Ю.В." w:date="2024-04-01T11:05:00Z">
              <w:r w:rsidRPr="009B776E">
                <w:rPr>
                  <w:szCs w:val="22"/>
                </w:rPr>
                <w:t>Да</w:t>
              </w:r>
            </w:ins>
          </w:p>
        </w:tc>
        <w:tc>
          <w:tcPr>
            <w:tcW w:w="315" w:type="pct"/>
          </w:tcPr>
          <w:p w14:paraId="59D54CA2" w14:textId="00C905F8" w:rsidR="005B076E" w:rsidRPr="009B776E" w:rsidRDefault="005B076E" w:rsidP="005B076E">
            <w:pPr>
              <w:pStyle w:val="GOSTTablenorm"/>
              <w:rPr>
                <w:szCs w:val="22"/>
              </w:rPr>
            </w:pPr>
          </w:p>
        </w:tc>
        <w:tc>
          <w:tcPr>
            <w:tcW w:w="2035" w:type="pct"/>
          </w:tcPr>
          <w:p w14:paraId="66E9D51D" w14:textId="2753884E" w:rsidR="005B076E" w:rsidRPr="009B776E" w:rsidRDefault="005B076E" w:rsidP="0006245B">
            <w:pPr>
              <w:pStyle w:val="GOSTTablenorm"/>
            </w:pPr>
            <w:ins w:id="2154" w:author="Куклина Ю.В." w:date="2024-04-01T11:05:00Z">
              <w:r w:rsidRPr="009B776E">
                <w:t>Сумма в валюте Российской Федерации (в рублях) с точностью 2 знака после запятой</w:t>
              </w:r>
            </w:ins>
          </w:p>
        </w:tc>
      </w:tr>
      <w:tr w:rsidR="005B076E" w:rsidRPr="009B776E" w14:paraId="4F23C391" w14:textId="77777777" w:rsidTr="004212C7">
        <w:tc>
          <w:tcPr>
            <w:tcW w:w="1100" w:type="pct"/>
          </w:tcPr>
          <w:p w14:paraId="0062E97A" w14:textId="034B1225" w:rsidR="005B076E" w:rsidRPr="009B776E" w:rsidRDefault="005B076E" w:rsidP="005B076E">
            <w:pPr>
              <w:pStyle w:val="GOSTTablenorm"/>
              <w:rPr>
                <w:szCs w:val="22"/>
              </w:rPr>
            </w:pPr>
            <w:ins w:id="2155" w:author="Куклина Ю.В." w:date="2024-04-01T11:05:00Z">
              <w:r w:rsidRPr="009B776E">
                <w:rPr>
                  <w:szCs w:val="22"/>
                </w:rPr>
                <w:t xml:space="preserve">Сумма поступлений, подлежащих отражению в </w:t>
              </w:r>
              <w:r w:rsidRPr="009B776E">
                <w:rPr>
                  <w:bCs/>
                  <w:szCs w:val="22"/>
                </w:rPr>
                <w:t>бух.</w:t>
              </w:r>
              <w:r w:rsidRPr="009B776E">
                <w:rPr>
                  <w:szCs w:val="22"/>
                </w:rPr>
                <w:t xml:space="preserve"> учете</w:t>
              </w:r>
            </w:ins>
          </w:p>
        </w:tc>
        <w:tc>
          <w:tcPr>
            <w:tcW w:w="750" w:type="pct"/>
          </w:tcPr>
          <w:p w14:paraId="6DA39029" w14:textId="7132051F" w:rsidR="005B076E" w:rsidRPr="009B776E" w:rsidRDefault="005B076E" w:rsidP="005B076E">
            <w:pPr>
              <w:pStyle w:val="GOSTTablenorm"/>
              <w:rPr>
                <w:b/>
                <w:szCs w:val="22"/>
              </w:rPr>
            </w:pPr>
            <w:ins w:id="2156" w:author="Куклина Ю.В." w:date="2024-04-01T11:05:00Z">
              <w:r w:rsidRPr="009B776E">
                <w:rPr>
                  <w:b/>
                  <w:szCs w:val="22"/>
                </w:rPr>
                <w:t>R_728_G_S1_D:</w:t>
              </w:r>
              <w:r w:rsidRPr="009B776E">
                <w:rPr>
                  <w:szCs w:val="22"/>
                </w:rPr>
                <w:t>G_S1_D_C7_</w:t>
              </w:r>
              <w:commentRangeStart w:id="2157"/>
              <w:r w:rsidRPr="009B776E">
                <w:rPr>
                  <w:szCs w:val="22"/>
                </w:rPr>
                <w:t>1</w:t>
              </w:r>
            </w:ins>
            <w:commentRangeEnd w:id="2157"/>
            <w:ins w:id="2158" w:author="Куклина Ю.В." w:date="2024-04-04T13:33:00Z">
              <w:r w:rsidRPr="009B776E">
                <w:rPr>
                  <w:rStyle w:val="afff4"/>
                  <w:b/>
                  <w:sz w:val="22"/>
                  <w:szCs w:val="22"/>
                </w:rPr>
                <w:commentReference w:id="2157"/>
              </w:r>
            </w:ins>
          </w:p>
        </w:tc>
        <w:tc>
          <w:tcPr>
            <w:tcW w:w="500" w:type="pct"/>
          </w:tcPr>
          <w:p w14:paraId="36DE607E" w14:textId="26FB7066" w:rsidR="005B076E" w:rsidRPr="009B776E" w:rsidRDefault="005B076E" w:rsidP="005B076E">
            <w:pPr>
              <w:pStyle w:val="GOSTTablenorm"/>
              <w:rPr>
                <w:szCs w:val="22"/>
              </w:rPr>
            </w:pPr>
            <w:ins w:id="2159" w:author="Куклина Ю.В." w:date="2024-04-01T11:05:00Z">
              <w:r w:rsidRPr="009B776E">
                <w:rPr>
                  <w:szCs w:val="22"/>
                </w:rPr>
                <w:t>Сумма</w:t>
              </w:r>
            </w:ins>
          </w:p>
        </w:tc>
        <w:tc>
          <w:tcPr>
            <w:tcW w:w="300" w:type="pct"/>
          </w:tcPr>
          <w:p w14:paraId="0C28A3B5" w14:textId="1713AF88" w:rsidR="005B076E" w:rsidRPr="009B776E" w:rsidRDefault="005B076E" w:rsidP="005B076E">
            <w:pPr>
              <w:pStyle w:val="GOSTTablenorm"/>
              <w:rPr>
                <w:szCs w:val="22"/>
              </w:rPr>
            </w:pPr>
            <w:ins w:id="2160" w:author="Куклина Ю.В." w:date="2024-04-01T11:05:00Z">
              <w:r w:rsidRPr="009B776E">
                <w:rPr>
                  <w:szCs w:val="22"/>
                </w:rPr>
                <w:t>Да</w:t>
              </w:r>
            </w:ins>
          </w:p>
        </w:tc>
        <w:tc>
          <w:tcPr>
            <w:tcW w:w="315" w:type="pct"/>
          </w:tcPr>
          <w:p w14:paraId="0E1D19BE" w14:textId="3AF6BD42" w:rsidR="005B076E" w:rsidRPr="009B776E" w:rsidRDefault="005B076E" w:rsidP="005B076E">
            <w:pPr>
              <w:pStyle w:val="GOSTTablenorm"/>
              <w:rPr>
                <w:szCs w:val="22"/>
                <w:lang w:val="en-US"/>
              </w:rPr>
            </w:pPr>
          </w:p>
        </w:tc>
        <w:tc>
          <w:tcPr>
            <w:tcW w:w="2035" w:type="pct"/>
          </w:tcPr>
          <w:p w14:paraId="0D715057" w14:textId="4AA0ED4E" w:rsidR="005B076E" w:rsidRPr="009B776E" w:rsidRDefault="005B076E" w:rsidP="0006245B">
            <w:pPr>
              <w:pStyle w:val="GOSTTablenorm"/>
            </w:pPr>
            <w:ins w:id="2161" w:author="Куклина Ю.В." w:date="2024-04-01T11:05:00Z">
              <w:r w:rsidRPr="009B776E">
                <w:t>Сумма в валюте Российской Федерации (в рублях) с точностью 2 знака после запятой</w:t>
              </w:r>
            </w:ins>
          </w:p>
        </w:tc>
      </w:tr>
      <w:tr w:rsidR="005B076E" w:rsidRPr="009B776E" w14:paraId="7C32137F" w14:textId="77777777" w:rsidTr="004212C7">
        <w:tc>
          <w:tcPr>
            <w:tcW w:w="1100" w:type="pct"/>
          </w:tcPr>
          <w:p w14:paraId="0829F67B" w14:textId="3A4C3990" w:rsidR="005B076E" w:rsidRPr="009B776E" w:rsidRDefault="005B076E" w:rsidP="005B076E">
            <w:pPr>
              <w:pStyle w:val="GOSTTablenorm"/>
              <w:rPr>
                <w:szCs w:val="22"/>
              </w:rPr>
            </w:pPr>
            <w:ins w:id="2162" w:author="Куклина Ю.В." w:date="2024-04-01T11:05:00Z">
              <w:r w:rsidRPr="009B776E">
                <w:t>Сумма поступлений, не подлежащих отражению в бух.учете</w:t>
              </w:r>
            </w:ins>
          </w:p>
        </w:tc>
        <w:tc>
          <w:tcPr>
            <w:tcW w:w="750" w:type="pct"/>
          </w:tcPr>
          <w:p w14:paraId="4CE18FBE" w14:textId="2955C1A7" w:rsidR="005B076E" w:rsidRPr="009B776E" w:rsidRDefault="005B076E" w:rsidP="005B076E">
            <w:pPr>
              <w:pStyle w:val="GOSTTablenorm"/>
              <w:rPr>
                <w:b/>
                <w:szCs w:val="22"/>
              </w:rPr>
            </w:pPr>
            <w:ins w:id="2163" w:author="Куклина Ю.В." w:date="2024-04-01T11:05:00Z">
              <w:r w:rsidRPr="009B776E">
                <w:rPr>
                  <w:b/>
                  <w:szCs w:val="22"/>
                </w:rPr>
                <w:t>R_728_G_S1_D:</w:t>
              </w:r>
              <w:r w:rsidRPr="009B776E">
                <w:rPr>
                  <w:szCs w:val="22"/>
                </w:rPr>
                <w:t>G_S1_D_C7_</w:t>
              </w:r>
              <w:commentRangeStart w:id="2164"/>
              <w:r w:rsidRPr="009B776E">
                <w:rPr>
                  <w:szCs w:val="22"/>
                </w:rPr>
                <w:t>2</w:t>
              </w:r>
            </w:ins>
            <w:commentRangeEnd w:id="2164"/>
            <w:r w:rsidRPr="009B776E">
              <w:rPr>
                <w:rStyle w:val="afff4"/>
                <w:b/>
                <w:sz w:val="22"/>
                <w:szCs w:val="22"/>
              </w:rPr>
              <w:commentReference w:id="2164"/>
            </w:r>
          </w:p>
        </w:tc>
        <w:tc>
          <w:tcPr>
            <w:tcW w:w="500" w:type="pct"/>
          </w:tcPr>
          <w:p w14:paraId="04545BAC" w14:textId="59F2E681" w:rsidR="005B076E" w:rsidRPr="009B776E" w:rsidRDefault="005B076E" w:rsidP="005B076E">
            <w:pPr>
              <w:pStyle w:val="GOSTTablenorm"/>
              <w:rPr>
                <w:szCs w:val="22"/>
              </w:rPr>
            </w:pPr>
            <w:ins w:id="2165" w:author="Куклина Ю.В." w:date="2024-04-01T11:05:00Z">
              <w:r w:rsidRPr="009B776E">
                <w:rPr>
                  <w:szCs w:val="22"/>
                </w:rPr>
                <w:t>Сумма</w:t>
              </w:r>
            </w:ins>
          </w:p>
        </w:tc>
        <w:tc>
          <w:tcPr>
            <w:tcW w:w="300" w:type="pct"/>
          </w:tcPr>
          <w:p w14:paraId="334D7B53" w14:textId="5681BD9A" w:rsidR="005B076E" w:rsidRPr="009B776E" w:rsidRDefault="005B076E" w:rsidP="005B076E">
            <w:pPr>
              <w:pStyle w:val="GOSTTablenorm"/>
              <w:rPr>
                <w:szCs w:val="22"/>
              </w:rPr>
            </w:pPr>
            <w:ins w:id="2166" w:author="Куклина Ю.В." w:date="2024-04-01T11:05:00Z">
              <w:r w:rsidRPr="009B776E">
                <w:rPr>
                  <w:szCs w:val="22"/>
                </w:rPr>
                <w:t>Да</w:t>
              </w:r>
            </w:ins>
          </w:p>
        </w:tc>
        <w:tc>
          <w:tcPr>
            <w:tcW w:w="315" w:type="pct"/>
          </w:tcPr>
          <w:p w14:paraId="3E80EE94" w14:textId="26C74F5E" w:rsidR="005B076E" w:rsidRPr="009B776E" w:rsidRDefault="005B076E" w:rsidP="005B076E">
            <w:pPr>
              <w:pStyle w:val="GOSTTablenorm"/>
              <w:rPr>
                <w:szCs w:val="22"/>
                <w:lang w:val="en-US"/>
              </w:rPr>
            </w:pPr>
          </w:p>
        </w:tc>
        <w:tc>
          <w:tcPr>
            <w:tcW w:w="2035" w:type="pct"/>
          </w:tcPr>
          <w:p w14:paraId="734D6BEB" w14:textId="1ABCA26E" w:rsidR="005B076E" w:rsidRPr="009B776E" w:rsidRDefault="005B076E" w:rsidP="0006245B">
            <w:pPr>
              <w:pStyle w:val="GOSTTablenorm"/>
            </w:pPr>
            <w:ins w:id="2167" w:author="Куклина Ю.В." w:date="2024-04-01T11:05:00Z">
              <w:r w:rsidRPr="009B776E">
                <w:t>Сумма в валюте Российской Федерации (в рублях) с точностью 2 знака после запятой</w:t>
              </w:r>
            </w:ins>
          </w:p>
        </w:tc>
      </w:tr>
      <w:tr w:rsidR="005B076E" w:rsidRPr="009B776E" w14:paraId="78EDCE4E" w14:textId="77777777" w:rsidTr="004212C7">
        <w:tc>
          <w:tcPr>
            <w:tcW w:w="1100" w:type="pct"/>
          </w:tcPr>
          <w:p w14:paraId="61C904A1" w14:textId="02124D8E" w:rsidR="005B076E" w:rsidRPr="009B776E" w:rsidRDefault="005B076E" w:rsidP="005B076E">
            <w:pPr>
              <w:pStyle w:val="GOSTTablenorm"/>
              <w:rPr>
                <w:szCs w:val="22"/>
              </w:rPr>
            </w:pPr>
            <w:ins w:id="2168" w:author="Куклина Ю.В." w:date="2024-04-01T11:05:00Z">
              <w:r w:rsidRPr="009B776E">
                <w:rPr>
                  <w:szCs w:val="22"/>
                </w:rPr>
                <w:t>Сумма возврата поступлений, подлежащих отражению в бух. учете (Оборот по Дт)</w:t>
              </w:r>
            </w:ins>
          </w:p>
        </w:tc>
        <w:tc>
          <w:tcPr>
            <w:tcW w:w="750" w:type="pct"/>
          </w:tcPr>
          <w:p w14:paraId="77C3785D" w14:textId="152EFA87" w:rsidR="005B076E" w:rsidRPr="009B776E" w:rsidRDefault="005B076E" w:rsidP="005B076E">
            <w:pPr>
              <w:pStyle w:val="GOSTTablenorm"/>
              <w:rPr>
                <w:b/>
                <w:szCs w:val="22"/>
                <w:lang w:val="en-US"/>
              </w:rPr>
            </w:pPr>
            <w:ins w:id="2169" w:author="Куклина Ю.В." w:date="2024-04-01T11:05:00Z">
              <w:r w:rsidRPr="009B776E">
                <w:rPr>
                  <w:b/>
                  <w:szCs w:val="22"/>
                  <w:lang w:val="en-US"/>
                </w:rPr>
                <w:t>R_728_G_S1_D:</w:t>
              </w:r>
              <w:r w:rsidRPr="009B776E">
                <w:rPr>
                  <w:szCs w:val="22"/>
                  <w:lang w:val="en-US"/>
                </w:rPr>
                <w:t>G_S1_D_C7_1_D</w:t>
              </w:r>
              <w:commentRangeStart w:id="2170"/>
              <w:r w:rsidRPr="009B776E">
                <w:rPr>
                  <w:szCs w:val="22"/>
                  <w:lang w:val="en-US"/>
                </w:rPr>
                <w:t>T</w:t>
              </w:r>
            </w:ins>
            <w:commentRangeEnd w:id="2170"/>
            <w:r w:rsidRPr="009B776E">
              <w:rPr>
                <w:rStyle w:val="afff4"/>
                <w:b/>
                <w:sz w:val="22"/>
                <w:szCs w:val="22"/>
                <w:lang w:val="en-US"/>
              </w:rPr>
              <w:commentReference w:id="2170"/>
            </w:r>
          </w:p>
        </w:tc>
        <w:tc>
          <w:tcPr>
            <w:tcW w:w="500" w:type="pct"/>
          </w:tcPr>
          <w:p w14:paraId="20ED8CDC" w14:textId="464DCEAE" w:rsidR="005B076E" w:rsidRPr="009B776E" w:rsidRDefault="005B076E" w:rsidP="005B076E">
            <w:pPr>
              <w:pStyle w:val="GOSTTablenorm"/>
              <w:rPr>
                <w:szCs w:val="22"/>
              </w:rPr>
            </w:pPr>
            <w:ins w:id="2171" w:author="Куклина Ю.В." w:date="2024-04-01T11:05:00Z">
              <w:r w:rsidRPr="009B776E">
                <w:rPr>
                  <w:szCs w:val="22"/>
                </w:rPr>
                <w:t>Сумма</w:t>
              </w:r>
            </w:ins>
          </w:p>
        </w:tc>
        <w:tc>
          <w:tcPr>
            <w:tcW w:w="300" w:type="pct"/>
          </w:tcPr>
          <w:p w14:paraId="54419E2D" w14:textId="31FEC78C" w:rsidR="005B076E" w:rsidRPr="009B776E" w:rsidRDefault="005B076E" w:rsidP="005B076E">
            <w:pPr>
              <w:pStyle w:val="GOSTTablenorm"/>
              <w:rPr>
                <w:szCs w:val="22"/>
              </w:rPr>
            </w:pPr>
            <w:ins w:id="2172" w:author="Куклина Ю.В." w:date="2024-04-01T11:05:00Z">
              <w:r w:rsidRPr="009B776E">
                <w:rPr>
                  <w:szCs w:val="22"/>
                </w:rPr>
                <w:t>Да</w:t>
              </w:r>
            </w:ins>
          </w:p>
        </w:tc>
        <w:tc>
          <w:tcPr>
            <w:tcW w:w="315" w:type="pct"/>
          </w:tcPr>
          <w:p w14:paraId="745DFE69" w14:textId="473C858A" w:rsidR="005B076E" w:rsidRPr="009B776E" w:rsidRDefault="005B076E" w:rsidP="005B076E">
            <w:pPr>
              <w:pStyle w:val="GOSTTablenorm"/>
              <w:rPr>
                <w:szCs w:val="22"/>
                <w:lang w:val="en-US"/>
              </w:rPr>
            </w:pPr>
          </w:p>
        </w:tc>
        <w:tc>
          <w:tcPr>
            <w:tcW w:w="2035" w:type="pct"/>
          </w:tcPr>
          <w:p w14:paraId="54F5E8B8" w14:textId="51B00850" w:rsidR="005B076E" w:rsidRPr="009B776E" w:rsidRDefault="005B076E" w:rsidP="0006245B">
            <w:pPr>
              <w:pStyle w:val="GOSTTablenorm"/>
            </w:pPr>
            <w:ins w:id="2173" w:author="Куклина Ю.В." w:date="2024-04-01T11:05:00Z">
              <w:r w:rsidRPr="009B776E">
                <w:t>Сумма в валюте Российской Федерации (в рублях) с точностью 2 знака после запятой</w:t>
              </w:r>
            </w:ins>
          </w:p>
        </w:tc>
      </w:tr>
      <w:tr w:rsidR="005B076E" w:rsidRPr="009B776E" w14:paraId="51EDF116" w14:textId="77777777" w:rsidTr="004212C7">
        <w:tc>
          <w:tcPr>
            <w:tcW w:w="1100" w:type="pct"/>
          </w:tcPr>
          <w:p w14:paraId="565FA787" w14:textId="7E22FF04" w:rsidR="005B076E" w:rsidRPr="009B776E" w:rsidRDefault="005B076E" w:rsidP="005B076E">
            <w:pPr>
              <w:pStyle w:val="GOSTTablenorm"/>
              <w:rPr>
                <w:szCs w:val="22"/>
              </w:rPr>
            </w:pPr>
            <w:ins w:id="2174" w:author="Куклина Ю.В." w:date="2024-04-01T11:05:00Z">
              <w:r w:rsidRPr="009B776E">
                <w:rPr>
                  <w:szCs w:val="22"/>
                </w:rPr>
                <w:t>Сумма возврата поступлений, не подлежащих отражению в бух. учете (Оборот по Дт)</w:t>
              </w:r>
            </w:ins>
          </w:p>
        </w:tc>
        <w:tc>
          <w:tcPr>
            <w:tcW w:w="750" w:type="pct"/>
          </w:tcPr>
          <w:p w14:paraId="2EAAC401" w14:textId="1541C281" w:rsidR="005B076E" w:rsidRPr="009B776E" w:rsidRDefault="005B076E" w:rsidP="005B076E">
            <w:pPr>
              <w:pStyle w:val="GOSTTablenorm"/>
              <w:rPr>
                <w:b/>
                <w:szCs w:val="22"/>
                <w:lang w:val="en-US"/>
              </w:rPr>
            </w:pPr>
            <w:ins w:id="2175" w:author="Куклина Ю.В." w:date="2024-04-01T11:05:00Z">
              <w:r w:rsidRPr="009B776E">
                <w:rPr>
                  <w:b/>
                  <w:szCs w:val="22"/>
                  <w:lang w:val="en-US"/>
                </w:rPr>
                <w:t>R_728_G_S1_D:</w:t>
              </w:r>
              <w:r w:rsidRPr="009B776E">
                <w:rPr>
                  <w:szCs w:val="22"/>
                  <w:lang w:val="en-US"/>
                </w:rPr>
                <w:t>G_S1_D_C7_2_D</w:t>
              </w:r>
              <w:commentRangeStart w:id="2176"/>
              <w:r w:rsidRPr="009B776E">
                <w:rPr>
                  <w:szCs w:val="22"/>
                  <w:lang w:val="en-US"/>
                </w:rPr>
                <w:t>T</w:t>
              </w:r>
            </w:ins>
            <w:commentRangeEnd w:id="2176"/>
            <w:r w:rsidRPr="009B776E">
              <w:rPr>
                <w:rStyle w:val="afff4"/>
                <w:b/>
                <w:sz w:val="22"/>
                <w:szCs w:val="22"/>
                <w:lang w:val="en-US"/>
              </w:rPr>
              <w:commentReference w:id="2176"/>
            </w:r>
          </w:p>
        </w:tc>
        <w:tc>
          <w:tcPr>
            <w:tcW w:w="500" w:type="pct"/>
          </w:tcPr>
          <w:p w14:paraId="682E2BA9" w14:textId="16CF8DA8" w:rsidR="005B076E" w:rsidRPr="009B776E" w:rsidRDefault="005B076E" w:rsidP="005B076E">
            <w:pPr>
              <w:pStyle w:val="GOSTTablenorm"/>
              <w:rPr>
                <w:szCs w:val="22"/>
              </w:rPr>
            </w:pPr>
            <w:ins w:id="2177" w:author="Куклина Ю.В." w:date="2024-04-01T11:05:00Z">
              <w:r w:rsidRPr="009B776E">
                <w:rPr>
                  <w:szCs w:val="22"/>
                </w:rPr>
                <w:t>Сумма</w:t>
              </w:r>
            </w:ins>
          </w:p>
        </w:tc>
        <w:tc>
          <w:tcPr>
            <w:tcW w:w="300" w:type="pct"/>
          </w:tcPr>
          <w:p w14:paraId="4E4DCF4E" w14:textId="337A21C0" w:rsidR="005B076E" w:rsidRPr="009B776E" w:rsidRDefault="005B076E" w:rsidP="005B076E">
            <w:pPr>
              <w:pStyle w:val="GOSTTablenorm"/>
              <w:rPr>
                <w:szCs w:val="22"/>
              </w:rPr>
            </w:pPr>
            <w:ins w:id="2178" w:author="Куклина Ю.В." w:date="2024-04-01T11:05:00Z">
              <w:r w:rsidRPr="009B776E">
                <w:rPr>
                  <w:szCs w:val="22"/>
                </w:rPr>
                <w:t>Да</w:t>
              </w:r>
            </w:ins>
          </w:p>
        </w:tc>
        <w:tc>
          <w:tcPr>
            <w:tcW w:w="315" w:type="pct"/>
          </w:tcPr>
          <w:p w14:paraId="1A16C62B" w14:textId="77DBE867" w:rsidR="005B076E" w:rsidRPr="009B776E" w:rsidRDefault="005B076E" w:rsidP="005B076E">
            <w:pPr>
              <w:pStyle w:val="GOSTTablenorm"/>
              <w:rPr>
                <w:szCs w:val="22"/>
                <w:lang w:val="en-US"/>
              </w:rPr>
            </w:pPr>
          </w:p>
        </w:tc>
        <w:tc>
          <w:tcPr>
            <w:tcW w:w="2035" w:type="pct"/>
          </w:tcPr>
          <w:p w14:paraId="76BD297F" w14:textId="693BC14C" w:rsidR="005B076E" w:rsidRPr="009B776E" w:rsidRDefault="005B076E" w:rsidP="0006245B">
            <w:pPr>
              <w:pStyle w:val="GOSTTablenorm"/>
            </w:pPr>
            <w:ins w:id="2179" w:author="Куклина Ю.В." w:date="2024-04-01T11:05:00Z">
              <w:r w:rsidRPr="009B776E">
                <w:t>Сумма в валюте Российской Федерации (в рублях) с точностью 2 знака после запятой</w:t>
              </w:r>
            </w:ins>
          </w:p>
        </w:tc>
      </w:tr>
      <w:tr w:rsidR="005B076E" w:rsidRPr="009B776E" w14:paraId="4BA73C87" w14:textId="77777777" w:rsidTr="004212C7">
        <w:tc>
          <w:tcPr>
            <w:tcW w:w="1100" w:type="pct"/>
          </w:tcPr>
          <w:p w14:paraId="07AA5D46" w14:textId="33511DA5" w:rsidR="005B076E" w:rsidRPr="009B776E" w:rsidRDefault="005B076E" w:rsidP="005B076E">
            <w:pPr>
              <w:pStyle w:val="GOSTTablenorm"/>
              <w:rPr>
                <w:szCs w:val="22"/>
              </w:rPr>
            </w:pPr>
            <w:ins w:id="2180" w:author="Куклина Ю.В." w:date="2024-04-01T11:05:00Z">
              <w:r w:rsidRPr="009B776E">
                <w:rPr>
                  <w:szCs w:val="22"/>
                </w:rPr>
                <w:t xml:space="preserve">Сумма выплат, подлежащих отражению в </w:t>
              </w:r>
              <w:r w:rsidRPr="009B776E">
                <w:rPr>
                  <w:bCs/>
                  <w:szCs w:val="22"/>
                </w:rPr>
                <w:t>бух.</w:t>
              </w:r>
              <w:r w:rsidRPr="009B776E">
                <w:rPr>
                  <w:szCs w:val="22"/>
                </w:rPr>
                <w:t xml:space="preserve"> учете (Оборот по Дт)</w:t>
              </w:r>
            </w:ins>
          </w:p>
        </w:tc>
        <w:tc>
          <w:tcPr>
            <w:tcW w:w="750" w:type="pct"/>
          </w:tcPr>
          <w:p w14:paraId="2DC8F6E9" w14:textId="49EB143D" w:rsidR="005B076E" w:rsidRPr="009B776E" w:rsidRDefault="005B076E" w:rsidP="005B076E">
            <w:pPr>
              <w:pStyle w:val="GOSTTablenorm"/>
              <w:rPr>
                <w:b/>
                <w:szCs w:val="22"/>
              </w:rPr>
            </w:pPr>
            <w:ins w:id="2181" w:author="Куклина Ю.В." w:date="2024-04-01T11:05:00Z">
              <w:r w:rsidRPr="009B776E">
                <w:rPr>
                  <w:b/>
                  <w:szCs w:val="22"/>
                </w:rPr>
                <w:t>R_728_G_S1_D:</w:t>
              </w:r>
              <w:r w:rsidRPr="009B776E">
                <w:rPr>
                  <w:szCs w:val="22"/>
                </w:rPr>
                <w:t>G_S1_D_C8_1</w:t>
              </w:r>
            </w:ins>
          </w:p>
        </w:tc>
        <w:tc>
          <w:tcPr>
            <w:tcW w:w="500" w:type="pct"/>
          </w:tcPr>
          <w:p w14:paraId="11B51021" w14:textId="5A744512" w:rsidR="005B076E" w:rsidRPr="009B776E" w:rsidRDefault="005B076E" w:rsidP="005B076E">
            <w:pPr>
              <w:pStyle w:val="GOSTTablenorm"/>
              <w:rPr>
                <w:szCs w:val="22"/>
              </w:rPr>
            </w:pPr>
            <w:ins w:id="2182" w:author="Куклина Ю.В." w:date="2024-04-01T11:05:00Z">
              <w:r w:rsidRPr="009B776E">
                <w:rPr>
                  <w:szCs w:val="22"/>
                </w:rPr>
                <w:t>Сумма</w:t>
              </w:r>
            </w:ins>
          </w:p>
        </w:tc>
        <w:tc>
          <w:tcPr>
            <w:tcW w:w="300" w:type="pct"/>
          </w:tcPr>
          <w:p w14:paraId="6A388067" w14:textId="398AA65F" w:rsidR="005B076E" w:rsidRPr="009B776E" w:rsidRDefault="005B076E" w:rsidP="005B076E">
            <w:pPr>
              <w:pStyle w:val="GOSTTablenorm"/>
              <w:rPr>
                <w:szCs w:val="22"/>
              </w:rPr>
            </w:pPr>
            <w:ins w:id="2183" w:author="Куклина Ю.В." w:date="2024-04-01T11:05:00Z">
              <w:r w:rsidRPr="009B776E">
                <w:rPr>
                  <w:szCs w:val="22"/>
                </w:rPr>
                <w:t>Да</w:t>
              </w:r>
            </w:ins>
          </w:p>
        </w:tc>
        <w:tc>
          <w:tcPr>
            <w:tcW w:w="315" w:type="pct"/>
          </w:tcPr>
          <w:p w14:paraId="14A2D506" w14:textId="4A6FBF7D" w:rsidR="005B076E" w:rsidRPr="009B776E" w:rsidRDefault="005B076E" w:rsidP="005B076E">
            <w:pPr>
              <w:pStyle w:val="GOSTTablenorm"/>
              <w:rPr>
                <w:szCs w:val="22"/>
                <w:lang w:val="en-US"/>
              </w:rPr>
            </w:pPr>
          </w:p>
        </w:tc>
        <w:tc>
          <w:tcPr>
            <w:tcW w:w="2035" w:type="pct"/>
          </w:tcPr>
          <w:p w14:paraId="45D30658" w14:textId="34737174" w:rsidR="005B076E" w:rsidRPr="009B776E" w:rsidRDefault="005B076E" w:rsidP="0006245B">
            <w:pPr>
              <w:pStyle w:val="GOSTTablenorm"/>
            </w:pPr>
            <w:ins w:id="2184" w:author="Куклина Ю.В." w:date="2024-04-01T11:05:00Z">
              <w:r w:rsidRPr="009B776E">
                <w:t>Сумма в валюте Российской Федерации (в рублях) с точностью 2 знака после запятой</w:t>
              </w:r>
            </w:ins>
          </w:p>
        </w:tc>
      </w:tr>
      <w:tr w:rsidR="005B076E" w:rsidRPr="009B776E" w14:paraId="4BA3150C" w14:textId="77777777" w:rsidTr="004212C7">
        <w:tc>
          <w:tcPr>
            <w:tcW w:w="1100" w:type="pct"/>
          </w:tcPr>
          <w:p w14:paraId="17E6DBC7" w14:textId="0F8EAED4" w:rsidR="005B076E" w:rsidRPr="009B776E" w:rsidRDefault="005B076E" w:rsidP="005B076E">
            <w:pPr>
              <w:pStyle w:val="GOSTTablenorm"/>
              <w:rPr>
                <w:szCs w:val="22"/>
              </w:rPr>
            </w:pPr>
            <w:ins w:id="2185" w:author="Куклина Ю.В." w:date="2024-04-01T11:05:00Z">
              <w:r w:rsidRPr="009B776E">
                <w:rPr>
                  <w:szCs w:val="22"/>
                </w:rPr>
                <w:t>Сумма выплат, не подлежащих отражению в бух. учете (Оборот по Дт)</w:t>
              </w:r>
            </w:ins>
          </w:p>
        </w:tc>
        <w:tc>
          <w:tcPr>
            <w:tcW w:w="750" w:type="pct"/>
          </w:tcPr>
          <w:p w14:paraId="0E8A2375" w14:textId="6FD5C62B" w:rsidR="005B076E" w:rsidRPr="009B776E" w:rsidRDefault="005B076E" w:rsidP="005B076E">
            <w:pPr>
              <w:pStyle w:val="GOSTTablenorm"/>
              <w:rPr>
                <w:b/>
                <w:szCs w:val="22"/>
              </w:rPr>
            </w:pPr>
            <w:ins w:id="2186" w:author="Куклина Ю.В." w:date="2024-04-01T11:05:00Z">
              <w:r w:rsidRPr="009B776E">
                <w:rPr>
                  <w:b/>
                  <w:szCs w:val="22"/>
                </w:rPr>
                <w:t>R_728_G_S1_D:</w:t>
              </w:r>
              <w:r w:rsidRPr="009B776E">
                <w:rPr>
                  <w:szCs w:val="22"/>
                </w:rPr>
                <w:t>G_S1_D_C8_2</w:t>
              </w:r>
            </w:ins>
          </w:p>
        </w:tc>
        <w:tc>
          <w:tcPr>
            <w:tcW w:w="500" w:type="pct"/>
          </w:tcPr>
          <w:p w14:paraId="647F01E3" w14:textId="77204093" w:rsidR="005B076E" w:rsidRPr="009B776E" w:rsidRDefault="005B076E" w:rsidP="005B076E">
            <w:pPr>
              <w:pStyle w:val="GOSTTablenorm"/>
              <w:rPr>
                <w:szCs w:val="22"/>
              </w:rPr>
            </w:pPr>
            <w:ins w:id="2187" w:author="Куклина Ю.В." w:date="2024-04-01T11:05:00Z">
              <w:r w:rsidRPr="009B776E">
                <w:rPr>
                  <w:szCs w:val="22"/>
                </w:rPr>
                <w:t>Сумма</w:t>
              </w:r>
            </w:ins>
          </w:p>
        </w:tc>
        <w:tc>
          <w:tcPr>
            <w:tcW w:w="300" w:type="pct"/>
          </w:tcPr>
          <w:p w14:paraId="77785F1E" w14:textId="2B5A4968" w:rsidR="005B076E" w:rsidRPr="009B776E" w:rsidRDefault="005B076E" w:rsidP="005B076E">
            <w:pPr>
              <w:pStyle w:val="GOSTTablenorm"/>
              <w:rPr>
                <w:szCs w:val="22"/>
              </w:rPr>
            </w:pPr>
            <w:ins w:id="2188" w:author="Куклина Ю.В." w:date="2024-04-01T11:05:00Z">
              <w:r w:rsidRPr="009B776E">
                <w:rPr>
                  <w:szCs w:val="22"/>
                </w:rPr>
                <w:t>Да</w:t>
              </w:r>
            </w:ins>
          </w:p>
        </w:tc>
        <w:tc>
          <w:tcPr>
            <w:tcW w:w="315" w:type="pct"/>
          </w:tcPr>
          <w:p w14:paraId="5FE5F330" w14:textId="3C11F2DB" w:rsidR="005B076E" w:rsidRPr="009B776E" w:rsidRDefault="005B076E" w:rsidP="005B076E">
            <w:pPr>
              <w:pStyle w:val="GOSTTablenorm"/>
              <w:rPr>
                <w:szCs w:val="22"/>
                <w:lang w:val="en-US"/>
              </w:rPr>
            </w:pPr>
          </w:p>
        </w:tc>
        <w:tc>
          <w:tcPr>
            <w:tcW w:w="2035" w:type="pct"/>
          </w:tcPr>
          <w:p w14:paraId="13AF6ADB" w14:textId="4BD437BF" w:rsidR="005B076E" w:rsidRPr="009B776E" w:rsidRDefault="005B076E" w:rsidP="0006245B">
            <w:pPr>
              <w:pStyle w:val="GOSTTablenorm"/>
              <w:rPr>
                <w:bCs/>
              </w:rPr>
            </w:pPr>
            <w:ins w:id="2189" w:author="Куклина Ю.В." w:date="2024-04-01T11:05:00Z">
              <w:r w:rsidRPr="009B776E">
                <w:t>Сумма в валюте Российской Федерации (в рублях) с точностью 2 знака после запятой</w:t>
              </w:r>
            </w:ins>
          </w:p>
        </w:tc>
      </w:tr>
      <w:tr w:rsidR="005B076E" w:rsidRPr="009B776E" w14:paraId="25BF08F1" w14:textId="77777777" w:rsidTr="004212C7">
        <w:tc>
          <w:tcPr>
            <w:tcW w:w="1100" w:type="pct"/>
          </w:tcPr>
          <w:p w14:paraId="7AE87A4F" w14:textId="3D10A863" w:rsidR="005B076E" w:rsidRPr="009B776E" w:rsidRDefault="005B076E" w:rsidP="005B076E">
            <w:pPr>
              <w:pStyle w:val="GOSTTablenorm"/>
              <w:rPr>
                <w:szCs w:val="22"/>
              </w:rPr>
            </w:pPr>
            <w:ins w:id="2190" w:author="Куклина Ю.В." w:date="2024-04-01T11:05:00Z">
              <w:r w:rsidRPr="009B776E">
                <w:rPr>
                  <w:szCs w:val="22"/>
                </w:rPr>
                <w:t xml:space="preserve">Сумма восстановления кассовых выплат, подлежащих отражению в </w:t>
              </w:r>
              <w:r w:rsidRPr="009B776E">
                <w:rPr>
                  <w:bCs/>
                  <w:szCs w:val="22"/>
                </w:rPr>
                <w:t>бух.</w:t>
              </w:r>
              <w:r w:rsidRPr="009B776E">
                <w:rPr>
                  <w:szCs w:val="22"/>
                </w:rPr>
                <w:t xml:space="preserve"> учете (Оборот по Кт)</w:t>
              </w:r>
            </w:ins>
          </w:p>
        </w:tc>
        <w:tc>
          <w:tcPr>
            <w:tcW w:w="750" w:type="pct"/>
          </w:tcPr>
          <w:p w14:paraId="43A919EA" w14:textId="231730A0" w:rsidR="005B076E" w:rsidRPr="009B776E" w:rsidRDefault="005B076E" w:rsidP="005B076E">
            <w:pPr>
              <w:pStyle w:val="GOSTTablenorm"/>
              <w:rPr>
                <w:b/>
                <w:szCs w:val="22"/>
                <w:lang w:val="en-US"/>
              </w:rPr>
            </w:pPr>
            <w:ins w:id="2191" w:author="Куклина Ю.В." w:date="2024-04-01T11:05:00Z">
              <w:r w:rsidRPr="009B776E">
                <w:rPr>
                  <w:b/>
                  <w:szCs w:val="22"/>
                  <w:lang w:val="en-US"/>
                </w:rPr>
                <w:t>R_728_G_S1_D:</w:t>
              </w:r>
              <w:r w:rsidRPr="009B776E">
                <w:rPr>
                  <w:szCs w:val="22"/>
                  <w:lang w:val="en-US"/>
                </w:rPr>
                <w:t>G_S1_D_C8_1_KT</w:t>
              </w:r>
            </w:ins>
          </w:p>
        </w:tc>
        <w:tc>
          <w:tcPr>
            <w:tcW w:w="500" w:type="pct"/>
          </w:tcPr>
          <w:p w14:paraId="49541188" w14:textId="4BB13CFF" w:rsidR="005B076E" w:rsidRPr="009B776E" w:rsidRDefault="005B076E" w:rsidP="005B076E">
            <w:pPr>
              <w:pStyle w:val="GOSTTablenorm"/>
              <w:rPr>
                <w:szCs w:val="22"/>
              </w:rPr>
            </w:pPr>
            <w:ins w:id="2192" w:author="Куклина Ю.В." w:date="2024-04-01T11:05:00Z">
              <w:r w:rsidRPr="009B776E">
                <w:rPr>
                  <w:szCs w:val="22"/>
                </w:rPr>
                <w:t>Сумма</w:t>
              </w:r>
            </w:ins>
          </w:p>
        </w:tc>
        <w:tc>
          <w:tcPr>
            <w:tcW w:w="300" w:type="pct"/>
          </w:tcPr>
          <w:p w14:paraId="39315AFC" w14:textId="697DD86D" w:rsidR="005B076E" w:rsidRPr="009B776E" w:rsidRDefault="005B076E" w:rsidP="005B076E">
            <w:pPr>
              <w:pStyle w:val="GOSTTablenorm"/>
              <w:rPr>
                <w:szCs w:val="22"/>
              </w:rPr>
            </w:pPr>
            <w:ins w:id="2193" w:author="Куклина Ю.В." w:date="2024-04-01T11:05:00Z">
              <w:r w:rsidRPr="009B776E">
                <w:rPr>
                  <w:szCs w:val="22"/>
                </w:rPr>
                <w:t>Да</w:t>
              </w:r>
            </w:ins>
          </w:p>
        </w:tc>
        <w:tc>
          <w:tcPr>
            <w:tcW w:w="315" w:type="pct"/>
          </w:tcPr>
          <w:p w14:paraId="357C4173" w14:textId="179E8A3C" w:rsidR="005B076E" w:rsidRPr="009B776E" w:rsidRDefault="005B076E" w:rsidP="005B076E">
            <w:pPr>
              <w:pStyle w:val="GOSTTablenorm"/>
              <w:rPr>
                <w:szCs w:val="22"/>
                <w:lang w:val="en-US"/>
              </w:rPr>
            </w:pPr>
          </w:p>
        </w:tc>
        <w:tc>
          <w:tcPr>
            <w:tcW w:w="2035" w:type="pct"/>
          </w:tcPr>
          <w:p w14:paraId="7AE7B2B0" w14:textId="276B749A" w:rsidR="005B076E" w:rsidRPr="009B776E" w:rsidRDefault="005B076E" w:rsidP="0006245B">
            <w:pPr>
              <w:pStyle w:val="GOSTTablenorm"/>
              <w:rPr>
                <w:bCs/>
              </w:rPr>
            </w:pPr>
            <w:ins w:id="2194" w:author="Куклина Ю.В." w:date="2024-04-01T11:05:00Z">
              <w:r w:rsidRPr="009B776E">
                <w:t>Сумма в валюте Российской Федерации (в рублях) с точностью 2 знака после запятой</w:t>
              </w:r>
            </w:ins>
          </w:p>
        </w:tc>
      </w:tr>
      <w:tr w:rsidR="005B076E" w:rsidRPr="009B776E" w14:paraId="044FE70A" w14:textId="77777777" w:rsidTr="004212C7">
        <w:tc>
          <w:tcPr>
            <w:tcW w:w="1100" w:type="pct"/>
          </w:tcPr>
          <w:p w14:paraId="659E1F8F" w14:textId="7856EF08" w:rsidR="005B076E" w:rsidRPr="009B776E" w:rsidRDefault="005B076E" w:rsidP="005B076E">
            <w:pPr>
              <w:pStyle w:val="GOSTTablenorm"/>
              <w:rPr>
                <w:szCs w:val="22"/>
              </w:rPr>
            </w:pPr>
            <w:ins w:id="2195" w:author="Куклина Ю.В." w:date="2024-04-01T11:05:00Z">
              <w:r w:rsidRPr="009B776E">
                <w:rPr>
                  <w:szCs w:val="22"/>
                </w:rPr>
                <w:t xml:space="preserve">Сумма восстановления кассовых выплат, не подлежащих отражению в </w:t>
              </w:r>
              <w:r w:rsidRPr="009B776E">
                <w:rPr>
                  <w:bCs/>
                  <w:szCs w:val="22"/>
                </w:rPr>
                <w:t>бух.</w:t>
              </w:r>
              <w:r w:rsidRPr="009B776E">
                <w:rPr>
                  <w:szCs w:val="22"/>
                </w:rPr>
                <w:t xml:space="preserve"> учете (Оборот по Кт)</w:t>
              </w:r>
            </w:ins>
          </w:p>
        </w:tc>
        <w:tc>
          <w:tcPr>
            <w:tcW w:w="750" w:type="pct"/>
          </w:tcPr>
          <w:p w14:paraId="7E2D8ED5" w14:textId="04248D15" w:rsidR="005B076E" w:rsidRPr="009B776E" w:rsidRDefault="005B076E" w:rsidP="005B076E">
            <w:pPr>
              <w:pStyle w:val="GOSTTablenorm"/>
              <w:rPr>
                <w:b/>
                <w:szCs w:val="22"/>
                <w:lang w:val="en-US"/>
              </w:rPr>
            </w:pPr>
            <w:ins w:id="2196" w:author="Куклина Ю.В." w:date="2024-04-01T11:05:00Z">
              <w:r w:rsidRPr="009B776E">
                <w:rPr>
                  <w:b/>
                  <w:szCs w:val="22"/>
                  <w:lang w:val="en-US"/>
                </w:rPr>
                <w:t>R_728_G_S1_D:</w:t>
              </w:r>
              <w:r w:rsidRPr="009B776E">
                <w:rPr>
                  <w:szCs w:val="22"/>
                  <w:lang w:val="en-US"/>
                </w:rPr>
                <w:t>G_S1_D_C8_2_KT</w:t>
              </w:r>
            </w:ins>
          </w:p>
        </w:tc>
        <w:tc>
          <w:tcPr>
            <w:tcW w:w="500" w:type="pct"/>
          </w:tcPr>
          <w:p w14:paraId="34CD7212" w14:textId="094507B1" w:rsidR="005B076E" w:rsidRPr="009B776E" w:rsidRDefault="005B076E" w:rsidP="005B076E">
            <w:pPr>
              <w:pStyle w:val="GOSTTablenorm"/>
              <w:rPr>
                <w:szCs w:val="22"/>
              </w:rPr>
            </w:pPr>
            <w:ins w:id="2197" w:author="Куклина Ю.В." w:date="2024-04-01T11:05:00Z">
              <w:r w:rsidRPr="009B776E">
                <w:rPr>
                  <w:szCs w:val="22"/>
                </w:rPr>
                <w:t>Сумма</w:t>
              </w:r>
            </w:ins>
          </w:p>
        </w:tc>
        <w:tc>
          <w:tcPr>
            <w:tcW w:w="300" w:type="pct"/>
          </w:tcPr>
          <w:p w14:paraId="489DFD92" w14:textId="3844D975" w:rsidR="005B076E" w:rsidRPr="009B776E" w:rsidRDefault="005B076E" w:rsidP="005B076E">
            <w:pPr>
              <w:pStyle w:val="GOSTTablenorm"/>
              <w:rPr>
                <w:szCs w:val="22"/>
              </w:rPr>
            </w:pPr>
            <w:ins w:id="2198" w:author="Куклина Ю.В." w:date="2024-04-01T11:05:00Z">
              <w:r w:rsidRPr="009B776E">
                <w:rPr>
                  <w:szCs w:val="22"/>
                </w:rPr>
                <w:t>Да</w:t>
              </w:r>
            </w:ins>
          </w:p>
        </w:tc>
        <w:tc>
          <w:tcPr>
            <w:tcW w:w="315" w:type="pct"/>
          </w:tcPr>
          <w:p w14:paraId="7015AC7E" w14:textId="3829EEFF" w:rsidR="005B076E" w:rsidRPr="009B776E" w:rsidRDefault="005B076E" w:rsidP="005B076E">
            <w:pPr>
              <w:pStyle w:val="GOSTTablenorm"/>
              <w:rPr>
                <w:szCs w:val="22"/>
                <w:lang w:val="en-US"/>
              </w:rPr>
            </w:pPr>
          </w:p>
        </w:tc>
        <w:tc>
          <w:tcPr>
            <w:tcW w:w="2035" w:type="pct"/>
          </w:tcPr>
          <w:p w14:paraId="0A87518B" w14:textId="60650618" w:rsidR="005B076E" w:rsidRPr="009B776E" w:rsidRDefault="005B076E" w:rsidP="0006245B">
            <w:pPr>
              <w:pStyle w:val="GOSTTablenorm"/>
              <w:rPr>
                <w:bCs/>
              </w:rPr>
            </w:pPr>
            <w:ins w:id="2199" w:author="Куклина Ю.В." w:date="2024-04-01T11:05:00Z">
              <w:r w:rsidRPr="009B776E">
                <w:t>Сумма в валюте Российской Федерации (в рублях) с точностью 2 знака после запятой</w:t>
              </w:r>
            </w:ins>
          </w:p>
        </w:tc>
      </w:tr>
      <w:tr w:rsidR="005B076E" w:rsidRPr="009B776E" w14:paraId="78528E39" w14:textId="77777777" w:rsidTr="004212C7">
        <w:tc>
          <w:tcPr>
            <w:tcW w:w="1100" w:type="pct"/>
          </w:tcPr>
          <w:p w14:paraId="3FABB09B" w14:textId="13317050" w:rsidR="005B076E" w:rsidRPr="009B776E" w:rsidRDefault="005B076E" w:rsidP="005B076E">
            <w:pPr>
              <w:pStyle w:val="GOSTTablenorm"/>
              <w:rPr>
                <w:szCs w:val="22"/>
              </w:rPr>
            </w:pPr>
            <w:ins w:id="2200" w:author="Куклина Ю.В." w:date="2024-04-01T11:05:00Z">
              <w:r w:rsidRPr="009B776E">
                <w:lastRenderedPageBreak/>
                <w:t xml:space="preserve">Сумма </w:t>
              </w:r>
              <w:r w:rsidRPr="009B776E">
                <w:rPr>
                  <w:szCs w:val="22"/>
                </w:rPr>
                <w:t>по контрольному показателю</w:t>
              </w:r>
              <w:r w:rsidRPr="009B776E">
                <w:t xml:space="preserve"> остатка</w:t>
              </w:r>
            </w:ins>
            <w:r w:rsidRPr="009B776E">
              <w:t xml:space="preserve"> </w:t>
            </w:r>
            <w:ins w:id="2201" w:author="Куклина Ю.В." w:date="2024-04-01T11:05:00Z">
              <w:r w:rsidRPr="009B776E">
                <w:t>БА, ЛБО для выплат в рублях (Оборот по Дт)</w:t>
              </w:r>
            </w:ins>
          </w:p>
        </w:tc>
        <w:tc>
          <w:tcPr>
            <w:tcW w:w="750" w:type="pct"/>
          </w:tcPr>
          <w:p w14:paraId="38A3081F" w14:textId="056D3802" w:rsidR="005B076E" w:rsidRPr="009B776E" w:rsidRDefault="005B076E" w:rsidP="005B076E">
            <w:pPr>
              <w:pStyle w:val="GOSTTablenorm"/>
              <w:rPr>
                <w:b/>
                <w:szCs w:val="22"/>
              </w:rPr>
            </w:pPr>
            <w:ins w:id="2202" w:author="Куклина Ю.В." w:date="2024-04-01T11:05:00Z">
              <w:r w:rsidRPr="009B776E">
                <w:rPr>
                  <w:b/>
                  <w:szCs w:val="22"/>
                </w:rPr>
                <w:t>R_728_G_S1_D:</w:t>
              </w:r>
              <w:r w:rsidRPr="009B776E">
                <w:rPr>
                  <w:szCs w:val="22"/>
                </w:rPr>
                <w:t>G_S1_D_C11</w:t>
              </w:r>
            </w:ins>
          </w:p>
        </w:tc>
        <w:tc>
          <w:tcPr>
            <w:tcW w:w="500" w:type="pct"/>
          </w:tcPr>
          <w:p w14:paraId="617B509F" w14:textId="4A0A676A" w:rsidR="005B076E" w:rsidRPr="009B776E" w:rsidRDefault="005B076E" w:rsidP="005B076E">
            <w:pPr>
              <w:pStyle w:val="GOSTTablenorm"/>
              <w:rPr>
                <w:szCs w:val="22"/>
              </w:rPr>
            </w:pPr>
            <w:ins w:id="2203" w:author="Куклина Ю.В." w:date="2024-04-01T11:05:00Z">
              <w:r w:rsidRPr="009B776E">
                <w:rPr>
                  <w:szCs w:val="22"/>
                </w:rPr>
                <w:t>Сумма</w:t>
              </w:r>
            </w:ins>
          </w:p>
        </w:tc>
        <w:tc>
          <w:tcPr>
            <w:tcW w:w="300" w:type="pct"/>
          </w:tcPr>
          <w:p w14:paraId="52D0C8EA" w14:textId="0C2E1A50" w:rsidR="005B076E" w:rsidRPr="009B776E" w:rsidRDefault="005B076E" w:rsidP="005B076E">
            <w:pPr>
              <w:pStyle w:val="GOSTTablenorm"/>
              <w:rPr>
                <w:szCs w:val="22"/>
              </w:rPr>
            </w:pPr>
            <w:ins w:id="2204" w:author="Куклина Ю.В." w:date="2024-04-01T11:05:00Z">
              <w:r w:rsidRPr="009B776E">
                <w:rPr>
                  <w:szCs w:val="22"/>
                </w:rPr>
                <w:t>Да</w:t>
              </w:r>
            </w:ins>
          </w:p>
        </w:tc>
        <w:tc>
          <w:tcPr>
            <w:tcW w:w="315" w:type="pct"/>
          </w:tcPr>
          <w:p w14:paraId="2EB89B17" w14:textId="3BC28640" w:rsidR="005B076E" w:rsidRPr="009B776E" w:rsidRDefault="005B076E" w:rsidP="005B076E">
            <w:pPr>
              <w:pStyle w:val="GOSTTablenorm"/>
              <w:rPr>
                <w:szCs w:val="22"/>
                <w:lang w:val="en-US"/>
              </w:rPr>
            </w:pPr>
          </w:p>
        </w:tc>
        <w:tc>
          <w:tcPr>
            <w:tcW w:w="2035" w:type="pct"/>
          </w:tcPr>
          <w:p w14:paraId="7B229246" w14:textId="1EA7B1DE" w:rsidR="005B076E" w:rsidRPr="009B776E" w:rsidRDefault="005B076E" w:rsidP="0006245B">
            <w:pPr>
              <w:pStyle w:val="GOSTTablenorm"/>
              <w:rPr>
                <w:bCs/>
              </w:rPr>
            </w:pPr>
            <w:ins w:id="2205" w:author="Куклина Ю.В." w:date="2024-04-01T11:05:00Z">
              <w:r w:rsidRPr="009B776E">
                <w:t>Сумма в валюте Российской Федерации (в рублях) с точностью 2 знака после запятой</w:t>
              </w:r>
            </w:ins>
          </w:p>
        </w:tc>
      </w:tr>
      <w:tr w:rsidR="005B076E" w:rsidRPr="009B776E" w14:paraId="012DE783" w14:textId="77777777" w:rsidTr="004212C7">
        <w:tc>
          <w:tcPr>
            <w:tcW w:w="1100" w:type="pct"/>
          </w:tcPr>
          <w:p w14:paraId="3D4FACF5" w14:textId="7E4E050E" w:rsidR="005B076E" w:rsidRPr="009B776E" w:rsidRDefault="005B076E" w:rsidP="005B076E">
            <w:pPr>
              <w:pStyle w:val="GOSTTablenorm"/>
              <w:rPr>
                <w:szCs w:val="22"/>
              </w:rPr>
            </w:pPr>
            <w:ins w:id="2206" w:author="Куклина Ю.В." w:date="2024-04-01T11:05:00Z">
              <w:r w:rsidRPr="009B776E">
                <w:t xml:space="preserve">Сумма </w:t>
              </w:r>
              <w:r w:rsidRPr="009B776E">
                <w:rPr>
                  <w:szCs w:val="22"/>
                </w:rPr>
                <w:t>по контрольному показателю</w:t>
              </w:r>
              <w:r w:rsidRPr="009B776E">
                <w:t xml:space="preserve"> остатка БА, ЛБО для выплат в иностранной валюте (Оборот по Дт)</w:t>
              </w:r>
            </w:ins>
          </w:p>
        </w:tc>
        <w:tc>
          <w:tcPr>
            <w:tcW w:w="750" w:type="pct"/>
          </w:tcPr>
          <w:p w14:paraId="34AB0B92" w14:textId="1224DB28" w:rsidR="005B076E" w:rsidRPr="009B776E" w:rsidRDefault="005B076E" w:rsidP="005B076E">
            <w:pPr>
              <w:pStyle w:val="GOSTTablenorm"/>
              <w:rPr>
                <w:b/>
                <w:szCs w:val="22"/>
              </w:rPr>
            </w:pPr>
            <w:ins w:id="2207" w:author="Куклина Ю.В." w:date="2024-04-01T11:05:00Z">
              <w:r w:rsidRPr="009B776E">
                <w:rPr>
                  <w:b/>
                  <w:szCs w:val="22"/>
                </w:rPr>
                <w:t>R_728_G_S1_D:</w:t>
              </w:r>
              <w:r w:rsidRPr="009B776E">
                <w:rPr>
                  <w:szCs w:val="22"/>
                </w:rPr>
                <w:t>G_S1_D_C12</w:t>
              </w:r>
            </w:ins>
          </w:p>
        </w:tc>
        <w:tc>
          <w:tcPr>
            <w:tcW w:w="500" w:type="pct"/>
          </w:tcPr>
          <w:p w14:paraId="20E7AE57" w14:textId="2AF844C1" w:rsidR="005B076E" w:rsidRPr="009B776E" w:rsidRDefault="005B076E" w:rsidP="005B076E">
            <w:pPr>
              <w:pStyle w:val="GOSTTablenorm"/>
              <w:rPr>
                <w:szCs w:val="22"/>
              </w:rPr>
            </w:pPr>
            <w:ins w:id="2208" w:author="Куклина Ю.В." w:date="2024-04-01T11:05:00Z">
              <w:r w:rsidRPr="009B776E">
                <w:rPr>
                  <w:szCs w:val="22"/>
                </w:rPr>
                <w:t>Сумма</w:t>
              </w:r>
            </w:ins>
          </w:p>
        </w:tc>
        <w:tc>
          <w:tcPr>
            <w:tcW w:w="300" w:type="pct"/>
          </w:tcPr>
          <w:p w14:paraId="73181253" w14:textId="117274EF" w:rsidR="005B076E" w:rsidRPr="009B776E" w:rsidRDefault="005B076E" w:rsidP="005B076E">
            <w:pPr>
              <w:pStyle w:val="GOSTTablenorm"/>
              <w:rPr>
                <w:szCs w:val="22"/>
              </w:rPr>
            </w:pPr>
            <w:ins w:id="2209" w:author="Куклина Ю.В." w:date="2024-04-01T11:05:00Z">
              <w:r w:rsidRPr="009B776E">
                <w:rPr>
                  <w:szCs w:val="22"/>
                </w:rPr>
                <w:t>Да</w:t>
              </w:r>
            </w:ins>
          </w:p>
        </w:tc>
        <w:tc>
          <w:tcPr>
            <w:tcW w:w="315" w:type="pct"/>
          </w:tcPr>
          <w:p w14:paraId="7D83E85E" w14:textId="30A52862" w:rsidR="005B076E" w:rsidRPr="009B776E" w:rsidRDefault="005B076E" w:rsidP="005B076E">
            <w:pPr>
              <w:pStyle w:val="GOSTTablenorm"/>
              <w:rPr>
                <w:szCs w:val="22"/>
                <w:lang w:val="en-US"/>
              </w:rPr>
            </w:pPr>
          </w:p>
        </w:tc>
        <w:tc>
          <w:tcPr>
            <w:tcW w:w="2035" w:type="pct"/>
          </w:tcPr>
          <w:p w14:paraId="487665D8" w14:textId="225F61C0" w:rsidR="005B076E" w:rsidRPr="009B776E" w:rsidRDefault="005B076E" w:rsidP="0006245B">
            <w:pPr>
              <w:pStyle w:val="GOSTTablenorm"/>
              <w:rPr>
                <w:bCs/>
              </w:rPr>
            </w:pPr>
            <w:ins w:id="2210" w:author="Куклина Ю.В." w:date="2024-04-01T11:05:00Z">
              <w:r w:rsidRPr="009B776E">
                <w:t>Сумма в валюте Российской Федерации (в рублях) с точностью 2 знака после запятой</w:t>
              </w:r>
            </w:ins>
          </w:p>
        </w:tc>
      </w:tr>
      <w:tr w:rsidR="005B076E" w:rsidRPr="009B776E" w:rsidDel="008E04C8" w14:paraId="51A32A95" w14:textId="06DD1F7C" w:rsidTr="004212C7">
        <w:trPr>
          <w:del w:id="2211" w:author="Сказецкая Наталья Камилевна" w:date="2024-04-08T20:14:00Z"/>
        </w:trPr>
        <w:tc>
          <w:tcPr>
            <w:tcW w:w="1100" w:type="pct"/>
          </w:tcPr>
          <w:p w14:paraId="41886089" w14:textId="09381E6E" w:rsidR="005B076E" w:rsidRPr="009B776E" w:rsidDel="008E04C8" w:rsidRDefault="005B076E" w:rsidP="005B076E">
            <w:pPr>
              <w:pStyle w:val="GOSTTablenorm"/>
              <w:rPr>
                <w:del w:id="2212" w:author="Сказецкая Наталья Камилевна" w:date="2024-04-08T20:14:00Z"/>
                <w:szCs w:val="22"/>
              </w:rPr>
            </w:pPr>
            <w:commentRangeStart w:id="2213"/>
            <w:ins w:id="2214" w:author="Куклина Ю.В." w:date="2024-04-04T15:28:00Z">
              <w:del w:id="2215" w:author="Сказецкая Наталья Камилевна" w:date="2024-04-08T18:51:00Z">
                <w:r w:rsidRPr="009B776E" w:rsidDel="00CB47DE">
                  <w:delText>Сумма ПОФР (Оборот по Дт)</w:delText>
                </w:r>
              </w:del>
            </w:ins>
            <w:commentRangeEnd w:id="2213"/>
            <w:del w:id="2216" w:author="Сказецкая Наталья Камилевна" w:date="2024-04-08T20:14:00Z">
              <w:r w:rsidRPr="009B776E" w:rsidDel="008E04C8">
                <w:rPr>
                  <w:rStyle w:val="afff4"/>
                  <w:sz w:val="22"/>
                  <w:szCs w:val="22"/>
                </w:rPr>
                <w:commentReference w:id="2213"/>
              </w:r>
            </w:del>
          </w:p>
        </w:tc>
        <w:tc>
          <w:tcPr>
            <w:tcW w:w="750" w:type="pct"/>
          </w:tcPr>
          <w:p w14:paraId="27EC4C8D" w14:textId="48F40BFF" w:rsidR="005B076E" w:rsidRPr="009B776E" w:rsidDel="008E04C8" w:rsidRDefault="005B076E" w:rsidP="005B076E">
            <w:pPr>
              <w:pStyle w:val="GOSTTablenorm"/>
              <w:rPr>
                <w:del w:id="2217" w:author="Сказецкая Наталья Камилевна" w:date="2024-04-08T20:14:00Z"/>
                <w:szCs w:val="22"/>
              </w:rPr>
            </w:pPr>
            <w:ins w:id="2218" w:author="Куклина Ю.В." w:date="2024-04-01T11:17:00Z">
              <w:del w:id="2219" w:author="Сказецкая Наталья Камилевна" w:date="2024-04-08T18:51:00Z">
                <w:r w:rsidRPr="009B776E" w:rsidDel="00CB47DE">
                  <w:rPr>
                    <w:b/>
                    <w:szCs w:val="22"/>
                  </w:rPr>
                  <w:delText>R_728_G_S1_D:</w:delText>
                </w:r>
              </w:del>
            </w:ins>
            <w:ins w:id="2220" w:author="Куклина Ю.В." w:date="2024-04-01T11:13:00Z">
              <w:del w:id="2221" w:author="Сказецкая Наталья Камилевна" w:date="2024-04-08T18:51:00Z">
                <w:r w:rsidRPr="009B776E" w:rsidDel="00CB47DE">
                  <w:rPr>
                    <w:szCs w:val="22"/>
                  </w:rPr>
                  <w:delText>G_S1_D_C15</w:delText>
                </w:r>
              </w:del>
            </w:ins>
          </w:p>
        </w:tc>
        <w:tc>
          <w:tcPr>
            <w:tcW w:w="500" w:type="pct"/>
          </w:tcPr>
          <w:p w14:paraId="2F417C77" w14:textId="557D0BA7" w:rsidR="005B076E" w:rsidRPr="009B776E" w:rsidDel="008E04C8" w:rsidRDefault="005B076E" w:rsidP="005B076E">
            <w:pPr>
              <w:pStyle w:val="GOSTTablenorm"/>
              <w:rPr>
                <w:del w:id="2222" w:author="Сказецкая Наталья Камилевна" w:date="2024-04-08T20:14:00Z"/>
              </w:rPr>
            </w:pPr>
            <w:ins w:id="2223" w:author="Куклина Ю.В." w:date="2024-04-01T11:13:00Z">
              <w:del w:id="2224" w:author="Сказецкая Наталья Камилевна" w:date="2024-04-08T18:51:00Z">
                <w:r w:rsidRPr="009B776E" w:rsidDel="00CB47DE">
                  <w:rPr>
                    <w:szCs w:val="22"/>
                  </w:rPr>
                  <w:delText>Сумма</w:delText>
                </w:r>
              </w:del>
            </w:ins>
          </w:p>
        </w:tc>
        <w:tc>
          <w:tcPr>
            <w:tcW w:w="300" w:type="pct"/>
          </w:tcPr>
          <w:p w14:paraId="7E50A064" w14:textId="3934F397" w:rsidR="005B076E" w:rsidRPr="009B776E" w:rsidDel="008E04C8" w:rsidRDefault="005B076E" w:rsidP="005B076E">
            <w:pPr>
              <w:pStyle w:val="GOSTTablenorm"/>
              <w:rPr>
                <w:del w:id="2225" w:author="Сказецкая Наталья Камилевна" w:date="2024-04-08T20:14:00Z"/>
              </w:rPr>
            </w:pPr>
            <w:ins w:id="2226" w:author="Куклина Ю.В." w:date="2024-04-01T11:13:00Z">
              <w:del w:id="2227" w:author="Сказецкая Наталья Камилевна" w:date="2024-04-08T18:51:00Z">
                <w:r w:rsidRPr="009B776E" w:rsidDel="00CB47DE">
                  <w:rPr>
                    <w:szCs w:val="22"/>
                  </w:rPr>
                  <w:delText>Да</w:delText>
                </w:r>
              </w:del>
            </w:ins>
          </w:p>
        </w:tc>
        <w:tc>
          <w:tcPr>
            <w:tcW w:w="315" w:type="pct"/>
          </w:tcPr>
          <w:p w14:paraId="7626213F" w14:textId="79F1B50F" w:rsidR="005B076E" w:rsidRPr="009B776E" w:rsidDel="008E04C8" w:rsidRDefault="005B076E" w:rsidP="005B076E">
            <w:pPr>
              <w:pStyle w:val="GOSTTablenorm"/>
              <w:rPr>
                <w:del w:id="2228" w:author="Сказецкая Наталья Камилевна" w:date="2024-04-08T20:14:00Z"/>
              </w:rPr>
            </w:pPr>
            <w:ins w:id="2229" w:author="Куклина Ю.В." w:date="2024-04-01T11:13:00Z">
              <w:del w:id="2230" w:author="Сатлер Марина Викторовна" w:date="2024-04-11T09:49:00Z">
                <w:r w:rsidRPr="009B776E" w:rsidDel="00855352">
                  <w:rPr>
                    <w:szCs w:val="22"/>
                    <w:lang w:val="en-US"/>
                  </w:rPr>
                  <w:delText>-</w:delText>
                </w:r>
              </w:del>
            </w:ins>
          </w:p>
        </w:tc>
        <w:tc>
          <w:tcPr>
            <w:tcW w:w="2035" w:type="pct"/>
          </w:tcPr>
          <w:p w14:paraId="2FD67715" w14:textId="070FDEA5" w:rsidR="005B076E" w:rsidRPr="009B776E" w:rsidDel="008E04C8" w:rsidRDefault="005B076E" w:rsidP="0006245B">
            <w:pPr>
              <w:pStyle w:val="GOSTTablenorm"/>
              <w:rPr>
                <w:del w:id="2231" w:author="Сказецкая Наталья Камилевна" w:date="2024-04-08T20:14:00Z"/>
              </w:rPr>
            </w:pPr>
            <w:ins w:id="2232" w:author="Куклина Ю.В." w:date="2024-04-01T11:13:00Z">
              <w:del w:id="2233" w:author="Сказецкая Наталья Камилевна" w:date="2024-04-08T18:51:00Z">
                <w:r w:rsidRPr="009B776E" w:rsidDel="00CB47DE">
                  <w:delText>Сумма в валюте Российской Федерации (в рублях) с точностью 2 знака после запятой.</w:delText>
                </w:r>
              </w:del>
            </w:ins>
          </w:p>
        </w:tc>
      </w:tr>
      <w:tr w:rsidR="005B076E" w:rsidRPr="009B776E" w:rsidDel="008E04C8" w14:paraId="308C82A3" w14:textId="3DAE398B" w:rsidTr="004212C7">
        <w:trPr>
          <w:del w:id="2234" w:author="Сказецкая Наталья Камилевна" w:date="2024-04-08T20:14:00Z"/>
        </w:trPr>
        <w:tc>
          <w:tcPr>
            <w:tcW w:w="1100" w:type="pct"/>
          </w:tcPr>
          <w:p w14:paraId="602F2156" w14:textId="6C0D8CB8" w:rsidR="005B076E" w:rsidRPr="009B776E" w:rsidDel="008E04C8" w:rsidRDefault="005B076E" w:rsidP="0006245B">
            <w:pPr>
              <w:pStyle w:val="GOSTTablenorm"/>
              <w:rPr>
                <w:del w:id="2235" w:author="Сказецкая Наталья Камилевна" w:date="2024-04-08T20:14:00Z"/>
              </w:rPr>
            </w:pPr>
            <w:ins w:id="2236" w:author="Куклина Ю.В." w:date="2024-04-04T15:28:00Z">
              <w:del w:id="2237" w:author="Сказецкая Наталья Камилевна" w:date="2024-04-08T18:51:00Z">
                <w:r w:rsidRPr="009B776E" w:rsidDel="00CB47DE">
                  <w:delText>Сумма ПОФР (Оборот по Кт)</w:delText>
                </w:r>
              </w:del>
            </w:ins>
          </w:p>
        </w:tc>
        <w:tc>
          <w:tcPr>
            <w:tcW w:w="750" w:type="pct"/>
          </w:tcPr>
          <w:p w14:paraId="0B1ED38F" w14:textId="5EDC6348" w:rsidR="005B076E" w:rsidRPr="009B776E" w:rsidDel="008E04C8" w:rsidRDefault="005B076E" w:rsidP="0006245B">
            <w:pPr>
              <w:pStyle w:val="GOSTTablenorm"/>
              <w:rPr>
                <w:del w:id="2238" w:author="Сказецкая Наталья Камилевна" w:date="2024-04-08T20:14:00Z"/>
                <w:lang w:val="en-US"/>
              </w:rPr>
            </w:pPr>
            <w:ins w:id="2239" w:author="Куклина Ю.В." w:date="2024-04-01T11:17:00Z">
              <w:del w:id="2240" w:author="Сказецкая Наталья Камилевна" w:date="2024-04-08T18:51:00Z">
                <w:r w:rsidRPr="009B776E" w:rsidDel="00CB47DE">
                  <w:rPr>
                    <w:b/>
                    <w:lang w:val="en-US"/>
                  </w:rPr>
                  <w:delText>R_728_G_S1_D:</w:delText>
                </w:r>
              </w:del>
            </w:ins>
            <w:ins w:id="2241" w:author="Куклина Ю.В." w:date="2024-04-01T11:13:00Z">
              <w:del w:id="2242" w:author="Сказецкая Наталья Камилевна" w:date="2024-04-08T18:51:00Z">
                <w:r w:rsidRPr="009B776E" w:rsidDel="00CB47DE">
                  <w:rPr>
                    <w:lang w:val="en-US"/>
                  </w:rPr>
                  <w:delText>G_S1_D_C15_KT</w:delText>
                </w:r>
              </w:del>
            </w:ins>
          </w:p>
        </w:tc>
        <w:tc>
          <w:tcPr>
            <w:tcW w:w="500" w:type="pct"/>
          </w:tcPr>
          <w:p w14:paraId="38A6DD55" w14:textId="47D9A57C" w:rsidR="005B076E" w:rsidRPr="009B776E" w:rsidDel="008E04C8" w:rsidRDefault="005B076E" w:rsidP="0006245B">
            <w:pPr>
              <w:pStyle w:val="GOSTTablenorm"/>
              <w:rPr>
                <w:del w:id="2243" w:author="Сказецкая Наталья Камилевна" w:date="2024-04-08T20:14:00Z"/>
              </w:rPr>
            </w:pPr>
            <w:ins w:id="2244" w:author="Куклина Ю.В." w:date="2024-04-01T11:13:00Z">
              <w:del w:id="2245" w:author="Сказецкая Наталья Камилевна" w:date="2024-04-08T18:51:00Z">
                <w:r w:rsidRPr="009B776E" w:rsidDel="00CB47DE">
                  <w:delText>Сумма</w:delText>
                </w:r>
              </w:del>
            </w:ins>
          </w:p>
        </w:tc>
        <w:tc>
          <w:tcPr>
            <w:tcW w:w="300" w:type="pct"/>
          </w:tcPr>
          <w:p w14:paraId="7485CB2F" w14:textId="03AE6835" w:rsidR="005B076E" w:rsidRPr="009B776E" w:rsidDel="008E04C8" w:rsidRDefault="005B076E" w:rsidP="0006245B">
            <w:pPr>
              <w:pStyle w:val="GOSTTablenorm"/>
              <w:rPr>
                <w:del w:id="2246" w:author="Сказецкая Наталья Камилевна" w:date="2024-04-08T20:14:00Z"/>
              </w:rPr>
            </w:pPr>
            <w:ins w:id="2247" w:author="Куклина Ю.В." w:date="2024-04-01T11:13:00Z">
              <w:del w:id="2248" w:author="Сказецкая Наталья Камилевна" w:date="2024-04-08T18:51:00Z">
                <w:r w:rsidRPr="009B776E" w:rsidDel="00CB47DE">
                  <w:delText>Да</w:delText>
                </w:r>
              </w:del>
            </w:ins>
          </w:p>
        </w:tc>
        <w:tc>
          <w:tcPr>
            <w:tcW w:w="315" w:type="pct"/>
          </w:tcPr>
          <w:p w14:paraId="4BD0CAF3" w14:textId="48BBEDFF" w:rsidR="005B076E" w:rsidRPr="009B776E" w:rsidDel="008E04C8" w:rsidRDefault="005B076E" w:rsidP="0006245B">
            <w:pPr>
              <w:pStyle w:val="GOSTTablenorm"/>
              <w:rPr>
                <w:del w:id="2249" w:author="Сказецкая Наталья Камилевна" w:date="2024-04-08T20:14:00Z"/>
              </w:rPr>
            </w:pPr>
            <w:ins w:id="2250" w:author="Куклина Ю.В." w:date="2024-04-01T11:13:00Z">
              <w:del w:id="2251" w:author="Сатлер Марина Викторовна" w:date="2024-04-11T09:49:00Z">
                <w:r w:rsidRPr="009B776E" w:rsidDel="00855352">
                  <w:rPr>
                    <w:lang w:val="en-US"/>
                  </w:rPr>
                  <w:delText>-</w:delText>
                </w:r>
              </w:del>
            </w:ins>
          </w:p>
        </w:tc>
        <w:tc>
          <w:tcPr>
            <w:tcW w:w="2035" w:type="pct"/>
          </w:tcPr>
          <w:p w14:paraId="2406B64E" w14:textId="406D56F8" w:rsidR="005B076E" w:rsidRPr="009B776E" w:rsidDel="008E04C8" w:rsidRDefault="005B076E" w:rsidP="0006245B">
            <w:pPr>
              <w:pStyle w:val="GOSTTablenorm"/>
              <w:rPr>
                <w:del w:id="2252" w:author="Сказецкая Наталья Камилевна" w:date="2024-04-08T20:14:00Z"/>
              </w:rPr>
            </w:pPr>
            <w:ins w:id="2253" w:author="Куклина Ю.В." w:date="2024-04-01T11:13:00Z">
              <w:del w:id="2254" w:author="Сказецкая Наталья Камилевна" w:date="2024-04-08T18:51:00Z">
                <w:r w:rsidRPr="009B776E" w:rsidDel="00CB47DE">
                  <w:delText>Сумма в валюте Российской Федерации (в рублях) с точностью 2 знака после запятой.</w:delText>
                </w:r>
              </w:del>
            </w:ins>
          </w:p>
        </w:tc>
      </w:tr>
      <w:tr w:rsidR="005B076E" w:rsidRPr="009B776E" w14:paraId="0508A812" w14:textId="77777777" w:rsidTr="004212C7">
        <w:tc>
          <w:tcPr>
            <w:tcW w:w="1100" w:type="pct"/>
          </w:tcPr>
          <w:p w14:paraId="3F0FB917" w14:textId="286B5696" w:rsidR="005B076E" w:rsidRPr="009B776E" w:rsidRDefault="005B076E" w:rsidP="0006245B">
            <w:pPr>
              <w:pStyle w:val="GOSTTablenorm"/>
            </w:pPr>
            <w:ins w:id="2255" w:author="Куклина Ю.В." w:date="2024-04-04T15:28:00Z">
              <w:r w:rsidRPr="009B776E">
                <w:t>Сумма ПОФР для выплат (Оборот по Дт)</w:t>
              </w:r>
            </w:ins>
            <w:del w:id="2256" w:author="Куклина Ю.В." w:date="2024-04-04T15:21:00Z">
              <w:r w:rsidRPr="009B776E" w:rsidDel="00677DAF">
                <w:delText xml:space="preserve"> </w:delText>
              </w:r>
              <w:r w:rsidRPr="009B776E" w:rsidDel="00677DAF">
                <w:rPr>
                  <w:rStyle w:val="afff4"/>
                </w:rPr>
                <w:delText xml:space="preserve"> </w:delText>
              </w:r>
            </w:del>
          </w:p>
        </w:tc>
        <w:tc>
          <w:tcPr>
            <w:tcW w:w="750" w:type="pct"/>
          </w:tcPr>
          <w:p w14:paraId="593C7B20" w14:textId="426872F5" w:rsidR="005B076E" w:rsidRPr="009B776E" w:rsidRDefault="005B076E" w:rsidP="005B076E">
            <w:pPr>
              <w:pStyle w:val="GOSTTablenorm"/>
              <w:rPr>
                <w:szCs w:val="22"/>
              </w:rPr>
            </w:pPr>
            <w:ins w:id="2257" w:author="Куклина Ю.В." w:date="2024-04-01T11:17:00Z">
              <w:r w:rsidRPr="009B776E">
                <w:rPr>
                  <w:b/>
                  <w:szCs w:val="22"/>
                </w:rPr>
                <w:t>R_728_G_S1_D:</w:t>
              </w:r>
            </w:ins>
            <w:ins w:id="2258" w:author="Куклина Ю.В." w:date="2024-04-01T11:13:00Z">
              <w:r w:rsidRPr="009B776E">
                <w:rPr>
                  <w:szCs w:val="22"/>
                </w:rPr>
                <w:t>G_S1_D_C14</w:t>
              </w:r>
            </w:ins>
          </w:p>
        </w:tc>
        <w:tc>
          <w:tcPr>
            <w:tcW w:w="500" w:type="pct"/>
          </w:tcPr>
          <w:p w14:paraId="004C5751" w14:textId="61054C13" w:rsidR="005B076E" w:rsidRPr="009B776E" w:rsidRDefault="005B076E" w:rsidP="005B076E">
            <w:pPr>
              <w:pStyle w:val="GOSTTablenorm"/>
            </w:pPr>
            <w:ins w:id="2259" w:author="Куклина Ю.В." w:date="2024-04-01T11:13:00Z">
              <w:r w:rsidRPr="009B776E">
                <w:rPr>
                  <w:szCs w:val="22"/>
                </w:rPr>
                <w:t>Сумма</w:t>
              </w:r>
            </w:ins>
          </w:p>
        </w:tc>
        <w:tc>
          <w:tcPr>
            <w:tcW w:w="300" w:type="pct"/>
          </w:tcPr>
          <w:p w14:paraId="0BBE65FE" w14:textId="2344588F" w:rsidR="005B076E" w:rsidRPr="009B776E" w:rsidRDefault="005B076E" w:rsidP="005B076E">
            <w:pPr>
              <w:pStyle w:val="GOSTTablenorm"/>
            </w:pPr>
            <w:ins w:id="2260" w:author="Куклина Ю.В." w:date="2024-04-01T11:13:00Z">
              <w:r w:rsidRPr="009B776E">
                <w:rPr>
                  <w:szCs w:val="22"/>
                </w:rPr>
                <w:t>Да</w:t>
              </w:r>
            </w:ins>
          </w:p>
        </w:tc>
        <w:tc>
          <w:tcPr>
            <w:tcW w:w="315" w:type="pct"/>
          </w:tcPr>
          <w:p w14:paraId="225B7128" w14:textId="4B0AF6FE" w:rsidR="005B076E" w:rsidRPr="009B776E" w:rsidRDefault="005B076E" w:rsidP="005B076E">
            <w:pPr>
              <w:pStyle w:val="GOSTTablenorm"/>
            </w:pPr>
          </w:p>
        </w:tc>
        <w:tc>
          <w:tcPr>
            <w:tcW w:w="2035" w:type="pct"/>
          </w:tcPr>
          <w:p w14:paraId="2910D002" w14:textId="4035BCE5" w:rsidR="005B076E" w:rsidRPr="009B776E" w:rsidRDefault="005B076E" w:rsidP="0006245B">
            <w:pPr>
              <w:pStyle w:val="GOSTTablenorm"/>
            </w:pPr>
            <w:ins w:id="2261" w:author="Куклина Ю.В." w:date="2024-04-01T11:13:00Z">
              <w:r w:rsidRPr="009B776E">
                <w:t>Сумма в валюте Российской Федерации (в рублях) с точностью 2 знака после запятой</w:t>
              </w:r>
            </w:ins>
          </w:p>
        </w:tc>
      </w:tr>
      <w:tr w:rsidR="005B076E" w:rsidRPr="009B776E" w14:paraId="601B6164" w14:textId="77777777" w:rsidTr="004212C7">
        <w:tc>
          <w:tcPr>
            <w:tcW w:w="1100" w:type="pct"/>
          </w:tcPr>
          <w:p w14:paraId="7483E877" w14:textId="23F49B4B" w:rsidR="005B076E" w:rsidRPr="009B776E" w:rsidRDefault="005B076E" w:rsidP="005B076E">
            <w:pPr>
              <w:pStyle w:val="GOSTTablenorm"/>
              <w:rPr>
                <w:szCs w:val="22"/>
              </w:rPr>
            </w:pPr>
            <w:ins w:id="2262" w:author="Куклина Ю.В." w:date="2024-04-04T15:28:00Z">
              <w:r w:rsidRPr="009B776E">
                <w:t>Сумма ПОФР для выплат (Оборот по Кт)</w:t>
              </w:r>
            </w:ins>
          </w:p>
        </w:tc>
        <w:tc>
          <w:tcPr>
            <w:tcW w:w="750" w:type="pct"/>
          </w:tcPr>
          <w:p w14:paraId="037A1977" w14:textId="0FCCD2D1" w:rsidR="005B076E" w:rsidRPr="009B776E" w:rsidRDefault="005B076E" w:rsidP="005B076E">
            <w:pPr>
              <w:pStyle w:val="GOSTTablenorm"/>
              <w:rPr>
                <w:szCs w:val="22"/>
                <w:lang w:val="en-US"/>
              </w:rPr>
            </w:pPr>
            <w:ins w:id="2263" w:author="Куклина Ю.В." w:date="2024-04-01T11:17:00Z">
              <w:r w:rsidRPr="009B776E">
                <w:rPr>
                  <w:b/>
                  <w:szCs w:val="22"/>
                  <w:lang w:val="en-US"/>
                </w:rPr>
                <w:t>R_728_G_S1_D:</w:t>
              </w:r>
            </w:ins>
            <w:ins w:id="2264" w:author="Куклина Ю.В." w:date="2024-04-01T11:13:00Z">
              <w:r w:rsidRPr="009B776E">
                <w:rPr>
                  <w:szCs w:val="22"/>
                  <w:lang w:val="en-US"/>
                </w:rPr>
                <w:t>G_S1_D_C14_K</w:t>
              </w:r>
              <w:commentRangeStart w:id="2265"/>
              <w:r w:rsidRPr="009B776E">
                <w:rPr>
                  <w:szCs w:val="22"/>
                  <w:lang w:val="en-US"/>
                </w:rPr>
                <w:t>T</w:t>
              </w:r>
            </w:ins>
            <w:commentRangeEnd w:id="2265"/>
            <w:r w:rsidRPr="009B776E">
              <w:rPr>
                <w:rStyle w:val="afff4"/>
                <w:sz w:val="22"/>
                <w:szCs w:val="22"/>
                <w:lang w:val="en-US"/>
              </w:rPr>
              <w:commentReference w:id="2265"/>
            </w:r>
          </w:p>
        </w:tc>
        <w:tc>
          <w:tcPr>
            <w:tcW w:w="500" w:type="pct"/>
          </w:tcPr>
          <w:p w14:paraId="7E2FA3FF" w14:textId="7CE49FA5" w:rsidR="005B076E" w:rsidRPr="009B776E" w:rsidRDefault="005B076E" w:rsidP="005B076E">
            <w:pPr>
              <w:pStyle w:val="GOSTTablenorm"/>
            </w:pPr>
            <w:ins w:id="2266" w:author="Куклина Ю.В." w:date="2024-04-01T11:13:00Z">
              <w:r w:rsidRPr="009B776E">
                <w:rPr>
                  <w:szCs w:val="22"/>
                </w:rPr>
                <w:t>Сумма</w:t>
              </w:r>
            </w:ins>
          </w:p>
        </w:tc>
        <w:tc>
          <w:tcPr>
            <w:tcW w:w="300" w:type="pct"/>
          </w:tcPr>
          <w:p w14:paraId="04B36F91" w14:textId="69CD6D08" w:rsidR="005B076E" w:rsidRPr="009B776E" w:rsidRDefault="005B076E" w:rsidP="005B076E">
            <w:pPr>
              <w:pStyle w:val="GOSTTablenorm"/>
            </w:pPr>
            <w:ins w:id="2267" w:author="Куклина Ю.В." w:date="2024-04-01T11:13:00Z">
              <w:r w:rsidRPr="009B776E">
                <w:rPr>
                  <w:szCs w:val="22"/>
                </w:rPr>
                <w:t>Да</w:t>
              </w:r>
            </w:ins>
          </w:p>
        </w:tc>
        <w:tc>
          <w:tcPr>
            <w:tcW w:w="315" w:type="pct"/>
          </w:tcPr>
          <w:p w14:paraId="72CBBFF3" w14:textId="7EB23B5F" w:rsidR="005B076E" w:rsidRPr="009B776E" w:rsidRDefault="005B076E" w:rsidP="005B076E">
            <w:pPr>
              <w:pStyle w:val="GOSTTablenorm"/>
            </w:pPr>
          </w:p>
        </w:tc>
        <w:tc>
          <w:tcPr>
            <w:tcW w:w="2035" w:type="pct"/>
          </w:tcPr>
          <w:p w14:paraId="0D8FC8EA" w14:textId="689C753B" w:rsidR="005B076E" w:rsidRPr="009B776E" w:rsidRDefault="005B076E" w:rsidP="0006245B">
            <w:pPr>
              <w:pStyle w:val="GOSTTablenorm"/>
            </w:pPr>
            <w:ins w:id="2268" w:author="Куклина Ю.В." w:date="2024-04-01T11:13:00Z">
              <w:r w:rsidRPr="009B776E">
                <w:t>Сумма в валюте Российской Федерации (в рублях) с точностью 2 знака после запятой</w:t>
              </w:r>
            </w:ins>
          </w:p>
        </w:tc>
      </w:tr>
      <w:tr w:rsidR="005B076E" w:rsidRPr="009B776E" w14:paraId="0A0ACDED" w14:textId="77777777" w:rsidTr="004212C7">
        <w:tc>
          <w:tcPr>
            <w:tcW w:w="1100" w:type="pct"/>
          </w:tcPr>
          <w:p w14:paraId="660878D9" w14:textId="15D2030C" w:rsidR="005B076E" w:rsidRPr="009B776E" w:rsidRDefault="005B076E" w:rsidP="005B076E">
            <w:pPr>
              <w:pStyle w:val="GOSTTablenorm"/>
              <w:rPr>
                <w:szCs w:val="22"/>
              </w:rPr>
            </w:pPr>
            <w:ins w:id="2269" w:author="Куклина Ю.В." w:date="2024-04-01T11:16:00Z">
              <w:r w:rsidRPr="009B776E">
                <w:t>Сумма поступлений источников доп. финансирования (Оборот по Кт)</w:t>
              </w:r>
            </w:ins>
          </w:p>
        </w:tc>
        <w:tc>
          <w:tcPr>
            <w:tcW w:w="750" w:type="pct"/>
          </w:tcPr>
          <w:p w14:paraId="6E1100DC" w14:textId="34CB8ED2" w:rsidR="005B076E" w:rsidRPr="009B776E" w:rsidRDefault="005B076E" w:rsidP="005B076E">
            <w:pPr>
              <w:pStyle w:val="GOSTTablenorm"/>
              <w:rPr>
                <w:szCs w:val="22"/>
              </w:rPr>
            </w:pPr>
            <w:ins w:id="2270" w:author="Куклина Ю.В." w:date="2024-04-01T11:16:00Z">
              <w:r w:rsidRPr="009B776E">
                <w:rPr>
                  <w:b/>
                  <w:szCs w:val="22"/>
                </w:rPr>
                <w:t>R_728_G_S1_D:</w:t>
              </w:r>
              <w:r w:rsidRPr="009B776E">
                <w:rPr>
                  <w:szCs w:val="22"/>
                </w:rPr>
                <w:t>G_S1_D_C17</w:t>
              </w:r>
            </w:ins>
          </w:p>
        </w:tc>
        <w:tc>
          <w:tcPr>
            <w:tcW w:w="500" w:type="pct"/>
          </w:tcPr>
          <w:p w14:paraId="1D5AE492" w14:textId="0032CF42" w:rsidR="005B076E" w:rsidRPr="009B776E" w:rsidRDefault="005B076E" w:rsidP="005B076E">
            <w:pPr>
              <w:pStyle w:val="GOSTTablenorm"/>
            </w:pPr>
            <w:ins w:id="2271" w:author="Куклина Ю.В." w:date="2024-04-01T11:16:00Z">
              <w:r w:rsidRPr="009B776E">
                <w:rPr>
                  <w:szCs w:val="22"/>
                </w:rPr>
                <w:t>Сумма</w:t>
              </w:r>
            </w:ins>
          </w:p>
        </w:tc>
        <w:tc>
          <w:tcPr>
            <w:tcW w:w="300" w:type="pct"/>
          </w:tcPr>
          <w:p w14:paraId="42FF7733" w14:textId="3845B699" w:rsidR="005B076E" w:rsidRPr="009B776E" w:rsidRDefault="005B076E" w:rsidP="005B076E">
            <w:pPr>
              <w:pStyle w:val="GOSTTablenorm"/>
            </w:pPr>
            <w:ins w:id="2272" w:author="Куклина Ю.В." w:date="2024-04-01T11:16:00Z">
              <w:r w:rsidRPr="009B776E">
                <w:rPr>
                  <w:szCs w:val="22"/>
                </w:rPr>
                <w:t>Да</w:t>
              </w:r>
            </w:ins>
          </w:p>
        </w:tc>
        <w:tc>
          <w:tcPr>
            <w:tcW w:w="315" w:type="pct"/>
          </w:tcPr>
          <w:p w14:paraId="5D8CC847" w14:textId="77777777" w:rsidR="005B076E" w:rsidRPr="009B776E" w:rsidRDefault="005B076E" w:rsidP="005B076E">
            <w:pPr>
              <w:pStyle w:val="GOSTTablenorm"/>
            </w:pPr>
          </w:p>
        </w:tc>
        <w:tc>
          <w:tcPr>
            <w:tcW w:w="2035" w:type="pct"/>
          </w:tcPr>
          <w:p w14:paraId="7CEC2315" w14:textId="554A42AE" w:rsidR="005B076E" w:rsidRPr="009B776E" w:rsidRDefault="005B076E" w:rsidP="0006245B">
            <w:pPr>
              <w:pStyle w:val="GOSTTablenorm"/>
            </w:pPr>
            <w:ins w:id="2273" w:author="Куклина Ю.В." w:date="2024-04-01T11:16:00Z">
              <w:r w:rsidRPr="009B776E">
                <w:t>Сумма в валюте Российской Федерации (в рублях) с точностью 2 знака после запятой</w:t>
              </w:r>
            </w:ins>
          </w:p>
        </w:tc>
      </w:tr>
      <w:tr w:rsidR="005B076E" w:rsidRPr="009B776E" w14:paraId="6F487E00" w14:textId="77777777" w:rsidTr="004212C7">
        <w:tc>
          <w:tcPr>
            <w:tcW w:w="1100" w:type="pct"/>
          </w:tcPr>
          <w:p w14:paraId="69D2F76B" w14:textId="00C73993" w:rsidR="005B076E" w:rsidRPr="009B776E" w:rsidRDefault="005B076E" w:rsidP="00697A63">
            <w:pPr>
              <w:pStyle w:val="GOSTTablenorm"/>
              <w:rPr>
                <w:szCs w:val="22"/>
              </w:rPr>
            </w:pPr>
            <w:ins w:id="2274" w:author="Куклина Ю.В." w:date="2024-04-01T11:16:00Z">
              <w:r w:rsidRPr="009B776E">
                <w:t>Сумма возвратов поступлений источников доп. финансирования (Оборот по Дт)</w:t>
              </w:r>
            </w:ins>
          </w:p>
        </w:tc>
        <w:tc>
          <w:tcPr>
            <w:tcW w:w="750" w:type="pct"/>
          </w:tcPr>
          <w:p w14:paraId="5D6AABB8" w14:textId="6693BD9F" w:rsidR="005B076E" w:rsidRPr="009B776E" w:rsidRDefault="005B076E" w:rsidP="005B076E">
            <w:pPr>
              <w:pStyle w:val="GOSTTablenorm"/>
              <w:rPr>
                <w:szCs w:val="22"/>
              </w:rPr>
            </w:pPr>
            <w:ins w:id="2275" w:author="Куклина Ю.В." w:date="2024-04-01T11:16:00Z">
              <w:r w:rsidRPr="009B776E">
                <w:rPr>
                  <w:b/>
                  <w:szCs w:val="22"/>
                </w:rPr>
                <w:t>R_728_G_S1_D:</w:t>
              </w:r>
              <w:r w:rsidRPr="009B776E">
                <w:rPr>
                  <w:szCs w:val="22"/>
                </w:rPr>
                <w:t>G_S1_D_C18</w:t>
              </w:r>
            </w:ins>
          </w:p>
        </w:tc>
        <w:tc>
          <w:tcPr>
            <w:tcW w:w="500" w:type="pct"/>
          </w:tcPr>
          <w:p w14:paraId="604AA89A" w14:textId="4CDE771F" w:rsidR="005B076E" w:rsidRPr="009B776E" w:rsidRDefault="005B076E" w:rsidP="005B076E">
            <w:pPr>
              <w:pStyle w:val="GOSTTablenorm"/>
            </w:pPr>
            <w:ins w:id="2276" w:author="Куклина Ю.В." w:date="2024-04-01T11:16:00Z">
              <w:r w:rsidRPr="009B776E">
                <w:rPr>
                  <w:szCs w:val="22"/>
                </w:rPr>
                <w:t>Сумма</w:t>
              </w:r>
            </w:ins>
          </w:p>
        </w:tc>
        <w:tc>
          <w:tcPr>
            <w:tcW w:w="300" w:type="pct"/>
          </w:tcPr>
          <w:p w14:paraId="2B331854" w14:textId="0D8CAB7E" w:rsidR="005B076E" w:rsidRPr="009B776E" w:rsidRDefault="005B076E" w:rsidP="005B076E">
            <w:pPr>
              <w:pStyle w:val="GOSTTablenorm"/>
            </w:pPr>
            <w:ins w:id="2277" w:author="Куклина Ю.В." w:date="2024-04-01T11:16:00Z">
              <w:r w:rsidRPr="009B776E">
                <w:rPr>
                  <w:szCs w:val="22"/>
                </w:rPr>
                <w:t>Да</w:t>
              </w:r>
            </w:ins>
          </w:p>
        </w:tc>
        <w:tc>
          <w:tcPr>
            <w:tcW w:w="315" w:type="pct"/>
          </w:tcPr>
          <w:p w14:paraId="62391612" w14:textId="77777777" w:rsidR="005B076E" w:rsidRPr="009B776E" w:rsidRDefault="005B076E" w:rsidP="005B076E">
            <w:pPr>
              <w:pStyle w:val="GOSTTablenorm"/>
            </w:pPr>
          </w:p>
        </w:tc>
        <w:tc>
          <w:tcPr>
            <w:tcW w:w="2035" w:type="pct"/>
          </w:tcPr>
          <w:p w14:paraId="43109C49" w14:textId="1CECFCC8" w:rsidR="005B076E" w:rsidRPr="009B776E" w:rsidRDefault="005B076E" w:rsidP="0006245B">
            <w:pPr>
              <w:pStyle w:val="GOSTTablenorm"/>
            </w:pPr>
            <w:ins w:id="2278" w:author="Куклина Ю.В." w:date="2024-04-01T11:16:00Z">
              <w:r w:rsidRPr="009B776E">
                <w:t>Сумма в валюте Российской Федерации (в рублях) с точностью 2 знака после запятой</w:t>
              </w:r>
            </w:ins>
          </w:p>
        </w:tc>
      </w:tr>
      <w:tr w:rsidR="005B076E" w:rsidRPr="009B776E" w14:paraId="1F833D62" w14:textId="77777777" w:rsidTr="004212C7">
        <w:tc>
          <w:tcPr>
            <w:tcW w:w="1100" w:type="pct"/>
          </w:tcPr>
          <w:p w14:paraId="6DD90475" w14:textId="78D4582A" w:rsidR="005B076E" w:rsidRPr="009B776E" w:rsidRDefault="005B076E" w:rsidP="00697A63">
            <w:pPr>
              <w:pStyle w:val="GOSTTablenorm"/>
              <w:rPr>
                <w:szCs w:val="22"/>
              </w:rPr>
            </w:pPr>
            <w:ins w:id="2279" w:author="Куклина Ю.В." w:date="2024-04-01T11:16:00Z">
              <w:r w:rsidRPr="009B776E">
                <w:t>Сумма выданных КОО (Оборот по Кт)</w:t>
              </w:r>
            </w:ins>
          </w:p>
        </w:tc>
        <w:tc>
          <w:tcPr>
            <w:tcW w:w="750" w:type="pct"/>
          </w:tcPr>
          <w:p w14:paraId="398CFD28" w14:textId="24F6DF2D" w:rsidR="005B076E" w:rsidRPr="009B776E" w:rsidRDefault="005B076E" w:rsidP="005B076E">
            <w:pPr>
              <w:pStyle w:val="GOSTTablenorm"/>
              <w:rPr>
                <w:szCs w:val="22"/>
              </w:rPr>
            </w:pPr>
            <w:ins w:id="2280" w:author="Куклина Ю.В." w:date="2024-04-01T11:16:00Z">
              <w:r w:rsidRPr="009B776E">
                <w:rPr>
                  <w:b/>
                  <w:szCs w:val="22"/>
                </w:rPr>
                <w:t>R_728_G_S1_D:</w:t>
              </w:r>
              <w:r w:rsidRPr="009B776E">
                <w:rPr>
                  <w:szCs w:val="22"/>
                </w:rPr>
                <w:t>G_S1_D_C19</w:t>
              </w:r>
            </w:ins>
          </w:p>
        </w:tc>
        <w:tc>
          <w:tcPr>
            <w:tcW w:w="500" w:type="pct"/>
          </w:tcPr>
          <w:p w14:paraId="70D8BCB9" w14:textId="2DDC8F80" w:rsidR="005B076E" w:rsidRPr="009B776E" w:rsidRDefault="005B076E" w:rsidP="005B076E">
            <w:pPr>
              <w:pStyle w:val="GOSTTablenorm"/>
            </w:pPr>
            <w:ins w:id="2281" w:author="Куклина Ю.В." w:date="2024-04-01T11:16:00Z">
              <w:r w:rsidRPr="009B776E">
                <w:rPr>
                  <w:szCs w:val="22"/>
                </w:rPr>
                <w:t>Сумма</w:t>
              </w:r>
            </w:ins>
          </w:p>
        </w:tc>
        <w:tc>
          <w:tcPr>
            <w:tcW w:w="300" w:type="pct"/>
          </w:tcPr>
          <w:p w14:paraId="45CCF334" w14:textId="0179E64A" w:rsidR="005B076E" w:rsidRPr="009B776E" w:rsidRDefault="005B076E" w:rsidP="005B076E">
            <w:pPr>
              <w:pStyle w:val="GOSTTablenorm"/>
            </w:pPr>
            <w:ins w:id="2282" w:author="Куклина Ю.В." w:date="2024-04-01T11:16:00Z">
              <w:r w:rsidRPr="009B776E">
                <w:rPr>
                  <w:szCs w:val="22"/>
                </w:rPr>
                <w:t>Да</w:t>
              </w:r>
            </w:ins>
          </w:p>
        </w:tc>
        <w:tc>
          <w:tcPr>
            <w:tcW w:w="315" w:type="pct"/>
          </w:tcPr>
          <w:p w14:paraId="629ADE3E" w14:textId="77777777" w:rsidR="005B076E" w:rsidRPr="009B776E" w:rsidRDefault="005B076E" w:rsidP="005B076E">
            <w:pPr>
              <w:pStyle w:val="GOSTTablenorm"/>
            </w:pPr>
          </w:p>
        </w:tc>
        <w:tc>
          <w:tcPr>
            <w:tcW w:w="2035" w:type="pct"/>
          </w:tcPr>
          <w:p w14:paraId="6A4CCDE2" w14:textId="4AAA49E4" w:rsidR="005B076E" w:rsidRPr="009B776E" w:rsidRDefault="005B076E" w:rsidP="0006245B">
            <w:pPr>
              <w:pStyle w:val="GOSTTablenorm"/>
            </w:pPr>
            <w:ins w:id="2283" w:author="Куклина Ю.В." w:date="2024-04-01T11:16:00Z">
              <w:r w:rsidRPr="009B776E">
                <w:t>Сумма в валюте Российской Федерации (в рублях) с точностью 2 знака после запятой</w:t>
              </w:r>
            </w:ins>
          </w:p>
        </w:tc>
      </w:tr>
      <w:tr w:rsidR="005B076E" w:rsidRPr="009B776E" w14:paraId="053B5A3E" w14:textId="77777777" w:rsidTr="004212C7">
        <w:tc>
          <w:tcPr>
            <w:tcW w:w="1100" w:type="pct"/>
          </w:tcPr>
          <w:p w14:paraId="3A6F4EFF" w14:textId="47DC1EC9" w:rsidR="005B076E" w:rsidRPr="009B776E" w:rsidRDefault="005B076E" w:rsidP="005B076E">
            <w:pPr>
              <w:pStyle w:val="GOSTTablenorm"/>
              <w:rPr>
                <w:szCs w:val="22"/>
              </w:rPr>
            </w:pPr>
            <w:ins w:id="2284" w:author="Куклина Ю.В." w:date="2024-04-01T11:16:00Z">
              <w:r w:rsidRPr="009B776E">
                <w:t>Сумма исполнения КОО (Оборот по Дт)</w:t>
              </w:r>
            </w:ins>
          </w:p>
        </w:tc>
        <w:tc>
          <w:tcPr>
            <w:tcW w:w="750" w:type="pct"/>
          </w:tcPr>
          <w:p w14:paraId="5B366FEA" w14:textId="6295E740" w:rsidR="005B076E" w:rsidRPr="009B776E" w:rsidRDefault="005B076E" w:rsidP="005B076E">
            <w:pPr>
              <w:pStyle w:val="GOSTTablenorm"/>
              <w:rPr>
                <w:szCs w:val="22"/>
              </w:rPr>
            </w:pPr>
            <w:ins w:id="2285" w:author="Куклина Ю.В." w:date="2024-04-01T11:16:00Z">
              <w:r w:rsidRPr="009B776E">
                <w:rPr>
                  <w:b/>
                  <w:szCs w:val="22"/>
                </w:rPr>
                <w:t>R_728_G_S1_D:</w:t>
              </w:r>
              <w:r w:rsidRPr="009B776E">
                <w:rPr>
                  <w:szCs w:val="22"/>
                </w:rPr>
                <w:t>G_S1_D_C20</w:t>
              </w:r>
            </w:ins>
          </w:p>
        </w:tc>
        <w:tc>
          <w:tcPr>
            <w:tcW w:w="500" w:type="pct"/>
          </w:tcPr>
          <w:p w14:paraId="527057B2" w14:textId="2BD5611C" w:rsidR="005B076E" w:rsidRPr="009B776E" w:rsidRDefault="005B076E" w:rsidP="005B076E">
            <w:pPr>
              <w:pStyle w:val="GOSTTablenorm"/>
            </w:pPr>
            <w:ins w:id="2286" w:author="Куклина Ю.В." w:date="2024-04-01T11:16:00Z">
              <w:r w:rsidRPr="009B776E">
                <w:rPr>
                  <w:szCs w:val="22"/>
                </w:rPr>
                <w:t>Сумма</w:t>
              </w:r>
            </w:ins>
          </w:p>
        </w:tc>
        <w:tc>
          <w:tcPr>
            <w:tcW w:w="300" w:type="pct"/>
          </w:tcPr>
          <w:p w14:paraId="3AE132E3" w14:textId="33FB475D" w:rsidR="005B076E" w:rsidRPr="009B776E" w:rsidRDefault="005B076E" w:rsidP="005B076E">
            <w:pPr>
              <w:pStyle w:val="GOSTTablenorm"/>
            </w:pPr>
            <w:ins w:id="2287" w:author="Куклина Ю.В." w:date="2024-04-01T11:16:00Z">
              <w:r w:rsidRPr="009B776E">
                <w:rPr>
                  <w:szCs w:val="22"/>
                </w:rPr>
                <w:t>Да</w:t>
              </w:r>
            </w:ins>
          </w:p>
        </w:tc>
        <w:tc>
          <w:tcPr>
            <w:tcW w:w="315" w:type="pct"/>
          </w:tcPr>
          <w:p w14:paraId="6C6A0587" w14:textId="77777777" w:rsidR="005B076E" w:rsidRPr="009B776E" w:rsidRDefault="005B076E" w:rsidP="005B076E">
            <w:pPr>
              <w:pStyle w:val="GOSTTablenorm"/>
            </w:pPr>
          </w:p>
        </w:tc>
        <w:tc>
          <w:tcPr>
            <w:tcW w:w="2035" w:type="pct"/>
          </w:tcPr>
          <w:p w14:paraId="3A630ECB" w14:textId="01E18361" w:rsidR="005B076E" w:rsidRPr="009B776E" w:rsidRDefault="005B076E" w:rsidP="0006245B">
            <w:pPr>
              <w:pStyle w:val="GOSTTablenorm"/>
            </w:pPr>
            <w:ins w:id="2288" w:author="Куклина Ю.В." w:date="2024-04-01T11:16:00Z">
              <w:r w:rsidRPr="009B776E">
                <w:t>Сумма в валюте Российской Федерации (в рублях) с точностью 2 знака после запятой</w:t>
              </w:r>
            </w:ins>
          </w:p>
        </w:tc>
      </w:tr>
      <w:tr w:rsidR="005B076E" w:rsidRPr="009B776E" w14:paraId="072AF4AA" w14:textId="77777777" w:rsidTr="004212C7">
        <w:tc>
          <w:tcPr>
            <w:tcW w:w="1100" w:type="pct"/>
          </w:tcPr>
          <w:p w14:paraId="3D7415F6" w14:textId="340A1C33" w:rsidR="005B076E" w:rsidRPr="009B776E" w:rsidRDefault="005B076E" w:rsidP="005B076E">
            <w:pPr>
              <w:pStyle w:val="GOSTTablenorm"/>
              <w:rPr>
                <w:szCs w:val="22"/>
              </w:rPr>
            </w:pPr>
            <w:ins w:id="2289" w:author="Куклина Ю.В." w:date="2024-04-01T11:16:00Z">
              <w:r w:rsidRPr="009B776E">
                <w:lastRenderedPageBreak/>
                <w:t>Сумма восстановления исполнения КОО (Оборот по Кт)</w:t>
              </w:r>
            </w:ins>
          </w:p>
        </w:tc>
        <w:tc>
          <w:tcPr>
            <w:tcW w:w="750" w:type="pct"/>
          </w:tcPr>
          <w:p w14:paraId="297B446D" w14:textId="02E89D08" w:rsidR="005B076E" w:rsidRPr="009B776E" w:rsidRDefault="005B076E" w:rsidP="005B076E">
            <w:pPr>
              <w:pStyle w:val="GOSTTablenorm"/>
              <w:rPr>
                <w:szCs w:val="22"/>
              </w:rPr>
            </w:pPr>
            <w:ins w:id="2290" w:author="Куклина Ю.В." w:date="2024-04-01T11:16:00Z">
              <w:r w:rsidRPr="009B776E">
                <w:rPr>
                  <w:b/>
                  <w:szCs w:val="22"/>
                </w:rPr>
                <w:t>R_728_G_S1_D:</w:t>
              </w:r>
              <w:r w:rsidRPr="009B776E">
                <w:rPr>
                  <w:szCs w:val="22"/>
                </w:rPr>
                <w:t>G_S1_D_C21</w:t>
              </w:r>
            </w:ins>
          </w:p>
        </w:tc>
        <w:tc>
          <w:tcPr>
            <w:tcW w:w="500" w:type="pct"/>
          </w:tcPr>
          <w:p w14:paraId="78FCDD11" w14:textId="30DD00D7" w:rsidR="005B076E" w:rsidRPr="009B776E" w:rsidRDefault="005B076E" w:rsidP="005B076E">
            <w:pPr>
              <w:pStyle w:val="GOSTTablenorm"/>
            </w:pPr>
            <w:ins w:id="2291" w:author="Куклина Ю.В." w:date="2024-04-01T11:16:00Z">
              <w:r w:rsidRPr="009B776E">
                <w:rPr>
                  <w:szCs w:val="22"/>
                </w:rPr>
                <w:t>Сумма</w:t>
              </w:r>
            </w:ins>
          </w:p>
        </w:tc>
        <w:tc>
          <w:tcPr>
            <w:tcW w:w="300" w:type="pct"/>
          </w:tcPr>
          <w:p w14:paraId="17B9BC5B" w14:textId="29761625" w:rsidR="005B076E" w:rsidRPr="009B776E" w:rsidRDefault="005B076E" w:rsidP="005B076E">
            <w:pPr>
              <w:pStyle w:val="GOSTTablenorm"/>
            </w:pPr>
            <w:ins w:id="2292" w:author="Куклина Ю.В." w:date="2024-04-01T11:16:00Z">
              <w:r w:rsidRPr="009B776E">
                <w:rPr>
                  <w:szCs w:val="22"/>
                </w:rPr>
                <w:t>Да</w:t>
              </w:r>
            </w:ins>
          </w:p>
        </w:tc>
        <w:tc>
          <w:tcPr>
            <w:tcW w:w="315" w:type="pct"/>
          </w:tcPr>
          <w:p w14:paraId="4B7BA72E" w14:textId="77777777" w:rsidR="005B076E" w:rsidRPr="009B776E" w:rsidRDefault="005B076E" w:rsidP="005B076E">
            <w:pPr>
              <w:pStyle w:val="GOSTTablenorm"/>
            </w:pPr>
          </w:p>
        </w:tc>
        <w:tc>
          <w:tcPr>
            <w:tcW w:w="2035" w:type="pct"/>
          </w:tcPr>
          <w:p w14:paraId="61C96B6C" w14:textId="4379C1A8" w:rsidR="005B076E" w:rsidRPr="009B776E" w:rsidRDefault="005B076E" w:rsidP="0006245B">
            <w:pPr>
              <w:pStyle w:val="GOSTTablenorm"/>
            </w:pPr>
            <w:ins w:id="2293" w:author="Куклина Ю.В." w:date="2024-04-01T11:16:00Z">
              <w:r w:rsidRPr="009B776E">
                <w:t>Сумма в валюте Российской Федерации (в рублях) с точностью 2 знака после запятой</w:t>
              </w:r>
            </w:ins>
          </w:p>
        </w:tc>
      </w:tr>
      <w:tr w:rsidR="005B076E" w:rsidRPr="009B776E" w14:paraId="6177297A" w14:textId="77777777" w:rsidTr="004212C7">
        <w:tc>
          <w:tcPr>
            <w:tcW w:w="1100" w:type="pct"/>
          </w:tcPr>
          <w:p w14:paraId="03174A44" w14:textId="7CB83A3D" w:rsidR="005B076E" w:rsidRPr="009B776E" w:rsidRDefault="005B076E" w:rsidP="005B076E">
            <w:pPr>
              <w:pStyle w:val="GOSTTablenorm"/>
            </w:pPr>
            <w:ins w:id="2294" w:author="Куклина Ю.В." w:date="2024-04-02T16:30:00Z">
              <w:r w:rsidRPr="009B776E">
                <w:t>Сумма остатка КОО (Оборот по Дт</w:t>
              </w:r>
              <w:commentRangeStart w:id="2295"/>
              <w:r w:rsidRPr="009B776E">
                <w:t>)</w:t>
              </w:r>
            </w:ins>
            <w:commentRangeEnd w:id="2295"/>
            <w:ins w:id="2296" w:author="Куклина Ю.В." w:date="2024-04-02T16:40:00Z">
              <w:r w:rsidRPr="009B776E">
                <w:rPr>
                  <w:rStyle w:val="afff4"/>
                  <w:sz w:val="22"/>
                  <w:szCs w:val="20"/>
                </w:rPr>
                <w:commentReference w:id="2295"/>
              </w:r>
            </w:ins>
          </w:p>
        </w:tc>
        <w:tc>
          <w:tcPr>
            <w:tcW w:w="750" w:type="pct"/>
          </w:tcPr>
          <w:p w14:paraId="2F88CB46" w14:textId="0697823D" w:rsidR="005B076E" w:rsidRPr="009B776E" w:rsidRDefault="005B076E" w:rsidP="005B076E">
            <w:pPr>
              <w:pStyle w:val="GOSTTablenorm"/>
              <w:rPr>
                <w:b/>
                <w:szCs w:val="22"/>
                <w:lang w:val="en-US"/>
              </w:rPr>
            </w:pPr>
            <w:ins w:id="2297" w:author="Куклина Ю.В." w:date="2024-04-01T11:16:00Z">
              <w:r w:rsidRPr="009B776E">
                <w:rPr>
                  <w:b/>
                  <w:szCs w:val="22"/>
                  <w:lang w:val="en-US"/>
                </w:rPr>
                <w:t>R_728_G_S1_D:</w:t>
              </w:r>
              <w:r w:rsidRPr="009B776E">
                <w:rPr>
                  <w:szCs w:val="22"/>
                  <w:lang w:val="en-US"/>
                </w:rPr>
                <w:t>G_S1_D_</w:t>
              </w:r>
            </w:ins>
            <w:ins w:id="2298" w:author="Куклина Ю.В." w:date="2024-04-04T14:03:00Z">
              <w:r w:rsidRPr="009B776E">
                <w:rPr>
                  <w:szCs w:val="22"/>
                  <w:lang w:val="en-US"/>
                </w:rPr>
                <w:t>SRED_</w:t>
              </w:r>
            </w:ins>
            <w:ins w:id="2299" w:author="Куклина Ю.В." w:date="2024-04-04T14:04:00Z">
              <w:r w:rsidRPr="009B776E">
                <w:rPr>
                  <w:szCs w:val="22"/>
                  <w:lang w:val="en-US"/>
                </w:rPr>
                <w:t>KOO_Dt</w:t>
              </w:r>
            </w:ins>
          </w:p>
        </w:tc>
        <w:tc>
          <w:tcPr>
            <w:tcW w:w="500" w:type="pct"/>
          </w:tcPr>
          <w:p w14:paraId="2DEB1B98" w14:textId="3467E385" w:rsidR="005B076E" w:rsidRPr="009B776E" w:rsidRDefault="005B076E" w:rsidP="005B076E">
            <w:pPr>
              <w:pStyle w:val="GOSTTablenorm"/>
              <w:rPr>
                <w:szCs w:val="22"/>
              </w:rPr>
            </w:pPr>
            <w:ins w:id="2300" w:author="Куклина Ю.В." w:date="2024-04-01T11:16:00Z">
              <w:r w:rsidRPr="009B776E">
                <w:rPr>
                  <w:szCs w:val="22"/>
                </w:rPr>
                <w:t>Сумма</w:t>
              </w:r>
            </w:ins>
          </w:p>
        </w:tc>
        <w:tc>
          <w:tcPr>
            <w:tcW w:w="300" w:type="pct"/>
          </w:tcPr>
          <w:p w14:paraId="2F8E548F" w14:textId="10903DBC" w:rsidR="005B076E" w:rsidRPr="009B776E" w:rsidRDefault="005B076E" w:rsidP="005B076E">
            <w:pPr>
              <w:pStyle w:val="GOSTTablenorm"/>
              <w:rPr>
                <w:szCs w:val="22"/>
              </w:rPr>
            </w:pPr>
            <w:ins w:id="2301" w:author="Куклина Ю.В." w:date="2024-04-01T11:16:00Z">
              <w:r w:rsidRPr="009B776E">
                <w:rPr>
                  <w:szCs w:val="22"/>
                </w:rPr>
                <w:t>Да</w:t>
              </w:r>
            </w:ins>
          </w:p>
        </w:tc>
        <w:tc>
          <w:tcPr>
            <w:tcW w:w="315" w:type="pct"/>
          </w:tcPr>
          <w:p w14:paraId="024ED096" w14:textId="77777777" w:rsidR="005B076E" w:rsidRPr="009B776E" w:rsidRDefault="005B076E" w:rsidP="005B076E">
            <w:pPr>
              <w:pStyle w:val="GOSTTablenorm"/>
            </w:pPr>
          </w:p>
        </w:tc>
        <w:tc>
          <w:tcPr>
            <w:tcW w:w="2035" w:type="pct"/>
          </w:tcPr>
          <w:p w14:paraId="24A4CDC8" w14:textId="31072453" w:rsidR="005B076E" w:rsidRPr="009B776E" w:rsidRDefault="005B076E" w:rsidP="0006245B">
            <w:pPr>
              <w:pStyle w:val="GOSTTablenorm"/>
            </w:pPr>
            <w:ins w:id="2302" w:author="Куклина Ю.В." w:date="2024-04-01T11:16:00Z">
              <w:r w:rsidRPr="009B776E">
                <w:t>Сумма в валюте Российской Федерации (в рублях) с точностью 2 знака после запятой</w:t>
              </w:r>
            </w:ins>
          </w:p>
        </w:tc>
      </w:tr>
      <w:tr w:rsidR="005B076E" w:rsidRPr="009B776E" w14:paraId="52D00FA4" w14:textId="77777777" w:rsidTr="004212C7">
        <w:tc>
          <w:tcPr>
            <w:tcW w:w="1100" w:type="pct"/>
          </w:tcPr>
          <w:p w14:paraId="5276F9B7" w14:textId="72AA4BDF" w:rsidR="005B076E" w:rsidRPr="009B776E" w:rsidRDefault="005B076E" w:rsidP="005B076E">
            <w:pPr>
              <w:pStyle w:val="GOSTTablenorm"/>
            </w:pPr>
            <w:ins w:id="2303" w:author="Куклина Ю.В." w:date="2024-04-02T16:31:00Z">
              <w:r w:rsidRPr="009B776E">
                <w:t>Сумма остатка КОО (Оборот по Кт)</w:t>
              </w:r>
            </w:ins>
          </w:p>
        </w:tc>
        <w:tc>
          <w:tcPr>
            <w:tcW w:w="750" w:type="pct"/>
          </w:tcPr>
          <w:p w14:paraId="3956B2DA" w14:textId="4652E175" w:rsidR="005B076E" w:rsidRPr="009B776E" w:rsidRDefault="005B076E" w:rsidP="005B076E">
            <w:pPr>
              <w:pStyle w:val="GOSTTablenorm"/>
              <w:rPr>
                <w:b/>
                <w:szCs w:val="22"/>
                <w:lang w:val="en-US"/>
              </w:rPr>
            </w:pPr>
            <w:ins w:id="2304" w:author="Куклина Ю.В." w:date="2024-04-01T11:16:00Z">
              <w:r w:rsidRPr="009B776E">
                <w:rPr>
                  <w:b/>
                  <w:szCs w:val="22"/>
                  <w:lang w:val="en-US"/>
                </w:rPr>
                <w:t>R_728_G_S1_D:</w:t>
              </w:r>
              <w:r w:rsidRPr="009B776E">
                <w:rPr>
                  <w:szCs w:val="22"/>
                  <w:lang w:val="en-US"/>
                </w:rPr>
                <w:t>G_S1_D_</w:t>
              </w:r>
            </w:ins>
            <w:ins w:id="2305" w:author="Куклина Ю.В." w:date="2024-04-04T14:03:00Z">
              <w:r w:rsidRPr="009B776E">
                <w:rPr>
                  <w:szCs w:val="22"/>
                  <w:lang w:val="en-US"/>
                </w:rPr>
                <w:t>SRED_K</w:t>
              </w:r>
            </w:ins>
            <w:ins w:id="2306" w:author="Куклина Ю.В." w:date="2024-04-04T14:04:00Z">
              <w:r w:rsidRPr="009B776E">
                <w:rPr>
                  <w:szCs w:val="22"/>
                  <w:lang w:val="en-US"/>
                </w:rPr>
                <w:t>OO_Kt</w:t>
              </w:r>
            </w:ins>
          </w:p>
        </w:tc>
        <w:tc>
          <w:tcPr>
            <w:tcW w:w="500" w:type="pct"/>
          </w:tcPr>
          <w:p w14:paraId="4E183913" w14:textId="0D54CF5C" w:rsidR="005B076E" w:rsidRPr="009B776E" w:rsidRDefault="005B076E" w:rsidP="005B076E">
            <w:pPr>
              <w:pStyle w:val="GOSTTablenorm"/>
              <w:rPr>
                <w:szCs w:val="22"/>
              </w:rPr>
            </w:pPr>
            <w:ins w:id="2307" w:author="Куклина Ю.В." w:date="2024-04-01T11:16:00Z">
              <w:r w:rsidRPr="009B776E">
                <w:rPr>
                  <w:szCs w:val="22"/>
                </w:rPr>
                <w:t>Сумма</w:t>
              </w:r>
            </w:ins>
          </w:p>
        </w:tc>
        <w:tc>
          <w:tcPr>
            <w:tcW w:w="300" w:type="pct"/>
          </w:tcPr>
          <w:p w14:paraId="12526C9D" w14:textId="09A3C388" w:rsidR="005B076E" w:rsidRPr="009B776E" w:rsidRDefault="005B076E" w:rsidP="005B076E">
            <w:pPr>
              <w:pStyle w:val="GOSTTablenorm"/>
              <w:rPr>
                <w:szCs w:val="22"/>
              </w:rPr>
            </w:pPr>
            <w:ins w:id="2308" w:author="Куклина Ю.В." w:date="2024-04-01T11:16:00Z">
              <w:r w:rsidRPr="009B776E">
                <w:rPr>
                  <w:szCs w:val="22"/>
                </w:rPr>
                <w:t>Да</w:t>
              </w:r>
            </w:ins>
          </w:p>
        </w:tc>
        <w:tc>
          <w:tcPr>
            <w:tcW w:w="315" w:type="pct"/>
          </w:tcPr>
          <w:p w14:paraId="7F1D8D49" w14:textId="77777777" w:rsidR="005B076E" w:rsidRPr="009B776E" w:rsidRDefault="005B076E" w:rsidP="005B076E">
            <w:pPr>
              <w:pStyle w:val="GOSTTablenorm"/>
            </w:pPr>
          </w:p>
        </w:tc>
        <w:tc>
          <w:tcPr>
            <w:tcW w:w="2035" w:type="pct"/>
          </w:tcPr>
          <w:p w14:paraId="2BC229F3" w14:textId="7A0949E8" w:rsidR="005B076E" w:rsidRPr="009B776E" w:rsidRDefault="005B076E" w:rsidP="0006245B">
            <w:pPr>
              <w:pStyle w:val="GOSTTablenorm"/>
            </w:pPr>
            <w:ins w:id="2309" w:author="Куклина Ю.В." w:date="2024-04-01T11:16:00Z">
              <w:r w:rsidRPr="009B776E">
                <w:t>Сумма в валюте Российской Федерации (в рублях) с точностью 2 знака после запятой</w:t>
              </w:r>
            </w:ins>
          </w:p>
        </w:tc>
      </w:tr>
      <w:tr w:rsidR="005B076E" w:rsidRPr="009B776E" w14:paraId="76BCE002" w14:textId="77777777" w:rsidTr="004212C7">
        <w:tc>
          <w:tcPr>
            <w:tcW w:w="1100" w:type="pct"/>
          </w:tcPr>
          <w:p w14:paraId="120954E1" w14:textId="4370379B" w:rsidR="005B076E" w:rsidRPr="009B776E" w:rsidRDefault="005B076E" w:rsidP="005B076E">
            <w:pPr>
              <w:pStyle w:val="GOSTTablenorm"/>
              <w:rPr>
                <w:szCs w:val="22"/>
              </w:rPr>
            </w:pPr>
            <w:ins w:id="2310" w:author="Куклина Ю.В." w:date="2024-04-01T11:16:00Z">
              <w:r w:rsidRPr="009B776E">
                <w:t>Сумма курсовой разницы (Оборот по Дт)</w:t>
              </w:r>
            </w:ins>
          </w:p>
        </w:tc>
        <w:tc>
          <w:tcPr>
            <w:tcW w:w="750" w:type="pct"/>
          </w:tcPr>
          <w:p w14:paraId="0B09F98F" w14:textId="2674F2BC" w:rsidR="005B076E" w:rsidRPr="009B776E" w:rsidRDefault="005B076E" w:rsidP="005B076E">
            <w:pPr>
              <w:pStyle w:val="GOSTTablenorm"/>
              <w:rPr>
                <w:szCs w:val="22"/>
                <w:lang w:val="en-US"/>
              </w:rPr>
            </w:pPr>
            <w:ins w:id="2311" w:author="Куклина Ю.В." w:date="2024-04-01T11:17:00Z">
              <w:r w:rsidRPr="009B776E">
                <w:rPr>
                  <w:b/>
                  <w:szCs w:val="22"/>
                  <w:lang w:val="en-US"/>
                </w:rPr>
                <w:t>R_728_G_S1_D:</w:t>
              </w:r>
            </w:ins>
            <w:ins w:id="2312" w:author="Куклина Ю.В." w:date="2024-04-01T11:16:00Z">
              <w:r w:rsidRPr="009B776E">
                <w:rPr>
                  <w:szCs w:val="22"/>
                  <w:lang w:val="en-US"/>
                </w:rPr>
                <w:t>G_S1_D_</w:t>
              </w:r>
            </w:ins>
            <w:ins w:id="2313" w:author="Куклина Ю.В." w:date="2024-04-04T14:06:00Z">
              <w:r w:rsidRPr="009B776E">
                <w:rPr>
                  <w:szCs w:val="22"/>
                  <w:lang w:val="en-US"/>
                </w:rPr>
                <w:t>KURSR</w:t>
              </w:r>
            </w:ins>
            <w:ins w:id="2314" w:author="Куклина Ю.В." w:date="2024-04-01T11:16:00Z">
              <w:r w:rsidRPr="009B776E">
                <w:rPr>
                  <w:szCs w:val="22"/>
                  <w:lang w:val="en-US"/>
                </w:rPr>
                <w:t>_D</w:t>
              </w:r>
              <w:commentRangeStart w:id="2315"/>
              <w:commentRangeStart w:id="2316"/>
              <w:r w:rsidRPr="009B776E">
                <w:rPr>
                  <w:szCs w:val="22"/>
                  <w:lang w:val="en-US"/>
                </w:rPr>
                <w:t>T</w:t>
              </w:r>
            </w:ins>
            <w:commentRangeEnd w:id="2315"/>
            <w:ins w:id="2317" w:author="Куклина Ю.В." w:date="2024-04-04T14:06:00Z">
              <w:r w:rsidRPr="009B776E">
                <w:rPr>
                  <w:rStyle w:val="afff4"/>
                  <w:sz w:val="22"/>
                  <w:szCs w:val="22"/>
                  <w:lang w:val="en-US"/>
                </w:rPr>
                <w:commentReference w:id="2315"/>
              </w:r>
            </w:ins>
            <w:commentRangeEnd w:id="2316"/>
            <w:r w:rsidRPr="009B776E">
              <w:rPr>
                <w:rStyle w:val="afff4"/>
                <w:sz w:val="22"/>
                <w:szCs w:val="22"/>
                <w:lang w:val="en-US"/>
              </w:rPr>
              <w:commentReference w:id="2316"/>
            </w:r>
          </w:p>
        </w:tc>
        <w:tc>
          <w:tcPr>
            <w:tcW w:w="500" w:type="pct"/>
          </w:tcPr>
          <w:p w14:paraId="18B790CF" w14:textId="3B679134" w:rsidR="005B076E" w:rsidRPr="009B776E" w:rsidRDefault="005B076E" w:rsidP="005B076E">
            <w:pPr>
              <w:pStyle w:val="GOSTTablenorm"/>
            </w:pPr>
            <w:ins w:id="2318" w:author="Куклина Ю.В." w:date="2024-04-01T11:16:00Z">
              <w:r w:rsidRPr="009B776E">
                <w:rPr>
                  <w:szCs w:val="22"/>
                </w:rPr>
                <w:t>Сумма</w:t>
              </w:r>
            </w:ins>
          </w:p>
        </w:tc>
        <w:tc>
          <w:tcPr>
            <w:tcW w:w="300" w:type="pct"/>
          </w:tcPr>
          <w:p w14:paraId="553B0EF8" w14:textId="0F3A484B" w:rsidR="005B076E" w:rsidRPr="009B776E" w:rsidRDefault="005B076E" w:rsidP="005B076E">
            <w:pPr>
              <w:pStyle w:val="GOSTTablenorm"/>
            </w:pPr>
            <w:ins w:id="2319" w:author="Куклина Ю.В." w:date="2024-04-01T11:16:00Z">
              <w:r w:rsidRPr="009B776E">
                <w:rPr>
                  <w:szCs w:val="22"/>
                </w:rPr>
                <w:t>Да</w:t>
              </w:r>
            </w:ins>
          </w:p>
        </w:tc>
        <w:tc>
          <w:tcPr>
            <w:tcW w:w="315" w:type="pct"/>
          </w:tcPr>
          <w:p w14:paraId="55BA1BA8" w14:textId="77777777" w:rsidR="005B076E" w:rsidRPr="009B776E" w:rsidRDefault="005B076E" w:rsidP="005B076E">
            <w:pPr>
              <w:pStyle w:val="GOSTTablenorm"/>
            </w:pPr>
          </w:p>
        </w:tc>
        <w:tc>
          <w:tcPr>
            <w:tcW w:w="2035" w:type="pct"/>
          </w:tcPr>
          <w:p w14:paraId="5FC3D485" w14:textId="51654D9B" w:rsidR="005B076E" w:rsidRPr="009B776E" w:rsidRDefault="005B076E" w:rsidP="0006245B">
            <w:pPr>
              <w:pStyle w:val="GOSTTablenorm"/>
            </w:pPr>
            <w:ins w:id="2320" w:author="Куклина Ю.В." w:date="2024-04-01T11:16:00Z">
              <w:r w:rsidRPr="009B776E">
                <w:t>Сумма в валюте Российской Федерации (в рублях) с точностью 2 знака после запятой</w:t>
              </w:r>
            </w:ins>
          </w:p>
        </w:tc>
      </w:tr>
      <w:tr w:rsidR="005B076E" w:rsidRPr="009B776E" w14:paraId="4361EFD4" w14:textId="77777777" w:rsidTr="004212C7">
        <w:tc>
          <w:tcPr>
            <w:tcW w:w="1100" w:type="pct"/>
          </w:tcPr>
          <w:p w14:paraId="43AB1EEE" w14:textId="33D2A97A" w:rsidR="005B076E" w:rsidRPr="009B776E" w:rsidRDefault="005B076E" w:rsidP="005B076E">
            <w:pPr>
              <w:pStyle w:val="GOSTTablenorm"/>
              <w:rPr>
                <w:szCs w:val="22"/>
              </w:rPr>
            </w:pPr>
            <w:ins w:id="2321" w:author="Куклина Ю.В." w:date="2024-04-01T11:16:00Z">
              <w:r w:rsidRPr="009B776E">
                <w:t>Сумма курсовой разницы (Оборот по Кт)</w:t>
              </w:r>
            </w:ins>
          </w:p>
        </w:tc>
        <w:tc>
          <w:tcPr>
            <w:tcW w:w="750" w:type="pct"/>
          </w:tcPr>
          <w:p w14:paraId="16CE7458" w14:textId="3C1E1E9F" w:rsidR="005B076E" w:rsidRPr="009B776E" w:rsidRDefault="005B076E" w:rsidP="005B076E">
            <w:pPr>
              <w:pStyle w:val="GOSTTablenorm"/>
              <w:rPr>
                <w:szCs w:val="22"/>
                <w:lang w:val="en-US"/>
              </w:rPr>
            </w:pPr>
            <w:ins w:id="2322" w:author="Куклина Ю.В." w:date="2024-04-01T11:17:00Z">
              <w:r w:rsidRPr="009B776E">
                <w:rPr>
                  <w:b/>
                  <w:szCs w:val="22"/>
                  <w:lang w:val="en-US"/>
                </w:rPr>
                <w:t>R_728_G_S1_D:</w:t>
              </w:r>
            </w:ins>
            <w:ins w:id="2323" w:author="Куклина Ю.В." w:date="2024-04-01T11:16:00Z">
              <w:r w:rsidRPr="009B776E">
                <w:rPr>
                  <w:szCs w:val="22"/>
                  <w:lang w:val="en-US"/>
                </w:rPr>
                <w:t>G_S1_D_</w:t>
              </w:r>
            </w:ins>
            <w:ins w:id="2324" w:author="Куклина Ю.В." w:date="2024-04-04T14:06:00Z">
              <w:r w:rsidRPr="009B776E">
                <w:rPr>
                  <w:szCs w:val="22"/>
                  <w:lang w:val="en-US"/>
                </w:rPr>
                <w:t>KURSR</w:t>
              </w:r>
            </w:ins>
            <w:ins w:id="2325" w:author="Куклина Ю.В." w:date="2024-04-01T11:16:00Z">
              <w:r w:rsidRPr="009B776E">
                <w:rPr>
                  <w:szCs w:val="22"/>
                  <w:lang w:val="en-US"/>
                </w:rPr>
                <w:t>_KT</w:t>
              </w:r>
            </w:ins>
          </w:p>
        </w:tc>
        <w:tc>
          <w:tcPr>
            <w:tcW w:w="500" w:type="pct"/>
          </w:tcPr>
          <w:p w14:paraId="09520C52" w14:textId="5F8944DF" w:rsidR="005B076E" w:rsidRPr="009B776E" w:rsidRDefault="005B076E" w:rsidP="005B076E">
            <w:pPr>
              <w:pStyle w:val="GOSTTablenorm"/>
            </w:pPr>
            <w:ins w:id="2326" w:author="Куклина Ю.В." w:date="2024-04-01T11:16:00Z">
              <w:r w:rsidRPr="009B776E">
                <w:rPr>
                  <w:szCs w:val="22"/>
                </w:rPr>
                <w:t>Сумма</w:t>
              </w:r>
            </w:ins>
          </w:p>
        </w:tc>
        <w:tc>
          <w:tcPr>
            <w:tcW w:w="300" w:type="pct"/>
          </w:tcPr>
          <w:p w14:paraId="2BAF49AE" w14:textId="302404EA" w:rsidR="005B076E" w:rsidRPr="009B776E" w:rsidRDefault="005B076E" w:rsidP="005B076E">
            <w:pPr>
              <w:pStyle w:val="GOSTTablenorm"/>
            </w:pPr>
            <w:ins w:id="2327" w:author="Куклина Ю.В." w:date="2024-04-01T11:16:00Z">
              <w:r w:rsidRPr="009B776E">
                <w:rPr>
                  <w:szCs w:val="22"/>
                </w:rPr>
                <w:t>Да</w:t>
              </w:r>
            </w:ins>
          </w:p>
        </w:tc>
        <w:tc>
          <w:tcPr>
            <w:tcW w:w="315" w:type="pct"/>
          </w:tcPr>
          <w:p w14:paraId="7EAA7245" w14:textId="77777777" w:rsidR="005B076E" w:rsidRPr="009B776E" w:rsidRDefault="005B076E" w:rsidP="005B076E">
            <w:pPr>
              <w:pStyle w:val="GOSTTablenorm"/>
            </w:pPr>
          </w:p>
        </w:tc>
        <w:tc>
          <w:tcPr>
            <w:tcW w:w="2035" w:type="pct"/>
          </w:tcPr>
          <w:p w14:paraId="6BEECE01" w14:textId="365F04C2" w:rsidR="005B076E" w:rsidRPr="009B776E" w:rsidRDefault="005B076E" w:rsidP="0006245B">
            <w:pPr>
              <w:pStyle w:val="GOSTTablenorm"/>
            </w:pPr>
            <w:ins w:id="2328" w:author="Куклина Ю.В." w:date="2024-04-01T11:16:00Z">
              <w:r w:rsidRPr="009B776E">
                <w:t>Сумма в валюте Российской Федерации (в рублях) с точностью 2 знака после запятой</w:t>
              </w:r>
            </w:ins>
          </w:p>
        </w:tc>
      </w:tr>
      <w:tr w:rsidR="005B076E" w:rsidRPr="009B776E" w14:paraId="59E6D84E" w14:textId="77777777" w:rsidTr="004212C7">
        <w:tc>
          <w:tcPr>
            <w:tcW w:w="1100" w:type="pct"/>
          </w:tcPr>
          <w:p w14:paraId="2C7E1C20" w14:textId="6A0B1B53" w:rsidR="005B076E" w:rsidRPr="009B776E" w:rsidRDefault="005B076E" w:rsidP="005B076E">
            <w:pPr>
              <w:pStyle w:val="GOSTTablenorm"/>
              <w:rPr>
                <w:b/>
                <w:bCs/>
              </w:rPr>
            </w:pPr>
            <w:r w:rsidRPr="009B776E">
              <w:rPr>
                <w:b/>
              </w:rPr>
              <w:t xml:space="preserve">Строки документа </w:t>
            </w:r>
            <w:ins w:id="2329" w:author="Куклина Ю.В." w:date="2024-04-01T11:22:00Z">
              <w:r w:rsidRPr="009B776E">
                <w:rPr>
                  <w:b/>
                  <w:szCs w:val="22"/>
                </w:rPr>
                <w:t>по разделу 2 «Средства, поступившие во временное распоряжение»</w:t>
              </w:r>
            </w:ins>
            <w:del w:id="2330" w:author="Куклина Ю.В." w:date="2024-04-01T11:22:00Z">
              <w:r w:rsidRPr="009B776E" w:rsidDel="005521C3">
                <w:rPr>
                  <w:b/>
                </w:rPr>
                <w:delText>для учета</w:delText>
              </w:r>
            </w:del>
          </w:p>
        </w:tc>
        <w:tc>
          <w:tcPr>
            <w:tcW w:w="750" w:type="pct"/>
          </w:tcPr>
          <w:p w14:paraId="7D09D56F" w14:textId="77777777" w:rsidR="005B076E" w:rsidRPr="009B776E" w:rsidRDefault="005B076E" w:rsidP="005B076E">
            <w:pPr>
              <w:pStyle w:val="GOSTTablenorm"/>
              <w:rPr>
                <w:b/>
              </w:rPr>
            </w:pPr>
            <w:r w:rsidRPr="009B776E">
              <w:rPr>
                <w:b/>
              </w:rPr>
              <w:t>R_728_G_S2_D</w:t>
            </w:r>
          </w:p>
        </w:tc>
        <w:tc>
          <w:tcPr>
            <w:tcW w:w="500" w:type="pct"/>
          </w:tcPr>
          <w:p w14:paraId="7D4DED0B" w14:textId="77777777" w:rsidR="005B076E" w:rsidRPr="009B776E" w:rsidRDefault="005B076E" w:rsidP="005B076E">
            <w:pPr>
              <w:pStyle w:val="GOSTTablenorm"/>
              <w:rPr>
                <w:bCs/>
              </w:rPr>
            </w:pPr>
            <w:r w:rsidRPr="009B776E">
              <w:t>Массив</w:t>
            </w:r>
          </w:p>
        </w:tc>
        <w:tc>
          <w:tcPr>
            <w:tcW w:w="300" w:type="pct"/>
          </w:tcPr>
          <w:p w14:paraId="318BCA97" w14:textId="3202958F" w:rsidR="005B076E" w:rsidRPr="009B776E" w:rsidRDefault="005B076E" w:rsidP="005B076E">
            <w:pPr>
              <w:pStyle w:val="GOSTTablenorm"/>
              <w:rPr>
                <w:bCs/>
              </w:rPr>
            </w:pPr>
            <w:ins w:id="2331" w:author="Куклина Ю.В." w:date="2024-04-01T11:22:00Z">
              <w:r w:rsidRPr="009B776E">
                <w:rPr>
                  <w:szCs w:val="22"/>
                </w:rPr>
                <w:t>Нет</w:t>
              </w:r>
            </w:ins>
            <w:del w:id="2332" w:author="Куклина Ю.В." w:date="2024-04-01T11:22:00Z">
              <w:r w:rsidRPr="009B776E" w:rsidDel="00601F5B">
                <w:delText>Да</w:delText>
              </w:r>
            </w:del>
          </w:p>
        </w:tc>
        <w:tc>
          <w:tcPr>
            <w:tcW w:w="315" w:type="pct"/>
          </w:tcPr>
          <w:p w14:paraId="5AE7C59E" w14:textId="7976B3A1" w:rsidR="005B076E" w:rsidRPr="009B776E" w:rsidRDefault="005B076E" w:rsidP="005B076E">
            <w:pPr>
              <w:pStyle w:val="GOSTTablenorm"/>
              <w:rPr>
                <w:bCs/>
              </w:rPr>
            </w:pPr>
            <w:r w:rsidRPr="009B776E">
              <w:rPr>
                <w:bCs/>
              </w:rPr>
              <w:t>-</w:t>
            </w:r>
          </w:p>
        </w:tc>
        <w:tc>
          <w:tcPr>
            <w:tcW w:w="2035" w:type="pct"/>
          </w:tcPr>
          <w:p w14:paraId="0895122C" w14:textId="05473BAC" w:rsidR="005B076E" w:rsidRPr="009B776E" w:rsidRDefault="005B076E" w:rsidP="00697A63">
            <w:pPr>
              <w:pStyle w:val="GOSTTablenorm"/>
            </w:pPr>
            <w:ins w:id="2333" w:author="Куклина Ю.В." w:date="2024-04-01T11:22:00Z">
              <w:r w:rsidRPr="009B776E">
                <w:t>Обязателен для заполнения, если в параметре «Номер лицевого счета передающий» (TitlePart_RT_ACCOUNTNUM_SEND) или «Номер лицевого счета принимающий» (TitlePart_RT_ACCOUNTNUM_REC) указан л/с с кодом 05</w:t>
              </w:r>
            </w:ins>
            <w:ins w:id="2334" w:author="Сатлер Марина Викторовна" w:date="2024-01-26T16:43:00Z">
              <w:del w:id="2335" w:author="Куклина Ю.В." w:date="2024-04-01T11:22:00Z">
                <w:r w:rsidRPr="009B776E" w:rsidDel="00601F5B">
                  <w:delText>-</w:delText>
                </w:r>
              </w:del>
            </w:ins>
          </w:p>
        </w:tc>
      </w:tr>
      <w:tr w:rsidR="005B076E" w:rsidRPr="009B776E" w14:paraId="40211A38" w14:textId="77777777" w:rsidTr="004212C7">
        <w:tc>
          <w:tcPr>
            <w:tcW w:w="1100" w:type="pct"/>
          </w:tcPr>
          <w:p w14:paraId="30F0D305" w14:textId="2CE41D89" w:rsidR="005B076E" w:rsidRPr="009B776E" w:rsidRDefault="005B076E" w:rsidP="005B076E">
            <w:pPr>
              <w:pStyle w:val="GOSTTablenorm"/>
            </w:pPr>
            <w:r w:rsidRPr="009B776E">
              <w:t>Идентификатор строки</w:t>
            </w:r>
          </w:p>
        </w:tc>
        <w:tc>
          <w:tcPr>
            <w:tcW w:w="750" w:type="pct"/>
          </w:tcPr>
          <w:p w14:paraId="21DC25AF" w14:textId="13A870B1" w:rsidR="005B076E" w:rsidRPr="009B776E" w:rsidRDefault="005B076E" w:rsidP="005B076E">
            <w:pPr>
              <w:pStyle w:val="GOSTTablenorm"/>
            </w:pPr>
            <w:r w:rsidRPr="009B776E">
              <w:rPr>
                <w:b/>
              </w:rPr>
              <w:t>R_728_G_S2_D</w:t>
            </w:r>
            <w:r w:rsidRPr="009B776E">
              <w:t>:</w:t>
            </w:r>
            <w:r w:rsidRPr="009B776E">
              <w:rPr>
                <w:lang w:val="en-US"/>
              </w:rPr>
              <w:t>id</w:t>
            </w:r>
          </w:p>
        </w:tc>
        <w:tc>
          <w:tcPr>
            <w:tcW w:w="500" w:type="pct"/>
          </w:tcPr>
          <w:p w14:paraId="159E6D43" w14:textId="3134CDA3" w:rsidR="005B076E" w:rsidRPr="009B776E" w:rsidRDefault="005B076E" w:rsidP="005B076E">
            <w:pPr>
              <w:pStyle w:val="GOSTTablenorm"/>
            </w:pPr>
            <w:r w:rsidRPr="009B776E">
              <w:t>Число</w:t>
            </w:r>
          </w:p>
        </w:tc>
        <w:tc>
          <w:tcPr>
            <w:tcW w:w="300" w:type="pct"/>
          </w:tcPr>
          <w:p w14:paraId="79D27023" w14:textId="51C1AFCB" w:rsidR="005B076E" w:rsidRPr="009B776E" w:rsidRDefault="005B076E" w:rsidP="005B076E">
            <w:pPr>
              <w:pStyle w:val="GOSTTablenorm"/>
            </w:pPr>
            <w:r w:rsidRPr="009B776E">
              <w:t>Да</w:t>
            </w:r>
          </w:p>
        </w:tc>
        <w:tc>
          <w:tcPr>
            <w:tcW w:w="315" w:type="pct"/>
          </w:tcPr>
          <w:p w14:paraId="1924F5E3" w14:textId="0E81E6D3" w:rsidR="005B076E" w:rsidRPr="009B776E" w:rsidRDefault="005B076E" w:rsidP="005B076E">
            <w:pPr>
              <w:pStyle w:val="GOSTTablenorm"/>
              <w:rPr>
                <w:bCs/>
              </w:rPr>
            </w:pPr>
            <w:r w:rsidRPr="009B776E">
              <w:t>&lt;=20</w:t>
            </w:r>
          </w:p>
        </w:tc>
        <w:tc>
          <w:tcPr>
            <w:tcW w:w="2035" w:type="pct"/>
          </w:tcPr>
          <w:p w14:paraId="39F9D304" w14:textId="2880EB98" w:rsidR="005B076E" w:rsidRPr="009B776E" w:rsidRDefault="005B076E" w:rsidP="0006245B">
            <w:pPr>
              <w:pStyle w:val="GOSTTablenorm"/>
            </w:pPr>
            <w:r w:rsidRPr="009B776E">
              <w:t>Указывается технический идентификатор строки</w:t>
            </w:r>
          </w:p>
        </w:tc>
      </w:tr>
      <w:tr w:rsidR="005B076E" w:rsidRPr="009B776E" w14:paraId="0FDF353B" w14:textId="77777777" w:rsidTr="004212C7">
        <w:tc>
          <w:tcPr>
            <w:tcW w:w="1100" w:type="pct"/>
          </w:tcPr>
          <w:p w14:paraId="6B4E3402" w14:textId="56467D42" w:rsidR="005B076E" w:rsidRPr="009B776E" w:rsidRDefault="0006245B" w:rsidP="005B076E">
            <w:pPr>
              <w:pStyle w:val="GOSTTablenorm"/>
            </w:pPr>
            <w:r w:rsidRPr="009B776E">
              <w:t>Код цели (аналитический код)</w:t>
            </w:r>
          </w:p>
        </w:tc>
        <w:tc>
          <w:tcPr>
            <w:tcW w:w="750" w:type="pct"/>
          </w:tcPr>
          <w:p w14:paraId="322E29D0" w14:textId="183A8B3A" w:rsidR="005B076E" w:rsidRPr="009B776E" w:rsidRDefault="005B076E" w:rsidP="005B076E">
            <w:pPr>
              <w:pStyle w:val="GOSTTablenorm"/>
              <w:rPr>
                <w:b/>
                <w:lang w:val="en-US"/>
              </w:rPr>
            </w:pPr>
            <w:r w:rsidRPr="009B776E">
              <w:rPr>
                <w:b/>
                <w:lang w:val="en-US"/>
              </w:rPr>
              <w:t>R_728_G_S2_D</w:t>
            </w:r>
            <w:r w:rsidRPr="009B776E">
              <w:rPr>
                <w:lang w:val="en-US"/>
              </w:rPr>
              <w:t>:G_S2_D_TargetCode</w:t>
            </w:r>
          </w:p>
        </w:tc>
        <w:tc>
          <w:tcPr>
            <w:tcW w:w="500" w:type="pct"/>
          </w:tcPr>
          <w:p w14:paraId="3006D86C" w14:textId="18FBE892" w:rsidR="005B076E" w:rsidRPr="009B776E" w:rsidRDefault="005B076E" w:rsidP="005B076E">
            <w:pPr>
              <w:pStyle w:val="GOSTTablenorm"/>
            </w:pPr>
            <w:r w:rsidRPr="009B776E">
              <w:t>Строка</w:t>
            </w:r>
          </w:p>
        </w:tc>
        <w:tc>
          <w:tcPr>
            <w:tcW w:w="300" w:type="pct"/>
          </w:tcPr>
          <w:p w14:paraId="11A96222" w14:textId="1315DADF" w:rsidR="005B076E" w:rsidRPr="009B776E" w:rsidRDefault="005B076E" w:rsidP="005B076E">
            <w:pPr>
              <w:pStyle w:val="GOSTTablenorm"/>
            </w:pPr>
            <w:r w:rsidRPr="009B776E">
              <w:t>Нет</w:t>
            </w:r>
          </w:p>
        </w:tc>
        <w:tc>
          <w:tcPr>
            <w:tcW w:w="315" w:type="pct"/>
          </w:tcPr>
          <w:p w14:paraId="2A265CFD" w14:textId="487A4878" w:rsidR="005B076E" w:rsidRPr="009B776E" w:rsidRDefault="005B076E" w:rsidP="005B076E">
            <w:pPr>
              <w:pStyle w:val="GOSTTablenorm"/>
            </w:pPr>
            <w:r w:rsidRPr="009B776E">
              <w:t>&lt;=</w:t>
            </w:r>
            <w:r w:rsidRPr="009B776E">
              <w:rPr>
                <w:lang w:val="en-US"/>
              </w:rPr>
              <w:t>25</w:t>
            </w:r>
          </w:p>
        </w:tc>
        <w:tc>
          <w:tcPr>
            <w:tcW w:w="2035" w:type="pct"/>
          </w:tcPr>
          <w:p w14:paraId="163B0AEC" w14:textId="77777777" w:rsidR="005B076E" w:rsidRPr="009B776E" w:rsidRDefault="005B076E" w:rsidP="0006245B">
            <w:pPr>
              <w:pStyle w:val="GOSTTablenorm"/>
            </w:pPr>
            <w:r w:rsidRPr="009B776E">
              <w:t>Указывается значение аналитического признака «Код цели».</w:t>
            </w:r>
          </w:p>
          <w:p w14:paraId="1CCA16F3" w14:textId="566063FB" w:rsidR="005B076E" w:rsidRPr="009B776E" w:rsidRDefault="005B076E" w:rsidP="00F561C9">
            <w:pPr>
              <w:pStyle w:val="GOSTTablenorm"/>
            </w:pPr>
            <w:r w:rsidRPr="009B776E">
              <w:t>По л/с с кодом 05 может указываться Код НПА или Код НПА и</w:t>
            </w:r>
            <w:r w:rsidR="003C3E47" w:rsidRPr="009B776E">
              <w:t xml:space="preserve"> код направления выплаты. </w:t>
            </w:r>
            <w:r w:rsidRPr="009B776E">
              <w:t xml:space="preserve">Значение указывается в формате: ХХХХ-УУ или ХХХХ, где ХХХХ </w:t>
            </w:r>
            <w:r w:rsidR="003C3E47" w:rsidRPr="009B776E">
              <w:t>–</w:t>
            </w:r>
            <w:r w:rsidRPr="009B776E">
              <w:t xml:space="preserve"> код НПА, УУ </w:t>
            </w:r>
            <w:r w:rsidR="003C3E47" w:rsidRPr="009B776E">
              <w:t>–</w:t>
            </w:r>
            <w:r w:rsidRPr="009B776E">
              <w:t xml:space="preserve"> код направления выплаты</w:t>
            </w:r>
          </w:p>
        </w:tc>
      </w:tr>
      <w:tr w:rsidR="005B076E" w:rsidRPr="009B776E" w14:paraId="3B12C52A" w14:textId="77777777" w:rsidTr="001955A8">
        <w:tc>
          <w:tcPr>
            <w:tcW w:w="1100" w:type="pct"/>
          </w:tcPr>
          <w:p w14:paraId="08051CA1" w14:textId="67595DE4" w:rsidR="005B076E" w:rsidRPr="009B776E" w:rsidRDefault="005B076E" w:rsidP="005B076E">
            <w:pPr>
              <w:pStyle w:val="GOSTTablenorm"/>
              <w:rPr>
                <w:bCs/>
              </w:rPr>
            </w:pPr>
            <w:r w:rsidRPr="009B776E">
              <w:t>Сумма поступлений, подлежащих отражению в бух.учете</w:t>
            </w:r>
          </w:p>
        </w:tc>
        <w:tc>
          <w:tcPr>
            <w:tcW w:w="750" w:type="pct"/>
          </w:tcPr>
          <w:p w14:paraId="4727FC5E" w14:textId="77777777" w:rsidR="005B076E" w:rsidRPr="009B776E" w:rsidRDefault="005B076E" w:rsidP="005B076E">
            <w:pPr>
              <w:pStyle w:val="GOSTTablenorm"/>
              <w:rPr>
                <w:bCs/>
              </w:rPr>
            </w:pPr>
            <w:r w:rsidRPr="009B776E">
              <w:rPr>
                <w:b/>
              </w:rPr>
              <w:t>R_728_G_S2_D</w:t>
            </w:r>
            <w:r w:rsidRPr="009B776E">
              <w:t>:G_S2_D_C2_1</w:t>
            </w:r>
          </w:p>
        </w:tc>
        <w:tc>
          <w:tcPr>
            <w:tcW w:w="500" w:type="pct"/>
          </w:tcPr>
          <w:p w14:paraId="64097E9C" w14:textId="77777777" w:rsidR="005B076E" w:rsidRPr="009B776E" w:rsidRDefault="005B076E" w:rsidP="005B076E">
            <w:pPr>
              <w:pStyle w:val="GOSTTablenorm"/>
              <w:rPr>
                <w:bCs/>
              </w:rPr>
            </w:pPr>
            <w:r w:rsidRPr="009B776E">
              <w:t>Сумма</w:t>
            </w:r>
          </w:p>
        </w:tc>
        <w:tc>
          <w:tcPr>
            <w:tcW w:w="300" w:type="pct"/>
          </w:tcPr>
          <w:p w14:paraId="5B4B060E" w14:textId="77777777" w:rsidR="005B076E" w:rsidRPr="009B776E" w:rsidRDefault="005B076E" w:rsidP="005B076E">
            <w:pPr>
              <w:pStyle w:val="GOSTTablenorm"/>
              <w:rPr>
                <w:bCs/>
              </w:rPr>
            </w:pPr>
            <w:r w:rsidRPr="009B776E">
              <w:t>Да</w:t>
            </w:r>
          </w:p>
        </w:tc>
        <w:tc>
          <w:tcPr>
            <w:tcW w:w="315" w:type="pct"/>
          </w:tcPr>
          <w:p w14:paraId="683429B0" w14:textId="7993B484" w:rsidR="005B076E" w:rsidRPr="009B776E" w:rsidRDefault="005B076E" w:rsidP="005B076E">
            <w:pPr>
              <w:pStyle w:val="GOSTTablenorm"/>
              <w:rPr>
                <w:bCs/>
              </w:rPr>
            </w:pPr>
            <w:r w:rsidRPr="009B776E">
              <w:rPr>
                <w:bCs/>
              </w:rPr>
              <w:t>-</w:t>
            </w:r>
          </w:p>
        </w:tc>
        <w:tc>
          <w:tcPr>
            <w:tcW w:w="2035" w:type="pct"/>
          </w:tcPr>
          <w:p w14:paraId="343046A4" w14:textId="01B699F6" w:rsidR="005B076E" w:rsidRPr="009B776E" w:rsidRDefault="005B076E" w:rsidP="0006245B">
            <w:pPr>
              <w:pStyle w:val="GOSTTablenorm"/>
            </w:pPr>
            <w:r w:rsidRPr="009B776E">
              <w:t xml:space="preserve">Сумма передается в валюте Российской Федерации (в рублях) с </w:t>
            </w:r>
            <w:r w:rsidR="00855352" w:rsidRPr="009B776E">
              <w:t>точностью 2 знака после запятой</w:t>
            </w:r>
          </w:p>
        </w:tc>
      </w:tr>
      <w:tr w:rsidR="005B076E" w:rsidRPr="009B776E" w14:paraId="4AD4A3F7" w14:textId="77777777" w:rsidTr="001955A8">
        <w:tc>
          <w:tcPr>
            <w:tcW w:w="1100" w:type="pct"/>
          </w:tcPr>
          <w:p w14:paraId="5A22AFF4" w14:textId="77777777" w:rsidR="005B076E" w:rsidRPr="009B776E" w:rsidRDefault="005B076E" w:rsidP="005B076E">
            <w:pPr>
              <w:pStyle w:val="GOSTTablenorm"/>
              <w:rPr>
                <w:bCs/>
              </w:rPr>
            </w:pPr>
            <w:r w:rsidRPr="009B776E">
              <w:t>Сумма поступлений, не подлежащих отражению в бух.учете</w:t>
            </w:r>
          </w:p>
        </w:tc>
        <w:tc>
          <w:tcPr>
            <w:tcW w:w="750" w:type="pct"/>
          </w:tcPr>
          <w:p w14:paraId="7FC4F95B" w14:textId="77777777" w:rsidR="005B076E" w:rsidRPr="009B776E" w:rsidRDefault="005B076E" w:rsidP="005B076E">
            <w:pPr>
              <w:pStyle w:val="GOSTTablenorm"/>
              <w:rPr>
                <w:bCs/>
              </w:rPr>
            </w:pPr>
            <w:r w:rsidRPr="009B776E">
              <w:rPr>
                <w:b/>
              </w:rPr>
              <w:t>R_728_G_S2_D</w:t>
            </w:r>
            <w:r w:rsidRPr="009B776E">
              <w:t>:G_S2_D_C2_2</w:t>
            </w:r>
          </w:p>
        </w:tc>
        <w:tc>
          <w:tcPr>
            <w:tcW w:w="500" w:type="pct"/>
          </w:tcPr>
          <w:p w14:paraId="429F1078" w14:textId="77777777" w:rsidR="005B076E" w:rsidRPr="009B776E" w:rsidRDefault="005B076E" w:rsidP="005B076E">
            <w:pPr>
              <w:pStyle w:val="GOSTTablenorm"/>
              <w:rPr>
                <w:bCs/>
              </w:rPr>
            </w:pPr>
            <w:r w:rsidRPr="009B776E">
              <w:t>Сумма</w:t>
            </w:r>
          </w:p>
        </w:tc>
        <w:tc>
          <w:tcPr>
            <w:tcW w:w="300" w:type="pct"/>
          </w:tcPr>
          <w:p w14:paraId="6B47A189" w14:textId="77777777" w:rsidR="005B076E" w:rsidRPr="009B776E" w:rsidRDefault="005B076E" w:rsidP="005B076E">
            <w:pPr>
              <w:pStyle w:val="GOSTTablenorm"/>
              <w:rPr>
                <w:bCs/>
              </w:rPr>
            </w:pPr>
            <w:r w:rsidRPr="009B776E">
              <w:t>Да</w:t>
            </w:r>
          </w:p>
        </w:tc>
        <w:tc>
          <w:tcPr>
            <w:tcW w:w="315" w:type="pct"/>
          </w:tcPr>
          <w:p w14:paraId="360CEBB9" w14:textId="52AD8956" w:rsidR="005B076E" w:rsidRPr="009B776E" w:rsidRDefault="005B076E" w:rsidP="005B076E">
            <w:pPr>
              <w:pStyle w:val="GOSTTablenorm"/>
              <w:rPr>
                <w:bCs/>
              </w:rPr>
            </w:pPr>
            <w:r w:rsidRPr="009B776E">
              <w:rPr>
                <w:bCs/>
              </w:rPr>
              <w:t>-</w:t>
            </w:r>
          </w:p>
        </w:tc>
        <w:tc>
          <w:tcPr>
            <w:tcW w:w="2035" w:type="pct"/>
          </w:tcPr>
          <w:p w14:paraId="28BBE1DD" w14:textId="239CFB45" w:rsidR="005B076E" w:rsidRPr="009B776E" w:rsidRDefault="005B076E" w:rsidP="0006245B">
            <w:pPr>
              <w:pStyle w:val="GOSTTablenorm"/>
            </w:pPr>
            <w:r w:rsidRPr="009B776E">
              <w:t xml:space="preserve">Сумма передается в валюте Российской Федерации (в рублях) с точностью 2 знака после </w:t>
            </w:r>
            <w:r w:rsidR="00855352" w:rsidRPr="009B776E">
              <w:t>запятой</w:t>
            </w:r>
          </w:p>
        </w:tc>
      </w:tr>
      <w:tr w:rsidR="005B076E" w:rsidRPr="009B776E" w14:paraId="2C4239A4" w14:textId="77777777" w:rsidTr="001955A8">
        <w:tc>
          <w:tcPr>
            <w:tcW w:w="1100" w:type="pct"/>
          </w:tcPr>
          <w:p w14:paraId="5AA31BE9" w14:textId="77777777" w:rsidR="005B076E" w:rsidRPr="009B776E" w:rsidRDefault="005B076E" w:rsidP="005B076E">
            <w:pPr>
              <w:pStyle w:val="GOSTTablenorm"/>
              <w:rPr>
                <w:bCs/>
              </w:rPr>
            </w:pPr>
            <w:r w:rsidRPr="009B776E">
              <w:t>Сумма выплат, подлежащих отра</w:t>
            </w:r>
            <w:r w:rsidRPr="009B776E">
              <w:lastRenderedPageBreak/>
              <w:t>жению в бух.учете</w:t>
            </w:r>
          </w:p>
        </w:tc>
        <w:tc>
          <w:tcPr>
            <w:tcW w:w="750" w:type="pct"/>
          </w:tcPr>
          <w:p w14:paraId="3E72AA0A" w14:textId="77777777" w:rsidR="005B076E" w:rsidRPr="009B776E" w:rsidRDefault="005B076E" w:rsidP="005B076E">
            <w:pPr>
              <w:pStyle w:val="GOSTTablenorm"/>
              <w:rPr>
                <w:bCs/>
              </w:rPr>
            </w:pPr>
            <w:r w:rsidRPr="009B776E">
              <w:rPr>
                <w:b/>
              </w:rPr>
              <w:lastRenderedPageBreak/>
              <w:t>R_728_G_S2_D</w:t>
            </w:r>
            <w:r w:rsidRPr="009B776E">
              <w:t>:G_S2_</w:t>
            </w:r>
            <w:r w:rsidRPr="009B776E">
              <w:lastRenderedPageBreak/>
              <w:t>D_C3_1</w:t>
            </w:r>
          </w:p>
        </w:tc>
        <w:tc>
          <w:tcPr>
            <w:tcW w:w="500" w:type="pct"/>
          </w:tcPr>
          <w:p w14:paraId="4FF206CA" w14:textId="77777777" w:rsidR="005B076E" w:rsidRPr="009B776E" w:rsidRDefault="005B076E" w:rsidP="005B076E">
            <w:pPr>
              <w:pStyle w:val="GOSTTablenorm"/>
              <w:rPr>
                <w:bCs/>
              </w:rPr>
            </w:pPr>
            <w:r w:rsidRPr="009B776E">
              <w:lastRenderedPageBreak/>
              <w:t>Сумма</w:t>
            </w:r>
          </w:p>
        </w:tc>
        <w:tc>
          <w:tcPr>
            <w:tcW w:w="300" w:type="pct"/>
          </w:tcPr>
          <w:p w14:paraId="12FB6653" w14:textId="77777777" w:rsidR="005B076E" w:rsidRPr="009B776E" w:rsidRDefault="005B076E" w:rsidP="005B076E">
            <w:pPr>
              <w:pStyle w:val="GOSTTablenorm"/>
              <w:rPr>
                <w:bCs/>
              </w:rPr>
            </w:pPr>
            <w:r w:rsidRPr="009B776E">
              <w:t>Да</w:t>
            </w:r>
          </w:p>
        </w:tc>
        <w:tc>
          <w:tcPr>
            <w:tcW w:w="315" w:type="pct"/>
          </w:tcPr>
          <w:p w14:paraId="51914A0E" w14:textId="667A8992" w:rsidR="005B076E" w:rsidRPr="009B776E" w:rsidRDefault="005B076E" w:rsidP="005B076E">
            <w:pPr>
              <w:pStyle w:val="GOSTTablenorm"/>
              <w:rPr>
                <w:bCs/>
              </w:rPr>
            </w:pPr>
            <w:r w:rsidRPr="009B776E">
              <w:rPr>
                <w:bCs/>
              </w:rPr>
              <w:t>-</w:t>
            </w:r>
          </w:p>
        </w:tc>
        <w:tc>
          <w:tcPr>
            <w:tcW w:w="2035" w:type="pct"/>
          </w:tcPr>
          <w:p w14:paraId="4DD2D500" w14:textId="0032E829" w:rsidR="005B076E" w:rsidRPr="009B776E" w:rsidRDefault="005B076E" w:rsidP="0006245B">
            <w:pPr>
              <w:pStyle w:val="GOSTTablenorm"/>
            </w:pPr>
            <w:r w:rsidRPr="009B776E">
              <w:t xml:space="preserve">Сумма передается в валюте Российской Федерации (в рублях) с </w:t>
            </w:r>
            <w:r w:rsidR="00855352" w:rsidRPr="009B776E">
              <w:lastRenderedPageBreak/>
              <w:t>точностью 2 знака после запятой</w:t>
            </w:r>
          </w:p>
        </w:tc>
      </w:tr>
      <w:tr w:rsidR="005B076E" w:rsidRPr="009B776E" w14:paraId="15124B04" w14:textId="77777777" w:rsidTr="001955A8">
        <w:tc>
          <w:tcPr>
            <w:tcW w:w="1100" w:type="pct"/>
          </w:tcPr>
          <w:p w14:paraId="03AA1DDA" w14:textId="77777777" w:rsidR="005B076E" w:rsidRPr="009B776E" w:rsidRDefault="005B076E" w:rsidP="005B076E">
            <w:pPr>
              <w:pStyle w:val="GOSTTablenorm"/>
              <w:rPr>
                <w:bCs/>
              </w:rPr>
            </w:pPr>
            <w:r w:rsidRPr="009B776E">
              <w:lastRenderedPageBreak/>
              <w:t>Сумма выплат, не подлежащих отражению в бух.учете</w:t>
            </w:r>
          </w:p>
        </w:tc>
        <w:tc>
          <w:tcPr>
            <w:tcW w:w="750" w:type="pct"/>
          </w:tcPr>
          <w:p w14:paraId="3047DC6F" w14:textId="77777777" w:rsidR="005B076E" w:rsidRPr="009B776E" w:rsidRDefault="005B076E" w:rsidP="005B076E">
            <w:pPr>
              <w:pStyle w:val="GOSTTablenorm"/>
              <w:rPr>
                <w:bCs/>
              </w:rPr>
            </w:pPr>
            <w:r w:rsidRPr="009B776E">
              <w:rPr>
                <w:b/>
              </w:rPr>
              <w:t>R_728_G_S2_D</w:t>
            </w:r>
            <w:r w:rsidRPr="009B776E">
              <w:t>:G_S2_D_C3_2</w:t>
            </w:r>
          </w:p>
        </w:tc>
        <w:tc>
          <w:tcPr>
            <w:tcW w:w="500" w:type="pct"/>
          </w:tcPr>
          <w:p w14:paraId="4FE0568E" w14:textId="77777777" w:rsidR="005B076E" w:rsidRPr="009B776E" w:rsidRDefault="005B076E" w:rsidP="005B076E">
            <w:pPr>
              <w:pStyle w:val="GOSTTablenorm"/>
              <w:rPr>
                <w:bCs/>
              </w:rPr>
            </w:pPr>
            <w:r w:rsidRPr="009B776E">
              <w:t>Сумма</w:t>
            </w:r>
          </w:p>
        </w:tc>
        <w:tc>
          <w:tcPr>
            <w:tcW w:w="300" w:type="pct"/>
          </w:tcPr>
          <w:p w14:paraId="6C656352" w14:textId="77777777" w:rsidR="005B076E" w:rsidRPr="009B776E" w:rsidRDefault="005B076E" w:rsidP="005B076E">
            <w:pPr>
              <w:pStyle w:val="GOSTTablenorm"/>
              <w:rPr>
                <w:bCs/>
              </w:rPr>
            </w:pPr>
            <w:r w:rsidRPr="009B776E">
              <w:t>Да</w:t>
            </w:r>
          </w:p>
        </w:tc>
        <w:tc>
          <w:tcPr>
            <w:tcW w:w="315" w:type="pct"/>
          </w:tcPr>
          <w:p w14:paraId="08A0238C" w14:textId="05FCA45F" w:rsidR="005B076E" w:rsidRPr="009B776E" w:rsidRDefault="005B076E" w:rsidP="005B076E">
            <w:pPr>
              <w:pStyle w:val="GOSTTablenorm"/>
              <w:rPr>
                <w:bCs/>
              </w:rPr>
            </w:pPr>
            <w:r w:rsidRPr="009B776E">
              <w:rPr>
                <w:bCs/>
              </w:rPr>
              <w:t>-</w:t>
            </w:r>
          </w:p>
        </w:tc>
        <w:tc>
          <w:tcPr>
            <w:tcW w:w="2035" w:type="pct"/>
          </w:tcPr>
          <w:p w14:paraId="028074ED" w14:textId="13660120" w:rsidR="005B076E" w:rsidRPr="009B776E" w:rsidRDefault="005B076E" w:rsidP="0006245B">
            <w:pPr>
              <w:pStyle w:val="GOSTTablenorm"/>
            </w:pPr>
            <w:r w:rsidRPr="009B776E">
              <w:t xml:space="preserve">Сумма передается в валюте Российской Федерации (в рублях) с </w:t>
            </w:r>
            <w:r w:rsidR="00855352" w:rsidRPr="009B776E">
              <w:t>точностью 2 знака после запятой</w:t>
            </w:r>
          </w:p>
        </w:tc>
      </w:tr>
      <w:tr w:rsidR="005B076E" w:rsidRPr="009B776E" w14:paraId="233B294F" w14:textId="77777777" w:rsidTr="001955A8">
        <w:tc>
          <w:tcPr>
            <w:tcW w:w="1100" w:type="pct"/>
          </w:tcPr>
          <w:p w14:paraId="79D4A4A8" w14:textId="1D2105CE" w:rsidR="005B076E" w:rsidRPr="009B776E" w:rsidRDefault="005B076E" w:rsidP="005B076E">
            <w:pPr>
              <w:pStyle w:val="GOSTTablenorm"/>
              <w:rPr>
                <w:bCs/>
              </w:rPr>
            </w:pPr>
            <w:r w:rsidRPr="009B776E">
              <w:rPr>
                <w:szCs w:val="22"/>
              </w:rPr>
              <w:t>Сумма по контрольному показателю остатка средств для выплат (Оборот по Кт)</w:t>
            </w:r>
          </w:p>
        </w:tc>
        <w:tc>
          <w:tcPr>
            <w:tcW w:w="750" w:type="pct"/>
          </w:tcPr>
          <w:p w14:paraId="6DBDA775" w14:textId="77777777" w:rsidR="005B076E" w:rsidRPr="009B776E" w:rsidRDefault="005B076E" w:rsidP="005B076E">
            <w:pPr>
              <w:pStyle w:val="GOSTTablenorm"/>
              <w:rPr>
                <w:bCs/>
              </w:rPr>
            </w:pPr>
            <w:r w:rsidRPr="009B776E">
              <w:rPr>
                <w:b/>
              </w:rPr>
              <w:t>R_728_G_S2_D</w:t>
            </w:r>
            <w:r w:rsidRPr="009B776E">
              <w:t>:G_S2_D_C4</w:t>
            </w:r>
          </w:p>
        </w:tc>
        <w:tc>
          <w:tcPr>
            <w:tcW w:w="500" w:type="pct"/>
          </w:tcPr>
          <w:p w14:paraId="1FCE1909" w14:textId="77777777" w:rsidR="005B076E" w:rsidRPr="009B776E" w:rsidRDefault="005B076E" w:rsidP="005B076E">
            <w:pPr>
              <w:pStyle w:val="GOSTTablenorm"/>
              <w:rPr>
                <w:bCs/>
              </w:rPr>
            </w:pPr>
            <w:r w:rsidRPr="009B776E">
              <w:t>Сумма</w:t>
            </w:r>
          </w:p>
        </w:tc>
        <w:tc>
          <w:tcPr>
            <w:tcW w:w="300" w:type="pct"/>
          </w:tcPr>
          <w:p w14:paraId="40A3268A" w14:textId="77777777" w:rsidR="005B076E" w:rsidRPr="009B776E" w:rsidRDefault="005B076E" w:rsidP="005B076E">
            <w:pPr>
              <w:pStyle w:val="GOSTTablenorm"/>
              <w:rPr>
                <w:bCs/>
              </w:rPr>
            </w:pPr>
            <w:r w:rsidRPr="009B776E">
              <w:t>Да</w:t>
            </w:r>
          </w:p>
        </w:tc>
        <w:tc>
          <w:tcPr>
            <w:tcW w:w="315" w:type="pct"/>
          </w:tcPr>
          <w:p w14:paraId="4E0A65C8" w14:textId="483A8D6E" w:rsidR="005B076E" w:rsidRPr="009B776E" w:rsidRDefault="005B076E" w:rsidP="005B076E">
            <w:pPr>
              <w:pStyle w:val="GOSTTablenorm"/>
              <w:rPr>
                <w:bCs/>
              </w:rPr>
            </w:pPr>
            <w:r w:rsidRPr="009B776E">
              <w:rPr>
                <w:bCs/>
              </w:rPr>
              <w:t>-</w:t>
            </w:r>
          </w:p>
        </w:tc>
        <w:tc>
          <w:tcPr>
            <w:tcW w:w="2035" w:type="pct"/>
          </w:tcPr>
          <w:p w14:paraId="7FEF87D6" w14:textId="550DA11A" w:rsidR="005B076E" w:rsidRPr="009B776E" w:rsidRDefault="005B076E" w:rsidP="0006245B">
            <w:pPr>
              <w:pStyle w:val="GOSTTablenorm"/>
            </w:pPr>
            <w:r w:rsidRPr="009B776E">
              <w:t xml:space="preserve">Сумма передается в валюте Российской Федерации (в рублях) с </w:t>
            </w:r>
            <w:r w:rsidR="00855352" w:rsidRPr="009B776E">
              <w:t>точностью 2 знака после запятой</w:t>
            </w:r>
          </w:p>
        </w:tc>
      </w:tr>
      <w:tr w:rsidR="005B076E" w:rsidRPr="009B776E" w14:paraId="17D2AF92" w14:textId="77777777" w:rsidTr="001955A8">
        <w:tc>
          <w:tcPr>
            <w:tcW w:w="1100" w:type="pct"/>
          </w:tcPr>
          <w:p w14:paraId="2FAC8C40" w14:textId="25C6DC92" w:rsidR="005B076E" w:rsidRPr="009B776E" w:rsidRDefault="005B076E" w:rsidP="005B076E">
            <w:pPr>
              <w:pStyle w:val="GOSTTablenorm"/>
              <w:rPr>
                <w:bCs/>
              </w:rPr>
            </w:pPr>
            <w:r w:rsidRPr="009B776E">
              <w:rPr>
                <w:szCs w:val="22"/>
              </w:rPr>
              <w:t>Сумма по контрольному показателю остатка средств для выплат (Оборот по Дт)</w:t>
            </w:r>
          </w:p>
        </w:tc>
        <w:tc>
          <w:tcPr>
            <w:tcW w:w="750" w:type="pct"/>
          </w:tcPr>
          <w:p w14:paraId="098D30D8" w14:textId="77777777" w:rsidR="005B076E" w:rsidRPr="009B776E" w:rsidRDefault="005B076E" w:rsidP="005B076E">
            <w:pPr>
              <w:pStyle w:val="GOSTTablenorm"/>
              <w:rPr>
                <w:bCs/>
              </w:rPr>
            </w:pPr>
            <w:r w:rsidRPr="009B776E">
              <w:rPr>
                <w:b/>
              </w:rPr>
              <w:t>R_728_G_S2_D</w:t>
            </w:r>
            <w:r w:rsidRPr="009B776E">
              <w:t>:G_S2_D_C5</w:t>
            </w:r>
          </w:p>
        </w:tc>
        <w:tc>
          <w:tcPr>
            <w:tcW w:w="500" w:type="pct"/>
          </w:tcPr>
          <w:p w14:paraId="08978DC9" w14:textId="77777777" w:rsidR="005B076E" w:rsidRPr="009B776E" w:rsidRDefault="005B076E" w:rsidP="005B076E">
            <w:pPr>
              <w:pStyle w:val="GOSTTablenorm"/>
              <w:rPr>
                <w:bCs/>
              </w:rPr>
            </w:pPr>
            <w:r w:rsidRPr="009B776E">
              <w:t>Сумма</w:t>
            </w:r>
          </w:p>
        </w:tc>
        <w:tc>
          <w:tcPr>
            <w:tcW w:w="300" w:type="pct"/>
          </w:tcPr>
          <w:p w14:paraId="39271E27" w14:textId="77777777" w:rsidR="005B076E" w:rsidRPr="009B776E" w:rsidRDefault="005B076E" w:rsidP="005B076E">
            <w:pPr>
              <w:pStyle w:val="GOSTTablenorm"/>
              <w:rPr>
                <w:bCs/>
              </w:rPr>
            </w:pPr>
            <w:r w:rsidRPr="009B776E">
              <w:t>Да</w:t>
            </w:r>
          </w:p>
        </w:tc>
        <w:tc>
          <w:tcPr>
            <w:tcW w:w="315" w:type="pct"/>
          </w:tcPr>
          <w:p w14:paraId="2CBC989C" w14:textId="0950824A" w:rsidR="005B076E" w:rsidRPr="009B776E" w:rsidRDefault="005B076E" w:rsidP="005B076E">
            <w:pPr>
              <w:pStyle w:val="GOSTTablenorm"/>
              <w:rPr>
                <w:bCs/>
              </w:rPr>
            </w:pPr>
            <w:r w:rsidRPr="009B776E">
              <w:rPr>
                <w:bCs/>
              </w:rPr>
              <w:t>-</w:t>
            </w:r>
          </w:p>
        </w:tc>
        <w:tc>
          <w:tcPr>
            <w:tcW w:w="2035" w:type="pct"/>
          </w:tcPr>
          <w:p w14:paraId="5A37555D" w14:textId="67533D6F" w:rsidR="005B076E" w:rsidRPr="009B776E" w:rsidRDefault="005B076E" w:rsidP="0006245B">
            <w:pPr>
              <w:pStyle w:val="GOSTTablenorm"/>
            </w:pPr>
            <w:r w:rsidRPr="009B776E">
              <w:t>Сумма передается в валюте Российской Федерации (в рублях) с точностью 2 знака по</w:t>
            </w:r>
            <w:r w:rsidR="00855352" w:rsidRPr="009B776E">
              <w:t>сле запятой</w:t>
            </w:r>
          </w:p>
        </w:tc>
      </w:tr>
      <w:tr w:rsidR="005B076E" w:rsidRPr="009B776E" w14:paraId="2182C1DD" w14:textId="77777777" w:rsidTr="001955A8">
        <w:tc>
          <w:tcPr>
            <w:tcW w:w="1100" w:type="pct"/>
          </w:tcPr>
          <w:p w14:paraId="08A64544" w14:textId="77777777" w:rsidR="005B076E" w:rsidRPr="009B776E" w:rsidRDefault="005B076E" w:rsidP="005B076E">
            <w:pPr>
              <w:pStyle w:val="GOSTTablenorm"/>
              <w:rPr>
                <w:bCs/>
              </w:rPr>
            </w:pPr>
            <w:r w:rsidRPr="009B776E">
              <w:t>Остаток на начало года</w:t>
            </w:r>
          </w:p>
        </w:tc>
        <w:tc>
          <w:tcPr>
            <w:tcW w:w="750" w:type="pct"/>
          </w:tcPr>
          <w:p w14:paraId="6DBBF148" w14:textId="77777777" w:rsidR="005B076E" w:rsidRPr="009B776E" w:rsidRDefault="005B076E" w:rsidP="005B076E">
            <w:pPr>
              <w:pStyle w:val="GOSTTablenorm"/>
              <w:rPr>
                <w:bCs/>
              </w:rPr>
            </w:pPr>
            <w:r w:rsidRPr="009B776E">
              <w:rPr>
                <w:b/>
              </w:rPr>
              <w:t>R_728_G_S2_D</w:t>
            </w:r>
            <w:r w:rsidRPr="009B776E">
              <w:t>:G_S2_D_C1</w:t>
            </w:r>
          </w:p>
        </w:tc>
        <w:tc>
          <w:tcPr>
            <w:tcW w:w="500" w:type="pct"/>
          </w:tcPr>
          <w:p w14:paraId="5E243E1B" w14:textId="77777777" w:rsidR="005B076E" w:rsidRPr="009B776E" w:rsidRDefault="005B076E" w:rsidP="005B076E">
            <w:pPr>
              <w:pStyle w:val="GOSTTablenorm"/>
              <w:rPr>
                <w:bCs/>
              </w:rPr>
            </w:pPr>
            <w:r w:rsidRPr="009B776E">
              <w:t>Сумма</w:t>
            </w:r>
          </w:p>
        </w:tc>
        <w:tc>
          <w:tcPr>
            <w:tcW w:w="300" w:type="pct"/>
          </w:tcPr>
          <w:p w14:paraId="2F6F81D4" w14:textId="77777777" w:rsidR="005B076E" w:rsidRPr="009B776E" w:rsidRDefault="005B076E" w:rsidP="005B076E">
            <w:pPr>
              <w:pStyle w:val="GOSTTablenorm"/>
              <w:rPr>
                <w:bCs/>
              </w:rPr>
            </w:pPr>
            <w:r w:rsidRPr="009B776E">
              <w:t>Да</w:t>
            </w:r>
          </w:p>
        </w:tc>
        <w:tc>
          <w:tcPr>
            <w:tcW w:w="315" w:type="pct"/>
          </w:tcPr>
          <w:p w14:paraId="63D46AB2" w14:textId="70A315BD" w:rsidR="005B076E" w:rsidRPr="009B776E" w:rsidRDefault="005B076E" w:rsidP="005B076E">
            <w:pPr>
              <w:pStyle w:val="GOSTTablenorm"/>
              <w:rPr>
                <w:bCs/>
              </w:rPr>
            </w:pPr>
            <w:r w:rsidRPr="009B776E">
              <w:rPr>
                <w:bCs/>
              </w:rPr>
              <w:t>-</w:t>
            </w:r>
          </w:p>
        </w:tc>
        <w:tc>
          <w:tcPr>
            <w:tcW w:w="2035" w:type="pct"/>
          </w:tcPr>
          <w:p w14:paraId="670E0FD8" w14:textId="6F668D77" w:rsidR="005B076E" w:rsidRPr="009B776E" w:rsidRDefault="005B076E" w:rsidP="0006245B">
            <w:pPr>
              <w:pStyle w:val="GOSTTablenorm"/>
            </w:pPr>
            <w:r w:rsidRPr="009B776E">
              <w:t xml:space="preserve">Сумма передается в валюте Российской Федерации (в рублях) с </w:t>
            </w:r>
            <w:r w:rsidR="00855352" w:rsidRPr="009B776E">
              <w:t>точностью 2 знака после запятой</w:t>
            </w:r>
          </w:p>
        </w:tc>
      </w:tr>
      <w:tr w:rsidR="005B076E" w:rsidRPr="009B776E" w14:paraId="0B65EDC5" w14:textId="77777777" w:rsidTr="004212C7">
        <w:tc>
          <w:tcPr>
            <w:tcW w:w="1100" w:type="pct"/>
          </w:tcPr>
          <w:p w14:paraId="7A681BD0" w14:textId="25E39913" w:rsidR="005B076E" w:rsidRPr="009B776E" w:rsidRDefault="005B076E" w:rsidP="005B076E">
            <w:pPr>
              <w:pStyle w:val="GOSTTablenorm"/>
            </w:pPr>
            <w:ins w:id="2336" w:author="Куклина Ю.В." w:date="2024-04-01T11:36:00Z">
              <w:r w:rsidRPr="009B776E">
                <w:rPr>
                  <w:b/>
                  <w:szCs w:val="22"/>
                </w:rPr>
                <w:t>Строки документа по разделу 3 «</w:t>
              </w:r>
              <w:r w:rsidRPr="009B776E">
                <w:rPr>
                  <w:b/>
                </w:rPr>
                <w:t>Бюджетные обязательства»</w:t>
              </w:r>
            </w:ins>
          </w:p>
        </w:tc>
        <w:tc>
          <w:tcPr>
            <w:tcW w:w="750" w:type="pct"/>
          </w:tcPr>
          <w:p w14:paraId="070002F9" w14:textId="27742B45" w:rsidR="005B076E" w:rsidRPr="009B776E" w:rsidRDefault="005B076E" w:rsidP="005B076E">
            <w:pPr>
              <w:pStyle w:val="GOSTTablenorm"/>
              <w:rPr>
                <w:lang w:val="en-US"/>
              </w:rPr>
            </w:pPr>
            <w:ins w:id="2337" w:author="Куклина Ю.В." w:date="2024-04-01T11:36:00Z">
              <w:r w:rsidRPr="009B776E">
                <w:rPr>
                  <w:b/>
                  <w:szCs w:val="22"/>
                  <w:lang w:val="en-US"/>
                </w:rPr>
                <w:t>R_728_G_S3</w:t>
              </w:r>
            </w:ins>
          </w:p>
        </w:tc>
        <w:tc>
          <w:tcPr>
            <w:tcW w:w="500" w:type="pct"/>
          </w:tcPr>
          <w:p w14:paraId="267EC4D4" w14:textId="2EACC6D7" w:rsidR="005B076E" w:rsidRPr="009B776E" w:rsidRDefault="005B076E" w:rsidP="005B076E">
            <w:pPr>
              <w:pStyle w:val="GOSTTablenorm"/>
            </w:pPr>
            <w:ins w:id="2338" w:author="Куклина Ю.В." w:date="2024-04-01T11:36:00Z">
              <w:r w:rsidRPr="009B776E">
                <w:rPr>
                  <w:szCs w:val="22"/>
                </w:rPr>
                <w:t>Массив</w:t>
              </w:r>
            </w:ins>
          </w:p>
        </w:tc>
        <w:tc>
          <w:tcPr>
            <w:tcW w:w="300" w:type="pct"/>
          </w:tcPr>
          <w:p w14:paraId="6851BF99" w14:textId="3554F89A" w:rsidR="005B076E" w:rsidRPr="009B776E" w:rsidRDefault="005B076E" w:rsidP="005B076E">
            <w:pPr>
              <w:pStyle w:val="GOSTTablenorm"/>
            </w:pPr>
            <w:ins w:id="2339" w:author="Куклина Ю.В." w:date="2024-04-01T11:36:00Z">
              <w:r w:rsidRPr="009B776E">
                <w:rPr>
                  <w:szCs w:val="22"/>
                </w:rPr>
                <w:t>Нет</w:t>
              </w:r>
            </w:ins>
          </w:p>
        </w:tc>
        <w:tc>
          <w:tcPr>
            <w:tcW w:w="315" w:type="pct"/>
          </w:tcPr>
          <w:p w14:paraId="23302E78" w14:textId="052A8D5A" w:rsidR="005B076E" w:rsidRPr="009B776E" w:rsidRDefault="005B076E" w:rsidP="005B076E">
            <w:pPr>
              <w:pStyle w:val="GOSTTablenorm"/>
            </w:pPr>
          </w:p>
        </w:tc>
        <w:tc>
          <w:tcPr>
            <w:tcW w:w="2035" w:type="pct"/>
          </w:tcPr>
          <w:p w14:paraId="0A737BED" w14:textId="18C8E511" w:rsidR="005B076E" w:rsidRPr="009B776E" w:rsidRDefault="005B076E" w:rsidP="00697A63">
            <w:pPr>
              <w:pStyle w:val="GOSTTablenorm"/>
            </w:pPr>
            <w:ins w:id="2340" w:author="Куклина Ю.В." w:date="2024-04-01T11:36:00Z">
              <w:r w:rsidRPr="009B776E">
                <w:t>Может заполняться, если в параметре «Номер лицевого счета передающий» (TitlePart_RT_ACCOUNTNUM_SEND) или «Номер лицевого счета принимающий» (TitlePart_RT_ACCOUNTNUM_REC) указан л/с с кодом 03, 14</w:t>
              </w:r>
            </w:ins>
          </w:p>
        </w:tc>
      </w:tr>
      <w:tr w:rsidR="005B076E" w:rsidRPr="009B776E" w14:paraId="66E355ED" w14:textId="77777777" w:rsidTr="004212C7">
        <w:tc>
          <w:tcPr>
            <w:tcW w:w="1100" w:type="pct"/>
          </w:tcPr>
          <w:p w14:paraId="60136393" w14:textId="6F20A298" w:rsidR="005B076E" w:rsidRPr="009B776E" w:rsidRDefault="005B076E" w:rsidP="005B076E">
            <w:pPr>
              <w:pStyle w:val="GOSTTablenorm"/>
            </w:pPr>
            <w:ins w:id="2341" w:author="Куклина Ю.В." w:date="2024-04-01T11:36:00Z">
              <w:r w:rsidRPr="009B776E">
                <w:t>Идентификатор строки</w:t>
              </w:r>
            </w:ins>
          </w:p>
        </w:tc>
        <w:tc>
          <w:tcPr>
            <w:tcW w:w="750" w:type="pct"/>
          </w:tcPr>
          <w:p w14:paraId="62DFFA42" w14:textId="520A9774" w:rsidR="005B076E" w:rsidRPr="009B776E" w:rsidRDefault="005B076E" w:rsidP="005B076E">
            <w:pPr>
              <w:pStyle w:val="GOSTTablenorm"/>
              <w:rPr>
                <w:lang w:val="en-US"/>
              </w:rPr>
            </w:pPr>
            <w:ins w:id="2342" w:author="Куклина Ю.В." w:date="2024-04-01T11:36:00Z">
              <w:r w:rsidRPr="009B776E">
                <w:rPr>
                  <w:b/>
                  <w:szCs w:val="22"/>
                  <w:lang w:val="en-US"/>
                </w:rPr>
                <w:t>R_728_G_S3</w:t>
              </w:r>
              <w:r w:rsidRPr="009B776E">
                <w:rPr>
                  <w:b/>
                </w:rPr>
                <w:t>:</w:t>
              </w:r>
              <w:r w:rsidRPr="009B776E">
                <w:rPr>
                  <w:lang w:val="en-US"/>
                </w:rPr>
                <w:t>id</w:t>
              </w:r>
            </w:ins>
          </w:p>
        </w:tc>
        <w:tc>
          <w:tcPr>
            <w:tcW w:w="500" w:type="pct"/>
          </w:tcPr>
          <w:p w14:paraId="4590997B" w14:textId="7B612F41" w:rsidR="005B076E" w:rsidRPr="009B776E" w:rsidRDefault="005B076E" w:rsidP="005B076E">
            <w:pPr>
              <w:pStyle w:val="GOSTTablenorm"/>
            </w:pPr>
            <w:ins w:id="2343" w:author="Куклина Ю.В." w:date="2024-04-01T11:36:00Z">
              <w:r w:rsidRPr="009B776E">
                <w:rPr>
                  <w:szCs w:val="22"/>
                </w:rPr>
                <w:t>Число</w:t>
              </w:r>
            </w:ins>
          </w:p>
        </w:tc>
        <w:tc>
          <w:tcPr>
            <w:tcW w:w="300" w:type="pct"/>
          </w:tcPr>
          <w:p w14:paraId="575CE5EA" w14:textId="5A5EC2F4" w:rsidR="005B076E" w:rsidRPr="009B776E" w:rsidRDefault="005B076E" w:rsidP="005B076E">
            <w:pPr>
              <w:pStyle w:val="GOSTTablenorm"/>
            </w:pPr>
            <w:ins w:id="2344" w:author="Куклина Ю.В." w:date="2024-04-01T11:36:00Z">
              <w:r w:rsidRPr="009B776E">
                <w:rPr>
                  <w:szCs w:val="22"/>
                </w:rPr>
                <w:t>Да</w:t>
              </w:r>
            </w:ins>
          </w:p>
        </w:tc>
        <w:tc>
          <w:tcPr>
            <w:tcW w:w="315" w:type="pct"/>
          </w:tcPr>
          <w:p w14:paraId="21ED20DF" w14:textId="0069EBAD" w:rsidR="005B076E" w:rsidRPr="009B776E" w:rsidRDefault="005B076E" w:rsidP="005B076E">
            <w:pPr>
              <w:pStyle w:val="GOSTTablenorm"/>
            </w:pPr>
            <w:ins w:id="2345" w:author="Куклина Ю.В." w:date="2024-04-01T11:36:00Z">
              <w:r w:rsidRPr="009B776E">
                <w:rPr>
                  <w:szCs w:val="22"/>
                </w:rPr>
                <w:t>&lt;=20</w:t>
              </w:r>
            </w:ins>
          </w:p>
        </w:tc>
        <w:tc>
          <w:tcPr>
            <w:tcW w:w="2035" w:type="pct"/>
          </w:tcPr>
          <w:p w14:paraId="2112BCD7" w14:textId="7A8307F0" w:rsidR="005B076E" w:rsidRPr="009B776E" w:rsidRDefault="005B076E" w:rsidP="0006245B">
            <w:pPr>
              <w:pStyle w:val="GOSTTablenorm"/>
            </w:pPr>
            <w:ins w:id="2346" w:author="Куклина Ю.В." w:date="2024-04-01T11:36:00Z">
              <w:r w:rsidRPr="009B776E">
                <w:t>Указывается технический идентификатор строки</w:t>
              </w:r>
            </w:ins>
          </w:p>
        </w:tc>
      </w:tr>
      <w:tr w:rsidR="005B076E" w:rsidRPr="009B776E" w14:paraId="1BA6A9D7" w14:textId="77777777" w:rsidTr="004212C7">
        <w:tc>
          <w:tcPr>
            <w:tcW w:w="1100" w:type="pct"/>
          </w:tcPr>
          <w:p w14:paraId="7D3E710D" w14:textId="1FFA31EB" w:rsidR="005B076E" w:rsidRPr="009B776E" w:rsidRDefault="005B076E" w:rsidP="005B076E">
            <w:pPr>
              <w:pStyle w:val="GOSTTablenorm"/>
            </w:pPr>
            <w:ins w:id="2347" w:author="Куклина Ю.В." w:date="2024-04-01T11:36:00Z">
              <w:r w:rsidRPr="009B776E">
                <w:t>Номер БО</w:t>
              </w:r>
            </w:ins>
            <w:ins w:id="2348" w:author="Куклина Ю.В." w:date="2024-04-09T14:29:00Z">
              <w:r w:rsidR="00165100" w:rsidRPr="009B776E">
                <w:t xml:space="preserve"> передающий</w:t>
              </w:r>
            </w:ins>
          </w:p>
        </w:tc>
        <w:tc>
          <w:tcPr>
            <w:tcW w:w="750" w:type="pct"/>
          </w:tcPr>
          <w:p w14:paraId="5F83FBE1" w14:textId="6510DE94" w:rsidR="005B076E" w:rsidRPr="009B776E" w:rsidRDefault="005B076E" w:rsidP="005B076E">
            <w:pPr>
              <w:pStyle w:val="GOSTTablenorm"/>
              <w:rPr>
                <w:lang w:val="en-US"/>
              </w:rPr>
            </w:pPr>
            <w:ins w:id="2349" w:author="Куклина Ю.В." w:date="2024-04-01T11:36:00Z">
              <w:r w:rsidRPr="009B776E">
                <w:rPr>
                  <w:b/>
                  <w:szCs w:val="22"/>
                  <w:lang w:val="en-US"/>
                </w:rPr>
                <w:t>R_728_G_S3</w:t>
              </w:r>
              <w:r w:rsidRPr="009B776E">
                <w:rPr>
                  <w:b/>
                </w:rPr>
                <w:t>:</w:t>
              </w:r>
              <w:r w:rsidRPr="009B776E">
                <w:rPr>
                  <w:szCs w:val="22"/>
                  <w:lang w:val="en-US"/>
                </w:rPr>
                <w:t>G_S3_1_D_C1</w:t>
              </w:r>
            </w:ins>
          </w:p>
        </w:tc>
        <w:tc>
          <w:tcPr>
            <w:tcW w:w="500" w:type="pct"/>
          </w:tcPr>
          <w:p w14:paraId="6562BFD3" w14:textId="1C05CE39" w:rsidR="005B076E" w:rsidRPr="009B776E" w:rsidRDefault="005B076E" w:rsidP="005B076E">
            <w:pPr>
              <w:pStyle w:val="GOSTTablenorm"/>
            </w:pPr>
            <w:ins w:id="2350" w:author="Куклина Ю.В." w:date="2024-04-01T11:36:00Z">
              <w:r w:rsidRPr="009B776E">
                <w:rPr>
                  <w:szCs w:val="22"/>
                </w:rPr>
                <w:t>Строка</w:t>
              </w:r>
            </w:ins>
          </w:p>
        </w:tc>
        <w:tc>
          <w:tcPr>
            <w:tcW w:w="300" w:type="pct"/>
          </w:tcPr>
          <w:p w14:paraId="186600BC" w14:textId="25C51755" w:rsidR="005B076E" w:rsidRPr="009B776E" w:rsidRDefault="005B076E" w:rsidP="005B076E">
            <w:pPr>
              <w:pStyle w:val="GOSTTablenorm"/>
            </w:pPr>
            <w:ins w:id="2351" w:author="Куклина Ю.В." w:date="2024-04-01T11:36:00Z">
              <w:r w:rsidRPr="009B776E">
                <w:rPr>
                  <w:szCs w:val="22"/>
                </w:rPr>
                <w:t>Да</w:t>
              </w:r>
            </w:ins>
          </w:p>
        </w:tc>
        <w:tc>
          <w:tcPr>
            <w:tcW w:w="315" w:type="pct"/>
          </w:tcPr>
          <w:p w14:paraId="1C36E22C" w14:textId="151CDB51" w:rsidR="005B076E" w:rsidRPr="009B776E" w:rsidRDefault="005B076E" w:rsidP="005B076E">
            <w:pPr>
              <w:pStyle w:val="GOSTTablenorm"/>
            </w:pPr>
            <w:ins w:id="2352" w:author="Куклина Ю.В." w:date="2024-04-01T11:36:00Z">
              <w:r w:rsidRPr="009B776E">
                <w:rPr>
                  <w:szCs w:val="22"/>
                </w:rPr>
                <w:t>=19</w:t>
              </w:r>
            </w:ins>
          </w:p>
        </w:tc>
        <w:tc>
          <w:tcPr>
            <w:tcW w:w="2035" w:type="pct"/>
          </w:tcPr>
          <w:p w14:paraId="008F7C78" w14:textId="6A02E648" w:rsidR="005B076E" w:rsidRPr="009B776E" w:rsidRDefault="005B076E" w:rsidP="0006245B">
            <w:pPr>
              <w:pStyle w:val="GOSTTablenorm"/>
            </w:pPr>
            <w:ins w:id="2353" w:author="Куклина Ю.В." w:date="2024-04-01T11:36:00Z">
              <w:r w:rsidRPr="009B776E">
                <w:t>Указывается учетный номер поставленного на учет бюджетного обязательства</w:t>
              </w:r>
            </w:ins>
            <w:ins w:id="2354" w:author="Куклина Ю.В." w:date="2024-04-09T14:36:00Z">
              <w:r w:rsidR="00165100" w:rsidRPr="009B776E">
                <w:t xml:space="preserve"> для отражения операции на ЛС передающем</w:t>
              </w:r>
            </w:ins>
          </w:p>
        </w:tc>
      </w:tr>
      <w:tr w:rsidR="00165100" w:rsidRPr="009B776E" w14:paraId="65829452" w14:textId="77777777" w:rsidTr="004212C7">
        <w:tc>
          <w:tcPr>
            <w:tcW w:w="1100" w:type="pct"/>
          </w:tcPr>
          <w:p w14:paraId="5AA1E5B6" w14:textId="3871306C" w:rsidR="00165100" w:rsidRPr="009B776E" w:rsidRDefault="00165100" w:rsidP="00165100">
            <w:pPr>
              <w:pStyle w:val="GOSTTablenorm"/>
              <w:rPr>
                <w:szCs w:val="22"/>
              </w:rPr>
            </w:pPr>
            <w:ins w:id="2355" w:author="Куклина Ю.В." w:date="2024-04-09T14:30:00Z">
              <w:r w:rsidRPr="009B776E">
                <w:rPr>
                  <w:szCs w:val="22"/>
                </w:rPr>
                <w:t>Номер БО принимающий</w:t>
              </w:r>
            </w:ins>
          </w:p>
        </w:tc>
        <w:tc>
          <w:tcPr>
            <w:tcW w:w="750" w:type="pct"/>
          </w:tcPr>
          <w:p w14:paraId="0FF663B1" w14:textId="33A801C6" w:rsidR="00165100" w:rsidRPr="009B776E" w:rsidRDefault="00165100" w:rsidP="00165100">
            <w:pPr>
              <w:pStyle w:val="GOSTTablenorm"/>
              <w:rPr>
                <w:b/>
                <w:szCs w:val="22"/>
                <w:lang w:val="en-US"/>
              </w:rPr>
            </w:pPr>
            <w:ins w:id="2356" w:author="Куклина Ю.В." w:date="2024-04-09T14:35:00Z">
              <w:r w:rsidRPr="009B776E">
                <w:rPr>
                  <w:b/>
                  <w:szCs w:val="22"/>
                  <w:lang w:val="en-US"/>
                </w:rPr>
                <w:t>R_728_G_S3</w:t>
              </w:r>
              <w:r w:rsidRPr="009B776E">
                <w:rPr>
                  <w:b/>
                  <w:lang w:val="en-US"/>
                </w:rPr>
                <w:t>:</w:t>
              </w:r>
              <w:r w:rsidRPr="009B776E">
                <w:rPr>
                  <w:szCs w:val="22"/>
                  <w:lang w:val="en-US"/>
                </w:rPr>
                <w:t>G_S3_1_D_NUMREC</w:t>
              </w:r>
            </w:ins>
          </w:p>
        </w:tc>
        <w:tc>
          <w:tcPr>
            <w:tcW w:w="500" w:type="pct"/>
          </w:tcPr>
          <w:p w14:paraId="7A5B3857" w14:textId="7C694507" w:rsidR="00165100" w:rsidRPr="009B776E" w:rsidRDefault="00165100" w:rsidP="00165100">
            <w:pPr>
              <w:pStyle w:val="GOSTTablenorm"/>
              <w:rPr>
                <w:szCs w:val="22"/>
                <w:lang w:val="en-US"/>
              </w:rPr>
            </w:pPr>
            <w:ins w:id="2357" w:author="Куклина Ю.В." w:date="2024-04-09T14:36:00Z">
              <w:r w:rsidRPr="009B776E">
                <w:rPr>
                  <w:szCs w:val="22"/>
                </w:rPr>
                <w:t>Строка</w:t>
              </w:r>
            </w:ins>
          </w:p>
        </w:tc>
        <w:tc>
          <w:tcPr>
            <w:tcW w:w="300" w:type="pct"/>
          </w:tcPr>
          <w:p w14:paraId="188D66E8" w14:textId="6D8A12A7" w:rsidR="00165100" w:rsidRPr="009B776E" w:rsidRDefault="00165100" w:rsidP="00165100">
            <w:pPr>
              <w:pStyle w:val="GOSTTablenorm"/>
              <w:rPr>
                <w:szCs w:val="22"/>
                <w:lang w:val="en-US"/>
              </w:rPr>
            </w:pPr>
            <w:ins w:id="2358" w:author="Куклина Ю.В." w:date="2024-04-09T14:36:00Z">
              <w:r w:rsidRPr="009B776E">
                <w:rPr>
                  <w:szCs w:val="22"/>
                </w:rPr>
                <w:t>Да</w:t>
              </w:r>
            </w:ins>
          </w:p>
        </w:tc>
        <w:tc>
          <w:tcPr>
            <w:tcW w:w="315" w:type="pct"/>
          </w:tcPr>
          <w:p w14:paraId="03B18B28" w14:textId="64FA8D46" w:rsidR="00165100" w:rsidRPr="009B776E" w:rsidRDefault="00165100" w:rsidP="00165100">
            <w:pPr>
              <w:pStyle w:val="GOSTTablenorm"/>
              <w:rPr>
                <w:szCs w:val="22"/>
                <w:lang w:val="en-US"/>
              </w:rPr>
            </w:pPr>
            <w:ins w:id="2359" w:author="Куклина Ю.В." w:date="2024-04-09T14:36:00Z">
              <w:r w:rsidRPr="009B776E">
                <w:rPr>
                  <w:szCs w:val="22"/>
                </w:rPr>
                <w:t>=19</w:t>
              </w:r>
            </w:ins>
          </w:p>
        </w:tc>
        <w:tc>
          <w:tcPr>
            <w:tcW w:w="2035" w:type="pct"/>
          </w:tcPr>
          <w:p w14:paraId="4D342BD6" w14:textId="16EA7A57" w:rsidR="00165100" w:rsidRPr="009B776E" w:rsidRDefault="00165100" w:rsidP="0006245B">
            <w:pPr>
              <w:pStyle w:val="GOSTTablenorm"/>
            </w:pPr>
            <w:ins w:id="2360" w:author="Куклина Ю.В." w:date="2024-04-09T14:36:00Z">
              <w:r w:rsidRPr="009B776E">
                <w:t>Указывается учетный номер поставленного на учет бюджетного обязательства для отражения операции на ЛС принимающем</w:t>
              </w:r>
            </w:ins>
          </w:p>
        </w:tc>
      </w:tr>
      <w:tr w:rsidR="00165100" w:rsidRPr="009B776E" w14:paraId="5C4D58E3" w14:textId="77777777" w:rsidTr="004212C7">
        <w:tc>
          <w:tcPr>
            <w:tcW w:w="1100" w:type="pct"/>
          </w:tcPr>
          <w:p w14:paraId="63F3F7BE" w14:textId="6C0D8108" w:rsidR="00165100" w:rsidRPr="009B776E" w:rsidRDefault="00165100" w:rsidP="00165100">
            <w:pPr>
              <w:pStyle w:val="GOSTTablenorm"/>
            </w:pPr>
            <w:ins w:id="2361" w:author="Куклина Ю.В." w:date="2024-04-01T11:36:00Z">
              <w:r w:rsidRPr="009B776E">
                <w:rPr>
                  <w:szCs w:val="22"/>
                </w:rPr>
                <w:t>Тип БО</w:t>
              </w:r>
            </w:ins>
          </w:p>
        </w:tc>
        <w:tc>
          <w:tcPr>
            <w:tcW w:w="750" w:type="pct"/>
          </w:tcPr>
          <w:p w14:paraId="21742C23" w14:textId="5D1C0791" w:rsidR="00165100" w:rsidRPr="009B776E" w:rsidRDefault="00165100" w:rsidP="00165100">
            <w:pPr>
              <w:pStyle w:val="GOSTTablenorm"/>
              <w:rPr>
                <w:lang w:val="en-US"/>
              </w:rPr>
            </w:pPr>
            <w:ins w:id="2362" w:author="Куклина Ю.В." w:date="2024-04-01T11:36:00Z">
              <w:r w:rsidRPr="009B776E">
                <w:rPr>
                  <w:b/>
                  <w:szCs w:val="22"/>
                  <w:lang w:val="en-US"/>
                </w:rPr>
                <w:t>R_728_G_S3</w:t>
              </w:r>
              <w:r w:rsidRPr="009B776E">
                <w:rPr>
                  <w:b/>
                  <w:lang w:val="en-US"/>
                </w:rPr>
                <w:t>:</w:t>
              </w:r>
              <w:r w:rsidRPr="009B776E">
                <w:rPr>
                  <w:szCs w:val="22"/>
                  <w:lang w:val="en-US"/>
                </w:rPr>
                <w:t>G_S3_1_D_TYPEBO</w:t>
              </w:r>
            </w:ins>
          </w:p>
        </w:tc>
        <w:tc>
          <w:tcPr>
            <w:tcW w:w="500" w:type="pct"/>
          </w:tcPr>
          <w:p w14:paraId="00CDF4B7" w14:textId="5C752EF3" w:rsidR="00165100" w:rsidRPr="009B776E" w:rsidRDefault="004602BE" w:rsidP="00165100">
            <w:pPr>
              <w:pStyle w:val="GOSTTablenorm"/>
            </w:pPr>
            <w:ins w:id="2363" w:author="Сатлер Марина Викторовна" w:date="2024-11-08T11:02:00Z">
              <w:r w:rsidRPr="009B776E">
                <w:rPr>
                  <w:szCs w:val="22"/>
                </w:rPr>
                <w:t>Строка</w:t>
              </w:r>
            </w:ins>
            <w:ins w:id="2364" w:author="Куклина Ю.В." w:date="2024-04-01T11:36:00Z">
              <w:del w:id="2365" w:author="Сатлер Марина Викторовна" w:date="2024-11-08T11:02:00Z">
                <w:r w:rsidR="00165100" w:rsidRPr="009B776E" w:rsidDel="004602BE">
                  <w:rPr>
                    <w:szCs w:val="22"/>
                  </w:rPr>
                  <w:delText>Число</w:delText>
                </w:r>
              </w:del>
            </w:ins>
          </w:p>
        </w:tc>
        <w:tc>
          <w:tcPr>
            <w:tcW w:w="300" w:type="pct"/>
          </w:tcPr>
          <w:p w14:paraId="7831B438" w14:textId="21AE1EED" w:rsidR="00165100" w:rsidRPr="009B776E" w:rsidRDefault="00165100" w:rsidP="00165100">
            <w:pPr>
              <w:pStyle w:val="GOSTTablenorm"/>
            </w:pPr>
            <w:ins w:id="2366" w:author="Куклина Ю.В." w:date="2024-04-01T11:36:00Z">
              <w:r w:rsidRPr="009B776E">
                <w:rPr>
                  <w:szCs w:val="22"/>
                </w:rPr>
                <w:t>Да</w:t>
              </w:r>
            </w:ins>
          </w:p>
        </w:tc>
        <w:tc>
          <w:tcPr>
            <w:tcW w:w="315" w:type="pct"/>
          </w:tcPr>
          <w:p w14:paraId="25DBBAD6" w14:textId="4D22AA8A" w:rsidR="00165100" w:rsidRPr="009B776E" w:rsidRDefault="004602BE" w:rsidP="004602BE">
            <w:pPr>
              <w:pStyle w:val="GOSTTablenorm"/>
              <w:rPr>
                <w:lang w:val="en-US"/>
              </w:rPr>
            </w:pPr>
            <w:ins w:id="2367" w:author="Сатлер Марина Викторовна" w:date="2024-11-08T11:02:00Z">
              <w:r w:rsidRPr="009B776E">
                <w:rPr>
                  <w:szCs w:val="22"/>
                  <w:lang w:val="en-US"/>
                </w:rPr>
                <w:t>&lt;</w:t>
              </w:r>
            </w:ins>
            <w:ins w:id="2368" w:author="Куклина Ю.В." w:date="2024-04-01T11:36:00Z">
              <w:r w:rsidR="00165100" w:rsidRPr="009B776E">
                <w:rPr>
                  <w:szCs w:val="22"/>
                </w:rPr>
                <w:t>=</w:t>
              </w:r>
              <w:del w:id="2369" w:author="Сатлер Марина Викторовна" w:date="2024-11-08T11:02:00Z">
                <w:r w:rsidR="00165100" w:rsidRPr="009B776E" w:rsidDel="004602BE">
                  <w:rPr>
                    <w:szCs w:val="22"/>
                  </w:rPr>
                  <w:delText>1</w:delText>
                </w:r>
              </w:del>
            </w:ins>
            <w:ins w:id="2370" w:author="Сатлер Марина Викторовна" w:date="2024-11-08T11:02:00Z">
              <w:r w:rsidRPr="009B776E">
                <w:rPr>
                  <w:szCs w:val="22"/>
                  <w:lang w:val="en-US"/>
                </w:rPr>
                <w:t>8</w:t>
              </w:r>
            </w:ins>
          </w:p>
        </w:tc>
        <w:tc>
          <w:tcPr>
            <w:tcW w:w="2035" w:type="pct"/>
          </w:tcPr>
          <w:p w14:paraId="044A7AF7" w14:textId="77777777" w:rsidR="00165100" w:rsidRPr="009B776E" w:rsidRDefault="00165100" w:rsidP="00165100">
            <w:pPr>
              <w:keepNext/>
              <w:ind w:firstLine="30"/>
              <w:rPr>
                <w:ins w:id="2371" w:author="Куклина Ю.В." w:date="2024-04-01T11:36:00Z"/>
                <w:sz w:val="22"/>
                <w:szCs w:val="22"/>
              </w:rPr>
            </w:pPr>
            <w:ins w:id="2372" w:author="Куклина Ю.В." w:date="2024-04-01T11:36:00Z">
              <w:r w:rsidRPr="009B776E">
                <w:rPr>
                  <w:sz w:val="22"/>
                  <w:szCs w:val="22"/>
                </w:rPr>
                <w:t>Указывается код типа бюджетного обязательства.</w:t>
              </w:r>
            </w:ins>
          </w:p>
          <w:p w14:paraId="385C0C47" w14:textId="77777777" w:rsidR="00165100" w:rsidRPr="009B776E" w:rsidRDefault="00165100" w:rsidP="00165100">
            <w:pPr>
              <w:keepNext/>
              <w:ind w:firstLine="30"/>
              <w:rPr>
                <w:ins w:id="2373" w:author="Куклина Ю.В." w:date="2024-04-01T11:36:00Z"/>
                <w:sz w:val="22"/>
                <w:szCs w:val="22"/>
              </w:rPr>
            </w:pPr>
            <w:ins w:id="2374" w:author="Куклина Ю.В." w:date="2024-04-01T11:36:00Z">
              <w:r w:rsidRPr="009B776E">
                <w:rPr>
                  <w:sz w:val="22"/>
                  <w:szCs w:val="22"/>
                </w:rPr>
                <w:t>Возможные значения:</w:t>
              </w:r>
            </w:ins>
          </w:p>
          <w:p w14:paraId="4E868D92" w14:textId="03EA302D" w:rsidR="00165100" w:rsidRPr="009B776E" w:rsidRDefault="00165100" w:rsidP="005C0C02">
            <w:pPr>
              <w:pStyle w:val="GOSTTableListMark1"/>
              <w:rPr>
                <w:ins w:id="2375" w:author="Куклина Ю.В." w:date="2024-04-01T11:36:00Z"/>
              </w:rPr>
            </w:pPr>
            <w:ins w:id="2376" w:author="Куклина Ю.В." w:date="2024-04-01T11:36:00Z">
              <w:r w:rsidRPr="009B776E">
                <w:rPr>
                  <w:lang w:val="en-US"/>
                </w:rPr>
                <w:t>«</w:t>
              </w:r>
            </w:ins>
            <w:ins w:id="2377" w:author="EXP-303121" w:date="2024-11-06T18:17:00Z">
              <w:r w:rsidR="005C0C02" w:rsidRPr="009B776E">
                <w:rPr>
                  <w:color w:val="FF0000"/>
                  <w:lang w:val="en-US"/>
                </w:rPr>
                <w:t>Purchase</w:t>
              </w:r>
            </w:ins>
            <w:ins w:id="2378" w:author="Куклина Ю.В." w:date="2024-04-01T11:36:00Z">
              <w:r w:rsidRPr="009B776E">
                <w:rPr>
                  <w:lang w:val="en-US"/>
                </w:rPr>
                <w:t>» – закупка;</w:t>
              </w:r>
            </w:ins>
          </w:p>
          <w:p w14:paraId="799B77BC" w14:textId="64E3EFD2" w:rsidR="00165100" w:rsidRPr="009B776E" w:rsidRDefault="00165100" w:rsidP="005C0C02">
            <w:pPr>
              <w:pStyle w:val="GOSTTableListMark1"/>
            </w:pPr>
            <w:ins w:id="2379" w:author="Куклина Ю.В." w:date="2024-04-01T11:36:00Z">
              <w:r w:rsidRPr="009B776E">
                <w:rPr>
                  <w:color w:val="FF0000"/>
                  <w:lang w:val="en-US"/>
                </w:rPr>
                <w:t>«</w:t>
              </w:r>
            </w:ins>
            <w:ins w:id="2380" w:author="EXP-303121" w:date="2024-11-06T18:18:00Z">
              <w:r w:rsidR="005C0C02" w:rsidRPr="009B776E">
                <w:rPr>
                  <w:color w:val="FF0000"/>
                  <w:lang w:val="en-US"/>
                </w:rPr>
                <w:t>Other</w:t>
              </w:r>
            </w:ins>
            <w:ins w:id="2381" w:author="Куклина Ю.В." w:date="2024-04-01T11:36:00Z">
              <w:r w:rsidRPr="009B776E">
                <w:rPr>
                  <w:color w:val="FF0000"/>
                  <w:lang w:val="en-US"/>
                </w:rPr>
                <w:t>» – прочее</w:t>
              </w:r>
            </w:ins>
          </w:p>
        </w:tc>
      </w:tr>
      <w:tr w:rsidR="00165100" w:rsidRPr="009B776E" w14:paraId="34F4F31A" w14:textId="77777777" w:rsidTr="004212C7">
        <w:tc>
          <w:tcPr>
            <w:tcW w:w="1100" w:type="pct"/>
          </w:tcPr>
          <w:p w14:paraId="701C5EF4" w14:textId="7112A9F2" w:rsidR="00165100" w:rsidRPr="009B776E" w:rsidRDefault="00165100" w:rsidP="00165100">
            <w:pPr>
              <w:pStyle w:val="GOSTTablenorm"/>
            </w:pPr>
            <w:ins w:id="2382" w:author="Куклина Ю.В." w:date="2024-04-01T11:36:00Z">
              <w:r w:rsidRPr="009B776E">
                <w:t>Вид документа-основания БО</w:t>
              </w:r>
            </w:ins>
          </w:p>
        </w:tc>
        <w:tc>
          <w:tcPr>
            <w:tcW w:w="750" w:type="pct"/>
          </w:tcPr>
          <w:p w14:paraId="0B73A16B" w14:textId="740EA418" w:rsidR="00165100" w:rsidRPr="009B776E" w:rsidRDefault="00165100" w:rsidP="00165100">
            <w:pPr>
              <w:pStyle w:val="GOSTTablenorm"/>
              <w:rPr>
                <w:lang w:val="en-US"/>
              </w:rPr>
            </w:pPr>
            <w:ins w:id="2383" w:author="Куклина Ю.В." w:date="2024-04-01T11:36:00Z">
              <w:r w:rsidRPr="009B776E">
                <w:rPr>
                  <w:b/>
                  <w:szCs w:val="22"/>
                  <w:lang w:val="en-US"/>
                </w:rPr>
                <w:t>R_728_G_S3</w:t>
              </w:r>
              <w:r w:rsidRPr="009B776E">
                <w:rPr>
                  <w:b/>
                </w:rPr>
                <w:t>:</w:t>
              </w:r>
              <w:r w:rsidRPr="009B776E">
                <w:rPr>
                  <w:szCs w:val="22"/>
                  <w:lang w:val="en-US"/>
                </w:rPr>
                <w:t>G_S3_1_</w:t>
              </w:r>
              <w:r w:rsidRPr="009B776E">
                <w:rPr>
                  <w:szCs w:val="22"/>
                  <w:lang w:val="en-US"/>
                </w:rPr>
                <w:lastRenderedPageBreak/>
                <w:t>D_C2</w:t>
              </w:r>
            </w:ins>
          </w:p>
        </w:tc>
        <w:tc>
          <w:tcPr>
            <w:tcW w:w="500" w:type="pct"/>
          </w:tcPr>
          <w:p w14:paraId="6E043333" w14:textId="70BA1E3C" w:rsidR="00165100" w:rsidRPr="009B776E" w:rsidRDefault="00165100" w:rsidP="00165100">
            <w:pPr>
              <w:pStyle w:val="GOSTTablenorm"/>
            </w:pPr>
            <w:ins w:id="2384" w:author="Куклина Ю.В." w:date="2024-04-01T11:36:00Z">
              <w:r w:rsidRPr="009B776E">
                <w:rPr>
                  <w:szCs w:val="22"/>
                </w:rPr>
                <w:lastRenderedPageBreak/>
                <w:t>Строка</w:t>
              </w:r>
            </w:ins>
          </w:p>
        </w:tc>
        <w:tc>
          <w:tcPr>
            <w:tcW w:w="300" w:type="pct"/>
          </w:tcPr>
          <w:p w14:paraId="322D279C" w14:textId="2F26C4D5" w:rsidR="00165100" w:rsidRPr="009B776E" w:rsidRDefault="00165100" w:rsidP="00165100">
            <w:pPr>
              <w:pStyle w:val="GOSTTablenorm"/>
            </w:pPr>
            <w:ins w:id="2385" w:author="Куклина Ю.В." w:date="2024-04-01T11:36:00Z">
              <w:r w:rsidRPr="009B776E">
                <w:rPr>
                  <w:szCs w:val="22"/>
                </w:rPr>
                <w:t>Да</w:t>
              </w:r>
            </w:ins>
          </w:p>
        </w:tc>
        <w:tc>
          <w:tcPr>
            <w:tcW w:w="315" w:type="pct"/>
          </w:tcPr>
          <w:p w14:paraId="09555DB9" w14:textId="7D59DB8B" w:rsidR="00165100" w:rsidRPr="009B776E" w:rsidRDefault="00165100" w:rsidP="00165100">
            <w:pPr>
              <w:pStyle w:val="GOSTTablenorm"/>
            </w:pPr>
            <w:ins w:id="2386" w:author="Куклина Ю.В." w:date="2024-04-01T11:36:00Z">
              <w:r w:rsidRPr="009B776E">
                <w:rPr>
                  <w:szCs w:val="22"/>
                  <w:lang w:val="en-US"/>
                </w:rPr>
                <w:t>&lt;=100</w:t>
              </w:r>
            </w:ins>
          </w:p>
        </w:tc>
        <w:tc>
          <w:tcPr>
            <w:tcW w:w="2035" w:type="pct"/>
          </w:tcPr>
          <w:p w14:paraId="7B485E3A" w14:textId="77777777" w:rsidR="00165100" w:rsidRPr="009B776E" w:rsidRDefault="00165100" w:rsidP="00165100">
            <w:pPr>
              <w:pStyle w:val="GOSTTablenorm"/>
              <w:rPr>
                <w:ins w:id="2387" w:author="Куклина Ю.В." w:date="2024-04-01T11:36:00Z"/>
              </w:rPr>
            </w:pPr>
            <w:ins w:id="2388" w:author="Куклина Ю.В." w:date="2024-04-01T11:36:00Z">
              <w:r w:rsidRPr="009B776E">
                <w:t xml:space="preserve">Указывается вид документа-основания </w:t>
              </w:r>
              <w:r w:rsidRPr="009B776E">
                <w:rPr>
                  <w:szCs w:val="22"/>
                </w:rPr>
                <w:t xml:space="preserve">для постановки на учет </w:t>
              </w:r>
              <w:r w:rsidRPr="009B776E">
                <w:rPr>
                  <w:szCs w:val="22"/>
                </w:rPr>
                <w:lastRenderedPageBreak/>
                <w:t>бюджетного обязательства</w:t>
              </w:r>
              <w:r w:rsidRPr="009B776E">
                <w:t>.</w:t>
              </w:r>
            </w:ins>
          </w:p>
          <w:p w14:paraId="2253C54B" w14:textId="77777777" w:rsidR="00165100" w:rsidRPr="009B776E" w:rsidRDefault="00165100" w:rsidP="00165100">
            <w:pPr>
              <w:pStyle w:val="GOSTTablenorm"/>
              <w:rPr>
                <w:ins w:id="2389" w:author="Куклина Ю.В." w:date="2024-04-01T11:36:00Z"/>
              </w:rPr>
            </w:pPr>
            <w:ins w:id="2390" w:author="Куклина Ю.В." w:date="2024-04-01T11:36:00Z">
              <w:r w:rsidRPr="009B776E">
                <w:t>Возможные значения:</w:t>
              </w:r>
            </w:ins>
          </w:p>
          <w:p w14:paraId="02C48938" w14:textId="77777777" w:rsidR="00165100" w:rsidRPr="009B776E" w:rsidRDefault="00165100" w:rsidP="0006245B">
            <w:pPr>
              <w:pStyle w:val="GOSTTableListMark1"/>
              <w:rPr>
                <w:ins w:id="2391" w:author="Куклина Ю.В." w:date="2024-04-01T11:36:00Z"/>
                <w:color w:val="FF0000"/>
                <w:lang w:val="en-US"/>
              </w:rPr>
            </w:pPr>
            <w:ins w:id="2392" w:author="Куклина Ю.В." w:date="2024-04-01T11:36:00Z">
              <w:r w:rsidRPr="009B776E">
                <w:rPr>
                  <w:color w:val="FF0000"/>
                </w:rPr>
                <w:t>«</w:t>
              </w:r>
              <w:r w:rsidRPr="009B776E">
                <w:rPr>
                  <w:color w:val="FF0000"/>
                  <w:lang w:val="en-US"/>
                </w:rPr>
                <w:t>извещение об осуществлении закупки»;</w:t>
              </w:r>
            </w:ins>
          </w:p>
          <w:p w14:paraId="48D0DAF2" w14:textId="77777777" w:rsidR="00165100" w:rsidRPr="009B776E" w:rsidRDefault="00165100" w:rsidP="0006245B">
            <w:pPr>
              <w:pStyle w:val="GOSTTableListMark1"/>
              <w:rPr>
                <w:ins w:id="2393" w:author="Куклина Ю.В." w:date="2024-04-01T11:36:00Z"/>
                <w:color w:val="FF0000"/>
              </w:rPr>
            </w:pPr>
            <w:ins w:id="2394" w:author="Куклина Ю.В." w:date="2024-04-01T11:36:00Z">
              <w:r w:rsidRPr="009B776E">
                <w:rPr>
                  <w:color w:val="FF0000"/>
                </w:rPr>
                <w:t>«приглашение принять участие в определении поставщика (подрядчика, исполнителя)»;</w:t>
              </w:r>
            </w:ins>
          </w:p>
          <w:p w14:paraId="0F6C5933" w14:textId="77777777" w:rsidR="00165100" w:rsidRPr="009B776E" w:rsidRDefault="00165100" w:rsidP="0006245B">
            <w:pPr>
              <w:pStyle w:val="GOSTTableListMark1"/>
              <w:rPr>
                <w:ins w:id="2395" w:author="Куклина Ю.В." w:date="2024-04-01T11:36:00Z"/>
                <w:color w:val="FF0000"/>
                <w:lang w:val="en-US"/>
              </w:rPr>
            </w:pPr>
            <w:ins w:id="2396" w:author="Куклина Ю.В." w:date="2024-04-01T11:36:00Z">
              <w:r w:rsidRPr="009B776E">
                <w:rPr>
                  <w:color w:val="FF0000"/>
                  <w:lang w:val="en-US"/>
                </w:rPr>
                <w:t>«проект контракта»;</w:t>
              </w:r>
            </w:ins>
          </w:p>
          <w:p w14:paraId="4AA6B77E" w14:textId="77777777" w:rsidR="00165100" w:rsidRPr="009B776E" w:rsidRDefault="00165100" w:rsidP="0006245B">
            <w:pPr>
              <w:pStyle w:val="GOSTTableListMark1"/>
              <w:rPr>
                <w:ins w:id="2397" w:author="Куклина Ю.В." w:date="2024-04-01T11:36:00Z"/>
                <w:color w:val="FF0000"/>
                <w:lang w:val="en-US"/>
              </w:rPr>
            </w:pPr>
            <w:ins w:id="2398" w:author="Куклина Ю.В." w:date="2024-04-01T11:36:00Z">
              <w:r w:rsidRPr="009B776E">
                <w:rPr>
                  <w:color w:val="FF0000"/>
                  <w:lang w:val="en-US"/>
                </w:rPr>
                <w:t>«контракт»;</w:t>
              </w:r>
            </w:ins>
          </w:p>
          <w:p w14:paraId="78DA3EED" w14:textId="77777777" w:rsidR="00165100" w:rsidRPr="009B776E" w:rsidRDefault="00165100" w:rsidP="0006245B">
            <w:pPr>
              <w:pStyle w:val="GOSTTableListMark1"/>
              <w:rPr>
                <w:ins w:id="2399" w:author="Куклина Ю.В." w:date="2024-04-01T11:36:00Z"/>
                <w:color w:val="FF0000"/>
                <w:lang w:val="en-US"/>
              </w:rPr>
            </w:pPr>
            <w:ins w:id="2400" w:author="Куклина Ю.В." w:date="2024-04-01T11:36:00Z">
              <w:r w:rsidRPr="009B776E">
                <w:rPr>
                  <w:color w:val="FF0000"/>
                  <w:lang w:val="en-US"/>
                </w:rPr>
                <w:t>«договор»;</w:t>
              </w:r>
            </w:ins>
          </w:p>
          <w:p w14:paraId="67AD085A" w14:textId="77777777" w:rsidR="00165100" w:rsidRPr="009B776E" w:rsidRDefault="00165100" w:rsidP="0006245B">
            <w:pPr>
              <w:pStyle w:val="GOSTTableListMark1"/>
              <w:rPr>
                <w:ins w:id="2401" w:author="Куклина Ю.В." w:date="2024-04-01T11:36:00Z"/>
                <w:color w:val="FF0000"/>
                <w:lang w:val="en-US"/>
              </w:rPr>
            </w:pPr>
            <w:ins w:id="2402" w:author="Куклина Ю.В." w:date="2024-04-01T11:36:00Z">
              <w:r w:rsidRPr="009B776E">
                <w:rPr>
                  <w:color w:val="FF0000"/>
                  <w:lang w:val="en-US"/>
                </w:rPr>
                <w:t>«соглашение»;</w:t>
              </w:r>
            </w:ins>
          </w:p>
          <w:p w14:paraId="74264114" w14:textId="77777777" w:rsidR="00165100" w:rsidRPr="009B776E" w:rsidRDefault="00165100" w:rsidP="0006245B">
            <w:pPr>
              <w:pStyle w:val="GOSTTableListMark1"/>
              <w:rPr>
                <w:ins w:id="2403" w:author="Куклина Ю.В." w:date="2024-04-01T11:36:00Z"/>
                <w:color w:val="FF0000"/>
                <w:lang w:val="en-US"/>
              </w:rPr>
            </w:pPr>
            <w:ins w:id="2404" w:author="Куклина Ю.В." w:date="2024-04-01T11:36:00Z">
              <w:r w:rsidRPr="009B776E">
                <w:rPr>
                  <w:color w:val="FF0000"/>
                  <w:lang w:val="en-US"/>
                </w:rPr>
                <w:t>«нормативный правовой акт»;</w:t>
              </w:r>
            </w:ins>
          </w:p>
          <w:p w14:paraId="7A9B9B0B" w14:textId="77777777" w:rsidR="00165100" w:rsidRPr="009B776E" w:rsidRDefault="00165100" w:rsidP="0006245B">
            <w:pPr>
              <w:pStyle w:val="GOSTTableListMark1"/>
              <w:rPr>
                <w:ins w:id="2405" w:author="Куклина Ю.В." w:date="2024-04-01T11:36:00Z"/>
                <w:color w:val="FF0000"/>
                <w:lang w:val="en-US"/>
              </w:rPr>
            </w:pPr>
            <w:ins w:id="2406" w:author="Куклина Ю.В." w:date="2024-04-01T11:36:00Z">
              <w:r w:rsidRPr="009B776E">
                <w:rPr>
                  <w:color w:val="FF0000"/>
                  <w:lang w:val="en-US"/>
                </w:rPr>
                <w:t>«исполнительный документ»;</w:t>
              </w:r>
            </w:ins>
          </w:p>
          <w:p w14:paraId="29AEE46E" w14:textId="77777777" w:rsidR="00165100" w:rsidRPr="009B776E" w:rsidRDefault="00165100" w:rsidP="0006245B">
            <w:pPr>
              <w:pStyle w:val="GOSTTableListMark1"/>
              <w:rPr>
                <w:ins w:id="2407" w:author="Куклина Ю.В." w:date="2024-04-01T11:36:00Z"/>
                <w:color w:val="FF0000"/>
              </w:rPr>
            </w:pPr>
            <w:ins w:id="2408" w:author="Куклина Ю.В." w:date="2024-04-01T11:36:00Z">
              <w:r w:rsidRPr="009B776E">
                <w:rPr>
                  <w:color w:val="FF0000"/>
                  <w:lang w:val="en-US"/>
                </w:rPr>
                <w:t>«решение налогового органа»;</w:t>
              </w:r>
            </w:ins>
          </w:p>
          <w:p w14:paraId="2AF931B7" w14:textId="25397E4C" w:rsidR="00165100" w:rsidRPr="009B776E" w:rsidRDefault="00165100" w:rsidP="0006245B">
            <w:pPr>
              <w:pStyle w:val="GOSTTableListMark1"/>
            </w:pPr>
            <w:ins w:id="2409" w:author="Куклина Ю.В." w:date="2024-04-01T11:36:00Z">
              <w:r w:rsidRPr="009B776E">
                <w:rPr>
                  <w:color w:val="FF0000"/>
                  <w:lang w:val="en-US"/>
                </w:rPr>
                <w:t>«иное основание»</w:t>
              </w:r>
            </w:ins>
          </w:p>
        </w:tc>
      </w:tr>
      <w:tr w:rsidR="00165100" w:rsidRPr="009B776E" w14:paraId="429DB8C9" w14:textId="77777777" w:rsidTr="004212C7">
        <w:tc>
          <w:tcPr>
            <w:tcW w:w="1100" w:type="pct"/>
          </w:tcPr>
          <w:p w14:paraId="6CBD6326" w14:textId="25B5F5F7" w:rsidR="00165100" w:rsidRPr="009B776E" w:rsidRDefault="00165100" w:rsidP="00165100">
            <w:pPr>
              <w:pStyle w:val="GOSTTablenorm"/>
            </w:pPr>
            <w:ins w:id="2410" w:author="Куклина Ю.В." w:date="2024-04-01T11:36:00Z">
              <w:r w:rsidRPr="009B776E">
                <w:rPr>
                  <w:szCs w:val="22"/>
                </w:rPr>
                <w:lastRenderedPageBreak/>
                <w:t>Код валюты по ОКВ БО</w:t>
              </w:r>
            </w:ins>
          </w:p>
        </w:tc>
        <w:tc>
          <w:tcPr>
            <w:tcW w:w="750" w:type="pct"/>
          </w:tcPr>
          <w:p w14:paraId="38919E71" w14:textId="50A9C28C" w:rsidR="00165100" w:rsidRPr="009B776E" w:rsidRDefault="00165100" w:rsidP="00165100">
            <w:pPr>
              <w:pStyle w:val="GOSTTablenorm"/>
              <w:rPr>
                <w:lang w:val="en-US"/>
              </w:rPr>
            </w:pPr>
            <w:ins w:id="2411" w:author="Куклина Ю.В." w:date="2024-04-01T11:36:00Z">
              <w:r w:rsidRPr="009B776E">
                <w:rPr>
                  <w:b/>
                  <w:szCs w:val="22"/>
                  <w:lang w:val="en-US"/>
                </w:rPr>
                <w:t>R_728_G_S3</w:t>
              </w:r>
              <w:r w:rsidRPr="009B776E">
                <w:rPr>
                  <w:b/>
                </w:rPr>
                <w:t>:</w:t>
              </w:r>
              <w:r w:rsidRPr="009B776E">
                <w:rPr>
                  <w:szCs w:val="22"/>
                </w:rPr>
                <w:t>G_S3_1_D_C8</w:t>
              </w:r>
            </w:ins>
          </w:p>
        </w:tc>
        <w:tc>
          <w:tcPr>
            <w:tcW w:w="500" w:type="pct"/>
          </w:tcPr>
          <w:p w14:paraId="457835C8" w14:textId="1B994915" w:rsidR="00165100" w:rsidRPr="009B776E" w:rsidRDefault="00165100" w:rsidP="00165100">
            <w:pPr>
              <w:pStyle w:val="GOSTTablenorm"/>
            </w:pPr>
            <w:ins w:id="2412" w:author="Куклина Ю.В." w:date="2024-04-01T11:36:00Z">
              <w:r w:rsidRPr="009B776E">
                <w:rPr>
                  <w:szCs w:val="22"/>
                </w:rPr>
                <w:t>Строка</w:t>
              </w:r>
            </w:ins>
          </w:p>
        </w:tc>
        <w:tc>
          <w:tcPr>
            <w:tcW w:w="300" w:type="pct"/>
          </w:tcPr>
          <w:p w14:paraId="2FB4269A" w14:textId="62956466" w:rsidR="00165100" w:rsidRPr="009B776E" w:rsidRDefault="00165100" w:rsidP="00165100">
            <w:pPr>
              <w:pStyle w:val="GOSTTablenorm"/>
            </w:pPr>
            <w:ins w:id="2413" w:author="Куклина Ю.В." w:date="2024-04-01T11:36:00Z">
              <w:r w:rsidRPr="009B776E">
                <w:rPr>
                  <w:szCs w:val="22"/>
                </w:rPr>
                <w:t>Да</w:t>
              </w:r>
            </w:ins>
          </w:p>
        </w:tc>
        <w:tc>
          <w:tcPr>
            <w:tcW w:w="315" w:type="pct"/>
          </w:tcPr>
          <w:p w14:paraId="2D39BFD5" w14:textId="1839789F" w:rsidR="00165100" w:rsidRPr="009B776E" w:rsidRDefault="00165100" w:rsidP="00165100">
            <w:pPr>
              <w:pStyle w:val="GOSTTablenorm"/>
            </w:pPr>
            <w:ins w:id="2414" w:author="Куклина Ю.В." w:date="2024-04-01T11:36:00Z">
              <w:r w:rsidRPr="009B776E">
                <w:rPr>
                  <w:szCs w:val="22"/>
                </w:rPr>
                <w:t>=3</w:t>
              </w:r>
            </w:ins>
          </w:p>
        </w:tc>
        <w:tc>
          <w:tcPr>
            <w:tcW w:w="2035" w:type="pct"/>
          </w:tcPr>
          <w:p w14:paraId="1B8118B6" w14:textId="4EA1FD89" w:rsidR="00165100" w:rsidRPr="009B776E" w:rsidRDefault="00165100" w:rsidP="00165100">
            <w:pPr>
              <w:pStyle w:val="GOSTTablenorm"/>
            </w:pPr>
            <w:ins w:id="2415" w:author="Куклина Ю.В." w:date="2024-04-01T11:36:00Z">
              <w:r w:rsidRPr="009B776E">
                <w:rPr>
                  <w:szCs w:val="22"/>
                </w:rPr>
                <w:t xml:space="preserve">Указывается код валюты </w:t>
              </w:r>
              <w:r w:rsidRPr="009B776E">
                <w:t>по Общероссийскому классификатору валют</w:t>
              </w:r>
              <w:r w:rsidRPr="009B776E">
                <w:rPr>
                  <w:szCs w:val="22"/>
                </w:rPr>
                <w:t xml:space="preserve"> бюджетного обязательства. </w:t>
              </w:r>
              <w:r w:rsidRPr="009B776E">
                <w:t>Допустимо указывать как цифровой, так и буквенный код валюты</w:t>
              </w:r>
            </w:ins>
          </w:p>
        </w:tc>
      </w:tr>
      <w:tr w:rsidR="00165100" w:rsidRPr="009B776E" w14:paraId="7D10A5C9" w14:textId="77777777" w:rsidTr="004212C7">
        <w:tc>
          <w:tcPr>
            <w:tcW w:w="1100" w:type="pct"/>
          </w:tcPr>
          <w:p w14:paraId="1DB201C7" w14:textId="1460EA37" w:rsidR="00165100" w:rsidRPr="009B776E" w:rsidRDefault="00165100" w:rsidP="00165100">
            <w:pPr>
              <w:pStyle w:val="GOSTTablenorm"/>
            </w:pPr>
            <w:ins w:id="2416" w:author="Куклина Ю.В." w:date="2024-04-01T11:37:00Z">
              <w:r w:rsidRPr="009B776E">
                <w:t>Признак обязательства, исполняемого в иностранной валюте</w:t>
              </w:r>
            </w:ins>
          </w:p>
        </w:tc>
        <w:tc>
          <w:tcPr>
            <w:tcW w:w="750" w:type="pct"/>
          </w:tcPr>
          <w:p w14:paraId="50FAE1A5" w14:textId="6505F314" w:rsidR="00165100" w:rsidRPr="009B776E" w:rsidRDefault="00165100" w:rsidP="00165100">
            <w:pPr>
              <w:pStyle w:val="GOSTTablenorm"/>
              <w:rPr>
                <w:lang w:val="en-US"/>
              </w:rPr>
            </w:pPr>
            <w:ins w:id="2417" w:author="Куклина Ю.В." w:date="2024-04-01T11:37:00Z">
              <w:r w:rsidRPr="009B776E">
                <w:rPr>
                  <w:b/>
                  <w:szCs w:val="22"/>
                  <w:lang w:val="en-US"/>
                </w:rPr>
                <w:t>R_728_G_S3</w:t>
              </w:r>
              <w:r w:rsidRPr="009B776E">
                <w:rPr>
                  <w:b/>
                  <w:lang w:val="en-US"/>
                </w:rPr>
                <w:t>:</w:t>
              </w:r>
              <w:r w:rsidRPr="009B776E">
                <w:rPr>
                  <w:szCs w:val="22"/>
                  <w:lang w:val="en-US"/>
                </w:rPr>
                <w:t>G_S3_1_D_SIGNCURRENCYBO</w:t>
              </w:r>
            </w:ins>
          </w:p>
        </w:tc>
        <w:tc>
          <w:tcPr>
            <w:tcW w:w="500" w:type="pct"/>
          </w:tcPr>
          <w:p w14:paraId="43AF532E" w14:textId="304B41D3" w:rsidR="00165100" w:rsidRPr="009B776E" w:rsidRDefault="00165100" w:rsidP="00165100">
            <w:pPr>
              <w:pStyle w:val="GOSTTablenorm"/>
            </w:pPr>
            <w:ins w:id="2418" w:author="Куклина Ю.В." w:date="2024-04-01T11:37:00Z">
              <w:r w:rsidRPr="009B776E">
                <w:rPr>
                  <w:szCs w:val="22"/>
                </w:rPr>
                <w:t>Число</w:t>
              </w:r>
            </w:ins>
          </w:p>
        </w:tc>
        <w:tc>
          <w:tcPr>
            <w:tcW w:w="300" w:type="pct"/>
          </w:tcPr>
          <w:p w14:paraId="3816D631" w14:textId="52290348" w:rsidR="00165100" w:rsidRPr="009B776E" w:rsidRDefault="00165100" w:rsidP="00165100">
            <w:pPr>
              <w:pStyle w:val="GOSTTablenorm"/>
            </w:pPr>
            <w:ins w:id="2419" w:author="Куклина Ю.В." w:date="2024-04-01T11:37:00Z">
              <w:r w:rsidRPr="009B776E">
                <w:rPr>
                  <w:szCs w:val="22"/>
                </w:rPr>
                <w:t>Да</w:t>
              </w:r>
            </w:ins>
          </w:p>
        </w:tc>
        <w:tc>
          <w:tcPr>
            <w:tcW w:w="315" w:type="pct"/>
          </w:tcPr>
          <w:p w14:paraId="5F23DE68" w14:textId="3742BD13" w:rsidR="00165100" w:rsidRPr="009B776E" w:rsidRDefault="00165100" w:rsidP="00165100">
            <w:pPr>
              <w:pStyle w:val="GOSTTablenorm"/>
            </w:pPr>
            <w:ins w:id="2420" w:author="Сказецкая Наталья Камилевна" w:date="2024-04-08T19:23:00Z">
              <w:r w:rsidRPr="009B776E">
                <w:rPr>
                  <w:szCs w:val="22"/>
                </w:rPr>
                <w:t>=1</w:t>
              </w:r>
            </w:ins>
          </w:p>
        </w:tc>
        <w:tc>
          <w:tcPr>
            <w:tcW w:w="2035" w:type="pct"/>
          </w:tcPr>
          <w:p w14:paraId="072EF5CB" w14:textId="77777777" w:rsidR="00165100" w:rsidRPr="009B776E" w:rsidRDefault="00165100" w:rsidP="00165100">
            <w:pPr>
              <w:pStyle w:val="GOSTTablenorm"/>
              <w:rPr>
                <w:ins w:id="2421" w:author="Куклина Ю.В." w:date="2024-04-01T11:37:00Z"/>
              </w:rPr>
            </w:pPr>
            <w:ins w:id="2422" w:author="Куклина Ю.В." w:date="2024-04-01T11:37:00Z">
              <w:r w:rsidRPr="009B776E">
                <w:t>Указывается значение:</w:t>
              </w:r>
            </w:ins>
          </w:p>
          <w:p w14:paraId="6D23879A" w14:textId="6A602B85" w:rsidR="00165100" w:rsidRPr="009B776E" w:rsidRDefault="00165100" w:rsidP="0006245B">
            <w:pPr>
              <w:pStyle w:val="GOSTTableListMark1"/>
              <w:rPr>
                <w:ins w:id="2423" w:author="Куклина Ю.В." w:date="2024-04-01T11:38:00Z"/>
                <w:color w:val="FF0000"/>
              </w:rPr>
            </w:pPr>
            <w:ins w:id="2424" w:author="Куклина Ю.В." w:date="2024-04-01T11:37:00Z">
              <w:r w:rsidRPr="009B776E">
                <w:rPr>
                  <w:color w:val="FF0000"/>
                </w:rPr>
                <w:t>«</w:t>
              </w:r>
            </w:ins>
            <w:ins w:id="2425" w:author="SUP-1467875" w:date="2024-11-29T13:17:00Z">
              <w:r w:rsidR="00683F56" w:rsidRPr="009B776E">
                <w:rPr>
                  <w:color w:val="FF0000"/>
                  <w:lang w:val="en-US"/>
                </w:rPr>
                <w:t>true</w:t>
              </w:r>
            </w:ins>
            <w:ins w:id="2426" w:author="Куклина Ю.В." w:date="2024-04-01T11:37:00Z">
              <w:del w:id="2427" w:author="Сатлер Марина Викторовна" w:date="2024-11-29T17:12:00Z">
                <w:r w:rsidRPr="009B776E" w:rsidDel="0047450F">
                  <w:rPr>
                    <w:color w:val="FF0000"/>
                  </w:rPr>
                  <w:delText>1</w:delText>
                </w:r>
              </w:del>
              <w:r w:rsidRPr="009B776E">
                <w:rPr>
                  <w:color w:val="FF0000"/>
                </w:rPr>
                <w:t xml:space="preserve">» </w:t>
              </w:r>
            </w:ins>
            <w:r w:rsidR="00DA430D" w:rsidRPr="009B776E">
              <w:t>–</w:t>
            </w:r>
            <w:ins w:id="2428" w:author="Куклина Ю.В." w:date="2024-04-01T11:37:00Z">
              <w:r w:rsidRPr="009B776E">
                <w:rPr>
                  <w:color w:val="FF0000"/>
                </w:rPr>
                <w:t xml:space="preserve"> обязательство, исполняемое в иностранной валюте;</w:t>
              </w:r>
            </w:ins>
          </w:p>
          <w:p w14:paraId="7E1815FE" w14:textId="067286A1" w:rsidR="00165100" w:rsidRPr="009B776E" w:rsidRDefault="00165100" w:rsidP="00131161">
            <w:pPr>
              <w:pStyle w:val="GOSTTableListMark1"/>
            </w:pPr>
            <w:ins w:id="2429" w:author="Куклина Ю.В." w:date="2024-04-01T11:37:00Z">
              <w:r w:rsidRPr="009B776E">
                <w:rPr>
                  <w:color w:val="FF0000"/>
                </w:rPr>
                <w:t>«</w:t>
              </w:r>
            </w:ins>
            <w:ins w:id="2430" w:author="SUP-1467875" w:date="2024-11-29T13:17:00Z">
              <w:r w:rsidR="00683F56" w:rsidRPr="009B776E">
                <w:rPr>
                  <w:color w:val="FF0000"/>
                  <w:lang w:val="en-US"/>
                </w:rPr>
                <w:t>false</w:t>
              </w:r>
            </w:ins>
            <w:ins w:id="2431" w:author="Куклина Ю.В." w:date="2024-04-01T11:37:00Z">
              <w:del w:id="2432" w:author="SUP-1467875" w:date="2024-11-29T13:17:00Z">
                <w:r w:rsidRPr="009B776E" w:rsidDel="00683F56">
                  <w:rPr>
                    <w:color w:val="FF0000"/>
                  </w:rPr>
                  <w:delText>0</w:delText>
                </w:r>
              </w:del>
              <w:r w:rsidRPr="009B776E">
                <w:rPr>
                  <w:color w:val="FF0000"/>
                </w:rPr>
                <w:t xml:space="preserve">» </w:t>
              </w:r>
            </w:ins>
            <w:r w:rsidR="00DA430D" w:rsidRPr="009B776E">
              <w:t>–</w:t>
            </w:r>
            <w:ins w:id="2433" w:author="Куклина Ю.В." w:date="2024-04-01T11:37:00Z">
              <w:r w:rsidRPr="009B776E">
                <w:rPr>
                  <w:color w:val="FF0000"/>
                </w:rPr>
                <w:t xml:space="preserve"> обязательство, исполняемое в рублях</w:t>
              </w:r>
            </w:ins>
          </w:p>
        </w:tc>
      </w:tr>
      <w:tr w:rsidR="00165100" w:rsidRPr="009B776E" w14:paraId="4FF6F732" w14:textId="77777777" w:rsidTr="004212C7">
        <w:tc>
          <w:tcPr>
            <w:tcW w:w="1100" w:type="pct"/>
          </w:tcPr>
          <w:p w14:paraId="4C6755E4" w14:textId="3F5685E9" w:rsidR="00165100" w:rsidRPr="009B776E" w:rsidRDefault="00165100" w:rsidP="00165100">
            <w:pPr>
              <w:pStyle w:val="GOSTTablenorm"/>
            </w:pPr>
            <w:ins w:id="2434" w:author="Куклина Ю.В." w:date="2024-04-01T11:37:00Z">
              <w:r w:rsidRPr="009B776E">
                <w:t>Текущий год исполнения БО</w:t>
              </w:r>
            </w:ins>
          </w:p>
        </w:tc>
        <w:tc>
          <w:tcPr>
            <w:tcW w:w="750" w:type="pct"/>
          </w:tcPr>
          <w:p w14:paraId="3356DC27" w14:textId="755BFEB4" w:rsidR="00165100" w:rsidRPr="009B776E" w:rsidRDefault="00165100" w:rsidP="00165100">
            <w:pPr>
              <w:pStyle w:val="GOSTTablenorm"/>
              <w:rPr>
                <w:lang w:val="en-US"/>
              </w:rPr>
            </w:pPr>
            <w:ins w:id="2435" w:author="Куклина Ю.В." w:date="2024-04-01T11:37:00Z">
              <w:r w:rsidRPr="009B776E">
                <w:rPr>
                  <w:b/>
                  <w:szCs w:val="22"/>
                  <w:lang w:val="en-US"/>
                </w:rPr>
                <w:t>R_728_G_S3</w:t>
              </w:r>
              <w:r w:rsidRPr="009B776E">
                <w:rPr>
                  <w:b/>
                  <w:lang w:val="en-US"/>
                </w:rPr>
                <w:t>:</w:t>
              </w:r>
              <w:r w:rsidRPr="009B776E">
                <w:rPr>
                  <w:szCs w:val="22"/>
                  <w:lang w:val="en-US"/>
                </w:rPr>
                <w:t>G_S3_1_D_FINYEARBO</w:t>
              </w:r>
            </w:ins>
          </w:p>
        </w:tc>
        <w:tc>
          <w:tcPr>
            <w:tcW w:w="500" w:type="pct"/>
          </w:tcPr>
          <w:p w14:paraId="26489338" w14:textId="65472F08" w:rsidR="00165100" w:rsidRPr="009B776E" w:rsidRDefault="00165100" w:rsidP="00165100">
            <w:pPr>
              <w:pStyle w:val="GOSTTablenorm"/>
            </w:pPr>
            <w:ins w:id="2436" w:author="Куклина Ю.В." w:date="2024-04-01T11:37:00Z">
              <w:r w:rsidRPr="009B776E">
                <w:rPr>
                  <w:szCs w:val="22"/>
                </w:rPr>
                <w:t>Строка</w:t>
              </w:r>
            </w:ins>
          </w:p>
        </w:tc>
        <w:tc>
          <w:tcPr>
            <w:tcW w:w="300" w:type="pct"/>
          </w:tcPr>
          <w:p w14:paraId="49449705" w14:textId="2C5D0920" w:rsidR="00165100" w:rsidRPr="009B776E" w:rsidRDefault="00165100" w:rsidP="00165100">
            <w:pPr>
              <w:pStyle w:val="GOSTTablenorm"/>
            </w:pPr>
            <w:ins w:id="2437" w:author="Куклина Ю.В." w:date="2024-04-01T11:37:00Z">
              <w:r w:rsidRPr="009B776E">
                <w:rPr>
                  <w:szCs w:val="22"/>
                </w:rPr>
                <w:t>Да</w:t>
              </w:r>
            </w:ins>
          </w:p>
        </w:tc>
        <w:tc>
          <w:tcPr>
            <w:tcW w:w="315" w:type="pct"/>
          </w:tcPr>
          <w:p w14:paraId="67628630" w14:textId="73E7022B" w:rsidR="00165100" w:rsidRPr="009B776E" w:rsidRDefault="00165100" w:rsidP="00165100">
            <w:pPr>
              <w:pStyle w:val="GOSTTablenorm"/>
            </w:pPr>
            <w:ins w:id="2438" w:author="Куклина Ю.В." w:date="2024-04-01T11:37:00Z">
              <w:r w:rsidRPr="009B776E">
                <w:rPr>
                  <w:szCs w:val="22"/>
                </w:rPr>
                <w:t>=4</w:t>
              </w:r>
            </w:ins>
          </w:p>
        </w:tc>
        <w:tc>
          <w:tcPr>
            <w:tcW w:w="2035" w:type="pct"/>
          </w:tcPr>
          <w:p w14:paraId="49C2C471" w14:textId="004B33EB" w:rsidR="00165100" w:rsidRPr="009B776E" w:rsidRDefault="00165100" w:rsidP="00165100">
            <w:pPr>
              <w:pStyle w:val="GOSTTablenorm"/>
            </w:pPr>
            <w:ins w:id="2439" w:author="Куклина Ю.В." w:date="2024-04-01T11:37:00Z">
              <w:r w:rsidRPr="009B776E">
                <w:rPr>
                  <w:szCs w:val="22"/>
                </w:rPr>
                <w:t>Указывается год, в котором проводится операция постановки на учет БО (внесения изменений в БО)</w:t>
              </w:r>
            </w:ins>
          </w:p>
        </w:tc>
      </w:tr>
      <w:tr w:rsidR="00165100" w:rsidRPr="009B776E" w14:paraId="5C6B55CB" w14:textId="77777777" w:rsidTr="004212C7">
        <w:tc>
          <w:tcPr>
            <w:tcW w:w="1100" w:type="pct"/>
          </w:tcPr>
          <w:p w14:paraId="26B8714D" w14:textId="6013816E" w:rsidR="00165100" w:rsidRPr="009B776E" w:rsidRDefault="00165100" w:rsidP="00165100">
            <w:pPr>
              <w:pStyle w:val="GOSTTablenorm"/>
            </w:pPr>
            <w:ins w:id="2440" w:author="Куклина Ю.В." w:date="2024-04-01T11:37:00Z">
              <w:r w:rsidRPr="009B776E">
                <w:t>Год, в котором было СБО с применением конкуретных способов</w:t>
              </w:r>
            </w:ins>
          </w:p>
        </w:tc>
        <w:tc>
          <w:tcPr>
            <w:tcW w:w="750" w:type="pct"/>
          </w:tcPr>
          <w:p w14:paraId="0CDF6221" w14:textId="6759489A" w:rsidR="00165100" w:rsidRPr="009B776E" w:rsidRDefault="00165100" w:rsidP="00165100">
            <w:pPr>
              <w:pStyle w:val="GOSTTablenorm"/>
              <w:rPr>
                <w:lang w:val="en-US"/>
              </w:rPr>
            </w:pPr>
            <w:ins w:id="2441" w:author="Куклина Ю.В." w:date="2024-04-01T11:37:00Z">
              <w:r w:rsidRPr="009B776E">
                <w:rPr>
                  <w:b/>
                  <w:szCs w:val="22"/>
                  <w:lang w:val="en-US"/>
                </w:rPr>
                <w:t>R_728_G_S3</w:t>
              </w:r>
              <w:r w:rsidRPr="009B776E">
                <w:rPr>
                  <w:b/>
                  <w:lang w:val="en-US"/>
                </w:rPr>
                <w:t>:</w:t>
              </w:r>
              <w:r w:rsidRPr="009B776E">
                <w:rPr>
                  <w:szCs w:val="22"/>
                  <w:lang w:val="en-US"/>
                </w:rPr>
                <w:t>G_S3_1_D_FINYEARSBO</w:t>
              </w:r>
            </w:ins>
          </w:p>
        </w:tc>
        <w:tc>
          <w:tcPr>
            <w:tcW w:w="500" w:type="pct"/>
          </w:tcPr>
          <w:p w14:paraId="70C44694" w14:textId="67433CE5" w:rsidR="00165100" w:rsidRPr="009B776E" w:rsidRDefault="00165100" w:rsidP="00165100">
            <w:pPr>
              <w:pStyle w:val="GOSTTablenorm"/>
            </w:pPr>
            <w:ins w:id="2442" w:author="Куклина Ю.В." w:date="2024-04-01T11:37:00Z">
              <w:r w:rsidRPr="009B776E">
                <w:rPr>
                  <w:szCs w:val="22"/>
                </w:rPr>
                <w:t>Строка</w:t>
              </w:r>
            </w:ins>
          </w:p>
        </w:tc>
        <w:tc>
          <w:tcPr>
            <w:tcW w:w="300" w:type="pct"/>
          </w:tcPr>
          <w:p w14:paraId="34D49D9E" w14:textId="19840E30" w:rsidR="00165100" w:rsidRPr="009B776E" w:rsidRDefault="00165100" w:rsidP="00165100">
            <w:pPr>
              <w:pStyle w:val="GOSTTablenorm"/>
            </w:pPr>
            <w:ins w:id="2443" w:author="Куклина Ю.В." w:date="2024-04-01T11:37:00Z">
              <w:r w:rsidRPr="009B776E">
                <w:rPr>
                  <w:szCs w:val="22"/>
                </w:rPr>
                <w:t>Да</w:t>
              </w:r>
            </w:ins>
          </w:p>
        </w:tc>
        <w:tc>
          <w:tcPr>
            <w:tcW w:w="315" w:type="pct"/>
          </w:tcPr>
          <w:p w14:paraId="5BAF87FE" w14:textId="7A20F79D" w:rsidR="00165100" w:rsidRPr="009B776E" w:rsidRDefault="00165100" w:rsidP="00165100">
            <w:pPr>
              <w:pStyle w:val="GOSTTablenorm"/>
            </w:pPr>
            <w:ins w:id="2444" w:author="Куклина Ю.В." w:date="2024-04-01T11:37:00Z">
              <w:r w:rsidRPr="009B776E">
                <w:rPr>
                  <w:szCs w:val="22"/>
                </w:rPr>
                <w:t>=4</w:t>
              </w:r>
            </w:ins>
          </w:p>
        </w:tc>
        <w:tc>
          <w:tcPr>
            <w:tcW w:w="2035" w:type="pct"/>
          </w:tcPr>
          <w:p w14:paraId="5DC83A5E" w14:textId="77777777" w:rsidR="00165100" w:rsidRPr="009B776E" w:rsidRDefault="00165100" w:rsidP="00165100">
            <w:pPr>
              <w:pStyle w:val="GOSTTablenorm"/>
              <w:rPr>
                <w:ins w:id="2445" w:author="Куклина Ю.В." w:date="2024-04-01T11:37:00Z"/>
              </w:rPr>
            </w:pPr>
            <w:ins w:id="2446" w:author="Куклина Ю.В." w:date="2024-04-01T11:37:00Z">
              <w:r w:rsidRPr="009B776E">
                <w:t>Если БО принято с применением конкурентных способов определения поставщика (исполнителя, подрядчика), то указывается максимальный год, в котором принимались к учету Сведения о бюджетном обязательстве с видом документа-основания «извещение об осуществлении закупки», «приглашение принять участие в определении поставщика (подрядчика, исполнителя)» или «проект контракта».</w:t>
              </w:r>
            </w:ins>
          </w:p>
          <w:p w14:paraId="7801140E" w14:textId="65741D8F" w:rsidR="00165100" w:rsidRPr="009B776E" w:rsidRDefault="00165100" w:rsidP="00165100">
            <w:pPr>
              <w:pStyle w:val="GOSTTablenorm"/>
            </w:pPr>
            <w:ins w:id="2447" w:author="Куклина Ю.В." w:date="2024-04-01T11:37:00Z">
              <w:r w:rsidRPr="009B776E">
                <w:lastRenderedPageBreak/>
                <w:t>Если БО принято без применения конкурентных способов определения поставщика (исполнителя, подрядчика), то указывается значение «0000»</w:t>
              </w:r>
            </w:ins>
          </w:p>
        </w:tc>
      </w:tr>
      <w:tr w:rsidR="005A5AB2" w:rsidRPr="009B776E" w14:paraId="63B6E110" w14:textId="77777777" w:rsidTr="004212C7">
        <w:tc>
          <w:tcPr>
            <w:tcW w:w="1100" w:type="pct"/>
          </w:tcPr>
          <w:p w14:paraId="11D64ABB" w14:textId="694B859E" w:rsidR="005A5AB2" w:rsidRPr="009B776E" w:rsidRDefault="005A5AB2" w:rsidP="005A5AB2">
            <w:pPr>
              <w:pStyle w:val="GOSTTablenorm"/>
            </w:pPr>
            <w:ins w:id="2448" w:author="Куклина Ю.В." w:date="2024-04-01T11:36:00Z">
              <w:r w:rsidRPr="009B776E">
                <w:rPr>
                  <w:b/>
                  <w:szCs w:val="22"/>
                </w:rPr>
                <w:lastRenderedPageBreak/>
                <w:t>Строки документа по разделу 3 «</w:t>
              </w:r>
            </w:ins>
            <w:ins w:id="2449" w:author="Куклина Ю.В." w:date="2024-10-25T18:49:00Z">
              <w:r w:rsidRPr="009B776E">
                <w:rPr>
                  <w:b/>
                </w:rPr>
                <w:t>Расшифровка БО</w:t>
              </w:r>
            </w:ins>
            <w:ins w:id="2450" w:author="Куклина Ю.В." w:date="2024-04-01T11:36:00Z">
              <w:r w:rsidRPr="009B776E">
                <w:rPr>
                  <w:b/>
                </w:rPr>
                <w:t>»</w:t>
              </w:r>
            </w:ins>
          </w:p>
        </w:tc>
        <w:tc>
          <w:tcPr>
            <w:tcW w:w="750" w:type="pct"/>
          </w:tcPr>
          <w:p w14:paraId="64FD9B8F" w14:textId="6A9641CE" w:rsidR="005A5AB2" w:rsidRPr="009B776E" w:rsidRDefault="005A5AB2" w:rsidP="005A5AB2">
            <w:pPr>
              <w:pStyle w:val="GOSTTablenorm"/>
              <w:rPr>
                <w:b/>
                <w:szCs w:val="22"/>
              </w:rPr>
            </w:pPr>
            <w:ins w:id="2451" w:author="Куклина Ю.В." w:date="2024-04-01T11:36:00Z">
              <w:r w:rsidRPr="009B776E">
                <w:rPr>
                  <w:b/>
                  <w:szCs w:val="22"/>
                  <w:lang w:val="en-US"/>
                </w:rPr>
                <w:t>R_728_G_S3</w:t>
              </w:r>
            </w:ins>
            <w:ins w:id="2452" w:author="Куклина Ю.В." w:date="2024-10-25T18:48:00Z">
              <w:r w:rsidRPr="009B776E">
                <w:rPr>
                  <w:b/>
                  <w:szCs w:val="22"/>
                </w:rPr>
                <w:t>_2</w:t>
              </w:r>
            </w:ins>
          </w:p>
        </w:tc>
        <w:tc>
          <w:tcPr>
            <w:tcW w:w="500" w:type="pct"/>
          </w:tcPr>
          <w:p w14:paraId="70459C8E" w14:textId="310A937A" w:rsidR="005A5AB2" w:rsidRPr="009B776E" w:rsidRDefault="005A5AB2" w:rsidP="005A5AB2">
            <w:pPr>
              <w:pStyle w:val="GOSTTablenorm"/>
              <w:rPr>
                <w:szCs w:val="22"/>
              </w:rPr>
            </w:pPr>
            <w:ins w:id="2453" w:author="Куклина Ю.В." w:date="2024-04-01T11:36:00Z">
              <w:r w:rsidRPr="009B776E">
                <w:rPr>
                  <w:szCs w:val="22"/>
                </w:rPr>
                <w:t>Массив</w:t>
              </w:r>
            </w:ins>
          </w:p>
        </w:tc>
        <w:tc>
          <w:tcPr>
            <w:tcW w:w="300" w:type="pct"/>
          </w:tcPr>
          <w:p w14:paraId="3993EB19" w14:textId="7DC87021" w:rsidR="005A5AB2" w:rsidRPr="009B776E" w:rsidRDefault="005A5AB2" w:rsidP="005A5AB2">
            <w:pPr>
              <w:pStyle w:val="GOSTTablenorm"/>
              <w:rPr>
                <w:szCs w:val="22"/>
              </w:rPr>
            </w:pPr>
            <w:ins w:id="2454" w:author="Куклина Ю.В." w:date="2024-04-01T11:36:00Z">
              <w:r w:rsidRPr="009B776E">
                <w:rPr>
                  <w:szCs w:val="22"/>
                </w:rPr>
                <w:t>Нет</w:t>
              </w:r>
            </w:ins>
          </w:p>
        </w:tc>
        <w:tc>
          <w:tcPr>
            <w:tcW w:w="315" w:type="pct"/>
          </w:tcPr>
          <w:p w14:paraId="7AAEED21" w14:textId="77777777" w:rsidR="005A5AB2" w:rsidRPr="009B776E" w:rsidRDefault="005A5AB2" w:rsidP="005A5AB2">
            <w:pPr>
              <w:pStyle w:val="GOSTTablenorm"/>
              <w:rPr>
                <w:szCs w:val="22"/>
              </w:rPr>
            </w:pPr>
          </w:p>
        </w:tc>
        <w:tc>
          <w:tcPr>
            <w:tcW w:w="2035" w:type="pct"/>
          </w:tcPr>
          <w:p w14:paraId="23CBFD08" w14:textId="0A04EA55" w:rsidR="005A5AB2" w:rsidRPr="009B776E" w:rsidRDefault="005A5AB2" w:rsidP="005A5AB2">
            <w:pPr>
              <w:pStyle w:val="GOSTTablenorm"/>
            </w:pPr>
            <w:ins w:id="2455" w:author="Куклина Ю.В." w:date="2024-10-25T18:50:00Z">
              <w:r w:rsidRPr="009B776E">
                <w:rPr>
                  <w:bCs/>
                </w:rPr>
                <w:t>Обязателен для заполнения, если заполнен параметр «</w:t>
              </w:r>
            </w:ins>
            <w:ins w:id="2456" w:author="Куклина Ю.В." w:date="2024-10-25T18:51:00Z">
              <w:r w:rsidRPr="009B776E">
                <w:rPr>
                  <w:b/>
                </w:rPr>
                <w:t>Бюджетные обязательства</w:t>
              </w:r>
            </w:ins>
            <w:ins w:id="2457" w:author="Куклина Ю.В." w:date="2024-10-25T18:50:00Z">
              <w:r w:rsidRPr="009B776E">
                <w:rPr>
                  <w:bCs/>
                </w:rPr>
                <w:t>» (</w:t>
              </w:r>
            </w:ins>
            <w:ins w:id="2458" w:author="Куклина Ю.В." w:date="2024-10-25T18:51:00Z">
              <w:r w:rsidRPr="009B776E">
                <w:rPr>
                  <w:b/>
                  <w:szCs w:val="22"/>
                  <w:lang w:val="en-US"/>
                </w:rPr>
                <w:t>R</w:t>
              </w:r>
              <w:r w:rsidRPr="009B776E">
                <w:rPr>
                  <w:b/>
                  <w:szCs w:val="22"/>
                </w:rPr>
                <w:t>_728_</w:t>
              </w:r>
              <w:r w:rsidRPr="009B776E">
                <w:rPr>
                  <w:b/>
                  <w:szCs w:val="22"/>
                  <w:lang w:val="en-US"/>
                </w:rPr>
                <w:t>G</w:t>
              </w:r>
              <w:r w:rsidRPr="009B776E">
                <w:rPr>
                  <w:b/>
                  <w:szCs w:val="22"/>
                </w:rPr>
                <w:t>_</w:t>
              </w:r>
              <w:r w:rsidRPr="009B776E">
                <w:rPr>
                  <w:b/>
                  <w:szCs w:val="22"/>
                  <w:lang w:val="en-US"/>
                </w:rPr>
                <w:t>S</w:t>
              </w:r>
              <w:r w:rsidRPr="009B776E">
                <w:rPr>
                  <w:b/>
                  <w:szCs w:val="22"/>
                </w:rPr>
                <w:t>3</w:t>
              </w:r>
            </w:ins>
            <w:ins w:id="2459" w:author="Куклина Ю.В." w:date="2024-10-25T18:50:00Z">
              <w:r w:rsidRPr="009B776E">
                <w:rPr>
                  <w:b/>
                </w:rPr>
                <w:t>)</w:t>
              </w:r>
            </w:ins>
          </w:p>
        </w:tc>
      </w:tr>
      <w:tr w:rsidR="005A5AB2" w:rsidRPr="009B776E" w14:paraId="2E32FBC1" w14:textId="77777777" w:rsidTr="004212C7">
        <w:tc>
          <w:tcPr>
            <w:tcW w:w="1100" w:type="pct"/>
          </w:tcPr>
          <w:p w14:paraId="35BFC432" w14:textId="2E15B4E4" w:rsidR="005A5AB2" w:rsidRPr="009B776E" w:rsidRDefault="005A5AB2" w:rsidP="005A5AB2">
            <w:pPr>
              <w:pStyle w:val="GOSTTablenorm"/>
            </w:pPr>
            <w:ins w:id="2460" w:author="Куклина Ю.В." w:date="2024-10-25T18:26:00Z">
              <w:r w:rsidRPr="009B776E">
                <w:t>Номер БО передающий</w:t>
              </w:r>
            </w:ins>
          </w:p>
        </w:tc>
        <w:tc>
          <w:tcPr>
            <w:tcW w:w="750" w:type="pct"/>
          </w:tcPr>
          <w:p w14:paraId="18D68FFA" w14:textId="4D9E78EE" w:rsidR="005A5AB2" w:rsidRPr="009B776E" w:rsidRDefault="005A5AB2" w:rsidP="00A60B8E">
            <w:pPr>
              <w:pStyle w:val="GOSTTablenorm"/>
              <w:rPr>
                <w:b/>
                <w:szCs w:val="22"/>
                <w:lang w:val="en-US"/>
              </w:rPr>
            </w:pPr>
            <w:ins w:id="2461" w:author="Куклина Ю.В." w:date="2024-10-25T18:26:00Z">
              <w:r w:rsidRPr="009B776E">
                <w:rPr>
                  <w:b/>
                  <w:szCs w:val="22"/>
                  <w:lang w:val="en-US"/>
                </w:rPr>
                <w:t>R_728_G_S3</w:t>
              </w:r>
            </w:ins>
            <w:ins w:id="2462" w:author="Куклина Ю.В." w:date="2024-10-25T18:51:00Z">
              <w:r w:rsidRPr="009B776E">
                <w:rPr>
                  <w:b/>
                  <w:szCs w:val="22"/>
                </w:rPr>
                <w:t>_2</w:t>
              </w:r>
            </w:ins>
            <w:ins w:id="2463" w:author="Куклина Ю.В." w:date="2024-10-25T18:26:00Z">
              <w:r w:rsidRPr="009B776E">
                <w:rPr>
                  <w:b/>
                </w:rPr>
                <w:t>:</w:t>
              </w:r>
              <w:r w:rsidRPr="009B776E">
                <w:rPr>
                  <w:szCs w:val="22"/>
                  <w:lang w:val="en-US"/>
                </w:rPr>
                <w:t>G_S3_2_D_C1</w:t>
              </w:r>
            </w:ins>
          </w:p>
        </w:tc>
        <w:tc>
          <w:tcPr>
            <w:tcW w:w="500" w:type="pct"/>
          </w:tcPr>
          <w:p w14:paraId="7A5E2D2D" w14:textId="777371C6" w:rsidR="005A5AB2" w:rsidRPr="009B776E" w:rsidRDefault="005A5AB2" w:rsidP="005A5AB2">
            <w:pPr>
              <w:pStyle w:val="GOSTTablenorm"/>
              <w:rPr>
                <w:szCs w:val="22"/>
              </w:rPr>
            </w:pPr>
            <w:ins w:id="2464" w:author="Куклина Ю.В." w:date="2024-10-25T18:26:00Z">
              <w:r w:rsidRPr="009B776E">
                <w:rPr>
                  <w:szCs w:val="22"/>
                </w:rPr>
                <w:t>Строка</w:t>
              </w:r>
            </w:ins>
          </w:p>
        </w:tc>
        <w:tc>
          <w:tcPr>
            <w:tcW w:w="300" w:type="pct"/>
          </w:tcPr>
          <w:p w14:paraId="09F822DE" w14:textId="22E09F5C" w:rsidR="005A5AB2" w:rsidRPr="009B776E" w:rsidRDefault="005A5AB2" w:rsidP="005A5AB2">
            <w:pPr>
              <w:pStyle w:val="GOSTTablenorm"/>
              <w:rPr>
                <w:szCs w:val="22"/>
              </w:rPr>
            </w:pPr>
            <w:ins w:id="2465" w:author="Куклина Ю.В." w:date="2024-10-25T18:26:00Z">
              <w:r w:rsidRPr="009B776E">
                <w:rPr>
                  <w:szCs w:val="22"/>
                </w:rPr>
                <w:t>Да</w:t>
              </w:r>
            </w:ins>
          </w:p>
        </w:tc>
        <w:tc>
          <w:tcPr>
            <w:tcW w:w="315" w:type="pct"/>
          </w:tcPr>
          <w:p w14:paraId="0F5E5A85" w14:textId="1E4E4B97" w:rsidR="005A5AB2" w:rsidRPr="009B776E" w:rsidRDefault="005A5AB2" w:rsidP="005A5AB2">
            <w:pPr>
              <w:pStyle w:val="GOSTTablenorm"/>
              <w:rPr>
                <w:szCs w:val="22"/>
              </w:rPr>
            </w:pPr>
            <w:ins w:id="2466" w:author="Куклина Ю.В." w:date="2024-10-25T18:26:00Z">
              <w:r w:rsidRPr="009B776E">
                <w:rPr>
                  <w:szCs w:val="22"/>
                </w:rPr>
                <w:t>=19</w:t>
              </w:r>
            </w:ins>
          </w:p>
        </w:tc>
        <w:tc>
          <w:tcPr>
            <w:tcW w:w="2035" w:type="pct"/>
          </w:tcPr>
          <w:p w14:paraId="31C358D0" w14:textId="3CB6980D" w:rsidR="005A5AB2" w:rsidRPr="009B776E" w:rsidRDefault="005A5AB2" w:rsidP="005A5AB2">
            <w:pPr>
              <w:pStyle w:val="GOSTTablenorm"/>
            </w:pPr>
            <w:ins w:id="2467" w:author="Куклина Ю.В." w:date="2024-10-25T18:26:00Z">
              <w:r w:rsidRPr="009B776E">
                <w:t>Указывается учетный номер поставленного на учет бюджетного обязательства для отражения операции на ЛС передающем</w:t>
              </w:r>
            </w:ins>
          </w:p>
        </w:tc>
      </w:tr>
      <w:tr w:rsidR="005A5AB2" w:rsidRPr="009B776E" w14:paraId="5BA046B9" w14:textId="77777777" w:rsidTr="004212C7">
        <w:tc>
          <w:tcPr>
            <w:tcW w:w="1100" w:type="pct"/>
          </w:tcPr>
          <w:p w14:paraId="746F86AA" w14:textId="7D9BD9CB" w:rsidR="005A5AB2" w:rsidRPr="009B776E" w:rsidRDefault="005A5AB2" w:rsidP="005A5AB2">
            <w:pPr>
              <w:pStyle w:val="GOSTTablenorm"/>
            </w:pPr>
            <w:ins w:id="2468" w:author="Куклина Ю.В." w:date="2024-04-01T11:39:00Z">
              <w:r w:rsidRPr="009B776E">
                <w:t>КБК передающий</w:t>
              </w:r>
            </w:ins>
          </w:p>
        </w:tc>
        <w:tc>
          <w:tcPr>
            <w:tcW w:w="750" w:type="pct"/>
          </w:tcPr>
          <w:p w14:paraId="758E154D" w14:textId="1B38B5BE" w:rsidR="005A5AB2" w:rsidRPr="009B776E" w:rsidRDefault="005A5AB2" w:rsidP="005A5AB2">
            <w:pPr>
              <w:pStyle w:val="GOSTTablenorm"/>
            </w:pPr>
            <w:ins w:id="2469" w:author="Куклина Ю.В." w:date="2024-04-01T11:39:00Z">
              <w:r w:rsidRPr="009B776E">
                <w:rPr>
                  <w:b/>
                  <w:szCs w:val="22"/>
                  <w:lang w:val="en-US"/>
                </w:rPr>
                <w:t>R_728_G_S3</w:t>
              </w:r>
            </w:ins>
            <w:ins w:id="2470" w:author="Куклина Ю.В." w:date="2024-10-25T18:51:00Z">
              <w:r w:rsidRPr="009B776E">
                <w:rPr>
                  <w:b/>
                  <w:szCs w:val="22"/>
                </w:rPr>
                <w:t>_2</w:t>
              </w:r>
            </w:ins>
            <w:ins w:id="2471" w:author="Куклина Ю.В." w:date="2024-04-01T11:39:00Z">
              <w:r w:rsidRPr="009B776E">
                <w:rPr>
                  <w:b/>
                  <w:lang w:val="en-US"/>
                </w:rPr>
                <w:t>:</w:t>
              </w:r>
              <w:r w:rsidRPr="009B776E">
                <w:rPr>
                  <w:szCs w:val="22"/>
                  <w:lang w:val="en-US"/>
                </w:rPr>
                <w:t>G_S3_2_D_C4</w:t>
              </w:r>
            </w:ins>
          </w:p>
        </w:tc>
        <w:tc>
          <w:tcPr>
            <w:tcW w:w="500" w:type="pct"/>
          </w:tcPr>
          <w:p w14:paraId="66D41A64" w14:textId="7E663EE2" w:rsidR="005A5AB2" w:rsidRPr="009B776E" w:rsidRDefault="005A5AB2" w:rsidP="005A5AB2">
            <w:pPr>
              <w:pStyle w:val="GOSTTablenorm"/>
            </w:pPr>
            <w:ins w:id="2472" w:author="Куклина Ю.В." w:date="2024-04-01T11:39:00Z">
              <w:r w:rsidRPr="009B776E">
                <w:rPr>
                  <w:szCs w:val="22"/>
                </w:rPr>
                <w:t>Строка</w:t>
              </w:r>
            </w:ins>
          </w:p>
        </w:tc>
        <w:tc>
          <w:tcPr>
            <w:tcW w:w="300" w:type="pct"/>
          </w:tcPr>
          <w:p w14:paraId="72054C10" w14:textId="33876DD2" w:rsidR="005A5AB2" w:rsidRPr="009B776E" w:rsidRDefault="005A5AB2" w:rsidP="005A5AB2">
            <w:pPr>
              <w:pStyle w:val="GOSTTablenorm"/>
            </w:pPr>
            <w:ins w:id="2473" w:author="Куклина Ю.В." w:date="2024-04-01T11:39:00Z">
              <w:r w:rsidRPr="009B776E">
                <w:rPr>
                  <w:szCs w:val="22"/>
                </w:rPr>
                <w:t>Да</w:t>
              </w:r>
            </w:ins>
          </w:p>
        </w:tc>
        <w:tc>
          <w:tcPr>
            <w:tcW w:w="315" w:type="pct"/>
          </w:tcPr>
          <w:p w14:paraId="5043E491" w14:textId="6D8CE5BB" w:rsidR="005A5AB2" w:rsidRPr="009B776E" w:rsidRDefault="005A5AB2" w:rsidP="005A5AB2">
            <w:pPr>
              <w:pStyle w:val="GOSTTablenorm"/>
            </w:pPr>
            <w:ins w:id="2474" w:author="Куклина Ю.В." w:date="2024-04-01T11:39:00Z">
              <w:r w:rsidRPr="009B776E">
                <w:rPr>
                  <w:szCs w:val="22"/>
                </w:rPr>
                <w:t>=20</w:t>
              </w:r>
            </w:ins>
          </w:p>
        </w:tc>
        <w:tc>
          <w:tcPr>
            <w:tcW w:w="2035" w:type="pct"/>
          </w:tcPr>
          <w:p w14:paraId="57A47819" w14:textId="51562BF9" w:rsidR="005A5AB2" w:rsidRPr="009B776E" w:rsidRDefault="005A5AB2" w:rsidP="005A5AB2">
            <w:pPr>
              <w:pStyle w:val="GOSTTablenorm"/>
            </w:pPr>
            <w:ins w:id="2475" w:author="Куклина Ю.В." w:date="2024-04-01T11:39:00Z">
              <w:r w:rsidRPr="009B776E">
                <w:t>Указывается код по бюджетной классификации для отражения операции на ЛС передающем</w:t>
              </w:r>
            </w:ins>
          </w:p>
        </w:tc>
      </w:tr>
      <w:tr w:rsidR="005A5AB2" w:rsidRPr="009B776E" w14:paraId="7BDAA2D2" w14:textId="77777777" w:rsidTr="004212C7">
        <w:tc>
          <w:tcPr>
            <w:tcW w:w="1100" w:type="pct"/>
          </w:tcPr>
          <w:p w14:paraId="791548EA" w14:textId="71E1BECE" w:rsidR="005A5AB2" w:rsidRPr="009B776E" w:rsidRDefault="005A5AB2" w:rsidP="005A5AB2">
            <w:pPr>
              <w:pStyle w:val="GOSTTablenorm"/>
            </w:pPr>
            <w:ins w:id="2476" w:author="Куклина Ю.В." w:date="2024-04-01T11:39:00Z">
              <w:r w:rsidRPr="009B776E">
                <w:t>КБК принимающий</w:t>
              </w:r>
            </w:ins>
          </w:p>
        </w:tc>
        <w:tc>
          <w:tcPr>
            <w:tcW w:w="750" w:type="pct"/>
          </w:tcPr>
          <w:p w14:paraId="409B36BD" w14:textId="536DC980" w:rsidR="005A5AB2" w:rsidRPr="009B776E" w:rsidRDefault="005A5AB2" w:rsidP="005A5AB2">
            <w:pPr>
              <w:pStyle w:val="GOSTTablenorm"/>
            </w:pPr>
            <w:ins w:id="2477" w:author="Куклина Ю.В." w:date="2024-04-01T11:39:00Z">
              <w:r w:rsidRPr="009B776E">
                <w:rPr>
                  <w:b/>
                  <w:szCs w:val="22"/>
                  <w:lang w:val="en-US"/>
                </w:rPr>
                <w:t>R_728_G_S3</w:t>
              </w:r>
            </w:ins>
            <w:ins w:id="2478" w:author="Куклина Ю.В." w:date="2024-10-25T18:51:00Z">
              <w:r w:rsidRPr="009B776E">
                <w:rPr>
                  <w:b/>
                  <w:szCs w:val="22"/>
                </w:rPr>
                <w:t>_2</w:t>
              </w:r>
            </w:ins>
            <w:ins w:id="2479" w:author="Куклина Ю.В." w:date="2024-04-01T11:39:00Z">
              <w:r w:rsidRPr="009B776E">
                <w:rPr>
                  <w:b/>
                  <w:lang w:val="en-US"/>
                </w:rPr>
                <w:t>:</w:t>
              </w:r>
              <w:r w:rsidRPr="009B776E">
                <w:rPr>
                  <w:szCs w:val="22"/>
                  <w:lang w:val="en-US"/>
                </w:rPr>
                <w:t>G_S3_2_D_C5</w:t>
              </w:r>
            </w:ins>
          </w:p>
        </w:tc>
        <w:tc>
          <w:tcPr>
            <w:tcW w:w="500" w:type="pct"/>
          </w:tcPr>
          <w:p w14:paraId="1D8FC2B6" w14:textId="4EEACD01" w:rsidR="005A5AB2" w:rsidRPr="009B776E" w:rsidRDefault="005A5AB2" w:rsidP="005A5AB2">
            <w:pPr>
              <w:pStyle w:val="GOSTTablenorm"/>
            </w:pPr>
            <w:ins w:id="2480" w:author="Куклина Ю.В." w:date="2024-04-01T11:39:00Z">
              <w:r w:rsidRPr="009B776E">
                <w:rPr>
                  <w:szCs w:val="22"/>
                </w:rPr>
                <w:t>Строка</w:t>
              </w:r>
            </w:ins>
          </w:p>
        </w:tc>
        <w:tc>
          <w:tcPr>
            <w:tcW w:w="300" w:type="pct"/>
          </w:tcPr>
          <w:p w14:paraId="2F2D6FA0" w14:textId="20C76D84" w:rsidR="005A5AB2" w:rsidRPr="009B776E" w:rsidRDefault="005A5AB2" w:rsidP="005A5AB2">
            <w:pPr>
              <w:pStyle w:val="GOSTTablenorm"/>
            </w:pPr>
            <w:ins w:id="2481" w:author="Куклина Ю.В." w:date="2024-04-01T11:39:00Z">
              <w:r w:rsidRPr="009B776E">
                <w:rPr>
                  <w:szCs w:val="22"/>
                </w:rPr>
                <w:t>Да</w:t>
              </w:r>
            </w:ins>
          </w:p>
        </w:tc>
        <w:tc>
          <w:tcPr>
            <w:tcW w:w="315" w:type="pct"/>
          </w:tcPr>
          <w:p w14:paraId="7D2006BE" w14:textId="1DC125BD" w:rsidR="005A5AB2" w:rsidRPr="009B776E" w:rsidRDefault="005A5AB2" w:rsidP="005A5AB2">
            <w:pPr>
              <w:pStyle w:val="GOSTTablenorm"/>
            </w:pPr>
            <w:ins w:id="2482" w:author="Куклина Ю.В." w:date="2024-04-01T11:39:00Z">
              <w:r w:rsidRPr="009B776E">
                <w:rPr>
                  <w:szCs w:val="22"/>
                </w:rPr>
                <w:t>=20</w:t>
              </w:r>
            </w:ins>
          </w:p>
        </w:tc>
        <w:tc>
          <w:tcPr>
            <w:tcW w:w="2035" w:type="pct"/>
          </w:tcPr>
          <w:p w14:paraId="50AF9B03" w14:textId="15D193C3" w:rsidR="005A5AB2" w:rsidRPr="009B776E" w:rsidRDefault="005A5AB2" w:rsidP="005A5AB2">
            <w:pPr>
              <w:pStyle w:val="GOSTTablenorm"/>
            </w:pPr>
            <w:ins w:id="2483" w:author="Куклина Ю.В." w:date="2024-04-01T11:39:00Z">
              <w:r w:rsidRPr="009B776E">
                <w:t>Указывается код по бюджетной классификации для отражения операции на ЛС принимающем</w:t>
              </w:r>
            </w:ins>
          </w:p>
        </w:tc>
      </w:tr>
      <w:tr w:rsidR="005A5AB2" w:rsidRPr="009B776E" w14:paraId="6405E42C" w14:textId="77777777" w:rsidTr="004212C7">
        <w:tc>
          <w:tcPr>
            <w:tcW w:w="1100" w:type="pct"/>
          </w:tcPr>
          <w:p w14:paraId="3496979E" w14:textId="241E59FC" w:rsidR="005A5AB2" w:rsidRPr="009B776E" w:rsidRDefault="005A5AB2" w:rsidP="005A5AB2">
            <w:pPr>
              <w:pStyle w:val="GOSTTablenorm"/>
            </w:pPr>
            <w:ins w:id="2484" w:author="Куклина Ю.В." w:date="2024-04-01T11:39:00Z">
              <w:r w:rsidRPr="009B776E">
                <w:t>Тип КБК передающий</w:t>
              </w:r>
            </w:ins>
          </w:p>
        </w:tc>
        <w:tc>
          <w:tcPr>
            <w:tcW w:w="750" w:type="pct"/>
          </w:tcPr>
          <w:p w14:paraId="1043465E" w14:textId="2A4EC606" w:rsidR="005A5AB2" w:rsidRPr="009B776E" w:rsidRDefault="005A5AB2" w:rsidP="005A5AB2">
            <w:pPr>
              <w:pStyle w:val="GOSTTablenorm"/>
            </w:pPr>
            <w:ins w:id="2485" w:author="Куклина Ю.В." w:date="2024-04-01T11:39:00Z">
              <w:r w:rsidRPr="009B776E">
                <w:rPr>
                  <w:b/>
                  <w:szCs w:val="22"/>
                  <w:lang w:val="en-US"/>
                </w:rPr>
                <w:t>R_728_G_S3</w:t>
              </w:r>
            </w:ins>
            <w:ins w:id="2486" w:author="Куклина Ю.В." w:date="2024-10-25T18:52:00Z">
              <w:r w:rsidRPr="009B776E">
                <w:rPr>
                  <w:b/>
                  <w:szCs w:val="22"/>
                </w:rPr>
                <w:t>_2</w:t>
              </w:r>
            </w:ins>
            <w:ins w:id="2487" w:author="Куклина Ю.В." w:date="2024-04-01T11:39:00Z">
              <w:r w:rsidRPr="009B776E">
                <w:rPr>
                  <w:b/>
                  <w:lang w:val="en-US"/>
                </w:rPr>
                <w:t>:</w:t>
              </w:r>
              <w:r w:rsidRPr="009B776E">
                <w:rPr>
                  <w:szCs w:val="22"/>
                  <w:lang w:val="en-US"/>
                </w:rPr>
                <w:t>G_S3_2_D_C4_2</w:t>
              </w:r>
            </w:ins>
          </w:p>
        </w:tc>
        <w:tc>
          <w:tcPr>
            <w:tcW w:w="500" w:type="pct"/>
          </w:tcPr>
          <w:p w14:paraId="7FEF3FF0" w14:textId="2A1094BE" w:rsidR="005A5AB2" w:rsidRPr="009B776E" w:rsidRDefault="005A5AB2" w:rsidP="005A5AB2">
            <w:pPr>
              <w:pStyle w:val="GOSTTablenorm"/>
            </w:pPr>
            <w:ins w:id="2488" w:author="Куклина Ю.В." w:date="2024-04-01T11:39:00Z">
              <w:r w:rsidRPr="009B776E">
                <w:rPr>
                  <w:szCs w:val="22"/>
                </w:rPr>
                <w:t>Строка</w:t>
              </w:r>
            </w:ins>
          </w:p>
        </w:tc>
        <w:tc>
          <w:tcPr>
            <w:tcW w:w="300" w:type="pct"/>
          </w:tcPr>
          <w:p w14:paraId="1874D872" w14:textId="5927063A" w:rsidR="005A5AB2" w:rsidRPr="009B776E" w:rsidRDefault="005A5AB2" w:rsidP="005A5AB2">
            <w:pPr>
              <w:pStyle w:val="GOSTTablenorm"/>
            </w:pPr>
            <w:ins w:id="2489" w:author="Куклина Ю.В." w:date="2024-04-01T11:39:00Z">
              <w:r w:rsidRPr="009B776E">
                <w:rPr>
                  <w:szCs w:val="22"/>
                </w:rPr>
                <w:t>Да</w:t>
              </w:r>
            </w:ins>
          </w:p>
        </w:tc>
        <w:tc>
          <w:tcPr>
            <w:tcW w:w="315" w:type="pct"/>
          </w:tcPr>
          <w:p w14:paraId="55A04370" w14:textId="4926CAAB" w:rsidR="005A5AB2" w:rsidRPr="009B776E" w:rsidRDefault="005A5AB2" w:rsidP="005A5AB2">
            <w:pPr>
              <w:pStyle w:val="GOSTTablenorm"/>
            </w:pPr>
            <w:ins w:id="2490" w:author="Куклина Ю.В." w:date="2024-04-01T11:39:00Z">
              <w:r w:rsidRPr="009B776E">
                <w:rPr>
                  <w:szCs w:val="22"/>
                </w:rPr>
                <w:t>=2</w:t>
              </w:r>
            </w:ins>
          </w:p>
        </w:tc>
        <w:tc>
          <w:tcPr>
            <w:tcW w:w="2035" w:type="pct"/>
          </w:tcPr>
          <w:p w14:paraId="7039D5AA" w14:textId="77777777" w:rsidR="005A5AB2" w:rsidRPr="009B776E" w:rsidRDefault="005A5AB2" w:rsidP="005A5AB2">
            <w:pPr>
              <w:pStyle w:val="GOSTTablenorm"/>
              <w:rPr>
                <w:ins w:id="2491" w:author="Куклина Ю.В." w:date="2024-04-01T11:39:00Z"/>
                <w:bCs/>
                <w:szCs w:val="22"/>
              </w:rPr>
            </w:pPr>
            <w:ins w:id="2492" w:author="Куклина Ю.В." w:date="2024-04-01T11:39:00Z">
              <w:r w:rsidRPr="009B776E">
                <w:t>Указывается тип кода по бюджетной классификации передающего</w:t>
              </w:r>
              <w:r w:rsidRPr="009B776E">
                <w:rPr>
                  <w:bCs/>
                  <w:szCs w:val="22"/>
                </w:rPr>
                <w:t>.</w:t>
              </w:r>
            </w:ins>
          </w:p>
          <w:p w14:paraId="75C6C8E6" w14:textId="77777777" w:rsidR="005A5AB2" w:rsidRPr="009B776E" w:rsidRDefault="005A5AB2" w:rsidP="005A5AB2">
            <w:pPr>
              <w:pStyle w:val="GOSTTablenorm"/>
              <w:rPr>
                <w:ins w:id="2493" w:author="Куклина Ю.В." w:date="2024-04-01T11:39:00Z"/>
              </w:rPr>
            </w:pPr>
            <w:ins w:id="2494" w:author="Куклина Ю.В." w:date="2024-04-01T11:39:00Z">
              <w:r w:rsidRPr="009B776E">
                <w:t>Возможные значения:</w:t>
              </w:r>
            </w:ins>
          </w:p>
          <w:p w14:paraId="6616205B" w14:textId="509CC2C3" w:rsidR="005A5AB2" w:rsidRPr="009B776E" w:rsidRDefault="005A5AB2" w:rsidP="005A5AB2">
            <w:pPr>
              <w:pStyle w:val="GOSTTableListMark1"/>
              <w:rPr>
                <w:ins w:id="2495" w:author="Куклина Ю.В." w:date="2024-04-01T11:39:00Z"/>
                <w:color w:val="FF0000"/>
                <w:lang w:val="en-US"/>
              </w:rPr>
            </w:pPr>
            <w:ins w:id="2496" w:author="Куклина Ю.В." w:date="2024-04-01T11:39:00Z">
              <w:r w:rsidRPr="009B776E">
                <w:rPr>
                  <w:color w:val="FF0000"/>
                  <w:lang w:val="en-US"/>
                </w:rPr>
                <w:t xml:space="preserve">«10» </w:t>
              </w:r>
            </w:ins>
            <w:r w:rsidR="00DA430D" w:rsidRPr="009B776E">
              <w:t>–</w:t>
            </w:r>
            <w:ins w:id="2497" w:author="Куклина Ю.В." w:date="2024-04-01T11:39:00Z">
              <w:r w:rsidRPr="009B776E">
                <w:rPr>
                  <w:color w:val="FF0000"/>
                  <w:lang w:val="en-US"/>
                </w:rPr>
                <w:t xml:space="preserve"> Расходы;</w:t>
              </w:r>
            </w:ins>
          </w:p>
          <w:p w14:paraId="6F65919F" w14:textId="28E8942C" w:rsidR="005A5AB2" w:rsidRPr="009B776E" w:rsidRDefault="005A5AB2" w:rsidP="005A5AB2">
            <w:pPr>
              <w:pStyle w:val="GOSTTableListMark1"/>
              <w:rPr>
                <w:ins w:id="2498" w:author="Куклина Ю.В." w:date="2024-04-01T11:39:00Z"/>
                <w:color w:val="FF0000"/>
              </w:rPr>
            </w:pPr>
            <w:ins w:id="2499" w:author="Куклина Ю.В." w:date="2024-04-01T11:39:00Z">
              <w:r w:rsidRPr="009B776E">
                <w:rPr>
                  <w:color w:val="FF0000"/>
                  <w:lang w:val="en-US"/>
                </w:rPr>
                <w:t xml:space="preserve">«11» </w:t>
              </w:r>
            </w:ins>
            <w:r w:rsidR="00DA430D" w:rsidRPr="009B776E">
              <w:t>–</w:t>
            </w:r>
            <w:ins w:id="2500" w:author="Куклина Ю.В." w:date="2024-04-01T11:39:00Z">
              <w:r w:rsidRPr="009B776E">
                <w:rPr>
                  <w:color w:val="FF0000"/>
                  <w:lang w:val="en-US"/>
                </w:rPr>
                <w:t xml:space="preserve"> Лимитируемые расходы;</w:t>
              </w:r>
            </w:ins>
          </w:p>
          <w:p w14:paraId="0047F81B" w14:textId="7D8933F2" w:rsidR="005A5AB2" w:rsidRPr="009B776E" w:rsidRDefault="005A5AB2" w:rsidP="00131161">
            <w:pPr>
              <w:pStyle w:val="GOSTTableListMark1"/>
            </w:pPr>
            <w:ins w:id="2501" w:author="Куклина Ю.В." w:date="2024-04-01T11:39:00Z">
              <w:r w:rsidRPr="009B776E">
                <w:rPr>
                  <w:color w:val="FF0000"/>
                  <w:lang w:val="en-US"/>
                </w:rPr>
                <w:t xml:space="preserve">«12» </w:t>
              </w:r>
            </w:ins>
            <w:r w:rsidR="00DA430D" w:rsidRPr="009B776E">
              <w:t>–</w:t>
            </w:r>
            <w:ins w:id="2502" w:author="Куклина Ю.В." w:date="2024-04-01T11:39:00Z">
              <w:r w:rsidRPr="009B776E">
                <w:rPr>
                  <w:color w:val="FF0000"/>
                  <w:lang w:val="en-US"/>
                </w:rPr>
                <w:t xml:space="preserve"> Нелимитруемые расходы</w:t>
              </w:r>
            </w:ins>
          </w:p>
        </w:tc>
      </w:tr>
      <w:tr w:rsidR="005A5AB2" w:rsidRPr="009B776E" w14:paraId="355AC02B" w14:textId="77777777" w:rsidTr="004212C7">
        <w:tc>
          <w:tcPr>
            <w:tcW w:w="1100" w:type="pct"/>
          </w:tcPr>
          <w:p w14:paraId="5ADD1568" w14:textId="6AFA560D" w:rsidR="005A5AB2" w:rsidRPr="009B776E" w:rsidRDefault="005A5AB2" w:rsidP="005A5AB2">
            <w:pPr>
              <w:pStyle w:val="GOSTTablenorm"/>
            </w:pPr>
            <w:ins w:id="2503" w:author="Куклина Ю.В." w:date="2024-04-01T11:39:00Z">
              <w:r w:rsidRPr="009B776E">
                <w:t>Тип КБК принимающий</w:t>
              </w:r>
            </w:ins>
          </w:p>
        </w:tc>
        <w:tc>
          <w:tcPr>
            <w:tcW w:w="750" w:type="pct"/>
          </w:tcPr>
          <w:p w14:paraId="6E8B21A0" w14:textId="4E14CF94" w:rsidR="005A5AB2" w:rsidRPr="009B776E" w:rsidRDefault="005A5AB2" w:rsidP="005A5AB2">
            <w:pPr>
              <w:pStyle w:val="GOSTTablenorm"/>
            </w:pPr>
            <w:ins w:id="2504" w:author="Куклина Ю.В." w:date="2024-04-01T11:39:00Z">
              <w:r w:rsidRPr="009B776E">
                <w:rPr>
                  <w:b/>
                  <w:szCs w:val="22"/>
                  <w:lang w:val="en-US"/>
                </w:rPr>
                <w:t>R_728_G_S3</w:t>
              </w:r>
            </w:ins>
            <w:ins w:id="2505" w:author="Куклина Ю.В." w:date="2024-10-25T18:52:00Z">
              <w:r w:rsidRPr="009B776E">
                <w:rPr>
                  <w:b/>
                  <w:szCs w:val="22"/>
                </w:rPr>
                <w:t>_2</w:t>
              </w:r>
            </w:ins>
            <w:ins w:id="2506" w:author="Куклина Ю.В." w:date="2024-04-01T11:39:00Z">
              <w:r w:rsidRPr="009B776E">
                <w:rPr>
                  <w:b/>
                  <w:lang w:val="en-US"/>
                </w:rPr>
                <w:t>:</w:t>
              </w:r>
              <w:r w:rsidRPr="009B776E">
                <w:rPr>
                  <w:szCs w:val="22"/>
                  <w:lang w:val="en-US"/>
                </w:rPr>
                <w:t>G_S3_2_D_C5_2</w:t>
              </w:r>
            </w:ins>
          </w:p>
        </w:tc>
        <w:tc>
          <w:tcPr>
            <w:tcW w:w="500" w:type="pct"/>
          </w:tcPr>
          <w:p w14:paraId="6A95F813" w14:textId="1D659629" w:rsidR="005A5AB2" w:rsidRPr="009B776E" w:rsidRDefault="005A5AB2" w:rsidP="005A5AB2">
            <w:pPr>
              <w:pStyle w:val="GOSTTablenorm"/>
            </w:pPr>
            <w:ins w:id="2507" w:author="Куклина Ю.В." w:date="2024-04-01T11:39:00Z">
              <w:r w:rsidRPr="009B776E">
                <w:rPr>
                  <w:szCs w:val="22"/>
                </w:rPr>
                <w:t>Строка</w:t>
              </w:r>
            </w:ins>
          </w:p>
        </w:tc>
        <w:tc>
          <w:tcPr>
            <w:tcW w:w="300" w:type="pct"/>
          </w:tcPr>
          <w:p w14:paraId="165AE1F9" w14:textId="5D3E667A" w:rsidR="005A5AB2" w:rsidRPr="009B776E" w:rsidRDefault="005A5AB2" w:rsidP="005A5AB2">
            <w:pPr>
              <w:pStyle w:val="GOSTTablenorm"/>
            </w:pPr>
            <w:ins w:id="2508" w:author="Куклина Ю.В." w:date="2024-04-01T11:39:00Z">
              <w:r w:rsidRPr="009B776E">
                <w:rPr>
                  <w:szCs w:val="22"/>
                </w:rPr>
                <w:t>Да</w:t>
              </w:r>
            </w:ins>
          </w:p>
        </w:tc>
        <w:tc>
          <w:tcPr>
            <w:tcW w:w="315" w:type="pct"/>
          </w:tcPr>
          <w:p w14:paraId="379BC49B" w14:textId="3DEE5061" w:rsidR="005A5AB2" w:rsidRPr="009B776E" w:rsidRDefault="005A5AB2" w:rsidP="005A5AB2">
            <w:pPr>
              <w:pStyle w:val="GOSTTablenorm"/>
            </w:pPr>
            <w:ins w:id="2509" w:author="Куклина Ю.В." w:date="2024-04-01T11:39:00Z">
              <w:r w:rsidRPr="009B776E">
                <w:rPr>
                  <w:szCs w:val="22"/>
                </w:rPr>
                <w:t>=2</w:t>
              </w:r>
            </w:ins>
          </w:p>
        </w:tc>
        <w:tc>
          <w:tcPr>
            <w:tcW w:w="2035" w:type="pct"/>
          </w:tcPr>
          <w:p w14:paraId="7A8E6EF4" w14:textId="77777777" w:rsidR="005A5AB2" w:rsidRPr="009B776E" w:rsidRDefault="005A5AB2" w:rsidP="005A5AB2">
            <w:pPr>
              <w:pStyle w:val="GOSTTablenorm"/>
              <w:rPr>
                <w:ins w:id="2510" w:author="Куклина Ю.В." w:date="2024-04-01T11:39:00Z"/>
                <w:bCs/>
                <w:szCs w:val="22"/>
              </w:rPr>
            </w:pPr>
            <w:ins w:id="2511" w:author="Куклина Ю.В." w:date="2024-04-01T11:39:00Z">
              <w:r w:rsidRPr="009B776E">
                <w:t>Указывается тип кода по бюджетной классификации принимающего</w:t>
              </w:r>
              <w:r w:rsidRPr="009B776E">
                <w:rPr>
                  <w:bCs/>
                  <w:szCs w:val="22"/>
                </w:rPr>
                <w:t>.</w:t>
              </w:r>
            </w:ins>
          </w:p>
          <w:p w14:paraId="45437F0D" w14:textId="77777777" w:rsidR="005A5AB2" w:rsidRPr="009B776E" w:rsidRDefault="005A5AB2" w:rsidP="005A5AB2">
            <w:pPr>
              <w:pStyle w:val="GOSTTablenorm"/>
              <w:rPr>
                <w:ins w:id="2512" w:author="Куклина Ю.В." w:date="2024-04-01T11:39:00Z"/>
              </w:rPr>
            </w:pPr>
            <w:ins w:id="2513" w:author="Куклина Ю.В." w:date="2024-04-01T11:39:00Z">
              <w:r w:rsidRPr="009B776E">
                <w:t>Возможные значения:</w:t>
              </w:r>
            </w:ins>
          </w:p>
          <w:p w14:paraId="496DEBAA" w14:textId="139AD48F" w:rsidR="005A5AB2" w:rsidRPr="009B776E" w:rsidRDefault="005A5AB2" w:rsidP="005A5AB2">
            <w:pPr>
              <w:pStyle w:val="GOSTTableListMark1"/>
              <w:rPr>
                <w:ins w:id="2514" w:author="Куклина Ю.В." w:date="2024-04-01T11:39:00Z"/>
                <w:color w:val="FF0000"/>
                <w:lang w:val="en-US"/>
              </w:rPr>
            </w:pPr>
            <w:ins w:id="2515" w:author="Куклина Ю.В." w:date="2024-04-01T11:39:00Z">
              <w:r w:rsidRPr="009B776E">
                <w:rPr>
                  <w:color w:val="FF0000"/>
                  <w:lang w:val="en-US"/>
                </w:rPr>
                <w:t xml:space="preserve">«10» </w:t>
              </w:r>
            </w:ins>
            <w:r w:rsidR="00DA430D" w:rsidRPr="009B776E">
              <w:t>–</w:t>
            </w:r>
            <w:ins w:id="2516" w:author="Куклина Ю.В." w:date="2024-04-01T11:39:00Z">
              <w:r w:rsidRPr="009B776E">
                <w:rPr>
                  <w:color w:val="FF0000"/>
                  <w:lang w:val="en-US"/>
                </w:rPr>
                <w:t xml:space="preserve"> Расходы;</w:t>
              </w:r>
            </w:ins>
          </w:p>
          <w:p w14:paraId="530E5294" w14:textId="35D93F5A" w:rsidR="005A5AB2" w:rsidRPr="009B776E" w:rsidRDefault="005A5AB2" w:rsidP="005A5AB2">
            <w:pPr>
              <w:pStyle w:val="GOSTTableListMark1"/>
              <w:rPr>
                <w:ins w:id="2517" w:author="Куклина Ю.В." w:date="2024-04-01T11:39:00Z"/>
                <w:color w:val="FF0000"/>
              </w:rPr>
            </w:pPr>
            <w:ins w:id="2518" w:author="Куклина Ю.В." w:date="2024-04-01T11:39:00Z">
              <w:r w:rsidRPr="009B776E">
                <w:rPr>
                  <w:color w:val="FF0000"/>
                  <w:lang w:val="en-US"/>
                </w:rPr>
                <w:t xml:space="preserve">«11» </w:t>
              </w:r>
            </w:ins>
            <w:r w:rsidR="00DA430D" w:rsidRPr="009B776E">
              <w:t>–</w:t>
            </w:r>
            <w:ins w:id="2519" w:author="Куклина Ю.В." w:date="2024-04-01T11:39:00Z">
              <w:r w:rsidRPr="009B776E">
                <w:rPr>
                  <w:color w:val="FF0000"/>
                  <w:lang w:val="en-US"/>
                </w:rPr>
                <w:t xml:space="preserve"> Лимитируемые расходы;</w:t>
              </w:r>
            </w:ins>
          </w:p>
          <w:p w14:paraId="6DD23C28" w14:textId="6F7758F6" w:rsidR="005A5AB2" w:rsidRPr="009B776E" w:rsidRDefault="005A5AB2" w:rsidP="00131161">
            <w:pPr>
              <w:pStyle w:val="GOSTTableListMark1"/>
            </w:pPr>
            <w:ins w:id="2520" w:author="Куклина Ю.В." w:date="2024-04-01T11:39:00Z">
              <w:r w:rsidRPr="009B776E">
                <w:rPr>
                  <w:color w:val="FF0000"/>
                  <w:lang w:val="en-US"/>
                </w:rPr>
                <w:t xml:space="preserve">«12» </w:t>
              </w:r>
            </w:ins>
            <w:r w:rsidR="00DA430D" w:rsidRPr="009B776E">
              <w:t>–</w:t>
            </w:r>
            <w:ins w:id="2521" w:author="Куклина Ю.В." w:date="2024-04-01T11:39:00Z">
              <w:r w:rsidRPr="009B776E">
                <w:rPr>
                  <w:color w:val="FF0000"/>
                  <w:lang w:val="en-US"/>
                </w:rPr>
                <w:t xml:space="preserve"> Нелимитруемые расходы</w:t>
              </w:r>
            </w:ins>
          </w:p>
        </w:tc>
      </w:tr>
      <w:tr w:rsidR="005A5AB2" w:rsidRPr="009B776E" w14:paraId="037ECBA5" w14:textId="77777777" w:rsidTr="004212C7">
        <w:tc>
          <w:tcPr>
            <w:tcW w:w="1100" w:type="pct"/>
          </w:tcPr>
          <w:p w14:paraId="50C935D2" w14:textId="30AB1EDF" w:rsidR="005A5AB2" w:rsidRPr="009B776E" w:rsidRDefault="005A5AB2" w:rsidP="005A5AB2">
            <w:pPr>
              <w:pStyle w:val="GOSTTablenorm"/>
            </w:pPr>
            <w:ins w:id="2522" w:author="Куклина Ю.В." w:date="2024-04-01T11:39:00Z">
              <w:r w:rsidRPr="009B776E">
                <w:t>ОКС</w:t>
              </w:r>
              <w:r w:rsidRPr="009B776E">
                <w:rPr>
                  <w:lang w:val="en-US"/>
                </w:rPr>
                <w:t xml:space="preserve"> (</w:t>
              </w:r>
              <w:r w:rsidRPr="009B776E">
                <w:t>КМИ</w:t>
              </w:r>
              <w:r w:rsidRPr="009B776E">
                <w:rPr>
                  <w:lang w:val="en-US"/>
                </w:rPr>
                <w:t>)</w:t>
              </w:r>
              <w:r w:rsidRPr="009B776E">
                <w:t xml:space="preserve"> передающий</w:t>
              </w:r>
            </w:ins>
          </w:p>
        </w:tc>
        <w:tc>
          <w:tcPr>
            <w:tcW w:w="750" w:type="pct"/>
          </w:tcPr>
          <w:p w14:paraId="5222A7E2" w14:textId="50135C8A" w:rsidR="005A5AB2" w:rsidRPr="009B776E" w:rsidRDefault="005A5AB2" w:rsidP="005A5AB2">
            <w:pPr>
              <w:pStyle w:val="GOSTTablenorm"/>
            </w:pPr>
            <w:ins w:id="2523" w:author="Куклина Ю.В." w:date="2024-04-01T11:39:00Z">
              <w:r w:rsidRPr="009B776E">
                <w:rPr>
                  <w:b/>
                  <w:szCs w:val="22"/>
                  <w:lang w:val="en-US"/>
                </w:rPr>
                <w:t>R_728_G_S3</w:t>
              </w:r>
            </w:ins>
            <w:ins w:id="2524" w:author="Куклина Ю.В." w:date="2024-10-25T18:52:00Z">
              <w:r w:rsidRPr="009B776E">
                <w:rPr>
                  <w:b/>
                  <w:szCs w:val="22"/>
                </w:rPr>
                <w:t>_2</w:t>
              </w:r>
            </w:ins>
            <w:ins w:id="2525" w:author="Куклина Ю.В." w:date="2024-04-01T11:39:00Z">
              <w:r w:rsidRPr="009B776E">
                <w:rPr>
                  <w:b/>
                  <w:lang w:val="en-US"/>
                </w:rPr>
                <w:t>:</w:t>
              </w:r>
              <w:r w:rsidRPr="009B776E">
                <w:rPr>
                  <w:szCs w:val="22"/>
                </w:rPr>
                <w:t>G_S3_2_D_C3</w:t>
              </w:r>
            </w:ins>
          </w:p>
        </w:tc>
        <w:tc>
          <w:tcPr>
            <w:tcW w:w="500" w:type="pct"/>
          </w:tcPr>
          <w:p w14:paraId="168F66D7" w14:textId="432AE62F" w:rsidR="005A5AB2" w:rsidRPr="009B776E" w:rsidRDefault="005A5AB2" w:rsidP="005A5AB2">
            <w:pPr>
              <w:pStyle w:val="GOSTTablenorm"/>
            </w:pPr>
            <w:ins w:id="2526" w:author="Куклина Ю.В." w:date="2024-04-01T11:39:00Z">
              <w:r w:rsidRPr="009B776E">
                <w:rPr>
                  <w:szCs w:val="22"/>
                </w:rPr>
                <w:t>Строка</w:t>
              </w:r>
            </w:ins>
          </w:p>
        </w:tc>
        <w:tc>
          <w:tcPr>
            <w:tcW w:w="300" w:type="pct"/>
          </w:tcPr>
          <w:p w14:paraId="16690280" w14:textId="5FCD6546" w:rsidR="005A5AB2" w:rsidRPr="009B776E" w:rsidRDefault="005A5AB2" w:rsidP="005A5AB2">
            <w:pPr>
              <w:pStyle w:val="GOSTTablenorm"/>
            </w:pPr>
            <w:ins w:id="2527" w:author="Куклина Ю.В." w:date="2024-04-01T11:39:00Z">
              <w:r w:rsidRPr="009B776E">
                <w:rPr>
                  <w:szCs w:val="22"/>
                </w:rPr>
                <w:t>Нет</w:t>
              </w:r>
            </w:ins>
          </w:p>
        </w:tc>
        <w:tc>
          <w:tcPr>
            <w:tcW w:w="315" w:type="pct"/>
          </w:tcPr>
          <w:p w14:paraId="5591AB69" w14:textId="65B32437" w:rsidR="005A5AB2" w:rsidRPr="009B776E" w:rsidRDefault="005A5AB2" w:rsidP="005A5AB2">
            <w:pPr>
              <w:pStyle w:val="GOSTTablenorm"/>
            </w:pPr>
            <w:ins w:id="2528" w:author="Куклина Ю.В." w:date="2024-04-01T11:39:00Z">
              <w:r w:rsidRPr="009B776E">
                <w:rPr>
                  <w:szCs w:val="22"/>
                  <w:lang w:val="en-US"/>
                </w:rPr>
                <w:t>&lt;=2</w:t>
              </w:r>
              <w:r w:rsidRPr="009B776E">
                <w:rPr>
                  <w:szCs w:val="22"/>
                </w:rPr>
                <w:t>4</w:t>
              </w:r>
            </w:ins>
          </w:p>
        </w:tc>
        <w:tc>
          <w:tcPr>
            <w:tcW w:w="2035" w:type="pct"/>
          </w:tcPr>
          <w:p w14:paraId="5069BCDA" w14:textId="24814080" w:rsidR="005A5AB2" w:rsidRPr="009B776E" w:rsidRDefault="005A5AB2" w:rsidP="005A5AB2">
            <w:pPr>
              <w:pStyle w:val="GOSTTablenorm"/>
            </w:pPr>
            <w:ins w:id="2529" w:author="Куклина Ю.В." w:date="2024-04-01T11:39:00Z">
              <w:r w:rsidRPr="009B776E">
                <w:rPr>
                  <w:szCs w:val="22"/>
                </w:rPr>
                <w:t>Указывается код ОКС (КМИ)</w:t>
              </w:r>
              <w:r w:rsidRPr="009B776E">
                <w:t xml:space="preserve"> для отражения операции на ЛС передающем</w:t>
              </w:r>
              <w:r w:rsidRPr="009B776E">
                <w:rPr>
                  <w:szCs w:val="22"/>
                </w:rPr>
                <w:t xml:space="preserve"> (при наличии)</w:t>
              </w:r>
            </w:ins>
          </w:p>
        </w:tc>
      </w:tr>
      <w:tr w:rsidR="005A5AB2" w:rsidRPr="009B776E" w14:paraId="4D44CAA6" w14:textId="77777777" w:rsidTr="004212C7">
        <w:tc>
          <w:tcPr>
            <w:tcW w:w="1100" w:type="pct"/>
          </w:tcPr>
          <w:p w14:paraId="0424E2F8" w14:textId="6E087DC3" w:rsidR="005A5AB2" w:rsidRPr="009B776E" w:rsidRDefault="005A5AB2" w:rsidP="005A5AB2">
            <w:pPr>
              <w:pStyle w:val="GOSTTablenorm"/>
            </w:pPr>
            <w:ins w:id="2530" w:author="Куклина Ю.В." w:date="2024-04-01T11:39:00Z">
              <w:r w:rsidRPr="009B776E">
                <w:t>ОКС (КМИ) принимающий</w:t>
              </w:r>
            </w:ins>
          </w:p>
        </w:tc>
        <w:tc>
          <w:tcPr>
            <w:tcW w:w="750" w:type="pct"/>
          </w:tcPr>
          <w:p w14:paraId="1623FBFE" w14:textId="477A1DD4" w:rsidR="005A5AB2" w:rsidRPr="009B776E" w:rsidRDefault="005A5AB2" w:rsidP="005A5AB2">
            <w:pPr>
              <w:pStyle w:val="GOSTTablenorm"/>
            </w:pPr>
            <w:ins w:id="2531" w:author="Куклина Ю.В." w:date="2024-04-01T11:39:00Z">
              <w:r w:rsidRPr="009B776E">
                <w:rPr>
                  <w:b/>
                  <w:szCs w:val="22"/>
                  <w:lang w:val="en-US"/>
                </w:rPr>
                <w:t>R_728_G_S3</w:t>
              </w:r>
            </w:ins>
            <w:ins w:id="2532" w:author="Куклина Ю.В." w:date="2024-10-25T18:52:00Z">
              <w:r w:rsidRPr="009B776E">
                <w:rPr>
                  <w:b/>
                  <w:szCs w:val="22"/>
                </w:rPr>
                <w:t>_2</w:t>
              </w:r>
            </w:ins>
            <w:ins w:id="2533" w:author="Куклина Ю.В." w:date="2024-04-01T11:39:00Z">
              <w:r w:rsidRPr="009B776E">
                <w:rPr>
                  <w:b/>
                  <w:lang w:val="en-US"/>
                </w:rPr>
                <w:t>:</w:t>
              </w:r>
              <w:r w:rsidRPr="009B776E">
                <w:rPr>
                  <w:szCs w:val="22"/>
                </w:rPr>
                <w:t>G_S3_</w:t>
              </w:r>
              <w:r w:rsidRPr="009B776E">
                <w:rPr>
                  <w:szCs w:val="22"/>
                </w:rPr>
                <w:lastRenderedPageBreak/>
                <w:t>2_D_C3_2</w:t>
              </w:r>
            </w:ins>
          </w:p>
        </w:tc>
        <w:tc>
          <w:tcPr>
            <w:tcW w:w="500" w:type="pct"/>
          </w:tcPr>
          <w:p w14:paraId="7D870614" w14:textId="7B4B9EA9" w:rsidR="005A5AB2" w:rsidRPr="009B776E" w:rsidRDefault="005A5AB2" w:rsidP="005A5AB2">
            <w:pPr>
              <w:pStyle w:val="GOSTTablenorm"/>
            </w:pPr>
            <w:ins w:id="2534" w:author="Куклина Ю.В." w:date="2024-04-01T11:39:00Z">
              <w:r w:rsidRPr="009B776E">
                <w:rPr>
                  <w:szCs w:val="22"/>
                </w:rPr>
                <w:lastRenderedPageBreak/>
                <w:t>Строка</w:t>
              </w:r>
            </w:ins>
          </w:p>
        </w:tc>
        <w:tc>
          <w:tcPr>
            <w:tcW w:w="300" w:type="pct"/>
          </w:tcPr>
          <w:p w14:paraId="4001200E" w14:textId="1F12C4FD" w:rsidR="005A5AB2" w:rsidRPr="009B776E" w:rsidRDefault="005A5AB2" w:rsidP="005A5AB2">
            <w:pPr>
              <w:pStyle w:val="GOSTTablenorm"/>
            </w:pPr>
            <w:ins w:id="2535" w:author="Куклина Ю.В." w:date="2024-04-01T11:39:00Z">
              <w:r w:rsidRPr="009B776E">
                <w:rPr>
                  <w:szCs w:val="22"/>
                </w:rPr>
                <w:t>Нет</w:t>
              </w:r>
            </w:ins>
          </w:p>
        </w:tc>
        <w:tc>
          <w:tcPr>
            <w:tcW w:w="315" w:type="pct"/>
          </w:tcPr>
          <w:p w14:paraId="06379D6B" w14:textId="2E1BE0AC" w:rsidR="005A5AB2" w:rsidRPr="009B776E" w:rsidRDefault="005A5AB2" w:rsidP="005A5AB2">
            <w:pPr>
              <w:pStyle w:val="GOSTTablenorm"/>
            </w:pPr>
            <w:ins w:id="2536" w:author="Куклина Ю.В." w:date="2024-04-01T11:39:00Z">
              <w:r w:rsidRPr="009B776E">
                <w:rPr>
                  <w:szCs w:val="22"/>
                  <w:lang w:val="en-US"/>
                </w:rPr>
                <w:t>&lt;=2</w:t>
              </w:r>
              <w:r w:rsidRPr="009B776E">
                <w:rPr>
                  <w:szCs w:val="22"/>
                </w:rPr>
                <w:t>4</w:t>
              </w:r>
            </w:ins>
          </w:p>
        </w:tc>
        <w:tc>
          <w:tcPr>
            <w:tcW w:w="2035" w:type="pct"/>
          </w:tcPr>
          <w:p w14:paraId="1E9ECDAB" w14:textId="7E86FA40" w:rsidR="005A5AB2" w:rsidRPr="009B776E" w:rsidRDefault="005A5AB2" w:rsidP="005A5AB2">
            <w:pPr>
              <w:pStyle w:val="GOSTTablenorm"/>
            </w:pPr>
            <w:ins w:id="2537" w:author="Куклина Ю.В." w:date="2024-04-01T11:39:00Z">
              <w:r w:rsidRPr="009B776E">
                <w:rPr>
                  <w:szCs w:val="22"/>
                </w:rPr>
                <w:t xml:space="preserve">Указывается код ОКС (КМИ) </w:t>
              </w:r>
              <w:r w:rsidRPr="009B776E">
                <w:t xml:space="preserve">для отражения операции на ЛС </w:t>
              </w:r>
              <w:r w:rsidRPr="009B776E">
                <w:lastRenderedPageBreak/>
                <w:t>принимающем</w:t>
              </w:r>
              <w:r w:rsidRPr="009B776E">
                <w:rPr>
                  <w:szCs w:val="22"/>
                </w:rPr>
                <w:t xml:space="preserve"> (при наличии)</w:t>
              </w:r>
            </w:ins>
          </w:p>
        </w:tc>
      </w:tr>
      <w:tr w:rsidR="005A5AB2" w:rsidRPr="009B776E" w14:paraId="7493F985" w14:textId="77777777" w:rsidTr="004212C7">
        <w:tc>
          <w:tcPr>
            <w:tcW w:w="1100" w:type="pct"/>
          </w:tcPr>
          <w:p w14:paraId="04BC869F" w14:textId="1B3B6C4D" w:rsidR="005A5AB2" w:rsidRPr="009B776E" w:rsidRDefault="005A5AB2" w:rsidP="005A5AB2">
            <w:pPr>
              <w:pStyle w:val="GOSTTablenorm"/>
            </w:pPr>
            <w:ins w:id="2538" w:author="Куклина Ю.В." w:date="2024-04-01T11:39:00Z">
              <w:r w:rsidRPr="009B776E">
                <w:lastRenderedPageBreak/>
                <w:t>ОКС укрупненный передающий</w:t>
              </w:r>
            </w:ins>
          </w:p>
        </w:tc>
        <w:tc>
          <w:tcPr>
            <w:tcW w:w="750" w:type="pct"/>
          </w:tcPr>
          <w:p w14:paraId="4F85237B" w14:textId="524763BF" w:rsidR="005A5AB2" w:rsidRPr="009B776E" w:rsidRDefault="005A5AB2" w:rsidP="005A5AB2">
            <w:pPr>
              <w:pStyle w:val="GOSTTablenorm"/>
              <w:rPr>
                <w:lang w:val="en-US"/>
              </w:rPr>
            </w:pPr>
            <w:ins w:id="2539" w:author="Куклина Ю.В." w:date="2024-04-01T11:39:00Z">
              <w:r w:rsidRPr="009B776E">
                <w:rPr>
                  <w:b/>
                  <w:szCs w:val="22"/>
                  <w:lang w:val="en-US"/>
                </w:rPr>
                <w:t>R_728_G_S3</w:t>
              </w:r>
            </w:ins>
            <w:ins w:id="2540" w:author="Куклина Ю.В." w:date="2024-10-25T18:52:00Z">
              <w:r w:rsidRPr="009B776E">
                <w:rPr>
                  <w:b/>
                  <w:szCs w:val="22"/>
                  <w:lang w:val="en-US"/>
                </w:rPr>
                <w:t>_2</w:t>
              </w:r>
            </w:ins>
            <w:ins w:id="2541" w:author="Куклина Ю.В." w:date="2024-04-01T11:39:00Z">
              <w:r w:rsidRPr="009B776E">
                <w:rPr>
                  <w:b/>
                  <w:lang w:val="en-US"/>
                </w:rPr>
                <w:t>:</w:t>
              </w:r>
              <w:r w:rsidRPr="009B776E">
                <w:rPr>
                  <w:szCs w:val="22"/>
                  <w:lang w:val="en-US"/>
                </w:rPr>
                <w:t>G_S3_2_D_TECHOKS</w:t>
              </w:r>
            </w:ins>
          </w:p>
        </w:tc>
        <w:tc>
          <w:tcPr>
            <w:tcW w:w="500" w:type="pct"/>
          </w:tcPr>
          <w:p w14:paraId="41AEF57C" w14:textId="645794AA" w:rsidR="005A5AB2" w:rsidRPr="009B776E" w:rsidRDefault="005A5AB2" w:rsidP="005A5AB2">
            <w:pPr>
              <w:pStyle w:val="GOSTTablenorm"/>
            </w:pPr>
            <w:ins w:id="2542" w:author="Куклина Ю.В." w:date="2024-04-01T11:39:00Z">
              <w:r w:rsidRPr="009B776E">
                <w:rPr>
                  <w:szCs w:val="22"/>
                </w:rPr>
                <w:t>Строка</w:t>
              </w:r>
            </w:ins>
          </w:p>
        </w:tc>
        <w:tc>
          <w:tcPr>
            <w:tcW w:w="300" w:type="pct"/>
          </w:tcPr>
          <w:p w14:paraId="700C5AAE" w14:textId="0EEF3C77" w:rsidR="005A5AB2" w:rsidRPr="009B776E" w:rsidRDefault="005A5AB2" w:rsidP="005A5AB2">
            <w:pPr>
              <w:pStyle w:val="GOSTTablenorm"/>
            </w:pPr>
            <w:ins w:id="2543" w:author="Куклина Ю.В." w:date="2024-04-01T11:39:00Z">
              <w:r w:rsidRPr="009B776E">
                <w:rPr>
                  <w:szCs w:val="22"/>
                </w:rPr>
                <w:t>Нет</w:t>
              </w:r>
            </w:ins>
          </w:p>
        </w:tc>
        <w:tc>
          <w:tcPr>
            <w:tcW w:w="315" w:type="pct"/>
          </w:tcPr>
          <w:p w14:paraId="24FFADBD" w14:textId="0AEF5AA1" w:rsidR="005A5AB2" w:rsidRPr="009B776E" w:rsidRDefault="005A5AB2" w:rsidP="005A5AB2">
            <w:pPr>
              <w:pStyle w:val="GOSTTablenorm"/>
            </w:pPr>
            <w:ins w:id="2544" w:author="Куклина Ю.В." w:date="2024-04-01T11:39:00Z">
              <w:r w:rsidRPr="009B776E">
                <w:rPr>
                  <w:szCs w:val="22"/>
                </w:rPr>
                <w:t>=18</w:t>
              </w:r>
            </w:ins>
          </w:p>
        </w:tc>
        <w:tc>
          <w:tcPr>
            <w:tcW w:w="2035" w:type="pct"/>
          </w:tcPr>
          <w:p w14:paraId="7FB8EE1E" w14:textId="1B748B36" w:rsidR="005A5AB2" w:rsidRPr="009B776E" w:rsidRDefault="005A5AB2" w:rsidP="005A5AB2">
            <w:pPr>
              <w:pStyle w:val="GOSTTablenorm"/>
            </w:pPr>
            <w:ins w:id="2545" w:author="Куклина Ю.В." w:date="2024-04-01T11:39:00Z">
              <w:r w:rsidRPr="009B776E">
                <w:rPr>
                  <w:szCs w:val="22"/>
                </w:rPr>
                <w:t>Указывается код ОКС укрупненный</w:t>
              </w:r>
              <w:r w:rsidRPr="009B776E">
                <w:t xml:space="preserve"> для отражения операции на ЛС передающем</w:t>
              </w:r>
              <w:r w:rsidRPr="009B776E">
                <w:rPr>
                  <w:szCs w:val="22"/>
                </w:rPr>
                <w:t xml:space="preserve"> (при наличии)</w:t>
              </w:r>
            </w:ins>
          </w:p>
        </w:tc>
      </w:tr>
      <w:tr w:rsidR="005A5AB2" w:rsidRPr="009B776E" w14:paraId="33EF6A62" w14:textId="77777777" w:rsidTr="004212C7">
        <w:tc>
          <w:tcPr>
            <w:tcW w:w="1100" w:type="pct"/>
          </w:tcPr>
          <w:p w14:paraId="0B9D1E10" w14:textId="610D5D59" w:rsidR="005A5AB2" w:rsidRPr="009B776E" w:rsidRDefault="005A5AB2" w:rsidP="005A5AB2">
            <w:pPr>
              <w:pStyle w:val="GOSTTablenorm"/>
            </w:pPr>
            <w:ins w:id="2546" w:author="Куклина Ю.В." w:date="2024-04-01T11:39:00Z">
              <w:r w:rsidRPr="009B776E">
                <w:t>ОКС укрупненный принимающий</w:t>
              </w:r>
            </w:ins>
          </w:p>
        </w:tc>
        <w:tc>
          <w:tcPr>
            <w:tcW w:w="750" w:type="pct"/>
          </w:tcPr>
          <w:p w14:paraId="2596FDCB" w14:textId="1C723BD1" w:rsidR="005A5AB2" w:rsidRPr="009B776E" w:rsidRDefault="005A5AB2" w:rsidP="005A5AB2">
            <w:pPr>
              <w:pStyle w:val="GOSTTablenorm"/>
              <w:rPr>
                <w:lang w:val="en-US"/>
              </w:rPr>
            </w:pPr>
            <w:ins w:id="2547" w:author="Куклина Ю.В." w:date="2024-04-01T11:39:00Z">
              <w:r w:rsidRPr="009B776E">
                <w:rPr>
                  <w:b/>
                  <w:szCs w:val="22"/>
                  <w:lang w:val="en-US"/>
                </w:rPr>
                <w:t>R_728_G_S3</w:t>
              </w:r>
            </w:ins>
            <w:ins w:id="2548" w:author="Куклина Ю.В." w:date="2024-10-25T18:52:00Z">
              <w:r w:rsidRPr="009B776E">
                <w:rPr>
                  <w:b/>
                  <w:szCs w:val="22"/>
                  <w:lang w:val="en-US"/>
                </w:rPr>
                <w:t>_2</w:t>
              </w:r>
            </w:ins>
            <w:ins w:id="2549" w:author="Куклина Ю.В." w:date="2024-04-01T11:39:00Z">
              <w:r w:rsidRPr="009B776E">
                <w:rPr>
                  <w:b/>
                  <w:lang w:val="en-US"/>
                </w:rPr>
                <w:t>:</w:t>
              </w:r>
              <w:r w:rsidRPr="009B776E">
                <w:rPr>
                  <w:szCs w:val="22"/>
                  <w:lang w:val="en-US"/>
                </w:rPr>
                <w:t>G_S3_2_D_TECHOKS_RES</w:t>
              </w:r>
            </w:ins>
          </w:p>
        </w:tc>
        <w:tc>
          <w:tcPr>
            <w:tcW w:w="500" w:type="pct"/>
          </w:tcPr>
          <w:p w14:paraId="2C930E25" w14:textId="4D8FBF9E" w:rsidR="005A5AB2" w:rsidRPr="009B776E" w:rsidRDefault="005A5AB2" w:rsidP="005A5AB2">
            <w:pPr>
              <w:pStyle w:val="GOSTTablenorm"/>
            </w:pPr>
            <w:ins w:id="2550" w:author="Куклина Ю.В." w:date="2024-04-01T11:39:00Z">
              <w:r w:rsidRPr="009B776E">
                <w:rPr>
                  <w:szCs w:val="22"/>
                </w:rPr>
                <w:t>Строка</w:t>
              </w:r>
            </w:ins>
          </w:p>
        </w:tc>
        <w:tc>
          <w:tcPr>
            <w:tcW w:w="300" w:type="pct"/>
          </w:tcPr>
          <w:p w14:paraId="20925A2A" w14:textId="1EB6F22F" w:rsidR="005A5AB2" w:rsidRPr="009B776E" w:rsidRDefault="005A5AB2" w:rsidP="005A5AB2">
            <w:pPr>
              <w:pStyle w:val="GOSTTablenorm"/>
            </w:pPr>
            <w:ins w:id="2551" w:author="Куклина Ю.В." w:date="2024-04-01T11:39:00Z">
              <w:r w:rsidRPr="009B776E">
                <w:rPr>
                  <w:szCs w:val="22"/>
                </w:rPr>
                <w:t>Нет</w:t>
              </w:r>
            </w:ins>
          </w:p>
        </w:tc>
        <w:tc>
          <w:tcPr>
            <w:tcW w:w="315" w:type="pct"/>
          </w:tcPr>
          <w:p w14:paraId="2999C3FE" w14:textId="6B75AA1F" w:rsidR="005A5AB2" w:rsidRPr="009B776E" w:rsidRDefault="005A5AB2" w:rsidP="005A5AB2">
            <w:pPr>
              <w:pStyle w:val="GOSTTablenorm"/>
            </w:pPr>
            <w:ins w:id="2552" w:author="Куклина Ю.В." w:date="2024-04-01T11:39:00Z">
              <w:r w:rsidRPr="009B776E">
                <w:rPr>
                  <w:szCs w:val="22"/>
                </w:rPr>
                <w:t>=18</w:t>
              </w:r>
            </w:ins>
          </w:p>
        </w:tc>
        <w:tc>
          <w:tcPr>
            <w:tcW w:w="2035" w:type="pct"/>
          </w:tcPr>
          <w:p w14:paraId="0B00ACBC" w14:textId="1C0C582E" w:rsidR="005A5AB2" w:rsidRPr="009B776E" w:rsidRDefault="005A5AB2" w:rsidP="005A5AB2">
            <w:pPr>
              <w:pStyle w:val="GOSTTablenorm"/>
            </w:pPr>
            <w:ins w:id="2553" w:author="Куклина Ю.В." w:date="2024-04-01T11:39:00Z">
              <w:r w:rsidRPr="009B776E">
                <w:rPr>
                  <w:szCs w:val="22"/>
                </w:rPr>
                <w:t>Указывается код ОКС укрупненный</w:t>
              </w:r>
              <w:r w:rsidRPr="009B776E">
                <w:t xml:space="preserve"> для отражения операции на ЛС принимающем</w:t>
              </w:r>
              <w:r w:rsidRPr="009B776E">
                <w:rPr>
                  <w:szCs w:val="22"/>
                </w:rPr>
                <w:t xml:space="preserve"> (при наличии)</w:t>
              </w:r>
            </w:ins>
          </w:p>
        </w:tc>
      </w:tr>
      <w:tr w:rsidR="005A5AB2" w:rsidRPr="009B776E" w14:paraId="125E5F36" w14:textId="77777777" w:rsidTr="004212C7">
        <w:tc>
          <w:tcPr>
            <w:tcW w:w="1100" w:type="pct"/>
          </w:tcPr>
          <w:p w14:paraId="66EB8691" w14:textId="3588E408" w:rsidR="005A5AB2" w:rsidRPr="009B776E" w:rsidRDefault="005A5AB2" w:rsidP="005A5AB2">
            <w:pPr>
              <w:pStyle w:val="GOSTTablenorm"/>
            </w:pPr>
            <w:ins w:id="2554" w:author="Куклина Ю.В." w:date="2024-04-01T11:39:00Z">
              <w:r w:rsidRPr="009B776E" w:rsidDel="00AC23D9">
                <w:rPr>
                  <w:szCs w:val="22"/>
                </w:rPr>
                <w:t>Код цели (аналитический код)</w:t>
              </w:r>
            </w:ins>
          </w:p>
        </w:tc>
        <w:tc>
          <w:tcPr>
            <w:tcW w:w="750" w:type="pct"/>
          </w:tcPr>
          <w:p w14:paraId="74964AE7" w14:textId="195B2B2A" w:rsidR="005A5AB2" w:rsidRPr="009B776E" w:rsidRDefault="005A5AB2" w:rsidP="005A5AB2">
            <w:pPr>
              <w:pStyle w:val="GOSTTablenorm"/>
            </w:pPr>
            <w:ins w:id="2555" w:author="Куклина Ю.В." w:date="2024-04-01T11:39:00Z">
              <w:r w:rsidRPr="009B776E">
                <w:rPr>
                  <w:b/>
                  <w:szCs w:val="22"/>
                  <w:lang w:val="en-US"/>
                </w:rPr>
                <w:t>R_728_G_S3</w:t>
              </w:r>
            </w:ins>
            <w:ins w:id="2556" w:author="Куклина Ю.В." w:date="2024-10-25T18:52:00Z">
              <w:r w:rsidRPr="009B776E">
                <w:rPr>
                  <w:b/>
                  <w:szCs w:val="22"/>
                </w:rPr>
                <w:t>_2</w:t>
              </w:r>
            </w:ins>
            <w:ins w:id="2557" w:author="Куклина Ю.В." w:date="2024-04-01T11:39:00Z">
              <w:r w:rsidRPr="009B776E">
                <w:rPr>
                  <w:b/>
                  <w:lang w:val="en-US"/>
                </w:rPr>
                <w:t>:</w:t>
              </w:r>
              <w:r w:rsidRPr="009B776E" w:rsidDel="00AC23D9">
                <w:rPr>
                  <w:szCs w:val="22"/>
                  <w:lang w:val="en-US"/>
                </w:rPr>
                <w:t>G_S3_2_D_C6</w:t>
              </w:r>
            </w:ins>
          </w:p>
        </w:tc>
        <w:tc>
          <w:tcPr>
            <w:tcW w:w="500" w:type="pct"/>
          </w:tcPr>
          <w:p w14:paraId="44C48524" w14:textId="395F369F" w:rsidR="005A5AB2" w:rsidRPr="009B776E" w:rsidRDefault="005A5AB2" w:rsidP="005A5AB2">
            <w:pPr>
              <w:pStyle w:val="GOSTTablenorm"/>
            </w:pPr>
            <w:ins w:id="2558" w:author="Куклина Ю.В." w:date="2024-04-01T11:39:00Z">
              <w:r w:rsidRPr="009B776E" w:rsidDel="00AC23D9">
                <w:rPr>
                  <w:szCs w:val="22"/>
                </w:rPr>
                <w:t>Строка</w:t>
              </w:r>
            </w:ins>
          </w:p>
        </w:tc>
        <w:tc>
          <w:tcPr>
            <w:tcW w:w="300" w:type="pct"/>
          </w:tcPr>
          <w:p w14:paraId="42348E6B" w14:textId="14BF3C8B" w:rsidR="005A5AB2" w:rsidRPr="009B776E" w:rsidRDefault="005A5AB2" w:rsidP="005A5AB2">
            <w:pPr>
              <w:pStyle w:val="GOSTTablenorm"/>
            </w:pPr>
            <w:ins w:id="2559" w:author="Куклина Ю.В." w:date="2024-04-01T11:39:00Z">
              <w:r w:rsidRPr="009B776E" w:rsidDel="00AC23D9">
                <w:rPr>
                  <w:szCs w:val="22"/>
                </w:rPr>
                <w:t>Нет</w:t>
              </w:r>
            </w:ins>
          </w:p>
        </w:tc>
        <w:tc>
          <w:tcPr>
            <w:tcW w:w="315" w:type="pct"/>
          </w:tcPr>
          <w:p w14:paraId="75487EA0" w14:textId="3015ECDA" w:rsidR="005A5AB2" w:rsidRPr="009B776E" w:rsidRDefault="005A5AB2" w:rsidP="00160242">
            <w:pPr>
              <w:pStyle w:val="GOSTTablenorm"/>
            </w:pPr>
            <w:ins w:id="2560" w:author="Куклина Ю.В." w:date="2024-04-01T11:39:00Z">
              <w:r w:rsidRPr="009B776E">
                <w:rPr>
                  <w:szCs w:val="22"/>
                  <w:lang w:val="en-US"/>
                </w:rPr>
                <w:t>&lt;</w:t>
              </w:r>
              <w:r w:rsidRPr="009B776E" w:rsidDel="00AC23D9">
                <w:rPr>
                  <w:szCs w:val="22"/>
                </w:rPr>
                <w:t>=</w:t>
              </w:r>
              <w:commentRangeStart w:id="2561"/>
              <w:r w:rsidRPr="009B776E" w:rsidDel="00AC23D9">
                <w:rPr>
                  <w:szCs w:val="22"/>
                </w:rPr>
                <w:t>2</w:t>
              </w:r>
              <w:del w:id="2562" w:author="Сатлер Марина Викторовна" w:date="2024-11-08T11:33:00Z">
                <w:r w:rsidRPr="009B776E" w:rsidDel="00160242">
                  <w:rPr>
                    <w:szCs w:val="22"/>
                  </w:rPr>
                  <w:delText>0</w:delText>
                </w:r>
              </w:del>
            </w:ins>
            <w:ins w:id="2563" w:author="Сатлер Марина Викторовна" w:date="2024-11-08T11:33:00Z">
              <w:r w:rsidR="00160242" w:rsidRPr="009B776E">
                <w:rPr>
                  <w:szCs w:val="22"/>
                </w:rPr>
                <w:t>5</w:t>
              </w:r>
            </w:ins>
            <w:commentRangeEnd w:id="2561"/>
            <w:ins w:id="2564" w:author="Сатлер Марина Викторовна" w:date="2024-11-08T11:34:00Z">
              <w:r w:rsidR="00160242" w:rsidRPr="009B776E">
                <w:rPr>
                  <w:rStyle w:val="afff4"/>
                  <w:sz w:val="22"/>
                  <w:szCs w:val="20"/>
                </w:rPr>
                <w:commentReference w:id="2561"/>
              </w:r>
            </w:ins>
          </w:p>
        </w:tc>
        <w:tc>
          <w:tcPr>
            <w:tcW w:w="2035" w:type="pct"/>
          </w:tcPr>
          <w:p w14:paraId="792EC592" w14:textId="325B8262" w:rsidR="005A5AB2" w:rsidRPr="009B776E" w:rsidRDefault="005A5AB2" w:rsidP="005A5AB2">
            <w:pPr>
              <w:pStyle w:val="GOSTTablenorm"/>
            </w:pPr>
            <w:ins w:id="2565" w:author="Куклина Ю.В." w:date="2024-04-01T11:39:00Z">
              <w:r w:rsidRPr="009B776E">
                <w:rPr>
                  <w:bCs/>
                  <w:szCs w:val="22"/>
                </w:rPr>
                <w:t xml:space="preserve">Указывается код цели (аналитический код) </w:t>
              </w:r>
              <w:r w:rsidRPr="009B776E">
                <w:t>для отражения операции на ЛС передающем и ЛС принимающем</w:t>
              </w:r>
              <w:r w:rsidRPr="009B776E">
                <w:rPr>
                  <w:bCs/>
                  <w:szCs w:val="22"/>
                </w:rPr>
                <w:t xml:space="preserve"> (при наличии)</w:t>
              </w:r>
            </w:ins>
          </w:p>
        </w:tc>
      </w:tr>
      <w:tr w:rsidR="005A5AB2" w:rsidRPr="009B776E" w14:paraId="6C6886DB" w14:textId="77777777" w:rsidTr="004212C7">
        <w:tc>
          <w:tcPr>
            <w:tcW w:w="1100" w:type="pct"/>
          </w:tcPr>
          <w:p w14:paraId="19419743" w14:textId="20AB47F6" w:rsidR="005A5AB2" w:rsidRPr="009B776E" w:rsidRDefault="005A5AB2" w:rsidP="005A5AB2">
            <w:pPr>
              <w:pStyle w:val="GOSTTablenorm"/>
            </w:pPr>
            <w:ins w:id="2566" w:author="Куклина Ю.В." w:date="2024-04-01T11:41:00Z">
              <w:r w:rsidRPr="009B776E">
                <w:t>Сумма БО на текущий финансовый год в валюте обязательства</w:t>
              </w:r>
            </w:ins>
          </w:p>
        </w:tc>
        <w:tc>
          <w:tcPr>
            <w:tcW w:w="750" w:type="pct"/>
          </w:tcPr>
          <w:p w14:paraId="0454AD5A" w14:textId="43342DA5" w:rsidR="005A5AB2" w:rsidRPr="009B776E" w:rsidRDefault="005A5AB2" w:rsidP="005A5AB2">
            <w:pPr>
              <w:pStyle w:val="GOSTTablenorm"/>
            </w:pPr>
            <w:ins w:id="2567" w:author="Куклина Ю.В." w:date="2024-04-01T11:41:00Z">
              <w:r w:rsidRPr="009B776E">
                <w:rPr>
                  <w:b/>
                  <w:szCs w:val="22"/>
                  <w:lang w:val="en-US"/>
                </w:rPr>
                <w:t>R_728_G_S3</w:t>
              </w:r>
            </w:ins>
            <w:ins w:id="2568" w:author="Куклина Ю.В." w:date="2024-10-25T18:52:00Z">
              <w:r w:rsidRPr="009B776E">
                <w:rPr>
                  <w:b/>
                  <w:szCs w:val="22"/>
                </w:rPr>
                <w:t>_2</w:t>
              </w:r>
            </w:ins>
            <w:ins w:id="2569" w:author="Куклина Ю.В." w:date="2024-04-01T11:41:00Z">
              <w:r w:rsidRPr="009B776E">
                <w:rPr>
                  <w:b/>
                  <w:lang w:val="en-US"/>
                </w:rPr>
                <w:t>:</w:t>
              </w:r>
              <w:r w:rsidRPr="009B776E">
                <w:rPr>
                  <w:szCs w:val="22"/>
                </w:rPr>
                <w:t>G_S3_2_D_C8</w:t>
              </w:r>
            </w:ins>
          </w:p>
        </w:tc>
        <w:tc>
          <w:tcPr>
            <w:tcW w:w="500" w:type="pct"/>
          </w:tcPr>
          <w:p w14:paraId="3F8AF82A" w14:textId="6B09B86A" w:rsidR="005A5AB2" w:rsidRPr="009B776E" w:rsidRDefault="005A5AB2" w:rsidP="005A5AB2">
            <w:pPr>
              <w:pStyle w:val="GOSTTablenorm"/>
            </w:pPr>
            <w:ins w:id="2570" w:author="Куклина Ю.В." w:date="2024-04-01T11:41:00Z">
              <w:r w:rsidRPr="009B776E">
                <w:rPr>
                  <w:szCs w:val="22"/>
                </w:rPr>
                <w:t>Сумма</w:t>
              </w:r>
            </w:ins>
          </w:p>
        </w:tc>
        <w:tc>
          <w:tcPr>
            <w:tcW w:w="300" w:type="pct"/>
          </w:tcPr>
          <w:p w14:paraId="515F2C03" w14:textId="6EF4A3C8" w:rsidR="005A5AB2" w:rsidRPr="009B776E" w:rsidRDefault="005A5AB2" w:rsidP="005A5AB2">
            <w:pPr>
              <w:pStyle w:val="GOSTTablenorm"/>
            </w:pPr>
            <w:ins w:id="2571" w:author="Куклина Ю.В." w:date="2024-04-01T11:41:00Z">
              <w:r w:rsidRPr="009B776E">
                <w:rPr>
                  <w:szCs w:val="22"/>
                </w:rPr>
                <w:t>Да</w:t>
              </w:r>
            </w:ins>
          </w:p>
        </w:tc>
        <w:tc>
          <w:tcPr>
            <w:tcW w:w="315" w:type="pct"/>
          </w:tcPr>
          <w:p w14:paraId="4B28573D" w14:textId="169CA832" w:rsidR="005A5AB2" w:rsidRPr="009B776E" w:rsidRDefault="005A5AB2" w:rsidP="005A5AB2">
            <w:pPr>
              <w:pStyle w:val="GOSTTablenorm"/>
            </w:pPr>
          </w:p>
        </w:tc>
        <w:tc>
          <w:tcPr>
            <w:tcW w:w="2035" w:type="pct"/>
          </w:tcPr>
          <w:p w14:paraId="65A7AB6E" w14:textId="3A3C1170" w:rsidR="005A5AB2" w:rsidRPr="009B776E" w:rsidRDefault="005A5AB2" w:rsidP="005A5AB2">
            <w:pPr>
              <w:pStyle w:val="GOSTTablenorm"/>
            </w:pPr>
            <w:ins w:id="2572" w:author="Куклина Ю.В." w:date="2024-04-01T11:41:00Z">
              <w:r w:rsidRPr="009B776E">
                <w:t xml:space="preserve">Сумма бюджетного обязательства на текущий финансовый год в единицах валюты, указанной в параметре </w:t>
              </w:r>
              <w:r w:rsidRPr="009B776E">
                <w:rPr>
                  <w:szCs w:val="22"/>
                </w:rPr>
                <w:t>G_S3_1_D_C8</w:t>
              </w:r>
              <w:r w:rsidRPr="009B776E">
                <w:t>, с точностью 2 знака после запятой</w:t>
              </w:r>
            </w:ins>
          </w:p>
        </w:tc>
      </w:tr>
      <w:tr w:rsidR="005A5AB2" w:rsidRPr="009B776E" w14:paraId="755FBF46" w14:textId="77777777" w:rsidTr="004212C7">
        <w:tc>
          <w:tcPr>
            <w:tcW w:w="1100" w:type="pct"/>
          </w:tcPr>
          <w:p w14:paraId="32C20543" w14:textId="71AB8E52" w:rsidR="005A5AB2" w:rsidRPr="009B776E" w:rsidRDefault="005A5AB2" w:rsidP="005A5AB2">
            <w:pPr>
              <w:pStyle w:val="GOSTTablenorm"/>
            </w:pPr>
            <w:ins w:id="2573" w:author="Куклина Ю.В." w:date="2024-04-01T11:41:00Z">
              <w:r w:rsidRPr="009B776E">
                <w:t xml:space="preserve">Сумма БО на текущий </w:t>
              </w:r>
            </w:ins>
            <w:ins w:id="2574" w:author="Сказецкая Наталья Камилевна" w:date="2024-04-08T19:39:00Z">
              <w:r w:rsidRPr="009B776E">
                <w:t xml:space="preserve">финансовый </w:t>
              </w:r>
            </w:ins>
            <w:ins w:id="2575" w:author="Куклина Ю.В." w:date="2024-04-01T11:41:00Z">
              <w:r w:rsidRPr="009B776E">
                <w:t>год в рублях</w:t>
              </w:r>
            </w:ins>
          </w:p>
        </w:tc>
        <w:tc>
          <w:tcPr>
            <w:tcW w:w="750" w:type="pct"/>
          </w:tcPr>
          <w:p w14:paraId="58509C9A" w14:textId="0F6413DC" w:rsidR="005A5AB2" w:rsidRPr="009B776E" w:rsidRDefault="005A5AB2" w:rsidP="005A5AB2">
            <w:pPr>
              <w:pStyle w:val="GOSTTablenorm"/>
            </w:pPr>
            <w:ins w:id="2576" w:author="Куклина Ю.В." w:date="2024-04-01T11:41:00Z">
              <w:r w:rsidRPr="009B776E">
                <w:rPr>
                  <w:b/>
                  <w:szCs w:val="22"/>
                  <w:lang w:val="en-US"/>
                </w:rPr>
                <w:t>R_728_G_S3</w:t>
              </w:r>
            </w:ins>
            <w:ins w:id="2577" w:author="Куклина Ю.В." w:date="2024-10-25T18:52:00Z">
              <w:r w:rsidRPr="009B776E">
                <w:rPr>
                  <w:b/>
                  <w:szCs w:val="22"/>
                </w:rPr>
                <w:t>_2</w:t>
              </w:r>
            </w:ins>
            <w:ins w:id="2578" w:author="Куклина Ю.В." w:date="2024-04-01T11:41:00Z">
              <w:r w:rsidRPr="009B776E">
                <w:rPr>
                  <w:b/>
                  <w:lang w:val="en-US"/>
                </w:rPr>
                <w:t>:</w:t>
              </w:r>
              <w:r w:rsidRPr="009B776E">
                <w:rPr>
                  <w:szCs w:val="22"/>
                </w:rPr>
                <w:t>G_S3_2_D_C11</w:t>
              </w:r>
            </w:ins>
          </w:p>
        </w:tc>
        <w:tc>
          <w:tcPr>
            <w:tcW w:w="500" w:type="pct"/>
          </w:tcPr>
          <w:p w14:paraId="2794A1CE" w14:textId="74514276" w:rsidR="005A5AB2" w:rsidRPr="009B776E" w:rsidRDefault="005A5AB2" w:rsidP="005A5AB2">
            <w:pPr>
              <w:pStyle w:val="GOSTTablenorm"/>
            </w:pPr>
            <w:ins w:id="2579" w:author="Куклина Ю.В." w:date="2024-04-01T11:41:00Z">
              <w:r w:rsidRPr="009B776E">
                <w:rPr>
                  <w:szCs w:val="22"/>
                </w:rPr>
                <w:t>Сумма</w:t>
              </w:r>
            </w:ins>
          </w:p>
        </w:tc>
        <w:tc>
          <w:tcPr>
            <w:tcW w:w="300" w:type="pct"/>
          </w:tcPr>
          <w:p w14:paraId="0C1017DB" w14:textId="6C6FA5B2" w:rsidR="005A5AB2" w:rsidRPr="009B776E" w:rsidRDefault="005A5AB2" w:rsidP="005A5AB2">
            <w:pPr>
              <w:pStyle w:val="GOSTTablenorm"/>
            </w:pPr>
            <w:ins w:id="2580" w:author="Куклина Ю.В." w:date="2024-04-01T11:41:00Z">
              <w:r w:rsidRPr="009B776E">
                <w:rPr>
                  <w:szCs w:val="22"/>
                </w:rPr>
                <w:t>Да</w:t>
              </w:r>
            </w:ins>
          </w:p>
        </w:tc>
        <w:tc>
          <w:tcPr>
            <w:tcW w:w="315" w:type="pct"/>
          </w:tcPr>
          <w:p w14:paraId="606FF2FD" w14:textId="12ED433C" w:rsidR="005A5AB2" w:rsidRPr="009B776E" w:rsidRDefault="005A5AB2" w:rsidP="005A5AB2">
            <w:pPr>
              <w:pStyle w:val="GOSTTablenorm"/>
            </w:pPr>
          </w:p>
        </w:tc>
        <w:tc>
          <w:tcPr>
            <w:tcW w:w="2035" w:type="pct"/>
          </w:tcPr>
          <w:p w14:paraId="41C9CA39" w14:textId="12348F2F" w:rsidR="005A5AB2" w:rsidRPr="009B776E" w:rsidRDefault="005A5AB2" w:rsidP="005A5AB2">
            <w:pPr>
              <w:pStyle w:val="GOSTTablenorm"/>
            </w:pPr>
            <w:ins w:id="2581" w:author="Куклина Ю.В." w:date="2024-04-01T11:41:00Z">
              <w:r w:rsidRPr="009B776E">
                <w:t>Сумма бюджетного обязательства на текущий финансовый год в рублевом эквиваленте с точностью 2 знака после запятой</w:t>
              </w:r>
            </w:ins>
          </w:p>
        </w:tc>
      </w:tr>
      <w:tr w:rsidR="005A5AB2" w:rsidRPr="009B776E" w14:paraId="786BE466" w14:textId="77777777" w:rsidTr="004212C7">
        <w:tc>
          <w:tcPr>
            <w:tcW w:w="1100" w:type="pct"/>
          </w:tcPr>
          <w:p w14:paraId="7DE0E4EA" w14:textId="0565B8BF" w:rsidR="005A5AB2" w:rsidRPr="009B776E" w:rsidRDefault="005A5AB2" w:rsidP="005A5AB2">
            <w:pPr>
              <w:pStyle w:val="GOSTTablenorm"/>
            </w:pPr>
            <w:ins w:id="2582" w:author="Куклина Ю.В." w:date="2024-04-01T11:41:00Z">
              <w:r w:rsidRPr="009B776E">
                <w:t>Сумма БО на первый год планового периода в валюте обязательства</w:t>
              </w:r>
            </w:ins>
          </w:p>
        </w:tc>
        <w:tc>
          <w:tcPr>
            <w:tcW w:w="750" w:type="pct"/>
          </w:tcPr>
          <w:p w14:paraId="37BAE416" w14:textId="3453422A" w:rsidR="005A5AB2" w:rsidRPr="009B776E" w:rsidRDefault="005A5AB2" w:rsidP="005A5AB2">
            <w:pPr>
              <w:pStyle w:val="GOSTTablenorm"/>
            </w:pPr>
            <w:ins w:id="2583" w:author="Куклина Ю.В." w:date="2024-04-01T11:41:00Z">
              <w:r w:rsidRPr="009B776E">
                <w:rPr>
                  <w:b/>
                  <w:szCs w:val="22"/>
                  <w:lang w:val="en-US"/>
                </w:rPr>
                <w:t>R_728_G_S3</w:t>
              </w:r>
            </w:ins>
            <w:ins w:id="2584" w:author="Куклина Ю.В." w:date="2024-10-25T18:52:00Z">
              <w:r w:rsidRPr="009B776E">
                <w:rPr>
                  <w:b/>
                  <w:szCs w:val="22"/>
                </w:rPr>
                <w:t>_2</w:t>
              </w:r>
            </w:ins>
            <w:ins w:id="2585" w:author="Куклина Ю.В." w:date="2024-04-01T11:41:00Z">
              <w:r w:rsidRPr="009B776E">
                <w:rPr>
                  <w:b/>
                  <w:lang w:val="en-US"/>
                </w:rPr>
                <w:t>:</w:t>
              </w:r>
              <w:r w:rsidRPr="009B776E">
                <w:rPr>
                  <w:szCs w:val="22"/>
                </w:rPr>
                <w:t>G_S3_2_D_C12</w:t>
              </w:r>
            </w:ins>
          </w:p>
        </w:tc>
        <w:tc>
          <w:tcPr>
            <w:tcW w:w="500" w:type="pct"/>
          </w:tcPr>
          <w:p w14:paraId="17CCFC3B" w14:textId="3A5CC316" w:rsidR="005A5AB2" w:rsidRPr="009B776E" w:rsidRDefault="005A5AB2" w:rsidP="005A5AB2">
            <w:pPr>
              <w:pStyle w:val="GOSTTablenorm"/>
            </w:pPr>
            <w:ins w:id="2586" w:author="Куклина Ю.В." w:date="2024-04-01T11:41:00Z">
              <w:r w:rsidRPr="009B776E">
                <w:rPr>
                  <w:szCs w:val="22"/>
                </w:rPr>
                <w:t>Сумма</w:t>
              </w:r>
            </w:ins>
          </w:p>
        </w:tc>
        <w:tc>
          <w:tcPr>
            <w:tcW w:w="300" w:type="pct"/>
          </w:tcPr>
          <w:p w14:paraId="2DF52DEA" w14:textId="13B4EED3" w:rsidR="005A5AB2" w:rsidRPr="009B776E" w:rsidRDefault="005A5AB2" w:rsidP="005A5AB2">
            <w:pPr>
              <w:pStyle w:val="GOSTTablenorm"/>
            </w:pPr>
            <w:ins w:id="2587" w:author="Куклина Ю.В." w:date="2024-04-01T11:41:00Z">
              <w:r w:rsidRPr="009B776E">
                <w:rPr>
                  <w:szCs w:val="22"/>
                </w:rPr>
                <w:t>Да</w:t>
              </w:r>
            </w:ins>
          </w:p>
        </w:tc>
        <w:tc>
          <w:tcPr>
            <w:tcW w:w="315" w:type="pct"/>
          </w:tcPr>
          <w:p w14:paraId="31EF329D" w14:textId="333909B3" w:rsidR="005A5AB2" w:rsidRPr="009B776E" w:rsidRDefault="005A5AB2" w:rsidP="005A5AB2">
            <w:pPr>
              <w:pStyle w:val="GOSTTablenorm"/>
            </w:pPr>
          </w:p>
        </w:tc>
        <w:tc>
          <w:tcPr>
            <w:tcW w:w="2035" w:type="pct"/>
          </w:tcPr>
          <w:p w14:paraId="40758B40" w14:textId="1F3AC13D" w:rsidR="005A5AB2" w:rsidRPr="009B776E" w:rsidRDefault="005A5AB2" w:rsidP="005A5AB2">
            <w:pPr>
              <w:pStyle w:val="GOSTTablenorm"/>
            </w:pPr>
            <w:ins w:id="2588" w:author="Куклина Ю.В." w:date="2024-04-01T11:41:00Z">
              <w:r w:rsidRPr="009B776E">
                <w:t xml:space="preserve">Сумма бюджетного обязательства на первый год планового периода в единицах валюты, указанной в параметре </w:t>
              </w:r>
              <w:r w:rsidRPr="009B776E">
                <w:rPr>
                  <w:szCs w:val="22"/>
                </w:rPr>
                <w:t>G_S3_1_D_C8</w:t>
              </w:r>
              <w:r w:rsidRPr="009B776E">
                <w:t>, с точностью 2 знака после запятой</w:t>
              </w:r>
            </w:ins>
          </w:p>
        </w:tc>
      </w:tr>
      <w:tr w:rsidR="005A5AB2" w:rsidRPr="009B776E" w14:paraId="18842F39" w14:textId="77777777" w:rsidTr="004212C7">
        <w:tc>
          <w:tcPr>
            <w:tcW w:w="1100" w:type="pct"/>
          </w:tcPr>
          <w:p w14:paraId="1387E049" w14:textId="2C13F78F" w:rsidR="005A5AB2" w:rsidRPr="009B776E" w:rsidRDefault="005A5AB2" w:rsidP="005A5AB2">
            <w:pPr>
              <w:pStyle w:val="GOSTTablenorm"/>
            </w:pPr>
            <w:ins w:id="2589" w:author="Куклина Ю.В." w:date="2024-04-01T11:41:00Z">
              <w:r w:rsidRPr="009B776E">
                <w:t>Сумма БО на первый год планового периода в рублях</w:t>
              </w:r>
            </w:ins>
          </w:p>
        </w:tc>
        <w:tc>
          <w:tcPr>
            <w:tcW w:w="750" w:type="pct"/>
          </w:tcPr>
          <w:p w14:paraId="5EB3FD7A" w14:textId="536334CF" w:rsidR="005A5AB2" w:rsidRPr="009B776E" w:rsidRDefault="005A5AB2" w:rsidP="005A5AB2">
            <w:pPr>
              <w:pStyle w:val="GOSTTablenorm"/>
            </w:pPr>
            <w:ins w:id="2590" w:author="Куклина Ю.В." w:date="2024-04-01T11:41:00Z">
              <w:r w:rsidRPr="009B776E">
                <w:rPr>
                  <w:b/>
                  <w:szCs w:val="22"/>
                  <w:lang w:val="en-US"/>
                </w:rPr>
                <w:t>R_728_G_S3</w:t>
              </w:r>
            </w:ins>
            <w:ins w:id="2591" w:author="Куклина Ю.В." w:date="2024-10-25T18:53:00Z">
              <w:r w:rsidRPr="009B776E">
                <w:rPr>
                  <w:b/>
                  <w:szCs w:val="22"/>
                </w:rPr>
                <w:t>_2</w:t>
              </w:r>
            </w:ins>
            <w:ins w:id="2592" w:author="Куклина Ю.В." w:date="2024-04-01T11:41:00Z">
              <w:r w:rsidRPr="009B776E">
                <w:rPr>
                  <w:b/>
                  <w:lang w:val="en-US"/>
                </w:rPr>
                <w:t>:</w:t>
              </w:r>
              <w:r w:rsidRPr="009B776E">
                <w:rPr>
                  <w:szCs w:val="22"/>
                </w:rPr>
                <w:t>G_S3_2_D_C13</w:t>
              </w:r>
            </w:ins>
          </w:p>
        </w:tc>
        <w:tc>
          <w:tcPr>
            <w:tcW w:w="500" w:type="pct"/>
          </w:tcPr>
          <w:p w14:paraId="3A100A90" w14:textId="2E731997" w:rsidR="005A5AB2" w:rsidRPr="009B776E" w:rsidRDefault="005A5AB2" w:rsidP="005A5AB2">
            <w:pPr>
              <w:pStyle w:val="GOSTTablenorm"/>
            </w:pPr>
            <w:ins w:id="2593" w:author="Куклина Ю.В." w:date="2024-04-01T11:41:00Z">
              <w:r w:rsidRPr="009B776E">
                <w:rPr>
                  <w:szCs w:val="22"/>
                </w:rPr>
                <w:t>Сумма</w:t>
              </w:r>
            </w:ins>
          </w:p>
        </w:tc>
        <w:tc>
          <w:tcPr>
            <w:tcW w:w="300" w:type="pct"/>
          </w:tcPr>
          <w:p w14:paraId="1471F69B" w14:textId="10A992B2" w:rsidR="005A5AB2" w:rsidRPr="009B776E" w:rsidRDefault="005A5AB2" w:rsidP="005A5AB2">
            <w:pPr>
              <w:pStyle w:val="GOSTTablenorm"/>
            </w:pPr>
            <w:ins w:id="2594" w:author="Куклина Ю.В." w:date="2024-04-01T11:41:00Z">
              <w:r w:rsidRPr="009B776E">
                <w:rPr>
                  <w:szCs w:val="22"/>
                </w:rPr>
                <w:t>Да</w:t>
              </w:r>
            </w:ins>
          </w:p>
        </w:tc>
        <w:tc>
          <w:tcPr>
            <w:tcW w:w="315" w:type="pct"/>
          </w:tcPr>
          <w:p w14:paraId="730E45F0" w14:textId="2E35D4A5" w:rsidR="005A5AB2" w:rsidRPr="009B776E" w:rsidRDefault="005A5AB2" w:rsidP="005A5AB2">
            <w:pPr>
              <w:pStyle w:val="GOSTTablenorm"/>
            </w:pPr>
          </w:p>
        </w:tc>
        <w:tc>
          <w:tcPr>
            <w:tcW w:w="2035" w:type="pct"/>
          </w:tcPr>
          <w:p w14:paraId="059DF9C8" w14:textId="546D6C29" w:rsidR="005A5AB2" w:rsidRPr="009B776E" w:rsidRDefault="005A5AB2" w:rsidP="005A5AB2">
            <w:pPr>
              <w:pStyle w:val="GOSTTablenorm"/>
            </w:pPr>
            <w:ins w:id="2595" w:author="Куклина Ю.В." w:date="2024-04-01T11:41:00Z">
              <w:r w:rsidRPr="009B776E">
                <w:t>Сумма бюджетного обязательства на первый год планового периода в рублевом эквиваленте с точностью 2 знака после запятой</w:t>
              </w:r>
            </w:ins>
          </w:p>
        </w:tc>
      </w:tr>
      <w:tr w:rsidR="005A5AB2" w:rsidRPr="009B776E" w14:paraId="4A9D2036" w14:textId="77777777" w:rsidTr="004212C7">
        <w:tc>
          <w:tcPr>
            <w:tcW w:w="1100" w:type="pct"/>
          </w:tcPr>
          <w:p w14:paraId="59299E72" w14:textId="04DB5543" w:rsidR="005A5AB2" w:rsidRPr="009B776E" w:rsidRDefault="005A5AB2" w:rsidP="005A5AB2">
            <w:pPr>
              <w:pStyle w:val="GOSTTablenorm"/>
            </w:pPr>
            <w:ins w:id="2596" w:author="Куклина Ю.В." w:date="2024-04-01T11:41:00Z">
              <w:r w:rsidRPr="009B776E">
                <w:t>Сумма БО на второй год планового периода в валюте обязательства</w:t>
              </w:r>
            </w:ins>
          </w:p>
        </w:tc>
        <w:tc>
          <w:tcPr>
            <w:tcW w:w="750" w:type="pct"/>
          </w:tcPr>
          <w:p w14:paraId="2CB06E0E" w14:textId="7BC9ECE4" w:rsidR="005A5AB2" w:rsidRPr="009B776E" w:rsidRDefault="005A5AB2" w:rsidP="005A5AB2">
            <w:pPr>
              <w:pStyle w:val="GOSTTablenorm"/>
            </w:pPr>
            <w:ins w:id="2597" w:author="Куклина Ю.В." w:date="2024-04-01T11:41:00Z">
              <w:r w:rsidRPr="009B776E">
                <w:rPr>
                  <w:b/>
                  <w:szCs w:val="22"/>
                  <w:lang w:val="en-US"/>
                </w:rPr>
                <w:t>R_728_G_S3</w:t>
              </w:r>
            </w:ins>
            <w:ins w:id="2598" w:author="Куклина Ю.В." w:date="2024-10-25T18:53:00Z">
              <w:r w:rsidRPr="009B776E">
                <w:rPr>
                  <w:b/>
                  <w:szCs w:val="22"/>
                </w:rPr>
                <w:t>_2</w:t>
              </w:r>
            </w:ins>
            <w:ins w:id="2599" w:author="Куклина Ю.В." w:date="2024-04-01T11:41:00Z">
              <w:r w:rsidRPr="009B776E">
                <w:rPr>
                  <w:b/>
                  <w:lang w:val="en-US"/>
                </w:rPr>
                <w:t>:</w:t>
              </w:r>
              <w:r w:rsidRPr="009B776E">
                <w:rPr>
                  <w:szCs w:val="22"/>
                </w:rPr>
                <w:t>G_S3_2_D_C14</w:t>
              </w:r>
            </w:ins>
          </w:p>
        </w:tc>
        <w:tc>
          <w:tcPr>
            <w:tcW w:w="500" w:type="pct"/>
          </w:tcPr>
          <w:p w14:paraId="077AE57B" w14:textId="7BF4E3C6" w:rsidR="005A5AB2" w:rsidRPr="009B776E" w:rsidRDefault="005A5AB2" w:rsidP="005A5AB2">
            <w:pPr>
              <w:pStyle w:val="GOSTTablenorm"/>
            </w:pPr>
            <w:ins w:id="2600" w:author="Куклина Ю.В." w:date="2024-04-01T11:41:00Z">
              <w:r w:rsidRPr="009B776E">
                <w:rPr>
                  <w:szCs w:val="22"/>
                </w:rPr>
                <w:t>Сумма</w:t>
              </w:r>
            </w:ins>
          </w:p>
        </w:tc>
        <w:tc>
          <w:tcPr>
            <w:tcW w:w="300" w:type="pct"/>
          </w:tcPr>
          <w:p w14:paraId="10C263B9" w14:textId="7CD3291F" w:rsidR="005A5AB2" w:rsidRPr="009B776E" w:rsidRDefault="005A5AB2" w:rsidP="005A5AB2">
            <w:pPr>
              <w:pStyle w:val="GOSTTablenorm"/>
            </w:pPr>
            <w:ins w:id="2601" w:author="Куклина Ю.В." w:date="2024-04-01T11:41:00Z">
              <w:r w:rsidRPr="009B776E">
                <w:rPr>
                  <w:szCs w:val="22"/>
                </w:rPr>
                <w:t>Да</w:t>
              </w:r>
            </w:ins>
          </w:p>
        </w:tc>
        <w:tc>
          <w:tcPr>
            <w:tcW w:w="315" w:type="pct"/>
          </w:tcPr>
          <w:p w14:paraId="0C7860FD" w14:textId="622B95C1" w:rsidR="005A5AB2" w:rsidRPr="009B776E" w:rsidRDefault="005A5AB2" w:rsidP="005A5AB2">
            <w:pPr>
              <w:pStyle w:val="GOSTTablenorm"/>
            </w:pPr>
          </w:p>
        </w:tc>
        <w:tc>
          <w:tcPr>
            <w:tcW w:w="2035" w:type="pct"/>
          </w:tcPr>
          <w:p w14:paraId="012D86E8" w14:textId="4BDD96C0" w:rsidR="005A5AB2" w:rsidRPr="009B776E" w:rsidRDefault="005A5AB2" w:rsidP="005A5AB2">
            <w:pPr>
              <w:pStyle w:val="GOSTTablenorm"/>
            </w:pPr>
            <w:ins w:id="2602" w:author="Куклина Ю.В." w:date="2024-04-01T11:41:00Z">
              <w:r w:rsidRPr="009B776E">
                <w:t xml:space="preserve">Сумма бюджетного обязательства на второй год планового периода в единицах валюты, указанной в параметре </w:t>
              </w:r>
              <w:r w:rsidRPr="009B776E">
                <w:rPr>
                  <w:szCs w:val="22"/>
                </w:rPr>
                <w:t>G_S3_1_D_C8</w:t>
              </w:r>
              <w:r w:rsidRPr="009B776E">
                <w:t>, с точностью 2 знака после запятой</w:t>
              </w:r>
            </w:ins>
          </w:p>
        </w:tc>
      </w:tr>
      <w:tr w:rsidR="005A5AB2" w:rsidRPr="009B776E" w14:paraId="0BAF168A" w14:textId="77777777" w:rsidTr="004212C7">
        <w:tc>
          <w:tcPr>
            <w:tcW w:w="1100" w:type="pct"/>
          </w:tcPr>
          <w:p w14:paraId="60D5D16B" w14:textId="0EED33C5" w:rsidR="005A5AB2" w:rsidRPr="009B776E" w:rsidRDefault="005A5AB2" w:rsidP="005A5AB2">
            <w:pPr>
              <w:pStyle w:val="GOSTTablenorm"/>
            </w:pPr>
            <w:ins w:id="2603" w:author="Куклина Ю.В." w:date="2024-04-01T11:41:00Z">
              <w:r w:rsidRPr="009B776E">
                <w:t>Сумма БО на второй год планового периода в рублях</w:t>
              </w:r>
            </w:ins>
          </w:p>
        </w:tc>
        <w:tc>
          <w:tcPr>
            <w:tcW w:w="750" w:type="pct"/>
          </w:tcPr>
          <w:p w14:paraId="05CFDE1A" w14:textId="08FCB190" w:rsidR="005A5AB2" w:rsidRPr="009B776E" w:rsidRDefault="005A5AB2" w:rsidP="005A5AB2">
            <w:pPr>
              <w:pStyle w:val="GOSTTablenorm"/>
            </w:pPr>
            <w:ins w:id="2604" w:author="Куклина Ю.В." w:date="2024-04-01T11:41:00Z">
              <w:r w:rsidRPr="009B776E">
                <w:rPr>
                  <w:b/>
                  <w:szCs w:val="22"/>
                  <w:lang w:val="en-US"/>
                </w:rPr>
                <w:t>R_728_G_S3</w:t>
              </w:r>
            </w:ins>
            <w:ins w:id="2605" w:author="Куклина Ю.В." w:date="2024-10-25T18:53:00Z">
              <w:r w:rsidRPr="009B776E">
                <w:rPr>
                  <w:b/>
                  <w:szCs w:val="22"/>
                </w:rPr>
                <w:t>_2</w:t>
              </w:r>
            </w:ins>
            <w:ins w:id="2606" w:author="Куклина Ю.В." w:date="2024-04-01T11:41:00Z">
              <w:r w:rsidRPr="009B776E">
                <w:rPr>
                  <w:b/>
                  <w:lang w:val="en-US"/>
                </w:rPr>
                <w:t>:</w:t>
              </w:r>
              <w:r w:rsidRPr="009B776E">
                <w:rPr>
                  <w:szCs w:val="22"/>
                </w:rPr>
                <w:t>G_S3_2_D_C15</w:t>
              </w:r>
            </w:ins>
          </w:p>
        </w:tc>
        <w:tc>
          <w:tcPr>
            <w:tcW w:w="500" w:type="pct"/>
          </w:tcPr>
          <w:p w14:paraId="128831F6" w14:textId="24ECB312" w:rsidR="005A5AB2" w:rsidRPr="009B776E" w:rsidRDefault="005A5AB2" w:rsidP="005A5AB2">
            <w:pPr>
              <w:pStyle w:val="GOSTTablenorm"/>
            </w:pPr>
            <w:ins w:id="2607" w:author="Куклина Ю.В." w:date="2024-04-01T11:41:00Z">
              <w:r w:rsidRPr="009B776E">
                <w:rPr>
                  <w:szCs w:val="22"/>
                </w:rPr>
                <w:t>Сумма</w:t>
              </w:r>
            </w:ins>
          </w:p>
        </w:tc>
        <w:tc>
          <w:tcPr>
            <w:tcW w:w="300" w:type="pct"/>
          </w:tcPr>
          <w:p w14:paraId="0DF16BC8" w14:textId="279E8392" w:rsidR="005A5AB2" w:rsidRPr="009B776E" w:rsidRDefault="005A5AB2" w:rsidP="005A5AB2">
            <w:pPr>
              <w:pStyle w:val="GOSTTablenorm"/>
            </w:pPr>
            <w:ins w:id="2608" w:author="Куклина Ю.В." w:date="2024-04-01T11:41:00Z">
              <w:r w:rsidRPr="009B776E">
                <w:rPr>
                  <w:szCs w:val="22"/>
                </w:rPr>
                <w:t>Да</w:t>
              </w:r>
            </w:ins>
          </w:p>
        </w:tc>
        <w:tc>
          <w:tcPr>
            <w:tcW w:w="315" w:type="pct"/>
          </w:tcPr>
          <w:p w14:paraId="01C0A117" w14:textId="3D1D08D2" w:rsidR="005A5AB2" w:rsidRPr="009B776E" w:rsidRDefault="005A5AB2" w:rsidP="005A5AB2">
            <w:pPr>
              <w:pStyle w:val="GOSTTablenorm"/>
            </w:pPr>
          </w:p>
        </w:tc>
        <w:tc>
          <w:tcPr>
            <w:tcW w:w="2035" w:type="pct"/>
          </w:tcPr>
          <w:p w14:paraId="55F0A321" w14:textId="072A3D34" w:rsidR="005A5AB2" w:rsidRPr="009B776E" w:rsidRDefault="005A5AB2" w:rsidP="005A5AB2">
            <w:pPr>
              <w:pStyle w:val="GOSTTablenorm"/>
            </w:pPr>
            <w:ins w:id="2609" w:author="Куклина Ю.В." w:date="2024-04-01T11:41:00Z">
              <w:r w:rsidRPr="009B776E">
                <w:t>Сумма бюджетного обязательства на второй год планового периода в рублевом эквиваленте с точностью 2 знака после запятой</w:t>
              </w:r>
            </w:ins>
          </w:p>
        </w:tc>
      </w:tr>
      <w:tr w:rsidR="005A5AB2" w:rsidRPr="009B776E" w14:paraId="440313C8" w14:textId="77777777" w:rsidTr="004212C7">
        <w:tc>
          <w:tcPr>
            <w:tcW w:w="1100" w:type="pct"/>
          </w:tcPr>
          <w:p w14:paraId="68F18AF2" w14:textId="7A7A9A1A" w:rsidR="005A5AB2" w:rsidRPr="009B776E" w:rsidRDefault="005A5AB2" w:rsidP="005A5AB2">
            <w:pPr>
              <w:pStyle w:val="GOSTTablenorm"/>
            </w:pPr>
            <w:ins w:id="2610" w:author="Куклина Ю.В." w:date="2024-04-01T11:41:00Z">
              <w:r w:rsidRPr="009B776E">
                <w:t>Сумма БО на третий год планового периода в валюте обязательства</w:t>
              </w:r>
            </w:ins>
          </w:p>
        </w:tc>
        <w:tc>
          <w:tcPr>
            <w:tcW w:w="750" w:type="pct"/>
          </w:tcPr>
          <w:p w14:paraId="156C606D" w14:textId="462F1F65" w:rsidR="005A5AB2" w:rsidRPr="009B776E" w:rsidRDefault="005A5AB2" w:rsidP="005A5AB2">
            <w:pPr>
              <w:pStyle w:val="GOSTTablenorm"/>
            </w:pPr>
            <w:ins w:id="2611" w:author="Куклина Ю.В." w:date="2024-04-01T11:41:00Z">
              <w:r w:rsidRPr="009B776E">
                <w:rPr>
                  <w:b/>
                  <w:szCs w:val="22"/>
                  <w:lang w:val="en-US"/>
                </w:rPr>
                <w:t>R_728_G_S3</w:t>
              </w:r>
            </w:ins>
            <w:ins w:id="2612" w:author="Куклина Ю.В." w:date="2024-10-25T18:53:00Z">
              <w:r w:rsidRPr="009B776E">
                <w:rPr>
                  <w:b/>
                  <w:szCs w:val="22"/>
                </w:rPr>
                <w:t>_2</w:t>
              </w:r>
            </w:ins>
            <w:ins w:id="2613" w:author="Куклина Ю.В." w:date="2024-04-01T11:41:00Z">
              <w:r w:rsidRPr="009B776E">
                <w:rPr>
                  <w:b/>
                  <w:lang w:val="en-US"/>
                </w:rPr>
                <w:t>:</w:t>
              </w:r>
              <w:r w:rsidRPr="009B776E">
                <w:rPr>
                  <w:szCs w:val="22"/>
                </w:rPr>
                <w:t>G_S3_2_D_C16</w:t>
              </w:r>
            </w:ins>
          </w:p>
        </w:tc>
        <w:tc>
          <w:tcPr>
            <w:tcW w:w="500" w:type="pct"/>
          </w:tcPr>
          <w:p w14:paraId="79BBE865" w14:textId="0425251C" w:rsidR="005A5AB2" w:rsidRPr="009B776E" w:rsidRDefault="005A5AB2" w:rsidP="005A5AB2">
            <w:pPr>
              <w:pStyle w:val="GOSTTablenorm"/>
            </w:pPr>
            <w:ins w:id="2614" w:author="Куклина Ю.В." w:date="2024-04-01T11:41:00Z">
              <w:r w:rsidRPr="009B776E">
                <w:rPr>
                  <w:szCs w:val="22"/>
                </w:rPr>
                <w:t>Сумма</w:t>
              </w:r>
            </w:ins>
          </w:p>
        </w:tc>
        <w:tc>
          <w:tcPr>
            <w:tcW w:w="300" w:type="pct"/>
          </w:tcPr>
          <w:p w14:paraId="38CF70BD" w14:textId="200D5C6B" w:rsidR="005A5AB2" w:rsidRPr="009B776E" w:rsidRDefault="005A5AB2" w:rsidP="005A5AB2">
            <w:pPr>
              <w:pStyle w:val="GOSTTablenorm"/>
            </w:pPr>
            <w:ins w:id="2615" w:author="Куклина Ю.В." w:date="2024-04-01T11:41:00Z">
              <w:r w:rsidRPr="009B776E">
                <w:rPr>
                  <w:szCs w:val="22"/>
                </w:rPr>
                <w:t>Да</w:t>
              </w:r>
            </w:ins>
          </w:p>
        </w:tc>
        <w:tc>
          <w:tcPr>
            <w:tcW w:w="315" w:type="pct"/>
          </w:tcPr>
          <w:p w14:paraId="0924DADB" w14:textId="12554AB1" w:rsidR="005A5AB2" w:rsidRPr="009B776E" w:rsidRDefault="005A5AB2" w:rsidP="005A5AB2">
            <w:pPr>
              <w:pStyle w:val="GOSTTablenorm"/>
            </w:pPr>
          </w:p>
        </w:tc>
        <w:tc>
          <w:tcPr>
            <w:tcW w:w="2035" w:type="pct"/>
          </w:tcPr>
          <w:p w14:paraId="65ECAF04" w14:textId="3B9F4605" w:rsidR="005A5AB2" w:rsidRPr="009B776E" w:rsidRDefault="005A5AB2" w:rsidP="005A5AB2">
            <w:pPr>
              <w:pStyle w:val="GOSTTablenorm"/>
            </w:pPr>
            <w:ins w:id="2616" w:author="Куклина Ю.В." w:date="2024-04-01T11:41:00Z">
              <w:r w:rsidRPr="009B776E">
                <w:t xml:space="preserve">Сумма бюджетного обязательства на третий год планового периода в единицах валюты, указанной в параметре </w:t>
              </w:r>
              <w:r w:rsidRPr="009B776E">
                <w:rPr>
                  <w:szCs w:val="22"/>
                </w:rPr>
                <w:t>G_S3_1_D_C8</w:t>
              </w:r>
              <w:r w:rsidRPr="009B776E">
                <w:t>, с точностью 2 знака после запятой</w:t>
              </w:r>
            </w:ins>
          </w:p>
        </w:tc>
      </w:tr>
      <w:tr w:rsidR="005A5AB2" w:rsidRPr="009B776E" w14:paraId="73013716" w14:textId="77777777" w:rsidTr="004212C7">
        <w:tc>
          <w:tcPr>
            <w:tcW w:w="1100" w:type="pct"/>
          </w:tcPr>
          <w:p w14:paraId="4466196A" w14:textId="684DFCCA" w:rsidR="005A5AB2" w:rsidRPr="009B776E" w:rsidRDefault="005A5AB2" w:rsidP="005A5AB2">
            <w:pPr>
              <w:pStyle w:val="GOSTTablenorm"/>
            </w:pPr>
            <w:ins w:id="2617" w:author="Куклина Ю.В." w:date="2024-04-01T11:41:00Z">
              <w:r w:rsidRPr="009B776E">
                <w:lastRenderedPageBreak/>
                <w:t>Сумма БО на третий год планового периода в рублях</w:t>
              </w:r>
            </w:ins>
          </w:p>
        </w:tc>
        <w:tc>
          <w:tcPr>
            <w:tcW w:w="750" w:type="pct"/>
          </w:tcPr>
          <w:p w14:paraId="1BE9D16D" w14:textId="5DF07A68" w:rsidR="005A5AB2" w:rsidRPr="009B776E" w:rsidRDefault="005A5AB2" w:rsidP="005A5AB2">
            <w:pPr>
              <w:pStyle w:val="GOSTTablenorm"/>
            </w:pPr>
            <w:ins w:id="2618" w:author="Куклина Ю.В." w:date="2024-04-01T11:41:00Z">
              <w:r w:rsidRPr="009B776E">
                <w:rPr>
                  <w:b/>
                  <w:szCs w:val="22"/>
                  <w:lang w:val="en-US"/>
                </w:rPr>
                <w:t>R_728_G_S3</w:t>
              </w:r>
            </w:ins>
            <w:ins w:id="2619" w:author="Куклина Ю.В." w:date="2024-10-25T18:53:00Z">
              <w:r w:rsidRPr="009B776E">
                <w:rPr>
                  <w:b/>
                  <w:szCs w:val="22"/>
                </w:rPr>
                <w:t>_2</w:t>
              </w:r>
            </w:ins>
            <w:ins w:id="2620" w:author="Куклина Ю.В." w:date="2024-04-01T11:41:00Z">
              <w:r w:rsidRPr="009B776E">
                <w:rPr>
                  <w:b/>
                  <w:lang w:val="en-US"/>
                </w:rPr>
                <w:t>:</w:t>
              </w:r>
              <w:r w:rsidRPr="009B776E">
                <w:rPr>
                  <w:szCs w:val="22"/>
                </w:rPr>
                <w:t>G_S3_2_D_C17</w:t>
              </w:r>
            </w:ins>
          </w:p>
        </w:tc>
        <w:tc>
          <w:tcPr>
            <w:tcW w:w="500" w:type="pct"/>
          </w:tcPr>
          <w:p w14:paraId="7413F4DF" w14:textId="5F359DA2" w:rsidR="005A5AB2" w:rsidRPr="009B776E" w:rsidRDefault="005A5AB2" w:rsidP="005A5AB2">
            <w:pPr>
              <w:pStyle w:val="GOSTTablenorm"/>
            </w:pPr>
            <w:ins w:id="2621" w:author="Куклина Ю.В." w:date="2024-04-01T11:41:00Z">
              <w:r w:rsidRPr="009B776E">
                <w:rPr>
                  <w:szCs w:val="22"/>
                </w:rPr>
                <w:t>Сумма</w:t>
              </w:r>
            </w:ins>
          </w:p>
        </w:tc>
        <w:tc>
          <w:tcPr>
            <w:tcW w:w="300" w:type="pct"/>
          </w:tcPr>
          <w:p w14:paraId="3CA60AA5" w14:textId="26ED347B" w:rsidR="005A5AB2" w:rsidRPr="009B776E" w:rsidRDefault="005A5AB2" w:rsidP="005A5AB2">
            <w:pPr>
              <w:pStyle w:val="GOSTTablenorm"/>
            </w:pPr>
            <w:ins w:id="2622" w:author="Куклина Ю.В." w:date="2024-04-01T11:41:00Z">
              <w:r w:rsidRPr="009B776E">
                <w:rPr>
                  <w:szCs w:val="22"/>
                </w:rPr>
                <w:t>Да</w:t>
              </w:r>
            </w:ins>
          </w:p>
        </w:tc>
        <w:tc>
          <w:tcPr>
            <w:tcW w:w="315" w:type="pct"/>
          </w:tcPr>
          <w:p w14:paraId="48F32AB1" w14:textId="3A05FA04" w:rsidR="005A5AB2" w:rsidRPr="009B776E" w:rsidRDefault="005A5AB2" w:rsidP="005A5AB2">
            <w:pPr>
              <w:pStyle w:val="GOSTTablenorm"/>
            </w:pPr>
          </w:p>
        </w:tc>
        <w:tc>
          <w:tcPr>
            <w:tcW w:w="2035" w:type="pct"/>
          </w:tcPr>
          <w:p w14:paraId="33B99E78" w14:textId="75032A59" w:rsidR="005A5AB2" w:rsidRPr="009B776E" w:rsidRDefault="005A5AB2" w:rsidP="005A5AB2">
            <w:pPr>
              <w:pStyle w:val="GOSTTablenorm"/>
            </w:pPr>
            <w:ins w:id="2623" w:author="Куклина Ю.В." w:date="2024-04-01T11:41:00Z">
              <w:r w:rsidRPr="009B776E">
                <w:t>Сумма бюджетного обязательства на третий год планового периода в рублевом эквиваленте с точностью 2 знака после запятой</w:t>
              </w:r>
            </w:ins>
          </w:p>
        </w:tc>
      </w:tr>
      <w:tr w:rsidR="005A5AB2" w:rsidRPr="009B776E" w14:paraId="05013495" w14:textId="77777777" w:rsidTr="004212C7">
        <w:tc>
          <w:tcPr>
            <w:tcW w:w="1100" w:type="pct"/>
          </w:tcPr>
          <w:p w14:paraId="76C79CDD" w14:textId="157C861B" w:rsidR="005A5AB2" w:rsidRPr="009B776E" w:rsidRDefault="005A5AB2" w:rsidP="005A5AB2">
            <w:pPr>
              <w:pStyle w:val="GOSTTablenorm"/>
            </w:pPr>
            <w:ins w:id="2624" w:author="Куклина Ю.В." w:date="2024-04-01T11:41:00Z">
              <w:r w:rsidRPr="009B776E">
                <w:t>Сумма БО на последующие годы в валюте обязательства</w:t>
              </w:r>
            </w:ins>
          </w:p>
        </w:tc>
        <w:tc>
          <w:tcPr>
            <w:tcW w:w="750" w:type="pct"/>
          </w:tcPr>
          <w:p w14:paraId="62D9B4FB" w14:textId="165D67DC" w:rsidR="005A5AB2" w:rsidRPr="009B776E" w:rsidRDefault="005A5AB2" w:rsidP="005A5AB2">
            <w:pPr>
              <w:pStyle w:val="GOSTTablenorm"/>
            </w:pPr>
            <w:ins w:id="2625" w:author="Куклина Ю.В." w:date="2024-04-01T11:41:00Z">
              <w:r w:rsidRPr="009B776E">
                <w:rPr>
                  <w:b/>
                  <w:szCs w:val="22"/>
                  <w:lang w:val="en-US"/>
                </w:rPr>
                <w:t>R_728_G_S3</w:t>
              </w:r>
            </w:ins>
            <w:ins w:id="2626" w:author="Куклина Ю.В." w:date="2024-10-25T18:53:00Z">
              <w:r w:rsidRPr="009B776E">
                <w:rPr>
                  <w:b/>
                  <w:szCs w:val="22"/>
                </w:rPr>
                <w:t>_2</w:t>
              </w:r>
            </w:ins>
            <w:ins w:id="2627" w:author="Куклина Ю.В." w:date="2024-04-01T11:41:00Z">
              <w:r w:rsidRPr="009B776E">
                <w:rPr>
                  <w:b/>
                  <w:lang w:val="en-US"/>
                </w:rPr>
                <w:t>:</w:t>
              </w:r>
              <w:r w:rsidRPr="009B776E">
                <w:rPr>
                  <w:szCs w:val="22"/>
                </w:rPr>
                <w:t>G_S3_2_D_C18</w:t>
              </w:r>
            </w:ins>
          </w:p>
        </w:tc>
        <w:tc>
          <w:tcPr>
            <w:tcW w:w="500" w:type="pct"/>
          </w:tcPr>
          <w:p w14:paraId="5500F433" w14:textId="34D59435" w:rsidR="005A5AB2" w:rsidRPr="009B776E" w:rsidRDefault="005A5AB2" w:rsidP="005A5AB2">
            <w:pPr>
              <w:pStyle w:val="GOSTTablenorm"/>
            </w:pPr>
            <w:ins w:id="2628" w:author="Куклина Ю.В." w:date="2024-04-01T11:41:00Z">
              <w:r w:rsidRPr="009B776E">
                <w:rPr>
                  <w:szCs w:val="22"/>
                </w:rPr>
                <w:t>Сумма</w:t>
              </w:r>
            </w:ins>
          </w:p>
        </w:tc>
        <w:tc>
          <w:tcPr>
            <w:tcW w:w="300" w:type="pct"/>
          </w:tcPr>
          <w:p w14:paraId="20A51B66" w14:textId="00A3964A" w:rsidR="005A5AB2" w:rsidRPr="009B776E" w:rsidRDefault="005A5AB2" w:rsidP="005A5AB2">
            <w:pPr>
              <w:pStyle w:val="GOSTTablenorm"/>
            </w:pPr>
            <w:ins w:id="2629" w:author="Куклина Ю.В." w:date="2024-04-01T11:41:00Z">
              <w:r w:rsidRPr="009B776E">
                <w:rPr>
                  <w:szCs w:val="22"/>
                </w:rPr>
                <w:t>Да</w:t>
              </w:r>
            </w:ins>
          </w:p>
        </w:tc>
        <w:tc>
          <w:tcPr>
            <w:tcW w:w="315" w:type="pct"/>
          </w:tcPr>
          <w:p w14:paraId="7918EDD8" w14:textId="7066FD07" w:rsidR="005A5AB2" w:rsidRPr="009B776E" w:rsidRDefault="005A5AB2" w:rsidP="005A5AB2">
            <w:pPr>
              <w:pStyle w:val="GOSTTablenorm"/>
            </w:pPr>
          </w:p>
        </w:tc>
        <w:tc>
          <w:tcPr>
            <w:tcW w:w="2035" w:type="pct"/>
          </w:tcPr>
          <w:p w14:paraId="4C6976D9" w14:textId="1EC950FA" w:rsidR="005A5AB2" w:rsidRPr="009B776E" w:rsidRDefault="005A5AB2" w:rsidP="005A5AB2">
            <w:pPr>
              <w:pStyle w:val="GOSTTablenorm"/>
            </w:pPr>
            <w:ins w:id="2630" w:author="Куклина Ю.В." w:date="2024-04-01T11:41:00Z">
              <w:r w:rsidRPr="009B776E">
                <w:t xml:space="preserve">Сумма бюджетного обязательства на последующие годы в единицах валюты, указанной в параметре </w:t>
              </w:r>
              <w:r w:rsidRPr="009B776E">
                <w:rPr>
                  <w:szCs w:val="22"/>
                </w:rPr>
                <w:t>G_S3_1_D_C8</w:t>
              </w:r>
              <w:r w:rsidRPr="009B776E">
                <w:t>, с точностью 2 знака после запятой</w:t>
              </w:r>
            </w:ins>
          </w:p>
        </w:tc>
      </w:tr>
      <w:tr w:rsidR="005A5AB2" w:rsidRPr="009B776E" w14:paraId="203676A2" w14:textId="77777777" w:rsidTr="004212C7">
        <w:tc>
          <w:tcPr>
            <w:tcW w:w="1100" w:type="pct"/>
          </w:tcPr>
          <w:p w14:paraId="7126BBDB" w14:textId="2C345439" w:rsidR="005A5AB2" w:rsidRPr="009B776E" w:rsidRDefault="005A5AB2" w:rsidP="005A5AB2">
            <w:pPr>
              <w:pStyle w:val="GOSTTablenorm"/>
            </w:pPr>
            <w:ins w:id="2631" w:author="Куклина Ю.В." w:date="2024-04-01T11:41:00Z">
              <w:r w:rsidRPr="009B776E">
                <w:t>Сумма БО на последующие годы в рублях</w:t>
              </w:r>
            </w:ins>
          </w:p>
        </w:tc>
        <w:tc>
          <w:tcPr>
            <w:tcW w:w="750" w:type="pct"/>
          </w:tcPr>
          <w:p w14:paraId="7601BC0A" w14:textId="0491D04D" w:rsidR="005A5AB2" w:rsidRPr="009B776E" w:rsidRDefault="005A5AB2" w:rsidP="005A5AB2">
            <w:pPr>
              <w:pStyle w:val="GOSTTablenorm"/>
            </w:pPr>
            <w:ins w:id="2632" w:author="Куклина Ю.В." w:date="2024-04-01T11:41:00Z">
              <w:r w:rsidRPr="009B776E">
                <w:rPr>
                  <w:b/>
                  <w:szCs w:val="22"/>
                  <w:lang w:val="en-US"/>
                </w:rPr>
                <w:t>R_728_G_S3</w:t>
              </w:r>
            </w:ins>
            <w:ins w:id="2633" w:author="Куклина Ю.В." w:date="2024-10-25T18:53:00Z">
              <w:r w:rsidRPr="009B776E">
                <w:rPr>
                  <w:b/>
                  <w:szCs w:val="22"/>
                </w:rPr>
                <w:t>_2</w:t>
              </w:r>
            </w:ins>
            <w:ins w:id="2634" w:author="Куклина Ю.В." w:date="2024-04-01T11:41:00Z">
              <w:r w:rsidRPr="009B776E">
                <w:rPr>
                  <w:b/>
                  <w:lang w:val="en-US"/>
                </w:rPr>
                <w:t>:</w:t>
              </w:r>
              <w:r w:rsidRPr="009B776E">
                <w:rPr>
                  <w:szCs w:val="22"/>
                </w:rPr>
                <w:t>G_S3_2_D_C19</w:t>
              </w:r>
            </w:ins>
          </w:p>
        </w:tc>
        <w:tc>
          <w:tcPr>
            <w:tcW w:w="500" w:type="pct"/>
          </w:tcPr>
          <w:p w14:paraId="3B97B2A9" w14:textId="2178C8DE" w:rsidR="005A5AB2" w:rsidRPr="009B776E" w:rsidRDefault="005A5AB2" w:rsidP="005A5AB2">
            <w:pPr>
              <w:pStyle w:val="GOSTTablenorm"/>
            </w:pPr>
            <w:ins w:id="2635" w:author="Куклина Ю.В." w:date="2024-04-01T11:41:00Z">
              <w:r w:rsidRPr="009B776E">
                <w:rPr>
                  <w:szCs w:val="22"/>
                </w:rPr>
                <w:t>Сумма</w:t>
              </w:r>
            </w:ins>
          </w:p>
        </w:tc>
        <w:tc>
          <w:tcPr>
            <w:tcW w:w="300" w:type="pct"/>
          </w:tcPr>
          <w:p w14:paraId="45ADCDF1" w14:textId="31BEA392" w:rsidR="005A5AB2" w:rsidRPr="009B776E" w:rsidRDefault="005A5AB2" w:rsidP="005A5AB2">
            <w:pPr>
              <w:pStyle w:val="GOSTTablenorm"/>
            </w:pPr>
            <w:ins w:id="2636" w:author="Куклина Ю.В." w:date="2024-04-01T11:41:00Z">
              <w:r w:rsidRPr="009B776E">
                <w:rPr>
                  <w:szCs w:val="22"/>
                </w:rPr>
                <w:t>Да</w:t>
              </w:r>
            </w:ins>
          </w:p>
        </w:tc>
        <w:tc>
          <w:tcPr>
            <w:tcW w:w="315" w:type="pct"/>
          </w:tcPr>
          <w:p w14:paraId="37C27A82" w14:textId="1DE835DC" w:rsidR="005A5AB2" w:rsidRPr="009B776E" w:rsidRDefault="005A5AB2" w:rsidP="005A5AB2">
            <w:pPr>
              <w:pStyle w:val="GOSTTablenorm"/>
            </w:pPr>
          </w:p>
        </w:tc>
        <w:tc>
          <w:tcPr>
            <w:tcW w:w="2035" w:type="pct"/>
          </w:tcPr>
          <w:p w14:paraId="3AE28C8B" w14:textId="7995F758" w:rsidR="005A5AB2" w:rsidRPr="009B776E" w:rsidRDefault="005A5AB2" w:rsidP="005A5AB2">
            <w:pPr>
              <w:pStyle w:val="GOSTTablenorm"/>
            </w:pPr>
            <w:ins w:id="2637" w:author="Куклина Ю.В." w:date="2024-04-01T11:41:00Z">
              <w:r w:rsidRPr="009B776E">
                <w:t>Сумма бюджетного обязательства на последующие годы в рублевом эквиваленте с точностью 2 знака после запятой</w:t>
              </w:r>
            </w:ins>
          </w:p>
        </w:tc>
      </w:tr>
      <w:tr w:rsidR="005A5AB2" w:rsidRPr="009B776E" w14:paraId="3AA7C1B4" w14:textId="77777777" w:rsidTr="004212C7">
        <w:tc>
          <w:tcPr>
            <w:tcW w:w="1100" w:type="pct"/>
          </w:tcPr>
          <w:p w14:paraId="0798B2B3" w14:textId="5B9CB4A9" w:rsidR="005A5AB2" w:rsidRPr="009B776E" w:rsidRDefault="005A5AB2" w:rsidP="005A5AB2">
            <w:pPr>
              <w:pStyle w:val="GOSTTablenorm"/>
            </w:pPr>
            <w:ins w:id="2638" w:author="Куклина Ю.В." w:date="2024-04-01T11:43:00Z">
              <w:r w:rsidRPr="009B776E">
                <w:rPr>
                  <w:b/>
                  <w:szCs w:val="22"/>
                </w:rPr>
                <w:t>Строки документа по разделу 4 «</w:t>
              </w:r>
              <w:r w:rsidRPr="009B776E">
                <w:rPr>
                  <w:b/>
                </w:rPr>
                <w:t>Денежные обязательства»</w:t>
              </w:r>
            </w:ins>
          </w:p>
        </w:tc>
        <w:tc>
          <w:tcPr>
            <w:tcW w:w="750" w:type="pct"/>
          </w:tcPr>
          <w:p w14:paraId="080C2112" w14:textId="25CBAE3C" w:rsidR="005A5AB2" w:rsidRPr="009B776E" w:rsidRDefault="005A5AB2" w:rsidP="005A5AB2">
            <w:pPr>
              <w:pStyle w:val="GOSTTablenorm"/>
            </w:pPr>
            <w:ins w:id="2639" w:author="Куклина Ю.В." w:date="2024-04-01T11:43:00Z">
              <w:r w:rsidRPr="009B776E">
                <w:rPr>
                  <w:b/>
                  <w:szCs w:val="22"/>
                </w:rPr>
                <w:t>R_728_G_S4</w:t>
              </w:r>
            </w:ins>
          </w:p>
        </w:tc>
        <w:tc>
          <w:tcPr>
            <w:tcW w:w="500" w:type="pct"/>
          </w:tcPr>
          <w:p w14:paraId="545D712D" w14:textId="11E7EA6C" w:rsidR="005A5AB2" w:rsidRPr="009B776E" w:rsidRDefault="005A5AB2" w:rsidP="005A5AB2">
            <w:pPr>
              <w:pStyle w:val="GOSTTablenorm"/>
            </w:pPr>
            <w:ins w:id="2640" w:author="Куклина Ю.В." w:date="2024-04-01T11:43:00Z">
              <w:r w:rsidRPr="009B776E">
                <w:rPr>
                  <w:szCs w:val="22"/>
                </w:rPr>
                <w:t>Массив</w:t>
              </w:r>
            </w:ins>
          </w:p>
        </w:tc>
        <w:tc>
          <w:tcPr>
            <w:tcW w:w="300" w:type="pct"/>
          </w:tcPr>
          <w:p w14:paraId="1FCBA9AF" w14:textId="0918F4AC" w:rsidR="005A5AB2" w:rsidRPr="009B776E" w:rsidRDefault="005A5AB2" w:rsidP="005A5AB2">
            <w:pPr>
              <w:pStyle w:val="GOSTTablenorm"/>
            </w:pPr>
            <w:ins w:id="2641" w:author="Куклина Ю.В." w:date="2024-04-01T11:43:00Z">
              <w:r w:rsidRPr="009B776E">
                <w:rPr>
                  <w:szCs w:val="22"/>
                </w:rPr>
                <w:t>Нет</w:t>
              </w:r>
            </w:ins>
          </w:p>
        </w:tc>
        <w:tc>
          <w:tcPr>
            <w:tcW w:w="315" w:type="pct"/>
          </w:tcPr>
          <w:p w14:paraId="63396C59" w14:textId="77777777" w:rsidR="005A5AB2" w:rsidRPr="009B776E" w:rsidRDefault="005A5AB2" w:rsidP="005A5AB2">
            <w:pPr>
              <w:pStyle w:val="GOSTTablenorm"/>
            </w:pPr>
          </w:p>
        </w:tc>
        <w:tc>
          <w:tcPr>
            <w:tcW w:w="2035" w:type="pct"/>
          </w:tcPr>
          <w:p w14:paraId="2CFE8101" w14:textId="56CD91B5" w:rsidR="005A5AB2" w:rsidRPr="009B776E" w:rsidRDefault="005A5AB2" w:rsidP="005A5AB2">
            <w:pPr>
              <w:pStyle w:val="GOSTTablenorm"/>
            </w:pPr>
            <w:ins w:id="2642" w:author="Куклина Ю.В." w:date="2024-04-01T11:43:00Z">
              <w:r w:rsidRPr="009B776E">
                <w:t>Может заполняться, если в параметре «Номер лицевого счета передающий» (TitlePart_RT_ACCOUNTNUM_SEND) или «Номер лицевого счета принимающий» (TitlePart_RT_ACCOUNTNUM_REC) указан л/с с кодом 03, 14</w:t>
              </w:r>
            </w:ins>
          </w:p>
        </w:tc>
      </w:tr>
      <w:tr w:rsidR="005A5AB2" w:rsidRPr="009B776E" w14:paraId="51DB8F7E" w14:textId="77777777" w:rsidTr="004212C7">
        <w:tc>
          <w:tcPr>
            <w:tcW w:w="1100" w:type="pct"/>
          </w:tcPr>
          <w:p w14:paraId="00A34B1B" w14:textId="6C7A9E71" w:rsidR="005A5AB2" w:rsidRPr="009B776E" w:rsidRDefault="005A5AB2" w:rsidP="005A5AB2">
            <w:pPr>
              <w:pStyle w:val="GOSTTablenorm"/>
            </w:pPr>
            <w:ins w:id="2643" w:author="Куклина Ю.В." w:date="2024-04-01T11:45:00Z">
              <w:r w:rsidRPr="009B776E">
                <w:t>Идентификатор строки</w:t>
              </w:r>
            </w:ins>
          </w:p>
        </w:tc>
        <w:tc>
          <w:tcPr>
            <w:tcW w:w="750" w:type="pct"/>
          </w:tcPr>
          <w:p w14:paraId="1384FB37" w14:textId="371D44C5" w:rsidR="005A5AB2" w:rsidRPr="009B776E" w:rsidRDefault="005A5AB2" w:rsidP="005A5AB2">
            <w:pPr>
              <w:pStyle w:val="GOSTTablenorm"/>
            </w:pPr>
            <w:ins w:id="2644" w:author="Куклина Ю.В." w:date="2024-04-01T11:45:00Z">
              <w:r w:rsidRPr="009B776E">
                <w:rPr>
                  <w:b/>
                  <w:szCs w:val="22"/>
                  <w:lang w:val="en-US"/>
                </w:rPr>
                <w:t>R_728_G_S</w:t>
              </w:r>
              <w:r w:rsidRPr="009B776E">
                <w:rPr>
                  <w:b/>
                  <w:szCs w:val="22"/>
                </w:rPr>
                <w:t>4</w:t>
              </w:r>
              <w:r w:rsidRPr="009B776E">
                <w:rPr>
                  <w:b/>
                </w:rPr>
                <w:t>:</w:t>
              </w:r>
              <w:r w:rsidRPr="009B776E">
                <w:rPr>
                  <w:lang w:val="en-US"/>
                </w:rPr>
                <w:t>id</w:t>
              </w:r>
            </w:ins>
          </w:p>
        </w:tc>
        <w:tc>
          <w:tcPr>
            <w:tcW w:w="500" w:type="pct"/>
          </w:tcPr>
          <w:p w14:paraId="6FA62D7E" w14:textId="78E40CCF" w:rsidR="005A5AB2" w:rsidRPr="009B776E" w:rsidRDefault="005A5AB2" w:rsidP="005A5AB2">
            <w:pPr>
              <w:pStyle w:val="GOSTTablenorm"/>
            </w:pPr>
            <w:ins w:id="2645" w:author="Куклина Ю.В." w:date="2024-04-01T11:45:00Z">
              <w:r w:rsidRPr="009B776E">
                <w:rPr>
                  <w:szCs w:val="22"/>
                </w:rPr>
                <w:t>Число</w:t>
              </w:r>
            </w:ins>
          </w:p>
        </w:tc>
        <w:tc>
          <w:tcPr>
            <w:tcW w:w="300" w:type="pct"/>
          </w:tcPr>
          <w:p w14:paraId="552C2F2C" w14:textId="5FCC59D5" w:rsidR="005A5AB2" w:rsidRPr="009B776E" w:rsidRDefault="005A5AB2" w:rsidP="005A5AB2">
            <w:pPr>
              <w:pStyle w:val="GOSTTablenorm"/>
            </w:pPr>
            <w:ins w:id="2646" w:author="Куклина Ю.В." w:date="2024-04-01T11:45:00Z">
              <w:r w:rsidRPr="009B776E">
                <w:rPr>
                  <w:szCs w:val="22"/>
                </w:rPr>
                <w:t>Да</w:t>
              </w:r>
            </w:ins>
          </w:p>
        </w:tc>
        <w:tc>
          <w:tcPr>
            <w:tcW w:w="315" w:type="pct"/>
          </w:tcPr>
          <w:p w14:paraId="1B1A9EE7" w14:textId="3D9F2B4D" w:rsidR="005A5AB2" w:rsidRPr="009B776E" w:rsidRDefault="005A5AB2" w:rsidP="005A5AB2">
            <w:pPr>
              <w:pStyle w:val="GOSTTablenorm"/>
            </w:pPr>
            <w:ins w:id="2647" w:author="Куклина Ю.В." w:date="2024-04-01T11:45:00Z">
              <w:r w:rsidRPr="009B776E">
                <w:rPr>
                  <w:szCs w:val="22"/>
                </w:rPr>
                <w:t>&lt;=20</w:t>
              </w:r>
            </w:ins>
          </w:p>
        </w:tc>
        <w:tc>
          <w:tcPr>
            <w:tcW w:w="2035" w:type="pct"/>
          </w:tcPr>
          <w:p w14:paraId="674EB751" w14:textId="1E4D0A88" w:rsidR="005A5AB2" w:rsidRPr="009B776E" w:rsidRDefault="005A5AB2" w:rsidP="005A5AB2">
            <w:pPr>
              <w:pStyle w:val="GOSTTablenorm"/>
            </w:pPr>
            <w:ins w:id="2648" w:author="Куклина Ю.В." w:date="2024-04-01T11:45:00Z">
              <w:r w:rsidRPr="009B776E">
                <w:t>Указывается технический идентификатор строки</w:t>
              </w:r>
            </w:ins>
          </w:p>
        </w:tc>
      </w:tr>
      <w:tr w:rsidR="005A5AB2" w:rsidRPr="009B776E" w14:paraId="2E1EF3B9" w14:textId="77777777" w:rsidTr="004212C7">
        <w:tc>
          <w:tcPr>
            <w:tcW w:w="1100" w:type="pct"/>
          </w:tcPr>
          <w:p w14:paraId="046B8C7C" w14:textId="44647D48" w:rsidR="005A5AB2" w:rsidRPr="009B776E" w:rsidRDefault="005A5AB2" w:rsidP="005A5AB2">
            <w:pPr>
              <w:pStyle w:val="GOSTTablenorm"/>
            </w:pPr>
            <w:ins w:id="2649" w:author="Куклина Ю.В." w:date="2024-04-01T11:45:00Z">
              <w:r w:rsidRPr="009B776E">
                <w:t>Номер ДО</w:t>
              </w:r>
            </w:ins>
            <w:ins w:id="2650" w:author="Куклина Ю.В." w:date="2024-04-09T14:45:00Z">
              <w:r w:rsidRPr="009B776E">
                <w:t xml:space="preserve"> передающий</w:t>
              </w:r>
            </w:ins>
          </w:p>
        </w:tc>
        <w:tc>
          <w:tcPr>
            <w:tcW w:w="750" w:type="pct"/>
          </w:tcPr>
          <w:p w14:paraId="2CF92D84" w14:textId="7D050E8B" w:rsidR="005A5AB2" w:rsidRPr="009B776E" w:rsidRDefault="005A5AB2" w:rsidP="005A5AB2">
            <w:pPr>
              <w:pStyle w:val="GOSTTablenorm"/>
            </w:pPr>
            <w:ins w:id="2651" w:author="Куклина Ю.В." w:date="2024-04-01T11:45:00Z">
              <w:r w:rsidRPr="009B776E">
                <w:rPr>
                  <w:b/>
                  <w:szCs w:val="22"/>
                  <w:lang w:val="en-US"/>
                </w:rPr>
                <w:t>R_728_G_S</w:t>
              </w:r>
              <w:r w:rsidRPr="009B776E">
                <w:rPr>
                  <w:b/>
                  <w:szCs w:val="22"/>
                </w:rPr>
                <w:t>4</w:t>
              </w:r>
              <w:r w:rsidRPr="009B776E">
                <w:rPr>
                  <w:b/>
                </w:rPr>
                <w:t>:</w:t>
              </w:r>
              <w:r w:rsidRPr="009B776E">
                <w:rPr>
                  <w:szCs w:val="22"/>
                </w:rPr>
                <w:t>G_S4_1_D_C1</w:t>
              </w:r>
            </w:ins>
          </w:p>
        </w:tc>
        <w:tc>
          <w:tcPr>
            <w:tcW w:w="500" w:type="pct"/>
          </w:tcPr>
          <w:p w14:paraId="6E53EAD4" w14:textId="727FF6A2" w:rsidR="005A5AB2" w:rsidRPr="009B776E" w:rsidRDefault="005A5AB2" w:rsidP="005A5AB2">
            <w:pPr>
              <w:pStyle w:val="GOSTTablenorm"/>
            </w:pPr>
            <w:ins w:id="2652" w:author="Куклина Ю.В." w:date="2024-04-01T11:45:00Z">
              <w:r w:rsidRPr="009B776E">
                <w:rPr>
                  <w:szCs w:val="22"/>
                </w:rPr>
                <w:t>Строка</w:t>
              </w:r>
            </w:ins>
          </w:p>
        </w:tc>
        <w:tc>
          <w:tcPr>
            <w:tcW w:w="300" w:type="pct"/>
          </w:tcPr>
          <w:p w14:paraId="2464CAF7" w14:textId="322591E0" w:rsidR="005A5AB2" w:rsidRPr="009B776E" w:rsidRDefault="005A5AB2" w:rsidP="005A5AB2">
            <w:pPr>
              <w:pStyle w:val="GOSTTablenorm"/>
            </w:pPr>
            <w:ins w:id="2653" w:author="Куклина Ю.В." w:date="2024-04-01T11:45:00Z">
              <w:r w:rsidRPr="009B776E">
                <w:rPr>
                  <w:szCs w:val="22"/>
                </w:rPr>
                <w:t>Да</w:t>
              </w:r>
            </w:ins>
          </w:p>
        </w:tc>
        <w:tc>
          <w:tcPr>
            <w:tcW w:w="315" w:type="pct"/>
          </w:tcPr>
          <w:p w14:paraId="49CB3AA0" w14:textId="6659FCF0" w:rsidR="005A5AB2" w:rsidRPr="009B776E" w:rsidRDefault="005A5AB2" w:rsidP="005A5AB2">
            <w:pPr>
              <w:pStyle w:val="GOSTTablenorm"/>
            </w:pPr>
            <w:ins w:id="2654" w:author="Куклина Ю.В." w:date="2024-04-01T11:45:00Z">
              <w:r w:rsidRPr="009B776E">
                <w:rPr>
                  <w:szCs w:val="22"/>
                  <w:lang w:val="en-US"/>
                </w:rPr>
                <w:t>=</w:t>
              </w:r>
              <w:r w:rsidRPr="009B776E">
                <w:rPr>
                  <w:szCs w:val="22"/>
                </w:rPr>
                <w:t>25</w:t>
              </w:r>
            </w:ins>
          </w:p>
        </w:tc>
        <w:tc>
          <w:tcPr>
            <w:tcW w:w="2035" w:type="pct"/>
          </w:tcPr>
          <w:p w14:paraId="1494DE40" w14:textId="70986E00" w:rsidR="005A5AB2" w:rsidRPr="009B776E" w:rsidRDefault="005A5AB2" w:rsidP="005A5AB2">
            <w:pPr>
              <w:pStyle w:val="GOSTTablenorm"/>
            </w:pPr>
            <w:ins w:id="2655" w:author="Куклина Ю.В." w:date="2024-04-01T11:45:00Z">
              <w:r w:rsidRPr="009B776E">
                <w:t>Указывается учетный номер поставленного на учет денежного обязательства</w:t>
              </w:r>
            </w:ins>
            <w:ins w:id="2656" w:author="Куклина Ю.В." w:date="2024-04-09T14:47:00Z">
              <w:r w:rsidRPr="009B776E">
                <w:t xml:space="preserve"> для отражения операции на ЛС передающем</w:t>
              </w:r>
            </w:ins>
          </w:p>
        </w:tc>
      </w:tr>
      <w:tr w:rsidR="005A5AB2" w:rsidRPr="009B776E" w14:paraId="0BEAFA8B" w14:textId="77777777" w:rsidTr="004212C7">
        <w:tc>
          <w:tcPr>
            <w:tcW w:w="1100" w:type="pct"/>
          </w:tcPr>
          <w:p w14:paraId="132C8045" w14:textId="5F114775" w:rsidR="005A5AB2" w:rsidRPr="009B776E" w:rsidRDefault="005A5AB2" w:rsidP="005A5AB2">
            <w:pPr>
              <w:pStyle w:val="GOSTTablenorm"/>
            </w:pPr>
            <w:ins w:id="2657" w:author="Куклина Ю.В." w:date="2024-04-01T11:45:00Z">
              <w:r w:rsidRPr="009B776E">
                <w:t>Номер ДО</w:t>
              </w:r>
            </w:ins>
            <w:ins w:id="2658" w:author="Куклина Ю.В." w:date="2024-04-09T14:45:00Z">
              <w:r w:rsidRPr="009B776E">
                <w:t xml:space="preserve"> </w:t>
              </w:r>
            </w:ins>
            <w:ins w:id="2659" w:author="Куклина Ю.В." w:date="2024-04-09T14:46:00Z">
              <w:r w:rsidRPr="009B776E">
                <w:t>принимающий</w:t>
              </w:r>
            </w:ins>
          </w:p>
        </w:tc>
        <w:tc>
          <w:tcPr>
            <w:tcW w:w="750" w:type="pct"/>
          </w:tcPr>
          <w:p w14:paraId="2D4181DA" w14:textId="4804522E" w:rsidR="005A5AB2" w:rsidRPr="009B776E" w:rsidRDefault="005A5AB2" w:rsidP="005A5AB2">
            <w:pPr>
              <w:pStyle w:val="GOSTTablenorm"/>
              <w:rPr>
                <w:b/>
                <w:szCs w:val="22"/>
                <w:lang w:val="en-US"/>
              </w:rPr>
            </w:pPr>
            <w:ins w:id="2660" w:author="Куклина Ю.В." w:date="2024-04-09T14:47:00Z">
              <w:r w:rsidRPr="009B776E">
                <w:rPr>
                  <w:b/>
                  <w:szCs w:val="22"/>
                  <w:lang w:val="en-US"/>
                </w:rPr>
                <w:t>R_728_G_S4</w:t>
              </w:r>
              <w:r w:rsidRPr="009B776E">
                <w:rPr>
                  <w:b/>
                  <w:lang w:val="en-US"/>
                </w:rPr>
                <w:t>:</w:t>
              </w:r>
            </w:ins>
            <w:ins w:id="2661" w:author="Куклина Ю.В." w:date="2024-04-09T14:46:00Z">
              <w:r w:rsidRPr="009B776E">
                <w:rPr>
                  <w:szCs w:val="22"/>
                  <w:lang w:val="en-US"/>
                </w:rPr>
                <w:t>G_S4_1_D_NUMREC</w:t>
              </w:r>
            </w:ins>
          </w:p>
        </w:tc>
        <w:tc>
          <w:tcPr>
            <w:tcW w:w="500" w:type="pct"/>
          </w:tcPr>
          <w:p w14:paraId="451F572B" w14:textId="43BB597D" w:rsidR="005A5AB2" w:rsidRPr="009B776E" w:rsidRDefault="005A5AB2" w:rsidP="005A5AB2">
            <w:pPr>
              <w:pStyle w:val="GOSTTablenorm"/>
              <w:rPr>
                <w:szCs w:val="22"/>
                <w:lang w:val="en-US"/>
              </w:rPr>
            </w:pPr>
            <w:ins w:id="2662" w:author="Куклина Ю.В." w:date="2024-04-09T14:47:00Z">
              <w:r w:rsidRPr="009B776E">
                <w:rPr>
                  <w:szCs w:val="22"/>
                </w:rPr>
                <w:t>Строка</w:t>
              </w:r>
            </w:ins>
          </w:p>
        </w:tc>
        <w:tc>
          <w:tcPr>
            <w:tcW w:w="300" w:type="pct"/>
          </w:tcPr>
          <w:p w14:paraId="5E5FF7B1" w14:textId="0564F4E5" w:rsidR="005A5AB2" w:rsidRPr="009B776E" w:rsidRDefault="005A5AB2" w:rsidP="005A5AB2">
            <w:pPr>
              <w:pStyle w:val="GOSTTablenorm"/>
              <w:rPr>
                <w:szCs w:val="22"/>
                <w:lang w:val="en-US"/>
              </w:rPr>
            </w:pPr>
            <w:ins w:id="2663" w:author="Куклина Ю.В." w:date="2024-04-09T14:47:00Z">
              <w:r w:rsidRPr="009B776E">
                <w:rPr>
                  <w:szCs w:val="22"/>
                </w:rPr>
                <w:t>Да</w:t>
              </w:r>
            </w:ins>
          </w:p>
        </w:tc>
        <w:tc>
          <w:tcPr>
            <w:tcW w:w="315" w:type="pct"/>
          </w:tcPr>
          <w:p w14:paraId="22AE30CC" w14:textId="0D139890" w:rsidR="005A5AB2" w:rsidRPr="009B776E" w:rsidRDefault="005A5AB2" w:rsidP="005A5AB2">
            <w:pPr>
              <w:pStyle w:val="GOSTTablenorm"/>
              <w:rPr>
                <w:szCs w:val="22"/>
                <w:lang w:val="en-US"/>
              </w:rPr>
            </w:pPr>
            <w:ins w:id="2664" w:author="Куклина Ю.В." w:date="2024-04-09T14:47:00Z">
              <w:r w:rsidRPr="009B776E">
                <w:rPr>
                  <w:szCs w:val="22"/>
                  <w:lang w:val="en-US"/>
                </w:rPr>
                <w:t>=</w:t>
              </w:r>
              <w:r w:rsidRPr="009B776E">
                <w:rPr>
                  <w:szCs w:val="22"/>
                </w:rPr>
                <w:t>25</w:t>
              </w:r>
            </w:ins>
          </w:p>
        </w:tc>
        <w:tc>
          <w:tcPr>
            <w:tcW w:w="2035" w:type="pct"/>
          </w:tcPr>
          <w:p w14:paraId="0F92C061" w14:textId="0D21AC18" w:rsidR="005A5AB2" w:rsidRPr="009B776E" w:rsidRDefault="005A5AB2" w:rsidP="005A5AB2">
            <w:pPr>
              <w:pStyle w:val="GOSTTablenorm"/>
            </w:pPr>
            <w:ins w:id="2665" w:author="Куклина Ю.В." w:date="2024-04-09T14:47:00Z">
              <w:r w:rsidRPr="009B776E">
                <w:t>Указывается учетный номер поставленного на учет денежного обязательства для отражения операции на ЛС принимающем</w:t>
              </w:r>
            </w:ins>
          </w:p>
        </w:tc>
      </w:tr>
      <w:tr w:rsidR="005A5AB2" w:rsidRPr="009B776E" w14:paraId="72200831" w14:textId="77777777" w:rsidTr="004212C7">
        <w:tc>
          <w:tcPr>
            <w:tcW w:w="1100" w:type="pct"/>
          </w:tcPr>
          <w:p w14:paraId="4D27D953" w14:textId="0ADB5767" w:rsidR="005A5AB2" w:rsidRPr="009B776E" w:rsidRDefault="005A5AB2" w:rsidP="005A5AB2">
            <w:pPr>
              <w:pStyle w:val="GOSTTablenorm"/>
            </w:pPr>
            <w:ins w:id="2666" w:author="Куклина Ю.В." w:date="2024-04-01T11:36:00Z">
              <w:r w:rsidRPr="009B776E">
                <w:t>Номер БО</w:t>
              </w:r>
            </w:ins>
            <w:ins w:id="2667" w:author="Куклина Ю.В." w:date="2024-04-09T14:29:00Z">
              <w:r w:rsidRPr="009B776E">
                <w:t xml:space="preserve"> передающий</w:t>
              </w:r>
            </w:ins>
          </w:p>
        </w:tc>
        <w:tc>
          <w:tcPr>
            <w:tcW w:w="750" w:type="pct"/>
          </w:tcPr>
          <w:p w14:paraId="0CC922F7" w14:textId="015CD40A" w:rsidR="005A5AB2" w:rsidRPr="009B776E" w:rsidRDefault="005A5AB2" w:rsidP="005A5AB2">
            <w:pPr>
              <w:pStyle w:val="GOSTTablenorm"/>
              <w:rPr>
                <w:lang w:val="en-US"/>
              </w:rPr>
            </w:pPr>
            <w:ins w:id="2668" w:author="Куклина Ю.В." w:date="2024-04-10T08:45:00Z">
              <w:r w:rsidRPr="009B776E">
                <w:rPr>
                  <w:b/>
                  <w:szCs w:val="22"/>
                  <w:lang w:val="en-US"/>
                </w:rPr>
                <w:t>R_728_G_S4</w:t>
              </w:r>
              <w:r w:rsidRPr="009B776E">
                <w:rPr>
                  <w:b/>
                  <w:lang w:val="en-US"/>
                </w:rPr>
                <w:t>:</w:t>
              </w:r>
              <w:r w:rsidRPr="009B776E">
                <w:rPr>
                  <w:szCs w:val="22"/>
                  <w:lang w:val="en-US"/>
                </w:rPr>
                <w:t>G_S4_1_D_NUMBO_S</w:t>
              </w:r>
            </w:ins>
          </w:p>
        </w:tc>
        <w:tc>
          <w:tcPr>
            <w:tcW w:w="500" w:type="pct"/>
          </w:tcPr>
          <w:p w14:paraId="1B4F2118" w14:textId="4D4DFA49" w:rsidR="005A5AB2" w:rsidRPr="009B776E" w:rsidRDefault="005A5AB2" w:rsidP="005A5AB2">
            <w:pPr>
              <w:pStyle w:val="GOSTTablenorm"/>
            </w:pPr>
            <w:ins w:id="2669" w:author="Куклина Ю.В." w:date="2024-04-01T11:45:00Z">
              <w:r w:rsidRPr="009B776E">
                <w:rPr>
                  <w:szCs w:val="22"/>
                </w:rPr>
                <w:t>Строка</w:t>
              </w:r>
            </w:ins>
          </w:p>
        </w:tc>
        <w:tc>
          <w:tcPr>
            <w:tcW w:w="300" w:type="pct"/>
          </w:tcPr>
          <w:p w14:paraId="45B55482" w14:textId="4387A1FA" w:rsidR="005A5AB2" w:rsidRPr="009B776E" w:rsidRDefault="005A5AB2" w:rsidP="005A5AB2">
            <w:pPr>
              <w:pStyle w:val="GOSTTablenorm"/>
            </w:pPr>
            <w:ins w:id="2670" w:author="Куклина Ю.В." w:date="2024-04-01T11:45:00Z">
              <w:r w:rsidRPr="009B776E">
                <w:rPr>
                  <w:szCs w:val="22"/>
                </w:rPr>
                <w:t>Да</w:t>
              </w:r>
            </w:ins>
          </w:p>
        </w:tc>
        <w:tc>
          <w:tcPr>
            <w:tcW w:w="315" w:type="pct"/>
          </w:tcPr>
          <w:p w14:paraId="5877E14E" w14:textId="455DDD65" w:rsidR="005A5AB2" w:rsidRPr="009B776E" w:rsidRDefault="005A5AB2" w:rsidP="005A5AB2">
            <w:pPr>
              <w:pStyle w:val="GOSTTablenorm"/>
            </w:pPr>
            <w:ins w:id="2671" w:author="Куклина Ю.В." w:date="2024-04-01T11:45:00Z">
              <w:r w:rsidRPr="009B776E">
                <w:rPr>
                  <w:szCs w:val="22"/>
                </w:rPr>
                <w:t>=19</w:t>
              </w:r>
            </w:ins>
          </w:p>
        </w:tc>
        <w:tc>
          <w:tcPr>
            <w:tcW w:w="2035" w:type="pct"/>
          </w:tcPr>
          <w:p w14:paraId="0A0B64A0" w14:textId="19A3D50B" w:rsidR="005A5AB2" w:rsidRPr="009B776E" w:rsidRDefault="005A5AB2" w:rsidP="005A5AB2">
            <w:pPr>
              <w:pStyle w:val="GOSTTablenorm"/>
            </w:pPr>
            <w:ins w:id="2672" w:author="Куклина Ю.В." w:date="2024-04-10T08:44:00Z">
              <w:r w:rsidRPr="009B776E">
                <w:t>Указывается учетный номер бюджетного обязательства, по которому поставлено на учет денежное обязательство</w:t>
              </w:r>
            </w:ins>
            <w:ins w:id="2673" w:author="Сказецкая Наталья Камилевна" w:date="2024-05-23T14:57:00Z">
              <w:r w:rsidRPr="009B776E">
                <w:t>,</w:t>
              </w:r>
            </w:ins>
            <w:ins w:id="2674" w:author="Куклина Ю.В." w:date="2024-04-10T08:44:00Z">
              <w:r w:rsidRPr="009B776E">
                <w:t xml:space="preserve"> для отражения операции на ЛС передающем</w:t>
              </w:r>
            </w:ins>
            <w:del w:id="2675" w:author="Куклина Ю.В." w:date="2024-04-10T08:44:00Z">
              <w:r w:rsidRPr="009B776E" w:rsidDel="00F22C5D">
                <w:delText xml:space="preserve"> </w:delText>
              </w:r>
            </w:del>
          </w:p>
        </w:tc>
      </w:tr>
      <w:tr w:rsidR="005A5AB2" w:rsidRPr="009B776E" w14:paraId="077AEEB3" w14:textId="77777777" w:rsidTr="004212C7">
        <w:tc>
          <w:tcPr>
            <w:tcW w:w="1100" w:type="pct"/>
          </w:tcPr>
          <w:p w14:paraId="16420090" w14:textId="1BB4CBD6" w:rsidR="005A5AB2" w:rsidRPr="009B776E" w:rsidRDefault="005A5AB2" w:rsidP="005A5AB2">
            <w:pPr>
              <w:pStyle w:val="GOSTTablenorm"/>
            </w:pPr>
            <w:ins w:id="2676" w:author="Куклина Ю.В." w:date="2024-04-09T14:30:00Z">
              <w:r w:rsidRPr="009B776E">
                <w:rPr>
                  <w:szCs w:val="22"/>
                </w:rPr>
                <w:t>Номер БО принимающий</w:t>
              </w:r>
            </w:ins>
          </w:p>
        </w:tc>
        <w:tc>
          <w:tcPr>
            <w:tcW w:w="750" w:type="pct"/>
          </w:tcPr>
          <w:p w14:paraId="7D1C51FA" w14:textId="0F4AB4E7" w:rsidR="005A5AB2" w:rsidRPr="009B776E" w:rsidRDefault="005A5AB2" w:rsidP="005A5AB2">
            <w:pPr>
              <w:pStyle w:val="GOSTTablenorm"/>
              <w:rPr>
                <w:b/>
                <w:szCs w:val="22"/>
                <w:lang w:val="en-US"/>
              </w:rPr>
            </w:pPr>
            <w:ins w:id="2677" w:author="Куклина Ю.В." w:date="2024-04-01T11:45:00Z">
              <w:r w:rsidRPr="009B776E">
                <w:rPr>
                  <w:b/>
                  <w:szCs w:val="22"/>
                  <w:lang w:val="en-US"/>
                </w:rPr>
                <w:t>R_728_G_S4</w:t>
              </w:r>
              <w:r w:rsidRPr="009B776E">
                <w:rPr>
                  <w:b/>
                  <w:lang w:val="en-US"/>
                </w:rPr>
                <w:t>:</w:t>
              </w:r>
              <w:r w:rsidRPr="009B776E">
                <w:rPr>
                  <w:szCs w:val="22"/>
                  <w:lang w:val="en-US"/>
                </w:rPr>
                <w:t>G_S4_1_D_NUMBO</w:t>
              </w:r>
            </w:ins>
          </w:p>
        </w:tc>
        <w:tc>
          <w:tcPr>
            <w:tcW w:w="500" w:type="pct"/>
          </w:tcPr>
          <w:p w14:paraId="4281D077" w14:textId="22938323" w:rsidR="005A5AB2" w:rsidRPr="009B776E" w:rsidRDefault="005A5AB2" w:rsidP="005A5AB2">
            <w:pPr>
              <w:pStyle w:val="GOSTTablenorm"/>
              <w:rPr>
                <w:szCs w:val="22"/>
                <w:lang w:val="en-US"/>
              </w:rPr>
            </w:pPr>
            <w:ins w:id="2678" w:author="Куклина Ю.В." w:date="2024-04-01T11:45:00Z">
              <w:r w:rsidRPr="009B776E">
                <w:rPr>
                  <w:szCs w:val="22"/>
                </w:rPr>
                <w:t>Строка</w:t>
              </w:r>
            </w:ins>
          </w:p>
        </w:tc>
        <w:tc>
          <w:tcPr>
            <w:tcW w:w="300" w:type="pct"/>
          </w:tcPr>
          <w:p w14:paraId="09274DC2" w14:textId="101A8CA4" w:rsidR="005A5AB2" w:rsidRPr="009B776E" w:rsidRDefault="005A5AB2" w:rsidP="005A5AB2">
            <w:pPr>
              <w:pStyle w:val="GOSTTablenorm"/>
              <w:rPr>
                <w:szCs w:val="22"/>
                <w:lang w:val="en-US"/>
              </w:rPr>
            </w:pPr>
            <w:ins w:id="2679" w:author="Куклина Ю.В." w:date="2024-04-01T11:45:00Z">
              <w:r w:rsidRPr="009B776E">
                <w:rPr>
                  <w:szCs w:val="22"/>
                </w:rPr>
                <w:t>Да</w:t>
              </w:r>
            </w:ins>
          </w:p>
        </w:tc>
        <w:tc>
          <w:tcPr>
            <w:tcW w:w="315" w:type="pct"/>
          </w:tcPr>
          <w:p w14:paraId="43DECDDD" w14:textId="65922886" w:rsidR="005A5AB2" w:rsidRPr="009B776E" w:rsidRDefault="005A5AB2" w:rsidP="005A5AB2">
            <w:pPr>
              <w:pStyle w:val="GOSTTablenorm"/>
              <w:rPr>
                <w:szCs w:val="22"/>
                <w:lang w:val="en-US"/>
              </w:rPr>
            </w:pPr>
            <w:ins w:id="2680" w:author="Куклина Ю.В." w:date="2024-04-01T11:45:00Z">
              <w:r w:rsidRPr="009B776E">
                <w:rPr>
                  <w:szCs w:val="22"/>
                </w:rPr>
                <w:t>=19</w:t>
              </w:r>
            </w:ins>
          </w:p>
        </w:tc>
        <w:tc>
          <w:tcPr>
            <w:tcW w:w="2035" w:type="pct"/>
          </w:tcPr>
          <w:p w14:paraId="558C6E93" w14:textId="4740531E" w:rsidR="005A5AB2" w:rsidRPr="009B776E" w:rsidRDefault="005A5AB2" w:rsidP="005A5AB2">
            <w:pPr>
              <w:pStyle w:val="GOSTTablenorm"/>
            </w:pPr>
            <w:ins w:id="2681" w:author="Куклина Ю.В." w:date="2024-04-10T08:44:00Z">
              <w:r w:rsidRPr="009B776E">
                <w:t>Указывается учетный номер бюджетного обязательства, по которому поставлено на учет денежное обязательство</w:t>
              </w:r>
            </w:ins>
            <w:ins w:id="2682" w:author="Сказецкая Наталья Камилевна" w:date="2024-05-23T14:57:00Z">
              <w:r w:rsidRPr="009B776E">
                <w:t>,</w:t>
              </w:r>
            </w:ins>
            <w:ins w:id="2683" w:author="Куклина Ю.В." w:date="2024-04-10T08:44:00Z">
              <w:r w:rsidRPr="009B776E">
                <w:t xml:space="preserve"> для отражения операции на ЛС принимающем</w:t>
              </w:r>
            </w:ins>
          </w:p>
        </w:tc>
      </w:tr>
      <w:tr w:rsidR="005A5AB2" w:rsidRPr="009B776E" w14:paraId="4CA6C70D" w14:textId="77777777" w:rsidTr="004212C7">
        <w:tc>
          <w:tcPr>
            <w:tcW w:w="1100" w:type="pct"/>
          </w:tcPr>
          <w:p w14:paraId="27A11BAB" w14:textId="657EBB02" w:rsidR="005A5AB2" w:rsidRPr="009B776E" w:rsidRDefault="005A5AB2" w:rsidP="005A5AB2">
            <w:pPr>
              <w:pStyle w:val="GOSTTablenorm"/>
            </w:pPr>
            <w:ins w:id="2684" w:author="Куклина Ю.В." w:date="2024-04-04T14:27:00Z">
              <w:r w:rsidRPr="009B776E">
                <w:t xml:space="preserve">Тип БО </w:t>
              </w:r>
            </w:ins>
            <w:ins w:id="2685" w:author="Куклина Ю.В." w:date="2024-04-04T14:31:00Z">
              <w:r w:rsidRPr="009B776E">
                <w:t>передающий</w:t>
              </w:r>
            </w:ins>
          </w:p>
        </w:tc>
        <w:tc>
          <w:tcPr>
            <w:tcW w:w="750" w:type="pct"/>
          </w:tcPr>
          <w:p w14:paraId="6AAF28BD" w14:textId="50EE2427" w:rsidR="005A5AB2" w:rsidRPr="009B776E" w:rsidRDefault="005A5AB2" w:rsidP="005A5AB2">
            <w:pPr>
              <w:pStyle w:val="GOSTTablenorm"/>
              <w:rPr>
                <w:lang w:val="en-US"/>
              </w:rPr>
            </w:pPr>
            <w:ins w:id="2686" w:author="Куклина Ю.В." w:date="2024-04-04T14:27:00Z">
              <w:r w:rsidRPr="009B776E">
                <w:rPr>
                  <w:b/>
                  <w:szCs w:val="22"/>
                  <w:lang w:val="en-US"/>
                </w:rPr>
                <w:t>R_728_G_S4</w:t>
              </w:r>
              <w:r w:rsidRPr="009B776E">
                <w:rPr>
                  <w:b/>
                  <w:lang w:val="en-US"/>
                </w:rPr>
                <w:t>:</w:t>
              </w:r>
              <w:r w:rsidRPr="009B776E">
                <w:rPr>
                  <w:szCs w:val="22"/>
                  <w:lang w:val="en-US"/>
                </w:rPr>
                <w:t>G_S4_1_D_SND_TYPEBO</w:t>
              </w:r>
            </w:ins>
          </w:p>
        </w:tc>
        <w:tc>
          <w:tcPr>
            <w:tcW w:w="500" w:type="pct"/>
          </w:tcPr>
          <w:p w14:paraId="5CBACEA6" w14:textId="3255B6EF" w:rsidR="005A5AB2" w:rsidRPr="009B776E" w:rsidRDefault="00C42D38" w:rsidP="005A5AB2">
            <w:pPr>
              <w:pStyle w:val="GOSTTablenorm"/>
            </w:pPr>
            <w:ins w:id="2687" w:author="Сатлер Марина Викторовна" w:date="2024-11-08T11:11:00Z">
              <w:r w:rsidRPr="009B776E">
                <w:rPr>
                  <w:szCs w:val="22"/>
                </w:rPr>
                <w:t>Строка</w:t>
              </w:r>
            </w:ins>
            <w:ins w:id="2688" w:author="Сказецкая Наталья Камилевна" w:date="2024-04-08T19:43:00Z">
              <w:del w:id="2689" w:author="Сатлер Марина Викторовна" w:date="2024-11-08T11:11:00Z">
                <w:r w:rsidR="005A5AB2" w:rsidRPr="009B776E" w:rsidDel="00C42D38">
                  <w:rPr>
                    <w:szCs w:val="22"/>
                  </w:rPr>
                  <w:delText>Число</w:delText>
                </w:r>
              </w:del>
            </w:ins>
          </w:p>
        </w:tc>
        <w:tc>
          <w:tcPr>
            <w:tcW w:w="300" w:type="pct"/>
          </w:tcPr>
          <w:p w14:paraId="0596970A" w14:textId="6F3C679C" w:rsidR="005A5AB2" w:rsidRPr="009B776E" w:rsidRDefault="005A5AB2" w:rsidP="005A5AB2">
            <w:pPr>
              <w:pStyle w:val="GOSTTablenorm"/>
            </w:pPr>
            <w:ins w:id="2690" w:author="Куклина Ю.В." w:date="2024-04-04T14:27:00Z">
              <w:r w:rsidRPr="009B776E">
                <w:rPr>
                  <w:szCs w:val="22"/>
                </w:rPr>
                <w:t>Да</w:t>
              </w:r>
            </w:ins>
          </w:p>
        </w:tc>
        <w:tc>
          <w:tcPr>
            <w:tcW w:w="315" w:type="pct"/>
          </w:tcPr>
          <w:p w14:paraId="7D2D2136" w14:textId="6FD23678" w:rsidR="005A5AB2" w:rsidRPr="009B776E" w:rsidRDefault="00C42D38" w:rsidP="00C42D38">
            <w:pPr>
              <w:pStyle w:val="GOSTTablenorm"/>
              <w:rPr>
                <w:lang w:val="en-US"/>
              </w:rPr>
            </w:pPr>
            <w:ins w:id="2691" w:author="Сатлер Марина Викторовна" w:date="2024-11-08T11:12:00Z">
              <w:r w:rsidRPr="009B776E">
                <w:rPr>
                  <w:szCs w:val="22"/>
                  <w:lang w:val="en-US"/>
                </w:rPr>
                <w:t>&lt;</w:t>
              </w:r>
            </w:ins>
            <w:ins w:id="2692" w:author="Куклина Ю.В." w:date="2024-04-04T14:27:00Z">
              <w:r w:rsidR="005A5AB2" w:rsidRPr="009B776E">
                <w:rPr>
                  <w:szCs w:val="22"/>
                </w:rPr>
                <w:t>=</w:t>
              </w:r>
              <w:del w:id="2693" w:author="Сатлер Марина Викторовна" w:date="2024-11-08T11:12:00Z">
                <w:r w:rsidR="005A5AB2" w:rsidRPr="009B776E" w:rsidDel="00C42D38">
                  <w:rPr>
                    <w:szCs w:val="22"/>
                  </w:rPr>
                  <w:delText>1</w:delText>
                </w:r>
              </w:del>
            </w:ins>
            <w:ins w:id="2694" w:author="Сатлер Марина Викторовна" w:date="2024-11-08T11:12:00Z">
              <w:r w:rsidRPr="009B776E">
                <w:rPr>
                  <w:szCs w:val="22"/>
                  <w:lang w:val="en-US"/>
                </w:rPr>
                <w:t>8</w:t>
              </w:r>
            </w:ins>
          </w:p>
        </w:tc>
        <w:tc>
          <w:tcPr>
            <w:tcW w:w="2035" w:type="pct"/>
          </w:tcPr>
          <w:p w14:paraId="2531414B" w14:textId="045C11F4" w:rsidR="005A5AB2" w:rsidRPr="009B776E" w:rsidRDefault="005A5AB2" w:rsidP="005A5AB2">
            <w:pPr>
              <w:pStyle w:val="GOSTTablenorm"/>
              <w:rPr>
                <w:ins w:id="2695" w:author="Куклина Ю.В." w:date="2024-04-04T14:27:00Z"/>
                <w:szCs w:val="22"/>
              </w:rPr>
            </w:pPr>
            <w:ins w:id="2696" w:author="Куклина Ю.В." w:date="2024-04-04T14:27:00Z">
              <w:r w:rsidRPr="009B776E">
                <w:rPr>
                  <w:szCs w:val="22"/>
                </w:rPr>
                <w:t>Указывается код типа бюджетного обязательства, по которому поставлено на учет денежное обязательство</w:t>
              </w:r>
            </w:ins>
            <w:ins w:id="2697" w:author="Сказецкая Наталья Камилевна" w:date="2024-05-23T15:00:00Z">
              <w:r w:rsidRPr="009B776E">
                <w:rPr>
                  <w:szCs w:val="22"/>
                </w:rPr>
                <w:t>, для отражения операции</w:t>
              </w:r>
            </w:ins>
            <w:ins w:id="2698" w:author="Сказецкая Наталья Камилевна" w:date="2024-05-23T15:01:00Z">
              <w:r w:rsidRPr="009B776E">
                <w:rPr>
                  <w:szCs w:val="22"/>
                </w:rPr>
                <w:t xml:space="preserve"> на ЛС передающем</w:t>
              </w:r>
            </w:ins>
            <w:ins w:id="2699" w:author="Куклина Ю.В." w:date="2024-04-04T14:27:00Z">
              <w:r w:rsidRPr="009B776E">
                <w:rPr>
                  <w:szCs w:val="22"/>
                </w:rPr>
                <w:t>.</w:t>
              </w:r>
            </w:ins>
          </w:p>
          <w:p w14:paraId="6DA2A4CC" w14:textId="77777777" w:rsidR="005A5AB2" w:rsidRPr="009B776E" w:rsidRDefault="005A5AB2" w:rsidP="005A5AB2">
            <w:pPr>
              <w:pStyle w:val="GOSTTablenorm"/>
              <w:rPr>
                <w:ins w:id="2700" w:author="Куклина Ю.В." w:date="2024-04-04T14:27:00Z"/>
              </w:rPr>
            </w:pPr>
            <w:ins w:id="2701" w:author="Куклина Ю.В." w:date="2024-04-04T14:27:00Z">
              <w:r w:rsidRPr="009B776E">
                <w:t>Возможные значения:</w:t>
              </w:r>
            </w:ins>
          </w:p>
          <w:p w14:paraId="13991C0D" w14:textId="2F3E0F6A" w:rsidR="005A5AB2" w:rsidRPr="009B776E" w:rsidRDefault="005A5AB2" w:rsidP="005A5AB2">
            <w:pPr>
              <w:pStyle w:val="GOSTTableListMark1"/>
              <w:numPr>
                <w:ilvl w:val="0"/>
                <w:numId w:val="1"/>
              </w:numPr>
              <w:tabs>
                <w:tab w:val="clear" w:pos="340"/>
                <w:tab w:val="num" w:pos="368"/>
              </w:tabs>
              <w:ind w:left="368"/>
              <w:rPr>
                <w:ins w:id="2702" w:author="Куклина Ю.В." w:date="2024-04-04T14:27:00Z"/>
              </w:rPr>
            </w:pPr>
            <w:ins w:id="2703" w:author="Куклина Ю.В." w:date="2024-04-04T14:27:00Z">
              <w:r w:rsidRPr="009B776E">
                <w:lastRenderedPageBreak/>
                <w:t>«</w:t>
              </w:r>
            </w:ins>
            <w:ins w:id="2704" w:author="EXP-303121" w:date="2024-11-06T18:24:00Z">
              <w:r w:rsidR="005C0C02" w:rsidRPr="009B776E">
                <w:rPr>
                  <w:szCs w:val="22"/>
                </w:rPr>
                <w:t>Purchase</w:t>
              </w:r>
            </w:ins>
            <w:ins w:id="2705" w:author="Куклина Ю.В." w:date="2024-04-04T14:27:00Z">
              <w:r w:rsidRPr="009B776E">
                <w:t>» – закупка;</w:t>
              </w:r>
            </w:ins>
          </w:p>
          <w:p w14:paraId="476018DE" w14:textId="5106528F" w:rsidR="005A5AB2" w:rsidRPr="009B776E" w:rsidRDefault="005A5AB2" w:rsidP="005A5AB2">
            <w:pPr>
              <w:pStyle w:val="GOSTTableListMark1"/>
              <w:numPr>
                <w:ilvl w:val="0"/>
                <w:numId w:val="1"/>
              </w:numPr>
              <w:tabs>
                <w:tab w:val="clear" w:pos="340"/>
                <w:tab w:val="num" w:pos="368"/>
              </w:tabs>
              <w:ind w:left="368"/>
            </w:pPr>
            <w:ins w:id="2706" w:author="Куклина Ю.В." w:date="2024-04-04T14:27:00Z">
              <w:r w:rsidRPr="009B776E">
                <w:t>«</w:t>
              </w:r>
            </w:ins>
            <w:ins w:id="2707" w:author="EXP-303121" w:date="2024-11-06T18:24:00Z">
              <w:r w:rsidR="005C0C02" w:rsidRPr="009B776E">
                <w:rPr>
                  <w:color w:val="FF0000"/>
                  <w:lang w:val="en-US"/>
                </w:rPr>
                <w:t>Other</w:t>
              </w:r>
            </w:ins>
            <w:ins w:id="2708" w:author="Куклина Ю.В." w:date="2024-04-04T14:27:00Z">
              <w:r w:rsidRPr="009B776E">
                <w:t>» – прочее</w:t>
              </w:r>
            </w:ins>
          </w:p>
        </w:tc>
      </w:tr>
      <w:tr w:rsidR="005A5AB2" w:rsidRPr="009B776E" w14:paraId="781FA37E" w14:textId="50FA2E7A" w:rsidTr="004212C7">
        <w:tc>
          <w:tcPr>
            <w:tcW w:w="1100" w:type="pct"/>
          </w:tcPr>
          <w:p w14:paraId="74EA03F9" w14:textId="6C666DF0" w:rsidR="005A5AB2" w:rsidRPr="009B776E" w:rsidRDefault="005A5AB2" w:rsidP="005A5AB2">
            <w:pPr>
              <w:pStyle w:val="GOSTTablenorm"/>
            </w:pPr>
            <w:ins w:id="2709" w:author="Куклина Ю.В." w:date="2024-04-04T14:29:00Z">
              <w:r w:rsidRPr="009B776E">
                <w:lastRenderedPageBreak/>
                <w:t xml:space="preserve">Тип БО </w:t>
              </w:r>
            </w:ins>
            <w:ins w:id="2710" w:author="Куклина Ю.В." w:date="2024-04-04T14:31:00Z">
              <w:r w:rsidRPr="009B776E">
                <w:t>принимающий</w:t>
              </w:r>
            </w:ins>
          </w:p>
        </w:tc>
        <w:tc>
          <w:tcPr>
            <w:tcW w:w="750" w:type="pct"/>
          </w:tcPr>
          <w:p w14:paraId="50A75500" w14:textId="79326FEF" w:rsidR="005A5AB2" w:rsidRPr="009B776E" w:rsidRDefault="005A5AB2" w:rsidP="005A5AB2">
            <w:pPr>
              <w:pStyle w:val="GOSTTablenorm"/>
              <w:rPr>
                <w:lang w:val="en-US"/>
              </w:rPr>
            </w:pPr>
            <w:ins w:id="2711" w:author="Куклина Ю.В." w:date="2024-04-04T14:29:00Z">
              <w:r w:rsidRPr="009B776E">
                <w:rPr>
                  <w:b/>
                  <w:szCs w:val="22"/>
                  <w:lang w:val="en-US"/>
                </w:rPr>
                <w:t>R_728_G_S4</w:t>
              </w:r>
              <w:r w:rsidRPr="009B776E">
                <w:rPr>
                  <w:b/>
                  <w:lang w:val="en-US"/>
                </w:rPr>
                <w:t>:</w:t>
              </w:r>
              <w:r w:rsidRPr="009B776E">
                <w:rPr>
                  <w:szCs w:val="22"/>
                  <w:lang w:val="en-US"/>
                </w:rPr>
                <w:t>G_S4_1_D_TYPEBO</w:t>
              </w:r>
            </w:ins>
          </w:p>
        </w:tc>
        <w:tc>
          <w:tcPr>
            <w:tcW w:w="500" w:type="pct"/>
          </w:tcPr>
          <w:p w14:paraId="3E74D06B" w14:textId="6A8909F5" w:rsidR="005A5AB2" w:rsidRPr="009B776E" w:rsidRDefault="00C42D38" w:rsidP="005A5AB2">
            <w:pPr>
              <w:pStyle w:val="GOSTTablenorm"/>
            </w:pPr>
            <w:ins w:id="2712" w:author="Сатлер Марина Викторовна" w:date="2024-11-08T11:12:00Z">
              <w:r w:rsidRPr="009B776E">
                <w:rPr>
                  <w:szCs w:val="22"/>
                </w:rPr>
                <w:t>Строка</w:t>
              </w:r>
            </w:ins>
            <w:ins w:id="2713" w:author="Сказецкая Наталья Камилевна" w:date="2024-04-08T19:42:00Z">
              <w:del w:id="2714" w:author="Сатлер Марина Викторовна" w:date="2024-11-08T11:12:00Z">
                <w:r w:rsidR="005A5AB2" w:rsidRPr="009B776E" w:rsidDel="00C42D38">
                  <w:rPr>
                    <w:szCs w:val="22"/>
                  </w:rPr>
                  <w:delText>Число</w:delText>
                </w:r>
              </w:del>
            </w:ins>
          </w:p>
        </w:tc>
        <w:tc>
          <w:tcPr>
            <w:tcW w:w="300" w:type="pct"/>
          </w:tcPr>
          <w:p w14:paraId="226C7689" w14:textId="09B8C7FF" w:rsidR="005A5AB2" w:rsidRPr="009B776E" w:rsidRDefault="005A5AB2" w:rsidP="005A5AB2">
            <w:pPr>
              <w:pStyle w:val="GOSTTablenorm"/>
            </w:pPr>
            <w:ins w:id="2715" w:author="Куклина Ю.В." w:date="2024-04-04T14:29:00Z">
              <w:r w:rsidRPr="009B776E">
                <w:rPr>
                  <w:szCs w:val="22"/>
                </w:rPr>
                <w:t>Да</w:t>
              </w:r>
            </w:ins>
          </w:p>
        </w:tc>
        <w:tc>
          <w:tcPr>
            <w:tcW w:w="315" w:type="pct"/>
          </w:tcPr>
          <w:p w14:paraId="360C1B32" w14:textId="468EA59A" w:rsidR="005A5AB2" w:rsidRPr="009B776E" w:rsidRDefault="00C42D38" w:rsidP="00C42D38">
            <w:pPr>
              <w:pStyle w:val="GOSTTablenorm"/>
              <w:rPr>
                <w:lang w:val="en-US"/>
              </w:rPr>
            </w:pPr>
            <w:ins w:id="2716" w:author="Сатлер Марина Викторовна" w:date="2024-11-08T11:12:00Z">
              <w:r w:rsidRPr="009B776E">
                <w:rPr>
                  <w:szCs w:val="22"/>
                  <w:lang w:val="en-US"/>
                </w:rPr>
                <w:t>&lt;</w:t>
              </w:r>
            </w:ins>
            <w:ins w:id="2717" w:author="Сказецкая Наталья Камилевна" w:date="2024-04-08T19:42:00Z">
              <w:r w:rsidR="005A5AB2" w:rsidRPr="009B776E">
                <w:rPr>
                  <w:szCs w:val="22"/>
                </w:rPr>
                <w:t>=</w:t>
              </w:r>
              <w:del w:id="2718" w:author="Сатлер Марина Викторовна" w:date="2024-11-08T11:12:00Z">
                <w:r w:rsidR="005A5AB2" w:rsidRPr="009B776E" w:rsidDel="00C42D38">
                  <w:rPr>
                    <w:szCs w:val="22"/>
                  </w:rPr>
                  <w:delText>1</w:delText>
                </w:r>
              </w:del>
            </w:ins>
            <w:ins w:id="2719" w:author="Сатлер Марина Викторовна" w:date="2024-11-08T11:12:00Z">
              <w:r w:rsidRPr="009B776E">
                <w:rPr>
                  <w:szCs w:val="22"/>
                  <w:lang w:val="en-US"/>
                </w:rPr>
                <w:t>8</w:t>
              </w:r>
            </w:ins>
          </w:p>
        </w:tc>
        <w:tc>
          <w:tcPr>
            <w:tcW w:w="2035" w:type="pct"/>
          </w:tcPr>
          <w:p w14:paraId="6FDC4968" w14:textId="77777777" w:rsidR="005A5AB2" w:rsidRPr="009B776E" w:rsidRDefault="005A5AB2" w:rsidP="005A5AB2">
            <w:pPr>
              <w:pStyle w:val="GOSTTablenorm"/>
              <w:rPr>
                <w:ins w:id="2720" w:author="Сказецкая Наталья Камилевна" w:date="2024-05-23T15:02:00Z"/>
                <w:szCs w:val="22"/>
              </w:rPr>
            </w:pPr>
            <w:ins w:id="2721" w:author="Куклина Ю.В." w:date="2024-04-04T14:29:00Z">
              <w:r w:rsidRPr="009B776E">
                <w:rPr>
                  <w:szCs w:val="22"/>
                </w:rPr>
                <w:t xml:space="preserve">Указывается код типа бюджетного обязательства, </w:t>
              </w:r>
            </w:ins>
            <w:ins w:id="2722" w:author="Сказецкая Наталья Камилевна" w:date="2024-05-23T15:01:00Z">
              <w:r w:rsidRPr="009B776E">
                <w:rPr>
                  <w:szCs w:val="22"/>
                </w:rPr>
                <w:t xml:space="preserve">по которому поставлено на учет денежное обязательство, для отражения операции на ЛС </w:t>
              </w:r>
            </w:ins>
            <w:ins w:id="2723" w:author="Сказецкая Наталья Камилевна" w:date="2024-05-23T15:02:00Z">
              <w:r w:rsidRPr="009B776E">
                <w:rPr>
                  <w:szCs w:val="22"/>
                </w:rPr>
                <w:t>принимающем.</w:t>
              </w:r>
            </w:ins>
          </w:p>
          <w:p w14:paraId="0FD89BE5" w14:textId="75788D30" w:rsidR="005A5AB2" w:rsidRPr="009B776E" w:rsidRDefault="005A5AB2" w:rsidP="005A5AB2">
            <w:pPr>
              <w:pStyle w:val="GOSTTablenorm"/>
              <w:rPr>
                <w:ins w:id="2724" w:author="Куклина Ю.В." w:date="2024-04-04T14:29:00Z"/>
                <w:szCs w:val="22"/>
              </w:rPr>
            </w:pPr>
            <w:ins w:id="2725" w:author="Сказецкая Наталья Камилевна" w:date="2024-05-23T15:02:00Z">
              <w:r w:rsidRPr="009B776E">
                <w:rPr>
                  <w:szCs w:val="22"/>
                </w:rPr>
                <w:t>Возможные значения</w:t>
              </w:r>
            </w:ins>
            <w:ins w:id="2726" w:author="Куклина Ю.В." w:date="2024-04-04T14:29:00Z">
              <w:del w:id="2727" w:author="Сказецкая Наталья Камилевна" w:date="2024-05-23T15:01:00Z">
                <w:r w:rsidRPr="009B776E" w:rsidDel="00C22A8A">
                  <w:rPr>
                    <w:szCs w:val="22"/>
                  </w:rPr>
                  <w:delText>исходя из следующего</w:delText>
                </w:r>
              </w:del>
              <w:r w:rsidRPr="009B776E">
                <w:rPr>
                  <w:szCs w:val="22"/>
                </w:rPr>
                <w:t>:</w:t>
              </w:r>
            </w:ins>
          </w:p>
          <w:p w14:paraId="03E14DC0" w14:textId="62431D66" w:rsidR="005A5AB2" w:rsidRPr="009B776E" w:rsidRDefault="005A5AB2" w:rsidP="005A5AB2">
            <w:pPr>
              <w:pStyle w:val="GOSTTableListMark1"/>
              <w:numPr>
                <w:ilvl w:val="0"/>
                <w:numId w:val="1"/>
              </w:numPr>
              <w:tabs>
                <w:tab w:val="clear" w:pos="340"/>
                <w:tab w:val="num" w:pos="368"/>
              </w:tabs>
              <w:ind w:left="368"/>
              <w:rPr>
                <w:ins w:id="2728" w:author="Куклина Ю.В." w:date="2024-04-04T14:29:00Z"/>
              </w:rPr>
            </w:pPr>
            <w:ins w:id="2729" w:author="Куклина Ю.В." w:date="2024-04-04T14:29:00Z">
              <w:r w:rsidRPr="009B776E">
                <w:rPr>
                  <w:szCs w:val="22"/>
                </w:rPr>
                <w:t>«</w:t>
              </w:r>
            </w:ins>
            <w:ins w:id="2730" w:author="EXP-303121" w:date="2024-11-06T18:24:00Z">
              <w:r w:rsidR="005C0C02" w:rsidRPr="009B776E">
                <w:rPr>
                  <w:szCs w:val="22"/>
                </w:rPr>
                <w:t>Purchase</w:t>
              </w:r>
            </w:ins>
            <w:ins w:id="2731" w:author="Куклина Ю.В." w:date="2024-04-04T14:29:00Z">
              <w:r w:rsidRPr="009B776E">
                <w:rPr>
                  <w:szCs w:val="22"/>
                </w:rPr>
                <w:t xml:space="preserve">» – </w:t>
              </w:r>
              <w:r w:rsidRPr="009B776E">
                <w:t>закупка;</w:t>
              </w:r>
            </w:ins>
          </w:p>
          <w:p w14:paraId="097C1433" w14:textId="42F7F19C" w:rsidR="005A5AB2" w:rsidRPr="009B776E" w:rsidRDefault="005A5AB2" w:rsidP="005A5AB2">
            <w:pPr>
              <w:pStyle w:val="GOSTTableListMark1"/>
              <w:numPr>
                <w:ilvl w:val="0"/>
                <w:numId w:val="1"/>
              </w:numPr>
              <w:tabs>
                <w:tab w:val="clear" w:pos="340"/>
                <w:tab w:val="num" w:pos="368"/>
              </w:tabs>
              <w:ind w:left="368"/>
            </w:pPr>
            <w:ins w:id="2732" w:author="Куклина Ю.В." w:date="2024-04-04T14:29:00Z">
              <w:r w:rsidRPr="009B776E">
                <w:t>«</w:t>
              </w:r>
            </w:ins>
            <w:ins w:id="2733" w:author="EXP-303121" w:date="2024-11-06T18:24:00Z">
              <w:r w:rsidR="005C0C02" w:rsidRPr="009B776E">
                <w:rPr>
                  <w:color w:val="FF0000"/>
                  <w:lang w:val="en-US"/>
                </w:rPr>
                <w:t>Other</w:t>
              </w:r>
            </w:ins>
            <w:ins w:id="2734" w:author="Куклина Ю.В." w:date="2024-04-04T14:29:00Z">
              <w:r w:rsidRPr="009B776E">
                <w:t>» – прочее</w:t>
              </w:r>
            </w:ins>
          </w:p>
        </w:tc>
      </w:tr>
      <w:tr w:rsidR="005A5AB2" w:rsidRPr="009B776E" w14:paraId="74CF88B0" w14:textId="77777777" w:rsidTr="004212C7">
        <w:tc>
          <w:tcPr>
            <w:tcW w:w="1100" w:type="pct"/>
          </w:tcPr>
          <w:p w14:paraId="3C2C3E19" w14:textId="24C07720" w:rsidR="005A5AB2" w:rsidRPr="009B776E" w:rsidRDefault="005A5AB2" w:rsidP="005A5AB2">
            <w:pPr>
              <w:pStyle w:val="GOSTTablenorm"/>
            </w:pPr>
            <w:ins w:id="2735" w:author="Куклина Ю.В." w:date="2024-04-01T11:53:00Z">
              <w:r w:rsidRPr="009B776E">
                <w:t>Код валюты по ОКВ ДО</w:t>
              </w:r>
            </w:ins>
          </w:p>
        </w:tc>
        <w:tc>
          <w:tcPr>
            <w:tcW w:w="750" w:type="pct"/>
          </w:tcPr>
          <w:p w14:paraId="0857151C" w14:textId="4F624036" w:rsidR="005A5AB2" w:rsidRPr="009B776E" w:rsidRDefault="005A5AB2" w:rsidP="005A5AB2">
            <w:pPr>
              <w:pStyle w:val="GOSTTablenorm"/>
            </w:pPr>
            <w:ins w:id="2736" w:author="Куклина Ю.В." w:date="2024-04-01T11:45:00Z">
              <w:r w:rsidRPr="009B776E">
                <w:rPr>
                  <w:b/>
                  <w:szCs w:val="22"/>
                  <w:lang w:val="en-US"/>
                </w:rPr>
                <w:t>R_728_G_S</w:t>
              </w:r>
              <w:r w:rsidRPr="009B776E">
                <w:rPr>
                  <w:b/>
                  <w:szCs w:val="22"/>
                </w:rPr>
                <w:t>4</w:t>
              </w:r>
              <w:r w:rsidRPr="009B776E">
                <w:rPr>
                  <w:b/>
                </w:rPr>
                <w:t>:</w:t>
              </w:r>
            </w:ins>
            <w:ins w:id="2737" w:author="Куклина Ю.В." w:date="2024-04-01T11:53:00Z">
              <w:r w:rsidRPr="009B776E">
                <w:rPr>
                  <w:szCs w:val="22"/>
                </w:rPr>
                <w:t>G_S4_1_D_C8</w:t>
              </w:r>
            </w:ins>
          </w:p>
        </w:tc>
        <w:tc>
          <w:tcPr>
            <w:tcW w:w="500" w:type="pct"/>
          </w:tcPr>
          <w:p w14:paraId="0FD1865A" w14:textId="45DF41E0" w:rsidR="005A5AB2" w:rsidRPr="009B776E" w:rsidRDefault="005A5AB2" w:rsidP="005A5AB2">
            <w:pPr>
              <w:pStyle w:val="GOSTTablenorm"/>
            </w:pPr>
            <w:ins w:id="2738" w:author="Куклина Ю.В." w:date="2024-04-01T11:53:00Z">
              <w:r w:rsidRPr="009B776E">
                <w:rPr>
                  <w:szCs w:val="22"/>
                </w:rPr>
                <w:t>Строка</w:t>
              </w:r>
            </w:ins>
          </w:p>
        </w:tc>
        <w:tc>
          <w:tcPr>
            <w:tcW w:w="300" w:type="pct"/>
          </w:tcPr>
          <w:p w14:paraId="741BE07E" w14:textId="20EF072B" w:rsidR="005A5AB2" w:rsidRPr="009B776E" w:rsidRDefault="005A5AB2" w:rsidP="005A5AB2">
            <w:pPr>
              <w:pStyle w:val="GOSTTablenorm"/>
            </w:pPr>
            <w:ins w:id="2739" w:author="Куклина Ю.В." w:date="2024-04-01T11:53:00Z">
              <w:r w:rsidRPr="009B776E">
                <w:rPr>
                  <w:szCs w:val="22"/>
                </w:rPr>
                <w:t>Да</w:t>
              </w:r>
            </w:ins>
          </w:p>
        </w:tc>
        <w:tc>
          <w:tcPr>
            <w:tcW w:w="315" w:type="pct"/>
          </w:tcPr>
          <w:p w14:paraId="6C802BA5" w14:textId="0CF2B977" w:rsidR="005A5AB2" w:rsidRPr="009B776E" w:rsidRDefault="005A5AB2" w:rsidP="005A5AB2">
            <w:pPr>
              <w:pStyle w:val="GOSTTablenorm"/>
            </w:pPr>
            <w:ins w:id="2740" w:author="Куклина Ю.В." w:date="2024-04-01T11:53:00Z">
              <w:r w:rsidRPr="009B776E">
                <w:rPr>
                  <w:szCs w:val="22"/>
                </w:rPr>
                <w:t>=3</w:t>
              </w:r>
            </w:ins>
          </w:p>
        </w:tc>
        <w:tc>
          <w:tcPr>
            <w:tcW w:w="2035" w:type="pct"/>
          </w:tcPr>
          <w:p w14:paraId="0C174C1C" w14:textId="56C1D096" w:rsidR="005A5AB2" w:rsidRPr="009B776E" w:rsidRDefault="005A5AB2" w:rsidP="005A5AB2">
            <w:pPr>
              <w:pStyle w:val="GOSTTablenorm"/>
            </w:pPr>
            <w:ins w:id="2741" w:author="Куклина Ю.В." w:date="2024-04-01T11:53:00Z">
              <w:r w:rsidRPr="009B776E">
                <w:t>Указывается код валюты по Общероссийскому классификатору валют денежного обязательства. Допустимо указывать как цифровой, так и буквенный код валюты</w:t>
              </w:r>
            </w:ins>
          </w:p>
        </w:tc>
      </w:tr>
      <w:tr w:rsidR="005A5AB2" w:rsidRPr="009B776E" w14:paraId="3B6B9C3E" w14:textId="77777777" w:rsidTr="004212C7">
        <w:tc>
          <w:tcPr>
            <w:tcW w:w="1100" w:type="pct"/>
          </w:tcPr>
          <w:p w14:paraId="01CC8CFC" w14:textId="646BF9D5" w:rsidR="005A5AB2" w:rsidRPr="009B776E" w:rsidRDefault="005A5AB2" w:rsidP="005A5AB2">
            <w:pPr>
              <w:pStyle w:val="GOSTTablenorm"/>
            </w:pPr>
            <w:ins w:id="2742" w:author="Куклина Ю.В." w:date="2024-04-01T11:53:00Z">
              <w:r w:rsidRPr="009B776E">
                <w:t>Код валюты по ОКВ БО</w:t>
              </w:r>
            </w:ins>
          </w:p>
        </w:tc>
        <w:tc>
          <w:tcPr>
            <w:tcW w:w="750" w:type="pct"/>
          </w:tcPr>
          <w:p w14:paraId="1F495114" w14:textId="28FAB899" w:rsidR="005A5AB2" w:rsidRPr="009B776E" w:rsidRDefault="005A5AB2" w:rsidP="005A5AB2">
            <w:pPr>
              <w:pStyle w:val="GOSTTablenorm"/>
            </w:pPr>
            <w:ins w:id="2743" w:author="Куклина Ю.В." w:date="2024-04-01T11:45:00Z">
              <w:r w:rsidRPr="009B776E">
                <w:rPr>
                  <w:b/>
                  <w:szCs w:val="22"/>
                  <w:lang w:val="en-US"/>
                </w:rPr>
                <w:t>R_728_G_S</w:t>
              </w:r>
              <w:r w:rsidRPr="009B776E">
                <w:rPr>
                  <w:b/>
                  <w:szCs w:val="22"/>
                </w:rPr>
                <w:t>4</w:t>
              </w:r>
              <w:r w:rsidRPr="009B776E">
                <w:rPr>
                  <w:b/>
                </w:rPr>
                <w:t>:</w:t>
              </w:r>
            </w:ins>
            <w:ins w:id="2744" w:author="Куклина Ю.В." w:date="2024-04-01T11:53:00Z">
              <w:r w:rsidRPr="009B776E">
                <w:rPr>
                  <w:szCs w:val="22"/>
                </w:rPr>
                <w:t>G_S4_1_D_C8_2</w:t>
              </w:r>
            </w:ins>
          </w:p>
        </w:tc>
        <w:tc>
          <w:tcPr>
            <w:tcW w:w="500" w:type="pct"/>
          </w:tcPr>
          <w:p w14:paraId="5AB82237" w14:textId="7B794B3B" w:rsidR="005A5AB2" w:rsidRPr="009B776E" w:rsidRDefault="005A5AB2" w:rsidP="005A5AB2">
            <w:pPr>
              <w:pStyle w:val="GOSTTablenorm"/>
            </w:pPr>
            <w:ins w:id="2745" w:author="Куклина Ю.В." w:date="2024-04-01T11:53:00Z">
              <w:r w:rsidRPr="009B776E">
                <w:rPr>
                  <w:szCs w:val="22"/>
                </w:rPr>
                <w:t>Строка</w:t>
              </w:r>
            </w:ins>
          </w:p>
        </w:tc>
        <w:tc>
          <w:tcPr>
            <w:tcW w:w="300" w:type="pct"/>
          </w:tcPr>
          <w:p w14:paraId="6505806E" w14:textId="77480374" w:rsidR="005A5AB2" w:rsidRPr="009B776E" w:rsidRDefault="005A5AB2" w:rsidP="005A5AB2">
            <w:pPr>
              <w:pStyle w:val="GOSTTablenorm"/>
            </w:pPr>
            <w:ins w:id="2746" w:author="Куклина Ю.В." w:date="2024-04-01T11:53:00Z">
              <w:r w:rsidRPr="009B776E">
                <w:rPr>
                  <w:szCs w:val="22"/>
                </w:rPr>
                <w:t>Да</w:t>
              </w:r>
            </w:ins>
          </w:p>
        </w:tc>
        <w:tc>
          <w:tcPr>
            <w:tcW w:w="315" w:type="pct"/>
          </w:tcPr>
          <w:p w14:paraId="1F1CDDBF" w14:textId="20B95E12" w:rsidR="005A5AB2" w:rsidRPr="009B776E" w:rsidRDefault="005A5AB2" w:rsidP="005A5AB2">
            <w:pPr>
              <w:pStyle w:val="GOSTTablenorm"/>
            </w:pPr>
            <w:ins w:id="2747" w:author="Куклина Ю.В." w:date="2024-04-01T11:53:00Z">
              <w:r w:rsidRPr="009B776E">
                <w:rPr>
                  <w:szCs w:val="22"/>
                </w:rPr>
                <w:t>=3</w:t>
              </w:r>
            </w:ins>
          </w:p>
        </w:tc>
        <w:tc>
          <w:tcPr>
            <w:tcW w:w="2035" w:type="pct"/>
          </w:tcPr>
          <w:p w14:paraId="31739D70" w14:textId="025AA5CB" w:rsidR="005A5AB2" w:rsidRPr="009B776E" w:rsidRDefault="005A5AB2" w:rsidP="005A5AB2">
            <w:pPr>
              <w:pStyle w:val="GOSTTablenorm"/>
            </w:pPr>
            <w:ins w:id="2748" w:author="Куклина Ю.В." w:date="2024-04-01T11:53:00Z">
              <w:r w:rsidRPr="009B776E">
                <w:t>Указывается код валюты по Общероссийскому классификатору валют бюджетного обязательства, по которому поставлено на учет денежное обязательство. Допустимо указывать как цифровой, так и буквенный код валюты</w:t>
              </w:r>
            </w:ins>
          </w:p>
        </w:tc>
      </w:tr>
      <w:tr w:rsidR="00FF6BE3" w:rsidRPr="009B776E" w14:paraId="242E562C" w14:textId="77777777" w:rsidTr="004212C7">
        <w:tc>
          <w:tcPr>
            <w:tcW w:w="1100" w:type="pct"/>
          </w:tcPr>
          <w:p w14:paraId="19781551" w14:textId="0A04C9AD" w:rsidR="00FF6BE3" w:rsidRPr="009B776E" w:rsidRDefault="00FF6BE3" w:rsidP="00FF6BE3">
            <w:pPr>
              <w:pStyle w:val="GOSTTablenorm"/>
            </w:pPr>
            <w:ins w:id="2749" w:author="Куклина Ю.В." w:date="2024-10-25T19:07:00Z">
              <w:r w:rsidRPr="009B776E">
                <w:rPr>
                  <w:b/>
                  <w:szCs w:val="22"/>
                </w:rPr>
                <w:t>Строки документа по разделу 4 «</w:t>
              </w:r>
            </w:ins>
            <w:ins w:id="2750" w:author="Куклина Ю.В." w:date="2024-10-25T19:09:00Z">
              <w:r w:rsidRPr="009B776E">
                <w:rPr>
                  <w:b/>
                </w:rPr>
                <w:t>Расшифровка ДО</w:t>
              </w:r>
            </w:ins>
            <w:ins w:id="2751" w:author="Куклина Ю.В." w:date="2024-10-25T19:07:00Z">
              <w:r w:rsidRPr="009B776E">
                <w:rPr>
                  <w:b/>
                </w:rPr>
                <w:t>»</w:t>
              </w:r>
            </w:ins>
          </w:p>
        </w:tc>
        <w:tc>
          <w:tcPr>
            <w:tcW w:w="750" w:type="pct"/>
          </w:tcPr>
          <w:p w14:paraId="2ED69234" w14:textId="15D73AAC" w:rsidR="00FF6BE3" w:rsidRPr="009B776E" w:rsidRDefault="00FF6BE3" w:rsidP="00FF6BE3">
            <w:pPr>
              <w:pStyle w:val="GOSTTablenorm"/>
              <w:rPr>
                <w:b/>
                <w:szCs w:val="22"/>
                <w:lang w:val="en-US"/>
              </w:rPr>
            </w:pPr>
            <w:ins w:id="2752" w:author="Куклина Ю.В." w:date="2024-10-25T19:07:00Z">
              <w:r w:rsidRPr="009B776E">
                <w:rPr>
                  <w:b/>
                  <w:szCs w:val="22"/>
                </w:rPr>
                <w:t>R_728_G_S4</w:t>
              </w:r>
            </w:ins>
            <w:ins w:id="2753" w:author="Куклина Ю.В." w:date="2024-10-25T19:08:00Z">
              <w:r w:rsidRPr="009B776E">
                <w:rPr>
                  <w:b/>
                  <w:szCs w:val="22"/>
                </w:rPr>
                <w:t>_2</w:t>
              </w:r>
            </w:ins>
          </w:p>
        </w:tc>
        <w:tc>
          <w:tcPr>
            <w:tcW w:w="500" w:type="pct"/>
          </w:tcPr>
          <w:p w14:paraId="78B39D31" w14:textId="39E11F70" w:rsidR="00FF6BE3" w:rsidRPr="009B776E" w:rsidRDefault="00FF6BE3" w:rsidP="00FF6BE3">
            <w:pPr>
              <w:pStyle w:val="GOSTTablenorm"/>
              <w:rPr>
                <w:szCs w:val="22"/>
              </w:rPr>
            </w:pPr>
            <w:ins w:id="2754" w:author="Куклина Ю.В." w:date="2024-10-25T19:07:00Z">
              <w:r w:rsidRPr="009B776E">
                <w:rPr>
                  <w:szCs w:val="22"/>
                </w:rPr>
                <w:t>Массив</w:t>
              </w:r>
            </w:ins>
          </w:p>
        </w:tc>
        <w:tc>
          <w:tcPr>
            <w:tcW w:w="300" w:type="pct"/>
          </w:tcPr>
          <w:p w14:paraId="1DA26BDF" w14:textId="0C7FDEA3" w:rsidR="00FF6BE3" w:rsidRPr="009B776E" w:rsidRDefault="00FF6BE3" w:rsidP="00FF6BE3">
            <w:pPr>
              <w:pStyle w:val="GOSTTablenorm"/>
              <w:rPr>
                <w:szCs w:val="22"/>
              </w:rPr>
            </w:pPr>
            <w:ins w:id="2755" w:author="Куклина Ю.В." w:date="2024-10-25T19:07:00Z">
              <w:r w:rsidRPr="009B776E">
                <w:rPr>
                  <w:szCs w:val="22"/>
                </w:rPr>
                <w:t>Нет</w:t>
              </w:r>
            </w:ins>
          </w:p>
        </w:tc>
        <w:tc>
          <w:tcPr>
            <w:tcW w:w="315" w:type="pct"/>
          </w:tcPr>
          <w:p w14:paraId="7B110248" w14:textId="77777777" w:rsidR="00FF6BE3" w:rsidRPr="009B776E" w:rsidRDefault="00FF6BE3" w:rsidP="00FF6BE3">
            <w:pPr>
              <w:pStyle w:val="GOSTTablenorm"/>
              <w:rPr>
                <w:szCs w:val="22"/>
              </w:rPr>
            </w:pPr>
          </w:p>
        </w:tc>
        <w:tc>
          <w:tcPr>
            <w:tcW w:w="2035" w:type="pct"/>
          </w:tcPr>
          <w:p w14:paraId="56916DCE" w14:textId="3037D3E5" w:rsidR="00FF6BE3" w:rsidRPr="009B776E" w:rsidRDefault="00FF6BE3" w:rsidP="00FF6BE3">
            <w:pPr>
              <w:pStyle w:val="GOSTTablenorm"/>
            </w:pPr>
            <w:ins w:id="2756" w:author="Куклина Ю.В." w:date="2024-10-25T19:08:00Z">
              <w:r w:rsidRPr="009B776E">
                <w:rPr>
                  <w:bCs/>
                </w:rPr>
                <w:t>Обязателен для заполнения, если заполнен параметр «Передаваемые ДО» (</w:t>
              </w:r>
              <w:r w:rsidRPr="009B776E">
                <w:rPr>
                  <w:b/>
                  <w:szCs w:val="22"/>
                </w:rPr>
                <w:t>R_728_G_S4</w:t>
              </w:r>
              <w:r w:rsidRPr="009B776E">
                <w:t>)</w:t>
              </w:r>
            </w:ins>
          </w:p>
        </w:tc>
      </w:tr>
      <w:tr w:rsidR="00FF6BE3" w:rsidRPr="009B776E" w14:paraId="33620BE0" w14:textId="77777777" w:rsidTr="004212C7">
        <w:tc>
          <w:tcPr>
            <w:tcW w:w="1100" w:type="pct"/>
          </w:tcPr>
          <w:p w14:paraId="6F4891CA" w14:textId="6EB877D3" w:rsidR="00FF6BE3" w:rsidRPr="009B776E" w:rsidRDefault="00FF6BE3" w:rsidP="00FF6BE3">
            <w:pPr>
              <w:pStyle w:val="GOSTTablenorm"/>
            </w:pPr>
            <w:ins w:id="2757" w:author="Куклина Ю.В." w:date="2024-10-25T18:29:00Z">
              <w:r w:rsidRPr="009B776E">
                <w:t>Номер ДО передающий</w:t>
              </w:r>
            </w:ins>
          </w:p>
        </w:tc>
        <w:tc>
          <w:tcPr>
            <w:tcW w:w="750" w:type="pct"/>
          </w:tcPr>
          <w:p w14:paraId="4E0DF6C8" w14:textId="53922E35" w:rsidR="00FF6BE3" w:rsidRPr="009B776E" w:rsidRDefault="00FF6BE3" w:rsidP="00B030EE">
            <w:pPr>
              <w:pStyle w:val="GOSTTablenorm"/>
              <w:rPr>
                <w:b/>
                <w:szCs w:val="22"/>
                <w:lang w:val="en-US"/>
              </w:rPr>
            </w:pPr>
            <w:ins w:id="2758" w:author="Куклина Ю.В." w:date="2024-10-25T18:29:00Z">
              <w:r w:rsidRPr="009B776E">
                <w:rPr>
                  <w:b/>
                  <w:szCs w:val="22"/>
                  <w:lang w:val="en-US"/>
                </w:rPr>
                <w:t>R_728_G_S</w:t>
              </w:r>
              <w:r w:rsidRPr="009B776E">
                <w:rPr>
                  <w:b/>
                  <w:szCs w:val="22"/>
                </w:rPr>
                <w:t>4</w:t>
              </w:r>
            </w:ins>
            <w:ins w:id="2759" w:author="Куклина Ю.В." w:date="2024-10-25T19:11:00Z">
              <w:r w:rsidRPr="009B776E">
                <w:rPr>
                  <w:b/>
                  <w:szCs w:val="22"/>
                </w:rPr>
                <w:t>_2</w:t>
              </w:r>
            </w:ins>
            <w:ins w:id="2760" w:author="Куклина Ю.В." w:date="2024-10-25T18:29:00Z">
              <w:r w:rsidRPr="009B776E">
                <w:rPr>
                  <w:b/>
                </w:rPr>
                <w:t>:</w:t>
              </w:r>
              <w:del w:id="2761" w:author="Сатлер Марина Викторовна" w:date="2024-10-28T10:40:00Z">
                <w:r w:rsidRPr="009B776E" w:rsidDel="00B030EE">
                  <w:delText xml:space="preserve"> </w:delText>
                </w:r>
              </w:del>
              <w:r w:rsidRPr="009B776E">
                <w:rPr>
                  <w:szCs w:val="22"/>
                </w:rPr>
                <w:t>G_S4_2_D_C1</w:t>
              </w:r>
            </w:ins>
          </w:p>
        </w:tc>
        <w:tc>
          <w:tcPr>
            <w:tcW w:w="500" w:type="pct"/>
          </w:tcPr>
          <w:p w14:paraId="08C12F00" w14:textId="018D380D" w:rsidR="00FF6BE3" w:rsidRPr="009B776E" w:rsidRDefault="00FF6BE3" w:rsidP="00FF6BE3">
            <w:pPr>
              <w:pStyle w:val="GOSTTablenorm"/>
              <w:rPr>
                <w:szCs w:val="22"/>
              </w:rPr>
            </w:pPr>
            <w:ins w:id="2762" w:author="Куклина Ю.В." w:date="2024-10-25T18:29:00Z">
              <w:r w:rsidRPr="009B776E">
                <w:rPr>
                  <w:szCs w:val="22"/>
                </w:rPr>
                <w:t>Строка</w:t>
              </w:r>
            </w:ins>
          </w:p>
        </w:tc>
        <w:tc>
          <w:tcPr>
            <w:tcW w:w="300" w:type="pct"/>
          </w:tcPr>
          <w:p w14:paraId="7634CC64" w14:textId="21ABFC7A" w:rsidR="00FF6BE3" w:rsidRPr="009B776E" w:rsidRDefault="00FF6BE3" w:rsidP="00FF6BE3">
            <w:pPr>
              <w:pStyle w:val="GOSTTablenorm"/>
              <w:rPr>
                <w:szCs w:val="22"/>
              </w:rPr>
            </w:pPr>
            <w:ins w:id="2763" w:author="Куклина Ю.В." w:date="2024-10-25T18:29:00Z">
              <w:r w:rsidRPr="009B776E">
                <w:rPr>
                  <w:szCs w:val="22"/>
                </w:rPr>
                <w:t>Да</w:t>
              </w:r>
            </w:ins>
          </w:p>
        </w:tc>
        <w:tc>
          <w:tcPr>
            <w:tcW w:w="315" w:type="pct"/>
          </w:tcPr>
          <w:p w14:paraId="62921DC6" w14:textId="5E019F2C" w:rsidR="00FF6BE3" w:rsidRPr="009B776E" w:rsidRDefault="00FF6BE3" w:rsidP="00FF6BE3">
            <w:pPr>
              <w:pStyle w:val="GOSTTablenorm"/>
              <w:rPr>
                <w:szCs w:val="22"/>
              </w:rPr>
            </w:pPr>
            <w:ins w:id="2764" w:author="Куклина Ю.В." w:date="2024-10-25T18:29:00Z">
              <w:r w:rsidRPr="009B776E">
                <w:rPr>
                  <w:szCs w:val="22"/>
                  <w:lang w:val="en-US"/>
                </w:rPr>
                <w:t>=</w:t>
              </w:r>
              <w:r w:rsidRPr="009B776E">
                <w:rPr>
                  <w:szCs w:val="22"/>
                </w:rPr>
                <w:t>25</w:t>
              </w:r>
            </w:ins>
          </w:p>
        </w:tc>
        <w:tc>
          <w:tcPr>
            <w:tcW w:w="2035" w:type="pct"/>
          </w:tcPr>
          <w:p w14:paraId="1A8D221A" w14:textId="7F4451EE" w:rsidR="00FF6BE3" w:rsidRPr="009B776E" w:rsidRDefault="00FF6BE3" w:rsidP="00FF6BE3">
            <w:pPr>
              <w:pStyle w:val="GOSTTablenorm"/>
            </w:pPr>
            <w:ins w:id="2765" w:author="Куклина Ю.В." w:date="2024-10-25T18:29:00Z">
              <w:r w:rsidRPr="009B776E">
                <w:t>Указывается учетный номер поставленного на учет денежного обязательства для отражения операции на ЛС передающем</w:t>
              </w:r>
            </w:ins>
          </w:p>
        </w:tc>
      </w:tr>
      <w:tr w:rsidR="00FF6BE3" w:rsidRPr="009B776E" w14:paraId="6B0D5594" w14:textId="77777777" w:rsidTr="004212C7">
        <w:tc>
          <w:tcPr>
            <w:tcW w:w="1100" w:type="pct"/>
          </w:tcPr>
          <w:p w14:paraId="79751C19" w14:textId="6A971AA2" w:rsidR="00FF6BE3" w:rsidRPr="009B776E" w:rsidRDefault="00FF6BE3" w:rsidP="00FF6BE3">
            <w:pPr>
              <w:pStyle w:val="GOSTTablenorm"/>
            </w:pPr>
            <w:ins w:id="2766" w:author="Куклина Ю.В." w:date="2024-04-01T11:53:00Z">
              <w:r w:rsidRPr="009B776E">
                <w:t>Признак платежа, требующего подтверждения</w:t>
              </w:r>
            </w:ins>
          </w:p>
        </w:tc>
        <w:tc>
          <w:tcPr>
            <w:tcW w:w="750" w:type="pct"/>
          </w:tcPr>
          <w:p w14:paraId="1CC3DC14" w14:textId="6ADB7654" w:rsidR="00FF6BE3" w:rsidRPr="009B776E" w:rsidRDefault="00FF6BE3" w:rsidP="00FF6BE3">
            <w:pPr>
              <w:pStyle w:val="GOSTTablenorm"/>
              <w:rPr>
                <w:lang w:val="en-US"/>
              </w:rPr>
            </w:pPr>
            <w:ins w:id="2767" w:author="Куклина Ю.В." w:date="2024-04-01T11:45:00Z">
              <w:r w:rsidRPr="009B776E">
                <w:rPr>
                  <w:b/>
                  <w:szCs w:val="22"/>
                  <w:lang w:val="en-US"/>
                </w:rPr>
                <w:t>R_728_G_S4</w:t>
              </w:r>
            </w:ins>
            <w:ins w:id="2768" w:author="Куклина Ю.В." w:date="2024-10-25T19:11:00Z">
              <w:r w:rsidRPr="009B776E">
                <w:rPr>
                  <w:b/>
                  <w:szCs w:val="22"/>
                  <w:lang w:val="en-US"/>
                </w:rPr>
                <w:t>_2</w:t>
              </w:r>
            </w:ins>
            <w:ins w:id="2769" w:author="Куклина Ю.В." w:date="2024-04-01T11:45:00Z">
              <w:r w:rsidRPr="009B776E">
                <w:rPr>
                  <w:b/>
                  <w:lang w:val="en-US"/>
                </w:rPr>
                <w:t>:</w:t>
              </w:r>
            </w:ins>
            <w:ins w:id="2770" w:author="Куклина Ю.В." w:date="2024-04-01T11:53:00Z">
              <w:r w:rsidRPr="009B776E">
                <w:rPr>
                  <w:szCs w:val="22"/>
                  <w:lang w:val="en-US"/>
                </w:rPr>
                <w:t>G_S4_2_D_SIGNCONFIRM</w:t>
              </w:r>
            </w:ins>
          </w:p>
        </w:tc>
        <w:tc>
          <w:tcPr>
            <w:tcW w:w="500" w:type="pct"/>
          </w:tcPr>
          <w:p w14:paraId="20DE9B72" w14:textId="252CF46F" w:rsidR="00FF6BE3" w:rsidRPr="009B776E" w:rsidRDefault="00FF6BE3" w:rsidP="00FF6BE3">
            <w:pPr>
              <w:pStyle w:val="GOSTTablenorm"/>
            </w:pPr>
            <w:ins w:id="2771" w:author="Куклина Ю.В." w:date="2024-04-01T11:53:00Z">
              <w:r w:rsidRPr="009B776E">
                <w:t>Строка</w:t>
              </w:r>
            </w:ins>
          </w:p>
        </w:tc>
        <w:tc>
          <w:tcPr>
            <w:tcW w:w="300" w:type="pct"/>
          </w:tcPr>
          <w:p w14:paraId="16FE3663" w14:textId="48AA1932" w:rsidR="00FF6BE3" w:rsidRPr="009B776E" w:rsidRDefault="00FF6BE3" w:rsidP="00FF6BE3">
            <w:pPr>
              <w:pStyle w:val="GOSTTablenorm"/>
            </w:pPr>
            <w:ins w:id="2772" w:author="Куклина Ю.В." w:date="2024-04-01T11:53:00Z">
              <w:r w:rsidRPr="009B776E">
                <w:t>Да</w:t>
              </w:r>
            </w:ins>
          </w:p>
        </w:tc>
        <w:tc>
          <w:tcPr>
            <w:tcW w:w="315" w:type="pct"/>
          </w:tcPr>
          <w:p w14:paraId="317942DE" w14:textId="409568F5" w:rsidR="00FF6BE3" w:rsidRPr="009B776E" w:rsidRDefault="00FF6BE3" w:rsidP="00FF6BE3">
            <w:pPr>
              <w:pStyle w:val="GOSTTablenorm"/>
            </w:pPr>
            <w:ins w:id="2773" w:author="Куклина Ю.В." w:date="2024-04-01T11:53:00Z">
              <w:r w:rsidRPr="009B776E">
                <w:rPr>
                  <w:lang w:val="en-US"/>
                </w:rPr>
                <w:t>&lt;=</w:t>
              </w:r>
              <w:r w:rsidRPr="009B776E">
                <w:t>3</w:t>
              </w:r>
            </w:ins>
          </w:p>
        </w:tc>
        <w:tc>
          <w:tcPr>
            <w:tcW w:w="2035" w:type="pct"/>
          </w:tcPr>
          <w:p w14:paraId="3EE85805" w14:textId="77777777" w:rsidR="00FF6BE3" w:rsidRPr="009B776E" w:rsidRDefault="00FF6BE3" w:rsidP="00FF6BE3">
            <w:pPr>
              <w:pStyle w:val="GOSTTablenorm"/>
              <w:rPr>
                <w:ins w:id="2774" w:author="Куклина Ю.В." w:date="2024-04-01T11:53:00Z"/>
              </w:rPr>
            </w:pPr>
            <w:ins w:id="2775" w:author="Куклина Ю.В." w:date="2024-04-01T11:53:00Z">
              <w:r w:rsidRPr="009B776E">
                <w:t>Указывается признак платежа, требующего подтверждения.</w:t>
              </w:r>
            </w:ins>
          </w:p>
          <w:p w14:paraId="7285898F" w14:textId="77777777" w:rsidR="00FF6BE3" w:rsidRPr="009B776E" w:rsidRDefault="00FF6BE3" w:rsidP="00FF6BE3">
            <w:pPr>
              <w:pStyle w:val="GOSTTablenorm"/>
              <w:rPr>
                <w:ins w:id="2776" w:author="Куклина Ю.В." w:date="2024-04-01T11:53:00Z"/>
              </w:rPr>
            </w:pPr>
            <w:ins w:id="2777" w:author="Куклина Ю.В." w:date="2024-04-01T11:53:00Z">
              <w:r w:rsidRPr="009B776E">
                <w:t>Возможные значения:</w:t>
              </w:r>
            </w:ins>
          </w:p>
          <w:p w14:paraId="0A75500C" w14:textId="77777777" w:rsidR="00FF6BE3" w:rsidRPr="009B776E" w:rsidRDefault="00FF6BE3" w:rsidP="00FF6BE3">
            <w:pPr>
              <w:pStyle w:val="GOSTTableListMark1"/>
              <w:numPr>
                <w:ilvl w:val="0"/>
                <w:numId w:val="1"/>
              </w:numPr>
              <w:tabs>
                <w:tab w:val="clear" w:pos="340"/>
                <w:tab w:val="num" w:pos="368"/>
              </w:tabs>
              <w:ind w:left="368"/>
              <w:jc w:val="left"/>
              <w:rPr>
                <w:ins w:id="2778" w:author="Куклина Ю.В." w:date="2024-04-01T11:53:00Z"/>
              </w:rPr>
            </w:pPr>
            <w:ins w:id="2779" w:author="Куклина Ю.В." w:date="2024-04-01T11:53:00Z">
              <w:r w:rsidRPr="009B776E">
                <w:t>«Да» – если платеж авансовый;</w:t>
              </w:r>
            </w:ins>
          </w:p>
          <w:p w14:paraId="1406FC64" w14:textId="3C7D1F84" w:rsidR="00FF6BE3" w:rsidRPr="009B776E" w:rsidRDefault="00FF6BE3" w:rsidP="00FF6BE3">
            <w:pPr>
              <w:pStyle w:val="GOSTTableListMark1"/>
              <w:numPr>
                <w:ilvl w:val="0"/>
                <w:numId w:val="1"/>
              </w:numPr>
              <w:tabs>
                <w:tab w:val="clear" w:pos="340"/>
                <w:tab w:val="num" w:pos="368"/>
              </w:tabs>
              <w:ind w:left="368"/>
              <w:jc w:val="left"/>
            </w:pPr>
            <w:ins w:id="2780" w:author="Куклина Ю.В." w:date="2024-04-01T11:53:00Z">
              <w:r w:rsidRPr="009B776E">
                <w:t>«Нет» – если платеж не авансовый</w:t>
              </w:r>
            </w:ins>
          </w:p>
        </w:tc>
      </w:tr>
      <w:tr w:rsidR="00FF6BE3" w:rsidRPr="009B776E" w14:paraId="59A66E7B" w14:textId="77777777" w:rsidTr="004212C7">
        <w:tc>
          <w:tcPr>
            <w:tcW w:w="1100" w:type="pct"/>
          </w:tcPr>
          <w:p w14:paraId="76BEC5E2" w14:textId="09AF7D68" w:rsidR="00FF6BE3" w:rsidRPr="009B776E" w:rsidRDefault="00FF6BE3" w:rsidP="00FF6BE3">
            <w:pPr>
              <w:pStyle w:val="GOSTTablenorm"/>
            </w:pPr>
            <w:ins w:id="2781" w:author="Куклина Ю.В." w:date="2024-04-01T11:55:00Z">
              <w:r w:rsidRPr="009B776E">
                <w:t>КБК передающий</w:t>
              </w:r>
            </w:ins>
          </w:p>
        </w:tc>
        <w:tc>
          <w:tcPr>
            <w:tcW w:w="750" w:type="pct"/>
          </w:tcPr>
          <w:p w14:paraId="0FBA61AC" w14:textId="48C2187F" w:rsidR="00FF6BE3" w:rsidRPr="009B776E" w:rsidRDefault="00FF6BE3" w:rsidP="00FF6BE3">
            <w:pPr>
              <w:pStyle w:val="GOSTTablenorm"/>
            </w:pPr>
            <w:ins w:id="2782" w:author="Куклина Ю.В." w:date="2024-04-01T11:45:00Z">
              <w:r w:rsidRPr="009B776E">
                <w:rPr>
                  <w:b/>
                  <w:szCs w:val="22"/>
                  <w:lang w:val="en-US"/>
                </w:rPr>
                <w:t>R_728_G_S</w:t>
              </w:r>
              <w:r w:rsidRPr="009B776E">
                <w:rPr>
                  <w:b/>
                  <w:szCs w:val="22"/>
                </w:rPr>
                <w:t>4</w:t>
              </w:r>
            </w:ins>
            <w:ins w:id="2783" w:author="Куклина Ю.В." w:date="2024-10-25T19:11:00Z">
              <w:r w:rsidRPr="009B776E">
                <w:rPr>
                  <w:b/>
                  <w:szCs w:val="22"/>
                </w:rPr>
                <w:t>_2</w:t>
              </w:r>
            </w:ins>
            <w:ins w:id="2784" w:author="Куклина Ю.В." w:date="2024-04-01T11:45:00Z">
              <w:r w:rsidRPr="009B776E">
                <w:rPr>
                  <w:b/>
                </w:rPr>
                <w:t>:</w:t>
              </w:r>
            </w:ins>
            <w:ins w:id="2785" w:author="Куклина Ю.В." w:date="2024-04-01T11:55:00Z">
              <w:r w:rsidRPr="009B776E">
                <w:rPr>
                  <w:szCs w:val="22"/>
                </w:rPr>
                <w:t>G_S4_2_D_C4</w:t>
              </w:r>
            </w:ins>
          </w:p>
        </w:tc>
        <w:tc>
          <w:tcPr>
            <w:tcW w:w="500" w:type="pct"/>
          </w:tcPr>
          <w:p w14:paraId="7C41AC9E" w14:textId="124B766A" w:rsidR="00FF6BE3" w:rsidRPr="009B776E" w:rsidRDefault="00FF6BE3" w:rsidP="00FF6BE3">
            <w:pPr>
              <w:pStyle w:val="GOSTTablenorm"/>
            </w:pPr>
            <w:ins w:id="2786" w:author="Куклина Ю.В." w:date="2024-04-01T11:55:00Z">
              <w:r w:rsidRPr="009B776E">
                <w:rPr>
                  <w:szCs w:val="22"/>
                </w:rPr>
                <w:t>Строка</w:t>
              </w:r>
            </w:ins>
          </w:p>
        </w:tc>
        <w:tc>
          <w:tcPr>
            <w:tcW w:w="300" w:type="pct"/>
          </w:tcPr>
          <w:p w14:paraId="7E881EE2" w14:textId="740A6FEF" w:rsidR="00FF6BE3" w:rsidRPr="009B776E" w:rsidRDefault="00FF6BE3" w:rsidP="00FF6BE3">
            <w:pPr>
              <w:pStyle w:val="GOSTTablenorm"/>
            </w:pPr>
            <w:ins w:id="2787" w:author="Куклина Ю.В." w:date="2024-04-01T11:55:00Z">
              <w:r w:rsidRPr="009B776E">
                <w:rPr>
                  <w:szCs w:val="22"/>
                </w:rPr>
                <w:t>Да</w:t>
              </w:r>
            </w:ins>
          </w:p>
        </w:tc>
        <w:tc>
          <w:tcPr>
            <w:tcW w:w="315" w:type="pct"/>
          </w:tcPr>
          <w:p w14:paraId="4715BD1C" w14:textId="4F752334" w:rsidR="00FF6BE3" w:rsidRPr="009B776E" w:rsidRDefault="00FF6BE3" w:rsidP="00FF6BE3">
            <w:pPr>
              <w:pStyle w:val="GOSTTablenorm"/>
            </w:pPr>
            <w:ins w:id="2788" w:author="Куклина Ю.В." w:date="2024-04-01T11:55:00Z">
              <w:r w:rsidRPr="009B776E">
                <w:rPr>
                  <w:szCs w:val="22"/>
                </w:rPr>
                <w:t>=20</w:t>
              </w:r>
            </w:ins>
          </w:p>
        </w:tc>
        <w:tc>
          <w:tcPr>
            <w:tcW w:w="2035" w:type="pct"/>
          </w:tcPr>
          <w:p w14:paraId="2804C280" w14:textId="5BD453A3" w:rsidR="00FF6BE3" w:rsidRPr="009B776E" w:rsidRDefault="00FF6BE3" w:rsidP="00FF6BE3">
            <w:pPr>
              <w:pStyle w:val="GOSTTablenorm"/>
            </w:pPr>
            <w:ins w:id="2789" w:author="Куклина Ю.В." w:date="2024-04-01T11:55:00Z">
              <w:r w:rsidRPr="009B776E">
                <w:t>Указывается код по бюджетной классификации для отражения операции на ЛС передающем</w:t>
              </w:r>
            </w:ins>
          </w:p>
        </w:tc>
      </w:tr>
      <w:tr w:rsidR="00FF6BE3" w:rsidRPr="009B776E" w14:paraId="0E8D580C" w14:textId="77777777" w:rsidTr="004212C7">
        <w:tc>
          <w:tcPr>
            <w:tcW w:w="1100" w:type="pct"/>
          </w:tcPr>
          <w:p w14:paraId="5947D25E" w14:textId="7B997492" w:rsidR="00FF6BE3" w:rsidRPr="009B776E" w:rsidRDefault="00FF6BE3" w:rsidP="00FF6BE3">
            <w:pPr>
              <w:pStyle w:val="GOSTTablenorm"/>
            </w:pPr>
            <w:ins w:id="2790" w:author="Куклина Ю.В." w:date="2024-04-01T11:55:00Z">
              <w:r w:rsidRPr="009B776E">
                <w:t>КБК принимающий</w:t>
              </w:r>
            </w:ins>
          </w:p>
        </w:tc>
        <w:tc>
          <w:tcPr>
            <w:tcW w:w="750" w:type="pct"/>
          </w:tcPr>
          <w:p w14:paraId="335E53C4" w14:textId="06C63A26" w:rsidR="00FF6BE3" w:rsidRPr="009B776E" w:rsidRDefault="00FF6BE3" w:rsidP="00FF6BE3">
            <w:pPr>
              <w:pStyle w:val="GOSTTablenorm"/>
            </w:pPr>
            <w:ins w:id="2791" w:author="Куклина Ю.В." w:date="2024-04-01T11:45:00Z">
              <w:r w:rsidRPr="009B776E">
                <w:rPr>
                  <w:b/>
                  <w:szCs w:val="22"/>
                  <w:lang w:val="en-US"/>
                </w:rPr>
                <w:t>R_728_G_S</w:t>
              </w:r>
              <w:r w:rsidRPr="009B776E">
                <w:rPr>
                  <w:b/>
                  <w:szCs w:val="22"/>
                </w:rPr>
                <w:t>4</w:t>
              </w:r>
            </w:ins>
            <w:ins w:id="2792" w:author="Куклина Ю.В." w:date="2024-10-25T19:11:00Z">
              <w:r w:rsidRPr="009B776E">
                <w:rPr>
                  <w:b/>
                  <w:szCs w:val="22"/>
                </w:rPr>
                <w:t>_2</w:t>
              </w:r>
            </w:ins>
            <w:ins w:id="2793" w:author="Куклина Ю.В." w:date="2024-04-01T11:45:00Z">
              <w:r w:rsidRPr="009B776E">
                <w:rPr>
                  <w:b/>
                </w:rPr>
                <w:t>:</w:t>
              </w:r>
            </w:ins>
            <w:ins w:id="2794" w:author="Куклина Ю.В." w:date="2024-04-01T11:55:00Z">
              <w:r w:rsidRPr="009B776E">
                <w:rPr>
                  <w:szCs w:val="22"/>
                </w:rPr>
                <w:t>G_S4_</w:t>
              </w:r>
              <w:r w:rsidRPr="009B776E">
                <w:rPr>
                  <w:szCs w:val="22"/>
                </w:rPr>
                <w:lastRenderedPageBreak/>
                <w:t>2_D_C5</w:t>
              </w:r>
            </w:ins>
          </w:p>
        </w:tc>
        <w:tc>
          <w:tcPr>
            <w:tcW w:w="500" w:type="pct"/>
          </w:tcPr>
          <w:p w14:paraId="44C04418" w14:textId="03EC486F" w:rsidR="00FF6BE3" w:rsidRPr="009B776E" w:rsidRDefault="00FF6BE3" w:rsidP="00FF6BE3">
            <w:pPr>
              <w:pStyle w:val="GOSTTablenorm"/>
            </w:pPr>
            <w:ins w:id="2795" w:author="Куклина Ю.В." w:date="2024-04-01T11:55:00Z">
              <w:r w:rsidRPr="009B776E">
                <w:rPr>
                  <w:szCs w:val="22"/>
                </w:rPr>
                <w:lastRenderedPageBreak/>
                <w:t>Строка</w:t>
              </w:r>
            </w:ins>
          </w:p>
        </w:tc>
        <w:tc>
          <w:tcPr>
            <w:tcW w:w="300" w:type="pct"/>
          </w:tcPr>
          <w:p w14:paraId="1F0127E9" w14:textId="1AA37363" w:rsidR="00FF6BE3" w:rsidRPr="009B776E" w:rsidRDefault="00FF6BE3" w:rsidP="00FF6BE3">
            <w:pPr>
              <w:pStyle w:val="GOSTTablenorm"/>
            </w:pPr>
            <w:ins w:id="2796" w:author="Куклина Ю.В." w:date="2024-04-01T11:55:00Z">
              <w:r w:rsidRPr="009B776E">
                <w:rPr>
                  <w:szCs w:val="22"/>
                </w:rPr>
                <w:t>Да</w:t>
              </w:r>
            </w:ins>
          </w:p>
        </w:tc>
        <w:tc>
          <w:tcPr>
            <w:tcW w:w="315" w:type="pct"/>
          </w:tcPr>
          <w:p w14:paraId="0A64CB4C" w14:textId="0B8E6520" w:rsidR="00FF6BE3" w:rsidRPr="009B776E" w:rsidRDefault="00FF6BE3" w:rsidP="00FF6BE3">
            <w:pPr>
              <w:pStyle w:val="GOSTTablenorm"/>
            </w:pPr>
            <w:ins w:id="2797" w:author="Куклина Ю.В." w:date="2024-04-01T11:55:00Z">
              <w:r w:rsidRPr="009B776E">
                <w:rPr>
                  <w:szCs w:val="22"/>
                </w:rPr>
                <w:t>=20</w:t>
              </w:r>
            </w:ins>
          </w:p>
        </w:tc>
        <w:tc>
          <w:tcPr>
            <w:tcW w:w="2035" w:type="pct"/>
          </w:tcPr>
          <w:p w14:paraId="57D7D82F" w14:textId="70CA2D07" w:rsidR="00FF6BE3" w:rsidRPr="009B776E" w:rsidRDefault="00FF6BE3" w:rsidP="00FF6BE3">
            <w:pPr>
              <w:pStyle w:val="GOSTTablenorm"/>
            </w:pPr>
            <w:ins w:id="2798" w:author="Куклина Ю.В." w:date="2024-04-01T11:55:00Z">
              <w:r w:rsidRPr="009B776E">
                <w:t xml:space="preserve">Указывается код по бюджетной классификации для отражения </w:t>
              </w:r>
              <w:r w:rsidRPr="009B776E">
                <w:lastRenderedPageBreak/>
                <w:t>операции на ЛС принимающем</w:t>
              </w:r>
            </w:ins>
          </w:p>
        </w:tc>
      </w:tr>
      <w:tr w:rsidR="00FF6BE3" w:rsidRPr="009B776E" w14:paraId="60D26E57" w14:textId="77777777" w:rsidTr="004212C7">
        <w:tc>
          <w:tcPr>
            <w:tcW w:w="1100" w:type="pct"/>
          </w:tcPr>
          <w:p w14:paraId="4E2C91E7" w14:textId="172E4C6C" w:rsidR="00FF6BE3" w:rsidRPr="009B776E" w:rsidRDefault="00FF6BE3" w:rsidP="00FF6BE3">
            <w:pPr>
              <w:pStyle w:val="GOSTTablenorm"/>
            </w:pPr>
            <w:ins w:id="2799" w:author="Куклина Ю.В." w:date="2024-04-01T11:55:00Z">
              <w:r w:rsidRPr="009B776E">
                <w:lastRenderedPageBreak/>
                <w:t>Тип КБК передающий</w:t>
              </w:r>
            </w:ins>
          </w:p>
        </w:tc>
        <w:tc>
          <w:tcPr>
            <w:tcW w:w="750" w:type="pct"/>
          </w:tcPr>
          <w:p w14:paraId="1EE62DAD" w14:textId="3CBBDAA1" w:rsidR="00FF6BE3" w:rsidRPr="009B776E" w:rsidRDefault="00FF6BE3" w:rsidP="00FF6BE3">
            <w:pPr>
              <w:pStyle w:val="GOSTTablenorm"/>
            </w:pPr>
            <w:ins w:id="2800" w:author="Куклина Ю.В." w:date="2024-04-01T11:45:00Z">
              <w:r w:rsidRPr="009B776E">
                <w:rPr>
                  <w:b/>
                  <w:szCs w:val="22"/>
                  <w:lang w:val="en-US"/>
                </w:rPr>
                <w:t>R_728_G_S</w:t>
              </w:r>
              <w:r w:rsidRPr="009B776E">
                <w:rPr>
                  <w:b/>
                  <w:szCs w:val="22"/>
                </w:rPr>
                <w:t>4</w:t>
              </w:r>
            </w:ins>
            <w:ins w:id="2801" w:author="Куклина Ю.В." w:date="2024-10-25T19:11:00Z">
              <w:r w:rsidRPr="009B776E">
                <w:rPr>
                  <w:b/>
                  <w:szCs w:val="22"/>
                </w:rPr>
                <w:t>_2</w:t>
              </w:r>
            </w:ins>
            <w:ins w:id="2802" w:author="Куклина Ю.В." w:date="2024-04-01T11:45:00Z">
              <w:r w:rsidRPr="009B776E">
                <w:rPr>
                  <w:b/>
                </w:rPr>
                <w:t>:</w:t>
              </w:r>
            </w:ins>
            <w:ins w:id="2803" w:author="Куклина Ю.В." w:date="2024-04-01T11:55:00Z">
              <w:r w:rsidRPr="009B776E">
                <w:rPr>
                  <w:szCs w:val="22"/>
                </w:rPr>
                <w:t>G_S4_2_D_C4_2</w:t>
              </w:r>
            </w:ins>
          </w:p>
        </w:tc>
        <w:tc>
          <w:tcPr>
            <w:tcW w:w="500" w:type="pct"/>
          </w:tcPr>
          <w:p w14:paraId="7F7308C1" w14:textId="55EC83AA" w:rsidR="00FF6BE3" w:rsidRPr="009B776E" w:rsidRDefault="00FF6BE3" w:rsidP="00FF6BE3">
            <w:pPr>
              <w:pStyle w:val="GOSTTablenorm"/>
            </w:pPr>
            <w:ins w:id="2804" w:author="Куклина Ю.В." w:date="2024-04-01T11:55:00Z">
              <w:r w:rsidRPr="009B776E">
                <w:rPr>
                  <w:szCs w:val="22"/>
                </w:rPr>
                <w:t>Строка</w:t>
              </w:r>
            </w:ins>
          </w:p>
        </w:tc>
        <w:tc>
          <w:tcPr>
            <w:tcW w:w="300" w:type="pct"/>
          </w:tcPr>
          <w:p w14:paraId="7B23DC2E" w14:textId="6D83F5AF" w:rsidR="00FF6BE3" w:rsidRPr="009B776E" w:rsidRDefault="00FF6BE3" w:rsidP="00FF6BE3">
            <w:pPr>
              <w:pStyle w:val="GOSTTablenorm"/>
            </w:pPr>
            <w:ins w:id="2805" w:author="Куклина Ю.В." w:date="2024-04-01T11:55:00Z">
              <w:r w:rsidRPr="009B776E">
                <w:rPr>
                  <w:szCs w:val="22"/>
                </w:rPr>
                <w:t>Да</w:t>
              </w:r>
            </w:ins>
          </w:p>
        </w:tc>
        <w:tc>
          <w:tcPr>
            <w:tcW w:w="315" w:type="pct"/>
          </w:tcPr>
          <w:p w14:paraId="29C2CB85" w14:textId="7A752E1C" w:rsidR="00FF6BE3" w:rsidRPr="009B776E" w:rsidRDefault="00FF6BE3" w:rsidP="00FF6BE3">
            <w:pPr>
              <w:pStyle w:val="GOSTTablenorm"/>
            </w:pPr>
            <w:ins w:id="2806" w:author="Куклина Ю.В." w:date="2024-04-01T11:55:00Z">
              <w:r w:rsidRPr="009B776E">
                <w:rPr>
                  <w:szCs w:val="22"/>
                </w:rPr>
                <w:t>=2</w:t>
              </w:r>
            </w:ins>
          </w:p>
        </w:tc>
        <w:tc>
          <w:tcPr>
            <w:tcW w:w="2035" w:type="pct"/>
          </w:tcPr>
          <w:p w14:paraId="7C76EBF8" w14:textId="77777777" w:rsidR="00FF6BE3" w:rsidRPr="009B776E" w:rsidRDefault="00FF6BE3" w:rsidP="00FF6BE3">
            <w:pPr>
              <w:pStyle w:val="GOSTTablenorm"/>
              <w:rPr>
                <w:ins w:id="2807" w:author="Куклина Ю.В." w:date="2024-04-01T11:55:00Z"/>
                <w:bCs/>
                <w:szCs w:val="22"/>
              </w:rPr>
            </w:pPr>
            <w:ins w:id="2808" w:author="Куклина Ю.В." w:date="2024-04-01T11:55:00Z">
              <w:r w:rsidRPr="009B776E">
                <w:t>Указывается тип кода по бюджетной классификации передающего</w:t>
              </w:r>
              <w:r w:rsidRPr="009B776E">
                <w:rPr>
                  <w:bCs/>
                  <w:szCs w:val="22"/>
                </w:rPr>
                <w:t>.</w:t>
              </w:r>
            </w:ins>
          </w:p>
          <w:p w14:paraId="79477669" w14:textId="77777777" w:rsidR="00FF6BE3" w:rsidRPr="009B776E" w:rsidRDefault="00FF6BE3" w:rsidP="00FF6BE3">
            <w:pPr>
              <w:pStyle w:val="GOSTTablenorm"/>
              <w:rPr>
                <w:ins w:id="2809" w:author="Куклина Ю.В." w:date="2024-04-01T11:55:00Z"/>
              </w:rPr>
            </w:pPr>
            <w:ins w:id="2810" w:author="Куклина Ю.В." w:date="2024-04-01T11:55:00Z">
              <w:r w:rsidRPr="009B776E">
                <w:t>Возможные значения:</w:t>
              </w:r>
            </w:ins>
          </w:p>
          <w:p w14:paraId="45969AF2" w14:textId="61D79FC1" w:rsidR="00FF6BE3" w:rsidRPr="009B776E" w:rsidRDefault="00FF6BE3" w:rsidP="00FF6BE3">
            <w:pPr>
              <w:pStyle w:val="GOSTTableListMark1"/>
              <w:rPr>
                <w:ins w:id="2811" w:author="Куклина Ю.В." w:date="2024-04-01T11:55:00Z"/>
                <w:color w:val="FF0000"/>
                <w:lang w:val="en-US"/>
              </w:rPr>
            </w:pPr>
            <w:ins w:id="2812" w:author="Куклина Ю.В." w:date="2024-04-01T11:55:00Z">
              <w:r w:rsidRPr="009B776E">
                <w:rPr>
                  <w:color w:val="FF0000"/>
                  <w:lang w:val="en-US"/>
                </w:rPr>
                <w:t xml:space="preserve">«10» </w:t>
              </w:r>
            </w:ins>
            <w:r w:rsidR="00DA430D" w:rsidRPr="009B776E">
              <w:t>–</w:t>
            </w:r>
            <w:ins w:id="2813" w:author="Куклина Ю.В." w:date="2024-04-01T11:55:00Z">
              <w:r w:rsidRPr="009B776E">
                <w:rPr>
                  <w:color w:val="FF0000"/>
                  <w:lang w:val="en-US"/>
                </w:rPr>
                <w:t xml:space="preserve"> Расходы;</w:t>
              </w:r>
            </w:ins>
          </w:p>
          <w:p w14:paraId="25BB0FFD" w14:textId="28189E89" w:rsidR="00FF6BE3" w:rsidRPr="009B776E" w:rsidRDefault="00FF6BE3" w:rsidP="00FF6BE3">
            <w:pPr>
              <w:pStyle w:val="GOSTTableListMark1"/>
              <w:rPr>
                <w:ins w:id="2814" w:author="Куклина Ю.В." w:date="2024-04-01T11:55:00Z"/>
                <w:color w:val="FF0000"/>
              </w:rPr>
            </w:pPr>
            <w:ins w:id="2815" w:author="Куклина Ю.В." w:date="2024-04-01T11:55:00Z">
              <w:r w:rsidRPr="009B776E">
                <w:rPr>
                  <w:color w:val="FF0000"/>
                  <w:lang w:val="en-US"/>
                </w:rPr>
                <w:t xml:space="preserve">«11» </w:t>
              </w:r>
            </w:ins>
            <w:r w:rsidR="00DA430D" w:rsidRPr="009B776E">
              <w:t>–</w:t>
            </w:r>
            <w:ins w:id="2816" w:author="Куклина Ю.В." w:date="2024-04-01T11:55:00Z">
              <w:r w:rsidRPr="009B776E">
                <w:rPr>
                  <w:color w:val="FF0000"/>
                  <w:lang w:val="en-US"/>
                </w:rPr>
                <w:t xml:space="preserve"> Лимитируемые расходы;</w:t>
              </w:r>
            </w:ins>
          </w:p>
          <w:p w14:paraId="31067C11" w14:textId="5386A511" w:rsidR="00FF6BE3" w:rsidRPr="009B776E" w:rsidRDefault="00FF6BE3" w:rsidP="00131161">
            <w:pPr>
              <w:pStyle w:val="GOSTTableListMark1"/>
            </w:pPr>
            <w:ins w:id="2817" w:author="Куклина Ю.В." w:date="2024-04-01T11:55:00Z">
              <w:r w:rsidRPr="009B776E">
                <w:rPr>
                  <w:color w:val="FF0000"/>
                  <w:lang w:val="en-US"/>
                </w:rPr>
                <w:t xml:space="preserve">«12» </w:t>
              </w:r>
            </w:ins>
            <w:r w:rsidR="00DA430D" w:rsidRPr="009B776E">
              <w:t>–</w:t>
            </w:r>
            <w:ins w:id="2818" w:author="Куклина Ю.В." w:date="2024-04-01T11:55:00Z">
              <w:r w:rsidRPr="009B776E">
                <w:rPr>
                  <w:color w:val="FF0000"/>
                  <w:lang w:val="en-US"/>
                </w:rPr>
                <w:t xml:space="preserve"> Нелимитруемые расходы</w:t>
              </w:r>
            </w:ins>
          </w:p>
        </w:tc>
      </w:tr>
      <w:tr w:rsidR="00FF6BE3" w:rsidRPr="009B776E" w14:paraId="26074E8D" w14:textId="77777777" w:rsidTr="004212C7">
        <w:tc>
          <w:tcPr>
            <w:tcW w:w="1100" w:type="pct"/>
          </w:tcPr>
          <w:p w14:paraId="7F9AB23E" w14:textId="46B7B2DA" w:rsidR="00FF6BE3" w:rsidRPr="009B776E" w:rsidRDefault="00FF6BE3" w:rsidP="00FF6BE3">
            <w:pPr>
              <w:pStyle w:val="GOSTTablenorm"/>
            </w:pPr>
            <w:ins w:id="2819" w:author="Куклина Ю.В." w:date="2024-04-01T11:55:00Z">
              <w:r w:rsidRPr="009B776E">
                <w:t>Тип КБК принимающий</w:t>
              </w:r>
            </w:ins>
          </w:p>
        </w:tc>
        <w:tc>
          <w:tcPr>
            <w:tcW w:w="750" w:type="pct"/>
          </w:tcPr>
          <w:p w14:paraId="6CB4F65F" w14:textId="1507ED9C" w:rsidR="00FF6BE3" w:rsidRPr="009B776E" w:rsidRDefault="00FF6BE3" w:rsidP="00FF6BE3">
            <w:pPr>
              <w:pStyle w:val="GOSTTablenorm"/>
            </w:pPr>
            <w:ins w:id="2820" w:author="Куклина Ю.В." w:date="2024-04-01T11:45:00Z">
              <w:r w:rsidRPr="009B776E">
                <w:rPr>
                  <w:b/>
                  <w:szCs w:val="22"/>
                  <w:lang w:val="en-US"/>
                </w:rPr>
                <w:t>R_728_G_S</w:t>
              </w:r>
              <w:r w:rsidRPr="009B776E">
                <w:rPr>
                  <w:b/>
                  <w:szCs w:val="22"/>
                </w:rPr>
                <w:t>4</w:t>
              </w:r>
            </w:ins>
            <w:ins w:id="2821" w:author="Куклина Ю.В." w:date="2024-10-25T19:11:00Z">
              <w:r w:rsidRPr="009B776E">
                <w:rPr>
                  <w:b/>
                  <w:szCs w:val="22"/>
                </w:rPr>
                <w:t>_2</w:t>
              </w:r>
            </w:ins>
            <w:ins w:id="2822" w:author="Куклина Ю.В." w:date="2024-04-01T11:45:00Z">
              <w:r w:rsidRPr="009B776E">
                <w:rPr>
                  <w:b/>
                </w:rPr>
                <w:t>:</w:t>
              </w:r>
            </w:ins>
            <w:ins w:id="2823" w:author="Куклина Ю.В." w:date="2024-04-01T11:55:00Z">
              <w:r w:rsidRPr="009B776E">
                <w:rPr>
                  <w:szCs w:val="22"/>
                </w:rPr>
                <w:t>G_S4_2_D_C5_2</w:t>
              </w:r>
            </w:ins>
          </w:p>
        </w:tc>
        <w:tc>
          <w:tcPr>
            <w:tcW w:w="500" w:type="pct"/>
          </w:tcPr>
          <w:p w14:paraId="755C9278" w14:textId="2E732F7C" w:rsidR="00FF6BE3" w:rsidRPr="009B776E" w:rsidRDefault="00FF6BE3" w:rsidP="00FF6BE3">
            <w:pPr>
              <w:pStyle w:val="GOSTTablenorm"/>
            </w:pPr>
            <w:ins w:id="2824" w:author="Куклина Ю.В." w:date="2024-04-01T11:55:00Z">
              <w:r w:rsidRPr="009B776E">
                <w:rPr>
                  <w:szCs w:val="22"/>
                </w:rPr>
                <w:t>Строка</w:t>
              </w:r>
            </w:ins>
          </w:p>
        </w:tc>
        <w:tc>
          <w:tcPr>
            <w:tcW w:w="300" w:type="pct"/>
          </w:tcPr>
          <w:p w14:paraId="7B6BFE73" w14:textId="13F17B4C" w:rsidR="00FF6BE3" w:rsidRPr="009B776E" w:rsidRDefault="00FF6BE3" w:rsidP="00FF6BE3">
            <w:pPr>
              <w:pStyle w:val="GOSTTablenorm"/>
            </w:pPr>
            <w:ins w:id="2825" w:author="Куклина Ю.В." w:date="2024-04-01T11:55:00Z">
              <w:r w:rsidRPr="009B776E">
                <w:rPr>
                  <w:szCs w:val="22"/>
                </w:rPr>
                <w:t>Да</w:t>
              </w:r>
            </w:ins>
          </w:p>
        </w:tc>
        <w:tc>
          <w:tcPr>
            <w:tcW w:w="315" w:type="pct"/>
          </w:tcPr>
          <w:p w14:paraId="790D8187" w14:textId="3213BE85" w:rsidR="00FF6BE3" w:rsidRPr="009B776E" w:rsidRDefault="00FF6BE3" w:rsidP="00FF6BE3">
            <w:pPr>
              <w:pStyle w:val="GOSTTablenorm"/>
            </w:pPr>
            <w:ins w:id="2826" w:author="Куклина Ю.В." w:date="2024-04-01T11:55:00Z">
              <w:r w:rsidRPr="009B776E">
                <w:rPr>
                  <w:szCs w:val="22"/>
                </w:rPr>
                <w:t>=2</w:t>
              </w:r>
            </w:ins>
          </w:p>
        </w:tc>
        <w:tc>
          <w:tcPr>
            <w:tcW w:w="2035" w:type="pct"/>
          </w:tcPr>
          <w:p w14:paraId="3A80B8BA" w14:textId="77777777" w:rsidR="00FF6BE3" w:rsidRPr="009B776E" w:rsidRDefault="00FF6BE3" w:rsidP="00FF6BE3">
            <w:pPr>
              <w:pStyle w:val="GOSTTablenorm"/>
              <w:rPr>
                <w:ins w:id="2827" w:author="Куклина Ю.В." w:date="2024-04-01T11:55:00Z"/>
                <w:bCs/>
                <w:szCs w:val="22"/>
              </w:rPr>
            </w:pPr>
            <w:ins w:id="2828" w:author="Куклина Ю.В." w:date="2024-04-01T11:55:00Z">
              <w:r w:rsidRPr="009B776E">
                <w:t>Указывается тип кода по бюджетной классификации принимающего</w:t>
              </w:r>
              <w:r w:rsidRPr="009B776E">
                <w:rPr>
                  <w:bCs/>
                  <w:szCs w:val="22"/>
                </w:rPr>
                <w:t>.</w:t>
              </w:r>
            </w:ins>
          </w:p>
          <w:p w14:paraId="773B8B30" w14:textId="77777777" w:rsidR="00FF6BE3" w:rsidRPr="009B776E" w:rsidRDefault="00FF6BE3" w:rsidP="00FF6BE3">
            <w:pPr>
              <w:pStyle w:val="GOSTTablenorm"/>
              <w:rPr>
                <w:ins w:id="2829" w:author="Куклина Ю.В." w:date="2024-04-01T11:55:00Z"/>
              </w:rPr>
            </w:pPr>
            <w:ins w:id="2830" w:author="Куклина Ю.В." w:date="2024-04-01T11:55:00Z">
              <w:r w:rsidRPr="009B776E">
                <w:t>Возможные значения:</w:t>
              </w:r>
            </w:ins>
          </w:p>
          <w:p w14:paraId="4257A58D" w14:textId="259F0D8D" w:rsidR="00FF6BE3" w:rsidRPr="009B776E" w:rsidRDefault="00FF6BE3" w:rsidP="00FF6BE3">
            <w:pPr>
              <w:pStyle w:val="GOSTTableListMark1"/>
              <w:rPr>
                <w:ins w:id="2831" w:author="Куклина Ю.В." w:date="2024-04-01T11:55:00Z"/>
                <w:color w:val="FF0000"/>
                <w:lang w:val="en-US"/>
              </w:rPr>
            </w:pPr>
            <w:ins w:id="2832" w:author="Куклина Ю.В." w:date="2024-04-01T11:55:00Z">
              <w:r w:rsidRPr="009B776E">
                <w:rPr>
                  <w:color w:val="FF0000"/>
                  <w:lang w:val="en-US"/>
                </w:rPr>
                <w:t xml:space="preserve">«10» </w:t>
              </w:r>
            </w:ins>
            <w:r w:rsidR="00DA430D" w:rsidRPr="009B776E">
              <w:t>–</w:t>
            </w:r>
            <w:ins w:id="2833" w:author="Куклина Ю.В." w:date="2024-04-01T11:55:00Z">
              <w:r w:rsidRPr="009B776E">
                <w:rPr>
                  <w:color w:val="FF0000"/>
                  <w:lang w:val="en-US"/>
                </w:rPr>
                <w:t xml:space="preserve"> Расходы;</w:t>
              </w:r>
            </w:ins>
          </w:p>
          <w:p w14:paraId="64D34D3B" w14:textId="08FB23F4" w:rsidR="00FF6BE3" w:rsidRPr="009B776E" w:rsidRDefault="00FF6BE3" w:rsidP="00FF6BE3">
            <w:pPr>
              <w:pStyle w:val="GOSTTableListMark1"/>
              <w:rPr>
                <w:ins w:id="2834" w:author="Куклина Ю.В." w:date="2024-04-01T11:55:00Z"/>
                <w:color w:val="FF0000"/>
              </w:rPr>
            </w:pPr>
            <w:ins w:id="2835" w:author="Куклина Ю.В." w:date="2024-04-01T11:55:00Z">
              <w:r w:rsidRPr="009B776E">
                <w:rPr>
                  <w:color w:val="FF0000"/>
                  <w:lang w:val="en-US"/>
                </w:rPr>
                <w:t xml:space="preserve">«11» </w:t>
              </w:r>
            </w:ins>
            <w:r w:rsidR="00DA430D" w:rsidRPr="009B776E">
              <w:t>–</w:t>
            </w:r>
            <w:ins w:id="2836" w:author="Куклина Ю.В." w:date="2024-04-01T11:55:00Z">
              <w:r w:rsidRPr="009B776E">
                <w:rPr>
                  <w:color w:val="FF0000"/>
                  <w:lang w:val="en-US"/>
                </w:rPr>
                <w:t xml:space="preserve"> Лимитируемые расходы;</w:t>
              </w:r>
            </w:ins>
          </w:p>
          <w:p w14:paraId="162F0CB6" w14:textId="64CC3431" w:rsidR="00FF6BE3" w:rsidRPr="009B776E" w:rsidRDefault="00FF6BE3" w:rsidP="00131161">
            <w:pPr>
              <w:pStyle w:val="GOSTTableListMark1"/>
            </w:pPr>
            <w:ins w:id="2837" w:author="Куклина Ю.В." w:date="2024-04-01T11:55:00Z">
              <w:r w:rsidRPr="009B776E">
                <w:rPr>
                  <w:color w:val="FF0000"/>
                  <w:lang w:val="en-US"/>
                </w:rPr>
                <w:t xml:space="preserve">«12» </w:t>
              </w:r>
            </w:ins>
            <w:r w:rsidR="00DA430D" w:rsidRPr="009B776E">
              <w:t xml:space="preserve">– </w:t>
            </w:r>
            <w:ins w:id="2838" w:author="Куклина Ю.В." w:date="2024-04-01T11:55:00Z">
              <w:r w:rsidRPr="009B776E">
                <w:rPr>
                  <w:color w:val="FF0000"/>
                  <w:lang w:val="en-US"/>
                </w:rPr>
                <w:t>Нелимитруемые расходы</w:t>
              </w:r>
            </w:ins>
          </w:p>
        </w:tc>
      </w:tr>
      <w:tr w:rsidR="00FF6BE3" w:rsidRPr="009B776E" w14:paraId="5A25FE02" w14:textId="77777777" w:rsidTr="004212C7">
        <w:tc>
          <w:tcPr>
            <w:tcW w:w="1100" w:type="pct"/>
          </w:tcPr>
          <w:p w14:paraId="6EACD1AD" w14:textId="6FEF5D82" w:rsidR="00FF6BE3" w:rsidRPr="009B776E" w:rsidRDefault="00FF6BE3" w:rsidP="00FF6BE3">
            <w:pPr>
              <w:pStyle w:val="GOSTTablenorm"/>
            </w:pPr>
            <w:ins w:id="2839" w:author="Куклина Ю.В." w:date="2024-04-01T11:55:00Z">
              <w:r w:rsidRPr="009B776E">
                <w:t>ОКС (КМИ) передающий</w:t>
              </w:r>
            </w:ins>
          </w:p>
        </w:tc>
        <w:tc>
          <w:tcPr>
            <w:tcW w:w="750" w:type="pct"/>
          </w:tcPr>
          <w:p w14:paraId="76F4D3D4" w14:textId="73CE7CF0" w:rsidR="00FF6BE3" w:rsidRPr="009B776E" w:rsidRDefault="00FF6BE3" w:rsidP="00FF6BE3">
            <w:pPr>
              <w:pStyle w:val="GOSTTablenorm"/>
            </w:pPr>
            <w:ins w:id="2840" w:author="Куклина Ю.В." w:date="2024-04-01T11:45:00Z">
              <w:r w:rsidRPr="009B776E">
                <w:rPr>
                  <w:b/>
                  <w:szCs w:val="22"/>
                  <w:lang w:val="en-US"/>
                </w:rPr>
                <w:t>R_728_G_S</w:t>
              </w:r>
              <w:r w:rsidRPr="009B776E">
                <w:rPr>
                  <w:b/>
                  <w:szCs w:val="22"/>
                </w:rPr>
                <w:t>4</w:t>
              </w:r>
            </w:ins>
            <w:ins w:id="2841" w:author="Куклина Ю.В." w:date="2024-10-25T19:11:00Z">
              <w:r w:rsidRPr="009B776E">
                <w:rPr>
                  <w:b/>
                  <w:szCs w:val="22"/>
                </w:rPr>
                <w:t>_2</w:t>
              </w:r>
            </w:ins>
            <w:ins w:id="2842" w:author="Куклина Ю.В." w:date="2024-04-01T11:45:00Z">
              <w:r w:rsidRPr="009B776E">
                <w:rPr>
                  <w:b/>
                </w:rPr>
                <w:t>:</w:t>
              </w:r>
            </w:ins>
            <w:ins w:id="2843" w:author="Куклина Ю.В." w:date="2024-04-01T11:55:00Z">
              <w:r w:rsidRPr="009B776E">
                <w:rPr>
                  <w:szCs w:val="22"/>
                </w:rPr>
                <w:t>G_S4_2_D_C2</w:t>
              </w:r>
            </w:ins>
          </w:p>
        </w:tc>
        <w:tc>
          <w:tcPr>
            <w:tcW w:w="500" w:type="pct"/>
          </w:tcPr>
          <w:p w14:paraId="296F6121" w14:textId="45AB39E0" w:rsidR="00FF6BE3" w:rsidRPr="009B776E" w:rsidRDefault="00FF6BE3" w:rsidP="00FF6BE3">
            <w:pPr>
              <w:pStyle w:val="GOSTTablenorm"/>
            </w:pPr>
            <w:ins w:id="2844" w:author="Куклина Ю.В." w:date="2024-04-01T11:55:00Z">
              <w:r w:rsidRPr="009B776E">
                <w:rPr>
                  <w:szCs w:val="22"/>
                </w:rPr>
                <w:t>Строка</w:t>
              </w:r>
            </w:ins>
          </w:p>
        </w:tc>
        <w:tc>
          <w:tcPr>
            <w:tcW w:w="300" w:type="pct"/>
          </w:tcPr>
          <w:p w14:paraId="30EE053B" w14:textId="54D81C64" w:rsidR="00FF6BE3" w:rsidRPr="009B776E" w:rsidRDefault="00FF6BE3" w:rsidP="00FF6BE3">
            <w:pPr>
              <w:pStyle w:val="GOSTTablenorm"/>
            </w:pPr>
            <w:ins w:id="2845" w:author="Куклина Ю.В." w:date="2024-04-01T11:55:00Z">
              <w:r w:rsidRPr="009B776E">
                <w:rPr>
                  <w:szCs w:val="22"/>
                </w:rPr>
                <w:t>Нет</w:t>
              </w:r>
            </w:ins>
          </w:p>
        </w:tc>
        <w:tc>
          <w:tcPr>
            <w:tcW w:w="315" w:type="pct"/>
          </w:tcPr>
          <w:p w14:paraId="364B84E5" w14:textId="01C61641" w:rsidR="00FF6BE3" w:rsidRPr="009B776E" w:rsidRDefault="00FF6BE3" w:rsidP="00FF6BE3">
            <w:pPr>
              <w:pStyle w:val="GOSTTablenorm"/>
            </w:pPr>
            <w:ins w:id="2846" w:author="Куклина Ю.В." w:date="2024-04-01T11:55:00Z">
              <w:r w:rsidRPr="009B776E">
                <w:rPr>
                  <w:szCs w:val="22"/>
                  <w:lang w:val="en-US"/>
                </w:rPr>
                <w:t>&lt;</w:t>
              </w:r>
              <w:r w:rsidRPr="009B776E">
                <w:rPr>
                  <w:szCs w:val="22"/>
                </w:rPr>
                <w:t>=24</w:t>
              </w:r>
            </w:ins>
          </w:p>
        </w:tc>
        <w:tc>
          <w:tcPr>
            <w:tcW w:w="2035" w:type="pct"/>
          </w:tcPr>
          <w:p w14:paraId="0A362494" w14:textId="27505AA3" w:rsidR="00FF6BE3" w:rsidRPr="009B776E" w:rsidRDefault="00FF6BE3" w:rsidP="00FF6BE3">
            <w:pPr>
              <w:pStyle w:val="GOSTTablenorm"/>
            </w:pPr>
            <w:ins w:id="2847" w:author="Куклина Ю.В." w:date="2024-04-01T11:55:00Z">
              <w:r w:rsidRPr="009B776E">
                <w:t>Указывается код ОКС (КМИ) для отражения операции на ЛС передающем (при наличии)</w:t>
              </w:r>
            </w:ins>
          </w:p>
        </w:tc>
      </w:tr>
      <w:tr w:rsidR="00FF6BE3" w:rsidRPr="009B776E" w14:paraId="3C3070C2" w14:textId="77777777" w:rsidTr="004212C7">
        <w:tc>
          <w:tcPr>
            <w:tcW w:w="1100" w:type="pct"/>
          </w:tcPr>
          <w:p w14:paraId="4AAD42F2" w14:textId="055256AE" w:rsidR="00FF6BE3" w:rsidRPr="009B776E" w:rsidRDefault="00FF6BE3" w:rsidP="00FF6BE3">
            <w:pPr>
              <w:pStyle w:val="GOSTTablenorm"/>
            </w:pPr>
            <w:ins w:id="2848" w:author="Куклина Ю.В." w:date="2024-04-01T11:55:00Z">
              <w:r w:rsidRPr="009B776E">
                <w:t>ОКС (КМИ) принимающий</w:t>
              </w:r>
            </w:ins>
          </w:p>
        </w:tc>
        <w:tc>
          <w:tcPr>
            <w:tcW w:w="750" w:type="pct"/>
          </w:tcPr>
          <w:p w14:paraId="73EE0BD6" w14:textId="6DC79CD4" w:rsidR="00FF6BE3" w:rsidRPr="009B776E" w:rsidRDefault="00FF6BE3" w:rsidP="00FF6BE3">
            <w:pPr>
              <w:pStyle w:val="GOSTTablenorm"/>
            </w:pPr>
            <w:ins w:id="2849" w:author="Куклина Ю.В." w:date="2024-04-01T11:45:00Z">
              <w:r w:rsidRPr="009B776E">
                <w:rPr>
                  <w:b/>
                  <w:szCs w:val="22"/>
                  <w:lang w:val="en-US"/>
                </w:rPr>
                <w:t>R_728_G_S</w:t>
              </w:r>
              <w:r w:rsidRPr="009B776E">
                <w:rPr>
                  <w:b/>
                  <w:szCs w:val="22"/>
                </w:rPr>
                <w:t>4</w:t>
              </w:r>
            </w:ins>
            <w:ins w:id="2850" w:author="Куклина Ю.В." w:date="2024-10-25T19:11:00Z">
              <w:r w:rsidRPr="009B776E">
                <w:rPr>
                  <w:b/>
                  <w:szCs w:val="22"/>
                </w:rPr>
                <w:t>_2</w:t>
              </w:r>
            </w:ins>
            <w:ins w:id="2851" w:author="Куклина Ю.В." w:date="2024-04-01T11:45:00Z">
              <w:r w:rsidRPr="009B776E">
                <w:rPr>
                  <w:b/>
                </w:rPr>
                <w:t>:</w:t>
              </w:r>
            </w:ins>
            <w:ins w:id="2852" w:author="Куклина Ю.В." w:date="2024-04-01T11:55:00Z">
              <w:r w:rsidRPr="009B776E">
                <w:rPr>
                  <w:szCs w:val="22"/>
                </w:rPr>
                <w:t>G_S4_2_D_C3</w:t>
              </w:r>
            </w:ins>
          </w:p>
        </w:tc>
        <w:tc>
          <w:tcPr>
            <w:tcW w:w="500" w:type="pct"/>
          </w:tcPr>
          <w:p w14:paraId="0E490D5A" w14:textId="148F4FFE" w:rsidR="00FF6BE3" w:rsidRPr="009B776E" w:rsidRDefault="00FF6BE3" w:rsidP="00FF6BE3">
            <w:pPr>
              <w:pStyle w:val="GOSTTablenorm"/>
            </w:pPr>
            <w:ins w:id="2853" w:author="Куклина Ю.В." w:date="2024-04-01T11:55:00Z">
              <w:r w:rsidRPr="009B776E">
                <w:rPr>
                  <w:szCs w:val="22"/>
                </w:rPr>
                <w:t>Строка</w:t>
              </w:r>
            </w:ins>
          </w:p>
        </w:tc>
        <w:tc>
          <w:tcPr>
            <w:tcW w:w="300" w:type="pct"/>
          </w:tcPr>
          <w:p w14:paraId="2391EBDF" w14:textId="58FC922C" w:rsidR="00FF6BE3" w:rsidRPr="009B776E" w:rsidRDefault="00FF6BE3" w:rsidP="00FF6BE3">
            <w:pPr>
              <w:pStyle w:val="GOSTTablenorm"/>
            </w:pPr>
            <w:ins w:id="2854" w:author="Куклина Ю.В." w:date="2024-04-01T11:55:00Z">
              <w:r w:rsidRPr="009B776E">
                <w:rPr>
                  <w:szCs w:val="22"/>
                </w:rPr>
                <w:t>Нет</w:t>
              </w:r>
            </w:ins>
          </w:p>
        </w:tc>
        <w:tc>
          <w:tcPr>
            <w:tcW w:w="315" w:type="pct"/>
          </w:tcPr>
          <w:p w14:paraId="30128A00" w14:textId="6C808616" w:rsidR="00FF6BE3" w:rsidRPr="009B776E" w:rsidRDefault="00FF6BE3" w:rsidP="00FF6BE3">
            <w:pPr>
              <w:pStyle w:val="GOSTTablenorm"/>
            </w:pPr>
            <w:ins w:id="2855" w:author="Куклина Ю.В." w:date="2024-04-01T11:55:00Z">
              <w:r w:rsidRPr="009B776E">
                <w:rPr>
                  <w:szCs w:val="22"/>
                  <w:lang w:val="en-US"/>
                </w:rPr>
                <w:t>&lt;</w:t>
              </w:r>
              <w:r w:rsidRPr="009B776E">
                <w:rPr>
                  <w:szCs w:val="22"/>
                </w:rPr>
                <w:t>=24</w:t>
              </w:r>
            </w:ins>
          </w:p>
        </w:tc>
        <w:tc>
          <w:tcPr>
            <w:tcW w:w="2035" w:type="pct"/>
          </w:tcPr>
          <w:p w14:paraId="5245007C" w14:textId="19A4ED9C" w:rsidR="00FF6BE3" w:rsidRPr="009B776E" w:rsidRDefault="00FF6BE3" w:rsidP="00FF6BE3">
            <w:pPr>
              <w:pStyle w:val="GOSTTablenorm"/>
            </w:pPr>
            <w:ins w:id="2856" w:author="Куклина Ю.В." w:date="2024-04-01T11:55:00Z">
              <w:r w:rsidRPr="009B776E">
                <w:t>Указывается код ОКС (КМИ) для отражения операции на ЛС принимающем (при наличии)</w:t>
              </w:r>
            </w:ins>
          </w:p>
        </w:tc>
      </w:tr>
      <w:tr w:rsidR="00FF6BE3" w:rsidRPr="009B776E" w14:paraId="0DC6C5EA" w14:textId="77777777" w:rsidTr="004212C7">
        <w:tc>
          <w:tcPr>
            <w:tcW w:w="1100" w:type="pct"/>
          </w:tcPr>
          <w:p w14:paraId="0A00AF7F" w14:textId="3EF543C6" w:rsidR="00FF6BE3" w:rsidRPr="009B776E" w:rsidRDefault="00FF6BE3" w:rsidP="00FF6BE3">
            <w:pPr>
              <w:pStyle w:val="GOSTTablenorm"/>
            </w:pPr>
            <w:ins w:id="2857" w:author="Куклина Ю.В." w:date="2024-04-01T11:56:00Z">
              <w:r w:rsidRPr="009B776E">
                <w:rPr>
                  <w:szCs w:val="22"/>
                </w:rPr>
                <w:t>Код цели (аналитический код)</w:t>
              </w:r>
            </w:ins>
          </w:p>
        </w:tc>
        <w:tc>
          <w:tcPr>
            <w:tcW w:w="750" w:type="pct"/>
          </w:tcPr>
          <w:p w14:paraId="57594159" w14:textId="01D5E5CF" w:rsidR="00FF6BE3" w:rsidRPr="009B776E" w:rsidRDefault="00FF6BE3" w:rsidP="00FF6BE3">
            <w:pPr>
              <w:pStyle w:val="GOSTTablenorm"/>
            </w:pPr>
            <w:ins w:id="2858" w:author="Куклина Ю.В." w:date="2024-04-01T11:45:00Z">
              <w:r w:rsidRPr="009B776E">
                <w:rPr>
                  <w:b/>
                  <w:szCs w:val="22"/>
                  <w:lang w:val="en-US"/>
                </w:rPr>
                <w:t>R_728_G_S</w:t>
              </w:r>
              <w:r w:rsidRPr="009B776E">
                <w:rPr>
                  <w:b/>
                  <w:szCs w:val="22"/>
                </w:rPr>
                <w:t>4</w:t>
              </w:r>
            </w:ins>
            <w:ins w:id="2859" w:author="Куклина Ю.В." w:date="2024-10-25T19:11:00Z">
              <w:r w:rsidRPr="009B776E">
                <w:rPr>
                  <w:b/>
                  <w:szCs w:val="22"/>
                </w:rPr>
                <w:t>_2</w:t>
              </w:r>
            </w:ins>
            <w:ins w:id="2860" w:author="Куклина Ю.В." w:date="2024-04-01T11:45:00Z">
              <w:r w:rsidRPr="009B776E">
                <w:rPr>
                  <w:b/>
                </w:rPr>
                <w:t>:</w:t>
              </w:r>
            </w:ins>
            <w:ins w:id="2861" w:author="Куклина Ю.В." w:date="2024-04-01T11:56:00Z">
              <w:r w:rsidRPr="009B776E">
                <w:rPr>
                  <w:szCs w:val="22"/>
                </w:rPr>
                <w:t>G_S4_2_D_C6</w:t>
              </w:r>
            </w:ins>
          </w:p>
        </w:tc>
        <w:tc>
          <w:tcPr>
            <w:tcW w:w="500" w:type="pct"/>
          </w:tcPr>
          <w:p w14:paraId="162CE59A" w14:textId="47046782" w:rsidR="00FF6BE3" w:rsidRPr="009B776E" w:rsidRDefault="00FF6BE3" w:rsidP="00FF6BE3">
            <w:pPr>
              <w:pStyle w:val="GOSTTablenorm"/>
            </w:pPr>
            <w:ins w:id="2862" w:author="Куклина Ю.В." w:date="2024-04-01T11:56:00Z">
              <w:r w:rsidRPr="009B776E">
                <w:rPr>
                  <w:szCs w:val="22"/>
                </w:rPr>
                <w:t>Строка</w:t>
              </w:r>
            </w:ins>
          </w:p>
        </w:tc>
        <w:tc>
          <w:tcPr>
            <w:tcW w:w="300" w:type="pct"/>
          </w:tcPr>
          <w:p w14:paraId="5370F87F" w14:textId="0F03AE29" w:rsidR="00FF6BE3" w:rsidRPr="009B776E" w:rsidRDefault="00FF6BE3" w:rsidP="00FF6BE3">
            <w:pPr>
              <w:pStyle w:val="GOSTTablenorm"/>
            </w:pPr>
            <w:ins w:id="2863" w:author="Куклина Ю.В." w:date="2024-04-01T11:56:00Z">
              <w:r w:rsidRPr="009B776E">
                <w:rPr>
                  <w:szCs w:val="22"/>
                </w:rPr>
                <w:t>Нет</w:t>
              </w:r>
            </w:ins>
          </w:p>
        </w:tc>
        <w:tc>
          <w:tcPr>
            <w:tcW w:w="315" w:type="pct"/>
          </w:tcPr>
          <w:p w14:paraId="2FF9F8C7" w14:textId="7E4B7362" w:rsidR="00FF6BE3" w:rsidRPr="009B776E" w:rsidRDefault="00FF6BE3" w:rsidP="00160242">
            <w:pPr>
              <w:pStyle w:val="GOSTTablenorm"/>
            </w:pPr>
            <w:ins w:id="2864" w:author="Куклина Ю.В." w:date="2024-04-01T11:56:00Z">
              <w:r w:rsidRPr="009B776E">
                <w:rPr>
                  <w:szCs w:val="22"/>
                  <w:lang w:val="en-US"/>
                </w:rPr>
                <w:t>&lt;</w:t>
              </w:r>
              <w:r w:rsidRPr="009B776E">
                <w:rPr>
                  <w:szCs w:val="22"/>
                </w:rPr>
                <w:t>=</w:t>
              </w:r>
              <w:commentRangeStart w:id="2865"/>
              <w:r w:rsidRPr="009B776E">
                <w:rPr>
                  <w:szCs w:val="22"/>
                </w:rPr>
                <w:t>2</w:t>
              </w:r>
              <w:del w:id="2866" w:author="Сатлер Марина Викторовна" w:date="2024-11-08T11:35:00Z">
                <w:r w:rsidRPr="009B776E" w:rsidDel="00160242">
                  <w:rPr>
                    <w:szCs w:val="22"/>
                  </w:rPr>
                  <w:delText>0</w:delText>
                </w:r>
              </w:del>
            </w:ins>
            <w:ins w:id="2867" w:author="Сатлер Марина Викторовна" w:date="2024-11-08T11:35:00Z">
              <w:r w:rsidR="00160242" w:rsidRPr="009B776E">
                <w:rPr>
                  <w:szCs w:val="22"/>
                </w:rPr>
                <w:t>5</w:t>
              </w:r>
              <w:commentRangeEnd w:id="2865"/>
              <w:r w:rsidR="00160242" w:rsidRPr="009B776E">
                <w:rPr>
                  <w:rStyle w:val="afff4"/>
                  <w:sz w:val="22"/>
                  <w:szCs w:val="20"/>
                </w:rPr>
                <w:commentReference w:id="2865"/>
              </w:r>
            </w:ins>
          </w:p>
        </w:tc>
        <w:tc>
          <w:tcPr>
            <w:tcW w:w="2035" w:type="pct"/>
          </w:tcPr>
          <w:p w14:paraId="23C9BF90" w14:textId="12850B5B" w:rsidR="00FF6BE3" w:rsidRPr="009B776E" w:rsidRDefault="00FF6BE3" w:rsidP="00FF6BE3">
            <w:pPr>
              <w:pStyle w:val="GOSTTablenorm"/>
            </w:pPr>
            <w:ins w:id="2868" w:author="Куклина Ю.В." w:date="2024-04-01T11:56:00Z">
              <w:r w:rsidRPr="009B776E">
                <w:t>Указывается код цели (аналитический код) для отражения операции на ЛС передающем и ЛС принимающем (при наличии)</w:t>
              </w:r>
            </w:ins>
          </w:p>
        </w:tc>
      </w:tr>
      <w:tr w:rsidR="00FF6BE3" w:rsidRPr="009B776E" w14:paraId="03B2BB24" w14:textId="77777777" w:rsidTr="004212C7">
        <w:tc>
          <w:tcPr>
            <w:tcW w:w="1100" w:type="pct"/>
          </w:tcPr>
          <w:p w14:paraId="101D9E9C" w14:textId="7DD20627" w:rsidR="00FF6BE3" w:rsidRPr="009B776E" w:rsidRDefault="00FF6BE3" w:rsidP="00FF6BE3">
            <w:pPr>
              <w:pStyle w:val="GOSTTablenorm"/>
              <w:rPr>
                <w:highlight w:val="yellow"/>
              </w:rPr>
            </w:pPr>
            <w:ins w:id="2869" w:author="Куклина Ю.В." w:date="2024-04-01T11:56:00Z">
              <w:r w:rsidRPr="009B776E">
                <w:rPr>
                  <w:highlight w:val="yellow"/>
                </w:rPr>
                <w:t>Сумма ДО</w:t>
              </w:r>
            </w:ins>
            <w:ins w:id="2870" w:author="EXP-320190" w:date="2026-03-16T10:18:00Z">
              <w:r w:rsidR="00FE0626" w:rsidRPr="009B776E">
                <w:rPr>
                  <w:highlight w:val="yellow"/>
                </w:rPr>
                <w:t xml:space="preserve"> на т</w:t>
              </w:r>
            </w:ins>
            <w:ins w:id="2871" w:author="EXP-320190" w:date="2026-03-16T10:19:00Z">
              <w:r w:rsidR="00FE0626" w:rsidRPr="009B776E">
                <w:rPr>
                  <w:highlight w:val="yellow"/>
                </w:rPr>
                <w:t>екущий финансовый год</w:t>
              </w:r>
            </w:ins>
            <w:ins w:id="2872" w:author="Куклина Ю.В." w:date="2024-04-01T11:56:00Z">
              <w:r w:rsidRPr="009B776E">
                <w:rPr>
                  <w:highlight w:val="yellow"/>
                </w:rPr>
                <w:t xml:space="preserve"> в валюте обязательства</w:t>
              </w:r>
            </w:ins>
          </w:p>
        </w:tc>
        <w:tc>
          <w:tcPr>
            <w:tcW w:w="750" w:type="pct"/>
          </w:tcPr>
          <w:p w14:paraId="5B5A73C7" w14:textId="23595DB3" w:rsidR="00FF6BE3" w:rsidRPr="009B776E" w:rsidRDefault="00FF6BE3" w:rsidP="00FF6BE3">
            <w:pPr>
              <w:pStyle w:val="GOSTTablenorm"/>
            </w:pPr>
            <w:ins w:id="2873" w:author="Куклина Ю.В." w:date="2024-04-01T11:45:00Z">
              <w:r w:rsidRPr="009B776E">
                <w:rPr>
                  <w:b/>
                  <w:szCs w:val="22"/>
                  <w:lang w:val="en-US"/>
                </w:rPr>
                <w:t>R_728_G_S</w:t>
              </w:r>
              <w:r w:rsidRPr="009B776E">
                <w:rPr>
                  <w:b/>
                  <w:szCs w:val="22"/>
                </w:rPr>
                <w:t>4</w:t>
              </w:r>
            </w:ins>
            <w:ins w:id="2874" w:author="Куклина Ю.В." w:date="2024-10-25T19:11:00Z">
              <w:r w:rsidRPr="009B776E">
                <w:rPr>
                  <w:b/>
                  <w:szCs w:val="22"/>
                </w:rPr>
                <w:t>_2</w:t>
              </w:r>
            </w:ins>
            <w:ins w:id="2875" w:author="Куклина Ю.В." w:date="2024-04-01T11:45:00Z">
              <w:r w:rsidRPr="009B776E">
                <w:rPr>
                  <w:b/>
                </w:rPr>
                <w:t>:</w:t>
              </w:r>
            </w:ins>
            <w:ins w:id="2876" w:author="Куклина Ю.В." w:date="2024-04-01T11:56:00Z">
              <w:r w:rsidRPr="009B776E">
                <w:rPr>
                  <w:szCs w:val="22"/>
                </w:rPr>
                <w:t>G_S4_2_D_C8</w:t>
              </w:r>
            </w:ins>
          </w:p>
        </w:tc>
        <w:tc>
          <w:tcPr>
            <w:tcW w:w="500" w:type="pct"/>
          </w:tcPr>
          <w:p w14:paraId="38188078" w14:textId="25D7ED0F" w:rsidR="00FF6BE3" w:rsidRPr="009B776E" w:rsidRDefault="00FF6BE3" w:rsidP="00FF6BE3">
            <w:pPr>
              <w:pStyle w:val="GOSTTablenorm"/>
            </w:pPr>
            <w:ins w:id="2877" w:author="Куклина Ю.В." w:date="2024-04-01T11:56:00Z">
              <w:r w:rsidRPr="009B776E">
                <w:rPr>
                  <w:szCs w:val="22"/>
                </w:rPr>
                <w:t>Сумма</w:t>
              </w:r>
            </w:ins>
          </w:p>
        </w:tc>
        <w:tc>
          <w:tcPr>
            <w:tcW w:w="300" w:type="pct"/>
          </w:tcPr>
          <w:p w14:paraId="1F055A01" w14:textId="67AE1B0F" w:rsidR="00FF6BE3" w:rsidRPr="009B776E" w:rsidRDefault="00FF6BE3" w:rsidP="00FF6BE3">
            <w:pPr>
              <w:pStyle w:val="GOSTTablenorm"/>
            </w:pPr>
            <w:ins w:id="2878" w:author="Куклина Ю.В." w:date="2024-04-01T11:56:00Z">
              <w:r w:rsidRPr="009B776E">
                <w:rPr>
                  <w:szCs w:val="22"/>
                </w:rPr>
                <w:t>Да</w:t>
              </w:r>
            </w:ins>
          </w:p>
        </w:tc>
        <w:tc>
          <w:tcPr>
            <w:tcW w:w="315" w:type="pct"/>
          </w:tcPr>
          <w:p w14:paraId="2B5AAD1C" w14:textId="6D1F169B" w:rsidR="00FF6BE3" w:rsidRPr="009B776E" w:rsidRDefault="00FF6BE3" w:rsidP="00FF6BE3">
            <w:pPr>
              <w:pStyle w:val="GOSTTablenorm"/>
            </w:pPr>
          </w:p>
        </w:tc>
        <w:tc>
          <w:tcPr>
            <w:tcW w:w="2035" w:type="pct"/>
          </w:tcPr>
          <w:p w14:paraId="50AFCF5B" w14:textId="1D50FAA6" w:rsidR="00FF6BE3" w:rsidRPr="009B776E" w:rsidRDefault="00FF6BE3" w:rsidP="00FF6BE3">
            <w:pPr>
              <w:pStyle w:val="GOSTTablenorm"/>
            </w:pPr>
            <w:ins w:id="2879" w:author="Куклина Ю.В." w:date="2024-04-01T11:56:00Z">
              <w:r w:rsidRPr="009B776E">
                <w:t>Сумма денежного обязательства на текущий финансовый год в единицах валюты, указанной в параметре G_S4_1_D_C8,</w:t>
              </w:r>
              <w:r w:rsidRPr="009B776E" w:rsidDel="00DB738E">
                <w:t xml:space="preserve"> </w:t>
              </w:r>
              <w:r w:rsidRPr="009B776E">
                <w:t>с точностью 2 знака после запятой</w:t>
              </w:r>
            </w:ins>
          </w:p>
        </w:tc>
      </w:tr>
      <w:tr w:rsidR="00FF6BE3" w:rsidRPr="009B776E" w14:paraId="374A0B63" w14:textId="77777777" w:rsidTr="004212C7">
        <w:tc>
          <w:tcPr>
            <w:tcW w:w="1100" w:type="pct"/>
          </w:tcPr>
          <w:p w14:paraId="2C3BCEE6" w14:textId="3435DBD2" w:rsidR="00FF6BE3" w:rsidRPr="009B776E" w:rsidRDefault="00FF6BE3" w:rsidP="00FF6BE3">
            <w:pPr>
              <w:pStyle w:val="GOSTTablenorm"/>
              <w:rPr>
                <w:highlight w:val="yellow"/>
              </w:rPr>
            </w:pPr>
            <w:ins w:id="2880" w:author="Куклина Ю.В." w:date="2024-04-01T11:56:00Z">
              <w:r w:rsidRPr="009B776E">
                <w:rPr>
                  <w:highlight w:val="yellow"/>
                </w:rPr>
                <w:t>Сумма ДО</w:t>
              </w:r>
            </w:ins>
            <w:ins w:id="2881" w:author="EXP-320190" w:date="2026-03-16T10:20:00Z">
              <w:r w:rsidR="00FE0626" w:rsidRPr="009B776E">
                <w:rPr>
                  <w:highlight w:val="yellow"/>
                </w:rPr>
                <w:t xml:space="preserve"> на текущий финансовый год</w:t>
              </w:r>
            </w:ins>
            <w:ins w:id="2882" w:author="Куклина Ю.В." w:date="2024-04-01T11:56:00Z">
              <w:r w:rsidRPr="009B776E">
                <w:rPr>
                  <w:highlight w:val="yellow"/>
                </w:rPr>
                <w:t xml:space="preserve"> в рублях</w:t>
              </w:r>
            </w:ins>
          </w:p>
        </w:tc>
        <w:tc>
          <w:tcPr>
            <w:tcW w:w="750" w:type="pct"/>
          </w:tcPr>
          <w:p w14:paraId="0D7D1B7C" w14:textId="4797BDED" w:rsidR="00FF6BE3" w:rsidRPr="009B776E" w:rsidRDefault="00FF6BE3" w:rsidP="00FF6BE3">
            <w:pPr>
              <w:pStyle w:val="GOSTTablenorm"/>
            </w:pPr>
            <w:ins w:id="2883" w:author="Куклина Ю.В." w:date="2024-04-01T11:45:00Z">
              <w:r w:rsidRPr="009B776E">
                <w:rPr>
                  <w:b/>
                  <w:szCs w:val="22"/>
                  <w:lang w:val="en-US"/>
                </w:rPr>
                <w:t>R_728_G_S</w:t>
              </w:r>
              <w:r w:rsidRPr="009B776E">
                <w:rPr>
                  <w:b/>
                  <w:szCs w:val="22"/>
                </w:rPr>
                <w:t>4</w:t>
              </w:r>
            </w:ins>
            <w:ins w:id="2884" w:author="Куклина Ю.В." w:date="2024-10-25T19:11:00Z">
              <w:r w:rsidRPr="009B776E">
                <w:rPr>
                  <w:b/>
                  <w:szCs w:val="22"/>
                </w:rPr>
                <w:t>_2</w:t>
              </w:r>
            </w:ins>
            <w:ins w:id="2885" w:author="Куклина Ю.В." w:date="2024-04-01T11:45:00Z">
              <w:r w:rsidRPr="009B776E">
                <w:rPr>
                  <w:b/>
                </w:rPr>
                <w:t>:</w:t>
              </w:r>
            </w:ins>
            <w:ins w:id="2886" w:author="Куклина Ю.В." w:date="2024-04-01T11:56:00Z">
              <w:r w:rsidRPr="009B776E">
                <w:rPr>
                  <w:szCs w:val="22"/>
                </w:rPr>
                <w:t>G_S4_2_D_C10</w:t>
              </w:r>
            </w:ins>
          </w:p>
        </w:tc>
        <w:tc>
          <w:tcPr>
            <w:tcW w:w="500" w:type="pct"/>
          </w:tcPr>
          <w:p w14:paraId="139413EE" w14:textId="334256B9" w:rsidR="00FF6BE3" w:rsidRPr="009B776E" w:rsidRDefault="00FF6BE3" w:rsidP="00FF6BE3">
            <w:pPr>
              <w:pStyle w:val="GOSTTablenorm"/>
            </w:pPr>
            <w:ins w:id="2887" w:author="Куклина Ю.В." w:date="2024-04-01T11:56:00Z">
              <w:r w:rsidRPr="009B776E">
                <w:rPr>
                  <w:szCs w:val="22"/>
                </w:rPr>
                <w:t>Сумма</w:t>
              </w:r>
            </w:ins>
          </w:p>
        </w:tc>
        <w:tc>
          <w:tcPr>
            <w:tcW w:w="300" w:type="pct"/>
          </w:tcPr>
          <w:p w14:paraId="32CD478F" w14:textId="1305D685" w:rsidR="00FF6BE3" w:rsidRPr="009B776E" w:rsidRDefault="00FF6BE3" w:rsidP="00FF6BE3">
            <w:pPr>
              <w:pStyle w:val="GOSTTablenorm"/>
            </w:pPr>
            <w:ins w:id="2888" w:author="Куклина Ю.В." w:date="2024-04-01T11:56:00Z">
              <w:r w:rsidRPr="009B776E">
                <w:rPr>
                  <w:szCs w:val="22"/>
                </w:rPr>
                <w:t>Да</w:t>
              </w:r>
            </w:ins>
          </w:p>
        </w:tc>
        <w:tc>
          <w:tcPr>
            <w:tcW w:w="315" w:type="pct"/>
          </w:tcPr>
          <w:p w14:paraId="083F1856" w14:textId="5CB31BE3" w:rsidR="00FF6BE3" w:rsidRPr="009B776E" w:rsidRDefault="00FF6BE3" w:rsidP="00FF6BE3">
            <w:pPr>
              <w:pStyle w:val="GOSTTablenorm"/>
            </w:pPr>
          </w:p>
        </w:tc>
        <w:tc>
          <w:tcPr>
            <w:tcW w:w="2035" w:type="pct"/>
          </w:tcPr>
          <w:p w14:paraId="7795577B" w14:textId="62036197" w:rsidR="00FF6BE3" w:rsidRPr="009B776E" w:rsidRDefault="00FF6BE3" w:rsidP="00FF6BE3">
            <w:pPr>
              <w:pStyle w:val="GOSTTablenorm"/>
            </w:pPr>
            <w:ins w:id="2889" w:author="Куклина Ю.В." w:date="2024-04-01T11:56:00Z">
              <w:r w:rsidRPr="009B776E">
                <w:t>Сумма денежного обязательства на текущий финансовый год в рублевом эквиваленте с точностью 2 знака после запятой</w:t>
              </w:r>
            </w:ins>
          </w:p>
        </w:tc>
      </w:tr>
      <w:tr w:rsidR="009B776E" w:rsidRPr="009B776E" w14:paraId="469B504B" w14:textId="77777777" w:rsidTr="009B776E">
        <w:tc>
          <w:tcPr>
            <w:tcW w:w="1100" w:type="pct"/>
            <w:shd w:val="clear" w:color="auto" w:fill="CCECFF"/>
          </w:tcPr>
          <w:p w14:paraId="7F588589" w14:textId="480BD725" w:rsidR="009B776E" w:rsidRPr="009B776E" w:rsidRDefault="009B776E" w:rsidP="009B776E">
            <w:pPr>
              <w:pStyle w:val="GOSTTablenorm"/>
              <w:rPr>
                <w:highlight w:val="yellow"/>
              </w:rPr>
            </w:pPr>
            <w:ins w:id="2890" w:author="EXP-320190" w:date="2026-03-16T10:20:00Z">
              <w:r w:rsidRPr="009B776E">
                <w:rPr>
                  <w:highlight w:val="yellow"/>
                </w:rPr>
                <w:t>Сумма ДО на первый год</w:t>
              </w:r>
            </w:ins>
            <w:ins w:id="2891" w:author="EXP-320190" w:date="2026-03-16T10:21:00Z">
              <w:r w:rsidRPr="009B776E">
                <w:rPr>
                  <w:highlight w:val="yellow"/>
                </w:rPr>
                <w:t xml:space="preserve"> планового периода</w:t>
              </w:r>
            </w:ins>
            <w:ins w:id="2892" w:author="EXP-320190" w:date="2026-03-16T10:20:00Z">
              <w:r w:rsidRPr="009B776E">
                <w:rPr>
                  <w:highlight w:val="yellow"/>
                </w:rPr>
                <w:t xml:space="preserve"> в валюте обязательства</w:t>
              </w:r>
            </w:ins>
          </w:p>
        </w:tc>
        <w:tc>
          <w:tcPr>
            <w:tcW w:w="750" w:type="pct"/>
            <w:shd w:val="clear" w:color="auto" w:fill="CCECFF"/>
          </w:tcPr>
          <w:p w14:paraId="0207E411" w14:textId="5F59F4DE" w:rsidR="009B776E" w:rsidRPr="009B776E" w:rsidRDefault="009B776E" w:rsidP="009B776E">
            <w:pPr>
              <w:pStyle w:val="GOSTTablenorm"/>
              <w:rPr>
                <w:b/>
                <w:szCs w:val="22"/>
                <w:highlight w:val="yellow"/>
                <w:lang w:val="en-US"/>
              </w:rPr>
            </w:pPr>
            <w:ins w:id="2893" w:author="EXP-320190" w:date="2026-03-16T10:25:00Z">
              <w:r w:rsidRPr="009B776E">
                <w:rPr>
                  <w:b/>
                  <w:szCs w:val="22"/>
                  <w:highlight w:val="yellow"/>
                  <w:lang w:val="en-US"/>
                </w:rPr>
                <w:t>R_728_G_S</w:t>
              </w:r>
              <w:r w:rsidRPr="009B776E">
                <w:rPr>
                  <w:b/>
                  <w:szCs w:val="22"/>
                  <w:highlight w:val="yellow"/>
                </w:rPr>
                <w:t>4_2</w:t>
              </w:r>
              <w:r w:rsidRPr="009B776E">
                <w:rPr>
                  <w:b/>
                  <w:highlight w:val="yellow"/>
                </w:rPr>
                <w:t>:</w:t>
              </w:r>
              <w:r w:rsidRPr="009B776E">
                <w:rPr>
                  <w:szCs w:val="22"/>
                  <w:highlight w:val="yellow"/>
                </w:rPr>
                <w:t>G_S4_2_D_C20</w:t>
              </w:r>
            </w:ins>
          </w:p>
        </w:tc>
        <w:tc>
          <w:tcPr>
            <w:tcW w:w="500" w:type="pct"/>
            <w:shd w:val="clear" w:color="auto" w:fill="CCECFF"/>
          </w:tcPr>
          <w:p w14:paraId="03C50711" w14:textId="067072B1" w:rsidR="009B776E" w:rsidRPr="009B776E" w:rsidRDefault="009B776E" w:rsidP="009B776E">
            <w:pPr>
              <w:pStyle w:val="GOSTTablenorm"/>
              <w:rPr>
                <w:szCs w:val="22"/>
                <w:highlight w:val="yellow"/>
              </w:rPr>
            </w:pPr>
            <w:ins w:id="2894" w:author="EXP-320190" w:date="2026-03-16T10:17:00Z">
              <w:r w:rsidRPr="009B776E">
                <w:rPr>
                  <w:szCs w:val="22"/>
                  <w:highlight w:val="yellow"/>
                </w:rPr>
                <w:t>Сумма</w:t>
              </w:r>
            </w:ins>
          </w:p>
        </w:tc>
        <w:tc>
          <w:tcPr>
            <w:tcW w:w="300" w:type="pct"/>
            <w:shd w:val="clear" w:color="auto" w:fill="CCECFF"/>
          </w:tcPr>
          <w:p w14:paraId="38ACD512" w14:textId="22ECAB92" w:rsidR="009B776E" w:rsidRPr="009B776E" w:rsidRDefault="009B776E" w:rsidP="009B776E">
            <w:pPr>
              <w:pStyle w:val="GOSTTablenorm"/>
              <w:rPr>
                <w:szCs w:val="22"/>
                <w:highlight w:val="yellow"/>
              </w:rPr>
            </w:pPr>
            <w:ins w:id="2895" w:author="EXP-320190" w:date="2026-03-16T10:17:00Z">
              <w:r w:rsidRPr="009B776E">
                <w:rPr>
                  <w:szCs w:val="22"/>
                  <w:highlight w:val="yellow"/>
                </w:rPr>
                <w:t>Да</w:t>
              </w:r>
            </w:ins>
          </w:p>
        </w:tc>
        <w:tc>
          <w:tcPr>
            <w:tcW w:w="315" w:type="pct"/>
            <w:shd w:val="clear" w:color="auto" w:fill="CCECFF"/>
          </w:tcPr>
          <w:p w14:paraId="5976DF5B" w14:textId="77777777" w:rsidR="009B776E" w:rsidRPr="009B776E" w:rsidRDefault="009B776E" w:rsidP="009B776E">
            <w:pPr>
              <w:pStyle w:val="GOSTTablenorm"/>
              <w:rPr>
                <w:highlight w:val="yellow"/>
              </w:rPr>
            </w:pPr>
          </w:p>
        </w:tc>
        <w:tc>
          <w:tcPr>
            <w:tcW w:w="2035" w:type="pct"/>
            <w:shd w:val="clear" w:color="auto" w:fill="CCECFF"/>
          </w:tcPr>
          <w:p w14:paraId="40639015" w14:textId="4BB2CDA6" w:rsidR="009B776E" w:rsidRPr="009B776E" w:rsidRDefault="009B776E" w:rsidP="006E14B4">
            <w:pPr>
              <w:pStyle w:val="GOSTTablenorm"/>
              <w:rPr>
                <w:highlight w:val="yellow"/>
              </w:rPr>
            </w:pPr>
            <w:ins w:id="2896" w:author="EXP-320190" w:date="2026-03-16T10:17:00Z">
              <w:r w:rsidRPr="009B776E">
                <w:rPr>
                  <w:highlight w:val="yellow"/>
                </w:rPr>
                <w:t xml:space="preserve">Сумма денежного обязательства на </w:t>
              </w:r>
            </w:ins>
            <w:ins w:id="2897" w:author="EXP-320190" w:date="2026-03-16T11:14:00Z">
              <w:r w:rsidR="006E14B4">
                <w:rPr>
                  <w:highlight w:val="yellow"/>
                </w:rPr>
                <w:t>пер</w:t>
              </w:r>
            </w:ins>
            <w:ins w:id="2898" w:author="EXP-320190" w:date="2026-03-16T11:15:00Z">
              <w:r w:rsidR="006E14B4">
                <w:rPr>
                  <w:highlight w:val="yellow"/>
                </w:rPr>
                <w:t>вы</w:t>
              </w:r>
            </w:ins>
            <w:ins w:id="2899" w:author="EXP-320190" w:date="2026-03-16T11:16:00Z">
              <w:r w:rsidR="006E14B4">
                <w:rPr>
                  <w:highlight w:val="yellow"/>
                </w:rPr>
                <w:t>й</w:t>
              </w:r>
            </w:ins>
            <w:ins w:id="2900" w:author="EXP-320190" w:date="2026-03-16T11:15:00Z">
              <w:r w:rsidR="006E14B4">
                <w:rPr>
                  <w:highlight w:val="yellow"/>
                </w:rPr>
                <w:t xml:space="preserve"> </w:t>
              </w:r>
            </w:ins>
            <w:ins w:id="2901" w:author="EXP-320190" w:date="2026-03-16T10:17:00Z">
              <w:r w:rsidRPr="009B776E">
                <w:rPr>
                  <w:highlight w:val="yellow"/>
                </w:rPr>
                <w:t xml:space="preserve">год </w:t>
              </w:r>
            </w:ins>
            <w:ins w:id="2902" w:author="EXP-320190" w:date="2026-03-16T11:15:00Z">
              <w:r w:rsidR="006E14B4">
                <w:rPr>
                  <w:highlight w:val="yellow"/>
                </w:rPr>
                <w:t xml:space="preserve">планового периода </w:t>
              </w:r>
            </w:ins>
            <w:ins w:id="2903" w:author="EXP-320190" w:date="2026-03-16T10:17:00Z">
              <w:r w:rsidRPr="009B776E">
                <w:rPr>
                  <w:highlight w:val="yellow"/>
                </w:rPr>
                <w:t xml:space="preserve">в единицах валюты, указанной в параметре </w:t>
              </w:r>
            </w:ins>
            <w:ins w:id="2904" w:author="EXP-320190" w:date="2026-03-16T11:14:00Z">
              <w:r w:rsidR="006E14B4" w:rsidRPr="009B776E">
                <w:rPr>
                  <w:szCs w:val="22"/>
                  <w:highlight w:val="yellow"/>
                </w:rPr>
                <w:t>G_S4_2_D_C20</w:t>
              </w:r>
            </w:ins>
            <w:ins w:id="2905" w:author="EXP-320190" w:date="2026-03-16T10:17:00Z">
              <w:r w:rsidRPr="009B776E">
                <w:rPr>
                  <w:highlight w:val="yellow"/>
                </w:rPr>
                <w:t>,</w:t>
              </w:r>
              <w:r w:rsidRPr="009B776E" w:rsidDel="00DB738E">
                <w:rPr>
                  <w:highlight w:val="yellow"/>
                </w:rPr>
                <w:t xml:space="preserve"> </w:t>
              </w:r>
              <w:r w:rsidRPr="009B776E">
                <w:rPr>
                  <w:highlight w:val="yellow"/>
                </w:rPr>
                <w:t xml:space="preserve">с </w:t>
              </w:r>
              <w:r w:rsidRPr="009B776E">
                <w:rPr>
                  <w:highlight w:val="yellow"/>
                </w:rPr>
                <w:lastRenderedPageBreak/>
                <w:t>точностью 2 знака после запятой</w:t>
              </w:r>
            </w:ins>
          </w:p>
        </w:tc>
      </w:tr>
      <w:tr w:rsidR="009B776E" w:rsidRPr="009B776E" w14:paraId="5C50F770" w14:textId="77777777" w:rsidTr="009B776E">
        <w:tc>
          <w:tcPr>
            <w:tcW w:w="1100" w:type="pct"/>
            <w:shd w:val="clear" w:color="auto" w:fill="CCECFF"/>
          </w:tcPr>
          <w:p w14:paraId="7C461A51" w14:textId="254A36D1" w:rsidR="009B776E" w:rsidRPr="009B776E" w:rsidRDefault="009B776E" w:rsidP="009B776E">
            <w:pPr>
              <w:pStyle w:val="GOSTTablenorm"/>
              <w:rPr>
                <w:highlight w:val="yellow"/>
              </w:rPr>
            </w:pPr>
            <w:ins w:id="2906" w:author="EXP-320190" w:date="2026-03-16T10:20:00Z">
              <w:r w:rsidRPr="009B776E">
                <w:rPr>
                  <w:highlight w:val="yellow"/>
                </w:rPr>
                <w:lastRenderedPageBreak/>
                <w:t xml:space="preserve">Сумма ДО на </w:t>
              </w:r>
            </w:ins>
            <w:ins w:id="2907" w:author="EXP-320190" w:date="2026-03-16T10:21:00Z">
              <w:r w:rsidRPr="009B776E">
                <w:rPr>
                  <w:highlight w:val="yellow"/>
                </w:rPr>
                <w:t xml:space="preserve">первый </w:t>
              </w:r>
            </w:ins>
            <w:ins w:id="2908" w:author="EXP-320190" w:date="2026-03-16T10:20:00Z">
              <w:r w:rsidRPr="009B776E">
                <w:rPr>
                  <w:highlight w:val="yellow"/>
                </w:rPr>
                <w:t>год</w:t>
              </w:r>
            </w:ins>
            <w:ins w:id="2909" w:author="EXP-320190" w:date="2026-03-16T10:21:00Z">
              <w:r w:rsidRPr="009B776E">
                <w:rPr>
                  <w:highlight w:val="yellow"/>
                </w:rPr>
                <w:t xml:space="preserve"> планового периода</w:t>
              </w:r>
            </w:ins>
            <w:ins w:id="2910" w:author="EXP-320190" w:date="2026-03-16T10:20:00Z">
              <w:r w:rsidRPr="009B776E">
                <w:rPr>
                  <w:highlight w:val="yellow"/>
                </w:rPr>
                <w:t xml:space="preserve"> в рублях</w:t>
              </w:r>
            </w:ins>
          </w:p>
        </w:tc>
        <w:tc>
          <w:tcPr>
            <w:tcW w:w="750" w:type="pct"/>
            <w:shd w:val="clear" w:color="auto" w:fill="CCECFF"/>
          </w:tcPr>
          <w:p w14:paraId="286C8EA9" w14:textId="666B361D" w:rsidR="009B776E" w:rsidRPr="009B776E" w:rsidRDefault="009B776E" w:rsidP="009B776E">
            <w:pPr>
              <w:pStyle w:val="GOSTTablenorm"/>
              <w:rPr>
                <w:b/>
                <w:szCs w:val="22"/>
                <w:highlight w:val="yellow"/>
                <w:lang w:val="en-US"/>
              </w:rPr>
            </w:pPr>
            <w:ins w:id="2911" w:author="EXP-320190" w:date="2026-03-16T10:25:00Z">
              <w:r w:rsidRPr="009B776E">
                <w:rPr>
                  <w:b/>
                  <w:szCs w:val="22"/>
                  <w:highlight w:val="yellow"/>
                  <w:lang w:val="en-US"/>
                </w:rPr>
                <w:t>R_728_G_S</w:t>
              </w:r>
              <w:r w:rsidRPr="009B776E">
                <w:rPr>
                  <w:b/>
                  <w:szCs w:val="22"/>
                  <w:highlight w:val="yellow"/>
                </w:rPr>
                <w:t>4_2</w:t>
              </w:r>
              <w:r w:rsidRPr="009B776E">
                <w:rPr>
                  <w:b/>
                  <w:highlight w:val="yellow"/>
                </w:rPr>
                <w:t>:</w:t>
              </w:r>
              <w:r w:rsidRPr="009B776E">
                <w:rPr>
                  <w:szCs w:val="22"/>
                  <w:highlight w:val="yellow"/>
                </w:rPr>
                <w:t>G_S4_2_D_C21</w:t>
              </w:r>
            </w:ins>
          </w:p>
        </w:tc>
        <w:tc>
          <w:tcPr>
            <w:tcW w:w="500" w:type="pct"/>
            <w:shd w:val="clear" w:color="auto" w:fill="CCECFF"/>
          </w:tcPr>
          <w:p w14:paraId="67A9BF56" w14:textId="0F25736A" w:rsidR="009B776E" w:rsidRPr="009B776E" w:rsidRDefault="009B776E" w:rsidP="009B776E">
            <w:pPr>
              <w:pStyle w:val="GOSTTablenorm"/>
              <w:rPr>
                <w:szCs w:val="22"/>
                <w:highlight w:val="yellow"/>
              </w:rPr>
            </w:pPr>
            <w:ins w:id="2912" w:author="EXP-320190" w:date="2026-03-16T10:17:00Z">
              <w:r w:rsidRPr="009B776E">
                <w:rPr>
                  <w:szCs w:val="22"/>
                  <w:highlight w:val="yellow"/>
                </w:rPr>
                <w:t>Сумма</w:t>
              </w:r>
            </w:ins>
          </w:p>
        </w:tc>
        <w:tc>
          <w:tcPr>
            <w:tcW w:w="300" w:type="pct"/>
            <w:shd w:val="clear" w:color="auto" w:fill="CCECFF"/>
          </w:tcPr>
          <w:p w14:paraId="761E2D31" w14:textId="2AC95066" w:rsidR="009B776E" w:rsidRPr="009B776E" w:rsidRDefault="009B776E" w:rsidP="009B776E">
            <w:pPr>
              <w:pStyle w:val="GOSTTablenorm"/>
              <w:rPr>
                <w:szCs w:val="22"/>
                <w:highlight w:val="yellow"/>
              </w:rPr>
            </w:pPr>
            <w:ins w:id="2913" w:author="EXP-320190" w:date="2026-03-16T10:17:00Z">
              <w:r w:rsidRPr="009B776E">
                <w:rPr>
                  <w:szCs w:val="22"/>
                  <w:highlight w:val="yellow"/>
                </w:rPr>
                <w:t>Да</w:t>
              </w:r>
            </w:ins>
          </w:p>
        </w:tc>
        <w:tc>
          <w:tcPr>
            <w:tcW w:w="315" w:type="pct"/>
            <w:shd w:val="clear" w:color="auto" w:fill="CCECFF"/>
          </w:tcPr>
          <w:p w14:paraId="7EB8A0AA" w14:textId="77777777" w:rsidR="009B776E" w:rsidRPr="009B776E" w:rsidRDefault="009B776E" w:rsidP="009B776E">
            <w:pPr>
              <w:pStyle w:val="GOSTTablenorm"/>
              <w:rPr>
                <w:highlight w:val="yellow"/>
              </w:rPr>
            </w:pPr>
          </w:p>
        </w:tc>
        <w:tc>
          <w:tcPr>
            <w:tcW w:w="2035" w:type="pct"/>
            <w:shd w:val="clear" w:color="auto" w:fill="CCECFF"/>
          </w:tcPr>
          <w:p w14:paraId="0BF8A14E" w14:textId="7629CB01" w:rsidR="009B776E" w:rsidRPr="009B776E" w:rsidRDefault="009B776E" w:rsidP="006E14B4">
            <w:pPr>
              <w:pStyle w:val="GOSTTablenorm"/>
              <w:rPr>
                <w:highlight w:val="yellow"/>
              </w:rPr>
            </w:pPr>
            <w:ins w:id="2914" w:author="EXP-320190" w:date="2026-03-16T10:17:00Z">
              <w:r w:rsidRPr="009B776E">
                <w:rPr>
                  <w:highlight w:val="yellow"/>
                </w:rPr>
                <w:t xml:space="preserve">Сумма денежного обязательства на </w:t>
              </w:r>
            </w:ins>
            <w:ins w:id="2915" w:author="EXP-320190" w:date="2026-03-16T11:15:00Z">
              <w:r w:rsidR="006E14B4">
                <w:rPr>
                  <w:highlight w:val="yellow"/>
                </w:rPr>
                <w:t>первый</w:t>
              </w:r>
            </w:ins>
            <w:ins w:id="2916" w:author="EXP-320190" w:date="2026-03-16T10:17:00Z">
              <w:r w:rsidRPr="009B776E">
                <w:rPr>
                  <w:highlight w:val="yellow"/>
                </w:rPr>
                <w:t xml:space="preserve"> год </w:t>
              </w:r>
            </w:ins>
            <w:ins w:id="2917" w:author="EXP-320190" w:date="2026-03-16T11:15:00Z">
              <w:r w:rsidR="006E14B4">
                <w:rPr>
                  <w:highlight w:val="yellow"/>
                </w:rPr>
                <w:t xml:space="preserve">планового периода </w:t>
              </w:r>
            </w:ins>
            <w:ins w:id="2918" w:author="EXP-320190" w:date="2026-03-16T10:17:00Z">
              <w:r w:rsidRPr="009B776E">
                <w:rPr>
                  <w:highlight w:val="yellow"/>
                </w:rPr>
                <w:t>в рублевом эквиваленте с точностью 2 знака после запятой</w:t>
              </w:r>
            </w:ins>
          </w:p>
        </w:tc>
      </w:tr>
      <w:tr w:rsidR="006E14B4" w:rsidRPr="009B776E" w14:paraId="753C4221" w14:textId="77777777" w:rsidTr="009B776E">
        <w:tc>
          <w:tcPr>
            <w:tcW w:w="1100" w:type="pct"/>
            <w:shd w:val="clear" w:color="auto" w:fill="CCECFF"/>
          </w:tcPr>
          <w:p w14:paraId="28E05C7C" w14:textId="67A42BE3" w:rsidR="006E14B4" w:rsidRPr="009B776E" w:rsidRDefault="006E14B4" w:rsidP="006E14B4">
            <w:pPr>
              <w:pStyle w:val="GOSTTablenorm"/>
              <w:rPr>
                <w:highlight w:val="yellow"/>
              </w:rPr>
            </w:pPr>
            <w:ins w:id="2919" w:author="EXP-320190" w:date="2026-03-16T10:21:00Z">
              <w:r w:rsidRPr="009B776E">
                <w:rPr>
                  <w:highlight w:val="yellow"/>
                </w:rPr>
                <w:t>Сумма ДО на второй год планового периода в валюте обязательства</w:t>
              </w:r>
            </w:ins>
          </w:p>
        </w:tc>
        <w:tc>
          <w:tcPr>
            <w:tcW w:w="750" w:type="pct"/>
            <w:shd w:val="clear" w:color="auto" w:fill="CCECFF"/>
          </w:tcPr>
          <w:p w14:paraId="4248B918" w14:textId="34C21B07" w:rsidR="006E14B4" w:rsidRPr="009B776E" w:rsidRDefault="006E14B4" w:rsidP="006E14B4">
            <w:pPr>
              <w:pStyle w:val="GOSTTablenorm"/>
              <w:rPr>
                <w:b/>
                <w:szCs w:val="22"/>
                <w:highlight w:val="yellow"/>
              </w:rPr>
            </w:pPr>
            <w:ins w:id="2920" w:author="EXP-320190" w:date="2026-03-16T10:25:00Z">
              <w:r w:rsidRPr="009B776E">
                <w:rPr>
                  <w:b/>
                  <w:szCs w:val="22"/>
                  <w:highlight w:val="yellow"/>
                  <w:lang w:val="en-US"/>
                </w:rPr>
                <w:t>R_728_G_S</w:t>
              </w:r>
              <w:r w:rsidRPr="009B776E">
                <w:rPr>
                  <w:b/>
                  <w:szCs w:val="22"/>
                  <w:highlight w:val="yellow"/>
                </w:rPr>
                <w:t>4_2</w:t>
              </w:r>
              <w:r w:rsidRPr="009B776E">
                <w:rPr>
                  <w:b/>
                  <w:highlight w:val="yellow"/>
                </w:rPr>
                <w:t>:</w:t>
              </w:r>
              <w:r w:rsidRPr="009B776E">
                <w:rPr>
                  <w:szCs w:val="22"/>
                  <w:highlight w:val="yellow"/>
                </w:rPr>
                <w:t>G_S4_2_D_C2</w:t>
              </w:r>
              <w:r>
                <w:rPr>
                  <w:szCs w:val="22"/>
                  <w:highlight w:val="yellow"/>
                </w:rPr>
                <w:t>2</w:t>
              </w:r>
            </w:ins>
          </w:p>
        </w:tc>
        <w:tc>
          <w:tcPr>
            <w:tcW w:w="500" w:type="pct"/>
            <w:shd w:val="clear" w:color="auto" w:fill="CCECFF"/>
          </w:tcPr>
          <w:p w14:paraId="7AF1A276" w14:textId="39B3395E" w:rsidR="006E14B4" w:rsidRPr="009B776E" w:rsidRDefault="006E14B4" w:rsidP="006E14B4">
            <w:pPr>
              <w:pStyle w:val="GOSTTablenorm"/>
              <w:rPr>
                <w:szCs w:val="22"/>
                <w:highlight w:val="yellow"/>
              </w:rPr>
            </w:pPr>
            <w:ins w:id="2921" w:author="EXP-320190" w:date="2026-03-16T10:21:00Z">
              <w:r w:rsidRPr="009B776E">
                <w:rPr>
                  <w:szCs w:val="22"/>
                  <w:highlight w:val="yellow"/>
                </w:rPr>
                <w:t>Сумма</w:t>
              </w:r>
            </w:ins>
          </w:p>
        </w:tc>
        <w:tc>
          <w:tcPr>
            <w:tcW w:w="300" w:type="pct"/>
            <w:shd w:val="clear" w:color="auto" w:fill="CCECFF"/>
          </w:tcPr>
          <w:p w14:paraId="22F2736B" w14:textId="2BAC9D0C" w:rsidR="006E14B4" w:rsidRPr="009B776E" w:rsidRDefault="006E14B4" w:rsidP="006E14B4">
            <w:pPr>
              <w:pStyle w:val="GOSTTablenorm"/>
              <w:rPr>
                <w:szCs w:val="22"/>
                <w:highlight w:val="yellow"/>
              </w:rPr>
            </w:pPr>
            <w:ins w:id="2922" w:author="EXP-320190" w:date="2026-03-16T10:21:00Z">
              <w:r w:rsidRPr="009B776E">
                <w:rPr>
                  <w:szCs w:val="22"/>
                  <w:highlight w:val="yellow"/>
                </w:rPr>
                <w:t>Да</w:t>
              </w:r>
            </w:ins>
          </w:p>
        </w:tc>
        <w:tc>
          <w:tcPr>
            <w:tcW w:w="315" w:type="pct"/>
            <w:shd w:val="clear" w:color="auto" w:fill="CCECFF"/>
          </w:tcPr>
          <w:p w14:paraId="4A428EBC" w14:textId="77777777" w:rsidR="006E14B4" w:rsidRPr="009B776E" w:rsidRDefault="006E14B4" w:rsidP="006E14B4">
            <w:pPr>
              <w:pStyle w:val="GOSTTablenorm"/>
              <w:rPr>
                <w:highlight w:val="yellow"/>
              </w:rPr>
            </w:pPr>
          </w:p>
        </w:tc>
        <w:tc>
          <w:tcPr>
            <w:tcW w:w="2035" w:type="pct"/>
            <w:shd w:val="clear" w:color="auto" w:fill="CCECFF"/>
          </w:tcPr>
          <w:p w14:paraId="766AAB58" w14:textId="3E5C7BE4" w:rsidR="006E14B4" w:rsidRPr="009B776E" w:rsidRDefault="006E14B4" w:rsidP="006E14B4">
            <w:pPr>
              <w:pStyle w:val="GOSTTablenorm"/>
              <w:rPr>
                <w:highlight w:val="yellow"/>
              </w:rPr>
            </w:pPr>
            <w:ins w:id="2923" w:author="EXP-320190" w:date="2026-03-16T11:15:00Z">
              <w:r w:rsidRPr="009B776E">
                <w:rPr>
                  <w:highlight w:val="yellow"/>
                </w:rPr>
                <w:t xml:space="preserve">Сумма денежного обязательства на </w:t>
              </w:r>
            </w:ins>
            <w:ins w:id="2924" w:author="EXP-320190" w:date="2026-03-16T11:16:00Z">
              <w:r>
                <w:rPr>
                  <w:highlight w:val="yellow"/>
                </w:rPr>
                <w:t>второй</w:t>
              </w:r>
            </w:ins>
            <w:ins w:id="2925" w:author="EXP-320190" w:date="2026-03-16T11:15:00Z">
              <w:r>
                <w:rPr>
                  <w:highlight w:val="yellow"/>
                </w:rPr>
                <w:t xml:space="preserve"> </w:t>
              </w:r>
              <w:r w:rsidRPr="009B776E">
                <w:rPr>
                  <w:highlight w:val="yellow"/>
                </w:rPr>
                <w:t xml:space="preserve">год </w:t>
              </w:r>
              <w:r>
                <w:rPr>
                  <w:highlight w:val="yellow"/>
                </w:rPr>
                <w:t xml:space="preserve">планового периода </w:t>
              </w:r>
              <w:r w:rsidRPr="009B776E">
                <w:rPr>
                  <w:highlight w:val="yellow"/>
                </w:rPr>
                <w:t xml:space="preserve">в единицах валюты, указанной в параметре </w:t>
              </w:r>
            </w:ins>
            <w:ins w:id="2926" w:author="EXP-320190" w:date="2026-03-16T11:16:00Z">
              <w:r w:rsidRPr="009B776E">
                <w:rPr>
                  <w:szCs w:val="22"/>
                  <w:highlight w:val="yellow"/>
                </w:rPr>
                <w:t>G_S4_2_D_C2</w:t>
              </w:r>
              <w:r>
                <w:rPr>
                  <w:szCs w:val="22"/>
                  <w:highlight w:val="yellow"/>
                </w:rPr>
                <w:t>2</w:t>
              </w:r>
            </w:ins>
            <w:ins w:id="2927" w:author="EXP-320190" w:date="2026-03-16T11:15:00Z">
              <w:r w:rsidRPr="009B776E">
                <w:rPr>
                  <w:highlight w:val="yellow"/>
                </w:rPr>
                <w:t>,</w:t>
              </w:r>
              <w:r w:rsidRPr="009B776E" w:rsidDel="00DB738E">
                <w:rPr>
                  <w:highlight w:val="yellow"/>
                </w:rPr>
                <w:t xml:space="preserve"> </w:t>
              </w:r>
              <w:r w:rsidRPr="009B776E">
                <w:rPr>
                  <w:highlight w:val="yellow"/>
                </w:rPr>
                <w:t>с точностью 2 знака после запятой</w:t>
              </w:r>
            </w:ins>
          </w:p>
        </w:tc>
      </w:tr>
      <w:tr w:rsidR="006E14B4" w:rsidRPr="009B776E" w14:paraId="7524BA74" w14:textId="77777777" w:rsidTr="009B776E">
        <w:tc>
          <w:tcPr>
            <w:tcW w:w="1100" w:type="pct"/>
            <w:shd w:val="clear" w:color="auto" w:fill="CCECFF"/>
          </w:tcPr>
          <w:p w14:paraId="23C1F33C" w14:textId="48BD10E8" w:rsidR="006E14B4" w:rsidRPr="009B776E" w:rsidRDefault="006E14B4" w:rsidP="006E14B4">
            <w:pPr>
              <w:pStyle w:val="GOSTTablenorm"/>
              <w:rPr>
                <w:highlight w:val="yellow"/>
              </w:rPr>
            </w:pPr>
            <w:ins w:id="2928" w:author="EXP-320190" w:date="2026-03-16T10:21:00Z">
              <w:r w:rsidRPr="009B776E">
                <w:rPr>
                  <w:highlight w:val="yellow"/>
                </w:rPr>
                <w:t>Сумма ДО на второй год планового периода в рублях</w:t>
              </w:r>
            </w:ins>
          </w:p>
        </w:tc>
        <w:tc>
          <w:tcPr>
            <w:tcW w:w="750" w:type="pct"/>
            <w:shd w:val="clear" w:color="auto" w:fill="CCECFF"/>
          </w:tcPr>
          <w:p w14:paraId="629D1964" w14:textId="5C504A68" w:rsidR="006E14B4" w:rsidRPr="009B776E" w:rsidRDefault="006E14B4" w:rsidP="006E14B4">
            <w:pPr>
              <w:pStyle w:val="GOSTTablenorm"/>
              <w:rPr>
                <w:b/>
                <w:szCs w:val="22"/>
                <w:highlight w:val="yellow"/>
              </w:rPr>
            </w:pPr>
            <w:ins w:id="2929" w:author="EXP-320190" w:date="2026-03-16T10:25:00Z">
              <w:r w:rsidRPr="009B776E">
                <w:rPr>
                  <w:b/>
                  <w:szCs w:val="22"/>
                  <w:highlight w:val="yellow"/>
                  <w:lang w:val="en-US"/>
                </w:rPr>
                <w:t>R_728_G_S</w:t>
              </w:r>
              <w:r w:rsidRPr="009B776E">
                <w:rPr>
                  <w:b/>
                  <w:szCs w:val="22"/>
                  <w:highlight w:val="yellow"/>
                </w:rPr>
                <w:t>4_2</w:t>
              </w:r>
              <w:r w:rsidRPr="009B776E">
                <w:rPr>
                  <w:b/>
                  <w:highlight w:val="yellow"/>
                </w:rPr>
                <w:t>:</w:t>
              </w:r>
              <w:r w:rsidRPr="009B776E">
                <w:rPr>
                  <w:szCs w:val="22"/>
                  <w:highlight w:val="yellow"/>
                </w:rPr>
                <w:t>G_S4_2_D_C2</w:t>
              </w:r>
              <w:r>
                <w:rPr>
                  <w:szCs w:val="22"/>
                  <w:highlight w:val="yellow"/>
                </w:rPr>
                <w:t>3</w:t>
              </w:r>
            </w:ins>
          </w:p>
        </w:tc>
        <w:tc>
          <w:tcPr>
            <w:tcW w:w="500" w:type="pct"/>
            <w:shd w:val="clear" w:color="auto" w:fill="CCECFF"/>
          </w:tcPr>
          <w:p w14:paraId="3FE3EDF1" w14:textId="0C5FE70D" w:rsidR="006E14B4" w:rsidRPr="009B776E" w:rsidRDefault="006E14B4" w:rsidP="006E14B4">
            <w:pPr>
              <w:pStyle w:val="GOSTTablenorm"/>
              <w:rPr>
                <w:szCs w:val="22"/>
                <w:highlight w:val="yellow"/>
              </w:rPr>
            </w:pPr>
            <w:ins w:id="2930" w:author="EXP-320190" w:date="2026-03-16T10:21:00Z">
              <w:r w:rsidRPr="009B776E">
                <w:rPr>
                  <w:szCs w:val="22"/>
                  <w:highlight w:val="yellow"/>
                </w:rPr>
                <w:t>Сумма</w:t>
              </w:r>
            </w:ins>
          </w:p>
        </w:tc>
        <w:tc>
          <w:tcPr>
            <w:tcW w:w="300" w:type="pct"/>
            <w:shd w:val="clear" w:color="auto" w:fill="CCECFF"/>
          </w:tcPr>
          <w:p w14:paraId="262BFD83" w14:textId="562F9F49" w:rsidR="006E14B4" w:rsidRPr="009B776E" w:rsidRDefault="006E14B4" w:rsidP="006E14B4">
            <w:pPr>
              <w:pStyle w:val="GOSTTablenorm"/>
              <w:rPr>
                <w:szCs w:val="22"/>
                <w:highlight w:val="yellow"/>
              </w:rPr>
            </w:pPr>
            <w:ins w:id="2931" w:author="EXP-320190" w:date="2026-03-16T10:21:00Z">
              <w:r w:rsidRPr="009B776E">
                <w:rPr>
                  <w:szCs w:val="22"/>
                  <w:highlight w:val="yellow"/>
                </w:rPr>
                <w:t>Да</w:t>
              </w:r>
            </w:ins>
          </w:p>
        </w:tc>
        <w:tc>
          <w:tcPr>
            <w:tcW w:w="315" w:type="pct"/>
            <w:shd w:val="clear" w:color="auto" w:fill="CCECFF"/>
          </w:tcPr>
          <w:p w14:paraId="00A93E98" w14:textId="77777777" w:rsidR="006E14B4" w:rsidRPr="009B776E" w:rsidRDefault="006E14B4" w:rsidP="006E14B4">
            <w:pPr>
              <w:pStyle w:val="GOSTTablenorm"/>
              <w:rPr>
                <w:highlight w:val="yellow"/>
              </w:rPr>
            </w:pPr>
          </w:p>
        </w:tc>
        <w:tc>
          <w:tcPr>
            <w:tcW w:w="2035" w:type="pct"/>
            <w:shd w:val="clear" w:color="auto" w:fill="CCECFF"/>
          </w:tcPr>
          <w:p w14:paraId="77D302F0" w14:textId="4A041FDC" w:rsidR="006E14B4" w:rsidRPr="009B776E" w:rsidRDefault="006E14B4" w:rsidP="006E14B4">
            <w:pPr>
              <w:pStyle w:val="GOSTTablenorm"/>
              <w:rPr>
                <w:highlight w:val="yellow"/>
              </w:rPr>
            </w:pPr>
            <w:ins w:id="2932" w:author="EXP-320190" w:date="2026-03-16T11:15:00Z">
              <w:r w:rsidRPr="009B776E">
                <w:rPr>
                  <w:highlight w:val="yellow"/>
                </w:rPr>
                <w:t xml:space="preserve">Сумма денежного обязательства на </w:t>
              </w:r>
            </w:ins>
            <w:ins w:id="2933" w:author="EXP-320190" w:date="2026-03-16T11:16:00Z">
              <w:r>
                <w:rPr>
                  <w:highlight w:val="yellow"/>
                </w:rPr>
                <w:t>второй</w:t>
              </w:r>
            </w:ins>
            <w:ins w:id="2934" w:author="EXP-320190" w:date="2026-03-16T11:15:00Z">
              <w:r w:rsidRPr="009B776E">
                <w:rPr>
                  <w:highlight w:val="yellow"/>
                </w:rPr>
                <w:t xml:space="preserve"> год </w:t>
              </w:r>
              <w:r>
                <w:rPr>
                  <w:highlight w:val="yellow"/>
                </w:rPr>
                <w:t xml:space="preserve">планового периода </w:t>
              </w:r>
              <w:r w:rsidRPr="009B776E">
                <w:rPr>
                  <w:highlight w:val="yellow"/>
                </w:rPr>
                <w:t>в рублевом эквиваленте с точностью 2 знака после запятой</w:t>
              </w:r>
            </w:ins>
          </w:p>
        </w:tc>
      </w:tr>
      <w:tr w:rsidR="006E14B4" w:rsidRPr="009B776E" w14:paraId="4BFB2D12" w14:textId="77777777" w:rsidTr="009B776E">
        <w:tc>
          <w:tcPr>
            <w:tcW w:w="1100" w:type="pct"/>
            <w:shd w:val="clear" w:color="auto" w:fill="CCECFF"/>
          </w:tcPr>
          <w:p w14:paraId="1D11F6E5" w14:textId="0364F19A" w:rsidR="006E14B4" w:rsidRPr="009B776E" w:rsidRDefault="006E14B4" w:rsidP="006E14B4">
            <w:pPr>
              <w:pStyle w:val="GOSTTablenorm"/>
              <w:rPr>
                <w:highlight w:val="yellow"/>
              </w:rPr>
            </w:pPr>
            <w:ins w:id="2935" w:author="EXP-320190" w:date="2026-03-16T10:22:00Z">
              <w:r w:rsidRPr="009B776E">
                <w:rPr>
                  <w:highlight w:val="yellow"/>
                </w:rPr>
                <w:t>Сумма ДО на третий год планового периода в валюте обязательства</w:t>
              </w:r>
            </w:ins>
          </w:p>
        </w:tc>
        <w:tc>
          <w:tcPr>
            <w:tcW w:w="750" w:type="pct"/>
            <w:shd w:val="clear" w:color="auto" w:fill="CCECFF"/>
          </w:tcPr>
          <w:p w14:paraId="55396151" w14:textId="3FD18DB7" w:rsidR="006E14B4" w:rsidRPr="009B776E" w:rsidRDefault="006E14B4" w:rsidP="006E14B4">
            <w:pPr>
              <w:pStyle w:val="GOSTTablenorm"/>
              <w:rPr>
                <w:b/>
                <w:szCs w:val="22"/>
                <w:highlight w:val="yellow"/>
              </w:rPr>
            </w:pPr>
            <w:ins w:id="2936" w:author="EXP-320190" w:date="2026-03-16T10:25:00Z">
              <w:r w:rsidRPr="009B776E">
                <w:rPr>
                  <w:b/>
                  <w:szCs w:val="22"/>
                  <w:highlight w:val="yellow"/>
                  <w:lang w:val="en-US"/>
                </w:rPr>
                <w:t>R_728_G_S</w:t>
              </w:r>
              <w:r w:rsidRPr="009B776E">
                <w:rPr>
                  <w:b/>
                  <w:szCs w:val="22"/>
                  <w:highlight w:val="yellow"/>
                </w:rPr>
                <w:t>4_2</w:t>
              </w:r>
              <w:r w:rsidRPr="009B776E">
                <w:rPr>
                  <w:b/>
                  <w:highlight w:val="yellow"/>
                </w:rPr>
                <w:t>:</w:t>
              </w:r>
              <w:r w:rsidRPr="009B776E">
                <w:rPr>
                  <w:szCs w:val="22"/>
                  <w:highlight w:val="yellow"/>
                </w:rPr>
                <w:t>G_S4_2_D_C2</w:t>
              </w:r>
              <w:r>
                <w:rPr>
                  <w:szCs w:val="22"/>
                  <w:highlight w:val="yellow"/>
                </w:rPr>
                <w:t>4</w:t>
              </w:r>
            </w:ins>
          </w:p>
        </w:tc>
        <w:tc>
          <w:tcPr>
            <w:tcW w:w="500" w:type="pct"/>
            <w:shd w:val="clear" w:color="auto" w:fill="CCECFF"/>
          </w:tcPr>
          <w:p w14:paraId="15574E20" w14:textId="3E2E827B" w:rsidR="006E14B4" w:rsidRPr="009B776E" w:rsidRDefault="006E14B4" w:rsidP="006E14B4">
            <w:pPr>
              <w:pStyle w:val="GOSTTablenorm"/>
              <w:rPr>
                <w:szCs w:val="22"/>
                <w:highlight w:val="yellow"/>
              </w:rPr>
            </w:pPr>
            <w:ins w:id="2937" w:author="EXP-320190" w:date="2026-03-16T10:22:00Z">
              <w:r w:rsidRPr="009B776E">
                <w:rPr>
                  <w:szCs w:val="22"/>
                  <w:highlight w:val="yellow"/>
                </w:rPr>
                <w:t>Сумма</w:t>
              </w:r>
            </w:ins>
          </w:p>
        </w:tc>
        <w:tc>
          <w:tcPr>
            <w:tcW w:w="300" w:type="pct"/>
            <w:shd w:val="clear" w:color="auto" w:fill="CCECFF"/>
          </w:tcPr>
          <w:p w14:paraId="515CD21A" w14:textId="195085F9" w:rsidR="006E14B4" w:rsidRPr="009B776E" w:rsidRDefault="006E14B4" w:rsidP="006E14B4">
            <w:pPr>
              <w:pStyle w:val="GOSTTablenorm"/>
              <w:rPr>
                <w:szCs w:val="22"/>
                <w:highlight w:val="yellow"/>
              </w:rPr>
            </w:pPr>
            <w:ins w:id="2938" w:author="EXP-320190" w:date="2026-03-16T10:22:00Z">
              <w:r w:rsidRPr="009B776E">
                <w:rPr>
                  <w:szCs w:val="22"/>
                  <w:highlight w:val="yellow"/>
                </w:rPr>
                <w:t>Да</w:t>
              </w:r>
            </w:ins>
          </w:p>
        </w:tc>
        <w:tc>
          <w:tcPr>
            <w:tcW w:w="315" w:type="pct"/>
            <w:shd w:val="clear" w:color="auto" w:fill="CCECFF"/>
          </w:tcPr>
          <w:p w14:paraId="70F51D4A" w14:textId="77777777" w:rsidR="006E14B4" w:rsidRPr="009B776E" w:rsidRDefault="006E14B4" w:rsidP="006E14B4">
            <w:pPr>
              <w:pStyle w:val="GOSTTablenorm"/>
              <w:rPr>
                <w:highlight w:val="yellow"/>
              </w:rPr>
            </w:pPr>
          </w:p>
        </w:tc>
        <w:tc>
          <w:tcPr>
            <w:tcW w:w="2035" w:type="pct"/>
            <w:shd w:val="clear" w:color="auto" w:fill="CCECFF"/>
          </w:tcPr>
          <w:p w14:paraId="067184AA" w14:textId="33701CAA" w:rsidR="006E14B4" w:rsidRPr="009B776E" w:rsidRDefault="006E14B4" w:rsidP="006E14B4">
            <w:pPr>
              <w:pStyle w:val="GOSTTablenorm"/>
              <w:rPr>
                <w:highlight w:val="yellow"/>
              </w:rPr>
            </w:pPr>
            <w:ins w:id="2939" w:author="EXP-320190" w:date="2026-03-16T11:15:00Z">
              <w:r w:rsidRPr="009B776E">
                <w:rPr>
                  <w:highlight w:val="yellow"/>
                </w:rPr>
                <w:t xml:space="preserve">Сумма денежного обязательства на </w:t>
              </w:r>
            </w:ins>
            <w:ins w:id="2940" w:author="EXP-320190" w:date="2026-03-16T11:16:00Z">
              <w:r>
                <w:rPr>
                  <w:highlight w:val="yellow"/>
                </w:rPr>
                <w:t>третий</w:t>
              </w:r>
            </w:ins>
            <w:ins w:id="2941" w:author="EXP-320190" w:date="2026-03-16T11:15:00Z">
              <w:r>
                <w:rPr>
                  <w:highlight w:val="yellow"/>
                </w:rPr>
                <w:t xml:space="preserve"> </w:t>
              </w:r>
              <w:r w:rsidRPr="009B776E">
                <w:rPr>
                  <w:highlight w:val="yellow"/>
                </w:rPr>
                <w:t xml:space="preserve">год </w:t>
              </w:r>
              <w:r>
                <w:rPr>
                  <w:highlight w:val="yellow"/>
                </w:rPr>
                <w:t xml:space="preserve">планового периода </w:t>
              </w:r>
              <w:r w:rsidRPr="009B776E">
                <w:rPr>
                  <w:highlight w:val="yellow"/>
                </w:rPr>
                <w:t xml:space="preserve">в единицах валюты, указанной в параметре </w:t>
              </w:r>
            </w:ins>
            <w:ins w:id="2942" w:author="EXP-320190" w:date="2026-03-16T11:16:00Z">
              <w:r w:rsidRPr="009B776E">
                <w:rPr>
                  <w:szCs w:val="22"/>
                  <w:highlight w:val="yellow"/>
                </w:rPr>
                <w:t>G_S4_2_D_C2</w:t>
              </w:r>
              <w:r>
                <w:rPr>
                  <w:szCs w:val="22"/>
                  <w:highlight w:val="yellow"/>
                </w:rPr>
                <w:t>4</w:t>
              </w:r>
            </w:ins>
            <w:ins w:id="2943" w:author="EXP-320190" w:date="2026-03-16T11:15:00Z">
              <w:r w:rsidRPr="009B776E">
                <w:rPr>
                  <w:highlight w:val="yellow"/>
                </w:rPr>
                <w:t>,</w:t>
              </w:r>
              <w:r w:rsidRPr="009B776E" w:rsidDel="00DB738E">
                <w:rPr>
                  <w:highlight w:val="yellow"/>
                </w:rPr>
                <w:t xml:space="preserve"> </w:t>
              </w:r>
              <w:r w:rsidRPr="009B776E">
                <w:rPr>
                  <w:highlight w:val="yellow"/>
                </w:rPr>
                <w:t>с точностью 2 знака после запятой</w:t>
              </w:r>
            </w:ins>
          </w:p>
        </w:tc>
      </w:tr>
      <w:tr w:rsidR="006E14B4" w:rsidRPr="009B776E" w14:paraId="2C654CC0" w14:textId="77777777" w:rsidTr="009B776E">
        <w:tc>
          <w:tcPr>
            <w:tcW w:w="1100" w:type="pct"/>
            <w:shd w:val="clear" w:color="auto" w:fill="CCECFF"/>
          </w:tcPr>
          <w:p w14:paraId="7DFCF808" w14:textId="24E0A2BE" w:rsidR="006E14B4" w:rsidRPr="009B776E" w:rsidRDefault="006E14B4" w:rsidP="006E14B4">
            <w:pPr>
              <w:pStyle w:val="GOSTTablenorm"/>
              <w:rPr>
                <w:highlight w:val="yellow"/>
              </w:rPr>
            </w:pPr>
            <w:ins w:id="2944" w:author="EXP-320190" w:date="2026-03-16T10:22:00Z">
              <w:r w:rsidRPr="009B776E">
                <w:rPr>
                  <w:highlight w:val="yellow"/>
                </w:rPr>
                <w:t>Сумма ДО на третий год планового периода в рублях</w:t>
              </w:r>
            </w:ins>
          </w:p>
        </w:tc>
        <w:tc>
          <w:tcPr>
            <w:tcW w:w="750" w:type="pct"/>
            <w:shd w:val="clear" w:color="auto" w:fill="CCECFF"/>
          </w:tcPr>
          <w:p w14:paraId="6CC44BB5" w14:textId="22ABD0F6" w:rsidR="006E14B4" w:rsidRPr="009B776E" w:rsidRDefault="006E14B4" w:rsidP="006E14B4">
            <w:pPr>
              <w:pStyle w:val="GOSTTablenorm"/>
              <w:rPr>
                <w:b/>
                <w:szCs w:val="22"/>
                <w:highlight w:val="yellow"/>
              </w:rPr>
            </w:pPr>
            <w:ins w:id="2945" w:author="EXP-320190" w:date="2026-03-16T10:25:00Z">
              <w:r w:rsidRPr="009B776E">
                <w:rPr>
                  <w:b/>
                  <w:szCs w:val="22"/>
                  <w:highlight w:val="yellow"/>
                  <w:lang w:val="en-US"/>
                </w:rPr>
                <w:t>R_728_G_S</w:t>
              </w:r>
              <w:r w:rsidRPr="009B776E">
                <w:rPr>
                  <w:b/>
                  <w:szCs w:val="22"/>
                  <w:highlight w:val="yellow"/>
                </w:rPr>
                <w:t>4_2</w:t>
              </w:r>
              <w:r w:rsidRPr="009B776E">
                <w:rPr>
                  <w:b/>
                  <w:highlight w:val="yellow"/>
                </w:rPr>
                <w:t>:</w:t>
              </w:r>
              <w:r w:rsidRPr="009B776E">
                <w:rPr>
                  <w:szCs w:val="22"/>
                  <w:highlight w:val="yellow"/>
                </w:rPr>
                <w:t>G_S4_2_D_C2</w:t>
              </w:r>
            </w:ins>
            <w:ins w:id="2946" w:author="EXP-320190" w:date="2026-03-16T10:26:00Z">
              <w:r>
                <w:rPr>
                  <w:szCs w:val="22"/>
                  <w:highlight w:val="yellow"/>
                </w:rPr>
                <w:t>5</w:t>
              </w:r>
            </w:ins>
          </w:p>
        </w:tc>
        <w:tc>
          <w:tcPr>
            <w:tcW w:w="500" w:type="pct"/>
            <w:shd w:val="clear" w:color="auto" w:fill="CCECFF"/>
          </w:tcPr>
          <w:p w14:paraId="419941E2" w14:textId="2EE0E18C" w:rsidR="006E14B4" w:rsidRPr="009B776E" w:rsidRDefault="006E14B4" w:rsidP="006E14B4">
            <w:pPr>
              <w:pStyle w:val="GOSTTablenorm"/>
              <w:rPr>
                <w:szCs w:val="22"/>
                <w:highlight w:val="yellow"/>
              </w:rPr>
            </w:pPr>
            <w:ins w:id="2947" w:author="EXP-320190" w:date="2026-03-16T10:22:00Z">
              <w:r w:rsidRPr="009B776E">
                <w:rPr>
                  <w:szCs w:val="22"/>
                  <w:highlight w:val="yellow"/>
                </w:rPr>
                <w:t>Сумма</w:t>
              </w:r>
            </w:ins>
          </w:p>
        </w:tc>
        <w:tc>
          <w:tcPr>
            <w:tcW w:w="300" w:type="pct"/>
            <w:shd w:val="clear" w:color="auto" w:fill="CCECFF"/>
          </w:tcPr>
          <w:p w14:paraId="2F8160EE" w14:textId="04397B39" w:rsidR="006E14B4" w:rsidRPr="009B776E" w:rsidRDefault="006E14B4" w:rsidP="006E14B4">
            <w:pPr>
              <w:pStyle w:val="GOSTTablenorm"/>
              <w:rPr>
                <w:szCs w:val="22"/>
                <w:highlight w:val="yellow"/>
              </w:rPr>
            </w:pPr>
            <w:ins w:id="2948" w:author="EXP-320190" w:date="2026-03-16T10:22:00Z">
              <w:r w:rsidRPr="009B776E">
                <w:rPr>
                  <w:szCs w:val="22"/>
                  <w:highlight w:val="yellow"/>
                </w:rPr>
                <w:t>Да</w:t>
              </w:r>
            </w:ins>
          </w:p>
        </w:tc>
        <w:tc>
          <w:tcPr>
            <w:tcW w:w="315" w:type="pct"/>
            <w:shd w:val="clear" w:color="auto" w:fill="CCECFF"/>
          </w:tcPr>
          <w:p w14:paraId="11705E89" w14:textId="77777777" w:rsidR="006E14B4" w:rsidRPr="009B776E" w:rsidRDefault="006E14B4" w:rsidP="006E14B4">
            <w:pPr>
              <w:pStyle w:val="GOSTTablenorm"/>
              <w:rPr>
                <w:highlight w:val="yellow"/>
              </w:rPr>
            </w:pPr>
          </w:p>
        </w:tc>
        <w:tc>
          <w:tcPr>
            <w:tcW w:w="2035" w:type="pct"/>
            <w:shd w:val="clear" w:color="auto" w:fill="CCECFF"/>
          </w:tcPr>
          <w:p w14:paraId="1EE7599B" w14:textId="1663555E" w:rsidR="006E14B4" w:rsidRPr="009B776E" w:rsidRDefault="006E14B4" w:rsidP="006E14B4">
            <w:pPr>
              <w:pStyle w:val="GOSTTablenorm"/>
              <w:rPr>
                <w:highlight w:val="yellow"/>
              </w:rPr>
            </w:pPr>
            <w:ins w:id="2949" w:author="EXP-320190" w:date="2026-03-16T11:15:00Z">
              <w:r w:rsidRPr="009B776E">
                <w:rPr>
                  <w:highlight w:val="yellow"/>
                </w:rPr>
                <w:t xml:space="preserve">Сумма денежного обязательства на </w:t>
              </w:r>
            </w:ins>
            <w:ins w:id="2950" w:author="EXP-320190" w:date="2026-03-16T11:16:00Z">
              <w:r>
                <w:rPr>
                  <w:highlight w:val="yellow"/>
                </w:rPr>
                <w:t>третий</w:t>
              </w:r>
            </w:ins>
            <w:ins w:id="2951" w:author="EXP-320190" w:date="2026-03-16T11:15:00Z">
              <w:r w:rsidRPr="009B776E">
                <w:rPr>
                  <w:highlight w:val="yellow"/>
                </w:rPr>
                <w:t xml:space="preserve"> год </w:t>
              </w:r>
              <w:r>
                <w:rPr>
                  <w:highlight w:val="yellow"/>
                </w:rPr>
                <w:t xml:space="preserve">планового периода </w:t>
              </w:r>
              <w:r w:rsidRPr="009B776E">
                <w:rPr>
                  <w:highlight w:val="yellow"/>
                </w:rPr>
                <w:t>в рублевом эквиваленте с точностью 2 знака после запятой</w:t>
              </w:r>
            </w:ins>
          </w:p>
        </w:tc>
      </w:tr>
      <w:tr w:rsidR="006E14B4" w:rsidRPr="009B776E" w14:paraId="44123FC3" w14:textId="77777777" w:rsidTr="009B776E">
        <w:tc>
          <w:tcPr>
            <w:tcW w:w="1100" w:type="pct"/>
            <w:shd w:val="clear" w:color="auto" w:fill="CCECFF"/>
          </w:tcPr>
          <w:p w14:paraId="453E397E" w14:textId="3965B362" w:rsidR="006E14B4" w:rsidRPr="009B776E" w:rsidRDefault="006E14B4" w:rsidP="006E14B4">
            <w:pPr>
              <w:pStyle w:val="GOSTTablenorm"/>
              <w:rPr>
                <w:highlight w:val="yellow"/>
              </w:rPr>
            </w:pPr>
            <w:ins w:id="2952" w:author="EXP-320190" w:date="2026-03-16T10:22:00Z">
              <w:r w:rsidRPr="009B776E">
                <w:rPr>
                  <w:highlight w:val="yellow"/>
                </w:rPr>
                <w:t>Сумма ДО на последующие годы в валюте обязательства</w:t>
              </w:r>
            </w:ins>
          </w:p>
        </w:tc>
        <w:tc>
          <w:tcPr>
            <w:tcW w:w="750" w:type="pct"/>
            <w:shd w:val="clear" w:color="auto" w:fill="CCECFF"/>
          </w:tcPr>
          <w:p w14:paraId="7F306525" w14:textId="69AF252E" w:rsidR="006E14B4" w:rsidRPr="009B776E" w:rsidRDefault="006E14B4" w:rsidP="006E14B4">
            <w:pPr>
              <w:pStyle w:val="GOSTTablenorm"/>
              <w:rPr>
                <w:b/>
                <w:szCs w:val="22"/>
                <w:highlight w:val="yellow"/>
              </w:rPr>
            </w:pPr>
            <w:ins w:id="2953" w:author="EXP-320190" w:date="2026-03-16T10:25:00Z">
              <w:r w:rsidRPr="009B776E">
                <w:rPr>
                  <w:b/>
                  <w:szCs w:val="22"/>
                  <w:highlight w:val="yellow"/>
                  <w:lang w:val="en-US"/>
                </w:rPr>
                <w:t>R_728_G_S</w:t>
              </w:r>
              <w:r w:rsidRPr="009B776E">
                <w:rPr>
                  <w:b/>
                  <w:szCs w:val="22"/>
                  <w:highlight w:val="yellow"/>
                </w:rPr>
                <w:t>4_2</w:t>
              </w:r>
              <w:r w:rsidRPr="009B776E">
                <w:rPr>
                  <w:b/>
                  <w:highlight w:val="yellow"/>
                </w:rPr>
                <w:t>:</w:t>
              </w:r>
              <w:r w:rsidRPr="009B776E">
                <w:rPr>
                  <w:szCs w:val="22"/>
                  <w:highlight w:val="yellow"/>
                </w:rPr>
                <w:t>G_S4_2_D_C2</w:t>
              </w:r>
            </w:ins>
            <w:ins w:id="2954" w:author="EXP-320190" w:date="2026-03-16T10:26:00Z">
              <w:r>
                <w:rPr>
                  <w:szCs w:val="22"/>
                  <w:highlight w:val="yellow"/>
                </w:rPr>
                <w:t>6</w:t>
              </w:r>
            </w:ins>
          </w:p>
        </w:tc>
        <w:tc>
          <w:tcPr>
            <w:tcW w:w="500" w:type="pct"/>
            <w:shd w:val="clear" w:color="auto" w:fill="CCECFF"/>
          </w:tcPr>
          <w:p w14:paraId="7EA53C7E" w14:textId="1F295539" w:rsidR="006E14B4" w:rsidRPr="009B776E" w:rsidRDefault="006E14B4" w:rsidP="006E14B4">
            <w:pPr>
              <w:pStyle w:val="GOSTTablenorm"/>
              <w:rPr>
                <w:szCs w:val="22"/>
                <w:highlight w:val="yellow"/>
              </w:rPr>
            </w:pPr>
            <w:ins w:id="2955" w:author="EXP-320190" w:date="2026-03-16T10:22:00Z">
              <w:r w:rsidRPr="009B776E">
                <w:rPr>
                  <w:szCs w:val="22"/>
                  <w:highlight w:val="yellow"/>
                </w:rPr>
                <w:t>Сумма</w:t>
              </w:r>
            </w:ins>
          </w:p>
        </w:tc>
        <w:tc>
          <w:tcPr>
            <w:tcW w:w="300" w:type="pct"/>
            <w:shd w:val="clear" w:color="auto" w:fill="CCECFF"/>
          </w:tcPr>
          <w:p w14:paraId="240E97F3" w14:textId="0FB73FC8" w:rsidR="006E14B4" w:rsidRPr="009B776E" w:rsidRDefault="006E14B4" w:rsidP="006E14B4">
            <w:pPr>
              <w:pStyle w:val="GOSTTablenorm"/>
              <w:rPr>
                <w:szCs w:val="22"/>
                <w:highlight w:val="yellow"/>
              </w:rPr>
            </w:pPr>
            <w:ins w:id="2956" w:author="EXP-320190" w:date="2026-03-16T10:22:00Z">
              <w:r w:rsidRPr="009B776E">
                <w:rPr>
                  <w:szCs w:val="22"/>
                  <w:highlight w:val="yellow"/>
                </w:rPr>
                <w:t>Да</w:t>
              </w:r>
            </w:ins>
          </w:p>
        </w:tc>
        <w:tc>
          <w:tcPr>
            <w:tcW w:w="315" w:type="pct"/>
            <w:shd w:val="clear" w:color="auto" w:fill="CCECFF"/>
          </w:tcPr>
          <w:p w14:paraId="5EE80796" w14:textId="77777777" w:rsidR="006E14B4" w:rsidRPr="009B776E" w:rsidRDefault="006E14B4" w:rsidP="006E14B4">
            <w:pPr>
              <w:pStyle w:val="GOSTTablenorm"/>
              <w:rPr>
                <w:highlight w:val="yellow"/>
              </w:rPr>
            </w:pPr>
          </w:p>
        </w:tc>
        <w:tc>
          <w:tcPr>
            <w:tcW w:w="2035" w:type="pct"/>
            <w:shd w:val="clear" w:color="auto" w:fill="CCECFF"/>
          </w:tcPr>
          <w:p w14:paraId="0677FC2F" w14:textId="0F239E35" w:rsidR="006E14B4" w:rsidRPr="009B776E" w:rsidRDefault="006E14B4" w:rsidP="006E14B4">
            <w:pPr>
              <w:pStyle w:val="GOSTTablenorm"/>
              <w:rPr>
                <w:highlight w:val="yellow"/>
              </w:rPr>
            </w:pPr>
            <w:ins w:id="2957" w:author="EXP-320190" w:date="2026-03-16T11:15:00Z">
              <w:r w:rsidRPr="009B776E">
                <w:rPr>
                  <w:highlight w:val="yellow"/>
                </w:rPr>
                <w:t xml:space="preserve">Сумма денежного обязательства на </w:t>
              </w:r>
            </w:ins>
            <w:ins w:id="2958" w:author="EXP-320190" w:date="2026-03-16T11:17:00Z">
              <w:r>
                <w:rPr>
                  <w:highlight w:val="yellow"/>
                </w:rPr>
                <w:t>последующие годы</w:t>
              </w:r>
            </w:ins>
            <w:ins w:id="2959" w:author="EXP-320190" w:date="2026-03-16T11:15:00Z">
              <w:r>
                <w:rPr>
                  <w:highlight w:val="yellow"/>
                </w:rPr>
                <w:t xml:space="preserve"> </w:t>
              </w:r>
              <w:r w:rsidRPr="009B776E">
                <w:rPr>
                  <w:highlight w:val="yellow"/>
                </w:rPr>
                <w:t xml:space="preserve">в единицах валюты, указанной в параметре </w:t>
              </w:r>
            </w:ins>
            <w:ins w:id="2960" w:author="EXP-320190" w:date="2026-03-16T11:17:00Z">
              <w:r w:rsidRPr="009B776E">
                <w:rPr>
                  <w:szCs w:val="22"/>
                  <w:highlight w:val="yellow"/>
                </w:rPr>
                <w:t>G_S4_2_D_C2</w:t>
              </w:r>
              <w:r>
                <w:rPr>
                  <w:szCs w:val="22"/>
                  <w:highlight w:val="yellow"/>
                </w:rPr>
                <w:t>6</w:t>
              </w:r>
            </w:ins>
            <w:ins w:id="2961" w:author="EXP-320190" w:date="2026-03-16T11:15:00Z">
              <w:r w:rsidRPr="009B776E">
                <w:rPr>
                  <w:highlight w:val="yellow"/>
                </w:rPr>
                <w:t>,</w:t>
              </w:r>
              <w:r w:rsidRPr="009B776E" w:rsidDel="00DB738E">
                <w:rPr>
                  <w:highlight w:val="yellow"/>
                </w:rPr>
                <w:t xml:space="preserve"> </w:t>
              </w:r>
              <w:r w:rsidRPr="009B776E">
                <w:rPr>
                  <w:highlight w:val="yellow"/>
                </w:rPr>
                <w:t>с точностью 2 знака после запятой</w:t>
              </w:r>
            </w:ins>
          </w:p>
        </w:tc>
      </w:tr>
      <w:tr w:rsidR="006E14B4" w:rsidRPr="009B776E" w14:paraId="46B0C6C3" w14:textId="77777777" w:rsidTr="009B776E">
        <w:tc>
          <w:tcPr>
            <w:tcW w:w="1100" w:type="pct"/>
            <w:shd w:val="clear" w:color="auto" w:fill="CCECFF"/>
          </w:tcPr>
          <w:p w14:paraId="1F95E1BB" w14:textId="4877EC08" w:rsidR="006E14B4" w:rsidRPr="009B776E" w:rsidRDefault="006E14B4" w:rsidP="006E14B4">
            <w:pPr>
              <w:pStyle w:val="GOSTTablenorm"/>
              <w:rPr>
                <w:highlight w:val="yellow"/>
              </w:rPr>
            </w:pPr>
            <w:ins w:id="2962" w:author="EXP-320190" w:date="2026-03-16T10:22:00Z">
              <w:r w:rsidRPr="009B776E">
                <w:rPr>
                  <w:highlight w:val="yellow"/>
                </w:rPr>
                <w:t>Сумма ДО на последующие годы</w:t>
              </w:r>
            </w:ins>
            <w:ins w:id="2963" w:author="EXP-320190" w:date="2026-03-16T10:23:00Z">
              <w:r w:rsidRPr="009B776E">
                <w:rPr>
                  <w:highlight w:val="yellow"/>
                </w:rPr>
                <w:t xml:space="preserve"> </w:t>
              </w:r>
            </w:ins>
            <w:ins w:id="2964" w:author="EXP-320190" w:date="2026-03-16T10:22:00Z">
              <w:r w:rsidRPr="009B776E">
                <w:rPr>
                  <w:highlight w:val="yellow"/>
                </w:rPr>
                <w:t>в рублях</w:t>
              </w:r>
            </w:ins>
          </w:p>
        </w:tc>
        <w:tc>
          <w:tcPr>
            <w:tcW w:w="750" w:type="pct"/>
            <w:shd w:val="clear" w:color="auto" w:fill="CCECFF"/>
          </w:tcPr>
          <w:p w14:paraId="54018ACA" w14:textId="54CFD0DD" w:rsidR="006E14B4" w:rsidRPr="009B776E" w:rsidRDefault="006E14B4" w:rsidP="006E14B4">
            <w:pPr>
              <w:pStyle w:val="GOSTTablenorm"/>
              <w:rPr>
                <w:b/>
                <w:szCs w:val="22"/>
                <w:highlight w:val="yellow"/>
              </w:rPr>
            </w:pPr>
            <w:ins w:id="2965" w:author="EXP-320190" w:date="2026-03-16T10:25:00Z">
              <w:r w:rsidRPr="009B776E">
                <w:rPr>
                  <w:b/>
                  <w:szCs w:val="22"/>
                  <w:highlight w:val="yellow"/>
                  <w:lang w:val="en-US"/>
                </w:rPr>
                <w:t>R_728_G_S</w:t>
              </w:r>
              <w:r w:rsidRPr="009B776E">
                <w:rPr>
                  <w:b/>
                  <w:szCs w:val="22"/>
                  <w:highlight w:val="yellow"/>
                </w:rPr>
                <w:t>4_2</w:t>
              </w:r>
              <w:r w:rsidRPr="009B776E">
                <w:rPr>
                  <w:b/>
                  <w:highlight w:val="yellow"/>
                </w:rPr>
                <w:t>:</w:t>
              </w:r>
              <w:r w:rsidRPr="009B776E">
                <w:rPr>
                  <w:szCs w:val="22"/>
                  <w:highlight w:val="yellow"/>
                </w:rPr>
                <w:t>G_S4_2_D_C2</w:t>
              </w:r>
            </w:ins>
            <w:ins w:id="2966" w:author="EXP-320190" w:date="2026-03-16T10:26:00Z">
              <w:r>
                <w:rPr>
                  <w:szCs w:val="22"/>
                  <w:highlight w:val="yellow"/>
                </w:rPr>
                <w:t>7</w:t>
              </w:r>
            </w:ins>
          </w:p>
        </w:tc>
        <w:tc>
          <w:tcPr>
            <w:tcW w:w="500" w:type="pct"/>
            <w:shd w:val="clear" w:color="auto" w:fill="CCECFF"/>
          </w:tcPr>
          <w:p w14:paraId="5A3648A3" w14:textId="3786D7B9" w:rsidR="006E14B4" w:rsidRPr="009B776E" w:rsidRDefault="006E14B4" w:rsidP="006E14B4">
            <w:pPr>
              <w:pStyle w:val="GOSTTablenorm"/>
              <w:rPr>
                <w:szCs w:val="22"/>
                <w:highlight w:val="yellow"/>
              </w:rPr>
            </w:pPr>
            <w:ins w:id="2967" w:author="EXP-320190" w:date="2026-03-16T10:22:00Z">
              <w:r w:rsidRPr="009B776E">
                <w:rPr>
                  <w:szCs w:val="22"/>
                  <w:highlight w:val="yellow"/>
                </w:rPr>
                <w:t>Сумма</w:t>
              </w:r>
            </w:ins>
          </w:p>
        </w:tc>
        <w:tc>
          <w:tcPr>
            <w:tcW w:w="300" w:type="pct"/>
            <w:shd w:val="clear" w:color="auto" w:fill="CCECFF"/>
          </w:tcPr>
          <w:p w14:paraId="6F8D8C93" w14:textId="4B0EA2A8" w:rsidR="006E14B4" w:rsidRPr="009B776E" w:rsidRDefault="006E14B4" w:rsidP="006E14B4">
            <w:pPr>
              <w:pStyle w:val="GOSTTablenorm"/>
              <w:rPr>
                <w:szCs w:val="22"/>
                <w:highlight w:val="yellow"/>
              </w:rPr>
            </w:pPr>
            <w:ins w:id="2968" w:author="EXP-320190" w:date="2026-03-16T10:22:00Z">
              <w:r w:rsidRPr="009B776E">
                <w:rPr>
                  <w:szCs w:val="22"/>
                  <w:highlight w:val="yellow"/>
                </w:rPr>
                <w:t>Да</w:t>
              </w:r>
            </w:ins>
          </w:p>
        </w:tc>
        <w:tc>
          <w:tcPr>
            <w:tcW w:w="315" w:type="pct"/>
            <w:shd w:val="clear" w:color="auto" w:fill="CCECFF"/>
          </w:tcPr>
          <w:p w14:paraId="2456CACE" w14:textId="77777777" w:rsidR="006E14B4" w:rsidRPr="009B776E" w:rsidRDefault="006E14B4" w:rsidP="006E14B4">
            <w:pPr>
              <w:pStyle w:val="GOSTTablenorm"/>
              <w:rPr>
                <w:highlight w:val="yellow"/>
              </w:rPr>
            </w:pPr>
          </w:p>
        </w:tc>
        <w:tc>
          <w:tcPr>
            <w:tcW w:w="2035" w:type="pct"/>
            <w:shd w:val="clear" w:color="auto" w:fill="CCECFF"/>
          </w:tcPr>
          <w:p w14:paraId="30AF0DCA" w14:textId="769EDE26" w:rsidR="006E14B4" w:rsidRPr="009B776E" w:rsidRDefault="006E14B4" w:rsidP="006E14B4">
            <w:pPr>
              <w:pStyle w:val="GOSTTablenorm"/>
              <w:rPr>
                <w:highlight w:val="yellow"/>
              </w:rPr>
            </w:pPr>
            <w:ins w:id="2969" w:author="EXP-320190" w:date="2026-03-16T11:15:00Z">
              <w:r w:rsidRPr="009B776E">
                <w:rPr>
                  <w:highlight w:val="yellow"/>
                </w:rPr>
                <w:t xml:space="preserve">Сумма денежного обязательства на </w:t>
              </w:r>
            </w:ins>
            <w:ins w:id="2970" w:author="EXP-320190" w:date="2026-03-16T11:17:00Z">
              <w:r>
                <w:rPr>
                  <w:highlight w:val="yellow"/>
                </w:rPr>
                <w:t>последующие годы</w:t>
              </w:r>
            </w:ins>
            <w:ins w:id="2971" w:author="EXP-320190" w:date="2026-03-16T11:15:00Z">
              <w:r>
                <w:rPr>
                  <w:highlight w:val="yellow"/>
                </w:rPr>
                <w:t xml:space="preserve"> </w:t>
              </w:r>
              <w:r w:rsidRPr="009B776E">
                <w:rPr>
                  <w:highlight w:val="yellow"/>
                </w:rPr>
                <w:t>в рублевом эквиваленте с точностью 2 знака после запятой</w:t>
              </w:r>
            </w:ins>
          </w:p>
        </w:tc>
      </w:tr>
      <w:tr w:rsidR="009B776E" w:rsidRPr="009B776E" w14:paraId="5EF28404" w14:textId="77777777" w:rsidTr="004212C7">
        <w:tc>
          <w:tcPr>
            <w:tcW w:w="1100" w:type="pct"/>
          </w:tcPr>
          <w:p w14:paraId="567C15C5" w14:textId="275BADF0" w:rsidR="009B776E" w:rsidRPr="009B776E" w:rsidRDefault="009B776E" w:rsidP="009B776E">
            <w:pPr>
              <w:pStyle w:val="GOSTTablenorm"/>
            </w:pPr>
            <w:ins w:id="2972" w:author="Куклина Ю.В." w:date="2024-04-01T11:57:00Z">
              <w:r w:rsidRPr="009B776E">
                <w:t>Подтверждено сумм перечисленных платежей в валюте обязательства</w:t>
              </w:r>
            </w:ins>
          </w:p>
        </w:tc>
        <w:tc>
          <w:tcPr>
            <w:tcW w:w="750" w:type="pct"/>
          </w:tcPr>
          <w:p w14:paraId="715BF8AF" w14:textId="5E7CA271" w:rsidR="009B776E" w:rsidRPr="009B776E" w:rsidRDefault="009B776E" w:rsidP="009B776E">
            <w:pPr>
              <w:pStyle w:val="GOSTTablenorm"/>
            </w:pPr>
            <w:ins w:id="2973" w:author="Куклина Ю.В." w:date="2024-04-01T11:45:00Z">
              <w:r w:rsidRPr="009B776E">
                <w:rPr>
                  <w:b/>
                  <w:szCs w:val="22"/>
                  <w:lang w:val="en-US"/>
                </w:rPr>
                <w:t>R_728_G_S</w:t>
              </w:r>
              <w:r w:rsidRPr="009B776E">
                <w:rPr>
                  <w:b/>
                  <w:szCs w:val="22"/>
                </w:rPr>
                <w:t>4</w:t>
              </w:r>
            </w:ins>
            <w:ins w:id="2974" w:author="Куклина Ю.В." w:date="2024-10-25T19:12:00Z">
              <w:r w:rsidRPr="009B776E">
                <w:rPr>
                  <w:b/>
                  <w:szCs w:val="22"/>
                </w:rPr>
                <w:t>_2</w:t>
              </w:r>
            </w:ins>
            <w:ins w:id="2975" w:author="Куклина Ю.В." w:date="2024-04-01T11:45:00Z">
              <w:r w:rsidRPr="009B776E">
                <w:rPr>
                  <w:b/>
                </w:rPr>
                <w:t>:</w:t>
              </w:r>
            </w:ins>
            <w:ins w:id="2976" w:author="Куклина Ю.В." w:date="2024-04-01T11:57:00Z">
              <w:r w:rsidRPr="009B776E">
                <w:rPr>
                  <w:szCs w:val="22"/>
                </w:rPr>
                <w:t>G_S4_2_D_C14</w:t>
              </w:r>
            </w:ins>
          </w:p>
        </w:tc>
        <w:tc>
          <w:tcPr>
            <w:tcW w:w="500" w:type="pct"/>
          </w:tcPr>
          <w:p w14:paraId="706054C5" w14:textId="1BE6BA13" w:rsidR="009B776E" w:rsidRPr="009B776E" w:rsidRDefault="009B776E" w:rsidP="009B776E">
            <w:pPr>
              <w:pStyle w:val="GOSTTablenorm"/>
            </w:pPr>
            <w:ins w:id="2977" w:author="Куклина Ю.В." w:date="2024-04-01T11:57:00Z">
              <w:r w:rsidRPr="009B776E">
                <w:rPr>
                  <w:szCs w:val="22"/>
                </w:rPr>
                <w:t>Сумма</w:t>
              </w:r>
            </w:ins>
          </w:p>
        </w:tc>
        <w:tc>
          <w:tcPr>
            <w:tcW w:w="300" w:type="pct"/>
          </w:tcPr>
          <w:p w14:paraId="3AA10BDE" w14:textId="7D7D275E" w:rsidR="009B776E" w:rsidRPr="009B776E" w:rsidRDefault="009B776E" w:rsidP="009B776E">
            <w:pPr>
              <w:pStyle w:val="GOSTTablenorm"/>
            </w:pPr>
            <w:ins w:id="2978" w:author="Куклина Ю.В." w:date="2024-04-01T11:57:00Z">
              <w:r w:rsidRPr="009B776E">
                <w:rPr>
                  <w:szCs w:val="22"/>
                </w:rPr>
                <w:t>Да</w:t>
              </w:r>
            </w:ins>
          </w:p>
        </w:tc>
        <w:tc>
          <w:tcPr>
            <w:tcW w:w="315" w:type="pct"/>
          </w:tcPr>
          <w:p w14:paraId="4F5118B1" w14:textId="77777777" w:rsidR="009B776E" w:rsidRPr="009B776E" w:rsidRDefault="009B776E" w:rsidP="009B776E">
            <w:pPr>
              <w:pStyle w:val="GOSTTablenorm"/>
            </w:pPr>
          </w:p>
        </w:tc>
        <w:tc>
          <w:tcPr>
            <w:tcW w:w="2035" w:type="pct"/>
          </w:tcPr>
          <w:p w14:paraId="752D1E5B" w14:textId="165CEF7A" w:rsidR="009B776E" w:rsidRPr="009B776E" w:rsidRDefault="009B776E" w:rsidP="009B776E">
            <w:pPr>
              <w:pStyle w:val="GOSTTablenorm"/>
            </w:pPr>
            <w:ins w:id="2979" w:author="Куклина Ю.В." w:date="2024-04-01T11:57:00Z">
              <w:r w:rsidRPr="009B776E">
                <w:t>Сумма ранее произведенного в рамках соответствующего бюджетного обязательства платежа, требующего подтверждения, по которому не подтверждена поставка товара (выполнение работ, оказание услуг), в единицах валюты, указанной в параметре G_S4_1_D_C8, с точностью 2 знака после запятой</w:t>
              </w:r>
            </w:ins>
          </w:p>
        </w:tc>
      </w:tr>
      <w:tr w:rsidR="009B776E" w:rsidRPr="009B776E" w14:paraId="5DC1F1A4" w14:textId="77777777" w:rsidTr="004212C7">
        <w:tc>
          <w:tcPr>
            <w:tcW w:w="1100" w:type="pct"/>
          </w:tcPr>
          <w:p w14:paraId="6A54DC25" w14:textId="2B18F392" w:rsidR="009B776E" w:rsidRPr="009B776E" w:rsidRDefault="009B776E" w:rsidP="009B776E">
            <w:pPr>
              <w:pStyle w:val="GOSTTablenorm"/>
            </w:pPr>
            <w:ins w:id="2980" w:author="Куклина Ю.В." w:date="2024-04-01T11:57:00Z">
              <w:r w:rsidRPr="009B776E">
                <w:t>Подтверждено сумм перечисленных платежей в рублях</w:t>
              </w:r>
            </w:ins>
          </w:p>
        </w:tc>
        <w:tc>
          <w:tcPr>
            <w:tcW w:w="750" w:type="pct"/>
          </w:tcPr>
          <w:p w14:paraId="548E753F" w14:textId="56BE9DFC" w:rsidR="009B776E" w:rsidRPr="009B776E" w:rsidRDefault="009B776E" w:rsidP="009B776E">
            <w:pPr>
              <w:pStyle w:val="GOSTTablenorm"/>
            </w:pPr>
            <w:ins w:id="2981" w:author="Куклина Ю.В." w:date="2024-04-01T11:45:00Z">
              <w:r w:rsidRPr="009B776E">
                <w:rPr>
                  <w:b/>
                  <w:szCs w:val="22"/>
                  <w:lang w:val="en-US"/>
                </w:rPr>
                <w:t>R_728_G_S</w:t>
              </w:r>
              <w:r w:rsidRPr="009B776E">
                <w:rPr>
                  <w:b/>
                  <w:szCs w:val="22"/>
                </w:rPr>
                <w:t>4</w:t>
              </w:r>
            </w:ins>
            <w:ins w:id="2982" w:author="Куклина Ю.В." w:date="2024-10-25T19:12:00Z">
              <w:r w:rsidRPr="009B776E">
                <w:rPr>
                  <w:b/>
                  <w:szCs w:val="22"/>
                </w:rPr>
                <w:t>_2</w:t>
              </w:r>
            </w:ins>
            <w:ins w:id="2983" w:author="Куклина Ю.В." w:date="2024-04-01T11:45:00Z">
              <w:r w:rsidRPr="009B776E">
                <w:rPr>
                  <w:b/>
                </w:rPr>
                <w:t>:</w:t>
              </w:r>
            </w:ins>
            <w:ins w:id="2984" w:author="Куклина Ю.В." w:date="2024-04-01T11:57:00Z">
              <w:r w:rsidRPr="009B776E">
                <w:rPr>
                  <w:szCs w:val="22"/>
                </w:rPr>
                <w:t>G_S4_2_D_C15</w:t>
              </w:r>
            </w:ins>
          </w:p>
        </w:tc>
        <w:tc>
          <w:tcPr>
            <w:tcW w:w="500" w:type="pct"/>
          </w:tcPr>
          <w:p w14:paraId="7834CAC0" w14:textId="29FC0DBA" w:rsidR="009B776E" w:rsidRPr="009B776E" w:rsidRDefault="009B776E" w:rsidP="009B776E">
            <w:pPr>
              <w:pStyle w:val="GOSTTablenorm"/>
            </w:pPr>
            <w:ins w:id="2985" w:author="Куклина Ю.В." w:date="2024-04-01T11:57:00Z">
              <w:r w:rsidRPr="009B776E">
                <w:rPr>
                  <w:szCs w:val="22"/>
                </w:rPr>
                <w:t>Сумма</w:t>
              </w:r>
            </w:ins>
          </w:p>
        </w:tc>
        <w:tc>
          <w:tcPr>
            <w:tcW w:w="300" w:type="pct"/>
          </w:tcPr>
          <w:p w14:paraId="1C5311ED" w14:textId="45A764EC" w:rsidR="009B776E" w:rsidRPr="009B776E" w:rsidRDefault="009B776E" w:rsidP="009B776E">
            <w:pPr>
              <w:pStyle w:val="GOSTTablenorm"/>
            </w:pPr>
            <w:ins w:id="2986" w:author="Куклина Ю.В." w:date="2024-04-01T11:57:00Z">
              <w:r w:rsidRPr="009B776E">
                <w:rPr>
                  <w:szCs w:val="22"/>
                </w:rPr>
                <w:t>Да</w:t>
              </w:r>
            </w:ins>
          </w:p>
        </w:tc>
        <w:tc>
          <w:tcPr>
            <w:tcW w:w="315" w:type="pct"/>
          </w:tcPr>
          <w:p w14:paraId="39E37369" w14:textId="77777777" w:rsidR="009B776E" w:rsidRPr="009B776E" w:rsidRDefault="009B776E" w:rsidP="009B776E">
            <w:pPr>
              <w:pStyle w:val="GOSTTablenorm"/>
            </w:pPr>
          </w:p>
        </w:tc>
        <w:tc>
          <w:tcPr>
            <w:tcW w:w="2035" w:type="pct"/>
          </w:tcPr>
          <w:p w14:paraId="65CF5377" w14:textId="267D3131" w:rsidR="009B776E" w:rsidRPr="009B776E" w:rsidRDefault="009B776E" w:rsidP="009B776E">
            <w:pPr>
              <w:pStyle w:val="GOSTTablenorm"/>
            </w:pPr>
            <w:ins w:id="2987" w:author="Куклина Ю.В." w:date="2024-04-01T11:57:00Z">
              <w:r w:rsidRPr="009B776E">
                <w:t xml:space="preserve">Сумма ранее произведенного в рамках соответствующего бюджетного обязательства платежа, требующего подтверждения, по которому не подтверждена поставка товара (выполнение работ, </w:t>
              </w:r>
              <w:r w:rsidRPr="009B776E">
                <w:lastRenderedPageBreak/>
                <w:t>оказание услуг), в рублевом эквиваленте с точностью 2 знака после запятой</w:t>
              </w:r>
            </w:ins>
          </w:p>
        </w:tc>
      </w:tr>
      <w:tr w:rsidR="009B776E" w:rsidRPr="009B776E" w14:paraId="5850B305" w14:textId="77777777" w:rsidTr="004212C7">
        <w:tc>
          <w:tcPr>
            <w:tcW w:w="1100" w:type="pct"/>
          </w:tcPr>
          <w:p w14:paraId="46026DC3" w14:textId="6AB71B27" w:rsidR="009B776E" w:rsidRPr="009B776E" w:rsidRDefault="009B776E" w:rsidP="009B776E">
            <w:pPr>
              <w:pStyle w:val="GOSTTablenorm"/>
            </w:pPr>
            <w:ins w:id="2988" w:author="Куклина Ю.В." w:date="2024-04-01T11:57:00Z">
              <w:r w:rsidRPr="009B776E">
                <w:lastRenderedPageBreak/>
                <w:t>Сумма исполненного ДО в валюте обязательства</w:t>
              </w:r>
            </w:ins>
          </w:p>
        </w:tc>
        <w:tc>
          <w:tcPr>
            <w:tcW w:w="750" w:type="pct"/>
          </w:tcPr>
          <w:p w14:paraId="6639A888" w14:textId="32CD1868" w:rsidR="009B776E" w:rsidRPr="009B776E" w:rsidRDefault="009B776E" w:rsidP="009B776E">
            <w:pPr>
              <w:pStyle w:val="GOSTTablenorm"/>
            </w:pPr>
            <w:ins w:id="2989" w:author="Куклина Ю.В." w:date="2024-04-01T11:45:00Z">
              <w:r w:rsidRPr="009B776E">
                <w:rPr>
                  <w:b/>
                  <w:szCs w:val="22"/>
                  <w:lang w:val="en-US"/>
                </w:rPr>
                <w:t>R_728_G_S</w:t>
              </w:r>
              <w:r w:rsidRPr="009B776E">
                <w:rPr>
                  <w:b/>
                  <w:szCs w:val="22"/>
                </w:rPr>
                <w:t>4</w:t>
              </w:r>
            </w:ins>
            <w:ins w:id="2990" w:author="Куклина Ю.В." w:date="2024-10-25T19:12:00Z">
              <w:r w:rsidRPr="009B776E">
                <w:rPr>
                  <w:b/>
                  <w:szCs w:val="22"/>
                </w:rPr>
                <w:t>_2</w:t>
              </w:r>
            </w:ins>
            <w:ins w:id="2991" w:author="Куклина Ю.В." w:date="2024-04-01T11:45:00Z">
              <w:r w:rsidRPr="009B776E">
                <w:rPr>
                  <w:b/>
                </w:rPr>
                <w:t>:</w:t>
              </w:r>
            </w:ins>
            <w:ins w:id="2992" w:author="Куклина Ю.В." w:date="2024-04-01T11:57:00Z">
              <w:r w:rsidRPr="009B776E">
                <w:rPr>
                  <w:szCs w:val="22"/>
                </w:rPr>
                <w:t>G_S4_2_D_C11</w:t>
              </w:r>
            </w:ins>
          </w:p>
        </w:tc>
        <w:tc>
          <w:tcPr>
            <w:tcW w:w="500" w:type="pct"/>
          </w:tcPr>
          <w:p w14:paraId="4D034950" w14:textId="55DCF10D" w:rsidR="009B776E" w:rsidRPr="009B776E" w:rsidRDefault="009B776E" w:rsidP="009B776E">
            <w:pPr>
              <w:pStyle w:val="GOSTTablenorm"/>
            </w:pPr>
            <w:ins w:id="2993" w:author="Куклина Ю.В." w:date="2024-04-01T11:57:00Z">
              <w:r w:rsidRPr="009B776E">
                <w:rPr>
                  <w:szCs w:val="22"/>
                </w:rPr>
                <w:t>Сумма</w:t>
              </w:r>
            </w:ins>
          </w:p>
        </w:tc>
        <w:tc>
          <w:tcPr>
            <w:tcW w:w="300" w:type="pct"/>
          </w:tcPr>
          <w:p w14:paraId="12206F16" w14:textId="181868B3" w:rsidR="009B776E" w:rsidRPr="009B776E" w:rsidRDefault="009B776E" w:rsidP="009B776E">
            <w:pPr>
              <w:pStyle w:val="GOSTTablenorm"/>
            </w:pPr>
            <w:ins w:id="2994" w:author="Куклина Ю.В." w:date="2024-04-01T11:57:00Z">
              <w:r w:rsidRPr="009B776E">
                <w:rPr>
                  <w:szCs w:val="22"/>
                </w:rPr>
                <w:t>Да</w:t>
              </w:r>
            </w:ins>
          </w:p>
        </w:tc>
        <w:tc>
          <w:tcPr>
            <w:tcW w:w="315" w:type="pct"/>
          </w:tcPr>
          <w:p w14:paraId="01525D7D" w14:textId="77777777" w:rsidR="009B776E" w:rsidRPr="009B776E" w:rsidRDefault="009B776E" w:rsidP="009B776E">
            <w:pPr>
              <w:pStyle w:val="GOSTTablenorm"/>
            </w:pPr>
          </w:p>
        </w:tc>
        <w:tc>
          <w:tcPr>
            <w:tcW w:w="2035" w:type="pct"/>
          </w:tcPr>
          <w:p w14:paraId="4FD92441" w14:textId="7B7560DB" w:rsidR="009B776E" w:rsidRPr="009B776E" w:rsidRDefault="009B776E" w:rsidP="009B776E">
            <w:pPr>
              <w:pStyle w:val="GOSTTablenorm"/>
            </w:pPr>
            <w:ins w:id="2995" w:author="Куклина Ю.В." w:date="2024-04-01T11:57:00Z">
              <w:r w:rsidRPr="009B776E">
                <w:t>Сумма исполненного денежного обязательства в единицах валюты, указанной в параметре G_S4_1_D_C8, с точностью 2 знака после запятой</w:t>
              </w:r>
            </w:ins>
          </w:p>
        </w:tc>
      </w:tr>
      <w:tr w:rsidR="009B776E" w:rsidRPr="009B776E" w14:paraId="472CFAD0" w14:textId="77777777" w:rsidTr="004212C7">
        <w:tc>
          <w:tcPr>
            <w:tcW w:w="1100" w:type="pct"/>
          </w:tcPr>
          <w:p w14:paraId="283908C4" w14:textId="6111BCD9" w:rsidR="009B776E" w:rsidRPr="009B776E" w:rsidRDefault="009B776E" w:rsidP="009B776E">
            <w:pPr>
              <w:pStyle w:val="GOSTTablenorm"/>
            </w:pPr>
            <w:ins w:id="2996" w:author="Куклина Ю.В." w:date="2024-04-01T11:57:00Z">
              <w:r w:rsidRPr="009B776E">
                <w:t>Сумма исполненного ДО в рублях</w:t>
              </w:r>
            </w:ins>
          </w:p>
        </w:tc>
        <w:tc>
          <w:tcPr>
            <w:tcW w:w="750" w:type="pct"/>
          </w:tcPr>
          <w:p w14:paraId="2F121488" w14:textId="5B2CA2C9" w:rsidR="009B776E" w:rsidRPr="009B776E" w:rsidRDefault="009B776E" w:rsidP="009B776E">
            <w:pPr>
              <w:pStyle w:val="GOSTTablenorm"/>
            </w:pPr>
            <w:ins w:id="2997" w:author="Куклина Ю.В." w:date="2024-04-01T11:45:00Z">
              <w:r w:rsidRPr="009B776E">
                <w:rPr>
                  <w:b/>
                  <w:szCs w:val="22"/>
                  <w:lang w:val="en-US"/>
                </w:rPr>
                <w:t>R_728_G_S</w:t>
              </w:r>
              <w:r w:rsidRPr="009B776E">
                <w:rPr>
                  <w:b/>
                  <w:szCs w:val="22"/>
                </w:rPr>
                <w:t>4</w:t>
              </w:r>
            </w:ins>
            <w:ins w:id="2998" w:author="Куклина Ю.В." w:date="2024-10-25T19:12:00Z">
              <w:r w:rsidRPr="009B776E">
                <w:rPr>
                  <w:b/>
                  <w:szCs w:val="22"/>
                </w:rPr>
                <w:t>_2</w:t>
              </w:r>
            </w:ins>
            <w:ins w:id="2999" w:author="Куклина Ю.В." w:date="2024-04-01T11:45:00Z">
              <w:r w:rsidRPr="009B776E">
                <w:rPr>
                  <w:b/>
                </w:rPr>
                <w:t>:</w:t>
              </w:r>
            </w:ins>
            <w:ins w:id="3000" w:author="Куклина Ю.В." w:date="2024-04-01T11:57:00Z">
              <w:r w:rsidRPr="009B776E">
                <w:rPr>
                  <w:szCs w:val="22"/>
                </w:rPr>
                <w:t>G_S4_2_D_C12</w:t>
              </w:r>
            </w:ins>
          </w:p>
        </w:tc>
        <w:tc>
          <w:tcPr>
            <w:tcW w:w="500" w:type="pct"/>
          </w:tcPr>
          <w:p w14:paraId="63AA6A43" w14:textId="4D2B2DAB" w:rsidR="009B776E" w:rsidRPr="009B776E" w:rsidRDefault="009B776E" w:rsidP="009B776E">
            <w:pPr>
              <w:pStyle w:val="GOSTTablenorm"/>
            </w:pPr>
            <w:ins w:id="3001" w:author="Куклина Ю.В." w:date="2024-04-01T11:57:00Z">
              <w:r w:rsidRPr="009B776E">
                <w:rPr>
                  <w:szCs w:val="22"/>
                </w:rPr>
                <w:t>Сумма</w:t>
              </w:r>
            </w:ins>
          </w:p>
        </w:tc>
        <w:tc>
          <w:tcPr>
            <w:tcW w:w="300" w:type="pct"/>
          </w:tcPr>
          <w:p w14:paraId="1BBB89C6" w14:textId="0C83D450" w:rsidR="009B776E" w:rsidRPr="009B776E" w:rsidRDefault="009B776E" w:rsidP="009B776E">
            <w:pPr>
              <w:pStyle w:val="GOSTTablenorm"/>
            </w:pPr>
            <w:ins w:id="3002" w:author="Куклина Ю.В." w:date="2024-04-01T11:57:00Z">
              <w:r w:rsidRPr="009B776E">
                <w:rPr>
                  <w:szCs w:val="22"/>
                </w:rPr>
                <w:t>Да</w:t>
              </w:r>
            </w:ins>
          </w:p>
        </w:tc>
        <w:tc>
          <w:tcPr>
            <w:tcW w:w="315" w:type="pct"/>
          </w:tcPr>
          <w:p w14:paraId="04A126F5" w14:textId="77777777" w:rsidR="009B776E" w:rsidRPr="009B776E" w:rsidRDefault="009B776E" w:rsidP="009B776E">
            <w:pPr>
              <w:pStyle w:val="GOSTTablenorm"/>
            </w:pPr>
          </w:p>
        </w:tc>
        <w:tc>
          <w:tcPr>
            <w:tcW w:w="2035" w:type="pct"/>
          </w:tcPr>
          <w:p w14:paraId="3560370F" w14:textId="3874C22D" w:rsidR="009B776E" w:rsidRPr="009B776E" w:rsidRDefault="009B776E" w:rsidP="009B776E">
            <w:pPr>
              <w:pStyle w:val="GOSTTablenorm"/>
            </w:pPr>
            <w:ins w:id="3003" w:author="Куклина Ю.В." w:date="2024-04-01T11:57:00Z">
              <w:r w:rsidRPr="009B776E">
                <w:t>Сумма исполненного денежного обязательства в рублевом эквиваленте с точностью 2 знака после запятой</w:t>
              </w:r>
            </w:ins>
          </w:p>
        </w:tc>
      </w:tr>
      <w:tr w:rsidR="009B776E" w:rsidRPr="009B776E" w14:paraId="14ABFEEE" w14:textId="77777777" w:rsidTr="00FE0626">
        <w:tc>
          <w:tcPr>
            <w:tcW w:w="1100" w:type="pct"/>
          </w:tcPr>
          <w:p w14:paraId="1D1E87DF" w14:textId="0C092431" w:rsidR="009B776E" w:rsidRPr="009B776E" w:rsidRDefault="009B776E" w:rsidP="009B776E">
            <w:pPr>
              <w:pStyle w:val="GOSTTablenorm"/>
            </w:pPr>
            <w:ins w:id="3004" w:author="EXP-316219" w:date="2025-04-10T14:53:00Z">
              <w:r w:rsidRPr="009B776E">
                <w:t>Сумма возврата дебиторской задолженности</w:t>
              </w:r>
            </w:ins>
          </w:p>
        </w:tc>
        <w:tc>
          <w:tcPr>
            <w:tcW w:w="750" w:type="pct"/>
          </w:tcPr>
          <w:p w14:paraId="374F3FE5" w14:textId="5D0FB41E" w:rsidR="009B776E" w:rsidRPr="009B776E" w:rsidRDefault="009B776E" w:rsidP="009B776E">
            <w:pPr>
              <w:pStyle w:val="GOSTTablenorm"/>
              <w:rPr>
                <w:b/>
                <w:szCs w:val="22"/>
              </w:rPr>
            </w:pPr>
            <w:ins w:id="3005" w:author="EXP-316219" w:date="2025-05-20T17:58:00Z">
              <w:r w:rsidRPr="009B776E">
                <w:rPr>
                  <w:b/>
                  <w:szCs w:val="22"/>
                  <w:lang w:val="en-US"/>
                </w:rPr>
                <w:t>R</w:t>
              </w:r>
              <w:r w:rsidRPr="009B776E">
                <w:rPr>
                  <w:b/>
                  <w:szCs w:val="22"/>
                </w:rPr>
                <w:t>_728_</w:t>
              </w:r>
              <w:r w:rsidRPr="009B776E">
                <w:rPr>
                  <w:b/>
                  <w:szCs w:val="22"/>
                  <w:lang w:val="en-US"/>
                </w:rPr>
                <w:t>G</w:t>
              </w:r>
              <w:r w:rsidRPr="009B776E">
                <w:rPr>
                  <w:b/>
                  <w:szCs w:val="22"/>
                </w:rPr>
                <w:t>_</w:t>
              </w:r>
              <w:r w:rsidRPr="009B776E">
                <w:rPr>
                  <w:b/>
                  <w:szCs w:val="22"/>
                  <w:lang w:val="en-US"/>
                </w:rPr>
                <w:t>S</w:t>
              </w:r>
              <w:r w:rsidRPr="009B776E">
                <w:rPr>
                  <w:b/>
                  <w:szCs w:val="22"/>
                </w:rPr>
                <w:t>4_2</w:t>
              </w:r>
              <w:r w:rsidRPr="009B776E">
                <w:rPr>
                  <w:b/>
                </w:rPr>
                <w:t>:</w:t>
              </w:r>
              <w:r w:rsidRPr="009B776E">
                <w:t>G_S4_2_D_C16</w:t>
              </w:r>
            </w:ins>
          </w:p>
        </w:tc>
        <w:tc>
          <w:tcPr>
            <w:tcW w:w="500" w:type="pct"/>
          </w:tcPr>
          <w:p w14:paraId="7653026A" w14:textId="2C5464AA" w:rsidR="009B776E" w:rsidRPr="009B776E" w:rsidRDefault="009B776E" w:rsidP="009B776E">
            <w:pPr>
              <w:pStyle w:val="GOSTTablenorm"/>
              <w:rPr>
                <w:szCs w:val="22"/>
              </w:rPr>
            </w:pPr>
            <w:ins w:id="3006" w:author="EXP-316219" w:date="2025-04-10T14:54:00Z">
              <w:r w:rsidRPr="009B776E">
                <w:rPr>
                  <w:szCs w:val="22"/>
                </w:rPr>
                <w:t>Сумма</w:t>
              </w:r>
            </w:ins>
          </w:p>
        </w:tc>
        <w:tc>
          <w:tcPr>
            <w:tcW w:w="300" w:type="pct"/>
          </w:tcPr>
          <w:p w14:paraId="69908E9F" w14:textId="3CA690AB" w:rsidR="009B776E" w:rsidRPr="009B776E" w:rsidRDefault="009B776E" w:rsidP="009B776E">
            <w:pPr>
              <w:pStyle w:val="GOSTTablenorm"/>
              <w:rPr>
                <w:szCs w:val="22"/>
              </w:rPr>
            </w:pPr>
            <w:ins w:id="3007" w:author="EXP-316219" w:date="2025-04-10T14:54:00Z">
              <w:r w:rsidRPr="009B776E">
                <w:rPr>
                  <w:szCs w:val="22"/>
                </w:rPr>
                <w:t>Да</w:t>
              </w:r>
            </w:ins>
          </w:p>
        </w:tc>
        <w:tc>
          <w:tcPr>
            <w:tcW w:w="315" w:type="pct"/>
          </w:tcPr>
          <w:p w14:paraId="69BC5C2D" w14:textId="77777777" w:rsidR="009B776E" w:rsidRPr="009B776E" w:rsidRDefault="009B776E" w:rsidP="009B776E">
            <w:pPr>
              <w:pStyle w:val="GOSTTablenorm"/>
            </w:pPr>
          </w:p>
        </w:tc>
        <w:tc>
          <w:tcPr>
            <w:tcW w:w="2035" w:type="pct"/>
          </w:tcPr>
          <w:p w14:paraId="7A291232" w14:textId="00E72E79" w:rsidR="009B776E" w:rsidRPr="009B776E" w:rsidRDefault="009B776E" w:rsidP="009B776E">
            <w:pPr>
              <w:pStyle w:val="GOSTTablenorm"/>
            </w:pPr>
            <w:ins w:id="3008" w:author="EXP-316219" w:date="2025-04-10T15:15:00Z">
              <w:r w:rsidRPr="009B776E">
                <w:t xml:space="preserve">Сумма возврата </w:t>
              </w:r>
              <w:r w:rsidRPr="009B776E">
                <w:rPr>
                  <w:lang w:eastAsia="en-US"/>
                </w:rPr>
                <w:t>в текущем финансовом году</w:t>
              </w:r>
              <w:r w:rsidRPr="009B776E">
                <w:t xml:space="preserve"> дебиторской задолженности прошлых лет в рублевом эквиваленте с точностью 2 знака после запятой</w:t>
              </w:r>
            </w:ins>
          </w:p>
        </w:tc>
      </w:tr>
      <w:tr w:rsidR="009B776E" w:rsidRPr="009B776E" w14:paraId="66F1DB5B" w14:textId="77777777" w:rsidTr="00FE0626">
        <w:tc>
          <w:tcPr>
            <w:tcW w:w="1100" w:type="pct"/>
          </w:tcPr>
          <w:p w14:paraId="6B432E52" w14:textId="55BE2A4A" w:rsidR="009B776E" w:rsidRPr="009B776E" w:rsidRDefault="009B776E" w:rsidP="009B776E">
            <w:pPr>
              <w:pStyle w:val="GOSTTablenorm"/>
            </w:pPr>
            <w:ins w:id="3009" w:author="EXP-316219" w:date="2025-04-10T14:53:00Z">
              <w:r w:rsidRPr="009B776E">
                <w:t>Сумма возврата дебиторской задолженности в валюте документа</w:t>
              </w:r>
            </w:ins>
          </w:p>
        </w:tc>
        <w:tc>
          <w:tcPr>
            <w:tcW w:w="750" w:type="pct"/>
          </w:tcPr>
          <w:p w14:paraId="0B54FF9F" w14:textId="32BB78A2" w:rsidR="009B776E" w:rsidRPr="009B776E" w:rsidRDefault="009B776E" w:rsidP="009B776E">
            <w:pPr>
              <w:pStyle w:val="GOSTTablenorm"/>
              <w:rPr>
                <w:b/>
                <w:szCs w:val="22"/>
              </w:rPr>
            </w:pPr>
            <w:ins w:id="3010" w:author="EXP-316219" w:date="2025-05-20T17:58:00Z">
              <w:r w:rsidRPr="009B776E">
                <w:rPr>
                  <w:b/>
                  <w:szCs w:val="22"/>
                  <w:lang w:val="en-US"/>
                </w:rPr>
                <w:t>R</w:t>
              </w:r>
              <w:r w:rsidRPr="009B776E">
                <w:rPr>
                  <w:b/>
                  <w:szCs w:val="22"/>
                </w:rPr>
                <w:t>_728_</w:t>
              </w:r>
              <w:r w:rsidRPr="009B776E">
                <w:rPr>
                  <w:b/>
                  <w:szCs w:val="22"/>
                  <w:lang w:val="en-US"/>
                </w:rPr>
                <w:t>G</w:t>
              </w:r>
              <w:r w:rsidRPr="009B776E">
                <w:rPr>
                  <w:b/>
                  <w:szCs w:val="22"/>
                </w:rPr>
                <w:t>_</w:t>
              </w:r>
              <w:r w:rsidRPr="009B776E">
                <w:rPr>
                  <w:b/>
                  <w:szCs w:val="22"/>
                  <w:lang w:val="en-US"/>
                </w:rPr>
                <w:t>S</w:t>
              </w:r>
              <w:r w:rsidRPr="009B776E">
                <w:rPr>
                  <w:b/>
                  <w:szCs w:val="22"/>
                </w:rPr>
                <w:t>4_2</w:t>
              </w:r>
              <w:r w:rsidRPr="009B776E">
                <w:rPr>
                  <w:b/>
                </w:rPr>
                <w:t>:</w:t>
              </w:r>
              <w:r w:rsidRPr="009B776E">
                <w:t>G_S4_2_D_C17</w:t>
              </w:r>
            </w:ins>
          </w:p>
        </w:tc>
        <w:tc>
          <w:tcPr>
            <w:tcW w:w="500" w:type="pct"/>
          </w:tcPr>
          <w:p w14:paraId="56DF25BE" w14:textId="5D08D1D3" w:rsidR="009B776E" w:rsidRPr="009B776E" w:rsidRDefault="009B776E" w:rsidP="009B776E">
            <w:pPr>
              <w:pStyle w:val="GOSTTablenorm"/>
              <w:rPr>
                <w:szCs w:val="22"/>
              </w:rPr>
            </w:pPr>
            <w:ins w:id="3011" w:author="EXP-316219" w:date="2025-04-10T14:54:00Z">
              <w:r w:rsidRPr="009B776E">
                <w:rPr>
                  <w:szCs w:val="22"/>
                </w:rPr>
                <w:t>Сумма</w:t>
              </w:r>
            </w:ins>
          </w:p>
        </w:tc>
        <w:tc>
          <w:tcPr>
            <w:tcW w:w="300" w:type="pct"/>
          </w:tcPr>
          <w:p w14:paraId="49B7BF97" w14:textId="36668676" w:rsidR="009B776E" w:rsidRPr="009B776E" w:rsidRDefault="009B776E" w:rsidP="009B776E">
            <w:pPr>
              <w:pStyle w:val="GOSTTablenorm"/>
              <w:rPr>
                <w:szCs w:val="22"/>
              </w:rPr>
            </w:pPr>
            <w:ins w:id="3012" w:author="EXP-316219" w:date="2025-04-10T14:54:00Z">
              <w:r w:rsidRPr="009B776E">
                <w:rPr>
                  <w:szCs w:val="22"/>
                </w:rPr>
                <w:t>Да</w:t>
              </w:r>
            </w:ins>
          </w:p>
        </w:tc>
        <w:tc>
          <w:tcPr>
            <w:tcW w:w="315" w:type="pct"/>
          </w:tcPr>
          <w:p w14:paraId="293DEE55" w14:textId="77777777" w:rsidR="009B776E" w:rsidRPr="009B776E" w:rsidRDefault="009B776E" w:rsidP="009B776E">
            <w:pPr>
              <w:pStyle w:val="GOSTTablenorm"/>
            </w:pPr>
          </w:p>
        </w:tc>
        <w:tc>
          <w:tcPr>
            <w:tcW w:w="2035" w:type="pct"/>
          </w:tcPr>
          <w:p w14:paraId="47ECEAA0" w14:textId="517937B8" w:rsidR="009B776E" w:rsidRPr="009B776E" w:rsidRDefault="009B776E" w:rsidP="009B776E">
            <w:pPr>
              <w:pStyle w:val="GOSTTablenorm"/>
            </w:pPr>
            <w:ins w:id="3013" w:author="EXP-316219" w:date="2025-04-10T15:15:00Z">
              <w:r w:rsidRPr="009B776E">
                <w:t xml:space="preserve">Сумма возврата </w:t>
              </w:r>
              <w:r w:rsidRPr="009B776E">
                <w:rPr>
                  <w:lang w:eastAsia="en-US"/>
                </w:rPr>
                <w:t>в текущем финансовом году</w:t>
              </w:r>
              <w:r w:rsidRPr="009B776E">
                <w:t xml:space="preserve"> дебиторской задолженности прошлых лет в единицах валюты, с точностью 2 знака после запятой</w:t>
              </w:r>
            </w:ins>
          </w:p>
        </w:tc>
      </w:tr>
      <w:tr w:rsidR="009B776E" w:rsidRPr="009B776E" w14:paraId="72B74419" w14:textId="77777777" w:rsidTr="00FE0626">
        <w:tc>
          <w:tcPr>
            <w:tcW w:w="1100" w:type="pct"/>
          </w:tcPr>
          <w:p w14:paraId="36ED4F32" w14:textId="7B694573" w:rsidR="009B776E" w:rsidRPr="009B776E" w:rsidRDefault="009B776E" w:rsidP="009B776E">
            <w:pPr>
              <w:pStyle w:val="GOSTTablenorm"/>
            </w:pPr>
            <w:ins w:id="3014" w:author="EXP-316219" w:date="2025-04-10T14:53:00Z">
              <w:r w:rsidRPr="009B776E">
                <w:t>Сумма возврата дебиторской задолженности прошлых лет просроченная</w:t>
              </w:r>
            </w:ins>
          </w:p>
        </w:tc>
        <w:tc>
          <w:tcPr>
            <w:tcW w:w="750" w:type="pct"/>
          </w:tcPr>
          <w:p w14:paraId="490403A9" w14:textId="627B6416" w:rsidR="009B776E" w:rsidRPr="009B776E" w:rsidRDefault="009B776E" w:rsidP="009B776E">
            <w:pPr>
              <w:pStyle w:val="GOSTTablenorm"/>
              <w:rPr>
                <w:b/>
                <w:szCs w:val="22"/>
              </w:rPr>
            </w:pPr>
            <w:ins w:id="3015" w:author="EXP-316219" w:date="2025-05-20T17:58:00Z">
              <w:r w:rsidRPr="009B776E">
                <w:rPr>
                  <w:b/>
                  <w:szCs w:val="22"/>
                  <w:lang w:val="en-US"/>
                </w:rPr>
                <w:t>R</w:t>
              </w:r>
              <w:r w:rsidRPr="009B776E">
                <w:rPr>
                  <w:b/>
                  <w:szCs w:val="22"/>
                </w:rPr>
                <w:t>_728_</w:t>
              </w:r>
              <w:r w:rsidRPr="009B776E">
                <w:rPr>
                  <w:b/>
                  <w:szCs w:val="22"/>
                  <w:lang w:val="en-US"/>
                </w:rPr>
                <w:t>G</w:t>
              </w:r>
              <w:r w:rsidRPr="009B776E">
                <w:rPr>
                  <w:b/>
                  <w:szCs w:val="22"/>
                </w:rPr>
                <w:t>_</w:t>
              </w:r>
              <w:r w:rsidRPr="009B776E">
                <w:rPr>
                  <w:b/>
                  <w:szCs w:val="22"/>
                  <w:lang w:val="en-US"/>
                </w:rPr>
                <w:t>S</w:t>
              </w:r>
              <w:r w:rsidRPr="009B776E">
                <w:rPr>
                  <w:b/>
                  <w:szCs w:val="22"/>
                </w:rPr>
                <w:t>4_2</w:t>
              </w:r>
              <w:r w:rsidRPr="009B776E">
                <w:rPr>
                  <w:b/>
                </w:rPr>
                <w:t>:</w:t>
              </w:r>
              <w:r w:rsidRPr="009B776E">
                <w:t>G_S4_2_D_C18</w:t>
              </w:r>
            </w:ins>
          </w:p>
        </w:tc>
        <w:tc>
          <w:tcPr>
            <w:tcW w:w="500" w:type="pct"/>
          </w:tcPr>
          <w:p w14:paraId="3A0D43B6" w14:textId="16412B8B" w:rsidR="009B776E" w:rsidRPr="009B776E" w:rsidRDefault="009B776E" w:rsidP="009B776E">
            <w:pPr>
              <w:pStyle w:val="GOSTTablenorm"/>
              <w:rPr>
                <w:szCs w:val="22"/>
              </w:rPr>
            </w:pPr>
            <w:ins w:id="3016" w:author="EXP-316219" w:date="2025-04-10T14:54:00Z">
              <w:r w:rsidRPr="009B776E">
                <w:rPr>
                  <w:szCs w:val="22"/>
                </w:rPr>
                <w:t>Сумма</w:t>
              </w:r>
            </w:ins>
          </w:p>
        </w:tc>
        <w:tc>
          <w:tcPr>
            <w:tcW w:w="300" w:type="pct"/>
          </w:tcPr>
          <w:p w14:paraId="29EB6460" w14:textId="5D3042B2" w:rsidR="009B776E" w:rsidRPr="009B776E" w:rsidRDefault="009B776E" w:rsidP="009B776E">
            <w:pPr>
              <w:pStyle w:val="GOSTTablenorm"/>
              <w:rPr>
                <w:szCs w:val="22"/>
              </w:rPr>
            </w:pPr>
            <w:ins w:id="3017" w:author="EXP-316219" w:date="2025-04-10T14:54:00Z">
              <w:r w:rsidRPr="009B776E">
                <w:rPr>
                  <w:szCs w:val="22"/>
                </w:rPr>
                <w:t>Да</w:t>
              </w:r>
            </w:ins>
          </w:p>
        </w:tc>
        <w:tc>
          <w:tcPr>
            <w:tcW w:w="315" w:type="pct"/>
          </w:tcPr>
          <w:p w14:paraId="467686C0" w14:textId="77777777" w:rsidR="009B776E" w:rsidRPr="009B776E" w:rsidRDefault="009B776E" w:rsidP="009B776E">
            <w:pPr>
              <w:pStyle w:val="GOSTTablenorm"/>
            </w:pPr>
          </w:p>
        </w:tc>
        <w:tc>
          <w:tcPr>
            <w:tcW w:w="2035" w:type="pct"/>
          </w:tcPr>
          <w:p w14:paraId="4C1C3F5A" w14:textId="06535F73" w:rsidR="009B776E" w:rsidRPr="009B776E" w:rsidRDefault="009B776E" w:rsidP="009B776E">
            <w:pPr>
              <w:pStyle w:val="GOSTTablenorm"/>
            </w:pPr>
            <w:ins w:id="3018" w:author="EXP-316219" w:date="2025-04-10T15:21:00Z">
              <w:r w:rsidRPr="009B776E">
                <w:t>Сумма, на которую уменьшается просроченная дебиторская задолженность (при наличии) в связи с возвратом дебиторской задолженности прошлых лет в рублевом эквиваленте с точностью 2 знака после запятой</w:t>
              </w:r>
            </w:ins>
          </w:p>
        </w:tc>
      </w:tr>
      <w:tr w:rsidR="009B776E" w:rsidRPr="009B776E" w14:paraId="409CA674" w14:textId="77777777" w:rsidTr="00FE0626">
        <w:tc>
          <w:tcPr>
            <w:tcW w:w="1100" w:type="pct"/>
          </w:tcPr>
          <w:p w14:paraId="48662CC4" w14:textId="109A548D" w:rsidR="009B776E" w:rsidRPr="009B776E" w:rsidRDefault="009B776E" w:rsidP="009B776E">
            <w:pPr>
              <w:pStyle w:val="GOSTTablenorm"/>
            </w:pPr>
            <w:ins w:id="3019" w:author="EXP-316219" w:date="2025-04-10T14:53:00Z">
              <w:r w:rsidRPr="009B776E">
                <w:t>Сумма возврата дебиторской задолженности прошлых лет просроченная в валюте документа</w:t>
              </w:r>
            </w:ins>
          </w:p>
        </w:tc>
        <w:tc>
          <w:tcPr>
            <w:tcW w:w="750" w:type="pct"/>
          </w:tcPr>
          <w:p w14:paraId="12D04741" w14:textId="7EBE381B" w:rsidR="009B776E" w:rsidRPr="009B776E" w:rsidRDefault="009B776E" w:rsidP="009B776E">
            <w:pPr>
              <w:pStyle w:val="GOSTTablenorm"/>
              <w:rPr>
                <w:b/>
                <w:szCs w:val="22"/>
              </w:rPr>
            </w:pPr>
            <w:ins w:id="3020" w:author="EXP-316219" w:date="2025-05-20T17:58:00Z">
              <w:r w:rsidRPr="009B776E">
                <w:rPr>
                  <w:b/>
                  <w:szCs w:val="22"/>
                  <w:lang w:val="en-US"/>
                </w:rPr>
                <w:t>R</w:t>
              </w:r>
              <w:r w:rsidRPr="009B776E">
                <w:rPr>
                  <w:b/>
                  <w:szCs w:val="22"/>
                </w:rPr>
                <w:t>_728_</w:t>
              </w:r>
              <w:r w:rsidRPr="009B776E">
                <w:rPr>
                  <w:b/>
                  <w:szCs w:val="22"/>
                  <w:lang w:val="en-US"/>
                </w:rPr>
                <w:t>G</w:t>
              </w:r>
              <w:r w:rsidRPr="009B776E">
                <w:rPr>
                  <w:b/>
                  <w:szCs w:val="22"/>
                </w:rPr>
                <w:t>_</w:t>
              </w:r>
              <w:r w:rsidRPr="009B776E">
                <w:rPr>
                  <w:b/>
                  <w:szCs w:val="22"/>
                  <w:lang w:val="en-US"/>
                </w:rPr>
                <w:t>S</w:t>
              </w:r>
              <w:r w:rsidRPr="009B776E">
                <w:rPr>
                  <w:b/>
                  <w:szCs w:val="22"/>
                </w:rPr>
                <w:t>4_2</w:t>
              </w:r>
              <w:r w:rsidRPr="009B776E">
                <w:rPr>
                  <w:b/>
                </w:rPr>
                <w:t>:</w:t>
              </w:r>
              <w:r w:rsidRPr="009B776E">
                <w:t>G_S4_2_D_C19</w:t>
              </w:r>
            </w:ins>
          </w:p>
        </w:tc>
        <w:tc>
          <w:tcPr>
            <w:tcW w:w="500" w:type="pct"/>
          </w:tcPr>
          <w:p w14:paraId="5B4A393E" w14:textId="1F7B8048" w:rsidR="009B776E" w:rsidRPr="009B776E" w:rsidRDefault="009B776E" w:rsidP="009B776E">
            <w:pPr>
              <w:pStyle w:val="GOSTTablenorm"/>
              <w:rPr>
                <w:szCs w:val="22"/>
              </w:rPr>
            </w:pPr>
            <w:ins w:id="3021" w:author="EXP-316219" w:date="2025-04-10T14:54:00Z">
              <w:r w:rsidRPr="009B776E">
                <w:rPr>
                  <w:szCs w:val="22"/>
                </w:rPr>
                <w:t>Сумма</w:t>
              </w:r>
            </w:ins>
          </w:p>
        </w:tc>
        <w:tc>
          <w:tcPr>
            <w:tcW w:w="300" w:type="pct"/>
          </w:tcPr>
          <w:p w14:paraId="4982D4F1" w14:textId="5FF506EC" w:rsidR="009B776E" w:rsidRPr="009B776E" w:rsidRDefault="009B776E" w:rsidP="009B776E">
            <w:pPr>
              <w:pStyle w:val="GOSTTablenorm"/>
              <w:rPr>
                <w:szCs w:val="22"/>
              </w:rPr>
            </w:pPr>
            <w:ins w:id="3022" w:author="EXP-316219" w:date="2025-04-10T14:54:00Z">
              <w:r w:rsidRPr="009B776E">
                <w:rPr>
                  <w:szCs w:val="22"/>
                </w:rPr>
                <w:t>Да</w:t>
              </w:r>
            </w:ins>
          </w:p>
        </w:tc>
        <w:tc>
          <w:tcPr>
            <w:tcW w:w="315" w:type="pct"/>
          </w:tcPr>
          <w:p w14:paraId="3B2FFE16" w14:textId="77777777" w:rsidR="009B776E" w:rsidRPr="009B776E" w:rsidRDefault="009B776E" w:rsidP="009B776E">
            <w:pPr>
              <w:pStyle w:val="GOSTTablenorm"/>
            </w:pPr>
          </w:p>
        </w:tc>
        <w:tc>
          <w:tcPr>
            <w:tcW w:w="2035" w:type="pct"/>
          </w:tcPr>
          <w:p w14:paraId="3B337858" w14:textId="7B381535" w:rsidR="009B776E" w:rsidRPr="009B776E" w:rsidRDefault="009B776E" w:rsidP="009B776E">
            <w:pPr>
              <w:pStyle w:val="GOSTTablenorm"/>
            </w:pPr>
            <w:ins w:id="3023" w:author="EXP-316219" w:date="2025-04-10T15:21:00Z">
              <w:r w:rsidRPr="009B776E">
                <w:t>Сумма, на которую уменьшается просроченная дебиторская задолженность (при наличии) в связи с возвратом дебиторской задолженности прошлых лет в единицах валюты, с точностью 2 знака после запятой</w:t>
              </w:r>
            </w:ins>
          </w:p>
        </w:tc>
      </w:tr>
      <w:tr w:rsidR="009B776E" w:rsidRPr="009B776E" w14:paraId="17158C1D" w14:textId="77777777" w:rsidTr="00FE0626">
        <w:tc>
          <w:tcPr>
            <w:tcW w:w="1100" w:type="pct"/>
          </w:tcPr>
          <w:p w14:paraId="1F5344C6" w14:textId="0BAA5DCC" w:rsidR="009B776E" w:rsidRPr="009B776E" w:rsidRDefault="009B776E" w:rsidP="009B776E">
            <w:pPr>
              <w:pStyle w:val="GOSTTablenorm"/>
            </w:pPr>
            <w:ins w:id="3024" w:author="EXP-316219" w:date="2025-04-10T14:53:00Z">
              <w:r w:rsidRPr="009B776E">
                <w:t>Учетный номер ДО, требующего подтверждения</w:t>
              </w:r>
            </w:ins>
          </w:p>
        </w:tc>
        <w:tc>
          <w:tcPr>
            <w:tcW w:w="750" w:type="pct"/>
          </w:tcPr>
          <w:p w14:paraId="58821859" w14:textId="5CCB4FB8" w:rsidR="009B776E" w:rsidRPr="009B776E" w:rsidRDefault="009B776E" w:rsidP="009B776E">
            <w:pPr>
              <w:pStyle w:val="GOSTTablenorm"/>
              <w:rPr>
                <w:b/>
                <w:szCs w:val="22"/>
                <w:lang w:val="en-US"/>
              </w:rPr>
            </w:pPr>
            <w:ins w:id="3025" w:author="EXP-316219" w:date="2025-05-20T17:58:00Z">
              <w:r w:rsidRPr="009B776E">
                <w:rPr>
                  <w:b/>
                  <w:szCs w:val="22"/>
                  <w:lang w:val="en-US"/>
                </w:rPr>
                <w:t>R_728_G_S4_2</w:t>
              </w:r>
              <w:r w:rsidRPr="009B776E">
                <w:rPr>
                  <w:b/>
                  <w:lang w:val="en-US"/>
                </w:rPr>
                <w:t>:</w:t>
              </w:r>
              <w:r w:rsidRPr="009B776E">
                <w:rPr>
                  <w:lang w:val="en-US"/>
                </w:rPr>
                <w:t>G_S4_2_D_NUMREC_CONFIRM</w:t>
              </w:r>
            </w:ins>
          </w:p>
        </w:tc>
        <w:tc>
          <w:tcPr>
            <w:tcW w:w="500" w:type="pct"/>
          </w:tcPr>
          <w:p w14:paraId="11ED05EC" w14:textId="18E8661E" w:rsidR="009B776E" w:rsidRPr="009B776E" w:rsidRDefault="009B776E" w:rsidP="009B776E">
            <w:pPr>
              <w:pStyle w:val="GOSTTablenorm"/>
              <w:rPr>
                <w:szCs w:val="22"/>
              </w:rPr>
            </w:pPr>
            <w:ins w:id="3026" w:author="EXP-316219" w:date="2025-04-10T14:55:00Z">
              <w:r w:rsidRPr="009B776E">
                <w:t>Строка</w:t>
              </w:r>
            </w:ins>
          </w:p>
        </w:tc>
        <w:tc>
          <w:tcPr>
            <w:tcW w:w="300" w:type="pct"/>
          </w:tcPr>
          <w:p w14:paraId="4D08DE50" w14:textId="26A23F54" w:rsidR="009B776E" w:rsidRPr="009B776E" w:rsidRDefault="009B776E" w:rsidP="009B776E">
            <w:pPr>
              <w:pStyle w:val="GOSTTablenorm"/>
              <w:rPr>
                <w:szCs w:val="22"/>
              </w:rPr>
            </w:pPr>
            <w:ins w:id="3027" w:author="EXP-316219" w:date="2025-04-10T14:55:00Z">
              <w:r w:rsidRPr="009B776E">
                <w:t>Нет</w:t>
              </w:r>
            </w:ins>
          </w:p>
        </w:tc>
        <w:tc>
          <w:tcPr>
            <w:tcW w:w="315" w:type="pct"/>
          </w:tcPr>
          <w:p w14:paraId="68458A03" w14:textId="39644D5C" w:rsidR="009B776E" w:rsidRPr="009B776E" w:rsidRDefault="009B776E" w:rsidP="009B776E">
            <w:pPr>
              <w:pStyle w:val="GOSTTablenorm"/>
            </w:pPr>
            <w:ins w:id="3028" w:author="EXP-316219" w:date="2025-04-10T14:55:00Z">
              <w:r w:rsidRPr="009B776E">
                <w:t>=25</w:t>
              </w:r>
            </w:ins>
          </w:p>
        </w:tc>
        <w:tc>
          <w:tcPr>
            <w:tcW w:w="2035" w:type="pct"/>
          </w:tcPr>
          <w:p w14:paraId="2E7AEF99" w14:textId="77777777" w:rsidR="009B776E" w:rsidRPr="009B776E" w:rsidRDefault="009B776E" w:rsidP="009B776E">
            <w:pPr>
              <w:pStyle w:val="GOSTTablenorm"/>
              <w:rPr>
                <w:ins w:id="3029" w:author="EXP-316219" w:date="2025-04-10T15:23:00Z"/>
              </w:rPr>
            </w:pPr>
            <w:ins w:id="3030" w:author="EXP-316219" w:date="2025-04-10T15:23:00Z">
              <w:r w:rsidRPr="009B776E">
                <w:t>Указывается учетный номер авансового ДО, по которому осуществляется подтверждение поставки товаров, работ, услуг</w:t>
              </w:r>
              <w:commentRangeStart w:id="3031"/>
              <w:r w:rsidRPr="009B776E">
                <w:t>.</w:t>
              </w:r>
            </w:ins>
            <w:commentRangeEnd w:id="3031"/>
            <w:ins w:id="3032" w:author="EXP-316219" w:date="2025-05-20T18:20:00Z">
              <w:r w:rsidRPr="009B776E">
                <w:rPr>
                  <w:rStyle w:val="afff4"/>
                  <w:sz w:val="22"/>
                  <w:szCs w:val="20"/>
                </w:rPr>
                <w:commentReference w:id="3031"/>
              </w:r>
            </w:ins>
          </w:p>
          <w:p w14:paraId="3D46934E" w14:textId="5217FC96" w:rsidR="009B776E" w:rsidRPr="009B776E" w:rsidRDefault="009B776E" w:rsidP="009B776E">
            <w:pPr>
              <w:pStyle w:val="GOSTTablenorm"/>
              <w:rPr>
                <w:ins w:id="3033" w:author="EXP-316219" w:date="2025-04-10T15:23:00Z"/>
              </w:rPr>
            </w:pPr>
            <w:ins w:id="3034" w:author="EXP-316219" w:date="2025-04-10T15:23:00Z">
              <w:r w:rsidRPr="009B776E">
                <w:t>В документе, в котором параметр «Признак платежа, требующего подтверждения» (</w:t>
              </w:r>
            </w:ins>
            <w:ins w:id="3035" w:author="EXP-316219" w:date="2025-04-10T15:24:00Z">
              <w:r w:rsidRPr="009B776E">
                <w:rPr>
                  <w:b/>
                  <w:szCs w:val="22"/>
                  <w:lang w:val="en-US"/>
                </w:rPr>
                <w:t>R</w:t>
              </w:r>
              <w:r w:rsidRPr="009B776E">
                <w:rPr>
                  <w:b/>
                  <w:szCs w:val="22"/>
                </w:rPr>
                <w:t>_728_</w:t>
              </w:r>
              <w:r w:rsidRPr="009B776E">
                <w:rPr>
                  <w:b/>
                  <w:szCs w:val="22"/>
                  <w:lang w:val="en-US"/>
                </w:rPr>
                <w:t>G</w:t>
              </w:r>
              <w:r w:rsidRPr="009B776E">
                <w:rPr>
                  <w:b/>
                  <w:szCs w:val="22"/>
                </w:rPr>
                <w:t>_</w:t>
              </w:r>
              <w:r w:rsidRPr="009B776E">
                <w:rPr>
                  <w:b/>
                  <w:szCs w:val="22"/>
                  <w:lang w:val="en-US"/>
                </w:rPr>
                <w:t>S</w:t>
              </w:r>
              <w:r w:rsidRPr="009B776E">
                <w:rPr>
                  <w:b/>
                  <w:szCs w:val="22"/>
                </w:rPr>
                <w:t>4_2</w:t>
              </w:r>
              <w:r w:rsidRPr="009B776E">
                <w:rPr>
                  <w:b/>
                </w:rPr>
                <w:t>:</w:t>
              </w:r>
              <w:r w:rsidRPr="009B776E">
                <w:rPr>
                  <w:szCs w:val="22"/>
                  <w:lang w:val="en-US"/>
                </w:rPr>
                <w:t>G</w:t>
              </w:r>
              <w:r w:rsidRPr="009B776E">
                <w:rPr>
                  <w:szCs w:val="22"/>
                </w:rPr>
                <w:t>_</w:t>
              </w:r>
              <w:r w:rsidRPr="009B776E">
                <w:rPr>
                  <w:szCs w:val="22"/>
                  <w:lang w:val="en-US"/>
                </w:rPr>
                <w:t>S</w:t>
              </w:r>
              <w:r w:rsidRPr="009B776E">
                <w:rPr>
                  <w:szCs w:val="22"/>
                </w:rPr>
                <w:t>4_2_</w:t>
              </w:r>
              <w:r w:rsidRPr="009B776E">
                <w:rPr>
                  <w:szCs w:val="22"/>
                  <w:lang w:val="en-US"/>
                </w:rPr>
                <w:t>D</w:t>
              </w:r>
              <w:r w:rsidRPr="009B776E">
                <w:rPr>
                  <w:szCs w:val="22"/>
                </w:rPr>
                <w:t>_</w:t>
              </w:r>
              <w:r w:rsidRPr="009B776E">
                <w:rPr>
                  <w:szCs w:val="22"/>
                  <w:lang w:val="en-US"/>
                </w:rPr>
                <w:t>SIGNCONFIRM</w:t>
              </w:r>
            </w:ins>
            <w:ins w:id="3036" w:author="EXP-316219" w:date="2025-04-10T15:23:00Z">
              <w:r w:rsidRPr="009B776E">
                <w:t xml:space="preserve">) имеет значение «Нет», заполняется при подтверждении авансовых ДО (значение параметра </w:t>
              </w:r>
            </w:ins>
            <w:ins w:id="3037" w:author="EXP-316219" w:date="2025-04-10T15:42:00Z">
              <w:r w:rsidRPr="009B776E">
                <w:rPr>
                  <w:b/>
                  <w:szCs w:val="22"/>
                  <w:lang w:val="en-US"/>
                </w:rPr>
                <w:t>R</w:t>
              </w:r>
              <w:r w:rsidRPr="009B776E">
                <w:rPr>
                  <w:b/>
                  <w:szCs w:val="22"/>
                </w:rPr>
                <w:t>_728_</w:t>
              </w:r>
              <w:r w:rsidRPr="009B776E">
                <w:rPr>
                  <w:b/>
                  <w:szCs w:val="22"/>
                  <w:lang w:val="en-US"/>
                </w:rPr>
                <w:t>G</w:t>
              </w:r>
              <w:r w:rsidRPr="009B776E">
                <w:rPr>
                  <w:b/>
                  <w:szCs w:val="22"/>
                </w:rPr>
                <w:t>_</w:t>
              </w:r>
              <w:r w:rsidRPr="009B776E">
                <w:rPr>
                  <w:b/>
                  <w:szCs w:val="22"/>
                  <w:lang w:val="en-US"/>
                </w:rPr>
                <w:t>S</w:t>
              </w:r>
              <w:r w:rsidRPr="009B776E">
                <w:rPr>
                  <w:b/>
                  <w:szCs w:val="22"/>
                </w:rPr>
                <w:t>4_2</w:t>
              </w:r>
              <w:r w:rsidRPr="009B776E">
                <w:rPr>
                  <w:b/>
                </w:rPr>
                <w:t>:</w:t>
              </w:r>
              <w:r w:rsidRPr="009B776E">
                <w:rPr>
                  <w:szCs w:val="22"/>
                </w:rPr>
                <w:t>G_S4_2_D_C14</w:t>
              </w:r>
            </w:ins>
            <w:ins w:id="3038" w:author="EXP-316219" w:date="2025-04-10T15:23:00Z">
              <w:r w:rsidRPr="009B776E">
                <w:t xml:space="preserve"> от</w:t>
              </w:r>
              <w:r w:rsidRPr="009B776E">
                <w:lastRenderedPageBreak/>
                <w:t xml:space="preserve">лично от 0,00) или при поступлении дебиторской задолженности прошлых лет (параметр </w:t>
              </w:r>
            </w:ins>
            <w:ins w:id="3039" w:author="EXP-316219" w:date="2025-04-10T15:43:00Z">
              <w:r w:rsidRPr="009B776E">
                <w:rPr>
                  <w:b/>
                  <w:szCs w:val="22"/>
                  <w:lang w:val="en-US"/>
                </w:rPr>
                <w:t>R</w:t>
              </w:r>
              <w:r w:rsidRPr="009B776E">
                <w:rPr>
                  <w:b/>
                  <w:szCs w:val="22"/>
                </w:rPr>
                <w:t>_728_</w:t>
              </w:r>
              <w:r w:rsidRPr="009B776E">
                <w:rPr>
                  <w:b/>
                  <w:szCs w:val="22"/>
                  <w:lang w:val="en-US"/>
                </w:rPr>
                <w:t>G</w:t>
              </w:r>
              <w:r w:rsidRPr="009B776E">
                <w:rPr>
                  <w:b/>
                  <w:szCs w:val="22"/>
                </w:rPr>
                <w:t>_</w:t>
              </w:r>
              <w:r w:rsidRPr="009B776E">
                <w:rPr>
                  <w:b/>
                  <w:szCs w:val="22"/>
                  <w:lang w:val="en-US"/>
                </w:rPr>
                <w:t>S</w:t>
              </w:r>
              <w:r w:rsidRPr="009B776E">
                <w:rPr>
                  <w:b/>
                  <w:szCs w:val="22"/>
                </w:rPr>
                <w:t>4_2</w:t>
              </w:r>
              <w:r w:rsidRPr="009B776E">
                <w:rPr>
                  <w:b/>
                </w:rPr>
                <w:t>:Тех.наименование поля</w:t>
              </w:r>
            </w:ins>
            <w:ins w:id="3040" w:author="EXP-316219" w:date="2025-04-10T15:23:00Z">
              <w:r w:rsidRPr="009B776E">
                <w:t xml:space="preserve"> передан и его значение отлично от 0,00).</w:t>
              </w:r>
            </w:ins>
          </w:p>
          <w:p w14:paraId="4ECC84F5" w14:textId="012BE442" w:rsidR="009B776E" w:rsidRPr="009B776E" w:rsidRDefault="009B776E" w:rsidP="009B776E">
            <w:pPr>
              <w:pStyle w:val="GOSTTablenorm"/>
            </w:pPr>
            <w:ins w:id="3041" w:author="EXP-316219" w:date="2025-04-10T15:23:00Z">
              <w:r w:rsidRPr="009B776E">
                <w:t>В документе, в котором параметр «Признак платежа, требующего подтверждения» (</w:t>
              </w:r>
            </w:ins>
            <w:ins w:id="3042" w:author="EXP-316219" w:date="2025-04-10T15:43:00Z">
              <w:r w:rsidRPr="009B776E">
                <w:rPr>
                  <w:b/>
                  <w:szCs w:val="22"/>
                  <w:lang w:val="en-US"/>
                </w:rPr>
                <w:t>R</w:t>
              </w:r>
              <w:r w:rsidRPr="009B776E">
                <w:rPr>
                  <w:b/>
                  <w:szCs w:val="22"/>
                </w:rPr>
                <w:t>_728_</w:t>
              </w:r>
              <w:r w:rsidRPr="009B776E">
                <w:rPr>
                  <w:b/>
                  <w:szCs w:val="22"/>
                  <w:lang w:val="en-US"/>
                </w:rPr>
                <w:t>G</w:t>
              </w:r>
              <w:r w:rsidRPr="009B776E">
                <w:rPr>
                  <w:b/>
                  <w:szCs w:val="22"/>
                </w:rPr>
                <w:t>_</w:t>
              </w:r>
              <w:r w:rsidRPr="009B776E">
                <w:rPr>
                  <w:b/>
                  <w:szCs w:val="22"/>
                  <w:lang w:val="en-US"/>
                </w:rPr>
                <w:t>S</w:t>
              </w:r>
              <w:r w:rsidRPr="009B776E">
                <w:rPr>
                  <w:b/>
                  <w:szCs w:val="22"/>
                </w:rPr>
                <w:t>4_2</w:t>
              </w:r>
              <w:r w:rsidRPr="009B776E">
                <w:rPr>
                  <w:b/>
                </w:rPr>
                <w:t>:</w:t>
              </w:r>
              <w:r w:rsidRPr="009B776E">
                <w:rPr>
                  <w:szCs w:val="22"/>
                  <w:lang w:val="en-US"/>
                </w:rPr>
                <w:t>G</w:t>
              </w:r>
              <w:r w:rsidRPr="009B776E">
                <w:rPr>
                  <w:szCs w:val="22"/>
                </w:rPr>
                <w:t>_</w:t>
              </w:r>
              <w:r w:rsidRPr="009B776E">
                <w:rPr>
                  <w:szCs w:val="22"/>
                  <w:lang w:val="en-US"/>
                </w:rPr>
                <w:t>S</w:t>
              </w:r>
              <w:r w:rsidRPr="009B776E">
                <w:rPr>
                  <w:szCs w:val="22"/>
                </w:rPr>
                <w:t>4_2_</w:t>
              </w:r>
              <w:r w:rsidRPr="009B776E">
                <w:rPr>
                  <w:szCs w:val="22"/>
                  <w:lang w:val="en-US"/>
                </w:rPr>
                <w:t>D</w:t>
              </w:r>
              <w:r w:rsidRPr="009B776E">
                <w:rPr>
                  <w:szCs w:val="22"/>
                </w:rPr>
                <w:t>_</w:t>
              </w:r>
              <w:r w:rsidRPr="009B776E">
                <w:rPr>
                  <w:szCs w:val="22"/>
                  <w:lang w:val="en-US"/>
                </w:rPr>
                <w:t>SIGNCONFIRM</w:t>
              </w:r>
            </w:ins>
            <w:ins w:id="3043" w:author="EXP-316219" w:date="2025-04-10T15:23:00Z">
              <w:r w:rsidRPr="009B776E">
                <w:t>) имеет значение «Да», заполняется при перерегистрации неподтвержденных авансовых ДО прошлых лет</w:t>
              </w:r>
            </w:ins>
          </w:p>
        </w:tc>
      </w:tr>
      <w:tr w:rsidR="009B776E" w:rsidRPr="009B776E" w14:paraId="530EC145" w14:textId="77777777" w:rsidTr="00FE0626">
        <w:tc>
          <w:tcPr>
            <w:tcW w:w="1100" w:type="pct"/>
          </w:tcPr>
          <w:p w14:paraId="35D17021" w14:textId="577BEA62" w:rsidR="009B776E" w:rsidRPr="009B776E" w:rsidRDefault="009B776E" w:rsidP="009B776E">
            <w:pPr>
              <w:pStyle w:val="GOSTTablenorm"/>
            </w:pPr>
            <w:ins w:id="3044" w:author="EXP-316219" w:date="2025-04-10T14:53:00Z">
              <w:r w:rsidRPr="009B776E">
                <w:lastRenderedPageBreak/>
                <w:t>Учетный номер ДО, требующего подтверждения</w:t>
              </w:r>
            </w:ins>
            <w:ins w:id="3045" w:author="EXP-316219" w:date="2025-05-28T10:02:00Z">
              <w:r w:rsidRPr="009B776E">
                <w:t xml:space="preserve"> (принимающего УБП)</w:t>
              </w:r>
            </w:ins>
          </w:p>
        </w:tc>
        <w:tc>
          <w:tcPr>
            <w:tcW w:w="750" w:type="pct"/>
          </w:tcPr>
          <w:p w14:paraId="3EC7680C" w14:textId="250F7369" w:rsidR="009B776E" w:rsidRPr="009B776E" w:rsidRDefault="009B776E" w:rsidP="009B776E">
            <w:pPr>
              <w:pStyle w:val="GOSTTablenorm"/>
              <w:rPr>
                <w:b/>
                <w:szCs w:val="22"/>
                <w:lang w:val="en-US"/>
              </w:rPr>
            </w:pPr>
            <w:ins w:id="3046" w:author="EXP-316219" w:date="2025-05-20T17:58:00Z">
              <w:r w:rsidRPr="009B776E">
                <w:rPr>
                  <w:b/>
                  <w:szCs w:val="22"/>
                  <w:lang w:val="en-US"/>
                </w:rPr>
                <w:t>R_728_G_S4_2</w:t>
              </w:r>
              <w:r w:rsidRPr="009B776E">
                <w:rPr>
                  <w:b/>
                  <w:lang w:val="en-US"/>
                </w:rPr>
                <w:t>:</w:t>
              </w:r>
            </w:ins>
            <w:ins w:id="3047" w:author="EXP-316219" w:date="2025-05-28T10:05:00Z">
              <w:r w:rsidRPr="009B776E">
                <w:rPr>
                  <w:lang w:val="en-US"/>
                </w:rPr>
                <w:t>G_S4_2_D_NUMCONFIRM_REC</w:t>
              </w:r>
            </w:ins>
          </w:p>
        </w:tc>
        <w:tc>
          <w:tcPr>
            <w:tcW w:w="500" w:type="pct"/>
          </w:tcPr>
          <w:p w14:paraId="02EF67D5" w14:textId="4FB05581" w:rsidR="009B776E" w:rsidRPr="009B776E" w:rsidRDefault="009B776E" w:rsidP="009B776E">
            <w:pPr>
              <w:pStyle w:val="GOSTTablenorm"/>
            </w:pPr>
            <w:ins w:id="3048" w:author="EXP-316219" w:date="2025-04-10T14:55:00Z">
              <w:r w:rsidRPr="009B776E">
                <w:t>Строка</w:t>
              </w:r>
            </w:ins>
          </w:p>
        </w:tc>
        <w:tc>
          <w:tcPr>
            <w:tcW w:w="300" w:type="pct"/>
          </w:tcPr>
          <w:p w14:paraId="356F1731" w14:textId="3ACD2043" w:rsidR="009B776E" w:rsidRPr="009B776E" w:rsidRDefault="009B776E" w:rsidP="009B776E">
            <w:pPr>
              <w:pStyle w:val="GOSTTablenorm"/>
            </w:pPr>
            <w:ins w:id="3049" w:author="EXP-316219" w:date="2025-04-10T14:55:00Z">
              <w:r w:rsidRPr="009B776E">
                <w:t>Нет</w:t>
              </w:r>
            </w:ins>
          </w:p>
        </w:tc>
        <w:tc>
          <w:tcPr>
            <w:tcW w:w="315" w:type="pct"/>
          </w:tcPr>
          <w:p w14:paraId="01D99138" w14:textId="6A5B817B" w:rsidR="009B776E" w:rsidRPr="009B776E" w:rsidRDefault="009B776E" w:rsidP="009B776E">
            <w:pPr>
              <w:pStyle w:val="GOSTTablenorm"/>
            </w:pPr>
            <w:ins w:id="3050" w:author="EXP-316219" w:date="2025-04-10T14:55:00Z">
              <w:r w:rsidRPr="009B776E">
                <w:t>=25</w:t>
              </w:r>
            </w:ins>
          </w:p>
        </w:tc>
        <w:tc>
          <w:tcPr>
            <w:tcW w:w="2035" w:type="pct"/>
          </w:tcPr>
          <w:p w14:paraId="12A4B05E" w14:textId="0BE062D7" w:rsidR="009B776E" w:rsidRPr="009B776E" w:rsidRDefault="009B776E" w:rsidP="009B776E">
            <w:pPr>
              <w:pStyle w:val="GOSTTablenorm"/>
            </w:pPr>
            <w:ins w:id="3051" w:author="EXP-316219" w:date="2025-04-10T15:23:00Z">
              <w:r w:rsidRPr="009B776E">
                <w:t>Указывается учетный номер авансового ДО, по которому осуществляется подтверждение поставки товаров, работ, услуг</w:t>
              </w:r>
            </w:ins>
            <w:ins w:id="3052" w:author="EXP-316219" w:date="2025-05-28T10:05:00Z">
              <w:r w:rsidRPr="009B776E">
                <w:t xml:space="preserve"> принимающего УБП</w:t>
              </w:r>
            </w:ins>
          </w:p>
        </w:tc>
      </w:tr>
      <w:tr w:rsidR="009B776E" w:rsidRPr="00B9499D" w14:paraId="1D5E6D9E" w14:textId="77777777" w:rsidTr="00FE0626">
        <w:tc>
          <w:tcPr>
            <w:tcW w:w="1100" w:type="pct"/>
          </w:tcPr>
          <w:p w14:paraId="4C353B7C" w14:textId="21DD13E8" w:rsidR="009B776E" w:rsidRPr="009B776E" w:rsidRDefault="009B776E" w:rsidP="009B776E">
            <w:pPr>
              <w:pStyle w:val="GOSTTablenorm"/>
            </w:pPr>
            <w:ins w:id="3053" w:author="EXP-316219" w:date="2025-04-10T14:53:00Z">
              <w:r w:rsidRPr="009B776E">
                <w:t>Дата представления документа-основания для платежа, требующего подтверждения</w:t>
              </w:r>
            </w:ins>
          </w:p>
        </w:tc>
        <w:tc>
          <w:tcPr>
            <w:tcW w:w="750" w:type="pct"/>
          </w:tcPr>
          <w:p w14:paraId="3137F258" w14:textId="4B3E033F" w:rsidR="009B776E" w:rsidRPr="009B776E" w:rsidRDefault="009B776E" w:rsidP="009B776E">
            <w:pPr>
              <w:pStyle w:val="GOSTTablenorm"/>
              <w:rPr>
                <w:b/>
                <w:szCs w:val="22"/>
                <w:lang w:val="en-US"/>
              </w:rPr>
            </w:pPr>
            <w:ins w:id="3054" w:author="EXP-316219" w:date="2025-05-20T17:58:00Z">
              <w:r w:rsidRPr="009B776E">
                <w:rPr>
                  <w:b/>
                  <w:szCs w:val="22"/>
                  <w:lang w:val="en-US"/>
                </w:rPr>
                <w:t>R_728_G_S4_2</w:t>
              </w:r>
              <w:r w:rsidRPr="009B776E">
                <w:rPr>
                  <w:b/>
                  <w:lang w:val="en-US"/>
                </w:rPr>
                <w:t>:</w:t>
              </w:r>
              <w:r w:rsidRPr="009B776E">
                <w:rPr>
                  <w:lang w:val="en-US"/>
                </w:rPr>
                <w:t>G_S4_2_D_DATEREC_CONFIRM</w:t>
              </w:r>
            </w:ins>
          </w:p>
        </w:tc>
        <w:tc>
          <w:tcPr>
            <w:tcW w:w="500" w:type="pct"/>
          </w:tcPr>
          <w:p w14:paraId="4A58DBD5" w14:textId="57F8A613" w:rsidR="009B776E" w:rsidRPr="009B776E" w:rsidRDefault="009B776E" w:rsidP="009B776E">
            <w:pPr>
              <w:pStyle w:val="GOSTTablenorm"/>
              <w:rPr>
                <w:szCs w:val="22"/>
              </w:rPr>
            </w:pPr>
            <w:ins w:id="3055" w:author="EXP-316219" w:date="2025-04-10T14:55:00Z">
              <w:r w:rsidRPr="009B776E">
                <w:t>Дата</w:t>
              </w:r>
            </w:ins>
          </w:p>
        </w:tc>
        <w:tc>
          <w:tcPr>
            <w:tcW w:w="300" w:type="pct"/>
          </w:tcPr>
          <w:p w14:paraId="4DF64741" w14:textId="79081711" w:rsidR="009B776E" w:rsidRPr="009B776E" w:rsidRDefault="009B776E" w:rsidP="009B776E">
            <w:pPr>
              <w:pStyle w:val="GOSTTablenorm"/>
              <w:rPr>
                <w:szCs w:val="22"/>
              </w:rPr>
            </w:pPr>
            <w:ins w:id="3056" w:author="EXP-316219" w:date="2025-04-10T14:55:00Z">
              <w:r w:rsidRPr="009B776E">
                <w:t>Нет</w:t>
              </w:r>
            </w:ins>
          </w:p>
        </w:tc>
        <w:tc>
          <w:tcPr>
            <w:tcW w:w="315" w:type="pct"/>
          </w:tcPr>
          <w:p w14:paraId="7C187063" w14:textId="4669E428" w:rsidR="009B776E" w:rsidRPr="009B776E" w:rsidRDefault="009B776E" w:rsidP="009B776E">
            <w:pPr>
              <w:pStyle w:val="GOSTTablenorm"/>
            </w:pPr>
            <w:ins w:id="3057" w:author="EXP-316219" w:date="2025-04-10T14:55:00Z">
              <w:r w:rsidRPr="009B776E">
                <w:t>-</w:t>
              </w:r>
            </w:ins>
          </w:p>
        </w:tc>
        <w:tc>
          <w:tcPr>
            <w:tcW w:w="2035" w:type="pct"/>
          </w:tcPr>
          <w:p w14:paraId="46B34E11" w14:textId="77777777" w:rsidR="009B776E" w:rsidRPr="009B776E" w:rsidRDefault="009B776E" w:rsidP="009B776E">
            <w:pPr>
              <w:pStyle w:val="GOSTTablenorm"/>
              <w:rPr>
                <w:ins w:id="3058" w:author="EXP-316219" w:date="2025-04-10T15:47:00Z"/>
                <w:szCs w:val="22"/>
              </w:rPr>
            </w:pPr>
            <w:ins w:id="3059" w:author="EXP-316219" w:date="2025-04-10T15:47:00Z">
              <w:r w:rsidRPr="009B776E">
                <w:rPr>
                  <w:szCs w:val="22"/>
                </w:rPr>
                <w:t xml:space="preserve">Указывается плановая дата </w:t>
              </w:r>
              <w:r w:rsidRPr="009B776E">
                <w:rPr>
                  <w:szCs w:val="22"/>
                  <w:lang w:eastAsia="en-US"/>
                </w:rPr>
                <w:t xml:space="preserve">представления документа, </w:t>
              </w:r>
              <w:r w:rsidRPr="009B776E">
                <w:rPr>
                  <w:szCs w:val="22"/>
                </w:rPr>
                <w:t xml:space="preserve">подтверждающего поставку товаров, работ, услуг по авансовым ДО. </w:t>
              </w:r>
            </w:ins>
          </w:p>
          <w:p w14:paraId="67C6CF32" w14:textId="77777777" w:rsidR="009B776E" w:rsidRPr="009B776E" w:rsidRDefault="009B776E" w:rsidP="009B776E">
            <w:pPr>
              <w:pStyle w:val="GOSTTablenorm"/>
              <w:rPr>
                <w:ins w:id="3060" w:author="EXP-316219" w:date="2025-04-10T15:47:00Z"/>
                <w:szCs w:val="22"/>
              </w:rPr>
            </w:pPr>
            <w:ins w:id="3061" w:author="EXP-316219" w:date="2025-04-10T15:47:00Z">
              <w:r w:rsidRPr="009B776E">
                <w:rPr>
                  <w:szCs w:val="22"/>
                </w:rPr>
                <w:t>Формат YYYY-MM-DD.</w:t>
              </w:r>
            </w:ins>
          </w:p>
          <w:p w14:paraId="509C75C2" w14:textId="109E3470" w:rsidR="009B776E" w:rsidRPr="004212C7" w:rsidRDefault="009B776E" w:rsidP="009B776E">
            <w:pPr>
              <w:pStyle w:val="GOSTTablenorm"/>
            </w:pPr>
            <w:ins w:id="3062" w:author="EXP-316219" w:date="2025-04-10T15:47:00Z">
              <w:r w:rsidRPr="009B776E">
                <w:t>Обязательно для заполнения с 01.01.2026, если параметр «Признак платежа, требующего подтверждения»</w:t>
              </w:r>
              <w:r w:rsidRPr="009B776E">
                <w:tab/>
                <w:t xml:space="preserve"> (</w:t>
              </w:r>
              <w:r w:rsidRPr="009B776E">
                <w:rPr>
                  <w:b/>
                  <w:szCs w:val="22"/>
                  <w:lang w:val="en-US"/>
                </w:rPr>
                <w:t>R</w:t>
              </w:r>
              <w:r w:rsidRPr="009B776E">
                <w:rPr>
                  <w:b/>
                  <w:szCs w:val="22"/>
                </w:rPr>
                <w:t>_728_</w:t>
              </w:r>
              <w:r w:rsidRPr="009B776E">
                <w:rPr>
                  <w:b/>
                  <w:szCs w:val="22"/>
                  <w:lang w:val="en-US"/>
                </w:rPr>
                <w:t>G</w:t>
              </w:r>
              <w:r w:rsidRPr="009B776E">
                <w:rPr>
                  <w:b/>
                  <w:szCs w:val="22"/>
                </w:rPr>
                <w:t>_</w:t>
              </w:r>
              <w:r w:rsidRPr="009B776E">
                <w:rPr>
                  <w:b/>
                  <w:szCs w:val="22"/>
                  <w:lang w:val="en-US"/>
                </w:rPr>
                <w:t>S</w:t>
              </w:r>
              <w:r w:rsidRPr="009B776E">
                <w:rPr>
                  <w:b/>
                  <w:szCs w:val="22"/>
                </w:rPr>
                <w:t>4_2</w:t>
              </w:r>
              <w:r w:rsidRPr="009B776E">
                <w:rPr>
                  <w:b/>
                </w:rPr>
                <w:t>:</w:t>
              </w:r>
              <w:r w:rsidRPr="009B776E">
                <w:rPr>
                  <w:szCs w:val="22"/>
                  <w:lang w:val="en-US"/>
                </w:rPr>
                <w:t>G</w:t>
              </w:r>
              <w:r w:rsidRPr="009B776E">
                <w:rPr>
                  <w:szCs w:val="22"/>
                </w:rPr>
                <w:t>_</w:t>
              </w:r>
              <w:r w:rsidRPr="009B776E">
                <w:rPr>
                  <w:szCs w:val="22"/>
                  <w:lang w:val="en-US"/>
                </w:rPr>
                <w:t>S</w:t>
              </w:r>
              <w:r w:rsidRPr="009B776E">
                <w:rPr>
                  <w:szCs w:val="22"/>
                </w:rPr>
                <w:t>4_2_</w:t>
              </w:r>
              <w:r w:rsidRPr="009B776E">
                <w:rPr>
                  <w:szCs w:val="22"/>
                  <w:lang w:val="en-US"/>
                </w:rPr>
                <w:t>D</w:t>
              </w:r>
              <w:r w:rsidRPr="009B776E">
                <w:rPr>
                  <w:szCs w:val="22"/>
                </w:rPr>
                <w:t>_</w:t>
              </w:r>
              <w:r w:rsidRPr="009B776E">
                <w:rPr>
                  <w:szCs w:val="22"/>
                  <w:lang w:val="en-US"/>
                </w:rPr>
                <w:t>SIGNCONFIRM</w:t>
              </w:r>
              <w:r w:rsidRPr="009B776E">
                <w:t>) имеет значение «Да», в иных случаях не заполняется</w:t>
              </w:r>
            </w:ins>
          </w:p>
        </w:tc>
      </w:tr>
    </w:tbl>
    <w:p w14:paraId="118A30CD" w14:textId="24100BC9" w:rsidR="00536994" w:rsidRDefault="00536994" w:rsidP="007E5356">
      <w:pPr>
        <w:pStyle w:val="41"/>
      </w:pPr>
      <w:bookmarkStart w:id="3063" w:name="_Toc226562701"/>
      <w:r w:rsidRPr="00536994">
        <w:t xml:space="preserve">Пример запроса по </w:t>
      </w:r>
      <w:r w:rsidRPr="00A8527A">
        <w:t>документу</w:t>
      </w:r>
      <w:r>
        <w:t xml:space="preserve"> </w:t>
      </w:r>
      <w:r w:rsidRPr="00A5352C">
        <w:t>«Акт приемки-передачи кассовых выплат, поступлений и обязательств при реорганизации участников бюджетного процесса (ф. 0531728)» VLS_ACT_0531728</w:t>
      </w:r>
      <w:bookmarkEnd w:id="3063"/>
    </w:p>
    <w:p w14:paraId="0FAFF4F5" w14:textId="028ED769" w:rsidR="004369F0" w:rsidRDefault="004369F0" w:rsidP="00F561C9">
      <w:pPr>
        <w:pStyle w:val="GOSTScript"/>
      </w:pPr>
      <w:r>
        <w:t>{</w:t>
      </w:r>
    </w:p>
    <w:p w14:paraId="6C551D9D" w14:textId="77777777" w:rsidR="004369F0" w:rsidRDefault="004369F0" w:rsidP="00F561C9">
      <w:pPr>
        <w:pStyle w:val="GOSTScript"/>
      </w:pPr>
      <w:r>
        <w:tab/>
        <w:t>"header": {</w:t>
      </w:r>
    </w:p>
    <w:p w14:paraId="185DFC3C" w14:textId="77777777" w:rsidR="004369F0" w:rsidRDefault="004369F0" w:rsidP="00F561C9">
      <w:pPr>
        <w:pStyle w:val="GOSTScript"/>
      </w:pPr>
      <w:r>
        <w:tab/>
      </w:r>
      <w:r>
        <w:tab/>
        <w:t>"Source": "EXP03",</w:t>
      </w:r>
    </w:p>
    <w:p w14:paraId="68A2485C" w14:textId="257F151E" w:rsidR="004369F0" w:rsidRDefault="004369F0" w:rsidP="00F561C9">
      <w:pPr>
        <w:pStyle w:val="GOSTScript"/>
      </w:pPr>
      <w:r>
        <w:tab/>
      </w:r>
      <w:r>
        <w:tab/>
        <w:t>"ReqDateTime": "</w:t>
      </w:r>
      <w:ins w:id="3064" w:author="Сатлер Марина Викторовна" w:date="2024-10-28T11:41:00Z">
        <w:r w:rsidR="0057641E">
          <w:t>202</w:t>
        </w:r>
      </w:ins>
      <w:ins w:id="3065" w:author="Сатлер Марина Викторовна" w:date="2025-05-30T14:29:00Z">
        <w:r w:rsidR="00F23042">
          <w:t>6</w:t>
        </w:r>
      </w:ins>
      <w:r>
        <w:t>-</w:t>
      </w:r>
      <w:del w:id="3066" w:author="Сатлер Марина Викторовна" w:date="2025-05-30T14:29:00Z">
        <w:r w:rsidDel="00F23042">
          <w:delText>08</w:delText>
        </w:r>
      </w:del>
      <w:ins w:id="3067" w:author="Сатлер Марина Викторовна" w:date="2025-05-30T14:29:00Z">
        <w:r w:rsidR="00F23042">
          <w:t>01</w:t>
        </w:r>
      </w:ins>
      <w:r>
        <w:t>-29 10:37:22",</w:t>
      </w:r>
    </w:p>
    <w:p w14:paraId="34BEE4F6" w14:textId="77777777" w:rsidR="004369F0" w:rsidRDefault="004369F0" w:rsidP="00F561C9">
      <w:pPr>
        <w:pStyle w:val="GOSTScript"/>
      </w:pPr>
      <w:r>
        <w:tab/>
      </w:r>
      <w:r>
        <w:tab/>
        <w:t>"Version": "1.0",</w:t>
      </w:r>
    </w:p>
    <w:p w14:paraId="1A628EA8" w14:textId="77777777" w:rsidR="004369F0" w:rsidRDefault="004369F0" w:rsidP="00F561C9">
      <w:pPr>
        <w:pStyle w:val="GOSTScript"/>
      </w:pPr>
      <w:r>
        <w:tab/>
      </w:r>
      <w:r>
        <w:tab/>
        <w:t>"Params": [</w:t>
      </w:r>
    </w:p>
    <w:p w14:paraId="52077BFA" w14:textId="77777777" w:rsidR="004369F0" w:rsidRDefault="004369F0" w:rsidP="00F561C9">
      <w:pPr>
        <w:pStyle w:val="GOSTScript"/>
      </w:pPr>
      <w:r>
        <w:tab/>
      </w:r>
      <w:r>
        <w:tab/>
      </w:r>
      <w:r>
        <w:tab/>
        <w:t>{</w:t>
      </w:r>
    </w:p>
    <w:p w14:paraId="042C0176" w14:textId="77777777" w:rsidR="004369F0" w:rsidRDefault="004369F0" w:rsidP="00F561C9">
      <w:pPr>
        <w:pStyle w:val="GOSTScript"/>
      </w:pPr>
      <w:r>
        <w:tab/>
      </w:r>
      <w:r>
        <w:tab/>
      </w:r>
      <w:r>
        <w:tab/>
      </w:r>
      <w:r>
        <w:tab/>
        <w:t>"param": "example",</w:t>
      </w:r>
    </w:p>
    <w:p w14:paraId="2740C4F7" w14:textId="77777777" w:rsidR="004369F0" w:rsidRDefault="004369F0" w:rsidP="00F561C9">
      <w:pPr>
        <w:pStyle w:val="GOSTScript"/>
      </w:pPr>
      <w:r>
        <w:tab/>
      </w:r>
      <w:r>
        <w:tab/>
      </w:r>
      <w:r>
        <w:tab/>
      </w:r>
      <w:r>
        <w:tab/>
        <w:t>"value": "01"</w:t>
      </w:r>
    </w:p>
    <w:p w14:paraId="7AD0FAF0" w14:textId="77777777" w:rsidR="004369F0" w:rsidRDefault="004369F0" w:rsidP="00F561C9">
      <w:pPr>
        <w:pStyle w:val="GOSTScript"/>
      </w:pPr>
      <w:r>
        <w:lastRenderedPageBreak/>
        <w:tab/>
      </w:r>
      <w:r>
        <w:tab/>
      </w:r>
      <w:r>
        <w:tab/>
        <w:t>}</w:t>
      </w:r>
    </w:p>
    <w:p w14:paraId="3E37C6C5" w14:textId="77777777" w:rsidR="004369F0" w:rsidRDefault="004369F0" w:rsidP="00F561C9">
      <w:pPr>
        <w:pStyle w:val="GOSTScript"/>
      </w:pPr>
      <w:r>
        <w:tab/>
      </w:r>
      <w:r>
        <w:tab/>
        <w:t>],</w:t>
      </w:r>
    </w:p>
    <w:p w14:paraId="7CD13786" w14:textId="77777777" w:rsidR="004369F0" w:rsidRDefault="004369F0" w:rsidP="00F561C9">
      <w:pPr>
        <w:pStyle w:val="GOSTScript"/>
      </w:pPr>
      <w:r>
        <w:tab/>
      </w:r>
      <w:r>
        <w:tab/>
        <w:t>"ReqGuid": "b0d4ce5d-2757-4699-948c-cfn72ba94f86",</w:t>
      </w:r>
    </w:p>
    <w:p w14:paraId="014C0638" w14:textId="77777777" w:rsidR="004369F0" w:rsidRDefault="004369F0" w:rsidP="00F561C9">
      <w:pPr>
        <w:pStyle w:val="GOSTScript"/>
      </w:pPr>
      <w:r>
        <w:tab/>
      </w:r>
      <w:r>
        <w:tab/>
        <w:t>"DocGuid": "0bd90a7c-e339-46ff-ac39-71029ff81370",</w:t>
      </w:r>
    </w:p>
    <w:p w14:paraId="5C97539B" w14:textId="77777777" w:rsidR="004369F0" w:rsidRDefault="004369F0" w:rsidP="00F561C9">
      <w:pPr>
        <w:pStyle w:val="GOSTScript"/>
      </w:pPr>
      <w:r>
        <w:tab/>
      </w:r>
      <w:r>
        <w:tab/>
        <w:t>"RequestType": "ACCOUNTING",</w:t>
      </w:r>
    </w:p>
    <w:p w14:paraId="346F432B" w14:textId="77777777" w:rsidR="004369F0" w:rsidRDefault="004369F0" w:rsidP="00F561C9">
      <w:pPr>
        <w:pStyle w:val="GOSTScript"/>
      </w:pPr>
      <w:r>
        <w:tab/>
      </w:r>
      <w:r>
        <w:tab/>
        <w:t>"TypeDoc": "VLS_ACT_0531728",</w:t>
      </w:r>
    </w:p>
    <w:p w14:paraId="2B70901B" w14:textId="77777777" w:rsidR="004369F0" w:rsidRDefault="004369F0" w:rsidP="00F561C9">
      <w:pPr>
        <w:pStyle w:val="GOSTScript"/>
      </w:pPr>
      <w:r>
        <w:tab/>
      </w:r>
      <w:r>
        <w:tab/>
        <w:t>"Stage": "auth",</w:t>
      </w:r>
    </w:p>
    <w:p w14:paraId="18551A3A" w14:textId="77777777" w:rsidR="004369F0" w:rsidRDefault="004369F0" w:rsidP="00F561C9">
      <w:pPr>
        <w:pStyle w:val="GOSTScript"/>
      </w:pPr>
      <w:r>
        <w:tab/>
      </w:r>
      <w:r>
        <w:tab/>
        <w:t>"BalLevContrl": 0,</w:t>
      </w:r>
    </w:p>
    <w:p w14:paraId="13DBE250" w14:textId="77777777" w:rsidR="004369F0" w:rsidRDefault="004369F0" w:rsidP="00F561C9">
      <w:pPr>
        <w:pStyle w:val="GOSTScript"/>
      </w:pPr>
      <w:r>
        <w:tab/>
      </w:r>
      <w:r>
        <w:tab/>
        <w:t>"Subject": "9500",</w:t>
      </w:r>
    </w:p>
    <w:p w14:paraId="7585D639" w14:textId="3467AB2B" w:rsidR="004369F0" w:rsidRDefault="004369F0" w:rsidP="00F561C9">
      <w:pPr>
        <w:pStyle w:val="GOSTScript"/>
      </w:pPr>
      <w:r>
        <w:tab/>
      </w:r>
      <w:r>
        <w:tab/>
        <w:t>"SettlementDate": "</w:t>
      </w:r>
      <w:ins w:id="3068" w:author="Сатлер Марина Викторовна" w:date="2024-10-28T11:42:00Z">
        <w:r w:rsidR="0057641E">
          <w:t>202</w:t>
        </w:r>
      </w:ins>
      <w:ins w:id="3069" w:author="Сатлер Марина Викторовна" w:date="2025-05-30T14:29:00Z">
        <w:r w:rsidR="00F23042">
          <w:t>6</w:t>
        </w:r>
      </w:ins>
      <w:r>
        <w:t>-0</w:t>
      </w:r>
      <w:del w:id="3070" w:author="Сатлер Марина Викторовна" w:date="2025-05-30T14:29:00Z">
        <w:r w:rsidDel="00F23042">
          <w:delText>8</w:delText>
        </w:r>
      </w:del>
      <w:ins w:id="3071" w:author="Сатлер Марина Викторовна" w:date="2025-05-30T14:29:00Z">
        <w:r w:rsidR="00F23042">
          <w:t>1</w:t>
        </w:r>
      </w:ins>
      <w:r>
        <w:t>-29"</w:t>
      </w:r>
    </w:p>
    <w:p w14:paraId="2A784DA2" w14:textId="77777777" w:rsidR="004369F0" w:rsidRDefault="004369F0" w:rsidP="00F561C9">
      <w:pPr>
        <w:pStyle w:val="GOSTScript"/>
      </w:pPr>
      <w:r>
        <w:tab/>
        <w:t>},</w:t>
      </w:r>
    </w:p>
    <w:p w14:paraId="6446FC51" w14:textId="77777777" w:rsidR="004369F0" w:rsidRDefault="004369F0" w:rsidP="00F561C9">
      <w:pPr>
        <w:pStyle w:val="GOSTScript"/>
      </w:pPr>
      <w:r>
        <w:tab/>
        <w:t>"document": {</w:t>
      </w:r>
    </w:p>
    <w:p w14:paraId="124A9FAC" w14:textId="77777777" w:rsidR="004369F0" w:rsidRDefault="004369F0" w:rsidP="00F561C9">
      <w:pPr>
        <w:pStyle w:val="GOSTScript"/>
      </w:pPr>
      <w:r>
        <w:tab/>
      </w:r>
      <w:r>
        <w:tab/>
        <w:t>"TitlePart_RgNmb": "24",</w:t>
      </w:r>
    </w:p>
    <w:p w14:paraId="53DC40B5" w14:textId="7A21975E" w:rsidR="004369F0" w:rsidRDefault="004369F0" w:rsidP="00F561C9">
      <w:pPr>
        <w:pStyle w:val="GOSTScript"/>
      </w:pPr>
      <w:r>
        <w:tab/>
      </w:r>
      <w:r>
        <w:tab/>
        <w:t>"TitlePart_DocDate": "</w:t>
      </w:r>
      <w:ins w:id="3072" w:author="Сатлер Марина Викторовна" w:date="2024-10-28T11:42:00Z">
        <w:r w:rsidR="0057641E">
          <w:t>202</w:t>
        </w:r>
      </w:ins>
      <w:ins w:id="3073" w:author="Сатлер Марина Викторовна" w:date="2025-05-30T14:32:00Z">
        <w:r w:rsidR="00F23042" w:rsidRPr="00032D96">
          <w:t>6</w:t>
        </w:r>
      </w:ins>
      <w:r>
        <w:t>-</w:t>
      </w:r>
      <w:ins w:id="3074" w:author="Сатлер Марина Викторовна" w:date="2025-05-30T14:32:00Z">
        <w:r w:rsidR="00F23042" w:rsidRPr="00032D96">
          <w:t>0</w:t>
        </w:r>
      </w:ins>
      <w:r>
        <w:t>1</w:t>
      </w:r>
      <w:del w:id="3075" w:author="Сатлер Марина Викторовна" w:date="2025-05-30T14:32:00Z">
        <w:r w:rsidDel="00F23042">
          <w:delText>0</w:delText>
        </w:r>
      </w:del>
      <w:r>
        <w:t>-14",</w:t>
      </w:r>
    </w:p>
    <w:p w14:paraId="43AB3493" w14:textId="77777777" w:rsidR="004369F0" w:rsidRDefault="004369F0" w:rsidP="00F561C9">
      <w:pPr>
        <w:pStyle w:val="GOSTScript"/>
      </w:pPr>
      <w:r>
        <w:tab/>
      </w:r>
      <w:r>
        <w:tab/>
        <w:t>"INF_DOCTYPE": "РКБ",</w:t>
      </w:r>
    </w:p>
    <w:p w14:paraId="1A0CB68F" w14:textId="77777777" w:rsidR="004369F0" w:rsidRDefault="004369F0" w:rsidP="00F561C9">
      <w:pPr>
        <w:pStyle w:val="GOSTScript"/>
      </w:pPr>
      <w:r>
        <w:tab/>
      </w:r>
      <w:r>
        <w:tab/>
        <w:t>"SystemInformation_SND_Contour": "1",</w:t>
      </w:r>
    </w:p>
    <w:p w14:paraId="74C4468A" w14:textId="77777777" w:rsidR="004369F0" w:rsidRDefault="004369F0" w:rsidP="00F561C9">
      <w:pPr>
        <w:pStyle w:val="GOSTScript"/>
      </w:pPr>
      <w:r>
        <w:tab/>
      </w:r>
      <w:r>
        <w:tab/>
        <w:t>"SystemInformation_REC_Contour": "2",</w:t>
      </w:r>
    </w:p>
    <w:p w14:paraId="28D31DFC" w14:textId="77777777" w:rsidR="004369F0" w:rsidRDefault="004369F0" w:rsidP="00F561C9">
      <w:pPr>
        <w:pStyle w:val="GOSTScript"/>
      </w:pPr>
      <w:r>
        <w:tab/>
      </w:r>
      <w:r>
        <w:tab/>
        <w:t>"SystemInformation_UFOS_SECRECY": 1,</w:t>
      </w:r>
    </w:p>
    <w:p w14:paraId="46321E25" w14:textId="77777777" w:rsidR="004369F0" w:rsidRDefault="004369F0" w:rsidP="00F561C9">
      <w:pPr>
        <w:pStyle w:val="GOSTScript"/>
      </w:pPr>
      <w:r>
        <w:tab/>
      </w:r>
      <w:r>
        <w:tab/>
        <w:t>"SystemInformation_REC_Budget_Cd": "99010001",</w:t>
      </w:r>
    </w:p>
    <w:p w14:paraId="0BBB43DE" w14:textId="77777777" w:rsidR="004369F0" w:rsidRDefault="004369F0" w:rsidP="00F561C9">
      <w:pPr>
        <w:pStyle w:val="GOSTScript"/>
      </w:pPr>
      <w:r>
        <w:tab/>
      </w:r>
      <w:r>
        <w:tab/>
        <w:t>"SI_SND_CODETOFK": "6200",</w:t>
      </w:r>
    </w:p>
    <w:p w14:paraId="2A2747A2" w14:textId="77777777" w:rsidR="004369F0" w:rsidRDefault="004369F0" w:rsidP="00F561C9">
      <w:pPr>
        <w:pStyle w:val="GOSTScript"/>
      </w:pPr>
      <w:r>
        <w:tab/>
      </w:r>
      <w:r>
        <w:tab/>
        <w:t>"SI_REC_CODETOFK": "6200",</w:t>
      </w:r>
    </w:p>
    <w:p w14:paraId="3FF3DD3B" w14:textId="77777777" w:rsidR="004369F0" w:rsidRDefault="004369F0" w:rsidP="00F561C9">
      <w:pPr>
        <w:pStyle w:val="GOSTScript"/>
      </w:pPr>
      <w:r>
        <w:tab/>
      </w:r>
      <w:r>
        <w:tab/>
        <w:t>"TitlePart_RT_ACCOUNTNUM_SEND": "03321488690",</w:t>
      </w:r>
    </w:p>
    <w:p w14:paraId="097AEFF0" w14:textId="77777777" w:rsidR="004369F0" w:rsidRDefault="004369F0" w:rsidP="00F561C9">
      <w:pPr>
        <w:pStyle w:val="GOSTScript"/>
      </w:pPr>
      <w:r>
        <w:tab/>
      </w:r>
      <w:r>
        <w:tab/>
        <w:t>"TitlePart_RT_ACCOUNTNUM_REC": "03601076330",</w:t>
      </w:r>
    </w:p>
    <w:p w14:paraId="4C5372F3" w14:textId="77777777" w:rsidR="004369F0" w:rsidRDefault="004369F0" w:rsidP="00F561C9">
      <w:pPr>
        <w:pStyle w:val="GOSTScript"/>
      </w:pPr>
      <w:r>
        <w:tab/>
      </w:r>
      <w:r>
        <w:tab/>
        <w:t>"SystemInformation_SND_GRBSCd": "182",</w:t>
      </w:r>
    </w:p>
    <w:p w14:paraId="386DA6ED" w14:textId="77777777" w:rsidR="004369F0" w:rsidRDefault="004369F0" w:rsidP="00F561C9">
      <w:pPr>
        <w:pStyle w:val="GOSTScript"/>
      </w:pPr>
      <w:r>
        <w:tab/>
      </w:r>
      <w:r>
        <w:tab/>
        <w:t>"SystemInformation_REC_GRBSCd": "183",</w:t>
      </w:r>
    </w:p>
    <w:p w14:paraId="61A992FC" w14:textId="77777777" w:rsidR="004369F0" w:rsidRDefault="004369F0" w:rsidP="00F561C9">
      <w:pPr>
        <w:pStyle w:val="GOSTScript"/>
      </w:pPr>
      <w:r>
        <w:tab/>
      </w:r>
      <w:r>
        <w:tab/>
        <w:t>"SystemInformation_SND_BankAccNum": "03212643000000015700",</w:t>
      </w:r>
    </w:p>
    <w:p w14:paraId="4178B2ED" w14:textId="77777777" w:rsidR="004369F0" w:rsidRDefault="004369F0" w:rsidP="00F561C9">
      <w:pPr>
        <w:pStyle w:val="GOSTScript"/>
      </w:pPr>
      <w:r>
        <w:tab/>
      </w:r>
      <w:r>
        <w:tab/>
        <w:t>"SystemInformation_REC_BankAccNum": "03220643000000016200",</w:t>
      </w:r>
    </w:p>
    <w:p w14:paraId="4E74FEB8" w14:textId="77777777" w:rsidR="004369F0" w:rsidRDefault="004369F0" w:rsidP="00F561C9">
      <w:pPr>
        <w:pStyle w:val="GOSTScript"/>
      </w:pPr>
      <w:r>
        <w:tab/>
      </w:r>
      <w:r>
        <w:tab/>
        <w:t>"SI_POFRPERSIGN": "К01",</w:t>
      </w:r>
    </w:p>
    <w:p w14:paraId="795CC3C3" w14:textId="77777777" w:rsidR="004369F0" w:rsidRDefault="004369F0" w:rsidP="00F561C9">
      <w:pPr>
        <w:pStyle w:val="GOSTScript"/>
      </w:pPr>
      <w:r>
        <w:tab/>
      </w:r>
      <w:r>
        <w:tab/>
        <w:t>"R_728_G_S1_D": [</w:t>
      </w:r>
    </w:p>
    <w:p w14:paraId="76CF17C2" w14:textId="77777777" w:rsidR="004369F0" w:rsidRDefault="004369F0" w:rsidP="00F561C9">
      <w:pPr>
        <w:pStyle w:val="GOSTScript"/>
      </w:pPr>
      <w:r>
        <w:tab/>
      </w:r>
      <w:r>
        <w:tab/>
      </w:r>
      <w:r>
        <w:tab/>
        <w:t>{</w:t>
      </w:r>
    </w:p>
    <w:p w14:paraId="01CF5A80" w14:textId="77777777" w:rsidR="004369F0" w:rsidRDefault="004369F0" w:rsidP="00F561C9">
      <w:pPr>
        <w:pStyle w:val="GOSTScript"/>
      </w:pPr>
      <w:r>
        <w:tab/>
      </w:r>
      <w:r>
        <w:tab/>
      </w:r>
      <w:r>
        <w:tab/>
      </w:r>
      <w:r>
        <w:tab/>
        <w:t>"id": 1,</w:t>
      </w:r>
    </w:p>
    <w:p w14:paraId="0ACF9F12" w14:textId="77777777" w:rsidR="004369F0" w:rsidRDefault="004369F0" w:rsidP="00F561C9">
      <w:pPr>
        <w:pStyle w:val="GOSTScript"/>
      </w:pPr>
      <w:r>
        <w:tab/>
      </w:r>
      <w:r>
        <w:tab/>
      </w:r>
      <w:r>
        <w:tab/>
      </w:r>
      <w:r>
        <w:tab/>
        <w:t>"G_S1_D_C1": "18201063940290059244",</w:t>
      </w:r>
    </w:p>
    <w:p w14:paraId="5A161C5A" w14:textId="77777777" w:rsidR="004369F0" w:rsidRDefault="004369F0" w:rsidP="00F561C9">
      <w:pPr>
        <w:pStyle w:val="GOSTScript"/>
      </w:pPr>
      <w:r>
        <w:tab/>
      </w:r>
      <w:r>
        <w:tab/>
      </w:r>
      <w:r>
        <w:tab/>
      </w:r>
      <w:r>
        <w:tab/>
        <w:t>"G_S1_D_C2": "18301171200001001112",</w:t>
      </w:r>
    </w:p>
    <w:p w14:paraId="1D4A9CFA" w14:textId="77777777" w:rsidR="004369F0" w:rsidRDefault="004369F0" w:rsidP="00F561C9">
      <w:pPr>
        <w:pStyle w:val="GOSTScript"/>
      </w:pPr>
      <w:r>
        <w:tab/>
      </w:r>
      <w:r>
        <w:tab/>
      </w:r>
      <w:r>
        <w:tab/>
      </w:r>
      <w:r>
        <w:tab/>
        <w:t>"G_S1_D_C_TP_KBK_S": "11",</w:t>
      </w:r>
    </w:p>
    <w:p w14:paraId="5274E9C7" w14:textId="77777777" w:rsidR="004369F0" w:rsidRDefault="004369F0" w:rsidP="00F561C9">
      <w:pPr>
        <w:pStyle w:val="GOSTScript"/>
      </w:pPr>
      <w:r>
        <w:tab/>
      </w:r>
      <w:r>
        <w:tab/>
      </w:r>
      <w:r>
        <w:tab/>
      </w:r>
      <w:r>
        <w:tab/>
        <w:t>"G_S1_D_C_TP_KBK_R": "10",</w:t>
      </w:r>
    </w:p>
    <w:p w14:paraId="6A3951A7" w14:textId="77777777" w:rsidR="004369F0" w:rsidRDefault="004369F0" w:rsidP="00F561C9">
      <w:pPr>
        <w:pStyle w:val="GOSTScript"/>
      </w:pPr>
      <w:r>
        <w:tab/>
      </w:r>
      <w:r>
        <w:tab/>
      </w:r>
      <w:r>
        <w:tab/>
      </w:r>
      <w:r>
        <w:tab/>
        <w:t>"G_S1_D_C4": "0000000000012040000000167",</w:t>
      </w:r>
    </w:p>
    <w:p w14:paraId="33FE761F" w14:textId="77777777" w:rsidR="004369F0" w:rsidRDefault="004369F0" w:rsidP="00F561C9">
      <w:pPr>
        <w:pStyle w:val="GOSTScript"/>
      </w:pPr>
      <w:r>
        <w:tab/>
      </w:r>
      <w:r>
        <w:tab/>
      </w:r>
      <w:r>
        <w:tab/>
      </w:r>
      <w:r>
        <w:tab/>
        <w:t>"G_S1_D_KOO": "24A0198",</w:t>
      </w:r>
    </w:p>
    <w:p w14:paraId="44063FCE" w14:textId="77777777" w:rsidR="004369F0" w:rsidRDefault="004369F0" w:rsidP="00F561C9">
      <w:pPr>
        <w:pStyle w:val="GOSTScript"/>
      </w:pPr>
      <w:r>
        <w:lastRenderedPageBreak/>
        <w:tab/>
      </w:r>
      <w:r>
        <w:tab/>
      </w:r>
      <w:r>
        <w:tab/>
      </w:r>
      <w:r>
        <w:tab/>
        <w:t>"G_S1_D_C6": 1000000.00,</w:t>
      </w:r>
    </w:p>
    <w:p w14:paraId="3ECA92AF" w14:textId="77777777" w:rsidR="004369F0" w:rsidRDefault="004369F0" w:rsidP="00F561C9">
      <w:pPr>
        <w:pStyle w:val="GOSTScript"/>
      </w:pPr>
      <w:r>
        <w:tab/>
      </w:r>
      <w:r>
        <w:tab/>
      </w:r>
      <w:r>
        <w:tab/>
      </w:r>
      <w:r>
        <w:tab/>
        <w:t>"G_S1_D_C7_1": 12000.00,</w:t>
      </w:r>
    </w:p>
    <w:p w14:paraId="7C6A1D09" w14:textId="77777777" w:rsidR="004369F0" w:rsidRDefault="004369F0" w:rsidP="00F561C9">
      <w:pPr>
        <w:pStyle w:val="GOSTScript"/>
      </w:pPr>
      <w:r>
        <w:tab/>
      </w:r>
      <w:r>
        <w:tab/>
      </w:r>
      <w:r>
        <w:tab/>
      </w:r>
      <w:r>
        <w:tab/>
        <w:t>"G_S1_D_C7_2": 2000.00,</w:t>
      </w:r>
    </w:p>
    <w:p w14:paraId="0DE8DDD4" w14:textId="77777777" w:rsidR="004369F0" w:rsidRDefault="004369F0" w:rsidP="00F561C9">
      <w:pPr>
        <w:pStyle w:val="GOSTScript"/>
      </w:pPr>
      <w:r>
        <w:tab/>
      </w:r>
      <w:r>
        <w:tab/>
      </w:r>
      <w:r>
        <w:tab/>
      </w:r>
      <w:r>
        <w:tab/>
        <w:t>"G_S1_D_C7_1_DT": 500.00,</w:t>
      </w:r>
    </w:p>
    <w:p w14:paraId="3992D5B9" w14:textId="77777777" w:rsidR="004369F0" w:rsidRDefault="004369F0" w:rsidP="00F561C9">
      <w:pPr>
        <w:pStyle w:val="GOSTScript"/>
      </w:pPr>
      <w:r>
        <w:tab/>
      </w:r>
      <w:r>
        <w:tab/>
      </w:r>
      <w:r>
        <w:tab/>
      </w:r>
      <w:r>
        <w:tab/>
        <w:t>"G_S1_D_C7_2_DT": 2112.00,</w:t>
      </w:r>
    </w:p>
    <w:p w14:paraId="511DED87" w14:textId="77777777" w:rsidR="004369F0" w:rsidRDefault="004369F0" w:rsidP="00F561C9">
      <w:pPr>
        <w:pStyle w:val="GOSTScript"/>
      </w:pPr>
      <w:r>
        <w:tab/>
      </w:r>
      <w:r>
        <w:tab/>
      </w:r>
      <w:r>
        <w:tab/>
      </w:r>
      <w:r>
        <w:tab/>
        <w:t>"G_S1_D_C8_1": 90000.00,</w:t>
      </w:r>
    </w:p>
    <w:p w14:paraId="042E2D49" w14:textId="77777777" w:rsidR="004369F0" w:rsidRDefault="004369F0" w:rsidP="00F561C9">
      <w:pPr>
        <w:pStyle w:val="GOSTScript"/>
      </w:pPr>
      <w:r>
        <w:tab/>
      </w:r>
      <w:r>
        <w:tab/>
      </w:r>
      <w:r>
        <w:tab/>
      </w:r>
      <w:r>
        <w:tab/>
        <w:t>"G_S1_D_C8_2": 1000.00,</w:t>
      </w:r>
    </w:p>
    <w:p w14:paraId="7A8C09CE" w14:textId="77777777" w:rsidR="004369F0" w:rsidRDefault="004369F0" w:rsidP="00F561C9">
      <w:pPr>
        <w:pStyle w:val="GOSTScript"/>
      </w:pPr>
      <w:r>
        <w:tab/>
      </w:r>
      <w:r>
        <w:tab/>
      </w:r>
      <w:r>
        <w:tab/>
      </w:r>
      <w:r>
        <w:tab/>
        <w:t>"G_S1_D_C8_1_KT": 200.00,</w:t>
      </w:r>
    </w:p>
    <w:p w14:paraId="69611E31" w14:textId="77777777" w:rsidR="004369F0" w:rsidRDefault="004369F0" w:rsidP="00F561C9">
      <w:pPr>
        <w:pStyle w:val="GOSTScript"/>
      </w:pPr>
      <w:r>
        <w:tab/>
      </w:r>
      <w:r>
        <w:tab/>
      </w:r>
      <w:r>
        <w:tab/>
      </w:r>
      <w:r>
        <w:tab/>
        <w:t>"G_S1_D_C8_2_KT": 3000.00,</w:t>
      </w:r>
    </w:p>
    <w:p w14:paraId="4DD02F77" w14:textId="77777777" w:rsidR="004369F0" w:rsidRDefault="004369F0" w:rsidP="00F561C9">
      <w:pPr>
        <w:pStyle w:val="GOSTScript"/>
      </w:pPr>
      <w:r>
        <w:tab/>
      </w:r>
      <w:r>
        <w:tab/>
      </w:r>
      <w:r>
        <w:tab/>
      </w:r>
      <w:r>
        <w:tab/>
        <w:t>"G_S1_D_C11": 4000.00,</w:t>
      </w:r>
    </w:p>
    <w:p w14:paraId="46B9D720" w14:textId="77777777" w:rsidR="004369F0" w:rsidRDefault="004369F0" w:rsidP="00F561C9">
      <w:pPr>
        <w:pStyle w:val="GOSTScript"/>
      </w:pPr>
      <w:r>
        <w:tab/>
      </w:r>
      <w:r>
        <w:tab/>
      </w:r>
      <w:r>
        <w:tab/>
      </w:r>
      <w:r>
        <w:tab/>
        <w:t>"G_S1_D_C12": 500.00,</w:t>
      </w:r>
    </w:p>
    <w:p w14:paraId="627EB9DE" w14:textId="77777777" w:rsidR="004369F0" w:rsidRDefault="004369F0" w:rsidP="00F561C9">
      <w:pPr>
        <w:pStyle w:val="GOSTScript"/>
      </w:pPr>
      <w:r>
        <w:tab/>
      </w:r>
      <w:r>
        <w:tab/>
      </w:r>
      <w:r>
        <w:tab/>
      </w:r>
      <w:r>
        <w:tab/>
        <w:t>"G_S1_D_C14": 25550.00,</w:t>
      </w:r>
    </w:p>
    <w:p w14:paraId="32AD7249" w14:textId="77777777" w:rsidR="004369F0" w:rsidRDefault="004369F0" w:rsidP="00F561C9">
      <w:pPr>
        <w:pStyle w:val="GOSTScript"/>
      </w:pPr>
      <w:r>
        <w:tab/>
      </w:r>
      <w:r>
        <w:tab/>
      </w:r>
      <w:r>
        <w:tab/>
      </w:r>
      <w:r>
        <w:tab/>
        <w:t>"G_S1_D_C14_KT": 8550.00,</w:t>
      </w:r>
    </w:p>
    <w:p w14:paraId="43061EEE" w14:textId="77777777" w:rsidR="004369F0" w:rsidRDefault="004369F0" w:rsidP="00F561C9">
      <w:pPr>
        <w:pStyle w:val="GOSTScript"/>
      </w:pPr>
      <w:r>
        <w:tab/>
      </w:r>
      <w:r>
        <w:tab/>
      </w:r>
      <w:r>
        <w:tab/>
      </w:r>
      <w:r>
        <w:tab/>
        <w:t>"G_S1_D_C17": 0.00,</w:t>
      </w:r>
    </w:p>
    <w:p w14:paraId="5CDD6414" w14:textId="77777777" w:rsidR="004369F0" w:rsidRDefault="004369F0" w:rsidP="00F561C9">
      <w:pPr>
        <w:pStyle w:val="GOSTScript"/>
      </w:pPr>
      <w:r>
        <w:tab/>
      </w:r>
      <w:r>
        <w:tab/>
      </w:r>
      <w:r>
        <w:tab/>
      </w:r>
      <w:r>
        <w:tab/>
        <w:t>"G_S1_D_C18": 0.00,</w:t>
      </w:r>
    </w:p>
    <w:p w14:paraId="34554861" w14:textId="77777777" w:rsidR="004369F0" w:rsidRDefault="004369F0" w:rsidP="00F561C9">
      <w:pPr>
        <w:pStyle w:val="GOSTScript"/>
      </w:pPr>
      <w:r>
        <w:tab/>
      </w:r>
      <w:r>
        <w:tab/>
      </w:r>
      <w:r>
        <w:tab/>
      </w:r>
      <w:r>
        <w:tab/>
        <w:t>"G_S1_D_C19": 30000.00,</w:t>
      </w:r>
    </w:p>
    <w:p w14:paraId="46C68768" w14:textId="77777777" w:rsidR="004369F0" w:rsidRDefault="004369F0" w:rsidP="00F561C9">
      <w:pPr>
        <w:pStyle w:val="GOSTScript"/>
      </w:pPr>
      <w:r>
        <w:tab/>
      </w:r>
      <w:r>
        <w:tab/>
      </w:r>
      <w:r>
        <w:tab/>
      </w:r>
      <w:r>
        <w:tab/>
        <w:t>"G_S1_D_C20": 4000.00,</w:t>
      </w:r>
    </w:p>
    <w:p w14:paraId="49457646" w14:textId="77777777" w:rsidR="004369F0" w:rsidRDefault="004369F0" w:rsidP="00F561C9">
      <w:pPr>
        <w:pStyle w:val="GOSTScript"/>
      </w:pPr>
      <w:r>
        <w:tab/>
      </w:r>
      <w:r>
        <w:tab/>
      </w:r>
      <w:r>
        <w:tab/>
      </w:r>
      <w:r>
        <w:tab/>
        <w:t>"G_S1_D_C21": 0.00,</w:t>
      </w:r>
    </w:p>
    <w:p w14:paraId="08D73EF0" w14:textId="77777777" w:rsidR="004369F0" w:rsidRDefault="004369F0" w:rsidP="00F561C9">
      <w:pPr>
        <w:pStyle w:val="GOSTScript"/>
      </w:pPr>
      <w:r>
        <w:tab/>
      </w:r>
      <w:r>
        <w:tab/>
      </w:r>
      <w:r>
        <w:tab/>
      </w:r>
      <w:r>
        <w:tab/>
        <w:t>"G_S1_D_SRED_KOO_Dt": 26000.00,</w:t>
      </w:r>
    </w:p>
    <w:p w14:paraId="4496390E" w14:textId="77777777" w:rsidR="004369F0" w:rsidRDefault="004369F0" w:rsidP="00F561C9">
      <w:pPr>
        <w:pStyle w:val="GOSTScript"/>
      </w:pPr>
      <w:r>
        <w:tab/>
      </w:r>
      <w:r>
        <w:tab/>
      </w:r>
      <w:r>
        <w:tab/>
      </w:r>
      <w:r>
        <w:tab/>
        <w:t>"G_S1_D_SRED_KOO_Kt": 1000.00,</w:t>
      </w:r>
    </w:p>
    <w:p w14:paraId="5217ACF2" w14:textId="77777777" w:rsidR="004369F0" w:rsidRDefault="004369F0" w:rsidP="00F561C9">
      <w:pPr>
        <w:pStyle w:val="GOSTScript"/>
      </w:pPr>
      <w:r>
        <w:tab/>
      </w:r>
      <w:r>
        <w:tab/>
      </w:r>
      <w:r>
        <w:tab/>
      </w:r>
      <w:r>
        <w:tab/>
        <w:t>"G_S1_D_KURSR_DT": 1000.00,</w:t>
      </w:r>
    </w:p>
    <w:p w14:paraId="7152981A" w14:textId="77777777" w:rsidR="004369F0" w:rsidRDefault="004369F0" w:rsidP="00F561C9">
      <w:pPr>
        <w:pStyle w:val="GOSTScript"/>
      </w:pPr>
      <w:r>
        <w:tab/>
      </w:r>
      <w:r>
        <w:tab/>
      </w:r>
      <w:r>
        <w:tab/>
      </w:r>
      <w:r>
        <w:tab/>
        <w:t>"G_S1_D_KURSR_KT": 1000.00</w:t>
      </w:r>
    </w:p>
    <w:p w14:paraId="08A215A2" w14:textId="77777777" w:rsidR="004369F0" w:rsidRDefault="004369F0" w:rsidP="00F561C9">
      <w:pPr>
        <w:pStyle w:val="GOSTScript"/>
      </w:pPr>
      <w:r>
        <w:tab/>
      </w:r>
      <w:r>
        <w:tab/>
      </w:r>
      <w:r>
        <w:tab/>
        <w:t>}</w:t>
      </w:r>
    </w:p>
    <w:p w14:paraId="4D24A8D0" w14:textId="77777777" w:rsidR="004369F0" w:rsidRDefault="004369F0" w:rsidP="00F561C9">
      <w:pPr>
        <w:pStyle w:val="GOSTScript"/>
      </w:pPr>
      <w:r>
        <w:tab/>
      </w:r>
      <w:r>
        <w:tab/>
        <w:t>],</w:t>
      </w:r>
    </w:p>
    <w:p w14:paraId="126D1FE9" w14:textId="77777777" w:rsidR="004369F0" w:rsidRDefault="004369F0" w:rsidP="00F561C9">
      <w:pPr>
        <w:pStyle w:val="GOSTScript"/>
      </w:pPr>
      <w:r>
        <w:tab/>
      </w:r>
      <w:r>
        <w:tab/>
        <w:t>"R_728_G_S3": [</w:t>
      </w:r>
    </w:p>
    <w:p w14:paraId="7F6DFA25" w14:textId="77777777" w:rsidR="004369F0" w:rsidRDefault="004369F0" w:rsidP="00F561C9">
      <w:pPr>
        <w:pStyle w:val="GOSTScript"/>
      </w:pPr>
      <w:r>
        <w:tab/>
      </w:r>
      <w:r>
        <w:tab/>
      </w:r>
      <w:r>
        <w:tab/>
        <w:t>{</w:t>
      </w:r>
    </w:p>
    <w:p w14:paraId="392248BD" w14:textId="77777777" w:rsidR="004369F0" w:rsidRDefault="004369F0" w:rsidP="00F561C9">
      <w:pPr>
        <w:pStyle w:val="GOSTScript"/>
      </w:pPr>
      <w:r>
        <w:tab/>
      </w:r>
      <w:r>
        <w:tab/>
      </w:r>
      <w:r>
        <w:tab/>
      </w:r>
      <w:r>
        <w:tab/>
        <w:t>"id": 1,</w:t>
      </w:r>
    </w:p>
    <w:p w14:paraId="734D58B1" w14:textId="77777777" w:rsidR="004369F0" w:rsidRDefault="004369F0" w:rsidP="00F561C9">
      <w:pPr>
        <w:pStyle w:val="GOSTScript"/>
      </w:pPr>
      <w:r>
        <w:tab/>
      </w:r>
      <w:r>
        <w:tab/>
      </w:r>
      <w:r>
        <w:tab/>
      </w:r>
      <w:r>
        <w:tab/>
        <w:t>"G_S3_1_D_C1": "0010763324000000001",</w:t>
      </w:r>
    </w:p>
    <w:p w14:paraId="79507CED" w14:textId="77777777" w:rsidR="004369F0" w:rsidRDefault="004369F0" w:rsidP="00F561C9">
      <w:pPr>
        <w:pStyle w:val="GOSTScript"/>
      </w:pPr>
      <w:r>
        <w:tab/>
      </w:r>
      <w:r>
        <w:tab/>
      </w:r>
      <w:r>
        <w:tab/>
      </w:r>
      <w:r>
        <w:tab/>
        <w:t>"G_S3_1_D_NUMREC": "0010763323000000961",</w:t>
      </w:r>
    </w:p>
    <w:p w14:paraId="1FD58F67" w14:textId="224AFE1E" w:rsidR="004369F0" w:rsidRDefault="004369F0" w:rsidP="00F561C9">
      <w:pPr>
        <w:pStyle w:val="GOSTScript"/>
      </w:pPr>
      <w:r>
        <w:tab/>
      </w:r>
      <w:r>
        <w:tab/>
      </w:r>
      <w:r>
        <w:tab/>
      </w:r>
      <w:r>
        <w:tab/>
        <w:t xml:space="preserve">"G_S3_1_D_TYPEBO": </w:t>
      </w:r>
      <w:ins w:id="3076" w:author="Сатлер Марина Викторовна" w:date="2024-11-08T11:40:00Z">
        <w:r w:rsidR="00160242" w:rsidRPr="00160242">
          <w:t>"Purchase"</w:t>
        </w:r>
      </w:ins>
      <w:del w:id="3077" w:author="Сатлер Марина Викторовна" w:date="2024-11-08T11:40:00Z">
        <w:r w:rsidDel="00160242">
          <w:delText>1</w:delText>
        </w:r>
      </w:del>
      <w:r>
        <w:t>,</w:t>
      </w:r>
    </w:p>
    <w:p w14:paraId="5EEB2D45" w14:textId="77777777" w:rsidR="004369F0" w:rsidRPr="00AF62DB" w:rsidRDefault="004369F0" w:rsidP="00F561C9">
      <w:pPr>
        <w:pStyle w:val="GOSTScript"/>
        <w:rPr>
          <w:lang w:val="ru-RU"/>
        </w:rPr>
      </w:pPr>
      <w:r>
        <w:tab/>
      </w:r>
      <w:r>
        <w:tab/>
      </w:r>
      <w:r>
        <w:tab/>
      </w:r>
      <w:r>
        <w:tab/>
      </w:r>
      <w:r w:rsidRPr="00AF62DB">
        <w:rPr>
          <w:lang w:val="ru-RU"/>
        </w:rPr>
        <w:t>"</w:t>
      </w:r>
      <w:r>
        <w:t>G</w:t>
      </w:r>
      <w:r w:rsidRPr="00AF62DB">
        <w:rPr>
          <w:lang w:val="ru-RU"/>
        </w:rPr>
        <w:t>_</w:t>
      </w:r>
      <w:r>
        <w:t>S</w:t>
      </w:r>
      <w:r w:rsidRPr="00AF62DB">
        <w:rPr>
          <w:lang w:val="ru-RU"/>
        </w:rPr>
        <w:t>3_1_</w:t>
      </w:r>
      <w:r>
        <w:t>D</w:t>
      </w:r>
      <w:r w:rsidRPr="00AF62DB">
        <w:rPr>
          <w:lang w:val="ru-RU"/>
        </w:rPr>
        <w:t>_</w:t>
      </w:r>
      <w:r>
        <w:t>C</w:t>
      </w:r>
      <w:r w:rsidRPr="00AF62DB">
        <w:rPr>
          <w:lang w:val="ru-RU"/>
        </w:rPr>
        <w:t>2": "контракт",</w:t>
      </w:r>
    </w:p>
    <w:p w14:paraId="7F349B83" w14:textId="77777777" w:rsidR="004369F0" w:rsidRDefault="004369F0" w:rsidP="00F561C9">
      <w:pPr>
        <w:pStyle w:val="GOSTScript"/>
      </w:pPr>
      <w:r w:rsidRPr="00AF62DB">
        <w:rPr>
          <w:lang w:val="ru-RU"/>
        </w:rPr>
        <w:tab/>
      </w:r>
      <w:r w:rsidRPr="00AF62DB">
        <w:rPr>
          <w:lang w:val="ru-RU"/>
        </w:rPr>
        <w:tab/>
      </w:r>
      <w:r w:rsidRPr="00AF62DB">
        <w:rPr>
          <w:lang w:val="ru-RU"/>
        </w:rPr>
        <w:tab/>
      </w:r>
      <w:r w:rsidRPr="00AF62DB">
        <w:rPr>
          <w:lang w:val="ru-RU"/>
        </w:rPr>
        <w:tab/>
      </w:r>
      <w:r>
        <w:t>"G_S3_1_D_C8": "643",</w:t>
      </w:r>
    </w:p>
    <w:p w14:paraId="203EDC90" w14:textId="2B961CD6" w:rsidR="004369F0" w:rsidRDefault="004369F0" w:rsidP="00F561C9">
      <w:pPr>
        <w:pStyle w:val="GOSTScript"/>
      </w:pPr>
      <w:r>
        <w:tab/>
      </w:r>
      <w:r>
        <w:tab/>
      </w:r>
      <w:r>
        <w:tab/>
      </w:r>
      <w:r>
        <w:tab/>
        <w:t xml:space="preserve">"G_S3_1_D_SIGNCURRENCYBO": </w:t>
      </w:r>
      <w:del w:id="3078" w:author="Сатлер Марина Викторовна" w:date="2024-10-28T11:24:00Z">
        <w:r w:rsidDel="00A968DE">
          <w:delText>1</w:delText>
        </w:r>
      </w:del>
      <w:ins w:id="3079" w:author="Сатлер Марина Викторовна" w:date="2024-10-28T11:24:00Z">
        <w:del w:id="3080" w:author="SUP-1467875" w:date="2024-11-29T13:28:00Z">
          <w:r w:rsidR="00A968DE" w:rsidRPr="00FD4B0F" w:rsidDel="0078228E">
            <w:delText>0</w:delText>
          </w:r>
        </w:del>
      </w:ins>
      <w:ins w:id="3081" w:author="SUP-1467875" w:date="2024-11-29T13:28:00Z">
        <w:r w:rsidR="0078228E">
          <w:t>false</w:t>
        </w:r>
      </w:ins>
      <w:r>
        <w:t>,</w:t>
      </w:r>
    </w:p>
    <w:p w14:paraId="26A0506A" w14:textId="77777777" w:rsidR="004369F0" w:rsidRDefault="004369F0" w:rsidP="00F561C9">
      <w:pPr>
        <w:pStyle w:val="GOSTScript"/>
      </w:pPr>
      <w:r>
        <w:tab/>
      </w:r>
      <w:r>
        <w:tab/>
      </w:r>
      <w:r>
        <w:tab/>
      </w:r>
      <w:r>
        <w:tab/>
        <w:t>"G_S3_1_D_FINYEARBO": "2023",</w:t>
      </w:r>
    </w:p>
    <w:p w14:paraId="7E38E1D5" w14:textId="77777777" w:rsidR="00A968DE" w:rsidRDefault="004369F0" w:rsidP="00F561C9">
      <w:pPr>
        <w:pStyle w:val="GOSTScript"/>
        <w:rPr>
          <w:ins w:id="3082" w:author="Сатлер Марина Викторовна" w:date="2024-10-28T11:24:00Z"/>
        </w:rPr>
      </w:pPr>
      <w:r>
        <w:tab/>
      </w:r>
      <w:r>
        <w:tab/>
      </w:r>
      <w:r>
        <w:tab/>
      </w:r>
      <w:r>
        <w:tab/>
        <w:t>"G_S3_1_D_FINYEARSBO": "0000"</w:t>
      </w:r>
    </w:p>
    <w:p w14:paraId="57CBEE5F" w14:textId="673C934D" w:rsidR="00A968DE" w:rsidRDefault="00A968DE" w:rsidP="00F561C9">
      <w:pPr>
        <w:pStyle w:val="GOSTScript"/>
        <w:rPr>
          <w:ins w:id="3083" w:author="Сатлер Марина Викторовна" w:date="2024-10-28T11:24:00Z"/>
        </w:rPr>
      </w:pPr>
      <w:ins w:id="3084" w:author="Сатлер Марина Викторовна" w:date="2024-10-28T11:24:00Z">
        <w:r>
          <w:tab/>
        </w:r>
        <w:r>
          <w:tab/>
        </w:r>
        <w:r>
          <w:tab/>
          <w:t>},</w:t>
        </w:r>
      </w:ins>
    </w:p>
    <w:p w14:paraId="19EBD29B" w14:textId="77777777" w:rsidR="00A968DE" w:rsidRDefault="00A968DE" w:rsidP="00F561C9">
      <w:pPr>
        <w:pStyle w:val="GOSTScript"/>
        <w:rPr>
          <w:ins w:id="3085" w:author="Сатлер Марина Викторовна" w:date="2024-10-28T11:24:00Z"/>
        </w:rPr>
      </w:pPr>
      <w:ins w:id="3086" w:author="Сатлер Марина Викторовна" w:date="2024-10-28T11:24:00Z">
        <w:r>
          <w:tab/>
        </w:r>
        <w:r>
          <w:tab/>
        </w:r>
        <w:r>
          <w:tab/>
          <w:t>{</w:t>
        </w:r>
      </w:ins>
    </w:p>
    <w:p w14:paraId="68B02A18" w14:textId="77777777" w:rsidR="00A968DE" w:rsidRDefault="00A968DE" w:rsidP="00F561C9">
      <w:pPr>
        <w:pStyle w:val="GOSTScript"/>
        <w:rPr>
          <w:ins w:id="3087" w:author="Сатлер Марина Викторовна" w:date="2024-10-28T11:24:00Z"/>
        </w:rPr>
      </w:pPr>
      <w:ins w:id="3088" w:author="Сатлер Марина Викторовна" w:date="2024-10-28T11:24:00Z">
        <w:r>
          <w:lastRenderedPageBreak/>
          <w:tab/>
        </w:r>
        <w:r>
          <w:tab/>
        </w:r>
        <w:r>
          <w:tab/>
        </w:r>
        <w:r>
          <w:tab/>
          <w:t>"id": 2,</w:t>
        </w:r>
      </w:ins>
    </w:p>
    <w:p w14:paraId="494BBC33" w14:textId="77777777" w:rsidR="00A968DE" w:rsidRDefault="00A968DE" w:rsidP="00F561C9">
      <w:pPr>
        <w:pStyle w:val="GOSTScript"/>
        <w:rPr>
          <w:ins w:id="3089" w:author="Сатлер Марина Викторовна" w:date="2024-10-28T11:24:00Z"/>
        </w:rPr>
      </w:pPr>
      <w:ins w:id="3090" w:author="Сатлер Марина Викторовна" w:date="2024-10-28T11:24:00Z">
        <w:r>
          <w:tab/>
        </w:r>
        <w:r>
          <w:tab/>
        </w:r>
        <w:r>
          <w:tab/>
        </w:r>
        <w:r>
          <w:tab/>
          <w:t>"G_S3_1_D_C1": "0010017719000000062",</w:t>
        </w:r>
      </w:ins>
    </w:p>
    <w:p w14:paraId="797FD66D" w14:textId="77777777" w:rsidR="00A968DE" w:rsidRDefault="00A968DE" w:rsidP="00F561C9">
      <w:pPr>
        <w:pStyle w:val="GOSTScript"/>
        <w:rPr>
          <w:ins w:id="3091" w:author="Сатлер Марина Викторовна" w:date="2024-10-28T11:24:00Z"/>
        </w:rPr>
      </w:pPr>
      <w:ins w:id="3092" w:author="Сатлер Марина Викторовна" w:date="2024-10-28T11:24:00Z">
        <w:r>
          <w:tab/>
        </w:r>
        <w:r>
          <w:tab/>
        </w:r>
        <w:r>
          <w:tab/>
        </w:r>
        <w:r>
          <w:tab/>
          <w:t>"G_S3_1_D_NUMREC": "0010017719000000038",</w:t>
        </w:r>
      </w:ins>
    </w:p>
    <w:p w14:paraId="38521500" w14:textId="1756FCE7" w:rsidR="00A968DE" w:rsidRDefault="00A968DE" w:rsidP="00F561C9">
      <w:pPr>
        <w:pStyle w:val="GOSTScript"/>
        <w:rPr>
          <w:ins w:id="3093" w:author="Сатлер Марина Викторовна" w:date="2024-10-28T11:24:00Z"/>
        </w:rPr>
      </w:pPr>
      <w:ins w:id="3094" w:author="Сатлер Марина Викторовна" w:date="2024-10-28T11:24:00Z">
        <w:r>
          <w:tab/>
        </w:r>
        <w:r>
          <w:tab/>
        </w:r>
        <w:r>
          <w:tab/>
        </w:r>
        <w:r>
          <w:tab/>
          <w:t xml:space="preserve">"G_S3_1_D_TYPEBO": </w:t>
        </w:r>
      </w:ins>
      <w:ins w:id="3095" w:author="Сатлер Марина Викторовна" w:date="2024-11-08T11:40:00Z">
        <w:r w:rsidR="00160242" w:rsidRPr="00160242">
          <w:t>"Other"</w:t>
        </w:r>
      </w:ins>
      <w:ins w:id="3096" w:author="Сатлер Марина Викторовна" w:date="2024-10-28T11:24:00Z">
        <w:r>
          <w:t>,</w:t>
        </w:r>
      </w:ins>
    </w:p>
    <w:p w14:paraId="3FFC6F27" w14:textId="77777777" w:rsidR="00A968DE" w:rsidRPr="00AF62DB" w:rsidRDefault="00A968DE" w:rsidP="00F561C9">
      <w:pPr>
        <w:pStyle w:val="GOSTScript"/>
        <w:rPr>
          <w:ins w:id="3097" w:author="Сатлер Марина Викторовна" w:date="2024-10-28T11:24:00Z"/>
          <w:lang w:val="ru-RU"/>
        </w:rPr>
      </w:pPr>
      <w:ins w:id="3098" w:author="Сатлер Марина Викторовна" w:date="2024-10-28T11:24:00Z">
        <w:r>
          <w:tab/>
        </w:r>
        <w:r>
          <w:tab/>
        </w:r>
        <w:r>
          <w:tab/>
        </w:r>
        <w:r>
          <w:tab/>
        </w:r>
        <w:r w:rsidRPr="00AF62DB">
          <w:rPr>
            <w:lang w:val="ru-RU"/>
          </w:rPr>
          <w:t>"</w:t>
        </w:r>
        <w:r>
          <w:t>G</w:t>
        </w:r>
        <w:r w:rsidRPr="00AF62DB">
          <w:rPr>
            <w:lang w:val="ru-RU"/>
          </w:rPr>
          <w:t>_</w:t>
        </w:r>
        <w:r>
          <w:t>S</w:t>
        </w:r>
        <w:r w:rsidRPr="00AF62DB">
          <w:rPr>
            <w:lang w:val="ru-RU"/>
          </w:rPr>
          <w:t>3_1_</w:t>
        </w:r>
        <w:r>
          <w:t>D</w:t>
        </w:r>
        <w:r w:rsidRPr="00AF62DB">
          <w:rPr>
            <w:lang w:val="ru-RU"/>
          </w:rPr>
          <w:t>_</w:t>
        </w:r>
        <w:r>
          <w:t>C</w:t>
        </w:r>
        <w:r w:rsidRPr="00AF62DB">
          <w:rPr>
            <w:lang w:val="ru-RU"/>
          </w:rPr>
          <w:t>2": "Договор",</w:t>
        </w:r>
      </w:ins>
    </w:p>
    <w:p w14:paraId="5240EFF4" w14:textId="77777777" w:rsidR="00A968DE" w:rsidRDefault="00A968DE" w:rsidP="00F561C9">
      <w:pPr>
        <w:pStyle w:val="GOSTScript"/>
        <w:rPr>
          <w:ins w:id="3099" w:author="Сатлер Марина Викторовна" w:date="2024-10-28T11:24:00Z"/>
        </w:rPr>
      </w:pPr>
      <w:ins w:id="3100" w:author="Сатлер Марина Викторовна" w:date="2024-10-28T11:24:00Z">
        <w:r w:rsidRPr="00AF62DB">
          <w:rPr>
            <w:lang w:val="ru-RU"/>
          </w:rPr>
          <w:tab/>
        </w:r>
        <w:r w:rsidRPr="00AF62DB">
          <w:rPr>
            <w:lang w:val="ru-RU"/>
          </w:rPr>
          <w:tab/>
        </w:r>
        <w:r w:rsidRPr="00AF62DB">
          <w:rPr>
            <w:lang w:val="ru-RU"/>
          </w:rPr>
          <w:tab/>
        </w:r>
        <w:r w:rsidRPr="00AF62DB">
          <w:rPr>
            <w:lang w:val="ru-RU"/>
          </w:rPr>
          <w:tab/>
        </w:r>
        <w:r>
          <w:t>"G_S3_1_D_C8": "643",</w:t>
        </w:r>
      </w:ins>
    </w:p>
    <w:p w14:paraId="204233BE" w14:textId="024B7444" w:rsidR="00A968DE" w:rsidRDefault="00A968DE" w:rsidP="00F561C9">
      <w:pPr>
        <w:pStyle w:val="GOSTScript"/>
        <w:rPr>
          <w:ins w:id="3101" w:author="Сатлер Марина Викторовна" w:date="2024-10-28T11:24:00Z"/>
        </w:rPr>
      </w:pPr>
      <w:ins w:id="3102" w:author="Сатлер Марина Викторовна" w:date="2024-10-28T11:24:00Z">
        <w:r>
          <w:tab/>
        </w:r>
        <w:r>
          <w:tab/>
        </w:r>
        <w:r>
          <w:tab/>
        </w:r>
        <w:r>
          <w:tab/>
          <w:t xml:space="preserve">"G_S3_1_D_SIGNCURRENCYBO": </w:t>
        </w:r>
        <w:del w:id="3103" w:author="SUP-1467875" w:date="2024-11-29T13:28:00Z">
          <w:r w:rsidDel="0078228E">
            <w:delText>0</w:delText>
          </w:r>
        </w:del>
      </w:ins>
      <w:ins w:id="3104" w:author="SUP-1467875" w:date="2024-11-29T13:28:00Z">
        <w:r w:rsidR="0078228E">
          <w:t>false</w:t>
        </w:r>
      </w:ins>
      <w:ins w:id="3105" w:author="Сатлер Марина Викторовна" w:date="2024-10-28T11:24:00Z">
        <w:r>
          <w:t>,</w:t>
        </w:r>
      </w:ins>
    </w:p>
    <w:p w14:paraId="26C7BA2B" w14:textId="77777777" w:rsidR="00A968DE" w:rsidRDefault="00A968DE" w:rsidP="00F561C9">
      <w:pPr>
        <w:pStyle w:val="GOSTScript"/>
        <w:rPr>
          <w:ins w:id="3106" w:author="Сатлер Марина Викторовна" w:date="2024-10-28T11:24:00Z"/>
        </w:rPr>
      </w:pPr>
      <w:ins w:id="3107" w:author="Сатлер Марина Викторовна" w:date="2024-10-28T11:24:00Z">
        <w:r>
          <w:tab/>
        </w:r>
        <w:r>
          <w:tab/>
        </w:r>
        <w:r>
          <w:tab/>
        </w:r>
        <w:r>
          <w:tab/>
          <w:t>"G_S3_1_D_FINYEARBO": "2023",</w:t>
        </w:r>
      </w:ins>
    </w:p>
    <w:p w14:paraId="573DDBA9" w14:textId="77777777" w:rsidR="00A968DE" w:rsidRDefault="00A968DE" w:rsidP="00F561C9">
      <w:pPr>
        <w:pStyle w:val="GOSTScript"/>
        <w:rPr>
          <w:ins w:id="3108" w:author="Сатлер Марина Викторовна" w:date="2024-10-28T11:24:00Z"/>
        </w:rPr>
      </w:pPr>
      <w:ins w:id="3109" w:author="Сатлер Марина Викторовна" w:date="2024-10-28T11:24:00Z">
        <w:r>
          <w:tab/>
        </w:r>
        <w:r>
          <w:tab/>
        </w:r>
        <w:r>
          <w:tab/>
        </w:r>
        <w:r>
          <w:tab/>
          <w:t>"G_S3_1_D_FINYEARSBO": "0000"</w:t>
        </w:r>
      </w:ins>
    </w:p>
    <w:p w14:paraId="7B20CCA4" w14:textId="77777777" w:rsidR="00A968DE" w:rsidRDefault="00A968DE" w:rsidP="00F561C9">
      <w:pPr>
        <w:pStyle w:val="GOSTScript"/>
        <w:rPr>
          <w:ins w:id="3110" w:author="Сатлер Марина Викторовна" w:date="2024-10-28T11:24:00Z"/>
        </w:rPr>
      </w:pPr>
      <w:ins w:id="3111" w:author="Сатлер Марина Викторовна" w:date="2024-10-28T11:24:00Z">
        <w:r>
          <w:tab/>
        </w:r>
        <w:r>
          <w:tab/>
        </w:r>
        <w:r>
          <w:tab/>
          <w:t>}</w:t>
        </w:r>
      </w:ins>
    </w:p>
    <w:p w14:paraId="34579F26" w14:textId="77777777" w:rsidR="00A968DE" w:rsidRDefault="00A968DE" w:rsidP="00F561C9">
      <w:pPr>
        <w:pStyle w:val="GOSTScript"/>
        <w:rPr>
          <w:ins w:id="3112" w:author="Сатлер Марина Викторовна" w:date="2024-10-28T11:24:00Z"/>
        </w:rPr>
      </w:pPr>
      <w:ins w:id="3113" w:author="Сатлер Марина Викторовна" w:date="2024-10-28T11:24:00Z">
        <w:r>
          <w:tab/>
        </w:r>
        <w:r>
          <w:tab/>
          <w:t>],</w:t>
        </w:r>
      </w:ins>
    </w:p>
    <w:p w14:paraId="20813A1E" w14:textId="77777777" w:rsidR="00A968DE" w:rsidRDefault="00A968DE" w:rsidP="00F561C9">
      <w:pPr>
        <w:pStyle w:val="GOSTScript"/>
        <w:rPr>
          <w:ins w:id="3114" w:author="Сатлер Марина Викторовна" w:date="2024-10-28T11:24:00Z"/>
        </w:rPr>
      </w:pPr>
      <w:ins w:id="3115" w:author="Сатлер Марина Викторовна" w:date="2024-10-28T11:24:00Z">
        <w:r>
          <w:tab/>
        </w:r>
        <w:r>
          <w:tab/>
          <w:t>"R_728_G_S3_2": [</w:t>
        </w:r>
      </w:ins>
    </w:p>
    <w:p w14:paraId="189F450D" w14:textId="77777777" w:rsidR="00A968DE" w:rsidRDefault="00A968DE" w:rsidP="00F561C9">
      <w:pPr>
        <w:pStyle w:val="GOSTScript"/>
        <w:rPr>
          <w:ins w:id="3116" w:author="Сатлер Марина Викторовна" w:date="2024-10-28T11:24:00Z"/>
        </w:rPr>
      </w:pPr>
      <w:ins w:id="3117" w:author="Сатлер Марина Викторовна" w:date="2024-10-28T11:24:00Z">
        <w:r>
          <w:tab/>
        </w:r>
        <w:r>
          <w:tab/>
        </w:r>
        <w:r>
          <w:tab/>
          <w:t>{</w:t>
        </w:r>
      </w:ins>
    </w:p>
    <w:p w14:paraId="727D5ED0" w14:textId="3128C762" w:rsidR="00A968DE" w:rsidRDefault="00A968DE" w:rsidP="00F561C9">
      <w:pPr>
        <w:pStyle w:val="GOSTScript"/>
        <w:rPr>
          <w:ins w:id="3118" w:author="Сатлер Марина Викторовна" w:date="2024-10-28T11:24:00Z"/>
        </w:rPr>
      </w:pPr>
      <w:ins w:id="3119" w:author="Сатлер Марина Викторовна" w:date="2024-10-28T11:24:00Z">
        <w:r>
          <w:tab/>
        </w:r>
        <w:r>
          <w:tab/>
        </w:r>
        <w:r>
          <w:tab/>
        </w:r>
        <w:r>
          <w:tab/>
          <w:t>"G_S3_2_D_C1": "0010763324000000001",</w:t>
        </w:r>
      </w:ins>
    </w:p>
    <w:p w14:paraId="6F39ACA6" w14:textId="4EAB46C0" w:rsidR="004369F0" w:rsidDel="00A968DE" w:rsidRDefault="004369F0" w:rsidP="00F561C9">
      <w:pPr>
        <w:pStyle w:val="GOSTScript"/>
        <w:rPr>
          <w:del w:id="3120" w:author="Сатлер Марина Викторовна" w:date="2024-10-28T11:24:00Z"/>
        </w:rPr>
      </w:pPr>
      <w:del w:id="3121" w:author="Сатлер Марина Викторовна" w:date="2024-10-28T11:24:00Z">
        <w:r w:rsidDel="00A968DE">
          <w:delText>,</w:delText>
        </w:r>
      </w:del>
    </w:p>
    <w:p w14:paraId="12A15AB6" w14:textId="77777777" w:rsidR="004369F0" w:rsidRDefault="004369F0" w:rsidP="00F561C9">
      <w:pPr>
        <w:pStyle w:val="GOSTScript"/>
      </w:pPr>
      <w:r>
        <w:tab/>
      </w:r>
      <w:r>
        <w:tab/>
      </w:r>
      <w:r>
        <w:tab/>
      </w:r>
      <w:r>
        <w:tab/>
        <w:t>"G_S3_2_D_C4": "18201063940290059244",</w:t>
      </w:r>
    </w:p>
    <w:p w14:paraId="5321BC14" w14:textId="3275B271" w:rsidR="004369F0" w:rsidRDefault="004369F0" w:rsidP="00F561C9">
      <w:pPr>
        <w:pStyle w:val="GOSTScript"/>
      </w:pPr>
      <w:r>
        <w:tab/>
      </w:r>
      <w:r>
        <w:tab/>
      </w:r>
      <w:r>
        <w:tab/>
      </w:r>
      <w:r>
        <w:tab/>
        <w:t>"G_S3_2_D_C5": "18301171200001001112",</w:t>
      </w:r>
    </w:p>
    <w:p w14:paraId="50391B70" w14:textId="77777777" w:rsidR="004369F0" w:rsidRDefault="004369F0" w:rsidP="00F561C9">
      <w:pPr>
        <w:pStyle w:val="GOSTScript"/>
      </w:pPr>
      <w:r>
        <w:tab/>
      </w:r>
      <w:r>
        <w:tab/>
      </w:r>
      <w:r>
        <w:tab/>
      </w:r>
      <w:r>
        <w:tab/>
        <w:t>"G_S3_2_D_C4_2": "11",</w:t>
      </w:r>
    </w:p>
    <w:p w14:paraId="39DE7F2A" w14:textId="77777777" w:rsidR="004369F0" w:rsidRDefault="004369F0" w:rsidP="00F561C9">
      <w:pPr>
        <w:pStyle w:val="GOSTScript"/>
      </w:pPr>
      <w:r>
        <w:tab/>
      </w:r>
      <w:r>
        <w:tab/>
      </w:r>
      <w:r>
        <w:tab/>
      </w:r>
      <w:r>
        <w:tab/>
        <w:t>"G_S3_2_D_C5_2": "10",</w:t>
      </w:r>
    </w:p>
    <w:p w14:paraId="27C1422E" w14:textId="77777777" w:rsidR="004369F0" w:rsidRDefault="004369F0" w:rsidP="00F561C9">
      <w:pPr>
        <w:pStyle w:val="GOSTScript"/>
      </w:pPr>
      <w:r>
        <w:tab/>
      </w:r>
      <w:r>
        <w:tab/>
      </w:r>
      <w:r>
        <w:tab/>
      </w:r>
      <w:r>
        <w:tab/>
        <w:t>"G_S3_2_D_C8": 10000.00,</w:t>
      </w:r>
    </w:p>
    <w:p w14:paraId="3C14A2F9" w14:textId="77777777" w:rsidR="004369F0" w:rsidRDefault="004369F0" w:rsidP="00F561C9">
      <w:pPr>
        <w:pStyle w:val="GOSTScript"/>
      </w:pPr>
      <w:r>
        <w:tab/>
      </w:r>
      <w:r>
        <w:tab/>
      </w:r>
      <w:r>
        <w:tab/>
      </w:r>
      <w:r>
        <w:tab/>
        <w:t>"G_S3_2_D_C11": 10000.00,</w:t>
      </w:r>
    </w:p>
    <w:p w14:paraId="7EBCF023" w14:textId="77777777" w:rsidR="004369F0" w:rsidRDefault="004369F0" w:rsidP="00F561C9">
      <w:pPr>
        <w:pStyle w:val="GOSTScript"/>
      </w:pPr>
      <w:r>
        <w:tab/>
      </w:r>
      <w:r>
        <w:tab/>
      </w:r>
      <w:r>
        <w:tab/>
      </w:r>
      <w:r>
        <w:tab/>
        <w:t>"G_S3_2_D_C12": 5000.00,</w:t>
      </w:r>
    </w:p>
    <w:p w14:paraId="31556C12" w14:textId="77777777" w:rsidR="004369F0" w:rsidRDefault="004369F0" w:rsidP="00F561C9">
      <w:pPr>
        <w:pStyle w:val="GOSTScript"/>
      </w:pPr>
      <w:r>
        <w:tab/>
      </w:r>
      <w:r>
        <w:tab/>
      </w:r>
      <w:r>
        <w:tab/>
      </w:r>
      <w:r>
        <w:tab/>
        <w:t>"G_S3_2_D_C13": 5000.00,</w:t>
      </w:r>
    </w:p>
    <w:p w14:paraId="351FC409" w14:textId="77777777" w:rsidR="004369F0" w:rsidRDefault="004369F0" w:rsidP="00F561C9">
      <w:pPr>
        <w:pStyle w:val="GOSTScript"/>
      </w:pPr>
      <w:r>
        <w:tab/>
      </w:r>
      <w:r>
        <w:tab/>
      </w:r>
      <w:r>
        <w:tab/>
      </w:r>
      <w:r>
        <w:tab/>
        <w:t>"G_S3_2_D_C14": 2000.00,</w:t>
      </w:r>
    </w:p>
    <w:p w14:paraId="1EB04A6A" w14:textId="77777777" w:rsidR="004369F0" w:rsidRDefault="004369F0" w:rsidP="00F561C9">
      <w:pPr>
        <w:pStyle w:val="GOSTScript"/>
      </w:pPr>
      <w:r>
        <w:tab/>
      </w:r>
      <w:r>
        <w:tab/>
      </w:r>
      <w:r>
        <w:tab/>
      </w:r>
      <w:r>
        <w:tab/>
        <w:t>"G_S3_2_D_C15": 2000.00,</w:t>
      </w:r>
    </w:p>
    <w:p w14:paraId="6C238060" w14:textId="77777777" w:rsidR="004369F0" w:rsidRDefault="004369F0" w:rsidP="00F561C9">
      <w:pPr>
        <w:pStyle w:val="GOSTScript"/>
      </w:pPr>
      <w:r>
        <w:tab/>
      </w:r>
      <w:r>
        <w:tab/>
      </w:r>
      <w:r>
        <w:tab/>
      </w:r>
      <w:r>
        <w:tab/>
        <w:t>"G_S3_2_D_C16": 1000.00,</w:t>
      </w:r>
    </w:p>
    <w:p w14:paraId="2900C1BC" w14:textId="77777777" w:rsidR="004369F0" w:rsidRDefault="004369F0" w:rsidP="00F561C9">
      <w:pPr>
        <w:pStyle w:val="GOSTScript"/>
      </w:pPr>
      <w:r>
        <w:tab/>
      </w:r>
      <w:r>
        <w:tab/>
      </w:r>
      <w:r>
        <w:tab/>
      </w:r>
      <w:r>
        <w:tab/>
        <w:t>"G_S3_2_D_C17": 1000.00,</w:t>
      </w:r>
    </w:p>
    <w:p w14:paraId="1D1521A4" w14:textId="77777777" w:rsidR="004369F0" w:rsidRDefault="004369F0" w:rsidP="00F561C9">
      <w:pPr>
        <w:pStyle w:val="GOSTScript"/>
      </w:pPr>
      <w:r>
        <w:tab/>
      </w:r>
      <w:r>
        <w:tab/>
      </w:r>
      <w:r>
        <w:tab/>
      </w:r>
      <w:r>
        <w:tab/>
        <w:t>"G_S3_2_D_C18": 2000.00,</w:t>
      </w:r>
    </w:p>
    <w:p w14:paraId="4EB849F9" w14:textId="77777777" w:rsidR="004369F0" w:rsidRDefault="004369F0" w:rsidP="00F561C9">
      <w:pPr>
        <w:pStyle w:val="GOSTScript"/>
      </w:pPr>
      <w:r>
        <w:tab/>
      </w:r>
      <w:r>
        <w:tab/>
      </w:r>
      <w:r>
        <w:tab/>
      </w:r>
      <w:r>
        <w:tab/>
        <w:t>"G_S3_2_D_C19": 2000.00</w:t>
      </w:r>
    </w:p>
    <w:p w14:paraId="1CB426DA" w14:textId="1AA2ADFA" w:rsidR="00170D70" w:rsidRDefault="004369F0" w:rsidP="00F561C9">
      <w:pPr>
        <w:pStyle w:val="GOSTScript"/>
        <w:rPr>
          <w:ins w:id="3122" w:author="Сатлер Марина Викторовна" w:date="2024-10-28T11:25:00Z"/>
        </w:rPr>
      </w:pPr>
      <w:r>
        <w:tab/>
      </w:r>
      <w:r>
        <w:tab/>
      </w:r>
      <w:r>
        <w:tab/>
        <w:t>}</w:t>
      </w:r>
      <w:ins w:id="3123" w:author="Сатлер Марина Викторовна" w:date="2024-10-28T11:25:00Z">
        <w:r w:rsidR="00170D70">
          <w:t>,</w:t>
        </w:r>
      </w:ins>
    </w:p>
    <w:p w14:paraId="46433570" w14:textId="77777777" w:rsidR="00170D70" w:rsidRDefault="00170D70" w:rsidP="00F561C9">
      <w:pPr>
        <w:pStyle w:val="GOSTScript"/>
        <w:rPr>
          <w:ins w:id="3124" w:author="Сатлер Марина Викторовна" w:date="2024-10-28T11:25:00Z"/>
        </w:rPr>
      </w:pPr>
      <w:ins w:id="3125" w:author="Сатлер Марина Викторовна" w:date="2024-10-28T11:25:00Z">
        <w:r>
          <w:tab/>
        </w:r>
        <w:r>
          <w:tab/>
        </w:r>
        <w:r>
          <w:tab/>
          <w:t>{</w:t>
        </w:r>
      </w:ins>
    </w:p>
    <w:p w14:paraId="1B65E507" w14:textId="77777777" w:rsidR="00170D70" w:rsidRDefault="00170D70" w:rsidP="00F561C9">
      <w:pPr>
        <w:pStyle w:val="GOSTScript"/>
        <w:rPr>
          <w:ins w:id="3126" w:author="Сатлер Марина Викторовна" w:date="2024-10-28T11:25:00Z"/>
        </w:rPr>
      </w:pPr>
      <w:ins w:id="3127" w:author="Сатлер Марина Викторовна" w:date="2024-10-28T11:25:00Z">
        <w:r>
          <w:tab/>
        </w:r>
        <w:r>
          <w:tab/>
        </w:r>
        <w:r>
          <w:tab/>
        </w:r>
        <w:r>
          <w:tab/>
          <w:t>"G_S3_2_D_C1": "0010017719000000062",</w:t>
        </w:r>
      </w:ins>
    </w:p>
    <w:p w14:paraId="2F100121" w14:textId="77777777" w:rsidR="00170D70" w:rsidRDefault="00170D70" w:rsidP="00F561C9">
      <w:pPr>
        <w:pStyle w:val="GOSTScript"/>
        <w:rPr>
          <w:ins w:id="3128" w:author="Сатлер Марина Викторовна" w:date="2024-10-28T11:25:00Z"/>
        </w:rPr>
      </w:pPr>
      <w:ins w:id="3129" w:author="Сатлер Марина Викторовна" w:date="2024-10-28T11:25:00Z">
        <w:r>
          <w:tab/>
        </w:r>
        <w:r>
          <w:tab/>
        </w:r>
        <w:r>
          <w:tab/>
        </w:r>
        <w:r>
          <w:tab/>
          <w:t>"G_S3_2_D_C4": "18201063940290059244",</w:t>
        </w:r>
      </w:ins>
    </w:p>
    <w:p w14:paraId="140822B0" w14:textId="03A19852" w:rsidR="00170D70" w:rsidRDefault="00170D70" w:rsidP="00F561C9">
      <w:pPr>
        <w:pStyle w:val="GOSTScript"/>
        <w:rPr>
          <w:ins w:id="3130" w:author="Сатлер Марина Викторовна" w:date="2024-10-28T11:25:00Z"/>
        </w:rPr>
      </w:pPr>
      <w:ins w:id="3131" w:author="Сатлер Марина Викторовна" w:date="2024-10-28T11:25:00Z">
        <w:r>
          <w:tab/>
        </w:r>
        <w:r>
          <w:tab/>
        </w:r>
        <w:r>
          <w:tab/>
        </w:r>
        <w:r>
          <w:tab/>
          <w:t>"G_S3_2_D_C5": "</w:t>
        </w:r>
      </w:ins>
      <w:ins w:id="3132" w:author="Сатлер Марина Викторовна" w:date="2024-10-28T11:37:00Z">
        <w:r w:rsidR="005E3A16" w:rsidRPr="005E3A16">
          <w:t>18</w:t>
        </w:r>
      </w:ins>
      <w:ins w:id="3133" w:author="Сатлер Марина Викторовна" w:date="2024-10-28T11:43:00Z">
        <w:r w:rsidR="0057641E" w:rsidRPr="00FD4B0F">
          <w:t>3</w:t>
        </w:r>
      </w:ins>
      <w:ins w:id="3134" w:author="Сатлер Марина Викторовна" w:date="2024-10-28T11:37:00Z">
        <w:r w:rsidR="005E3A16" w:rsidRPr="005E3A16">
          <w:t>03020840690061244</w:t>
        </w:r>
      </w:ins>
      <w:ins w:id="3135" w:author="Сатлер Марина Викторовна" w:date="2024-10-28T11:25:00Z">
        <w:r>
          <w:t>",</w:t>
        </w:r>
      </w:ins>
    </w:p>
    <w:p w14:paraId="1727694C" w14:textId="77777777" w:rsidR="00170D70" w:rsidRDefault="00170D70" w:rsidP="00F561C9">
      <w:pPr>
        <w:pStyle w:val="GOSTScript"/>
        <w:rPr>
          <w:ins w:id="3136" w:author="Сатлер Марина Викторовна" w:date="2024-10-28T11:25:00Z"/>
        </w:rPr>
      </w:pPr>
      <w:ins w:id="3137" w:author="Сатлер Марина Викторовна" w:date="2024-10-28T11:25:00Z">
        <w:r>
          <w:tab/>
        </w:r>
        <w:r>
          <w:tab/>
        </w:r>
        <w:r>
          <w:tab/>
        </w:r>
        <w:r>
          <w:tab/>
          <w:t>"G_S3_2_D_C4_2": "11",</w:t>
        </w:r>
      </w:ins>
    </w:p>
    <w:p w14:paraId="5DFF344B" w14:textId="25DC915B" w:rsidR="00170D70" w:rsidRDefault="00170D70" w:rsidP="00F561C9">
      <w:pPr>
        <w:pStyle w:val="GOSTScript"/>
        <w:rPr>
          <w:ins w:id="3138" w:author="Сатлер Марина Викторовна" w:date="2024-10-28T11:25:00Z"/>
        </w:rPr>
      </w:pPr>
      <w:ins w:id="3139" w:author="Сатлер Марина Викторовна" w:date="2024-10-28T11:25:00Z">
        <w:r>
          <w:tab/>
        </w:r>
        <w:r>
          <w:tab/>
        </w:r>
        <w:r>
          <w:tab/>
        </w:r>
        <w:r>
          <w:tab/>
          <w:t>"G_S3_2_D_C5_2": "1</w:t>
        </w:r>
      </w:ins>
      <w:ins w:id="3140" w:author="Сатлер Марина Викторовна" w:date="2024-10-28T11:37:00Z">
        <w:r w:rsidR="005E3A16" w:rsidRPr="00FD4B0F">
          <w:t>1</w:t>
        </w:r>
      </w:ins>
      <w:ins w:id="3141" w:author="Сатлер Марина Викторовна" w:date="2024-10-28T11:25:00Z">
        <w:r>
          <w:t>",</w:t>
        </w:r>
      </w:ins>
    </w:p>
    <w:p w14:paraId="2285F71E" w14:textId="77777777" w:rsidR="00170D70" w:rsidRDefault="00170D70" w:rsidP="00F561C9">
      <w:pPr>
        <w:pStyle w:val="GOSTScript"/>
        <w:rPr>
          <w:ins w:id="3142" w:author="Сатлер Марина Викторовна" w:date="2024-10-28T11:25:00Z"/>
        </w:rPr>
      </w:pPr>
      <w:ins w:id="3143" w:author="Сатлер Марина Викторовна" w:date="2024-10-28T11:25:00Z">
        <w:r>
          <w:tab/>
        </w:r>
        <w:r>
          <w:tab/>
        </w:r>
        <w:r>
          <w:tab/>
        </w:r>
        <w:r>
          <w:tab/>
          <w:t>"G_S3_2_D_C8": 22000.00,</w:t>
        </w:r>
      </w:ins>
    </w:p>
    <w:p w14:paraId="0865F386" w14:textId="77777777" w:rsidR="00170D70" w:rsidRDefault="00170D70" w:rsidP="00F561C9">
      <w:pPr>
        <w:pStyle w:val="GOSTScript"/>
        <w:rPr>
          <w:ins w:id="3144" w:author="Сатлер Марина Викторовна" w:date="2024-10-28T11:25:00Z"/>
        </w:rPr>
      </w:pPr>
      <w:ins w:id="3145" w:author="Сатлер Марина Викторовна" w:date="2024-10-28T11:25:00Z">
        <w:r>
          <w:lastRenderedPageBreak/>
          <w:tab/>
        </w:r>
        <w:r>
          <w:tab/>
        </w:r>
        <w:r>
          <w:tab/>
        </w:r>
        <w:r>
          <w:tab/>
          <w:t>"G_S3_2_D_C11": 22000.00,</w:t>
        </w:r>
      </w:ins>
    </w:p>
    <w:p w14:paraId="4A3C02F1" w14:textId="77777777" w:rsidR="00170D70" w:rsidRDefault="00170D70" w:rsidP="00F561C9">
      <w:pPr>
        <w:pStyle w:val="GOSTScript"/>
        <w:rPr>
          <w:ins w:id="3146" w:author="Сатлер Марина Викторовна" w:date="2024-10-28T11:25:00Z"/>
        </w:rPr>
      </w:pPr>
      <w:ins w:id="3147" w:author="Сатлер Марина Викторовна" w:date="2024-10-28T11:25:00Z">
        <w:r>
          <w:tab/>
        </w:r>
        <w:r>
          <w:tab/>
        </w:r>
        <w:r>
          <w:tab/>
        </w:r>
        <w:r>
          <w:tab/>
          <w:t>"G_S3_2_D_C12": 1000.00,</w:t>
        </w:r>
      </w:ins>
    </w:p>
    <w:p w14:paraId="7B49B848" w14:textId="77777777" w:rsidR="00170D70" w:rsidRDefault="00170D70" w:rsidP="00F561C9">
      <w:pPr>
        <w:pStyle w:val="GOSTScript"/>
        <w:rPr>
          <w:ins w:id="3148" w:author="Сатлер Марина Викторовна" w:date="2024-10-28T11:25:00Z"/>
        </w:rPr>
      </w:pPr>
      <w:ins w:id="3149" w:author="Сатлер Марина Викторовна" w:date="2024-10-28T11:25:00Z">
        <w:r>
          <w:tab/>
        </w:r>
        <w:r>
          <w:tab/>
        </w:r>
        <w:r>
          <w:tab/>
        </w:r>
        <w:r>
          <w:tab/>
          <w:t>"G_S3_2_D_C13": 1000.00,</w:t>
        </w:r>
      </w:ins>
    </w:p>
    <w:p w14:paraId="562F8F1A" w14:textId="77777777" w:rsidR="00170D70" w:rsidRDefault="00170D70" w:rsidP="00F561C9">
      <w:pPr>
        <w:pStyle w:val="GOSTScript"/>
        <w:rPr>
          <w:ins w:id="3150" w:author="Сатлер Марина Викторовна" w:date="2024-10-28T11:25:00Z"/>
        </w:rPr>
      </w:pPr>
      <w:ins w:id="3151" w:author="Сатлер Марина Викторовна" w:date="2024-10-28T11:25:00Z">
        <w:r>
          <w:tab/>
        </w:r>
        <w:r>
          <w:tab/>
        </w:r>
        <w:r>
          <w:tab/>
        </w:r>
        <w:r>
          <w:tab/>
          <w:t>"G_S3_2_D_C14": 5000.00,</w:t>
        </w:r>
      </w:ins>
    </w:p>
    <w:p w14:paraId="7991B67A" w14:textId="77777777" w:rsidR="00170D70" w:rsidRDefault="00170D70" w:rsidP="00F561C9">
      <w:pPr>
        <w:pStyle w:val="GOSTScript"/>
        <w:rPr>
          <w:ins w:id="3152" w:author="Сатлер Марина Викторовна" w:date="2024-10-28T11:25:00Z"/>
        </w:rPr>
      </w:pPr>
      <w:ins w:id="3153" w:author="Сатлер Марина Викторовна" w:date="2024-10-28T11:25:00Z">
        <w:r>
          <w:tab/>
        </w:r>
        <w:r>
          <w:tab/>
        </w:r>
        <w:r>
          <w:tab/>
        </w:r>
        <w:r>
          <w:tab/>
          <w:t>"G_S3_2_D_C15": 5000.00,</w:t>
        </w:r>
      </w:ins>
    </w:p>
    <w:p w14:paraId="661264F2" w14:textId="77777777" w:rsidR="00170D70" w:rsidRDefault="00170D70" w:rsidP="00F561C9">
      <w:pPr>
        <w:pStyle w:val="GOSTScript"/>
        <w:rPr>
          <w:ins w:id="3154" w:author="Сатлер Марина Викторовна" w:date="2024-10-28T11:25:00Z"/>
        </w:rPr>
      </w:pPr>
      <w:ins w:id="3155" w:author="Сатлер Марина Викторовна" w:date="2024-10-28T11:25:00Z">
        <w:r>
          <w:tab/>
        </w:r>
        <w:r>
          <w:tab/>
        </w:r>
        <w:r>
          <w:tab/>
        </w:r>
        <w:r>
          <w:tab/>
          <w:t>"G_S3_2_D_C16": 6000.00,</w:t>
        </w:r>
      </w:ins>
    </w:p>
    <w:p w14:paraId="6AB79737" w14:textId="77777777" w:rsidR="00170D70" w:rsidRDefault="00170D70" w:rsidP="00F561C9">
      <w:pPr>
        <w:pStyle w:val="GOSTScript"/>
        <w:rPr>
          <w:ins w:id="3156" w:author="Сатлер Марина Викторовна" w:date="2024-10-28T11:25:00Z"/>
        </w:rPr>
      </w:pPr>
      <w:ins w:id="3157" w:author="Сатлер Марина Викторовна" w:date="2024-10-28T11:25:00Z">
        <w:r>
          <w:tab/>
        </w:r>
        <w:r>
          <w:tab/>
        </w:r>
        <w:r>
          <w:tab/>
        </w:r>
        <w:r>
          <w:tab/>
          <w:t>"G_S3_2_D_C17": 6000.00,</w:t>
        </w:r>
      </w:ins>
    </w:p>
    <w:p w14:paraId="20310A20" w14:textId="77777777" w:rsidR="00170D70" w:rsidRDefault="00170D70" w:rsidP="00F561C9">
      <w:pPr>
        <w:pStyle w:val="GOSTScript"/>
        <w:rPr>
          <w:ins w:id="3158" w:author="Сатлер Марина Викторовна" w:date="2024-10-28T11:25:00Z"/>
        </w:rPr>
      </w:pPr>
      <w:ins w:id="3159" w:author="Сатлер Марина Викторовна" w:date="2024-10-28T11:25:00Z">
        <w:r>
          <w:tab/>
        </w:r>
        <w:r>
          <w:tab/>
        </w:r>
        <w:r>
          <w:tab/>
        </w:r>
        <w:r>
          <w:tab/>
          <w:t>"G_S3_2_D_C18": 72000.00,</w:t>
        </w:r>
      </w:ins>
    </w:p>
    <w:p w14:paraId="145E2BBE" w14:textId="77777777" w:rsidR="00170D70" w:rsidRDefault="00170D70" w:rsidP="00F561C9">
      <w:pPr>
        <w:pStyle w:val="GOSTScript"/>
        <w:rPr>
          <w:ins w:id="3160" w:author="Сатлер Марина Викторовна" w:date="2024-10-28T11:25:00Z"/>
        </w:rPr>
      </w:pPr>
      <w:ins w:id="3161" w:author="Сатлер Марина Викторовна" w:date="2024-10-28T11:25:00Z">
        <w:r>
          <w:tab/>
        </w:r>
        <w:r>
          <w:tab/>
        </w:r>
        <w:r>
          <w:tab/>
        </w:r>
        <w:r>
          <w:tab/>
          <w:t>"G_S3_2_D_C19": 72000.00</w:t>
        </w:r>
      </w:ins>
    </w:p>
    <w:p w14:paraId="29C2E23A" w14:textId="77777777" w:rsidR="00DA01B9" w:rsidRDefault="00170D70" w:rsidP="00F561C9">
      <w:pPr>
        <w:pStyle w:val="GOSTScript"/>
        <w:rPr>
          <w:ins w:id="3162" w:author="Сатлер Марина Викторовна" w:date="2024-10-28T12:06:00Z"/>
        </w:rPr>
      </w:pPr>
      <w:ins w:id="3163" w:author="Сатлер Марина Викторовна" w:date="2024-10-28T11:25:00Z">
        <w:r>
          <w:tab/>
        </w:r>
        <w:r>
          <w:tab/>
        </w:r>
        <w:r>
          <w:tab/>
          <w:t>}</w:t>
        </w:r>
      </w:ins>
      <w:ins w:id="3164" w:author="Сатлер Марина Викторовна" w:date="2024-10-28T12:06:00Z">
        <w:r w:rsidR="00DA01B9">
          <w:t>,</w:t>
        </w:r>
      </w:ins>
    </w:p>
    <w:p w14:paraId="346D8AFC" w14:textId="77777777" w:rsidR="00DA01B9" w:rsidRDefault="00DA01B9" w:rsidP="00F561C9">
      <w:pPr>
        <w:pStyle w:val="GOSTScript"/>
        <w:rPr>
          <w:ins w:id="3165" w:author="Сатлер Марина Викторовна" w:date="2024-10-28T12:06:00Z"/>
        </w:rPr>
      </w:pPr>
      <w:ins w:id="3166" w:author="Сатлер Марина Викторовна" w:date="2024-10-28T12:06:00Z">
        <w:r>
          <w:tab/>
        </w:r>
        <w:r>
          <w:tab/>
        </w:r>
        <w:r>
          <w:tab/>
          <w:t>{</w:t>
        </w:r>
      </w:ins>
    </w:p>
    <w:p w14:paraId="6979BD10" w14:textId="77777777" w:rsidR="00DA01B9" w:rsidRDefault="00DA01B9" w:rsidP="00F561C9">
      <w:pPr>
        <w:pStyle w:val="GOSTScript"/>
        <w:rPr>
          <w:ins w:id="3167" w:author="Сатлер Марина Викторовна" w:date="2024-10-28T12:06:00Z"/>
        </w:rPr>
      </w:pPr>
      <w:ins w:id="3168" w:author="Сатлер Марина Викторовна" w:date="2024-10-28T12:06:00Z">
        <w:r>
          <w:tab/>
        </w:r>
        <w:r>
          <w:tab/>
        </w:r>
        <w:r>
          <w:tab/>
        </w:r>
        <w:r>
          <w:tab/>
          <w:t>"G_S3_2_D_C1": "0010017719000000062",</w:t>
        </w:r>
      </w:ins>
    </w:p>
    <w:p w14:paraId="7E56EEA4" w14:textId="35FEF7B4" w:rsidR="00DA01B9" w:rsidRDefault="00DA01B9" w:rsidP="00F561C9">
      <w:pPr>
        <w:pStyle w:val="GOSTScript"/>
        <w:rPr>
          <w:ins w:id="3169" w:author="Сатлер Марина Викторовна" w:date="2024-10-28T12:06:00Z"/>
        </w:rPr>
      </w:pPr>
      <w:ins w:id="3170" w:author="Сатлер Марина Викторовна" w:date="2024-10-28T12:06:00Z">
        <w:r>
          <w:tab/>
        </w:r>
        <w:r>
          <w:tab/>
        </w:r>
        <w:r>
          <w:tab/>
        </w:r>
        <w:r>
          <w:tab/>
          <w:t>"G_S3_2_D_C4": "</w:t>
        </w:r>
      </w:ins>
      <w:ins w:id="3171" w:author="Сатлер Марина Викторовна" w:date="2024-10-28T12:08:00Z">
        <w:r w:rsidRPr="00DA01B9">
          <w:t>182</w:t>
        </w:r>
      </w:ins>
      <w:ins w:id="3172" w:author="Сатлер Марина Викторовна" w:date="2024-10-28T12:09:00Z">
        <w:r w:rsidRPr="00FD4B0F">
          <w:t>0201</w:t>
        </w:r>
      </w:ins>
      <w:ins w:id="3173" w:author="Сатлер Марина Викторовна" w:date="2024-10-28T12:08:00Z">
        <w:r w:rsidRPr="00DA01B9">
          <w:t>0011500100200</w:t>
        </w:r>
      </w:ins>
      <w:ins w:id="3174" w:author="Сатлер Марина Викторовна" w:date="2024-10-28T12:06:00Z">
        <w:r>
          <w:t>",</w:t>
        </w:r>
      </w:ins>
    </w:p>
    <w:p w14:paraId="680E15FE" w14:textId="35D72CE8" w:rsidR="00DA01B9" w:rsidRDefault="00DA01B9" w:rsidP="00F561C9">
      <w:pPr>
        <w:pStyle w:val="GOSTScript"/>
        <w:rPr>
          <w:ins w:id="3175" w:author="Сатлер Марина Викторовна" w:date="2024-10-28T12:06:00Z"/>
        </w:rPr>
      </w:pPr>
      <w:ins w:id="3176" w:author="Сатлер Марина Викторовна" w:date="2024-10-28T12:06:00Z">
        <w:r>
          <w:tab/>
        </w:r>
        <w:r>
          <w:tab/>
        </w:r>
        <w:r>
          <w:tab/>
        </w:r>
        <w:r>
          <w:tab/>
          <w:t>"G_S3_2_D_C5": "</w:t>
        </w:r>
        <w:r w:rsidRPr="005E3A16">
          <w:t>18</w:t>
        </w:r>
        <w:r w:rsidRPr="00DA01B9">
          <w:t>3</w:t>
        </w:r>
        <w:r w:rsidRPr="005E3A16">
          <w:t>0</w:t>
        </w:r>
      </w:ins>
      <w:ins w:id="3177" w:author="Сатлер Марина Викторовна" w:date="2024-10-28T12:10:00Z">
        <w:r w:rsidRPr="00FD4B0F">
          <w:t>1</w:t>
        </w:r>
      </w:ins>
      <w:ins w:id="3178" w:author="Сатлер Марина Викторовна" w:date="2024-10-28T12:06:00Z">
        <w:r w:rsidRPr="005E3A16">
          <w:t>0</w:t>
        </w:r>
      </w:ins>
      <w:ins w:id="3179" w:author="Сатлер Марина Викторовна" w:date="2024-10-28T12:10:00Z">
        <w:r w:rsidRPr="00FD4B0F">
          <w:t>1</w:t>
        </w:r>
      </w:ins>
      <w:ins w:id="3180" w:author="Сатлер Марина Викторовна" w:date="2024-10-28T12:06:00Z">
        <w:r w:rsidRPr="005E3A16">
          <w:t>08406900612</w:t>
        </w:r>
      </w:ins>
      <w:ins w:id="3181" w:author="Сатлер Марина Викторовна" w:date="2024-10-28T12:09:00Z">
        <w:r w:rsidRPr="00FD4B0F">
          <w:t>00</w:t>
        </w:r>
      </w:ins>
      <w:ins w:id="3182" w:author="Сатлер Марина Викторовна" w:date="2024-10-28T12:06:00Z">
        <w:r>
          <w:t>",</w:t>
        </w:r>
      </w:ins>
    </w:p>
    <w:p w14:paraId="7F6E9A65" w14:textId="77777777" w:rsidR="00DA01B9" w:rsidRDefault="00DA01B9" w:rsidP="00F561C9">
      <w:pPr>
        <w:pStyle w:val="GOSTScript"/>
        <w:rPr>
          <w:ins w:id="3183" w:author="Сатлер Марина Викторовна" w:date="2024-10-28T12:06:00Z"/>
        </w:rPr>
      </w:pPr>
      <w:ins w:id="3184" w:author="Сатлер Марина Викторовна" w:date="2024-10-28T12:06:00Z">
        <w:r>
          <w:tab/>
        </w:r>
        <w:r>
          <w:tab/>
        </w:r>
        <w:r>
          <w:tab/>
        </w:r>
        <w:r>
          <w:tab/>
          <w:t>"G_S3_2_D_C4_2": "11",</w:t>
        </w:r>
      </w:ins>
    </w:p>
    <w:p w14:paraId="51260ED3" w14:textId="77777777" w:rsidR="00DA01B9" w:rsidRDefault="00DA01B9" w:rsidP="00F561C9">
      <w:pPr>
        <w:pStyle w:val="GOSTScript"/>
        <w:rPr>
          <w:ins w:id="3185" w:author="Сатлер Марина Викторовна" w:date="2024-10-28T12:06:00Z"/>
        </w:rPr>
      </w:pPr>
      <w:ins w:id="3186" w:author="Сатлер Марина Викторовна" w:date="2024-10-28T12:06:00Z">
        <w:r>
          <w:tab/>
        </w:r>
        <w:r>
          <w:tab/>
        </w:r>
        <w:r>
          <w:tab/>
        </w:r>
        <w:r>
          <w:tab/>
          <w:t>"G_S3_2_D_C5_2": "1</w:t>
        </w:r>
        <w:r w:rsidRPr="00DA01B9">
          <w:t>1</w:t>
        </w:r>
        <w:r>
          <w:t>",</w:t>
        </w:r>
      </w:ins>
    </w:p>
    <w:p w14:paraId="3C13917D" w14:textId="0276067B" w:rsidR="00DA01B9" w:rsidRDefault="00DA01B9" w:rsidP="00F561C9">
      <w:pPr>
        <w:pStyle w:val="GOSTScript"/>
        <w:rPr>
          <w:ins w:id="3187" w:author="Сатлер Марина Викторовна" w:date="2024-10-28T12:06:00Z"/>
        </w:rPr>
      </w:pPr>
      <w:ins w:id="3188" w:author="Сатлер Марина Викторовна" w:date="2024-10-28T12:06:00Z">
        <w:r>
          <w:tab/>
        </w:r>
        <w:r>
          <w:tab/>
        </w:r>
        <w:r>
          <w:tab/>
        </w:r>
        <w:r>
          <w:tab/>
          <w:t xml:space="preserve">"G_S3_2_D_C8": </w:t>
        </w:r>
      </w:ins>
      <w:ins w:id="3189" w:author="Сатлер Марина Викторовна" w:date="2024-10-28T12:10:00Z">
        <w:r w:rsidRPr="00DA01B9">
          <w:t>4</w:t>
        </w:r>
      </w:ins>
      <w:ins w:id="3190" w:author="Сатлер Марина Викторовна" w:date="2024-10-28T12:06:00Z">
        <w:r>
          <w:t>000.00,</w:t>
        </w:r>
      </w:ins>
    </w:p>
    <w:p w14:paraId="55C14445" w14:textId="1F396A10" w:rsidR="00DA01B9" w:rsidRDefault="00DA01B9" w:rsidP="00F561C9">
      <w:pPr>
        <w:pStyle w:val="GOSTScript"/>
        <w:rPr>
          <w:ins w:id="3191" w:author="Сатлер Марина Викторовна" w:date="2024-10-28T12:06:00Z"/>
        </w:rPr>
      </w:pPr>
      <w:ins w:id="3192" w:author="Сатлер Марина Викторовна" w:date="2024-10-28T12:06:00Z">
        <w:r>
          <w:tab/>
        </w:r>
        <w:r>
          <w:tab/>
        </w:r>
        <w:r>
          <w:tab/>
        </w:r>
        <w:r>
          <w:tab/>
          <w:t xml:space="preserve">"G_S3_2_D_C11": </w:t>
        </w:r>
      </w:ins>
      <w:ins w:id="3193" w:author="Сатлер Марина Викторовна" w:date="2024-10-28T12:10:00Z">
        <w:r w:rsidRPr="00DA01B9">
          <w:t>4</w:t>
        </w:r>
      </w:ins>
      <w:ins w:id="3194" w:author="Сатлер Марина Викторовна" w:date="2024-10-28T12:06:00Z">
        <w:r>
          <w:t>000.00,</w:t>
        </w:r>
      </w:ins>
    </w:p>
    <w:p w14:paraId="7264FF6D" w14:textId="37D9D9D0" w:rsidR="00DA01B9" w:rsidRDefault="00DA01B9" w:rsidP="00F561C9">
      <w:pPr>
        <w:pStyle w:val="GOSTScript"/>
        <w:rPr>
          <w:ins w:id="3195" w:author="Сатлер Марина Викторовна" w:date="2024-10-28T12:06:00Z"/>
        </w:rPr>
      </w:pPr>
      <w:ins w:id="3196" w:author="Сатлер Марина Викторовна" w:date="2024-10-28T12:06:00Z">
        <w:r>
          <w:tab/>
        </w:r>
        <w:r>
          <w:tab/>
        </w:r>
        <w:r>
          <w:tab/>
        </w:r>
        <w:r>
          <w:tab/>
          <w:t xml:space="preserve">"G_S3_2_D_C12": </w:t>
        </w:r>
      </w:ins>
      <w:ins w:id="3197" w:author="Сатлер Марина Викторовна" w:date="2024-10-28T12:10:00Z">
        <w:r w:rsidRPr="00DA01B9">
          <w:t>5</w:t>
        </w:r>
        <w:r w:rsidRPr="00FD4B0F">
          <w:t>30</w:t>
        </w:r>
      </w:ins>
      <w:ins w:id="3198" w:author="Сатлер Марина Викторовна" w:date="2024-10-28T12:06:00Z">
        <w:r>
          <w:t>00.00,</w:t>
        </w:r>
      </w:ins>
    </w:p>
    <w:p w14:paraId="27A7FC2C" w14:textId="3B85D934" w:rsidR="00DA01B9" w:rsidRDefault="00DA01B9" w:rsidP="00F561C9">
      <w:pPr>
        <w:pStyle w:val="GOSTScript"/>
        <w:rPr>
          <w:ins w:id="3199" w:author="Сатлер Марина Викторовна" w:date="2024-10-28T12:06:00Z"/>
        </w:rPr>
      </w:pPr>
      <w:ins w:id="3200" w:author="Сатлер Марина Викторовна" w:date="2024-10-28T12:06:00Z">
        <w:r>
          <w:tab/>
        </w:r>
        <w:r>
          <w:tab/>
        </w:r>
        <w:r>
          <w:tab/>
        </w:r>
        <w:r>
          <w:tab/>
          <w:t xml:space="preserve">"G_S3_2_D_C13": </w:t>
        </w:r>
      </w:ins>
      <w:ins w:id="3201" w:author="Сатлер Марина Викторовна" w:date="2024-10-28T12:10:00Z">
        <w:r w:rsidRPr="00DA01B9">
          <w:t>530</w:t>
        </w:r>
      </w:ins>
      <w:ins w:id="3202" w:author="Сатлер Марина Викторовна" w:date="2024-10-28T12:06:00Z">
        <w:r>
          <w:t>00.00,</w:t>
        </w:r>
      </w:ins>
    </w:p>
    <w:p w14:paraId="7281FC52" w14:textId="708748FC" w:rsidR="00DA01B9" w:rsidRDefault="00DA01B9" w:rsidP="00F561C9">
      <w:pPr>
        <w:pStyle w:val="GOSTScript"/>
        <w:rPr>
          <w:ins w:id="3203" w:author="Сатлер Марина Викторовна" w:date="2024-10-28T12:06:00Z"/>
        </w:rPr>
      </w:pPr>
      <w:ins w:id="3204" w:author="Сатлер Марина Викторовна" w:date="2024-10-28T12:06:00Z">
        <w:r>
          <w:tab/>
        </w:r>
        <w:r>
          <w:tab/>
        </w:r>
        <w:r>
          <w:tab/>
        </w:r>
        <w:r>
          <w:tab/>
          <w:t xml:space="preserve">"G_S3_2_D_C14": </w:t>
        </w:r>
      </w:ins>
      <w:ins w:id="3205" w:author="Сатлер Марина Викторовна" w:date="2024-10-28T12:10:00Z">
        <w:r w:rsidRPr="00DA01B9">
          <w:t>88</w:t>
        </w:r>
      </w:ins>
      <w:ins w:id="3206" w:author="Сатлер Марина Викторовна" w:date="2024-10-28T12:06:00Z">
        <w:r>
          <w:t>000.00,</w:t>
        </w:r>
      </w:ins>
    </w:p>
    <w:p w14:paraId="7FB9DBE8" w14:textId="76E0A299" w:rsidR="00DA01B9" w:rsidRDefault="00DA01B9" w:rsidP="00F561C9">
      <w:pPr>
        <w:pStyle w:val="GOSTScript"/>
        <w:rPr>
          <w:ins w:id="3207" w:author="Сатлер Марина Викторовна" w:date="2024-10-28T12:06:00Z"/>
        </w:rPr>
      </w:pPr>
      <w:ins w:id="3208" w:author="Сатлер Марина Викторовна" w:date="2024-10-28T12:06:00Z">
        <w:r>
          <w:tab/>
        </w:r>
        <w:r>
          <w:tab/>
        </w:r>
        <w:r>
          <w:tab/>
        </w:r>
        <w:r>
          <w:tab/>
          <w:t xml:space="preserve">"G_S3_2_D_C15": </w:t>
        </w:r>
      </w:ins>
      <w:ins w:id="3209" w:author="Сатлер Марина Викторовна" w:date="2024-10-28T12:10:00Z">
        <w:r w:rsidRPr="00DA01B9">
          <w:t>88</w:t>
        </w:r>
      </w:ins>
      <w:ins w:id="3210" w:author="Сатлер Марина Викторовна" w:date="2024-10-28T12:06:00Z">
        <w:r>
          <w:t>000.00,</w:t>
        </w:r>
      </w:ins>
    </w:p>
    <w:p w14:paraId="183658E2" w14:textId="22CAAE89" w:rsidR="00DA01B9" w:rsidRDefault="00DA01B9" w:rsidP="00F561C9">
      <w:pPr>
        <w:pStyle w:val="GOSTScript"/>
        <w:rPr>
          <w:ins w:id="3211" w:author="Сатлер Марина Викторовна" w:date="2024-10-28T12:06:00Z"/>
        </w:rPr>
      </w:pPr>
      <w:ins w:id="3212" w:author="Сатлер Марина Викторовна" w:date="2024-10-28T12:06:00Z">
        <w:r>
          <w:tab/>
        </w:r>
        <w:r>
          <w:tab/>
        </w:r>
        <w:r>
          <w:tab/>
        </w:r>
        <w:r>
          <w:tab/>
          <w:t xml:space="preserve">"G_S3_2_D_C16": </w:t>
        </w:r>
      </w:ins>
      <w:ins w:id="3213" w:author="Сатлер Марина Викторовна" w:date="2024-10-28T12:10:00Z">
        <w:r w:rsidRPr="00DA01B9">
          <w:t>1</w:t>
        </w:r>
      </w:ins>
      <w:ins w:id="3214" w:author="Сатлер Марина Викторовна" w:date="2024-10-28T12:06:00Z">
        <w:r>
          <w:t>6000.00,</w:t>
        </w:r>
      </w:ins>
    </w:p>
    <w:p w14:paraId="77FC847B" w14:textId="5496876C" w:rsidR="00DA01B9" w:rsidRDefault="00DA01B9" w:rsidP="00F561C9">
      <w:pPr>
        <w:pStyle w:val="GOSTScript"/>
        <w:rPr>
          <w:ins w:id="3215" w:author="Сатлер Марина Викторовна" w:date="2024-10-28T12:06:00Z"/>
        </w:rPr>
      </w:pPr>
      <w:ins w:id="3216" w:author="Сатлер Марина Викторовна" w:date="2024-10-28T12:06:00Z">
        <w:r>
          <w:tab/>
        </w:r>
        <w:r>
          <w:tab/>
        </w:r>
        <w:r>
          <w:tab/>
        </w:r>
        <w:r>
          <w:tab/>
          <w:t xml:space="preserve">"G_S3_2_D_C17": </w:t>
        </w:r>
      </w:ins>
      <w:ins w:id="3217" w:author="Сатлер Марина Викторовна" w:date="2024-10-28T12:10:00Z">
        <w:r w:rsidRPr="00DA01B9">
          <w:t>1</w:t>
        </w:r>
      </w:ins>
      <w:ins w:id="3218" w:author="Сатлер Марина Викторовна" w:date="2024-10-28T12:06:00Z">
        <w:r>
          <w:t>6000.00,</w:t>
        </w:r>
      </w:ins>
    </w:p>
    <w:p w14:paraId="2D734D3C" w14:textId="0BFA69FA" w:rsidR="00DA01B9" w:rsidRDefault="00DA01B9" w:rsidP="00F561C9">
      <w:pPr>
        <w:pStyle w:val="GOSTScript"/>
        <w:rPr>
          <w:ins w:id="3219" w:author="Сатлер Марина Викторовна" w:date="2024-10-28T12:06:00Z"/>
        </w:rPr>
      </w:pPr>
      <w:ins w:id="3220" w:author="Сатлер Марина Викторовна" w:date="2024-10-28T12:06:00Z">
        <w:r>
          <w:tab/>
        </w:r>
        <w:r>
          <w:tab/>
        </w:r>
        <w:r>
          <w:tab/>
        </w:r>
        <w:r>
          <w:tab/>
          <w:t>"G_S3_2_D_C18": 7</w:t>
        </w:r>
      </w:ins>
      <w:ins w:id="3221" w:author="Сатлер Марина Викторовна" w:date="2024-10-28T12:10:00Z">
        <w:r w:rsidRPr="00DA01B9">
          <w:t>0</w:t>
        </w:r>
      </w:ins>
      <w:ins w:id="3222" w:author="Сатлер Марина Викторовна" w:date="2024-10-28T12:06:00Z">
        <w:r>
          <w:t>000.00,</w:t>
        </w:r>
      </w:ins>
    </w:p>
    <w:p w14:paraId="3B66B5AA" w14:textId="1010215B" w:rsidR="00DA01B9" w:rsidRDefault="00DA01B9" w:rsidP="00F561C9">
      <w:pPr>
        <w:pStyle w:val="GOSTScript"/>
        <w:rPr>
          <w:ins w:id="3223" w:author="Сатлер Марина Викторовна" w:date="2024-10-28T12:06:00Z"/>
        </w:rPr>
      </w:pPr>
      <w:ins w:id="3224" w:author="Сатлер Марина Викторовна" w:date="2024-10-28T12:06:00Z">
        <w:r>
          <w:tab/>
        </w:r>
        <w:r>
          <w:tab/>
        </w:r>
        <w:r>
          <w:tab/>
        </w:r>
        <w:r>
          <w:tab/>
          <w:t>"G_S3_2_D_C19": 7</w:t>
        </w:r>
      </w:ins>
      <w:ins w:id="3225" w:author="Сатлер Марина Викторовна" w:date="2024-10-28T12:10:00Z">
        <w:r w:rsidRPr="00FD4B0F">
          <w:t>0</w:t>
        </w:r>
      </w:ins>
      <w:ins w:id="3226" w:author="Сатлер Марина Викторовна" w:date="2024-10-28T12:06:00Z">
        <w:r>
          <w:t>000.00</w:t>
        </w:r>
      </w:ins>
    </w:p>
    <w:p w14:paraId="0EFAB48B" w14:textId="272ECB38" w:rsidR="004369F0" w:rsidRDefault="00DA01B9" w:rsidP="00F561C9">
      <w:pPr>
        <w:pStyle w:val="GOSTScript"/>
      </w:pPr>
      <w:ins w:id="3227" w:author="Сатлер Марина Викторовна" w:date="2024-10-28T12:06:00Z">
        <w:r>
          <w:tab/>
        </w:r>
        <w:r>
          <w:tab/>
        </w:r>
        <w:r>
          <w:tab/>
          <w:t>}</w:t>
        </w:r>
      </w:ins>
    </w:p>
    <w:p w14:paraId="42ECFF3B" w14:textId="77777777" w:rsidR="004369F0" w:rsidRDefault="004369F0" w:rsidP="00F561C9">
      <w:pPr>
        <w:pStyle w:val="GOSTScript"/>
      </w:pPr>
      <w:r>
        <w:tab/>
      </w:r>
      <w:r>
        <w:tab/>
        <w:t>],</w:t>
      </w:r>
    </w:p>
    <w:p w14:paraId="19083FE5" w14:textId="77777777" w:rsidR="004369F0" w:rsidRDefault="004369F0" w:rsidP="00F561C9">
      <w:pPr>
        <w:pStyle w:val="GOSTScript"/>
      </w:pPr>
      <w:r>
        <w:tab/>
      </w:r>
      <w:r>
        <w:tab/>
        <w:t>"R_728_G_S4": [</w:t>
      </w:r>
    </w:p>
    <w:p w14:paraId="6C87F647" w14:textId="77777777" w:rsidR="004369F0" w:rsidRDefault="004369F0" w:rsidP="00F561C9">
      <w:pPr>
        <w:pStyle w:val="GOSTScript"/>
      </w:pPr>
      <w:r>
        <w:tab/>
      </w:r>
      <w:r>
        <w:tab/>
      </w:r>
      <w:r>
        <w:tab/>
        <w:t>{</w:t>
      </w:r>
    </w:p>
    <w:p w14:paraId="36FFE393" w14:textId="77777777" w:rsidR="004369F0" w:rsidRDefault="004369F0" w:rsidP="00F561C9">
      <w:pPr>
        <w:pStyle w:val="GOSTScript"/>
      </w:pPr>
      <w:r>
        <w:tab/>
      </w:r>
      <w:r>
        <w:tab/>
      </w:r>
      <w:r>
        <w:tab/>
      </w:r>
      <w:r>
        <w:tab/>
        <w:t>"id": 1,</w:t>
      </w:r>
    </w:p>
    <w:p w14:paraId="11CA59E5" w14:textId="77777777" w:rsidR="004369F0" w:rsidRDefault="004369F0" w:rsidP="00F561C9">
      <w:pPr>
        <w:pStyle w:val="GOSTScript"/>
      </w:pPr>
      <w:r>
        <w:tab/>
      </w:r>
      <w:r>
        <w:tab/>
      </w:r>
      <w:r>
        <w:tab/>
      </w:r>
      <w:r>
        <w:tab/>
        <w:t>"G_S4_1_D_C1": "0010763324000000001Й00004",</w:t>
      </w:r>
    </w:p>
    <w:p w14:paraId="1AE7515A" w14:textId="77777777" w:rsidR="004369F0" w:rsidRDefault="004369F0" w:rsidP="00F561C9">
      <w:pPr>
        <w:pStyle w:val="GOSTScript"/>
      </w:pPr>
      <w:r>
        <w:tab/>
      </w:r>
      <w:r>
        <w:tab/>
      </w:r>
      <w:r>
        <w:tab/>
      </w:r>
      <w:r>
        <w:tab/>
        <w:t>"G_S4_1_D_NUMREC": "0010763323000000961Й00001",</w:t>
      </w:r>
    </w:p>
    <w:p w14:paraId="3728B526" w14:textId="77777777" w:rsidR="004369F0" w:rsidRDefault="004369F0" w:rsidP="00F561C9">
      <w:pPr>
        <w:pStyle w:val="GOSTScript"/>
      </w:pPr>
      <w:r>
        <w:tab/>
      </w:r>
      <w:r>
        <w:tab/>
      </w:r>
      <w:r>
        <w:tab/>
      </w:r>
      <w:r>
        <w:tab/>
        <w:t>"G_S4_1_D_NUMBO_S": "0010763324000000001",</w:t>
      </w:r>
    </w:p>
    <w:p w14:paraId="2FBA4946" w14:textId="77777777" w:rsidR="004369F0" w:rsidRDefault="004369F0" w:rsidP="00F561C9">
      <w:pPr>
        <w:pStyle w:val="GOSTScript"/>
      </w:pPr>
      <w:r>
        <w:tab/>
      </w:r>
      <w:r>
        <w:tab/>
      </w:r>
      <w:r>
        <w:tab/>
      </w:r>
      <w:r>
        <w:tab/>
        <w:t>"G_S4_1_D_NUMBO": "0010763323000000961",</w:t>
      </w:r>
    </w:p>
    <w:p w14:paraId="1899CD70" w14:textId="0FF08807" w:rsidR="004369F0" w:rsidRDefault="004369F0" w:rsidP="00F561C9">
      <w:pPr>
        <w:pStyle w:val="GOSTScript"/>
      </w:pPr>
      <w:r>
        <w:tab/>
      </w:r>
      <w:r>
        <w:tab/>
      </w:r>
      <w:r>
        <w:tab/>
      </w:r>
      <w:r>
        <w:tab/>
        <w:t xml:space="preserve">"G_S4_1_D_SND_TYPEBO": </w:t>
      </w:r>
      <w:ins w:id="3228" w:author="Сатлер Марина Викторовна" w:date="2024-11-08T11:41:00Z">
        <w:r w:rsidR="00160242" w:rsidRPr="00160242">
          <w:t>"Purchase"</w:t>
        </w:r>
      </w:ins>
      <w:del w:id="3229" w:author="Сатлер Марина Викторовна" w:date="2024-11-08T11:41:00Z">
        <w:r w:rsidDel="00160242">
          <w:delText>1</w:delText>
        </w:r>
      </w:del>
      <w:r>
        <w:t>,</w:t>
      </w:r>
    </w:p>
    <w:p w14:paraId="5F6AEE58" w14:textId="77B447EE" w:rsidR="004369F0" w:rsidRDefault="004369F0" w:rsidP="00F561C9">
      <w:pPr>
        <w:pStyle w:val="GOSTScript"/>
      </w:pPr>
      <w:r>
        <w:tab/>
      </w:r>
      <w:r>
        <w:tab/>
      </w:r>
      <w:r>
        <w:tab/>
      </w:r>
      <w:r>
        <w:tab/>
        <w:t xml:space="preserve">"G_S4_1_D_TYPEBO": </w:t>
      </w:r>
      <w:ins w:id="3230" w:author="Сатлер Марина Викторовна" w:date="2024-11-08T11:41:00Z">
        <w:r w:rsidR="00160242" w:rsidRPr="00160242">
          <w:t>"Purchase"</w:t>
        </w:r>
      </w:ins>
      <w:del w:id="3231" w:author="Сатлер Марина Викторовна" w:date="2024-11-08T11:41:00Z">
        <w:r w:rsidDel="00160242">
          <w:delText>1</w:delText>
        </w:r>
      </w:del>
      <w:r>
        <w:t>,</w:t>
      </w:r>
    </w:p>
    <w:p w14:paraId="244689B3" w14:textId="77777777" w:rsidR="004369F0" w:rsidRDefault="004369F0" w:rsidP="00F561C9">
      <w:pPr>
        <w:pStyle w:val="GOSTScript"/>
      </w:pPr>
      <w:r>
        <w:lastRenderedPageBreak/>
        <w:tab/>
      </w:r>
      <w:r>
        <w:tab/>
      </w:r>
      <w:r>
        <w:tab/>
      </w:r>
      <w:r>
        <w:tab/>
        <w:t>"G_S4_1_D_C8": "643",</w:t>
      </w:r>
    </w:p>
    <w:p w14:paraId="1F6A4B93" w14:textId="23C4E912" w:rsidR="00170D70" w:rsidRDefault="004369F0" w:rsidP="00F561C9">
      <w:pPr>
        <w:pStyle w:val="GOSTScript"/>
        <w:rPr>
          <w:ins w:id="3232" w:author="Сатлер Марина Викторовна" w:date="2024-10-28T11:26:00Z"/>
        </w:rPr>
      </w:pPr>
      <w:r>
        <w:tab/>
      </w:r>
      <w:r>
        <w:tab/>
      </w:r>
      <w:r>
        <w:tab/>
      </w:r>
      <w:r>
        <w:tab/>
        <w:t>"G_S4_1_D_C8_2": "643"</w:t>
      </w:r>
    </w:p>
    <w:p w14:paraId="4BE2014C" w14:textId="77777777" w:rsidR="00170D70" w:rsidRDefault="00170D70" w:rsidP="00F561C9">
      <w:pPr>
        <w:pStyle w:val="GOSTScript"/>
        <w:rPr>
          <w:ins w:id="3233" w:author="Сатлер Марина Викторовна" w:date="2024-10-28T11:26:00Z"/>
        </w:rPr>
      </w:pPr>
      <w:ins w:id="3234" w:author="Сатлер Марина Викторовна" w:date="2024-10-28T11:26:00Z">
        <w:r>
          <w:tab/>
        </w:r>
        <w:r>
          <w:tab/>
        </w:r>
        <w:r>
          <w:tab/>
          <w:t>},</w:t>
        </w:r>
      </w:ins>
    </w:p>
    <w:p w14:paraId="4DC3304C" w14:textId="36797DF7" w:rsidR="00170D70" w:rsidRDefault="00170D70" w:rsidP="00F561C9">
      <w:pPr>
        <w:pStyle w:val="GOSTScript"/>
        <w:rPr>
          <w:ins w:id="3235" w:author="Сатлер Марина Викторовна" w:date="2024-10-28T11:27:00Z"/>
        </w:rPr>
      </w:pPr>
      <w:ins w:id="3236" w:author="Сатлер Марина Викторовна" w:date="2024-10-28T11:26:00Z">
        <w:r>
          <w:tab/>
        </w:r>
        <w:r>
          <w:tab/>
        </w:r>
        <w:r>
          <w:tab/>
          <w:t>{</w:t>
        </w:r>
      </w:ins>
    </w:p>
    <w:p w14:paraId="5420B790" w14:textId="77777777" w:rsidR="00170D70" w:rsidRDefault="00170D70" w:rsidP="00F561C9">
      <w:pPr>
        <w:pStyle w:val="GOSTScript"/>
        <w:rPr>
          <w:ins w:id="3237" w:author="Сатлер Марина Викторовна" w:date="2024-10-28T11:27:00Z"/>
        </w:rPr>
      </w:pPr>
      <w:ins w:id="3238" w:author="Сатлер Марина Викторовна" w:date="2024-10-28T11:27:00Z">
        <w:r>
          <w:tab/>
        </w:r>
        <w:r>
          <w:tab/>
        </w:r>
        <w:r>
          <w:tab/>
        </w:r>
        <w:r>
          <w:tab/>
          <w:t>"id": 2,</w:t>
        </w:r>
      </w:ins>
    </w:p>
    <w:p w14:paraId="062EF4FE" w14:textId="26E25385" w:rsidR="00170D70" w:rsidRDefault="00170D70" w:rsidP="00F561C9">
      <w:pPr>
        <w:pStyle w:val="GOSTScript"/>
        <w:rPr>
          <w:ins w:id="3239" w:author="Сатлер Марина Викторовна" w:date="2024-10-28T11:27:00Z"/>
        </w:rPr>
      </w:pPr>
      <w:ins w:id="3240" w:author="Сатлер Марина Викторовна" w:date="2024-10-28T11:27:00Z">
        <w:r>
          <w:tab/>
        </w:r>
        <w:r>
          <w:tab/>
        </w:r>
        <w:r>
          <w:tab/>
        </w:r>
        <w:r>
          <w:tab/>
          <w:t>"G_S4_1_D_C1": "</w:t>
        </w:r>
      </w:ins>
      <w:ins w:id="3241" w:author="Сатлер Марина Викторовна" w:date="2024-10-28T11:35:00Z">
        <w:r w:rsidR="00510056" w:rsidRPr="00510056">
          <w:t>0014097923000000373Й00001</w:t>
        </w:r>
      </w:ins>
      <w:ins w:id="3242" w:author="Сатлер Марина Викторовна" w:date="2024-10-28T11:27:00Z">
        <w:r>
          <w:t>",</w:t>
        </w:r>
      </w:ins>
    </w:p>
    <w:p w14:paraId="52797A68" w14:textId="77777777" w:rsidR="00170D70" w:rsidRDefault="00170D70" w:rsidP="00F561C9">
      <w:pPr>
        <w:pStyle w:val="GOSTScript"/>
        <w:rPr>
          <w:ins w:id="3243" w:author="Сатлер Марина Викторовна" w:date="2024-10-28T11:27:00Z"/>
        </w:rPr>
      </w:pPr>
      <w:ins w:id="3244" w:author="Сатлер Марина Викторовна" w:date="2024-10-28T11:27:00Z">
        <w:r>
          <w:tab/>
        </w:r>
        <w:r>
          <w:tab/>
        </w:r>
        <w:r>
          <w:tab/>
        </w:r>
        <w:r>
          <w:tab/>
          <w:t>"G_S4_1_D_NUMREC": "0010763323000000961Й00001",</w:t>
        </w:r>
      </w:ins>
    </w:p>
    <w:p w14:paraId="1959C239" w14:textId="77777777" w:rsidR="00170D70" w:rsidRDefault="00170D70" w:rsidP="00F561C9">
      <w:pPr>
        <w:pStyle w:val="GOSTScript"/>
        <w:rPr>
          <w:ins w:id="3245" w:author="Сатлер Марина Викторовна" w:date="2024-10-28T11:27:00Z"/>
        </w:rPr>
      </w:pPr>
      <w:ins w:id="3246" w:author="Сатлер Марина Викторовна" w:date="2024-10-28T11:27:00Z">
        <w:r>
          <w:tab/>
        </w:r>
        <w:r>
          <w:tab/>
        </w:r>
        <w:r>
          <w:tab/>
        </w:r>
        <w:r>
          <w:tab/>
          <w:t>"G_S4_1_D_NUMBO_S": "0010017719000000334",</w:t>
        </w:r>
      </w:ins>
    </w:p>
    <w:p w14:paraId="237CC167" w14:textId="0C4819FC" w:rsidR="00170D70" w:rsidRDefault="00170D70" w:rsidP="00F561C9">
      <w:pPr>
        <w:pStyle w:val="GOSTScript"/>
        <w:rPr>
          <w:ins w:id="3247" w:author="Сатлер Марина Викторовна" w:date="2024-10-28T11:27:00Z"/>
        </w:rPr>
      </w:pPr>
      <w:ins w:id="3248" w:author="Сатлер Марина Викторовна" w:date="2024-10-28T11:27:00Z">
        <w:r>
          <w:tab/>
        </w:r>
        <w:r>
          <w:tab/>
        </w:r>
        <w:r>
          <w:tab/>
        </w:r>
        <w:r>
          <w:tab/>
          <w:t>"G_S4_1_D_NUMBO": "</w:t>
        </w:r>
      </w:ins>
      <w:ins w:id="3249" w:author="Сатлер Марина Викторовна" w:date="2024-10-28T11:35:00Z">
        <w:r w:rsidR="00510056" w:rsidRPr="00510056">
          <w:t>0014097922000000473</w:t>
        </w:r>
      </w:ins>
      <w:ins w:id="3250" w:author="Сатлер Марина Викторовна" w:date="2024-10-28T11:27:00Z">
        <w:r>
          <w:t>",</w:t>
        </w:r>
      </w:ins>
    </w:p>
    <w:p w14:paraId="041444D8" w14:textId="20446D4D" w:rsidR="00170D70" w:rsidRDefault="00170D70" w:rsidP="00F561C9">
      <w:pPr>
        <w:pStyle w:val="GOSTScript"/>
        <w:rPr>
          <w:ins w:id="3251" w:author="Сатлер Марина Викторовна" w:date="2024-10-28T11:27:00Z"/>
        </w:rPr>
      </w:pPr>
      <w:ins w:id="3252" w:author="Сатлер Марина Викторовна" w:date="2024-10-28T11:27:00Z">
        <w:r>
          <w:tab/>
        </w:r>
        <w:r>
          <w:tab/>
        </w:r>
        <w:r>
          <w:tab/>
        </w:r>
        <w:r>
          <w:tab/>
          <w:t xml:space="preserve">"G_S4_1_D_SND_TYPEBO": </w:t>
        </w:r>
      </w:ins>
      <w:ins w:id="3253" w:author="Сатлер Марина Викторовна" w:date="2024-11-08T11:41:00Z">
        <w:r w:rsidR="00160242" w:rsidRPr="00160242">
          <w:t>"Purchase"</w:t>
        </w:r>
      </w:ins>
      <w:ins w:id="3254" w:author="Сатлер Марина Викторовна" w:date="2024-10-28T11:27:00Z">
        <w:r>
          <w:t>,</w:t>
        </w:r>
      </w:ins>
    </w:p>
    <w:p w14:paraId="18A1BD55" w14:textId="60E5DBA9" w:rsidR="00170D70" w:rsidRDefault="00170D70" w:rsidP="00F561C9">
      <w:pPr>
        <w:pStyle w:val="GOSTScript"/>
        <w:rPr>
          <w:ins w:id="3255" w:author="Сатлер Марина Викторовна" w:date="2024-10-28T11:27:00Z"/>
        </w:rPr>
      </w:pPr>
      <w:ins w:id="3256" w:author="Сатлер Марина Викторовна" w:date="2024-10-28T11:27:00Z">
        <w:r>
          <w:tab/>
        </w:r>
        <w:r>
          <w:tab/>
        </w:r>
        <w:r>
          <w:tab/>
        </w:r>
        <w:r>
          <w:tab/>
          <w:t xml:space="preserve">"G_S4_1_D_TYPEBO": </w:t>
        </w:r>
      </w:ins>
      <w:ins w:id="3257" w:author="Сатлер Марина Викторовна" w:date="2024-11-08T11:41:00Z">
        <w:r w:rsidR="00160242" w:rsidRPr="00160242">
          <w:t>"Purchase"</w:t>
        </w:r>
      </w:ins>
      <w:ins w:id="3258" w:author="Сатлер Марина Викторовна" w:date="2024-10-28T11:27:00Z">
        <w:r>
          <w:t>,</w:t>
        </w:r>
      </w:ins>
    </w:p>
    <w:p w14:paraId="0FE91576" w14:textId="77777777" w:rsidR="00170D70" w:rsidRDefault="00170D70" w:rsidP="00F561C9">
      <w:pPr>
        <w:pStyle w:val="GOSTScript"/>
        <w:rPr>
          <w:ins w:id="3259" w:author="Сатлер Марина Викторовна" w:date="2024-10-28T11:27:00Z"/>
        </w:rPr>
      </w:pPr>
      <w:ins w:id="3260" w:author="Сатлер Марина Викторовна" w:date="2024-10-28T11:27:00Z">
        <w:r>
          <w:tab/>
        </w:r>
        <w:r>
          <w:tab/>
        </w:r>
        <w:r>
          <w:tab/>
        </w:r>
        <w:r>
          <w:tab/>
          <w:t>"G_S4_1_D_C8": "643",</w:t>
        </w:r>
      </w:ins>
    </w:p>
    <w:p w14:paraId="7BE91074" w14:textId="77777777" w:rsidR="00170D70" w:rsidRDefault="00170D70" w:rsidP="00F561C9">
      <w:pPr>
        <w:pStyle w:val="GOSTScript"/>
        <w:rPr>
          <w:ins w:id="3261" w:author="Сатлер Марина Викторовна" w:date="2024-10-28T11:27:00Z"/>
        </w:rPr>
      </w:pPr>
      <w:ins w:id="3262" w:author="Сатлер Марина Викторовна" w:date="2024-10-28T11:27:00Z">
        <w:r>
          <w:tab/>
        </w:r>
        <w:r>
          <w:tab/>
        </w:r>
        <w:r>
          <w:tab/>
        </w:r>
        <w:r>
          <w:tab/>
          <w:t>"G_S4_1_D_C8_2": "643"</w:t>
        </w:r>
      </w:ins>
    </w:p>
    <w:p w14:paraId="37292202" w14:textId="77777777" w:rsidR="00170D70" w:rsidRDefault="00170D70" w:rsidP="00F561C9">
      <w:pPr>
        <w:pStyle w:val="GOSTScript"/>
        <w:rPr>
          <w:ins w:id="3263" w:author="Сатлер Марина Викторовна" w:date="2024-10-28T11:27:00Z"/>
        </w:rPr>
      </w:pPr>
      <w:ins w:id="3264" w:author="Сатлер Марина Викторовна" w:date="2024-10-28T11:27:00Z">
        <w:r>
          <w:tab/>
        </w:r>
        <w:r>
          <w:tab/>
        </w:r>
        <w:r>
          <w:tab/>
          <w:t>}</w:t>
        </w:r>
      </w:ins>
    </w:p>
    <w:p w14:paraId="400A87E9" w14:textId="77777777" w:rsidR="00170D70" w:rsidRDefault="00170D70" w:rsidP="00F561C9">
      <w:pPr>
        <w:pStyle w:val="GOSTScript"/>
        <w:rPr>
          <w:ins w:id="3265" w:author="Сатлер Марина Викторовна" w:date="2024-10-28T11:27:00Z"/>
        </w:rPr>
      </w:pPr>
      <w:ins w:id="3266" w:author="Сатлер Марина Викторовна" w:date="2024-10-28T11:27:00Z">
        <w:r>
          <w:tab/>
        </w:r>
        <w:r>
          <w:tab/>
          <w:t>],</w:t>
        </w:r>
      </w:ins>
    </w:p>
    <w:p w14:paraId="6F0CBFAC" w14:textId="77777777" w:rsidR="00170D70" w:rsidRDefault="00170D70" w:rsidP="00F561C9">
      <w:pPr>
        <w:pStyle w:val="GOSTScript"/>
        <w:rPr>
          <w:ins w:id="3267" w:author="Сатлер Марина Викторовна" w:date="2024-10-28T11:27:00Z"/>
        </w:rPr>
      </w:pPr>
      <w:ins w:id="3268" w:author="Сатлер Марина Викторовна" w:date="2024-10-28T11:27:00Z">
        <w:r>
          <w:tab/>
        </w:r>
        <w:r>
          <w:tab/>
          <w:t>"R_728_G_S4_2": [</w:t>
        </w:r>
      </w:ins>
    </w:p>
    <w:p w14:paraId="57221501" w14:textId="77777777" w:rsidR="00170D70" w:rsidRDefault="00170D70" w:rsidP="00F561C9">
      <w:pPr>
        <w:pStyle w:val="GOSTScript"/>
        <w:rPr>
          <w:ins w:id="3269" w:author="Сатлер Марина Викторовна" w:date="2024-10-28T11:27:00Z"/>
        </w:rPr>
      </w:pPr>
      <w:ins w:id="3270" w:author="Сатлер Марина Викторовна" w:date="2024-10-28T11:27:00Z">
        <w:r>
          <w:tab/>
        </w:r>
        <w:r>
          <w:tab/>
        </w:r>
        <w:r>
          <w:tab/>
          <w:t>{</w:t>
        </w:r>
      </w:ins>
    </w:p>
    <w:p w14:paraId="411D68CD" w14:textId="518CBA61" w:rsidR="004369F0" w:rsidRDefault="00170D70" w:rsidP="00F561C9">
      <w:pPr>
        <w:pStyle w:val="GOSTScript"/>
      </w:pPr>
      <w:ins w:id="3271" w:author="Сатлер Марина Викторовна" w:date="2024-10-28T11:27:00Z">
        <w:r>
          <w:tab/>
        </w:r>
        <w:r>
          <w:tab/>
        </w:r>
        <w:r>
          <w:tab/>
        </w:r>
        <w:r>
          <w:tab/>
          <w:t>"G_S4_2_D_C1": "0010763324000000001Й00004",</w:t>
        </w:r>
      </w:ins>
      <w:del w:id="3272" w:author="Сатлер Марина Викторовна" w:date="2024-10-28T11:26:00Z">
        <w:r w:rsidR="004369F0" w:rsidDel="00170D70">
          <w:delText>,</w:delText>
        </w:r>
      </w:del>
    </w:p>
    <w:p w14:paraId="204A52F9" w14:textId="77777777" w:rsidR="004369F0" w:rsidRDefault="004369F0" w:rsidP="00F561C9">
      <w:pPr>
        <w:pStyle w:val="GOSTScript"/>
      </w:pPr>
      <w:r>
        <w:tab/>
      </w:r>
      <w:r>
        <w:tab/>
      </w:r>
      <w:r>
        <w:tab/>
      </w:r>
      <w:r>
        <w:tab/>
        <w:t>"G_S4_2_D_SIGNCONFIRM": "Да",</w:t>
      </w:r>
    </w:p>
    <w:p w14:paraId="5E5DCD68" w14:textId="77777777" w:rsidR="004369F0" w:rsidRDefault="004369F0" w:rsidP="00F561C9">
      <w:pPr>
        <w:pStyle w:val="GOSTScript"/>
      </w:pPr>
      <w:r>
        <w:tab/>
      </w:r>
      <w:r>
        <w:tab/>
      </w:r>
      <w:r>
        <w:tab/>
      </w:r>
      <w:r>
        <w:tab/>
        <w:t>"G_S4_2_D_C4": "18201063940290059244",</w:t>
      </w:r>
    </w:p>
    <w:p w14:paraId="4F9DFC67" w14:textId="6DE80124" w:rsidR="004369F0" w:rsidRDefault="004369F0" w:rsidP="00F561C9">
      <w:pPr>
        <w:pStyle w:val="GOSTScript"/>
      </w:pPr>
      <w:r>
        <w:tab/>
      </w:r>
      <w:r>
        <w:tab/>
      </w:r>
      <w:r>
        <w:tab/>
      </w:r>
      <w:r>
        <w:tab/>
        <w:t>"G_S4_2_D_C5": "18301171200001001112",</w:t>
      </w:r>
    </w:p>
    <w:p w14:paraId="7AE8CB4A" w14:textId="77777777" w:rsidR="004369F0" w:rsidRDefault="004369F0" w:rsidP="00F561C9">
      <w:pPr>
        <w:pStyle w:val="GOSTScript"/>
      </w:pPr>
      <w:r>
        <w:tab/>
      </w:r>
      <w:r>
        <w:tab/>
      </w:r>
      <w:r>
        <w:tab/>
      </w:r>
      <w:r>
        <w:tab/>
        <w:t>"G_S4_2_D_C4_2": "11",</w:t>
      </w:r>
    </w:p>
    <w:p w14:paraId="57BEB44F" w14:textId="789598D0" w:rsidR="004369F0" w:rsidRDefault="004369F0" w:rsidP="00F561C9">
      <w:pPr>
        <w:pStyle w:val="GOSTScript"/>
      </w:pPr>
      <w:r>
        <w:tab/>
      </w:r>
      <w:r>
        <w:tab/>
      </w:r>
      <w:r>
        <w:tab/>
      </w:r>
      <w:r>
        <w:tab/>
        <w:t>"G_S4_2_D_C5_2": "10",</w:t>
      </w:r>
    </w:p>
    <w:p w14:paraId="4A182ACB" w14:textId="77777777" w:rsidR="004369F0" w:rsidRDefault="004369F0" w:rsidP="00F561C9">
      <w:pPr>
        <w:pStyle w:val="GOSTScript"/>
      </w:pPr>
      <w:r>
        <w:tab/>
      </w:r>
      <w:r>
        <w:tab/>
      </w:r>
      <w:r>
        <w:tab/>
      </w:r>
      <w:r>
        <w:tab/>
        <w:t>"G_S4_2_D_C8": 10000.00,</w:t>
      </w:r>
    </w:p>
    <w:p w14:paraId="1C2E7D66" w14:textId="77777777" w:rsidR="004369F0" w:rsidRDefault="004369F0" w:rsidP="00F561C9">
      <w:pPr>
        <w:pStyle w:val="GOSTScript"/>
        <w:rPr>
          <w:ins w:id="3273" w:author="Сатлер Марина Викторовна" w:date="2026-03-16T18:10:00Z"/>
        </w:rPr>
      </w:pPr>
      <w:r>
        <w:tab/>
      </w:r>
      <w:r>
        <w:tab/>
      </w:r>
      <w:r>
        <w:tab/>
      </w:r>
      <w:r>
        <w:tab/>
        <w:t>"G_S4_2_D_C10": 10000.00,</w:t>
      </w:r>
    </w:p>
    <w:p w14:paraId="027A8C1B" w14:textId="77777777" w:rsidR="00D96590" w:rsidRDefault="00D96590" w:rsidP="00D96590">
      <w:pPr>
        <w:pStyle w:val="GOSTScript"/>
        <w:rPr>
          <w:ins w:id="3274" w:author="Сатлер Марина Викторовна" w:date="2026-03-16T18:10:00Z"/>
        </w:rPr>
      </w:pPr>
      <w:ins w:id="3275" w:author="Сатлер Марина Викторовна" w:date="2026-03-16T18:10:00Z">
        <w:r>
          <w:tab/>
        </w:r>
        <w:r>
          <w:tab/>
        </w:r>
        <w:r>
          <w:tab/>
        </w:r>
        <w:r>
          <w:tab/>
          <w:t>"G_S4_2_D_C20": 1000.00,</w:t>
        </w:r>
      </w:ins>
    </w:p>
    <w:p w14:paraId="325D876E" w14:textId="77777777" w:rsidR="00D96590" w:rsidRDefault="00D96590" w:rsidP="00D96590">
      <w:pPr>
        <w:pStyle w:val="GOSTScript"/>
        <w:rPr>
          <w:ins w:id="3276" w:author="Сатлер Марина Викторовна" w:date="2026-03-16T18:10:00Z"/>
        </w:rPr>
      </w:pPr>
      <w:ins w:id="3277" w:author="Сатлер Марина Викторовна" w:date="2026-03-16T18:10:00Z">
        <w:r>
          <w:tab/>
        </w:r>
        <w:r>
          <w:tab/>
        </w:r>
        <w:r>
          <w:tab/>
        </w:r>
        <w:r>
          <w:tab/>
          <w:t>"G_S4_2_D_C21": 1000.00,</w:t>
        </w:r>
      </w:ins>
    </w:p>
    <w:p w14:paraId="49215377" w14:textId="77777777" w:rsidR="00D96590" w:rsidRDefault="00D96590" w:rsidP="00D96590">
      <w:pPr>
        <w:pStyle w:val="GOSTScript"/>
        <w:rPr>
          <w:ins w:id="3278" w:author="Сатлер Марина Викторовна" w:date="2026-03-16T18:10:00Z"/>
        </w:rPr>
      </w:pPr>
      <w:ins w:id="3279" w:author="Сатлер Марина Викторовна" w:date="2026-03-16T18:10:00Z">
        <w:r>
          <w:tab/>
        </w:r>
        <w:r>
          <w:tab/>
        </w:r>
        <w:r>
          <w:tab/>
        </w:r>
        <w:r>
          <w:tab/>
          <w:t>"G_S4_2_D_C22": 0.00,</w:t>
        </w:r>
      </w:ins>
    </w:p>
    <w:p w14:paraId="1E8BD82B" w14:textId="77777777" w:rsidR="00D96590" w:rsidRDefault="00D96590" w:rsidP="00D96590">
      <w:pPr>
        <w:pStyle w:val="GOSTScript"/>
        <w:rPr>
          <w:ins w:id="3280" w:author="Сатлер Марина Викторовна" w:date="2026-03-16T18:10:00Z"/>
        </w:rPr>
      </w:pPr>
      <w:ins w:id="3281" w:author="Сатлер Марина Викторовна" w:date="2026-03-16T18:10:00Z">
        <w:r>
          <w:tab/>
        </w:r>
        <w:r>
          <w:tab/>
        </w:r>
        <w:r>
          <w:tab/>
        </w:r>
        <w:r>
          <w:tab/>
          <w:t>"G_S4_2_D_C23": 0.00,</w:t>
        </w:r>
      </w:ins>
    </w:p>
    <w:p w14:paraId="75F0BE96" w14:textId="77777777" w:rsidR="00D96590" w:rsidRDefault="00D96590" w:rsidP="00D96590">
      <w:pPr>
        <w:pStyle w:val="GOSTScript"/>
        <w:rPr>
          <w:ins w:id="3282" w:author="Сатлер Марина Викторовна" w:date="2026-03-16T18:10:00Z"/>
        </w:rPr>
      </w:pPr>
      <w:ins w:id="3283" w:author="Сатлер Марина Викторовна" w:date="2026-03-16T18:10:00Z">
        <w:r>
          <w:tab/>
        </w:r>
        <w:r>
          <w:tab/>
        </w:r>
        <w:r>
          <w:tab/>
        </w:r>
        <w:r>
          <w:tab/>
          <w:t>"G_S4_2_D_C24": 0.00,</w:t>
        </w:r>
      </w:ins>
    </w:p>
    <w:p w14:paraId="2FCC7FF2" w14:textId="77777777" w:rsidR="00D96590" w:rsidRDefault="00D96590" w:rsidP="00D96590">
      <w:pPr>
        <w:pStyle w:val="GOSTScript"/>
        <w:rPr>
          <w:ins w:id="3284" w:author="Сатлер Марина Викторовна" w:date="2026-03-16T18:10:00Z"/>
        </w:rPr>
      </w:pPr>
      <w:ins w:id="3285" w:author="Сатлер Марина Викторовна" w:date="2026-03-16T18:10:00Z">
        <w:r>
          <w:tab/>
        </w:r>
        <w:r>
          <w:tab/>
        </w:r>
        <w:r>
          <w:tab/>
        </w:r>
        <w:r>
          <w:tab/>
          <w:t>"G_S4_2_D_C25": 0.00,</w:t>
        </w:r>
      </w:ins>
    </w:p>
    <w:p w14:paraId="53553FB4" w14:textId="77777777" w:rsidR="00D96590" w:rsidRDefault="00D96590" w:rsidP="00D96590">
      <w:pPr>
        <w:pStyle w:val="GOSTScript"/>
        <w:rPr>
          <w:ins w:id="3286" w:author="Сатлер Марина Викторовна" w:date="2026-03-16T18:10:00Z"/>
        </w:rPr>
      </w:pPr>
      <w:ins w:id="3287" w:author="Сатлер Марина Викторовна" w:date="2026-03-16T18:10:00Z">
        <w:r>
          <w:tab/>
        </w:r>
        <w:r>
          <w:tab/>
        </w:r>
        <w:r>
          <w:tab/>
        </w:r>
        <w:r>
          <w:tab/>
          <w:t>"G_S4_2_D_C26": 0.00,</w:t>
        </w:r>
      </w:ins>
    </w:p>
    <w:p w14:paraId="645ED57D" w14:textId="0879BF99" w:rsidR="00D96590" w:rsidRDefault="00D96590" w:rsidP="00D96590">
      <w:pPr>
        <w:pStyle w:val="GOSTScript"/>
      </w:pPr>
      <w:ins w:id="3288" w:author="Сатлер Марина Викторовна" w:date="2026-03-16T18:10:00Z">
        <w:r>
          <w:tab/>
        </w:r>
        <w:r>
          <w:tab/>
        </w:r>
        <w:r>
          <w:tab/>
        </w:r>
        <w:r>
          <w:tab/>
          <w:t>"G_S4_2_D_C27": 0.00,</w:t>
        </w:r>
      </w:ins>
    </w:p>
    <w:p w14:paraId="3E8D68C1" w14:textId="77777777" w:rsidR="004369F0" w:rsidRDefault="004369F0" w:rsidP="00F561C9">
      <w:pPr>
        <w:pStyle w:val="GOSTScript"/>
      </w:pPr>
      <w:r>
        <w:tab/>
      </w:r>
      <w:r>
        <w:tab/>
      </w:r>
      <w:r>
        <w:tab/>
      </w:r>
      <w:r>
        <w:tab/>
        <w:t>"G_S4_2_D_C14": 0.00,</w:t>
      </w:r>
    </w:p>
    <w:p w14:paraId="51F87E84" w14:textId="77777777" w:rsidR="004369F0" w:rsidRDefault="004369F0" w:rsidP="00F561C9">
      <w:pPr>
        <w:pStyle w:val="GOSTScript"/>
      </w:pPr>
      <w:r>
        <w:tab/>
      </w:r>
      <w:r>
        <w:tab/>
      </w:r>
      <w:r>
        <w:tab/>
      </w:r>
      <w:r>
        <w:tab/>
        <w:t>"G_S4_2_D_C15": 0.00,</w:t>
      </w:r>
    </w:p>
    <w:p w14:paraId="451A75F4" w14:textId="77777777" w:rsidR="004369F0" w:rsidRDefault="004369F0" w:rsidP="00F561C9">
      <w:pPr>
        <w:pStyle w:val="GOSTScript"/>
      </w:pPr>
      <w:r>
        <w:tab/>
      </w:r>
      <w:r>
        <w:tab/>
      </w:r>
      <w:r>
        <w:tab/>
      </w:r>
      <w:r>
        <w:tab/>
        <w:t>"G_S4_2_D_C11": 2000.00,</w:t>
      </w:r>
    </w:p>
    <w:p w14:paraId="232BEFFA" w14:textId="30CA4DA3" w:rsidR="004369F0" w:rsidRPr="00032D96" w:rsidRDefault="004369F0" w:rsidP="00F561C9">
      <w:pPr>
        <w:pStyle w:val="GOSTScript"/>
        <w:rPr>
          <w:ins w:id="3289" w:author="Сатлер Марина Викторовна" w:date="2025-05-30T14:36:00Z"/>
        </w:rPr>
      </w:pPr>
      <w:r>
        <w:tab/>
      </w:r>
      <w:r>
        <w:tab/>
      </w:r>
      <w:r>
        <w:tab/>
      </w:r>
      <w:r>
        <w:tab/>
        <w:t>"G_S4_2_D_C12": 2000.00</w:t>
      </w:r>
      <w:ins w:id="3290" w:author="Сатлер Марина Викторовна" w:date="2025-05-30T14:36:00Z">
        <w:r w:rsidR="00E36D2A" w:rsidRPr="00032D96">
          <w:t>,</w:t>
        </w:r>
      </w:ins>
    </w:p>
    <w:p w14:paraId="28F3A97C" w14:textId="28D0AA0D" w:rsidR="00E36D2A" w:rsidRPr="00E36D2A" w:rsidRDefault="00E36D2A" w:rsidP="00F561C9">
      <w:pPr>
        <w:pStyle w:val="GOSTScript"/>
        <w:rPr>
          <w:ins w:id="3291" w:author="Сатлер Марина Викторовна" w:date="2025-05-30T14:36:00Z"/>
        </w:rPr>
      </w:pPr>
      <w:ins w:id="3292" w:author="Сатлер Марина Викторовна" w:date="2025-05-30T14:36:00Z">
        <w:r>
          <w:lastRenderedPageBreak/>
          <w:tab/>
        </w:r>
        <w:r>
          <w:tab/>
        </w:r>
        <w:r>
          <w:tab/>
        </w:r>
        <w:r>
          <w:tab/>
        </w:r>
        <w:r w:rsidRPr="00E36D2A">
          <w:t>"G_S4_2_D_C16": 0.00,</w:t>
        </w:r>
      </w:ins>
    </w:p>
    <w:p w14:paraId="26B9C25B" w14:textId="77777777" w:rsidR="00E36D2A" w:rsidRPr="00E36D2A" w:rsidRDefault="00E36D2A" w:rsidP="00F561C9">
      <w:pPr>
        <w:pStyle w:val="GOSTScript"/>
        <w:rPr>
          <w:ins w:id="3293" w:author="Сатлер Марина Викторовна" w:date="2025-05-30T14:36:00Z"/>
        </w:rPr>
      </w:pPr>
      <w:ins w:id="3294" w:author="Сатлер Марина Викторовна" w:date="2025-05-30T14:36:00Z">
        <w:r w:rsidRPr="00E36D2A">
          <w:tab/>
        </w:r>
        <w:r w:rsidRPr="00E36D2A">
          <w:tab/>
        </w:r>
        <w:r w:rsidRPr="00E36D2A">
          <w:tab/>
        </w:r>
        <w:r w:rsidRPr="00E36D2A">
          <w:tab/>
          <w:t>"G_S4_2_D_C17": 0.00,</w:t>
        </w:r>
      </w:ins>
    </w:p>
    <w:p w14:paraId="3F61DB66" w14:textId="77777777" w:rsidR="00E36D2A" w:rsidRPr="00E36D2A" w:rsidRDefault="00E36D2A" w:rsidP="00F561C9">
      <w:pPr>
        <w:pStyle w:val="GOSTScript"/>
        <w:rPr>
          <w:ins w:id="3295" w:author="Сатлер Марина Викторовна" w:date="2025-05-30T14:36:00Z"/>
        </w:rPr>
      </w:pPr>
      <w:ins w:id="3296" w:author="Сатлер Марина Викторовна" w:date="2025-05-30T14:36:00Z">
        <w:r w:rsidRPr="00E36D2A">
          <w:tab/>
        </w:r>
        <w:r w:rsidRPr="00E36D2A">
          <w:tab/>
        </w:r>
        <w:r w:rsidRPr="00E36D2A">
          <w:tab/>
        </w:r>
        <w:r w:rsidRPr="00E36D2A">
          <w:tab/>
          <w:t>"G_S4_2_D_C18": 0.00,</w:t>
        </w:r>
      </w:ins>
    </w:p>
    <w:p w14:paraId="282AB6B1" w14:textId="77777777" w:rsidR="00E36D2A" w:rsidRPr="0015517C" w:rsidRDefault="00E36D2A" w:rsidP="00F561C9">
      <w:pPr>
        <w:pStyle w:val="GOSTScript"/>
        <w:rPr>
          <w:ins w:id="3297" w:author="Сатлер Марина Викторовна" w:date="2025-05-30T14:36:00Z"/>
        </w:rPr>
      </w:pPr>
      <w:ins w:id="3298" w:author="Сатлер Марина Викторовна" w:date="2025-05-30T14:36:00Z">
        <w:r w:rsidRPr="00E36D2A">
          <w:tab/>
        </w:r>
        <w:r w:rsidRPr="00E36D2A">
          <w:tab/>
        </w:r>
        <w:r w:rsidRPr="00E36D2A">
          <w:tab/>
        </w:r>
        <w:r w:rsidRPr="00E36D2A">
          <w:tab/>
        </w:r>
        <w:r w:rsidRPr="0015517C">
          <w:t>"G_S4_2_D_C19": 0.00,</w:t>
        </w:r>
      </w:ins>
    </w:p>
    <w:p w14:paraId="5C11283A" w14:textId="071C535E" w:rsidR="00E36D2A" w:rsidRPr="00E36D2A" w:rsidRDefault="00E36D2A" w:rsidP="00F561C9">
      <w:pPr>
        <w:pStyle w:val="GOSTScript"/>
      </w:pPr>
      <w:ins w:id="3299" w:author="Сатлер Марина Викторовна" w:date="2025-05-30T14:36:00Z">
        <w:r w:rsidRPr="0015517C">
          <w:tab/>
        </w:r>
        <w:r w:rsidRPr="0015517C">
          <w:tab/>
        </w:r>
        <w:r w:rsidRPr="0015517C">
          <w:tab/>
        </w:r>
        <w:r w:rsidRPr="0015517C">
          <w:tab/>
        </w:r>
        <w:r w:rsidRPr="00E36D2A">
          <w:t>"G_S4_2_D_DATEREC_CONFIRM": "2026-0</w:t>
        </w:r>
      </w:ins>
      <w:ins w:id="3300" w:author="Сатлер Марина Викторовна" w:date="2025-05-30T15:06:00Z">
        <w:r w:rsidR="0015517C" w:rsidRPr="0015517C">
          <w:t>2</w:t>
        </w:r>
      </w:ins>
      <w:ins w:id="3301" w:author="Сатлер Марина Викторовна" w:date="2025-05-30T14:36:00Z">
        <w:r w:rsidRPr="00E36D2A">
          <w:t>-21"</w:t>
        </w:r>
      </w:ins>
    </w:p>
    <w:p w14:paraId="250BC023" w14:textId="20D0AE8A" w:rsidR="00170D70" w:rsidRDefault="004369F0" w:rsidP="00F561C9">
      <w:pPr>
        <w:pStyle w:val="GOSTScript"/>
        <w:rPr>
          <w:ins w:id="3302" w:author="Сатлер Марина Викторовна" w:date="2024-10-28T11:27:00Z"/>
        </w:rPr>
      </w:pPr>
      <w:r>
        <w:tab/>
      </w:r>
      <w:r>
        <w:tab/>
      </w:r>
      <w:r>
        <w:tab/>
        <w:t>}</w:t>
      </w:r>
      <w:ins w:id="3303" w:author="Сатлер Марина Викторовна" w:date="2024-10-28T11:27:00Z">
        <w:r w:rsidR="00170D70">
          <w:t>,</w:t>
        </w:r>
      </w:ins>
    </w:p>
    <w:p w14:paraId="4ED6B2A4" w14:textId="77777777" w:rsidR="00170D70" w:rsidRDefault="00170D70" w:rsidP="00F561C9">
      <w:pPr>
        <w:pStyle w:val="GOSTScript"/>
        <w:rPr>
          <w:ins w:id="3304" w:author="Сатлер Марина Викторовна" w:date="2024-10-28T11:27:00Z"/>
        </w:rPr>
      </w:pPr>
      <w:ins w:id="3305" w:author="Сатлер Марина Викторовна" w:date="2024-10-28T11:27:00Z">
        <w:r>
          <w:tab/>
        </w:r>
        <w:r>
          <w:tab/>
        </w:r>
        <w:r>
          <w:tab/>
          <w:t>{</w:t>
        </w:r>
      </w:ins>
    </w:p>
    <w:p w14:paraId="1D9012B3" w14:textId="5CE11158" w:rsidR="00170D70" w:rsidRDefault="00170D70" w:rsidP="00F561C9">
      <w:pPr>
        <w:pStyle w:val="GOSTScript"/>
        <w:rPr>
          <w:ins w:id="3306" w:author="Сатлер Марина Викторовна" w:date="2024-10-28T11:27:00Z"/>
        </w:rPr>
      </w:pPr>
      <w:ins w:id="3307" w:author="Сатлер Марина Викторовна" w:date="2024-10-28T11:27:00Z">
        <w:r>
          <w:tab/>
        </w:r>
        <w:r>
          <w:tab/>
        </w:r>
        <w:r>
          <w:tab/>
        </w:r>
        <w:r>
          <w:tab/>
          <w:t>"G_S4_2_D_C1": "</w:t>
        </w:r>
      </w:ins>
      <w:ins w:id="3308" w:author="Сатлер Марина Викторовна" w:date="2024-10-28T11:36:00Z">
        <w:r w:rsidR="005E3A16" w:rsidRPr="005E3A16">
          <w:t>0014097923000000373Й00001</w:t>
        </w:r>
      </w:ins>
      <w:ins w:id="3309" w:author="Сатлер Марина Викторовна" w:date="2024-10-28T11:27:00Z">
        <w:r>
          <w:t>",</w:t>
        </w:r>
      </w:ins>
    </w:p>
    <w:p w14:paraId="3B2A1DB1" w14:textId="7F77ECCC" w:rsidR="00170D70" w:rsidRDefault="00170D70" w:rsidP="00F561C9">
      <w:pPr>
        <w:pStyle w:val="GOSTScript"/>
        <w:rPr>
          <w:ins w:id="3310" w:author="Сатлер Марина Викторовна" w:date="2024-10-28T11:27:00Z"/>
        </w:rPr>
      </w:pPr>
      <w:ins w:id="3311" w:author="Сатлер Марина Викторовна" w:date="2024-10-28T11:27:00Z">
        <w:r>
          <w:tab/>
        </w:r>
        <w:r>
          <w:tab/>
        </w:r>
        <w:r>
          <w:tab/>
        </w:r>
        <w:r>
          <w:tab/>
          <w:t>"G_S4_2_D_SIGNCONFIRM": "</w:t>
        </w:r>
      </w:ins>
      <w:ins w:id="3312" w:author="Сатлер Марина Викторовна" w:date="2025-05-30T15:11:00Z">
        <w:r w:rsidR="0015517C">
          <w:rPr>
            <w:lang w:val="ru-RU"/>
          </w:rPr>
          <w:t>Нет</w:t>
        </w:r>
      </w:ins>
      <w:ins w:id="3313" w:author="Сатлер Марина Викторовна" w:date="2024-10-28T11:27:00Z">
        <w:r>
          <w:t>",</w:t>
        </w:r>
      </w:ins>
    </w:p>
    <w:p w14:paraId="59C1DFC6" w14:textId="179009D6" w:rsidR="00170D70" w:rsidRDefault="00170D70" w:rsidP="00F561C9">
      <w:pPr>
        <w:pStyle w:val="GOSTScript"/>
        <w:rPr>
          <w:ins w:id="3314" w:author="Сатлер Марина Викторовна" w:date="2024-10-28T11:27:00Z"/>
        </w:rPr>
      </w:pPr>
      <w:ins w:id="3315" w:author="Сатлер Марина Викторовна" w:date="2024-10-28T11:27:00Z">
        <w:r>
          <w:tab/>
        </w:r>
        <w:r>
          <w:tab/>
        </w:r>
        <w:r>
          <w:tab/>
        </w:r>
        <w:r>
          <w:tab/>
          <w:t>"G_S4_2_D_C4": "1820</w:t>
        </w:r>
      </w:ins>
      <w:ins w:id="3316" w:author="Сатлер Марина Викторовна" w:date="2024-10-28T12:11:00Z">
        <w:r w:rsidR="00DA01B9" w:rsidRPr="00FD4B0F">
          <w:t>2</w:t>
        </w:r>
      </w:ins>
      <w:ins w:id="3317" w:author="Сатлер Марина Викторовна" w:date="2024-10-28T11:27:00Z">
        <w:r>
          <w:t>0</w:t>
        </w:r>
      </w:ins>
      <w:ins w:id="3318" w:author="Сатлер Марина Викторовна" w:date="2024-10-28T12:11:00Z">
        <w:r w:rsidR="00DA01B9" w:rsidRPr="00FD4B0F">
          <w:t>3</w:t>
        </w:r>
      </w:ins>
      <w:ins w:id="3319" w:author="Сатлер Марина Викторовна" w:date="2024-10-28T11:27:00Z">
        <w:r>
          <w:t>39402</w:t>
        </w:r>
      </w:ins>
      <w:ins w:id="3320" w:author="Сатлер Марина Викторовна" w:date="2024-10-28T12:11:00Z">
        <w:r w:rsidR="00DA01B9" w:rsidRPr="00FD4B0F">
          <w:t>1</w:t>
        </w:r>
      </w:ins>
      <w:ins w:id="3321" w:author="Сатлер Марина Викторовна" w:date="2024-10-28T11:27:00Z">
        <w:r>
          <w:t>0059244",</w:t>
        </w:r>
      </w:ins>
    </w:p>
    <w:p w14:paraId="7DB28BEA" w14:textId="45E48A6C" w:rsidR="00170D70" w:rsidRDefault="00170D70" w:rsidP="00F561C9">
      <w:pPr>
        <w:pStyle w:val="GOSTScript"/>
        <w:rPr>
          <w:ins w:id="3322" w:author="Сатлер Марина Викторовна" w:date="2024-10-28T11:27:00Z"/>
        </w:rPr>
      </w:pPr>
      <w:ins w:id="3323" w:author="Сатлер Марина Викторовна" w:date="2024-10-28T11:27:00Z">
        <w:r>
          <w:tab/>
        </w:r>
        <w:r>
          <w:tab/>
        </w:r>
        <w:r>
          <w:tab/>
        </w:r>
        <w:r>
          <w:tab/>
          <w:t>"G_S4_2_D_C5": "</w:t>
        </w:r>
      </w:ins>
      <w:ins w:id="3324" w:author="Сатлер Марина Викторовна" w:date="2024-10-28T11:36:00Z">
        <w:r w:rsidR="005E3A16" w:rsidRPr="005E3A16">
          <w:t>18</w:t>
        </w:r>
      </w:ins>
      <w:ins w:id="3325" w:author="Сатлер Марина Викторовна" w:date="2024-10-28T11:43:00Z">
        <w:r w:rsidR="0057641E" w:rsidRPr="00FD4B0F">
          <w:t>3</w:t>
        </w:r>
      </w:ins>
      <w:ins w:id="3326" w:author="Сатлер Марина Викторовна" w:date="2024-10-28T11:36:00Z">
        <w:r w:rsidR="005E3A16" w:rsidRPr="005E3A16">
          <w:t>03020840290049121</w:t>
        </w:r>
      </w:ins>
      <w:ins w:id="3327" w:author="Сатлер Марина Викторовна" w:date="2024-10-28T11:27:00Z">
        <w:r>
          <w:t>",</w:t>
        </w:r>
      </w:ins>
    </w:p>
    <w:p w14:paraId="45AE79CE" w14:textId="77777777" w:rsidR="00170D70" w:rsidRDefault="00170D70" w:rsidP="00F561C9">
      <w:pPr>
        <w:pStyle w:val="GOSTScript"/>
        <w:rPr>
          <w:ins w:id="3328" w:author="Сатлер Марина Викторовна" w:date="2024-10-28T11:27:00Z"/>
        </w:rPr>
      </w:pPr>
      <w:ins w:id="3329" w:author="Сатлер Марина Викторовна" w:date="2024-10-28T11:27:00Z">
        <w:r>
          <w:tab/>
        </w:r>
        <w:r>
          <w:tab/>
        </w:r>
        <w:r>
          <w:tab/>
        </w:r>
        <w:r>
          <w:tab/>
          <w:t>"G_S4_2_D_C4_2": "11",</w:t>
        </w:r>
      </w:ins>
    </w:p>
    <w:p w14:paraId="4667F7F7" w14:textId="557B5C6D" w:rsidR="00170D70" w:rsidRDefault="00170D70" w:rsidP="00F561C9">
      <w:pPr>
        <w:pStyle w:val="GOSTScript"/>
        <w:rPr>
          <w:ins w:id="3330" w:author="Сатлер Марина Викторовна" w:date="2024-10-28T11:27:00Z"/>
        </w:rPr>
      </w:pPr>
      <w:ins w:id="3331" w:author="Сатлер Марина Викторовна" w:date="2024-10-28T11:27:00Z">
        <w:r>
          <w:tab/>
        </w:r>
        <w:r>
          <w:tab/>
        </w:r>
        <w:r>
          <w:tab/>
        </w:r>
        <w:r>
          <w:tab/>
          <w:t>"G_S4_2_D_C5_2": "1</w:t>
        </w:r>
      </w:ins>
      <w:ins w:id="3332" w:author="Сатлер Марина Викторовна" w:date="2024-10-28T11:36:00Z">
        <w:r w:rsidR="005E3A16" w:rsidRPr="00FD4B0F">
          <w:t>1</w:t>
        </w:r>
      </w:ins>
      <w:ins w:id="3333" w:author="Сатлер Марина Викторовна" w:date="2024-10-28T11:27:00Z">
        <w:r>
          <w:t>",</w:t>
        </w:r>
      </w:ins>
    </w:p>
    <w:p w14:paraId="1DA09008" w14:textId="77777777" w:rsidR="00170D70" w:rsidRDefault="00170D70" w:rsidP="00F561C9">
      <w:pPr>
        <w:pStyle w:val="GOSTScript"/>
        <w:rPr>
          <w:ins w:id="3334" w:author="Сатлер Марина Викторовна" w:date="2024-10-28T11:27:00Z"/>
        </w:rPr>
      </w:pPr>
      <w:ins w:id="3335" w:author="Сатлер Марина Викторовна" w:date="2024-10-28T11:27:00Z">
        <w:r>
          <w:tab/>
        </w:r>
        <w:r>
          <w:tab/>
        </w:r>
        <w:r>
          <w:tab/>
        </w:r>
        <w:r>
          <w:tab/>
          <w:t>"G_S4_2_D_C8": 92000.00,</w:t>
        </w:r>
      </w:ins>
    </w:p>
    <w:p w14:paraId="33C23975" w14:textId="77777777" w:rsidR="00170D70" w:rsidRDefault="00170D70" w:rsidP="00F561C9">
      <w:pPr>
        <w:pStyle w:val="GOSTScript"/>
        <w:rPr>
          <w:ins w:id="3336" w:author="Сатлер Марина Викторовна" w:date="2026-03-16T18:09:00Z"/>
        </w:rPr>
      </w:pPr>
      <w:ins w:id="3337" w:author="Сатлер Марина Викторовна" w:date="2024-10-28T11:27:00Z">
        <w:r>
          <w:tab/>
        </w:r>
        <w:r>
          <w:tab/>
        </w:r>
        <w:r>
          <w:tab/>
        </w:r>
        <w:r>
          <w:tab/>
          <w:t>"G_S4_2_D_C10": 92000.00,</w:t>
        </w:r>
      </w:ins>
    </w:p>
    <w:p w14:paraId="013B055B" w14:textId="77777777" w:rsidR="00D96590" w:rsidRDefault="00D96590" w:rsidP="00D96590">
      <w:pPr>
        <w:pStyle w:val="GOSTScript"/>
        <w:rPr>
          <w:ins w:id="3338" w:author="Сатлер Марина Викторовна" w:date="2026-03-16T18:10:00Z"/>
        </w:rPr>
      </w:pPr>
      <w:ins w:id="3339" w:author="Сатлер Марина Викторовна" w:date="2026-03-16T18:10:00Z">
        <w:r>
          <w:tab/>
        </w:r>
        <w:r>
          <w:tab/>
        </w:r>
        <w:r>
          <w:tab/>
        </w:r>
        <w:r>
          <w:tab/>
          <w:t>"G_S4_2_D_C20": 2000.00,</w:t>
        </w:r>
      </w:ins>
    </w:p>
    <w:p w14:paraId="504936F8" w14:textId="77777777" w:rsidR="00D96590" w:rsidRDefault="00D96590" w:rsidP="00D96590">
      <w:pPr>
        <w:pStyle w:val="GOSTScript"/>
        <w:rPr>
          <w:ins w:id="3340" w:author="Сатлер Марина Викторовна" w:date="2026-03-16T18:10:00Z"/>
        </w:rPr>
      </w:pPr>
      <w:ins w:id="3341" w:author="Сатлер Марина Викторовна" w:date="2026-03-16T18:10:00Z">
        <w:r>
          <w:tab/>
        </w:r>
        <w:r>
          <w:tab/>
        </w:r>
        <w:r>
          <w:tab/>
        </w:r>
        <w:r>
          <w:tab/>
          <w:t>"G_S4_2_D_C21": 2000.00,</w:t>
        </w:r>
      </w:ins>
    </w:p>
    <w:p w14:paraId="23CEA9CE" w14:textId="77777777" w:rsidR="00D96590" w:rsidRDefault="00D96590" w:rsidP="00D96590">
      <w:pPr>
        <w:pStyle w:val="GOSTScript"/>
        <w:rPr>
          <w:ins w:id="3342" w:author="Сатлер Марина Викторовна" w:date="2026-03-16T18:10:00Z"/>
        </w:rPr>
      </w:pPr>
      <w:ins w:id="3343" w:author="Сатлер Марина Викторовна" w:date="2026-03-16T18:10:00Z">
        <w:r>
          <w:tab/>
        </w:r>
        <w:r>
          <w:tab/>
        </w:r>
        <w:r>
          <w:tab/>
        </w:r>
        <w:r>
          <w:tab/>
          <w:t>"G_S4_2_D_C22": 0.00,</w:t>
        </w:r>
      </w:ins>
    </w:p>
    <w:p w14:paraId="4A54FD61" w14:textId="77777777" w:rsidR="00D96590" w:rsidRDefault="00D96590" w:rsidP="00D96590">
      <w:pPr>
        <w:pStyle w:val="GOSTScript"/>
        <w:rPr>
          <w:ins w:id="3344" w:author="Сатлер Марина Викторовна" w:date="2026-03-16T18:10:00Z"/>
        </w:rPr>
      </w:pPr>
      <w:ins w:id="3345" w:author="Сатлер Марина Викторовна" w:date="2026-03-16T18:10:00Z">
        <w:r>
          <w:tab/>
        </w:r>
        <w:r>
          <w:tab/>
        </w:r>
        <w:r>
          <w:tab/>
        </w:r>
        <w:r>
          <w:tab/>
          <w:t>"G_S4_2_D_C23": 0.00,</w:t>
        </w:r>
      </w:ins>
    </w:p>
    <w:p w14:paraId="39895F42" w14:textId="77777777" w:rsidR="00D96590" w:rsidRDefault="00D96590" w:rsidP="00D96590">
      <w:pPr>
        <w:pStyle w:val="GOSTScript"/>
        <w:rPr>
          <w:ins w:id="3346" w:author="Сатлер Марина Викторовна" w:date="2026-03-16T18:10:00Z"/>
        </w:rPr>
      </w:pPr>
      <w:ins w:id="3347" w:author="Сатлер Марина Викторовна" w:date="2026-03-16T18:10:00Z">
        <w:r>
          <w:tab/>
        </w:r>
        <w:r>
          <w:tab/>
        </w:r>
        <w:r>
          <w:tab/>
        </w:r>
        <w:r>
          <w:tab/>
          <w:t>"G_S4_2_D_C24": 0.00,</w:t>
        </w:r>
      </w:ins>
    </w:p>
    <w:p w14:paraId="66184BD4" w14:textId="77777777" w:rsidR="00D96590" w:rsidRDefault="00D96590" w:rsidP="00D96590">
      <w:pPr>
        <w:pStyle w:val="GOSTScript"/>
        <w:rPr>
          <w:ins w:id="3348" w:author="Сатлер Марина Викторовна" w:date="2026-03-16T18:10:00Z"/>
        </w:rPr>
      </w:pPr>
      <w:ins w:id="3349" w:author="Сатлер Марина Викторовна" w:date="2026-03-16T18:10:00Z">
        <w:r>
          <w:tab/>
        </w:r>
        <w:r>
          <w:tab/>
        </w:r>
        <w:r>
          <w:tab/>
        </w:r>
        <w:r>
          <w:tab/>
          <w:t>"G_S4_2_D_C25": 0.00,</w:t>
        </w:r>
      </w:ins>
    </w:p>
    <w:p w14:paraId="4D21F096" w14:textId="77777777" w:rsidR="00D96590" w:rsidRDefault="00D96590" w:rsidP="00D96590">
      <w:pPr>
        <w:pStyle w:val="GOSTScript"/>
        <w:rPr>
          <w:ins w:id="3350" w:author="Сатлер Марина Викторовна" w:date="2026-03-16T18:10:00Z"/>
        </w:rPr>
      </w:pPr>
      <w:ins w:id="3351" w:author="Сатлер Марина Викторовна" w:date="2026-03-16T18:10:00Z">
        <w:r>
          <w:tab/>
        </w:r>
        <w:r>
          <w:tab/>
        </w:r>
        <w:r>
          <w:tab/>
        </w:r>
        <w:r>
          <w:tab/>
          <w:t>"G_S4_2_D_C26": 0.00,</w:t>
        </w:r>
      </w:ins>
    </w:p>
    <w:p w14:paraId="16E4CABC" w14:textId="2A178BE7" w:rsidR="00D96590" w:rsidRDefault="00D96590" w:rsidP="00D96590">
      <w:pPr>
        <w:pStyle w:val="GOSTScript"/>
        <w:rPr>
          <w:ins w:id="3352" w:author="Сатлер Марина Викторовна" w:date="2024-10-28T11:27:00Z"/>
        </w:rPr>
      </w:pPr>
      <w:ins w:id="3353" w:author="Сатлер Марина Викторовна" w:date="2026-03-16T18:10:00Z">
        <w:r>
          <w:tab/>
        </w:r>
        <w:r>
          <w:tab/>
        </w:r>
        <w:r>
          <w:tab/>
        </w:r>
        <w:r>
          <w:tab/>
          <w:t>"G_S4_2_D_C27": 0.00,</w:t>
        </w:r>
      </w:ins>
    </w:p>
    <w:p w14:paraId="3D22F9F9" w14:textId="4B199294" w:rsidR="00170D70" w:rsidRPr="0015517C" w:rsidRDefault="00170D70" w:rsidP="00F561C9">
      <w:pPr>
        <w:pStyle w:val="GOSTScript"/>
        <w:rPr>
          <w:ins w:id="3354" w:author="Сатлер Марина Викторовна" w:date="2024-10-28T11:27:00Z"/>
        </w:rPr>
      </w:pPr>
      <w:ins w:id="3355" w:author="Сатлер Марина Викторовна" w:date="2024-10-28T11:27:00Z">
        <w:r>
          <w:tab/>
        </w:r>
        <w:r>
          <w:tab/>
        </w:r>
        <w:r>
          <w:tab/>
        </w:r>
        <w:r>
          <w:tab/>
        </w:r>
        <w:r w:rsidRPr="0015517C">
          <w:t xml:space="preserve">"G_S4_2_D_C14": </w:t>
        </w:r>
      </w:ins>
      <w:ins w:id="3356" w:author="Сатлер Марина Викторовна" w:date="2025-05-30T15:07:00Z">
        <w:r w:rsidR="0015517C" w:rsidRPr="00032D96">
          <w:t>2000</w:t>
        </w:r>
      </w:ins>
      <w:ins w:id="3357" w:author="Сатлер Марина Викторовна" w:date="2024-10-28T11:27:00Z">
        <w:r w:rsidRPr="0015517C">
          <w:t>.00,</w:t>
        </w:r>
      </w:ins>
    </w:p>
    <w:p w14:paraId="01DC8F57" w14:textId="701B7519" w:rsidR="00170D70" w:rsidRDefault="00170D70" w:rsidP="00F561C9">
      <w:pPr>
        <w:pStyle w:val="GOSTScript"/>
        <w:rPr>
          <w:ins w:id="3358" w:author="Сатлер Марина Викторовна" w:date="2024-10-28T11:27:00Z"/>
        </w:rPr>
      </w:pPr>
      <w:ins w:id="3359" w:author="Сатлер Марина Викторовна" w:date="2024-10-28T11:27:00Z">
        <w:r w:rsidRPr="0015517C">
          <w:tab/>
        </w:r>
        <w:r w:rsidRPr="0015517C">
          <w:tab/>
        </w:r>
        <w:r w:rsidRPr="0015517C">
          <w:tab/>
        </w:r>
        <w:r w:rsidRPr="0015517C">
          <w:tab/>
          <w:t xml:space="preserve">"G_S4_2_D_C15": </w:t>
        </w:r>
      </w:ins>
      <w:ins w:id="3360" w:author="Сатлер Марина Викторовна" w:date="2025-05-30T15:07:00Z">
        <w:r w:rsidR="0015517C" w:rsidRPr="00032D96">
          <w:t>2000</w:t>
        </w:r>
      </w:ins>
      <w:ins w:id="3361" w:author="Сатлер Марина Викторовна" w:date="2024-10-28T11:27:00Z">
        <w:r w:rsidRPr="0015517C">
          <w:t>.00,</w:t>
        </w:r>
      </w:ins>
    </w:p>
    <w:p w14:paraId="0573B3D5" w14:textId="77777777" w:rsidR="00170D70" w:rsidRDefault="00170D70" w:rsidP="00F561C9">
      <w:pPr>
        <w:pStyle w:val="GOSTScript"/>
        <w:rPr>
          <w:ins w:id="3362" w:author="Сатлер Марина Викторовна" w:date="2024-10-28T11:27:00Z"/>
        </w:rPr>
      </w:pPr>
      <w:ins w:id="3363" w:author="Сатлер Марина Викторовна" w:date="2024-10-28T11:27:00Z">
        <w:r>
          <w:tab/>
        </w:r>
        <w:r>
          <w:tab/>
        </w:r>
        <w:r>
          <w:tab/>
        </w:r>
        <w:r>
          <w:tab/>
          <w:t>"G_S4_2_D_C11": 57000.00,</w:t>
        </w:r>
      </w:ins>
    </w:p>
    <w:p w14:paraId="5642D715" w14:textId="77777777" w:rsidR="00E36D2A" w:rsidRDefault="00170D70" w:rsidP="00F561C9">
      <w:pPr>
        <w:pStyle w:val="GOSTScript"/>
        <w:rPr>
          <w:ins w:id="3364" w:author="Сатлер Марина Викторовна" w:date="2025-05-30T14:37:00Z"/>
        </w:rPr>
      </w:pPr>
      <w:ins w:id="3365" w:author="Сатлер Марина Викторовна" w:date="2024-10-28T11:27:00Z">
        <w:r>
          <w:tab/>
        </w:r>
        <w:r>
          <w:tab/>
        </w:r>
        <w:r>
          <w:tab/>
        </w:r>
        <w:r>
          <w:tab/>
          <w:t>"G_S4_2_D_C12": 57000.00</w:t>
        </w:r>
      </w:ins>
      <w:ins w:id="3366" w:author="Сатлер Марина Викторовна" w:date="2025-05-30T14:37:00Z">
        <w:r w:rsidR="00E36D2A">
          <w:t>,</w:t>
        </w:r>
      </w:ins>
    </w:p>
    <w:p w14:paraId="5D421AC4" w14:textId="77777777" w:rsidR="00E36D2A" w:rsidRDefault="00E36D2A" w:rsidP="00F561C9">
      <w:pPr>
        <w:pStyle w:val="GOSTScript"/>
        <w:rPr>
          <w:ins w:id="3367" w:author="Сатлер Марина Викторовна" w:date="2025-05-30T14:37:00Z"/>
        </w:rPr>
      </w:pPr>
      <w:ins w:id="3368" w:author="Сатлер Марина Викторовна" w:date="2025-05-30T14:37:00Z">
        <w:r>
          <w:tab/>
        </w:r>
        <w:r>
          <w:tab/>
        </w:r>
        <w:r>
          <w:tab/>
        </w:r>
        <w:r>
          <w:tab/>
          <w:t>"G_S4_2_D_C16": 0.00,</w:t>
        </w:r>
      </w:ins>
    </w:p>
    <w:p w14:paraId="4C09BEBF" w14:textId="77777777" w:rsidR="00E36D2A" w:rsidRDefault="00E36D2A" w:rsidP="00F561C9">
      <w:pPr>
        <w:pStyle w:val="GOSTScript"/>
        <w:rPr>
          <w:ins w:id="3369" w:author="Сатлер Марина Викторовна" w:date="2025-05-30T14:37:00Z"/>
        </w:rPr>
      </w:pPr>
      <w:ins w:id="3370" w:author="Сатлер Марина Викторовна" w:date="2025-05-30T14:37:00Z">
        <w:r>
          <w:tab/>
        </w:r>
        <w:r>
          <w:tab/>
        </w:r>
        <w:r>
          <w:tab/>
        </w:r>
        <w:r>
          <w:tab/>
          <w:t>"G_S4_2_D_C17": 0.00,</w:t>
        </w:r>
      </w:ins>
    </w:p>
    <w:p w14:paraId="2CE794A8" w14:textId="77777777" w:rsidR="00E36D2A" w:rsidRDefault="00E36D2A" w:rsidP="00F561C9">
      <w:pPr>
        <w:pStyle w:val="GOSTScript"/>
        <w:rPr>
          <w:ins w:id="3371" w:author="Сатлер Марина Викторовна" w:date="2025-05-30T14:37:00Z"/>
        </w:rPr>
      </w:pPr>
      <w:ins w:id="3372" w:author="Сатлер Марина Викторовна" w:date="2025-05-30T14:37:00Z">
        <w:r>
          <w:tab/>
        </w:r>
        <w:r>
          <w:tab/>
        </w:r>
        <w:r>
          <w:tab/>
        </w:r>
        <w:r>
          <w:tab/>
          <w:t>"G_S4_2_D_C18": 0.00,</w:t>
        </w:r>
      </w:ins>
    </w:p>
    <w:p w14:paraId="4B3EC0C1" w14:textId="77777777" w:rsidR="00E36D2A" w:rsidRDefault="00E36D2A" w:rsidP="00F561C9">
      <w:pPr>
        <w:pStyle w:val="GOSTScript"/>
        <w:rPr>
          <w:ins w:id="3373" w:author="Сатлер Марина Викторовна" w:date="2025-05-30T15:11:00Z"/>
        </w:rPr>
      </w:pPr>
      <w:ins w:id="3374" w:author="Сатлер Марина Викторовна" w:date="2025-05-30T14:37:00Z">
        <w:r>
          <w:tab/>
        </w:r>
        <w:r>
          <w:tab/>
        </w:r>
        <w:r>
          <w:tab/>
        </w:r>
        <w:r>
          <w:tab/>
          <w:t>"G_S4_2_D_C19": 0.00,</w:t>
        </w:r>
      </w:ins>
    </w:p>
    <w:p w14:paraId="4CD7B115" w14:textId="77777777" w:rsidR="0015517C" w:rsidRDefault="0015517C" w:rsidP="00F561C9">
      <w:pPr>
        <w:pStyle w:val="GOSTScript"/>
        <w:rPr>
          <w:ins w:id="3375" w:author="Сатлер Марина Викторовна" w:date="2025-05-30T15:11:00Z"/>
        </w:rPr>
      </w:pPr>
      <w:ins w:id="3376" w:author="Сатлер Марина Викторовна" w:date="2025-05-30T15:11:00Z">
        <w:r>
          <w:tab/>
        </w:r>
        <w:r>
          <w:tab/>
        </w:r>
        <w:r>
          <w:tab/>
        </w:r>
        <w:r>
          <w:tab/>
          <w:t>"G_S4_2_D_NUMREC_CONFIRM": "0010197924000000371Й00001",</w:t>
        </w:r>
      </w:ins>
    </w:p>
    <w:p w14:paraId="42C6A0D6" w14:textId="740FA96D" w:rsidR="00170D70" w:rsidRDefault="0015517C" w:rsidP="00F561C9">
      <w:pPr>
        <w:pStyle w:val="GOSTScript"/>
        <w:rPr>
          <w:ins w:id="3377" w:author="Сатлер Марина Викторовна" w:date="2024-10-28T11:27:00Z"/>
        </w:rPr>
      </w:pPr>
      <w:ins w:id="3378" w:author="Сатлер Марина Викторовна" w:date="2025-05-30T15:11:00Z">
        <w:r>
          <w:tab/>
        </w:r>
        <w:r>
          <w:tab/>
        </w:r>
        <w:r>
          <w:tab/>
        </w:r>
        <w:r>
          <w:tab/>
          <w:t>"G_S4_2_D_NUMCONFIRM_REC": "0010087923000000323Щ00002"</w:t>
        </w:r>
      </w:ins>
    </w:p>
    <w:p w14:paraId="67A21798" w14:textId="591513E3" w:rsidR="004369F0" w:rsidRDefault="00170D70" w:rsidP="00F561C9">
      <w:pPr>
        <w:pStyle w:val="GOSTScript"/>
      </w:pPr>
      <w:ins w:id="3379" w:author="Сатлер Марина Викторовна" w:date="2024-10-28T11:27:00Z">
        <w:r>
          <w:tab/>
        </w:r>
        <w:r>
          <w:tab/>
        </w:r>
        <w:r>
          <w:tab/>
          <w:t>}</w:t>
        </w:r>
      </w:ins>
    </w:p>
    <w:p w14:paraId="507010E3" w14:textId="77777777" w:rsidR="004369F0" w:rsidRDefault="004369F0" w:rsidP="00F561C9">
      <w:pPr>
        <w:pStyle w:val="GOSTScript"/>
      </w:pPr>
      <w:r>
        <w:tab/>
      </w:r>
      <w:r>
        <w:tab/>
        <w:t>]</w:t>
      </w:r>
    </w:p>
    <w:p w14:paraId="7644B92A" w14:textId="77777777" w:rsidR="004369F0" w:rsidRDefault="004369F0" w:rsidP="00F561C9">
      <w:pPr>
        <w:pStyle w:val="GOSTScript"/>
      </w:pPr>
      <w:r>
        <w:tab/>
        <w:t>}</w:t>
      </w:r>
    </w:p>
    <w:p w14:paraId="11338783" w14:textId="0F9F6A84" w:rsidR="001938A6" w:rsidRPr="00E36D2A" w:rsidRDefault="004369F0" w:rsidP="00F561C9">
      <w:pPr>
        <w:pStyle w:val="GOSTScript"/>
      </w:pPr>
      <w:r>
        <w:t>}</w:t>
      </w:r>
    </w:p>
    <w:p w14:paraId="2087C18E" w14:textId="231C870B" w:rsidR="001B6411" w:rsidRDefault="001B6411" w:rsidP="00C11849">
      <w:pPr>
        <w:pStyle w:val="31"/>
      </w:pPr>
      <w:bookmarkStart w:id="3380" w:name="_Toc226562702"/>
      <w:r>
        <w:lastRenderedPageBreak/>
        <w:t>«</w:t>
      </w:r>
      <w:r w:rsidRPr="00B9499D">
        <w:t>Уведомление об уточнении вида и принадлежности платежа</w:t>
      </w:r>
      <w:r>
        <w:t>»</w:t>
      </w:r>
      <w:r w:rsidRPr="00B9499D">
        <w:t xml:space="preserve"> (ф. 0531809) MSC_NoticeClarTypePay</w:t>
      </w:r>
      <w:bookmarkEnd w:id="3380"/>
    </w:p>
    <w:p w14:paraId="59B7632C" w14:textId="3F1C49B7" w:rsidR="001B6411" w:rsidRPr="001B6411" w:rsidRDefault="001B6411" w:rsidP="00C11849">
      <w:pPr>
        <w:pStyle w:val="41"/>
      </w:pPr>
      <w:bookmarkStart w:id="3381" w:name="_Toc226562703"/>
      <w:r w:rsidRPr="00601F01">
        <w:t>Перечень параметров тела запроса (Document) по документу</w:t>
      </w:r>
      <w:r w:rsidR="00A5352C">
        <w:t xml:space="preserve"> «</w:t>
      </w:r>
      <w:r w:rsidR="00A5352C" w:rsidRPr="00B9499D">
        <w:t>Уведомление об уточнении вида и принадлежности платежа</w:t>
      </w:r>
      <w:r w:rsidR="00A5352C">
        <w:t>»</w:t>
      </w:r>
      <w:r w:rsidR="00A5352C" w:rsidRPr="00B9499D">
        <w:t xml:space="preserve"> (ф. 0531809) MSC_NoticeClarTypePay</w:t>
      </w:r>
      <w:bookmarkEnd w:id="3381"/>
    </w:p>
    <w:p w14:paraId="4EFD3F6E" w14:textId="39BF2FBE" w:rsidR="00A668C7" w:rsidRDefault="001E1625" w:rsidP="007B6838">
      <w:pPr>
        <w:pStyle w:val="GOSTNameTable"/>
      </w:pPr>
      <w:r>
        <w:rPr>
          <w:noProof/>
        </w:rPr>
        <w:fldChar w:fldCharType="begin"/>
      </w:r>
      <w:r>
        <w:rPr>
          <w:noProof/>
        </w:rPr>
        <w:instrText xml:space="preserve"> SEQ Таблица \* ARABIC </w:instrText>
      </w:r>
      <w:r>
        <w:rPr>
          <w:noProof/>
        </w:rPr>
        <w:fldChar w:fldCharType="separate"/>
      </w:r>
      <w:bookmarkStart w:id="3382" w:name="_Toc226563169"/>
      <w:r w:rsidR="00AB1BE0">
        <w:rPr>
          <w:noProof/>
        </w:rPr>
        <w:t>13</w:t>
      </w:r>
      <w:r>
        <w:rPr>
          <w:noProof/>
        </w:rPr>
        <w:fldChar w:fldCharType="end"/>
      </w:r>
      <w:r w:rsidR="00A668C7">
        <w:t xml:space="preserve"> - </w:t>
      </w:r>
      <w:r w:rsidR="001F1424" w:rsidRPr="00617DB7">
        <w:t>Параметры тела (Document) запроса на подбор / сторнирование / переформирование записей учета по документу</w:t>
      </w:r>
      <w:r w:rsidR="009977FE">
        <w:t xml:space="preserve"> «</w:t>
      </w:r>
      <w:r w:rsidR="009977FE" w:rsidRPr="00B9499D">
        <w:t>Уведомление об уточнении вида и принадлежности платежа</w:t>
      </w:r>
      <w:r w:rsidR="009977FE">
        <w:t>»</w:t>
      </w:r>
      <w:r w:rsidR="009977FE" w:rsidRPr="00B9499D">
        <w:t xml:space="preserve"> (ф. 0531809) MSC_NoticeClarTypePay</w:t>
      </w:r>
      <w:bookmarkEnd w:id="3382"/>
    </w:p>
    <w:tbl>
      <w:tblPr>
        <w:tblStyle w:val="GOSTTable"/>
        <w:tblW w:w="5000" w:type="pct"/>
        <w:tblLayout w:type="fixed"/>
        <w:tblLook w:val="07E0" w:firstRow="1" w:lastRow="1" w:firstColumn="1" w:lastColumn="1" w:noHBand="1" w:noVBand="1"/>
      </w:tblPr>
      <w:tblGrid>
        <w:gridCol w:w="3467"/>
        <w:gridCol w:w="2364"/>
        <w:gridCol w:w="1576"/>
        <w:gridCol w:w="946"/>
        <w:gridCol w:w="993"/>
        <w:gridCol w:w="6414"/>
      </w:tblGrid>
      <w:tr w:rsidR="001955A8" w:rsidRPr="00B9499D" w14:paraId="46005EE1" w14:textId="77777777" w:rsidTr="00C11849">
        <w:trPr>
          <w:cnfStyle w:val="100000000000" w:firstRow="1" w:lastRow="0" w:firstColumn="0" w:lastColumn="0" w:oddVBand="0" w:evenVBand="0" w:oddHBand="0" w:evenHBand="0" w:firstRowFirstColumn="0" w:firstRowLastColumn="0" w:lastRowFirstColumn="0" w:lastRowLastColumn="0"/>
        </w:trPr>
        <w:tc>
          <w:tcPr>
            <w:tcW w:w="1100" w:type="pct"/>
          </w:tcPr>
          <w:p w14:paraId="2A2D03D4" w14:textId="579BC833" w:rsidR="001955A8" w:rsidRPr="00B9499D" w:rsidRDefault="001955A8" w:rsidP="00C11849">
            <w:pPr>
              <w:pStyle w:val="GOSTTableHead"/>
            </w:pPr>
            <w:r w:rsidRPr="00B412B2">
              <w:t>Наименование параметра</w:t>
            </w:r>
          </w:p>
        </w:tc>
        <w:tc>
          <w:tcPr>
            <w:tcW w:w="750" w:type="pct"/>
          </w:tcPr>
          <w:p w14:paraId="1BF8B75B" w14:textId="2DF83718" w:rsidR="001955A8" w:rsidRPr="00B9499D" w:rsidRDefault="001955A8" w:rsidP="00C11849">
            <w:pPr>
              <w:pStyle w:val="GOSTTableHead"/>
            </w:pPr>
            <w:r w:rsidRPr="00B412B2">
              <w:t>Название тэга</w:t>
            </w:r>
          </w:p>
        </w:tc>
        <w:tc>
          <w:tcPr>
            <w:tcW w:w="500" w:type="pct"/>
          </w:tcPr>
          <w:p w14:paraId="2F9EE1A5" w14:textId="26664F70" w:rsidR="001955A8" w:rsidRPr="00B9499D" w:rsidRDefault="001955A8" w:rsidP="00C11849">
            <w:pPr>
              <w:pStyle w:val="GOSTTableHead"/>
            </w:pPr>
            <w:r w:rsidRPr="00B412B2">
              <w:t>Тип данных</w:t>
            </w:r>
          </w:p>
        </w:tc>
        <w:tc>
          <w:tcPr>
            <w:tcW w:w="300" w:type="pct"/>
          </w:tcPr>
          <w:p w14:paraId="7D434AA2" w14:textId="3E024C9C" w:rsidR="001955A8" w:rsidRPr="00B9499D" w:rsidRDefault="001955A8" w:rsidP="00C11849">
            <w:pPr>
              <w:pStyle w:val="GOSTTableHead"/>
            </w:pPr>
            <w:r w:rsidRPr="00B412B2">
              <w:t>Обязательность</w:t>
            </w:r>
          </w:p>
        </w:tc>
        <w:tc>
          <w:tcPr>
            <w:tcW w:w="315" w:type="pct"/>
          </w:tcPr>
          <w:p w14:paraId="199324EF" w14:textId="7941DD1A" w:rsidR="001955A8" w:rsidRPr="00B9499D" w:rsidRDefault="001955A8" w:rsidP="00C11849">
            <w:pPr>
              <w:pStyle w:val="GOSTTableHead"/>
            </w:pPr>
            <w:r w:rsidRPr="00B412B2">
              <w:t>Размерность</w:t>
            </w:r>
          </w:p>
        </w:tc>
        <w:tc>
          <w:tcPr>
            <w:tcW w:w="2035" w:type="pct"/>
          </w:tcPr>
          <w:p w14:paraId="3CFCB6DF" w14:textId="6ECC25E1" w:rsidR="001955A8" w:rsidRPr="00B9499D" w:rsidRDefault="001955A8" w:rsidP="00C11849">
            <w:pPr>
              <w:pStyle w:val="GOSTTableHead"/>
            </w:pPr>
            <w:r w:rsidRPr="00B412B2">
              <w:t>Описание</w:t>
            </w:r>
          </w:p>
        </w:tc>
      </w:tr>
      <w:tr w:rsidR="001955A8" w:rsidRPr="00B9499D" w14:paraId="15442148" w14:textId="77777777" w:rsidTr="001955A8">
        <w:tc>
          <w:tcPr>
            <w:tcW w:w="1100" w:type="pct"/>
          </w:tcPr>
          <w:p w14:paraId="5A67992D" w14:textId="77777777" w:rsidR="001955A8" w:rsidRPr="00B9499D" w:rsidRDefault="001955A8" w:rsidP="001955A8">
            <w:pPr>
              <w:pStyle w:val="GOSTTablenorm"/>
              <w:rPr>
                <w:bCs/>
              </w:rPr>
            </w:pPr>
            <w:r w:rsidRPr="00B9499D">
              <w:t>Номер документа</w:t>
            </w:r>
          </w:p>
        </w:tc>
        <w:tc>
          <w:tcPr>
            <w:tcW w:w="750" w:type="pct"/>
          </w:tcPr>
          <w:p w14:paraId="536C2D43" w14:textId="77777777" w:rsidR="001955A8" w:rsidRPr="00B9499D" w:rsidRDefault="001955A8" w:rsidP="001955A8">
            <w:pPr>
              <w:pStyle w:val="GOSTTablenorm"/>
            </w:pPr>
            <w:r w:rsidRPr="00B9499D">
              <w:t>UF_NtfctnNm</w:t>
            </w:r>
          </w:p>
        </w:tc>
        <w:tc>
          <w:tcPr>
            <w:tcW w:w="500" w:type="pct"/>
          </w:tcPr>
          <w:p w14:paraId="78113BFA" w14:textId="77777777" w:rsidR="001955A8" w:rsidRPr="00B9499D" w:rsidRDefault="001955A8" w:rsidP="001955A8">
            <w:pPr>
              <w:pStyle w:val="GOSTTablenorm"/>
              <w:rPr>
                <w:bCs/>
              </w:rPr>
            </w:pPr>
            <w:r w:rsidRPr="00B9499D">
              <w:t>Строка</w:t>
            </w:r>
          </w:p>
        </w:tc>
        <w:tc>
          <w:tcPr>
            <w:tcW w:w="300" w:type="pct"/>
          </w:tcPr>
          <w:p w14:paraId="4836E174" w14:textId="77777777" w:rsidR="001955A8" w:rsidRPr="00B9499D" w:rsidRDefault="001955A8" w:rsidP="001955A8">
            <w:pPr>
              <w:pStyle w:val="GOSTTablenorm"/>
              <w:rPr>
                <w:bCs/>
              </w:rPr>
            </w:pPr>
            <w:r w:rsidRPr="00B9499D">
              <w:t>Да</w:t>
            </w:r>
          </w:p>
        </w:tc>
        <w:tc>
          <w:tcPr>
            <w:tcW w:w="315" w:type="pct"/>
          </w:tcPr>
          <w:p w14:paraId="7C73EDE3" w14:textId="77777777" w:rsidR="001955A8" w:rsidRPr="00B9499D" w:rsidRDefault="001955A8" w:rsidP="001955A8">
            <w:pPr>
              <w:pStyle w:val="GOSTTablenorm"/>
              <w:rPr>
                <w:bCs/>
              </w:rPr>
            </w:pPr>
            <w:r w:rsidRPr="00B9499D">
              <w:t>&lt;=</w:t>
            </w:r>
            <w:r w:rsidRPr="00B9499D">
              <w:rPr>
                <w:lang w:val="en-US"/>
              </w:rPr>
              <w:t>1</w:t>
            </w:r>
            <w:r w:rsidRPr="00B9499D">
              <w:t>5</w:t>
            </w:r>
          </w:p>
        </w:tc>
        <w:tc>
          <w:tcPr>
            <w:tcW w:w="2035" w:type="pct"/>
          </w:tcPr>
          <w:p w14:paraId="067A1A00" w14:textId="77777777" w:rsidR="001955A8" w:rsidRPr="00B9499D" w:rsidRDefault="001955A8" w:rsidP="001955A8">
            <w:pPr>
              <w:pStyle w:val="GOSTTablenorm"/>
              <w:rPr>
                <w:bCs/>
              </w:rPr>
            </w:pPr>
            <w:r w:rsidRPr="00B9499D">
              <w:t>Указывается номер документа</w:t>
            </w:r>
          </w:p>
        </w:tc>
      </w:tr>
      <w:tr w:rsidR="001955A8" w:rsidRPr="00B9499D" w14:paraId="0F034462" w14:textId="77777777" w:rsidTr="001955A8">
        <w:tc>
          <w:tcPr>
            <w:tcW w:w="1100" w:type="pct"/>
          </w:tcPr>
          <w:p w14:paraId="71BD923B" w14:textId="77777777" w:rsidR="001955A8" w:rsidRPr="00B9499D" w:rsidRDefault="001955A8" w:rsidP="001955A8">
            <w:pPr>
              <w:pStyle w:val="GOSTTablenorm"/>
              <w:rPr>
                <w:bCs/>
              </w:rPr>
            </w:pPr>
            <w:r w:rsidRPr="00B9499D">
              <w:t>Дата документа</w:t>
            </w:r>
          </w:p>
        </w:tc>
        <w:tc>
          <w:tcPr>
            <w:tcW w:w="750" w:type="pct"/>
          </w:tcPr>
          <w:p w14:paraId="109FE1CA" w14:textId="77777777" w:rsidR="001955A8" w:rsidRPr="00B9499D" w:rsidRDefault="001955A8" w:rsidP="001955A8">
            <w:pPr>
              <w:pStyle w:val="GOSTTablenorm"/>
            </w:pPr>
            <w:r w:rsidRPr="00B9499D">
              <w:t>UF_MSC_Infrmtn_CrtnDt</w:t>
            </w:r>
          </w:p>
        </w:tc>
        <w:tc>
          <w:tcPr>
            <w:tcW w:w="500" w:type="pct"/>
          </w:tcPr>
          <w:p w14:paraId="60A5BBB4" w14:textId="77777777" w:rsidR="001955A8" w:rsidRPr="00B9499D" w:rsidRDefault="001955A8" w:rsidP="001955A8">
            <w:pPr>
              <w:pStyle w:val="GOSTTablenorm"/>
              <w:rPr>
                <w:bCs/>
              </w:rPr>
            </w:pPr>
            <w:r w:rsidRPr="00B9499D">
              <w:rPr>
                <w:bCs/>
              </w:rPr>
              <w:t>Дата</w:t>
            </w:r>
          </w:p>
        </w:tc>
        <w:tc>
          <w:tcPr>
            <w:tcW w:w="300" w:type="pct"/>
          </w:tcPr>
          <w:p w14:paraId="511EC081" w14:textId="77777777" w:rsidR="001955A8" w:rsidRPr="00B9499D" w:rsidRDefault="001955A8" w:rsidP="001955A8">
            <w:pPr>
              <w:pStyle w:val="GOSTTablenorm"/>
              <w:rPr>
                <w:bCs/>
              </w:rPr>
            </w:pPr>
            <w:r w:rsidRPr="00B9499D">
              <w:t>Да</w:t>
            </w:r>
          </w:p>
        </w:tc>
        <w:tc>
          <w:tcPr>
            <w:tcW w:w="315" w:type="pct"/>
          </w:tcPr>
          <w:p w14:paraId="23CC0615" w14:textId="1DF2DD83" w:rsidR="001955A8" w:rsidRPr="00B9499D" w:rsidRDefault="001955A8" w:rsidP="001955A8">
            <w:pPr>
              <w:pStyle w:val="GOSTTablenorm"/>
              <w:rPr>
                <w:bCs/>
              </w:rPr>
            </w:pPr>
          </w:p>
        </w:tc>
        <w:tc>
          <w:tcPr>
            <w:tcW w:w="2035" w:type="pct"/>
          </w:tcPr>
          <w:p w14:paraId="024AEA18" w14:textId="5DB02D8A" w:rsidR="001955A8" w:rsidRPr="00B9499D" w:rsidRDefault="001955A8" w:rsidP="001955A8">
            <w:pPr>
              <w:pStyle w:val="GOSTTablenorm"/>
              <w:rPr>
                <w:bCs/>
              </w:rPr>
            </w:pPr>
            <w:r w:rsidRPr="00B9499D">
              <w:t>Указывается дата</w:t>
            </w:r>
            <w:r>
              <w:t xml:space="preserve"> документа в формате YYYY-MM-DD</w:t>
            </w:r>
          </w:p>
        </w:tc>
      </w:tr>
      <w:tr w:rsidR="001955A8" w:rsidRPr="00B9499D" w14:paraId="66984D87" w14:textId="77777777" w:rsidTr="001955A8">
        <w:tc>
          <w:tcPr>
            <w:tcW w:w="1100" w:type="pct"/>
          </w:tcPr>
          <w:p w14:paraId="0B6316C9" w14:textId="77777777" w:rsidR="001955A8" w:rsidRPr="00B9499D" w:rsidRDefault="001955A8" w:rsidP="001955A8">
            <w:pPr>
              <w:pStyle w:val="GOSTTablenorm"/>
            </w:pPr>
            <w:r w:rsidRPr="00B9499D">
              <w:t>Контур</w:t>
            </w:r>
          </w:p>
        </w:tc>
        <w:tc>
          <w:tcPr>
            <w:tcW w:w="750" w:type="pct"/>
          </w:tcPr>
          <w:p w14:paraId="736DC374" w14:textId="77777777" w:rsidR="001955A8" w:rsidRPr="00B9499D" w:rsidRDefault="001955A8" w:rsidP="001955A8">
            <w:pPr>
              <w:pStyle w:val="GOSTTablenorm"/>
            </w:pPr>
            <w:r w:rsidRPr="00B9499D">
              <w:t>StmInfrmtn_Contour_Code</w:t>
            </w:r>
          </w:p>
        </w:tc>
        <w:tc>
          <w:tcPr>
            <w:tcW w:w="500" w:type="pct"/>
          </w:tcPr>
          <w:p w14:paraId="54F0404F" w14:textId="77777777" w:rsidR="001955A8" w:rsidRPr="00B9499D" w:rsidRDefault="001955A8" w:rsidP="001955A8">
            <w:pPr>
              <w:pStyle w:val="GOSTTablenorm"/>
            </w:pPr>
            <w:r w:rsidRPr="00B9499D">
              <w:t>Строка</w:t>
            </w:r>
          </w:p>
        </w:tc>
        <w:tc>
          <w:tcPr>
            <w:tcW w:w="300" w:type="pct"/>
          </w:tcPr>
          <w:p w14:paraId="1FE00A9E" w14:textId="77777777" w:rsidR="001955A8" w:rsidRPr="00B9499D" w:rsidRDefault="001955A8" w:rsidP="001955A8">
            <w:pPr>
              <w:pStyle w:val="GOSTTablenorm"/>
            </w:pPr>
            <w:r w:rsidRPr="00B9499D">
              <w:t>Да</w:t>
            </w:r>
          </w:p>
        </w:tc>
        <w:tc>
          <w:tcPr>
            <w:tcW w:w="315" w:type="pct"/>
          </w:tcPr>
          <w:p w14:paraId="710402CC" w14:textId="77777777" w:rsidR="001955A8" w:rsidRPr="00B9499D" w:rsidRDefault="001955A8" w:rsidP="001955A8">
            <w:pPr>
              <w:pStyle w:val="GOSTTablenorm"/>
            </w:pPr>
            <w:r w:rsidRPr="00B9499D">
              <w:t>=1</w:t>
            </w:r>
          </w:p>
        </w:tc>
        <w:tc>
          <w:tcPr>
            <w:tcW w:w="2035" w:type="pct"/>
          </w:tcPr>
          <w:p w14:paraId="41EC3D2D" w14:textId="285D4F6F" w:rsidR="001955A8" w:rsidRPr="00B9499D" w:rsidRDefault="001955A8" w:rsidP="001955A8">
            <w:pPr>
              <w:pStyle w:val="GOSTTablenorm"/>
            </w:pPr>
            <w:r w:rsidRPr="00B9499D">
              <w:t>Указывается код контура,</w:t>
            </w:r>
            <w:r>
              <w:t xml:space="preserve"> в котором проводится операция.</w:t>
            </w:r>
          </w:p>
          <w:p w14:paraId="1EF3C4EF" w14:textId="77777777" w:rsidR="001955A8" w:rsidRPr="00B9499D" w:rsidRDefault="001955A8" w:rsidP="001955A8">
            <w:pPr>
              <w:pStyle w:val="GOSTTablenorm"/>
            </w:pPr>
            <w:r w:rsidRPr="00B9499D">
              <w:t>Возможные значения:</w:t>
            </w:r>
          </w:p>
          <w:p w14:paraId="08D6D9A6" w14:textId="6CE579E2" w:rsidR="001955A8" w:rsidRPr="00B9499D" w:rsidRDefault="001955A8" w:rsidP="001955A8">
            <w:pPr>
              <w:pStyle w:val="GOSTTableListMark1"/>
            </w:pPr>
            <w:r w:rsidRPr="00B9499D">
              <w:t>«</w:t>
            </w:r>
            <w:r w:rsidR="00B26CFB">
              <w:rPr>
                <w:lang w:val="en-US"/>
              </w:rPr>
              <w:t>O</w:t>
            </w:r>
            <w:r w:rsidRPr="00B9499D">
              <w:t xml:space="preserve">» </w:t>
            </w:r>
            <w:r w:rsidRPr="00EE4072">
              <w:t xml:space="preserve">– </w:t>
            </w:r>
            <w:r w:rsidRPr="00B9499D">
              <w:t>открытый;</w:t>
            </w:r>
          </w:p>
          <w:p w14:paraId="35685A18" w14:textId="77777777" w:rsidR="001955A8" w:rsidRPr="00B9499D" w:rsidRDefault="001955A8" w:rsidP="001955A8">
            <w:pPr>
              <w:pStyle w:val="GOSTTableListMark1"/>
            </w:pPr>
            <w:r w:rsidRPr="00B9499D">
              <w:t>«</w:t>
            </w:r>
            <w:r w:rsidRPr="00B9499D">
              <w:rPr>
                <w:lang w:val="en-US"/>
              </w:rPr>
              <w:t>S</w:t>
            </w:r>
            <w:r w:rsidRPr="00B9499D">
              <w:t>»</w:t>
            </w:r>
            <w:r w:rsidRPr="00EE4072">
              <w:t xml:space="preserve"> – </w:t>
            </w:r>
            <w:r w:rsidRPr="00B9499D">
              <w:t>защищенный;</w:t>
            </w:r>
          </w:p>
          <w:p w14:paraId="7F552BAC" w14:textId="68CFC119" w:rsidR="001955A8" w:rsidRPr="00B9499D" w:rsidRDefault="001955A8" w:rsidP="001955A8">
            <w:pPr>
              <w:pStyle w:val="GOSTTableListMark1"/>
            </w:pPr>
            <w:r>
              <w:t>«</w:t>
            </w:r>
            <w:r w:rsidRPr="00B9499D">
              <w:t>1</w:t>
            </w:r>
            <w:r>
              <w:t>»</w:t>
            </w:r>
            <w:r w:rsidRPr="00B9499D">
              <w:t xml:space="preserve"> – открытый;</w:t>
            </w:r>
          </w:p>
          <w:p w14:paraId="297E1FD7" w14:textId="1ED338B0" w:rsidR="001955A8" w:rsidRPr="00B9499D" w:rsidRDefault="001955A8" w:rsidP="001955A8">
            <w:pPr>
              <w:pStyle w:val="GOSTTableListMark1"/>
            </w:pPr>
            <w:r>
              <w:t>«</w:t>
            </w:r>
            <w:r w:rsidRPr="00B9499D">
              <w:t>2</w:t>
            </w:r>
            <w:r>
              <w:t>»</w:t>
            </w:r>
            <w:r w:rsidRPr="00B9499D">
              <w:t xml:space="preserve"> - защищенный</w:t>
            </w:r>
          </w:p>
        </w:tc>
      </w:tr>
      <w:tr w:rsidR="001955A8" w:rsidRPr="00B9499D" w14:paraId="0F9401D9" w14:textId="77777777" w:rsidTr="001955A8">
        <w:tc>
          <w:tcPr>
            <w:tcW w:w="1100" w:type="pct"/>
          </w:tcPr>
          <w:p w14:paraId="7BE311E3" w14:textId="77777777" w:rsidR="001955A8" w:rsidRPr="00B9499D" w:rsidRDefault="001955A8" w:rsidP="001955A8">
            <w:pPr>
              <w:pStyle w:val="GOSTTablenorm"/>
              <w:rPr>
                <w:bCs/>
              </w:rPr>
            </w:pPr>
            <w:r w:rsidRPr="00B9499D">
              <w:t>Уровень конфиденциальности</w:t>
            </w:r>
          </w:p>
        </w:tc>
        <w:tc>
          <w:tcPr>
            <w:tcW w:w="750" w:type="pct"/>
          </w:tcPr>
          <w:p w14:paraId="513231E4" w14:textId="77777777" w:rsidR="001955A8" w:rsidRPr="00B9499D" w:rsidRDefault="001955A8" w:rsidP="001955A8">
            <w:pPr>
              <w:pStyle w:val="GOSTTablenorm"/>
            </w:pPr>
            <w:r w:rsidRPr="00B9499D">
              <w:t>StmInfrmtn_AccessLevelStereotype</w:t>
            </w:r>
          </w:p>
        </w:tc>
        <w:tc>
          <w:tcPr>
            <w:tcW w:w="500" w:type="pct"/>
          </w:tcPr>
          <w:p w14:paraId="0DB0DE8F" w14:textId="40668B27" w:rsidR="001955A8" w:rsidRPr="00B9499D" w:rsidRDefault="001955A8" w:rsidP="001955A8">
            <w:pPr>
              <w:pStyle w:val="GOSTTablenorm"/>
              <w:rPr>
                <w:bCs/>
              </w:rPr>
            </w:pPr>
            <w:r>
              <w:t>Число</w:t>
            </w:r>
          </w:p>
        </w:tc>
        <w:tc>
          <w:tcPr>
            <w:tcW w:w="300" w:type="pct"/>
          </w:tcPr>
          <w:p w14:paraId="5556C88C" w14:textId="77777777" w:rsidR="001955A8" w:rsidRPr="00B9499D" w:rsidRDefault="001955A8" w:rsidP="001955A8">
            <w:pPr>
              <w:pStyle w:val="GOSTTablenorm"/>
              <w:rPr>
                <w:bCs/>
              </w:rPr>
            </w:pPr>
            <w:r w:rsidRPr="00B9499D">
              <w:t>Да</w:t>
            </w:r>
          </w:p>
        </w:tc>
        <w:tc>
          <w:tcPr>
            <w:tcW w:w="315" w:type="pct"/>
          </w:tcPr>
          <w:p w14:paraId="7D589054" w14:textId="77777777" w:rsidR="001955A8" w:rsidRPr="00B9499D" w:rsidRDefault="001955A8" w:rsidP="001955A8">
            <w:pPr>
              <w:pStyle w:val="GOSTTablenorm"/>
              <w:rPr>
                <w:bCs/>
              </w:rPr>
            </w:pPr>
            <w:r w:rsidRPr="00B9499D">
              <w:t>=1</w:t>
            </w:r>
          </w:p>
        </w:tc>
        <w:tc>
          <w:tcPr>
            <w:tcW w:w="2035" w:type="pct"/>
          </w:tcPr>
          <w:p w14:paraId="49A5CED1" w14:textId="77777777" w:rsidR="001955A8" w:rsidRPr="00B9499D" w:rsidRDefault="001955A8" w:rsidP="001955A8">
            <w:pPr>
              <w:pStyle w:val="GOSTTablenorm"/>
            </w:pPr>
            <w:r w:rsidRPr="00B9499D">
              <w:t>Указывается уровень конфиденциальности документа.</w:t>
            </w:r>
          </w:p>
          <w:p w14:paraId="78FBFBC4" w14:textId="77777777" w:rsidR="001955A8" w:rsidRPr="00B9499D" w:rsidRDefault="001955A8" w:rsidP="001955A8">
            <w:pPr>
              <w:pStyle w:val="GOSTTablenorm"/>
            </w:pPr>
            <w:r w:rsidRPr="00B9499D">
              <w:t>Возможные значения:</w:t>
            </w:r>
          </w:p>
          <w:p w14:paraId="75F69838" w14:textId="77777777" w:rsidR="001955A8" w:rsidRPr="00B9499D" w:rsidRDefault="001955A8" w:rsidP="001955A8">
            <w:pPr>
              <w:pStyle w:val="GOSTTableListMark1"/>
            </w:pPr>
            <w:r w:rsidRPr="00B9499D">
              <w:t>«0» - Несекретно;</w:t>
            </w:r>
          </w:p>
          <w:p w14:paraId="31331406" w14:textId="314CB34F" w:rsidR="001955A8" w:rsidRPr="00B9499D" w:rsidRDefault="001955A8" w:rsidP="001955A8">
            <w:pPr>
              <w:pStyle w:val="GOSTTableListMark1"/>
              <w:rPr>
                <w:bCs/>
              </w:rPr>
            </w:pPr>
            <w:r w:rsidRPr="00B9499D">
              <w:t>«</w:t>
            </w:r>
            <w:r>
              <w:t>1» - Для служебного пользования</w:t>
            </w:r>
          </w:p>
        </w:tc>
      </w:tr>
      <w:tr w:rsidR="001955A8" w:rsidRPr="00B9499D" w14:paraId="0E9E3025" w14:textId="77777777" w:rsidTr="001955A8">
        <w:tc>
          <w:tcPr>
            <w:tcW w:w="1100" w:type="pct"/>
          </w:tcPr>
          <w:p w14:paraId="3C17A93D" w14:textId="77777777" w:rsidR="001955A8" w:rsidRPr="00B9499D" w:rsidRDefault="001955A8" w:rsidP="001955A8">
            <w:pPr>
              <w:pStyle w:val="GOSTTablenorm"/>
              <w:rPr>
                <w:bCs/>
              </w:rPr>
            </w:pPr>
            <w:r w:rsidRPr="00B9499D">
              <w:t>Код бюджета</w:t>
            </w:r>
          </w:p>
        </w:tc>
        <w:tc>
          <w:tcPr>
            <w:tcW w:w="750" w:type="pct"/>
          </w:tcPr>
          <w:p w14:paraId="72C466F8" w14:textId="77777777" w:rsidR="001955A8" w:rsidRPr="00B9499D" w:rsidRDefault="001955A8" w:rsidP="001955A8">
            <w:pPr>
              <w:pStyle w:val="GOSTTablenorm"/>
            </w:pPr>
            <w:r w:rsidRPr="00B9499D">
              <w:t>MSC_Bdgt_Cd</w:t>
            </w:r>
          </w:p>
        </w:tc>
        <w:tc>
          <w:tcPr>
            <w:tcW w:w="500" w:type="pct"/>
          </w:tcPr>
          <w:p w14:paraId="73AF21D1" w14:textId="77777777" w:rsidR="001955A8" w:rsidRPr="00B9499D" w:rsidRDefault="001955A8" w:rsidP="001955A8">
            <w:pPr>
              <w:pStyle w:val="GOSTTablenorm"/>
              <w:rPr>
                <w:bCs/>
              </w:rPr>
            </w:pPr>
            <w:r w:rsidRPr="00B9499D">
              <w:t>Строка</w:t>
            </w:r>
          </w:p>
        </w:tc>
        <w:tc>
          <w:tcPr>
            <w:tcW w:w="300" w:type="pct"/>
          </w:tcPr>
          <w:p w14:paraId="20B13428" w14:textId="77777777" w:rsidR="001955A8" w:rsidRPr="00B9499D" w:rsidRDefault="001955A8" w:rsidP="001955A8">
            <w:pPr>
              <w:pStyle w:val="GOSTTablenorm"/>
              <w:rPr>
                <w:bCs/>
              </w:rPr>
            </w:pPr>
            <w:r w:rsidRPr="00B9499D">
              <w:t>Да</w:t>
            </w:r>
          </w:p>
        </w:tc>
        <w:tc>
          <w:tcPr>
            <w:tcW w:w="315" w:type="pct"/>
          </w:tcPr>
          <w:p w14:paraId="492AA54B" w14:textId="77777777" w:rsidR="001955A8" w:rsidRPr="00B9499D" w:rsidRDefault="001955A8" w:rsidP="001955A8">
            <w:pPr>
              <w:pStyle w:val="GOSTTablenorm"/>
              <w:rPr>
                <w:bCs/>
              </w:rPr>
            </w:pPr>
            <w:r w:rsidRPr="00B9499D">
              <w:t>=8</w:t>
            </w:r>
          </w:p>
        </w:tc>
        <w:tc>
          <w:tcPr>
            <w:tcW w:w="2035" w:type="pct"/>
          </w:tcPr>
          <w:p w14:paraId="04140205" w14:textId="0025D479" w:rsidR="001955A8" w:rsidRPr="00B9499D" w:rsidRDefault="001955A8" w:rsidP="001955A8">
            <w:pPr>
              <w:pStyle w:val="GOSTTablenorm"/>
              <w:rPr>
                <w:bCs/>
              </w:rPr>
            </w:pPr>
            <w:r w:rsidRPr="00B9499D">
              <w:t>Указывается код бюджета в соответ</w:t>
            </w:r>
            <w:r>
              <w:t>ствии со справочником «Бюджеты»</w:t>
            </w:r>
          </w:p>
        </w:tc>
      </w:tr>
      <w:tr w:rsidR="001955A8" w:rsidRPr="00B9499D" w14:paraId="29B7B4A3" w14:textId="77777777" w:rsidTr="001955A8">
        <w:tc>
          <w:tcPr>
            <w:tcW w:w="1100" w:type="pct"/>
          </w:tcPr>
          <w:p w14:paraId="65A9A300" w14:textId="77777777" w:rsidR="001955A8" w:rsidRPr="00B9499D" w:rsidRDefault="001955A8" w:rsidP="001955A8">
            <w:pPr>
              <w:pStyle w:val="GOSTTablenorm"/>
            </w:pPr>
            <w:r w:rsidRPr="00B9499D">
              <w:t>Код главы по БК уточненный</w:t>
            </w:r>
          </w:p>
        </w:tc>
        <w:tc>
          <w:tcPr>
            <w:tcW w:w="750" w:type="pct"/>
          </w:tcPr>
          <w:p w14:paraId="37DF339B" w14:textId="77777777" w:rsidR="001955A8" w:rsidRPr="00B9499D" w:rsidRDefault="001955A8" w:rsidP="001955A8">
            <w:pPr>
              <w:pStyle w:val="GOSTTablenorm"/>
            </w:pPr>
            <w:r w:rsidRPr="00B9499D">
              <w:rPr>
                <w:lang w:val="en-US"/>
              </w:rPr>
              <w:t>UF_MSC_GRBS_Cd</w:t>
            </w:r>
          </w:p>
        </w:tc>
        <w:tc>
          <w:tcPr>
            <w:tcW w:w="500" w:type="pct"/>
          </w:tcPr>
          <w:p w14:paraId="08CB9DC6" w14:textId="77777777" w:rsidR="001955A8" w:rsidRPr="00B9499D" w:rsidRDefault="001955A8" w:rsidP="001955A8">
            <w:pPr>
              <w:pStyle w:val="GOSTTablenorm"/>
            </w:pPr>
            <w:r w:rsidRPr="00B9499D">
              <w:t>Строка</w:t>
            </w:r>
          </w:p>
        </w:tc>
        <w:tc>
          <w:tcPr>
            <w:tcW w:w="300" w:type="pct"/>
          </w:tcPr>
          <w:p w14:paraId="06706DF4" w14:textId="77777777" w:rsidR="001955A8" w:rsidRPr="00B9499D" w:rsidRDefault="001955A8" w:rsidP="001955A8">
            <w:pPr>
              <w:pStyle w:val="GOSTTablenorm"/>
              <w:rPr>
                <w:bCs/>
              </w:rPr>
            </w:pPr>
            <w:r w:rsidRPr="00B9499D">
              <w:rPr>
                <w:bCs/>
              </w:rPr>
              <w:t>Да</w:t>
            </w:r>
          </w:p>
        </w:tc>
        <w:tc>
          <w:tcPr>
            <w:tcW w:w="315" w:type="pct"/>
          </w:tcPr>
          <w:p w14:paraId="2236E5E3" w14:textId="77777777" w:rsidR="001955A8" w:rsidRPr="00B9499D" w:rsidRDefault="001955A8" w:rsidP="001955A8">
            <w:pPr>
              <w:pStyle w:val="GOSTTablenorm"/>
              <w:rPr>
                <w:bCs/>
              </w:rPr>
            </w:pPr>
            <w:r w:rsidRPr="00B9499D">
              <w:rPr>
                <w:lang w:val="en-US"/>
              </w:rPr>
              <w:t>=</w:t>
            </w:r>
            <w:r w:rsidRPr="00B9499D">
              <w:t>3</w:t>
            </w:r>
          </w:p>
        </w:tc>
        <w:tc>
          <w:tcPr>
            <w:tcW w:w="2035" w:type="pct"/>
          </w:tcPr>
          <w:p w14:paraId="2F1DEA71" w14:textId="52A04A10" w:rsidR="001955A8" w:rsidRPr="00B9499D" w:rsidRDefault="001955A8" w:rsidP="001955A8">
            <w:pPr>
              <w:pStyle w:val="GOSTTablenorm"/>
              <w:rPr>
                <w:bCs/>
              </w:rPr>
            </w:pPr>
            <w:r w:rsidRPr="006A0860">
              <w:rPr>
                <w:bCs/>
              </w:rPr>
              <w:t>Указывается код главы главного распорядителя, в ведомстве которого находится участник бюджетного процесса, на ЛС которого отражается уточненная операция</w:t>
            </w:r>
          </w:p>
        </w:tc>
      </w:tr>
      <w:tr w:rsidR="001955A8" w:rsidRPr="00B9499D" w14:paraId="05969355" w14:textId="77777777" w:rsidTr="001955A8">
        <w:tc>
          <w:tcPr>
            <w:tcW w:w="1100" w:type="pct"/>
          </w:tcPr>
          <w:p w14:paraId="1AC7A5DB" w14:textId="71F39CE3" w:rsidR="001955A8" w:rsidRPr="00EE4072" w:rsidRDefault="001955A8" w:rsidP="001955A8">
            <w:pPr>
              <w:pStyle w:val="GOSTTablenorm"/>
            </w:pPr>
            <w:r w:rsidRPr="00EE4072">
              <w:t>Номер банковского счета (казна</w:t>
            </w:r>
            <w:r w:rsidRPr="00EE4072">
              <w:lastRenderedPageBreak/>
              <w:t>чейского счета) уточненный</w:t>
            </w:r>
          </w:p>
        </w:tc>
        <w:tc>
          <w:tcPr>
            <w:tcW w:w="750" w:type="pct"/>
          </w:tcPr>
          <w:p w14:paraId="783273DC" w14:textId="29D6AE0C" w:rsidR="001955A8" w:rsidRPr="00EE4072" w:rsidRDefault="001955A8" w:rsidP="001955A8">
            <w:pPr>
              <w:pStyle w:val="GOSTTablenorm"/>
            </w:pPr>
            <w:r w:rsidRPr="00EE4072">
              <w:lastRenderedPageBreak/>
              <w:t>StmInfrmtn_BnkAcc_E</w:t>
            </w:r>
            <w:r w:rsidRPr="00EE4072">
              <w:lastRenderedPageBreak/>
              <w:t>xctr</w:t>
            </w:r>
          </w:p>
        </w:tc>
        <w:tc>
          <w:tcPr>
            <w:tcW w:w="500" w:type="pct"/>
          </w:tcPr>
          <w:p w14:paraId="4293ACB1" w14:textId="2BDFC652" w:rsidR="001955A8" w:rsidRPr="00EE4072" w:rsidRDefault="001955A8" w:rsidP="001955A8">
            <w:pPr>
              <w:pStyle w:val="GOSTTablenorm"/>
            </w:pPr>
            <w:r w:rsidRPr="00EE4072">
              <w:lastRenderedPageBreak/>
              <w:t>Строка</w:t>
            </w:r>
          </w:p>
        </w:tc>
        <w:tc>
          <w:tcPr>
            <w:tcW w:w="300" w:type="pct"/>
          </w:tcPr>
          <w:p w14:paraId="3654E030" w14:textId="624B8AE5" w:rsidR="001955A8" w:rsidRPr="00EE4072" w:rsidRDefault="001955A8" w:rsidP="001955A8">
            <w:pPr>
              <w:pStyle w:val="GOSTTablenorm"/>
            </w:pPr>
            <w:r w:rsidRPr="00EE4072">
              <w:t>Нет</w:t>
            </w:r>
          </w:p>
        </w:tc>
        <w:tc>
          <w:tcPr>
            <w:tcW w:w="315" w:type="pct"/>
          </w:tcPr>
          <w:p w14:paraId="71295BC4" w14:textId="0EE64FD9" w:rsidR="001955A8" w:rsidRPr="00EE4072" w:rsidRDefault="001955A8" w:rsidP="001955A8">
            <w:pPr>
              <w:pStyle w:val="GOSTTablenorm"/>
            </w:pPr>
            <w:r w:rsidRPr="00EE4072">
              <w:t>=20</w:t>
            </w:r>
          </w:p>
        </w:tc>
        <w:tc>
          <w:tcPr>
            <w:tcW w:w="2035" w:type="pct"/>
          </w:tcPr>
          <w:p w14:paraId="5AB24F3C" w14:textId="3E90FB3C" w:rsidR="001955A8" w:rsidRPr="00EE4072" w:rsidRDefault="001955A8" w:rsidP="001955A8">
            <w:pPr>
              <w:pStyle w:val="GOSTTablenorm"/>
            </w:pPr>
            <w:r w:rsidRPr="00EE4072">
              <w:t xml:space="preserve">Указывается номер банков-ского счета (казначейского счета) </w:t>
            </w:r>
            <w:r w:rsidRPr="00EE4072">
              <w:lastRenderedPageBreak/>
              <w:t>уточненный. Заполняется в случае уточнения средств с КС 3420 «Средства единого казначейского счета до выяснения принадлежности»</w:t>
            </w:r>
          </w:p>
        </w:tc>
      </w:tr>
      <w:tr w:rsidR="00F03C43" w:rsidRPr="00B9499D" w14:paraId="2A6906A9" w14:textId="77777777" w:rsidTr="001955A8">
        <w:trPr>
          <w:ins w:id="3383" w:author="Тимофеева Ирина EXP-257846" w:date="2024-06-26T15:43:00Z"/>
        </w:trPr>
        <w:tc>
          <w:tcPr>
            <w:tcW w:w="1100" w:type="pct"/>
          </w:tcPr>
          <w:p w14:paraId="286F1B86" w14:textId="39EA91A2" w:rsidR="00F03C43" w:rsidRPr="00EE4072" w:rsidRDefault="00F03C43" w:rsidP="001955A8">
            <w:pPr>
              <w:pStyle w:val="GOSTTablenorm"/>
              <w:rPr>
                <w:ins w:id="3384" w:author="Тимофеева Ирина EXP-257846" w:date="2024-06-26T15:43:00Z"/>
              </w:rPr>
            </w:pPr>
            <w:ins w:id="3385" w:author="Тимофеева Ирина EXP-257846" w:date="2024-06-26T15:43:00Z">
              <w:r>
                <w:lastRenderedPageBreak/>
                <w:t>Код вал</w:t>
              </w:r>
            </w:ins>
            <w:ins w:id="3386" w:author="Тимофеева Ирина EXP-257846" w:date="2024-06-26T15:44:00Z">
              <w:r>
                <w:t>юты по ОКВ</w:t>
              </w:r>
            </w:ins>
          </w:p>
        </w:tc>
        <w:tc>
          <w:tcPr>
            <w:tcW w:w="750" w:type="pct"/>
          </w:tcPr>
          <w:p w14:paraId="497FBB7F" w14:textId="65DE5B89" w:rsidR="00F03C43" w:rsidRPr="00EE4072" w:rsidRDefault="00A66E22" w:rsidP="001955A8">
            <w:pPr>
              <w:pStyle w:val="GOSTTablenorm"/>
              <w:rPr>
                <w:ins w:id="3387" w:author="Тимофеева Ирина EXP-257846" w:date="2024-06-26T15:43:00Z"/>
              </w:rPr>
            </w:pPr>
            <w:ins w:id="3388" w:author="Тимофеева Ирина EXP-257846" w:date="2024-06-26T18:02:00Z">
              <w:r w:rsidRPr="00B244B5">
                <w:t>StmInfrmtn_Code_by_OKV</w:t>
              </w:r>
            </w:ins>
          </w:p>
        </w:tc>
        <w:tc>
          <w:tcPr>
            <w:tcW w:w="500" w:type="pct"/>
          </w:tcPr>
          <w:p w14:paraId="4448CC7B" w14:textId="76E1D51B" w:rsidR="00F03C43" w:rsidRPr="00EE4072" w:rsidRDefault="00F03C43" w:rsidP="001955A8">
            <w:pPr>
              <w:pStyle w:val="GOSTTablenorm"/>
              <w:rPr>
                <w:ins w:id="3389" w:author="Тимофеева Ирина EXP-257846" w:date="2024-06-26T15:43:00Z"/>
              </w:rPr>
            </w:pPr>
            <w:ins w:id="3390" w:author="Тимофеева Ирина EXP-257846" w:date="2024-06-26T15:44:00Z">
              <w:r>
                <w:t xml:space="preserve">Строка </w:t>
              </w:r>
            </w:ins>
          </w:p>
        </w:tc>
        <w:tc>
          <w:tcPr>
            <w:tcW w:w="300" w:type="pct"/>
          </w:tcPr>
          <w:p w14:paraId="37D96041" w14:textId="50B9642B" w:rsidR="00F03C43" w:rsidRPr="00EE4072" w:rsidRDefault="00F03C43" w:rsidP="001955A8">
            <w:pPr>
              <w:pStyle w:val="GOSTTablenorm"/>
              <w:rPr>
                <w:ins w:id="3391" w:author="Тимофеева Ирина EXP-257846" w:date="2024-06-26T15:43:00Z"/>
              </w:rPr>
            </w:pPr>
            <w:ins w:id="3392" w:author="Тимофеева Ирина EXP-257846" w:date="2024-06-26T15:44:00Z">
              <w:r>
                <w:t>Да</w:t>
              </w:r>
            </w:ins>
          </w:p>
        </w:tc>
        <w:tc>
          <w:tcPr>
            <w:tcW w:w="315" w:type="pct"/>
          </w:tcPr>
          <w:p w14:paraId="294E61BA" w14:textId="2CB16C01" w:rsidR="00F03C43" w:rsidRPr="00EE4072" w:rsidRDefault="00F03C43" w:rsidP="001955A8">
            <w:pPr>
              <w:pStyle w:val="GOSTTablenorm"/>
              <w:rPr>
                <w:ins w:id="3393" w:author="Тимофеева Ирина EXP-257846" w:date="2024-06-26T15:43:00Z"/>
              </w:rPr>
            </w:pPr>
            <w:ins w:id="3394" w:author="Тимофеева Ирина EXP-257846" w:date="2024-06-26T15:44:00Z">
              <w:r>
                <w:t>=3</w:t>
              </w:r>
            </w:ins>
          </w:p>
        </w:tc>
        <w:tc>
          <w:tcPr>
            <w:tcW w:w="2035" w:type="pct"/>
          </w:tcPr>
          <w:p w14:paraId="3F07D451" w14:textId="479C1531" w:rsidR="00F03C43" w:rsidRPr="00EE4072" w:rsidRDefault="00F03C43" w:rsidP="001955A8">
            <w:pPr>
              <w:pStyle w:val="GOSTTablenorm"/>
              <w:rPr>
                <w:ins w:id="3395" w:author="Тимофеева Ирина EXP-257846" w:date="2024-06-26T15:43:00Z"/>
              </w:rPr>
            </w:pPr>
            <w:ins w:id="3396" w:author="Тимофеева Ирина EXP-257846" w:date="2024-06-26T15:44:00Z">
              <w:r w:rsidRPr="00B9499D">
                <w:t xml:space="preserve">Указывается </w:t>
              </w:r>
              <w:r>
                <w:t xml:space="preserve">цифровой </w:t>
              </w:r>
              <w:r w:rsidRPr="00B9499D">
                <w:t>код валюты по Общероссийскому классификатору валют</w:t>
              </w:r>
            </w:ins>
          </w:p>
        </w:tc>
      </w:tr>
      <w:tr w:rsidR="001955A8" w:rsidRPr="00B9499D" w14:paraId="5E708FF2" w14:textId="77777777" w:rsidTr="001955A8">
        <w:tc>
          <w:tcPr>
            <w:tcW w:w="1100" w:type="pct"/>
          </w:tcPr>
          <w:p w14:paraId="0799A4EA" w14:textId="77777777" w:rsidR="001955A8" w:rsidRPr="00EE4072" w:rsidRDefault="001955A8" w:rsidP="001955A8">
            <w:pPr>
              <w:pStyle w:val="GOSTTablenorm"/>
              <w:rPr>
                <w:b/>
              </w:rPr>
            </w:pPr>
            <w:r w:rsidRPr="00EE4072">
              <w:rPr>
                <w:b/>
              </w:rPr>
              <w:t>Реквизиты уточняемого платежного документа</w:t>
            </w:r>
          </w:p>
        </w:tc>
        <w:tc>
          <w:tcPr>
            <w:tcW w:w="750" w:type="pct"/>
          </w:tcPr>
          <w:p w14:paraId="2C58545D" w14:textId="77777777" w:rsidR="001955A8" w:rsidRPr="00EE4072" w:rsidRDefault="001955A8" w:rsidP="001955A8">
            <w:pPr>
              <w:pStyle w:val="GOSTTablenorm"/>
              <w:rPr>
                <w:b/>
              </w:rPr>
            </w:pPr>
            <w:r w:rsidRPr="00EE4072">
              <w:rPr>
                <w:b/>
              </w:rPr>
              <w:t>UFPP</w:t>
            </w:r>
          </w:p>
        </w:tc>
        <w:tc>
          <w:tcPr>
            <w:tcW w:w="500" w:type="pct"/>
          </w:tcPr>
          <w:p w14:paraId="53A945D5" w14:textId="77777777" w:rsidR="001955A8" w:rsidRPr="00B9499D" w:rsidRDefault="001955A8" w:rsidP="001955A8">
            <w:pPr>
              <w:pStyle w:val="GOSTTablenorm"/>
              <w:rPr>
                <w:bCs/>
              </w:rPr>
            </w:pPr>
            <w:r w:rsidRPr="00B9499D">
              <w:t>Массив</w:t>
            </w:r>
          </w:p>
        </w:tc>
        <w:tc>
          <w:tcPr>
            <w:tcW w:w="300" w:type="pct"/>
          </w:tcPr>
          <w:p w14:paraId="1FE8D240" w14:textId="1550036C" w:rsidR="001955A8" w:rsidRPr="005C6BDA" w:rsidRDefault="001955A8" w:rsidP="001955A8">
            <w:pPr>
              <w:pStyle w:val="GOSTTablenorm"/>
              <w:rPr>
                <w:bCs/>
              </w:rPr>
            </w:pPr>
            <w:r w:rsidRPr="00B9499D">
              <w:t>Да</w:t>
            </w:r>
          </w:p>
        </w:tc>
        <w:tc>
          <w:tcPr>
            <w:tcW w:w="315" w:type="pct"/>
          </w:tcPr>
          <w:p w14:paraId="41D69ADF" w14:textId="145D7A15" w:rsidR="001955A8" w:rsidRPr="00B9499D" w:rsidRDefault="001955A8" w:rsidP="001955A8">
            <w:pPr>
              <w:pStyle w:val="GOSTTablenorm"/>
              <w:rPr>
                <w:bCs/>
              </w:rPr>
            </w:pPr>
            <w:r>
              <w:rPr>
                <w:bCs/>
              </w:rPr>
              <w:t>-</w:t>
            </w:r>
          </w:p>
        </w:tc>
        <w:tc>
          <w:tcPr>
            <w:tcW w:w="2035" w:type="pct"/>
          </w:tcPr>
          <w:p w14:paraId="61002AA3" w14:textId="50B8EAAB" w:rsidR="001955A8" w:rsidRPr="00B9499D" w:rsidRDefault="001955A8" w:rsidP="001955A8">
            <w:pPr>
              <w:pStyle w:val="GOSTTablenorm"/>
              <w:rPr>
                <w:bCs/>
              </w:rPr>
            </w:pPr>
            <w:r>
              <w:rPr>
                <w:bCs/>
              </w:rPr>
              <w:t>-</w:t>
            </w:r>
          </w:p>
        </w:tc>
      </w:tr>
      <w:tr w:rsidR="001955A8" w:rsidRPr="00B9499D" w14:paraId="0F299483" w14:textId="77777777" w:rsidTr="001955A8">
        <w:tc>
          <w:tcPr>
            <w:tcW w:w="1100" w:type="pct"/>
          </w:tcPr>
          <w:p w14:paraId="6B27A032" w14:textId="5A05D966" w:rsidR="001955A8" w:rsidRPr="00B9499D" w:rsidRDefault="001955A8" w:rsidP="001955A8">
            <w:pPr>
              <w:pStyle w:val="GOSTTablenorm"/>
            </w:pPr>
            <w:r>
              <w:t>Идентификатор строки</w:t>
            </w:r>
          </w:p>
        </w:tc>
        <w:tc>
          <w:tcPr>
            <w:tcW w:w="750" w:type="pct"/>
          </w:tcPr>
          <w:p w14:paraId="6A3998AB" w14:textId="1B8339F8" w:rsidR="001955A8" w:rsidRPr="00B9499D" w:rsidRDefault="001955A8" w:rsidP="001955A8">
            <w:pPr>
              <w:pStyle w:val="GOSTTablenorm"/>
            </w:pPr>
            <w:r w:rsidRPr="00A71881">
              <w:rPr>
                <w:b/>
              </w:rPr>
              <w:t>UFPP:</w:t>
            </w:r>
            <w:r>
              <w:rPr>
                <w:lang w:val="en-US"/>
              </w:rPr>
              <w:t>id</w:t>
            </w:r>
          </w:p>
        </w:tc>
        <w:tc>
          <w:tcPr>
            <w:tcW w:w="500" w:type="pct"/>
          </w:tcPr>
          <w:p w14:paraId="3EA2D7B9" w14:textId="0A5685D0" w:rsidR="001955A8" w:rsidRPr="636E334D" w:rsidRDefault="001955A8" w:rsidP="001955A8">
            <w:pPr>
              <w:pStyle w:val="GOSTTablenorm"/>
            </w:pPr>
            <w:r w:rsidRPr="000B4650">
              <w:t>Число</w:t>
            </w:r>
          </w:p>
        </w:tc>
        <w:tc>
          <w:tcPr>
            <w:tcW w:w="300" w:type="pct"/>
          </w:tcPr>
          <w:p w14:paraId="083ABADD" w14:textId="34583057" w:rsidR="001955A8" w:rsidRPr="00B9499D" w:rsidRDefault="001955A8" w:rsidP="001955A8">
            <w:pPr>
              <w:pStyle w:val="GOSTTablenorm"/>
            </w:pPr>
            <w:r w:rsidRPr="000B4650">
              <w:t>Да</w:t>
            </w:r>
          </w:p>
        </w:tc>
        <w:tc>
          <w:tcPr>
            <w:tcW w:w="315" w:type="pct"/>
          </w:tcPr>
          <w:p w14:paraId="501F5DEA" w14:textId="364340CA" w:rsidR="001955A8" w:rsidRPr="00B9499D" w:rsidRDefault="001955A8" w:rsidP="001955A8">
            <w:pPr>
              <w:pStyle w:val="GOSTTablenorm"/>
            </w:pPr>
            <w:r w:rsidRPr="000B4650">
              <w:t>&lt;=20</w:t>
            </w:r>
          </w:p>
        </w:tc>
        <w:tc>
          <w:tcPr>
            <w:tcW w:w="2035" w:type="pct"/>
          </w:tcPr>
          <w:p w14:paraId="5E62CB99" w14:textId="4D194E4A" w:rsidR="001955A8" w:rsidRPr="00B9499D" w:rsidRDefault="001955A8" w:rsidP="001955A8">
            <w:pPr>
              <w:pStyle w:val="GOSTTablenorm"/>
              <w:rPr>
                <w:bCs/>
              </w:rPr>
            </w:pPr>
            <w:r w:rsidRPr="000B4650">
              <w:t>Указывается технический идентификатор строки</w:t>
            </w:r>
          </w:p>
        </w:tc>
      </w:tr>
      <w:tr w:rsidR="001955A8" w:rsidRPr="00B9499D" w14:paraId="1218E27C" w14:textId="77777777" w:rsidTr="001955A8">
        <w:tc>
          <w:tcPr>
            <w:tcW w:w="1100" w:type="pct"/>
          </w:tcPr>
          <w:p w14:paraId="1F4F23DD" w14:textId="77777777" w:rsidR="001955A8" w:rsidRPr="00B9499D" w:rsidRDefault="001955A8" w:rsidP="001955A8">
            <w:pPr>
              <w:pStyle w:val="GOSTTablenorm"/>
            </w:pPr>
            <w:r w:rsidRPr="00B9499D">
              <w:t>Номер строки уточняемой</w:t>
            </w:r>
          </w:p>
        </w:tc>
        <w:tc>
          <w:tcPr>
            <w:tcW w:w="750" w:type="pct"/>
          </w:tcPr>
          <w:p w14:paraId="3A1F8CCF" w14:textId="77777777" w:rsidR="001955A8" w:rsidRPr="00B9499D" w:rsidRDefault="001955A8" w:rsidP="001955A8">
            <w:pPr>
              <w:pStyle w:val="GOSTTablenorm"/>
            </w:pPr>
            <w:r w:rsidRPr="00A71881">
              <w:rPr>
                <w:b/>
              </w:rPr>
              <w:t>UFPP:</w:t>
            </w:r>
            <w:r w:rsidRPr="00B9499D">
              <w:t>RcrdNm</w:t>
            </w:r>
          </w:p>
        </w:tc>
        <w:tc>
          <w:tcPr>
            <w:tcW w:w="500" w:type="pct"/>
          </w:tcPr>
          <w:p w14:paraId="6769AB87" w14:textId="6C7BB9C7" w:rsidR="001955A8" w:rsidRPr="00B9499D" w:rsidRDefault="001955A8" w:rsidP="001955A8">
            <w:pPr>
              <w:pStyle w:val="GOSTTablenorm"/>
            </w:pPr>
            <w:r w:rsidRPr="636E334D">
              <w:t>Число</w:t>
            </w:r>
          </w:p>
        </w:tc>
        <w:tc>
          <w:tcPr>
            <w:tcW w:w="300" w:type="pct"/>
          </w:tcPr>
          <w:p w14:paraId="5BE63B13" w14:textId="77777777" w:rsidR="001955A8" w:rsidRPr="00B9499D" w:rsidRDefault="001955A8" w:rsidP="001955A8">
            <w:pPr>
              <w:pStyle w:val="GOSTTablenorm"/>
              <w:rPr>
                <w:bCs/>
              </w:rPr>
            </w:pPr>
            <w:r w:rsidRPr="00B9499D">
              <w:t>Да</w:t>
            </w:r>
          </w:p>
        </w:tc>
        <w:tc>
          <w:tcPr>
            <w:tcW w:w="315" w:type="pct"/>
          </w:tcPr>
          <w:p w14:paraId="2A752A5C" w14:textId="77777777" w:rsidR="001955A8" w:rsidRPr="00B9499D" w:rsidRDefault="001955A8" w:rsidP="001955A8">
            <w:pPr>
              <w:pStyle w:val="GOSTTablenorm"/>
              <w:rPr>
                <w:bCs/>
              </w:rPr>
            </w:pPr>
            <w:r w:rsidRPr="00B9499D">
              <w:t>&lt;=7</w:t>
            </w:r>
          </w:p>
        </w:tc>
        <w:tc>
          <w:tcPr>
            <w:tcW w:w="2035" w:type="pct"/>
          </w:tcPr>
          <w:p w14:paraId="6BE6D8D2" w14:textId="77777777" w:rsidR="001955A8" w:rsidRPr="00B9499D" w:rsidRDefault="001955A8" w:rsidP="001955A8">
            <w:pPr>
              <w:pStyle w:val="GOSTTablenorm"/>
              <w:rPr>
                <w:bCs/>
              </w:rPr>
            </w:pPr>
          </w:p>
        </w:tc>
      </w:tr>
      <w:tr w:rsidR="001955A8" w:rsidRPr="00B9499D" w14:paraId="2C607298" w14:textId="77777777" w:rsidTr="001955A8">
        <w:tc>
          <w:tcPr>
            <w:tcW w:w="1100" w:type="pct"/>
          </w:tcPr>
          <w:p w14:paraId="5FB55BA1" w14:textId="77777777" w:rsidR="001955A8" w:rsidRPr="00B9499D" w:rsidRDefault="001955A8" w:rsidP="001955A8">
            <w:pPr>
              <w:pStyle w:val="GOSTTablenorm"/>
            </w:pPr>
            <w:r w:rsidRPr="00B9499D">
              <w:t>Тип уточняемой операции</w:t>
            </w:r>
          </w:p>
        </w:tc>
        <w:tc>
          <w:tcPr>
            <w:tcW w:w="750" w:type="pct"/>
          </w:tcPr>
          <w:p w14:paraId="4B890C40" w14:textId="77777777" w:rsidR="001955A8" w:rsidRPr="00B9499D" w:rsidRDefault="001955A8" w:rsidP="001955A8">
            <w:pPr>
              <w:pStyle w:val="GOSTTablenorm"/>
            </w:pPr>
            <w:r w:rsidRPr="00A71881">
              <w:rPr>
                <w:b/>
              </w:rPr>
              <w:t>UFPP:</w:t>
            </w:r>
            <w:r w:rsidRPr="00B9499D">
              <w:t>OprTp</w:t>
            </w:r>
          </w:p>
        </w:tc>
        <w:tc>
          <w:tcPr>
            <w:tcW w:w="500" w:type="pct"/>
          </w:tcPr>
          <w:p w14:paraId="63A7C824" w14:textId="77777777" w:rsidR="001955A8" w:rsidRPr="00B9499D" w:rsidRDefault="001955A8" w:rsidP="001955A8">
            <w:pPr>
              <w:pStyle w:val="GOSTTablenorm"/>
              <w:rPr>
                <w:bCs/>
              </w:rPr>
            </w:pPr>
            <w:r w:rsidRPr="00B9499D">
              <w:t>Строка</w:t>
            </w:r>
          </w:p>
        </w:tc>
        <w:tc>
          <w:tcPr>
            <w:tcW w:w="300" w:type="pct"/>
          </w:tcPr>
          <w:p w14:paraId="36B60590" w14:textId="77777777" w:rsidR="001955A8" w:rsidRPr="00B9499D" w:rsidRDefault="001955A8" w:rsidP="001955A8">
            <w:pPr>
              <w:pStyle w:val="GOSTTablenorm"/>
              <w:rPr>
                <w:bCs/>
              </w:rPr>
            </w:pPr>
            <w:r w:rsidRPr="00B9499D">
              <w:t>Да</w:t>
            </w:r>
          </w:p>
        </w:tc>
        <w:tc>
          <w:tcPr>
            <w:tcW w:w="315" w:type="pct"/>
          </w:tcPr>
          <w:p w14:paraId="00004227" w14:textId="77777777" w:rsidR="001955A8" w:rsidRPr="00B9499D" w:rsidRDefault="001955A8" w:rsidP="001955A8">
            <w:pPr>
              <w:pStyle w:val="GOSTTablenorm"/>
              <w:rPr>
                <w:bCs/>
              </w:rPr>
            </w:pPr>
            <w:r w:rsidRPr="00B9499D">
              <w:t>=1</w:t>
            </w:r>
          </w:p>
        </w:tc>
        <w:tc>
          <w:tcPr>
            <w:tcW w:w="2035" w:type="pct"/>
          </w:tcPr>
          <w:p w14:paraId="24F687AB" w14:textId="77777777" w:rsidR="001955A8" w:rsidRPr="00B9499D" w:rsidRDefault="001955A8" w:rsidP="001955A8">
            <w:pPr>
              <w:pStyle w:val="GOSTTablenorm"/>
            </w:pPr>
            <w:r w:rsidRPr="00B9499D">
              <w:t>Возможные значения:</w:t>
            </w:r>
          </w:p>
          <w:p w14:paraId="20BF7920" w14:textId="01CE1052" w:rsidR="001955A8" w:rsidRPr="00B9499D" w:rsidRDefault="001955A8" w:rsidP="001955A8">
            <w:pPr>
              <w:pStyle w:val="GOSTTableListMark1"/>
            </w:pPr>
            <w:r w:rsidRPr="00B9499D">
              <w:t>«1»</w:t>
            </w:r>
            <w:r>
              <w:t xml:space="preserve"> </w:t>
            </w:r>
            <w:r w:rsidRPr="00B9499D">
              <w:t>- Поступление</w:t>
            </w:r>
            <w:r>
              <w:t>;</w:t>
            </w:r>
          </w:p>
          <w:p w14:paraId="6C968542" w14:textId="229BDAAD" w:rsidR="001955A8" w:rsidRPr="00B9499D" w:rsidRDefault="001955A8" w:rsidP="001955A8">
            <w:pPr>
              <w:pStyle w:val="GOSTTableListMark1"/>
            </w:pPr>
            <w:r w:rsidRPr="00B9499D">
              <w:t>«2» - Возврат поступлений</w:t>
            </w:r>
            <w:r>
              <w:t>;</w:t>
            </w:r>
          </w:p>
          <w:p w14:paraId="65831D80" w14:textId="198D0529" w:rsidR="001955A8" w:rsidRPr="00B9499D" w:rsidRDefault="001955A8" w:rsidP="001955A8">
            <w:pPr>
              <w:pStyle w:val="GOSTTableListMark1"/>
            </w:pPr>
            <w:r w:rsidRPr="00B9499D">
              <w:t>«3» - Кассовый расход</w:t>
            </w:r>
            <w:r>
              <w:t>;</w:t>
            </w:r>
          </w:p>
          <w:p w14:paraId="720FA052" w14:textId="23ACDBDA" w:rsidR="001955A8" w:rsidRPr="00B9499D" w:rsidRDefault="001955A8" w:rsidP="001955A8">
            <w:pPr>
              <w:pStyle w:val="GOSTTableListMark1"/>
            </w:pPr>
            <w:r w:rsidRPr="00B9499D">
              <w:t>«4» - Восстановление кассового расхода</w:t>
            </w:r>
            <w:r>
              <w:t>;</w:t>
            </w:r>
          </w:p>
          <w:p w14:paraId="5C866E69" w14:textId="3D0DC4DF" w:rsidR="001955A8" w:rsidRPr="00B9499D" w:rsidRDefault="001955A8" w:rsidP="001955A8">
            <w:pPr>
              <w:pStyle w:val="GOSTTableListMark1"/>
            </w:pPr>
            <w:r w:rsidRPr="00B9499D">
              <w:t>«5» - Уточнение ДВС</w:t>
            </w:r>
            <w:r>
              <w:t>;</w:t>
            </w:r>
          </w:p>
          <w:p w14:paraId="2C469F77" w14:textId="2D580339" w:rsidR="001955A8" w:rsidRPr="00B9499D" w:rsidRDefault="001955A8" w:rsidP="001955A8">
            <w:pPr>
              <w:pStyle w:val="GOSTTableListMark1"/>
              <w:rPr>
                <w:bCs/>
              </w:rPr>
            </w:pPr>
            <w:r w:rsidRPr="00B9499D">
              <w:t>«-» - Уточнение НВС</w:t>
            </w:r>
          </w:p>
        </w:tc>
      </w:tr>
      <w:tr w:rsidR="001955A8" w:rsidRPr="00B9499D" w14:paraId="5CA00AC9" w14:textId="77777777" w:rsidTr="001955A8">
        <w:tc>
          <w:tcPr>
            <w:tcW w:w="1100" w:type="pct"/>
          </w:tcPr>
          <w:p w14:paraId="04C8090F" w14:textId="3032780F" w:rsidR="001955A8" w:rsidRPr="00F26CCB" w:rsidRDefault="001955A8" w:rsidP="001955A8">
            <w:pPr>
              <w:pStyle w:val="GOSTTablenorm"/>
            </w:pPr>
            <w:r w:rsidRPr="006F2FFC">
              <w:t>Номер лицевого счета уточняемый</w:t>
            </w:r>
          </w:p>
        </w:tc>
        <w:tc>
          <w:tcPr>
            <w:tcW w:w="750" w:type="pct"/>
          </w:tcPr>
          <w:p w14:paraId="09102AD1" w14:textId="1B34AC32" w:rsidR="001955A8" w:rsidRPr="00F26CCB" w:rsidRDefault="001955A8" w:rsidP="001955A8">
            <w:pPr>
              <w:pStyle w:val="GOSTTablenorm"/>
            </w:pPr>
            <w:r w:rsidRPr="00A71881">
              <w:rPr>
                <w:b/>
              </w:rPr>
              <w:t>UFPP:</w:t>
            </w:r>
            <w:r w:rsidRPr="006F2FFC">
              <w:t>AcntNm</w:t>
            </w:r>
          </w:p>
        </w:tc>
        <w:tc>
          <w:tcPr>
            <w:tcW w:w="500" w:type="pct"/>
          </w:tcPr>
          <w:p w14:paraId="4C474767" w14:textId="4EBEBE59" w:rsidR="001955A8" w:rsidRPr="00F26CCB" w:rsidRDefault="001955A8" w:rsidP="001955A8">
            <w:pPr>
              <w:pStyle w:val="GOSTTablenorm"/>
            </w:pPr>
            <w:r w:rsidRPr="0017407D">
              <w:t>Строка</w:t>
            </w:r>
          </w:p>
        </w:tc>
        <w:tc>
          <w:tcPr>
            <w:tcW w:w="300" w:type="pct"/>
          </w:tcPr>
          <w:p w14:paraId="658B0C16" w14:textId="0699416A" w:rsidR="001955A8" w:rsidRPr="00F26CCB" w:rsidRDefault="001955A8" w:rsidP="001955A8">
            <w:pPr>
              <w:pStyle w:val="GOSTTablenorm"/>
            </w:pPr>
            <w:r w:rsidRPr="0017407D">
              <w:t>Нет</w:t>
            </w:r>
          </w:p>
        </w:tc>
        <w:tc>
          <w:tcPr>
            <w:tcW w:w="315" w:type="pct"/>
          </w:tcPr>
          <w:p w14:paraId="225BA7BF" w14:textId="406F3442" w:rsidR="001955A8" w:rsidRPr="00F26CCB" w:rsidRDefault="001955A8" w:rsidP="001955A8">
            <w:pPr>
              <w:pStyle w:val="GOSTTablenorm"/>
            </w:pPr>
            <w:r w:rsidRPr="0017407D">
              <w:t>=11</w:t>
            </w:r>
          </w:p>
        </w:tc>
        <w:tc>
          <w:tcPr>
            <w:tcW w:w="2035" w:type="pct"/>
          </w:tcPr>
          <w:p w14:paraId="313F189D" w14:textId="13A37ED1" w:rsidR="001955A8" w:rsidRPr="00F26CCB" w:rsidRDefault="001955A8" w:rsidP="001955A8">
            <w:pPr>
              <w:pStyle w:val="GOSTTablenorm"/>
            </w:pPr>
            <w:r w:rsidRPr="0017407D">
              <w:t>Указывается номер лицевого счета, на котором отражается уточняемая операция. Не заполняется в случае уточнения средств с КС 3420 «Средства единого казначейского счета до выяснения принадлежности»</w:t>
            </w:r>
          </w:p>
        </w:tc>
      </w:tr>
      <w:tr w:rsidR="001955A8" w:rsidRPr="00B9499D" w14:paraId="3377D315" w14:textId="77777777" w:rsidTr="001955A8">
        <w:tc>
          <w:tcPr>
            <w:tcW w:w="1100" w:type="pct"/>
          </w:tcPr>
          <w:p w14:paraId="68C8E894" w14:textId="7CAD3D7F" w:rsidR="001955A8" w:rsidRPr="00273086" w:rsidRDefault="001955A8" w:rsidP="001955A8">
            <w:pPr>
              <w:pStyle w:val="GOSTTablenorm"/>
            </w:pPr>
            <w:r w:rsidRPr="006F2FFC">
              <w:t>Код главы по БК уточняемый</w:t>
            </w:r>
          </w:p>
        </w:tc>
        <w:tc>
          <w:tcPr>
            <w:tcW w:w="750" w:type="pct"/>
          </w:tcPr>
          <w:p w14:paraId="7E8F75BD" w14:textId="1D1D3DC8" w:rsidR="001955A8" w:rsidRPr="00273086" w:rsidRDefault="001955A8" w:rsidP="001955A8">
            <w:pPr>
              <w:pStyle w:val="GOSTTablenorm"/>
            </w:pPr>
            <w:r w:rsidRPr="00A71881">
              <w:rPr>
                <w:b/>
              </w:rPr>
              <w:t>UFPP:</w:t>
            </w:r>
            <w:r w:rsidRPr="00273086">
              <w:t>GRBS_OperCode</w:t>
            </w:r>
          </w:p>
        </w:tc>
        <w:tc>
          <w:tcPr>
            <w:tcW w:w="500" w:type="pct"/>
          </w:tcPr>
          <w:p w14:paraId="60A4DD27" w14:textId="05D7D2E3" w:rsidR="001955A8" w:rsidRPr="0017407D" w:rsidRDefault="001955A8" w:rsidP="001955A8">
            <w:pPr>
              <w:pStyle w:val="GOSTTablenorm"/>
            </w:pPr>
            <w:r w:rsidRPr="0017407D">
              <w:t>Строка</w:t>
            </w:r>
          </w:p>
        </w:tc>
        <w:tc>
          <w:tcPr>
            <w:tcW w:w="300" w:type="pct"/>
          </w:tcPr>
          <w:p w14:paraId="2FC506FF" w14:textId="43C20EE7" w:rsidR="001955A8" w:rsidRPr="0017407D" w:rsidRDefault="001955A8" w:rsidP="001955A8">
            <w:pPr>
              <w:pStyle w:val="GOSTTablenorm"/>
            </w:pPr>
            <w:r w:rsidRPr="0017407D">
              <w:t>Нет</w:t>
            </w:r>
          </w:p>
        </w:tc>
        <w:tc>
          <w:tcPr>
            <w:tcW w:w="315" w:type="pct"/>
          </w:tcPr>
          <w:p w14:paraId="34AA38B5" w14:textId="06C295DA" w:rsidR="001955A8" w:rsidRPr="0017407D" w:rsidRDefault="001955A8" w:rsidP="001955A8">
            <w:pPr>
              <w:pStyle w:val="GOSTTablenorm"/>
            </w:pPr>
            <w:r w:rsidRPr="0017407D">
              <w:t>=3</w:t>
            </w:r>
          </w:p>
        </w:tc>
        <w:tc>
          <w:tcPr>
            <w:tcW w:w="2035" w:type="pct"/>
          </w:tcPr>
          <w:p w14:paraId="014E49F4" w14:textId="0244DF09" w:rsidR="001955A8" w:rsidRPr="00F26CCB" w:rsidRDefault="001955A8" w:rsidP="001955A8">
            <w:pPr>
              <w:pStyle w:val="GOSTTablenorm"/>
            </w:pPr>
            <w:r w:rsidRPr="0017407D">
              <w:t>Указывается код главы главного распорядителя, в ведомстве которого находится участник бюджетного процесса, на ЛС которого отражается уточняемая операция. Не заполняется в случае уточнения средств с КС 3420 «Средства единого казначейского счета до выяснения принадлежности»</w:t>
            </w:r>
          </w:p>
        </w:tc>
      </w:tr>
      <w:tr w:rsidR="001955A8" w:rsidRPr="00B9499D" w14:paraId="3B329D8F" w14:textId="77777777" w:rsidTr="001955A8">
        <w:tc>
          <w:tcPr>
            <w:tcW w:w="1100" w:type="pct"/>
          </w:tcPr>
          <w:p w14:paraId="0B190D4F" w14:textId="77777777" w:rsidR="001955A8" w:rsidRPr="00B9499D" w:rsidRDefault="001955A8" w:rsidP="001955A8">
            <w:pPr>
              <w:pStyle w:val="GOSTTablenorm"/>
            </w:pPr>
            <w:r w:rsidRPr="00B9499D">
              <w:t>КБК уточняемый</w:t>
            </w:r>
          </w:p>
        </w:tc>
        <w:tc>
          <w:tcPr>
            <w:tcW w:w="750" w:type="pct"/>
          </w:tcPr>
          <w:p w14:paraId="5B204C3D" w14:textId="77777777" w:rsidR="001955A8" w:rsidRPr="00B9499D" w:rsidRDefault="001955A8" w:rsidP="001955A8">
            <w:pPr>
              <w:pStyle w:val="GOSTTablenorm"/>
            </w:pPr>
            <w:r w:rsidRPr="00A71881">
              <w:rPr>
                <w:b/>
              </w:rPr>
              <w:t>UFPP:</w:t>
            </w:r>
            <w:r w:rsidRPr="00B9499D">
              <w:t>MSC_KBK_KB</w:t>
            </w:r>
            <w:r w:rsidRPr="00B9499D">
              <w:lastRenderedPageBreak/>
              <w:t>K</w:t>
            </w:r>
          </w:p>
        </w:tc>
        <w:tc>
          <w:tcPr>
            <w:tcW w:w="500" w:type="pct"/>
          </w:tcPr>
          <w:p w14:paraId="0119B760" w14:textId="77777777" w:rsidR="001955A8" w:rsidRPr="00B9499D" w:rsidRDefault="001955A8" w:rsidP="001955A8">
            <w:pPr>
              <w:pStyle w:val="GOSTTablenorm"/>
              <w:rPr>
                <w:bCs/>
              </w:rPr>
            </w:pPr>
            <w:r w:rsidRPr="00B9499D">
              <w:lastRenderedPageBreak/>
              <w:t>Строка</w:t>
            </w:r>
          </w:p>
        </w:tc>
        <w:tc>
          <w:tcPr>
            <w:tcW w:w="300" w:type="pct"/>
          </w:tcPr>
          <w:p w14:paraId="529C90FA" w14:textId="77777777" w:rsidR="001955A8" w:rsidRPr="00B9499D" w:rsidRDefault="001955A8" w:rsidP="001955A8">
            <w:pPr>
              <w:pStyle w:val="GOSTTablenorm"/>
              <w:rPr>
                <w:bCs/>
              </w:rPr>
            </w:pPr>
            <w:r w:rsidRPr="00B9499D">
              <w:rPr>
                <w:bCs/>
              </w:rPr>
              <w:t>Нет</w:t>
            </w:r>
          </w:p>
        </w:tc>
        <w:tc>
          <w:tcPr>
            <w:tcW w:w="315" w:type="pct"/>
          </w:tcPr>
          <w:p w14:paraId="5B729C03" w14:textId="77777777" w:rsidR="001955A8" w:rsidRPr="00B9499D" w:rsidRDefault="001955A8" w:rsidP="001955A8">
            <w:pPr>
              <w:pStyle w:val="GOSTTablenorm"/>
              <w:rPr>
                <w:bCs/>
              </w:rPr>
            </w:pPr>
            <w:r w:rsidRPr="00B9499D">
              <w:rPr>
                <w:lang w:val="en-US"/>
              </w:rPr>
              <w:t>=20</w:t>
            </w:r>
          </w:p>
        </w:tc>
        <w:tc>
          <w:tcPr>
            <w:tcW w:w="2035" w:type="pct"/>
          </w:tcPr>
          <w:p w14:paraId="56D8188C" w14:textId="5BD7DAE9" w:rsidR="001955A8" w:rsidRPr="00B9499D" w:rsidRDefault="001955A8" w:rsidP="001955A8">
            <w:pPr>
              <w:pStyle w:val="GOSTTablenorm"/>
              <w:rPr>
                <w:bCs/>
              </w:rPr>
            </w:pPr>
            <w:r w:rsidRPr="0017407D">
              <w:t xml:space="preserve">Указывается код по бюджетной классификации для отражения </w:t>
            </w:r>
            <w:r w:rsidRPr="0017407D">
              <w:lastRenderedPageBreak/>
              <w:t>операции на ЛС уточняемом. П</w:t>
            </w:r>
            <w:r w:rsidR="00BA2392">
              <w:t>о л/с с кодом 05 не заполняется</w:t>
            </w:r>
          </w:p>
        </w:tc>
      </w:tr>
      <w:tr w:rsidR="001955A8" w:rsidRPr="00B9499D" w14:paraId="685C97D9" w14:textId="77777777" w:rsidTr="001955A8">
        <w:tc>
          <w:tcPr>
            <w:tcW w:w="1100" w:type="pct"/>
          </w:tcPr>
          <w:p w14:paraId="36235A50" w14:textId="77777777" w:rsidR="001955A8" w:rsidRPr="00B9499D" w:rsidRDefault="001955A8" w:rsidP="001955A8">
            <w:pPr>
              <w:pStyle w:val="GOSTTablenorm"/>
            </w:pPr>
            <w:r w:rsidRPr="00B9499D">
              <w:lastRenderedPageBreak/>
              <w:t>Код цели (аналитический код) уточняемый</w:t>
            </w:r>
          </w:p>
        </w:tc>
        <w:tc>
          <w:tcPr>
            <w:tcW w:w="750" w:type="pct"/>
          </w:tcPr>
          <w:p w14:paraId="054C6CE2" w14:textId="77777777" w:rsidR="001955A8" w:rsidRPr="00B9499D" w:rsidRDefault="001955A8" w:rsidP="001955A8">
            <w:pPr>
              <w:pStyle w:val="GOSTTablenorm"/>
            </w:pPr>
            <w:r w:rsidRPr="00A71881">
              <w:rPr>
                <w:b/>
              </w:rPr>
              <w:t>UFPP:</w:t>
            </w:r>
            <w:r w:rsidRPr="00B9499D">
              <w:t>MSC_KBK_TrgtCd</w:t>
            </w:r>
          </w:p>
        </w:tc>
        <w:tc>
          <w:tcPr>
            <w:tcW w:w="500" w:type="pct"/>
          </w:tcPr>
          <w:p w14:paraId="5FF9C7F5" w14:textId="77777777" w:rsidR="001955A8" w:rsidRPr="00B9499D" w:rsidRDefault="001955A8" w:rsidP="001955A8">
            <w:pPr>
              <w:pStyle w:val="GOSTTablenorm"/>
              <w:rPr>
                <w:bCs/>
              </w:rPr>
            </w:pPr>
            <w:r w:rsidRPr="00B9499D">
              <w:t>Строка</w:t>
            </w:r>
          </w:p>
        </w:tc>
        <w:tc>
          <w:tcPr>
            <w:tcW w:w="300" w:type="pct"/>
          </w:tcPr>
          <w:p w14:paraId="0C78E224" w14:textId="77777777" w:rsidR="001955A8" w:rsidRPr="00B9499D" w:rsidRDefault="001955A8" w:rsidP="001955A8">
            <w:pPr>
              <w:pStyle w:val="GOSTTablenorm"/>
              <w:rPr>
                <w:bCs/>
              </w:rPr>
            </w:pPr>
            <w:r w:rsidRPr="00B9499D">
              <w:rPr>
                <w:bCs/>
              </w:rPr>
              <w:t>Нет</w:t>
            </w:r>
          </w:p>
        </w:tc>
        <w:tc>
          <w:tcPr>
            <w:tcW w:w="315" w:type="pct"/>
          </w:tcPr>
          <w:p w14:paraId="14883448" w14:textId="77777777" w:rsidR="001955A8" w:rsidRPr="00B9499D" w:rsidRDefault="001955A8" w:rsidP="001955A8">
            <w:pPr>
              <w:pStyle w:val="GOSTTablenorm"/>
              <w:rPr>
                <w:bCs/>
              </w:rPr>
            </w:pPr>
            <w:r w:rsidRPr="00B9499D">
              <w:t>&lt;=25</w:t>
            </w:r>
          </w:p>
        </w:tc>
        <w:tc>
          <w:tcPr>
            <w:tcW w:w="2035" w:type="pct"/>
          </w:tcPr>
          <w:p w14:paraId="70D591F0" w14:textId="14AF4AFE" w:rsidR="001955A8" w:rsidRPr="00B9499D" w:rsidRDefault="001955A8" w:rsidP="001955A8">
            <w:pPr>
              <w:pStyle w:val="GOSTTablenorm"/>
            </w:pPr>
            <w:r w:rsidRPr="33249EA7">
              <w:t>Указывается код цели (аналитический код) для отражения операции на ЛС уточняемом. По л/с с кодом 05 может указываться:</w:t>
            </w:r>
          </w:p>
          <w:p w14:paraId="0AC0FE46" w14:textId="5FDA5DCF" w:rsidR="001955A8" w:rsidRDefault="001955A8" w:rsidP="001955A8">
            <w:pPr>
              <w:pStyle w:val="GOSTTableListMark1"/>
            </w:pPr>
            <w:r w:rsidRPr="33249EA7">
              <w:t>идентификац</w:t>
            </w:r>
            <w:r w:rsidR="00BA2392">
              <w:t>ионный код выплаты (25 знаков);</w:t>
            </w:r>
          </w:p>
          <w:p w14:paraId="35F3891E" w14:textId="0F960EC3" w:rsidR="001955A8" w:rsidRPr="00B9499D" w:rsidRDefault="001955A8" w:rsidP="001955A8">
            <w:pPr>
              <w:pStyle w:val="GOSTTableListMark1"/>
            </w:pPr>
            <w:r w:rsidRPr="33249EA7">
              <w:t>идентификационный код поступления (23 знака);</w:t>
            </w:r>
          </w:p>
          <w:p w14:paraId="561EE78E" w14:textId="26C1ED43" w:rsidR="001955A8" w:rsidRPr="00B9499D" w:rsidRDefault="001955A8" w:rsidP="001955A8">
            <w:pPr>
              <w:pStyle w:val="GOSTTableListMark1"/>
            </w:pPr>
            <w:r w:rsidRPr="33249EA7">
              <w:t>код средств (15 знаков) - в случае уточнения операций, проведенных по УВиПП;</w:t>
            </w:r>
          </w:p>
          <w:p w14:paraId="59ECC466" w14:textId="72C959FC" w:rsidR="001955A8" w:rsidRPr="00B9499D" w:rsidRDefault="001955A8" w:rsidP="001955A8">
            <w:pPr>
              <w:pStyle w:val="GOSTTableListMark1"/>
            </w:pPr>
            <w:r w:rsidRPr="33249EA7">
              <w:t xml:space="preserve">код НПА (4 знака) - в случае уточнения </w:t>
            </w:r>
            <w:r>
              <w:t>операций, проведенных по УВиПП.</w:t>
            </w:r>
          </w:p>
          <w:p w14:paraId="484A6048" w14:textId="6192EAF2" w:rsidR="001955A8" w:rsidRPr="00B9499D" w:rsidRDefault="001955A8" w:rsidP="001955A8">
            <w:pPr>
              <w:pStyle w:val="GOSTTablenorm"/>
            </w:pPr>
            <w:r w:rsidRPr="33249EA7">
              <w:t xml:space="preserve">Не заполняется в случае уточнения НВС и средств с </w:t>
            </w:r>
            <w:r w:rsidRPr="007B56D1">
              <w:t>КС 3420 «Средства единого казначейского счета до выяснения принадлежности»</w:t>
            </w:r>
          </w:p>
        </w:tc>
      </w:tr>
      <w:tr w:rsidR="001955A8" w:rsidRPr="00B9499D" w14:paraId="78EB2781" w14:textId="77777777" w:rsidTr="001955A8">
        <w:tc>
          <w:tcPr>
            <w:tcW w:w="1100" w:type="pct"/>
          </w:tcPr>
          <w:p w14:paraId="176C93E1" w14:textId="00B6128B" w:rsidR="001955A8" w:rsidRPr="00B9499D" w:rsidRDefault="001955A8" w:rsidP="001955A8">
            <w:pPr>
              <w:pStyle w:val="GOSTTablenorm"/>
            </w:pPr>
            <w:r>
              <w:t>Идентификационный код поступления уточняемый</w:t>
            </w:r>
          </w:p>
        </w:tc>
        <w:tc>
          <w:tcPr>
            <w:tcW w:w="750" w:type="pct"/>
          </w:tcPr>
          <w:p w14:paraId="3B71CE8B" w14:textId="582BC76F" w:rsidR="001955A8" w:rsidRPr="00B9499D" w:rsidRDefault="001955A8" w:rsidP="001955A8">
            <w:pPr>
              <w:pStyle w:val="GOSTTablenorm"/>
            </w:pPr>
            <w:r w:rsidRPr="00A71881">
              <w:rPr>
                <w:b/>
              </w:rPr>
              <w:t>UFPP:</w:t>
            </w:r>
            <w:r w:rsidRPr="00B9499D">
              <w:rPr>
                <w:lang w:val="en-US"/>
              </w:rPr>
              <w:t>IKP</w:t>
            </w:r>
            <w:r>
              <w:rPr>
                <w:lang w:val="en-US"/>
              </w:rPr>
              <w:t>Old</w:t>
            </w:r>
            <w:r w:rsidRPr="00B9499D">
              <w:rPr>
                <w:lang w:val="en-US"/>
              </w:rPr>
              <w:t>Code</w:t>
            </w:r>
          </w:p>
        </w:tc>
        <w:tc>
          <w:tcPr>
            <w:tcW w:w="500" w:type="pct"/>
          </w:tcPr>
          <w:p w14:paraId="180D7FFE" w14:textId="76887827" w:rsidR="001955A8" w:rsidRPr="00B9499D" w:rsidRDefault="001955A8" w:rsidP="001955A8">
            <w:pPr>
              <w:pStyle w:val="GOSTTablenorm"/>
            </w:pPr>
            <w:r w:rsidRPr="00B9499D">
              <w:t>Строка</w:t>
            </w:r>
          </w:p>
        </w:tc>
        <w:tc>
          <w:tcPr>
            <w:tcW w:w="300" w:type="pct"/>
          </w:tcPr>
          <w:p w14:paraId="58F3F06A" w14:textId="6C76613B" w:rsidR="001955A8" w:rsidRPr="00B9499D" w:rsidRDefault="001955A8" w:rsidP="001955A8">
            <w:pPr>
              <w:pStyle w:val="GOSTTablenorm"/>
              <w:rPr>
                <w:bCs/>
              </w:rPr>
            </w:pPr>
            <w:r w:rsidRPr="00B9499D">
              <w:rPr>
                <w:bCs/>
              </w:rPr>
              <w:t>Нет</w:t>
            </w:r>
          </w:p>
        </w:tc>
        <w:tc>
          <w:tcPr>
            <w:tcW w:w="315" w:type="pct"/>
          </w:tcPr>
          <w:p w14:paraId="215AF4BE" w14:textId="147D1863" w:rsidR="001955A8" w:rsidRPr="00B9499D" w:rsidRDefault="001955A8" w:rsidP="001955A8">
            <w:pPr>
              <w:pStyle w:val="GOSTTablenorm"/>
            </w:pPr>
            <w:r w:rsidRPr="00B9499D">
              <w:t>=2</w:t>
            </w:r>
            <w:r>
              <w:t>3</w:t>
            </w:r>
          </w:p>
        </w:tc>
        <w:tc>
          <w:tcPr>
            <w:tcW w:w="2035" w:type="pct"/>
          </w:tcPr>
          <w:p w14:paraId="1D2AB2C9" w14:textId="7312230E" w:rsidR="001955A8" w:rsidRDefault="001955A8" w:rsidP="001955A8">
            <w:pPr>
              <w:pStyle w:val="GOSTTablenorm"/>
              <w:rPr>
                <w:bCs/>
              </w:rPr>
            </w:pPr>
            <w:r w:rsidRPr="0017407D">
              <w:t xml:space="preserve">Указывается идентификационный </w:t>
            </w:r>
            <w:r w:rsidRPr="0017407D">
              <w:rPr>
                <w:bCs/>
              </w:rPr>
              <w:t xml:space="preserve">код поступления </w:t>
            </w:r>
            <w:r>
              <w:rPr>
                <w:bCs/>
              </w:rPr>
              <w:t>(23 знака) для отражения операции на</w:t>
            </w:r>
            <w:r w:rsidRPr="0017407D">
              <w:rPr>
                <w:bCs/>
              </w:rPr>
              <w:t xml:space="preserve"> ЛС </w:t>
            </w:r>
            <w:r>
              <w:rPr>
                <w:bCs/>
              </w:rPr>
              <w:t>уточняемом</w:t>
            </w:r>
            <w:r w:rsidRPr="0017407D">
              <w:rPr>
                <w:bCs/>
              </w:rPr>
              <w:t>.</w:t>
            </w:r>
          </w:p>
          <w:p w14:paraId="396BD585" w14:textId="19D7CCB2" w:rsidR="001955A8" w:rsidRPr="00A07339" w:rsidRDefault="001955A8" w:rsidP="001955A8">
            <w:pPr>
              <w:pStyle w:val="GOSTTablenorm"/>
              <w:rPr>
                <w:bCs/>
              </w:rPr>
            </w:pPr>
            <w:r>
              <w:rPr>
                <w:bCs/>
              </w:rPr>
              <w:t>З</w:t>
            </w:r>
            <w:r w:rsidRPr="0017407D">
              <w:rPr>
                <w:bCs/>
              </w:rPr>
              <w:t xml:space="preserve">аполняется в случае уточнения </w:t>
            </w:r>
            <w:r>
              <w:rPr>
                <w:bCs/>
              </w:rPr>
              <w:t xml:space="preserve">поступлений и выплат по ИКВ, отличному от 25-ти нулей. При уточнении </w:t>
            </w:r>
            <w:r w:rsidRPr="0017407D">
              <w:rPr>
                <w:bCs/>
              </w:rPr>
              <w:t>НВС</w:t>
            </w:r>
            <w:r>
              <w:rPr>
                <w:bCs/>
              </w:rPr>
              <w:t xml:space="preserve">, </w:t>
            </w:r>
            <w:r w:rsidRPr="33249EA7">
              <w:t xml:space="preserve">средств с </w:t>
            </w:r>
            <w:r w:rsidRPr="007B56D1">
              <w:t>КС 3420 «Средства единого казначейского счета до выяснения принадлежности»</w:t>
            </w:r>
            <w:r w:rsidRPr="0017407D">
              <w:rPr>
                <w:bCs/>
              </w:rPr>
              <w:t xml:space="preserve"> и </w:t>
            </w:r>
            <w:r>
              <w:rPr>
                <w:bCs/>
              </w:rPr>
              <w:t>выплат по ИКВ, равному 25-ти нулям, не заполняется</w:t>
            </w:r>
          </w:p>
        </w:tc>
      </w:tr>
      <w:tr w:rsidR="001955A8" w:rsidRPr="00B9499D" w14:paraId="7FFCB2F1" w14:textId="77777777" w:rsidTr="001955A8">
        <w:tc>
          <w:tcPr>
            <w:tcW w:w="1100" w:type="pct"/>
          </w:tcPr>
          <w:p w14:paraId="433A5D0A" w14:textId="43A9DBD7" w:rsidR="001955A8" w:rsidRPr="00EE4072" w:rsidRDefault="001955A8" w:rsidP="001955A8">
            <w:pPr>
              <w:pStyle w:val="GOSTTablenorm"/>
              <w:rPr>
                <w:b/>
              </w:rPr>
            </w:pPr>
            <w:r w:rsidRPr="00EE4072">
              <w:rPr>
                <w:b/>
              </w:rPr>
              <w:t>Новые реквизиты платежного документа</w:t>
            </w:r>
          </w:p>
        </w:tc>
        <w:tc>
          <w:tcPr>
            <w:tcW w:w="750" w:type="pct"/>
          </w:tcPr>
          <w:p w14:paraId="3110101E" w14:textId="77777777" w:rsidR="001955A8" w:rsidRPr="00EE4072" w:rsidRDefault="001955A8" w:rsidP="001955A8">
            <w:pPr>
              <w:pStyle w:val="GOSTTablenorm"/>
              <w:rPr>
                <w:b/>
                <w:lang w:val="en-US"/>
              </w:rPr>
            </w:pPr>
            <w:r w:rsidRPr="00EE4072">
              <w:rPr>
                <w:b/>
              </w:rPr>
              <w:t>UFPP</w:t>
            </w:r>
            <w:r w:rsidRPr="00EE4072">
              <w:rPr>
                <w:b/>
                <w:lang w:val="en-US"/>
              </w:rPr>
              <w:t>_N</w:t>
            </w:r>
          </w:p>
        </w:tc>
        <w:tc>
          <w:tcPr>
            <w:tcW w:w="500" w:type="pct"/>
          </w:tcPr>
          <w:p w14:paraId="50470D50" w14:textId="77777777" w:rsidR="001955A8" w:rsidRPr="00B9499D" w:rsidRDefault="001955A8" w:rsidP="001955A8">
            <w:pPr>
              <w:pStyle w:val="GOSTTablenorm"/>
              <w:rPr>
                <w:bCs/>
              </w:rPr>
            </w:pPr>
            <w:r w:rsidRPr="00B9499D">
              <w:t>Массив</w:t>
            </w:r>
          </w:p>
        </w:tc>
        <w:tc>
          <w:tcPr>
            <w:tcW w:w="300" w:type="pct"/>
          </w:tcPr>
          <w:p w14:paraId="50D69BAA" w14:textId="598478FF" w:rsidR="001955A8" w:rsidRPr="005C6BDA" w:rsidRDefault="001955A8" w:rsidP="001955A8">
            <w:pPr>
              <w:pStyle w:val="GOSTTablenorm"/>
              <w:rPr>
                <w:bCs/>
              </w:rPr>
            </w:pPr>
            <w:r w:rsidRPr="00B9499D">
              <w:t>Да</w:t>
            </w:r>
          </w:p>
        </w:tc>
        <w:tc>
          <w:tcPr>
            <w:tcW w:w="315" w:type="pct"/>
          </w:tcPr>
          <w:p w14:paraId="541EAE49" w14:textId="527BE25E" w:rsidR="001955A8" w:rsidRPr="00B9499D" w:rsidRDefault="001955A8" w:rsidP="001955A8">
            <w:pPr>
              <w:pStyle w:val="GOSTTablenorm"/>
              <w:rPr>
                <w:bCs/>
              </w:rPr>
            </w:pPr>
            <w:r>
              <w:rPr>
                <w:bCs/>
              </w:rPr>
              <w:t>-</w:t>
            </w:r>
          </w:p>
        </w:tc>
        <w:tc>
          <w:tcPr>
            <w:tcW w:w="2035" w:type="pct"/>
          </w:tcPr>
          <w:p w14:paraId="4B67FAC3" w14:textId="77777777" w:rsidR="001955A8" w:rsidRDefault="001955A8" w:rsidP="001955A8">
            <w:pPr>
              <w:pStyle w:val="GOSTTablenorm"/>
              <w:rPr>
                <w:bCs/>
              </w:rPr>
            </w:pPr>
            <w:r w:rsidRPr="00E11743">
              <w:rPr>
                <w:bCs/>
              </w:rPr>
              <w:t xml:space="preserve">Одной уточняемой строке </w:t>
            </w:r>
            <w:r>
              <w:rPr>
                <w:bCs/>
              </w:rPr>
              <w:t xml:space="preserve">блока </w:t>
            </w:r>
            <w:r w:rsidRPr="001C1B16">
              <w:t>UFPP</w:t>
            </w:r>
            <w:r>
              <w:rPr>
                <w:bCs/>
              </w:rPr>
              <w:t xml:space="preserve"> </w:t>
            </w:r>
            <w:r w:rsidRPr="00E11743">
              <w:rPr>
                <w:bCs/>
              </w:rPr>
              <w:t>может соответствовать несколько уточняющих строк</w:t>
            </w:r>
            <w:r>
              <w:rPr>
                <w:bCs/>
              </w:rPr>
              <w:t xml:space="preserve"> блока </w:t>
            </w:r>
            <w:r w:rsidRPr="001C1B16">
              <w:t>UFPP</w:t>
            </w:r>
            <w:r w:rsidRPr="00A21327">
              <w:t>_</w:t>
            </w:r>
            <w:r w:rsidRPr="001C1B16">
              <w:rPr>
                <w:lang w:val="en-US"/>
              </w:rPr>
              <w:t>N</w:t>
            </w:r>
            <w:r w:rsidRPr="00E11743">
              <w:rPr>
                <w:bCs/>
              </w:rPr>
              <w:t>. Уточняемая и относящиеся к ней уточняющие строки связаны по значению номера строки.</w:t>
            </w:r>
          </w:p>
          <w:p w14:paraId="38110514" w14:textId="53553BDC" w:rsidR="001955A8" w:rsidRPr="00B9499D" w:rsidRDefault="003F7B95" w:rsidP="001955A8">
            <w:pPr>
              <w:pStyle w:val="GOSTTablenorm"/>
              <w:rPr>
                <w:bCs/>
              </w:rPr>
            </w:pPr>
            <w:r w:rsidRPr="001D42F7">
              <w:rPr>
                <w:b/>
                <w:bCs/>
              </w:rPr>
              <w:t>Внимание!</w:t>
            </w:r>
            <w:r>
              <w:rPr>
                <w:bCs/>
              </w:rPr>
              <w:t xml:space="preserve"> В учет</w:t>
            </w:r>
            <w:r w:rsidRPr="00FD6AA7">
              <w:rPr>
                <w:bCs/>
              </w:rPr>
              <w:t xml:space="preserve"> </w:t>
            </w:r>
            <w:r>
              <w:rPr>
                <w:bCs/>
              </w:rPr>
              <w:t>передаются все уточняющие строки, присутствующие в документе. Строки, по которым формирование записей учета не требуется ввиду отсутствия влияния на состояние учетных данных (уточняются реквизиты платежа, не включенные в аналитики учета), отсекаются через условия срабатывания пра</w:t>
            </w:r>
            <w:r>
              <w:rPr>
                <w:bCs/>
              </w:rPr>
              <w:lastRenderedPageBreak/>
              <w:t>вил формирования записей учета</w:t>
            </w:r>
          </w:p>
        </w:tc>
      </w:tr>
      <w:tr w:rsidR="001955A8" w:rsidRPr="00B9499D" w14:paraId="3052F12E" w14:textId="77777777" w:rsidTr="001955A8">
        <w:tc>
          <w:tcPr>
            <w:tcW w:w="1100" w:type="pct"/>
          </w:tcPr>
          <w:p w14:paraId="1B73E7D5" w14:textId="4C837731" w:rsidR="001955A8" w:rsidRPr="00B9499D" w:rsidRDefault="001955A8" w:rsidP="001955A8">
            <w:pPr>
              <w:pStyle w:val="GOSTTablenorm"/>
              <w:rPr>
                <w:szCs w:val="22"/>
              </w:rPr>
            </w:pPr>
            <w:r>
              <w:lastRenderedPageBreak/>
              <w:t>Идентификатор строки</w:t>
            </w:r>
          </w:p>
        </w:tc>
        <w:tc>
          <w:tcPr>
            <w:tcW w:w="750" w:type="pct"/>
          </w:tcPr>
          <w:p w14:paraId="48919252" w14:textId="374160F1" w:rsidR="001955A8" w:rsidRPr="00B9499D" w:rsidRDefault="001955A8" w:rsidP="001955A8">
            <w:pPr>
              <w:pStyle w:val="GOSTTablenorm"/>
              <w:rPr>
                <w:szCs w:val="22"/>
              </w:rPr>
            </w:pPr>
            <w:r w:rsidRPr="00A71881">
              <w:rPr>
                <w:b/>
                <w:szCs w:val="22"/>
              </w:rPr>
              <w:t>UFPP_N</w:t>
            </w:r>
            <w:r w:rsidRPr="00A71881">
              <w:rPr>
                <w:b/>
              </w:rPr>
              <w:t>:</w:t>
            </w:r>
            <w:r>
              <w:rPr>
                <w:lang w:val="en-US"/>
              </w:rPr>
              <w:t>id</w:t>
            </w:r>
          </w:p>
        </w:tc>
        <w:tc>
          <w:tcPr>
            <w:tcW w:w="500" w:type="pct"/>
          </w:tcPr>
          <w:p w14:paraId="13A7399F" w14:textId="5C953895" w:rsidR="001955A8" w:rsidRPr="636E334D" w:rsidRDefault="001955A8" w:rsidP="001955A8">
            <w:pPr>
              <w:pStyle w:val="GOSTTablenorm"/>
              <w:rPr>
                <w:szCs w:val="22"/>
              </w:rPr>
            </w:pPr>
            <w:r w:rsidRPr="000B4650">
              <w:rPr>
                <w:szCs w:val="22"/>
              </w:rPr>
              <w:t>Число</w:t>
            </w:r>
          </w:p>
        </w:tc>
        <w:tc>
          <w:tcPr>
            <w:tcW w:w="300" w:type="pct"/>
          </w:tcPr>
          <w:p w14:paraId="115A3679" w14:textId="63A8A450" w:rsidR="001955A8" w:rsidRPr="00B9499D" w:rsidRDefault="001955A8" w:rsidP="001955A8">
            <w:pPr>
              <w:pStyle w:val="GOSTTablenorm"/>
              <w:rPr>
                <w:szCs w:val="22"/>
              </w:rPr>
            </w:pPr>
            <w:r w:rsidRPr="000B4650">
              <w:rPr>
                <w:szCs w:val="22"/>
              </w:rPr>
              <w:t>Да</w:t>
            </w:r>
          </w:p>
        </w:tc>
        <w:tc>
          <w:tcPr>
            <w:tcW w:w="315" w:type="pct"/>
          </w:tcPr>
          <w:p w14:paraId="4CE86BCA" w14:textId="57B47863" w:rsidR="001955A8" w:rsidRPr="00B9499D" w:rsidRDefault="001955A8" w:rsidP="001955A8">
            <w:pPr>
              <w:pStyle w:val="GOSTTablenorm"/>
              <w:rPr>
                <w:szCs w:val="22"/>
              </w:rPr>
            </w:pPr>
            <w:r w:rsidRPr="000B4650">
              <w:rPr>
                <w:szCs w:val="22"/>
              </w:rPr>
              <w:t>&lt;=20</w:t>
            </w:r>
          </w:p>
        </w:tc>
        <w:tc>
          <w:tcPr>
            <w:tcW w:w="2035" w:type="pct"/>
          </w:tcPr>
          <w:p w14:paraId="0B7C0831" w14:textId="417B5A50" w:rsidR="001955A8" w:rsidRPr="00B9499D" w:rsidRDefault="001955A8" w:rsidP="001955A8">
            <w:pPr>
              <w:pStyle w:val="GOSTTablenorm"/>
              <w:rPr>
                <w:bCs/>
                <w:szCs w:val="22"/>
              </w:rPr>
            </w:pPr>
            <w:r w:rsidRPr="000B4650">
              <w:rPr>
                <w:szCs w:val="22"/>
              </w:rPr>
              <w:t>Указывается технический идентификатор строки</w:t>
            </w:r>
          </w:p>
        </w:tc>
      </w:tr>
      <w:tr w:rsidR="001955A8" w:rsidRPr="00B9499D" w14:paraId="4BE22B8C" w14:textId="77777777" w:rsidTr="001955A8">
        <w:tc>
          <w:tcPr>
            <w:tcW w:w="1100" w:type="pct"/>
          </w:tcPr>
          <w:p w14:paraId="1C69D039" w14:textId="77777777" w:rsidR="001955A8" w:rsidRPr="00B9499D" w:rsidRDefault="001955A8" w:rsidP="001955A8">
            <w:pPr>
              <w:pStyle w:val="GOSTTablenorm"/>
              <w:rPr>
                <w:szCs w:val="22"/>
              </w:rPr>
            </w:pPr>
            <w:r w:rsidRPr="00B9499D">
              <w:rPr>
                <w:szCs w:val="22"/>
              </w:rPr>
              <w:t>Номер строки уточняющей</w:t>
            </w:r>
          </w:p>
        </w:tc>
        <w:tc>
          <w:tcPr>
            <w:tcW w:w="750" w:type="pct"/>
          </w:tcPr>
          <w:p w14:paraId="2265DA2C" w14:textId="77777777" w:rsidR="001955A8" w:rsidRPr="00B9499D" w:rsidRDefault="001955A8" w:rsidP="001955A8">
            <w:pPr>
              <w:pStyle w:val="GOSTTablenorm"/>
              <w:rPr>
                <w:szCs w:val="22"/>
              </w:rPr>
            </w:pPr>
            <w:r w:rsidRPr="00A71881">
              <w:rPr>
                <w:b/>
                <w:szCs w:val="22"/>
              </w:rPr>
              <w:t>UFPP_N:</w:t>
            </w:r>
            <w:r w:rsidRPr="00B9499D">
              <w:rPr>
                <w:szCs w:val="22"/>
              </w:rPr>
              <w:t>RcrdNmNw</w:t>
            </w:r>
          </w:p>
        </w:tc>
        <w:tc>
          <w:tcPr>
            <w:tcW w:w="500" w:type="pct"/>
          </w:tcPr>
          <w:p w14:paraId="386F9E0E" w14:textId="55C45F0B" w:rsidR="001955A8" w:rsidRPr="00B9499D" w:rsidRDefault="001955A8" w:rsidP="001955A8">
            <w:pPr>
              <w:pStyle w:val="GOSTTablenorm"/>
              <w:rPr>
                <w:szCs w:val="22"/>
              </w:rPr>
            </w:pPr>
            <w:r w:rsidRPr="636E334D">
              <w:rPr>
                <w:szCs w:val="22"/>
              </w:rPr>
              <w:t>Число</w:t>
            </w:r>
          </w:p>
        </w:tc>
        <w:tc>
          <w:tcPr>
            <w:tcW w:w="300" w:type="pct"/>
          </w:tcPr>
          <w:p w14:paraId="2D0F5149" w14:textId="77777777" w:rsidR="001955A8" w:rsidRPr="00B9499D" w:rsidRDefault="001955A8" w:rsidP="001955A8">
            <w:pPr>
              <w:pStyle w:val="GOSTTablenorm"/>
              <w:rPr>
                <w:bCs/>
                <w:szCs w:val="22"/>
              </w:rPr>
            </w:pPr>
            <w:r w:rsidRPr="00B9499D">
              <w:rPr>
                <w:szCs w:val="22"/>
              </w:rPr>
              <w:t>Да</w:t>
            </w:r>
          </w:p>
        </w:tc>
        <w:tc>
          <w:tcPr>
            <w:tcW w:w="315" w:type="pct"/>
          </w:tcPr>
          <w:p w14:paraId="3FAE1AF6" w14:textId="77777777" w:rsidR="001955A8" w:rsidRPr="00B9499D" w:rsidRDefault="001955A8" w:rsidP="001955A8">
            <w:pPr>
              <w:pStyle w:val="GOSTTablenorm"/>
              <w:rPr>
                <w:bCs/>
                <w:szCs w:val="22"/>
              </w:rPr>
            </w:pPr>
            <w:r w:rsidRPr="00B9499D">
              <w:rPr>
                <w:szCs w:val="22"/>
              </w:rPr>
              <w:t>&lt;=7</w:t>
            </w:r>
          </w:p>
        </w:tc>
        <w:tc>
          <w:tcPr>
            <w:tcW w:w="2035" w:type="pct"/>
          </w:tcPr>
          <w:p w14:paraId="154D271C" w14:textId="77777777" w:rsidR="001955A8" w:rsidRPr="00B9499D" w:rsidRDefault="001955A8" w:rsidP="001955A8">
            <w:pPr>
              <w:pStyle w:val="GOSTTablenorm"/>
              <w:rPr>
                <w:bCs/>
                <w:szCs w:val="22"/>
              </w:rPr>
            </w:pPr>
          </w:p>
        </w:tc>
      </w:tr>
      <w:tr w:rsidR="001955A8" w:rsidRPr="00B9499D" w14:paraId="6539DF22" w14:textId="77777777" w:rsidTr="001955A8">
        <w:tc>
          <w:tcPr>
            <w:tcW w:w="1100" w:type="pct"/>
          </w:tcPr>
          <w:p w14:paraId="1A2595E7" w14:textId="7E2040C1" w:rsidR="001955A8" w:rsidRPr="00B9499D" w:rsidRDefault="001955A8" w:rsidP="001955A8">
            <w:pPr>
              <w:pStyle w:val="GOSTTablenorm"/>
              <w:rPr>
                <w:szCs w:val="22"/>
              </w:rPr>
            </w:pPr>
            <w:r w:rsidRPr="00B9499D">
              <w:rPr>
                <w:szCs w:val="22"/>
                <w:lang w:val="en-US"/>
              </w:rPr>
              <w:t>Номер лицевого счета уточненный</w:t>
            </w:r>
          </w:p>
        </w:tc>
        <w:tc>
          <w:tcPr>
            <w:tcW w:w="750" w:type="pct"/>
          </w:tcPr>
          <w:p w14:paraId="2EF48102" w14:textId="36611F6E" w:rsidR="001955A8" w:rsidRPr="0017407D" w:rsidRDefault="001955A8" w:rsidP="001955A8">
            <w:pPr>
              <w:pStyle w:val="GOSTTablenorm"/>
              <w:rPr>
                <w:szCs w:val="22"/>
                <w:lang w:val="en-US"/>
              </w:rPr>
            </w:pPr>
            <w:r w:rsidRPr="00A71881">
              <w:rPr>
                <w:b/>
                <w:szCs w:val="22"/>
                <w:lang w:val="en-US"/>
              </w:rPr>
              <w:t>UFPP_N:</w:t>
            </w:r>
            <w:r w:rsidRPr="00B9499D">
              <w:rPr>
                <w:szCs w:val="22"/>
                <w:lang w:val="en-US"/>
              </w:rPr>
              <w:t>REC_ACCOUNTNUM_TECH</w:t>
            </w:r>
          </w:p>
        </w:tc>
        <w:tc>
          <w:tcPr>
            <w:tcW w:w="500" w:type="pct"/>
          </w:tcPr>
          <w:p w14:paraId="7505E524" w14:textId="46FF876B" w:rsidR="001955A8" w:rsidRPr="00B9499D" w:rsidRDefault="001955A8" w:rsidP="001955A8">
            <w:pPr>
              <w:pStyle w:val="GOSTTablenorm"/>
              <w:rPr>
                <w:szCs w:val="22"/>
              </w:rPr>
            </w:pPr>
            <w:r w:rsidRPr="00B9499D">
              <w:rPr>
                <w:szCs w:val="22"/>
              </w:rPr>
              <w:t>Строка</w:t>
            </w:r>
          </w:p>
        </w:tc>
        <w:tc>
          <w:tcPr>
            <w:tcW w:w="300" w:type="pct"/>
          </w:tcPr>
          <w:p w14:paraId="7E3497DA" w14:textId="53FAE026" w:rsidR="001955A8" w:rsidRPr="00B9499D" w:rsidRDefault="001955A8" w:rsidP="001955A8">
            <w:pPr>
              <w:pStyle w:val="GOSTTablenorm"/>
              <w:rPr>
                <w:szCs w:val="22"/>
              </w:rPr>
            </w:pPr>
            <w:r w:rsidRPr="00B9499D">
              <w:rPr>
                <w:bCs/>
                <w:szCs w:val="22"/>
              </w:rPr>
              <w:t>Да</w:t>
            </w:r>
          </w:p>
        </w:tc>
        <w:tc>
          <w:tcPr>
            <w:tcW w:w="315" w:type="pct"/>
          </w:tcPr>
          <w:p w14:paraId="42B2771D" w14:textId="5A75E832" w:rsidR="001955A8" w:rsidRPr="00B9499D" w:rsidRDefault="001955A8" w:rsidP="001955A8">
            <w:pPr>
              <w:pStyle w:val="GOSTTablenorm"/>
              <w:rPr>
                <w:szCs w:val="22"/>
              </w:rPr>
            </w:pPr>
            <w:r w:rsidRPr="00B9499D">
              <w:rPr>
                <w:szCs w:val="22"/>
                <w:lang w:val="en-US"/>
              </w:rPr>
              <w:t>=</w:t>
            </w:r>
            <w:r w:rsidRPr="00B9499D">
              <w:rPr>
                <w:szCs w:val="22"/>
              </w:rPr>
              <w:t>11</w:t>
            </w:r>
          </w:p>
        </w:tc>
        <w:tc>
          <w:tcPr>
            <w:tcW w:w="2035" w:type="pct"/>
          </w:tcPr>
          <w:p w14:paraId="5390632F" w14:textId="71B70F9A" w:rsidR="001955A8" w:rsidRPr="00B9499D" w:rsidRDefault="001955A8" w:rsidP="001955A8">
            <w:pPr>
              <w:pStyle w:val="GOSTTablenorm"/>
              <w:rPr>
                <w:bCs/>
                <w:szCs w:val="22"/>
              </w:rPr>
            </w:pPr>
            <w:r>
              <w:rPr>
                <w:bCs/>
                <w:szCs w:val="22"/>
              </w:rPr>
              <w:t>Указывается номер лицевого счета, на котором отражается уточненная операция</w:t>
            </w:r>
          </w:p>
        </w:tc>
      </w:tr>
      <w:tr w:rsidR="001955A8" w:rsidRPr="00B9499D" w14:paraId="029A446C" w14:textId="77777777" w:rsidTr="001955A8">
        <w:tc>
          <w:tcPr>
            <w:tcW w:w="1100" w:type="pct"/>
          </w:tcPr>
          <w:p w14:paraId="3EAD738D" w14:textId="77777777" w:rsidR="001955A8" w:rsidRPr="00B9499D" w:rsidRDefault="001955A8" w:rsidP="001955A8">
            <w:pPr>
              <w:pStyle w:val="GOSTTablenorm"/>
              <w:rPr>
                <w:szCs w:val="22"/>
              </w:rPr>
            </w:pPr>
            <w:r w:rsidRPr="00B9499D">
              <w:rPr>
                <w:szCs w:val="22"/>
              </w:rPr>
              <w:t>КБК уточненный</w:t>
            </w:r>
          </w:p>
        </w:tc>
        <w:tc>
          <w:tcPr>
            <w:tcW w:w="750" w:type="pct"/>
          </w:tcPr>
          <w:p w14:paraId="1F36ABF6" w14:textId="77777777" w:rsidR="001955A8" w:rsidRPr="00B9499D" w:rsidRDefault="001955A8" w:rsidP="001955A8">
            <w:pPr>
              <w:pStyle w:val="GOSTTablenorm"/>
              <w:rPr>
                <w:szCs w:val="22"/>
                <w:lang w:val="en-US"/>
              </w:rPr>
            </w:pPr>
            <w:r w:rsidRPr="00A71881">
              <w:rPr>
                <w:b/>
                <w:szCs w:val="22"/>
                <w:lang w:val="en-US"/>
              </w:rPr>
              <w:t>UFPP_N:</w:t>
            </w:r>
            <w:r w:rsidRPr="00B9499D">
              <w:rPr>
                <w:szCs w:val="22"/>
                <w:lang w:val="en-US"/>
              </w:rPr>
              <w:t>MSC_KBKNw_KBK</w:t>
            </w:r>
          </w:p>
        </w:tc>
        <w:tc>
          <w:tcPr>
            <w:tcW w:w="500" w:type="pct"/>
          </w:tcPr>
          <w:p w14:paraId="0F6FB7A4" w14:textId="77777777" w:rsidR="001955A8" w:rsidRPr="00B9499D" w:rsidRDefault="001955A8" w:rsidP="001955A8">
            <w:pPr>
              <w:pStyle w:val="GOSTTablenorm"/>
              <w:rPr>
                <w:szCs w:val="22"/>
                <w:lang w:val="en-US"/>
              </w:rPr>
            </w:pPr>
            <w:r w:rsidRPr="00B9499D">
              <w:rPr>
                <w:szCs w:val="22"/>
              </w:rPr>
              <w:t>Строка</w:t>
            </w:r>
          </w:p>
        </w:tc>
        <w:tc>
          <w:tcPr>
            <w:tcW w:w="300" w:type="pct"/>
          </w:tcPr>
          <w:p w14:paraId="4BE4B5B1" w14:textId="77777777" w:rsidR="001955A8" w:rsidRPr="00B9499D" w:rsidRDefault="001955A8" w:rsidP="001955A8">
            <w:pPr>
              <w:pStyle w:val="GOSTTablenorm"/>
              <w:rPr>
                <w:szCs w:val="22"/>
                <w:lang w:val="en-US"/>
              </w:rPr>
            </w:pPr>
            <w:r w:rsidRPr="00B9499D">
              <w:rPr>
                <w:bCs/>
                <w:szCs w:val="22"/>
              </w:rPr>
              <w:t>Нет</w:t>
            </w:r>
          </w:p>
        </w:tc>
        <w:tc>
          <w:tcPr>
            <w:tcW w:w="315" w:type="pct"/>
          </w:tcPr>
          <w:p w14:paraId="201B1A19" w14:textId="77777777" w:rsidR="001955A8" w:rsidRPr="00B9499D" w:rsidRDefault="001955A8" w:rsidP="001955A8">
            <w:pPr>
              <w:pStyle w:val="GOSTTablenorm"/>
              <w:rPr>
                <w:szCs w:val="22"/>
                <w:lang w:val="en-US"/>
              </w:rPr>
            </w:pPr>
            <w:r w:rsidRPr="00B9499D">
              <w:rPr>
                <w:szCs w:val="22"/>
                <w:lang w:val="en-US"/>
              </w:rPr>
              <w:t>=20</w:t>
            </w:r>
          </w:p>
        </w:tc>
        <w:tc>
          <w:tcPr>
            <w:tcW w:w="2035" w:type="pct"/>
          </w:tcPr>
          <w:p w14:paraId="4AC4FFE8" w14:textId="6E16BB09" w:rsidR="001955A8" w:rsidRPr="00B9499D" w:rsidRDefault="001955A8" w:rsidP="001955A8">
            <w:pPr>
              <w:pStyle w:val="GOSTTablenorm"/>
              <w:rPr>
                <w:szCs w:val="22"/>
                <w:lang w:val="en-US"/>
              </w:rPr>
            </w:pPr>
            <w:r w:rsidRPr="006B555C">
              <w:rPr>
                <w:bCs/>
                <w:szCs w:val="22"/>
              </w:rPr>
              <w:t>Указывается код по бюджетной классификации для отражения операции на ЛС</w:t>
            </w:r>
            <w:r>
              <w:rPr>
                <w:bCs/>
                <w:szCs w:val="22"/>
              </w:rPr>
              <w:t xml:space="preserve"> уточненном</w:t>
            </w:r>
            <w:r w:rsidRPr="006B555C">
              <w:rPr>
                <w:bCs/>
                <w:szCs w:val="22"/>
              </w:rPr>
              <w:t>. П</w:t>
            </w:r>
            <w:r>
              <w:rPr>
                <w:bCs/>
                <w:szCs w:val="22"/>
              </w:rPr>
              <w:t>о л/с с кодом 05 не заполняется</w:t>
            </w:r>
          </w:p>
        </w:tc>
      </w:tr>
      <w:tr w:rsidR="001955A8" w:rsidRPr="00B9499D" w14:paraId="643027AC" w14:textId="77777777" w:rsidTr="001955A8">
        <w:tc>
          <w:tcPr>
            <w:tcW w:w="1100" w:type="pct"/>
          </w:tcPr>
          <w:p w14:paraId="1F609C4E" w14:textId="77777777" w:rsidR="001955A8" w:rsidRPr="00B9499D" w:rsidRDefault="001955A8" w:rsidP="001955A8">
            <w:pPr>
              <w:pStyle w:val="GOSTTablenorm"/>
              <w:rPr>
                <w:bCs/>
                <w:szCs w:val="22"/>
              </w:rPr>
            </w:pPr>
            <w:r w:rsidRPr="00B9499D">
              <w:rPr>
                <w:szCs w:val="22"/>
              </w:rPr>
              <w:t>Код цели (аналитический код) уточненный</w:t>
            </w:r>
          </w:p>
        </w:tc>
        <w:tc>
          <w:tcPr>
            <w:tcW w:w="750" w:type="pct"/>
          </w:tcPr>
          <w:p w14:paraId="58591D26" w14:textId="77777777" w:rsidR="001955A8" w:rsidRPr="00B9499D" w:rsidRDefault="001955A8" w:rsidP="001955A8">
            <w:pPr>
              <w:pStyle w:val="GOSTTablenorm"/>
              <w:rPr>
                <w:szCs w:val="22"/>
                <w:lang w:val="en-US"/>
              </w:rPr>
            </w:pPr>
            <w:r w:rsidRPr="00A71881">
              <w:rPr>
                <w:b/>
                <w:szCs w:val="22"/>
                <w:lang w:val="en-US"/>
              </w:rPr>
              <w:t>UFPP_N:</w:t>
            </w:r>
            <w:r w:rsidRPr="00B9499D">
              <w:rPr>
                <w:szCs w:val="22"/>
                <w:lang w:val="en-US"/>
              </w:rPr>
              <w:t>MSC_KBKNw_TrgtCd</w:t>
            </w:r>
          </w:p>
        </w:tc>
        <w:tc>
          <w:tcPr>
            <w:tcW w:w="500" w:type="pct"/>
          </w:tcPr>
          <w:p w14:paraId="6DC01936" w14:textId="77777777" w:rsidR="001955A8" w:rsidRPr="00B9499D" w:rsidRDefault="001955A8" w:rsidP="001955A8">
            <w:pPr>
              <w:pStyle w:val="GOSTTablenorm"/>
              <w:rPr>
                <w:szCs w:val="22"/>
                <w:lang w:val="en-US"/>
              </w:rPr>
            </w:pPr>
            <w:r w:rsidRPr="00B9499D">
              <w:rPr>
                <w:szCs w:val="22"/>
              </w:rPr>
              <w:t>Строка</w:t>
            </w:r>
          </w:p>
        </w:tc>
        <w:tc>
          <w:tcPr>
            <w:tcW w:w="300" w:type="pct"/>
          </w:tcPr>
          <w:p w14:paraId="7D9427B9" w14:textId="77777777" w:rsidR="001955A8" w:rsidRPr="00B9499D" w:rsidRDefault="001955A8" w:rsidP="001955A8">
            <w:pPr>
              <w:pStyle w:val="GOSTTablenorm"/>
              <w:rPr>
                <w:bCs/>
                <w:szCs w:val="22"/>
              </w:rPr>
            </w:pPr>
            <w:r w:rsidRPr="00B9499D">
              <w:rPr>
                <w:bCs/>
                <w:szCs w:val="22"/>
              </w:rPr>
              <w:t>Да</w:t>
            </w:r>
          </w:p>
        </w:tc>
        <w:tc>
          <w:tcPr>
            <w:tcW w:w="315" w:type="pct"/>
          </w:tcPr>
          <w:p w14:paraId="37C4CED5" w14:textId="77777777" w:rsidR="001955A8" w:rsidRPr="00B9499D" w:rsidRDefault="001955A8" w:rsidP="001955A8">
            <w:pPr>
              <w:pStyle w:val="GOSTTablenorm"/>
              <w:rPr>
                <w:szCs w:val="22"/>
                <w:lang w:val="en-US"/>
              </w:rPr>
            </w:pPr>
            <w:r w:rsidRPr="00B9499D">
              <w:rPr>
                <w:szCs w:val="22"/>
              </w:rPr>
              <w:t>&lt;=25</w:t>
            </w:r>
          </w:p>
        </w:tc>
        <w:tc>
          <w:tcPr>
            <w:tcW w:w="2035" w:type="pct"/>
          </w:tcPr>
          <w:p w14:paraId="143F8724" w14:textId="79124D30" w:rsidR="001955A8" w:rsidRPr="0017407D" w:rsidRDefault="001955A8" w:rsidP="001955A8">
            <w:pPr>
              <w:pStyle w:val="GOSTTablenorm"/>
              <w:rPr>
                <w:szCs w:val="22"/>
              </w:rPr>
            </w:pPr>
            <w:r w:rsidRPr="33249EA7">
              <w:rPr>
                <w:szCs w:val="22"/>
              </w:rPr>
              <w:t>Указывается код цели (аналитический код) для отражения операции на ЛС уточненном. По л/с с кодом 05 указывается код НПА (4 знака) или код средств (15 знаков) при уточнении НВС и поступлений или идентификационный код выплат (25 знаков) при уточнении выплат</w:t>
            </w:r>
          </w:p>
        </w:tc>
      </w:tr>
      <w:tr w:rsidR="001955A8" w:rsidRPr="00B9499D" w14:paraId="123A10D4" w14:textId="77777777" w:rsidTr="001955A8">
        <w:tc>
          <w:tcPr>
            <w:tcW w:w="1100" w:type="pct"/>
          </w:tcPr>
          <w:p w14:paraId="266EE926" w14:textId="7E45B53B" w:rsidR="001955A8" w:rsidRPr="00A07339" w:rsidRDefault="001955A8" w:rsidP="001955A8">
            <w:pPr>
              <w:pStyle w:val="GOSTTablenorm"/>
              <w:rPr>
                <w:szCs w:val="22"/>
              </w:rPr>
            </w:pPr>
            <w:r w:rsidRPr="00B9499D">
              <w:rPr>
                <w:szCs w:val="22"/>
                <w:lang w:val="en-US"/>
              </w:rPr>
              <w:t>Идентификационный код поступления</w:t>
            </w:r>
            <w:ins w:id="3397" w:author="Сказецкая Наталья Камилевна" w:date="2023-09-12T19:21:00Z">
              <w:r>
                <w:rPr>
                  <w:szCs w:val="22"/>
                </w:rPr>
                <w:t xml:space="preserve"> уточненный</w:t>
              </w:r>
            </w:ins>
          </w:p>
        </w:tc>
        <w:tc>
          <w:tcPr>
            <w:tcW w:w="750" w:type="pct"/>
          </w:tcPr>
          <w:p w14:paraId="07F30D5B" w14:textId="77777777" w:rsidR="001955A8" w:rsidRPr="00B9499D" w:rsidRDefault="001955A8" w:rsidP="001955A8">
            <w:pPr>
              <w:pStyle w:val="GOSTTablenorm"/>
              <w:rPr>
                <w:szCs w:val="22"/>
                <w:lang w:val="en-US"/>
              </w:rPr>
            </w:pPr>
            <w:r w:rsidRPr="00A71881">
              <w:rPr>
                <w:b/>
                <w:szCs w:val="22"/>
                <w:lang w:val="en-US"/>
              </w:rPr>
              <w:t>UFPP_N:</w:t>
            </w:r>
            <w:r w:rsidRPr="00B9499D">
              <w:rPr>
                <w:szCs w:val="22"/>
                <w:lang w:val="en-US"/>
              </w:rPr>
              <w:t>IKPCode</w:t>
            </w:r>
          </w:p>
        </w:tc>
        <w:tc>
          <w:tcPr>
            <w:tcW w:w="500" w:type="pct"/>
          </w:tcPr>
          <w:p w14:paraId="12541887" w14:textId="77777777" w:rsidR="001955A8" w:rsidRPr="00B9499D" w:rsidRDefault="001955A8" w:rsidP="001955A8">
            <w:pPr>
              <w:pStyle w:val="GOSTTablenorm"/>
              <w:rPr>
                <w:szCs w:val="22"/>
                <w:lang w:val="en-US"/>
              </w:rPr>
            </w:pPr>
            <w:r w:rsidRPr="00B9499D">
              <w:rPr>
                <w:szCs w:val="22"/>
              </w:rPr>
              <w:t>Строка</w:t>
            </w:r>
          </w:p>
        </w:tc>
        <w:tc>
          <w:tcPr>
            <w:tcW w:w="300" w:type="pct"/>
          </w:tcPr>
          <w:p w14:paraId="3F3DBCEC" w14:textId="77777777" w:rsidR="001955A8" w:rsidRPr="00B9499D" w:rsidRDefault="001955A8" w:rsidP="001955A8">
            <w:pPr>
              <w:pStyle w:val="GOSTTablenorm"/>
              <w:rPr>
                <w:szCs w:val="22"/>
                <w:lang w:val="en-US"/>
              </w:rPr>
            </w:pPr>
            <w:r w:rsidRPr="00B9499D">
              <w:rPr>
                <w:bCs/>
                <w:szCs w:val="22"/>
              </w:rPr>
              <w:t>Нет</w:t>
            </w:r>
          </w:p>
        </w:tc>
        <w:tc>
          <w:tcPr>
            <w:tcW w:w="315" w:type="pct"/>
          </w:tcPr>
          <w:p w14:paraId="3E858752" w14:textId="3EB349AD" w:rsidR="001955A8" w:rsidRPr="00B9499D" w:rsidRDefault="001955A8" w:rsidP="001955A8">
            <w:pPr>
              <w:pStyle w:val="GOSTTablenorm"/>
              <w:rPr>
                <w:szCs w:val="22"/>
                <w:lang w:val="en-US"/>
              </w:rPr>
            </w:pPr>
            <w:r w:rsidRPr="00B9499D">
              <w:rPr>
                <w:szCs w:val="22"/>
              </w:rPr>
              <w:t>=2</w:t>
            </w:r>
            <w:r>
              <w:rPr>
                <w:szCs w:val="22"/>
              </w:rPr>
              <w:t>3</w:t>
            </w:r>
          </w:p>
        </w:tc>
        <w:tc>
          <w:tcPr>
            <w:tcW w:w="2035" w:type="pct"/>
          </w:tcPr>
          <w:p w14:paraId="23A5299C" w14:textId="4E2833A1" w:rsidR="001955A8" w:rsidRPr="0017407D" w:rsidRDefault="001955A8" w:rsidP="001955A8">
            <w:pPr>
              <w:pStyle w:val="GOSTTablenorm"/>
              <w:rPr>
                <w:szCs w:val="22"/>
              </w:rPr>
            </w:pPr>
            <w:r w:rsidRPr="0017407D">
              <w:rPr>
                <w:szCs w:val="22"/>
              </w:rPr>
              <w:t xml:space="preserve">Указывается идентификационный </w:t>
            </w:r>
            <w:r w:rsidRPr="0017407D">
              <w:rPr>
                <w:bCs/>
                <w:szCs w:val="22"/>
              </w:rPr>
              <w:t>код поступления для отражения операции на ЛС уточненном. Заполняется в случае уточнения НВС и поступлений. При уточнении выплат не заполняется</w:t>
            </w:r>
          </w:p>
        </w:tc>
      </w:tr>
      <w:tr w:rsidR="00A66E22" w:rsidRPr="00B9499D" w14:paraId="1D789B13" w14:textId="77777777" w:rsidTr="001955A8">
        <w:trPr>
          <w:ins w:id="3398" w:author="Тимофеева Ирина EXP-257846" w:date="2024-06-26T18:04:00Z"/>
        </w:trPr>
        <w:tc>
          <w:tcPr>
            <w:tcW w:w="1100" w:type="pct"/>
          </w:tcPr>
          <w:p w14:paraId="408A2231" w14:textId="28D5CEEB" w:rsidR="00A66E22" w:rsidRPr="00B9499D" w:rsidRDefault="00A66E22" w:rsidP="00A66E22">
            <w:pPr>
              <w:pStyle w:val="GOSTTablenorm"/>
              <w:rPr>
                <w:ins w:id="3399" w:author="Тимофеева Ирина EXP-257846" w:date="2024-06-26T18:04:00Z"/>
                <w:szCs w:val="22"/>
                <w:lang w:val="en-US"/>
              </w:rPr>
            </w:pPr>
            <w:ins w:id="3400" w:author="Тимофеева Ирина EXP-257846" w:date="2024-06-26T18:04:00Z">
              <w:r>
                <w:rPr>
                  <w:szCs w:val="22"/>
                </w:rPr>
                <w:t>Сумма в валюте документа</w:t>
              </w:r>
            </w:ins>
          </w:p>
        </w:tc>
        <w:tc>
          <w:tcPr>
            <w:tcW w:w="750" w:type="pct"/>
          </w:tcPr>
          <w:p w14:paraId="0E4E98FB" w14:textId="2D6FE7D0" w:rsidR="00A66E22" w:rsidRPr="00A71881" w:rsidRDefault="00A66E22" w:rsidP="00A66E22">
            <w:pPr>
              <w:pStyle w:val="GOSTTablenorm"/>
              <w:rPr>
                <w:ins w:id="3401" w:author="Тимофеева Ирина EXP-257846" w:date="2024-06-26T18:04:00Z"/>
                <w:b/>
                <w:szCs w:val="22"/>
                <w:lang w:val="en-US"/>
              </w:rPr>
            </w:pPr>
            <w:ins w:id="3402" w:author="Тимофеева Ирина EXP-257846" w:date="2024-06-26T18:04:00Z">
              <w:r w:rsidRPr="00D51DFF">
                <w:rPr>
                  <w:b/>
                  <w:lang w:val="en-US"/>
                </w:rPr>
                <w:t>UFPP_N:</w:t>
              </w:r>
              <w:r w:rsidRPr="00D51DFF">
                <w:rPr>
                  <w:lang w:val="en-US"/>
                </w:rPr>
                <w:t>A</w:t>
              </w:r>
              <w:r>
                <w:rPr>
                  <w:lang w:val="en-US"/>
                </w:rPr>
                <w:t>mount_</w:t>
              </w:r>
              <w:r w:rsidRPr="00D51DFF">
                <w:rPr>
                  <w:lang w:val="en-US"/>
                </w:rPr>
                <w:t>N_</w:t>
              </w:r>
              <w:r>
                <w:rPr>
                  <w:lang w:val="en-US"/>
                </w:rPr>
                <w:t>Currency</w:t>
              </w:r>
            </w:ins>
          </w:p>
        </w:tc>
        <w:tc>
          <w:tcPr>
            <w:tcW w:w="500" w:type="pct"/>
          </w:tcPr>
          <w:p w14:paraId="784F8D3A" w14:textId="391CD341" w:rsidR="00A66E22" w:rsidRPr="00B9499D" w:rsidRDefault="00A66E22" w:rsidP="00A66E22">
            <w:pPr>
              <w:pStyle w:val="GOSTTablenorm"/>
              <w:rPr>
                <w:ins w:id="3403" w:author="Тимофеева Ирина EXP-257846" w:date="2024-06-26T18:04:00Z"/>
                <w:szCs w:val="22"/>
              </w:rPr>
            </w:pPr>
            <w:ins w:id="3404" w:author="Тимофеева Ирина EXP-257846" w:date="2024-06-26T18:04:00Z">
              <w:r>
                <w:t>Сумма</w:t>
              </w:r>
            </w:ins>
          </w:p>
        </w:tc>
        <w:tc>
          <w:tcPr>
            <w:tcW w:w="300" w:type="pct"/>
          </w:tcPr>
          <w:p w14:paraId="1EE9E52E" w14:textId="21E14366" w:rsidR="00A66E22" w:rsidRPr="00B9499D" w:rsidRDefault="00A66E22" w:rsidP="00A66E22">
            <w:pPr>
              <w:pStyle w:val="GOSTTablenorm"/>
              <w:rPr>
                <w:ins w:id="3405" w:author="Тимофеева Ирина EXP-257846" w:date="2024-06-26T18:04:00Z"/>
                <w:bCs/>
                <w:szCs w:val="22"/>
              </w:rPr>
            </w:pPr>
            <w:ins w:id="3406" w:author="Тимофеева Ирина EXP-257846" w:date="2024-06-26T18:04:00Z">
              <w:r>
                <w:t>Нет</w:t>
              </w:r>
            </w:ins>
          </w:p>
        </w:tc>
        <w:tc>
          <w:tcPr>
            <w:tcW w:w="315" w:type="pct"/>
          </w:tcPr>
          <w:p w14:paraId="0E09D9F9" w14:textId="59E37147" w:rsidR="00A66E22" w:rsidRPr="00B9499D" w:rsidRDefault="00A66E22" w:rsidP="00A66E22">
            <w:pPr>
              <w:pStyle w:val="GOSTTablenorm"/>
              <w:rPr>
                <w:ins w:id="3407" w:author="Тимофеева Ирина EXP-257846" w:date="2024-06-26T18:04:00Z"/>
                <w:szCs w:val="22"/>
              </w:rPr>
            </w:pPr>
            <w:ins w:id="3408" w:author="Тимофеева Ирина EXP-257846" w:date="2024-06-26T18:04:00Z">
              <w:r>
                <w:t>-</w:t>
              </w:r>
            </w:ins>
          </w:p>
        </w:tc>
        <w:tc>
          <w:tcPr>
            <w:tcW w:w="2035" w:type="pct"/>
          </w:tcPr>
          <w:p w14:paraId="057D86BD" w14:textId="77777777" w:rsidR="00A66E22" w:rsidRDefault="00A66E22" w:rsidP="00A66E22">
            <w:pPr>
              <w:pStyle w:val="GOSTTablenorm"/>
              <w:rPr>
                <w:ins w:id="3409" w:author="Тимофеева Ирина EXP-257846" w:date="2024-06-26T18:04:00Z"/>
              </w:rPr>
            </w:pPr>
            <w:ins w:id="3410" w:author="Тимофеева Ирина EXP-257846" w:date="2024-06-26T18:04:00Z">
              <w:r w:rsidRPr="00B9499D">
                <w:t xml:space="preserve">Сумма </w:t>
              </w:r>
              <w:r>
                <w:t xml:space="preserve">операции </w:t>
              </w:r>
              <w:r w:rsidRPr="00B9499D">
                <w:t>в единицах валюты, указанной в реквизите</w:t>
              </w:r>
              <w:r>
                <w:t xml:space="preserve"> </w:t>
              </w:r>
              <w:r w:rsidRPr="00B244B5">
                <w:t>StmInfrmtn_Code_by_OKV</w:t>
              </w:r>
              <w:r w:rsidRPr="00B9499D">
                <w:t xml:space="preserve">, с </w:t>
              </w:r>
              <w:r>
                <w:t>точностью 2 знака после запятой.</w:t>
              </w:r>
            </w:ins>
          </w:p>
          <w:p w14:paraId="2AFBEB24" w14:textId="3BA6C140" w:rsidR="00A66E22" w:rsidRPr="0017407D" w:rsidRDefault="00A66E22" w:rsidP="00A66E22">
            <w:pPr>
              <w:pStyle w:val="GOSTTablenorm"/>
              <w:rPr>
                <w:ins w:id="3411" w:author="Тимофеева Ирина EXP-257846" w:date="2024-06-26T18:04:00Z"/>
                <w:szCs w:val="22"/>
              </w:rPr>
            </w:pPr>
            <w:ins w:id="3412" w:author="Тимофеева Ирина EXP-257846" w:date="2024-06-26T18:04:00Z">
              <w:r>
                <w:t>Обязателен к заполнению, если значение параметра «</w:t>
              </w:r>
              <w:r>
                <w:rPr>
                  <w:szCs w:val="22"/>
                </w:rPr>
                <w:t>Код валюты по ОКВ» (</w:t>
              </w:r>
              <w:r w:rsidRPr="00B244B5">
                <w:t>StmInfrmtn_Code_by_OKV</w:t>
              </w:r>
              <w:r>
                <w:t>) отлично от «643» или «</w:t>
              </w:r>
              <w:r>
                <w:rPr>
                  <w:lang w:val="en-US"/>
                </w:rPr>
                <w:t>RUB</w:t>
              </w:r>
              <w:r>
                <w:t>», иначе – не заполняется</w:t>
              </w:r>
            </w:ins>
          </w:p>
        </w:tc>
      </w:tr>
      <w:tr w:rsidR="00A66E22" w:rsidRPr="00B9499D" w14:paraId="0CEDCB3A" w14:textId="77777777" w:rsidTr="001955A8">
        <w:tc>
          <w:tcPr>
            <w:tcW w:w="1100" w:type="pct"/>
          </w:tcPr>
          <w:p w14:paraId="58A44F9C" w14:textId="7BA3684D" w:rsidR="00A66E22" w:rsidRPr="00B9499D" w:rsidRDefault="00A66E22" w:rsidP="00A66E22">
            <w:pPr>
              <w:pStyle w:val="GOSTTablenorm"/>
              <w:rPr>
                <w:szCs w:val="22"/>
              </w:rPr>
            </w:pPr>
            <w:r w:rsidRPr="00B9499D">
              <w:rPr>
                <w:szCs w:val="22"/>
              </w:rPr>
              <w:t>Сум</w:t>
            </w:r>
            <w:r>
              <w:rPr>
                <w:szCs w:val="22"/>
              </w:rPr>
              <w:t>ма</w:t>
            </w:r>
            <w:ins w:id="3413" w:author="Тимофеева Ирина EXP-257846" w:date="2024-06-26T16:00:00Z">
              <w:r>
                <w:rPr>
                  <w:szCs w:val="22"/>
                </w:rPr>
                <w:t xml:space="preserve"> в рублях</w:t>
              </w:r>
            </w:ins>
          </w:p>
        </w:tc>
        <w:tc>
          <w:tcPr>
            <w:tcW w:w="750" w:type="pct"/>
          </w:tcPr>
          <w:p w14:paraId="328EEF29" w14:textId="77777777" w:rsidR="00A66E22" w:rsidRPr="00B9499D" w:rsidRDefault="00A66E22" w:rsidP="00A66E22">
            <w:pPr>
              <w:pStyle w:val="GOSTTablenorm"/>
              <w:rPr>
                <w:szCs w:val="22"/>
                <w:lang w:val="en-US"/>
              </w:rPr>
            </w:pPr>
            <w:r w:rsidRPr="00A71881">
              <w:rPr>
                <w:b/>
                <w:szCs w:val="22"/>
                <w:lang w:val="en-US"/>
              </w:rPr>
              <w:t>UFPP_N:</w:t>
            </w:r>
            <w:r w:rsidRPr="00B9499D">
              <w:rPr>
                <w:szCs w:val="22"/>
                <w:lang w:val="en-US"/>
              </w:rPr>
              <w:t>AmntNw</w:t>
            </w:r>
          </w:p>
        </w:tc>
        <w:tc>
          <w:tcPr>
            <w:tcW w:w="500" w:type="pct"/>
          </w:tcPr>
          <w:p w14:paraId="3079C96B" w14:textId="77777777" w:rsidR="00A66E22" w:rsidRPr="00B9499D" w:rsidRDefault="00A66E22" w:rsidP="00A66E22">
            <w:pPr>
              <w:pStyle w:val="GOSTTablenorm"/>
              <w:rPr>
                <w:szCs w:val="22"/>
                <w:lang w:val="en-US"/>
              </w:rPr>
            </w:pPr>
            <w:r w:rsidRPr="00B9499D">
              <w:rPr>
                <w:szCs w:val="22"/>
              </w:rPr>
              <w:t>Сумма</w:t>
            </w:r>
          </w:p>
        </w:tc>
        <w:tc>
          <w:tcPr>
            <w:tcW w:w="300" w:type="pct"/>
          </w:tcPr>
          <w:p w14:paraId="4B30D953" w14:textId="77777777" w:rsidR="00A66E22" w:rsidRPr="00B9499D" w:rsidRDefault="00A66E22" w:rsidP="00A66E22">
            <w:pPr>
              <w:pStyle w:val="GOSTTablenorm"/>
              <w:rPr>
                <w:szCs w:val="22"/>
                <w:lang w:val="en-US"/>
              </w:rPr>
            </w:pPr>
            <w:r w:rsidRPr="00B9499D">
              <w:rPr>
                <w:szCs w:val="22"/>
              </w:rPr>
              <w:t>Да</w:t>
            </w:r>
          </w:p>
        </w:tc>
        <w:tc>
          <w:tcPr>
            <w:tcW w:w="315" w:type="pct"/>
          </w:tcPr>
          <w:p w14:paraId="2C0E1B9F" w14:textId="40B4B739" w:rsidR="00A66E22" w:rsidRPr="00B9499D" w:rsidRDefault="00A66E22" w:rsidP="00A66E22">
            <w:pPr>
              <w:pStyle w:val="GOSTTablenorm"/>
              <w:rPr>
                <w:szCs w:val="22"/>
                <w:lang w:val="en-US"/>
              </w:rPr>
            </w:pPr>
          </w:p>
        </w:tc>
        <w:tc>
          <w:tcPr>
            <w:tcW w:w="2035" w:type="pct"/>
          </w:tcPr>
          <w:p w14:paraId="46E5461D" w14:textId="66C2A165" w:rsidR="00A66E22" w:rsidRDefault="00A66E22" w:rsidP="00A66E22">
            <w:pPr>
              <w:pStyle w:val="GOSTTablenorm"/>
              <w:rPr>
                <w:ins w:id="3414" w:author="Тимофеева Ирина EXP-257846" w:date="2024-06-26T16:00:00Z"/>
                <w:szCs w:val="22"/>
              </w:rPr>
            </w:pPr>
            <w:r w:rsidRPr="00B9499D">
              <w:rPr>
                <w:szCs w:val="22"/>
              </w:rPr>
              <w:t xml:space="preserve">Сумма </w:t>
            </w:r>
            <w:r>
              <w:rPr>
                <w:szCs w:val="22"/>
              </w:rPr>
              <w:t>операции</w:t>
            </w:r>
            <w:r w:rsidRPr="00B9499D">
              <w:rPr>
                <w:szCs w:val="22"/>
              </w:rPr>
              <w:t xml:space="preserve"> в рублях с </w:t>
            </w:r>
            <w:r>
              <w:rPr>
                <w:szCs w:val="22"/>
              </w:rPr>
              <w:t>точностью 2 знака после запятой</w:t>
            </w:r>
            <w:ins w:id="3415" w:author="Тимофеева Ирина EXP-257846" w:date="2024-06-26T20:12:00Z">
              <w:r w:rsidR="00000F8A">
                <w:rPr>
                  <w:szCs w:val="22"/>
                </w:rPr>
                <w:t>.</w:t>
              </w:r>
            </w:ins>
          </w:p>
          <w:p w14:paraId="34466DC4" w14:textId="164FFD05" w:rsidR="00A66E22" w:rsidRPr="00B9499D" w:rsidRDefault="00A66E22" w:rsidP="00A66E22">
            <w:pPr>
              <w:pStyle w:val="GOSTTablenorm"/>
              <w:rPr>
                <w:bCs/>
                <w:szCs w:val="22"/>
              </w:rPr>
            </w:pPr>
            <w:ins w:id="3416" w:author="Тимофеева Ирина EXP-257846" w:date="2024-06-26T17:07:00Z">
              <w:r>
                <w:rPr>
                  <w:szCs w:val="22"/>
                </w:rPr>
                <w:t>Если тип уточняемой операции «-»</w:t>
              </w:r>
            </w:ins>
            <w:ins w:id="3417" w:author="Тимофеева Ирина EXP-257846" w:date="2024-06-26T17:08:00Z">
              <w:r>
                <w:rPr>
                  <w:szCs w:val="22"/>
                </w:rPr>
                <w:t xml:space="preserve"> (прочерк), то </w:t>
              </w:r>
            </w:ins>
            <w:ins w:id="3418" w:author="Тимофеева Ирина EXP-257846" w:date="2024-06-26T17:30:00Z">
              <w:r>
                <w:rPr>
                  <w:szCs w:val="22"/>
                </w:rPr>
                <w:t xml:space="preserve">заполняется </w:t>
              </w:r>
            </w:ins>
            <w:ins w:id="3419" w:author="Тимофеева Ирина EXP-257846" w:date="2024-06-26T17:31:00Z">
              <w:r>
                <w:rPr>
                  <w:szCs w:val="22"/>
                </w:rPr>
                <w:t>значением реквизита «Расчетная сумма в рублевом эквиваленте»</w:t>
              </w:r>
            </w:ins>
          </w:p>
        </w:tc>
      </w:tr>
    </w:tbl>
    <w:p w14:paraId="07194755" w14:textId="5CC6EED2" w:rsidR="00536994" w:rsidRDefault="00536994" w:rsidP="007E5356">
      <w:pPr>
        <w:pStyle w:val="41"/>
      </w:pPr>
      <w:bookmarkStart w:id="3420" w:name="_Toc226562704"/>
      <w:r w:rsidRPr="00536994">
        <w:lastRenderedPageBreak/>
        <w:t xml:space="preserve">Пример запроса по </w:t>
      </w:r>
      <w:r w:rsidRPr="00A8527A">
        <w:t>документу</w:t>
      </w:r>
      <w:r>
        <w:t xml:space="preserve"> «</w:t>
      </w:r>
      <w:r w:rsidRPr="00B9499D">
        <w:t>Уведомление об уточнении вида и принадлежности платежа</w:t>
      </w:r>
      <w:r>
        <w:t>»</w:t>
      </w:r>
      <w:r w:rsidRPr="00B9499D">
        <w:t xml:space="preserve"> (ф. 0531809) MSC_NoticeClarTypePay</w:t>
      </w:r>
      <w:bookmarkEnd w:id="3420"/>
    </w:p>
    <w:p w14:paraId="44B1028E" w14:textId="77777777" w:rsidR="00864BE0" w:rsidRPr="003958A5" w:rsidRDefault="00864BE0" w:rsidP="00864BE0">
      <w:pPr>
        <w:pStyle w:val="GOSTScript"/>
      </w:pPr>
      <w:r w:rsidRPr="003958A5">
        <w:t>{</w:t>
      </w:r>
    </w:p>
    <w:p w14:paraId="55BBD98D" w14:textId="77777777" w:rsidR="00864BE0" w:rsidRPr="003958A5" w:rsidRDefault="00864BE0" w:rsidP="00864BE0">
      <w:pPr>
        <w:pStyle w:val="GOSTScript"/>
      </w:pPr>
      <w:r w:rsidRPr="003958A5">
        <w:tab/>
        <w:t>"header": {</w:t>
      </w:r>
    </w:p>
    <w:p w14:paraId="2295D981" w14:textId="77777777" w:rsidR="00864BE0" w:rsidRPr="003958A5" w:rsidRDefault="00864BE0" w:rsidP="00864BE0">
      <w:pPr>
        <w:pStyle w:val="GOSTScript"/>
      </w:pPr>
      <w:r w:rsidRPr="003958A5">
        <w:tab/>
      </w:r>
      <w:r w:rsidRPr="003958A5">
        <w:tab/>
        <w:t>"Source": "EXP05",</w:t>
      </w:r>
    </w:p>
    <w:p w14:paraId="69C5F730" w14:textId="77777777" w:rsidR="00864BE0" w:rsidRPr="003958A5" w:rsidRDefault="00864BE0" w:rsidP="00864BE0">
      <w:pPr>
        <w:pStyle w:val="GOSTScript"/>
      </w:pPr>
      <w:r w:rsidRPr="003958A5">
        <w:tab/>
      </w:r>
      <w:r w:rsidRPr="003958A5">
        <w:tab/>
        <w:t>"ReqDateTime": "2022-12-05 10:37:22",</w:t>
      </w:r>
    </w:p>
    <w:p w14:paraId="6AA8D7A8" w14:textId="77777777" w:rsidR="00864BE0" w:rsidRPr="003958A5" w:rsidRDefault="00864BE0" w:rsidP="00864BE0">
      <w:pPr>
        <w:pStyle w:val="GOSTScript"/>
      </w:pPr>
      <w:r w:rsidRPr="003958A5">
        <w:tab/>
      </w:r>
      <w:r w:rsidRPr="003958A5">
        <w:tab/>
        <w:t>"Version": "1.0",</w:t>
      </w:r>
    </w:p>
    <w:p w14:paraId="6A664575" w14:textId="77777777" w:rsidR="00864BE0" w:rsidRPr="003958A5" w:rsidRDefault="00864BE0" w:rsidP="00864BE0">
      <w:pPr>
        <w:pStyle w:val="GOSTScript"/>
      </w:pPr>
      <w:r w:rsidRPr="003958A5">
        <w:tab/>
      </w:r>
      <w:r w:rsidRPr="003958A5">
        <w:tab/>
        <w:t>"Params": [</w:t>
      </w:r>
    </w:p>
    <w:p w14:paraId="70839C40" w14:textId="77777777" w:rsidR="00864BE0" w:rsidRPr="003958A5" w:rsidRDefault="00864BE0" w:rsidP="00864BE0">
      <w:pPr>
        <w:pStyle w:val="GOSTScript"/>
      </w:pPr>
      <w:r w:rsidRPr="003958A5">
        <w:tab/>
      </w:r>
      <w:r w:rsidRPr="003958A5">
        <w:tab/>
      </w:r>
      <w:r w:rsidRPr="003958A5">
        <w:tab/>
        <w:t>{</w:t>
      </w:r>
    </w:p>
    <w:p w14:paraId="040E4208" w14:textId="77777777" w:rsidR="00864BE0" w:rsidRPr="003958A5" w:rsidRDefault="00864BE0" w:rsidP="00864BE0">
      <w:pPr>
        <w:pStyle w:val="GOSTScript"/>
      </w:pPr>
      <w:r w:rsidRPr="003958A5">
        <w:tab/>
      </w:r>
      <w:r w:rsidRPr="003958A5">
        <w:tab/>
      </w:r>
      <w:r w:rsidRPr="003958A5">
        <w:tab/>
      </w:r>
      <w:r w:rsidRPr="003958A5">
        <w:tab/>
        <w:t>"param": "example",</w:t>
      </w:r>
    </w:p>
    <w:p w14:paraId="3207ED45" w14:textId="77777777" w:rsidR="00864BE0" w:rsidRPr="003958A5" w:rsidRDefault="00864BE0" w:rsidP="00864BE0">
      <w:pPr>
        <w:pStyle w:val="GOSTScript"/>
      </w:pPr>
      <w:r w:rsidRPr="003958A5">
        <w:tab/>
      </w:r>
      <w:r w:rsidRPr="003958A5">
        <w:tab/>
      </w:r>
      <w:r w:rsidRPr="003958A5">
        <w:tab/>
      </w:r>
      <w:r w:rsidRPr="003958A5">
        <w:tab/>
        <w:t>"value": "01"</w:t>
      </w:r>
    </w:p>
    <w:p w14:paraId="75264B07" w14:textId="77777777" w:rsidR="00864BE0" w:rsidRPr="003958A5" w:rsidRDefault="00864BE0" w:rsidP="00864BE0">
      <w:pPr>
        <w:pStyle w:val="GOSTScript"/>
      </w:pPr>
      <w:r w:rsidRPr="003958A5">
        <w:tab/>
      </w:r>
      <w:r w:rsidRPr="003958A5">
        <w:tab/>
      </w:r>
      <w:r w:rsidRPr="003958A5">
        <w:tab/>
        <w:t>}</w:t>
      </w:r>
    </w:p>
    <w:p w14:paraId="59193903" w14:textId="77777777" w:rsidR="00864BE0" w:rsidRPr="003958A5" w:rsidRDefault="00864BE0" w:rsidP="00864BE0">
      <w:pPr>
        <w:pStyle w:val="GOSTScript"/>
      </w:pPr>
      <w:r w:rsidRPr="003958A5">
        <w:tab/>
      </w:r>
      <w:r w:rsidRPr="003958A5">
        <w:tab/>
        <w:t>],</w:t>
      </w:r>
    </w:p>
    <w:p w14:paraId="37AD1077" w14:textId="77777777" w:rsidR="00864BE0" w:rsidRPr="003958A5" w:rsidRDefault="00864BE0" w:rsidP="00864BE0">
      <w:pPr>
        <w:pStyle w:val="GOSTScript"/>
      </w:pPr>
      <w:r w:rsidRPr="003958A5">
        <w:tab/>
      </w:r>
      <w:r w:rsidRPr="003958A5">
        <w:tab/>
        <w:t>"ReqGuid": "b0d4ce5d-2757-4688-948c-vv72qba94f86",</w:t>
      </w:r>
    </w:p>
    <w:p w14:paraId="055D800C" w14:textId="77777777" w:rsidR="00864BE0" w:rsidRPr="003958A5" w:rsidRDefault="00864BE0" w:rsidP="00864BE0">
      <w:pPr>
        <w:pStyle w:val="GOSTScript"/>
      </w:pPr>
      <w:r w:rsidRPr="003958A5">
        <w:tab/>
      </w:r>
      <w:r w:rsidRPr="003958A5">
        <w:tab/>
        <w:t>"DocGuid": "0bd90a7c-e339-34ff-ac39-73029ff81370",</w:t>
      </w:r>
    </w:p>
    <w:p w14:paraId="6F060587" w14:textId="77777777" w:rsidR="00864BE0" w:rsidRPr="003958A5" w:rsidRDefault="00864BE0" w:rsidP="00864BE0">
      <w:pPr>
        <w:pStyle w:val="GOSTScript"/>
      </w:pPr>
      <w:r w:rsidRPr="003958A5">
        <w:tab/>
      </w:r>
      <w:r w:rsidRPr="003958A5">
        <w:tab/>
        <w:t>"RequestType": "ACCOUNTING",</w:t>
      </w:r>
    </w:p>
    <w:p w14:paraId="550EFC96" w14:textId="77777777" w:rsidR="00864BE0" w:rsidRPr="003958A5" w:rsidRDefault="00864BE0" w:rsidP="00864BE0">
      <w:pPr>
        <w:pStyle w:val="GOSTScript"/>
      </w:pPr>
      <w:r w:rsidRPr="003958A5">
        <w:tab/>
      </w:r>
      <w:r w:rsidRPr="003958A5">
        <w:tab/>
        <w:t>"TypeDoc": "MSC_NoticeClarTypePay",</w:t>
      </w:r>
    </w:p>
    <w:p w14:paraId="3AFCD9BD" w14:textId="77777777" w:rsidR="00864BE0" w:rsidRPr="003958A5" w:rsidRDefault="00864BE0" w:rsidP="00864BE0">
      <w:pPr>
        <w:pStyle w:val="GOSTScript"/>
      </w:pPr>
      <w:r w:rsidRPr="003958A5">
        <w:tab/>
      </w:r>
      <w:r w:rsidRPr="003958A5">
        <w:tab/>
        <w:t>"Stage": "auth",</w:t>
      </w:r>
    </w:p>
    <w:p w14:paraId="1139F9EF" w14:textId="77777777" w:rsidR="00864BE0" w:rsidRPr="003958A5" w:rsidRDefault="00864BE0" w:rsidP="00864BE0">
      <w:pPr>
        <w:pStyle w:val="GOSTScript"/>
      </w:pPr>
      <w:r w:rsidRPr="003958A5">
        <w:tab/>
      </w:r>
      <w:r w:rsidRPr="003958A5">
        <w:tab/>
        <w:t>"BalLevContrl": 0,</w:t>
      </w:r>
    </w:p>
    <w:p w14:paraId="78360A3B" w14:textId="77777777" w:rsidR="00864BE0" w:rsidRPr="003958A5" w:rsidRDefault="00864BE0" w:rsidP="00864BE0">
      <w:pPr>
        <w:pStyle w:val="GOSTScript"/>
      </w:pPr>
      <w:r w:rsidRPr="003958A5">
        <w:tab/>
      </w:r>
      <w:r w:rsidRPr="003958A5">
        <w:tab/>
        <w:t>"Subject": "6000",</w:t>
      </w:r>
    </w:p>
    <w:p w14:paraId="4C33736B" w14:textId="77777777" w:rsidR="00864BE0" w:rsidRPr="003958A5" w:rsidRDefault="00864BE0" w:rsidP="00864BE0">
      <w:pPr>
        <w:pStyle w:val="GOSTScript"/>
      </w:pPr>
      <w:r w:rsidRPr="003958A5">
        <w:tab/>
      </w:r>
      <w:r w:rsidRPr="003958A5">
        <w:tab/>
        <w:t>"SettlementDate": "2022-12-05"</w:t>
      </w:r>
    </w:p>
    <w:p w14:paraId="6CDF9E9E" w14:textId="77777777" w:rsidR="00864BE0" w:rsidRPr="003958A5" w:rsidRDefault="00864BE0" w:rsidP="00864BE0">
      <w:pPr>
        <w:pStyle w:val="GOSTScript"/>
      </w:pPr>
      <w:r w:rsidRPr="003958A5">
        <w:tab/>
        <w:t>},</w:t>
      </w:r>
    </w:p>
    <w:p w14:paraId="59D50FEE" w14:textId="77777777" w:rsidR="00864BE0" w:rsidRPr="003958A5" w:rsidRDefault="00864BE0" w:rsidP="00864BE0">
      <w:pPr>
        <w:pStyle w:val="GOSTScript"/>
      </w:pPr>
      <w:r w:rsidRPr="003958A5">
        <w:tab/>
        <w:t>"document": {</w:t>
      </w:r>
    </w:p>
    <w:p w14:paraId="5DD0F31A" w14:textId="77777777" w:rsidR="00864BE0" w:rsidRPr="003958A5" w:rsidRDefault="00864BE0" w:rsidP="00864BE0">
      <w:pPr>
        <w:pStyle w:val="GOSTScript"/>
      </w:pPr>
      <w:r w:rsidRPr="003958A5">
        <w:tab/>
      </w:r>
      <w:r w:rsidRPr="003958A5">
        <w:tab/>
        <w:t>"UF_NtfctnNm": "33",</w:t>
      </w:r>
    </w:p>
    <w:p w14:paraId="340B1DE3" w14:textId="77777777" w:rsidR="00864BE0" w:rsidRPr="003958A5" w:rsidRDefault="00864BE0" w:rsidP="00864BE0">
      <w:pPr>
        <w:pStyle w:val="GOSTScript"/>
      </w:pPr>
      <w:r w:rsidRPr="003958A5">
        <w:tab/>
      </w:r>
      <w:r w:rsidRPr="003958A5">
        <w:tab/>
        <w:t>"UF_MSC_Infrmtn_CrtnDt": "2022-12-05",</w:t>
      </w:r>
    </w:p>
    <w:p w14:paraId="29866775" w14:textId="77777777" w:rsidR="00864BE0" w:rsidRPr="003958A5" w:rsidRDefault="00864BE0" w:rsidP="00864BE0">
      <w:pPr>
        <w:pStyle w:val="GOSTScript"/>
      </w:pPr>
      <w:r w:rsidRPr="003958A5">
        <w:tab/>
      </w:r>
      <w:r w:rsidRPr="003958A5">
        <w:tab/>
        <w:t>"StmInfrmtn_Contour_Code": "1",</w:t>
      </w:r>
    </w:p>
    <w:p w14:paraId="243BACC0" w14:textId="77777777" w:rsidR="00864BE0" w:rsidRPr="003958A5" w:rsidRDefault="00864BE0" w:rsidP="00864BE0">
      <w:pPr>
        <w:pStyle w:val="GOSTScript"/>
      </w:pPr>
      <w:r w:rsidRPr="003958A5">
        <w:tab/>
      </w:r>
      <w:r w:rsidRPr="003958A5">
        <w:tab/>
        <w:t>"StmInfrmtn_AccessLevelStereotype": 0,</w:t>
      </w:r>
    </w:p>
    <w:p w14:paraId="205F12E6" w14:textId="77777777" w:rsidR="00864BE0" w:rsidRPr="003958A5" w:rsidRDefault="00864BE0" w:rsidP="00864BE0">
      <w:pPr>
        <w:pStyle w:val="GOSTScript"/>
      </w:pPr>
      <w:r w:rsidRPr="003958A5">
        <w:tab/>
      </w:r>
      <w:r w:rsidRPr="003958A5">
        <w:tab/>
        <w:t>"MSC_Bdgt_Cd": "99010001",</w:t>
      </w:r>
    </w:p>
    <w:p w14:paraId="7A64D087" w14:textId="77777777" w:rsidR="00864BE0" w:rsidRPr="003958A5" w:rsidRDefault="00864BE0" w:rsidP="00864BE0">
      <w:pPr>
        <w:pStyle w:val="GOSTScript"/>
      </w:pPr>
      <w:r w:rsidRPr="003958A5">
        <w:tab/>
      </w:r>
      <w:r w:rsidRPr="003958A5">
        <w:tab/>
        <w:t>"UF_MSC_GRBS_Cd": "100",</w:t>
      </w:r>
    </w:p>
    <w:p w14:paraId="08A0B61F" w14:textId="77777777" w:rsidR="00864BE0" w:rsidRPr="003958A5" w:rsidRDefault="00864BE0" w:rsidP="00864BE0">
      <w:pPr>
        <w:pStyle w:val="GOSTScript"/>
      </w:pPr>
      <w:r w:rsidRPr="003958A5">
        <w:tab/>
      </w:r>
      <w:r w:rsidRPr="003958A5">
        <w:tab/>
        <w:t>"StmInfrmtn_BnkAcc_Exctr": "</w:t>
      </w:r>
      <w:r>
        <w:t>03212643000000016200</w:t>
      </w:r>
      <w:r w:rsidRPr="003958A5">
        <w:t>",</w:t>
      </w:r>
    </w:p>
    <w:p w14:paraId="1877661B" w14:textId="77777777" w:rsidR="00864BE0" w:rsidRPr="003958A5" w:rsidRDefault="00864BE0" w:rsidP="00864BE0">
      <w:pPr>
        <w:pStyle w:val="GOSTScript"/>
      </w:pPr>
      <w:r w:rsidRPr="003958A5">
        <w:tab/>
      </w:r>
      <w:r w:rsidRPr="003958A5">
        <w:tab/>
        <w:t>"UFPP": [</w:t>
      </w:r>
    </w:p>
    <w:p w14:paraId="3794DF0B" w14:textId="77777777" w:rsidR="00864BE0" w:rsidRPr="003958A5" w:rsidRDefault="00864BE0" w:rsidP="00864BE0">
      <w:pPr>
        <w:pStyle w:val="GOSTScript"/>
      </w:pPr>
      <w:r w:rsidRPr="003958A5">
        <w:tab/>
      </w:r>
      <w:r w:rsidRPr="003958A5">
        <w:tab/>
      </w:r>
      <w:r w:rsidRPr="003958A5">
        <w:tab/>
        <w:t>{</w:t>
      </w:r>
    </w:p>
    <w:p w14:paraId="653D7C8A" w14:textId="77777777" w:rsidR="00864BE0" w:rsidRPr="003958A5" w:rsidRDefault="00864BE0" w:rsidP="00864BE0">
      <w:pPr>
        <w:pStyle w:val="GOSTScript"/>
      </w:pPr>
      <w:r w:rsidRPr="003958A5">
        <w:tab/>
      </w:r>
      <w:r w:rsidRPr="003958A5">
        <w:tab/>
      </w:r>
      <w:r w:rsidRPr="003958A5">
        <w:tab/>
      </w:r>
      <w:r w:rsidRPr="003958A5">
        <w:tab/>
        <w:t>"id": 1,</w:t>
      </w:r>
    </w:p>
    <w:p w14:paraId="02DFA848" w14:textId="77777777" w:rsidR="00864BE0" w:rsidRPr="003958A5" w:rsidRDefault="00864BE0" w:rsidP="00864BE0">
      <w:pPr>
        <w:pStyle w:val="GOSTScript"/>
      </w:pPr>
      <w:r w:rsidRPr="003958A5">
        <w:tab/>
      </w:r>
      <w:r w:rsidRPr="003958A5">
        <w:tab/>
      </w:r>
      <w:r w:rsidRPr="003958A5">
        <w:tab/>
      </w:r>
      <w:r w:rsidRPr="003958A5">
        <w:tab/>
        <w:t>"RcrdNm": 10,</w:t>
      </w:r>
    </w:p>
    <w:p w14:paraId="59478615" w14:textId="77777777" w:rsidR="00864BE0" w:rsidRPr="003958A5" w:rsidRDefault="00864BE0" w:rsidP="00864BE0">
      <w:pPr>
        <w:pStyle w:val="GOSTScript"/>
      </w:pPr>
      <w:r w:rsidRPr="003958A5">
        <w:tab/>
      </w:r>
      <w:r w:rsidRPr="003958A5">
        <w:tab/>
      </w:r>
      <w:r w:rsidRPr="003958A5">
        <w:tab/>
      </w:r>
      <w:r w:rsidRPr="003958A5">
        <w:tab/>
        <w:t>"OprTp": "3",</w:t>
      </w:r>
    </w:p>
    <w:p w14:paraId="27EFA8C0" w14:textId="77777777" w:rsidR="00864BE0" w:rsidRPr="003958A5" w:rsidRDefault="00864BE0" w:rsidP="00864BE0">
      <w:pPr>
        <w:pStyle w:val="GOSTScript"/>
      </w:pPr>
      <w:r w:rsidRPr="003958A5">
        <w:tab/>
      </w:r>
      <w:r w:rsidRPr="003958A5">
        <w:tab/>
      </w:r>
      <w:r w:rsidRPr="003958A5">
        <w:tab/>
      </w:r>
      <w:r w:rsidRPr="003958A5">
        <w:tab/>
        <w:t>"AcntNm": "05621А19820",</w:t>
      </w:r>
    </w:p>
    <w:p w14:paraId="3029A56B" w14:textId="77777777" w:rsidR="00864BE0" w:rsidRPr="003958A5" w:rsidRDefault="00864BE0" w:rsidP="00864BE0">
      <w:pPr>
        <w:pStyle w:val="GOSTScript"/>
      </w:pPr>
      <w:r w:rsidRPr="003958A5">
        <w:tab/>
      </w:r>
      <w:r w:rsidRPr="003958A5">
        <w:tab/>
      </w:r>
      <w:r w:rsidRPr="003958A5">
        <w:tab/>
      </w:r>
      <w:r w:rsidRPr="003958A5">
        <w:tab/>
        <w:t>"GRBS_OperCode": "099",</w:t>
      </w:r>
    </w:p>
    <w:p w14:paraId="48BBC147" w14:textId="77777777" w:rsidR="00864BE0" w:rsidRPr="003958A5" w:rsidRDefault="00864BE0" w:rsidP="00864BE0">
      <w:pPr>
        <w:pStyle w:val="GOSTScript"/>
      </w:pPr>
      <w:r w:rsidRPr="003958A5">
        <w:lastRenderedPageBreak/>
        <w:tab/>
      </w:r>
      <w:r w:rsidRPr="003958A5">
        <w:tab/>
      </w:r>
      <w:r w:rsidRPr="003958A5">
        <w:tab/>
      </w:r>
      <w:r w:rsidRPr="003958A5">
        <w:tab/>
        <w:t>"MSC_KBK_TrgtCd": "20-58540-00000-10001"</w:t>
      </w:r>
    </w:p>
    <w:p w14:paraId="65F29E9A" w14:textId="77777777" w:rsidR="00864BE0" w:rsidRPr="003958A5" w:rsidRDefault="00864BE0" w:rsidP="00864BE0">
      <w:pPr>
        <w:pStyle w:val="GOSTScript"/>
      </w:pPr>
      <w:r w:rsidRPr="003958A5">
        <w:tab/>
      </w:r>
      <w:r w:rsidRPr="003958A5">
        <w:tab/>
      </w:r>
      <w:r w:rsidRPr="003958A5">
        <w:tab/>
        <w:t>}</w:t>
      </w:r>
    </w:p>
    <w:p w14:paraId="27BB63AC" w14:textId="77777777" w:rsidR="00864BE0" w:rsidRPr="003958A5" w:rsidRDefault="00864BE0" w:rsidP="00864BE0">
      <w:pPr>
        <w:pStyle w:val="GOSTScript"/>
      </w:pPr>
      <w:r w:rsidRPr="003958A5">
        <w:tab/>
      </w:r>
      <w:r w:rsidRPr="003958A5">
        <w:tab/>
        <w:t>],</w:t>
      </w:r>
    </w:p>
    <w:p w14:paraId="5AEB7C46" w14:textId="77777777" w:rsidR="00864BE0" w:rsidRPr="003958A5" w:rsidRDefault="00864BE0" w:rsidP="00864BE0">
      <w:pPr>
        <w:pStyle w:val="GOSTScript"/>
      </w:pPr>
      <w:r w:rsidRPr="003958A5">
        <w:tab/>
      </w:r>
      <w:r w:rsidRPr="003958A5">
        <w:tab/>
        <w:t>"UFPP_N": [</w:t>
      </w:r>
    </w:p>
    <w:p w14:paraId="170B6B83" w14:textId="77777777" w:rsidR="00864BE0" w:rsidRPr="003958A5" w:rsidRDefault="00864BE0" w:rsidP="00864BE0">
      <w:pPr>
        <w:pStyle w:val="GOSTScript"/>
      </w:pPr>
      <w:r w:rsidRPr="003958A5">
        <w:tab/>
      </w:r>
      <w:r w:rsidRPr="003958A5">
        <w:tab/>
      </w:r>
      <w:r w:rsidRPr="003958A5">
        <w:tab/>
        <w:t>{</w:t>
      </w:r>
    </w:p>
    <w:p w14:paraId="2C285184" w14:textId="77777777" w:rsidR="00864BE0" w:rsidRPr="003958A5" w:rsidRDefault="00864BE0" w:rsidP="00864BE0">
      <w:pPr>
        <w:pStyle w:val="GOSTScript"/>
      </w:pPr>
      <w:r w:rsidRPr="003958A5">
        <w:tab/>
      </w:r>
      <w:r w:rsidRPr="003958A5">
        <w:tab/>
      </w:r>
      <w:r w:rsidRPr="003958A5">
        <w:tab/>
      </w:r>
      <w:r w:rsidRPr="003958A5">
        <w:tab/>
        <w:t>"id": 1,</w:t>
      </w:r>
    </w:p>
    <w:p w14:paraId="21CBEF06" w14:textId="77777777" w:rsidR="00864BE0" w:rsidRPr="007F179E" w:rsidRDefault="00864BE0" w:rsidP="00864BE0">
      <w:pPr>
        <w:pStyle w:val="GOSTScript"/>
      </w:pPr>
      <w:r w:rsidRPr="003958A5">
        <w:tab/>
      </w:r>
      <w:r w:rsidRPr="003958A5">
        <w:tab/>
      </w:r>
      <w:r w:rsidRPr="003958A5">
        <w:tab/>
      </w:r>
      <w:r w:rsidRPr="003958A5">
        <w:tab/>
        <w:t>"RcrdNmNw": 1</w:t>
      </w:r>
      <w:r w:rsidRPr="007F179E">
        <w:t>1</w:t>
      </w:r>
      <w:r w:rsidRPr="003958A5">
        <w:t>,</w:t>
      </w:r>
    </w:p>
    <w:p w14:paraId="279D8A41" w14:textId="77777777" w:rsidR="00864BE0" w:rsidRPr="003958A5" w:rsidRDefault="00864BE0" w:rsidP="00864BE0">
      <w:pPr>
        <w:pStyle w:val="GOSTScript"/>
      </w:pPr>
      <w:r w:rsidRPr="003958A5">
        <w:tab/>
      </w:r>
      <w:r w:rsidRPr="003958A5">
        <w:tab/>
      </w:r>
      <w:r w:rsidRPr="003958A5">
        <w:tab/>
      </w:r>
      <w:r w:rsidRPr="003958A5">
        <w:tab/>
        <w:t>"REC_ACCOUNTNUM_TECH": "05621060140",</w:t>
      </w:r>
    </w:p>
    <w:p w14:paraId="61CDA79E" w14:textId="77777777" w:rsidR="00864BE0" w:rsidRPr="003958A5" w:rsidRDefault="00864BE0" w:rsidP="00864BE0">
      <w:pPr>
        <w:pStyle w:val="GOSTScript"/>
      </w:pPr>
      <w:r w:rsidRPr="003958A5">
        <w:tab/>
      </w:r>
      <w:r w:rsidRPr="003958A5">
        <w:tab/>
      </w:r>
      <w:r w:rsidRPr="003958A5">
        <w:tab/>
      </w:r>
      <w:r w:rsidRPr="003958A5">
        <w:tab/>
        <w:t>"MSC_KBKNw_TrgtCd": "21-</w:t>
      </w:r>
      <w:r w:rsidRPr="00A8527A">
        <w:t>43</w:t>
      </w:r>
      <w:r w:rsidRPr="003958A5">
        <w:t>640-00000-</w:t>
      </w:r>
      <w:r w:rsidRPr="00A8527A">
        <w:t>1</w:t>
      </w:r>
      <w:r w:rsidRPr="003958A5">
        <w:t>000</w:t>
      </w:r>
      <w:r w:rsidRPr="00A8527A">
        <w:t>1</w:t>
      </w:r>
      <w:r w:rsidRPr="003958A5">
        <w:t>",</w:t>
      </w:r>
    </w:p>
    <w:p w14:paraId="29A44798" w14:textId="77777777" w:rsidR="00864BE0" w:rsidRPr="003958A5" w:rsidRDefault="00864BE0" w:rsidP="00864BE0">
      <w:pPr>
        <w:pStyle w:val="GOSTScript"/>
      </w:pPr>
      <w:r w:rsidRPr="003958A5">
        <w:tab/>
      </w:r>
      <w:r w:rsidRPr="003958A5">
        <w:tab/>
      </w:r>
      <w:r w:rsidRPr="003958A5">
        <w:tab/>
      </w:r>
      <w:r w:rsidRPr="003958A5">
        <w:tab/>
        <w:t>"AmntNw": 100.00</w:t>
      </w:r>
    </w:p>
    <w:p w14:paraId="1E5B5AFA" w14:textId="77777777" w:rsidR="00864BE0" w:rsidRPr="003958A5" w:rsidRDefault="00864BE0" w:rsidP="00864BE0">
      <w:pPr>
        <w:pStyle w:val="GOSTScript"/>
      </w:pPr>
      <w:r w:rsidRPr="003958A5">
        <w:tab/>
      </w:r>
      <w:r w:rsidRPr="003958A5">
        <w:tab/>
      </w:r>
      <w:r w:rsidRPr="003958A5">
        <w:tab/>
        <w:t>}</w:t>
      </w:r>
    </w:p>
    <w:p w14:paraId="31BDEA9C" w14:textId="77777777" w:rsidR="00864BE0" w:rsidRPr="003958A5" w:rsidRDefault="00864BE0" w:rsidP="00864BE0">
      <w:pPr>
        <w:pStyle w:val="GOSTScript"/>
      </w:pPr>
      <w:r w:rsidRPr="003958A5">
        <w:tab/>
      </w:r>
      <w:r w:rsidRPr="003958A5">
        <w:tab/>
        <w:t>]</w:t>
      </w:r>
    </w:p>
    <w:p w14:paraId="5DDE2894" w14:textId="77777777" w:rsidR="00864BE0" w:rsidRPr="003958A5" w:rsidRDefault="00864BE0" w:rsidP="00864BE0">
      <w:pPr>
        <w:pStyle w:val="GOSTScript"/>
      </w:pPr>
      <w:r w:rsidRPr="003958A5">
        <w:tab/>
        <w:t>}</w:t>
      </w:r>
    </w:p>
    <w:p w14:paraId="2EC7A1AA" w14:textId="77777777" w:rsidR="00864BE0" w:rsidRDefault="00864BE0" w:rsidP="00864BE0">
      <w:pPr>
        <w:pStyle w:val="GOSTScript"/>
      </w:pPr>
      <w:r w:rsidRPr="003958A5">
        <w:t>}</w:t>
      </w:r>
    </w:p>
    <w:p w14:paraId="02675BEF" w14:textId="26E94261" w:rsidR="001B6411" w:rsidRPr="001955A8" w:rsidRDefault="001B6411" w:rsidP="001955A8">
      <w:pPr>
        <w:pStyle w:val="31"/>
      </w:pPr>
      <w:bookmarkStart w:id="3421" w:name="_Toc226562705"/>
      <w:r>
        <w:t>«</w:t>
      </w:r>
      <w:r w:rsidRPr="00B9499D">
        <w:t>Бухгалтерс</w:t>
      </w:r>
      <w:r>
        <w:t>к</w:t>
      </w:r>
      <w:r w:rsidRPr="00B9499D">
        <w:t>ая</w:t>
      </w:r>
      <w:r w:rsidRPr="001955A8">
        <w:t xml:space="preserve"> </w:t>
      </w:r>
      <w:r w:rsidRPr="00B9499D">
        <w:t>справка</w:t>
      </w:r>
      <w:r>
        <w:t>»</w:t>
      </w:r>
      <w:r w:rsidRPr="001955A8">
        <w:t xml:space="preserve"> (</w:t>
      </w:r>
      <w:r w:rsidRPr="00B9499D">
        <w:t>ф</w:t>
      </w:r>
      <w:r w:rsidRPr="001955A8">
        <w:t>. 0504833) VLS_REPORT_DO</w:t>
      </w:r>
      <w:bookmarkEnd w:id="3421"/>
    </w:p>
    <w:p w14:paraId="46D024ED" w14:textId="1466357A" w:rsidR="001B6411" w:rsidRPr="001B6411" w:rsidRDefault="001B6411" w:rsidP="001955A8">
      <w:pPr>
        <w:pStyle w:val="41"/>
      </w:pPr>
      <w:bookmarkStart w:id="3422" w:name="_Toc226562706"/>
      <w:r w:rsidRPr="00601F01">
        <w:t>Перечень параметров тела запроса (Document) по документу</w:t>
      </w:r>
      <w:r w:rsidR="00A5352C">
        <w:t xml:space="preserve"> «</w:t>
      </w:r>
      <w:r w:rsidR="00A5352C" w:rsidRPr="00B9499D">
        <w:t>Бухгалтерс</w:t>
      </w:r>
      <w:r w:rsidR="00A5352C">
        <w:t>к</w:t>
      </w:r>
      <w:r w:rsidR="00A5352C" w:rsidRPr="00B9499D">
        <w:t>ая</w:t>
      </w:r>
      <w:r w:rsidR="00A5352C" w:rsidRPr="006361EF">
        <w:t xml:space="preserve"> </w:t>
      </w:r>
      <w:r w:rsidR="00A5352C" w:rsidRPr="00B9499D">
        <w:t>справка</w:t>
      </w:r>
      <w:r w:rsidR="00A5352C">
        <w:t>»</w:t>
      </w:r>
      <w:r w:rsidR="00A5352C" w:rsidRPr="006361EF">
        <w:t xml:space="preserve"> (</w:t>
      </w:r>
      <w:r w:rsidR="00A5352C" w:rsidRPr="00B9499D">
        <w:t>ф</w:t>
      </w:r>
      <w:r w:rsidR="00A5352C" w:rsidRPr="006361EF">
        <w:t xml:space="preserve">. 0504833) </w:t>
      </w:r>
      <w:r w:rsidR="00A5352C" w:rsidRPr="00B9499D">
        <w:rPr>
          <w:lang w:val="en-US"/>
        </w:rPr>
        <w:t>VLS</w:t>
      </w:r>
      <w:r w:rsidR="00A5352C" w:rsidRPr="006361EF">
        <w:t>_</w:t>
      </w:r>
      <w:r w:rsidR="00A5352C" w:rsidRPr="00B9499D">
        <w:rPr>
          <w:lang w:val="en-US"/>
        </w:rPr>
        <w:t>REPORT</w:t>
      </w:r>
      <w:r w:rsidR="00A5352C" w:rsidRPr="006361EF">
        <w:t>_</w:t>
      </w:r>
      <w:r w:rsidR="00A5352C" w:rsidRPr="00B9499D">
        <w:rPr>
          <w:lang w:val="en-US"/>
        </w:rPr>
        <w:t>DO</w:t>
      </w:r>
      <w:bookmarkEnd w:id="3422"/>
    </w:p>
    <w:p w14:paraId="20C51BB0" w14:textId="5C75A67F" w:rsidR="00A668C7" w:rsidRDefault="001E1625" w:rsidP="007B6838">
      <w:pPr>
        <w:pStyle w:val="GOSTNameTable"/>
      </w:pPr>
      <w:r>
        <w:rPr>
          <w:noProof/>
        </w:rPr>
        <w:fldChar w:fldCharType="begin"/>
      </w:r>
      <w:r>
        <w:rPr>
          <w:noProof/>
        </w:rPr>
        <w:instrText xml:space="preserve"> SEQ Таблица \* ARABIC </w:instrText>
      </w:r>
      <w:r>
        <w:rPr>
          <w:noProof/>
        </w:rPr>
        <w:fldChar w:fldCharType="separate"/>
      </w:r>
      <w:bookmarkStart w:id="3423" w:name="_Toc226563170"/>
      <w:r w:rsidR="00AB1BE0">
        <w:rPr>
          <w:noProof/>
        </w:rPr>
        <w:t>14</w:t>
      </w:r>
      <w:r>
        <w:rPr>
          <w:noProof/>
        </w:rPr>
        <w:fldChar w:fldCharType="end"/>
      </w:r>
      <w:r w:rsidR="00A668C7">
        <w:t xml:space="preserve"> </w:t>
      </w:r>
      <w:r w:rsidR="002E612A" w:rsidRPr="00B412B2">
        <w:t>–</w:t>
      </w:r>
      <w:r w:rsidR="00A668C7">
        <w:t xml:space="preserve"> </w:t>
      </w:r>
      <w:r w:rsidR="001F1424" w:rsidRPr="00617DB7">
        <w:t>Параметры тела (Document) запроса на подбор / сторнирование / переформирование записей учета по документу</w:t>
      </w:r>
      <w:r w:rsidR="009977FE">
        <w:t xml:space="preserve"> «</w:t>
      </w:r>
      <w:r w:rsidR="009977FE" w:rsidRPr="00B9499D">
        <w:t>Бухгалтерс</w:t>
      </w:r>
      <w:r w:rsidR="009977FE">
        <w:t>к</w:t>
      </w:r>
      <w:r w:rsidR="009977FE" w:rsidRPr="00B9499D">
        <w:t>ая</w:t>
      </w:r>
      <w:r w:rsidR="009977FE" w:rsidRPr="006361EF">
        <w:t xml:space="preserve"> </w:t>
      </w:r>
      <w:r w:rsidR="009977FE" w:rsidRPr="00B9499D">
        <w:t>справка</w:t>
      </w:r>
      <w:r w:rsidR="009977FE">
        <w:t>»</w:t>
      </w:r>
      <w:r w:rsidR="009977FE" w:rsidRPr="006361EF">
        <w:t xml:space="preserve"> (</w:t>
      </w:r>
      <w:r w:rsidR="009977FE" w:rsidRPr="00B9499D">
        <w:t>ф</w:t>
      </w:r>
      <w:r w:rsidR="009977FE" w:rsidRPr="006361EF">
        <w:t xml:space="preserve">. 0504833) </w:t>
      </w:r>
      <w:r w:rsidR="009977FE" w:rsidRPr="00B9499D">
        <w:rPr>
          <w:lang w:val="en-US"/>
        </w:rPr>
        <w:t>VLS</w:t>
      </w:r>
      <w:r w:rsidR="009977FE" w:rsidRPr="006361EF">
        <w:t>_</w:t>
      </w:r>
      <w:r w:rsidR="009977FE" w:rsidRPr="00B9499D">
        <w:rPr>
          <w:lang w:val="en-US"/>
        </w:rPr>
        <w:t>REPORT</w:t>
      </w:r>
      <w:r w:rsidR="009977FE" w:rsidRPr="006361EF">
        <w:t>_</w:t>
      </w:r>
      <w:r w:rsidR="009977FE" w:rsidRPr="00B9499D">
        <w:rPr>
          <w:lang w:val="en-US"/>
        </w:rPr>
        <w:t>DO</w:t>
      </w:r>
      <w:bookmarkEnd w:id="3423"/>
    </w:p>
    <w:tbl>
      <w:tblPr>
        <w:tblStyle w:val="GOSTTable"/>
        <w:tblW w:w="5000" w:type="pct"/>
        <w:tblLayout w:type="fixed"/>
        <w:tblLook w:val="07E0" w:firstRow="1" w:lastRow="1" w:firstColumn="1" w:lastColumn="1" w:noHBand="1" w:noVBand="1"/>
      </w:tblPr>
      <w:tblGrid>
        <w:gridCol w:w="3467"/>
        <w:gridCol w:w="2364"/>
        <w:gridCol w:w="1576"/>
        <w:gridCol w:w="946"/>
        <w:gridCol w:w="993"/>
        <w:gridCol w:w="6414"/>
      </w:tblGrid>
      <w:tr w:rsidR="001955A8" w:rsidRPr="00B9499D" w14:paraId="02D7F390" w14:textId="77777777" w:rsidTr="00C11849">
        <w:trPr>
          <w:cnfStyle w:val="100000000000" w:firstRow="1" w:lastRow="0" w:firstColumn="0" w:lastColumn="0" w:oddVBand="0" w:evenVBand="0" w:oddHBand="0" w:evenHBand="0" w:firstRowFirstColumn="0" w:firstRowLastColumn="0" w:lastRowFirstColumn="0" w:lastRowLastColumn="0"/>
        </w:trPr>
        <w:tc>
          <w:tcPr>
            <w:tcW w:w="1100" w:type="pct"/>
          </w:tcPr>
          <w:p w14:paraId="2DDD2C05" w14:textId="42B8F471" w:rsidR="001955A8" w:rsidRPr="005C6BDA" w:rsidRDefault="001955A8" w:rsidP="00C11849">
            <w:pPr>
              <w:pStyle w:val="GOSTTableHead"/>
            </w:pPr>
            <w:r w:rsidRPr="00B412B2">
              <w:t>Наименование параметра</w:t>
            </w:r>
          </w:p>
        </w:tc>
        <w:tc>
          <w:tcPr>
            <w:tcW w:w="750" w:type="pct"/>
          </w:tcPr>
          <w:p w14:paraId="18EE85A0" w14:textId="4C866B2A" w:rsidR="001955A8" w:rsidRPr="008279B4" w:rsidRDefault="001955A8" w:rsidP="00C11849">
            <w:pPr>
              <w:pStyle w:val="GOSTTableHead"/>
            </w:pPr>
            <w:r w:rsidRPr="00B412B2">
              <w:t>Название тэга</w:t>
            </w:r>
          </w:p>
        </w:tc>
        <w:tc>
          <w:tcPr>
            <w:tcW w:w="500" w:type="pct"/>
          </w:tcPr>
          <w:p w14:paraId="1188FB62" w14:textId="5BCA1B79" w:rsidR="001955A8" w:rsidRPr="00B9499D" w:rsidRDefault="001955A8" w:rsidP="00C11849">
            <w:pPr>
              <w:pStyle w:val="GOSTTableHead"/>
            </w:pPr>
            <w:r w:rsidRPr="00B412B2">
              <w:t>Тип данных</w:t>
            </w:r>
          </w:p>
        </w:tc>
        <w:tc>
          <w:tcPr>
            <w:tcW w:w="300" w:type="pct"/>
          </w:tcPr>
          <w:p w14:paraId="4F20912D" w14:textId="738CDC67" w:rsidR="001955A8" w:rsidRPr="00B9499D" w:rsidRDefault="001955A8" w:rsidP="00C11849">
            <w:pPr>
              <w:pStyle w:val="GOSTTableHead"/>
            </w:pPr>
            <w:r w:rsidRPr="00B412B2">
              <w:t>Обязательность</w:t>
            </w:r>
          </w:p>
        </w:tc>
        <w:tc>
          <w:tcPr>
            <w:tcW w:w="315" w:type="pct"/>
          </w:tcPr>
          <w:p w14:paraId="2F6E5C7E" w14:textId="7DF04763" w:rsidR="001955A8" w:rsidRPr="00B9499D" w:rsidRDefault="001955A8" w:rsidP="00C11849">
            <w:pPr>
              <w:pStyle w:val="GOSTTableHead"/>
            </w:pPr>
            <w:r w:rsidRPr="00B412B2">
              <w:t>Размерность</w:t>
            </w:r>
          </w:p>
        </w:tc>
        <w:tc>
          <w:tcPr>
            <w:tcW w:w="2035" w:type="pct"/>
          </w:tcPr>
          <w:p w14:paraId="37DF0BE4" w14:textId="05EF976E" w:rsidR="001955A8" w:rsidRPr="00B9499D" w:rsidRDefault="001955A8" w:rsidP="00C11849">
            <w:pPr>
              <w:pStyle w:val="GOSTTableHead"/>
            </w:pPr>
            <w:r w:rsidRPr="00B412B2">
              <w:t>Описание</w:t>
            </w:r>
          </w:p>
        </w:tc>
      </w:tr>
      <w:tr w:rsidR="001955A8" w:rsidRPr="00B9499D" w14:paraId="2BD51F21" w14:textId="77777777" w:rsidTr="001955A8">
        <w:tc>
          <w:tcPr>
            <w:tcW w:w="1100" w:type="pct"/>
          </w:tcPr>
          <w:p w14:paraId="31260B7C" w14:textId="3EA2E90D" w:rsidR="001955A8" w:rsidRPr="00B9499D" w:rsidRDefault="001955A8" w:rsidP="001955A8">
            <w:pPr>
              <w:pStyle w:val="GOSTTablenorm"/>
            </w:pPr>
            <w:r w:rsidRPr="005C6BDA">
              <w:t>Номер документа</w:t>
            </w:r>
          </w:p>
        </w:tc>
        <w:tc>
          <w:tcPr>
            <w:tcW w:w="750" w:type="pct"/>
          </w:tcPr>
          <w:p w14:paraId="1B93748F" w14:textId="08A60D91" w:rsidR="001955A8" w:rsidRPr="00B9499D" w:rsidRDefault="001955A8" w:rsidP="001955A8">
            <w:pPr>
              <w:pStyle w:val="GOSTTablenorm"/>
              <w:rPr>
                <w:lang w:val="en-US"/>
              </w:rPr>
            </w:pPr>
            <w:r w:rsidRPr="008279B4">
              <w:t>TtlPrt_DcNmbr</w:t>
            </w:r>
          </w:p>
        </w:tc>
        <w:tc>
          <w:tcPr>
            <w:tcW w:w="500" w:type="pct"/>
          </w:tcPr>
          <w:p w14:paraId="02EB43A1" w14:textId="69EF930E" w:rsidR="001955A8" w:rsidRPr="00B9499D" w:rsidRDefault="001955A8" w:rsidP="001955A8">
            <w:pPr>
              <w:pStyle w:val="GOSTTablenorm"/>
            </w:pPr>
            <w:r w:rsidRPr="00B9499D">
              <w:t>Строка</w:t>
            </w:r>
          </w:p>
        </w:tc>
        <w:tc>
          <w:tcPr>
            <w:tcW w:w="300" w:type="pct"/>
          </w:tcPr>
          <w:p w14:paraId="168E3B60" w14:textId="26E9720E" w:rsidR="001955A8" w:rsidRPr="00B9499D" w:rsidRDefault="001955A8" w:rsidP="001955A8">
            <w:pPr>
              <w:pStyle w:val="GOSTTablenorm"/>
            </w:pPr>
            <w:r w:rsidRPr="00B9499D">
              <w:t>Да</w:t>
            </w:r>
          </w:p>
        </w:tc>
        <w:tc>
          <w:tcPr>
            <w:tcW w:w="315" w:type="pct"/>
          </w:tcPr>
          <w:p w14:paraId="69889B14" w14:textId="64C94120" w:rsidR="001955A8" w:rsidRPr="00B9499D" w:rsidRDefault="001955A8" w:rsidP="001955A8">
            <w:pPr>
              <w:pStyle w:val="GOSTTablenorm"/>
            </w:pPr>
            <w:r w:rsidRPr="00B9499D">
              <w:t>&lt;=50</w:t>
            </w:r>
          </w:p>
        </w:tc>
        <w:tc>
          <w:tcPr>
            <w:tcW w:w="2035" w:type="pct"/>
          </w:tcPr>
          <w:p w14:paraId="38B250DE" w14:textId="49785773" w:rsidR="001955A8" w:rsidRPr="00B9499D" w:rsidRDefault="001955A8" w:rsidP="001955A8">
            <w:pPr>
              <w:pStyle w:val="GOSTTablenorm"/>
            </w:pPr>
            <w:r w:rsidRPr="00B9499D">
              <w:t>Указывается номер документа</w:t>
            </w:r>
          </w:p>
        </w:tc>
      </w:tr>
      <w:tr w:rsidR="001955A8" w:rsidRPr="00B9499D" w14:paraId="670467A0" w14:textId="77777777" w:rsidTr="001955A8">
        <w:tc>
          <w:tcPr>
            <w:tcW w:w="1100" w:type="pct"/>
          </w:tcPr>
          <w:p w14:paraId="2A17FD98" w14:textId="17D451C1" w:rsidR="001955A8" w:rsidRPr="00B9499D" w:rsidRDefault="001955A8" w:rsidP="001955A8">
            <w:pPr>
              <w:pStyle w:val="GOSTTablenorm"/>
            </w:pPr>
            <w:r w:rsidRPr="00B9499D">
              <w:t>Дата документа</w:t>
            </w:r>
          </w:p>
        </w:tc>
        <w:tc>
          <w:tcPr>
            <w:tcW w:w="750" w:type="pct"/>
          </w:tcPr>
          <w:p w14:paraId="75688A6E" w14:textId="65632F64" w:rsidR="001955A8" w:rsidRPr="00B9499D" w:rsidRDefault="001955A8" w:rsidP="001955A8">
            <w:pPr>
              <w:pStyle w:val="GOSTTablenorm"/>
              <w:rPr>
                <w:lang w:val="en-US"/>
              </w:rPr>
            </w:pPr>
            <w:r w:rsidRPr="008279B4">
              <w:t>TtlPrt_Dt</w:t>
            </w:r>
          </w:p>
        </w:tc>
        <w:tc>
          <w:tcPr>
            <w:tcW w:w="500" w:type="pct"/>
          </w:tcPr>
          <w:p w14:paraId="46939279" w14:textId="0A73F902" w:rsidR="001955A8" w:rsidRPr="00B9499D" w:rsidRDefault="001955A8" w:rsidP="001955A8">
            <w:pPr>
              <w:pStyle w:val="GOSTTablenorm"/>
            </w:pPr>
            <w:r w:rsidRPr="00B9499D">
              <w:t>Дата</w:t>
            </w:r>
          </w:p>
        </w:tc>
        <w:tc>
          <w:tcPr>
            <w:tcW w:w="300" w:type="pct"/>
          </w:tcPr>
          <w:p w14:paraId="2667172E" w14:textId="1E24694B" w:rsidR="001955A8" w:rsidRPr="00B9499D" w:rsidRDefault="001955A8" w:rsidP="001955A8">
            <w:pPr>
              <w:pStyle w:val="GOSTTablenorm"/>
            </w:pPr>
            <w:r w:rsidRPr="00B9499D">
              <w:t>Да</w:t>
            </w:r>
          </w:p>
        </w:tc>
        <w:tc>
          <w:tcPr>
            <w:tcW w:w="315" w:type="pct"/>
          </w:tcPr>
          <w:p w14:paraId="5BF116C7" w14:textId="2480782D" w:rsidR="001955A8" w:rsidRPr="00B9499D" w:rsidRDefault="001955A8" w:rsidP="001955A8">
            <w:pPr>
              <w:pStyle w:val="GOSTTablenorm"/>
            </w:pPr>
          </w:p>
        </w:tc>
        <w:tc>
          <w:tcPr>
            <w:tcW w:w="2035" w:type="pct"/>
          </w:tcPr>
          <w:p w14:paraId="4B03ACAE" w14:textId="75A81779" w:rsidR="001955A8" w:rsidRPr="00B9499D" w:rsidRDefault="001955A8" w:rsidP="001955A8">
            <w:pPr>
              <w:pStyle w:val="GOSTTablenorm"/>
            </w:pPr>
            <w:r w:rsidRPr="00B9499D">
              <w:t>Указывается дата</w:t>
            </w:r>
            <w:r>
              <w:t xml:space="preserve"> документа в формате YYYY-MM-DD</w:t>
            </w:r>
          </w:p>
        </w:tc>
      </w:tr>
      <w:tr w:rsidR="001955A8" w:rsidRPr="00B9499D" w14:paraId="267DD665" w14:textId="77777777" w:rsidTr="001955A8">
        <w:tc>
          <w:tcPr>
            <w:tcW w:w="1100" w:type="pct"/>
          </w:tcPr>
          <w:p w14:paraId="520EAEB2" w14:textId="73965599" w:rsidR="001955A8" w:rsidRPr="00B9499D" w:rsidRDefault="001955A8" w:rsidP="001955A8">
            <w:pPr>
              <w:pStyle w:val="GOSTTablenorm"/>
            </w:pPr>
            <w:r w:rsidRPr="00B9499D">
              <w:t>Тип справки</w:t>
            </w:r>
          </w:p>
        </w:tc>
        <w:tc>
          <w:tcPr>
            <w:tcW w:w="750" w:type="pct"/>
          </w:tcPr>
          <w:p w14:paraId="1850C6C5" w14:textId="695EC8B7" w:rsidR="001955A8" w:rsidRPr="008279B4" w:rsidRDefault="001955A8" w:rsidP="001955A8">
            <w:pPr>
              <w:pStyle w:val="GOSTTablenorm"/>
            </w:pPr>
            <w:r w:rsidRPr="00B9499D">
              <w:t>TtlPrt_TypeDoc</w:t>
            </w:r>
          </w:p>
        </w:tc>
        <w:tc>
          <w:tcPr>
            <w:tcW w:w="500" w:type="pct"/>
          </w:tcPr>
          <w:p w14:paraId="6DE640D1" w14:textId="7446F150" w:rsidR="001955A8" w:rsidRPr="00B9499D" w:rsidRDefault="001955A8" w:rsidP="001955A8">
            <w:pPr>
              <w:pStyle w:val="GOSTTablenorm"/>
            </w:pPr>
            <w:r w:rsidRPr="00B9499D">
              <w:t>Строка</w:t>
            </w:r>
          </w:p>
        </w:tc>
        <w:tc>
          <w:tcPr>
            <w:tcW w:w="300" w:type="pct"/>
          </w:tcPr>
          <w:p w14:paraId="3551762E" w14:textId="60A48C49" w:rsidR="001955A8" w:rsidRPr="00B9499D" w:rsidRDefault="001955A8" w:rsidP="001955A8">
            <w:pPr>
              <w:pStyle w:val="GOSTTablenorm"/>
            </w:pPr>
            <w:r w:rsidRPr="00B9499D">
              <w:t>Да</w:t>
            </w:r>
          </w:p>
        </w:tc>
        <w:tc>
          <w:tcPr>
            <w:tcW w:w="315" w:type="pct"/>
          </w:tcPr>
          <w:p w14:paraId="112F9E0D" w14:textId="23A6C109" w:rsidR="001955A8" w:rsidRPr="00B9499D" w:rsidRDefault="001955A8" w:rsidP="001955A8">
            <w:pPr>
              <w:pStyle w:val="GOSTTablenorm"/>
            </w:pPr>
            <w:r w:rsidRPr="00B9499D">
              <w:t>=3</w:t>
            </w:r>
          </w:p>
        </w:tc>
        <w:tc>
          <w:tcPr>
            <w:tcW w:w="2035" w:type="pct"/>
          </w:tcPr>
          <w:p w14:paraId="0C4C1D00" w14:textId="09466629" w:rsidR="001955A8" w:rsidRDefault="001955A8" w:rsidP="001955A8">
            <w:pPr>
              <w:pStyle w:val="GOSTTablenorm"/>
              <w:rPr>
                <w:ins w:id="3424" w:author="Краснова Наталья SUP-1243850" w:date="2023-12-19T10:33:00Z"/>
              </w:rPr>
            </w:pPr>
            <w:r>
              <w:t xml:space="preserve">Указывается </w:t>
            </w:r>
            <w:ins w:id="3425" w:author="Краснова Наталья SUP-1243850" w:date="2023-12-19T10:33:00Z">
              <w:r>
                <w:t>тип справки.</w:t>
              </w:r>
            </w:ins>
          </w:p>
          <w:p w14:paraId="0A7A118B" w14:textId="77777777" w:rsidR="001955A8" w:rsidRDefault="001955A8" w:rsidP="001955A8">
            <w:pPr>
              <w:pStyle w:val="GOSTTablenorm"/>
              <w:rPr>
                <w:ins w:id="3426" w:author="Краснова Наталья SUP-1243850" w:date="2023-12-19T10:33:00Z"/>
              </w:rPr>
            </w:pPr>
            <w:ins w:id="3427" w:author="Краснова Наталья SUP-1243850" w:date="2023-12-19T10:33:00Z">
              <w:r>
                <w:t>Возможные значения:</w:t>
              </w:r>
            </w:ins>
          </w:p>
          <w:p w14:paraId="37EF76BC" w14:textId="62A6C60F" w:rsidR="001955A8" w:rsidRDefault="001955A8" w:rsidP="001955A8">
            <w:pPr>
              <w:pStyle w:val="GOSTTableListMark1"/>
              <w:rPr>
                <w:ins w:id="3428" w:author="Краснова Наталья SUP-1243850" w:date="2023-12-19T10:33:00Z"/>
              </w:rPr>
            </w:pPr>
            <w:r>
              <w:t>«БСА»</w:t>
            </w:r>
            <w:ins w:id="3429" w:author="Краснова Наталья SUP-1243850" w:date="2023-12-19T10:33:00Z">
              <w:r>
                <w:t>;</w:t>
              </w:r>
            </w:ins>
          </w:p>
          <w:p w14:paraId="6ACF1C4E" w14:textId="7E29DF60" w:rsidR="001955A8" w:rsidRPr="00B9499D" w:rsidRDefault="001955A8" w:rsidP="001955A8">
            <w:pPr>
              <w:pStyle w:val="GOSTTableListMark1"/>
            </w:pPr>
            <w:ins w:id="3430" w:author="Краснова Наталья SUP-1243850" w:date="2023-12-19T10:33:00Z">
              <w:r>
                <w:t>«СКР»</w:t>
              </w:r>
            </w:ins>
          </w:p>
        </w:tc>
      </w:tr>
      <w:tr w:rsidR="001955A8" w:rsidRPr="00B9499D" w14:paraId="29559AAC" w14:textId="77777777" w:rsidTr="001955A8">
        <w:tc>
          <w:tcPr>
            <w:tcW w:w="1100" w:type="pct"/>
          </w:tcPr>
          <w:p w14:paraId="28613730" w14:textId="210E5830" w:rsidR="001955A8" w:rsidRPr="00B9499D" w:rsidRDefault="001955A8" w:rsidP="001955A8">
            <w:pPr>
              <w:pStyle w:val="GOSTTablenorm"/>
            </w:pPr>
            <w:r>
              <w:t xml:space="preserve">Наименование типа </w:t>
            </w:r>
            <w:r w:rsidRPr="00B9499D">
              <w:t>справки</w:t>
            </w:r>
          </w:p>
        </w:tc>
        <w:tc>
          <w:tcPr>
            <w:tcW w:w="750" w:type="pct"/>
          </w:tcPr>
          <w:p w14:paraId="348EF8B7" w14:textId="3E59E395" w:rsidR="001955A8" w:rsidRPr="008279B4" w:rsidRDefault="001955A8" w:rsidP="001955A8">
            <w:pPr>
              <w:pStyle w:val="GOSTTablenorm"/>
            </w:pPr>
            <w:r w:rsidRPr="00B9499D">
              <w:t>TtlPrt_FullTypeDoc</w:t>
            </w:r>
          </w:p>
        </w:tc>
        <w:tc>
          <w:tcPr>
            <w:tcW w:w="500" w:type="pct"/>
          </w:tcPr>
          <w:p w14:paraId="6BE85ADF" w14:textId="197CA32C" w:rsidR="001955A8" w:rsidRPr="00B9499D" w:rsidRDefault="001955A8" w:rsidP="001955A8">
            <w:pPr>
              <w:pStyle w:val="GOSTTablenorm"/>
            </w:pPr>
            <w:r w:rsidRPr="00B9499D">
              <w:t>Строка</w:t>
            </w:r>
          </w:p>
        </w:tc>
        <w:tc>
          <w:tcPr>
            <w:tcW w:w="300" w:type="pct"/>
          </w:tcPr>
          <w:p w14:paraId="4BF30769" w14:textId="5D8C92DE" w:rsidR="001955A8" w:rsidRPr="00B9499D" w:rsidRDefault="001955A8" w:rsidP="001955A8">
            <w:pPr>
              <w:pStyle w:val="GOSTTablenorm"/>
            </w:pPr>
            <w:r w:rsidRPr="00B9499D">
              <w:t>Да</w:t>
            </w:r>
          </w:p>
        </w:tc>
        <w:tc>
          <w:tcPr>
            <w:tcW w:w="315" w:type="pct"/>
          </w:tcPr>
          <w:p w14:paraId="45701E49" w14:textId="74EB3E37" w:rsidR="001955A8" w:rsidRPr="00B9499D" w:rsidRDefault="001955A8" w:rsidP="001955A8">
            <w:pPr>
              <w:pStyle w:val="GOSTTablenorm"/>
            </w:pPr>
            <w:r w:rsidRPr="00B9499D">
              <w:t>&lt;=2000</w:t>
            </w:r>
          </w:p>
        </w:tc>
        <w:tc>
          <w:tcPr>
            <w:tcW w:w="2035" w:type="pct"/>
          </w:tcPr>
          <w:p w14:paraId="7FBEAF93" w14:textId="3469A1FD" w:rsidR="001955A8" w:rsidRDefault="001955A8" w:rsidP="001955A8">
            <w:pPr>
              <w:pStyle w:val="GOSTTablenorm"/>
            </w:pPr>
            <w:r>
              <w:t>Указывается наименование справки, соответствующее типу:</w:t>
            </w:r>
          </w:p>
          <w:p w14:paraId="4ADED8DE" w14:textId="2B3C350C" w:rsidR="001955A8" w:rsidRPr="00287672" w:rsidRDefault="00220726" w:rsidP="001955A8">
            <w:pPr>
              <w:pStyle w:val="GOSTTableListMark1"/>
              <w:rPr>
                <w:ins w:id="3431" w:author="Краснова Наталья SUP-1243850" w:date="2023-12-19T10:33:00Z"/>
              </w:rPr>
            </w:pPr>
            <w:r w:rsidRPr="00287672">
              <w:t>«БСА»</w:t>
            </w:r>
            <w:r>
              <w:t xml:space="preserve"> </w:t>
            </w:r>
            <w:r w:rsidR="00552B36" w:rsidRPr="00B412B2">
              <w:t>–</w:t>
            </w:r>
            <w:r>
              <w:t xml:space="preserve"> </w:t>
            </w:r>
            <w:r w:rsidR="001955A8" w:rsidRPr="00287672">
              <w:t>Справка по исправительным записям,</w:t>
            </w:r>
            <w:r>
              <w:t xml:space="preserve"> формируемая </w:t>
            </w:r>
            <w:r>
              <w:lastRenderedPageBreak/>
              <w:t>вручную</w:t>
            </w:r>
            <w:r w:rsidR="001955A8" w:rsidRPr="00287672">
              <w:t>;</w:t>
            </w:r>
          </w:p>
          <w:p w14:paraId="7946B9DF" w14:textId="09D0BF77" w:rsidR="001955A8" w:rsidRPr="00B9499D" w:rsidRDefault="00220726" w:rsidP="00220726">
            <w:pPr>
              <w:pStyle w:val="GOSTTableListMark1"/>
            </w:pPr>
            <w:r w:rsidRPr="00287672">
              <w:t xml:space="preserve">«СКР» </w:t>
            </w:r>
            <w:r w:rsidR="00552B36" w:rsidRPr="00B412B2">
              <w:t>–</w:t>
            </w:r>
            <w:r>
              <w:t xml:space="preserve"> </w:t>
            </w:r>
            <w:ins w:id="3432" w:author="Краснова Наталья SUP-1243850" w:date="2023-12-19T10:33:00Z">
              <w:r w:rsidR="001955A8" w:rsidRPr="00287672">
                <w:t>Справка по курсовой разнице</w:t>
              </w:r>
            </w:ins>
          </w:p>
        </w:tc>
      </w:tr>
      <w:tr w:rsidR="001955A8" w:rsidRPr="00B9499D" w14:paraId="5261DB58" w14:textId="77777777" w:rsidTr="001955A8">
        <w:tc>
          <w:tcPr>
            <w:tcW w:w="1100" w:type="pct"/>
          </w:tcPr>
          <w:p w14:paraId="1A48D620" w14:textId="70ABD711" w:rsidR="001955A8" w:rsidRPr="00B9499D" w:rsidRDefault="001955A8" w:rsidP="001955A8">
            <w:pPr>
              <w:pStyle w:val="GOSTTablenorm"/>
            </w:pPr>
            <w:r w:rsidRPr="00B9499D">
              <w:lastRenderedPageBreak/>
              <w:t>Код валюты по ОКВ</w:t>
            </w:r>
          </w:p>
        </w:tc>
        <w:tc>
          <w:tcPr>
            <w:tcW w:w="750" w:type="pct"/>
          </w:tcPr>
          <w:p w14:paraId="774B3C33" w14:textId="0B669EEA" w:rsidR="001955A8" w:rsidRPr="00B9499D" w:rsidRDefault="001955A8" w:rsidP="001955A8">
            <w:pPr>
              <w:pStyle w:val="GOSTTablenorm"/>
            </w:pPr>
            <w:r w:rsidRPr="00B9499D">
              <w:t>TtlPrt_CdCrr</w:t>
            </w:r>
          </w:p>
        </w:tc>
        <w:tc>
          <w:tcPr>
            <w:tcW w:w="500" w:type="pct"/>
          </w:tcPr>
          <w:p w14:paraId="1C5161AC" w14:textId="7AEB34AC" w:rsidR="001955A8" w:rsidRPr="00B9499D" w:rsidRDefault="001955A8" w:rsidP="001955A8">
            <w:pPr>
              <w:pStyle w:val="GOSTTablenorm"/>
            </w:pPr>
            <w:r w:rsidRPr="00B9499D">
              <w:t>Строка</w:t>
            </w:r>
          </w:p>
        </w:tc>
        <w:tc>
          <w:tcPr>
            <w:tcW w:w="300" w:type="pct"/>
          </w:tcPr>
          <w:p w14:paraId="791CC1BF" w14:textId="2C509722" w:rsidR="001955A8" w:rsidRPr="00B9499D" w:rsidRDefault="001955A8" w:rsidP="001955A8">
            <w:pPr>
              <w:pStyle w:val="GOSTTablenorm"/>
            </w:pPr>
            <w:r w:rsidRPr="00B9499D">
              <w:t>Да</w:t>
            </w:r>
          </w:p>
        </w:tc>
        <w:tc>
          <w:tcPr>
            <w:tcW w:w="315" w:type="pct"/>
          </w:tcPr>
          <w:p w14:paraId="5F41BA6A" w14:textId="2AC2B584" w:rsidR="001955A8" w:rsidRPr="00B9499D" w:rsidRDefault="001955A8" w:rsidP="001955A8">
            <w:pPr>
              <w:pStyle w:val="GOSTTablenorm"/>
            </w:pPr>
            <w:r w:rsidRPr="00B9499D">
              <w:t>=3</w:t>
            </w:r>
          </w:p>
        </w:tc>
        <w:tc>
          <w:tcPr>
            <w:tcW w:w="2035" w:type="pct"/>
          </w:tcPr>
          <w:p w14:paraId="2278B512" w14:textId="77777777" w:rsidR="00EA6147" w:rsidRDefault="001955A8" w:rsidP="001955A8">
            <w:pPr>
              <w:pStyle w:val="GOSTTablenorm"/>
            </w:pPr>
            <w:r w:rsidRPr="00B9499D">
              <w:t>Указывается код валюты по Общероссийскому классификатору валют.</w:t>
            </w:r>
          </w:p>
          <w:p w14:paraId="7799626D" w14:textId="0BC72F2F" w:rsidR="001955A8" w:rsidRPr="00B9499D" w:rsidRDefault="001955A8" w:rsidP="001955A8">
            <w:pPr>
              <w:pStyle w:val="GOSTTablenorm"/>
            </w:pPr>
            <w:r w:rsidRPr="00B9499D">
              <w:t>Допустимо указывать как цифро</w:t>
            </w:r>
            <w:r>
              <w:t>вой, так и буквенный код валюты</w:t>
            </w:r>
          </w:p>
        </w:tc>
      </w:tr>
      <w:tr w:rsidR="001955A8" w:rsidRPr="00B9499D" w14:paraId="29A000EA" w14:textId="77777777" w:rsidTr="001955A8">
        <w:tc>
          <w:tcPr>
            <w:tcW w:w="1100" w:type="pct"/>
          </w:tcPr>
          <w:p w14:paraId="0D7DF859" w14:textId="77AE1C37" w:rsidR="001955A8" w:rsidRPr="00B9499D" w:rsidRDefault="001955A8" w:rsidP="001955A8">
            <w:pPr>
              <w:pStyle w:val="GOSTTablenorm"/>
            </w:pPr>
            <w:r w:rsidRPr="00B9499D">
              <w:t>Уровень конфиденциальности</w:t>
            </w:r>
          </w:p>
        </w:tc>
        <w:tc>
          <w:tcPr>
            <w:tcW w:w="750" w:type="pct"/>
          </w:tcPr>
          <w:p w14:paraId="34AD23E8" w14:textId="5FFD52C7" w:rsidR="001955A8" w:rsidRPr="00B9499D" w:rsidRDefault="001955A8" w:rsidP="001955A8">
            <w:pPr>
              <w:pStyle w:val="GOSTTablenorm"/>
              <w:rPr>
                <w:lang w:val="en-US"/>
              </w:rPr>
            </w:pPr>
            <w:r w:rsidRPr="003124B9">
              <w:t>SystemInformation_UFOS_SECRECY</w:t>
            </w:r>
          </w:p>
        </w:tc>
        <w:tc>
          <w:tcPr>
            <w:tcW w:w="500" w:type="pct"/>
          </w:tcPr>
          <w:p w14:paraId="7147503F" w14:textId="38F51BBA" w:rsidR="001955A8" w:rsidRPr="00B9499D" w:rsidRDefault="001955A8" w:rsidP="001955A8">
            <w:pPr>
              <w:pStyle w:val="GOSTTablenorm"/>
            </w:pPr>
            <w:r>
              <w:t>Число</w:t>
            </w:r>
          </w:p>
        </w:tc>
        <w:tc>
          <w:tcPr>
            <w:tcW w:w="300" w:type="pct"/>
          </w:tcPr>
          <w:p w14:paraId="57DE8057" w14:textId="1527BFF7" w:rsidR="001955A8" w:rsidRPr="00B9499D" w:rsidRDefault="001955A8" w:rsidP="001955A8">
            <w:pPr>
              <w:pStyle w:val="GOSTTablenorm"/>
            </w:pPr>
            <w:r w:rsidRPr="00B9499D">
              <w:t>Да</w:t>
            </w:r>
          </w:p>
        </w:tc>
        <w:tc>
          <w:tcPr>
            <w:tcW w:w="315" w:type="pct"/>
          </w:tcPr>
          <w:p w14:paraId="0DEE6266" w14:textId="30FC12B7" w:rsidR="001955A8" w:rsidRPr="00B9499D" w:rsidRDefault="001955A8" w:rsidP="001955A8">
            <w:pPr>
              <w:pStyle w:val="GOSTTablenorm"/>
            </w:pPr>
            <w:r w:rsidRPr="00B9499D">
              <w:t>=1</w:t>
            </w:r>
          </w:p>
        </w:tc>
        <w:tc>
          <w:tcPr>
            <w:tcW w:w="2035" w:type="pct"/>
          </w:tcPr>
          <w:p w14:paraId="5166C1DC" w14:textId="77777777" w:rsidR="001955A8" w:rsidRPr="00B9499D" w:rsidRDefault="001955A8" w:rsidP="001955A8">
            <w:pPr>
              <w:pStyle w:val="GOSTTablenorm"/>
            </w:pPr>
            <w:r w:rsidRPr="00B9499D">
              <w:t>Указывается уровень конфиденциальности документа.</w:t>
            </w:r>
          </w:p>
          <w:p w14:paraId="6E27E46B" w14:textId="77777777" w:rsidR="001955A8" w:rsidRPr="00B9499D" w:rsidRDefault="001955A8" w:rsidP="001955A8">
            <w:pPr>
              <w:pStyle w:val="GOSTTablenorm"/>
            </w:pPr>
            <w:r w:rsidRPr="00B9499D">
              <w:t>Возможные значения:</w:t>
            </w:r>
          </w:p>
          <w:p w14:paraId="0B72D25D" w14:textId="51104826" w:rsidR="001955A8" w:rsidRPr="00B9499D" w:rsidRDefault="001955A8" w:rsidP="001955A8">
            <w:pPr>
              <w:pStyle w:val="GOSTTableListMark1"/>
            </w:pPr>
            <w:r w:rsidRPr="00B9499D">
              <w:t xml:space="preserve">«0» </w:t>
            </w:r>
            <w:r w:rsidR="00552B36" w:rsidRPr="00B412B2">
              <w:t>–</w:t>
            </w:r>
            <w:r w:rsidRPr="00B9499D">
              <w:t xml:space="preserve"> Несекретно;</w:t>
            </w:r>
          </w:p>
          <w:p w14:paraId="0D419FE6" w14:textId="151B4B1E" w:rsidR="001955A8" w:rsidRPr="003535A8" w:rsidRDefault="001955A8" w:rsidP="001955A8">
            <w:pPr>
              <w:pStyle w:val="GOSTTableListMark1"/>
            </w:pPr>
            <w:r w:rsidRPr="00B9499D">
              <w:t xml:space="preserve">«1» </w:t>
            </w:r>
            <w:r w:rsidR="00552B36" w:rsidRPr="00B412B2">
              <w:t>–</w:t>
            </w:r>
            <w:r w:rsidRPr="00B9499D">
              <w:t xml:space="preserve"> Для служебного пользов</w:t>
            </w:r>
            <w:r>
              <w:t>ания</w:t>
            </w:r>
          </w:p>
        </w:tc>
      </w:tr>
      <w:tr w:rsidR="001955A8" w:rsidRPr="00B9499D" w14:paraId="549249EA" w14:textId="77777777" w:rsidTr="001955A8">
        <w:tc>
          <w:tcPr>
            <w:tcW w:w="1100" w:type="pct"/>
          </w:tcPr>
          <w:p w14:paraId="7A4FD9FC" w14:textId="5713016D" w:rsidR="001955A8" w:rsidRPr="00B9499D" w:rsidRDefault="001955A8" w:rsidP="001955A8">
            <w:pPr>
              <w:pStyle w:val="GOSTTablenorm"/>
            </w:pPr>
            <w:r w:rsidRPr="00B9499D">
              <w:t>Код бюджета</w:t>
            </w:r>
          </w:p>
        </w:tc>
        <w:tc>
          <w:tcPr>
            <w:tcW w:w="750" w:type="pct"/>
          </w:tcPr>
          <w:p w14:paraId="646A959A" w14:textId="145D7982" w:rsidR="001955A8" w:rsidRPr="00B9499D" w:rsidRDefault="001955A8" w:rsidP="001955A8">
            <w:pPr>
              <w:pStyle w:val="GOSTTablenorm"/>
              <w:rPr>
                <w:lang w:val="en-US"/>
              </w:rPr>
            </w:pPr>
            <w:r w:rsidRPr="003124B9">
              <w:t>TtlPrt_Budget_Cd</w:t>
            </w:r>
          </w:p>
        </w:tc>
        <w:tc>
          <w:tcPr>
            <w:tcW w:w="500" w:type="pct"/>
          </w:tcPr>
          <w:p w14:paraId="67FA14ED" w14:textId="70152271" w:rsidR="001955A8" w:rsidRPr="00B9499D" w:rsidRDefault="001955A8" w:rsidP="001955A8">
            <w:pPr>
              <w:pStyle w:val="GOSTTablenorm"/>
            </w:pPr>
            <w:r w:rsidRPr="00B9499D">
              <w:t>Строка</w:t>
            </w:r>
          </w:p>
        </w:tc>
        <w:tc>
          <w:tcPr>
            <w:tcW w:w="300" w:type="pct"/>
          </w:tcPr>
          <w:p w14:paraId="0001BC17" w14:textId="75D733F8" w:rsidR="001955A8" w:rsidRPr="00B9499D" w:rsidRDefault="001955A8" w:rsidP="001955A8">
            <w:pPr>
              <w:pStyle w:val="GOSTTablenorm"/>
            </w:pPr>
            <w:r w:rsidRPr="00B9499D">
              <w:t>Да</w:t>
            </w:r>
          </w:p>
        </w:tc>
        <w:tc>
          <w:tcPr>
            <w:tcW w:w="315" w:type="pct"/>
          </w:tcPr>
          <w:p w14:paraId="5D9978B9" w14:textId="5BF1B916" w:rsidR="001955A8" w:rsidRPr="00B9499D" w:rsidRDefault="001955A8" w:rsidP="001955A8">
            <w:pPr>
              <w:pStyle w:val="GOSTTablenorm"/>
            </w:pPr>
            <w:r w:rsidRPr="00B9499D">
              <w:t>=8</w:t>
            </w:r>
          </w:p>
        </w:tc>
        <w:tc>
          <w:tcPr>
            <w:tcW w:w="2035" w:type="pct"/>
          </w:tcPr>
          <w:p w14:paraId="63B93E27" w14:textId="65F56DAE" w:rsidR="001955A8" w:rsidRPr="00B9499D" w:rsidRDefault="001955A8" w:rsidP="001955A8">
            <w:pPr>
              <w:pStyle w:val="GOSTTablenorm"/>
            </w:pPr>
            <w:r w:rsidRPr="00B9499D">
              <w:t>Указывается код бюджета в соответ</w:t>
            </w:r>
            <w:r>
              <w:t>ствии со справочником «Бюджеты»</w:t>
            </w:r>
          </w:p>
        </w:tc>
      </w:tr>
      <w:tr w:rsidR="001955A8" w:rsidRPr="00B9499D" w14:paraId="3D247D90" w14:textId="77777777" w:rsidTr="001955A8">
        <w:tc>
          <w:tcPr>
            <w:tcW w:w="1100" w:type="pct"/>
          </w:tcPr>
          <w:p w14:paraId="53262465" w14:textId="45ED2CCC" w:rsidR="001955A8" w:rsidRPr="00B9499D" w:rsidRDefault="001955A8" w:rsidP="001955A8">
            <w:pPr>
              <w:pStyle w:val="GOSTTablenorm"/>
            </w:pPr>
            <w:r w:rsidRPr="00B9499D">
              <w:t>Книга учета</w:t>
            </w:r>
          </w:p>
        </w:tc>
        <w:tc>
          <w:tcPr>
            <w:tcW w:w="750" w:type="pct"/>
          </w:tcPr>
          <w:p w14:paraId="794F0EBB" w14:textId="36DC6D32" w:rsidR="001955A8" w:rsidRPr="00B9499D" w:rsidRDefault="001955A8" w:rsidP="001955A8">
            <w:pPr>
              <w:pStyle w:val="GOSTTablenorm"/>
              <w:rPr>
                <w:lang w:val="en-US"/>
              </w:rPr>
            </w:pPr>
            <w:r w:rsidRPr="00B9499D">
              <w:t>TtlPrt_LEDGERBOOK</w:t>
            </w:r>
          </w:p>
        </w:tc>
        <w:tc>
          <w:tcPr>
            <w:tcW w:w="500" w:type="pct"/>
          </w:tcPr>
          <w:p w14:paraId="68F5062E" w14:textId="4155DDE6" w:rsidR="001955A8" w:rsidRPr="00B9499D" w:rsidRDefault="001955A8" w:rsidP="001955A8">
            <w:pPr>
              <w:pStyle w:val="GOSTTablenorm"/>
            </w:pPr>
            <w:r w:rsidRPr="00B9499D">
              <w:t>Строка</w:t>
            </w:r>
          </w:p>
        </w:tc>
        <w:tc>
          <w:tcPr>
            <w:tcW w:w="300" w:type="pct"/>
          </w:tcPr>
          <w:p w14:paraId="1AFB026E" w14:textId="162E8604" w:rsidR="001955A8" w:rsidRPr="00B9499D" w:rsidRDefault="001955A8" w:rsidP="001955A8">
            <w:pPr>
              <w:pStyle w:val="GOSTTablenorm"/>
            </w:pPr>
            <w:r w:rsidRPr="00B9499D">
              <w:t>Да</w:t>
            </w:r>
          </w:p>
        </w:tc>
        <w:tc>
          <w:tcPr>
            <w:tcW w:w="315" w:type="pct"/>
          </w:tcPr>
          <w:p w14:paraId="2A990922" w14:textId="11D8098B" w:rsidR="001955A8" w:rsidRPr="00B9499D" w:rsidRDefault="001955A8" w:rsidP="001955A8">
            <w:pPr>
              <w:pStyle w:val="GOSTTablenorm"/>
            </w:pPr>
            <w:r w:rsidRPr="00B9499D">
              <w:t>&lt;=100</w:t>
            </w:r>
          </w:p>
        </w:tc>
        <w:tc>
          <w:tcPr>
            <w:tcW w:w="2035" w:type="pct"/>
          </w:tcPr>
          <w:p w14:paraId="4C0028A7" w14:textId="137D950A" w:rsidR="001955A8" w:rsidRPr="00B9499D" w:rsidRDefault="001955A8" w:rsidP="001955A8">
            <w:pPr>
              <w:pStyle w:val="GOSTTablenorm"/>
            </w:pPr>
            <w:r>
              <w:t xml:space="preserve">Указывается системное наименование книги бухгалтерского учета в соответствии со справочником «Книги учета» в </w:t>
            </w:r>
            <w:r>
              <w:rPr>
                <w:lang w:val="en-US"/>
              </w:rPr>
              <w:t>SVAP</w:t>
            </w:r>
          </w:p>
        </w:tc>
      </w:tr>
      <w:tr w:rsidR="001955A8" w:rsidRPr="00B9499D" w14:paraId="47AEF690" w14:textId="77777777" w:rsidTr="001955A8">
        <w:trPr>
          <w:ins w:id="3433" w:author="Сказецкая Наталья Камилевна" w:date="2023-12-13T21:59:00Z"/>
        </w:trPr>
        <w:tc>
          <w:tcPr>
            <w:tcW w:w="1100" w:type="pct"/>
          </w:tcPr>
          <w:p w14:paraId="42068FB9" w14:textId="77777777" w:rsidR="001955A8" w:rsidRDefault="001955A8" w:rsidP="001955A8">
            <w:pPr>
              <w:pStyle w:val="GOSTTablenorm"/>
              <w:rPr>
                <w:ins w:id="3434" w:author="Сказецкая Наталья Камилевна" w:date="2023-12-13T21:59:00Z"/>
              </w:rPr>
            </w:pPr>
            <w:ins w:id="3435" w:author="Сказецкая Наталья Камилевна" w:date="2023-12-13T21:59:00Z">
              <w:r>
                <w:t>Номер КОО по Дт</w:t>
              </w:r>
            </w:ins>
          </w:p>
        </w:tc>
        <w:tc>
          <w:tcPr>
            <w:tcW w:w="750" w:type="pct"/>
          </w:tcPr>
          <w:p w14:paraId="10C47231" w14:textId="537839C8" w:rsidR="001955A8" w:rsidRPr="00B9499D" w:rsidRDefault="001955A8" w:rsidP="001955A8">
            <w:pPr>
              <w:pStyle w:val="GOSTTablenorm"/>
              <w:rPr>
                <w:ins w:id="3436" w:author="Сказецкая Наталья Камилевна" w:date="2023-12-13T21:59:00Z"/>
                <w:lang w:val="en-US"/>
              </w:rPr>
            </w:pPr>
            <w:ins w:id="3437" w:author="Сказецкая Наталья Камилевна" w:date="2023-12-13T21:59:00Z">
              <w:r w:rsidRPr="002253A6">
                <w:rPr>
                  <w:lang w:val="en-US"/>
                </w:rPr>
                <w:t>TtlPrt_</w:t>
              </w:r>
              <w:r w:rsidRPr="00B9499D">
                <w:t>DT</w:t>
              </w:r>
              <w:r>
                <w:t>_</w:t>
              </w:r>
              <w:r w:rsidRPr="002253A6">
                <w:rPr>
                  <w:lang w:val="en-US"/>
                </w:rPr>
                <w:t>NumberKOO</w:t>
              </w:r>
            </w:ins>
          </w:p>
        </w:tc>
        <w:tc>
          <w:tcPr>
            <w:tcW w:w="500" w:type="pct"/>
          </w:tcPr>
          <w:p w14:paraId="5B5D8E4D" w14:textId="77777777" w:rsidR="001955A8" w:rsidRPr="00B9499D" w:rsidRDefault="001955A8" w:rsidP="001955A8">
            <w:pPr>
              <w:pStyle w:val="GOSTTablenorm"/>
              <w:rPr>
                <w:ins w:id="3438" w:author="Сказецкая Наталья Камилевна" w:date="2023-12-13T21:59:00Z"/>
              </w:rPr>
            </w:pPr>
            <w:ins w:id="3439" w:author="Сказецкая Наталья Камилевна" w:date="2023-12-13T21:59:00Z">
              <w:r w:rsidRPr="00B9499D">
                <w:t>Строка</w:t>
              </w:r>
            </w:ins>
          </w:p>
        </w:tc>
        <w:tc>
          <w:tcPr>
            <w:tcW w:w="300" w:type="pct"/>
          </w:tcPr>
          <w:p w14:paraId="2F290B45" w14:textId="79EE9480" w:rsidR="001955A8" w:rsidRPr="009E1151" w:rsidRDefault="001955A8" w:rsidP="001955A8">
            <w:pPr>
              <w:pStyle w:val="GOSTTablenorm"/>
              <w:rPr>
                <w:ins w:id="3440" w:author="Сказецкая Наталья Камилевна" w:date="2023-12-13T21:59:00Z"/>
              </w:rPr>
            </w:pPr>
            <w:ins w:id="3441" w:author="Краснова Наталья SUP-1243850" w:date="2023-12-19T10:34:00Z">
              <w:r>
                <w:t>Нет</w:t>
              </w:r>
            </w:ins>
          </w:p>
        </w:tc>
        <w:tc>
          <w:tcPr>
            <w:tcW w:w="315" w:type="pct"/>
          </w:tcPr>
          <w:p w14:paraId="54A2341A" w14:textId="6947566B" w:rsidR="001955A8" w:rsidRPr="00F40ED3" w:rsidRDefault="001955A8" w:rsidP="001955A8">
            <w:pPr>
              <w:pStyle w:val="GOSTTablenorm"/>
              <w:rPr>
                <w:ins w:id="3442" w:author="Сказецкая Наталья Камилевна" w:date="2023-12-13T21:59:00Z"/>
              </w:rPr>
            </w:pPr>
            <w:ins w:id="3443" w:author="Сказецкая Наталья Камилевна" w:date="2023-12-13T21:59:00Z">
              <w:r w:rsidRPr="00F40ED3">
                <w:t>&lt;=</w:t>
              </w:r>
              <w:r>
                <w:t>50</w:t>
              </w:r>
            </w:ins>
          </w:p>
        </w:tc>
        <w:tc>
          <w:tcPr>
            <w:tcW w:w="2035" w:type="pct"/>
          </w:tcPr>
          <w:p w14:paraId="6DB5A1B5" w14:textId="53CB5887" w:rsidR="001955A8" w:rsidRDefault="001955A8" w:rsidP="001955A8">
            <w:pPr>
              <w:pStyle w:val="GOSTTablenorm"/>
              <w:rPr>
                <w:ins w:id="3444" w:author="Сказецкая Наталья Камилевна" w:date="2023-12-13T21:59:00Z"/>
              </w:rPr>
            </w:pPr>
            <w:ins w:id="3445" w:author="Сказецкая Наталья Камилевна" w:date="2023-12-13T21:59:00Z">
              <w:r>
                <w:t xml:space="preserve">Указывается значение </w:t>
              </w:r>
            </w:ins>
            <w:ins w:id="3446" w:author="Сказецкая Наталья Камилевна" w:date="2023-12-14T13:49:00Z">
              <w:r>
                <w:t xml:space="preserve">аналитического признака (свойства записи учета) </w:t>
              </w:r>
            </w:ins>
            <w:ins w:id="3447" w:author="Сказецкая Наталья Камилевна" w:date="2023-12-14T13:50:00Z">
              <w:r>
                <w:t>«Н</w:t>
              </w:r>
            </w:ins>
            <w:ins w:id="3448" w:author="Сказецкая Наталья Камилевна" w:date="2023-12-13T21:59:00Z">
              <w:r>
                <w:t>омер казначейского обеспечения обязательств</w:t>
              </w:r>
            </w:ins>
            <w:ins w:id="3449" w:author="Сказецкая Наталья Камилевна" w:date="2023-12-14T13:50:00Z">
              <w:r>
                <w:t>»</w:t>
              </w:r>
            </w:ins>
            <w:ins w:id="3450" w:author="Сказецкая Наталья Камилевна" w:date="2023-12-13T21:59:00Z">
              <w:r>
                <w:t xml:space="preserve"> для отражения по дебету записи учета.</w:t>
              </w:r>
            </w:ins>
          </w:p>
          <w:p w14:paraId="6C099BE8" w14:textId="77777777" w:rsidR="001955A8" w:rsidRDefault="001955A8" w:rsidP="001955A8">
            <w:pPr>
              <w:pStyle w:val="GOSTTablenorm"/>
              <w:rPr>
                <w:ins w:id="3451" w:author="Сказецкая Наталья Камилевна" w:date="2023-12-13T21:59:00Z"/>
              </w:rPr>
            </w:pPr>
            <w:ins w:id="3452" w:author="Сказецкая Наталья Камилевна" w:date="2023-12-13T21:59:00Z">
              <w:r w:rsidRPr="008C1F2F">
                <w:t>Допускается заполнение прочерком</w:t>
              </w:r>
            </w:ins>
          </w:p>
        </w:tc>
      </w:tr>
      <w:tr w:rsidR="001955A8" w:rsidRPr="00B9499D" w14:paraId="14AFD45F" w14:textId="77777777" w:rsidTr="001955A8">
        <w:trPr>
          <w:ins w:id="3453" w:author="Сказецкая Наталья Камилевна" w:date="2023-12-13T21:59:00Z"/>
        </w:trPr>
        <w:tc>
          <w:tcPr>
            <w:tcW w:w="1100" w:type="pct"/>
          </w:tcPr>
          <w:p w14:paraId="1E35BFB7" w14:textId="77777777" w:rsidR="001955A8" w:rsidRDefault="001955A8" w:rsidP="001955A8">
            <w:pPr>
              <w:pStyle w:val="GOSTTablenorm"/>
              <w:rPr>
                <w:ins w:id="3454" w:author="Сказецкая Наталья Камилевна" w:date="2023-12-13T21:59:00Z"/>
              </w:rPr>
            </w:pPr>
            <w:ins w:id="3455" w:author="Сказецкая Наталья Камилевна" w:date="2023-12-13T21:59:00Z">
              <w:r>
                <w:t>Номер КОО по Кт</w:t>
              </w:r>
            </w:ins>
          </w:p>
        </w:tc>
        <w:tc>
          <w:tcPr>
            <w:tcW w:w="750" w:type="pct"/>
          </w:tcPr>
          <w:p w14:paraId="0F089B50" w14:textId="21761FD5" w:rsidR="001955A8" w:rsidRPr="00B9499D" w:rsidRDefault="001955A8" w:rsidP="00D41F07">
            <w:pPr>
              <w:pStyle w:val="GOSTTablenorm"/>
              <w:rPr>
                <w:ins w:id="3456" w:author="Сказецкая Наталья Камилевна" w:date="2023-12-13T21:59:00Z"/>
                <w:lang w:val="en-US"/>
              </w:rPr>
            </w:pPr>
            <w:ins w:id="3457" w:author="Сказецкая Наталья Камилевна" w:date="2023-12-13T21:59:00Z">
              <w:r w:rsidRPr="002253A6">
                <w:rPr>
                  <w:lang w:val="en-US"/>
                </w:rPr>
                <w:t>TtlPrt_</w:t>
              </w:r>
            </w:ins>
            <w:ins w:id="3458" w:author="Краснова Наталья EXP-274680" w:date="2024-04-26T12:28:00Z">
              <w:del w:id="3459" w:author="Сатлер Марина Викторовна" w:date="2024-04-26T17:07:00Z">
                <w:r w:rsidR="004C7027" w:rsidDel="00D41F07">
                  <w:delText xml:space="preserve"> </w:delText>
                </w:r>
              </w:del>
              <w:r w:rsidR="004C7027" w:rsidRPr="004C7027">
                <w:t>C</w:t>
              </w:r>
            </w:ins>
            <w:ins w:id="3460" w:author="Сказецкая Наталья Камилевна" w:date="2023-12-13T21:59:00Z">
              <w:r w:rsidRPr="00B9499D">
                <w:t>T</w:t>
              </w:r>
              <w:r>
                <w:t>_</w:t>
              </w:r>
              <w:r w:rsidRPr="002253A6">
                <w:rPr>
                  <w:lang w:val="en-US"/>
                </w:rPr>
                <w:t>NumberKOO</w:t>
              </w:r>
            </w:ins>
          </w:p>
        </w:tc>
        <w:tc>
          <w:tcPr>
            <w:tcW w:w="500" w:type="pct"/>
          </w:tcPr>
          <w:p w14:paraId="583AF8A5" w14:textId="77777777" w:rsidR="001955A8" w:rsidRPr="00B9499D" w:rsidRDefault="001955A8" w:rsidP="001955A8">
            <w:pPr>
              <w:pStyle w:val="GOSTTablenorm"/>
              <w:rPr>
                <w:ins w:id="3461" w:author="Сказецкая Наталья Камилевна" w:date="2023-12-13T21:59:00Z"/>
              </w:rPr>
            </w:pPr>
            <w:ins w:id="3462" w:author="Сказецкая Наталья Камилевна" w:date="2023-12-13T21:59:00Z">
              <w:r w:rsidRPr="00B9499D">
                <w:t>Строка</w:t>
              </w:r>
            </w:ins>
          </w:p>
        </w:tc>
        <w:tc>
          <w:tcPr>
            <w:tcW w:w="300" w:type="pct"/>
          </w:tcPr>
          <w:p w14:paraId="6961AEB3" w14:textId="15DAF929" w:rsidR="001955A8" w:rsidRPr="009E1151" w:rsidRDefault="001955A8" w:rsidP="001955A8">
            <w:pPr>
              <w:pStyle w:val="GOSTTablenorm"/>
              <w:rPr>
                <w:ins w:id="3463" w:author="Сказецкая Наталья Камилевна" w:date="2023-12-13T21:59:00Z"/>
              </w:rPr>
            </w:pPr>
            <w:ins w:id="3464" w:author="Краснова Наталья SUP-1243850" w:date="2023-12-19T10:34:00Z">
              <w:r>
                <w:t>Нет</w:t>
              </w:r>
            </w:ins>
          </w:p>
        </w:tc>
        <w:tc>
          <w:tcPr>
            <w:tcW w:w="315" w:type="pct"/>
          </w:tcPr>
          <w:p w14:paraId="63780448" w14:textId="2711597F" w:rsidR="001955A8" w:rsidRPr="00F40ED3" w:rsidRDefault="001955A8" w:rsidP="001955A8">
            <w:pPr>
              <w:pStyle w:val="GOSTTablenorm"/>
              <w:rPr>
                <w:ins w:id="3465" w:author="Сказецкая Наталья Камилевна" w:date="2023-12-13T21:59:00Z"/>
              </w:rPr>
            </w:pPr>
            <w:ins w:id="3466" w:author="Сказецкая Наталья Камилевна" w:date="2023-12-13T21:59:00Z">
              <w:r w:rsidRPr="00F40ED3">
                <w:t>&lt;=</w:t>
              </w:r>
              <w:r>
                <w:t>50</w:t>
              </w:r>
            </w:ins>
          </w:p>
        </w:tc>
        <w:tc>
          <w:tcPr>
            <w:tcW w:w="2035" w:type="pct"/>
          </w:tcPr>
          <w:p w14:paraId="0E4936A5" w14:textId="3B102037" w:rsidR="001955A8" w:rsidRDefault="001955A8" w:rsidP="001955A8">
            <w:pPr>
              <w:pStyle w:val="GOSTTablenorm"/>
              <w:rPr>
                <w:ins w:id="3467" w:author="Сказецкая Наталья Камилевна" w:date="2023-12-13T21:59:00Z"/>
              </w:rPr>
            </w:pPr>
            <w:ins w:id="3468" w:author="Сказецкая Наталья Камилевна" w:date="2023-12-13T21:59:00Z">
              <w:r>
                <w:t xml:space="preserve">Указывается значение </w:t>
              </w:r>
            </w:ins>
            <w:ins w:id="3469" w:author="Сказецкая Наталья Камилевна" w:date="2023-12-14T13:51:00Z">
              <w:r>
                <w:t xml:space="preserve">аналитического признака (свойства записи учета) «Номер казначейского обеспечения обязательств» </w:t>
              </w:r>
            </w:ins>
            <w:ins w:id="3470" w:author="Сказецкая Наталья Камилевна" w:date="2023-12-13T21:59:00Z">
              <w:r>
                <w:t>для отражения по кредиту записи учета.</w:t>
              </w:r>
            </w:ins>
          </w:p>
          <w:p w14:paraId="29C20E6A" w14:textId="77777777" w:rsidR="001955A8" w:rsidRDefault="001955A8" w:rsidP="001955A8">
            <w:pPr>
              <w:pStyle w:val="GOSTTablenorm"/>
              <w:rPr>
                <w:ins w:id="3471" w:author="Сказецкая Наталья Камилевна" w:date="2023-12-13T21:59:00Z"/>
              </w:rPr>
            </w:pPr>
            <w:ins w:id="3472" w:author="Сказецкая Наталья Камилевна" w:date="2023-12-13T21:59:00Z">
              <w:r w:rsidRPr="008C1F2F">
                <w:t>Допускается заполнение прочерком</w:t>
              </w:r>
            </w:ins>
          </w:p>
        </w:tc>
      </w:tr>
      <w:tr w:rsidR="001955A8" w:rsidRPr="00B9499D" w14:paraId="11648D56" w14:textId="77777777" w:rsidTr="001955A8">
        <w:tc>
          <w:tcPr>
            <w:tcW w:w="1100" w:type="pct"/>
          </w:tcPr>
          <w:p w14:paraId="3BF1D08F" w14:textId="27F2D4EB" w:rsidR="001955A8" w:rsidRPr="00EE4072" w:rsidRDefault="001955A8" w:rsidP="001955A8">
            <w:pPr>
              <w:pStyle w:val="GOSTTablenorm"/>
              <w:rPr>
                <w:b/>
              </w:rPr>
            </w:pPr>
            <w:r w:rsidRPr="00EE4072">
              <w:rPr>
                <w:b/>
              </w:rPr>
              <w:t>Строки</w:t>
            </w:r>
          </w:p>
        </w:tc>
        <w:tc>
          <w:tcPr>
            <w:tcW w:w="750" w:type="pct"/>
          </w:tcPr>
          <w:p w14:paraId="46DAD038" w14:textId="29DEF06C" w:rsidR="001955A8" w:rsidRPr="00EE4072" w:rsidRDefault="001955A8" w:rsidP="001955A8">
            <w:pPr>
              <w:pStyle w:val="GOSTTablenorm"/>
              <w:rPr>
                <w:b/>
                <w:lang w:val="en-US"/>
              </w:rPr>
            </w:pPr>
            <w:r w:rsidRPr="00EE4072">
              <w:rPr>
                <w:b/>
              </w:rPr>
              <w:t>T0504833</w:t>
            </w:r>
          </w:p>
        </w:tc>
        <w:tc>
          <w:tcPr>
            <w:tcW w:w="500" w:type="pct"/>
          </w:tcPr>
          <w:p w14:paraId="5372DF1E" w14:textId="68BA29C9" w:rsidR="001955A8" w:rsidRPr="00B9499D" w:rsidRDefault="001955A8" w:rsidP="001955A8">
            <w:pPr>
              <w:pStyle w:val="GOSTTablenorm"/>
            </w:pPr>
            <w:r w:rsidRPr="00B9499D">
              <w:t>Массив</w:t>
            </w:r>
          </w:p>
        </w:tc>
        <w:tc>
          <w:tcPr>
            <w:tcW w:w="300" w:type="pct"/>
          </w:tcPr>
          <w:p w14:paraId="78E65584" w14:textId="38CB5A45" w:rsidR="001955A8" w:rsidRPr="005C6BDA" w:rsidRDefault="001955A8" w:rsidP="001955A8">
            <w:pPr>
              <w:pStyle w:val="GOSTTablenorm"/>
            </w:pPr>
            <w:r w:rsidRPr="00B9499D">
              <w:t>Да</w:t>
            </w:r>
          </w:p>
        </w:tc>
        <w:tc>
          <w:tcPr>
            <w:tcW w:w="315" w:type="pct"/>
          </w:tcPr>
          <w:p w14:paraId="376B9E11" w14:textId="10BCE068" w:rsidR="001955A8" w:rsidRPr="00B9499D" w:rsidRDefault="001955A8" w:rsidP="001955A8">
            <w:pPr>
              <w:pStyle w:val="GOSTTablenorm"/>
            </w:pPr>
            <w:r>
              <w:t>-</w:t>
            </w:r>
          </w:p>
        </w:tc>
        <w:tc>
          <w:tcPr>
            <w:tcW w:w="2035" w:type="pct"/>
          </w:tcPr>
          <w:p w14:paraId="369BC86B" w14:textId="673CCB26" w:rsidR="001955A8" w:rsidRPr="00B9499D" w:rsidRDefault="001955A8" w:rsidP="001955A8">
            <w:pPr>
              <w:pStyle w:val="GOSTTablenorm"/>
            </w:pPr>
            <w:r>
              <w:t>-</w:t>
            </w:r>
          </w:p>
        </w:tc>
      </w:tr>
      <w:tr w:rsidR="001955A8" w:rsidRPr="00B9499D" w14:paraId="7D7C784B" w14:textId="77777777" w:rsidTr="001955A8">
        <w:tc>
          <w:tcPr>
            <w:tcW w:w="1100" w:type="pct"/>
          </w:tcPr>
          <w:p w14:paraId="3C4A03E9" w14:textId="46032FD0" w:rsidR="001955A8" w:rsidRDefault="001955A8" w:rsidP="001955A8">
            <w:pPr>
              <w:pStyle w:val="GOSTTablenorm"/>
              <w:rPr>
                <w:bCs/>
                <w:szCs w:val="22"/>
              </w:rPr>
            </w:pPr>
            <w:r>
              <w:t>Идентификатор строки</w:t>
            </w:r>
          </w:p>
        </w:tc>
        <w:tc>
          <w:tcPr>
            <w:tcW w:w="750" w:type="pct"/>
          </w:tcPr>
          <w:p w14:paraId="7E84E00D" w14:textId="39CD89EF" w:rsidR="001955A8" w:rsidRPr="00B9499D" w:rsidRDefault="001955A8" w:rsidP="001955A8">
            <w:pPr>
              <w:pStyle w:val="GOSTTablenorm"/>
              <w:rPr>
                <w:bCs/>
                <w:szCs w:val="22"/>
              </w:rPr>
            </w:pPr>
            <w:r w:rsidRPr="00A71881">
              <w:rPr>
                <w:b/>
                <w:bCs/>
                <w:szCs w:val="22"/>
              </w:rPr>
              <w:t>T0504833</w:t>
            </w:r>
            <w:r w:rsidRPr="00B9499D">
              <w:t>:</w:t>
            </w:r>
            <w:r>
              <w:rPr>
                <w:lang w:val="en-US"/>
              </w:rPr>
              <w:t>id</w:t>
            </w:r>
          </w:p>
        </w:tc>
        <w:tc>
          <w:tcPr>
            <w:tcW w:w="500" w:type="pct"/>
          </w:tcPr>
          <w:p w14:paraId="4A944DD4" w14:textId="66053959" w:rsidR="001955A8" w:rsidRDefault="001955A8" w:rsidP="001955A8">
            <w:pPr>
              <w:pStyle w:val="GOSTTablenorm"/>
              <w:rPr>
                <w:bCs/>
                <w:szCs w:val="22"/>
              </w:rPr>
            </w:pPr>
            <w:r w:rsidRPr="000B4650">
              <w:rPr>
                <w:szCs w:val="22"/>
              </w:rPr>
              <w:t>Число</w:t>
            </w:r>
          </w:p>
        </w:tc>
        <w:tc>
          <w:tcPr>
            <w:tcW w:w="300" w:type="pct"/>
          </w:tcPr>
          <w:p w14:paraId="367AA8A4" w14:textId="7175ECF7" w:rsidR="001955A8" w:rsidRDefault="001955A8" w:rsidP="001955A8">
            <w:pPr>
              <w:pStyle w:val="GOSTTablenorm"/>
              <w:rPr>
                <w:szCs w:val="22"/>
              </w:rPr>
            </w:pPr>
            <w:r w:rsidRPr="000B4650">
              <w:rPr>
                <w:szCs w:val="22"/>
              </w:rPr>
              <w:t>Да</w:t>
            </w:r>
          </w:p>
        </w:tc>
        <w:tc>
          <w:tcPr>
            <w:tcW w:w="315" w:type="pct"/>
          </w:tcPr>
          <w:p w14:paraId="1AA46144" w14:textId="5410A435" w:rsidR="001955A8" w:rsidRDefault="001955A8" w:rsidP="001955A8">
            <w:pPr>
              <w:pStyle w:val="GOSTTablenorm"/>
              <w:rPr>
                <w:lang w:val="en-US"/>
              </w:rPr>
            </w:pPr>
            <w:r w:rsidRPr="000B4650">
              <w:rPr>
                <w:szCs w:val="22"/>
              </w:rPr>
              <w:t>&lt;=20</w:t>
            </w:r>
          </w:p>
        </w:tc>
        <w:tc>
          <w:tcPr>
            <w:tcW w:w="2035" w:type="pct"/>
          </w:tcPr>
          <w:p w14:paraId="2F341E55" w14:textId="1D78756D" w:rsidR="001955A8" w:rsidRDefault="001955A8" w:rsidP="001955A8">
            <w:pPr>
              <w:pStyle w:val="GOSTTablenorm"/>
              <w:rPr>
                <w:szCs w:val="22"/>
              </w:rPr>
            </w:pPr>
            <w:r w:rsidRPr="000B4650">
              <w:rPr>
                <w:szCs w:val="22"/>
              </w:rPr>
              <w:t>Указывается технический идентификатор строки</w:t>
            </w:r>
          </w:p>
        </w:tc>
      </w:tr>
      <w:tr w:rsidR="001955A8" w:rsidRPr="00B9499D" w14:paraId="53870A8C" w14:textId="77777777" w:rsidTr="001955A8">
        <w:tc>
          <w:tcPr>
            <w:tcW w:w="1100" w:type="pct"/>
          </w:tcPr>
          <w:p w14:paraId="4CD4199A" w14:textId="176AFB94" w:rsidR="001955A8" w:rsidRPr="00EE4072" w:rsidRDefault="001955A8" w:rsidP="001955A8">
            <w:pPr>
              <w:pStyle w:val="GOSTTablenorm"/>
            </w:pPr>
            <w:r w:rsidRPr="00EE4072">
              <w:t>Номер строки</w:t>
            </w:r>
          </w:p>
        </w:tc>
        <w:tc>
          <w:tcPr>
            <w:tcW w:w="750" w:type="pct"/>
          </w:tcPr>
          <w:p w14:paraId="7FE7185C" w14:textId="7E4209DE" w:rsidR="001955A8" w:rsidRPr="00EE4072" w:rsidRDefault="001955A8" w:rsidP="001955A8">
            <w:pPr>
              <w:pStyle w:val="GOSTTablenorm"/>
            </w:pPr>
            <w:r w:rsidRPr="00A71881">
              <w:rPr>
                <w:b/>
              </w:rPr>
              <w:t>T0504833</w:t>
            </w:r>
            <w:r w:rsidRPr="00EE4072">
              <w:t>:NPP</w:t>
            </w:r>
          </w:p>
        </w:tc>
        <w:tc>
          <w:tcPr>
            <w:tcW w:w="500" w:type="pct"/>
          </w:tcPr>
          <w:p w14:paraId="5F9E8572" w14:textId="46819730" w:rsidR="001955A8" w:rsidRPr="00EE4072" w:rsidRDefault="001955A8" w:rsidP="001955A8">
            <w:pPr>
              <w:pStyle w:val="GOSTTablenorm"/>
            </w:pPr>
            <w:r w:rsidRPr="00EE4072">
              <w:t>Число</w:t>
            </w:r>
          </w:p>
        </w:tc>
        <w:tc>
          <w:tcPr>
            <w:tcW w:w="300" w:type="pct"/>
          </w:tcPr>
          <w:p w14:paraId="5F724259" w14:textId="7491EAEB" w:rsidR="001955A8" w:rsidRPr="00EE4072" w:rsidRDefault="001955A8" w:rsidP="001955A8">
            <w:pPr>
              <w:pStyle w:val="GOSTTablenorm"/>
            </w:pPr>
            <w:r w:rsidRPr="00EE4072">
              <w:t>Да</w:t>
            </w:r>
          </w:p>
        </w:tc>
        <w:tc>
          <w:tcPr>
            <w:tcW w:w="315" w:type="pct"/>
          </w:tcPr>
          <w:p w14:paraId="3D684BAA" w14:textId="1CEE3B73" w:rsidR="001955A8" w:rsidRPr="00EE4072" w:rsidRDefault="001955A8" w:rsidP="001955A8">
            <w:pPr>
              <w:pStyle w:val="GOSTTablenorm"/>
            </w:pPr>
            <w:r w:rsidRPr="00EE4072">
              <w:t>&lt;=5</w:t>
            </w:r>
          </w:p>
        </w:tc>
        <w:tc>
          <w:tcPr>
            <w:tcW w:w="2035" w:type="pct"/>
          </w:tcPr>
          <w:p w14:paraId="652B91D8" w14:textId="7A6B6AD6" w:rsidR="001955A8" w:rsidRPr="00EE4072" w:rsidRDefault="001955A8" w:rsidP="001955A8">
            <w:pPr>
              <w:pStyle w:val="GOSTTablenorm"/>
            </w:pPr>
            <w:r w:rsidRPr="00EE4072">
              <w:t>Указывается порядковый номер строки</w:t>
            </w:r>
          </w:p>
        </w:tc>
      </w:tr>
      <w:tr w:rsidR="001955A8" w:rsidRPr="00B9499D" w14:paraId="12253C85" w14:textId="77777777" w:rsidTr="001955A8">
        <w:tc>
          <w:tcPr>
            <w:tcW w:w="1100" w:type="pct"/>
          </w:tcPr>
          <w:p w14:paraId="598ED543" w14:textId="1C242A8B" w:rsidR="001955A8" w:rsidRPr="00EE4072" w:rsidRDefault="001955A8" w:rsidP="001955A8">
            <w:pPr>
              <w:pStyle w:val="GOSTTablenorm"/>
            </w:pPr>
            <w:r w:rsidRPr="00EE4072">
              <w:t>Наименование операции</w:t>
            </w:r>
          </w:p>
        </w:tc>
        <w:tc>
          <w:tcPr>
            <w:tcW w:w="750" w:type="pct"/>
          </w:tcPr>
          <w:p w14:paraId="57984DF2" w14:textId="115E2C4E" w:rsidR="001955A8" w:rsidRPr="00EE4072" w:rsidRDefault="001955A8" w:rsidP="001955A8">
            <w:pPr>
              <w:pStyle w:val="GOSTTablenorm"/>
            </w:pPr>
            <w:r w:rsidRPr="00A71881">
              <w:rPr>
                <w:b/>
              </w:rPr>
              <w:t>T0504833</w:t>
            </w:r>
            <w:r w:rsidRPr="00EE4072">
              <w:t>:NAME_O</w:t>
            </w:r>
          </w:p>
        </w:tc>
        <w:tc>
          <w:tcPr>
            <w:tcW w:w="500" w:type="pct"/>
          </w:tcPr>
          <w:p w14:paraId="08F31841" w14:textId="64D66AC0" w:rsidR="001955A8" w:rsidRPr="00EE4072" w:rsidRDefault="001955A8" w:rsidP="001955A8">
            <w:pPr>
              <w:pStyle w:val="GOSTTablenorm"/>
            </w:pPr>
            <w:r w:rsidRPr="00EE4072">
              <w:t>Строка</w:t>
            </w:r>
          </w:p>
        </w:tc>
        <w:tc>
          <w:tcPr>
            <w:tcW w:w="300" w:type="pct"/>
          </w:tcPr>
          <w:p w14:paraId="70F63932" w14:textId="373ABB39" w:rsidR="001955A8" w:rsidRPr="00EE4072" w:rsidRDefault="001955A8" w:rsidP="001955A8">
            <w:pPr>
              <w:pStyle w:val="GOSTTablenorm"/>
            </w:pPr>
            <w:r w:rsidRPr="00EE4072">
              <w:t>Да</w:t>
            </w:r>
          </w:p>
        </w:tc>
        <w:tc>
          <w:tcPr>
            <w:tcW w:w="315" w:type="pct"/>
          </w:tcPr>
          <w:p w14:paraId="30FD2D39" w14:textId="10CA2D5B" w:rsidR="001955A8" w:rsidRPr="00EE4072" w:rsidRDefault="001955A8" w:rsidP="001955A8">
            <w:pPr>
              <w:pStyle w:val="GOSTTablenorm"/>
            </w:pPr>
            <w:r w:rsidRPr="00EE4072">
              <w:t>&lt;=2000</w:t>
            </w:r>
          </w:p>
        </w:tc>
        <w:tc>
          <w:tcPr>
            <w:tcW w:w="2035" w:type="pct"/>
          </w:tcPr>
          <w:p w14:paraId="7BBCB97F" w14:textId="74B0AA68" w:rsidR="001955A8" w:rsidRPr="00EE4072" w:rsidRDefault="001955A8" w:rsidP="001955A8">
            <w:pPr>
              <w:pStyle w:val="GOSTTablenorm"/>
            </w:pPr>
            <w:r w:rsidRPr="00EE4072">
              <w:t>Указывается произвольное наименование операции, может отсут</w:t>
            </w:r>
            <w:r w:rsidRPr="00EE4072">
              <w:lastRenderedPageBreak/>
              <w:t>ствовать в справочнике «Наименования записей учета» в SVAP</w:t>
            </w:r>
          </w:p>
        </w:tc>
      </w:tr>
      <w:tr w:rsidR="001955A8" w:rsidRPr="00B9499D" w14:paraId="542CE2E3" w14:textId="77777777" w:rsidTr="001955A8">
        <w:tc>
          <w:tcPr>
            <w:tcW w:w="1100" w:type="pct"/>
          </w:tcPr>
          <w:p w14:paraId="09278E57" w14:textId="36D8BC8D" w:rsidR="001955A8" w:rsidRPr="00EE4072" w:rsidRDefault="001955A8" w:rsidP="001955A8">
            <w:pPr>
              <w:pStyle w:val="GOSTTablenorm"/>
            </w:pPr>
            <w:r w:rsidRPr="00EE4072">
              <w:lastRenderedPageBreak/>
              <w:t>Основание операции</w:t>
            </w:r>
          </w:p>
        </w:tc>
        <w:tc>
          <w:tcPr>
            <w:tcW w:w="750" w:type="pct"/>
          </w:tcPr>
          <w:p w14:paraId="4D8C5062" w14:textId="33C62F29" w:rsidR="001955A8" w:rsidRPr="00EE4072" w:rsidRDefault="001955A8" w:rsidP="001955A8">
            <w:pPr>
              <w:pStyle w:val="GOSTTablenorm"/>
            </w:pPr>
            <w:r w:rsidRPr="00A71881">
              <w:rPr>
                <w:b/>
              </w:rPr>
              <w:t>T0504833:</w:t>
            </w:r>
            <w:r w:rsidRPr="00EE4072">
              <w:t>NAME_OO</w:t>
            </w:r>
          </w:p>
        </w:tc>
        <w:tc>
          <w:tcPr>
            <w:tcW w:w="500" w:type="pct"/>
          </w:tcPr>
          <w:p w14:paraId="1AF4A2F6" w14:textId="0AEDCA01" w:rsidR="001955A8" w:rsidRPr="00EE4072" w:rsidRDefault="001955A8" w:rsidP="001955A8">
            <w:pPr>
              <w:pStyle w:val="GOSTTablenorm"/>
            </w:pPr>
            <w:r w:rsidRPr="00EE4072">
              <w:t>Строка</w:t>
            </w:r>
          </w:p>
        </w:tc>
        <w:tc>
          <w:tcPr>
            <w:tcW w:w="300" w:type="pct"/>
          </w:tcPr>
          <w:p w14:paraId="361C654D" w14:textId="5F6B4ECB" w:rsidR="001955A8" w:rsidRPr="00EE4072" w:rsidRDefault="001955A8" w:rsidP="001955A8">
            <w:pPr>
              <w:pStyle w:val="GOSTTablenorm"/>
            </w:pPr>
            <w:r w:rsidRPr="00EE4072">
              <w:t>Да</w:t>
            </w:r>
          </w:p>
        </w:tc>
        <w:tc>
          <w:tcPr>
            <w:tcW w:w="315" w:type="pct"/>
          </w:tcPr>
          <w:p w14:paraId="7A66FBB5" w14:textId="32BAB80F" w:rsidR="001955A8" w:rsidRPr="00EE4072" w:rsidRDefault="001955A8" w:rsidP="001955A8">
            <w:pPr>
              <w:pStyle w:val="GOSTTablenorm"/>
            </w:pPr>
            <w:r w:rsidRPr="00EE4072">
              <w:t>&lt;=2000</w:t>
            </w:r>
          </w:p>
        </w:tc>
        <w:tc>
          <w:tcPr>
            <w:tcW w:w="2035" w:type="pct"/>
          </w:tcPr>
          <w:p w14:paraId="5BD34C8F" w14:textId="4033EA05" w:rsidR="001955A8" w:rsidRPr="00EE4072" w:rsidRDefault="001955A8" w:rsidP="001955A8">
            <w:pPr>
              <w:pStyle w:val="GOSTTablenorm"/>
            </w:pPr>
            <w:r w:rsidRPr="00EE4072">
              <w:t>Указывается основание для проведения операции (произвольный текст)</w:t>
            </w:r>
          </w:p>
        </w:tc>
      </w:tr>
      <w:tr w:rsidR="001955A8" w:rsidRPr="00B9499D" w14:paraId="5B322454" w14:textId="77777777" w:rsidTr="001955A8">
        <w:trPr>
          <w:ins w:id="3473" w:author="Краснова Наталья EXP-275709" w:date="2023-11-27T21:28:00Z"/>
        </w:trPr>
        <w:tc>
          <w:tcPr>
            <w:tcW w:w="1100" w:type="pct"/>
          </w:tcPr>
          <w:p w14:paraId="4384E8D6" w14:textId="1D411B12" w:rsidR="001955A8" w:rsidRPr="00EE4072" w:rsidRDefault="001955A8" w:rsidP="001955A8">
            <w:pPr>
              <w:pStyle w:val="GOSTTablenorm"/>
              <w:rPr>
                <w:ins w:id="3474" w:author="Краснова Наталья EXP-275709" w:date="2023-11-27T21:28:00Z"/>
              </w:rPr>
            </w:pPr>
            <w:ins w:id="3475" w:author="Краснова Наталья EXP-275709" w:date="2023-11-27T21:29:00Z">
              <w:r w:rsidRPr="00EE4072">
                <w:t xml:space="preserve">Номер </w:t>
              </w:r>
            </w:ins>
            <w:ins w:id="3476" w:author="Сказецкая Наталья Камилевна" w:date="2023-12-13T21:17:00Z">
              <w:r w:rsidRPr="00EE4072">
                <w:t xml:space="preserve">родительского </w:t>
              </w:r>
            </w:ins>
            <w:ins w:id="3477" w:author="Краснова Наталья EXP-275709" w:date="2023-11-27T21:29:00Z">
              <w:r w:rsidRPr="00EE4072">
                <w:t>документа</w:t>
              </w:r>
            </w:ins>
          </w:p>
        </w:tc>
        <w:tc>
          <w:tcPr>
            <w:tcW w:w="750" w:type="pct"/>
          </w:tcPr>
          <w:p w14:paraId="5CE5427E" w14:textId="1C86068E" w:rsidR="001955A8" w:rsidRPr="00EE4072" w:rsidRDefault="001955A8" w:rsidP="001955A8">
            <w:pPr>
              <w:pStyle w:val="GOSTTablenorm"/>
              <w:rPr>
                <w:ins w:id="3478" w:author="Краснова Наталья EXP-275709" w:date="2023-11-27T21:28:00Z"/>
              </w:rPr>
            </w:pPr>
            <w:ins w:id="3479" w:author="Павлов Владислав Львович" w:date="2023-11-28T11:51:00Z">
              <w:r w:rsidRPr="00A71881">
                <w:rPr>
                  <w:b/>
                </w:rPr>
                <w:t>T0504833:</w:t>
              </w:r>
              <w:r w:rsidRPr="00EE4072">
                <w:t>NDOC</w:t>
              </w:r>
            </w:ins>
          </w:p>
        </w:tc>
        <w:tc>
          <w:tcPr>
            <w:tcW w:w="500" w:type="pct"/>
          </w:tcPr>
          <w:p w14:paraId="6234B310" w14:textId="787941E5" w:rsidR="001955A8" w:rsidRPr="00EE4072" w:rsidRDefault="001955A8" w:rsidP="001955A8">
            <w:pPr>
              <w:pStyle w:val="GOSTTablenorm"/>
              <w:rPr>
                <w:ins w:id="3480" w:author="Краснова Наталья EXP-275709" w:date="2023-11-27T21:28:00Z"/>
              </w:rPr>
            </w:pPr>
            <w:ins w:id="3481" w:author="Краснова Наталья EXP-275709" w:date="2023-11-27T21:29:00Z">
              <w:r w:rsidRPr="00EE4072">
                <w:t xml:space="preserve">Строка </w:t>
              </w:r>
            </w:ins>
          </w:p>
        </w:tc>
        <w:tc>
          <w:tcPr>
            <w:tcW w:w="300" w:type="pct"/>
          </w:tcPr>
          <w:p w14:paraId="1AC65E1B" w14:textId="20F3BE09" w:rsidR="001955A8" w:rsidRPr="00EE4072" w:rsidRDefault="001955A8" w:rsidP="001955A8">
            <w:pPr>
              <w:pStyle w:val="GOSTTablenorm"/>
              <w:rPr>
                <w:ins w:id="3482" w:author="Краснова Наталья EXP-275709" w:date="2023-11-27T21:28:00Z"/>
              </w:rPr>
            </w:pPr>
            <w:ins w:id="3483" w:author="Краснова Наталья EXP-275709" w:date="2023-11-27T21:29:00Z">
              <w:del w:id="3484" w:author="Сказецкая Наталья Камилевна" w:date="2024-05-31T17:19:00Z">
                <w:r w:rsidRPr="00EE4072" w:rsidDel="00220726">
                  <w:delText>Да</w:delText>
                </w:r>
              </w:del>
            </w:ins>
            <w:ins w:id="3485" w:author="Сказецкая Наталья Камилевна" w:date="2024-05-31T17:19:00Z">
              <w:r w:rsidR="00220726">
                <w:t>Нет</w:t>
              </w:r>
            </w:ins>
          </w:p>
        </w:tc>
        <w:tc>
          <w:tcPr>
            <w:tcW w:w="315" w:type="pct"/>
          </w:tcPr>
          <w:p w14:paraId="4714FDDC" w14:textId="0008A584" w:rsidR="001955A8" w:rsidRPr="00EE4072" w:rsidRDefault="001955A8" w:rsidP="001955A8">
            <w:pPr>
              <w:pStyle w:val="GOSTTablenorm"/>
              <w:rPr>
                <w:ins w:id="3486" w:author="Краснова Наталья EXP-275709" w:date="2023-11-27T21:28:00Z"/>
              </w:rPr>
            </w:pPr>
            <w:ins w:id="3487" w:author="Краснова Наталья EXP-275709" w:date="2023-11-27T21:29:00Z">
              <w:r w:rsidRPr="00EE4072">
                <w:t>&lt;=</w:t>
              </w:r>
            </w:ins>
            <w:ins w:id="3488" w:author="Сказецкая Наталья Камилевна" w:date="2023-12-13T21:26:00Z">
              <w:r w:rsidRPr="00EE4072">
                <w:t>50</w:t>
              </w:r>
            </w:ins>
          </w:p>
        </w:tc>
        <w:tc>
          <w:tcPr>
            <w:tcW w:w="2035" w:type="pct"/>
          </w:tcPr>
          <w:p w14:paraId="2F4912C5" w14:textId="4CC8456B" w:rsidR="001955A8" w:rsidRPr="00EE4072" w:rsidRDefault="001955A8" w:rsidP="001955A8">
            <w:pPr>
              <w:pStyle w:val="GOSTTablenorm"/>
              <w:rPr>
                <w:ins w:id="3489" w:author="Краснова Наталья SUP-1243850" w:date="2023-12-19T10:38:00Z"/>
              </w:rPr>
            </w:pPr>
            <w:ins w:id="3490" w:author="Краснова Наталья SUP-1243850" w:date="2023-12-19T10:38:00Z">
              <w:r w:rsidRPr="00EE4072">
                <w:t>Для справки с типом «БСА» у</w:t>
              </w:r>
            </w:ins>
            <w:ins w:id="3491" w:author="Краснова Наталья EXP-275709" w:date="2023-11-27T21:29:00Z">
              <w:r w:rsidRPr="00EE4072">
                <w:t>казывается номер родительского документа,</w:t>
              </w:r>
            </w:ins>
            <w:ins w:id="3492" w:author="Краснова Наталья EXP-275709" w:date="2023-11-27T22:03:00Z">
              <w:r w:rsidRPr="00EE4072">
                <w:t xml:space="preserve"> на основании которого создана исправительная Бухгалтерская справка (ф. 0504833)</w:t>
              </w:r>
            </w:ins>
            <w:ins w:id="3493" w:author="Краснова Наталья SUP-1243850" w:date="2023-12-19T10:38:00Z">
              <w:r w:rsidRPr="00EE4072">
                <w:t>.</w:t>
              </w:r>
            </w:ins>
          </w:p>
          <w:p w14:paraId="0B5BC8C7" w14:textId="5A2B8174" w:rsidR="001955A8" w:rsidRPr="00EE4072" w:rsidRDefault="001955A8" w:rsidP="00220726">
            <w:pPr>
              <w:pStyle w:val="GOSTTablenorm"/>
              <w:rPr>
                <w:ins w:id="3494" w:author="Краснова Наталья EXP-275709" w:date="2023-11-27T21:28:00Z"/>
              </w:rPr>
            </w:pPr>
            <w:ins w:id="3495" w:author="Краснова Наталья SUP-1243850" w:date="2023-12-19T10:38:00Z">
              <w:r w:rsidRPr="00EE4072">
                <w:t xml:space="preserve">Для справки с типом «СКР» </w:t>
              </w:r>
              <w:del w:id="3496" w:author="Сказецкая Наталья Камилевна" w:date="2024-05-31T17:17:00Z">
                <w:r w:rsidRPr="00EE4072" w:rsidDel="00220726">
                  <w:delText xml:space="preserve">указывается номер </w:delText>
                </w:r>
                <w:commentRangeStart w:id="3497"/>
                <w:r w:rsidRPr="00EE4072" w:rsidDel="00220726">
                  <w:delText>текущего</w:delText>
                </w:r>
              </w:del>
            </w:ins>
            <w:commentRangeEnd w:id="3497"/>
            <w:del w:id="3498" w:author="Сказецкая Наталья Камилевна" w:date="2024-05-31T17:17:00Z">
              <w:r w:rsidR="00220726" w:rsidRPr="00EE4072" w:rsidDel="00220726">
                <w:rPr>
                  <w:rStyle w:val="afff4"/>
                  <w:sz w:val="22"/>
                  <w:szCs w:val="20"/>
                </w:rPr>
                <w:commentReference w:id="3497"/>
              </w:r>
            </w:del>
            <w:ins w:id="3499" w:author="Краснова Наталья SUP-1243850" w:date="2023-12-19T10:38:00Z">
              <w:del w:id="3500" w:author="Сказецкая Наталья Камилевна" w:date="2024-05-31T17:17:00Z">
                <w:r w:rsidRPr="00EE4072" w:rsidDel="00220726">
                  <w:delText xml:space="preserve"> документа</w:delText>
                </w:r>
              </w:del>
            </w:ins>
            <w:ins w:id="3501" w:author="Сказецкая Наталья Камилевна" w:date="2024-05-31T17:17:00Z">
              <w:r w:rsidR="00220726">
                <w:t>не заполняется</w:t>
              </w:r>
            </w:ins>
          </w:p>
        </w:tc>
      </w:tr>
      <w:tr w:rsidR="001955A8" w:rsidRPr="00B9499D" w14:paraId="7D68F6EE" w14:textId="77777777" w:rsidTr="001955A8">
        <w:trPr>
          <w:ins w:id="3502" w:author="Краснова Наталья EXP-275709" w:date="2023-11-27T21:28:00Z"/>
        </w:trPr>
        <w:tc>
          <w:tcPr>
            <w:tcW w:w="1100" w:type="pct"/>
          </w:tcPr>
          <w:p w14:paraId="22D108C1" w14:textId="3BC8061B" w:rsidR="001955A8" w:rsidRPr="00EE4072" w:rsidRDefault="001955A8" w:rsidP="001955A8">
            <w:pPr>
              <w:pStyle w:val="GOSTTablenorm"/>
              <w:rPr>
                <w:ins w:id="3503" w:author="Краснова Наталья EXP-275709" w:date="2023-11-27T21:28:00Z"/>
              </w:rPr>
            </w:pPr>
            <w:ins w:id="3504" w:author="Краснова Наталья EXP-275709" w:date="2023-11-27T21:29:00Z">
              <w:r w:rsidRPr="00EE4072">
                <w:t xml:space="preserve">Дата </w:t>
              </w:r>
            </w:ins>
            <w:ins w:id="3505" w:author="Сказецкая Наталья Камилевна" w:date="2023-12-13T21:17:00Z">
              <w:r w:rsidRPr="00EE4072">
                <w:t xml:space="preserve">родительского </w:t>
              </w:r>
            </w:ins>
            <w:ins w:id="3506" w:author="Краснова Наталья EXP-275709" w:date="2023-11-27T21:29:00Z">
              <w:r w:rsidRPr="00EE4072">
                <w:t>документа</w:t>
              </w:r>
            </w:ins>
          </w:p>
        </w:tc>
        <w:tc>
          <w:tcPr>
            <w:tcW w:w="750" w:type="pct"/>
          </w:tcPr>
          <w:p w14:paraId="48498B7C" w14:textId="38E077C1" w:rsidR="001955A8" w:rsidRPr="00EE4072" w:rsidRDefault="001955A8" w:rsidP="001955A8">
            <w:pPr>
              <w:pStyle w:val="GOSTTablenorm"/>
              <w:rPr>
                <w:ins w:id="3507" w:author="Краснова Наталья EXP-275709" w:date="2023-11-27T21:28:00Z"/>
              </w:rPr>
            </w:pPr>
            <w:ins w:id="3508" w:author="Павлов Владислав Львович" w:date="2023-11-28T11:51:00Z">
              <w:r w:rsidRPr="00A71881">
                <w:rPr>
                  <w:b/>
                </w:rPr>
                <w:t>T0504833:</w:t>
              </w:r>
            </w:ins>
            <w:ins w:id="3509" w:author="Павлов Владислав Львович" w:date="2023-11-28T11:53:00Z">
              <w:r w:rsidRPr="00EE4072">
                <w:t>DATEDOC</w:t>
              </w:r>
            </w:ins>
          </w:p>
        </w:tc>
        <w:tc>
          <w:tcPr>
            <w:tcW w:w="500" w:type="pct"/>
          </w:tcPr>
          <w:p w14:paraId="4878F6CD" w14:textId="06811F42" w:rsidR="001955A8" w:rsidRPr="00EE4072" w:rsidRDefault="001955A8" w:rsidP="001955A8">
            <w:pPr>
              <w:pStyle w:val="GOSTTablenorm"/>
              <w:rPr>
                <w:ins w:id="3510" w:author="Краснова Наталья EXP-275709" w:date="2023-11-27T21:28:00Z"/>
              </w:rPr>
            </w:pPr>
            <w:ins w:id="3511" w:author="Краснова Наталья EXP-275709" w:date="2023-11-27T21:29:00Z">
              <w:r w:rsidRPr="00EE4072">
                <w:t>Дата</w:t>
              </w:r>
            </w:ins>
          </w:p>
        </w:tc>
        <w:tc>
          <w:tcPr>
            <w:tcW w:w="300" w:type="pct"/>
          </w:tcPr>
          <w:p w14:paraId="63A0FFBF" w14:textId="0FDB7237" w:rsidR="001955A8" w:rsidRPr="00EE4072" w:rsidRDefault="001955A8" w:rsidP="001955A8">
            <w:pPr>
              <w:pStyle w:val="GOSTTablenorm"/>
              <w:rPr>
                <w:ins w:id="3512" w:author="Краснова Наталья EXP-275709" w:date="2023-11-27T21:28:00Z"/>
              </w:rPr>
            </w:pPr>
            <w:ins w:id="3513" w:author="Краснова Наталья EXP-275709" w:date="2023-11-27T21:29:00Z">
              <w:del w:id="3514" w:author="Сказецкая Наталья Камилевна" w:date="2024-05-31T17:20:00Z">
                <w:r w:rsidRPr="00EE4072" w:rsidDel="009261A5">
                  <w:delText>Да</w:delText>
                </w:r>
              </w:del>
            </w:ins>
            <w:ins w:id="3515" w:author="Сказецкая Наталья Камилевна" w:date="2024-05-31T17:20:00Z">
              <w:r w:rsidR="009261A5">
                <w:t>Нет</w:t>
              </w:r>
            </w:ins>
          </w:p>
        </w:tc>
        <w:tc>
          <w:tcPr>
            <w:tcW w:w="315" w:type="pct"/>
          </w:tcPr>
          <w:p w14:paraId="32802418" w14:textId="3F529C94" w:rsidR="001955A8" w:rsidRPr="00EE4072" w:rsidRDefault="00220726" w:rsidP="001955A8">
            <w:pPr>
              <w:pStyle w:val="GOSTTablenorm"/>
              <w:rPr>
                <w:ins w:id="3516" w:author="Краснова Наталья EXP-275709" w:date="2023-11-27T21:28:00Z"/>
              </w:rPr>
            </w:pPr>
            <w:ins w:id="3517" w:author="Сказецкая Наталья Камилевна" w:date="2024-05-31T17:19:00Z">
              <w:r>
                <w:t>-</w:t>
              </w:r>
            </w:ins>
          </w:p>
        </w:tc>
        <w:tc>
          <w:tcPr>
            <w:tcW w:w="2035" w:type="pct"/>
          </w:tcPr>
          <w:p w14:paraId="72185B5B" w14:textId="186B5B28" w:rsidR="001955A8" w:rsidRPr="00EE4072" w:rsidRDefault="001955A8" w:rsidP="001955A8">
            <w:pPr>
              <w:pStyle w:val="GOSTTablenorm"/>
              <w:rPr>
                <w:ins w:id="3518" w:author="Краснова Наталья SUP-1243850" w:date="2023-12-19T10:39:00Z"/>
              </w:rPr>
            </w:pPr>
            <w:ins w:id="3519" w:author="Краснова Наталья SUP-1243850" w:date="2023-12-19T10:38:00Z">
              <w:r w:rsidRPr="00EE4072">
                <w:t>Для справки с типом «БСА» у</w:t>
              </w:r>
            </w:ins>
            <w:ins w:id="3520" w:author="Краснова Наталья EXP-275709" w:date="2023-11-27T21:29:00Z">
              <w:r w:rsidRPr="00EE4072">
                <w:t>казывается дата родительского документа,</w:t>
              </w:r>
            </w:ins>
            <w:ins w:id="3521" w:author="Краснова Наталья EXP-275709" w:date="2023-11-27T22:03:00Z">
              <w:r w:rsidRPr="00EE4072">
                <w:t xml:space="preserve"> на основании которого создана </w:t>
              </w:r>
            </w:ins>
            <w:ins w:id="3522" w:author="Краснова Наталья SUP-1243850" w:date="2023-12-19T10:39:00Z">
              <w:r w:rsidRPr="00EE4072">
                <w:t xml:space="preserve">исправительная </w:t>
              </w:r>
            </w:ins>
            <w:ins w:id="3523" w:author="Краснова Наталья EXP-275709" w:date="2023-11-27T22:03:00Z">
              <w:r w:rsidRPr="00EE4072">
                <w:t>Бухгалтерская справка (ф. 0504833)</w:t>
              </w:r>
            </w:ins>
            <w:ins w:id="3524" w:author="Сказецкая Наталья Камилевна" w:date="2023-12-13T21:22:00Z">
              <w:r w:rsidRPr="00EE4072">
                <w:t>.</w:t>
              </w:r>
            </w:ins>
          </w:p>
          <w:p w14:paraId="78F58129" w14:textId="35FBE830" w:rsidR="001955A8" w:rsidRPr="00EE4072" w:rsidRDefault="001955A8" w:rsidP="009261A5">
            <w:pPr>
              <w:pStyle w:val="GOSTTablenorm"/>
              <w:rPr>
                <w:ins w:id="3525" w:author="Краснова Наталья EXP-275709" w:date="2023-11-27T21:28:00Z"/>
              </w:rPr>
            </w:pPr>
            <w:ins w:id="3526" w:author="Краснова Наталья SUP-1243850" w:date="2023-12-19T10:39:00Z">
              <w:r w:rsidRPr="00EE4072">
                <w:t xml:space="preserve">Для справки с типом «СКР» </w:t>
              </w:r>
              <w:del w:id="3527" w:author="Сказецкая Наталья Камилевна" w:date="2024-05-31T17:20:00Z">
                <w:r w:rsidRPr="00EE4072" w:rsidDel="009261A5">
                  <w:delText xml:space="preserve">указывается дата </w:delText>
                </w:r>
                <w:commentRangeStart w:id="3528"/>
                <w:r w:rsidRPr="00EE4072" w:rsidDel="009261A5">
                  <w:delText>текущего</w:delText>
                </w:r>
              </w:del>
            </w:ins>
            <w:commentRangeEnd w:id="3528"/>
            <w:r w:rsidR="009261A5" w:rsidRPr="00EE4072">
              <w:rPr>
                <w:rStyle w:val="afff4"/>
                <w:sz w:val="22"/>
                <w:szCs w:val="20"/>
              </w:rPr>
              <w:commentReference w:id="3528"/>
            </w:r>
            <w:ins w:id="3529" w:author="Краснова Наталья SUP-1243850" w:date="2023-12-19T10:39:00Z">
              <w:del w:id="3530" w:author="Сказецкая Наталья Камилевна" w:date="2024-05-31T17:20:00Z">
                <w:r w:rsidRPr="00EE4072" w:rsidDel="009261A5">
                  <w:delText xml:space="preserve"> документа</w:delText>
                </w:r>
              </w:del>
            </w:ins>
            <w:ins w:id="3531" w:author="Сказецкая Наталья Камилевна" w:date="2024-05-31T17:20:00Z">
              <w:r w:rsidR="009261A5">
                <w:t>не заполняется</w:t>
              </w:r>
            </w:ins>
          </w:p>
        </w:tc>
      </w:tr>
      <w:tr w:rsidR="001955A8" w:rsidRPr="00B9499D" w14:paraId="5D98B5BE" w14:textId="77777777" w:rsidTr="001955A8">
        <w:trPr>
          <w:ins w:id="3532" w:author="Краснова Наталья EXP-275709" w:date="2023-11-27T21:28:00Z"/>
        </w:trPr>
        <w:tc>
          <w:tcPr>
            <w:tcW w:w="1100" w:type="pct"/>
          </w:tcPr>
          <w:p w14:paraId="0167F53B" w14:textId="5A1886C9" w:rsidR="001955A8" w:rsidRPr="00EE4072" w:rsidRDefault="001955A8" w:rsidP="001955A8">
            <w:pPr>
              <w:pStyle w:val="GOSTTablenorm"/>
              <w:rPr>
                <w:ins w:id="3533" w:author="Краснова Наталья EXP-275709" w:date="2023-11-27T21:28:00Z"/>
              </w:rPr>
            </w:pPr>
            <w:ins w:id="3534" w:author="Краснова Наталья EXP-275709" w:date="2023-11-27T21:29:00Z">
              <w:r w:rsidRPr="00EE4072">
                <w:t xml:space="preserve">Тип </w:t>
              </w:r>
            </w:ins>
            <w:ins w:id="3535" w:author="Сказецкая Наталья Камилевна" w:date="2023-12-13T21:17:00Z">
              <w:r w:rsidRPr="00EE4072">
                <w:t xml:space="preserve">родительского </w:t>
              </w:r>
            </w:ins>
            <w:ins w:id="3536" w:author="Краснова Наталья EXP-275709" w:date="2023-11-27T21:29:00Z">
              <w:r w:rsidRPr="00EE4072">
                <w:t>документа</w:t>
              </w:r>
            </w:ins>
          </w:p>
        </w:tc>
        <w:tc>
          <w:tcPr>
            <w:tcW w:w="750" w:type="pct"/>
          </w:tcPr>
          <w:p w14:paraId="0C377D87" w14:textId="185C0F13" w:rsidR="001955A8" w:rsidRPr="00EE4072" w:rsidRDefault="001955A8" w:rsidP="001955A8">
            <w:pPr>
              <w:pStyle w:val="GOSTTablenorm"/>
              <w:rPr>
                <w:ins w:id="3537" w:author="Краснова Наталья EXP-275709" w:date="2023-11-27T21:28:00Z"/>
              </w:rPr>
            </w:pPr>
            <w:ins w:id="3538" w:author="Павлов Владислав Львович" w:date="2023-11-28T11:51:00Z">
              <w:r w:rsidRPr="00A71881">
                <w:rPr>
                  <w:b/>
                </w:rPr>
                <w:t>T0504833:</w:t>
              </w:r>
            </w:ins>
            <w:ins w:id="3539" w:author="Павлов Владислав Львович" w:date="2023-11-28T11:53:00Z">
              <w:r w:rsidRPr="00EE4072">
                <w:t>TYPE_DOC</w:t>
              </w:r>
            </w:ins>
          </w:p>
        </w:tc>
        <w:tc>
          <w:tcPr>
            <w:tcW w:w="500" w:type="pct"/>
          </w:tcPr>
          <w:p w14:paraId="47D75426" w14:textId="7BA8778C" w:rsidR="001955A8" w:rsidRPr="00EE4072" w:rsidRDefault="001955A8" w:rsidP="001955A8">
            <w:pPr>
              <w:pStyle w:val="GOSTTablenorm"/>
              <w:rPr>
                <w:ins w:id="3540" w:author="Краснова Наталья EXP-275709" w:date="2023-11-27T21:28:00Z"/>
              </w:rPr>
            </w:pPr>
            <w:ins w:id="3541" w:author="Краснова Наталья EXP-275709" w:date="2023-11-27T21:29:00Z">
              <w:r w:rsidRPr="00EE4072">
                <w:t xml:space="preserve">Строка </w:t>
              </w:r>
            </w:ins>
          </w:p>
        </w:tc>
        <w:tc>
          <w:tcPr>
            <w:tcW w:w="300" w:type="pct"/>
          </w:tcPr>
          <w:p w14:paraId="2AC40C50" w14:textId="5738DFD3" w:rsidR="001955A8" w:rsidRPr="00EE4072" w:rsidRDefault="001955A8" w:rsidP="001955A8">
            <w:pPr>
              <w:pStyle w:val="GOSTTablenorm"/>
              <w:rPr>
                <w:ins w:id="3542" w:author="Краснова Наталья EXP-275709" w:date="2023-11-27T21:28:00Z"/>
              </w:rPr>
            </w:pPr>
            <w:ins w:id="3543" w:author="Краснова Наталья EXP-275709" w:date="2023-11-27T21:29:00Z">
              <w:del w:id="3544" w:author="Краснова Наталья SUP-1243850" w:date="2023-12-19T10:40:00Z">
                <w:r w:rsidRPr="00EE4072" w:rsidDel="005951D6">
                  <w:delText>Да</w:delText>
                </w:r>
              </w:del>
            </w:ins>
            <w:ins w:id="3545" w:author="Краснова Наталья SUP-1243850" w:date="2023-12-19T10:40:00Z">
              <w:r w:rsidRPr="00EE4072">
                <w:t>Нет</w:t>
              </w:r>
            </w:ins>
          </w:p>
        </w:tc>
        <w:tc>
          <w:tcPr>
            <w:tcW w:w="315" w:type="pct"/>
          </w:tcPr>
          <w:p w14:paraId="3E191468" w14:textId="3FC18D0B" w:rsidR="001955A8" w:rsidRPr="00EE4072" w:rsidRDefault="001955A8" w:rsidP="001955A8">
            <w:pPr>
              <w:pStyle w:val="GOSTTablenorm"/>
              <w:rPr>
                <w:ins w:id="3546" w:author="Краснова Наталья EXP-275709" w:date="2023-11-27T21:28:00Z"/>
              </w:rPr>
            </w:pPr>
            <w:ins w:id="3547" w:author="Краснова Наталья EXP-275709" w:date="2023-11-27T21:29:00Z">
              <w:r w:rsidRPr="00EE4072">
                <w:t>=3</w:t>
              </w:r>
            </w:ins>
          </w:p>
        </w:tc>
        <w:tc>
          <w:tcPr>
            <w:tcW w:w="2035" w:type="pct"/>
          </w:tcPr>
          <w:p w14:paraId="676CF411" w14:textId="2B67561C" w:rsidR="001955A8" w:rsidRPr="00EE4072" w:rsidRDefault="001955A8" w:rsidP="001955A8">
            <w:pPr>
              <w:pStyle w:val="GOSTTablenorm"/>
              <w:rPr>
                <w:ins w:id="3548" w:author="Краснова Наталья SUP-1243850" w:date="2023-12-19T10:40:00Z"/>
              </w:rPr>
            </w:pPr>
            <w:ins w:id="3549" w:author="Краснова Наталья SUP-1243850" w:date="2023-12-19T10:39:00Z">
              <w:r w:rsidRPr="00EE4072">
                <w:t>Для справки с типом «БСА» у</w:t>
              </w:r>
            </w:ins>
            <w:ins w:id="3550" w:author="Краснова Наталья EXP-275709" w:date="2023-11-27T21:29:00Z">
              <w:r w:rsidRPr="00EE4072">
                <w:t xml:space="preserve">казывается тип родительского документа, на основании которого создана </w:t>
              </w:r>
            </w:ins>
            <w:ins w:id="3551" w:author="Краснова Наталья SUP-1243850" w:date="2023-12-19T10:40:00Z">
              <w:r w:rsidRPr="00EE4072">
                <w:t>исправительная</w:t>
              </w:r>
              <w:r w:rsidRPr="00EE4072" w:rsidDel="003535A8">
                <w:t xml:space="preserve"> </w:t>
              </w:r>
            </w:ins>
            <w:ins w:id="3552" w:author="Краснова Наталья EXP-275709" w:date="2023-11-27T21:29:00Z">
              <w:r w:rsidRPr="00EE4072">
                <w:t>Бухгалтерская справка (ф. 0504833)</w:t>
              </w:r>
            </w:ins>
            <w:ins w:id="3553" w:author="Краснова Наталья SUP-1243850" w:date="2023-12-19T10:40:00Z">
              <w:r w:rsidRPr="00EE4072">
                <w:t>.</w:t>
              </w:r>
            </w:ins>
          </w:p>
          <w:p w14:paraId="6330AE39" w14:textId="78B90308" w:rsidR="001955A8" w:rsidRPr="00EE4072" w:rsidRDefault="001955A8" w:rsidP="009261A5">
            <w:pPr>
              <w:pStyle w:val="GOSTTablenorm"/>
              <w:rPr>
                <w:ins w:id="3554" w:author="Краснова Наталья EXP-275709" w:date="2023-11-27T21:28:00Z"/>
              </w:rPr>
            </w:pPr>
            <w:ins w:id="3555" w:author="Краснова Наталья SUP-1243850" w:date="2023-12-19T10:40:00Z">
              <w:r w:rsidRPr="00EE4072">
                <w:t>Для справки с типом «СКР» не заполняется</w:t>
              </w:r>
            </w:ins>
          </w:p>
        </w:tc>
      </w:tr>
      <w:tr w:rsidR="001955A8" w:rsidRPr="00B9499D" w14:paraId="0BAE269F" w14:textId="77777777" w:rsidTr="001955A8">
        <w:trPr>
          <w:ins w:id="3556" w:author="Краснова Наталья EXP-275709" w:date="2023-11-27T21:28:00Z"/>
        </w:trPr>
        <w:tc>
          <w:tcPr>
            <w:tcW w:w="1100" w:type="pct"/>
          </w:tcPr>
          <w:p w14:paraId="7BF2ED7A" w14:textId="3C2DE8FE" w:rsidR="001955A8" w:rsidRPr="00EE4072" w:rsidRDefault="001955A8" w:rsidP="001955A8">
            <w:pPr>
              <w:pStyle w:val="GOSTTablenorm"/>
              <w:rPr>
                <w:ins w:id="3557" w:author="Краснова Наталья EXP-275709" w:date="2023-11-27T21:28:00Z"/>
              </w:rPr>
            </w:pPr>
            <w:ins w:id="3558" w:author="Краснова Наталья EXP-275709" w:date="2023-11-27T21:29:00Z">
              <w:r w:rsidRPr="00EE4072">
                <w:t>GUID родительского документа</w:t>
              </w:r>
            </w:ins>
          </w:p>
        </w:tc>
        <w:tc>
          <w:tcPr>
            <w:tcW w:w="750" w:type="pct"/>
          </w:tcPr>
          <w:p w14:paraId="318D5037" w14:textId="100E88E0" w:rsidR="001955A8" w:rsidRPr="00EE4072" w:rsidRDefault="001955A8" w:rsidP="001955A8">
            <w:pPr>
              <w:pStyle w:val="GOSTTablenorm"/>
              <w:rPr>
                <w:ins w:id="3559" w:author="Краснова Наталья EXP-275709" w:date="2023-11-27T21:28:00Z"/>
              </w:rPr>
            </w:pPr>
            <w:ins w:id="3560" w:author="Павлов Владислав Львович" w:date="2023-11-28T11:51:00Z">
              <w:r w:rsidRPr="00A71881">
                <w:rPr>
                  <w:b/>
                </w:rPr>
                <w:t>T0504833:</w:t>
              </w:r>
            </w:ins>
            <w:ins w:id="3561" w:author="Павлов Владислав Львович" w:date="2023-11-28T11:53:00Z">
              <w:r w:rsidRPr="00EE4072">
                <w:t>GUIDPARENT</w:t>
              </w:r>
            </w:ins>
          </w:p>
        </w:tc>
        <w:tc>
          <w:tcPr>
            <w:tcW w:w="500" w:type="pct"/>
          </w:tcPr>
          <w:p w14:paraId="154B213B" w14:textId="68EE9C2B" w:rsidR="001955A8" w:rsidRPr="00EE4072" w:rsidRDefault="006A18B3" w:rsidP="001955A8">
            <w:pPr>
              <w:pStyle w:val="GOSTTablenorm"/>
              <w:rPr>
                <w:ins w:id="3562" w:author="Краснова Наталья EXP-275709" w:date="2023-11-27T21:28:00Z"/>
              </w:rPr>
            </w:pPr>
            <w:ins w:id="3563" w:author="Сатлер Марина Викторовна" w:date="2024-02-05T12:02:00Z">
              <w:r w:rsidRPr="006A18B3">
                <w:t>GUID</w:t>
              </w:r>
            </w:ins>
          </w:p>
        </w:tc>
        <w:tc>
          <w:tcPr>
            <w:tcW w:w="300" w:type="pct"/>
          </w:tcPr>
          <w:p w14:paraId="7E468057" w14:textId="492C025C" w:rsidR="001955A8" w:rsidRPr="00EE4072" w:rsidRDefault="001955A8" w:rsidP="001955A8">
            <w:pPr>
              <w:pStyle w:val="GOSTTablenorm"/>
              <w:rPr>
                <w:ins w:id="3564" w:author="Краснова Наталья EXP-275709" w:date="2023-11-27T21:28:00Z"/>
              </w:rPr>
            </w:pPr>
            <w:ins w:id="3565" w:author="Краснова Наталья EXP-275709" w:date="2023-11-27T21:29:00Z">
              <w:r w:rsidRPr="00EE4072">
                <w:t>Нет</w:t>
              </w:r>
            </w:ins>
          </w:p>
        </w:tc>
        <w:tc>
          <w:tcPr>
            <w:tcW w:w="315" w:type="pct"/>
          </w:tcPr>
          <w:p w14:paraId="71B67460" w14:textId="3863638E" w:rsidR="001955A8" w:rsidRPr="00EE4072" w:rsidRDefault="001955A8" w:rsidP="001955A8">
            <w:pPr>
              <w:pStyle w:val="GOSTTablenorm"/>
              <w:rPr>
                <w:ins w:id="3566" w:author="Краснова Наталья EXP-275709" w:date="2023-11-27T21:28:00Z"/>
              </w:rPr>
            </w:pPr>
            <w:ins w:id="3567" w:author="Краснова Наталья EXP-275709" w:date="2023-11-27T21:29:00Z">
              <w:r w:rsidRPr="00EE4072">
                <w:t>=36</w:t>
              </w:r>
            </w:ins>
          </w:p>
        </w:tc>
        <w:tc>
          <w:tcPr>
            <w:tcW w:w="2035" w:type="pct"/>
          </w:tcPr>
          <w:p w14:paraId="2E0AE355" w14:textId="317A9BEF" w:rsidR="001955A8" w:rsidRPr="00EE4072" w:rsidRDefault="001955A8" w:rsidP="001955A8">
            <w:pPr>
              <w:pStyle w:val="GOSTTablenorm"/>
              <w:rPr>
                <w:ins w:id="3568" w:author="Краснова Наталья SUP-1243850" w:date="2023-12-19T10:44:00Z"/>
              </w:rPr>
            </w:pPr>
            <w:ins w:id="3569" w:author="Краснова Наталья SUP-1243850" w:date="2023-12-19T10:40:00Z">
              <w:r w:rsidRPr="00EE4072">
                <w:t>Для справки с типом «БСА» у</w:t>
              </w:r>
            </w:ins>
            <w:ins w:id="3570" w:author="Краснова Наталья EXP-275709" w:date="2023-11-27T21:29:00Z">
              <w:r w:rsidRPr="00EE4072">
                <w:t xml:space="preserve">казывается идентификатор </w:t>
              </w:r>
            </w:ins>
            <w:ins w:id="3571" w:author="Сказецкая Наталья Камилевна" w:date="2023-12-13T21:28:00Z">
              <w:r w:rsidRPr="00EE4072">
                <w:t xml:space="preserve">(GUID) </w:t>
              </w:r>
            </w:ins>
            <w:ins w:id="3572" w:author="Краснова Наталья EXP-275709" w:date="2023-11-27T21:29:00Z">
              <w:r w:rsidRPr="00EE4072">
                <w:t xml:space="preserve">родительского документа, на основании которого создана </w:t>
              </w:r>
            </w:ins>
            <w:ins w:id="3573" w:author="Краснова Наталья SUP-1243850" w:date="2023-12-19T10:44:00Z">
              <w:r w:rsidRPr="00EE4072">
                <w:t xml:space="preserve">исправительная </w:t>
              </w:r>
            </w:ins>
            <w:ins w:id="3574" w:author="Краснова Наталья EXP-275709" w:date="2023-11-27T21:29:00Z">
              <w:r w:rsidRPr="00EE4072">
                <w:t>Бухгалтерская справка (ф. 0504833)</w:t>
              </w:r>
            </w:ins>
            <w:ins w:id="3575" w:author="Краснова Наталья SUP-1243850" w:date="2023-12-19T10:44:00Z">
              <w:r w:rsidRPr="00EE4072">
                <w:t>.</w:t>
              </w:r>
            </w:ins>
          </w:p>
          <w:p w14:paraId="7F9B80EE" w14:textId="4729A2FC" w:rsidR="001955A8" w:rsidRPr="00EE4072" w:rsidRDefault="001955A8" w:rsidP="001955A8">
            <w:pPr>
              <w:pStyle w:val="GOSTTablenorm"/>
              <w:rPr>
                <w:ins w:id="3576" w:author="Краснова Наталья EXP-275709" w:date="2023-11-27T21:28:00Z"/>
              </w:rPr>
            </w:pPr>
            <w:ins w:id="3577" w:author="Краснова Наталья SUP-1243850" w:date="2023-12-19T10:44:00Z">
              <w:r w:rsidRPr="00EE4072">
                <w:t>Для справки с типом «СКР» реквизит не заполняется</w:t>
              </w:r>
            </w:ins>
          </w:p>
        </w:tc>
      </w:tr>
      <w:tr w:rsidR="001955A8" w:rsidRPr="00B9499D" w14:paraId="35BFA064" w14:textId="77777777" w:rsidTr="001955A8">
        <w:tc>
          <w:tcPr>
            <w:tcW w:w="1100" w:type="pct"/>
          </w:tcPr>
          <w:p w14:paraId="398F65B3" w14:textId="6AB7EB97" w:rsidR="001955A8" w:rsidRPr="00B9499D" w:rsidRDefault="001955A8" w:rsidP="001955A8">
            <w:pPr>
              <w:pStyle w:val="GOSTTablenorm"/>
            </w:pPr>
            <w:r w:rsidRPr="00B9499D">
              <w:t>Сумма</w:t>
            </w:r>
          </w:p>
        </w:tc>
        <w:tc>
          <w:tcPr>
            <w:tcW w:w="750" w:type="pct"/>
          </w:tcPr>
          <w:p w14:paraId="4D3D6462" w14:textId="2CD5ECA7" w:rsidR="001955A8" w:rsidRPr="00B9499D" w:rsidRDefault="001955A8" w:rsidP="001955A8">
            <w:pPr>
              <w:pStyle w:val="GOSTTablenorm"/>
              <w:rPr>
                <w:lang w:val="en-US"/>
              </w:rPr>
            </w:pPr>
            <w:r w:rsidRPr="00A71881">
              <w:rPr>
                <w:b/>
              </w:rPr>
              <w:t>T0504833:</w:t>
            </w:r>
            <w:r w:rsidRPr="00B9499D">
              <w:t>SUMM</w:t>
            </w:r>
          </w:p>
        </w:tc>
        <w:tc>
          <w:tcPr>
            <w:tcW w:w="500" w:type="pct"/>
          </w:tcPr>
          <w:p w14:paraId="4740F412" w14:textId="25E4A041" w:rsidR="001955A8" w:rsidRPr="00B9499D" w:rsidRDefault="001955A8" w:rsidP="001955A8">
            <w:pPr>
              <w:pStyle w:val="GOSTTablenorm"/>
            </w:pPr>
            <w:r w:rsidRPr="00B9499D">
              <w:t>Сумма</w:t>
            </w:r>
          </w:p>
        </w:tc>
        <w:tc>
          <w:tcPr>
            <w:tcW w:w="300" w:type="pct"/>
          </w:tcPr>
          <w:p w14:paraId="21E022AB" w14:textId="4EE4B26E" w:rsidR="001955A8" w:rsidRPr="00B9499D" w:rsidRDefault="001955A8" w:rsidP="001955A8">
            <w:pPr>
              <w:pStyle w:val="GOSTTablenorm"/>
            </w:pPr>
            <w:r w:rsidRPr="00B9499D">
              <w:t>Да</w:t>
            </w:r>
          </w:p>
        </w:tc>
        <w:tc>
          <w:tcPr>
            <w:tcW w:w="315" w:type="pct"/>
          </w:tcPr>
          <w:p w14:paraId="2E9EC294" w14:textId="73418EF6" w:rsidR="001955A8" w:rsidRPr="00B9499D" w:rsidRDefault="001955A8" w:rsidP="001955A8">
            <w:pPr>
              <w:pStyle w:val="GOSTTablenorm"/>
            </w:pPr>
          </w:p>
        </w:tc>
        <w:tc>
          <w:tcPr>
            <w:tcW w:w="2035" w:type="pct"/>
          </w:tcPr>
          <w:p w14:paraId="1B9B740C" w14:textId="15A35C7F" w:rsidR="001955A8" w:rsidRPr="00B9499D" w:rsidRDefault="001955A8" w:rsidP="001955A8">
            <w:pPr>
              <w:pStyle w:val="GOSTTablenorm"/>
            </w:pPr>
            <w:r w:rsidRPr="00B9499D">
              <w:t>Сумма передается в единицах валюты</w:t>
            </w:r>
            <w:r>
              <w:t xml:space="preserve">, указанной в параметре </w:t>
            </w:r>
            <w:r w:rsidRPr="00B9499D">
              <w:t>TtlPrt_CdCrr</w:t>
            </w:r>
            <w:r>
              <w:t>,</w:t>
            </w:r>
            <w:r w:rsidRPr="00B9499D">
              <w:t xml:space="preserve"> с точность</w:t>
            </w:r>
            <w:r>
              <w:t>ю 2 знака после запятой</w:t>
            </w:r>
          </w:p>
        </w:tc>
      </w:tr>
      <w:tr w:rsidR="001955A8" w:rsidRPr="00B9499D" w14:paraId="72E9480E" w14:textId="77777777" w:rsidTr="001955A8">
        <w:tc>
          <w:tcPr>
            <w:tcW w:w="1100" w:type="pct"/>
          </w:tcPr>
          <w:p w14:paraId="1A669580" w14:textId="579A7348" w:rsidR="001955A8" w:rsidRPr="00B9499D" w:rsidRDefault="001955A8" w:rsidP="001955A8">
            <w:pPr>
              <w:pStyle w:val="GOSTTablenorm"/>
            </w:pPr>
            <w:r w:rsidRPr="00B9499D">
              <w:t>Учетная сумма</w:t>
            </w:r>
          </w:p>
        </w:tc>
        <w:tc>
          <w:tcPr>
            <w:tcW w:w="750" w:type="pct"/>
          </w:tcPr>
          <w:p w14:paraId="6C82134F" w14:textId="5B4562AD" w:rsidR="001955A8" w:rsidRPr="00B9499D" w:rsidRDefault="001955A8" w:rsidP="001955A8">
            <w:pPr>
              <w:pStyle w:val="GOSTTablenorm"/>
              <w:rPr>
                <w:lang w:val="en-US"/>
              </w:rPr>
            </w:pPr>
            <w:r w:rsidRPr="00A71881">
              <w:rPr>
                <w:b/>
              </w:rPr>
              <w:t>T0504833:</w:t>
            </w:r>
            <w:r w:rsidRPr="00B9499D">
              <w:t>RgSUMM</w:t>
            </w:r>
          </w:p>
        </w:tc>
        <w:tc>
          <w:tcPr>
            <w:tcW w:w="500" w:type="pct"/>
          </w:tcPr>
          <w:p w14:paraId="552BA64C" w14:textId="0FE778AB" w:rsidR="001955A8" w:rsidRPr="00B9499D" w:rsidRDefault="001955A8" w:rsidP="001955A8">
            <w:pPr>
              <w:pStyle w:val="GOSTTablenorm"/>
            </w:pPr>
            <w:r w:rsidRPr="00B9499D">
              <w:t>Сумма</w:t>
            </w:r>
          </w:p>
        </w:tc>
        <w:tc>
          <w:tcPr>
            <w:tcW w:w="300" w:type="pct"/>
          </w:tcPr>
          <w:p w14:paraId="0697A155" w14:textId="3E0CE83A" w:rsidR="001955A8" w:rsidRPr="00B9499D" w:rsidRDefault="001955A8" w:rsidP="001955A8">
            <w:pPr>
              <w:pStyle w:val="GOSTTablenorm"/>
            </w:pPr>
            <w:r w:rsidRPr="00B9499D">
              <w:t>Да</w:t>
            </w:r>
          </w:p>
        </w:tc>
        <w:tc>
          <w:tcPr>
            <w:tcW w:w="315" w:type="pct"/>
          </w:tcPr>
          <w:p w14:paraId="0214E6B1" w14:textId="243AB088" w:rsidR="001955A8" w:rsidRPr="00B9499D" w:rsidRDefault="001955A8" w:rsidP="001955A8">
            <w:pPr>
              <w:pStyle w:val="GOSTTablenorm"/>
            </w:pPr>
          </w:p>
        </w:tc>
        <w:tc>
          <w:tcPr>
            <w:tcW w:w="2035" w:type="pct"/>
          </w:tcPr>
          <w:p w14:paraId="76E2B93D" w14:textId="68969874" w:rsidR="001955A8" w:rsidRPr="00B9499D" w:rsidRDefault="001955A8" w:rsidP="001955A8">
            <w:pPr>
              <w:pStyle w:val="GOSTTablenorm"/>
            </w:pPr>
            <w:r w:rsidRPr="00B9499D">
              <w:t xml:space="preserve">Сумма передается в единицах валюты </w:t>
            </w:r>
            <w:r>
              <w:t xml:space="preserve">учета (в рублях) </w:t>
            </w:r>
            <w:r w:rsidRPr="00B9499D">
              <w:t>с точность</w:t>
            </w:r>
            <w:r>
              <w:t>ю 2 знака после запятой</w:t>
            </w:r>
          </w:p>
        </w:tc>
      </w:tr>
      <w:tr w:rsidR="001955A8" w:rsidRPr="00B9499D" w14:paraId="060175A6" w14:textId="77777777" w:rsidTr="001955A8">
        <w:tc>
          <w:tcPr>
            <w:tcW w:w="1100" w:type="pct"/>
          </w:tcPr>
          <w:p w14:paraId="7A7E2B68" w14:textId="6B2E4476" w:rsidR="001955A8" w:rsidRPr="00B9499D" w:rsidRDefault="001955A8" w:rsidP="001955A8">
            <w:pPr>
              <w:pStyle w:val="GOSTTablenorm"/>
            </w:pPr>
            <w:r w:rsidRPr="00B9499D">
              <w:t>КБК по Дт</w:t>
            </w:r>
          </w:p>
        </w:tc>
        <w:tc>
          <w:tcPr>
            <w:tcW w:w="750" w:type="pct"/>
          </w:tcPr>
          <w:p w14:paraId="55542B64" w14:textId="69055A13" w:rsidR="001955A8" w:rsidRPr="00B9499D" w:rsidRDefault="001955A8" w:rsidP="001955A8">
            <w:pPr>
              <w:pStyle w:val="GOSTTablenorm"/>
              <w:rPr>
                <w:lang w:val="en-US"/>
              </w:rPr>
            </w:pPr>
            <w:r w:rsidRPr="00A71881">
              <w:rPr>
                <w:b/>
              </w:rPr>
              <w:t>T0504833:</w:t>
            </w:r>
            <w:r w:rsidRPr="00B9499D">
              <w:t>DT_KBK</w:t>
            </w:r>
          </w:p>
        </w:tc>
        <w:tc>
          <w:tcPr>
            <w:tcW w:w="500" w:type="pct"/>
          </w:tcPr>
          <w:p w14:paraId="191189DA" w14:textId="0D5D8ACF" w:rsidR="001955A8" w:rsidRPr="00B9499D" w:rsidRDefault="001955A8" w:rsidP="001955A8">
            <w:pPr>
              <w:pStyle w:val="GOSTTablenorm"/>
            </w:pPr>
            <w:r w:rsidRPr="00B9499D">
              <w:t>Строка</w:t>
            </w:r>
          </w:p>
        </w:tc>
        <w:tc>
          <w:tcPr>
            <w:tcW w:w="300" w:type="pct"/>
          </w:tcPr>
          <w:p w14:paraId="50E22099" w14:textId="58A2DCFF" w:rsidR="001955A8" w:rsidRPr="00B9499D" w:rsidRDefault="001955A8" w:rsidP="001955A8">
            <w:pPr>
              <w:pStyle w:val="GOSTTablenorm"/>
            </w:pPr>
            <w:r w:rsidRPr="00B9499D">
              <w:t>Да</w:t>
            </w:r>
          </w:p>
        </w:tc>
        <w:tc>
          <w:tcPr>
            <w:tcW w:w="315" w:type="pct"/>
          </w:tcPr>
          <w:p w14:paraId="0E097476" w14:textId="6BB683A7" w:rsidR="001955A8" w:rsidRPr="00B9499D" w:rsidRDefault="001955A8" w:rsidP="001955A8">
            <w:pPr>
              <w:pStyle w:val="GOSTTablenorm"/>
            </w:pPr>
            <w:r>
              <w:rPr>
                <w:lang w:val="en-US"/>
              </w:rPr>
              <w:t>&lt;</w:t>
            </w:r>
            <w:r w:rsidRPr="00B9499D">
              <w:t>=</w:t>
            </w:r>
            <w:r w:rsidRPr="00B9499D">
              <w:rPr>
                <w:lang w:val="en-US"/>
              </w:rPr>
              <w:t>20</w:t>
            </w:r>
          </w:p>
        </w:tc>
        <w:tc>
          <w:tcPr>
            <w:tcW w:w="2035" w:type="pct"/>
          </w:tcPr>
          <w:p w14:paraId="46333A4E" w14:textId="78B7D936" w:rsidR="001955A8" w:rsidRDefault="001955A8" w:rsidP="001955A8">
            <w:pPr>
              <w:pStyle w:val="GOSTTablenorm"/>
            </w:pPr>
            <w:r>
              <w:t xml:space="preserve">Указывается значение аналитического признака «КБК» (Код по </w:t>
            </w:r>
            <w:r>
              <w:lastRenderedPageBreak/>
              <w:t>бюджетной классификации) для отражения по дебету записи учета.</w:t>
            </w:r>
          </w:p>
          <w:p w14:paraId="1BC59568" w14:textId="69B26B7D" w:rsidR="001955A8" w:rsidRPr="00B9499D" w:rsidRDefault="001955A8" w:rsidP="001955A8">
            <w:pPr>
              <w:pStyle w:val="GOSTTablenorm"/>
            </w:pPr>
            <w:r w:rsidRPr="00B9499D">
              <w:t>Допускается заполнение прочерком</w:t>
            </w:r>
          </w:p>
        </w:tc>
      </w:tr>
      <w:tr w:rsidR="001955A8" w:rsidRPr="00B9499D" w14:paraId="4669065E" w14:textId="77777777" w:rsidTr="001955A8">
        <w:tc>
          <w:tcPr>
            <w:tcW w:w="1100" w:type="pct"/>
          </w:tcPr>
          <w:p w14:paraId="010B23FF" w14:textId="0B075F45" w:rsidR="001955A8" w:rsidRPr="00B9499D" w:rsidRDefault="001955A8" w:rsidP="001955A8">
            <w:pPr>
              <w:pStyle w:val="GOSTTablenorm"/>
            </w:pPr>
            <w:r w:rsidRPr="00B9499D">
              <w:lastRenderedPageBreak/>
              <w:t>КБК по Кт</w:t>
            </w:r>
          </w:p>
        </w:tc>
        <w:tc>
          <w:tcPr>
            <w:tcW w:w="750" w:type="pct"/>
          </w:tcPr>
          <w:p w14:paraId="23709414" w14:textId="34DE8560" w:rsidR="001955A8" w:rsidRPr="00B9499D" w:rsidRDefault="001955A8" w:rsidP="001955A8">
            <w:pPr>
              <w:pStyle w:val="GOSTTablenorm"/>
              <w:rPr>
                <w:lang w:val="en-US"/>
              </w:rPr>
            </w:pPr>
            <w:r w:rsidRPr="00A71881">
              <w:rPr>
                <w:b/>
              </w:rPr>
              <w:t>T0504833:</w:t>
            </w:r>
            <w:r w:rsidRPr="00B9499D">
              <w:t>CT_KBK</w:t>
            </w:r>
          </w:p>
        </w:tc>
        <w:tc>
          <w:tcPr>
            <w:tcW w:w="500" w:type="pct"/>
          </w:tcPr>
          <w:p w14:paraId="30ED7DB6" w14:textId="57AF8D43" w:rsidR="001955A8" w:rsidRPr="00B9499D" w:rsidRDefault="001955A8" w:rsidP="001955A8">
            <w:pPr>
              <w:pStyle w:val="GOSTTablenorm"/>
            </w:pPr>
            <w:r w:rsidRPr="00B9499D">
              <w:t>Строка</w:t>
            </w:r>
          </w:p>
        </w:tc>
        <w:tc>
          <w:tcPr>
            <w:tcW w:w="300" w:type="pct"/>
          </w:tcPr>
          <w:p w14:paraId="21FC882C" w14:textId="04CB37EF" w:rsidR="001955A8" w:rsidRPr="00B9499D" w:rsidRDefault="001955A8" w:rsidP="001955A8">
            <w:pPr>
              <w:pStyle w:val="GOSTTablenorm"/>
            </w:pPr>
            <w:r w:rsidRPr="00B9499D">
              <w:t>Да</w:t>
            </w:r>
          </w:p>
        </w:tc>
        <w:tc>
          <w:tcPr>
            <w:tcW w:w="315" w:type="pct"/>
          </w:tcPr>
          <w:p w14:paraId="7000C208" w14:textId="1828AB66" w:rsidR="001955A8" w:rsidRPr="00B9499D" w:rsidRDefault="001955A8" w:rsidP="001955A8">
            <w:pPr>
              <w:pStyle w:val="GOSTTablenorm"/>
            </w:pPr>
            <w:r>
              <w:rPr>
                <w:lang w:val="en-US"/>
              </w:rPr>
              <w:t>&lt;</w:t>
            </w:r>
            <w:r w:rsidRPr="00B9499D">
              <w:t>=</w:t>
            </w:r>
            <w:r w:rsidRPr="00B9499D">
              <w:rPr>
                <w:lang w:val="en-US"/>
              </w:rPr>
              <w:t>20</w:t>
            </w:r>
          </w:p>
        </w:tc>
        <w:tc>
          <w:tcPr>
            <w:tcW w:w="2035" w:type="pct"/>
          </w:tcPr>
          <w:p w14:paraId="7557941B" w14:textId="77777777" w:rsidR="001955A8" w:rsidRDefault="001955A8" w:rsidP="001955A8">
            <w:pPr>
              <w:pStyle w:val="GOSTTablenorm"/>
            </w:pPr>
            <w:r>
              <w:t>Указывается значение аналитического признака «КБК» (Код по бюджетной классификации) для отражения по кредиту записи учета.</w:t>
            </w:r>
          </w:p>
          <w:p w14:paraId="68209E62" w14:textId="3F92859D" w:rsidR="001955A8" w:rsidRPr="00B9499D" w:rsidRDefault="001955A8" w:rsidP="001955A8">
            <w:pPr>
              <w:pStyle w:val="GOSTTablenorm"/>
            </w:pPr>
            <w:r w:rsidRPr="00B9499D">
              <w:t>Допускается заполнение прочерком</w:t>
            </w:r>
          </w:p>
        </w:tc>
      </w:tr>
      <w:tr w:rsidR="001955A8" w:rsidRPr="00B9499D" w14:paraId="3AFE11A6" w14:textId="77777777" w:rsidTr="001955A8">
        <w:trPr>
          <w:ins w:id="3578" w:author="Краснова Наталья EXP-275709" w:date="2023-11-28T21:37:00Z"/>
        </w:trPr>
        <w:tc>
          <w:tcPr>
            <w:tcW w:w="1100" w:type="pct"/>
          </w:tcPr>
          <w:p w14:paraId="723EF582" w14:textId="21D77296" w:rsidR="001955A8" w:rsidRPr="00B9499D" w:rsidRDefault="001955A8" w:rsidP="001955A8">
            <w:pPr>
              <w:pStyle w:val="GOSTTablenorm"/>
              <w:rPr>
                <w:ins w:id="3579" w:author="Краснова Наталья EXP-275709" w:date="2023-11-28T21:37:00Z"/>
              </w:rPr>
            </w:pPr>
            <w:ins w:id="3580" w:author="Краснова Наталья EXP-275709" w:date="2023-11-28T21:37:00Z">
              <w:r w:rsidRPr="001D6F81">
                <w:t>Тип КБК Дт</w:t>
              </w:r>
            </w:ins>
          </w:p>
        </w:tc>
        <w:tc>
          <w:tcPr>
            <w:tcW w:w="750" w:type="pct"/>
          </w:tcPr>
          <w:p w14:paraId="745D5E9B" w14:textId="61539A37" w:rsidR="001955A8" w:rsidRPr="00B9499D" w:rsidRDefault="001955A8" w:rsidP="001955A8">
            <w:pPr>
              <w:pStyle w:val="GOSTTablenorm"/>
              <w:rPr>
                <w:ins w:id="3581" w:author="Краснова Наталья EXP-275709" w:date="2023-11-28T21:37:00Z"/>
              </w:rPr>
            </w:pPr>
            <w:ins w:id="3582" w:author="Краснова Наталья EXP-275709" w:date="2023-11-28T21:37:00Z">
              <w:r w:rsidRPr="00A71881">
                <w:rPr>
                  <w:b/>
                </w:rPr>
                <w:t>T0504833:</w:t>
              </w:r>
              <w:r w:rsidRPr="001D6F81">
                <w:t>DT_</w:t>
              </w:r>
              <w:r w:rsidRPr="001D6F81">
                <w:rPr>
                  <w:lang w:val="en-US"/>
                </w:rPr>
                <w:t>TYPE</w:t>
              </w:r>
              <w:r w:rsidRPr="001D6F81">
                <w:t>KBK</w:t>
              </w:r>
            </w:ins>
          </w:p>
        </w:tc>
        <w:tc>
          <w:tcPr>
            <w:tcW w:w="500" w:type="pct"/>
          </w:tcPr>
          <w:p w14:paraId="3D034D2E" w14:textId="5F5012E2" w:rsidR="001955A8" w:rsidRPr="00B9499D" w:rsidRDefault="001955A8" w:rsidP="001955A8">
            <w:pPr>
              <w:pStyle w:val="GOSTTablenorm"/>
              <w:rPr>
                <w:ins w:id="3583" w:author="Краснова Наталья EXP-275709" w:date="2023-11-28T21:37:00Z"/>
              </w:rPr>
            </w:pPr>
            <w:ins w:id="3584" w:author="Краснова Наталья EXP-275709" w:date="2023-11-28T21:37:00Z">
              <w:r w:rsidRPr="001D6F81">
                <w:t>Строка</w:t>
              </w:r>
            </w:ins>
          </w:p>
        </w:tc>
        <w:tc>
          <w:tcPr>
            <w:tcW w:w="300" w:type="pct"/>
          </w:tcPr>
          <w:p w14:paraId="42B4B4B4" w14:textId="1DF15F51" w:rsidR="001955A8" w:rsidRPr="00B9499D" w:rsidRDefault="001955A8" w:rsidP="001955A8">
            <w:pPr>
              <w:pStyle w:val="GOSTTablenorm"/>
              <w:rPr>
                <w:ins w:id="3585" w:author="Краснова Наталья EXP-275709" w:date="2023-11-28T21:37:00Z"/>
              </w:rPr>
            </w:pPr>
            <w:ins w:id="3586" w:author="Краснова Наталья EXP-275709" w:date="2023-11-28T21:37:00Z">
              <w:r w:rsidRPr="001D6F81">
                <w:t>Да</w:t>
              </w:r>
            </w:ins>
          </w:p>
        </w:tc>
        <w:tc>
          <w:tcPr>
            <w:tcW w:w="315" w:type="pct"/>
          </w:tcPr>
          <w:p w14:paraId="298532D0" w14:textId="4FE25987" w:rsidR="001955A8" w:rsidRDefault="001955A8" w:rsidP="001955A8">
            <w:pPr>
              <w:pStyle w:val="GOSTTablenorm"/>
              <w:rPr>
                <w:ins w:id="3587" w:author="Краснова Наталья EXP-275709" w:date="2023-11-28T21:37:00Z"/>
                <w:lang w:val="en-US"/>
              </w:rPr>
            </w:pPr>
            <w:ins w:id="3588" w:author="Краснова Наталья EXP-275709" w:date="2023-11-28T21:37:00Z">
              <w:r w:rsidRPr="001D6F81">
                <w:t>&lt;=2</w:t>
              </w:r>
            </w:ins>
          </w:p>
        </w:tc>
        <w:tc>
          <w:tcPr>
            <w:tcW w:w="2035" w:type="pct"/>
          </w:tcPr>
          <w:p w14:paraId="3991653D" w14:textId="77777777" w:rsidR="001955A8" w:rsidRPr="001D6F81" w:rsidRDefault="001955A8" w:rsidP="001955A8">
            <w:pPr>
              <w:pStyle w:val="GOSTTablenorm"/>
              <w:rPr>
                <w:ins w:id="3589" w:author="Краснова Наталья EXP-275709" w:date="2023-11-28T21:37:00Z"/>
              </w:rPr>
            </w:pPr>
            <w:ins w:id="3590" w:author="Краснова Наталья EXP-275709" w:date="2023-11-28T21:37:00Z">
              <w:r w:rsidRPr="001D6F81">
                <w:t>Указывается значение аналитического признака «</w:t>
              </w:r>
              <w:r>
                <w:t xml:space="preserve">Тип </w:t>
              </w:r>
              <w:r w:rsidRPr="001D6F81">
                <w:t>КБК» для отражения по дебету записи учета.</w:t>
              </w:r>
            </w:ins>
          </w:p>
          <w:p w14:paraId="75FB0BBC" w14:textId="74638CA1" w:rsidR="001955A8" w:rsidRDefault="001955A8" w:rsidP="001955A8">
            <w:pPr>
              <w:pStyle w:val="GOSTTablenorm"/>
              <w:rPr>
                <w:ins w:id="3591" w:author="Краснова Наталья EXP-275709" w:date="2023-11-28T21:37:00Z"/>
              </w:rPr>
            </w:pPr>
            <w:ins w:id="3592" w:author="Краснова Наталья EXP-275709" w:date="2023-11-28T21:37:00Z">
              <w:r w:rsidRPr="003B0EC2">
                <w:t xml:space="preserve">Допускается заполнение </w:t>
              </w:r>
              <w:r w:rsidRPr="006C4412">
                <w:t>прочерком</w:t>
              </w:r>
            </w:ins>
          </w:p>
        </w:tc>
      </w:tr>
      <w:tr w:rsidR="001955A8" w:rsidRPr="00B9499D" w14:paraId="3998C69D" w14:textId="77777777" w:rsidTr="001955A8">
        <w:trPr>
          <w:ins w:id="3593" w:author="Краснова Наталья EXP-275709" w:date="2023-11-28T21:37:00Z"/>
        </w:trPr>
        <w:tc>
          <w:tcPr>
            <w:tcW w:w="1100" w:type="pct"/>
          </w:tcPr>
          <w:p w14:paraId="530263C6" w14:textId="18BCE41A" w:rsidR="001955A8" w:rsidRPr="00B9499D" w:rsidRDefault="001955A8" w:rsidP="001955A8">
            <w:pPr>
              <w:pStyle w:val="GOSTTablenorm"/>
              <w:rPr>
                <w:ins w:id="3594" w:author="Краснова Наталья EXP-275709" w:date="2023-11-28T21:37:00Z"/>
              </w:rPr>
            </w:pPr>
            <w:ins w:id="3595" w:author="Краснова Наталья EXP-275709" w:date="2023-11-28T21:37:00Z">
              <w:r w:rsidRPr="001D6F81">
                <w:t>Тип КБК Кт</w:t>
              </w:r>
            </w:ins>
          </w:p>
        </w:tc>
        <w:tc>
          <w:tcPr>
            <w:tcW w:w="750" w:type="pct"/>
          </w:tcPr>
          <w:p w14:paraId="1DBA73C8" w14:textId="020B6D94" w:rsidR="001955A8" w:rsidRPr="00B9499D" w:rsidRDefault="001955A8" w:rsidP="001955A8">
            <w:pPr>
              <w:pStyle w:val="GOSTTablenorm"/>
              <w:rPr>
                <w:ins w:id="3596" w:author="Краснова Наталья EXP-275709" w:date="2023-11-28T21:37:00Z"/>
              </w:rPr>
            </w:pPr>
            <w:ins w:id="3597" w:author="Краснова Наталья EXP-275709" w:date="2023-11-28T21:37:00Z">
              <w:r w:rsidRPr="00A71881">
                <w:rPr>
                  <w:b/>
                </w:rPr>
                <w:t>T0504833:</w:t>
              </w:r>
              <w:r w:rsidRPr="009E363F">
                <w:t>C</w:t>
              </w:r>
              <w:r w:rsidRPr="001D6F81">
                <w:t>T_</w:t>
              </w:r>
              <w:r w:rsidRPr="001D6F81">
                <w:rPr>
                  <w:lang w:val="en-US"/>
                </w:rPr>
                <w:t>TYPE</w:t>
              </w:r>
              <w:r w:rsidRPr="001D6F81">
                <w:t>KBK</w:t>
              </w:r>
            </w:ins>
          </w:p>
        </w:tc>
        <w:tc>
          <w:tcPr>
            <w:tcW w:w="500" w:type="pct"/>
          </w:tcPr>
          <w:p w14:paraId="14F872C3" w14:textId="63F18553" w:rsidR="001955A8" w:rsidRPr="00B9499D" w:rsidRDefault="001955A8" w:rsidP="001955A8">
            <w:pPr>
              <w:pStyle w:val="GOSTTablenorm"/>
              <w:rPr>
                <w:ins w:id="3598" w:author="Краснова Наталья EXP-275709" w:date="2023-11-28T21:37:00Z"/>
              </w:rPr>
            </w:pPr>
            <w:ins w:id="3599" w:author="Краснова Наталья EXP-275709" w:date="2023-11-28T21:37:00Z">
              <w:r w:rsidRPr="001D6F81">
                <w:t>Строка</w:t>
              </w:r>
            </w:ins>
          </w:p>
        </w:tc>
        <w:tc>
          <w:tcPr>
            <w:tcW w:w="300" w:type="pct"/>
          </w:tcPr>
          <w:p w14:paraId="1A5751AC" w14:textId="4394BF08" w:rsidR="001955A8" w:rsidRPr="00B9499D" w:rsidRDefault="001955A8" w:rsidP="001955A8">
            <w:pPr>
              <w:pStyle w:val="GOSTTablenorm"/>
              <w:rPr>
                <w:ins w:id="3600" w:author="Краснова Наталья EXP-275709" w:date="2023-11-28T21:37:00Z"/>
              </w:rPr>
            </w:pPr>
            <w:ins w:id="3601" w:author="Краснова Наталья EXP-275709" w:date="2023-11-28T21:37:00Z">
              <w:r w:rsidRPr="001D6F81">
                <w:t>Да</w:t>
              </w:r>
            </w:ins>
          </w:p>
        </w:tc>
        <w:tc>
          <w:tcPr>
            <w:tcW w:w="315" w:type="pct"/>
          </w:tcPr>
          <w:p w14:paraId="22E4FB1E" w14:textId="3C7175BD" w:rsidR="001955A8" w:rsidRDefault="001955A8" w:rsidP="001955A8">
            <w:pPr>
              <w:pStyle w:val="GOSTTablenorm"/>
              <w:rPr>
                <w:ins w:id="3602" w:author="Краснова Наталья EXP-275709" w:date="2023-11-28T21:37:00Z"/>
                <w:lang w:val="en-US"/>
              </w:rPr>
            </w:pPr>
            <w:ins w:id="3603" w:author="Краснова Наталья EXP-275709" w:date="2023-11-28T21:37:00Z">
              <w:r w:rsidRPr="001D6F81">
                <w:t>&lt;=2</w:t>
              </w:r>
            </w:ins>
          </w:p>
        </w:tc>
        <w:tc>
          <w:tcPr>
            <w:tcW w:w="2035" w:type="pct"/>
          </w:tcPr>
          <w:p w14:paraId="67BEB9B6" w14:textId="578B92EB" w:rsidR="001955A8" w:rsidRPr="001D6F81" w:rsidRDefault="001955A8" w:rsidP="001955A8">
            <w:pPr>
              <w:pStyle w:val="GOSTTablenorm"/>
              <w:rPr>
                <w:ins w:id="3604" w:author="Краснова Наталья EXP-275709" w:date="2023-11-28T21:37:00Z"/>
              </w:rPr>
            </w:pPr>
            <w:ins w:id="3605" w:author="Краснова Наталья EXP-275709" w:date="2023-11-28T21:37:00Z">
              <w:r w:rsidRPr="001D6F81">
                <w:t>Указывается значение аналитического признака «</w:t>
              </w:r>
              <w:r>
                <w:t xml:space="preserve">Тип </w:t>
              </w:r>
              <w:r w:rsidRPr="001D6F81">
                <w:t>КБК</w:t>
              </w:r>
            </w:ins>
            <w:ins w:id="3606" w:author="Сказецкая Наталья Камилевна" w:date="2023-12-13T21:40:00Z">
              <w:r>
                <w:t>»</w:t>
              </w:r>
            </w:ins>
            <w:ins w:id="3607" w:author="Краснова Наталья EXP-275709" w:date="2023-11-28T21:37:00Z">
              <w:r w:rsidRPr="001D6F81">
                <w:t xml:space="preserve"> для отражения по </w:t>
              </w:r>
              <w:r>
                <w:t>кредиту</w:t>
              </w:r>
              <w:r w:rsidRPr="001D6F81">
                <w:t xml:space="preserve"> записи учета.</w:t>
              </w:r>
            </w:ins>
          </w:p>
          <w:p w14:paraId="45827A40" w14:textId="2A16EB4F" w:rsidR="001955A8" w:rsidRDefault="001955A8" w:rsidP="001955A8">
            <w:pPr>
              <w:pStyle w:val="GOSTTablenorm"/>
              <w:rPr>
                <w:ins w:id="3608" w:author="Краснова Наталья EXP-275709" w:date="2023-11-28T21:37:00Z"/>
              </w:rPr>
            </w:pPr>
            <w:ins w:id="3609" w:author="Краснова Наталья EXP-275709" w:date="2023-11-28T21:37:00Z">
              <w:r w:rsidRPr="003B0EC2">
                <w:t>Допускается заполнение прочерком</w:t>
              </w:r>
            </w:ins>
          </w:p>
        </w:tc>
      </w:tr>
      <w:tr w:rsidR="001955A8" w:rsidRPr="00B9499D" w14:paraId="2F07DFEE" w14:textId="77777777" w:rsidTr="001955A8">
        <w:tc>
          <w:tcPr>
            <w:tcW w:w="1100" w:type="pct"/>
          </w:tcPr>
          <w:p w14:paraId="7ED6FB4A" w14:textId="7DFC736B" w:rsidR="001955A8" w:rsidRPr="00B9499D" w:rsidRDefault="001955A8" w:rsidP="001955A8">
            <w:pPr>
              <w:pStyle w:val="GOSTTablenorm"/>
            </w:pPr>
            <w:r w:rsidRPr="00B9499D">
              <w:t>Вид средств по Дт</w:t>
            </w:r>
          </w:p>
        </w:tc>
        <w:tc>
          <w:tcPr>
            <w:tcW w:w="750" w:type="pct"/>
          </w:tcPr>
          <w:p w14:paraId="18733BD3" w14:textId="58E4C5E2" w:rsidR="001955A8" w:rsidRPr="00B9499D" w:rsidRDefault="001955A8" w:rsidP="001955A8">
            <w:pPr>
              <w:pStyle w:val="GOSTTablenorm"/>
            </w:pPr>
            <w:r w:rsidRPr="00A71881">
              <w:rPr>
                <w:b/>
              </w:rPr>
              <w:t>T0504833:</w:t>
            </w:r>
            <w:r w:rsidRPr="00B9499D">
              <w:t>DT_KVFO</w:t>
            </w:r>
          </w:p>
        </w:tc>
        <w:tc>
          <w:tcPr>
            <w:tcW w:w="500" w:type="pct"/>
          </w:tcPr>
          <w:p w14:paraId="17CABD89" w14:textId="5B884C3C" w:rsidR="001955A8" w:rsidRPr="00B9499D" w:rsidRDefault="001955A8" w:rsidP="001955A8">
            <w:pPr>
              <w:pStyle w:val="GOSTTablenorm"/>
            </w:pPr>
            <w:r w:rsidRPr="00B9499D">
              <w:t>Строка</w:t>
            </w:r>
          </w:p>
        </w:tc>
        <w:tc>
          <w:tcPr>
            <w:tcW w:w="300" w:type="pct"/>
          </w:tcPr>
          <w:p w14:paraId="57D5E6DE" w14:textId="16E19189" w:rsidR="001955A8" w:rsidRPr="00B9499D" w:rsidRDefault="001955A8" w:rsidP="001955A8">
            <w:pPr>
              <w:pStyle w:val="GOSTTablenorm"/>
            </w:pPr>
            <w:r w:rsidRPr="00B9499D">
              <w:t>Да</w:t>
            </w:r>
          </w:p>
        </w:tc>
        <w:tc>
          <w:tcPr>
            <w:tcW w:w="315" w:type="pct"/>
          </w:tcPr>
          <w:p w14:paraId="4406B208" w14:textId="6698F249" w:rsidR="001955A8" w:rsidRPr="00B9499D" w:rsidRDefault="001955A8" w:rsidP="001955A8">
            <w:pPr>
              <w:pStyle w:val="GOSTTablenorm"/>
            </w:pPr>
            <w:r w:rsidRPr="00B9499D">
              <w:t>&lt;=</w:t>
            </w:r>
            <w:r w:rsidRPr="00B9499D">
              <w:rPr>
                <w:lang w:val="en-US"/>
              </w:rPr>
              <w:t>2</w:t>
            </w:r>
          </w:p>
        </w:tc>
        <w:tc>
          <w:tcPr>
            <w:tcW w:w="2035" w:type="pct"/>
          </w:tcPr>
          <w:p w14:paraId="1493B93B" w14:textId="77777777" w:rsidR="001955A8" w:rsidRDefault="001955A8" w:rsidP="001955A8">
            <w:pPr>
              <w:pStyle w:val="GOSTTablenorm"/>
            </w:pPr>
            <w:r>
              <w:t>Указывается значение аналитического признака «Вид деятельности» для отражения по дебету записи аналитического учета.</w:t>
            </w:r>
          </w:p>
          <w:p w14:paraId="4FE8BF83" w14:textId="0235D6B1" w:rsidR="001955A8" w:rsidRDefault="001955A8" w:rsidP="001955A8">
            <w:pPr>
              <w:pStyle w:val="GOSTTablenorm"/>
            </w:pPr>
            <w:r w:rsidRPr="00B9499D">
              <w:t>Допускается заполнение прочерком</w:t>
            </w:r>
          </w:p>
        </w:tc>
      </w:tr>
      <w:tr w:rsidR="001955A8" w:rsidRPr="00B9499D" w14:paraId="5572E0F7" w14:textId="77777777" w:rsidTr="001955A8">
        <w:tc>
          <w:tcPr>
            <w:tcW w:w="1100" w:type="pct"/>
          </w:tcPr>
          <w:p w14:paraId="5C26710B" w14:textId="6679F800" w:rsidR="001955A8" w:rsidRPr="00B9499D" w:rsidRDefault="001955A8" w:rsidP="001955A8">
            <w:pPr>
              <w:pStyle w:val="GOSTTablenorm"/>
            </w:pPr>
            <w:r w:rsidRPr="00B9499D">
              <w:t>Вид средств по Кт</w:t>
            </w:r>
          </w:p>
        </w:tc>
        <w:tc>
          <w:tcPr>
            <w:tcW w:w="750" w:type="pct"/>
          </w:tcPr>
          <w:p w14:paraId="49CBAD0E" w14:textId="61DFFBB4" w:rsidR="001955A8" w:rsidRPr="00B9499D" w:rsidRDefault="001955A8" w:rsidP="004C7027">
            <w:pPr>
              <w:pStyle w:val="GOSTTablenorm"/>
            </w:pPr>
            <w:r w:rsidRPr="00A71881">
              <w:rPr>
                <w:b/>
              </w:rPr>
              <w:t>T0504833:</w:t>
            </w:r>
            <w:ins w:id="3610" w:author="Краснова Наталья EXP-274680" w:date="2024-04-26T12:26:00Z">
              <w:r w:rsidR="004C7027" w:rsidRPr="004C7027">
                <w:t>C</w:t>
              </w:r>
            </w:ins>
            <w:r w:rsidRPr="00B9499D">
              <w:t>T_KVFO</w:t>
            </w:r>
          </w:p>
        </w:tc>
        <w:tc>
          <w:tcPr>
            <w:tcW w:w="500" w:type="pct"/>
          </w:tcPr>
          <w:p w14:paraId="25BAC7CE" w14:textId="62D257CB" w:rsidR="001955A8" w:rsidRPr="00B9499D" w:rsidRDefault="001955A8" w:rsidP="001955A8">
            <w:pPr>
              <w:pStyle w:val="GOSTTablenorm"/>
            </w:pPr>
            <w:r w:rsidRPr="00B9499D">
              <w:t>Строка</w:t>
            </w:r>
          </w:p>
        </w:tc>
        <w:tc>
          <w:tcPr>
            <w:tcW w:w="300" w:type="pct"/>
          </w:tcPr>
          <w:p w14:paraId="098FFBE3" w14:textId="3A7EF378" w:rsidR="001955A8" w:rsidRPr="00B9499D" w:rsidRDefault="001955A8" w:rsidP="001955A8">
            <w:pPr>
              <w:pStyle w:val="GOSTTablenorm"/>
            </w:pPr>
            <w:r w:rsidRPr="00B9499D">
              <w:t>Да</w:t>
            </w:r>
          </w:p>
        </w:tc>
        <w:tc>
          <w:tcPr>
            <w:tcW w:w="315" w:type="pct"/>
          </w:tcPr>
          <w:p w14:paraId="73BEE2F7" w14:textId="334F0B93" w:rsidR="001955A8" w:rsidRPr="00B9499D" w:rsidRDefault="001955A8" w:rsidP="001955A8">
            <w:pPr>
              <w:pStyle w:val="GOSTTablenorm"/>
            </w:pPr>
            <w:r w:rsidRPr="00B9499D">
              <w:t>&lt;=</w:t>
            </w:r>
            <w:r w:rsidRPr="00B9499D">
              <w:rPr>
                <w:lang w:val="en-US"/>
              </w:rPr>
              <w:t>2</w:t>
            </w:r>
          </w:p>
        </w:tc>
        <w:tc>
          <w:tcPr>
            <w:tcW w:w="2035" w:type="pct"/>
          </w:tcPr>
          <w:p w14:paraId="7A7BDD17" w14:textId="77777777" w:rsidR="001955A8" w:rsidRDefault="001955A8" w:rsidP="001955A8">
            <w:pPr>
              <w:pStyle w:val="GOSTTablenorm"/>
            </w:pPr>
            <w:r>
              <w:t>Указывается значение аналитического признака «Вид деятельности» для отражения по кредиту записи аналитического учета.</w:t>
            </w:r>
          </w:p>
          <w:p w14:paraId="7D162413" w14:textId="7CDDC1A0" w:rsidR="001955A8" w:rsidRDefault="001955A8" w:rsidP="001955A8">
            <w:pPr>
              <w:pStyle w:val="GOSTTablenorm"/>
            </w:pPr>
            <w:r w:rsidRPr="00B9499D">
              <w:t>Допускается заполнение прочерком</w:t>
            </w:r>
          </w:p>
        </w:tc>
      </w:tr>
      <w:tr w:rsidR="001955A8" w:rsidRPr="00B9499D" w14:paraId="0CAC6326" w14:textId="77777777" w:rsidTr="001955A8">
        <w:tc>
          <w:tcPr>
            <w:tcW w:w="1100" w:type="pct"/>
          </w:tcPr>
          <w:p w14:paraId="46262C26" w14:textId="6B4695E3" w:rsidR="001955A8" w:rsidRPr="00B9499D" w:rsidRDefault="001955A8" w:rsidP="001955A8">
            <w:pPr>
              <w:pStyle w:val="GOSTTablenorm"/>
            </w:pPr>
            <w:r w:rsidRPr="00B9499D">
              <w:t>Показатель лицевого счета по Дт</w:t>
            </w:r>
          </w:p>
        </w:tc>
        <w:tc>
          <w:tcPr>
            <w:tcW w:w="750" w:type="pct"/>
          </w:tcPr>
          <w:p w14:paraId="41788C24" w14:textId="0DF110FC" w:rsidR="001955A8" w:rsidRPr="00B9499D" w:rsidRDefault="001955A8" w:rsidP="001955A8">
            <w:pPr>
              <w:pStyle w:val="GOSTTablenorm"/>
              <w:rPr>
                <w:lang w:val="en-US"/>
              </w:rPr>
            </w:pPr>
            <w:r w:rsidRPr="00A71881">
              <w:rPr>
                <w:b/>
              </w:rPr>
              <w:t>T0504833:</w:t>
            </w:r>
            <w:r w:rsidRPr="00B9499D">
              <w:t>DT_PLS</w:t>
            </w:r>
          </w:p>
        </w:tc>
        <w:tc>
          <w:tcPr>
            <w:tcW w:w="500" w:type="pct"/>
          </w:tcPr>
          <w:p w14:paraId="48A50EDA" w14:textId="74254D04" w:rsidR="001955A8" w:rsidRPr="00B9499D" w:rsidRDefault="001955A8" w:rsidP="001955A8">
            <w:pPr>
              <w:pStyle w:val="GOSTTablenorm"/>
            </w:pPr>
            <w:r w:rsidRPr="00B9499D">
              <w:t>Строка</w:t>
            </w:r>
          </w:p>
        </w:tc>
        <w:tc>
          <w:tcPr>
            <w:tcW w:w="300" w:type="pct"/>
          </w:tcPr>
          <w:p w14:paraId="7F37AFDC" w14:textId="56087881" w:rsidR="001955A8" w:rsidRPr="00B9499D" w:rsidRDefault="001955A8" w:rsidP="001955A8">
            <w:pPr>
              <w:pStyle w:val="GOSTTablenorm"/>
            </w:pPr>
            <w:r w:rsidRPr="00B9499D">
              <w:t>Да</w:t>
            </w:r>
          </w:p>
        </w:tc>
        <w:tc>
          <w:tcPr>
            <w:tcW w:w="315" w:type="pct"/>
          </w:tcPr>
          <w:p w14:paraId="166295FE" w14:textId="1E03D5FD" w:rsidR="001955A8" w:rsidRPr="00B9499D" w:rsidRDefault="001955A8" w:rsidP="001955A8">
            <w:pPr>
              <w:pStyle w:val="GOSTTablenorm"/>
            </w:pPr>
            <w:r w:rsidRPr="00B9499D">
              <w:t>&lt;=</w:t>
            </w:r>
            <w:r w:rsidRPr="00B9499D">
              <w:rPr>
                <w:lang w:val="en-US"/>
              </w:rPr>
              <w:t>2</w:t>
            </w:r>
            <w:r w:rsidRPr="00B9499D">
              <w:t>5</w:t>
            </w:r>
          </w:p>
        </w:tc>
        <w:tc>
          <w:tcPr>
            <w:tcW w:w="2035" w:type="pct"/>
          </w:tcPr>
          <w:p w14:paraId="7DD8482C" w14:textId="77777777" w:rsidR="001955A8" w:rsidRDefault="001955A8" w:rsidP="001955A8">
            <w:pPr>
              <w:pStyle w:val="GOSTTablenorm"/>
            </w:pPr>
            <w:r>
              <w:t>Указывается счет аналитического учета (показатель лицевого счета) в соответствии со справочником «План счетов»</w:t>
            </w:r>
            <w:r w:rsidRPr="005028DB">
              <w:t xml:space="preserve"> </w:t>
            </w:r>
            <w:r>
              <w:t xml:space="preserve">в </w:t>
            </w:r>
            <w:r>
              <w:rPr>
                <w:lang w:val="en-US"/>
              </w:rPr>
              <w:t>SVAP</w:t>
            </w:r>
            <w:r>
              <w:t xml:space="preserve"> для отражения по дебету записи учета.</w:t>
            </w:r>
          </w:p>
          <w:p w14:paraId="5F20E98B" w14:textId="6D55B804" w:rsidR="001955A8" w:rsidRPr="00B9499D" w:rsidRDefault="001955A8" w:rsidP="001955A8">
            <w:pPr>
              <w:pStyle w:val="GOSTTablenorm"/>
            </w:pPr>
            <w:r w:rsidRPr="00B9499D">
              <w:t>Допускается заполнение прочерком</w:t>
            </w:r>
          </w:p>
        </w:tc>
      </w:tr>
      <w:tr w:rsidR="001955A8" w:rsidRPr="00B9499D" w14:paraId="60B8F41B" w14:textId="77777777" w:rsidTr="001955A8">
        <w:tc>
          <w:tcPr>
            <w:tcW w:w="1100" w:type="pct"/>
          </w:tcPr>
          <w:p w14:paraId="4C6460A0" w14:textId="14351EAF" w:rsidR="001955A8" w:rsidRPr="00B9499D" w:rsidRDefault="001955A8" w:rsidP="001955A8">
            <w:pPr>
              <w:pStyle w:val="GOSTTablenorm"/>
            </w:pPr>
            <w:r w:rsidRPr="00B9499D">
              <w:t>Показатель лицевого счета по Кт</w:t>
            </w:r>
          </w:p>
        </w:tc>
        <w:tc>
          <w:tcPr>
            <w:tcW w:w="750" w:type="pct"/>
          </w:tcPr>
          <w:p w14:paraId="41DBC054" w14:textId="54E6D5E5" w:rsidR="001955A8" w:rsidRPr="00B9499D" w:rsidRDefault="001955A8" w:rsidP="001955A8">
            <w:pPr>
              <w:pStyle w:val="GOSTTablenorm"/>
              <w:rPr>
                <w:lang w:val="en-US"/>
              </w:rPr>
            </w:pPr>
            <w:r w:rsidRPr="00A71881">
              <w:rPr>
                <w:b/>
              </w:rPr>
              <w:t>T0504833:</w:t>
            </w:r>
            <w:r w:rsidRPr="00B9499D">
              <w:rPr>
                <w:lang w:val="en-US"/>
              </w:rPr>
              <w:t>C</w:t>
            </w:r>
            <w:r w:rsidRPr="00B9499D">
              <w:t>T_PLS</w:t>
            </w:r>
          </w:p>
        </w:tc>
        <w:tc>
          <w:tcPr>
            <w:tcW w:w="500" w:type="pct"/>
          </w:tcPr>
          <w:p w14:paraId="266E2711" w14:textId="36A8A67B" w:rsidR="001955A8" w:rsidRPr="00B9499D" w:rsidRDefault="001955A8" w:rsidP="001955A8">
            <w:pPr>
              <w:pStyle w:val="GOSTTablenorm"/>
            </w:pPr>
            <w:r w:rsidRPr="00B9499D">
              <w:t>Строка</w:t>
            </w:r>
          </w:p>
        </w:tc>
        <w:tc>
          <w:tcPr>
            <w:tcW w:w="300" w:type="pct"/>
          </w:tcPr>
          <w:p w14:paraId="6ADD74C4" w14:textId="7F0792EC" w:rsidR="001955A8" w:rsidRPr="00B9499D" w:rsidRDefault="001955A8" w:rsidP="001955A8">
            <w:pPr>
              <w:pStyle w:val="GOSTTablenorm"/>
            </w:pPr>
            <w:r w:rsidRPr="00B9499D">
              <w:t>Да</w:t>
            </w:r>
          </w:p>
        </w:tc>
        <w:tc>
          <w:tcPr>
            <w:tcW w:w="315" w:type="pct"/>
          </w:tcPr>
          <w:p w14:paraId="4CD568E1" w14:textId="609C6A8F" w:rsidR="001955A8" w:rsidRPr="00B9499D" w:rsidRDefault="001955A8" w:rsidP="001955A8">
            <w:pPr>
              <w:pStyle w:val="GOSTTablenorm"/>
            </w:pPr>
            <w:r w:rsidRPr="00B9499D">
              <w:t>&lt;=</w:t>
            </w:r>
            <w:r w:rsidRPr="00B9499D">
              <w:rPr>
                <w:lang w:val="en-US"/>
              </w:rPr>
              <w:t>2</w:t>
            </w:r>
            <w:r w:rsidRPr="00B9499D">
              <w:t>5</w:t>
            </w:r>
          </w:p>
        </w:tc>
        <w:tc>
          <w:tcPr>
            <w:tcW w:w="2035" w:type="pct"/>
          </w:tcPr>
          <w:p w14:paraId="0C81715C" w14:textId="77777777" w:rsidR="001955A8" w:rsidRDefault="001955A8" w:rsidP="001955A8">
            <w:pPr>
              <w:pStyle w:val="GOSTTablenorm"/>
            </w:pPr>
            <w:r>
              <w:t xml:space="preserve">Указывается счет аналитического учета (показатель лицевого счета) в соответствии со справочником «План счетов» в </w:t>
            </w:r>
            <w:r>
              <w:rPr>
                <w:lang w:val="en-US"/>
              </w:rPr>
              <w:t>SVAP</w:t>
            </w:r>
            <w:r>
              <w:t xml:space="preserve"> для отражения по кредиту записи учета.</w:t>
            </w:r>
          </w:p>
          <w:p w14:paraId="32256C4F" w14:textId="5CE68C4B" w:rsidR="001955A8" w:rsidRPr="00B9499D" w:rsidRDefault="001955A8" w:rsidP="001955A8">
            <w:pPr>
              <w:pStyle w:val="GOSTTablenorm"/>
            </w:pPr>
            <w:r w:rsidRPr="00B9499D">
              <w:t>Допускается заполнение прочерком</w:t>
            </w:r>
          </w:p>
        </w:tc>
      </w:tr>
      <w:tr w:rsidR="001955A8" w:rsidRPr="00B9499D" w14:paraId="76265271" w14:textId="77777777" w:rsidTr="001955A8">
        <w:tc>
          <w:tcPr>
            <w:tcW w:w="1100" w:type="pct"/>
          </w:tcPr>
          <w:p w14:paraId="2A4A4C24" w14:textId="6090BD56" w:rsidR="001955A8" w:rsidRPr="00B9499D" w:rsidRDefault="001955A8" w:rsidP="001955A8">
            <w:pPr>
              <w:pStyle w:val="GOSTTablenorm"/>
            </w:pPr>
            <w:r w:rsidRPr="00B9499D">
              <w:lastRenderedPageBreak/>
              <w:t>Счет бухгалтерского учета по Дт</w:t>
            </w:r>
          </w:p>
        </w:tc>
        <w:tc>
          <w:tcPr>
            <w:tcW w:w="750" w:type="pct"/>
          </w:tcPr>
          <w:p w14:paraId="7F57C496" w14:textId="2BBC791D" w:rsidR="001955A8" w:rsidRPr="00B9499D" w:rsidRDefault="001955A8" w:rsidP="001955A8">
            <w:pPr>
              <w:pStyle w:val="GOSTTablenorm"/>
              <w:rPr>
                <w:lang w:val="en-US"/>
              </w:rPr>
            </w:pPr>
            <w:r w:rsidRPr="00A71881">
              <w:rPr>
                <w:b/>
              </w:rPr>
              <w:t>T0504833:</w:t>
            </w:r>
            <w:r w:rsidRPr="00B9499D">
              <w:t>DT_NSBU</w:t>
            </w:r>
          </w:p>
        </w:tc>
        <w:tc>
          <w:tcPr>
            <w:tcW w:w="500" w:type="pct"/>
          </w:tcPr>
          <w:p w14:paraId="651DA195" w14:textId="787F2473" w:rsidR="001955A8" w:rsidRPr="00B9499D" w:rsidRDefault="001955A8" w:rsidP="001955A8">
            <w:pPr>
              <w:pStyle w:val="GOSTTablenorm"/>
            </w:pPr>
            <w:r w:rsidRPr="00B9499D">
              <w:t>Строка</w:t>
            </w:r>
          </w:p>
        </w:tc>
        <w:tc>
          <w:tcPr>
            <w:tcW w:w="300" w:type="pct"/>
          </w:tcPr>
          <w:p w14:paraId="3CCCAAF8" w14:textId="40A64497" w:rsidR="001955A8" w:rsidRPr="00B9499D" w:rsidRDefault="001955A8" w:rsidP="001955A8">
            <w:pPr>
              <w:pStyle w:val="GOSTTablenorm"/>
            </w:pPr>
            <w:r w:rsidRPr="00B9499D">
              <w:t>Да</w:t>
            </w:r>
          </w:p>
        </w:tc>
        <w:tc>
          <w:tcPr>
            <w:tcW w:w="315" w:type="pct"/>
          </w:tcPr>
          <w:p w14:paraId="12C7BDC5" w14:textId="19222366" w:rsidR="001955A8" w:rsidRPr="00B9499D" w:rsidRDefault="001955A8" w:rsidP="001955A8">
            <w:pPr>
              <w:pStyle w:val="GOSTTablenorm"/>
            </w:pPr>
            <w:r w:rsidRPr="00B9499D">
              <w:t>&lt;=</w:t>
            </w:r>
            <w:r>
              <w:t>5</w:t>
            </w:r>
          </w:p>
        </w:tc>
        <w:tc>
          <w:tcPr>
            <w:tcW w:w="2035" w:type="pct"/>
          </w:tcPr>
          <w:p w14:paraId="7B5FAA1B" w14:textId="4014DD76" w:rsidR="001955A8" w:rsidRDefault="001955A8" w:rsidP="001955A8">
            <w:pPr>
              <w:pStyle w:val="GOSTTablenorm"/>
            </w:pPr>
            <w:r>
              <w:t>Указывается счет бухгалтерского учета в соответствии со справочником «План счетов»</w:t>
            </w:r>
            <w:r w:rsidRPr="005028DB">
              <w:t xml:space="preserve"> </w:t>
            </w:r>
            <w:r>
              <w:t xml:space="preserve">в </w:t>
            </w:r>
            <w:r>
              <w:rPr>
                <w:lang w:val="en-US"/>
              </w:rPr>
              <w:t>SVAP</w:t>
            </w:r>
            <w:r>
              <w:t xml:space="preserve"> для отражения по дебету записи учета.</w:t>
            </w:r>
          </w:p>
          <w:p w14:paraId="13C7E198" w14:textId="411B9423" w:rsidR="001955A8" w:rsidRPr="00B9499D" w:rsidRDefault="001955A8" w:rsidP="001955A8">
            <w:pPr>
              <w:pStyle w:val="GOSTTablenorm"/>
            </w:pPr>
            <w:r>
              <w:t>Если операция не подлежит отражению в бухгалтерском учете, то заполняется прочерком</w:t>
            </w:r>
          </w:p>
        </w:tc>
      </w:tr>
      <w:tr w:rsidR="001955A8" w:rsidRPr="00B9499D" w14:paraId="6AD92607" w14:textId="77777777" w:rsidTr="001955A8">
        <w:tc>
          <w:tcPr>
            <w:tcW w:w="1100" w:type="pct"/>
          </w:tcPr>
          <w:p w14:paraId="26851577" w14:textId="30C0AE93" w:rsidR="001955A8" w:rsidRPr="00B9499D" w:rsidRDefault="001955A8" w:rsidP="001955A8">
            <w:pPr>
              <w:pStyle w:val="GOSTTablenorm"/>
            </w:pPr>
            <w:r w:rsidRPr="00B9499D">
              <w:t>Счет бухгалтерского учета по Кт</w:t>
            </w:r>
          </w:p>
        </w:tc>
        <w:tc>
          <w:tcPr>
            <w:tcW w:w="750" w:type="pct"/>
          </w:tcPr>
          <w:p w14:paraId="5A953159" w14:textId="6AF607CE" w:rsidR="001955A8" w:rsidRPr="00B9499D" w:rsidRDefault="001955A8" w:rsidP="001955A8">
            <w:pPr>
              <w:pStyle w:val="GOSTTablenorm"/>
              <w:rPr>
                <w:lang w:val="en-US"/>
              </w:rPr>
            </w:pPr>
            <w:r w:rsidRPr="00A71881">
              <w:rPr>
                <w:b/>
              </w:rPr>
              <w:t>T0504833:</w:t>
            </w:r>
            <w:r w:rsidRPr="00B9499D">
              <w:rPr>
                <w:lang w:val="en-US"/>
              </w:rPr>
              <w:t>C</w:t>
            </w:r>
            <w:r w:rsidRPr="00B9499D">
              <w:t>T_NSBU</w:t>
            </w:r>
          </w:p>
        </w:tc>
        <w:tc>
          <w:tcPr>
            <w:tcW w:w="500" w:type="pct"/>
          </w:tcPr>
          <w:p w14:paraId="2893093C" w14:textId="7B9651D5" w:rsidR="001955A8" w:rsidRPr="00B9499D" w:rsidRDefault="001955A8" w:rsidP="001955A8">
            <w:pPr>
              <w:pStyle w:val="GOSTTablenorm"/>
            </w:pPr>
            <w:r w:rsidRPr="00B9499D">
              <w:t>Строка</w:t>
            </w:r>
          </w:p>
        </w:tc>
        <w:tc>
          <w:tcPr>
            <w:tcW w:w="300" w:type="pct"/>
          </w:tcPr>
          <w:p w14:paraId="2BD61DD6" w14:textId="50CE5D14" w:rsidR="001955A8" w:rsidRPr="00B9499D" w:rsidRDefault="001955A8" w:rsidP="001955A8">
            <w:pPr>
              <w:pStyle w:val="GOSTTablenorm"/>
            </w:pPr>
            <w:r w:rsidRPr="00B9499D">
              <w:t>Да</w:t>
            </w:r>
          </w:p>
        </w:tc>
        <w:tc>
          <w:tcPr>
            <w:tcW w:w="315" w:type="pct"/>
          </w:tcPr>
          <w:p w14:paraId="504368D1" w14:textId="69C1EA42" w:rsidR="001955A8" w:rsidRPr="00B9499D" w:rsidRDefault="001955A8" w:rsidP="001955A8">
            <w:pPr>
              <w:pStyle w:val="GOSTTablenorm"/>
            </w:pPr>
            <w:r w:rsidRPr="00B9499D">
              <w:t>&lt;=</w:t>
            </w:r>
            <w:r>
              <w:t>5</w:t>
            </w:r>
          </w:p>
        </w:tc>
        <w:tc>
          <w:tcPr>
            <w:tcW w:w="2035" w:type="pct"/>
          </w:tcPr>
          <w:p w14:paraId="41CB3DDF" w14:textId="7B80C09F" w:rsidR="001955A8" w:rsidRDefault="001955A8" w:rsidP="001955A8">
            <w:pPr>
              <w:pStyle w:val="GOSTTablenorm"/>
            </w:pPr>
            <w:r>
              <w:t>Указывается счет бухгалтерского учета в соответствии со справочником «План счетов»</w:t>
            </w:r>
            <w:r w:rsidRPr="005028DB">
              <w:t xml:space="preserve"> </w:t>
            </w:r>
            <w:r>
              <w:t xml:space="preserve">в </w:t>
            </w:r>
            <w:r>
              <w:rPr>
                <w:lang w:val="en-US"/>
              </w:rPr>
              <w:t>SVAP</w:t>
            </w:r>
            <w:r>
              <w:t xml:space="preserve"> для отражения по кредиту записи учета.</w:t>
            </w:r>
          </w:p>
          <w:p w14:paraId="4518FE1B" w14:textId="34B5E4E9" w:rsidR="001955A8" w:rsidRPr="00B9499D" w:rsidRDefault="001955A8" w:rsidP="001955A8">
            <w:pPr>
              <w:pStyle w:val="GOSTTablenorm"/>
            </w:pPr>
            <w:r>
              <w:t>Если операция не подлежит отражению в бухгалтерском учете, то заполняется прочерком</w:t>
            </w:r>
          </w:p>
        </w:tc>
      </w:tr>
      <w:tr w:rsidR="001955A8" w:rsidRPr="00B9499D" w14:paraId="560795B2" w14:textId="77777777" w:rsidTr="001955A8">
        <w:tc>
          <w:tcPr>
            <w:tcW w:w="1100" w:type="pct"/>
          </w:tcPr>
          <w:p w14:paraId="2794BAAE" w14:textId="52619491" w:rsidR="001955A8" w:rsidRPr="00B9499D" w:rsidRDefault="001955A8" w:rsidP="001955A8">
            <w:pPr>
              <w:pStyle w:val="GOSTTablenorm"/>
            </w:pPr>
            <w:r w:rsidRPr="00B9499D">
              <w:t>Контур по Дт</w:t>
            </w:r>
          </w:p>
        </w:tc>
        <w:tc>
          <w:tcPr>
            <w:tcW w:w="750" w:type="pct"/>
          </w:tcPr>
          <w:p w14:paraId="0FCA5A7D" w14:textId="048D5DC4" w:rsidR="001955A8" w:rsidRPr="00B9499D" w:rsidRDefault="001955A8" w:rsidP="001955A8">
            <w:pPr>
              <w:pStyle w:val="GOSTTablenorm"/>
              <w:rPr>
                <w:lang w:val="en-US"/>
              </w:rPr>
            </w:pPr>
            <w:r w:rsidRPr="00A71881">
              <w:rPr>
                <w:b/>
              </w:rPr>
              <w:t>T0504833:</w:t>
            </w:r>
            <w:r w:rsidRPr="00B9499D">
              <w:rPr>
                <w:lang w:val="en-US"/>
              </w:rPr>
              <w:t>D</w:t>
            </w:r>
            <w:r w:rsidRPr="00B9499D">
              <w:t>T_Cnt</w:t>
            </w:r>
          </w:p>
        </w:tc>
        <w:tc>
          <w:tcPr>
            <w:tcW w:w="500" w:type="pct"/>
          </w:tcPr>
          <w:p w14:paraId="60FE2681" w14:textId="3E52C893" w:rsidR="001955A8" w:rsidRPr="00B9499D" w:rsidRDefault="001955A8" w:rsidP="001955A8">
            <w:pPr>
              <w:pStyle w:val="GOSTTablenorm"/>
            </w:pPr>
            <w:r w:rsidRPr="00B9499D">
              <w:t>Строка</w:t>
            </w:r>
          </w:p>
        </w:tc>
        <w:tc>
          <w:tcPr>
            <w:tcW w:w="300" w:type="pct"/>
          </w:tcPr>
          <w:p w14:paraId="11180C71" w14:textId="08E574DD" w:rsidR="001955A8" w:rsidRPr="00B9499D" w:rsidRDefault="001955A8" w:rsidP="001955A8">
            <w:pPr>
              <w:pStyle w:val="GOSTTablenorm"/>
            </w:pPr>
            <w:r w:rsidRPr="00B9499D">
              <w:t>Да</w:t>
            </w:r>
          </w:p>
        </w:tc>
        <w:tc>
          <w:tcPr>
            <w:tcW w:w="315" w:type="pct"/>
          </w:tcPr>
          <w:p w14:paraId="62A1FBE7" w14:textId="65C1045F" w:rsidR="001955A8" w:rsidRPr="00B9499D" w:rsidRDefault="001955A8" w:rsidP="001955A8">
            <w:pPr>
              <w:pStyle w:val="GOSTTablenorm"/>
            </w:pPr>
            <w:r w:rsidRPr="00B9499D">
              <w:t>=1</w:t>
            </w:r>
          </w:p>
        </w:tc>
        <w:tc>
          <w:tcPr>
            <w:tcW w:w="2035" w:type="pct"/>
          </w:tcPr>
          <w:p w14:paraId="6B828394" w14:textId="6499E546" w:rsidR="001955A8" w:rsidRPr="004F5489" w:rsidRDefault="001955A8" w:rsidP="001955A8">
            <w:pPr>
              <w:pStyle w:val="GOSTTablenorm"/>
            </w:pPr>
            <w:r>
              <w:t>Указывается значение аналитического признака «Контур» для отражения по дебету записи учета.</w:t>
            </w:r>
          </w:p>
          <w:p w14:paraId="7B49B73D" w14:textId="4A36A1E1" w:rsidR="001955A8" w:rsidRPr="00B9499D" w:rsidRDefault="001955A8" w:rsidP="001955A8">
            <w:pPr>
              <w:pStyle w:val="GOSTTablenorm"/>
            </w:pPr>
            <w:r w:rsidRPr="00B9499D">
              <w:t>Допускается заполнение прочерком</w:t>
            </w:r>
          </w:p>
        </w:tc>
      </w:tr>
      <w:tr w:rsidR="001955A8" w:rsidRPr="00B9499D" w14:paraId="06C5DEF3" w14:textId="77777777" w:rsidTr="001955A8">
        <w:tc>
          <w:tcPr>
            <w:tcW w:w="1100" w:type="pct"/>
          </w:tcPr>
          <w:p w14:paraId="7C06B549" w14:textId="080C3B69" w:rsidR="001955A8" w:rsidRPr="00B9499D" w:rsidRDefault="001955A8" w:rsidP="001955A8">
            <w:pPr>
              <w:pStyle w:val="GOSTTablenorm"/>
            </w:pPr>
            <w:r w:rsidRPr="00B9499D">
              <w:t>Контур по Кт</w:t>
            </w:r>
          </w:p>
        </w:tc>
        <w:tc>
          <w:tcPr>
            <w:tcW w:w="750" w:type="pct"/>
          </w:tcPr>
          <w:p w14:paraId="2865B9BE" w14:textId="584FE6A3" w:rsidR="001955A8" w:rsidRPr="00B9499D" w:rsidRDefault="001955A8" w:rsidP="001955A8">
            <w:pPr>
              <w:pStyle w:val="GOSTTablenorm"/>
              <w:rPr>
                <w:lang w:val="en-US"/>
              </w:rPr>
            </w:pPr>
            <w:r w:rsidRPr="00A71881">
              <w:rPr>
                <w:b/>
              </w:rPr>
              <w:t>T0504833:</w:t>
            </w:r>
            <w:r w:rsidRPr="00B9499D">
              <w:t>CT_Cnt</w:t>
            </w:r>
          </w:p>
        </w:tc>
        <w:tc>
          <w:tcPr>
            <w:tcW w:w="500" w:type="pct"/>
          </w:tcPr>
          <w:p w14:paraId="61936A30" w14:textId="0C4FDD99" w:rsidR="001955A8" w:rsidRPr="00B9499D" w:rsidRDefault="001955A8" w:rsidP="001955A8">
            <w:pPr>
              <w:pStyle w:val="GOSTTablenorm"/>
            </w:pPr>
            <w:r w:rsidRPr="00B9499D">
              <w:t>Строка</w:t>
            </w:r>
          </w:p>
        </w:tc>
        <w:tc>
          <w:tcPr>
            <w:tcW w:w="300" w:type="pct"/>
          </w:tcPr>
          <w:p w14:paraId="6F5DAE2B" w14:textId="6EF4FD03" w:rsidR="001955A8" w:rsidRPr="00B9499D" w:rsidRDefault="001955A8" w:rsidP="001955A8">
            <w:pPr>
              <w:pStyle w:val="GOSTTablenorm"/>
            </w:pPr>
            <w:r w:rsidRPr="00B9499D">
              <w:t>Да</w:t>
            </w:r>
          </w:p>
        </w:tc>
        <w:tc>
          <w:tcPr>
            <w:tcW w:w="315" w:type="pct"/>
          </w:tcPr>
          <w:p w14:paraId="77EF95B0" w14:textId="479B5267" w:rsidR="001955A8" w:rsidRPr="00B9499D" w:rsidRDefault="001955A8" w:rsidP="001955A8">
            <w:pPr>
              <w:pStyle w:val="GOSTTablenorm"/>
            </w:pPr>
            <w:r w:rsidRPr="00B9499D">
              <w:t>=1</w:t>
            </w:r>
          </w:p>
        </w:tc>
        <w:tc>
          <w:tcPr>
            <w:tcW w:w="2035" w:type="pct"/>
          </w:tcPr>
          <w:p w14:paraId="327C7562" w14:textId="77777777" w:rsidR="001955A8" w:rsidRDefault="001955A8" w:rsidP="001955A8">
            <w:pPr>
              <w:pStyle w:val="GOSTTablenorm"/>
            </w:pPr>
            <w:r>
              <w:t>Указывается значение аналитического признака «Контур» для отражения по кредиту записи учета.</w:t>
            </w:r>
          </w:p>
          <w:p w14:paraId="3D4E7AB2" w14:textId="2EAA71FC" w:rsidR="001955A8" w:rsidRPr="00B9499D" w:rsidRDefault="001955A8" w:rsidP="001955A8">
            <w:pPr>
              <w:pStyle w:val="GOSTTablenorm"/>
            </w:pPr>
            <w:r w:rsidRPr="00B9499D">
              <w:t>Допускается заполнение прочерком</w:t>
            </w:r>
          </w:p>
        </w:tc>
      </w:tr>
      <w:tr w:rsidR="001955A8" w:rsidRPr="00B9499D" w14:paraId="4B385894" w14:textId="77777777" w:rsidTr="001955A8">
        <w:tc>
          <w:tcPr>
            <w:tcW w:w="1100" w:type="pct"/>
          </w:tcPr>
          <w:p w14:paraId="4488BC26" w14:textId="1AA97ADE" w:rsidR="001955A8" w:rsidRPr="00B9499D" w:rsidRDefault="001955A8" w:rsidP="001955A8">
            <w:pPr>
              <w:pStyle w:val="GOSTTablenorm"/>
            </w:pPr>
            <w:r w:rsidRPr="00B9499D">
              <w:t>Лицевой счет по Дт</w:t>
            </w:r>
          </w:p>
        </w:tc>
        <w:tc>
          <w:tcPr>
            <w:tcW w:w="750" w:type="pct"/>
          </w:tcPr>
          <w:p w14:paraId="4CA6E701" w14:textId="72DB4746" w:rsidR="001955A8" w:rsidRPr="00B9499D" w:rsidRDefault="001955A8" w:rsidP="001955A8">
            <w:pPr>
              <w:pStyle w:val="GOSTTablenorm"/>
              <w:rPr>
                <w:lang w:val="en-US"/>
              </w:rPr>
            </w:pPr>
            <w:r w:rsidRPr="00A71881">
              <w:rPr>
                <w:b/>
                <w:bCs/>
              </w:rPr>
              <w:t>T0504833:</w:t>
            </w:r>
            <w:r w:rsidRPr="00B9499D">
              <w:rPr>
                <w:bCs/>
                <w:lang w:val="en-US"/>
              </w:rPr>
              <w:t>D</w:t>
            </w:r>
            <w:r w:rsidRPr="00B9499D">
              <w:rPr>
                <w:bCs/>
              </w:rPr>
              <w:t>T_LS</w:t>
            </w:r>
          </w:p>
        </w:tc>
        <w:tc>
          <w:tcPr>
            <w:tcW w:w="500" w:type="pct"/>
          </w:tcPr>
          <w:p w14:paraId="39F8EC1A" w14:textId="614A4436" w:rsidR="001955A8" w:rsidRPr="00B9499D" w:rsidRDefault="001955A8" w:rsidP="001955A8">
            <w:pPr>
              <w:pStyle w:val="GOSTTablenorm"/>
            </w:pPr>
            <w:r w:rsidRPr="00B9499D">
              <w:t>Строка</w:t>
            </w:r>
          </w:p>
        </w:tc>
        <w:tc>
          <w:tcPr>
            <w:tcW w:w="300" w:type="pct"/>
          </w:tcPr>
          <w:p w14:paraId="1D867A03" w14:textId="7927A827" w:rsidR="001955A8" w:rsidRPr="00B9499D" w:rsidRDefault="001955A8" w:rsidP="001955A8">
            <w:pPr>
              <w:pStyle w:val="GOSTTablenorm"/>
            </w:pPr>
            <w:r w:rsidRPr="00B9499D">
              <w:t>Да</w:t>
            </w:r>
          </w:p>
        </w:tc>
        <w:tc>
          <w:tcPr>
            <w:tcW w:w="315" w:type="pct"/>
          </w:tcPr>
          <w:p w14:paraId="4B039364" w14:textId="016AC686" w:rsidR="001955A8" w:rsidRPr="00B9499D" w:rsidRDefault="001955A8" w:rsidP="001955A8">
            <w:pPr>
              <w:pStyle w:val="GOSTTablenorm"/>
            </w:pPr>
            <w:r w:rsidRPr="00B9499D">
              <w:t>&lt;=20</w:t>
            </w:r>
          </w:p>
        </w:tc>
        <w:tc>
          <w:tcPr>
            <w:tcW w:w="2035" w:type="pct"/>
          </w:tcPr>
          <w:p w14:paraId="76823D06" w14:textId="77777777" w:rsidR="001955A8" w:rsidRDefault="001955A8" w:rsidP="001955A8">
            <w:pPr>
              <w:pStyle w:val="GOSTTablenorm"/>
              <w:rPr>
                <w:bCs/>
              </w:rPr>
            </w:pPr>
            <w:r>
              <w:rPr>
                <w:bCs/>
              </w:rPr>
              <w:t>Указывается значение аналитического признака «ЛС» (Лицевой счет) для отражения по дебету записи учета.</w:t>
            </w:r>
          </w:p>
          <w:p w14:paraId="633A360C" w14:textId="7D6C0530" w:rsidR="001955A8" w:rsidRPr="00B9499D" w:rsidRDefault="001955A8" w:rsidP="001955A8">
            <w:pPr>
              <w:pStyle w:val="GOSTTablenorm"/>
            </w:pPr>
            <w:r w:rsidRPr="008C1F2F">
              <w:rPr>
                <w:bCs/>
              </w:rPr>
              <w:t>Допускается заполнение прочерком</w:t>
            </w:r>
          </w:p>
        </w:tc>
      </w:tr>
      <w:tr w:rsidR="001955A8" w:rsidRPr="00B9499D" w14:paraId="67C13DAC" w14:textId="77777777" w:rsidTr="001955A8">
        <w:tc>
          <w:tcPr>
            <w:tcW w:w="1100" w:type="pct"/>
          </w:tcPr>
          <w:p w14:paraId="4BAB0706" w14:textId="784EBAF3" w:rsidR="001955A8" w:rsidRPr="00B9499D" w:rsidRDefault="001955A8" w:rsidP="001955A8">
            <w:pPr>
              <w:pStyle w:val="GOSTTablenorm"/>
            </w:pPr>
            <w:r w:rsidRPr="00B9499D">
              <w:t>Лицевой счет по Кт</w:t>
            </w:r>
          </w:p>
        </w:tc>
        <w:tc>
          <w:tcPr>
            <w:tcW w:w="750" w:type="pct"/>
          </w:tcPr>
          <w:p w14:paraId="7B39422D" w14:textId="7F66E5ED" w:rsidR="001955A8" w:rsidRPr="00B9499D" w:rsidRDefault="001955A8" w:rsidP="001955A8">
            <w:pPr>
              <w:pStyle w:val="GOSTTablenorm"/>
              <w:rPr>
                <w:lang w:val="en-US"/>
              </w:rPr>
            </w:pPr>
            <w:r w:rsidRPr="00A71881">
              <w:rPr>
                <w:b/>
                <w:bCs/>
              </w:rPr>
              <w:t>T0504833:</w:t>
            </w:r>
            <w:r w:rsidRPr="00B9499D">
              <w:rPr>
                <w:bCs/>
              </w:rPr>
              <w:t>CT_LS</w:t>
            </w:r>
          </w:p>
        </w:tc>
        <w:tc>
          <w:tcPr>
            <w:tcW w:w="500" w:type="pct"/>
          </w:tcPr>
          <w:p w14:paraId="5EAC9FBF" w14:textId="298F9ED3" w:rsidR="001955A8" w:rsidRPr="00B9499D" w:rsidRDefault="001955A8" w:rsidP="001955A8">
            <w:pPr>
              <w:pStyle w:val="GOSTTablenorm"/>
            </w:pPr>
            <w:r w:rsidRPr="00B9499D">
              <w:t>Строка</w:t>
            </w:r>
          </w:p>
        </w:tc>
        <w:tc>
          <w:tcPr>
            <w:tcW w:w="300" w:type="pct"/>
          </w:tcPr>
          <w:p w14:paraId="1F7955B4" w14:textId="05CCC385" w:rsidR="001955A8" w:rsidRPr="00B9499D" w:rsidRDefault="001955A8" w:rsidP="001955A8">
            <w:pPr>
              <w:pStyle w:val="GOSTTablenorm"/>
            </w:pPr>
            <w:r w:rsidRPr="00B9499D">
              <w:t>Да</w:t>
            </w:r>
          </w:p>
        </w:tc>
        <w:tc>
          <w:tcPr>
            <w:tcW w:w="315" w:type="pct"/>
          </w:tcPr>
          <w:p w14:paraId="0CD9A2C6" w14:textId="1B758801" w:rsidR="001955A8" w:rsidRPr="00B9499D" w:rsidRDefault="001955A8" w:rsidP="001955A8">
            <w:pPr>
              <w:pStyle w:val="GOSTTablenorm"/>
            </w:pPr>
            <w:r w:rsidRPr="00B9499D">
              <w:t>&lt;=20</w:t>
            </w:r>
          </w:p>
        </w:tc>
        <w:tc>
          <w:tcPr>
            <w:tcW w:w="2035" w:type="pct"/>
          </w:tcPr>
          <w:p w14:paraId="341005F0" w14:textId="77777777" w:rsidR="001955A8" w:rsidRDefault="001955A8" w:rsidP="001955A8">
            <w:pPr>
              <w:pStyle w:val="GOSTTablenorm"/>
              <w:rPr>
                <w:bCs/>
              </w:rPr>
            </w:pPr>
            <w:r>
              <w:rPr>
                <w:bCs/>
              </w:rPr>
              <w:t>Указывается значение аналитического признака «ЛС» (Лицевой счет) для отражения по кредиту записи учета.</w:t>
            </w:r>
          </w:p>
          <w:p w14:paraId="14464B3E" w14:textId="65C099A2" w:rsidR="001955A8" w:rsidRPr="00B9499D" w:rsidRDefault="001955A8" w:rsidP="001955A8">
            <w:pPr>
              <w:pStyle w:val="GOSTTablenorm"/>
            </w:pPr>
            <w:r w:rsidRPr="008C1F2F">
              <w:rPr>
                <w:bCs/>
              </w:rPr>
              <w:t>Допускается заполнение прочерком</w:t>
            </w:r>
          </w:p>
        </w:tc>
      </w:tr>
      <w:tr w:rsidR="001955A8" w:rsidRPr="00B9499D" w14:paraId="2F6ED153" w14:textId="77777777" w:rsidTr="001955A8">
        <w:tc>
          <w:tcPr>
            <w:tcW w:w="1100" w:type="pct"/>
          </w:tcPr>
          <w:p w14:paraId="7B67D981" w14:textId="06EF5B2B" w:rsidR="001955A8" w:rsidRPr="00B9499D" w:rsidRDefault="001955A8" w:rsidP="001955A8">
            <w:pPr>
              <w:pStyle w:val="GOSTTablenorm"/>
            </w:pPr>
            <w:r w:rsidRPr="00B9499D">
              <w:rPr>
                <w:bCs/>
              </w:rPr>
              <w:t>Подведомственное учреждение по Дт</w:t>
            </w:r>
          </w:p>
        </w:tc>
        <w:tc>
          <w:tcPr>
            <w:tcW w:w="750" w:type="pct"/>
          </w:tcPr>
          <w:p w14:paraId="5A102AE3" w14:textId="27893B11" w:rsidR="001955A8" w:rsidRPr="00B9499D" w:rsidRDefault="001955A8" w:rsidP="001955A8">
            <w:pPr>
              <w:pStyle w:val="GOSTTablenorm"/>
              <w:rPr>
                <w:lang w:val="en-US"/>
              </w:rPr>
            </w:pPr>
            <w:r w:rsidRPr="00A71881">
              <w:rPr>
                <w:b/>
                <w:bCs/>
              </w:rPr>
              <w:t>T0504833:</w:t>
            </w:r>
            <w:r w:rsidRPr="00B9499D">
              <w:rPr>
                <w:bCs/>
                <w:lang w:val="en-US"/>
              </w:rPr>
              <w:t>D</w:t>
            </w:r>
            <w:r w:rsidRPr="00B9499D">
              <w:rPr>
                <w:bCs/>
              </w:rPr>
              <w:t>T_PUCH</w:t>
            </w:r>
          </w:p>
        </w:tc>
        <w:tc>
          <w:tcPr>
            <w:tcW w:w="500" w:type="pct"/>
          </w:tcPr>
          <w:p w14:paraId="394A3E93" w14:textId="56ABC8BA" w:rsidR="001955A8" w:rsidRPr="00B9499D" w:rsidRDefault="001955A8" w:rsidP="001955A8">
            <w:pPr>
              <w:pStyle w:val="GOSTTablenorm"/>
            </w:pPr>
            <w:r w:rsidRPr="00B9499D">
              <w:t>Строка</w:t>
            </w:r>
          </w:p>
        </w:tc>
        <w:tc>
          <w:tcPr>
            <w:tcW w:w="300" w:type="pct"/>
          </w:tcPr>
          <w:p w14:paraId="704F6DC2" w14:textId="17406156" w:rsidR="001955A8" w:rsidRPr="00B9499D" w:rsidRDefault="001955A8" w:rsidP="001955A8">
            <w:pPr>
              <w:pStyle w:val="GOSTTablenorm"/>
            </w:pPr>
            <w:r w:rsidRPr="00B9499D">
              <w:t>Да</w:t>
            </w:r>
          </w:p>
        </w:tc>
        <w:tc>
          <w:tcPr>
            <w:tcW w:w="315" w:type="pct"/>
          </w:tcPr>
          <w:p w14:paraId="32329BF2" w14:textId="1BE2EAF3" w:rsidR="001955A8" w:rsidRPr="00B9499D" w:rsidRDefault="001955A8" w:rsidP="001955A8">
            <w:pPr>
              <w:pStyle w:val="GOSTTablenorm"/>
            </w:pPr>
            <w:r w:rsidRPr="00B9499D">
              <w:t>&lt;=25</w:t>
            </w:r>
          </w:p>
        </w:tc>
        <w:tc>
          <w:tcPr>
            <w:tcW w:w="2035" w:type="pct"/>
          </w:tcPr>
          <w:p w14:paraId="28D2C6B3" w14:textId="77777777" w:rsidR="001955A8" w:rsidRDefault="001955A8" w:rsidP="001955A8">
            <w:pPr>
              <w:pStyle w:val="GOSTTablenorm"/>
              <w:rPr>
                <w:bCs/>
              </w:rPr>
            </w:pPr>
            <w:r>
              <w:rPr>
                <w:bCs/>
              </w:rPr>
              <w:t>Указывается значение аналитического признака «УБП» (Подведомственное учреждение, участник бюджетного процесса) для отражения по дебету записи учета.</w:t>
            </w:r>
          </w:p>
          <w:p w14:paraId="5A955F1D" w14:textId="391D9B9E" w:rsidR="001955A8" w:rsidRPr="00B9499D" w:rsidRDefault="001955A8" w:rsidP="001955A8">
            <w:pPr>
              <w:pStyle w:val="GOSTTablenorm"/>
            </w:pPr>
            <w:r w:rsidRPr="008C1F2F">
              <w:rPr>
                <w:bCs/>
              </w:rPr>
              <w:t>Допускается заполнение прочерком</w:t>
            </w:r>
          </w:p>
        </w:tc>
      </w:tr>
      <w:tr w:rsidR="001955A8" w:rsidRPr="00B9499D" w14:paraId="55D4A299" w14:textId="77777777" w:rsidTr="001955A8">
        <w:tc>
          <w:tcPr>
            <w:tcW w:w="1100" w:type="pct"/>
          </w:tcPr>
          <w:p w14:paraId="4961254F" w14:textId="6B5C236C" w:rsidR="001955A8" w:rsidRPr="00B9499D" w:rsidRDefault="001955A8" w:rsidP="001955A8">
            <w:pPr>
              <w:pStyle w:val="GOSTTablenorm"/>
            </w:pPr>
            <w:r w:rsidRPr="00B9499D">
              <w:rPr>
                <w:bCs/>
              </w:rPr>
              <w:t xml:space="preserve">Подведомственное учреждение по </w:t>
            </w:r>
            <w:r w:rsidRPr="00B9499D">
              <w:rPr>
                <w:bCs/>
              </w:rPr>
              <w:lastRenderedPageBreak/>
              <w:t>Кт</w:t>
            </w:r>
          </w:p>
        </w:tc>
        <w:tc>
          <w:tcPr>
            <w:tcW w:w="750" w:type="pct"/>
          </w:tcPr>
          <w:p w14:paraId="2EE11E78" w14:textId="48C7DA73" w:rsidR="001955A8" w:rsidRPr="00B9499D" w:rsidRDefault="001955A8" w:rsidP="001955A8">
            <w:pPr>
              <w:pStyle w:val="GOSTTablenorm"/>
              <w:rPr>
                <w:lang w:val="en-US"/>
              </w:rPr>
            </w:pPr>
            <w:r w:rsidRPr="00A71881">
              <w:rPr>
                <w:b/>
                <w:bCs/>
              </w:rPr>
              <w:lastRenderedPageBreak/>
              <w:t>T0504833:</w:t>
            </w:r>
            <w:r w:rsidRPr="00B9499D">
              <w:rPr>
                <w:bCs/>
              </w:rPr>
              <w:t>CT_PUCH</w:t>
            </w:r>
          </w:p>
        </w:tc>
        <w:tc>
          <w:tcPr>
            <w:tcW w:w="500" w:type="pct"/>
          </w:tcPr>
          <w:p w14:paraId="0D5AA21C" w14:textId="36143D21" w:rsidR="001955A8" w:rsidRPr="00B9499D" w:rsidRDefault="001955A8" w:rsidP="001955A8">
            <w:pPr>
              <w:pStyle w:val="GOSTTablenorm"/>
            </w:pPr>
            <w:r w:rsidRPr="00B9499D">
              <w:t>Строка</w:t>
            </w:r>
          </w:p>
        </w:tc>
        <w:tc>
          <w:tcPr>
            <w:tcW w:w="300" w:type="pct"/>
          </w:tcPr>
          <w:p w14:paraId="6909CEB5" w14:textId="4179DC2D" w:rsidR="001955A8" w:rsidRPr="00B9499D" w:rsidRDefault="001955A8" w:rsidP="001955A8">
            <w:pPr>
              <w:pStyle w:val="GOSTTablenorm"/>
            </w:pPr>
            <w:r w:rsidRPr="00B9499D">
              <w:t>Да</w:t>
            </w:r>
          </w:p>
        </w:tc>
        <w:tc>
          <w:tcPr>
            <w:tcW w:w="315" w:type="pct"/>
          </w:tcPr>
          <w:p w14:paraId="384BDAFC" w14:textId="7B00853B" w:rsidR="001955A8" w:rsidRPr="00B9499D" w:rsidRDefault="001955A8" w:rsidP="001955A8">
            <w:pPr>
              <w:pStyle w:val="GOSTTablenorm"/>
            </w:pPr>
            <w:r w:rsidRPr="00B9499D">
              <w:t>&lt;=25</w:t>
            </w:r>
          </w:p>
        </w:tc>
        <w:tc>
          <w:tcPr>
            <w:tcW w:w="2035" w:type="pct"/>
          </w:tcPr>
          <w:p w14:paraId="3FE7C707" w14:textId="77777777" w:rsidR="001955A8" w:rsidRDefault="001955A8" w:rsidP="001955A8">
            <w:pPr>
              <w:pStyle w:val="GOSTTablenorm"/>
              <w:rPr>
                <w:bCs/>
              </w:rPr>
            </w:pPr>
            <w:r>
              <w:rPr>
                <w:bCs/>
              </w:rPr>
              <w:t>Указывается значение аналитического признака «УБП» (Подве</w:t>
            </w:r>
            <w:r>
              <w:rPr>
                <w:bCs/>
              </w:rPr>
              <w:lastRenderedPageBreak/>
              <w:t>домственное учреждение, участник бюджетного процесса) для отражения по кредиту записи учета.</w:t>
            </w:r>
          </w:p>
          <w:p w14:paraId="511CB83B" w14:textId="39CB2E16" w:rsidR="001955A8" w:rsidRPr="00B9499D" w:rsidRDefault="001955A8" w:rsidP="001955A8">
            <w:pPr>
              <w:pStyle w:val="GOSTTablenorm"/>
            </w:pPr>
            <w:r w:rsidRPr="008C1F2F">
              <w:rPr>
                <w:bCs/>
              </w:rPr>
              <w:t>Допускается заполнение прочерком</w:t>
            </w:r>
          </w:p>
        </w:tc>
      </w:tr>
      <w:tr w:rsidR="001955A8" w:rsidRPr="00B9499D" w14:paraId="6E6E5A28" w14:textId="77777777" w:rsidTr="001955A8">
        <w:tc>
          <w:tcPr>
            <w:tcW w:w="1100" w:type="pct"/>
          </w:tcPr>
          <w:p w14:paraId="596EA863" w14:textId="5E04354C" w:rsidR="001955A8" w:rsidRPr="00B9499D" w:rsidRDefault="001955A8" w:rsidP="001955A8">
            <w:pPr>
              <w:pStyle w:val="GOSTTablenorm"/>
            </w:pPr>
            <w:r w:rsidRPr="00B9499D">
              <w:rPr>
                <w:bCs/>
              </w:rPr>
              <w:lastRenderedPageBreak/>
              <w:t>Код цели (аналитический код) по Дт</w:t>
            </w:r>
          </w:p>
        </w:tc>
        <w:tc>
          <w:tcPr>
            <w:tcW w:w="750" w:type="pct"/>
          </w:tcPr>
          <w:p w14:paraId="053ED1E2" w14:textId="627D9107" w:rsidR="001955A8" w:rsidRPr="00B9499D" w:rsidRDefault="001955A8" w:rsidP="001955A8">
            <w:pPr>
              <w:pStyle w:val="GOSTTablenorm"/>
              <w:rPr>
                <w:lang w:val="en-US"/>
              </w:rPr>
            </w:pPr>
            <w:r w:rsidRPr="00A71881">
              <w:rPr>
                <w:b/>
                <w:bCs/>
              </w:rPr>
              <w:t>T0504833:</w:t>
            </w:r>
            <w:r w:rsidRPr="00B9499D">
              <w:rPr>
                <w:bCs/>
              </w:rPr>
              <w:t>DT_KS</w:t>
            </w:r>
          </w:p>
        </w:tc>
        <w:tc>
          <w:tcPr>
            <w:tcW w:w="500" w:type="pct"/>
          </w:tcPr>
          <w:p w14:paraId="56067E80" w14:textId="0631B361" w:rsidR="001955A8" w:rsidRPr="00B9499D" w:rsidRDefault="001955A8" w:rsidP="001955A8">
            <w:pPr>
              <w:pStyle w:val="GOSTTablenorm"/>
            </w:pPr>
            <w:r w:rsidRPr="00B9499D">
              <w:t>Строка</w:t>
            </w:r>
          </w:p>
        </w:tc>
        <w:tc>
          <w:tcPr>
            <w:tcW w:w="300" w:type="pct"/>
          </w:tcPr>
          <w:p w14:paraId="522FE591" w14:textId="3BBB510D" w:rsidR="001955A8" w:rsidRPr="00B9499D" w:rsidRDefault="001955A8" w:rsidP="001955A8">
            <w:pPr>
              <w:pStyle w:val="GOSTTablenorm"/>
            </w:pPr>
            <w:r w:rsidRPr="00B9499D">
              <w:t>Да</w:t>
            </w:r>
          </w:p>
        </w:tc>
        <w:tc>
          <w:tcPr>
            <w:tcW w:w="315" w:type="pct"/>
          </w:tcPr>
          <w:p w14:paraId="1286C930" w14:textId="1C213E23" w:rsidR="001955A8" w:rsidRPr="00B9499D" w:rsidRDefault="001955A8" w:rsidP="001955A8">
            <w:pPr>
              <w:pStyle w:val="GOSTTablenorm"/>
            </w:pPr>
            <w:r w:rsidRPr="00B9499D">
              <w:t>&lt;=25</w:t>
            </w:r>
          </w:p>
        </w:tc>
        <w:tc>
          <w:tcPr>
            <w:tcW w:w="2035" w:type="pct"/>
          </w:tcPr>
          <w:p w14:paraId="42B3D3F7" w14:textId="77777777" w:rsidR="001955A8" w:rsidRDefault="001955A8" w:rsidP="001955A8">
            <w:pPr>
              <w:pStyle w:val="GOSTTablenorm"/>
              <w:rPr>
                <w:bCs/>
              </w:rPr>
            </w:pPr>
            <w:r>
              <w:rPr>
                <w:bCs/>
              </w:rPr>
              <w:t>Указывается значение аналитического признака «Код цели» (Код цели, аналитический код) для отражения по дебету записи учета.</w:t>
            </w:r>
          </w:p>
          <w:p w14:paraId="57E10449" w14:textId="07D779A2" w:rsidR="001955A8" w:rsidRPr="00B9499D" w:rsidRDefault="001955A8" w:rsidP="001955A8">
            <w:pPr>
              <w:pStyle w:val="GOSTTablenorm"/>
            </w:pPr>
            <w:r w:rsidRPr="008C1F2F">
              <w:rPr>
                <w:bCs/>
              </w:rPr>
              <w:t>Допускается заполнение прочерком</w:t>
            </w:r>
          </w:p>
        </w:tc>
      </w:tr>
      <w:tr w:rsidR="001955A8" w:rsidRPr="00B9499D" w14:paraId="68578C54" w14:textId="77777777" w:rsidTr="001955A8">
        <w:tc>
          <w:tcPr>
            <w:tcW w:w="1100" w:type="pct"/>
          </w:tcPr>
          <w:p w14:paraId="1A85911E" w14:textId="42597318" w:rsidR="001955A8" w:rsidRPr="00B9499D" w:rsidRDefault="001955A8" w:rsidP="001955A8">
            <w:pPr>
              <w:pStyle w:val="GOSTTablenorm"/>
            </w:pPr>
            <w:r w:rsidRPr="00B9499D">
              <w:rPr>
                <w:bCs/>
              </w:rPr>
              <w:t>Код цели (аналитический код) по Кт</w:t>
            </w:r>
          </w:p>
        </w:tc>
        <w:tc>
          <w:tcPr>
            <w:tcW w:w="750" w:type="pct"/>
          </w:tcPr>
          <w:p w14:paraId="111CE49F" w14:textId="7CA14A43" w:rsidR="001955A8" w:rsidRPr="00B9499D" w:rsidRDefault="001955A8" w:rsidP="001955A8">
            <w:pPr>
              <w:pStyle w:val="GOSTTablenorm"/>
              <w:rPr>
                <w:lang w:val="en-US"/>
              </w:rPr>
            </w:pPr>
            <w:r w:rsidRPr="00A71881">
              <w:rPr>
                <w:b/>
                <w:bCs/>
              </w:rPr>
              <w:t>T0504833:</w:t>
            </w:r>
            <w:r w:rsidRPr="00B9499D">
              <w:rPr>
                <w:bCs/>
                <w:lang w:val="en-US"/>
              </w:rPr>
              <w:t>C</w:t>
            </w:r>
            <w:r w:rsidRPr="00B9499D">
              <w:rPr>
                <w:bCs/>
              </w:rPr>
              <w:t>T_KS</w:t>
            </w:r>
          </w:p>
        </w:tc>
        <w:tc>
          <w:tcPr>
            <w:tcW w:w="500" w:type="pct"/>
          </w:tcPr>
          <w:p w14:paraId="1C7B6E7F" w14:textId="52AAF7C8" w:rsidR="001955A8" w:rsidRPr="00B9499D" w:rsidRDefault="001955A8" w:rsidP="001955A8">
            <w:pPr>
              <w:pStyle w:val="GOSTTablenorm"/>
            </w:pPr>
            <w:r w:rsidRPr="00B9499D">
              <w:t>Строка</w:t>
            </w:r>
          </w:p>
        </w:tc>
        <w:tc>
          <w:tcPr>
            <w:tcW w:w="300" w:type="pct"/>
          </w:tcPr>
          <w:p w14:paraId="464AC398" w14:textId="03F08ED9" w:rsidR="001955A8" w:rsidRPr="00B9499D" w:rsidRDefault="001955A8" w:rsidP="001955A8">
            <w:pPr>
              <w:pStyle w:val="GOSTTablenorm"/>
            </w:pPr>
            <w:r w:rsidRPr="00B9499D">
              <w:t>Да</w:t>
            </w:r>
          </w:p>
        </w:tc>
        <w:tc>
          <w:tcPr>
            <w:tcW w:w="315" w:type="pct"/>
          </w:tcPr>
          <w:p w14:paraId="3D3E86AB" w14:textId="3EA4D07B" w:rsidR="001955A8" w:rsidRPr="00B9499D" w:rsidRDefault="001955A8" w:rsidP="001955A8">
            <w:pPr>
              <w:pStyle w:val="GOSTTablenorm"/>
            </w:pPr>
            <w:r w:rsidRPr="00B9499D">
              <w:t>&lt;=25</w:t>
            </w:r>
          </w:p>
        </w:tc>
        <w:tc>
          <w:tcPr>
            <w:tcW w:w="2035" w:type="pct"/>
          </w:tcPr>
          <w:p w14:paraId="7061F997" w14:textId="77777777" w:rsidR="001955A8" w:rsidRDefault="001955A8" w:rsidP="001955A8">
            <w:pPr>
              <w:pStyle w:val="GOSTTablenorm"/>
              <w:rPr>
                <w:bCs/>
              </w:rPr>
            </w:pPr>
            <w:r>
              <w:rPr>
                <w:bCs/>
              </w:rPr>
              <w:t>Указывается значение аналитического признака «Код цели» (Код цели, аналитический код) для отражения по кредиту записи учета.</w:t>
            </w:r>
          </w:p>
          <w:p w14:paraId="22C12FE8" w14:textId="79B10977" w:rsidR="001955A8" w:rsidRPr="00B9499D" w:rsidRDefault="001955A8" w:rsidP="001955A8">
            <w:pPr>
              <w:pStyle w:val="GOSTTablenorm"/>
            </w:pPr>
            <w:r w:rsidRPr="008C1F2F">
              <w:rPr>
                <w:bCs/>
              </w:rPr>
              <w:t>Допускается заполнение прочерком</w:t>
            </w:r>
          </w:p>
        </w:tc>
      </w:tr>
      <w:tr w:rsidR="001955A8" w:rsidRPr="00B9499D" w14:paraId="6B0714B7" w14:textId="77777777" w:rsidTr="001955A8">
        <w:tc>
          <w:tcPr>
            <w:tcW w:w="1100" w:type="pct"/>
          </w:tcPr>
          <w:p w14:paraId="01AF6370" w14:textId="53DEDA9F" w:rsidR="001955A8" w:rsidRPr="00B9499D" w:rsidRDefault="001955A8" w:rsidP="001955A8">
            <w:pPr>
              <w:pStyle w:val="GOSTTablenorm"/>
            </w:pPr>
            <w:r w:rsidRPr="00B9499D">
              <w:rPr>
                <w:bCs/>
              </w:rPr>
              <w:t>Бюджетное обязательство по Дт</w:t>
            </w:r>
          </w:p>
        </w:tc>
        <w:tc>
          <w:tcPr>
            <w:tcW w:w="750" w:type="pct"/>
          </w:tcPr>
          <w:p w14:paraId="408668E6" w14:textId="2775DABB" w:rsidR="001955A8" w:rsidRPr="00B9499D" w:rsidRDefault="001955A8" w:rsidP="001955A8">
            <w:pPr>
              <w:pStyle w:val="GOSTTablenorm"/>
              <w:rPr>
                <w:lang w:val="en-US"/>
              </w:rPr>
            </w:pPr>
            <w:r w:rsidRPr="00A71881">
              <w:rPr>
                <w:b/>
                <w:bCs/>
              </w:rPr>
              <w:t>T0504833:</w:t>
            </w:r>
            <w:r w:rsidRPr="00B9499D">
              <w:rPr>
                <w:bCs/>
              </w:rPr>
              <w:t>DT_BO</w:t>
            </w:r>
          </w:p>
        </w:tc>
        <w:tc>
          <w:tcPr>
            <w:tcW w:w="500" w:type="pct"/>
          </w:tcPr>
          <w:p w14:paraId="7F7315A5" w14:textId="6F551105" w:rsidR="001955A8" w:rsidRPr="00B9499D" w:rsidRDefault="001955A8" w:rsidP="001955A8">
            <w:pPr>
              <w:pStyle w:val="GOSTTablenorm"/>
            </w:pPr>
            <w:r w:rsidRPr="00B9499D">
              <w:t>Строка</w:t>
            </w:r>
          </w:p>
        </w:tc>
        <w:tc>
          <w:tcPr>
            <w:tcW w:w="300" w:type="pct"/>
          </w:tcPr>
          <w:p w14:paraId="7D1266D4" w14:textId="2D7AEBE5" w:rsidR="001955A8" w:rsidRPr="00B9499D" w:rsidRDefault="001955A8" w:rsidP="001955A8">
            <w:pPr>
              <w:pStyle w:val="GOSTTablenorm"/>
            </w:pPr>
            <w:r w:rsidRPr="00B9499D">
              <w:t>Да</w:t>
            </w:r>
          </w:p>
        </w:tc>
        <w:tc>
          <w:tcPr>
            <w:tcW w:w="315" w:type="pct"/>
          </w:tcPr>
          <w:p w14:paraId="45FFD803" w14:textId="5FB88C6D" w:rsidR="001955A8" w:rsidRPr="00B9499D" w:rsidRDefault="001955A8" w:rsidP="001955A8">
            <w:pPr>
              <w:pStyle w:val="GOSTTablenorm"/>
            </w:pPr>
            <w:r w:rsidRPr="00B9499D">
              <w:t>&lt;=25</w:t>
            </w:r>
          </w:p>
        </w:tc>
        <w:tc>
          <w:tcPr>
            <w:tcW w:w="2035" w:type="pct"/>
          </w:tcPr>
          <w:p w14:paraId="17C524ED" w14:textId="77777777" w:rsidR="001955A8" w:rsidRDefault="001955A8" w:rsidP="001955A8">
            <w:pPr>
              <w:pStyle w:val="GOSTTablenorm"/>
              <w:rPr>
                <w:bCs/>
              </w:rPr>
            </w:pPr>
            <w:r>
              <w:rPr>
                <w:bCs/>
              </w:rPr>
              <w:t>Указывается значение аналитического признака «БО» (Бюджетное обязательство) для отражения по дебету записи учета.</w:t>
            </w:r>
          </w:p>
          <w:p w14:paraId="030ED4D1" w14:textId="012653F8" w:rsidR="001955A8" w:rsidRPr="00B9499D" w:rsidRDefault="001955A8" w:rsidP="001955A8">
            <w:pPr>
              <w:pStyle w:val="GOSTTablenorm"/>
            </w:pPr>
            <w:r w:rsidRPr="008C1F2F">
              <w:rPr>
                <w:bCs/>
              </w:rPr>
              <w:t>Допускается заполнение прочерком</w:t>
            </w:r>
          </w:p>
        </w:tc>
      </w:tr>
      <w:tr w:rsidR="001955A8" w:rsidRPr="00B9499D" w14:paraId="0712616A" w14:textId="77777777" w:rsidTr="001955A8">
        <w:tc>
          <w:tcPr>
            <w:tcW w:w="1100" w:type="pct"/>
          </w:tcPr>
          <w:p w14:paraId="09B29291" w14:textId="45F02271" w:rsidR="001955A8" w:rsidRPr="00B9499D" w:rsidRDefault="001955A8" w:rsidP="001955A8">
            <w:pPr>
              <w:pStyle w:val="GOSTTablenorm"/>
            </w:pPr>
            <w:r w:rsidRPr="00B9499D">
              <w:t>Бюджетное обязательство по Кт</w:t>
            </w:r>
          </w:p>
        </w:tc>
        <w:tc>
          <w:tcPr>
            <w:tcW w:w="750" w:type="pct"/>
          </w:tcPr>
          <w:p w14:paraId="22AD863D" w14:textId="286611A8" w:rsidR="001955A8" w:rsidRPr="00B9499D" w:rsidRDefault="001955A8" w:rsidP="001955A8">
            <w:pPr>
              <w:pStyle w:val="GOSTTablenorm"/>
              <w:rPr>
                <w:lang w:val="en-US"/>
              </w:rPr>
            </w:pPr>
            <w:r w:rsidRPr="00A71881">
              <w:rPr>
                <w:b/>
              </w:rPr>
              <w:t>T0504833:</w:t>
            </w:r>
            <w:r w:rsidRPr="00B9499D">
              <w:rPr>
                <w:lang w:val="en-US"/>
              </w:rPr>
              <w:t>C</w:t>
            </w:r>
            <w:r w:rsidRPr="00B9499D">
              <w:t>T_BO</w:t>
            </w:r>
          </w:p>
        </w:tc>
        <w:tc>
          <w:tcPr>
            <w:tcW w:w="500" w:type="pct"/>
          </w:tcPr>
          <w:p w14:paraId="7603A986" w14:textId="6EC0343E" w:rsidR="001955A8" w:rsidRPr="00B9499D" w:rsidRDefault="001955A8" w:rsidP="001955A8">
            <w:pPr>
              <w:pStyle w:val="GOSTTablenorm"/>
            </w:pPr>
            <w:r w:rsidRPr="00B9499D">
              <w:t>Строка</w:t>
            </w:r>
          </w:p>
        </w:tc>
        <w:tc>
          <w:tcPr>
            <w:tcW w:w="300" w:type="pct"/>
          </w:tcPr>
          <w:p w14:paraId="058B71F2" w14:textId="5EA12309" w:rsidR="001955A8" w:rsidRPr="00B9499D" w:rsidRDefault="001955A8" w:rsidP="001955A8">
            <w:pPr>
              <w:pStyle w:val="GOSTTablenorm"/>
            </w:pPr>
            <w:r w:rsidRPr="00B9499D">
              <w:t>Да</w:t>
            </w:r>
          </w:p>
        </w:tc>
        <w:tc>
          <w:tcPr>
            <w:tcW w:w="315" w:type="pct"/>
          </w:tcPr>
          <w:p w14:paraId="519EF28E" w14:textId="66C9FB7D" w:rsidR="001955A8" w:rsidRPr="00B9499D" w:rsidRDefault="001955A8" w:rsidP="001955A8">
            <w:pPr>
              <w:pStyle w:val="GOSTTablenorm"/>
            </w:pPr>
            <w:r w:rsidRPr="00B9499D">
              <w:t>&lt;=25</w:t>
            </w:r>
          </w:p>
        </w:tc>
        <w:tc>
          <w:tcPr>
            <w:tcW w:w="2035" w:type="pct"/>
          </w:tcPr>
          <w:p w14:paraId="36700997" w14:textId="77777777" w:rsidR="001955A8" w:rsidRDefault="001955A8" w:rsidP="001955A8">
            <w:pPr>
              <w:pStyle w:val="GOSTTablenorm"/>
            </w:pPr>
            <w:r>
              <w:t>Указывается значение аналитического признака «БО» (Бюджетное обязательство) для отражения по кредиту записи учета.</w:t>
            </w:r>
          </w:p>
          <w:p w14:paraId="59CC20C7" w14:textId="032CBE0D" w:rsidR="001955A8" w:rsidRPr="00B9499D" w:rsidRDefault="001955A8" w:rsidP="001955A8">
            <w:pPr>
              <w:pStyle w:val="GOSTTablenorm"/>
            </w:pPr>
            <w:r w:rsidRPr="008C1F2F">
              <w:t>Допускается заполнение прочерком</w:t>
            </w:r>
          </w:p>
        </w:tc>
      </w:tr>
      <w:tr w:rsidR="001955A8" w:rsidRPr="00B9499D" w14:paraId="5C52C05B" w14:textId="77777777" w:rsidTr="001955A8">
        <w:tc>
          <w:tcPr>
            <w:tcW w:w="1100" w:type="pct"/>
          </w:tcPr>
          <w:p w14:paraId="672FE14B" w14:textId="1FC18D11" w:rsidR="001955A8" w:rsidRPr="00B9499D" w:rsidRDefault="001955A8" w:rsidP="001955A8">
            <w:pPr>
              <w:pStyle w:val="GOSTTablenorm"/>
            </w:pPr>
            <w:r>
              <w:t>ОКТМО</w:t>
            </w:r>
            <w:r w:rsidRPr="00B9499D">
              <w:t xml:space="preserve"> по Дт</w:t>
            </w:r>
          </w:p>
        </w:tc>
        <w:tc>
          <w:tcPr>
            <w:tcW w:w="750" w:type="pct"/>
          </w:tcPr>
          <w:p w14:paraId="32E2E685" w14:textId="33F4B073" w:rsidR="001955A8" w:rsidRPr="00B9499D" w:rsidRDefault="001955A8" w:rsidP="001955A8">
            <w:pPr>
              <w:pStyle w:val="GOSTTablenorm"/>
              <w:rPr>
                <w:lang w:val="en-US"/>
              </w:rPr>
            </w:pPr>
            <w:r w:rsidRPr="00A71881">
              <w:rPr>
                <w:b/>
              </w:rPr>
              <w:t>T0504833:</w:t>
            </w:r>
            <w:r w:rsidRPr="00B9499D">
              <w:t>DT_</w:t>
            </w:r>
            <w:r>
              <w:rPr>
                <w:lang w:val="en-US"/>
              </w:rPr>
              <w:t>OKTMO</w:t>
            </w:r>
          </w:p>
        </w:tc>
        <w:tc>
          <w:tcPr>
            <w:tcW w:w="500" w:type="pct"/>
          </w:tcPr>
          <w:p w14:paraId="45B241DA" w14:textId="59415D43" w:rsidR="001955A8" w:rsidRPr="00B9499D" w:rsidRDefault="001955A8" w:rsidP="001955A8">
            <w:pPr>
              <w:pStyle w:val="GOSTTablenorm"/>
            </w:pPr>
            <w:r w:rsidRPr="00B9499D">
              <w:t>Строка</w:t>
            </w:r>
          </w:p>
        </w:tc>
        <w:tc>
          <w:tcPr>
            <w:tcW w:w="300" w:type="pct"/>
          </w:tcPr>
          <w:p w14:paraId="62951140" w14:textId="3BA3C109" w:rsidR="001955A8" w:rsidRPr="00B9499D" w:rsidRDefault="001955A8" w:rsidP="001955A8">
            <w:pPr>
              <w:pStyle w:val="GOSTTablenorm"/>
            </w:pPr>
            <w:r w:rsidRPr="00B9499D">
              <w:t>Да</w:t>
            </w:r>
          </w:p>
        </w:tc>
        <w:tc>
          <w:tcPr>
            <w:tcW w:w="315" w:type="pct"/>
          </w:tcPr>
          <w:p w14:paraId="0BC3A1EA" w14:textId="14314D1D" w:rsidR="001955A8" w:rsidRPr="00B9499D" w:rsidRDefault="001955A8" w:rsidP="001955A8">
            <w:pPr>
              <w:pStyle w:val="GOSTTablenorm"/>
            </w:pPr>
            <w:r w:rsidRPr="00B9499D">
              <w:t>&lt;=25</w:t>
            </w:r>
          </w:p>
        </w:tc>
        <w:tc>
          <w:tcPr>
            <w:tcW w:w="2035" w:type="pct"/>
          </w:tcPr>
          <w:p w14:paraId="3EB48536" w14:textId="77777777" w:rsidR="001955A8" w:rsidRDefault="001955A8" w:rsidP="001955A8">
            <w:pPr>
              <w:pStyle w:val="GOSTTablenorm"/>
            </w:pPr>
            <w:r>
              <w:t>Указывается значение аналитического признака «ОКТМО» для отражения по дебету записи учета.</w:t>
            </w:r>
          </w:p>
          <w:p w14:paraId="6B27436E" w14:textId="2E674528" w:rsidR="001955A8" w:rsidRPr="00B9499D" w:rsidRDefault="001955A8" w:rsidP="001955A8">
            <w:pPr>
              <w:pStyle w:val="GOSTTablenorm"/>
            </w:pPr>
            <w:r w:rsidRPr="008C1F2F">
              <w:t>Допускается заполнение прочерком</w:t>
            </w:r>
          </w:p>
        </w:tc>
      </w:tr>
      <w:tr w:rsidR="001955A8" w:rsidRPr="00B9499D" w14:paraId="3FC898E4" w14:textId="77777777" w:rsidTr="001955A8">
        <w:tc>
          <w:tcPr>
            <w:tcW w:w="1100" w:type="pct"/>
          </w:tcPr>
          <w:p w14:paraId="6DAA4463" w14:textId="60A7C871" w:rsidR="001955A8" w:rsidRPr="00B9499D" w:rsidRDefault="001955A8" w:rsidP="001955A8">
            <w:pPr>
              <w:pStyle w:val="GOSTTablenorm"/>
            </w:pPr>
            <w:r>
              <w:t>ОКТМО</w:t>
            </w:r>
            <w:r w:rsidRPr="00B9499D">
              <w:t xml:space="preserve"> по Кт</w:t>
            </w:r>
          </w:p>
        </w:tc>
        <w:tc>
          <w:tcPr>
            <w:tcW w:w="750" w:type="pct"/>
          </w:tcPr>
          <w:p w14:paraId="380E884B" w14:textId="3A2EE42F" w:rsidR="001955A8" w:rsidRPr="00B9499D" w:rsidRDefault="001955A8" w:rsidP="001955A8">
            <w:pPr>
              <w:pStyle w:val="GOSTTablenorm"/>
              <w:rPr>
                <w:lang w:val="en-US"/>
              </w:rPr>
            </w:pPr>
            <w:r w:rsidRPr="00A71881">
              <w:rPr>
                <w:b/>
              </w:rPr>
              <w:t>T0504833:</w:t>
            </w:r>
            <w:r w:rsidRPr="00B9499D">
              <w:rPr>
                <w:lang w:val="en-US"/>
              </w:rPr>
              <w:t>C</w:t>
            </w:r>
            <w:r w:rsidRPr="00B9499D">
              <w:t>T_</w:t>
            </w:r>
            <w:r>
              <w:rPr>
                <w:lang w:val="en-US"/>
              </w:rPr>
              <w:t>OKTMO</w:t>
            </w:r>
          </w:p>
        </w:tc>
        <w:tc>
          <w:tcPr>
            <w:tcW w:w="500" w:type="pct"/>
          </w:tcPr>
          <w:p w14:paraId="208F88AE" w14:textId="14E1240A" w:rsidR="001955A8" w:rsidRPr="00B9499D" w:rsidRDefault="001955A8" w:rsidP="001955A8">
            <w:pPr>
              <w:pStyle w:val="GOSTTablenorm"/>
            </w:pPr>
            <w:r w:rsidRPr="00B9499D">
              <w:t>Строка</w:t>
            </w:r>
          </w:p>
        </w:tc>
        <w:tc>
          <w:tcPr>
            <w:tcW w:w="300" w:type="pct"/>
          </w:tcPr>
          <w:p w14:paraId="3D7B301C" w14:textId="1C3052CD" w:rsidR="001955A8" w:rsidRPr="00B9499D" w:rsidRDefault="001955A8" w:rsidP="001955A8">
            <w:pPr>
              <w:pStyle w:val="GOSTTablenorm"/>
            </w:pPr>
            <w:r w:rsidRPr="00B9499D">
              <w:t>Да</w:t>
            </w:r>
          </w:p>
        </w:tc>
        <w:tc>
          <w:tcPr>
            <w:tcW w:w="315" w:type="pct"/>
          </w:tcPr>
          <w:p w14:paraId="39F18527" w14:textId="04E53AAC" w:rsidR="001955A8" w:rsidRPr="00B9499D" w:rsidRDefault="001955A8" w:rsidP="001955A8">
            <w:pPr>
              <w:pStyle w:val="GOSTTablenorm"/>
            </w:pPr>
            <w:r w:rsidRPr="00B9499D">
              <w:t>&lt;=25</w:t>
            </w:r>
          </w:p>
        </w:tc>
        <w:tc>
          <w:tcPr>
            <w:tcW w:w="2035" w:type="pct"/>
          </w:tcPr>
          <w:p w14:paraId="4AD4CF85" w14:textId="77777777" w:rsidR="001955A8" w:rsidRDefault="001955A8" w:rsidP="001955A8">
            <w:pPr>
              <w:pStyle w:val="GOSTTablenorm"/>
            </w:pPr>
            <w:r>
              <w:t>Указывается значение аналитического признака «ОКТМО» для отражения по кредиту записи учета.</w:t>
            </w:r>
          </w:p>
          <w:p w14:paraId="018E00FD" w14:textId="6129FFCD" w:rsidR="001955A8" w:rsidRPr="00B9499D" w:rsidRDefault="001955A8" w:rsidP="001955A8">
            <w:pPr>
              <w:pStyle w:val="GOSTTablenorm"/>
            </w:pPr>
            <w:r w:rsidRPr="008C1F2F">
              <w:t>Допускается заполнение прочерком</w:t>
            </w:r>
          </w:p>
        </w:tc>
      </w:tr>
      <w:tr w:rsidR="001955A8" w:rsidRPr="00B9499D" w14:paraId="37E818D4" w14:textId="77777777" w:rsidTr="001955A8">
        <w:tc>
          <w:tcPr>
            <w:tcW w:w="1100" w:type="pct"/>
          </w:tcPr>
          <w:p w14:paraId="0D9E3867" w14:textId="690894CD" w:rsidR="001955A8" w:rsidRPr="00B9499D" w:rsidRDefault="001955A8" w:rsidP="001955A8">
            <w:pPr>
              <w:pStyle w:val="GOSTTablenorm"/>
            </w:pPr>
            <w:r w:rsidRPr="00B9499D">
              <w:t>Признак заключительных оборотов по Дт</w:t>
            </w:r>
          </w:p>
        </w:tc>
        <w:tc>
          <w:tcPr>
            <w:tcW w:w="750" w:type="pct"/>
          </w:tcPr>
          <w:p w14:paraId="09E670A2" w14:textId="09415EC8" w:rsidR="001955A8" w:rsidRPr="00B9499D" w:rsidRDefault="001955A8" w:rsidP="001955A8">
            <w:pPr>
              <w:pStyle w:val="GOSTTablenorm"/>
              <w:rPr>
                <w:lang w:val="en-US"/>
              </w:rPr>
            </w:pPr>
            <w:r w:rsidRPr="00A71881">
              <w:rPr>
                <w:b/>
              </w:rPr>
              <w:t>T0504833:</w:t>
            </w:r>
            <w:r w:rsidRPr="00B9499D">
              <w:t>DT_PZO</w:t>
            </w:r>
          </w:p>
        </w:tc>
        <w:tc>
          <w:tcPr>
            <w:tcW w:w="500" w:type="pct"/>
          </w:tcPr>
          <w:p w14:paraId="687BA694" w14:textId="2BDDDE1F" w:rsidR="001955A8" w:rsidRPr="00B9499D" w:rsidRDefault="001955A8" w:rsidP="001955A8">
            <w:pPr>
              <w:pStyle w:val="GOSTTablenorm"/>
            </w:pPr>
            <w:r w:rsidRPr="00B9499D">
              <w:t>Строка</w:t>
            </w:r>
          </w:p>
        </w:tc>
        <w:tc>
          <w:tcPr>
            <w:tcW w:w="300" w:type="pct"/>
          </w:tcPr>
          <w:p w14:paraId="6AB270A7" w14:textId="799F1F54" w:rsidR="001955A8" w:rsidRPr="00B9499D" w:rsidRDefault="001955A8" w:rsidP="001955A8">
            <w:pPr>
              <w:pStyle w:val="GOSTTablenorm"/>
            </w:pPr>
            <w:r w:rsidRPr="00B9499D">
              <w:t>Да</w:t>
            </w:r>
          </w:p>
        </w:tc>
        <w:tc>
          <w:tcPr>
            <w:tcW w:w="315" w:type="pct"/>
          </w:tcPr>
          <w:p w14:paraId="5A989E4B" w14:textId="6881D213" w:rsidR="001955A8" w:rsidRPr="00B9499D" w:rsidRDefault="001955A8" w:rsidP="001955A8">
            <w:pPr>
              <w:pStyle w:val="GOSTTablenorm"/>
            </w:pPr>
            <w:r w:rsidRPr="00B9499D">
              <w:t>&lt;=25</w:t>
            </w:r>
          </w:p>
        </w:tc>
        <w:tc>
          <w:tcPr>
            <w:tcW w:w="2035" w:type="pct"/>
          </w:tcPr>
          <w:p w14:paraId="23473730" w14:textId="77777777" w:rsidR="001955A8" w:rsidRDefault="001955A8" w:rsidP="001955A8">
            <w:pPr>
              <w:pStyle w:val="GOSTTablenorm"/>
            </w:pPr>
            <w:r>
              <w:t>Указывается значение аналитического признака «ЗО» (Признак заключительных оборотов) для отражения по дебету записи учета.</w:t>
            </w:r>
          </w:p>
          <w:p w14:paraId="2BFD851B" w14:textId="7E1CEC7F" w:rsidR="001955A8" w:rsidRPr="00B9499D" w:rsidRDefault="001955A8" w:rsidP="001955A8">
            <w:pPr>
              <w:pStyle w:val="GOSTTablenorm"/>
            </w:pPr>
            <w:r w:rsidRPr="008C1F2F">
              <w:t>Допускается заполнение прочерком</w:t>
            </w:r>
          </w:p>
        </w:tc>
      </w:tr>
      <w:tr w:rsidR="001955A8" w:rsidRPr="00B9499D" w14:paraId="4F7B0BA1" w14:textId="77777777" w:rsidTr="001955A8">
        <w:tc>
          <w:tcPr>
            <w:tcW w:w="1100" w:type="pct"/>
          </w:tcPr>
          <w:p w14:paraId="5E0D4372" w14:textId="576506C8" w:rsidR="001955A8" w:rsidRPr="00B9499D" w:rsidRDefault="001955A8" w:rsidP="001955A8">
            <w:pPr>
              <w:pStyle w:val="GOSTTablenorm"/>
            </w:pPr>
            <w:r w:rsidRPr="00B9499D">
              <w:lastRenderedPageBreak/>
              <w:t>Признак заключительных оборотов по Кт</w:t>
            </w:r>
          </w:p>
        </w:tc>
        <w:tc>
          <w:tcPr>
            <w:tcW w:w="750" w:type="pct"/>
          </w:tcPr>
          <w:p w14:paraId="3DE162BA" w14:textId="59C2055D" w:rsidR="001955A8" w:rsidRPr="00B9499D" w:rsidRDefault="001955A8" w:rsidP="001955A8">
            <w:pPr>
              <w:pStyle w:val="GOSTTablenorm"/>
              <w:rPr>
                <w:lang w:val="en-US"/>
              </w:rPr>
            </w:pPr>
            <w:r w:rsidRPr="00A71881">
              <w:rPr>
                <w:b/>
                <w:lang w:val="en-US"/>
              </w:rPr>
              <w:t>T0504833:</w:t>
            </w:r>
            <w:r w:rsidRPr="00B9499D">
              <w:rPr>
                <w:lang w:val="en-US"/>
              </w:rPr>
              <w:t>C</w:t>
            </w:r>
            <w:r w:rsidRPr="00B9499D">
              <w:t>T_PZO</w:t>
            </w:r>
          </w:p>
        </w:tc>
        <w:tc>
          <w:tcPr>
            <w:tcW w:w="500" w:type="pct"/>
          </w:tcPr>
          <w:p w14:paraId="0A954C25" w14:textId="0354B168" w:rsidR="001955A8" w:rsidRPr="00B9499D" w:rsidRDefault="001955A8" w:rsidP="001955A8">
            <w:pPr>
              <w:pStyle w:val="GOSTTablenorm"/>
            </w:pPr>
            <w:r w:rsidRPr="00B9499D">
              <w:t>Строка</w:t>
            </w:r>
          </w:p>
        </w:tc>
        <w:tc>
          <w:tcPr>
            <w:tcW w:w="300" w:type="pct"/>
          </w:tcPr>
          <w:p w14:paraId="1C96E15D" w14:textId="6326967B" w:rsidR="001955A8" w:rsidRPr="00B9499D" w:rsidRDefault="001955A8" w:rsidP="001955A8">
            <w:pPr>
              <w:pStyle w:val="GOSTTablenorm"/>
            </w:pPr>
            <w:r w:rsidRPr="00B9499D">
              <w:t>Да</w:t>
            </w:r>
          </w:p>
        </w:tc>
        <w:tc>
          <w:tcPr>
            <w:tcW w:w="315" w:type="pct"/>
          </w:tcPr>
          <w:p w14:paraId="63506FEB" w14:textId="5A67D343" w:rsidR="001955A8" w:rsidRPr="00B9499D" w:rsidRDefault="001955A8" w:rsidP="001955A8">
            <w:pPr>
              <w:pStyle w:val="GOSTTablenorm"/>
            </w:pPr>
            <w:r w:rsidRPr="00B9499D">
              <w:t>&lt;=25</w:t>
            </w:r>
          </w:p>
        </w:tc>
        <w:tc>
          <w:tcPr>
            <w:tcW w:w="2035" w:type="pct"/>
          </w:tcPr>
          <w:p w14:paraId="36A9CFF4" w14:textId="77777777" w:rsidR="001955A8" w:rsidRDefault="001955A8" w:rsidP="001955A8">
            <w:pPr>
              <w:pStyle w:val="GOSTTablenorm"/>
            </w:pPr>
            <w:r>
              <w:t>Указывается значение аналитического признака «ЗО» (Признак заключительных оборотов) для отражения по кредиту записи учета.</w:t>
            </w:r>
          </w:p>
          <w:p w14:paraId="1FE280FC" w14:textId="2B9B9B62" w:rsidR="001955A8" w:rsidRPr="00B9499D" w:rsidRDefault="001955A8" w:rsidP="001955A8">
            <w:pPr>
              <w:pStyle w:val="GOSTTablenorm"/>
            </w:pPr>
            <w:r w:rsidRPr="008C1F2F">
              <w:t>Допускается заполнение прочерком</w:t>
            </w:r>
          </w:p>
        </w:tc>
      </w:tr>
      <w:tr w:rsidR="001955A8" w:rsidRPr="00B9499D" w14:paraId="6C180CC0" w14:textId="77777777" w:rsidTr="001955A8">
        <w:tc>
          <w:tcPr>
            <w:tcW w:w="1100" w:type="pct"/>
          </w:tcPr>
          <w:p w14:paraId="3E79EF4A" w14:textId="610DDDC0" w:rsidR="001955A8" w:rsidRPr="00B9499D" w:rsidRDefault="001955A8" w:rsidP="001955A8">
            <w:pPr>
              <w:pStyle w:val="GOSTTablenorm"/>
            </w:pPr>
            <w:r>
              <w:t>ОКС/КМИ</w:t>
            </w:r>
            <w:r w:rsidRPr="00B9499D">
              <w:t xml:space="preserve"> по Дт</w:t>
            </w:r>
          </w:p>
        </w:tc>
        <w:tc>
          <w:tcPr>
            <w:tcW w:w="750" w:type="pct"/>
          </w:tcPr>
          <w:p w14:paraId="66DDAE84" w14:textId="690F23CB" w:rsidR="001955A8" w:rsidRPr="00B9499D" w:rsidRDefault="001955A8" w:rsidP="001955A8">
            <w:pPr>
              <w:pStyle w:val="GOSTTablenorm"/>
              <w:rPr>
                <w:lang w:val="en-US"/>
              </w:rPr>
            </w:pPr>
            <w:r w:rsidRPr="00A71881">
              <w:rPr>
                <w:b/>
                <w:lang w:val="en-US"/>
              </w:rPr>
              <w:t>T0504833:</w:t>
            </w:r>
            <w:r w:rsidRPr="00B9499D">
              <w:t>DT_FAIP</w:t>
            </w:r>
          </w:p>
        </w:tc>
        <w:tc>
          <w:tcPr>
            <w:tcW w:w="500" w:type="pct"/>
          </w:tcPr>
          <w:p w14:paraId="617CE67A" w14:textId="04DD0B20" w:rsidR="001955A8" w:rsidRPr="00B9499D" w:rsidRDefault="001955A8" w:rsidP="001955A8">
            <w:pPr>
              <w:pStyle w:val="GOSTTablenorm"/>
            </w:pPr>
            <w:r w:rsidRPr="00B9499D">
              <w:t>Строка</w:t>
            </w:r>
          </w:p>
        </w:tc>
        <w:tc>
          <w:tcPr>
            <w:tcW w:w="300" w:type="pct"/>
          </w:tcPr>
          <w:p w14:paraId="0FA2BF13" w14:textId="2F007F13" w:rsidR="001955A8" w:rsidRPr="00B9499D" w:rsidRDefault="001955A8" w:rsidP="001955A8">
            <w:pPr>
              <w:pStyle w:val="GOSTTablenorm"/>
            </w:pPr>
            <w:r w:rsidRPr="00B9499D">
              <w:t>Да</w:t>
            </w:r>
          </w:p>
        </w:tc>
        <w:tc>
          <w:tcPr>
            <w:tcW w:w="315" w:type="pct"/>
          </w:tcPr>
          <w:p w14:paraId="7188ECD4" w14:textId="4117DB70" w:rsidR="001955A8" w:rsidRPr="00B9499D" w:rsidRDefault="001955A8" w:rsidP="001955A8">
            <w:pPr>
              <w:pStyle w:val="GOSTTablenorm"/>
            </w:pPr>
            <w:r w:rsidRPr="00B9499D">
              <w:t>&lt;=25</w:t>
            </w:r>
          </w:p>
        </w:tc>
        <w:tc>
          <w:tcPr>
            <w:tcW w:w="2035" w:type="pct"/>
          </w:tcPr>
          <w:p w14:paraId="0BA4CCFB" w14:textId="77777777" w:rsidR="001955A8" w:rsidRDefault="001955A8" w:rsidP="001955A8">
            <w:pPr>
              <w:pStyle w:val="GOSTTablenorm"/>
            </w:pPr>
            <w:r>
              <w:t>Указывается значение аналитического признака «ОКС/КМИ» (Код объекта капитального строительства/ капитальных вложений, мероприятия по информатизации) для отражения по дебету записи учета.</w:t>
            </w:r>
          </w:p>
          <w:p w14:paraId="2CF2724F" w14:textId="4C586C82" w:rsidR="001955A8" w:rsidRPr="00B9499D" w:rsidRDefault="001955A8" w:rsidP="001955A8">
            <w:pPr>
              <w:pStyle w:val="GOSTTablenorm"/>
            </w:pPr>
            <w:r w:rsidRPr="008C1F2F">
              <w:t>Допускается заполнение прочерком</w:t>
            </w:r>
          </w:p>
        </w:tc>
      </w:tr>
      <w:tr w:rsidR="001955A8" w:rsidRPr="00B9499D" w14:paraId="2B44040F" w14:textId="77777777" w:rsidTr="001955A8">
        <w:tc>
          <w:tcPr>
            <w:tcW w:w="1100" w:type="pct"/>
          </w:tcPr>
          <w:p w14:paraId="71AE0999" w14:textId="6C010236" w:rsidR="001955A8" w:rsidRPr="00B9499D" w:rsidRDefault="001955A8" w:rsidP="001955A8">
            <w:pPr>
              <w:pStyle w:val="GOSTTablenorm"/>
            </w:pPr>
            <w:r>
              <w:t>ОКС/КМИ</w:t>
            </w:r>
            <w:r w:rsidRPr="00B9499D">
              <w:t xml:space="preserve"> по Кт</w:t>
            </w:r>
          </w:p>
        </w:tc>
        <w:tc>
          <w:tcPr>
            <w:tcW w:w="750" w:type="pct"/>
          </w:tcPr>
          <w:p w14:paraId="3CB3297E" w14:textId="760214BE" w:rsidR="001955A8" w:rsidRPr="00B9499D" w:rsidRDefault="001955A8" w:rsidP="001955A8">
            <w:pPr>
              <w:pStyle w:val="GOSTTablenorm"/>
              <w:rPr>
                <w:lang w:val="en-US"/>
              </w:rPr>
            </w:pPr>
            <w:r w:rsidRPr="00A71881">
              <w:rPr>
                <w:b/>
                <w:lang w:val="en-US"/>
              </w:rPr>
              <w:t>T0504833:</w:t>
            </w:r>
            <w:r w:rsidRPr="00B9499D">
              <w:rPr>
                <w:lang w:val="en-US"/>
              </w:rPr>
              <w:t>C</w:t>
            </w:r>
            <w:r w:rsidRPr="00B9499D">
              <w:t>T_FAIP</w:t>
            </w:r>
          </w:p>
        </w:tc>
        <w:tc>
          <w:tcPr>
            <w:tcW w:w="500" w:type="pct"/>
          </w:tcPr>
          <w:p w14:paraId="404BAACE" w14:textId="48E2A7B9" w:rsidR="001955A8" w:rsidRPr="00B9499D" w:rsidRDefault="001955A8" w:rsidP="001955A8">
            <w:pPr>
              <w:pStyle w:val="GOSTTablenorm"/>
            </w:pPr>
            <w:r w:rsidRPr="00B9499D">
              <w:t>Строка</w:t>
            </w:r>
          </w:p>
        </w:tc>
        <w:tc>
          <w:tcPr>
            <w:tcW w:w="300" w:type="pct"/>
          </w:tcPr>
          <w:p w14:paraId="31E4671F" w14:textId="3A4930DC" w:rsidR="001955A8" w:rsidRPr="00B9499D" w:rsidRDefault="001955A8" w:rsidP="001955A8">
            <w:pPr>
              <w:pStyle w:val="GOSTTablenorm"/>
            </w:pPr>
            <w:r w:rsidRPr="00B9499D">
              <w:t>Да</w:t>
            </w:r>
          </w:p>
        </w:tc>
        <w:tc>
          <w:tcPr>
            <w:tcW w:w="315" w:type="pct"/>
          </w:tcPr>
          <w:p w14:paraId="2254D247" w14:textId="24E43ACB" w:rsidR="001955A8" w:rsidRPr="00B9499D" w:rsidRDefault="001955A8" w:rsidP="001955A8">
            <w:pPr>
              <w:pStyle w:val="GOSTTablenorm"/>
            </w:pPr>
            <w:r w:rsidRPr="00B9499D">
              <w:t>&lt;=25</w:t>
            </w:r>
          </w:p>
        </w:tc>
        <w:tc>
          <w:tcPr>
            <w:tcW w:w="2035" w:type="pct"/>
          </w:tcPr>
          <w:p w14:paraId="7747A152" w14:textId="77777777" w:rsidR="001955A8" w:rsidRDefault="001955A8" w:rsidP="001955A8">
            <w:pPr>
              <w:pStyle w:val="GOSTTablenorm"/>
            </w:pPr>
            <w:r>
              <w:t>Указывается значение аналитического признака «ОКС/КМИ» (Код объекта капитального строительства/капитальных вложений, мероприятия по информатизации) для отражения по кредиту записи учета.</w:t>
            </w:r>
          </w:p>
          <w:p w14:paraId="2B13A23F" w14:textId="1204CEC9" w:rsidR="001955A8" w:rsidRPr="00B9499D" w:rsidRDefault="001955A8" w:rsidP="001955A8">
            <w:pPr>
              <w:pStyle w:val="GOSTTablenorm"/>
            </w:pPr>
            <w:r w:rsidRPr="008C1F2F">
              <w:t>Допускается заполнение прочерком</w:t>
            </w:r>
          </w:p>
        </w:tc>
      </w:tr>
      <w:tr w:rsidR="001955A8" w:rsidRPr="00B9499D" w14:paraId="44CDCB6E" w14:textId="77777777" w:rsidTr="001955A8">
        <w:tc>
          <w:tcPr>
            <w:tcW w:w="1100" w:type="pct"/>
          </w:tcPr>
          <w:p w14:paraId="6B5C7DA0" w14:textId="7DBECE4B" w:rsidR="001955A8" w:rsidRPr="00B9499D" w:rsidRDefault="001955A8" w:rsidP="001955A8">
            <w:pPr>
              <w:pStyle w:val="GOSTTablenorm"/>
            </w:pPr>
            <w:r>
              <w:t>Финансовый орган</w:t>
            </w:r>
            <w:r w:rsidRPr="00B9499D">
              <w:t xml:space="preserve"> по Дт</w:t>
            </w:r>
          </w:p>
        </w:tc>
        <w:tc>
          <w:tcPr>
            <w:tcW w:w="750" w:type="pct"/>
          </w:tcPr>
          <w:p w14:paraId="564C5C95" w14:textId="2181AE26" w:rsidR="001955A8" w:rsidRPr="00B9499D" w:rsidRDefault="001955A8" w:rsidP="001955A8">
            <w:pPr>
              <w:pStyle w:val="GOSTTablenorm"/>
              <w:rPr>
                <w:lang w:val="en-US"/>
              </w:rPr>
            </w:pPr>
            <w:r w:rsidRPr="00A71881">
              <w:rPr>
                <w:b/>
                <w:lang w:val="en-US"/>
              </w:rPr>
              <w:t>T0504833:</w:t>
            </w:r>
            <w:r w:rsidRPr="00B9499D">
              <w:t>DT_FO</w:t>
            </w:r>
          </w:p>
        </w:tc>
        <w:tc>
          <w:tcPr>
            <w:tcW w:w="500" w:type="pct"/>
          </w:tcPr>
          <w:p w14:paraId="4A88AAE7" w14:textId="0702B98E" w:rsidR="001955A8" w:rsidRPr="00B9499D" w:rsidRDefault="001955A8" w:rsidP="001955A8">
            <w:pPr>
              <w:pStyle w:val="GOSTTablenorm"/>
            </w:pPr>
            <w:r w:rsidRPr="00B9499D">
              <w:t>Строка</w:t>
            </w:r>
          </w:p>
        </w:tc>
        <w:tc>
          <w:tcPr>
            <w:tcW w:w="300" w:type="pct"/>
          </w:tcPr>
          <w:p w14:paraId="78113389" w14:textId="0E953695" w:rsidR="001955A8" w:rsidRPr="00B9499D" w:rsidRDefault="001955A8" w:rsidP="001955A8">
            <w:pPr>
              <w:pStyle w:val="GOSTTablenorm"/>
            </w:pPr>
            <w:r w:rsidRPr="00B9499D">
              <w:t>Да</w:t>
            </w:r>
          </w:p>
        </w:tc>
        <w:tc>
          <w:tcPr>
            <w:tcW w:w="315" w:type="pct"/>
          </w:tcPr>
          <w:p w14:paraId="46F303E2" w14:textId="0D5BBC3D" w:rsidR="001955A8" w:rsidRPr="00B9499D" w:rsidRDefault="001955A8" w:rsidP="001955A8">
            <w:pPr>
              <w:pStyle w:val="GOSTTablenorm"/>
            </w:pPr>
            <w:r w:rsidRPr="00B9499D">
              <w:t>&lt;=25</w:t>
            </w:r>
          </w:p>
        </w:tc>
        <w:tc>
          <w:tcPr>
            <w:tcW w:w="2035" w:type="pct"/>
          </w:tcPr>
          <w:p w14:paraId="5D7DC292" w14:textId="77777777" w:rsidR="001955A8" w:rsidRDefault="001955A8" w:rsidP="001955A8">
            <w:pPr>
              <w:pStyle w:val="GOSTTablenorm"/>
            </w:pPr>
            <w:r>
              <w:t>Указывается значение аналитического признака «ФО» (Финансовый орган) для отражения по дебету записи учета.</w:t>
            </w:r>
          </w:p>
          <w:p w14:paraId="73E8CB57" w14:textId="3C9E34CE" w:rsidR="001955A8" w:rsidRPr="00B9499D" w:rsidRDefault="001955A8" w:rsidP="001955A8">
            <w:pPr>
              <w:pStyle w:val="GOSTTablenorm"/>
            </w:pPr>
            <w:r w:rsidRPr="008C1F2F">
              <w:t>Допускается заполнение прочерком</w:t>
            </w:r>
          </w:p>
        </w:tc>
      </w:tr>
      <w:tr w:rsidR="001955A8" w:rsidRPr="00B9499D" w14:paraId="479A8BE0" w14:textId="77777777" w:rsidTr="001955A8">
        <w:tc>
          <w:tcPr>
            <w:tcW w:w="1100" w:type="pct"/>
          </w:tcPr>
          <w:p w14:paraId="26021A7F" w14:textId="1BFD1D0B" w:rsidR="001955A8" w:rsidRPr="00B9499D" w:rsidRDefault="001955A8" w:rsidP="001955A8">
            <w:pPr>
              <w:pStyle w:val="GOSTTablenorm"/>
            </w:pPr>
            <w:r>
              <w:t>Финансовый орган</w:t>
            </w:r>
            <w:r w:rsidRPr="00B9499D">
              <w:t xml:space="preserve"> по Кт</w:t>
            </w:r>
          </w:p>
        </w:tc>
        <w:tc>
          <w:tcPr>
            <w:tcW w:w="750" w:type="pct"/>
          </w:tcPr>
          <w:p w14:paraId="39BF4451" w14:textId="17C674F1" w:rsidR="001955A8" w:rsidRPr="00B9499D" w:rsidRDefault="001955A8" w:rsidP="001955A8">
            <w:pPr>
              <w:pStyle w:val="GOSTTablenorm"/>
              <w:rPr>
                <w:lang w:val="en-US"/>
              </w:rPr>
            </w:pPr>
            <w:r w:rsidRPr="00A71881">
              <w:rPr>
                <w:b/>
                <w:lang w:val="en-US"/>
              </w:rPr>
              <w:t>T0504833:</w:t>
            </w:r>
            <w:ins w:id="3611" w:author="Сказецкая Наталья Камилевна" w:date="2023-12-14T13:57:00Z">
              <w:r>
                <w:rPr>
                  <w:lang w:val="en-US"/>
                </w:rPr>
                <w:t>CT</w:t>
              </w:r>
            </w:ins>
            <w:r w:rsidRPr="00B9499D">
              <w:t>_FO</w:t>
            </w:r>
          </w:p>
        </w:tc>
        <w:tc>
          <w:tcPr>
            <w:tcW w:w="500" w:type="pct"/>
          </w:tcPr>
          <w:p w14:paraId="79ACAA85" w14:textId="59202CDD" w:rsidR="001955A8" w:rsidRPr="00B9499D" w:rsidRDefault="001955A8" w:rsidP="001955A8">
            <w:pPr>
              <w:pStyle w:val="GOSTTablenorm"/>
            </w:pPr>
            <w:r w:rsidRPr="00B9499D">
              <w:t>Строка</w:t>
            </w:r>
          </w:p>
        </w:tc>
        <w:tc>
          <w:tcPr>
            <w:tcW w:w="300" w:type="pct"/>
          </w:tcPr>
          <w:p w14:paraId="70169B03" w14:textId="4265F0AD" w:rsidR="001955A8" w:rsidRPr="00B9499D" w:rsidRDefault="001955A8" w:rsidP="001955A8">
            <w:pPr>
              <w:pStyle w:val="GOSTTablenorm"/>
            </w:pPr>
            <w:r w:rsidRPr="00B9499D">
              <w:t>Да</w:t>
            </w:r>
          </w:p>
        </w:tc>
        <w:tc>
          <w:tcPr>
            <w:tcW w:w="315" w:type="pct"/>
          </w:tcPr>
          <w:p w14:paraId="2E45B51B" w14:textId="5BCF073F" w:rsidR="001955A8" w:rsidRPr="00B9499D" w:rsidRDefault="001955A8" w:rsidP="001955A8">
            <w:pPr>
              <w:pStyle w:val="GOSTTablenorm"/>
            </w:pPr>
            <w:r w:rsidRPr="00B9499D">
              <w:t>&lt;=25</w:t>
            </w:r>
          </w:p>
        </w:tc>
        <w:tc>
          <w:tcPr>
            <w:tcW w:w="2035" w:type="pct"/>
          </w:tcPr>
          <w:p w14:paraId="1C5C8D8B" w14:textId="77777777" w:rsidR="001955A8" w:rsidRDefault="001955A8" w:rsidP="001955A8">
            <w:pPr>
              <w:pStyle w:val="GOSTTablenorm"/>
            </w:pPr>
            <w:r>
              <w:t>Указывается значение аналитического признака «ФО» (Финансовый орган) для отражения по дебету записи учета.</w:t>
            </w:r>
          </w:p>
          <w:p w14:paraId="43419FC1" w14:textId="25AEC4A5" w:rsidR="001955A8" w:rsidRPr="00B9499D" w:rsidRDefault="001955A8" w:rsidP="001955A8">
            <w:pPr>
              <w:pStyle w:val="GOSTTablenorm"/>
            </w:pPr>
            <w:r w:rsidRPr="008C1F2F">
              <w:t>Допускается заполнение прочерком</w:t>
            </w:r>
          </w:p>
        </w:tc>
      </w:tr>
      <w:tr w:rsidR="001E28B5" w:rsidRPr="00B9499D" w14:paraId="6B5E43DD" w14:textId="77777777" w:rsidTr="001955A8">
        <w:trPr>
          <w:ins w:id="3612" w:author="Краснова Наталья EXP-274686" w:date="2024-04-27T14:23:00Z"/>
        </w:trPr>
        <w:tc>
          <w:tcPr>
            <w:tcW w:w="1100" w:type="pct"/>
          </w:tcPr>
          <w:p w14:paraId="3D8AB499" w14:textId="1E656602" w:rsidR="001E28B5" w:rsidRDefault="001E28B5" w:rsidP="001E28B5">
            <w:pPr>
              <w:pStyle w:val="GOSTTablenorm"/>
              <w:rPr>
                <w:ins w:id="3613" w:author="Краснова Наталья EXP-274686" w:date="2024-04-27T14:23:00Z"/>
              </w:rPr>
            </w:pPr>
            <w:ins w:id="3614" w:author="Краснова Наталья EXP-274686" w:date="2024-04-27T14:24:00Z">
              <w:r>
                <w:t>Счет контрагента по Дт</w:t>
              </w:r>
            </w:ins>
          </w:p>
        </w:tc>
        <w:tc>
          <w:tcPr>
            <w:tcW w:w="750" w:type="pct"/>
          </w:tcPr>
          <w:p w14:paraId="0D3F26C7" w14:textId="3FB4EB5E" w:rsidR="001E28B5" w:rsidRPr="00A71881" w:rsidRDefault="00AB687D" w:rsidP="001E28B5">
            <w:pPr>
              <w:pStyle w:val="GOSTTablenorm"/>
              <w:rPr>
                <w:ins w:id="3615" w:author="Краснова Наталья EXP-274686" w:date="2024-04-27T14:23:00Z"/>
                <w:b/>
                <w:lang w:val="en-US"/>
              </w:rPr>
            </w:pPr>
            <w:ins w:id="3616" w:author="Краснова Наталья EXP-274686" w:date="2024-04-27T14:36:00Z">
              <w:r w:rsidRPr="00A71881">
                <w:rPr>
                  <w:b/>
                  <w:lang w:val="en-US"/>
                </w:rPr>
                <w:t>T0504833:</w:t>
              </w:r>
              <w:r>
                <w:rPr>
                  <w:lang w:val="en-US"/>
                </w:rPr>
                <w:t>DT</w:t>
              </w:r>
              <w:r w:rsidRPr="00B9499D">
                <w:t>_</w:t>
              </w:r>
            </w:ins>
            <w:ins w:id="3617" w:author="Краснова Наталья EXP-274686" w:date="2024-04-27T14:47:00Z">
              <w:r>
                <w:rPr>
                  <w:lang w:val="en-US"/>
                </w:rPr>
                <w:t>C</w:t>
              </w:r>
            </w:ins>
            <w:ins w:id="3618" w:author="Краснова Наталья EXP-274686" w:date="2024-04-27T14:36:00Z">
              <w:r>
                <w:rPr>
                  <w:lang w:val="en-US"/>
                </w:rPr>
                <w:t>A</w:t>
              </w:r>
            </w:ins>
          </w:p>
        </w:tc>
        <w:tc>
          <w:tcPr>
            <w:tcW w:w="500" w:type="pct"/>
          </w:tcPr>
          <w:p w14:paraId="4ABF67ED" w14:textId="79BA7F4B" w:rsidR="001E28B5" w:rsidRPr="00B9499D" w:rsidRDefault="001E28B5" w:rsidP="001E28B5">
            <w:pPr>
              <w:pStyle w:val="GOSTTablenorm"/>
              <w:rPr>
                <w:ins w:id="3619" w:author="Краснова Наталья EXP-274686" w:date="2024-04-27T14:23:00Z"/>
              </w:rPr>
            </w:pPr>
            <w:ins w:id="3620" w:author="Краснова Наталья EXP-274686" w:date="2024-04-27T14:25:00Z">
              <w:r w:rsidRPr="003257B7">
                <w:t>Строка</w:t>
              </w:r>
            </w:ins>
          </w:p>
        </w:tc>
        <w:tc>
          <w:tcPr>
            <w:tcW w:w="300" w:type="pct"/>
          </w:tcPr>
          <w:p w14:paraId="2C02BB73" w14:textId="220FA1B1" w:rsidR="001E28B5" w:rsidRPr="00B9499D" w:rsidRDefault="001E28B5" w:rsidP="001E28B5">
            <w:pPr>
              <w:pStyle w:val="GOSTTablenorm"/>
              <w:rPr>
                <w:ins w:id="3621" w:author="Краснова Наталья EXP-274686" w:date="2024-04-27T14:23:00Z"/>
              </w:rPr>
            </w:pPr>
            <w:ins w:id="3622" w:author="Краснова Наталья EXP-274686" w:date="2024-04-27T14:25:00Z">
              <w:r w:rsidRPr="00B9499D">
                <w:t>Да</w:t>
              </w:r>
            </w:ins>
          </w:p>
        </w:tc>
        <w:tc>
          <w:tcPr>
            <w:tcW w:w="315" w:type="pct"/>
          </w:tcPr>
          <w:p w14:paraId="7FDE0822" w14:textId="19A91CE9" w:rsidR="001E28B5" w:rsidRPr="00B9499D" w:rsidRDefault="00552B36" w:rsidP="001E28B5">
            <w:pPr>
              <w:pStyle w:val="GOSTTablenorm"/>
              <w:rPr>
                <w:ins w:id="3623" w:author="Краснова Наталья EXP-274686" w:date="2024-04-27T14:23:00Z"/>
              </w:rPr>
            </w:pPr>
            <w:ins w:id="3624" w:author="Сатлер Марина Викторовна" w:date="2025-04-17T09:45:00Z">
              <w:r w:rsidRPr="00B9499D">
                <w:t>&lt;</w:t>
              </w:r>
            </w:ins>
            <w:ins w:id="3625" w:author="Краснова Наталья EXP-274686" w:date="2024-04-27T14:26:00Z">
              <w:r w:rsidR="001E28B5">
                <w:t>=20</w:t>
              </w:r>
            </w:ins>
          </w:p>
        </w:tc>
        <w:tc>
          <w:tcPr>
            <w:tcW w:w="2035" w:type="pct"/>
          </w:tcPr>
          <w:p w14:paraId="6E590E40" w14:textId="4A8AEE95" w:rsidR="001E28B5" w:rsidRDefault="001E28B5" w:rsidP="001E28B5">
            <w:pPr>
              <w:pStyle w:val="GOSTTablenorm"/>
              <w:rPr>
                <w:ins w:id="3626" w:author="Краснова Наталья EXP-274686" w:date="2024-04-27T14:27:00Z"/>
              </w:rPr>
            </w:pPr>
            <w:ins w:id="3627" w:author="Краснова Наталья EXP-274686" w:date="2024-04-27T14:27:00Z">
              <w:r>
                <w:t>Указывается значение аналитического признака «</w:t>
              </w:r>
              <w:r w:rsidRPr="00964776">
                <w:t>Счет контрагента</w:t>
              </w:r>
              <w:r>
                <w:t xml:space="preserve">» </w:t>
              </w:r>
            </w:ins>
            <w:ins w:id="3628" w:author="Краснова Наталья EXP-274686" w:date="2024-04-27T14:29:00Z">
              <w:r>
                <w:t>(</w:t>
              </w:r>
            </w:ins>
            <w:ins w:id="3629" w:author="Сказецкая Наталья Камилевна" w:date="2024-05-31T17:27:00Z">
              <w:r w:rsidR="009261A5" w:rsidRPr="00964776">
                <w:t>Номер казначейского/ банковского счета контрагента</w:t>
              </w:r>
            </w:ins>
            <w:ins w:id="3630" w:author="Краснова Наталья EXP-274686" w:date="2024-04-27T14:29:00Z">
              <w:r>
                <w:t xml:space="preserve">) </w:t>
              </w:r>
            </w:ins>
            <w:ins w:id="3631" w:author="Краснова Наталья EXP-274686" w:date="2024-04-27T14:27:00Z">
              <w:r>
                <w:t>для отражения по дебету записи учета.</w:t>
              </w:r>
            </w:ins>
          </w:p>
          <w:p w14:paraId="03EB0CFF" w14:textId="6984A369" w:rsidR="001E28B5" w:rsidRDefault="001E28B5" w:rsidP="001E28B5">
            <w:pPr>
              <w:pStyle w:val="GOSTTablenorm"/>
              <w:rPr>
                <w:ins w:id="3632" w:author="Краснова Наталья EXP-274686" w:date="2024-04-27T14:23:00Z"/>
              </w:rPr>
            </w:pPr>
            <w:ins w:id="3633" w:author="Краснова Наталья EXP-274686" w:date="2024-04-27T14:27:00Z">
              <w:r w:rsidRPr="008C1F2F">
                <w:t>Допускается заполнение прочерком</w:t>
              </w:r>
            </w:ins>
          </w:p>
        </w:tc>
      </w:tr>
      <w:tr w:rsidR="001E28B5" w:rsidRPr="00B9499D" w14:paraId="51687132" w14:textId="77777777" w:rsidTr="001955A8">
        <w:trPr>
          <w:ins w:id="3634" w:author="Краснова Наталья EXP-274686" w:date="2024-04-27T14:23:00Z"/>
        </w:trPr>
        <w:tc>
          <w:tcPr>
            <w:tcW w:w="1100" w:type="pct"/>
          </w:tcPr>
          <w:p w14:paraId="7A829ADE" w14:textId="7B3258B5" w:rsidR="001E28B5" w:rsidRDefault="001E28B5" w:rsidP="001E28B5">
            <w:pPr>
              <w:pStyle w:val="GOSTTablenorm"/>
              <w:rPr>
                <w:ins w:id="3635" w:author="Краснова Наталья EXP-274686" w:date="2024-04-27T14:23:00Z"/>
              </w:rPr>
            </w:pPr>
            <w:ins w:id="3636" w:author="Краснова Наталья EXP-274686" w:date="2024-04-27T14:24:00Z">
              <w:r>
                <w:t>Счет контрагента по Кт</w:t>
              </w:r>
            </w:ins>
          </w:p>
        </w:tc>
        <w:tc>
          <w:tcPr>
            <w:tcW w:w="750" w:type="pct"/>
          </w:tcPr>
          <w:p w14:paraId="7F7C2CA8" w14:textId="081FA275" w:rsidR="001E28B5" w:rsidRPr="00AB687D" w:rsidRDefault="00AB687D" w:rsidP="00AB687D">
            <w:pPr>
              <w:pStyle w:val="GOSTTablenorm"/>
              <w:rPr>
                <w:ins w:id="3637" w:author="Краснова Наталья EXP-274686" w:date="2024-04-27T14:23:00Z"/>
                <w:b/>
                <w:lang w:val="en-US"/>
              </w:rPr>
            </w:pPr>
            <w:ins w:id="3638" w:author="Краснова Наталья EXP-274686" w:date="2024-04-27T14:36:00Z">
              <w:r w:rsidRPr="00A71881">
                <w:rPr>
                  <w:b/>
                  <w:lang w:val="en-US"/>
                </w:rPr>
                <w:t>T0504833:</w:t>
              </w:r>
              <w:r>
                <w:rPr>
                  <w:lang w:val="en-US"/>
                </w:rPr>
                <w:t>CT</w:t>
              </w:r>
              <w:r w:rsidRPr="00B9499D">
                <w:t>_</w:t>
              </w:r>
            </w:ins>
            <w:ins w:id="3639" w:author="Краснова Наталья EXP-274686" w:date="2024-04-27T14:47:00Z">
              <w:r>
                <w:rPr>
                  <w:lang w:val="en-US"/>
                </w:rPr>
                <w:t>CA</w:t>
              </w:r>
            </w:ins>
          </w:p>
        </w:tc>
        <w:tc>
          <w:tcPr>
            <w:tcW w:w="500" w:type="pct"/>
          </w:tcPr>
          <w:p w14:paraId="59CA2C87" w14:textId="02B26BD7" w:rsidR="001E28B5" w:rsidRPr="00B9499D" w:rsidRDefault="001E28B5" w:rsidP="001E28B5">
            <w:pPr>
              <w:pStyle w:val="GOSTTablenorm"/>
              <w:rPr>
                <w:ins w:id="3640" w:author="Краснова Наталья EXP-274686" w:date="2024-04-27T14:23:00Z"/>
              </w:rPr>
            </w:pPr>
            <w:ins w:id="3641" w:author="Краснова Наталья EXP-274686" w:date="2024-04-27T14:25:00Z">
              <w:r w:rsidRPr="003257B7">
                <w:t>Строка</w:t>
              </w:r>
            </w:ins>
          </w:p>
        </w:tc>
        <w:tc>
          <w:tcPr>
            <w:tcW w:w="300" w:type="pct"/>
          </w:tcPr>
          <w:p w14:paraId="3C1B2EDB" w14:textId="35FFE2F9" w:rsidR="001E28B5" w:rsidRPr="00B9499D" w:rsidRDefault="001E28B5" w:rsidP="001E28B5">
            <w:pPr>
              <w:pStyle w:val="GOSTTablenorm"/>
              <w:rPr>
                <w:ins w:id="3642" w:author="Краснова Наталья EXP-274686" w:date="2024-04-27T14:23:00Z"/>
              </w:rPr>
            </w:pPr>
            <w:ins w:id="3643" w:author="Краснова Наталья EXP-274686" w:date="2024-04-27T14:25:00Z">
              <w:r w:rsidRPr="00B9499D">
                <w:t>Да</w:t>
              </w:r>
            </w:ins>
          </w:p>
        </w:tc>
        <w:tc>
          <w:tcPr>
            <w:tcW w:w="315" w:type="pct"/>
          </w:tcPr>
          <w:p w14:paraId="79E14C0A" w14:textId="07C6E16D" w:rsidR="001E28B5" w:rsidRPr="00B9499D" w:rsidRDefault="00552B36" w:rsidP="001E28B5">
            <w:pPr>
              <w:pStyle w:val="GOSTTablenorm"/>
              <w:rPr>
                <w:ins w:id="3644" w:author="Краснова Наталья EXP-274686" w:date="2024-04-27T14:23:00Z"/>
              </w:rPr>
            </w:pPr>
            <w:ins w:id="3645" w:author="Сатлер Марина Викторовна" w:date="2025-04-17T09:45:00Z">
              <w:r w:rsidRPr="00B9499D">
                <w:t>&lt;</w:t>
              </w:r>
            </w:ins>
            <w:ins w:id="3646" w:author="Краснова Наталья EXP-274686" w:date="2024-04-27T14:26:00Z">
              <w:r w:rsidR="001E28B5">
                <w:t>=20</w:t>
              </w:r>
            </w:ins>
          </w:p>
        </w:tc>
        <w:tc>
          <w:tcPr>
            <w:tcW w:w="2035" w:type="pct"/>
          </w:tcPr>
          <w:p w14:paraId="0F6BEB30" w14:textId="059AEE57" w:rsidR="001E28B5" w:rsidRDefault="001E28B5" w:rsidP="001E28B5">
            <w:pPr>
              <w:pStyle w:val="GOSTTablenorm"/>
              <w:rPr>
                <w:ins w:id="3647" w:author="Краснова Наталья EXP-274686" w:date="2024-04-27T14:28:00Z"/>
              </w:rPr>
            </w:pPr>
            <w:ins w:id="3648" w:author="Краснова Наталья EXP-274686" w:date="2024-04-27T14:28:00Z">
              <w:r>
                <w:t>Указывается значение аналитического признака «</w:t>
              </w:r>
              <w:r w:rsidRPr="00964776">
                <w:t>Счет контрагента</w:t>
              </w:r>
              <w:r>
                <w:t xml:space="preserve">» </w:t>
              </w:r>
            </w:ins>
            <w:ins w:id="3649" w:author="Краснова Наталья EXP-274686" w:date="2024-04-27T14:29:00Z">
              <w:r>
                <w:t>(</w:t>
              </w:r>
            </w:ins>
            <w:ins w:id="3650" w:author="Сказецкая Наталья Камилевна" w:date="2024-05-31T17:27:00Z">
              <w:r w:rsidR="009261A5" w:rsidRPr="00964776">
                <w:t>Номер казначейского/ банковского счета контрагента</w:t>
              </w:r>
            </w:ins>
            <w:ins w:id="3651" w:author="Краснова Наталья EXP-274686" w:date="2024-04-27T14:29:00Z">
              <w:r>
                <w:t xml:space="preserve">) </w:t>
              </w:r>
            </w:ins>
            <w:ins w:id="3652" w:author="Краснова Наталья EXP-274686" w:date="2024-04-27T14:28:00Z">
              <w:r>
                <w:t>для отражения по кредиту записи учета.</w:t>
              </w:r>
            </w:ins>
          </w:p>
          <w:p w14:paraId="532F1C95" w14:textId="3A2A49E8" w:rsidR="001E28B5" w:rsidRDefault="001E28B5" w:rsidP="001E28B5">
            <w:pPr>
              <w:pStyle w:val="GOSTTablenorm"/>
              <w:rPr>
                <w:ins w:id="3653" w:author="Краснова Наталья EXP-274686" w:date="2024-04-27T14:23:00Z"/>
              </w:rPr>
            </w:pPr>
            <w:ins w:id="3654" w:author="Краснова Наталья EXP-274686" w:date="2024-04-27T14:28:00Z">
              <w:r w:rsidRPr="008C1F2F">
                <w:lastRenderedPageBreak/>
                <w:t>Допускается заполнение прочерком</w:t>
              </w:r>
            </w:ins>
          </w:p>
        </w:tc>
      </w:tr>
      <w:tr w:rsidR="001E28B5" w:rsidRPr="00B9499D" w14:paraId="468CD712" w14:textId="77777777" w:rsidTr="001955A8">
        <w:trPr>
          <w:ins w:id="3655" w:author="Краснова Наталья EXP-274686" w:date="2024-04-27T14:23:00Z"/>
        </w:trPr>
        <w:tc>
          <w:tcPr>
            <w:tcW w:w="1100" w:type="pct"/>
          </w:tcPr>
          <w:p w14:paraId="68B8831F" w14:textId="4B79B4DA" w:rsidR="001E28B5" w:rsidRDefault="001E28B5" w:rsidP="001E28B5">
            <w:pPr>
              <w:pStyle w:val="GOSTTablenorm"/>
              <w:rPr>
                <w:ins w:id="3656" w:author="Краснова Наталья EXP-274686" w:date="2024-04-27T14:23:00Z"/>
              </w:rPr>
            </w:pPr>
            <w:ins w:id="3657" w:author="Краснова Наталья EXP-274686" w:date="2024-04-27T14:25:00Z">
              <w:r w:rsidRPr="007F26A9">
                <w:lastRenderedPageBreak/>
                <w:t>Код СКУ корреспондирующий</w:t>
              </w:r>
              <w:r>
                <w:t xml:space="preserve"> по Дт</w:t>
              </w:r>
            </w:ins>
          </w:p>
        </w:tc>
        <w:tc>
          <w:tcPr>
            <w:tcW w:w="750" w:type="pct"/>
          </w:tcPr>
          <w:p w14:paraId="098B2085" w14:textId="5EDB362B" w:rsidR="001E28B5" w:rsidRPr="00964776" w:rsidRDefault="00AB687D" w:rsidP="001E28B5">
            <w:pPr>
              <w:pStyle w:val="GOSTTablenorm"/>
              <w:rPr>
                <w:ins w:id="3658" w:author="Краснова Наталья EXP-274686" w:date="2024-04-27T14:23:00Z"/>
                <w:b/>
              </w:rPr>
            </w:pPr>
            <w:ins w:id="3659" w:author="Краснова Наталья EXP-274686" w:date="2024-04-27T14:43:00Z">
              <w:r w:rsidRPr="00A71881">
                <w:rPr>
                  <w:b/>
                  <w:lang w:val="en-US"/>
                </w:rPr>
                <w:t>T0504833</w:t>
              </w:r>
              <w:r w:rsidRPr="00160506">
                <w:rPr>
                  <w:lang w:val="en-US"/>
                </w:rPr>
                <w:t>:</w:t>
              </w:r>
              <w:r w:rsidRPr="00160506">
                <w:t>DT_AccountCorr</w:t>
              </w:r>
            </w:ins>
          </w:p>
        </w:tc>
        <w:tc>
          <w:tcPr>
            <w:tcW w:w="500" w:type="pct"/>
          </w:tcPr>
          <w:p w14:paraId="396B4324" w14:textId="11DFD9DF" w:rsidR="001E28B5" w:rsidRPr="00B9499D" w:rsidRDefault="001E28B5" w:rsidP="001E28B5">
            <w:pPr>
              <w:pStyle w:val="GOSTTablenorm"/>
              <w:rPr>
                <w:ins w:id="3660" w:author="Краснова Наталья EXP-274686" w:date="2024-04-27T14:23:00Z"/>
              </w:rPr>
            </w:pPr>
            <w:ins w:id="3661" w:author="Краснова Наталья EXP-274686" w:date="2024-04-27T14:25:00Z">
              <w:r w:rsidRPr="003257B7">
                <w:t>Строка</w:t>
              </w:r>
            </w:ins>
          </w:p>
        </w:tc>
        <w:tc>
          <w:tcPr>
            <w:tcW w:w="300" w:type="pct"/>
          </w:tcPr>
          <w:p w14:paraId="62FB9817" w14:textId="298AD19B" w:rsidR="001E28B5" w:rsidRPr="00B9499D" w:rsidRDefault="001E28B5" w:rsidP="001E28B5">
            <w:pPr>
              <w:pStyle w:val="GOSTTablenorm"/>
              <w:rPr>
                <w:ins w:id="3662" w:author="Краснова Наталья EXP-274686" w:date="2024-04-27T14:23:00Z"/>
              </w:rPr>
            </w:pPr>
            <w:ins w:id="3663" w:author="Краснова Наталья EXP-274686" w:date="2024-04-27T14:25:00Z">
              <w:r w:rsidRPr="00B9499D">
                <w:t>Да</w:t>
              </w:r>
            </w:ins>
          </w:p>
        </w:tc>
        <w:tc>
          <w:tcPr>
            <w:tcW w:w="315" w:type="pct"/>
          </w:tcPr>
          <w:p w14:paraId="6906864A" w14:textId="73C2D0B6" w:rsidR="001E28B5" w:rsidRPr="00B9499D" w:rsidRDefault="00552B36" w:rsidP="001E28B5">
            <w:pPr>
              <w:pStyle w:val="GOSTTablenorm"/>
              <w:rPr>
                <w:ins w:id="3664" w:author="Краснова Наталья EXP-274686" w:date="2024-04-27T14:23:00Z"/>
              </w:rPr>
            </w:pPr>
            <w:ins w:id="3665" w:author="Сатлер Марина Викторовна" w:date="2025-04-17T09:45:00Z">
              <w:r w:rsidRPr="00B9499D">
                <w:t>&lt;</w:t>
              </w:r>
            </w:ins>
            <w:ins w:id="3666" w:author="Краснова Наталья EXP-274686" w:date="2024-04-27T14:26:00Z">
              <w:r w:rsidR="001E28B5">
                <w:t>=5</w:t>
              </w:r>
            </w:ins>
          </w:p>
        </w:tc>
        <w:tc>
          <w:tcPr>
            <w:tcW w:w="2035" w:type="pct"/>
          </w:tcPr>
          <w:p w14:paraId="10E5E100" w14:textId="2AA084A3" w:rsidR="001E28B5" w:rsidRDefault="001E28B5" w:rsidP="001E28B5">
            <w:pPr>
              <w:pStyle w:val="GOSTTablenorm"/>
              <w:rPr>
                <w:ins w:id="3667" w:author="Краснова Наталья EXP-274686" w:date="2024-04-27T14:29:00Z"/>
              </w:rPr>
            </w:pPr>
            <w:ins w:id="3668" w:author="Краснова Наталья EXP-274686" w:date="2024-04-27T14:29:00Z">
              <w:r>
                <w:t>Указывается значение аналитического признака «</w:t>
              </w:r>
            </w:ins>
            <w:ins w:id="3669" w:author="Сказецкая Наталья Камилевна" w:date="2024-05-31T17:28:00Z">
              <w:r w:rsidR="009261A5" w:rsidRPr="007F26A9">
                <w:t>Код СКУ корреспондирующий</w:t>
              </w:r>
            </w:ins>
            <w:ins w:id="3670" w:author="Краснова Наталья EXP-274686" w:date="2024-04-27T14:29:00Z">
              <w:r>
                <w:t>» (</w:t>
              </w:r>
            </w:ins>
            <w:ins w:id="3671" w:author="Сказецкая Наталья Камилевна" w:date="2024-05-31T17:27:00Z">
              <w:r w:rsidR="009261A5" w:rsidRPr="00964776">
                <w:t>Код корреспондирующего счета казначейского учета</w:t>
              </w:r>
            </w:ins>
            <w:ins w:id="3672" w:author="Краснова Наталья EXP-274686" w:date="2024-04-27T14:29:00Z">
              <w:r>
                <w:t>)</w:t>
              </w:r>
            </w:ins>
            <w:ins w:id="3673" w:author="Краснова Наталья EXP-274686" w:date="2024-04-27T14:30:00Z">
              <w:r>
                <w:t xml:space="preserve"> </w:t>
              </w:r>
            </w:ins>
            <w:ins w:id="3674" w:author="Краснова Наталья EXP-274686" w:date="2024-04-27T14:29:00Z">
              <w:r>
                <w:t>для отражения по дебету записи учета.</w:t>
              </w:r>
            </w:ins>
          </w:p>
          <w:p w14:paraId="3A5AC037" w14:textId="5DF57592" w:rsidR="001E28B5" w:rsidRDefault="001E28B5" w:rsidP="001E28B5">
            <w:pPr>
              <w:pStyle w:val="GOSTTablenorm"/>
              <w:rPr>
                <w:ins w:id="3675" w:author="Краснова Наталья EXP-274686" w:date="2024-04-27T14:23:00Z"/>
              </w:rPr>
            </w:pPr>
            <w:ins w:id="3676" w:author="Краснова Наталья EXP-274686" w:date="2024-04-27T14:29:00Z">
              <w:r w:rsidRPr="008C1F2F">
                <w:t>Допускается заполнение прочерком</w:t>
              </w:r>
            </w:ins>
          </w:p>
        </w:tc>
      </w:tr>
      <w:tr w:rsidR="001E28B5" w:rsidRPr="00B9499D" w14:paraId="2E8C9F8E" w14:textId="77777777" w:rsidTr="001955A8">
        <w:trPr>
          <w:ins w:id="3677" w:author="Краснова Наталья EXP-274686" w:date="2024-04-27T14:23:00Z"/>
        </w:trPr>
        <w:tc>
          <w:tcPr>
            <w:tcW w:w="1100" w:type="pct"/>
          </w:tcPr>
          <w:p w14:paraId="221338C0" w14:textId="2BCBC662" w:rsidR="001E28B5" w:rsidRDefault="001E28B5" w:rsidP="001E28B5">
            <w:pPr>
              <w:pStyle w:val="GOSTTablenorm"/>
              <w:rPr>
                <w:ins w:id="3678" w:author="Краснова Наталья EXP-274686" w:date="2024-04-27T14:23:00Z"/>
              </w:rPr>
            </w:pPr>
            <w:ins w:id="3679" w:author="Краснова Наталья EXP-274686" w:date="2024-04-27T14:25:00Z">
              <w:r w:rsidRPr="007F26A9">
                <w:t>Код СКУ корреспондирующий</w:t>
              </w:r>
              <w:r>
                <w:t xml:space="preserve"> по Дт</w:t>
              </w:r>
            </w:ins>
          </w:p>
        </w:tc>
        <w:tc>
          <w:tcPr>
            <w:tcW w:w="750" w:type="pct"/>
          </w:tcPr>
          <w:p w14:paraId="5674D559" w14:textId="6CD10C02" w:rsidR="001E28B5" w:rsidRPr="00964776" w:rsidRDefault="00AB687D" w:rsidP="001E28B5">
            <w:pPr>
              <w:pStyle w:val="GOSTTablenorm"/>
              <w:rPr>
                <w:ins w:id="3680" w:author="Краснова Наталья EXP-274686" w:date="2024-04-27T14:23:00Z"/>
                <w:b/>
              </w:rPr>
            </w:pPr>
            <w:ins w:id="3681" w:author="Краснова Наталья EXP-274686" w:date="2024-04-27T14:43:00Z">
              <w:r w:rsidRPr="00A71881">
                <w:rPr>
                  <w:b/>
                  <w:lang w:val="en-US"/>
                </w:rPr>
                <w:t>T0504833:</w:t>
              </w:r>
              <w:r w:rsidRPr="00160506">
                <w:rPr>
                  <w:lang w:val="en-US"/>
                </w:rPr>
                <w:t>C</w:t>
              </w:r>
              <w:r w:rsidRPr="00160506">
                <w:t>T_AccountCorr</w:t>
              </w:r>
            </w:ins>
          </w:p>
        </w:tc>
        <w:tc>
          <w:tcPr>
            <w:tcW w:w="500" w:type="pct"/>
          </w:tcPr>
          <w:p w14:paraId="5B2988A1" w14:textId="53B5ED6B" w:rsidR="001E28B5" w:rsidRPr="00B9499D" w:rsidRDefault="001E28B5" w:rsidP="001E28B5">
            <w:pPr>
              <w:pStyle w:val="GOSTTablenorm"/>
              <w:rPr>
                <w:ins w:id="3682" w:author="Краснова Наталья EXP-274686" w:date="2024-04-27T14:23:00Z"/>
              </w:rPr>
            </w:pPr>
            <w:ins w:id="3683" w:author="Краснова Наталья EXP-274686" w:date="2024-04-27T14:25:00Z">
              <w:r w:rsidRPr="003257B7">
                <w:t>Строка</w:t>
              </w:r>
            </w:ins>
          </w:p>
        </w:tc>
        <w:tc>
          <w:tcPr>
            <w:tcW w:w="300" w:type="pct"/>
          </w:tcPr>
          <w:p w14:paraId="636B6566" w14:textId="1285568D" w:rsidR="001E28B5" w:rsidRPr="00B9499D" w:rsidRDefault="001E28B5" w:rsidP="001E28B5">
            <w:pPr>
              <w:pStyle w:val="GOSTTablenorm"/>
              <w:rPr>
                <w:ins w:id="3684" w:author="Краснова Наталья EXP-274686" w:date="2024-04-27T14:23:00Z"/>
              </w:rPr>
            </w:pPr>
            <w:ins w:id="3685" w:author="Краснова Наталья EXP-274686" w:date="2024-04-27T14:25:00Z">
              <w:r w:rsidRPr="00B9499D">
                <w:t>Да</w:t>
              </w:r>
            </w:ins>
          </w:p>
        </w:tc>
        <w:tc>
          <w:tcPr>
            <w:tcW w:w="315" w:type="pct"/>
          </w:tcPr>
          <w:p w14:paraId="2A1DDCE3" w14:textId="13CDC637" w:rsidR="001E28B5" w:rsidRPr="00B9499D" w:rsidRDefault="00552B36" w:rsidP="001E28B5">
            <w:pPr>
              <w:pStyle w:val="GOSTTablenorm"/>
              <w:rPr>
                <w:ins w:id="3686" w:author="Краснова Наталья EXP-274686" w:date="2024-04-27T14:23:00Z"/>
              </w:rPr>
            </w:pPr>
            <w:ins w:id="3687" w:author="Сатлер Марина Викторовна" w:date="2025-04-17T09:45:00Z">
              <w:r w:rsidRPr="00B9499D">
                <w:t>&lt;</w:t>
              </w:r>
            </w:ins>
            <w:ins w:id="3688" w:author="Краснова Наталья EXP-274686" w:date="2024-04-27T14:26:00Z">
              <w:r w:rsidR="001E28B5">
                <w:t>=5</w:t>
              </w:r>
            </w:ins>
          </w:p>
        </w:tc>
        <w:tc>
          <w:tcPr>
            <w:tcW w:w="2035" w:type="pct"/>
          </w:tcPr>
          <w:p w14:paraId="262D0BF8" w14:textId="22B63384" w:rsidR="001E28B5" w:rsidRDefault="001E28B5" w:rsidP="001E28B5">
            <w:pPr>
              <w:pStyle w:val="GOSTTablenorm"/>
              <w:rPr>
                <w:ins w:id="3689" w:author="Краснова Наталья EXP-274686" w:date="2024-04-27T14:30:00Z"/>
              </w:rPr>
            </w:pPr>
            <w:ins w:id="3690" w:author="Краснова Наталья EXP-274686" w:date="2024-04-27T14:30:00Z">
              <w:r>
                <w:t>Указывается значение аналитического признака «</w:t>
              </w:r>
            </w:ins>
            <w:ins w:id="3691" w:author="Сказецкая Наталья Камилевна" w:date="2024-05-31T17:28:00Z">
              <w:r w:rsidR="009261A5" w:rsidRPr="007F26A9">
                <w:t>Код СКУ корреспондирующий</w:t>
              </w:r>
            </w:ins>
            <w:ins w:id="3692" w:author="Краснова Наталья EXP-274686" w:date="2024-04-27T14:30:00Z">
              <w:r>
                <w:t>» (</w:t>
              </w:r>
            </w:ins>
            <w:ins w:id="3693" w:author="Сказецкая Наталья Камилевна" w:date="2024-05-31T17:27:00Z">
              <w:r w:rsidR="009261A5" w:rsidRPr="00964776">
                <w:t>Код корреспондирующего счета казначейского учета</w:t>
              </w:r>
            </w:ins>
            <w:ins w:id="3694" w:author="Краснова Наталья EXP-274686" w:date="2024-04-27T14:30:00Z">
              <w:r>
                <w:t>) для отражения по кредиту записи учета.</w:t>
              </w:r>
            </w:ins>
          </w:p>
          <w:p w14:paraId="56AFBA58" w14:textId="2930FE5D" w:rsidR="001E28B5" w:rsidRDefault="001E28B5" w:rsidP="001E28B5">
            <w:pPr>
              <w:pStyle w:val="GOSTTablenorm"/>
              <w:rPr>
                <w:ins w:id="3695" w:author="Краснова Наталья EXP-274686" w:date="2024-04-27T14:23:00Z"/>
              </w:rPr>
            </w:pPr>
            <w:ins w:id="3696" w:author="Краснова Наталья EXP-274686" w:date="2024-04-27T14:30:00Z">
              <w:r w:rsidRPr="008C1F2F">
                <w:t>Допускается заполнение прочерком</w:t>
              </w:r>
            </w:ins>
          </w:p>
        </w:tc>
      </w:tr>
      <w:tr w:rsidR="001E28B5" w:rsidRPr="00B9499D" w14:paraId="6C5EFFB6" w14:textId="77777777" w:rsidTr="001955A8">
        <w:trPr>
          <w:ins w:id="3697" w:author="Краснова Наталья EXP-275709" w:date="2023-11-27T21:07:00Z"/>
        </w:trPr>
        <w:tc>
          <w:tcPr>
            <w:tcW w:w="1100" w:type="pct"/>
          </w:tcPr>
          <w:p w14:paraId="717FD80C" w14:textId="39E8EFC4" w:rsidR="001E28B5" w:rsidRDefault="001E28B5" w:rsidP="001E28B5">
            <w:pPr>
              <w:pStyle w:val="GOSTTablenorm"/>
              <w:rPr>
                <w:ins w:id="3698" w:author="Краснова Наталья EXP-275709" w:date="2023-11-27T21:07:00Z"/>
              </w:rPr>
            </w:pPr>
            <w:ins w:id="3699" w:author="Краснова Наталья EXP-275709" w:date="2023-11-27T21:07:00Z">
              <w:r>
                <w:t>Номер БО по Дт</w:t>
              </w:r>
            </w:ins>
          </w:p>
        </w:tc>
        <w:tc>
          <w:tcPr>
            <w:tcW w:w="750" w:type="pct"/>
          </w:tcPr>
          <w:p w14:paraId="5090428A" w14:textId="4C32A862" w:rsidR="001E28B5" w:rsidRPr="00B9499D" w:rsidRDefault="001E28B5" w:rsidP="001E28B5">
            <w:pPr>
              <w:pStyle w:val="GOSTTablenorm"/>
              <w:rPr>
                <w:ins w:id="3700" w:author="Краснова Наталья EXP-275709" w:date="2023-11-27T21:07:00Z"/>
                <w:lang w:val="en-US"/>
              </w:rPr>
            </w:pPr>
            <w:ins w:id="3701" w:author="Павлов Владислав Львович" w:date="2023-11-28T11:54:00Z">
              <w:r w:rsidRPr="00A71881">
                <w:rPr>
                  <w:b/>
                  <w:lang w:val="en-US"/>
                </w:rPr>
                <w:t>T0504833:</w:t>
              </w:r>
            </w:ins>
            <w:ins w:id="3702" w:author="Краснова Наталья EXP-275709" w:date="2023-12-05T09:19:00Z">
              <w:r w:rsidRPr="00B9499D">
                <w:t>DT</w:t>
              </w:r>
              <w:r>
                <w:t>_</w:t>
              </w:r>
            </w:ins>
            <w:ins w:id="3703" w:author="Павлов Владислав Львович" w:date="2023-11-28T12:07:00Z">
              <w:r w:rsidRPr="002253A6">
                <w:rPr>
                  <w:lang w:val="en-US"/>
                </w:rPr>
                <w:t>AccNmbBO</w:t>
              </w:r>
            </w:ins>
          </w:p>
        </w:tc>
        <w:tc>
          <w:tcPr>
            <w:tcW w:w="500" w:type="pct"/>
          </w:tcPr>
          <w:p w14:paraId="49557D7A" w14:textId="3842FE68" w:rsidR="001E28B5" w:rsidRPr="00B9499D" w:rsidRDefault="001E28B5" w:rsidP="001E28B5">
            <w:pPr>
              <w:pStyle w:val="GOSTTablenorm"/>
              <w:rPr>
                <w:ins w:id="3704" w:author="Краснова Наталья EXP-275709" w:date="2023-11-27T21:07:00Z"/>
              </w:rPr>
            </w:pPr>
            <w:ins w:id="3705" w:author="Краснова Наталья EXP-275709" w:date="2023-11-27T21:07:00Z">
              <w:r w:rsidRPr="00B9499D">
                <w:t>Строка</w:t>
              </w:r>
            </w:ins>
          </w:p>
        </w:tc>
        <w:tc>
          <w:tcPr>
            <w:tcW w:w="300" w:type="pct"/>
          </w:tcPr>
          <w:p w14:paraId="6FBB86E3" w14:textId="7D26AB34" w:rsidR="001E28B5" w:rsidRPr="00B9499D" w:rsidRDefault="001E28B5" w:rsidP="001E28B5">
            <w:pPr>
              <w:pStyle w:val="GOSTTablenorm"/>
              <w:rPr>
                <w:ins w:id="3706" w:author="Краснова Наталья EXP-275709" w:date="2023-11-27T21:07:00Z"/>
              </w:rPr>
            </w:pPr>
            <w:ins w:id="3707" w:author="Краснова Наталья EXP-275709" w:date="2023-11-27T21:07:00Z">
              <w:r w:rsidRPr="009E1151">
                <w:t>Да</w:t>
              </w:r>
            </w:ins>
          </w:p>
        </w:tc>
        <w:tc>
          <w:tcPr>
            <w:tcW w:w="315" w:type="pct"/>
          </w:tcPr>
          <w:p w14:paraId="08329CF1" w14:textId="4F82D869" w:rsidR="001E28B5" w:rsidRPr="00B9499D" w:rsidRDefault="001E28B5" w:rsidP="001E28B5">
            <w:pPr>
              <w:pStyle w:val="GOSTTablenorm"/>
              <w:rPr>
                <w:ins w:id="3708" w:author="Краснова Наталья EXP-275709" w:date="2023-11-27T21:07:00Z"/>
              </w:rPr>
            </w:pPr>
            <w:ins w:id="3709" w:author="Краснова Наталья EXP-275709" w:date="2023-11-27T21:07:00Z">
              <w:r w:rsidRPr="00F40ED3">
                <w:t>&lt;=</w:t>
              </w:r>
              <w:r>
                <w:t>19</w:t>
              </w:r>
            </w:ins>
          </w:p>
        </w:tc>
        <w:tc>
          <w:tcPr>
            <w:tcW w:w="2035" w:type="pct"/>
          </w:tcPr>
          <w:p w14:paraId="29DFECD9" w14:textId="4E3896B1" w:rsidR="001E28B5" w:rsidRDefault="001E28B5" w:rsidP="001E28B5">
            <w:pPr>
              <w:pStyle w:val="GOSTTablenorm"/>
              <w:rPr>
                <w:ins w:id="3710" w:author="Краснова Наталья EXP-275709" w:date="2023-12-05T09:04:00Z"/>
              </w:rPr>
            </w:pPr>
            <w:ins w:id="3711" w:author="Краснова Наталья EXP-275709" w:date="2023-11-27T21:07:00Z">
              <w:r>
                <w:t xml:space="preserve">Указывается значение </w:t>
              </w:r>
            </w:ins>
            <w:ins w:id="3712" w:author="Сказецкая Наталья Камилевна" w:date="2023-12-14T13:52:00Z">
              <w:r>
                <w:t>аналитического признака (свойства записи учета) «Н</w:t>
              </w:r>
            </w:ins>
            <w:ins w:id="3713" w:author="Краснова Наталья EXP-275709" w:date="2023-12-05T08:59:00Z">
              <w:r>
                <w:t>омер бюджетного обязательства</w:t>
              </w:r>
            </w:ins>
            <w:ins w:id="3714" w:author="Сказецкая Наталья Камилевна" w:date="2023-12-14T13:52:00Z">
              <w:r>
                <w:t>»</w:t>
              </w:r>
            </w:ins>
            <w:ins w:id="3715" w:author="Краснова Наталья EXP-275709" w:date="2023-12-05T08:59:00Z">
              <w:r>
                <w:t xml:space="preserve"> для отражения </w:t>
              </w:r>
            </w:ins>
            <w:ins w:id="3716" w:author="Краснова Наталья EXP-275709" w:date="2023-11-27T21:07:00Z">
              <w:r>
                <w:t>по дебету записи учета.</w:t>
              </w:r>
            </w:ins>
          </w:p>
          <w:p w14:paraId="18BB8160" w14:textId="69ACEBD3" w:rsidR="001E28B5" w:rsidRDefault="001E28B5" w:rsidP="001E28B5">
            <w:pPr>
              <w:pStyle w:val="GOSTTablenorm"/>
              <w:rPr>
                <w:ins w:id="3717" w:author="Краснова Наталья EXP-275709" w:date="2023-11-27T21:07:00Z"/>
              </w:rPr>
            </w:pPr>
            <w:ins w:id="3718" w:author="Краснова Наталья EXP-275709" w:date="2023-11-27T21:07:00Z">
              <w:r w:rsidRPr="008C1F2F">
                <w:t>Допускается заполнение прочерком</w:t>
              </w:r>
            </w:ins>
          </w:p>
        </w:tc>
      </w:tr>
      <w:tr w:rsidR="001E28B5" w:rsidRPr="00B9499D" w14:paraId="3F9FA172" w14:textId="77777777" w:rsidTr="001955A8">
        <w:trPr>
          <w:ins w:id="3719" w:author="Краснова Наталья EXP-275709" w:date="2023-11-27T21:07:00Z"/>
        </w:trPr>
        <w:tc>
          <w:tcPr>
            <w:tcW w:w="1100" w:type="pct"/>
          </w:tcPr>
          <w:p w14:paraId="44E60EC8" w14:textId="2053081C" w:rsidR="001E28B5" w:rsidRDefault="001E28B5" w:rsidP="001E28B5">
            <w:pPr>
              <w:pStyle w:val="GOSTTablenorm"/>
              <w:rPr>
                <w:ins w:id="3720" w:author="Краснова Наталья EXP-275709" w:date="2023-11-27T21:07:00Z"/>
              </w:rPr>
            </w:pPr>
            <w:ins w:id="3721" w:author="Краснова Наталья EXP-275709" w:date="2023-11-27T21:07:00Z">
              <w:r>
                <w:t>Номер БО по Кт</w:t>
              </w:r>
            </w:ins>
          </w:p>
        </w:tc>
        <w:tc>
          <w:tcPr>
            <w:tcW w:w="750" w:type="pct"/>
          </w:tcPr>
          <w:p w14:paraId="48D1F9BB" w14:textId="08E8F95D" w:rsidR="001E28B5" w:rsidRPr="00B9499D" w:rsidRDefault="001E28B5" w:rsidP="001E28B5">
            <w:pPr>
              <w:pStyle w:val="GOSTTablenorm"/>
              <w:rPr>
                <w:ins w:id="3722" w:author="Краснова Наталья EXP-275709" w:date="2023-11-27T21:07:00Z"/>
                <w:lang w:val="en-US"/>
              </w:rPr>
            </w:pPr>
            <w:ins w:id="3723" w:author="Павлов Владислав Львович" w:date="2023-11-28T11:54:00Z">
              <w:r w:rsidRPr="00A71881">
                <w:rPr>
                  <w:b/>
                  <w:lang w:val="en-US"/>
                </w:rPr>
                <w:t>T0504833:</w:t>
              </w:r>
            </w:ins>
            <w:ins w:id="3724" w:author="Краснова Наталья EXP-274680" w:date="2024-04-26T12:27:00Z">
              <w:r w:rsidRPr="004C7027">
                <w:t>C</w:t>
              </w:r>
            </w:ins>
            <w:ins w:id="3725" w:author="Краснова Наталья EXP-275709" w:date="2023-12-05T09:19:00Z">
              <w:r w:rsidRPr="00B9499D">
                <w:t>T</w:t>
              </w:r>
              <w:r>
                <w:t>_</w:t>
              </w:r>
            </w:ins>
            <w:ins w:id="3726" w:author="Павлов Владислав Львович" w:date="2023-11-28T12:07:00Z">
              <w:r w:rsidRPr="002253A6">
                <w:rPr>
                  <w:lang w:val="en-US"/>
                </w:rPr>
                <w:t>AccNmbBO</w:t>
              </w:r>
            </w:ins>
          </w:p>
        </w:tc>
        <w:tc>
          <w:tcPr>
            <w:tcW w:w="500" w:type="pct"/>
          </w:tcPr>
          <w:p w14:paraId="3A664410" w14:textId="2C6AD96A" w:rsidR="001E28B5" w:rsidRPr="00B9499D" w:rsidRDefault="001E28B5" w:rsidP="001E28B5">
            <w:pPr>
              <w:pStyle w:val="GOSTTablenorm"/>
              <w:rPr>
                <w:ins w:id="3727" w:author="Краснова Наталья EXP-275709" w:date="2023-11-27T21:07:00Z"/>
              </w:rPr>
            </w:pPr>
            <w:ins w:id="3728" w:author="Краснова Наталья EXP-275709" w:date="2023-11-27T21:07:00Z">
              <w:r w:rsidRPr="00B9499D">
                <w:t>Строка</w:t>
              </w:r>
            </w:ins>
          </w:p>
        </w:tc>
        <w:tc>
          <w:tcPr>
            <w:tcW w:w="300" w:type="pct"/>
          </w:tcPr>
          <w:p w14:paraId="004DFE72" w14:textId="1A2376AD" w:rsidR="001E28B5" w:rsidRPr="00B9499D" w:rsidRDefault="001E28B5" w:rsidP="001E28B5">
            <w:pPr>
              <w:pStyle w:val="GOSTTablenorm"/>
              <w:rPr>
                <w:ins w:id="3729" w:author="Краснова Наталья EXP-275709" w:date="2023-11-27T21:07:00Z"/>
              </w:rPr>
            </w:pPr>
            <w:ins w:id="3730" w:author="Краснова Наталья EXP-275709" w:date="2023-11-27T21:07:00Z">
              <w:r w:rsidRPr="009E1151">
                <w:t>Да</w:t>
              </w:r>
            </w:ins>
          </w:p>
        </w:tc>
        <w:tc>
          <w:tcPr>
            <w:tcW w:w="315" w:type="pct"/>
          </w:tcPr>
          <w:p w14:paraId="4B270CB7" w14:textId="5D8C830B" w:rsidR="001E28B5" w:rsidRPr="00B9499D" w:rsidRDefault="001E28B5" w:rsidP="001E28B5">
            <w:pPr>
              <w:pStyle w:val="GOSTTablenorm"/>
              <w:rPr>
                <w:ins w:id="3731" w:author="Краснова Наталья EXP-275709" w:date="2023-11-27T21:07:00Z"/>
              </w:rPr>
            </w:pPr>
            <w:ins w:id="3732" w:author="Краснова Наталья EXP-275709" w:date="2023-11-27T21:07:00Z">
              <w:r w:rsidRPr="00F40ED3">
                <w:t>&lt;=</w:t>
              </w:r>
              <w:r>
                <w:t>19</w:t>
              </w:r>
            </w:ins>
          </w:p>
        </w:tc>
        <w:tc>
          <w:tcPr>
            <w:tcW w:w="2035" w:type="pct"/>
          </w:tcPr>
          <w:p w14:paraId="6E0243FA" w14:textId="16172EC8" w:rsidR="001E28B5" w:rsidRDefault="001E28B5" w:rsidP="001E28B5">
            <w:pPr>
              <w:pStyle w:val="GOSTTablenorm"/>
              <w:rPr>
                <w:ins w:id="3733" w:author="Краснова Наталья EXP-275709" w:date="2023-12-05T09:04:00Z"/>
              </w:rPr>
            </w:pPr>
            <w:ins w:id="3734" w:author="Краснова Наталья EXP-275709" w:date="2023-12-05T09:01:00Z">
              <w:r>
                <w:t xml:space="preserve">Указывается значение </w:t>
              </w:r>
            </w:ins>
            <w:ins w:id="3735" w:author="Сказецкая Наталья Камилевна" w:date="2023-12-14T13:52:00Z">
              <w:r>
                <w:t>аналитического признака (свойства записи учета) «Н</w:t>
              </w:r>
            </w:ins>
            <w:ins w:id="3736" w:author="Краснова Наталья EXP-275709" w:date="2023-12-05T09:01:00Z">
              <w:r>
                <w:t>омер бюджетного обязательства</w:t>
              </w:r>
            </w:ins>
            <w:ins w:id="3737" w:author="Сказецкая Наталья Камилевна" w:date="2023-12-14T13:53:00Z">
              <w:r>
                <w:t>»</w:t>
              </w:r>
            </w:ins>
            <w:ins w:id="3738" w:author="Краснова Наталья EXP-275709" w:date="2023-12-05T09:01:00Z">
              <w:r>
                <w:t xml:space="preserve"> для отражения по кредиту записи учета.</w:t>
              </w:r>
            </w:ins>
          </w:p>
          <w:p w14:paraId="341FB641" w14:textId="1C907C6E" w:rsidR="001E28B5" w:rsidRDefault="001E28B5" w:rsidP="001E28B5">
            <w:pPr>
              <w:pStyle w:val="GOSTTablenorm"/>
              <w:rPr>
                <w:ins w:id="3739" w:author="Краснова Наталья EXP-275709" w:date="2023-11-27T21:07:00Z"/>
              </w:rPr>
            </w:pPr>
            <w:ins w:id="3740" w:author="Краснова Наталья EXP-275709" w:date="2023-12-05T09:01:00Z">
              <w:r w:rsidRPr="008C1F2F">
                <w:t>Допускается заполнение прочерком</w:t>
              </w:r>
            </w:ins>
          </w:p>
        </w:tc>
      </w:tr>
      <w:tr w:rsidR="001E28B5" w:rsidRPr="00B9499D" w14:paraId="27121898" w14:textId="77777777" w:rsidTr="001955A8">
        <w:trPr>
          <w:ins w:id="3741" w:author="Краснова Наталья EXP-275709" w:date="2023-11-27T21:08:00Z"/>
        </w:trPr>
        <w:tc>
          <w:tcPr>
            <w:tcW w:w="1100" w:type="pct"/>
          </w:tcPr>
          <w:p w14:paraId="524700D3" w14:textId="09B7E1E1" w:rsidR="001E28B5" w:rsidRDefault="001E28B5" w:rsidP="001E28B5">
            <w:pPr>
              <w:pStyle w:val="GOSTTablenorm"/>
              <w:rPr>
                <w:ins w:id="3742" w:author="Краснова Наталья EXP-275709" w:date="2023-11-27T21:08:00Z"/>
              </w:rPr>
            </w:pPr>
            <w:ins w:id="3743" w:author="Краснова Наталья EXP-275709" w:date="2023-11-27T21:08:00Z">
              <w:r>
                <w:t>Номер ДО по Дт</w:t>
              </w:r>
            </w:ins>
          </w:p>
        </w:tc>
        <w:tc>
          <w:tcPr>
            <w:tcW w:w="750" w:type="pct"/>
          </w:tcPr>
          <w:p w14:paraId="08F76D55" w14:textId="3ED5CF52" w:rsidR="001E28B5" w:rsidRPr="00B9499D" w:rsidRDefault="001E28B5" w:rsidP="001E28B5">
            <w:pPr>
              <w:pStyle w:val="GOSTTablenorm"/>
              <w:rPr>
                <w:ins w:id="3744" w:author="Краснова Наталья EXP-275709" w:date="2023-11-27T21:08:00Z"/>
                <w:lang w:val="en-US"/>
              </w:rPr>
            </w:pPr>
            <w:ins w:id="3745" w:author="Павлов Владислав Львович" w:date="2023-11-28T11:54:00Z">
              <w:r w:rsidRPr="00A71881">
                <w:rPr>
                  <w:b/>
                  <w:lang w:val="en-US"/>
                </w:rPr>
                <w:t>T0504833:</w:t>
              </w:r>
            </w:ins>
            <w:ins w:id="3746" w:author="Краснова Наталья EXP-275709" w:date="2023-12-05T09:20:00Z">
              <w:r w:rsidRPr="00B9499D">
                <w:t>DT</w:t>
              </w:r>
              <w:r>
                <w:t>_</w:t>
              </w:r>
            </w:ins>
            <w:ins w:id="3747" w:author="Павлов Владислав Львович" w:date="2023-11-28T12:08:00Z">
              <w:r w:rsidRPr="002253A6">
                <w:rPr>
                  <w:lang w:val="en-US"/>
                </w:rPr>
                <w:t>NmDO</w:t>
              </w:r>
            </w:ins>
          </w:p>
        </w:tc>
        <w:tc>
          <w:tcPr>
            <w:tcW w:w="500" w:type="pct"/>
          </w:tcPr>
          <w:p w14:paraId="1729FEB8" w14:textId="2D2B4104" w:rsidR="001E28B5" w:rsidRPr="00B9499D" w:rsidRDefault="001E28B5" w:rsidP="001E28B5">
            <w:pPr>
              <w:pStyle w:val="GOSTTablenorm"/>
              <w:rPr>
                <w:ins w:id="3748" w:author="Краснова Наталья EXP-275709" w:date="2023-11-27T21:08:00Z"/>
              </w:rPr>
            </w:pPr>
            <w:ins w:id="3749" w:author="Краснова Наталья EXP-275709" w:date="2023-11-27T21:08:00Z">
              <w:r w:rsidRPr="00B9499D">
                <w:t>Строка</w:t>
              </w:r>
            </w:ins>
          </w:p>
        </w:tc>
        <w:tc>
          <w:tcPr>
            <w:tcW w:w="300" w:type="pct"/>
          </w:tcPr>
          <w:p w14:paraId="411D8C18" w14:textId="6F69FCF5" w:rsidR="001E28B5" w:rsidRPr="009E1151" w:rsidRDefault="001E28B5" w:rsidP="001E28B5">
            <w:pPr>
              <w:pStyle w:val="GOSTTablenorm"/>
              <w:rPr>
                <w:ins w:id="3750" w:author="Краснова Наталья EXP-275709" w:date="2023-11-27T21:08:00Z"/>
              </w:rPr>
            </w:pPr>
            <w:ins w:id="3751" w:author="Краснова Наталья EXP-275709" w:date="2023-11-27T21:08:00Z">
              <w:r w:rsidRPr="009E1151">
                <w:t>Да</w:t>
              </w:r>
            </w:ins>
          </w:p>
        </w:tc>
        <w:tc>
          <w:tcPr>
            <w:tcW w:w="315" w:type="pct"/>
          </w:tcPr>
          <w:p w14:paraId="259457DA" w14:textId="7F1BCC21" w:rsidR="001E28B5" w:rsidRPr="00F40ED3" w:rsidRDefault="001E28B5" w:rsidP="001E28B5">
            <w:pPr>
              <w:pStyle w:val="GOSTTablenorm"/>
              <w:rPr>
                <w:ins w:id="3752" w:author="Краснова Наталья EXP-275709" w:date="2023-11-27T21:08:00Z"/>
              </w:rPr>
            </w:pPr>
            <w:ins w:id="3753" w:author="Краснова Наталья EXP-275709" w:date="2023-11-27T21:08:00Z">
              <w:r w:rsidRPr="00F40ED3">
                <w:t>&lt;=</w:t>
              </w:r>
              <w:r>
                <w:t>25</w:t>
              </w:r>
            </w:ins>
          </w:p>
        </w:tc>
        <w:tc>
          <w:tcPr>
            <w:tcW w:w="2035" w:type="pct"/>
          </w:tcPr>
          <w:p w14:paraId="6A9F11B6" w14:textId="117AEDDE" w:rsidR="001E28B5" w:rsidRDefault="001E28B5" w:rsidP="001E28B5">
            <w:pPr>
              <w:pStyle w:val="GOSTTablenorm"/>
              <w:rPr>
                <w:ins w:id="3754" w:author="Краснова Наталья EXP-275709" w:date="2023-12-05T09:04:00Z"/>
              </w:rPr>
            </w:pPr>
            <w:ins w:id="3755" w:author="Краснова Наталья EXP-275709" w:date="2023-12-05T09:02:00Z">
              <w:r>
                <w:t xml:space="preserve">Указывается значение </w:t>
              </w:r>
            </w:ins>
            <w:ins w:id="3756" w:author="Сказецкая Наталья Камилевна" w:date="2023-12-14T13:53:00Z">
              <w:r>
                <w:t>аналитического признака (свойства записи учета) «Н</w:t>
              </w:r>
            </w:ins>
            <w:ins w:id="3757" w:author="Краснова Наталья EXP-275709" w:date="2023-12-05T09:02:00Z">
              <w:r>
                <w:t>омер денежного обязательства</w:t>
              </w:r>
            </w:ins>
            <w:ins w:id="3758" w:author="Сказецкая Наталья Камилевна" w:date="2023-12-14T13:54:00Z">
              <w:r>
                <w:t>»</w:t>
              </w:r>
            </w:ins>
            <w:ins w:id="3759" w:author="Краснова Наталья EXP-275709" w:date="2023-12-05T09:02:00Z">
              <w:r>
                <w:t xml:space="preserve"> для отражения по дебету записи учета.</w:t>
              </w:r>
            </w:ins>
          </w:p>
          <w:p w14:paraId="46FB0596" w14:textId="621C16AF" w:rsidR="001E28B5" w:rsidRDefault="001E28B5" w:rsidP="001E28B5">
            <w:pPr>
              <w:pStyle w:val="GOSTTablenorm"/>
              <w:rPr>
                <w:ins w:id="3760" w:author="Краснова Наталья EXP-275709" w:date="2023-11-27T21:08:00Z"/>
              </w:rPr>
            </w:pPr>
            <w:ins w:id="3761" w:author="Краснова Наталья EXP-275709" w:date="2023-12-05T09:02:00Z">
              <w:r w:rsidRPr="008C1F2F">
                <w:t>Допускается заполнение прочерком</w:t>
              </w:r>
            </w:ins>
          </w:p>
        </w:tc>
      </w:tr>
      <w:tr w:rsidR="001E28B5" w:rsidRPr="00B9499D" w14:paraId="00B42A5E" w14:textId="77777777" w:rsidTr="001955A8">
        <w:trPr>
          <w:ins w:id="3762" w:author="Краснова Наталья EXP-275709" w:date="2023-11-27T21:08:00Z"/>
        </w:trPr>
        <w:tc>
          <w:tcPr>
            <w:tcW w:w="1100" w:type="pct"/>
          </w:tcPr>
          <w:p w14:paraId="6FE29FAC" w14:textId="04BBD8BC" w:rsidR="001E28B5" w:rsidRDefault="001E28B5" w:rsidP="001E28B5">
            <w:pPr>
              <w:pStyle w:val="GOSTTablenorm"/>
              <w:rPr>
                <w:ins w:id="3763" w:author="Краснова Наталья EXP-275709" w:date="2023-11-27T21:08:00Z"/>
              </w:rPr>
            </w:pPr>
            <w:ins w:id="3764" w:author="Краснова Наталья EXP-275709" w:date="2023-11-27T21:23:00Z">
              <w:r>
                <w:t>Номер ДО по Кт</w:t>
              </w:r>
            </w:ins>
          </w:p>
        </w:tc>
        <w:tc>
          <w:tcPr>
            <w:tcW w:w="750" w:type="pct"/>
          </w:tcPr>
          <w:p w14:paraId="641471A2" w14:textId="2E6D29A7" w:rsidR="001E28B5" w:rsidRPr="00B9499D" w:rsidRDefault="001E28B5" w:rsidP="001E28B5">
            <w:pPr>
              <w:pStyle w:val="GOSTTablenorm"/>
              <w:rPr>
                <w:ins w:id="3765" w:author="Краснова Наталья EXP-275709" w:date="2023-11-27T21:08:00Z"/>
                <w:lang w:val="en-US"/>
              </w:rPr>
            </w:pPr>
            <w:ins w:id="3766" w:author="Павлов Владислав Львович" w:date="2023-11-28T11:54:00Z">
              <w:r w:rsidRPr="00A71881">
                <w:rPr>
                  <w:b/>
                  <w:lang w:val="en-US"/>
                </w:rPr>
                <w:t>T0504833:</w:t>
              </w:r>
            </w:ins>
            <w:ins w:id="3767" w:author="Краснова Наталья EXP-274680" w:date="2024-04-26T12:27:00Z">
              <w:r w:rsidRPr="004C7027">
                <w:rPr>
                  <w:lang w:val="en-US"/>
                </w:rPr>
                <w:t>C</w:t>
              </w:r>
            </w:ins>
            <w:ins w:id="3768" w:author="Краснова Наталья EXP-275709" w:date="2023-12-05T09:20:00Z">
              <w:r w:rsidRPr="00B9499D">
                <w:t>T</w:t>
              </w:r>
              <w:r>
                <w:t>_</w:t>
              </w:r>
            </w:ins>
            <w:ins w:id="3769" w:author="Павлов Владислав Львович" w:date="2023-11-28T12:08:00Z">
              <w:r w:rsidRPr="002253A6">
                <w:rPr>
                  <w:lang w:val="en-US"/>
                </w:rPr>
                <w:t>NmDO</w:t>
              </w:r>
            </w:ins>
          </w:p>
        </w:tc>
        <w:tc>
          <w:tcPr>
            <w:tcW w:w="500" w:type="pct"/>
          </w:tcPr>
          <w:p w14:paraId="7F584045" w14:textId="32534109" w:rsidR="001E28B5" w:rsidRPr="00B9499D" w:rsidRDefault="001E28B5" w:rsidP="001E28B5">
            <w:pPr>
              <w:pStyle w:val="GOSTTablenorm"/>
              <w:rPr>
                <w:ins w:id="3770" w:author="Краснова Наталья EXP-275709" w:date="2023-11-27T21:08:00Z"/>
              </w:rPr>
            </w:pPr>
            <w:ins w:id="3771" w:author="Краснова Наталья EXP-275709" w:date="2023-11-27T21:23:00Z">
              <w:r w:rsidRPr="00B9499D">
                <w:t>Строка</w:t>
              </w:r>
            </w:ins>
          </w:p>
        </w:tc>
        <w:tc>
          <w:tcPr>
            <w:tcW w:w="300" w:type="pct"/>
          </w:tcPr>
          <w:p w14:paraId="77A690E6" w14:textId="3EF2B1EA" w:rsidR="001E28B5" w:rsidRPr="009E1151" w:rsidRDefault="001E28B5" w:rsidP="001E28B5">
            <w:pPr>
              <w:pStyle w:val="GOSTTablenorm"/>
              <w:rPr>
                <w:ins w:id="3772" w:author="Краснова Наталья EXP-275709" w:date="2023-11-27T21:08:00Z"/>
              </w:rPr>
            </w:pPr>
            <w:ins w:id="3773" w:author="Краснова Наталья EXP-275709" w:date="2023-11-27T21:23:00Z">
              <w:r w:rsidRPr="009E1151">
                <w:t>Да</w:t>
              </w:r>
            </w:ins>
          </w:p>
        </w:tc>
        <w:tc>
          <w:tcPr>
            <w:tcW w:w="315" w:type="pct"/>
          </w:tcPr>
          <w:p w14:paraId="4C11AEE1" w14:textId="7FA027F5" w:rsidR="001E28B5" w:rsidRPr="00F40ED3" w:rsidRDefault="001E28B5" w:rsidP="001E28B5">
            <w:pPr>
              <w:pStyle w:val="GOSTTablenorm"/>
              <w:rPr>
                <w:ins w:id="3774" w:author="Краснова Наталья EXP-275709" w:date="2023-11-27T21:08:00Z"/>
              </w:rPr>
            </w:pPr>
            <w:ins w:id="3775" w:author="Краснова Наталья EXP-275709" w:date="2023-11-27T21:23:00Z">
              <w:r w:rsidRPr="00F40ED3">
                <w:t>&lt;=</w:t>
              </w:r>
              <w:r>
                <w:t>25</w:t>
              </w:r>
            </w:ins>
          </w:p>
        </w:tc>
        <w:tc>
          <w:tcPr>
            <w:tcW w:w="2035" w:type="pct"/>
          </w:tcPr>
          <w:p w14:paraId="4F6A0BD2" w14:textId="3C349321" w:rsidR="001E28B5" w:rsidRDefault="001E28B5" w:rsidP="001E28B5">
            <w:pPr>
              <w:pStyle w:val="GOSTTablenorm"/>
              <w:rPr>
                <w:ins w:id="3776" w:author="Краснова Наталья EXP-275709" w:date="2023-12-05T09:04:00Z"/>
              </w:rPr>
            </w:pPr>
            <w:ins w:id="3777" w:author="Краснова Наталья EXP-275709" w:date="2023-12-05T09:02:00Z">
              <w:r>
                <w:t xml:space="preserve">Указывается значение </w:t>
              </w:r>
            </w:ins>
            <w:ins w:id="3778" w:author="Сказецкая Наталья Камилевна" w:date="2023-12-14T13:54:00Z">
              <w:r>
                <w:t>аналитического признака (свойства записи учета) «Н</w:t>
              </w:r>
            </w:ins>
            <w:ins w:id="3779" w:author="Краснова Наталья EXP-275709" w:date="2023-12-05T09:02:00Z">
              <w:r>
                <w:t>омер денежного обязательства</w:t>
              </w:r>
            </w:ins>
            <w:ins w:id="3780" w:author="Сказецкая Наталья Камилевна" w:date="2023-12-14T13:54:00Z">
              <w:r>
                <w:t>»</w:t>
              </w:r>
            </w:ins>
            <w:ins w:id="3781" w:author="Краснова Наталья EXP-275709" w:date="2023-12-05T09:02:00Z">
              <w:r>
                <w:t xml:space="preserve"> для отражения по кредиту записи учета.</w:t>
              </w:r>
            </w:ins>
          </w:p>
          <w:p w14:paraId="5D6EDA28" w14:textId="3C818221" w:rsidR="001E28B5" w:rsidRDefault="001E28B5" w:rsidP="001E28B5">
            <w:pPr>
              <w:pStyle w:val="GOSTTablenorm"/>
              <w:rPr>
                <w:ins w:id="3782" w:author="Краснова Наталья EXP-275709" w:date="2023-11-27T21:08:00Z"/>
              </w:rPr>
            </w:pPr>
            <w:ins w:id="3783" w:author="Краснова Наталья EXP-275709" w:date="2023-12-05T09:02:00Z">
              <w:r w:rsidRPr="008C1F2F">
                <w:t>Допускается заполнение прочерком</w:t>
              </w:r>
            </w:ins>
          </w:p>
        </w:tc>
      </w:tr>
      <w:tr w:rsidR="00697ED7" w:rsidRPr="00B9499D" w14:paraId="32FC10D2" w14:textId="77777777" w:rsidTr="001955A8">
        <w:trPr>
          <w:ins w:id="3784" w:author="Суслова Оксана_EXP-314882" w:date="2025-03-28T17:21:00Z"/>
        </w:trPr>
        <w:tc>
          <w:tcPr>
            <w:tcW w:w="1100" w:type="pct"/>
          </w:tcPr>
          <w:p w14:paraId="691DC2DF" w14:textId="27573B57" w:rsidR="00697ED7" w:rsidRDefault="00697ED7" w:rsidP="00697ED7">
            <w:pPr>
              <w:pStyle w:val="GOSTTablenorm"/>
              <w:rPr>
                <w:ins w:id="3785" w:author="Суслова Оксана_EXP-314882" w:date="2025-03-28T17:21:00Z"/>
              </w:rPr>
            </w:pPr>
            <w:ins w:id="3786" w:author="Суслова Оксана_EXP-314882" w:date="2025-03-28T17:22:00Z">
              <w:r>
                <w:t xml:space="preserve">Номер ДО </w:t>
              </w:r>
            </w:ins>
            <w:ins w:id="3787" w:author="Суслова Оксана_EXP-314882" w:date="2025-03-28T17:29:00Z">
              <w:r w:rsidRPr="00697ED7">
                <w:t xml:space="preserve">дополнительный </w:t>
              </w:r>
            </w:ins>
            <w:ins w:id="3788" w:author="Суслова Оксана_EXP-314882" w:date="2025-03-28T17:22:00Z">
              <w:r>
                <w:t>по Дт</w:t>
              </w:r>
            </w:ins>
          </w:p>
        </w:tc>
        <w:tc>
          <w:tcPr>
            <w:tcW w:w="750" w:type="pct"/>
          </w:tcPr>
          <w:p w14:paraId="35C9C944" w14:textId="23BC9F06" w:rsidR="00697ED7" w:rsidRPr="00A71881" w:rsidRDefault="00697ED7" w:rsidP="00697ED7">
            <w:pPr>
              <w:pStyle w:val="GOSTTablenorm"/>
              <w:rPr>
                <w:ins w:id="3789" w:author="Суслова Оксана_EXP-314882" w:date="2025-03-28T17:21:00Z"/>
                <w:b/>
                <w:lang w:val="en-US"/>
              </w:rPr>
            </w:pPr>
            <w:ins w:id="3790" w:author="Суслова Оксана_EXP-314882" w:date="2025-03-28T17:23:00Z">
              <w:r w:rsidRPr="00D35E81">
                <w:rPr>
                  <w:b/>
                  <w:lang w:val="en-US"/>
                </w:rPr>
                <w:t>T0504833:</w:t>
              </w:r>
            </w:ins>
            <w:ins w:id="3791" w:author="Суслова Оксана_EXP-314882" w:date="2025-03-28T17:26:00Z">
              <w:r w:rsidRPr="00B9499D">
                <w:t>DT</w:t>
              </w:r>
              <w:r>
                <w:t>_</w:t>
              </w:r>
              <w:r w:rsidRPr="002253A6">
                <w:rPr>
                  <w:lang w:val="en-US"/>
                </w:rPr>
                <w:t>NmDO</w:t>
              </w:r>
              <w:r>
                <w:rPr>
                  <w:lang w:val="en-US"/>
                </w:rPr>
                <w:t>Add</w:t>
              </w:r>
            </w:ins>
          </w:p>
        </w:tc>
        <w:tc>
          <w:tcPr>
            <w:tcW w:w="500" w:type="pct"/>
          </w:tcPr>
          <w:p w14:paraId="193B10E5" w14:textId="4BB06BC4" w:rsidR="00697ED7" w:rsidRPr="00B9499D" w:rsidRDefault="00697ED7" w:rsidP="00697ED7">
            <w:pPr>
              <w:pStyle w:val="GOSTTablenorm"/>
              <w:rPr>
                <w:ins w:id="3792" w:author="Суслова Оксана_EXP-314882" w:date="2025-03-28T17:21:00Z"/>
              </w:rPr>
            </w:pPr>
            <w:ins w:id="3793" w:author="Суслова Оксана_EXP-314882" w:date="2025-03-28T17:24:00Z">
              <w:r w:rsidRPr="00B9499D">
                <w:t>Строка</w:t>
              </w:r>
            </w:ins>
          </w:p>
        </w:tc>
        <w:tc>
          <w:tcPr>
            <w:tcW w:w="300" w:type="pct"/>
          </w:tcPr>
          <w:p w14:paraId="0A03D6D8" w14:textId="4A230981" w:rsidR="00697ED7" w:rsidRPr="009E1151" w:rsidRDefault="00697ED7" w:rsidP="00697ED7">
            <w:pPr>
              <w:pStyle w:val="GOSTTablenorm"/>
              <w:rPr>
                <w:ins w:id="3794" w:author="Суслова Оксана_EXP-314882" w:date="2025-03-28T17:21:00Z"/>
              </w:rPr>
            </w:pPr>
            <w:ins w:id="3795" w:author="Суслова Оксана_EXP-314882" w:date="2025-03-28T17:24:00Z">
              <w:r w:rsidRPr="009E1151">
                <w:t>Да</w:t>
              </w:r>
            </w:ins>
          </w:p>
        </w:tc>
        <w:tc>
          <w:tcPr>
            <w:tcW w:w="315" w:type="pct"/>
          </w:tcPr>
          <w:p w14:paraId="5055D20B" w14:textId="3D3088C2" w:rsidR="00697ED7" w:rsidRPr="00F40ED3" w:rsidRDefault="00697ED7" w:rsidP="00697ED7">
            <w:pPr>
              <w:pStyle w:val="GOSTTablenorm"/>
              <w:rPr>
                <w:ins w:id="3796" w:author="Суслова Оксана_EXP-314882" w:date="2025-03-28T17:21:00Z"/>
              </w:rPr>
            </w:pPr>
            <w:ins w:id="3797" w:author="Суслова Оксана_EXP-314882" w:date="2025-03-28T17:24:00Z">
              <w:r w:rsidRPr="00F40ED3">
                <w:t>&lt;=</w:t>
              </w:r>
              <w:r>
                <w:t>25</w:t>
              </w:r>
            </w:ins>
          </w:p>
        </w:tc>
        <w:tc>
          <w:tcPr>
            <w:tcW w:w="2035" w:type="pct"/>
          </w:tcPr>
          <w:p w14:paraId="2C5F8AB5" w14:textId="015B4A5A" w:rsidR="00697ED7" w:rsidRDefault="00697ED7" w:rsidP="00697ED7">
            <w:pPr>
              <w:pStyle w:val="GOSTTablenorm"/>
              <w:rPr>
                <w:ins w:id="3798" w:author="Суслова Оксана_EXP-314882" w:date="2025-03-28T17:29:00Z"/>
              </w:rPr>
            </w:pPr>
            <w:ins w:id="3799" w:author="Суслова Оксана_EXP-314882" w:date="2025-03-28T17:29:00Z">
              <w:r w:rsidRPr="0052429E">
                <w:t>Указывается значение аналитического признака (свойства записи учета) «Номер денежного обязательства</w:t>
              </w:r>
            </w:ins>
            <w:ins w:id="3800" w:author="Суслова Оксана_EXP-314882" w:date="2025-03-31T17:52:00Z">
              <w:r w:rsidR="00B631B5">
                <w:t xml:space="preserve"> дополнительный</w:t>
              </w:r>
            </w:ins>
            <w:ins w:id="3801" w:author="Суслова Оксана_EXP-314882" w:date="2025-03-28T17:29:00Z">
              <w:r w:rsidRPr="0052429E">
                <w:t xml:space="preserve">» для </w:t>
              </w:r>
              <w:r w:rsidRPr="0052429E">
                <w:lastRenderedPageBreak/>
                <w:t>отражения по дебету записи учета.</w:t>
              </w:r>
            </w:ins>
          </w:p>
          <w:p w14:paraId="0767C4F8" w14:textId="6859111A" w:rsidR="00697ED7" w:rsidRDefault="00697ED7" w:rsidP="00697ED7">
            <w:pPr>
              <w:pStyle w:val="GOSTTablenorm"/>
              <w:rPr>
                <w:ins w:id="3802" w:author="Суслова Оксана_EXP-314882" w:date="2025-03-28T17:21:00Z"/>
              </w:rPr>
            </w:pPr>
            <w:ins w:id="3803" w:author="Суслова Оксана_EXP-314882" w:date="2025-03-28T17:29:00Z">
              <w:r w:rsidRPr="0052429E">
                <w:t>Допускается заполнение прочерком</w:t>
              </w:r>
            </w:ins>
          </w:p>
        </w:tc>
      </w:tr>
      <w:tr w:rsidR="00697ED7" w:rsidRPr="00B9499D" w14:paraId="0803C68F" w14:textId="77777777" w:rsidTr="001955A8">
        <w:trPr>
          <w:ins w:id="3804" w:author="Суслова Оксана_EXP-314882" w:date="2025-03-28T17:21:00Z"/>
        </w:trPr>
        <w:tc>
          <w:tcPr>
            <w:tcW w:w="1100" w:type="pct"/>
          </w:tcPr>
          <w:p w14:paraId="7CB3550A" w14:textId="4C9CA55B" w:rsidR="00697ED7" w:rsidRDefault="00697ED7" w:rsidP="00697ED7">
            <w:pPr>
              <w:pStyle w:val="GOSTTablenorm"/>
              <w:rPr>
                <w:ins w:id="3805" w:author="Суслова Оксана_EXP-314882" w:date="2025-03-28T17:21:00Z"/>
              </w:rPr>
            </w:pPr>
            <w:ins w:id="3806" w:author="Суслова Оксана_EXP-314882" w:date="2025-03-28T17:22:00Z">
              <w:r>
                <w:lastRenderedPageBreak/>
                <w:t>Номер ДО</w:t>
              </w:r>
            </w:ins>
            <w:ins w:id="3807" w:author="Суслова Оксана_EXP-314882" w:date="2025-03-28T17:30:00Z">
              <w:r>
                <w:t xml:space="preserve"> дополнительный</w:t>
              </w:r>
            </w:ins>
            <w:ins w:id="3808" w:author="Суслова Оксана_EXP-314882" w:date="2025-03-28T17:22:00Z">
              <w:r>
                <w:t xml:space="preserve"> по Кт</w:t>
              </w:r>
            </w:ins>
          </w:p>
        </w:tc>
        <w:tc>
          <w:tcPr>
            <w:tcW w:w="750" w:type="pct"/>
          </w:tcPr>
          <w:p w14:paraId="06D25779" w14:textId="162D7EC0" w:rsidR="00697ED7" w:rsidRPr="00A71881" w:rsidRDefault="00697ED7" w:rsidP="00697ED7">
            <w:pPr>
              <w:pStyle w:val="GOSTTablenorm"/>
              <w:rPr>
                <w:ins w:id="3809" w:author="Суслова Оксана_EXP-314882" w:date="2025-03-28T17:21:00Z"/>
                <w:b/>
                <w:lang w:val="en-US"/>
              </w:rPr>
            </w:pPr>
            <w:ins w:id="3810" w:author="Суслова Оксана_EXP-314882" w:date="2025-03-28T17:23:00Z">
              <w:r w:rsidRPr="00D35E81">
                <w:rPr>
                  <w:b/>
                  <w:lang w:val="en-US"/>
                </w:rPr>
                <w:t>T0504833:</w:t>
              </w:r>
            </w:ins>
            <w:ins w:id="3811" w:author="Суслова Оксана_EXP-314882" w:date="2025-03-28T17:26:00Z">
              <w:r w:rsidRPr="004C7027">
                <w:rPr>
                  <w:lang w:val="en-US"/>
                </w:rPr>
                <w:t>C</w:t>
              </w:r>
              <w:r w:rsidRPr="00B9499D">
                <w:t>T</w:t>
              </w:r>
              <w:r>
                <w:t>_</w:t>
              </w:r>
              <w:r w:rsidRPr="002253A6">
                <w:rPr>
                  <w:lang w:val="en-US"/>
                </w:rPr>
                <w:t>NmDO</w:t>
              </w:r>
            </w:ins>
            <w:ins w:id="3812" w:author="Суслова Оксана_EXP-314882" w:date="2025-03-28T17:27:00Z">
              <w:r>
                <w:rPr>
                  <w:lang w:val="en-US"/>
                </w:rPr>
                <w:t>Add</w:t>
              </w:r>
            </w:ins>
          </w:p>
        </w:tc>
        <w:tc>
          <w:tcPr>
            <w:tcW w:w="500" w:type="pct"/>
          </w:tcPr>
          <w:p w14:paraId="4E7273BB" w14:textId="09FB4DBA" w:rsidR="00697ED7" w:rsidRPr="00B9499D" w:rsidRDefault="00697ED7" w:rsidP="00697ED7">
            <w:pPr>
              <w:pStyle w:val="GOSTTablenorm"/>
              <w:rPr>
                <w:ins w:id="3813" w:author="Суслова Оксана_EXP-314882" w:date="2025-03-28T17:21:00Z"/>
              </w:rPr>
            </w:pPr>
            <w:ins w:id="3814" w:author="Суслова Оксана_EXP-314882" w:date="2025-03-28T17:24:00Z">
              <w:r w:rsidRPr="00B9499D">
                <w:t>Строка</w:t>
              </w:r>
            </w:ins>
          </w:p>
        </w:tc>
        <w:tc>
          <w:tcPr>
            <w:tcW w:w="300" w:type="pct"/>
          </w:tcPr>
          <w:p w14:paraId="17CE9E4F" w14:textId="08E1847B" w:rsidR="00697ED7" w:rsidRPr="009E1151" w:rsidRDefault="00697ED7" w:rsidP="00697ED7">
            <w:pPr>
              <w:pStyle w:val="GOSTTablenorm"/>
              <w:rPr>
                <w:ins w:id="3815" w:author="Суслова Оксана_EXP-314882" w:date="2025-03-28T17:21:00Z"/>
              </w:rPr>
            </w:pPr>
            <w:ins w:id="3816" w:author="Суслова Оксана_EXP-314882" w:date="2025-03-28T17:24:00Z">
              <w:r w:rsidRPr="009E1151">
                <w:t>Да</w:t>
              </w:r>
            </w:ins>
          </w:p>
        </w:tc>
        <w:tc>
          <w:tcPr>
            <w:tcW w:w="315" w:type="pct"/>
          </w:tcPr>
          <w:p w14:paraId="6C9BFA37" w14:textId="4EA42718" w:rsidR="00697ED7" w:rsidRPr="00F40ED3" w:rsidRDefault="00697ED7" w:rsidP="00697ED7">
            <w:pPr>
              <w:pStyle w:val="GOSTTablenorm"/>
              <w:rPr>
                <w:ins w:id="3817" w:author="Суслова Оксана_EXP-314882" w:date="2025-03-28T17:21:00Z"/>
              </w:rPr>
            </w:pPr>
            <w:ins w:id="3818" w:author="Суслова Оксана_EXP-314882" w:date="2025-03-28T17:24:00Z">
              <w:r w:rsidRPr="00F40ED3">
                <w:t>&lt;=</w:t>
              </w:r>
              <w:r>
                <w:t>25</w:t>
              </w:r>
            </w:ins>
          </w:p>
        </w:tc>
        <w:tc>
          <w:tcPr>
            <w:tcW w:w="2035" w:type="pct"/>
          </w:tcPr>
          <w:p w14:paraId="0A383623" w14:textId="6D322E2A" w:rsidR="00697ED7" w:rsidRDefault="00697ED7" w:rsidP="00697ED7">
            <w:pPr>
              <w:pStyle w:val="GOSTTablenorm"/>
              <w:rPr>
                <w:ins w:id="3819" w:author="Суслова Оксана_EXP-314882" w:date="2025-03-28T17:29:00Z"/>
              </w:rPr>
            </w:pPr>
            <w:ins w:id="3820" w:author="Суслова Оксана_EXP-314882" w:date="2025-03-28T17:29:00Z">
              <w:r w:rsidRPr="0052429E">
                <w:t>Указывается значение аналитического признака (свойства записи учета) «Номер денежного обязательства</w:t>
              </w:r>
            </w:ins>
            <w:ins w:id="3821" w:author="Суслова Оксана_EXP-314882" w:date="2025-03-31T17:52:00Z">
              <w:r w:rsidR="00B631B5">
                <w:t xml:space="preserve"> дополнительный</w:t>
              </w:r>
            </w:ins>
            <w:ins w:id="3822" w:author="Суслова Оксана_EXP-314882" w:date="2025-03-28T17:29:00Z">
              <w:r w:rsidRPr="0052429E">
                <w:t xml:space="preserve">» для отражения по </w:t>
              </w:r>
            </w:ins>
            <w:ins w:id="3823" w:author="Суслова Оксана_EXP-314882" w:date="2025-03-28T17:34:00Z">
              <w:r w:rsidR="006D0444">
                <w:t>кредиту</w:t>
              </w:r>
            </w:ins>
            <w:ins w:id="3824" w:author="Суслова Оксана_EXP-314882" w:date="2025-03-28T17:29:00Z">
              <w:r w:rsidRPr="0052429E">
                <w:t xml:space="preserve"> записи учета.</w:t>
              </w:r>
            </w:ins>
          </w:p>
          <w:p w14:paraId="36DAEEB1" w14:textId="298189D3" w:rsidR="00697ED7" w:rsidRDefault="00697ED7" w:rsidP="00697ED7">
            <w:pPr>
              <w:pStyle w:val="GOSTTablenorm"/>
              <w:rPr>
                <w:ins w:id="3825" w:author="Суслова Оксана_EXP-314882" w:date="2025-03-28T17:21:00Z"/>
              </w:rPr>
            </w:pPr>
            <w:ins w:id="3826" w:author="Суслова Оксана_EXP-314882" w:date="2025-03-28T17:29:00Z">
              <w:r w:rsidRPr="0052429E">
                <w:t>Допускается заполнение прочерком</w:t>
              </w:r>
            </w:ins>
          </w:p>
        </w:tc>
      </w:tr>
      <w:tr w:rsidR="00697ED7" w:rsidRPr="00B9499D" w14:paraId="68004E05" w14:textId="77777777" w:rsidTr="001955A8">
        <w:trPr>
          <w:ins w:id="3827" w:author="Суслова Оксана_EXP-314882" w:date="2025-03-28T17:21:00Z"/>
        </w:trPr>
        <w:tc>
          <w:tcPr>
            <w:tcW w:w="1100" w:type="pct"/>
          </w:tcPr>
          <w:p w14:paraId="239278EE" w14:textId="15EC3DA4" w:rsidR="00697ED7" w:rsidRDefault="00697ED7" w:rsidP="00697ED7">
            <w:pPr>
              <w:pStyle w:val="GOSTTablenorm"/>
              <w:rPr>
                <w:ins w:id="3828" w:author="Суслова Оксана_EXP-314882" w:date="2025-03-28T17:21:00Z"/>
              </w:rPr>
            </w:pPr>
            <w:ins w:id="3829" w:author="Суслова Оксана_EXP-314882" w:date="2025-03-28T17:22:00Z">
              <w:r>
                <w:t>Плановая дата</w:t>
              </w:r>
            </w:ins>
            <w:ins w:id="3830" w:author="Суслова Оксана_EXP-314882" w:date="2025-03-28T18:08:00Z">
              <w:r w:rsidR="007F73C8">
                <w:t xml:space="preserve"> по Дт</w:t>
              </w:r>
            </w:ins>
          </w:p>
        </w:tc>
        <w:tc>
          <w:tcPr>
            <w:tcW w:w="750" w:type="pct"/>
          </w:tcPr>
          <w:p w14:paraId="4536119F" w14:textId="48CA492B" w:rsidR="00697ED7" w:rsidRPr="00A71881" w:rsidRDefault="00697ED7" w:rsidP="006D0444">
            <w:pPr>
              <w:pStyle w:val="GOSTTablenorm"/>
              <w:rPr>
                <w:ins w:id="3831" w:author="Суслова Оксана_EXP-314882" w:date="2025-03-28T17:21:00Z"/>
                <w:b/>
                <w:lang w:val="en-US"/>
              </w:rPr>
            </w:pPr>
            <w:ins w:id="3832" w:author="Суслова Оксана_EXP-314882" w:date="2025-03-28T17:23:00Z">
              <w:r w:rsidRPr="00D35E81">
                <w:rPr>
                  <w:b/>
                  <w:lang w:val="en-US"/>
                </w:rPr>
                <w:t>T0504833:</w:t>
              </w:r>
            </w:ins>
            <w:ins w:id="3833" w:author="Суслова Оксана_EXP-314882" w:date="2025-03-28T17:37:00Z">
              <w:r w:rsidR="006D0444" w:rsidRPr="00B9499D">
                <w:t>DT</w:t>
              </w:r>
              <w:r w:rsidR="006D0444">
                <w:t>_</w:t>
              </w:r>
              <w:r w:rsidR="006D0444">
                <w:rPr>
                  <w:lang w:val="en-US"/>
                </w:rPr>
                <w:t>PlanDate</w:t>
              </w:r>
            </w:ins>
          </w:p>
        </w:tc>
        <w:tc>
          <w:tcPr>
            <w:tcW w:w="500" w:type="pct"/>
          </w:tcPr>
          <w:p w14:paraId="464EEA13" w14:textId="0390E2FC" w:rsidR="00697ED7" w:rsidRPr="00B9499D" w:rsidRDefault="00697ED7" w:rsidP="00697ED7">
            <w:pPr>
              <w:pStyle w:val="GOSTTablenorm"/>
              <w:rPr>
                <w:ins w:id="3834" w:author="Суслова Оксана_EXP-314882" w:date="2025-03-28T17:21:00Z"/>
              </w:rPr>
            </w:pPr>
            <w:ins w:id="3835" w:author="Суслова Оксана_EXP-314882" w:date="2025-03-28T17:24:00Z">
              <w:r w:rsidRPr="00B9499D">
                <w:t>Дата</w:t>
              </w:r>
            </w:ins>
          </w:p>
        </w:tc>
        <w:tc>
          <w:tcPr>
            <w:tcW w:w="300" w:type="pct"/>
          </w:tcPr>
          <w:p w14:paraId="5C76ACDF" w14:textId="04E940A3" w:rsidR="00697ED7" w:rsidRPr="009E1151" w:rsidRDefault="00697ED7" w:rsidP="00697ED7">
            <w:pPr>
              <w:pStyle w:val="GOSTTablenorm"/>
              <w:rPr>
                <w:ins w:id="3836" w:author="Суслова Оксана_EXP-314882" w:date="2025-03-28T17:21:00Z"/>
              </w:rPr>
            </w:pPr>
            <w:ins w:id="3837" w:author="Суслова Оксана_EXP-314882" w:date="2025-03-28T17:24:00Z">
              <w:del w:id="3838" w:author="Суслова Оксана_EXP-310006" w:date="2025-04-04T08:27:00Z">
                <w:r w:rsidRPr="00B9499D" w:rsidDel="00D30807">
                  <w:delText>Да</w:delText>
                </w:r>
              </w:del>
            </w:ins>
            <w:ins w:id="3839" w:author="Суслова Оксана_EXP-310006" w:date="2025-04-04T08:27:00Z">
              <w:r w:rsidR="00D30807">
                <w:t>Нет</w:t>
              </w:r>
            </w:ins>
          </w:p>
        </w:tc>
        <w:tc>
          <w:tcPr>
            <w:tcW w:w="315" w:type="pct"/>
          </w:tcPr>
          <w:p w14:paraId="4FD2DC46" w14:textId="08049A1F" w:rsidR="00697ED7" w:rsidRPr="00F40ED3" w:rsidRDefault="00697ED7" w:rsidP="00697ED7">
            <w:pPr>
              <w:pStyle w:val="GOSTTablenorm"/>
              <w:rPr>
                <w:ins w:id="3840" w:author="Суслова Оксана_EXP-314882" w:date="2025-03-28T17:21:00Z"/>
              </w:rPr>
            </w:pPr>
          </w:p>
        </w:tc>
        <w:tc>
          <w:tcPr>
            <w:tcW w:w="2035" w:type="pct"/>
          </w:tcPr>
          <w:p w14:paraId="67594D88" w14:textId="7E6263C4" w:rsidR="00243D66" w:rsidRDefault="00243D66" w:rsidP="002E612A">
            <w:pPr>
              <w:pStyle w:val="GOSTTablenorm"/>
              <w:rPr>
                <w:ins w:id="3841" w:author="Суслова Оксана_EXP-314882" w:date="2025-03-28T17:21:00Z"/>
              </w:rPr>
            </w:pPr>
            <w:ins w:id="3842" w:author="Суслова Оксана_EXP-314882" w:date="2025-03-31T18:06:00Z">
              <w:r w:rsidRPr="0052429E">
                <w:t>Указывается значение аналитического признака (свойства записи учета)</w:t>
              </w:r>
              <w:r>
                <w:t xml:space="preserve"> «Плановая дата»</w:t>
              </w:r>
            </w:ins>
            <w:ins w:id="3843" w:author="Суслова Оксана_EXP-314882" w:date="2025-03-31T18:07:00Z">
              <w:r>
                <w:t xml:space="preserve"> </w:t>
              </w:r>
            </w:ins>
            <w:ins w:id="3844" w:author="Суслова Оксана_EXP-310006" w:date="2025-04-04T09:17:00Z">
              <w:r w:rsidR="0090336D">
                <w:t xml:space="preserve">в формате YYYY-MM-DD </w:t>
              </w:r>
            </w:ins>
            <w:ins w:id="3845" w:author="Суслова Оксана_EXP-314882" w:date="2025-03-31T18:07:00Z">
              <w:r>
                <w:t>для отражения</w:t>
              </w:r>
            </w:ins>
            <w:ins w:id="3846" w:author="Суслова Оксана_EXP-314882" w:date="2025-03-28T17:35:00Z">
              <w:r w:rsidR="006D0444">
                <w:t xml:space="preserve"> </w:t>
              </w:r>
              <w:r w:rsidR="006D0444" w:rsidRPr="0052429E">
                <w:t>по дебету записи учета</w:t>
              </w:r>
            </w:ins>
            <w:ins w:id="3847" w:author="Суслова Оксана_EXP-314882" w:date="2025-03-31T18:08:00Z">
              <w:del w:id="3848" w:author="Суслова Оксана_EXP-310006" w:date="2025-04-04T08:58:00Z">
                <w:r w:rsidRPr="0052429E" w:rsidDel="000344ED">
                  <w:delText>Допускается заполнение прочерком</w:delText>
                </w:r>
              </w:del>
            </w:ins>
          </w:p>
        </w:tc>
      </w:tr>
      <w:tr w:rsidR="00697ED7" w:rsidRPr="00B9499D" w14:paraId="759CCC63" w14:textId="77777777" w:rsidTr="001955A8">
        <w:trPr>
          <w:ins w:id="3849" w:author="Суслова Оксана_EXP-314882" w:date="2025-03-28T17:21:00Z"/>
        </w:trPr>
        <w:tc>
          <w:tcPr>
            <w:tcW w:w="1100" w:type="pct"/>
          </w:tcPr>
          <w:p w14:paraId="78DFC464" w14:textId="4E86F435" w:rsidR="00697ED7" w:rsidRDefault="00697ED7" w:rsidP="00697ED7">
            <w:pPr>
              <w:pStyle w:val="GOSTTablenorm"/>
              <w:rPr>
                <w:ins w:id="3850" w:author="Суслова Оксана_EXP-314882" w:date="2025-03-28T17:21:00Z"/>
              </w:rPr>
            </w:pPr>
            <w:ins w:id="3851" w:author="Суслова Оксана_EXP-314882" w:date="2025-03-28T17:22:00Z">
              <w:r>
                <w:t>Плановая дата</w:t>
              </w:r>
            </w:ins>
            <w:ins w:id="3852" w:author="Суслова Оксана_EXP-314882" w:date="2025-03-28T18:08:00Z">
              <w:r w:rsidR="007F73C8">
                <w:t xml:space="preserve"> по Кт</w:t>
              </w:r>
            </w:ins>
          </w:p>
        </w:tc>
        <w:tc>
          <w:tcPr>
            <w:tcW w:w="750" w:type="pct"/>
          </w:tcPr>
          <w:p w14:paraId="3B7E2B10" w14:textId="3CC907C6" w:rsidR="00697ED7" w:rsidRPr="00A71881" w:rsidRDefault="00697ED7" w:rsidP="00D17DCC">
            <w:pPr>
              <w:pStyle w:val="GOSTTablenorm"/>
              <w:rPr>
                <w:ins w:id="3853" w:author="Суслова Оксана_EXP-314882" w:date="2025-03-28T17:21:00Z"/>
                <w:b/>
                <w:lang w:val="en-US"/>
              </w:rPr>
            </w:pPr>
            <w:ins w:id="3854" w:author="Суслова Оксана_EXP-314882" w:date="2025-03-28T17:23:00Z">
              <w:r w:rsidRPr="00D35E81">
                <w:rPr>
                  <w:b/>
                  <w:lang w:val="en-US"/>
                </w:rPr>
                <w:t>T0504833:</w:t>
              </w:r>
            </w:ins>
            <w:ins w:id="3855" w:author="Суслова Оксана_EXP-314882" w:date="2025-03-28T17:38:00Z">
              <w:del w:id="3856" w:author="Сатлер Марина Викторовна" w:date="2025-04-03T17:31:00Z">
                <w:r w:rsidR="006D0444" w:rsidDel="00D17DCC">
                  <w:delText>С</w:delText>
                </w:r>
              </w:del>
            </w:ins>
            <w:ins w:id="3857" w:author="Сатлер Марина Викторовна" w:date="2025-04-03T17:31:00Z">
              <w:r w:rsidR="00D17DCC">
                <w:rPr>
                  <w:lang w:val="en-US"/>
                </w:rPr>
                <w:t>C</w:t>
              </w:r>
            </w:ins>
            <w:ins w:id="3858" w:author="Суслова Оксана_EXP-314882" w:date="2025-03-28T17:38:00Z">
              <w:r w:rsidR="006D0444" w:rsidRPr="00B9499D">
                <w:t>T</w:t>
              </w:r>
              <w:r w:rsidR="006D0444">
                <w:t>_</w:t>
              </w:r>
              <w:r w:rsidR="006D0444">
                <w:rPr>
                  <w:lang w:val="en-US"/>
                </w:rPr>
                <w:t>PlanDate</w:t>
              </w:r>
            </w:ins>
          </w:p>
        </w:tc>
        <w:tc>
          <w:tcPr>
            <w:tcW w:w="500" w:type="pct"/>
          </w:tcPr>
          <w:p w14:paraId="7246E398" w14:textId="150E5D31" w:rsidR="00697ED7" w:rsidRPr="00B9499D" w:rsidRDefault="00697ED7" w:rsidP="00697ED7">
            <w:pPr>
              <w:pStyle w:val="GOSTTablenorm"/>
              <w:rPr>
                <w:ins w:id="3859" w:author="Суслова Оксана_EXP-314882" w:date="2025-03-28T17:21:00Z"/>
              </w:rPr>
            </w:pPr>
            <w:ins w:id="3860" w:author="Суслова Оксана_EXP-314882" w:date="2025-03-28T17:24:00Z">
              <w:r w:rsidRPr="00B9499D">
                <w:t>Дата</w:t>
              </w:r>
            </w:ins>
          </w:p>
        </w:tc>
        <w:tc>
          <w:tcPr>
            <w:tcW w:w="300" w:type="pct"/>
          </w:tcPr>
          <w:p w14:paraId="249635CE" w14:textId="0256B51B" w:rsidR="00697ED7" w:rsidRPr="009E1151" w:rsidRDefault="00697ED7" w:rsidP="00697ED7">
            <w:pPr>
              <w:pStyle w:val="GOSTTablenorm"/>
              <w:rPr>
                <w:ins w:id="3861" w:author="Суслова Оксана_EXP-314882" w:date="2025-03-28T17:21:00Z"/>
              </w:rPr>
            </w:pPr>
            <w:ins w:id="3862" w:author="Суслова Оксана_EXP-314882" w:date="2025-03-28T17:24:00Z">
              <w:del w:id="3863" w:author="Суслова Оксана_EXP-310006" w:date="2025-04-04T08:27:00Z">
                <w:r w:rsidRPr="00B9499D" w:rsidDel="00D30807">
                  <w:delText>Да</w:delText>
                </w:r>
              </w:del>
            </w:ins>
            <w:ins w:id="3864" w:author="Суслова Оксана_EXP-310006" w:date="2025-04-04T08:27:00Z">
              <w:r w:rsidR="00D30807">
                <w:t>Нет</w:t>
              </w:r>
            </w:ins>
          </w:p>
        </w:tc>
        <w:tc>
          <w:tcPr>
            <w:tcW w:w="315" w:type="pct"/>
          </w:tcPr>
          <w:p w14:paraId="319AF5C8" w14:textId="33995C32" w:rsidR="00697ED7" w:rsidRPr="00F40ED3" w:rsidRDefault="00697ED7" w:rsidP="00697ED7">
            <w:pPr>
              <w:pStyle w:val="GOSTTablenorm"/>
              <w:rPr>
                <w:ins w:id="3865" w:author="Суслова Оксана_EXP-314882" w:date="2025-03-28T17:21:00Z"/>
              </w:rPr>
            </w:pPr>
          </w:p>
        </w:tc>
        <w:tc>
          <w:tcPr>
            <w:tcW w:w="2035" w:type="pct"/>
          </w:tcPr>
          <w:p w14:paraId="20D3BA3F" w14:textId="7E286E94" w:rsidR="00243D66" w:rsidRDefault="00243D66" w:rsidP="002E612A">
            <w:pPr>
              <w:pStyle w:val="GOSTTablenorm"/>
              <w:rPr>
                <w:ins w:id="3866" w:author="Суслова Оксана_EXP-314882" w:date="2025-03-28T17:21:00Z"/>
              </w:rPr>
            </w:pPr>
            <w:ins w:id="3867" w:author="Суслова Оксана_EXP-314882" w:date="2025-03-31T18:08:00Z">
              <w:r w:rsidRPr="0052429E">
                <w:t>Указывается значение аналитического признака (свойства записи учета)</w:t>
              </w:r>
              <w:r>
                <w:t xml:space="preserve"> «Плановая дата»</w:t>
              </w:r>
            </w:ins>
            <w:ins w:id="3868" w:author="Суслова Оксана_EXP-310006" w:date="2025-04-04T09:17:00Z">
              <w:r w:rsidR="0090336D">
                <w:t xml:space="preserve"> в формате YYYY-MM-DD</w:t>
              </w:r>
            </w:ins>
            <w:ins w:id="3869" w:author="Суслова Оксана_EXP-314882" w:date="2025-03-31T18:08:00Z">
              <w:r>
                <w:t xml:space="preserve"> для отражения </w:t>
              </w:r>
              <w:r w:rsidRPr="0052429E">
                <w:t xml:space="preserve">по </w:t>
              </w:r>
              <w:r>
                <w:t>кредиту</w:t>
              </w:r>
              <w:r w:rsidRPr="0052429E">
                <w:t xml:space="preserve"> записи учета</w:t>
              </w:r>
              <w:del w:id="3870" w:author="Суслова Оксана_EXP-310006" w:date="2025-04-04T09:16:00Z">
                <w:r w:rsidRPr="0052429E" w:rsidDel="000344ED">
                  <w:delText>Допускается заполнение прочерком</w:delText>
                </w:r>
              </w:del>
            </w:ins>
          </w:p>
        </w:tc>
      </w:tr>
    </w:tbl>
    <w:p w14:paraId="6F24E4C3" w14:textId="04918712" w:rsidR="00536994" w:rsidRDefault="00536994" w:rsidP="007E5356">
      <w:pPr>
        <w:pStyle w:val="41"/>
      </w:pPr>
      <w:bookmarkStart w:id="3871" w:name="_Toc226562707"/>
      <w:r w:rsidRPr="00536994">
        <w:t xml:space="preserve">Пример запроса по </w:t>
      </w:r>
      <w:r w:rsidRPr="00A8527A">
        <w:t>документу</w:t>
      </w:r>
      <w:r>
        <w:t xml:space="preserve"> «</w:t>
      </w:r>
      <w:r w:rsidRPr="00B9499D">
        <w:t>Бухгалтерс</w:t>
      </w:r>
      <w:r>
        <w:t>к</w:t>
      </w:r>
      <w:r w:rsidRPr="00B9499D">
        <w:t>ая</w:t>
      </w:r>
      <w:r w:rsidRPr="001955A8">
        <w:t xml:space="preserve"> </w:t>
      </w:r>
      <w:r w:rsidRPr="00B9499D">
        <w:t>справка</w:t>
      </w:r>
      <w:r>
        <w:t>»</w:t>
      </w:r>
      <w:r w:rsidRPr="001955A8">
        <w:t xml:space="preserve"> (</w:t>
      </w:r>
      <w:r w:rsidRPr="00B9499D">
        <w:t>ф</w:t>
      </w:r>
      <w:r w:rsidRPr="001955A8">
        <w:t>. 0504833) VLS_REPORT_DO</w:t>
      </w:r>
      <w:bookmarkEnd w:id="3871"/>
    </w:p>
    <w:p w14:paraId="54195E19" w14:textId="77777777" w:rsidR="00864BE0" w:rsidRPr="00B75B78" w:rsidRDefault="00864BE0" w:rsidP="00864BE0">
      <w:pPr>
        <w:pStyle w:val="GOSTScript"/>
      </w:pPr>
      <w:r w:rsidRPr="00B75B78">
        <w:t>{</w:t>
      </w:r>
    </w:p>
    <w:p w14:paraId="6C3BC609" w14:textId="77777777" w:rsidR="00864BE0" w:rsidRPr="00B75B78" w:rsidRDefault="00864BE0" w:rsidP="00864BE0">
      <w:pPr>
        <w:pStyle w:val="GOSTScript"/>
      </w:pPr>
      <w:r w:rsidRPr="00B75B78">
        <w:tab/>
        <w:t>"header": {</w:t>
      </w:r>
    </w:p>
    <w:p w14:paraId="4C29491F" w14:textId="77777777" w:rsidR="00864BE0" w:rsidRPr="00B75B78" w:rsidRDefault="00864BE0" w:rsidP="00864BE0">
      <w:pPr>
        <w:pStyle w:val="GOSTScript"/>
      </w:pPr>
      <w:r w:rsidRPr="00B75B78">
        <w:tab/>
      </w:r>
      <w:r w:rsidRPr="00B75B78">
        <w:tab/>
        <w:t>"Source": "EXP05",</w:t>
      </w:r>
    </w:p>
    <w:p w14:paraId="66E6FBDB" w14:textId="77777777" w:rsidR="00864BE0" w:rsidRPr="00B75B78" w:rsidRDefault="00864BE0" w:rsidP="00864BE0">
      <w:pPr>
        <w:pStyle w:val="GOSTScript"/>
      </w:pPr>
      <w:r w:rsidRPr="00B75B78">
        <w:tab/>
      </w:r>
      <w:r w:rsidRPr="00B75B78">
        <w:tab/>
        <w:t>"ReqDateTime": "2022-12-05 10:37:22",</w:t>
      </w:r>
    </w:p>
    <w:p w14:paraId="4658F958" w14:textId="77777777" w:rsidR="00864BE0" w:rsidRPr="00B75B78" w:rsidRDefault="00864BE0" w:rsidP="00864BE0">
      <w:pPr>
        <w:pStyle w:val="GOSTScript"/>
      </w:pPr>
      <w:r w:rsidRPr="00B75B78">
        <w:tab/>
      </w:r>
      <w:r w:rsidRPr="00B75B78">
        <w:tab/>
        <w:t>"Version": "1.0",</w:t>
      </w:r>
    </w:p>
    <w:p w14:paraId="5E627750" w14:textId="77777777" w:rsidR="00864BE0" w:rsidRPr="00B75B78" w:rsidRDefault="00864BE0" w:rsidP="00864BE0">
      <w:pPr>
        <w:pStyle w:val="GOSTScript"/>
      </w:pPr>
      <w:r w:rsidRPr="00B75B78">
        <w:tab/>
      </w:r>
      <w:r w:rsidRPr="00B75B78">
        <w:tab/>
        <w:t>"Params": [</w:t>
      </w:r>
    </w:p>
    <w:p w14:paraId="028829CF" w14:textId="77777777" w:rsidR="00864BE0" w:rsidRPr="00B75B78" w:rsidRDefault="00864BE0" w:rsidP="00864BE0">
      <w:pPr>
        <w:pStyle w:val="GOSTScript"/>
      </w:pPr>
      <w:r w:rsidRPr="00B75B78">
        <w:tab/>
      </w:r>
      <w:r w:rsidRPr="00B75B78">
        <w:tab/>
      </w:r>
      <w:r w:rsidRPr="00B75B78">
        <w:tab/>
        <w:t>{</w:t>
      </w:r>
    </w:p>
    <w:p w14:paraId="3CB89356" w14:textId="77777777" w:rsidR="00864BE0" w:rsidRPr="00B75B78" w:rsidRDefault="00864BE0" w:rsidP="00864BE0">
      <w:pPr>
        <w:pStyle w:val="GOSTScript"/>
      </w:pPr>
      <w:r w:rsidRPr="00B75B78">
        <w:tab/>
      </w:r>
      <w:r w:rsidRPr="00B75B78">
        <w:tab/>
      </w:r>
      <w:r w:rsidRPr="00B75B78">
        <w:tab/>
      </w:r>
      <w:r w:rsidRPr="00B75B78">
        <w:tab/>
        <w:t>"param": "example",</w:t>
      </w:r>
    </w:p>
    <w:p w14:paraId="0FF9195F" w14:textId="77777777" w:rsidR="00864BE0" w:rsidRPr="00B75B78" w:rsidRDefault="00864BE0" w:rsidP="00864BE0">
      <w:pPr>
        <w:pStyle w:val="GOSTScript"/>
      </w:pPr>
      <w:r w:rsidRPr="00B75B78">
        <w:tab/>
      </w:r>
      <w:r w:rsidRPr="00B75B78">
        <w:tab/>
      </w:r>
      <w:r w:rsidRPr="00B75B78">
        <w:tab/>
      </w:r>
      <w:r w:rsidRPr="00B75B78">
        <w:tab/>
        <w:t>"value": "01"</w:t>
      </w:r>
    </w:p>
    <w:p w14:paraId="624F14CC" w14:textId="77777777" w:rsidR="00864BE0" w:rsidRPr="00B75B78" w:rsidRDefault="00864BE0" w:rsidP="00864BE0">
      <w:pPr>
        <w:pStyle w:val="GOSTScript"/>
      </w:pPr>
      <w:r w:rsidRPr="00B75B78">
        <w:tab/>
      </w:r>
      <w:r w:rsidRPr="00B75B78">
        <w:tab/>
      </w:r>
      <w:r w:rsidRPr="00B75B78">
        <w:tab/>
        <w:t>}</w:t>
      </w:r>
    </w:p>
    <w:p w14:paraId="0EDDB44C" w14:textId="77777777" w:rsidR="00864BE0" w:rsidRPr="00B75B78" w:rsidRDefault="00864BE0" w:rsidP="00864BE0">
      <w:pPr>
        <w:pStyle w:val="GOSTScript"/>
      </w:pPr>
      <w:r w:rsidRPr="00B75B78">
        <w:tab/>
      </w:r>
      <w:r w:rsidRPr="00B75B78">
        <w:tab/>
        <w:t>],</w:t>
      </w:r>
    </w:p>
    <w:p w14:paraId="6A5A8772" w14:textId="77777777" w:rsidR="00864BE0" w:rsidRPr="00B75B78" w:rsidRDefault="00864BE0" w:rsidP="00864BE0">
      <w:pPr>
        <w:pStyle w:val="GOSTScript"/>
      </w:pPr>
      <w:r w:rsidRPr="00B75B78">
        <w:tab/>
      </w:r>
      <w:r w:rsidRPr="00B75B78">
        <w:tab/>
        <w:t>"ReqGuid": "b0d4ce5d-2757-4699-948c-cf72qba94f86",</w:t>
      </w:r>
    </w:p>
    <w:p w14:paraId="2E0B1754" w14:textId="77777777" w:rsidR="00864BE0" w:rsidRPr="00B75B78" w:rsidRDefault="00864BE0" w:rsidP="00864BE0">
      <w:pPr>
        <w:pStyle w:val="GOSTScript"/>
      </w:pPr>
      <w:r w:rsidRPr="00B75B78">
        <w:tab/>
      </w:r>
      <w:r w:rsidRPr="00B75B78">
        <w:tab/>
        <w:t>"DocGuid": "0bd90a7c-e339-46ff-ac39-71029ff81370",</w:t>
      </w:r>
    </w:p>
    <w:p w14:paraId="7A8AAF1A" w14:textId="77777777" w:rsidR="00864BE0" w:rsidRPr="00B75B78" w:rsidRDefault="00864BE0" w:rsidP="00864BE0">
      <w:pPr>
        <w:pStyle w:val="GOSTScript"/>
      </w:pPr>
      <w:r w:rsidRPr="00B75B78">
        <w:tab/>
      </w:r>
      <w:r w:rsidRPr="00B75B78">
        <w:tab/>
        <w:t>"RequestType": "ACCOUNTING",</w:t>
      </w:r>
    </w:p>
    <w:p w14:paraId="356C847D" w14:textId="77777777" w:rsidR="00864BE0" w:rsidRPr="00B75B78" w:rsidRDefault="00864BE0" w:rsidP="00864BE0">
      <w:pPr>
        <w:pStyle w:val="GOSTScript"/>
      </w:pPr>
      <w:r w:rsidRPr="00B75B78">
        <w:tab/>
      </w:r>
      <w:r w:rsidRPr="00B75B78">
        <w:tab/>
        <w:t>"TypeDoc": "VLS_REPORT_DO",</w:t>
      </w:r>
    </w:p>
    <w:p w14:paraId="1F23759F" w14:textId="77777777" w:rsidR="00864BE0" w:rsidRPr="00B75B78" w:rsidRDefault="00864BE0" w:rsidP="00864BE0">
      <w:pPr>
        <w:pStyle w:val="GOSTScript"/>
      </w:pPr>
      <w:r w:rsidRPr="00B75B78">
        <w:lastRenderedPageBreak/>
        <w:tab/>
      </w:r>
      <w:r w:rsidRPr="00B75B78">
        <w:tab/>
        <w:t>"Stage": "auth",</w:t>
      </w:r>
    </w:p>
    <w:p w14:paraId="2E640FCE" w14:textId="77777777" w:rsidR="00864BE0" w:rsidRPr="00B75B78" w:rsidRDefault="00864BE0" w:rsidP="00864BE0">
      <w:pPr>
        <w:pStyle w:val="GOSTScript"/>
      </w:pPr>
      <w:r w:rsidRPr="00B75B78">
        <w:tab/>
      </w:r>
      <w:r w:rsidRPr="00B75B78">
        <w:tab/>
        <w:t>"BalLevContrl": 0,</w:t>
      </w:r>
    </w:p>
    <w:p w14:paraId="4FBF30C5" w14:textId="77777777" w:rsidR="00864BE0" w:rsidRPr="00B75B78" w:rsidRDefault="00864BE0" w:rsidP="00864BE0">
      <w:pPr>
        <w:pStyle w:val="GOSTScript"/>
      </w:pPr>
      <w:r w:rsidRPr="00B75B78">
        <w:tab/>
      </w:r>
      <w:r w:rsidRPr="00B75B78">
        <w:tab/>
        <w:t>"Subject": "6000",</w:t>
      </w:r>
    </w:p>
    <w:p w14:paraId="74BED4B9" w14:textId="77777777" w:rsidR="00864BE0" w:rsidRPr="00B75B78" w:rsidRDefault="00864BE0" w:rsidP="00864BE0">
      <w:pPr>
        <w:pStyle w:val="GOSTScript"/>
      </w:pPr>
      <w:r w:rsidRPr="00B75B78">
        <w:tab/>
      </w:r>
      <w:r w:rsidRPr="00B75B78">
        <w:tab/>
        <w:t>"SettlementDate": "2022-12-05"</w:t>
      </w:r>
    </w:p>
    <w:p w14:paraId="57F3B145" w14:textId="77777777" w:rsidR="00864BE0" w:rsidRPr="00B75B78" w:rsidRDefault="00864BE0" w:rsidP="00864BE0">
      <w:pPr>
        <w:pStyle w:val="GOSTScript"/>
      </w:pPr>
      <w:r w:rsidRPr="00B75B78">
        <w:tab/>
        <w:t>},</w:t>
      </w:r>
    </w:p>
    <w:p w14:paraId="3AE48BD8" w14:textId="77777777" w:rsidR="00864BE0" w:rsidRPr="00B75B78" w:rsidRDefault="00864BE0" w:rsidP="00864BE0">
      <w:pPr>
        <w:pStyle w:val="GOSTScript"/>
      </w:pPr>
      <w:r w:rsidRPr="00B75B78">
        <w:tab/>
        <w:t>"document": {</w:t>
      </w:r>
    </w:p>
    <w:p w14:paraId="6CD5A6E5" w14:textId="77777777" w:rsidR="00864BE0" w:rsidRPr="00B75B78" w:rsidRDefault="00864BE0" w:rsidP="00864BE0">
      <w:pPr>
        <w:pStyle w:val="GOSTScript"/>
      </w:pPr>
      <w:r w:rsidRPr="00B75B78">
        <w:tab/>
      </w:r>
      <w:r w:rsidRPr="00B75B78">
        <w:tab/>
        <w:t>"TtlPrt_DcNmbr": "15",</w:t>
      </w:r>
    </w:p>
    <w:p w14:paraId="5B709FB1" w14:textId="1B92A876" w:rsidR="00864BE0" w:rsidRPr="00B75B78" w:rsidRDefault="00864BE0" w:rsidP="00864BE0">
      <w:pPr>
        <w:pStyle w:val="GOSTScript"/>
      </w:pPr>
      <w:r w:rsidRPr="00B75B78">
        <w:tab/>
      </w:r>
      <w:r w:rsidRPr="00B75B78">
        <w:tab/>
        <w:t>"TtlPrt_Dt</w:t>
      </w:r>
      <w:del w:id="3872" w:author="Сатлер Марина Викторовна" w:date="2024-02-29T10:27:00Z">
        <w:r w:rsidRPr="00B75B78" w:rsidDel="009E6736">
          <w:delText xml:space="preserve"> </w:delText>
        </w:r>
      </w:del>
      <w:r w:rsidRPr="00B75B78">
        <w:t>": "2022-12-05",</w:t>
      </w:r>
    </w:p>
    <w:p w14:paraId="0AAB36ED" w14:textId="77777777" w:rsidR="00864BE0" w:rsidRPr="00D17DCC" w:rsidRDefault="00864BE0" w:rsidP="00864BE0">
      <w:pPr>
        <w:pStyle w:val="GOSTScript"/>
        <w:rPr>
          <w:lang w:val="ru-RU"/>
        </w:rPr>
      </w:pPr>
      <w:r w:rsidRPr="00B75B78">
        <w:tab/>
      </w:r>
      <w:r w:rsidRPr="00B75B78">
        <w:tab/>
      </w:r>
      <w:r w:rsidRPr="00D17DCC">
        <w:rPr>
          <w:lang w:val="ru-RU"/>
        </w:rPr>
        <w:t>"</w:t>
      </w:r>
      <w:r w:rsidRPr="00B75B78">
        <w:t>TtlPrt</w:t>
      </w:r>
      <w:r w:rsidRPr="00D17DCC">
        <w:rPr>
          <w:lang w:val="ru-RU"/>
        </w:rPr>
        <w:t>_</w:t>
      </w:r>
      <w:r w:rsidRPr="00B75B78">
        <w:t>TypeDoc</w:t>
      </w:r>
      <w:r w:rsidRPr="00D17DCC">
        <w:rPr>
          <w:lang w:val="ru-RU"/>
        </w:rPr>
        <w:t>": "</w:t>
      </w:r>
      <w:r w:rsidRPr="00B75B78">
        <w:rPr>
          <w:lang w:val="ru-RU"/>
        </w:rPr>
        <w:t>БСА</w:t>
      </w:r>
      <w:r w:rsidRPr="00D17DCC">
        <w:rPr>
          <w:lang w:val="ru-RU"/>
        </w:rPr>
        <w:t>",</w:t>
      </w:r>
    </w:p>
    <w:p w14:paraId="6566CB9B" w14:textId="77777777" w:rsidR="00864BE0" w:rsidRPr="00B75B78" w:rsidRDefault="00864BE0" w:rsidP="00864BE0">
      <w:pPr>
        <w:pStyle w:val="GOSTScript"/>
        <w:rPr>
          <w:lang w:val="ru-RU"/>
        </w:rPr>
      </w:pPr>
      <w:r w:rsidRPr="00D17DCC">
        <w:rPr>
          <w:lang w:val="ru-RU"/>
        </w:rPr>
        <w:tab/>
      </w:r>
      <w:r w:rsidRPr="00D17DCC">
        <w:rPr>
          <w:lang w:val="ru-RU"/>
        </w:rPr>
        <w:tab/>
      </w:r>
      <w:r w:rsidRPr="00B75B78">
        <w:rPr>
          <w:lang w:val="ru-RU"/>
        </w:rPr>
        <w:t>"</w:t>
      </w:r>
      <w:r w:rsidRPr="00B75B78">
        <w:t>TtlPrt</w:t>
      </w:r>
      <w:r w:rsidRPr="00B75B78">
        <w:rPr>
          <w:lang w:val="ru-RU"/>
        </w:rPr>
        <w:t>_</w:t>
      </w:r>
      <w:r w:rsidRPr="00B75B78">
        <w:t>FullTypeDoc</w:t>
      </w:r>
      <w:r w:rsidRPr="00B75B78">
        <w:rPr>
          <w:lang w:val="ru-RU"/>
        </w:rPr>
        <w:t>": "Справка по исправительным записям, формируемая вручную",</w:t>
      </w:r>
    </w:p>
    <w:p w14:paraId="339DEB47" w14:textId="77777777" w:rsidR="00864BE0" w:rsidRPr="00B75B78" w:rsidRDefault="00864BE0" w:rsidP="00864BE0">
      <w:pPr>
        <w:pStyle w:val="GOSTScript"/>
      </w:pPr>
      <w:r w:rsidRPr="00B75B78">
        <w:rPr>
          <w:lang w:val="ru-RU"/>
        </w:rPr>
        <w:tab/>
      </w:r>
      <w:r w:rsidRPr="00B75B78">
        <w:rPr>
          <w:lang w:val="ru-RU"/>
        </w:rPr>
        <w:tab/>
      </w:r>
      <w:r w:rsidRPr="00B75B78">
        <w:t>"TtlPrt_CdCrr": "643",</w:t>
      </w:r>
    </w:p>
    <w:p w14:paraId="4C57C0D5" w14:textId="77777777" w:rsidR="00864BE0" w:rsidRPr="00B75B78" w:rsidRDefault="00864BE0" w:rsidP="00864BE0">
      <w:pPr>
        <w:pStyle w:val="GOSTScript"/>
      </w:pPr>
      <w:r w:rsidRPr="00B75B78">
        <w:tab/>
      </w:r>
      <w:r w:rsidRPr="00B75B78">
        <w:tab/>
        <w:t>"SystemInformation_UFOS_SECRECY": 0,</w:t>
      </w:r>
    </w:p>
    <w:p w14:paraId="5D8D9480" w14:textId="77777777" w:rsidR="00864BE0" w:rsidRPr="00B75B78" w:rsidRDefault="00864BE0" w:rsidP="00864BE0">
      <w:pPr>
        <w:pStyle w:val="GOSTScript"/>
      </w:pPr>
      <w:r w:rsidRPr="00B75B78">
        <w:tab/>
      </w:r>
      <w:r w:rsidRPr="00B75B78">
        <w:tab/>
        <w:t>"TtlPrt_Budget_Cd": "99010001",</w:t>
      </w:r>
    </w:p>
    <w:p w14:paraId="1B86ECA3" w14:textId="77777777" w:rsidR="00864BE0" w:rsidRPr="00B75B78" w:rsidRDefault="00864BE0" w:rsidP="00864BE0">
      <w:pPr>
        <w:pStyle w:val="GOSTScript"/>
      </w:pPr>
      <w:r w:rsidRPr="00B75B78">
        <w:tab/>
      </w:r>
      <w:r w:rsidRPr="00B75B78">
        <w:tab/>
        <w:t>"TtlPrt_LEDGERBOOK": "FTAccFedOrg",</w:t>
      </w:r>
    </w:p>
    <w:p w14:paraId="2230DF8A" w14:textId="77777777" w:rsidR="00864BE0" w:rsidRPr="00B75B78" w:rsidRDefault="00864BE0" w:rsidP="00864BE0">
      <w:pPr>
        <w:pStyle w:val="GOSTScript"/>
      </w:pPr>
      <w:r w:rsidRPr="00B75B78">
        <w:tab/>
      </w:r>
      <w:r w:rsidRPr="00B75B78">
        <w:tab/>
        <w:t>"TtlPrt_DT_NumberKOO": "-",</w:t>
      </w:r>
    </w:p>
    <w:p w14:paraId="47FC7F0F" w14:textId="56C3075A" w:rsidR="00864BE0" w:rsidRPr="00B75B78" w:rsidRDefault="00864BE0" w:rsidP="00864BE0">
      <w:pPr>
        <w:pStyle w:val="GOSTScript"/>
      </w:pPr>
      <w:r w:rsidRPr="00B75B78">
        <w:tab/>
      </w:r>
      <w:r w:rsidRPr="00B75B78">
        <w:tab/>
        <w:t>"TtlPrt_</w:t>
      </w:r>
      <w:ins w:id="3873" w:author="Сатлер Марина Викторовна" w:date="2024-04-26T17:06:00Z">
        <w:r w:rsidR="00D41F07">
          <w:t>C</w:t>
        </w:r>
        <w:r w:rsidR="00D41F07" w:rsidRPr="00B75B78">
          <w:t>T</w:t>
        </w:r>
      </w:ins>
      <w:r w:rsidRPr="00B75B78">
        <w:t>_NumberKOO": "-",</w:t>
      </w:r>
    </w:p>
    <w:p w14:paraId="3CA338B1" w14:textId="77777777" w:rsidR="00864BE0" w:rsidRPr="00B75B78" w:rsidRDefault="00864BE0" w:rsidP="00864BE0">
      <w:pPr>
        <w:pStyle w:val="GOSTScript"/>
      </w:pPr>
      <w:r w:rsidRPr="00B75B78">
        <w:tab/>
      </w:r>
      <w:r w:rsidRPr="00B75B78">
        <w:tab/>
        <w:t>"T0504833": [</w:t>
      </w:r>
    </w:p>
    <w:p w14:paraId="5CC2BAC3" w14:textId="77777777" w:rsidR="00864BE0" w:rsidRPr="00B75B78" w:rsidRDefault="00864BE0" w:rsidP="00864BE0">
      <w:pPr>
        <w:pStyle w:val="GOSTScript"/>
      </w:pPr>
      <w:r w:rsidRPr="00B75B78">
        <w:tab/>
      </w:r>
      <w:r w:rsidRPr="00B75B78">
        <w:tab/>
      </w:r>
      <w:r w:rsidRPr="00B75B78">
        <w:tab/>
        <w:t>{</w:t>
      </w:r>
    </w:p>
    <w:p w14:paraId="3583AA39" w14:textId="77777777" w:rsidR="00864BE0" w:rsidRPr="00B75B78" w:rsidRDefault="00864BE0" w:rsidP="00864BE0">
      <w:pPr>
        <w:pStyle w:val="GOSTScript"/>
      </w:pPr>
      <w:r w:rsidRPr="00B75B78">
        <w:tab/>
      </w:r>
      <w:r w:rsidRPr="00B75B78">
        <w:tab/>
      </w:r>
      <w:r w:rsidRPr="00B75B78">
        <w:tab/>
      </w:r>
      <w:r w:rsidRPr="00B75B78">
        <w:tab/>
        <w:t>"id": 1,</w:t>
      </w:r>
    </w:p>
    <w:p w14:paraId="17262F51" w14:textId="77777777" w:rsidR="00864BE0" w:rsidRPr="00B75B78" w:rsidRDefault="00864BE0" w:rsidP="00864BE0">
      <w:pPr>
        <w:pStyle w:val="GOSTScript"/>
      </w:pPr>
      <w:r w:rsidRPr="00B75B78">
        <w:tab/>
      </w:r>
      <w:r w:rsidRPr="00B75B78">
        <w:tab/>
      </w:r>
      <w:r w:rsidRPr="00B75B78">
        <w:tab/>
      </w:r>
      <w:r w:rsidRPr="00B75B78">
        <w:tab/>
        <w:t>"NPP": 1,</w:t>
      </w:r>
    </w:p>
    <w:p w14:paraId="2EF1EB67" w14:textId="77777777" w:rsidR="00864BE0" w:rsidRPr="00B75B78" w:rsidRDefault="00864BE0" w:rsidP="00864BE0">
      <w:pPr>
        <w:pStyle w:val="GOSTScript"/>
      </w:pPr>
      <w:r w:rsidRPr="00B75B78">
        <w:tab/>
      </w:r>
      <w:r w:rsidRPr="00B75B78">
        <w:tab/>
      </w:r>
      <w:r w:rsidRPr="00B75B78">
        <w:tab/>
      </w:r>
      <w:r w:rsidRPr="00B75B78">
        <w:tab/>
        <w:t>"NAME_O": "Операция 1",</w:t>
      </w:r>
    </w:p>
    <w:p w14:paraId="11E09202" w14:textId="77777777" w:rsidR="00864BE0" w:rsidRPr="00B75B78" w:rsidRDefault="00864BE0" w:rsidP="00864BE0">
      <w:pPr>
        <w:pStyle w:val="GOSTScript"/>
      </w:pPr>
      <w:r w:rsidRPr="00B75B78">
        <w:tab/>
      </w:r>
      <w:r w:rsidRPr="00B75B78">
        <w:tab/>
      </w:r>
      <w:r w:rsidRPr="00B75B78">
        <w:tab/>
      </w:r>
      <w:r w:rsidRPr="00B75B78">
        <w:tab/>
        <w:t>"NAME_OO": "test",</w:t>
      </w:r>
    </w:p>
    <w:p w14:paraId="6F4E040E" w14:textId="77777777" w:rsidR="00864BE0" w:rsidRPr="00B75B78" w:rsidRDefault="00864BE0" w:rsidP="00864BE0">
      <w:pPr>
        <w:pStyle w:val="GOSTScript"/>
      </w:pPr>
      <w:r w:rsidRPr="00B75B78">
        <w:tab/>
      </w:r>
      <w:r w:rsidRPr="00B75B78">
        <w:tab/>
      </w:r>
      <w:r w:rsidRPr="00B75B78">
        <w:tab/>
      </w:r>
      <w:r w:rsidRPr="00B75B78">
        <w:tab/>
        <w:t>"NDOC": "11",</w:t>
      </w:r>
    </w:p>
    <w:p w14:paraId="1EFE892B" w14:textId="77777777" w:rsidR="00864BE0" w:rsidRPr="00B75B78" w:rsidRDefault="00864BE0" w:rsidP="00864BE0">
      <w:pPr>
        <w:pStyle w:val="GOSTScript"/>
      </w:pPr>
      <w:r w:rsidRPr="00B75B78">
        <w:tab/>
      </w:r>
      <w:r w:rsidRPr="00B75B78">
        <w:tab/>
      </w:r>
      <w:r w:rsidRPr="00B75B78">
        <w:tab/>
      </w:r>
      <w:r w:rsidRPr="00B75B78">
        <w:tab/>
        <w:t>"DATEDOC": "2022-12-05",</w:t>
      </w:r>
    </w:p>
    <w:p w14:paraId="25E108AB" w14:textId="77777777" w:rsidR="00864BE0" w:rsidRPr="00B75B78" w:rsidRDefault="00864BE0" w:rsidP="00864BE0">
      <w:pPr>
        <w:pStyle w:val="GOSTScript"/>
      </w:pPr>
      <w:r w:rsidRPr="00B75B78">
        <w:tab/>
      </w:r>
      <w:r w:rsidRPr="00B75B78">
        <w:tab/>
      </w:r>
      <w:r w:rsidRPr="00B75B78">
        <w:tab/>
      </w:r>
      <w:r w:rsidRPr="00B75B78">
        <w:tab/>
        <w:t>"TYPE_DOC": "УУК",</w:t>
      </w:r>
    </w:p>
    <w:p w14:paraId="45165DFD" w14:textId="77777777" w:rsidR="00864BE0" w:rsidRPr="00B75B78" w:rsidRDefault="00864BE0" w:rsidP="00864BE0">
      <w:pPr>
        <w:pStyle w:val="GOSTScript"/>
      </w:pPr>
      <w:r w:rsidRPr="00B75B78">
        <w:tab/>
      </w:r>
      <w:r w:rsidRPr="00B75B78">
        <w:tab/>
      </w:r>
      <w:r w:rsidRPr="00B75B78">
        <w:tab/>
      </w:r>
      <w:r w:rsidRPr="00B75B78">
        <w:tab/>
        <w:t>"GUIDPARENT": "5bd90a7c-e159-46ff-ac39-71029ff81785",</w:t>
      </w:r>
    </w:p>
    <w:p w14:paraId="062092E6" w14:textId="77777777" w:rsidR="00864BE0" w:rsidRPr="00B75B78" w:rsidRDefault="00864BE0" w:rsidP="00864BE0">
      <w:pPr>
        <w:pStyle w:val="GOSTScript"/>
      </w:pPr>
      <w:r w:rsidRPr="00B75B78">
        <w:tab/>
      </w:r>
      <w:r w:rsidRPr="00B75B78">
        <w:tab/>
      </w:r>
      <w:r w:rsidRPr="00B75B78">
        <w:tab/>
      </w:r>
      <w:r w:rsidRPr="00B75B78">
        <w:tab/>
        <w:t>"SUMM": 200.00,</w:t>
      </w:r>
    </w:p>
    <w:p w14:paraId="2AB028D2" w14:textId="77777777" w:rsidR="00864BE0" w:rsidRPr="00B75B78" w:rsidRDefault="00864BE0" w:rsidP="00864BE0">
      <w:pPr>
        <w:pStyle w:val="GOSTScript"/>
      </w:pPr>
      <w:r w:rsidRPr="00B75B78">
        <w:tab/>
      </w:r>
      <w:r w:rsidRPr="00B75B78">
        <w:tab/>
      </w:r>
      <w:r w:rsidRPr="00B75B78">
        <w:tab/>
      </w:r>
      <w:r w:rsidRPr="00B75B78">
        <w:tab/>
        <w:t>"RgSUMM": 200.00,</w:t>
      </w:r>
    </w:p>
    <w:p w14:paraId="431ABAA9" w14:textId="77777777" w:rsidR="00864BE0" w:rsidRPr="00B75B78" w:rsidRDefault="00864BE0" w:rsidP="00864BE0">
      <w:pPr>
        <w:pStyle w:val="GOSTScript"/>
      </w:pPr>
      <w:r w:rsidRPr="00B75B78">
        <w:tab/>
      </w:r>
      <w:r w:rsidRPr="00B75B78">
        <w:tab/>
      </w:r>
      <w:r w:rsidRPr="00B75B78">
        <w:tab/>
      </w:r>
      <w:r w:rsidRPr="00B75B78">
        <w:tab/>
        <w:t>"DT_KBK": "10001050201010000000",</w:t>
      </w:r>
    </w:p>
    <w:p w14:paraId="7377ABF9" w14:textId="77777777" w:rsidR="00864BE0" w:rsidRPr="00B75B78" w:rsidRDefault="00864BE0" w:rsidP="00864BE0">
      <w:pPr>
        <w:pStyle w:val="GOSTScript"/>
      </w:pPr>
      <w:r w:rsidRPr="00B75B78">
        <w:tab/>
      </w:r>
      <w:r w:rsidRPr="00B75B78">
        <w:tab/>
      </w:r>
      <w:r w:rsidRPr="00B75B78">
        <w:tab/>
      </w:r>
      <w:r w:rsidRPr="00B75B78">
        <w:tab/>
        <w:t>"CT_KBK": "09876543211234567890",</w:t>
      </w:r>
    </w:p>
    <w:p w14:paraId="510D73B4" w14:textId="77777777" w:rsidR="00864BE0" w:rsidRPr="00B75B78" w:rsidRDefault="00864BE0" w:rsidP="00864BE0">
      <w:pPr>
        <w:pStyle w:val="GOSTScript"/>
      </w:pPr>
      <w:r w:rsidRPr="00B75B78">
        <w:tab/>
      </w:r>
      <w:r w:rsidRPr="00B75B78">
        <w:tab/>
      </w:r>
      <w:r w:rsidRPr="00B75B78">
        <w:tab/>
      </w:r>
      <w:r w:rsidRPr="00B75B78">
        <w:tab/>
        <w:t>"DT_TYPEKBK": "31",</w:t>
      </w:r>
    </w:p>
    <w:p w14:paraId="0C1CB129" w14:textId="77777777" w:rsidR="00864BE0" w:rsidRPr="00B75B78" w:rsidRDefault="00864BE0" w:rsidP="00864BE0">
      <w:pPr>
        <w:pStyle w:val="GOSTScript"/>
      </w:pPr>
      <w:r w:rsidRPr="00B75B78">
        <w:tab/>
      </w:r>
      <w:r w:rsidRPr="00B75B78">
        <w:tab/>
      </w:r>
      <w:r w:rsidRPr="00B75B78">
        <w:tab/>
      </w:r>
      <w:r w:rsidRPr="00B75B78">
        <w:tab/>
        <w:t>"CT_TYPEKBK": "31",</w:t>
      </w:r>
    </w:p>
    <w:p w14:paraId="43C53388" w14:textId="77777777" w:rsidR="00864BE0" w:rsidRPr="00B75B78" w:rsidRDefault="00864BE0" w:rsidP="00864BE0">
      <w:pPr>
        <w:pStyle w:val="GOSTScript"/>
      </w:pPr>
      <w:r w:rsidRPr="00B75B78">
        <w:tab/>
      </w:r>
      <w:r w:rsidRPr="00B75B78">
        <w:tab/>
      </w:r>
      <w:r w:rsidRPr="00B75B78">
        <w:tab/>
      </w:r>
      <w:r w:rsidRPr="00B75B78">
        <w:tab/>
        <w:t>"DT_KVFO": "-",</w:t>
      </w:r>
    </w:p>
    <w:p w14:paraId="7F56C6BD" w14:textId="32BE3E90" w:rsidR="00864BE0" w:rsidRPr="00B75B78" w:rsidRDefault="00864BE0" w:rsidP="00864BE0">
      <w:pPr>
        <w:pStyle w:val="GOSTScript"/>
      </w:pPr>
      <w:r w:rsidRPr="00B75B78">
        <w:tab/>
      </w:r>
      <w:r w:rsidRPr="00B75B78">
        <w:tab/>
      </w:r>
      <w:r w:rsidRPr="00B75B78">
        <w:tab/>
      </w:r>
      <w:r w:rsidRPr="00B75B78">
        <w:tab/>
        <w:t>"</w:t>
      </w:r>
      <w:ins w:id="3874" w:author="Сатлер Марина Викторовна" w:date="2024-04-26T17:06:00Z">
        <w:r w:rsidR="00D41F07">
          <w:t>C</w:t>
        </w:r>
        <w:r w:rsidR="00D41F07" w:rsidRPr="00B75B78">
          <w:t>T</w:t>
        </w:r>
      </w:ins>
      <w:r w:rsidRPr="00B75B78">
        <w:t>_KVFO": "-",</w:t>
      </w:r>
    </w:p>
    <w:p w14:paraId="3F1334CD" w14:textId="77777777" w:rsidR="00864BE0" w:rsidRPr="00B75B78" w:rsidRDefault="00864BE0" w:rsidP="00864BE0">
      <w:pPr>
        <w:pStyle w:val="GOSTScript"/>
      </w:pPr>
      <w:r w:rsidRPr="00B75B78">
        <w:tab/>
      </w:r>
      <w:r w:rsidRPr="00B75B78">
        <w:tab/>
      </w:r>
      <w:r w:rsidRPr="00B75B78">
        <w:tab/>
      </w:r>
      <w:r w:rsidRPr="00B75B78">
        <w:tab/>
        <w:t>"DT_PLS": "СРЕД_ЕКС_КУ",</w:t>
      </w:r>
    </w:p>
    <w:p w14:paraId="5EDD64ED" w14:textId="77777777" w:rsidR="00864BE0" w:rsidRPr="00B75B78" w:rsidRDefault="00864BE0" w:rsidP="00864BE0">
      <w:pPr>
        <w:pStyle w:val="GOSTScript"/>
      </w:pPr>
      <w:r w:rsidRPr="00B75B78">
        <w:tab/>
      </w:r>
      <w:r w:rsidRPr="00B75B78">
        <w:tab/>
      </w:r>
      <w:r w:rsidRPr="00B75B78">
        <w:tab/>
      </w:r>
      <w:r w:rsidRPr="00B75B78">
        <w:tab/>
        <w:t>"CT_PLS": "ВЫБЫТИЯ_КУ",</w:t>
      </w:r>
    </w:p>
    <w:p w14:paraId="6E75CABC" w14:textId="77777777" w:rsidR="00864BE0" w:rsidRPr="00B75B78" w:rsidRDefault="00864BE0" w:rsidP="00864BE0">
      <w:pPr>
        <w:pStyle w:val="GOSTScript"/>
      </w:pPr>
      <w:r w:rsidRPr="00B75B78">
        <w:tab/>
      </w:r>
      <w:r w:rsidRPr="00B75B78">
        <w:tab/>
      </w:r>
      <w:r w:rsidRPr="00B75B78">
        <w:tab/>
      </w:r>
      <w:r w:rsidRPr="00B75B78">
        <w:tab/>
        <w:t>"DT_NSBU": "20211",</w:t>
      </w:r>
    </w:p>
    <w:p w14:paraId="37EF8B0E" w14:textId="77777777" w:rsidR="00864BE0" w:rsidRPr="00B75B78" w:rsidRDefault="00864BE0" w:rsidP="00864BE0">
      <w:pPr>
        <w:pStyle w:val="GOSTScript"/>
      </w:pPr>
      <w:r w:rsidRPr="00B75B78">
        <w:lastRenderedPageBreak/>
        <w:tab/>
      </w:r>
      <w:r w:rsidRPr="00B75B78">
        <w:tab/>
      </w:r>
      <w:r w:rsidRPr="00B75B78">
        <w:tab/>
      </w:r>
      <w:r w:rsidRPr="00B75B78">
        <w:tab/>
        <w:t>"CT_NSBU": "40210",</w:t>
      </w:r>
    </w:p>
    <w:p w14:paraId="7BB65C31" w14:textId="77777777" w:rsidR="00864BE0" w:rsidRPr="00B75B78" w:rsidRDefault="00864BE0" w:rsidP="00864BE0">
      <w:pPr>
        <w:pStyle w:val="GOSTScript"/>
      </w:pPr>
      <w:r w:rsidRPr="00B75B78">
        <w:tab/>
      </w:r>
      <w:r w:rsidRPr="00B75B78">
        <w:tab/>
      </w:r>
      <w:r w:rsidRPr="00B75B78">
        <w:tab/>
      </w:r>
      <w:r w:rsidRPr="00B75B78">
        <w:tab/>
        <w:t>"DT_Cnt": "1",</w:t>
      </w:r>
    </w:p>
    <w:p w14:paraId="1DFBC847" w14:textId="77777777" w:rsidR="00864BE0" w:rsidRPr="00B75B78" w:rsidRDefault="00864BE0" w:rsidP="00864BE0">
      <w:pPr>
        <w:pStyle w:val="GOSTScript"/>
      </w:pPr>
      <w:r w:rsidRPr="00B75B78">
        <w:tab/>
      </w:r>
      <w:r w:rsidRPr="00B75B78">
        <w:tab/>
      </w:r>
      <w:r w:rsidRPr="00B75B78">
        <w:tab/>
      </w:r>
      <w:r w:rsidRPr="00B75B78">
        <w:tab/>
        <w:t>"CT_Cnt": "1",</w:t>
      </w:r>
    </w:p>
    <w:p w14:paraId="5F3F04A9" w14:textId="77777777" w:rsidR="00864BE0" w:rsidRPr="00B75B78" w:rsidRDefault="00864BE0" w:rsidP="00864BE0">
      <w:pPr>
        <w:pStyle w:val="GOSTScript"/>
      </w:pPr>
      <w:r w:rsidRPr="00B75B78">
        <w:tab/>
      </w:r>
      <w:r w:rsidRPr="00B75B78">
        <w:tab/>
      </w:r>
      <w:r w:rsidRPr="00B75B78">
        <w:tab/>
      </w:r>
      <w:r w:rsidRPr="00B75B78">
        <w:tab/>
        <w:t>"DT_LS": "03212643000000006000",</w:t>
      </w:r>
    </w:p>
    <w:p w14:paraId="0FA2C26E" w14:textId="77777777" w:rsidR="00864BE0" w:rsidRPr="00B75B78" w:rsidRDefault="00864BE0" w:rsidP="00864BE0">
      <w:pPr>
        <w:pStyle w:val="GOSTScript"/>
      </w:pPr>
      <w:r w:rsidRPr="00B75B78">
        <w:tab/>
      </w:r>
      <w:r w:rsidRPr="00B75B78">
        <w:tab/>
      </w:r>
      <w:r w:rsidRPr="00B75B78">
        <w:tab/>
      </w:r>
      <w:r w:rsidRPr="00B75B78">
        <w:tab/>
        <w:t>"CT_LS": "05621060140",</w:t>
      </w:r>
    </w:p>
    <w:p w14:paraId="7209B32D" w14:textId="77777777" w:rsidR="00864BE0" w:rsidRPr="00B75B78" w:rsidRDefault="00864BE0" w:rsidP="00864BE0">
      <w:pPr>
        <w:pStyle w:val="GOSTScript"/>
      </w:pPr>
      <w:r w:rsidRPr="00B75B78">
        <w:tab/>
      </w:r>
      <w:r w:rsidRPr="00B75B78">
        <w:tab/>
      </w:r>
      <w:r w:rsidRPr="00B75B78">
        <w:tab/>
      </w:r>
      <w:r w:rsidRPr="00B75B78">
        <w:tab/>
        <w:t>"DT_PUCH": "-",</w:t>
      </w:r>
    </w:p>
    <w:p w14:paraId="792BAE8B" w14:textId="77777777" w:rsidR="00864BE0" w:rsidRPr="00B75B78" w:rsidRDefault="00864BE0" w:rsidP="00864BE0">
      <w:pPr>
        <w:pStyle w:val="GOSTScript"/>
      </w:pPr>
      <w:r w:rsidRPr="00B75B78">
        <w:tab/>
      </w:r>
      <w:r w:rsidRPr="00B75B78">
        <w:tab/>
      </w:r>
      <w:r w:rsidRPr="00B75B78">
        <w:tab/>
      </w:r>
      <w:r w:rsidRPr="00B75B78">
        <w:tab/>
        <w:t>"CT_PUCH": "-",</w:t>
      </w:r>
    </w:p>
    <w:p w14:paraId="1BD40B9A" w14:textId="77777777" w:rsidR="00864BE0" w:rsidRPr="00B75B78" w:rsidRDefault="00864BE0" w:rsidP="00864BE0">
      <w:pPr>
        <w:pStyle w:val="GOSTScript"/>
      </w:pPr>
      <w:r w:rsidRPr="00B75B78">
        <w:tab/>
      </w:r>
      <w:r w:rsidRPr="00B75B78">
        <w:tab/>
      </w:r>
      <w:r w:rsidRPr="00B75B78">
        <w:tab/>
      </w:r>
      <w:r w:rsidRPr="00B75B78">
        <w:tab/>
        <w:t>"DT_KS": "-",</w:t>
      </w:r>
    </w:p>
    <w:p w14:paraId="30CDC539" w14:textId="77777777" w:rsidR="00864BE0" w:rsidRPr="00B75B78" w:rsidRDefault="00864BE0" w:rsidP="00864BE0">
      <w:pPr>
        <w:pStyle w:val="GOSTScript"/>
      </w:pPr>
      <w:r w:rsidRPr="00B75B78">
        <w:tab/>
      </w:r>
      <w:r w:rsidRPr="00B75B78">
        <w:tab/>
      </w:r>
      <w:r w:rsidRPr="00B75B78">
        <w:tab/>
      </w:r>
      <w:r w:rsidRPr="00B75B78">
        <w:tab/>
        <w:t>"CT_KS": "0001-02",</w:t>
      </w:r>
    </w:p>
    <w:p w14:paraId="6113F0F9" w14:textId="77777777" w:rsidR="00864BE0" w:rsidRPr="00B75B78" w:rsidRDefault="00864BE0" w:rsidP="00864BE0">
      <w:pPr>
        <w:pStyle w:val="GOSTScript"/>
      </w:pPr>
      <w:r w:rsidRPr="00B75B78">
        <w:tab/>
      </w:r>
      <w:r w:rsidRPr="00B75B78">
        <w:tab/>
      </w:r>
      <w:r w:rsidRPr="00B75B78">
        <w:tab/>
      </w:r>
      <w:r w:rsidRPr="00B75B78">
        <w:tab/>
        <w:t>"DT_BO": "-",</w:t>
      </w:r>
    </w:p>
    <w:p w14:paraId="5510756B" w14:textId="77777777" w:rsidR="00864BE0" w:rsidRPr="00B75B78" w:rsidRDefault="00864BE0" w:rsidP="00864BE0">
      <w:pPr>
        <w:pStyle w:val="GOSTScript"/>
      </w:pPr>
      <w:r w:rsidRPr="00B75B78">
        <w:tab/>
      </w:r>
      <w:r w:rsidRPr="00B75B78">
        <w:tab/>
      </w:r>
      <w:r w:rsidRPr="00B75B78">
        <w:tab/>
      </w:r>
      <w:r w:rsidRPr="00B75B78">
        <w:tab/>
        <w:t>"CT_BO": "-",</w:t>
      </w:r>
    </w:p>
    <w:p w14:paraId="73757876" w14:textId="645582D8" w:rsidR="00864BE0" w:rsidRPr="00B75B78" w:rsidRDefault="00864BE0" w:rsidP="00864BE0">
      <w:pPr>
        <w:pStyle w:val="GOSTScript"/>
      </w:pPr>
      <w:r w:rsidRPr="00B75B78">
        <w:tab/>
      </w:r>
      <w:r w:rsidRPr="00B75B78">
        <w:tab/>
      </w:r>
      <w:r w:rsidRPr="00B75B78">
        <w:tab/>
      </w:r>
      <w:r w:rsidRPr="00B75B78">
        <w:tab/>
        <w:t>"DT_OKTMO</w:t>
      </w:r>
      <w:del w:id="3875" w:author="Сатлер Марина Викторовна" w:date="2024-02-29T10:27:00Z">
        <w:r w:rsidRPr="00B75B78" w:rsidDel="009E6736">
          <w:delText xml:space="preserve"> </w:delText>
        </w:r>
      </w:del>
      <w:r w:rsidRPr="00B75B78">
        <w:t>": "-",</w:t>
      </w:r>
    </w:p>
    <w:p w14:paraId="7C9B4AF6" w14:textId="3F89795A" w:rsidR="00864BE0" w:rsidRPr="00B75B78" w:rsidRDefault="00864BE0" w:rsidP="00864BE0">
      <w:pPr>
        <w:pStyle w:val="GOSTScript"/>
      </w:pPr>
      <w:r w:rsidRPr="00B75B78">
        <w:tab/>
      </w:r>
      <w:r w:rsidRPr="00B75B78">
        <w:tab/>
      </w:r>
      <w:r w:rsidRPr="00B75B78">
        <w:tab/>
      </w:r>
      <w:r w:rsidRPr="00B75B78">
        <w:tab/>
        <w:t>"CT_OKTMO</w:t>
      </w:r>
      <w:del w:id="3876" w:author="Сатлер Марина Викторовна" w:date="2024-02-29T10:27:00Z">
        <w:r w:rsidRPr="00B75B78" w:rsidDel="009E6736">
          <w:delText xml:space="preserve"> </w:delText>
        </w:r>
      </w:del>
      <w:r w:rsidRPr="00B75B78">
        <w:t>": "-",</w:t>
      </w:r>
    </w:p>
    <w:p w14:paraId="6C97C88F" w14:textId="77777777" w:rsidR="00864BE0" w:rsidRPr="00B75B78" w:rsidRDefault="00864BE0" w:rsidP="00864BE0">
      <w:pPr>
        <w:pStyle w:val="GOSTScript"/>
      </w:pPr>
      <w:r w:rsidRPr="00B75B78">
        <w:tab/>
      </w:r>
      <w:r w:rsidRPr="00B75B78">
        <w:tab/>
      </w:r>
      <w:r w:rsidRPr="00B75B78">
        <w:tab/>
      </w:r>
      <w:r w:rsidRPr="00B75B78">
        <w:tab/>
        <w:t>"DT_PZO": "-",</w:t>
      </w:r>
    </w:p>
    <w:p w14:paraId="15F60645" w14:textId="77777777" w:rsidR="00864BE0" w:rsidRPr="00B75B78" w:rsidRDefault="00864BE0" w:rsidP="00864BE0">
      <w:pPr>
        <w:pStyle w:val="GOSTScript"/>
      </w:pPr>
      <w:r w:rsidRPr="00B75B78">
        <w:tab/>
      </w:r>
      <w:r w:rsidRPr="00B75B78">
        <w:tab/>
      </w:r>
      <w:r w:rsidRPr="00B75B78">
        <w:tab/>
      </w:r>
      <w:r w:rsidRPr="00B75B78">
        <w:tab/>
        <w:t>"CT_PZO": "-",</w:t>
      </w:r>
    </w:p>
    <w:p w14:paraId="1A5B4356" w14:textId="77777777" w:rsidR="00864BE0" w:rsidRPr="00B75B78" w:rsidRDefault="00864BE0" w:rsidP="00864BE0">
      <w:pPr>
        <w:pStyle w:val="GOSTScript"/>
      </w:pPr>
      <w:r w:rsidRPr="00B75B78">
        <w:tab/>
      </w:r>
      <w:r w:rsidRPr="00B75B78">
        <w:tab/>
      </w:r>
      <w:r w:rsidRPr="00B75B78">
        <w:tab/>
      </w:r>
      <w:r w:rsidRPr="00B75B78">
        <w:tab/>
        <w:t>"DT_FAIP": "-",</w:t>
      </w:r>
    </w:p>
    <w:p w14:paraId="3A32EB8C" w14:textId="77777777" w:rsidR="00864BE0" w:rsidRPr="00B75B78" w:rsidRDefault="00864BE0" w:rsidP="00864BE0">
      <w:pPr>
        <w:pStyle w:val="GOSTScript"/>
      </w:pPr>
      <w:r w:rsidRPr="00B75B78">
        <w:tab/>
      </w:r>
      <w:r w:rsidRPr="00B75B78">
        <w:tab/>
      </w:r>
      <w:r w:rsidRPr="00B75B78">
        <w:tab/>
      </w:r>
      <w:r w:rsidRPr="00B75B78">
        <w:tab/>
        <w:t>"CT_FAIP": "-",</w:t>
      </w:r>
    </w:p>
    <w:p w14:paraId="4E832144" w14:textId="77777777" w:rsidR="00864BE0" w:rsidRPr="00B75B78" w:rsidRDefault="00864BE0" w:rsidP="00864BE0">
      <w:pPr>
        <w:pStyle w:val="GOSTScript"/>
      </w:pPr>
      <w:r w:rsidRPr="00B75B78">
        <w:tab/>
      </w:r>
      <w:r w:rsidRPr="00B75B78">
        <w:tab/>
      </w:r>
      <w:r w:rsidRPr="00B75B78">
        <w:tab/>
      </w:r>
      <w:r w:rsidRPr="00B75B78">
        <w:tab/>
        <w:t>"DT_FO": "-",</w:t>
      </w:r>
    </w:p>
    <w:p w14:paraId="17A00B84" w14:textId="77777777" w:rsidR="00864BE0" w:rsidRDefault="00864BE0" w:rsidP="00864BE0">
      <w:pPr>
        <w:pStyle w:val="GOSTScript"/>
        <w:rPr>
          <w:ins w:id="3877" w:author="Сатлер Марина Викторовна" w:date="2025-04-17T09:59:00Z"/>
        </w:rPr>
      </w:pPr>
      <w:r w:rsidRPr="00B75B78">
        <w:tab/>
      </w:r>
      <w:r w:rsidRPr="00B75B78">
        <w:tab/>
      </w:r>
      <w:r w:rsidRPr="00B75B78">
        <w:tab/>
      </w:r>
      <w:r w:rsidRPr="00B75B78">
        <w:tab/>
        <w:t>"CT_FO": "-",</w:t>
      </w:r>
    </w:p>
    <w:p w14:paraId="55D46814" w14:textId="77777777" w:rsidR="00EA6147" w:rsidRDefault="00EA6147" w:rsidP="00EA6147">
      <w:pPr>
        <w:pStyle w:val="GOSTScript"/>
        <w:rPr>
          <w:ins w:id="3878" w:author="Сатлер Марина Викторовна" w:date="2025-04-17T09:59:00Z"/>
        </w:rPr>
      </w:pPr>
      <w:ins w:id="3879" w:author="Сатлер Марина Викторовна" w:date="2025-04-17T09:59:00Z">
        <w:r>
          <w:tab/>
        </w:r>
        <w:r>
          <w:tab/>
        </w:r>
        <w:r>
          <w:tab/>
        </w:r>
        <w:r>
          <w:tab/>
          <w:t>"DT_CA": "-",</w:t>
        </w:r>
      </w:ins>
    </w:p>
    <w:p w14:paraId="50A99843" w14:textId="77777777" w:rsidR="00EA6147" w:rsidRDefault="00EA6147" w:rsidP="00EA6147">
      <w:pPr>
        <w:pStyle w:val="GOSTScript"/>
        <w:rPr>
          <w:ins w:id="3880" w:author="Сатлер Марина Викторовна" w:date="2025-04-17T09:59:00Z"/>
        </w:rPr>
      </w:pPr>
      <w:ins w:id="3881" w:author="Сатлер Марина Викторовна" w:date="2025-04-17T09:59:00Z">
        <w:r>
          <w:tab/>
        </w:r>
        <w:r>
          <w:tab/>
        </w:r>
        <w:r>
          <w:tab/>
        </w:r>
        <w:r>
          <w:tab/>
          <w:t>"CT_CA": "-",</w:t>
        </w:r>
      </w:ins>
    </w:p>
    <w:p w14:paraId="154329BE" w14:textId="77777777" w:rsidR="00EA6147" w:rsidRDefault="00EA6147" w:rsidP="00EA6147">
      <w:pPr>
        <w:pStyle w:val="GOSTScript"/>
        <w:rPr>
          <w:ins w:id="3882" w:author="Сатлер Марина Викторовна" w:date="2025-04-17T09:59:00Z"/>
        </w:rPr>
      </w:pPr>
      <w:ins w:id="3883" w:author="Сатлер Марина Викторовна" w:date="2025-04-17T09:59:00Z">
        <w:r>
          <w:tab/>
        </w:r>
        <w:r>
          <w:tab/>
        </w:r>
        <w:r>
          <w:tab/>
        </w:r>
        <w:r>
          <w:tab/>
          <w:t>"DT_AccountCorr": "-",</w:t>
        </w:r>
      </w:ins>
    </w:p>
    <w:p w14:paraId="3E31544B" w14:textId="4CA52AF9" w:rsidR="00EA6147" w:rsidRPr="00B75B78" w:rsidRDefault="00EA6147" w:rsidP="00EA6147">
      <w:pPr>
        <w:pStyle w:val="GOSTScript"/>
      </w:pPr>
      <w:ins w:id="3884" w:author="Сатлер Марина Викторовна" w:date="2025-04-17T09:59:00Z">
        <w:r>
          <w:tab/>
        </w:r>
        <w:r>
          <w:tab/>
        </w:r>
        <w:r>
          <w:tab/>
        </w:r>
        <w:r>
          <w:tab/>
          <w:t>"CT_AccountCorr": "-",</w:t>
        </w:r>
      </w:ins>
    </w:p>
    <w:p w14:paraId="71E68A50" w14:textId="77777777" w:rsidR="00864BE0" w:rsidRPr="00B75B78" w:rsidRDefault="00864BE0" w:rsidP="00864BE0">
      <w:pPr>
        <w:pStyle w:val="GOSTScript"/>
      </w:pPr>
      <w:r w:rsidRPr="00B75B78">
        <w:tab/>
      </w:r>
      <w:r w:rsidRPr="00B75B78">
        <w:tab/>
      </w:r>
      <w:r w:rsidRPr="00B75B78">
        <w:tab/>
      </w:r>
      <w:r w:rsidRPr="00B75B78">
        <w:tab/>
        <w:t>"DT_AccNmbBO": "-",</w:t>
      </w:r>
    </w:p>
    <w:p w14:paraId="34550437" w14:textId="6547A630" w:rsidR="00864BE0" w:rsidRPr="00B75B78" w:rsidRDefault="00864BE0" w:rsidP="00864BE0">
      <w:pPr>
        <w:pStyle w:val="GOSTScript"/>
      </w:pPr>
      <w:r w:rsidRPr="00B75B78">
        <w:tab/>
      </w:r>
      <w:r w:rsidRPr="00B75B78">
        <w:tab/>
      </w:r>
      <w:r w:rsidRPr="00B75B78">
        <w:tab/>
      </w:r>
      <w:r w:rsidRPr="00B75B78">
        <w:tab/>
        <w:t>"</w:t>
      </w:r>
      <w:ins w:id="3885" w:author="Сатлер Марина Викторовна" w:date="2024-04-26T17:07:00Z">
        <w:r w:rsidR="00D41F07">
          <w:t>C</w:t>
        </w:r>
        <w:r w:rsidR="00D41F07" w:rsidRPr="00B75B78">
          <w:t>T</w:t>
        </w:r>
      </w:ins>
      <w:r w:rsidRPr="00B75B78">
        <w:t>_AccNmbBO": "-",</w:t>
      </w:r>
    </w:p>
    <w:p w14:paraId="3C8F9436" w14:textId="77777777" w:rsidR="00864BE0" w:rsidRPr="00B75B78" w:rsidRDefault="00864BE0" w:rsidP="00864BE0">
      <w:pPr>
        <w:pStyle w:val="GOSTScript"/>
      </w:pPr>
      <w:r w:rsidRPr="00B75B78">
        <w:tab/>
      </w:r>
      <w:r w:rsidRPr="00B75B78">
        <w:tab/>
      </w:r>
      <w:r w:rsidRPr="00B75B78">
        <w:tab/>
      </w:r>
      <w:r w:rsidRPr="00B75B78">
        <w:tab/>
        <w:t>"DT_NmDO": "-",</w:t>
      </w:r>
    </w:p>
    <w:p w14:paraId="6B35BA79" w14:textId="1509E4A4" w:rsidR="00864BE0" w:rsidRPr="00D8513B" w:rsidRDefault="00864BE0" w:rsidP="00864BE0">
      <w:pPr>
        <w:pStyle w:val="GOSTScript"/>
        <w:rPr>
          <w:ins w:id="3886" w:author="Суслова Оксана_EXP-310006" w:date="2025-04-04T08:25:00Z"/>
        </w:rPr>
      </w:pPr>
      <w:r w:rsidRPr="00B75B78">
        <w:tab/>
      </w:r>
      <w:r w:rsidRPr="00B75B78">
        <w:tab/>
      </w:r>
      <w:r w:rsidRPr="00B75B78">
        <w:tab/>
      </w:r>
      <w:r w:rsidRPr="00B75B78">
        <w:tab/>
        <w:t>"</w:t>
      </w:r>
      <w:ins w:id="3887" w:author="Сатлер Марина Викторовна" w:date="2024-04-26T17:07:00Z">
        <w:r w:rsidR="00D41F07">
          <w:t>C</w:t>
        </w:r>
        <w:r w:rsidR="00D41F07" w:rsidRPr="00B75B78">
          <w:t>T</w:t>
        </w:r>
      </w:ins>
      <w:r w:rsidRPr="00B75B78">
        <w:t>_NmDO": "-"</w:t>
      </w:r>
      <w:ins w:id="3888" w:author="Сатлер Марина Викторовна" w:date="2025-04-17T09:51:00Z">
        <w:r w:rsidR="002E612A" w:rsidRPr="00D8513B">
          <w:t>,</w:t>
        </w:r>
      </w:ins>
    </w:p>
    <w:p w14:paraId="129F8DAA" w14:textId="7D66981C" w:rsidR="00D30807" w:rsidRPr="004873ED" w:rsidDel="004873ED" w:rsidRDefault="00D30807" w:rsidP="00D30807">
      <w:pPr>
        <w:pStyle w:val="GOSTScript"/>
        <w:rPr>
          <w:ins w:id="3889" w:author="Суслова Оксана_EXP-310006" w:date="2025-04-04T08:25:00Z"/>
          <w:del w:id="3890" w:author="Сатлер Марина Викторовна" w:date="2025-04-17T10:44:00Z"/>
        </w:rPr>
      </w:pPr>
      <w:ins w:id="3891" w:author="Суслова Оксана_EXP-310006" w:date="2025-04-04T08:25:00Z">
        <w:del w:id="3892" w:author="Сатлер Марина Викторовна" w:date="2025-04-17T10:44:00Z">
          <w:r w:rsidRPr="00B75B78" w:rsidDel="004873ED">
            <w:tab/>
          </w:r>
          <w:r w:rsidRPr="00B75B78" w:rsidDel="004873ED">
            <w:tab/>
          </w:r>
          <w:r w:rsidRPr="00B75B78" w:rsidDel="004873ED">
            <w:tab/>
          </w:r>
          <w:r w:rsidRPr="00B75B78" w:rsidDel="004873ED">
            <w:tab/>
          </w:r>
          <w:r w:rsidRPr="004873ED" w:rsidDel="004873ED">
            <w:delText>"DT_NumBO": "-",</w:delText>
          </w:r>
        </w:del>
      </w:ins>
    </w:p>
    <w:p w14:paraId="0E0A620A" w14:textId="0E56D353" w:rsidR="00D30807" w:rsidRPr="004873ED" w:rsidDel="004873ED" w:rsidRDefault="00D30807" w:rsidP="00D30807">
      <w:pPr>
        <w:pStyle w:val="GOSTScript"/>
        <w:rPr>
          <w:ins w:id="3893" w:author="Суслова Оксана_EXP-310006" w:date="2025-04-04T08:25:00Z"/>
          <w:del w:id="3894" w:author="Сатлер Марина Викторовна" w:date="2025-04-17T10:44:00Z"/>
        </w:rPr>
      </w:pPr>
      <w:ins w:id="3895" w:author="Суслова Оксана_EXP-310006" w:date="2025-04-04T08:25:00Z">
        <w:del w:id="3896" w:author="Сатлер Марина Викторовна" w:date="2025-04-17T10:44:00Z">
          <w:r w:rsidRPr="004873ED" w:rsidDel="004873ED">
            <w:tab/>
          </w:r>
          <w:r w:rsidRPr="004873ED" w:rsidDel="004873ED">
            <w:tab/>
          </w:r>
          <w:r w:rsidRPr="004873ED" w:rsidDel="004873ED">
            <w:tab/>
          </w:r>
          <w:r w:rsidRPr="004873ED" w:rsidDel="004873ED">
            <w:tab/>
            <w:delText>"CT_NumBO": "-",</w:delText>
          </w:r>
        </w:del>
      </w:ins>
    </w:p>
    <w:p w14:paraId="3F5FE4B6" w14:textId="3995BDBE" w:rsidR="00D30807" w:rsidRPr="004873ED" w:rsidDel="004873ED" w:rsidRDefault="00D30807" w:rsidP="00D30807">
      <w:pPr>
        <w:pStyle w:val="GOSTScript"/>
        <w:rPr>
          <w:ins w:id="3897" w:author="Суслова Оксана_EXP-310006" w:date="2025-04-04T08:25:00Z"/>
          <w:del w:id="3898" w:author="Сатлер Марина Викторовна" w:date="2025-04-17T10:44:00Z"/>
        </w:rPr>
      </w:pPr>
      <w:ins w:id="3899" w:author="Суслова Оксана_EXP-310006" w:date="2025-04-04T08:25:00Z">
        <w:del w:id="3900" w:author="Сатлер Марина Викторовна" w:date="2025-04-17T10:44:00Z">
          <w:r w:rsidRPr="004873ED" w:rsidDel="004873ED">
            <w:tab/>
          </w:r>
          <w:r w:rsidRPr="004873ED" w:rsidDel="004873ED">
            <w:tab/>
          </w:r>
          <w:r w:rsidRPr="004873ED" w:rsidDel="004873ED">
            <w:tab/>
          </w:r>
          <w:r w:rsidRPr="004873ED" w:rsidDel="004873ED">
            <w:tab/>
            <w:delText>"DT_NumDO": "-",</w:delText>
          </w:r>
        </w:del>
      </w:ins>
    </w:p>
    <w:p w14:paraId="5CD5F41B" w14:textId="7D050394" w:rsidR="00D30807" w:rsidDel="004873ED" w:rsidRDefault="00D30807" w:rsidP="00D30807">
      <w:pPr>
        <w:pStyle w:val="GOSTScript"/>
        <w:rPr>
          <w:ins w:id="3901" w:author="Суслова Оксана_EXP-310006" w:date="2025-04-04T08:25:00Z"/>
          <w:del w:id="3902" w:author="Сатлер Марина Викторовна" w:date="2025-04-17T10:44:00Z"/>
        </w:rPr>
      </w:pPr>
      <w:ins w:id="3903" w:author="Суслова Оксана_EXP-310006" w:date="2025-04-04T08:25:00Z">
        <w:del w:id="3904" w:author="Сатлер Марина Викторовна" w:date="2025-04-17T10:44:00Z">
          <w:r w:rsidRPr="004873ED" w:rsidDel="004873ED">
            <w:tab/>
          </w:r>
          <w:r w:rsidRPr="004873ED" w:rsidDel="004873ED">
            <w:tab/>
          </w:r>
          <w:r w:rsidRPr="004873ED" w:rsidDel="004873ED">
            <w:tab/>
          </w:r>
          <w:r w:rsidRPr="004873ED" w:rsidDel="004873ED">
            <w:tab/>
            <w:delText>"CT_NumDO": "-",</w:delText>
          </w:r>
        </w:del>
      </w:ins>
    </w:p>
    <w:p w14:paraId="17028F6B" w14:textId="6F1CBD8C" w:rsidR="00D30807" w:rsidRDefault="00D30807" w:rsidP="00D30807">
      <w:pPr>
        <w:pStyle w:val="GOSTScript"/>
        <w:rPr>
          <w:ins w:id="3905" w:author="Суслова Оксана_EXP-310006" w:date="2025-04-04T08:25:00Z"/>
        </w:rPr>
      </w:pPr>
      <w:ins w:id="3906" w:author="Суслова Оксана_EXP-310006" w:date="2025-04-04T08:25:00Z">
        <w:r w:rsidRPr="00B75B78">
          <w:tab/>
        </w:r>
        <w:r w:rsidRPr="00B75B78">
          <w:tab/>
        </w:r>
        <w:r w:rsidRPr="00B75B78">
          <w:tab/>
        </w:r>
        <w:r w:rsidRPr="00B75B78">
          <w:tab/>
          <w:t>"</w:t>
        </w:r>
        <w:r w:rsidRPr="00F6772E">
          <w:t>DT_N</w:t>
        </w:r>
        <w:del w:id="3907" w:author="Сатлер Марина Викторовна" w:date="2025-04-17T10:14:00Z">
          <w:r w:rsidRPr="00F6772E" w:rsidDel="00917B7E">
            <w:delText>u</w:delText>
          </w:r>
        </w:del>
        <w:r w:rsidRPr="00F6772E">
          <w:t>mDOAdd</w:t>
        </w:r>
        <w:r w:rsidRPr="00B75B78">
          <w:t>": "-",</w:t>
        </w:r>
      </w:ins>
    </w:p>
    <w:p w14:paraId="7DE34373" w14:textId="3CA090E1" w:rsidR="00D30807" w:rsidRPr="00B75B78" w:rsidRDefault="00D30807" w:rsidP="00D30807">
      <w:pPr>
        <w:pStyle w:val="GOSTScript"/>
      </w:pPr>
      <w:ins w:id="3908" w:author="Суслова Оксана_EXP-310006" w:date="2025-04-04T08:25:00Z">
        <w:r w:rsidRPr="00B75B78">
          <w:tab/>
        </w:r>
        <w:r w:rsidRPr="00B75B78">
          <w:tab/>
        </w:r>
        <w:r w:rsidRPr="00B75B78">
          <w:tab/>
        </w:r>
        <w:r w:rsidRPr="00B75B78">
          <w:tab/>
          <w:t>"</w:t>
        </w:r>
        <w:r w:rsidRPr="00F6772E">
          <w:t>CT_N</w:t>
        </w:r>
        <w:del w:id="3909" w:author="Сатлер Марина Викторовна" w:date="2025-04-17T10:14:00Z">
          <w:r w:rsidRPr="00F6772E" w:rsidDel="00917B7E">
            <w:delText>u</w:delText>
          </w:r>
        </w:del>
        <w:r w:rsidRPr="00F6772E">
          <w:t>mDOAdd</w:t>
        </w:r>
        <w:r w:rsidRPr="00B75B78">
          <w:t>": "-"</w:t>
        </w:r>
      </w:ins>
    </w:p>
    <w:p w14:paraId="073FB284" w14:textId="77777777" w:rsidR="00864BE0" w:rsidRPr="00B75B78" w:rsidRDefault="00864BE0" w:rsidP="00864BE0">
      <w:pPr>
        <w:pStyle w:val="GOSTScript"/>
      </w:pPr>
      <w:r w:rsidRPr="00B75B78">
        <w:tab/>
      </w:r>
      <w:r w:rsidRPr="00B75B78">
        <w:tab/>
      </w:r>
      <w:r w:rsidRPr="00B75B78">
        <w:tab/>
        <w:t>}</w:t>
      </w:r>
    </w:p>
    <w:p w14:paraId="31B01D7D" w14:textId="77777777" w:rsidR="00864BE0" w:rsidRPr="00B75B78" w:rsidRDefault="00864BE0" w:rsidP="00864BE0">
      <w:pPr>
        <w:pStyle w:val="GOSTScript"/>
      </w:pPr>
      <w:r w:rsidRPr="00B75B78">
        <w:tab/>
      </w:r>
      <w:r w:rsidRPr="00B75B78">
        <w:tab/>
        <w:t>]</w:t>
      </w:r>
    </w:p>
    <w:p w14:paraId="4C680C57" w14:textId="77777777" w:rsidR="00864BE0" w:rsidRPr="00B75B78" w:rsidRDefault="00864BE0" w:rsidP="00864BE0">
      <w:pPr>
        <w:pStyle w:val="GOSTScript"/>
      </w:pPr>
      <w:r w:rsidRPr="00B75B78">
        <w:tab/>
        <w:t>}</w:t>
      </w:r>
    </w:p>
    <w:p w14:paraId="4EAE4DD5" w14:textId="77777777" w:rsidR="00864BE0" w:rsidRPr="00287401" w:rsidRDefault="00864BE0" w:rsidP="00864BE0">
      <w:pPr>
        <w:pStyle w:val="GOSTScript"/>
      </w:pPr>
      <w:r w:rsidRPr="00B75B78">
        <w:t>}</w:t>
      </w:r>
    </w:p>
    <w:p w14:paraId="52E36279" w14:textId="78CE3F97" w:rsidR="00A5352C" w:rsidRPr="00A5352C" w:rsidRDefault="001B6411" w:rsidP="00C11849">
      <w:pPr>
        <w:pStyle w:val="31"/>
      </w:pPr>
      <w:bookmarkStart w:id="3910" w:name="_Toc226562708"/>
      <w:r w:rsidRPr="00A5352C">
        <w:lastRenderedPageBreak/>
        <w:t>«</w:t>
      </w:r>
      <w:r w:rsidRPr="008705FD">
        <w:rPr>
          <w:highlight w:val="yellow"/>
        </w:rPr>
        <w:t>Бухгалтерская справка (ф. 0504833)» ARP_FAH_0504833</w:t>
      </w:r>
      <w:bookmarkEnd w:id="3910"/>
    </w:p>
    <w:p w14:paraId="6CAD35B6" w14:textId="6E2DA311" w:rsidR="001B6411" w:rsidRPr="00A5352C" w:rsidRDefault="001B6411" w:rsidP="00C11849">
      <w:pPr>
        <w:pStyle w:val="41"/>
      </w:pPr>
      <w:bookmarkStart w:id="3911" w:name="_Toc226562709"/>
      <w:r w:rsidRPr="00A5352C">
        <w:t>Перечень параметров тела запроса (Document) по документу</w:t>
      </w:r>
      <w:r w:rsidR="00A5352C" w:rsidRPr="00A5352C">
        <w:t xml:space="preserve"> «Бухгалтерская справка (ф. 0504833)» </w:t>
      </w:r>
      <w:r w:rsidR="00A5352C" w:rsidRPr="00C11849">
        <w:t>ARP</w:t>
      </w:r>
      <w:r w:rsidR="00A5352C" w:rsidRPr="00A5352C">
        <w:t>_</w:t>
      </w:r>
      <w:r w:rsidR="00A5352C" w:rsidRPr="00C11849">
        <w:t>FAH</w:t>
      </w:r>
      <w:r w:rsidR="00A5352C" w:rsidRPr="00A5352C">
        <w:t>_0504833</w:t>
      </w:r>
      <w:bookmarkEnd w:id="3911"/>
    </w:p>
    <w:p w14:paraId="58D29809" w14:textId="210B0477" w:rsidR="00A668C7" w:rsidRDefault="001E1625" w:rsidP="007B6838">
      <w:pPr>
        <w:pStyle w:val="GOSTNameTable"/>
      </w:pPr>
      <w:r>
        <w:rPr>
          <w:noProof/>
        </w:rPr>
        <w:fldChar w:fldCharType="begin"/>
      </w:r>
      <w:r>
        <w:rPr>
          <w:noProof/>
        </w:rPr>
        <w:instrText xml:space="preserve"> SEQ Таблица \* ARABIC </w:instrText>
      </w:r>
      <w:r>
        <w:rPr>
          <w:noProof/>
        </w:rPr>
        <w:fldChar w:fldCharType="separate"/>
      </w:r>
      <w:bookmarkStart w:id="3912" w:name="_Toc226563171"/>
      <w:r w:rsidR="00AB1BE0">
        <w:rPr>
          <w:noProof/>
        </w:rPr>
        <w:t>15</w:t>
      </w:r>
      <w:r>
        <w:rPr>
          <w:noProof/>
        </w:rPr>
        <w:fldChar w:fldCharType="end"/>
      </w:r>
      <w:r w:rsidR="00A668C7">
        <w:t xml:space="preserve"> - </w:t>
      </w:r>
      <w:r w:rsidR="001F1424" w:rsidRPr="00617DB7">
        <w:t>Параметры тела (Document) запроса на подбор / сторнирование / переформирование записей учета по документу</w:t>
      </w:r>
      <w:r w:rsidR="009977FE">
        <w:t xml:space="preserve"> </w:t>
      </w:r>
      <w:r w:rsidR="009977FE" w:rsidRPr="00A5352C">
        <w:t xml:space="preserve">«Бухгалтерская справка (ф. 0504833)» </w:t>
      </w:r>
      <w:r w:rsidR="009977FE" w:rsidRPr="00C11849">
        <w:t>ARP</w:t>
      </w:r>
      <w:r w:rsidR="009977FE" w:rsidRPr="00A5352C">
        <w:t>_</w:t>
      </w:r>
      <w:r w:rsidR="009977FE" w:rsidRPr="00C11849">
        <w:t>FAH</w:t>
      </w:r>
      <w:r w:rsidR="009977FE" w:rsidRPr="00A5352C">
        <w:t>_0504833</w:t>
      </w:r>
      <w:bookmarkEnd w:id="3912"/>
    </w:p>
    <w:tbl>
      <w:tblPr>
        <w:tblStyle w:val="GOSTTable"/>
        <w:tblW w:w="5000" w:type="pct"/>
        <w:tblLayout w:type="fixed"/>
        <w:tblLook w:val="07E0" w:firstRow="1" w:lastRow="1" w:firstColumn="1" w:lastColumn="1" w:noHBand="1" w:noVBand="1"/>
      </w:tblPr>
      <w:tblGrid>
        <w:gridCol w:w="3467"/>
        <w:gridCol w:w="2364"/>
        <w:gridCol w:w="1576"/>
        <w:gridCol w:w="946"/>
        <w:gridCol w:w="993"/>
        <w:gridCol w:w="6414"/>
      </w:tblGrid>
      <w:tr w:rsidR="001955A8" w:rsidRPr="00B9499D" w14:paraId="04BB1062" w14:textId="77777777" w:rsidTr="00C11849">
        <w:trPr>
          <w:cnfStyle w:val="100000000000" w:firstRow="1" w:lastRow="0" w:firstColumn="0" w:lastColumn="0" w:oddVBand="0" w:evenVBand="0" w:oddHBand="0" w:evenHBand="0" w:firstRowFirstColumn="0" w:firstRowLastColumn="0" w:lastRowFirstColumn="0" w:lastRowLastColumn="0"/>
        </w:trPr>
        <w:tc>
          <w:tcPr>
            <w:tcW w:w="1100" w:type="pct"/>
          </w:tcPr>
          <w:p w14:paraId="41AE75A0" w14:textId="636AEDAE" w:rsidR="001955A8" w:rsidRPr="00B9499D" w:rsidRDefault="001955A8" w:rsidP="00C11849">
            <w:pPr>
              <w:pStyle w:val="GOSTTableHead"/>
            </w:pPr>
            <w:r w:rsidRPr="00B412B2">
              <w:t>Наименование параметра</w:t>
            </w:r>
          </w:p>
        </w:tc>
        <w:tc>
          <w:tcPr>
            <w:tcW w:w="750" w:type="pct"/>
          </w:tcPr>
          <w:p w14:paraId="5CE35064" w14:textId="182D0EE5" w:rsidR="001955A8" w:rsidRPr="00F14EA3" w:rsidRDefault="001955A8" w:rsidP="00C11849">
            <w:pPr>
              <w:pStyle w:val="GOSTTableHead"/>
            </w:pPr>
            <w:r w:rsidRPr="00B412B2">
              <w:t>Название тэга</w:t>
            </w:r>
          </w:p>
        </w:tc>
        <w:tc>
          <w:tcPr>
            <w:tcW w:w="500" w:type="pct"/>
          </w:tcPr>
          <w:p w14:paraId="1790014B" w14:textId="13A12323" w:rsidR="001955A8" w:rsidRPr="00B9499D" w:rsidRDefault="001955A8" w:rsidP="00C11849">
            <w:pPr>
              <w:pStyle w:val="GOSTTableHead"/>
            </w:pPr>
            <w:r w:rsidRPr="00B412B2">
              <w:t>Тип данных</w:t>
            </w:r>
          </w:p>
        </w:tc>
        <w:tc>
          <w:tcPr>
            <w:tcW w:w="300" w:type="pct"/>
          </w:tcPr>
          <w:p w14:paraId="0A8E627B" w14:textId="27CDB52E" w:rsidR="001955A8" w:rsidRPr="00B9499D" w:rsidRDefault="001955A8" w:rsidP="00C11849">
            <w:pPr>
              <w:pStyle w:val="GOSTTableHead"/>
            </w:pPr>
            <w:r w:rsidRPr="00B412B2">
              <w:t>Обязательность</w:t>
            </w:r>
          </w:p>
        </w:tc>
        <w:tc>
          <w:tcPr>
            <w:tcW w:w="315" w:type="pct"/>
          </w:tcPr>
          <w:p w14:paraId="1364C00F" w14:textId="19AC79C8" w:rsidR="001955A8" w:rsidRPr="00B9499D" w:rsidRDefault="001955A8" w:rsidP="00C11849">
            <w:pPr>
              <w:pStyle w:val="GOSTTableHead"/>
            </w:pPr>
            <w:r w:rsidRPr="00B412B2">
              <w:t>Размерность</w:t>
            </w:r>
          </w:p>
        </w:tc>
        <w:tc>
          <w:tcPr>
            <w:tcW w:w="2035" w:type="pct"/>
          </w:tcPr>
          <w:p w14:paraId="1B28BBD8" w14:textId="08C8BFDB" w:rsidR="001955A8" w:rsidRPr="00B9499D" w:rsidRDefault="001955A8" w:rsidP="00C11849">
            <w:pPr>
              <w:pStyle w:val="GOSTTableHead"/>
            </w:pPr>
            <w:r w:rsidRPr="00B412B2">
              <w:t>Описание</w:t>
            </w:r>
          </w:p>
        </w:tc>
      </w:tr>
      <w:tr w:rsidR="001955A8" w:rsidRPr="00B9499D" w14:paraId="37E6B84E" w14:textId="77777777" w:rsidTr="001955A8">
        <w:tc>
          <w:tcPr>
            <w:tcW w:w="1100" w:type="pct"/>
          </w:tcPr>
          <w:p w14:paraId="38C3C7FE" w14:textId="1C6FE97A" w:rsidR="001955A8" w:rsidRPr="00B9499D" w:rsidRDefault="001955A8" w:rsidP="001955A8">
            <w:pPr>
              <w:pStyle w:val="GOSTTablenorm"/>
            </w:pPr>
            <w:r w:rsidRPr="00B9499D">
              <w:t>Номер документа</w:t>
            </w:r>
          </w:p>
        </w:tc>
        <w:tc>
          <w:tcPr>
            <w:tcW w:w="750" w:type="pct"/>
          </w:tcPr>
          <w:p w14:paraId="49DC3A5B" w14:textId="08FA76CA" w:rsidR="001955A8" w:rsidRPr="00B9499D" w:rsidRDefault="001955A8" w:rsidP="001955A8">
            <w:pPr>
              <w:pStyle w:val="GOSTTablenorm"/>
            </w:pPr>
            <w:r w:rsidRPr="00F14EA3">
              <w:t>TtlPrt_DcNmbr</w:t>
            </w:r>
          </w:p>
        </w:tc>
        <w:tc>
          <w:tcPr>
            <w:tcW w:w="500" w:type="pct"/>
          </w:tcPr>
          <w:p w14:paraId="20B7A228" w14:textId="59C23612" w:rsidR="001955A8" w:rsidRPr="00B9499D" w:rsidRDefault="001955A8" w:rsidP="001955A8">
            <w:pPr>
              <w:pStyle w:val="GOSTTablenorm"/>
            </w:pPr>
            <w:r w:rsidRPr="00B9499D">
              <w:t>Строка</w:t>
            </w:r>
          </w:p>
        </w:tc>
        <w:tc>
          <w:tcPr>
            <w:tcW w:w="300" w:type="pct"/>
          </w:tcPr>
          <w:p w14:paraId="3FD49DFD" w14:textId="0AA14176" w:rsidR="001955A8" w:rsidRPr="00B9499D" w:rsidRDefault="001955A8" w:rsidP="001955A8">
            <w:pPr>
              <w:pStyle w:val="GOSTTablenorm"/>
            </w:pPr>
            <w:r w:rsidRPr="00B9499D">
              <w:t>Да</w:t>
            </w:r>
          </w:p>
        </w:tc>
        <w:tc>
          <w:tcPr>
            <w:tcW w:w="315" w:type="pct"/>
          </w:tcPr>
          <w:p w14:paraId="5ABDDB5C" w14:textId="6758F513" w:rsidR="001955A8" w:rsidRPr="00B9499D" w:rsidRDefault="001955A8" w:rsidP="001955A8">
            <w:pPr>
              <w:pStyle w:val="GOSTTablenorm"/>
            </w:pPr>
            <w:r w:rsidRPr="00B9499D">
              <w:t>&lt;=50</w:t>
            </w:r>
          </w:p>
        </w:tc>
        <w:tc>
          <w:tcPr>
            <w:tcW w:w="2035" w:type="pct"/>
          </w:tcPr>
          <w:p w14:paraId="40953A34" w14:textId="5ABED65B" w:rsidR="001955A8" w:rsidRPr="00B9499D" w:rsidRDefault="001955A8" w:rsidP="001955A8">
            <w:pPr>
              <w:pStyle w:val="GOSTTablenorm"/>
            </w:pPr>
            <w:r w:rsidRPr="00B9499D">
              <w:t>Указывается номер документа</w:t>
            </w:r>
          </w:p>
        </w:tc>
      </w:tr>
      <w:tr w:rsidR="001955A8" w:rsidRPr="00B9499D" w14:paraId="1B0A0F22" w14:textId="77777777" w:rsidTr="001955A8">
        <w:tc>
          <w:tcPr>
            <w:tcW w:w="1100" w:type="pct"/>
          </w:tcPr>
          <w:p w14:paraId="293952E4" w14:textId="663255F2" w:rsidR="001955A8" w:rsidRPr="00B9499D" w:rsidRDefault="001955A8" w:rsidP="001955A8">
            <w:pPr>
              <w:pStyle w:val="GOSTTablenorm"/>
            </w:pPr>
            <w:r w:rsidRPr="00B9499D">
              <w:t>Дата документа</w:t>
            </w:r>
          </w:p>
        </w:tc>
        <w:tc>
          <w:tcPr>
            <w:tcW w:w="750" w:type="pct"/>
          </w:tcPr>
          <w:p w14:paraId="172DC468" w14:textId="0BABCEB2" w:rsidR="001955A8" w:rsidRPr="00B9499D" w:rsidRDefault="001955A8" w:rsidP="001955A8">
            <w:pPr>
              <w:pStyle w:val="GOSTTablenorm"/>
            </w:pPr>
            <w:r w:rsidRPr="00F14EA3">
              <w:t>TtlPrt_Dt</w:t>
            </w:r>
          </w:p>
        </w:tc>
        <w:tc>
          <w:tcPr>
            <w:tcW w:w="500" w:type="pct"/>
          </w:tcPr>
          <w:p w14:paraId="51D47983" w14:textId="19A5EBFE" w:rsidR="001955A8" w:rsidRPr="00B9499D" w:rsidRDefault="001955A8" w:rsidP="001955A8">
            <w:pPr>
              <w:pStyle w:val="GOSTTablenorm"/>
            </w:pPr>
            <w:r w:rsidRPr="00B9499D">
              <w:t>Дата</w:t>
            </w:r>
          </w:p>
        </w:tc>
        <w:tc>
          <w:tcPr>
            <w:tcW w:w="300" w:type="pct"/>
          </w:tcPr>
          <w:p w14:paraId="5F46651D" w14:textId="0D5B2B4B" w:rsidR="001955A8" w:rsidRPr="00B9499D" w:rsidRDefault="001955A8" w:rsidP="001955A8">
            <w:pPr>
              <w:pStyle w:val="GOSTTablenorm"/>
            </w:pPr>
            <w:r w:rsidRPr="00B9499D">
              <w:t>Да</w:t>
            </w:r>
          </w:p>
        </w:tc>
        <w:tc>
          <w:tcPr>
            <w:tcW w:w="315" w:type="pct"/>
          </w:tcPr>
          <w:p w14:paraId="2AA1F12A" w14:textId="47E7514B" w:rsidR="001955A8" w:rsidRPr="00B9499D" w:rsidRDefault="001955A8" w:rsidP="001955A8">
            <w:pPr>
              <w:pStyle w:val="GOSTTablenorm"/>
            </w:pPr>
          </w:p>
        </w:tc>
        <w:tc>
          <w:tcPr>
            <w:tcW w:w="2035" w:type="pct"/>
          </w:tcPr>
          <w:p w14:paraId="21AD93C1" w14:textId="0C2D90EC" w:rsidR="001955A8" w:rsidRPr="00B9499D" w:rsidRDefault="001955A8" w:rsidP="001955A8">
            <w:pPr>
              <w:pStyle w:val="GOSTTablenorm"/>
            </w:pPr>
            <w:r w:rsidRPr="00B9499D">
              <w:t>Указывается дата документа в формате Y</w:t>
            </w:r>
            <w:r>
              <w:t>YYY-MM-DD</w:t>
            </w:r>
          </w:p>
        </w:tc>
      </w:tr>
      <w:tr w:rsidR="001955A8" w:rsidRPr="00B9499D" w14:paraId="6BF0BF07" w14:textId="77777777" w:rsidTr="001955A8">
        <w:tc>
          <w:tcPr>
            <w:tcW w:w="1100" w:type="pct"/>
          </w:tcPr>
          <w:p w14:paraId="703AFD96" w14:textId="30F27C9E" w:rsidR="001955A8" w:rsidRPr="00B9499D" w:rsidRDefault="001955A8" w:rsidP="001955A8">
            <w:pPr>
              <w:pStyle w:val="GOSTTablenorm"/>
            </w:pPr>
            <w:r w:rsidRPr="00B9499D">
              <w:t>Тип справки</w:t>
            </w:r>
          </w:p>
        </w:tc>
        <w:tc>
          <w:tcPr>
            <w:tcW w:w="750" w:type="pct"/>
          </w:tcPr>
          <w:p w14:paraId="221F5430" w14:textId="61A391BD" w:rsidR="001955A8" w:rsidRPr="00F14EA3" w:rsidRDefault="001955A8" w:rsidP="001955A8">
            <w:pPr>
              <w:pStyle w:val="GOSTTablenorm"/>
            </w:pPr>
            <w:r w:rsidRPr="00B9499D">
              <w:t>TtlPrt_TypeDoc</w:t>
            </w:r>
          </w:p>
        </w:tc>
        <w:tc>
          <w:tcPr>
            <w:tcW w:w="500" w:type="pct"/>
          </w:tcPr>
          <w:p w14:paraId="26ED701C" w14:textId="5B1AF66C" w:rsidR="001955A8" w:rsidRPr="00B9499D" w:rsidRDefault="001955A8" w:rsidP="001955A8">
            <w:pPr>
              <w:pStyle w:val="GOSTTablenorm"/>
            </w:pPr>
            <w:r w:rsidRPr="00B9499D">
              <w:t>Строка</w:t>
            </w:r>
          </w:p>
        </w:tc>
        <w:tc>
          <w:tcPr>
            <w:tcW w:w="300" w:type="pct"/>
          </w:tcPr>
          <w:p w14:paraId="7DF29E43" w14:textId="346C6341" w:rsidR="001955A8" w:rsidRPr="00B9499D" w:rsidRDefault="001955A8" w:rsidP="001955A8">
            <w:pPr>
              <w:pStyle w:val="GOSTTablenorm"/>
            </w:pPr>
            <w:r w:rsidRPr="00B9499D">
              <w:t>Да</w:t>
            </w:r>
          </w:p>
        </w:tc>
        <w:tc>
          <w:tcPr>
            <w:tcW w:w="315" w:type="pct"/>
          </w:tcPr>
          <w:p w14:paraId="5FAE641A" w14:textId="3D287C2C" w:rsidR="001955A8" w:rsidRPr="00B9499D" w:rsidRDefault="001955A8" w:rsidP="001955A8">
            <w:pPr>
              <w:pStyle w:val="GOSTTablenorm"/>
            </w:pPr>
            <w:r w:rsidRPr="00B9499D">
              <w:t>=3</w:t>
            </w:r>
          </w:p>
        </w:tc>
        <w:tc>
          <w:tcPr>
            <w:tcW w:w="2035" w:type="pct"/>
          </w:tcPr>
          <w:p w14:paraId="3E781F41" w14:textId="77777777" w:rsidR="001955A8" w:rsidRDefault="001955A8" w:rsidP="001955A8">
            <w:pPr>
              <w:pStyle w:val="GOSTTablenorm"/>
              <w:rPr>
                <w:ins w:id="3913" w:author="Сатлер Марина Викторовна" w:date="2024-01-11T15:31:00Z"/>
              </w:rPr>
            </w:pPr>
            <w:commentRangeStart w:id="3914"/>
            <w:r>
              <w:t xml:space="preserve">Указывается </w:t>
            </w:r>
            <w:ins w:id="3915" w:author="Чиркова Наталия Сергеевна" w:date="2023-12-15T13:37:00Z">
              <w:r>
                <w:t xml:space="preserve">тип справки. Возможные </w:t>
              </w:r>
            </w:ins>
            <w:r>
              <w:t>значени</w:t>
            </w:r>
            <w:ins w:id="3916" w:author="Чиркова Наталия Сергеевна" w:date="2023-12-15T13:37:00Z">
              <w:r>
                <w:t>я</w:t>
              </w:r>
            </w:ins>
            <w:del w:id="3917" w:author="Чиркова Наталия Сергеевна" w:date="2023-12-15T13:37:00Z">
              <w:r w:rsidDel="00AE0EB2">
                <w:delText>е</w:delText>
              </w:r>
            </w:del>
            <w:ins w:id="3918" w:author="Чиркова Наталия Сергеевна" w:date="2023-12-15T13:37:00Z">
              <w:r>
                <w:t>:</w:t>
              </w:r>
            </w:ins>
          </w:p>
          <w:p w14:paraId="08E0CD8C" w14:textId="1026739B" w:rsidR="001955A8" w:rsidRDefault="001955A8" w:rsidP="001955A8">
            <w:pPr>
              <w:pStyle w:val="GOSTTableListMark1"/>
            </w:pPr>
            <w:r>
              <w:t>«БСА»</w:t>
            </w:r>
            <w:commentRangeEnd w:id="3914"/>
            <w:r>
              <w:rPr>
                <w:rStyle w:val="afff4"/>
                <w:sz w:val="22"/>
                <w:szCs w:val="20"/>
              </w:rPr>
              <w:commentReference w:id="3914"/>
            </w:r>
            <w:r>
              <w:t>;</w:t>
            </w:r>
          </w:p>
          <w:p w14:paraId="40432BB6" w14:textId="333A27C9" w:rsidR="001955A8" w:rsidRPr="00B9499D" w:rsidRDefault="001955A8" w:rsidP="001955A8">
            <w:pPr>
              <w:pStyle w:val="GOSTTableListMark1"/>
            </w:pPr>
            <w:ins w:id="3919" w:author="Чиркова Наталия Сергеевна" w:date="2023-12-15T13:37:00Z">
              <w:r>
                <w:t>«БСИ»</w:t>
              </w:r>
            </w:ins>
          </w:p>
        </w:tc>
      </w:tr>
      <w:tr w:rsidR="001955A8" w:rsidRPr="00B9499D" w14:paraId="09045EC5" w14:textId="77777777" w:rsidTr="001955A8">
        <w:tc>
          <w:tcPr>
            <w:tcW w:w="1100" w:type="pct"/>
          </w:tcPr>
          <w:p w14:paraId="0DDD6E8D" w14:textId="3D471CA1" w:rsidR="001955A8" w:rsidRPr="00B9499D" w:rsidRDefault="001955A8" w:rsidP="001955A8">
            <w:pPr>
              <w:pStyle w:val="GOSTTablenorm"/>
            </w:pPr>
            <w:r>
              <w:t>Наименование</w:t>
            </w:r>
            <w:r w:rsidRPr="00B9499D">
              <w:t xml:space="preserve"> типа справки</w:t>
            </w:r>
          </w:p>
        </w:tc>
        <w:tc>
          <w:tcPr>
            <w:tcW w:w="750" w:type="pct"/>
          </w:tcPr>
          <w:p w14:paraId="02E6C635" w14:textId="6C223263" w:rsidR="001955A8" w:rsidRPr="00F14EA3" w:rsidRDefault="001955A8" w:rsidP="001955A8">
            <w:pPr>
              <w:pStyle w:val="GOSTTablenorm"/>
            </w:pPr>
            <w:r w:rsidRPr="00B9499D">
              <w:t>TtlPrt_FullTypeDoc</w:t>
            </w:r>
          </w:p>
        </w:tc>
        <w:tc>
          <w:tcPr>
            <w:tcW w:w="500" w:type="pct"/>
          </w:tcPr>
          <w:p w14:paraId="6A4E8E75" w14:textId="76F4015D" w:rsidR="001955A8" w:rsidRPr="00B9499D" w:rsidRDefault="001955A8" w:rsidP="001955A8">
            <w:pPr>
              <w:pStyle w:val="GOSTTablenorm"/>
            </w:pPr>
            <w:r w:rsidRPr="00B9499D">
              <w:t>Строка</w:t>
            </w:r>
          </w:p>
        </w:tc>
        <w:tc>
          <w:tcPr>
            <w:tcW w:w="300" w:type="pct"/>
          </w:tcPr>
          <w:p w14:paraId="62BC08FA" w14:textId="09E5414D" w:rsidR="001955A8" w:rsidRPr="00B9499D" w:rsidRDefault="001955A8" w:rsidP="001955A8">
            <w:pPr>
              <w:pStyle w:val="GOSTTablenorm"/>
            </w:pPr>
            <w:r w:rsidRPr="00B9499D">
              <w:t>Да</w:t>
            </w:r>
          </w:p>
        </w:tc>
        <w:tc>
          <w:tcPr>
            <w:tcW w:w="315" w:type="pct"/>
          </w:tcPr>
          <w:p w14:paraId="62B153EE" w14:textId="3B06EBD5" w:rsidR="001955A8" w:rsidRPr="00B9499D" w:rsidRDefault="001955A8" w:rsidP="001955A8">
            <w:pPr>
              <w:pStyle w:val="GOSTTablenorm"/>
            </w:pPr>
            <w:r w:rsidRPr="00B9499D">
              <w:t>&lt;=2000</w:t>
            </w:r>
          </w:p>
        </w:tc>
        <w:tc>
          <w:tcPr>
            <w:tcW w:w="2035" w:type="pct"/>
          </w:tcPr>
          <w:p w14:paraId="13922173" w14:textId="5748444C" w:rsidR="001955A8" w:rsidRDefault="001955A8" w:rsidP="001955A8">
            <w:pPr>
              <w:pStyle w:val="GOSTTablenorm"/>
            </w:pPr>
            <w:r>
              <w:t>Указывается наименование справки, соответствующее типу</w:t>
            </w:r>
            <w:ins w:id="3920" w:author="Чиркова Наталия Сергеевна" w:date="2023-12-15T13:39:00Z">
              <w:r>
                <w:t>:</w:t>
              </w:r>
            </w:ins>
            <w:del w:id="3921" w:author="Чиркова Наталия Сергеевна" w:date="2023-12-15T13:39:00Z">
              <w:r w:rsidDel="00AE0EB2">
                <w:delText>.</w:delText>
              </w:r>
            </w:del>
          </w:p>
          <w:p w14:paraId="437970DE" w14:textId="6004BACA" w:rsidR="001955A8" w:rsidRDefault="001955A8" w:rsidP="001955A8">
            <w:pPr>
              <w:pStyle w:val="GOSTTableListMark1"/>
              <w:rPr>
                <w:ins w:id="3922" w:author="Чиркова Наталия Сергеевна" w:date="2023-12-15T14:12:00Z"/>
              </w:rPr>
            </w:pPr>
            <w:ins w:id="3923" w:author="Чиркова Наталия Сергеевна" w:date="2023-12-15T14:12:00Z">
              <w:r>
                <w:t>«</w:t>
              </w:r>
            </w:ins>
            <w:r w:rsidRPr="00021753">
              <w:t>Справка по исправительным записям, формируемая вручную</w:t>
            </w:r>
            <w:ins w:id="3924" w:author="Чиркова Наталия Сергеевна" w:date="2023-12-15T14:12:00Z">
              <w:r>
                <w:t>»</w:t>
              </w:r>
            </w:ins>
            <w:r>
              <w:t xml:space="preserve"> </w:t>
            </w:r>
            <w:r w:rsidR="00056738" w:rsidRPr="00B412B2">
              <w:t>–</w:t>
            </w:r>
            <w:r>
              <w:t xml:space="preserve"> </w:t>
            </w:r>
            <w:r>
              <w:rPr>
                <w:rStyle w:val="GOSTTableListMark10"/>
              </w:rPr>
              <w:t>д</w:t>
            </w:r>
            <w:r w:rsidRPr="00F54C67">
              <w:rPr>
                <w:rStyle w:val="GOSTTableListMark10"/>
              </w:rPr>
              <w:t>ля типа</w:t>
            </w:r>
            <w:r>
              <w:t xml:space="preserve"> «БСА»</w:t>
            </w:r>
            <w:ins w:id="3925" w:author="Чиркова Наталия Сергеевна" w:date="2023-12-15T14:12:00Z">
              <w:r>
                <w:t>;</w:t>
              </w:r>
            </w:ins>
          </w:p>
          <w:p w14:paraId="47EDCDFE" w14:textId="0A7825D1" w:rsidR="001955A8" w:rsidRPr="00B9499D" w:rsidRDefault="001955A8" w:rsidP="001955A8">
            <w:pPr>
              <w:pStyle w:val="GOSTTableListMark1"/>
            </w:pPr>
            <w:ins w:id="3926" w:author="Чиркова Наталия Сергеевна" w:date="2023-12-15T14:13:00Z">
              <w:r>
                <w:t>«</w:t>
              </w:r>
              <w:r w:rsidRPr="00B65913">
                <w:t>Справка, формируемая для регистрации БО по ИПБС ФБ</w:t>
              </w:r>
              <w:r>
                <w:t>»</w:t>
              </w:r>
            </w:ins>
            <w:r>
              <w:t xml:space="preserve"> </w:t>
            </w:r>
            <w:r w:rsidR="00056738" w:rsidRPr="00B412B2">
              <w:t>–</w:t>
            </w:r>
            <w:r>
              <w:t xml:space="preserve"> для типа «БСИ»</w:t>
            </w:r>
          </w:p>
        </w:tc>
      </w:tr>
      <w:tr w:rsidR="001955A8" w:rsidRPr="00B9499D" w14:paraId="1D5FADBF" w14:textId="77777777" w:rsidTr="001955A8">
        <w:tc>
          <w:tcPr>
            <w:tcW w:w="1100" w:type="pct"/>
          </w:tcPr>
          <w:p w14:paraId="7006D369" w14:textId="63A5BD28" w:rsidR="001955A8" w:rsidRPr="00B9499D" w:rsidRDefault="001955A8" w:rsidP="001955A8">
            <w:pPr>
              <w:pStyle w:val="GOSTTablenorm"/>
            </w:pPr>
            <w:r w:rsidRPr="00B9499D">
              <w:t>Код валюты по ОКВ</w:t>
            </w:r>
          </w:p>
        </w:tc>
        <w:tc>
          <w:tcPr>
            <w:tcW w:w="750" w:type="pct"/>
          </w:tcPr>
          <w:p w14:paraId="50E959C1" w14:textId="6856A08A" w:rsidR="001955A8" w:rsidRPr="00B9499D" w:rsidRDefault="001955A8" w:rsidP="001955A8">
            <w:pPr>
              <w:pStyle w:val="GOSTTablenorm"/>
            </w:pPr>
            <w:r w:rsidRPr="00B9499D">
              <w:t>TtlPrt_CdCrr</w:t>
            </w:r>
          </w:p>
        </w:tc>
        <w:tc>
          <w:tcPr>
            <w:tcW w:w="500" w:type="pct"/>
          </w:tcPr>
          <w:p w14:paraId="23252FA2" w14:textId="5E59B562" w:rsidR="001955A8" w:rsidRPr="00B9499D" w:rsidRDefault="001955A8" w:rsidP="001955A8">
            <w:pPr>
              <w:pStyle w:val="GOSTTablenorm"/>
            </w:pPr>
            <w:r w:rsidRPr="00B9499D">
              <w:t>Строка</w:t>
            </w:r>
          </w:p>
        </w:tc>
        <w:tc>
          <w:tcPr>
            <w:tcW w:w="300" w:type="pct"/>
          </w:tcPr>
          <w:p w14:paraId="64A1309E" w14:textId="329055FB" w:rsidR="001955A8" w:rsidRPr="00B9499D" w:rsidRDefault="001955A8" w:rsidP="001955A8">
            <w:pPr>
              <w:pStyle w:val="GOSTTablenorm"/>
            </w:pPr>
            <w:r w:rsidRPr="00B9499D">
              <w:t>Да</w:t>
            </w:r>
          </w:p>
        </w:tc>
        <w:tc>
          <w:tcPr>
            <w:tcW w:w="315" w:type="pct"/>
          </w:tcPr>
          <w:p w14:paraId="16D30447" w14:textId="663F4ECE" w:rsidR="001955A8" w:rsidRPr="00B9499D" w:rsidRDefault="001955A8" w:rsidP="001955A8">
            <w:pPr>
              <w:pStyle w:val="GOSTTablenorm"/>
            </w:pPr>
            <w:r w:rsidRPr="00B9499D">
              <w:t>=3</w:t>
            </w:r>
          </w:p>
        </w:tc>
        <w:tc>
          <w:tcPr>
            <w:tcW w:w="2035" w:type="pct"/>
          </w:tcPr>
          <w:p w14:paraId="3857DA55" w14:textId="43E7669B" w:rsidR="001955A8" w:rsidRPr="00B9499D" w:rsidRDefault="001955A8" w:rsidP="001955A8">
            <w:pPr>
              <w:pStyle w:val="GOSTTablenorm"/>
            </w:pPr>
            <w:r w:rsidRPr="00B9499D">
              <w:t>Указывается код валюты по Общероссийскому классификатору валют.</w:t>
            </w:r>
            <w:r>
              <w:t xml:space="preserve"> </w:t>
            </w:r>
            <w:r w:rsidRPr="00B9499D">
              <w:t>Допустимо указывать как цифро</w:t>
            </w:r>
            <w:r>
              <w:t>вой, так и буквенный код валюты</w:t>
            </w:r>
          </w:p>
        </w:tc>
      </w:tr>
      <w:tr w:rsidR="001955A8" w:rsidRPr="00B9499D" w14:paraId="5BDD8318" w14:textId="77777777" w:rsidTr="001955A8">
        <w:tc>
          <w:tcPr>
            <w:tcW w:w="1100" w:type="pct"/>
          </w:tcPr>
          <w:p w14:paraId="43C99A89" w14:textId="3B926AC9" w:rsidR="001955A8" w:rsidRPr="00B9499D" w:rsidRDefault="001955A8" w:rsidP="001955A8">
            <w:pPr>
              <w:pStyle w:val="GOSTTablenorm"/>
            </w:pPr>
            <w:r w:rsidRPr="00B9499D">
              <w:t>Уровень конфиденциальности</w:t>
            </w:r>
          </w:p>
        </w:tc>
        <w:tc>
          <w:tcPr>
            <w:tcW w:w="750" w:type="pct"/>
          </w:tcPr>
          <w:p w14:paraId="283A64B2" w14:textId="7B1773AA" w:rsidR="001955A8" w:rsidRPr="00B9499D" w:rsidRDefault="001955A8" w:rsidP="001955A8">
            <w:pPr>
              <w:pStyle w:val="GOSTTablenorm"/>
            </w:pPr>
            <w:r w:rsidRPr="003124B9">
              <w:t>SystemInformation_UFOS_SECRECY</w:t>
            </w:r>
          </w:p>
        </w:tc>
        <w:tc>
          <w:tcPr>
            <w:tcW w:w="500" w:type="pct"/>
          </w:tcPr>
          <w:p w14:paraId="6335BBDB" w14:textId="4DBD2802" w:rsidR="001955A8" w:rsidRPr="00B9499D" w:rsidRDefault="001955A8" w:rsidP="001955A8">
            <w:pPr>
              <w:pStyle w:val="GOSTTablenorm"/>
            </w:pPr>
            <w:r>
              <w:t>Число</w:t>
            </w:r>
          </w:p>
        </w:tc>
        <w:tc>
          <w:tcPr>
            <w:tcW w:w="300" w:type="pct"/>
          </w:tcPr>
          <w:p w14:paraId="1F74AD6F" w14:textId="6CB4BA41" w:rsidR="001955A8" w:rsidRPr="00B9499D" w:rsidRDefault="001955A8" w:rsidP="001955A8">
            <w:pPr>
              <w:pStyle w:val="GOSTTablenorm"/>
            </w:pPr>
            <w:r w:rsidRPr="00B9499D">
              <w:t>Да</w:t>
            </w:r>
          </w:p>
        </w:tc>
        <w:tc>
          <w:tcPr>
            <w:tcW w:w="315" w:type="pct"/>
          </w:tcPr>
          <w:p w14:paraId="5A2E2BE0" w14:textId="6C5A2E2C" w:rsidR="001955A8" w:rsidRPr="00B9499D" w:rsidRDefault="001955A8" w:rsidP="001955A8">
            <w:pPr>
              <w:pStyle w:val="GOSTTablenorm"/>
            </w:pPr>
            <w:r w:rsidRPr="00B9499D">
              <w:t>=1</w:t>
            </w:r>
          </w:p>
        </w:tc>
        <w:tc>
          <w:tcPr>
            <w:tcW w:w="2035" w:type="pct"/>
          </w:tcPr>
          <w:p w14:paraId="5AAA30D0" w14:textId="77777777" w:rsidR="001955A8" w:rsidRPr="00B9499D" w:rsidRDefault="001955A8" w:rsidP="001955A8">
            <w:pPr>
              <w:pStyle w:val="GOSTTablenorm"/>
            </w:pPr>
            <w:r w:rsidRPr="00B9499D">
              <w:t>Указывается уровень конфиденциальности документа.</w:t>
            </w:r>
          </w:p>
          <w:p w14:paraId="4E1F8BE1" w14:textId="77777777" w:rsidR="001955A8" w:rsidRPr="00B9499D" w:rsidRDefault="001955A8" w:rsidP="001955A8">
            <w:pPr>
              <w:pStyle w:val="GOSTTablenorm"/>
            </w:pPr>
            <w:r w:rsidRPr="00B9499D">
              <w:t>Возможные значения:</w:t>
            </w:r>
          </w:p>
          <w:p w14:paraId="2B461B4B" w14:textId="0C10617A" w:rsidR="001955A8" w:rsidRPr="00B9499D" w:rsidRDefault="001955A8" w:rsidP="001955A8">
            <w:pPr>
              <w:pStyle w:val="GOSTTableListMark1"/>
            </w:pPr>
            <w:r w:rsidRPr="00B9499D">
              <w:t xml:space="preserve">«0» </w:t>
            </w:r>
            <w:r w:rsidR="00056738" w:rsidRPr="00B412B2">
              <w:t>–</w:t>
            </w:r>
            <w:r w:rsidRPr="00B9499D">
              <w:t xml:space="preserve"> Несекретно;</w:t>
            </w:r>
          </w:p>
          <w:p w14:paraId="38562530" w14:textId="0063C20D" w:rsidR="001955A8" w:rsidRPr="00A80096" w:rsidRDefault="001955A8" w:rsidP="001955A8">
            <w:pPr>
              <w:pStyle w:val="GOSTTableListMark1"/>
            </w:pPr>
            <w:r w:rsidRPr="00B9499D">
              <w:t>«</w:t>
            </w:r>
            <w:r>
              <w:t xml:space="preserve">1» </w:t>
            </w:r>
            <w:r w:rsidR="00056738" w:rsidRPr="00B412B2">
              <w:t>–</w:t>
            </w:r>
            <w:r>
              <w:t xml:space="preserve"> Для служебного пользования</w:t>
            </w:r>
          </w:p>
        </w:tc>
      </w:tr>
      <w:tr w:rsidR="001955A8" w:rsidRPr="00B9499D" w14:paraId="6D8AA01A" w14:textId="77777777" w:rsidTr="001955A8">
        <w:tc>
          <w:tcPr>
            <w:tcW w:w="1100" w:type="pct"/>
          </w:tcPr>
          <w:p w14:paraId="5BFB15B2" w14:textId="65D5FB71" w:rsidR="001955A8" w:rsidRPr="00B9499D" w:rsidRDefault="001955A8" w:rsidP="001955A8">
            <w:pPr>
              <w:pStyle w:val="GOSTTablenorm"/>
            </w:pPr>
            <w:r w:rsidRPr="00B9499D">
              <w:t>Код бюджета</w:t>
            </w:r>
          </w:p>
        </w:tc>
        <w:tc>
          <w:tcPr>
            <w:tcW w:w="750" w:type="pct"/>
          </w:tcPr>
          <w:p w14:paraId="4A7C2FAC" w14:textId="5D1BFB7C" w:rsidR="001955A8" w:rsidRPr="00B9499D" w:rsidRDefault="001955A8" w:rsidP="001955A8">
            <w:pPr>
              <w:pStyle w:val="GOSTTablenorm"/>
            </w:pPr>
            <w:r w:rsidRPr="003124B9">
              <w:t>TtlPrt_Budget_Cd</w:t>
            </w:r>
          </w:p>
        </w:tc>
        <w:tc>
          <w:tcPr>
            <w:tcW w:w="500" w:type="pct"/>
          </w:tcPr>
          <w:p w14:paraId="193DA371" w14:textId="158BB14C" w:rsidR="001955A8" w:rsidRPr="00B9499D" w:rsidRDefault="001955A8" w:rsidP="001955A8">
            <w:pPr>
              <w:pStyle w:val="GOSTTablenorm"/>
            </w:pPr>
            <w:r w:rsidRPr="00B9499D">
              <w:t>Строка</w:t>
            </w:r>
          </w:p>
        </w:tc>
        <w:tc>
          <w:tcPr>
            <w:tcW w:w="300" w:type="pct"/>
          </w:tcPr>
          <w:p w14:paraId="6CB3E43D" w14:textId="2B1D5DA5" w:rsidR="001955A8" w:rsidRPr="00B9499D" w:rsidRDefault="001955A8" w:rsidP="001955A8">
            <w:pPr>
              <w:pStyle w:val="GOSTTablenorm"/>
            </w:pPr>
            <w:r w:rsidRPr="00B9499D">
              <w:t>Да</w:t>
            </w:r>
          </w:p>
        </w:tc>
        <w:tc>
          <w:tcPr>
            <w:tcW w:w="315" w:type="pct"/>
          </w:tcPr>
          <w:p w14:paraId="4C47EF39" w14:textId="209E3CCA" w:rsidR="001955A8" w:rsidRPr="00B9499D" w:rsidRDefault="001955A8" w:rsidP="001955A8">
            <w:pPr>
              <w:pStyle w:val="GOSTTablenorm"/>
            </w:pPr>
            <w:r w:rsidRPr="00B9499D">
              <w:t>=8</w:t>
            </w:r>
          </w:p>
        </w:tc>
        <w:tc>
          <w:tcPr>
            <w:tcW w:w="2035" w:type="pct"/>
          </w:tcPr>
          <w:p w14:paraId="7EB1294E" w14:textId="2B5C2EDE" w:rsidR="001955A8" w:rsidRPr="00B9499D" w:rsidRDefault="001955A8" w:rsidP="001955A8">
            <w:pPr>
              <w:pStyle w:val="GOSTTablenorm"/>
            </w:pPr>
            <w:r w:rsidRPr="00B9499D">
              <w:t>Указывается код бюджета в соответ</w:t>
            </w:r>
            <w:r>
              <w:t>ствии со справочником «Бюджеты»</w:t>
            </w:r>
          </w:p>
        </w:tc>
      </w:tr>
      <w:tr w:rsidR="001955A8" w:rsidRPr="00B9499D" w14:paraId="201D6029" w14:textId="77777777" w:rsidTr="001955A8">
        <w:tc>
          <w:tcPr>
            <w:tcW w:w="1100" w:type="pct"/>
          </w:tcPr>
          <w:p w14:paraId="7A2CEE91" w14:textId="0E706E98" w:rsidR="001955A8" w:rsidRPr="00B9499D" w:rsidRDefault="001955A8" w:rsidP="001955A8">
            <w:pPr>
              <w:pStyle w:val="GOSTTablenorm"/>
            </w:pPr>
            <w:r w:rsidRPr="00B9499D">
              <w:t>Книга учета</w:t>
            </w:r>
          </w:p>
        </w:tc>
        <w:tc>
          <w:tcPr>
            <w:tcW w:w="750" w:type="pct"/>
          </w:tcPr>
          <w:p w14:paraId="28C92AE3" w14:textId="0A4F8514" w:rsidR="001955A8" w:rsidRPr="00B9499D" w:rsidRDefault="001955A8" w:rsidP="001955A8">
            <w:pPr>
              <w:pStyle w:val="GOSTTablenorm"/>
            </w:pPr>
            <w:r w:rsidRPr="00B9499D">
              <w:t>TtlPrt_LEDGERBOOK</w:t>
            </w:r>
          </w:p>
        </w:tc>
        <w:tc>
          <w:tcPr>
            <w:tcW w:w="500" w:type="pct"/>
          </w:tcPr>
          <w:p w14:paraId="487F03D5" w14:textId="27B10B29" w:rsidR="001955A8" w:rsidRPr="00B9499D" w:rsidRDefault="001955A8" w:rsidP="001955A8">
            <w:pPr>
              <w:pStyle w:val="GOSTTablenorm"/>
            </w:pPr>
            <w:r w:rsidRPr="00B9499D">
              <w:t>Строка</w:t>
            </w:r>
          </w:p>
        </w:tc>
        <w:tc>
          <w:tcPr>
            <w:tcW w:w="300" w:type="pct"/>
          </w:tcPr>
          <w:p w14:paraId="4BC2D327" w14:textId="4E05F4E4" w:rsidR="001955A8" w:rsidRPr="00B9499D" w:rsidRDefault="001955A8" w:rsidP="001955A8">
            <w:pPr>
              <w:pStyle w:val="GOSTTablenorm"/>
            </w:pPr>
            <w:r w:rsidRPr="00B9499D">
              <w:t>Да</w:t>
            </w:r>
          </w:p>
        </w:tc>
        <w:tc>
          <w:tcPr>
            <w:tcW w:w="315" w:type="pct"/>
          </w:tcPr>
          <w:p w14:paraId="0C2B51AB" w14:textId="5590B63A" w:rsidR="001955A8" w:rsidRPr="00B9499D" w:rsidRDefault="001955A8" w:rsidP="001955A8">
            <w:pPr>
              <w:pStyle w:val="GOSTTablenorm"/>
            </w:pPr>
            <w:r w:rsidRPr="00B9499D">
              <w:t>&lt;=100</w:t>
            </w:r>
          </w:p>
        </w:tc>
        <w:tc>
          <w:tcPr>
            <w:tcW w:w="2035" w:type="pct"/>
          </w:tcPr>
          <w:p w14:paraId="74E8C012" w14:textId="0A7ECDBF" w:rsidR="001955A8" w:rsidRPr="00B9499D" w:rsidRDefault="001955A8" w:rsidP="001955A8">
            <w:pPr>
              <w:pStyle w:val="GOSTTablenorm"/>
            </w:pPr>
            <w:r>
              <w:t>Указывается системное наименование книги бухгалтерского уче</w:t>
            </w:r>
            <w:r>
              <w:lastRenderedPageBreak/>
              <w:t xml:space="preserve">та в соответствии со справочником «Книги учета» в </w:t>
            </w:r>
            <w:r>
              <w:rPr>
                <w:lang w:val="en-US"/>
              </w:rPr>
              <w:t>SVAP</w:t>
            </w:r>
          </w:p>
        </w:tc>
      </w:tr>
      <w:tr w:rsidR="001955A8" w:rsidRPr="00B9499D" w14:paraId="0ED8A921" w14:textId="77777777" w:rsidTr="001955A8">
        <w:tc>
          <w:tcPr>
            <w:tcW w:w="1100" w:type="pct"/>
          </w:tcPr>
          <w:p w14:paraId="355B7C95" w14:textId="77777777" w:rsidR="001955A8" w:rsidRDefault="001955A8" w:rsidP="001955A8">
            <w:pPr>
              <w:pStyle w:val="GOSTTablenorm"/>
            </w:pPr>
            <w:r>
              <w:lastRenderedPageBreak/>
              <w:t>Номер КОО по Дт</w:t>
            </w:r>
          </w:p>
        </w:tc>
        <w:tc>
          <w:tcPr>
            <w:tcW w:w="750" w:type="pct"/>
          </w:tcPr>
          <w:p w14:paraId="11C735ED" w14:textId="22CC97E8" w:rsidR="001955A8" w:rsidRPr="00B9499D" w:rsidRDefault="001955A8" w:rsidP="001955A8">
            <w:pPr>
              <w:pStyle w:val="GOSTTablenorm"/>
              <w:rPr>
                <w:lang w:val="en-US"/>
              </w:rPr>
            </w:pPr>
            <w:commentRangeStart w:id="3927"/>
            <w:commentRangeStart w:id="3928"/>
            <w:del w:id="3929" w:author="Сказецкая Наталья Камилевна" w:date="2023-12-14T12:46:00Z">
              <w:r w:rsidRPr="00B9499D" w:rsidDel="00A80096">
                <w:rPr>
                  <w:lang w:val="en-US"/>
                </w:rPr>
                <w:delText>T0504833:</w:delText>
              </w:r>
            </w:del>
            <w:commentRangeEnd w:id="3927"/>
            <w:r w:rsidRPr="00B9499D">
              <w:rPr>
                <w:rStyle w:val="afff4"/>
                <w:sz w:val="22"/>
                <w:szCs w:val="20"/>
              </w:rPr>
              <w:commentReference w:id="3927"/>
            </w:r>
            <w:commentRangeEnd w:id="3928"/>
            <w:r w:rsidRPr="00B9499D">
              <w:rPr>
                <w:rStyle w:val="afff4"/>
                <w:sz w:val="22"/>
                <w:szCs w:val="20"/>
              </w:rPr>
              <w:commentReference w:id="3928"/>
            </w:r>
            <w:r w:rsidRPr="00B9499D">
              <w:t>DT</w:t>
            </w:r>
            <w:r>
              <w:t>_</w:t>
            </w:r>
            <w:r w:rsidRPr="002253A6">
              <w:rPr>
                <w:lang w:val="en-US"/>
              </w:rPr>
              <w:t>NumberKOO</w:t>
            </w:r>
          </w:p>
        </w:tc>
        <w:tc>
          <w:tcPr>
            <w:tcW w:w="500" w:type="pct"/>
          </w:tcPr>
          <w:p w14:paraId="226C77C0" w14:textId="77777777" w:rsidR="001955A8" w:rsidRPr="00B9499D" w:rsidRDefault="001955A8" w:rsidP="001955A8">
            <w:pPr>
              <w:pStyle w:val="GOSTTablenorm"/>
            </w:pPr>
            <w:r w:rsidRPr="00B9499D">
              <w:t>Строка</w:t>
            </w:r>
          </w:p>
        </w:tc>
        <w:tc>
          <w:tcPr>
            <w:tcW w:w="300" w:type="pct"/>
          </w:tcPr>
          <w:p w14:paraId="363AD27F" w14:textId="77777777" w:rsidR="001955A8" w:rsidRPr="00B9499D" w:rsidRDefault="001955A8" w:rsidP="001955A8">
            <w:pPr>
              <w:pStyle w:val="GOSTTablenorm"/>
            </w:pPr>
            <w:r w:rsidRPr="009E1151">
              <w:t>Да</w:t>
            </w:r>
          </w:p>
        </w:tc>
        <w:tc>
          <w:tcPr>
            <w:tcW w:w="315" w:type="pct"/>
          </w:tcPr>
          <w:p w14:paraId="09AA3280" w14:textId="77777777" w:rsidR="001955A8" w:rsidRPr="00B9499D" w:rsidRDefault="001955A8" w:rsidP="001955A8">
            <w:pPr>
              <w:pStyle w:val="GOSTTablenorm"/>
            </w:pPr>
            <w:commentRangeStart w:id="3930"/>
            <w:commentRangeStart w:id="3931"/>
            <w:commentRangeStart w:id="3932"/>
            <w:r w:rsidRPr="00F40ED3">
              <w:t>&lt;=</w:t>
            </w:r>
            <w:del w:id="3933" w:author="Чиркова Наталия Сергеевна" w:date="2023-12-15T14:44:00Z">
              <w:r w:rsidDel="008D313E">
                <w:delText>1</w:delText>
              </w:r>
            </w:del>
            <w:r>
              <w:t>50</w:t>
            </w:r>
            <w:commentRangeEnd w:id="3930"/>
            <w:r w:rsidRPr="00B9499D">
              <w:rPr>
                <w:rStyle w:val="afff4"/>
                <w:sz w:val="22"/>
                <w:szCs w:val="20"/>
              </w:rPr>
              <w:commentReference w:id="3930"/>
            </w:r>
            <w:commentRangeEnd w:id="3931"/>
            <w:r w:rsidRPr="00B9499D">
              <w:rPr>
                <w:rStyle w:val="afff4"/>
                <w:sz w:val="22"/>
                <w:szCs w:val="20"/>
              </w:rPr>
              <w:commentReference w:id="3931"/>
            </w:r>
            <w:commentRangeEnd w:id="3932"/>
            <w:r w:rsidRPr="00B9499D">
              <w:rPr>
                <w:rStyle w:val="afff4"/>
                <w:sz w:val="22"/>
                <w:szCs w:val="20"/>
              </w:rPr>
              <w:commentReference w:id="3932"/>
            </w:r>
          </w:p>
        </w:tc>
        <w:tc>
          <w:tcPr>
            <w:tcW w:w="2035" w:type="pct"/>
          </w:tcPr>
          <w:p w14:paraId="615FFC3D" w14:textId="6E11C0CC" w:rsidR="001955A8" w:rsidRDefault="001955A8" w:rsidP="001955A8">
            <w:pPr>
              <w:pStyle w:val="GOSTTablenorm"/>
            </w:pPr>
            <w:r>
              <w:t xml:space="preserve">Указывается значение аналитического признака </w:t>
            </w:r>
            <w:ins w:id="3934" w:author="Сказецкая Наталья Камилевна" w:date="2023-12-14T13:47:00Z">
              <w:r w:rsidRPr="00E87786">
                <w:t>(свойства записи учета)</w:t>
              </w:r>
              <w:r>
                <w:t xml:space="preserve"> </w:t>
              </w:r>
            </w:ins>
            <w:r>
              <w:t>«</w:t>
            </w:r>
            <w:r w:rsidRPr="00026BF4">
              <w:t>Номер казначейского обеспечения обязательств</w:t>
            </w:r>
            <w:ins w:id="3935" w:author="Сказецкая Наталья Камилевна" w:date="2023-12-14T13:47:00Z">
              <w:r>
                <w:t>»</w:t>
              </w:r>
            </w:ins>
            <w:del w:id="3936" w:author="Сказецкая Наталья Камилевна" w:date="2023-12-14T13:47:00Z">
              <w:r w:rsidRPr="004822A7" w:rsidDel="00076F9C">
                <w:delText>)</w:delText>
              </w:r>
              <w:r w:rsidDel="00076F9C">
                <w:delText xml:space="preserve"> </w:delText>
              </w:r>
              <w:r w:rsidRPr="00E87786" w:rsidDel="00076F9C">
                <w:delText>(свойства записи учета)</w:delText>
              </w:r>
              <w:r w:rsidDel="00076F9C">
                <w:delText>»</w:delText>
              </w:r>
            </w:del>
            <w:r>
              <w:t xml:space="preserve"> для отражения по дебету записи учета.</w:t>
            </w:r>
          </w:p>
          <w:p w14:paraId="3A5CA2A7" w14:textId="3DA7DCB9" w:rsidR="001955A8" w:rsidRDefault="001955A8" w:rsidP="001955A8">
            <w:pPr>
              <w:pStyle w:val="GOSTTablenorm"/>
            </w:pPr>
            <w:r w:rsidRPr="008C1F2F">
              <w:t>Допускается заполнение прочерком</w:t>
            </w:r>
          </w:p>
        </w:tc>
      </w:tr>
      <w:tr w:rsidR="001955A8" w:rsidRPr="00B9499D" w14:paraId="22BA5EF5" w14:textId="77777777" w:rsidTr="001955A8">
        <w:tc>
          <w:tcPr>
            <w:tcW w:w="1100" w:type="pct"/>
          </w:tcPr>
          <w:p w14:paraId="28DCFCE7" w14:textId="77777777" w:rsidR="001955A8" w:rsidRDefault="001955A8" w:rsidP="001955A8">
            <w:pPr>
              <w:pStyle w:val="GOSTTablenorm"/>
              <w:rPr>
                <w:bCs/>
                <w:szCs w:val="22"/>
              </w:rPr>
            </w:pPr>
            <w:r>
              <w:t>Номер КОО по Кт</w:t>
            </w:r>
          </w:p>
        </w:tc>
        <w:tc>
          <w:tcPr>
            <w:tcW w:w="750" w:type="pct"/>
          </w:tcPr>
          <w:p w14:paraId="40DF0050" w14:textId="13458682" w:rsidR="001955A8" w:rsidRPr="00B9499D" w:rsidRDefault="001955A8" w:rsidP="001955A8">
            <w:pPr>
              <w:pStyle w:val="GOSTTablenorm"/>
              <w:rPr>
                <w:bCs/>
                <w:szCs w:val="22"/>
                <w:lang w:val="en-US"/>
              </w:rPr>
            </w:pPr>
            <w:del w:id="3937" w:author="Сказецкая Наталья Камилевна" w:date="2023-12-14T12:46:00Z">
              <w:r w:rsidRPr="00B9499D" w:rsidDel="00A80096">
                <w:rPr>
                  <w:bCs/>
                  <w:szCs w:val="22"/>
                  <w:lang w:val="en-US"/>
                </w:rPr>
                <w:delText>T0504833:</w:delText>
              </w:r>
            </w:del>
            <w:r w:rsidRPr="00B9499D">
              <w:rPr>
                <w:bCs/>
                <w:szCs w:val="22"/>
                <w:lang w:val="en-US"/>
              </w:rPr>
              <w:t>C</w:t>
            </w:r>
            <w:r>
              <w:rPr>
                <w:bCs/>
                <w:szCs w:val="22"/>
              </w:rPr>
              <w:t>T</w:t>
            </w:r>
            <w:r w:rsidRPr="002253A6">
              <w:rPr>
                <w:bCs/>
                <w:szCs w:val="22"/>
                <w:lang w:val="en-US"/>
              </w:rPr>
              <w:t>_NumberKOO</w:t>
            </w:r>
          </w:p>
        </w:tc>
        <w:tc>
          <w:tcPr>
            <w:tcW w:w="500" w:type="pct"/>
          </w:tcPr>
          <w:p w14:paraId="461BC119" w14:textId="77777777" w:rsidR="001955A8" w:rsidRPr="00B9499D" w:rsidRDefault="001955A8" w:rsidP="001955A8">
            <w:pPr>
              <w:pStyle w:val="GOSTTablenorm"/>
              <w:rPr>
                <w:szCs w:val="22"/>
              </w:rPr>
            </w:pPr>
            <w:r w:rsidRPr="00B9499D">
              <w:rPr>
                <w:szCs w:val="22"/>
              </w:rPr>
              <w:t>Строка</w:t>
            </w:r>
          </w:p>
        </w:tc>
        <w:tc>
          <w:tcPr>
            <w:tcW w:w="300" w:type="pct"/>
          </w:tcPr>
          <w:p w14:paraId="31CBB33A" w14:textId="77777777" w:rsidR="001955A8" w:rsidRPr="00B9499D" w:rsidRDefault="001955A8" w:rsidP="001955A8">
            <w:pPr>
              <w:pStyle w:val="GOSTTablenorm"/>
              <w:rPr>
                <w:szCs w:val="22"/>
              </w:rPr>
            </w:pPr>
            <w:r w:rsidRPr="009E1151">
              <w:rPr>
                <w:szCs w:val="22"/>
              </w:rPr>
              <w:t>Да</w:t>
            </w:r>
          </w:p>
        </w:tc>
        <w:tc>
          <w:tcPr>
            <w:tcW w:w="315" w:type="pct"/>
          </w:tcPr>
          <w:p w14:paraId="6EA7750F" w14:textId="77777777" w:rsidR="001955A8" w:rsidRPr="00B9499D" w:rsidRDefault="001955A8" w:rsidP="001955A8">
            <w:pPr>
              <w:pStyle w:val="GOSTTablenorm"/>
              <w:rPr>
                <w:szCs w:val="22"/>
              </w:rPr>
            </w:pPr>
            <w:r w:rsidRPr="00F40ED3">
              <w:rPr>
                <w:szCs w:val="22"/>
              </w:rPr>
              <w:t>&lt;=</w:t>
            </w:r>
            <w:del w:id="3938" w:author="Чиркова Наталия Сергеевна" w:date="2023-12-15T14:44:00Z">
              <w:r w:rsidDel="008D313E">
                <w:rPr>
                  <w:szCs w:val="22"/>
                </w:rPr>
                <w:delText>1</w:delText>
              </w:r>
            </w:del>
            <w:r>
              <w:rPr>
                <w:szCs w:val="22"/>
              </w:rPr>
              <w:t>50</w:t>
            </w:r>
          </w:p>
        </w:tc>
        <w:tc>
          <w:tcPr>
            <w:tcW w:w="2035" w:type="pct"/>
          </w:tcPr>
          <w:p w14:paraId="2942BB1C" w14:textId="57107E47" w:rsidR="001955A8" w:rsidRDefault="001955A8" w:rsidP="001955A8">
            <w:pPr>
              <w:pStyle w:val="GOSTTablenorm"/>
              <w:rPr>
                <w:bCs/>
                <w:szCs w:val="22"/>
              </w:rPr>
            </w:pPr>
            <w:r>
              <w:rPr>
                <w:bCs/>
                <w:szCs w:val="22"/>
              </w:rPr>
              <w:t>Указывается значение аналитического признака</w:t>
            </w:r>
            <w:ins w:id="3939" w:author="Сказецкая Наталья Камилевна" w:date="2023-12-14T13:48:00Z">
              <w:r>
                <w:rPr>
                  <w:bCs/>
                  <w:szCs w:val="22"/>
                </w:rPr>
                <w:t xml:space="preserve"> </w:t>
              </w:r>
              <w:r w:rsidRPr="00E87786">
                <w:rPr>
                  <w:bCs/>
                  <w:szCs w:val="22"/>
                </w:rPr>
                <w:t>(свойства записи учета)</w:t>
              </w:r>
            </w:ins>
            <w:r>
              <w:rPr>
                <w:bCs/>
                <w:szCs w:val="22"/>
              </w:rPr>
              <w:t xml:space="preserve"> «</w:t>
            </w:r>
            <w:r w:rsidRPr="00026BF4">
              <w:rPr>
                <w:bCs/>
                <w:szCs w:val="22"/>
              </w:rPr>
              <w:t>Номер казначейского обеспечения обязательств</w:t>
            </w:r>
            <w:del w:id="3940" w:author="Сказецкая Наталья Камилевна" w:date="2023-12-14T13:48:00Z">
              <w:r w:rsidDel="00076F9C">
                <w:rPr>
                  <w:bCs/>
                  <w:szCs w:val="22"/>
                </w:rPr>
                <w:delText xml:space="preserve"> </w:delText>
              </w:r>
              <w:r w:rsidRPr="00E87786" w:rsidDel="00076F9C">
                <w:rPr>
                  <w:bCs/>
                  <w:szCs w:val="22"/>
                </w:rPr>
                <w:delText>(свойства записи учета)</w:delText>
              </w:r>
            </w:del>
            <w:r>
              <w:rPr>
                <w:bCs/>
                <w:szCs w:val="22"/>
              </w:rPr>
              <w:t>» для отражения по кредиту записи учета.</w:t>
            </w:r>
          </w:p>
          <w:p w14:paraId="0010E1FD" w14:textId="2EC94DD3" w:rsidR="001955A8" w:rsidRDefault="001955A8" w:rsidP="001955A8">
            <w:pPr>
              <w:pStyle w:val="GOSTTablenorm"/>
              <w:rPr>
                <w:bCs/>
                <w:szCs w:val="22"/>
              </w:rPr>
            </w:pPr>
            <w:r w:rsidRPr="008C1F2F">
              <w:rPr>
                <w:bCs/>
                <w:szCs w:val="22"/>
              </w:rPr>
              <w:t>Допускается заполнение прочерком</w:t>
            </w:r>
          </w:p>
        </w:tc>
      </w:tr>
      <w:tr w:rsidR="001955A8" w:rsidRPr="00B9499D" w14:paraId="23A87438" w14:textId="77777777" w:rsidTr="001955A8">
        <w:tc>
          <w:tcPr>
            <w:tcW w:w="1100" w:type="pct"/>
          </w:tcPr>
          <w:p w14:paraId="21FED4D8" w14:textId="774D1858" w:rsidR="001955A8" w:rsidRPr="00EE4072" w:rsidRDefault="001955A8" w:rsidP="001955A8">
            <w:pPr>
              <w:pStyle w:val="GOSTTablenorm"/>
              <w:rPr>
                <w:b/>
                <w:bCs/>
                <w:szCs w:val="22"/>
              </w:rPr>
            </w:pPr>
            <w:r w:rsidRPr="00EE4072">
              <w:rPr>
                <w:b/>
                <w:bCs/>
                <w:szCs w:val="22"/>
              </w:rPr>
              <w:t>Строки</w:t>
            </w:r>
          </w:p>
        </w:tc>
        <w:tc>
          <w:tcPr>
            <w:tcW w:w="750" w:type="pct"/>
          </w:tcPr>
          <w:p w14:paraId="4838350A" w14:textId="63ABD3A4" w:rsidR="001955A8" w:rsidRPr="00EE4072" w:rsidRDefault="001955A8" w:rsidP="001955A8">
            <w:pPr>
              <w:pStyle w:val="GOSTTablenorm"/>
              <w:rPr>
                <w:b/>
                <w:bCs/>
                <w:szCs w:val="22"/>
              </w:rPr>
            </w:pPr>
            <w:r w:rsidRPr="00EE4072">
              <w:rPr>
                <w:b/>
                <w:bCs/>
                <w:szCs w:val="22"/>
              </w:rPr>
              <w:t>T0504833</w:t>
            </w:r>
          </w:p>
        </w:tc>
        <w:tc>
          <w:tcPr>
            <w:tcW w:w="500" w:type="pct"/>
          </w:tcPr>
          <w:p w14:paraId="2F57A0EB" w14:textId="51E3152A" w:rsidR="001955A8" w:rsidRPr="00B9499D" w:rsidRDefault="001955A8" w:rsidP="001955A8">
            <w:pPr>
              <w:pStyle w:val="GOSTTablenorm"/>
              <w:rPr>
                <w:szCs w:val="22"/>
              </w:rPr>
            </w:pPr>
            <w:r w:rsidRPr="00B9499D">
              <w:rPr>
                <w:bCs/>
                <w:szCs w:val="22"/>
              </w:rPr>
              <w:t>Массив</w:t>
            </w:r>
          </w:p>
        </w:tc>
        <w:tc>
          <w:tcPr>
            <w:tcW w:w="300" w:type="pct"/>
          </w:tcPr>
          <w:p w14:paraId="4FC51A82" w14:textId="0FAFDD41" w:rsidR="001955A8" w:rsidRPr="00B9499D" w:rsidRDefault="001955A8" w:rsidP="001955A8">
            <w:pPr>
              <w:pStyle w:val="GOSTTablenorm"/>
              <w:rPr>
                <w:szCs w:val="22"/>
              </w:rPr>
            </w:pPr>
            <w:r w:rsidRPr="00B9499D">
              <w:rPr>
                <w:szCs w:val="22"/>
              </w:rPr>
              <w:t>Да</w:t>
            </w:r>
          </w:p>
        </w:tc>
        <w:tc>
          <w:tcPr>
            <w:tcW w:w="315" w:type="pct"/>
          </w:tcPr>
          <w:p w14:paraId="5796BD79" w14:textId="5E0F8233" w:rsidR="001955A8" w:rsidRPr="00B9499D" w:rsidRDefault="001955A8" w:rsidP="001955A8">
            <w:pPr>
              <w:pStyle w:val="GOSTTablenorm"/>
              <w:rPr>
                <w:szCs w:val="22"/>
              </w:rPr>
            </w:pPr>
            <w:r>
              <w:rPr>
                <w:szCs w:val="22"/>
              </w:rPr>
              <w:t>-</w:t>
            </w:r>
          </w:p>
        </w:tc>
        <w:tc>
          <w:tcPr>
            <w:tcW w:w="2035" w:type="pct"/>
          </w:tcPr>
          <w:p w14:paraId="4CEFB967" w14:textId="5371EAA1" w:rsidR="001955A8" w:rsidRPr="00B9499D" w:rsidRDefault="001955A8" w:rsidP="001955A8">
            <w:pPr>
              <w:pStyle w:val="GOSTTablenorm"/>
              <w:rPr>
                <w:szCs w:val="22"/>
              </w:rPr>
            </w:pPr>
            <w:ins w:id="3941" w:author="Сатлер Марина Викторовна" w:date="2024-01-22T17:09:00Z">
              <w:r>
                <w:rPr>
                  <w:szCs w:val="22"/>
                </w:rPr>
                <w:t>-</w:t>
              </w:r>
            </w:ins>
          </w:p>
        </w:tc>
      </w:tr>
      <w:tr w:rsidR="001955A8" w:rsidRPr="00B9499D" w14:paraId="1568B453" w14:textId="77777777" w:rsidTr="001955A8">
        <w:tc>
          <w:tcPr>
            <w:tcW w:w="1100" w:type="pct"/>
          </w:tcPr>
          <w:p w14:paraId="23382497" w14:textId="4FF452BC" w:rsidR="001955A8" w:rsidRDefault="001955A8" w:rsidP="001955A8">
            <w:pPr>
              <w:pStyle w:val="GOSTTablenorm"/>
              <w:rPr>
                <w:bCs/>
                <w:szCs w:val="22"/>
              </w:rPr>
            </w:pPr>
            <w:r>
              <w:t>Идентификатор строки</w:t>
            </w:r>
          </w:p>
        </w:tc>
        <w:tc>
          <w:tcPr>
            <w:tcW w:w="750" w:type="pct"/>
          </w:tcPr>
          <w:p w14:paraId="3BE07572" w14:textId="6B16D8AD" w:rsidR="001955A8" w:rsidRPr="00B9499D" w:rsidRDefault="001955A8" w:rsidP="001955A8">
            <w:pPr>
              <w:pStyle w:val="GOSTTablenorm"/>
              <w:rPr>
                <w:bCs/>
                <w:szCs w:val="22"/>
              </w:rPr>
            </w:pPr>
            <w:r w:rsidRPr="00A71881">
              <w:rPr>
                <w:b/>
                <w:bCs/>
                <w:szCs w:val="22"/>
              </w:rPr>
              <w:t>T0504833</w:t>
            </w:r>
            <w:r w:rsidRPr="00B9499D">
              <w:t>:</w:t>
            </w:r>
            <w:r>
              <w:rPr>
                <w:lang w:val="en-US"/>
              </w:rPr>
              <w:t>id</w:t>
            </w:r>
          </w:p>
        </w:tc>
        <w:tc>
          <w:tcPr>
            <w:tcW w:w="500" w:type="pct"/>
          </w:tcPr>
          <w:p w14:paraId="2D065FEC" w14:textId="668351A4" w:rsidR="001955A8" w:rsidRDefault="001955A8" w:rsidP="001955A8">
            <w:pPr>
              <w:pStyle w:val="GOSTTablenorm"/>
              <w:rPr>
                <w:bCs/>
                <w:szCs w:val="22"/>
              </w:rPr>
            </w:pPr>
            <w:r w:rsidRPr="000B4650">
              <w:rPr>
                <w:szCs w:val="22"/>
              </w:rPr>
              <w:t>Число</w:t>
            </w:r>
          </w:p>
        </w:tc>
        <w:tc>
          <w:tcPr>
            <w:tcW w:w="300" w:type="pct"/>
          </w:tcPr>
          <w:p w14:paraId="689A9B7A" w14:textId="56DFF6E4" w:rsidR="001955A8" w:rsidRDefault="001955A8" w:rsidP="001955A8">
            <w:pPr>
              <w:pStyle w:val="GOSTTablenorm"/>
              <w:rPr>
                <w:szCs w:val="22"/>
              </w:rPr>
            </w:pPr>
            <w:r w:rsidRPr="000B4650">
              <w:rPr>
                <w:szCs w:val="22"/>
              </w:rPr>
              <w:t>Да</w:t>
            </w:r>
          </w:p>
        </w:tc>
        <w:tc>
          <w:tcPr>
            <w:tcW w:w="315" w:type="pct"/>
          </w:tcPr>
          <w:p w14:paraId="0E4B80BF" w14:textId="690F5B66" w:rsidR="001955A8" w:rsidRDefault="001955A8" w:rsidP="001955A8">
            <w:pPr>
              <w:pStyle w:val="GOSTTablenorm"/>
              <w:rPr>
                <w:lang w:val="en-US"/>
              </w:rPr>
            </w:pPr>
            <w:r w:rsidRPr="000B4650">
              <w:rPr>
                <w:szCs w:val="22"/>
              </w:rPr>
              <w:t>&lt;=20</w:t>
            </w:r>
          </w:p>
        </w:tc>
        <w:tc>
          <w:tcPr>
            <w:tcW w:w="2035" w:type="pct"/>
          </w:tcPr>
          <w:p w14:paraId="0196E8AC" w14:textId="0D323857" w:rsidR="001955A8" w:rsidRDefault="001955A8" w:rsidP="001955A8">
            <w:pPr>
              <w:pStyle w:val="GOSTTablenorm"/>
              <w:rPr>
                <w:szCs w:val="22"/>
              </w:rPr>
            </w:pPr>
            <w:r w:rsidRPr="000B4650">
              <w:rPr>
                <w:szCs w:val="22"/>
              </w:rPr>
              <w:t>Указывается технический идентификатор строки</w:t>
            </w:r>
          </w:p>
        </w:tc>
      </w:tr>
      <w:tr w:rsidR="001955A8" w:rsidRPr="00B9499D" w14:paraId="351D0388" w14:textId="77777777" w:rsidTr="001955A8">
        <w:tc>
          <w:tcPr>
            <w:tcW w:w="1100" w:type="pct"/>
          </w:tcPr>
          <w:p w14:paraId="107F4CFB" w14:textId="68C7B6CA" w:rsidR="001955A8" w:rsidRPr="00B9499D" w:rsidRDefault="001955A8" w:rsidP="001955A8">
            <w:pPr>
              <w:pStyle w:val="GOSTTablenorm"/>
              <w:rPr>
                <w:bCs/>
                <w:szCs w:val="22"/>
              </w:rPr>
            </w:pPr>
            <w:r>
              <w:rPr>
                <w:bCs/>
                <w:szCs w:val="22"/>
              </w:rPr>
              <w:t>Номер строки</w:t>
            </w:r>
          </w:p>
        </w:tc>
        <w:tc>
          <w:tcPr>
            <w:tcW w:w="750" w:type="pct"/>
          </w:tcPr>
          <w:p w14:paraId="7EB8FB57" w14:textId="50BC5BB8" w:rsidR="001955A8" w:rsidRPr="00B9499D" w:rsidRDefault="001955A8" w:rsidP="001955A8">
            <w:pPr>
              <w:pStyle w:val="GOSTTablenorm"/>
              <w:rPr>
                <w:bCs/>
                <w:szCs w:val="22"/>
              </w:rPr>
            </w:pPr>
            <w:r w:rsidRPr="00A71881">
              <w:rPr>
                <w:b/>
                <w:bCs/>
                <w:szCs w:val="22"/>
              </w:rPr>
              <w:t>T0504833:</w:t>
            </w:r>
            <w:r w:rsidRPr="00D756FC">
              <w:rPr>
                <w:bCs/>
                <w:szCs w:val="22"/>
              </w:rPr>
              <w:t>NPP</w:t>
            </w:r>
          </w:p>
        </w:tc>
        <w:tc>
          <w:tcPr>
            <w:tcW w:w="500" w:type="pct"/>
          </w:tcPr>
          <w:p w14:paraId="198F47B9" w14:textId="651770BE" w:rsidR="001955A8" w:rsidRPr="00B9499D" w:rsidRDefault="001955A8" w:rsidP="001955A8">
            <w:pPr>
              <w:pStyle w:val="GOSTTablenorm"/>
              <w:rPr>
                <w:szCs w:val="22"/>
              </w:rPr>
            </w:pPr>
            <w:r>
              <w:rPr>
                <w:bCs/>
                <w:szCs w:val="22"/>
              </w:rPr>
              <w:t>Число</w:t>
            </w:r>
          </w:p>
        </w:tc>
        <w:tc>
          <w:tcPr>
            <w:tcW w:w="300" w:type="pct"/>
          </w:tcPr>
          <w:p w14:paraId="28BF3549" w14:textId="4F4D0D21" w:rsidR="001955A8" w:rsidRPr="00B9499D" w:rsidRDefault="001955A8" w:rsidP="001955A8">
            <w:pPr>
              <w:pStyle w:val="GOSTTablenorm"/>
              <w:rPr>
                <w:szCs w:val="22"/>
              </w:rPr>
            </w:pPr>
            <w:r>
              <w:rPr>
                <w:szCs w:val="22"/>
              </w:rPr>
              <w:t>Да</w:t>
            </w:r>
          </w:p>
        </w:tc>
        <w:tc>
          <w:tcPr>
            <w:tcW w:w="315" w:type="pct"/>
          </w:tcPr>
          <w:p w14:paraId="4A6C0A62" w14:textId="59FD783D" w:rsidR="001955A8" w:rsidRPr="00B9499D" w:rsidRDefault="001955A8" w:rsidP="001955A8">
            <w:pPr>
              <w:pStyle w:val="GOSTTablenorm"/>
              <w:rPr>
                <w:szCs w:val="22"/>
              </w:rPr>
            </w:pPr>
            <w:r>
              <w:rPr>
                <w:lang w:val="en-US"/>
              </w:rPr>
              <w:t>&lt;=5</w:t>
            </w:r>
          </w:p>
        </w:tc>
        <w:tc>
          <w:tcPr>
            <w:tcW w:w="2035" w:type="pct"/>
          </w:tcPr>
          <w:p w14:paraId="2DD73BC7" w14:textId="6BFAA069" w:rsidR="001955A8" w:rsidRPr="00B9499D" w:rsidRDefault="001955A8" w:rsidP="001955A8">
            <w:pPr>
              <w:pStyle w:val="GOSTTablenorm"/>
              <w:rPr>
                <w:szCs w:val="22"/>
              </w:rPr>
            </w:pPr>
            <w:r>
              <w:rPr>
                <w:szCs w:val="22"/>
              </w:rPr>
              <w:t>Указывается порядковый номер строки</w:t>
            </w:r>
          </w:p>
        </w:tc>
      </w:tr>
      <w:tr w:rsidR="001955A8" w:rsidRPr="00B9499D" w14:paraId="0D941BBC" w14:textId="77777777" w:rsidTr="001955A8">
        <w:tc>
          <w:tcPr>
            <w:tcW w:w="1100" w:type="pct"/>
          </w:tcPr>
          <w:p w14:paraId="5ADB96B7" w14:textId="08E8DDB3" w:rsidR="001955A8" w:rsidRPr="00B9499D" w:rsidRDefault="001955A8" w:rsidP="001955A8">
            <w:pPr>
              <w:pStyle w:val="GOSTTablenorm"/>
              <w:rPr>
                <w:bCs/>
                <w:szCs w:val="22"/>
              </w:rPr>
            </w:pPr>
            <w:r w:rsidRPr="00B9499D">
              <w:rPr>
                <w:bCs/>
                <w:szCs w:val="22"/>
              </w:rPr>
              <w:t>Наименование операции</w:t>
            </w:r>
          </w:p>
        </w:tc>
        <w:tc>
          <w:tcPr>
            <w:tcW w:w="750" w:type="pct"/>
          </w:tcPr>
          <w:p w14:paraId="3531BEED" w14:textId="688DD1C0" w:rsidR="001955A8" w:rsidRPr="00B9499D" w:rsidRDefault="001955A8" w:rsidP="001955A8">
            <w:pPr>
              <w:pStyle w:val="GOSTTablenorm"/>
              <w:rPr>
                <w:bCs/>
                <w:szCs w:val="22"/>
              </w:rPr>
            </w:pPr>
            <w:r w:rsidRPr="00A71881">
              <w:rPr>
                <w:b/>
                <w:bCs/>
                <w:szCs w:val="22"/>
              </w:rPr>
              <w:t>T0504833:</w:t>
            </w:r>
            <w:r w:rsidRPr="00B9499D">
              <w:rPr>
                <w:bCs/>
                <w:szCs w:val="22"/>
              </w:rPr>
              <w:t>NAME_O</w:t>
            </w:r>
          </w:p>
        </w:tc>
        <w:tc>
          <w:tcPr>
            <w:tcW w:w="500" w:type="pct"/>
          </w:tcPr>
          <w:p w14:paraId="507658C6" w14:textId="23B495A8" w:rsidR="001955A8" w:rsidRPr="00B9499D" w:rsidRDefault="001955A8" w:rsidP="001955A8">
            <w:pPr>
              <w:pStyle w:val="GOSTTablenorm"/>
              <w:rPr>
                <w:szCs w:val="22"/>
              </w:rPr>
            </w:pPr>
            <w:r w:rsidRPr="00B9499D">
              <w:rPr>
                <w:szCs w:val="22"/>
              </w:rPr>
              <w:t>Строка</w:t>
            </w:r>
          </w:p>
        </w:tc>
        <w:tc>
          <w:tcPr>
            <w:tcW w:w="300" w:type="pct"/>
          </w:tcPr>
          <w:p w14:paraId="67387320" w14:textId="61DE1EE1" w:rsidR="001955A8" w:rsidRPr="00B9499D" w:rsidRDefault="001955A8" w:rsidP="001955A8">
            <w:pPr>
              <w:pStyle w:val="GOSTTablenorm"/>
              <w:rPr>
                <w:szCs w:val="22"/>
              </w:rPr>
            </w:pPr>
            <w:r w:rsidRPr="00B9499D">
              <w:rPr>
                <w:bCs/>
                <w:szCs w:val="22"/>
              </w:rPr>
              <w:t>Да</w:t>
            </w:r>
          </w:p>
        </w:tc>
        <w:tc>
          <w:tcPr>
            <w:tcW w:w="315" w:type="pct"/>
          </w:tcPr>
          <w:p w14:paraId="7BA59299" w14:textId="21537734" w:rsidR="001955A8" w:rsidRPr="00B9499D" w:rsidRDefault="001955A8" w:rsidP="001955A8">
            <w:pPr>
              <w:pStyle w:val="GOSTTablenorm"/>
              <w:rPr>
                <w:szCs w:val="22"/>
              </w:rPr>
            </w:pPr>
            <w:r w:rsidRPr="00B9499D">
              <w:rPr>
                <w:szCs w:val="22"/>
              </w:rPr>
              <w:t>&lt;=</w:t>
            </w:r>
            <w:r>
              <w:rPr>
                <w:szCs w:val="22"/>
              </w:rPr>
              <w:t>2000</w:t>
            </w:r>
          </w:p>
        </w:tc>
        <w:tc>
          <w:tcPr>
            <w:tcW w:w="2035" w:type="pct"/>
          </w:tcPr>
          <w:p w14:paraId="19F60114" w14:textId="7BBB5DEF" w:rsidR="001955A8" w:rsidRPr="00B9499D" w:rsidRDefault="001955A8" w:rsidP="001955A8">
            <w:pPr>
              <w:pStyle w:val="GOSTTablenorm"/>
              <w:rPr>
                <w:szCs w:val="22"/>
              </w:rPr>
            </w:pPr>
            <w:r>
              <w:rPr>
                <w:szCs w:val="22"/>
              </w:rPr>
              <w:t xml:space="preserve">Указывается произвольное наименование операции, может отсутствовать в справочнике «Наименования записей учета» в </w:t>
            </w:r>
            <w:r>
              <w:rPr>
                <w:szCs w:val="22"/>
                <w:lang w:val="en-US"/>
              </w:rPr>
              <w:t>SVAP</w:t>
            </w:r>
          </w:p>
        </w:tc>
      </w:tr>
      <w:tr w:rsidR="001955A8" w:rsidRPr="00B9499D" w14:paraId="5EBD2DB0" w14:textId="77777777" w:rsidTr="001955A8">
        <w:tc>
          <w:tcPr>
            <w:tcW w:w="1100" w:type="pct"/>
          </w:tcPr>
          <w:p w14:paraId="05F8A902" w14:textId="13B1A2A0" w:rsidR="001955A8" w:rsidRPr="00B9499D" w:rsidRDefault="001955A8" w:rsidP="001955A8">
            <w:pPr>
              <w:pStyle w:val="GOSTTablenorm"/>
              <w:rPr>
                <w:bCs/>
                <w:szCs w:val="22"/>
              </w:rPr>
            </w:pPr>
            <w:r>
              <w:rPr>
                <w:bCs/>
                <w:szCs w:val="22"/>
              </w:rPr>
              <w:t>Основание операции</w:t>
            </w:r>
          </w:p>
        </w:tc>
        <w:tc>
          <w:tcPr>
            <w:tcW w:w="750" w:type="pct"/>
          </w:tcPr>
          <w:p w14:paraId="2F785D90" w14:textId="20B8A07B" w:rsidR="001955A8" w:rsidRPr="00B9499D" w:rsidRDefault="001955A8" w:rsidP="001955A8">
            <w:pPr>
              <w:pStyle w:val="GOSTTablenorm"/>
              <w:rPr>
                <w:bCs/>
                <w:szCs w:val="22"/>
              </w:rPr>
            </w:pPr>
            <w:r w:rsidRPr="00A71881">
              <w:rPr>
                <w:b/>
                <w:bCs/>
                <w:szCs w:val="22"/>
              </w:rPr>
              <w:t>T0504833:</w:t>
            </w:r>
            <w:r w:rsidRPr="00B9499D">
              <w:rPr>
                <w:bCs/>
                <w:szCs w:val="22"/>
              </w:rPr>
              <w:t>NAME_O</w:t>
            </w:r>
            <w:r>
              <w:rPr>
                <w:bCs/>
                <w:szCs w:val="22"/>
                <w:lang w:val="en-US"/>
              </w:rPr>
              <w:t>O</w:t>
            </w:r>
          </w:p>
        </w:tc>
        <w:tc>
          <w:tcPr>
            <w:tcW w:w="500" w:type="pct"/>
          </w:tcPr>
          <w:p w14:paraId="37AA1AC1" w14:textId="65F145AE" w:rsidR="001955A8" w:rsidRPr="00B9499D" w:rsidRDefault="001955A8" w:rsidP="001955A8">
            <w:pPr>
              <w:pStyle w:val="GOSTTablenorm"/>
              <w:rPr>
                <w:szCs w:val="22"/>
              </w:rPr>
            </w:pPr>
            <w:r w:rsidRPr="00B9499D">
              <w:rPr>
                <w:szCs w:val="22"/>
              </w:rPr>
              <w:t>Строка</w:t>
            </w:r>
          </w:p>
        </w:tc>
        <w:tc>
          <w:tcPr>
            <w:tcW w:w="300" w:type="pct"/>
          </w:tcPr>
          <w:p w14:paraId="13D135DB" w14:textId="740B0A7C" w:rsidR="001955A8" w:rsidRPr="00B9499D" w:rsidRDefault="001955A8" w:rsidP="001955A8">
            <w:pPr>
              <w:pStyle w:val="GOSTTablenorm"/>
              <w:rPr>
                <w:szCs w:val="22"/>
              </w:rPr>
            </w:pPr>
            <w:r w:rsidRPr="00B9499D">
              <w:rPr>
                <w:bCs/>
                <w:szCs w:val="22"/>
              </w:rPr>
              <w:t>Да</w:t>
            </w:r>
          </w:p>
        </w:tc>
        <w:tc>
          <w:tcPr>
            <w:tcW w:w="315" w:type="pct"/>
          </w:tcPr>
          <w:p w14:paraId="5C0BE0EF" w14:textId="669E34ED" w:rsidR="001955A8" w:rsidRPr="00B9499D" w:rsidRDefault="001955A8" w:rsidP="001955A8">
            <w:pPr>
              <w:pStyle w:val="GOSTTablenorm"/>
              <w:rPr>
                <w:szCs w:val="22"/>
              </w:rPr>
            </w:pPr>
            <w:r w:rsidRPr="00B9499D">
              <w:rPr>
                <w:szCs w:val="22"/>
              </w:rPr>
              <w:t>&lt;=</w:t>
            </w:r>
            <w:r>
              <w:rPr>
                <w:szCs w:val="22"/>
              </w:rPr>
              <w:t>2000</w:t>
            </w:r>
          </w:p>
        </w:tc>
        <w:tc>
          <w:tcPr>
            <w:tcW w:w="2035" w:type="pct"/>
          </w:tcPr>
          <w:p w14:paraId="4EC10A83" w14:textId="5E6147EE" w:rsidR="001955A8" w:rsidRPr="00B9499D" w:rsidRDefault="001955A8" w:rsidP="001955A8">
            <w:pPr>
              <w:pStyle w:val="GOSTTablenorm"/>
              <w:rPr>
                <w:szCs w:val="22"/>
              </w:rPr>
            </w:pPr>
            <w:r>
              <w:rPr>
                <w:szCs w:val="22"/>
              </w:rPr>
              <w:t>Указывается основание для проведения операции (произвольный текст)</w:t>
            </w:r>
          </w:p>
        </w:tc>
      </w:tr>
      <w:tr w:rsidR="001955A8" w:rsidRPr="00B9499D" w14:paraId="73A77CE3" w14:textId="77777777" w:rsidTr="001955A8">
        <w:trPr>
          <w:ins w:id="3942" w:author="Сказецкая Наталья Камилевна" w:date="2023-12-14T13:35:00Z"/>
        </w:trPr>
        <w:tc>
          <w:tcPr>
            <w:tcW w:w="1100" w:type="pct"/>
          </w:tcPr>
          <w:p w14:paraId="622E5B31" w14:textId="77777777" w:rsidR="001955A8" w:rsidRPr="003535A8" w:rsidRDefault="001955A8" w:rsidP="001955A8">
            <w:pPr>
              <w:pStyle w:val="GOSTTablenorm"/>
              <w:rPr>
                <w:ins w:id="3943" w:author="Сказецкая Наталья Камилевна" w:date="2023-12-14T13:35:00Z"/>
                <w:szCs w:val="22"/>
                <w:lang w:val="en-US"/>
              </w:rPr>
            </w:pPr>
            <w:commentRangeStart w:id="3944"/>
            <w:commentRangeStart w:id="3945"/>
            <w:ins w:id="3946" w:author="Сказецкая Наталья Камилевна" w:date="2023-12-14T13:35:00Z">
              <w:r w:rsidRPr="003535A8">
                <w:rPr>
                  <w:szCs w:val="22"/>
                </w:rPr>
                <w:t xml:space="preserve">Номер </w:t>
              </w:r>
              <w:r>
                <w:rPr>
                  <w:szCs w:val="22"/>
                </w:rPr>
                <w:t xml:space="preserve">родительского </w:t>
              </w:r>
              <w:r w:rsidRPr="003535A8">
                <w:rPr>
                  <w:szCs w:val="22"/>
                </w:rPr>
                <w:t>документа</w:t>
              </w:r>
            </w:ins>
            <w:commentRangeEnd w:id="3944"/>
            <w:ins w:id="3947" w:author="Сказецкая Наталья Камилевна" w:date="2023-12-14T13:36:00Z">
              <w:r w:rsidRPr="003535A8">
                <w:rPr>
                  <w:rStyle w:val="afff4"/>
                  <w:sz w:val="22"/>
                  <w:szCs w:val="22"/>
                  <w:lang w:val="en-US"/>
                </w:rPr>
                <w:commentReference w:id="3944"/>
              </w:r>
            </w:ins>
            <w:commentRangeEnd w:id="3945"/>
            <w:r w:rsidRPr="003535A8">
              <w:rPr>
                <w:rStyle w:val="afff4"/>
                <w:sz w:val="22"/>
                <w:szCs w:val="22"/>
                <w:lang w:val="en-US"/>
              </w:rPr>
              <w:commentReference w:id="3945"/>
            </w:r>
          </w:p>
        </w:tc>
        <w:tc>
          <w:tcPr>
            <w:tcW w:w="750" w:type="pct"/>
          </w:tcPr>
          <w:p w14:paraId="276D3EFE" w14:textId="77777777" w:rsidR="001955A8" w:rsidRPr="003535A8" w:rsidRDefault="001955A8" w:rsidP="001955A8">
            <w:pPr>
              <w:pStyle w:val="GOSTTablenorm"/>
              <w:rPr>
                <w:ins w:id="3948" w:author="Сказецкая Наталья Камилевна" w:date="2023-12-14T13:35:00Z"/>
                <w:szCs w:val="22"/>
              </w:rPr>
            </w:pPr>
            <w:ins w:id="3949" w:author="Сказецкая Наталья Камилевна" w:date="2023-12-14T13:35:00Z">
              <w:r w:rsidRPr="00A71881">
                <w:rPr>
                  <w:b/>
                  <w:bCs/>
                  <w:szCs w:val="22"/>
                </w:rPr>
                <w:t>T0504833:</w:t>
              </w:r>
              <w:r w:rsidRPr="003535A8">
                <w:rPr>
                  <w:szCs w:val="22"/>
                </w:rPr>
                <w:t>NDOC</w:t>
              </w:r>
            </w:ins>
          </w:p>
        </w:tc>
        <w:tc>
          <w:tcPr>
            <w:tcW w:w="500" w:type="pct"/>
          </w:tcPr>
          <w:p w14:paraId="25166819" w14:textId="1183EF85" w:rsidR="001955A8" w:rsidRPr="00B9499D" w:rsidRDefault="001955A8" w:rsidP="001955A8">
            <w:pPr>
              <w:pStyle w:val="GOSTTablenorm"/>
              <w:rPr>
                <w:ins w:id="3950" w:author="Сказецкая Наталья Камилевна" w:date="2023-12-14T13:35:00Z"/>
                <w:szCs w:val="22"/>
              </w:rPr>
            </w:pPr>
            <w:ins w:id="3951" w:author="Сказецкая Наталья Камилевна" w:date="2023-12-14T13:35:00Z">
              <w:r w:rsidRPr="003535A8">
                <w:rPr>
                  <w:szCs w:val="22"/>
                </w:rPr>
                <w:t>Строка</w:t>
              </w:r>
            </w:ins>
          </w:p>
        </w:tc>
        <w:tc>
          <w:tcPr>
            <w:tcW w:w="300" w:type="pct"/>
          </w:tcPr>
          <w:p w14:paraId="67A4480B" w14:textId="3810EA52" w:rsidR="001955A8" w:rsidRPr="003535A8" w:rsidRDefault="001955A8" w:rsidP="001955A8">
            <w:pPr>
              <w:pStyle w:val="GOSTTablenorm"/>
              <w:rPr>
                <w:ins w:id="3952" w:author="Сказецкая Наталья Камилевна" w:date="2023-12-14T13:35:00Z"/>
                <w:szCs w:val="22"/>
              </w:rPr>
            </w:pPr>
            <w:ins w:id="3953" w:author="Сказецкая Наталья Камилевна" w:date="2023-12-14T13:36:00Z">
              <w:r>
                <w:rPr>
                  <w:szCs w:val="22"/>
                </w:rPr>
                <w:t>Нет</w:t>
              </w:r>
            </w:ins>
          </w:p>
        </w:tc>
        <w:tc>
          <w:tcPr>
            <w:tcW w:w="315" w:type="pct"/>
          </w:tcPr>
          <w:p w14:paraId="246CBA58" w14:textId="77777777" w:rsidR="001955A8" w:rsidRPr="00B9499D" w:rsidRDefault="001955A8" w:rsidP="001955A8">
            <w:pPr>
              <w:pStyle w:val="GOSTTablenorm"/>
              <w:rPr>
                <w:ins w:id="3954" w:author="Сказецкая Наталья Камилевна" w:date="2023-12-14T13:35:00Z"/>
                <w:szCs w:val="22"/>
              </w:rPr>
            </w:pPr>
            <w:commentRangeStart w:id="3955"/>
            <w:commentRangeStart w:id="3956"/>
            <w:ins w:id="3957" w:author="Сказецкая Наталья Камилевна" w:date="2023-12-14T13:35:00Z">
              <w:r w:rsidRPr="003535A8">
                <w:rPr>
                  <w:szCs w:val="22"/>
                </w:rPr>
                <w:t>&lt;=</w:t>
              </w:r>
              <w:r>
                <w:rPr>
                  <w:szCs w:val="22"/>
                </w:rPr>
                <w:t>50</w:t>
              </w:r>
              <w:commentRangeEnd w:id="3955"/>
              <w:r w:rsidRPr="00B9499D">
                <w:rPr>
                  <w:rStyle w:val="afff4"/>
                  <w:sz w:val="22"/>
                  <w:szCs w:val="22"/>
                </w:rPr>
                <w:commentReference w:id="3955"/>
              </w:r>
            </w:ins>
            <w:commentRangeEnd w:id="3956"/>
            <w:r w:rsidRPr="00B9499D">
              <w:rPr>
                <w:rStyle w:val="afff4"/>
                <w:sz w:val="22"/>
                <w:szCs w:val="22"/>
              </w:rPr>
              <w:commentReference w:id="3956"/>
            </w:r>
          </w:p>
        </w:tc>
        <w:tc>
          <w:tcPr>
            <w:tcW w:w="2035" w:type="pct"/>
          </w:tcPr>
          <w:p w14:paraId="469080ED" w14:textId="77777777" w:rsidR="001955A8" w:rsidRDefault="001955A8" w:rsidP="001955A8">
            <w:pPr>
              <w:pStyle w:val="GOSTTablenorm"/>
              <w:rPr>
                <w:ins w:id="3958" w:author="Сказецкая Наталья Камилевна" w:date="2023-12-14T13:36:00Z"/>
                <w:szCs w:val="22"/>
              </w:rPr>
            </w:pPr>
            <w:ins w:id="3959" w:author="Сказецкая Наталья Камилевна" w:date="2023-12-14T13:35:00Z">
              <w:r w:rsidRPr="003535A8">
                <w:rPr>
                  <w:szCs w:val="22"/>
                </w:rPr>
                <w:t>Указывается номер родительского документа, на основании которого создана Бухгалтерская справка (ф. 0504833)</w:t>
              </w:r>
            </w:ins>
            <w:ins w:id="3960" w:author="Сказецкая Наталья Камилевна" w:date="2023-12-14T13:36:00Z">
              <w:r>
                <w:rPr>
                  <w:szCs w:val="22"/>
                </w:rPr>
                <w:t>.</w:t>
              </w:r>
            </w:ins>
          </w:p>
          <w:p w14:paraId="7A358E78" w14:textId="7F7423B1" w:rsidR="001955A8" w:rsidRDefault="001955A8" w:rsidP="001955A8">
            <w:pPr>
              <w:pStyle w:val="GOSTTablenorm"/>
              <w:rPr>
                <w:ins w:id="3961" w:author="Сказецкая Наталья Камилевна" w:date="2023-12-14T13:35:00Z"/>
                <w:szCs w:val="22"/>
              </w:rPr>
            </w:pPr>
            <w:ins w:id="3962" w:author="Сказецкая Наталья Камилевна" w:date="2023-12-14T13:36:00Z">
              <w:r>
                <w:rPr>
                  <w:szCs w:val="22"/>
                </w:rPr>
                <w:t>Заполняется при формировании документа в ПУР</w:t>
              </w:r>
            </w:ins>
            <w:ins w:id="3963" w:author="Сказецкая Наталья Камилевна" w:date="2023-12-14T13:37:00Z">
              <w:r>
                <w:rPr>
                  <w:szCs w:val="22"/>
                </w:rPr>
                <w:t xml:space="preserve"> КС ЭБ</w:t>
              </w:r>
            </w:ins>
          </w:p>
        </w:tc>
      </w:tr>
      <w:tr w:rsidR="001955A8" w:rsidRPr="00B9499D" w14:paraId="0ACAB236" w14:textId="77777777" w:rsidTr="001955A8">
        <w:trPr>
          <w:ins w:id="3964" w:author="Сказецкая Наталья Камилевна" w:date="2023-12-14T13:35:00Z"/>
        </w:trPr>
        <w:tc>
          <w:tcPr>
            <w:tcW w:w="1100" w:type="pct"/>
          </w:tcPr>
          <w:p w14:paraId="7B6F14DC" w14:textId="77777777" w:rsidR="001955A8" w:rsidRPr="003535A8" w:rsidRDefault="001955A8" w:rsidP="001955A8">
            <w:pPr>
              <w:pStyle w:val="GOSTTablenorm"/>
              <w:rPr>
                <w:ins w:id="3965" w:author="Сказецкая Наталья Камилевна" w:date="2023-12-14T13:35:00Z"/>
                <w:szCs w:val="22"/>
              </w:rPr>
            </w:pPr>
            <w:ins w:id="3966" w:author="Сказецкая Наталья Камилевна" w:date="2023-12-14T13:35:00Z">
              <w:r w:rsidRPr="003535A8">
                <w:rPr>
                  <w:szCs w:val="22"/>
                </w:rPr>
                <w:t xml:space="preserve">Дата </w:t>
              </w:r>
              <w:r>
                <w:rPr>
                  <w:szCs w:val="22"/>
                </w:rPr>
                <w:t>родительского</w:t>
              </w:r>
              <w:r w:rsidRPr="003535A8">
                <w:rPr>
                  <w:szCs w:val="22"/>
                </w:rPr>
                <w:t xml:space="preserve"> документа</w:t>
              </w:r>
            </w:ins>
          </w:p>
        </w:tc>
        <w:tc>
          <w:tcPr>
            <w:tcW w:w="750" w:type="pct"/>
          </w:tcPr>
          <w:p w14:paraId="6F803A9F" w14:textId="77777777" w:rsidR="001955A8" w:rsidRPr="003535A8" w:rsidRDefault="001955A8" w:rsidP="001955A8">
            <w:pPr>
              <w:pStyle w:val="GOSTTablenorm"/>
              <w:rPr>
                <w:ins w:id="3967" w:author="Сказецкая Наталья Камилевна" w:date="2023-12-14T13:35:00Z"/>
                <w:szCs w:val="22"/>
              </w:rPr>
            </w:pPr>
            <w:ins w:id="3968" w:author="Сказецкая Наталья Камилевна" w:date="2023-12-14T13:35:00Z">
              <w:r w:rsidRPr="00A71881">
                <w:rPr>
                  <w:b/>
                  <w:bCs/>
                  <w:szCs w:val="22"/>
                </w:rPr>
                <w:t>T0504833:</w:t>
              </w:r>
              <w:r w:rsidRPr="003535A8">
                <w:rPr>
                  <w:szCs w:val="22"/>
                </w:rPr>
                <w:t>DATEDOC</w:t>
              </w:r>
            </w:ins>
          </w:p>
        </w:tc>
        <w:tc>
          <w:tcPr>
            <w:tcW w:w="500" w:type="pct"/>
          </w:tcPr>
          <w:p w14:paraId="2555EBF6" w14:textId="77777777" w:rsidR="001955A8" w:rsidRPr="00B9499D" w:rsidRDefault="001955A8" w:rsidP="001955A8">
            <w:pPr>
              <w:pStyle w:val="GOSTTablenorm"/>
              <w:rPr>
                <w:ins w:id="3969" w:author="Сказецкая Наталья Камилевна" w:date="2023-12-14T13:35:00Z"/>
                <w:szCs w:val="22"/>
              </w:rPr>
            </w:pPr>
            <w:ins w:id="3970" w:author="Сказецкая Наталья Камилевна" w:date="2023-12-14T13:35:00Z">
              <w:r w:rsidRPr="003535A8">
                <w:rPr>
                  <w:szCs w:val="22"/>
                </w:rPr>
                <w:t>Дата</w:t>
              </w:r>
            </w:ins>
          </w:p>
        </w:tc>
        <w:tc>
          <w:tcPr>
            <w:tcW w:w="300" w:type="pct"/>
          </w:tcPr>
          <w:p w14:paraId="6C49FC21" w14:textId="70243124" w:rsidR="001955A8" w:rsidRPr="003535A8" w:rsidRDefault="001955A8" w:rsidP="001955A8">
            <w:pPr>
              <w:pStyle w:val="GOSTTablenorm"/>
              <w:rPr>
                <w:ins w:id="3971" w:author="Сказецкая Наталья Камилевна" w:date="2023-12-14T13:35:00Z"/>
                <w:szCs w:val="22"/>
              </w:rPr>
            </w:pPr>
            <w:ins w:id="3972" w:author="Сказецкая Наталья Камилевна" w:date="2023-12-14T13:36:00Z">
              <w:r>
                <w:rPr>
                  <w:szCs w:val="22"/>
                </w:rPr>
                <w:t>Нет</w:t>
              </w:r>
            </w:ins>
          </w:p>
        </w:tc>
        <w:tc>
          <w:tcPr>
            <w:tcW w:w="315" w:type="pct"/>
          </w:tcPr>
          <w:p w14:paraId="6D5A6DEE" w14:textId="41E82AD4" w:rsidR="001955A8" w:rsidRPr="00B9499D" w:rsidRDefault="001955A8" w:rsidP="001955A8">
            <w:pPr>
              <w:pStyle w:val="GOSTTablenorm"/>
              <w:rPr>
                <w:ins w:id="3973" w:author="Сказецкая Наталья Камилевна" w:date="2023-12-14T13:35:00Z"/>
                <w:szCs w:val="22"/>
              </w:rPr>
            </w:pPr>
          </w:p>
        </w:tc>
        <w:tc>
          <w:tcPr>
            <w:tcW w:w="2035" w:type="pct"/>
          </w:tcPr>
          <w:p w14:paraId="41382BB0" w14:textId="77777777" w:rsidR="001955A8" w:rsidRDefault="001955A8" w:rsidP="001955A8">
            <w:pPr>
              <w:pStyle w:val="GOSTTablenorm"/>
              <w:rPr>
                <w:ins w:id="3974" w:author="Сказецкая Наталья Камилевна" w:date="2023-12-14T13:35:00Z"/>
                <w:szCs w:val="22"/>
              </w:rPr>
            </w:pPr>
            <w:ins w:id="3975" w:author="Сказецкая Наталья Камилевна" w:date="2023-12-14T13:35:00Z">
              <w:r w:rsidRPr="003535A8">
                <w:rPr>
                  <w:szCs w:val="22"/>
                </w:rPr>
                <w:t>Указывается дата родительского документа, на основании которого создана Бухгалтерская справка (ф. 0504833)</w:t>
              </w:r>
              <w:r>
                <w:rPr>
                  <w:szCs w:val="22"/>
                </w:rPr>
                <w:t>.</w:t>
              </w:r>
            </w:ins>
          </w:p>
          <w:p w14:paraId="16C53584" w14:textId="77777777" w:rsidR="001955A8" w:rsidRDefault="001955A8" w:rsidP="001955A8">
            <w:pPr>
              <w:pStyle w:val="GOSTTablenorm"/>
              <w:rPr>
                <w:ins w:id="3976" w:author="Сказецкая Наталья Камилевна" w:date="2023-12-14T13:37:00Z"/>
                <w:szCs w:val="22"/>
              </w:rPr>
            </w:pPr>
            <w:ins w:id="3977" w:author="Сказецкая Наталья Камилевна" w:date="2023-12-14T13:35:00Z">
              <w:r>
                <w:rPr>
                  <w:szCs w:val="22"/>
                </w:rPr>
                <w:t>Формат</w:t>
              </w:r>
              <w:r w:rsidRPr="00B9499D">
                <w:rPr>
                  <w:szCs w:val="22"/>
                </w:rPr>
                <w:t xml:space="preserve"> YYYY-MM-DD</w:t>
              </w:r>
            </w:ins>
            <w:ins w:id="3978" w:author="Сказецкая Наталья Камилевна" w:date="2023-12-14T13:37:00Z">
              <w:r>
                <w:rPr>
                  <w:szCs w:val="22"/>
                </w:rPr>
                <w:t>.</w:t>
              </w:r>
            </w:ins>
          </w:p>
          <w:p w14:paraId="22F0CBE4" w14:textId="21690C72" w:rsidR="001955A8" w:rsidRDefault="001955A8" w:rsidP="001955A8">
            <w:pPr>
              <w:pStyle w:val="GOSTTablenorm"/>
              <w:rPr>
                <w:ins w:id="3979" w:author="Сказецкая Наталья Камилевна" w:date="2023-12-14T13:35:00Z"/>
                <w:szCs w:val="22"/>
              </w:rPr>
            </w:pPr>
            <w:ins w:id="3980" w:author="Сказецкая Наталья Камилевна" w:date="2023-12-14T13:37:00Z">
              <w:r>
                <w:rPr>
                  <w:szCs w:val="22"/>
                </w:rPr>
                <w:t>Заполняется при формировании документа в ПУР КС ЭБ</w:t>
              </w:r>
            </w:ins>
          </w:p>
        </w:tc>
      </w:tr>
      <w:tr w:rsidR="001955A8" w:rsidRPr="00B9499D" w14:paraId="397BEC8E" w14:textId="77777777" w:rsidTr="001955A8">
        <w:trPr>
          <w:ins w:id="3981" w:author="Сказецкая Наталья Камилевна" w:date="2023-12-14T13:35:00Z"/>
        </w:trPr>
        <w:tc>
          <w:tcPr>
            <w:tcW w:w="1100" w:type="pct"/>
          </w:tcPr>
          <w:p w14:paraId="1D2386EE" w14:textId="77777777" w:rsidR="001955A8" w:rsidRPr="003535A8" w:rsidRDefault="001955A8" w:rsidP="001955A8">
            <w:pPr>
              <w:pStyle w:val="GOSTTablenorm"/>
              <w:rPr>
                <w:ins w:id="3982" w:author="Сказецкая Наталья Камилевна" w:date="2023-12-14T13:35:00Z"/>
                <w:szCs w:val="22"/>
              </w:rPr>
            </w:pPr>
            <w:ins w:id="3983" w:author="Сказецкая Наталья Камилевна" w:date="2023-12-14T13:35:00Z">
              <w:r w:rsidRPr="003535A8">
                <w:rPr>
                  <w:szCs w:val="22"/>
                </w:rPr>
                <w:t xml:space="preserve">Тип </w:t>
              </w:r>
              <w:r>
                <w:rPr>
                  <w:szCs w:val="22"/>
                </w:rPr>
                <w:t>родительского</w:t>
              </w:r>
              <w:r w:rsidRPr="003535A8">
                <w:rPr>
                  <w:szCs w:val="22"/>
                </w:rPr>
                <w:t xml:space="preserve"> документа</w:t>
              </w:r>
            </w:ins>
          </w:p>
        </w:tc>
        <w:tc>
          <w:tcPr>
            <w:tcW w:w="750" w:type="pct"/>
          </w:tcPr>
          <w:p w14:paraId="76FC0C9C" w14:textId="77777777" w:rsidR="001955A8" w:rsidRPr="003535A8" w:rsidRDefault="001955A8" w:rsidP="001955A8">
            <w:pPr>
              <w:pStyle w:val="GOSTTablenorm"/>
              <w:rPr>
                <w:ins w:id="3984" w:author="Сказецкая Наталья Камилевна" w:date="2023-12-14T13:35:00Z"/>
                <w:szCs w:val="22"/>
              </w:rPr>
            </w:pPr>
            <w:ins w:id="3985" w:author="Сказецкая Наталья Камилевна" w:date="2023-12-14T13:35:00Z">
              <w:r w:rsidRPr="00A71881">
                <w:rPr>
                  <w:b/>
                  <w:bCs/>
                  <w:szCs w:val="22"/>
                </w:rPr>
                <w:t>T0504833:</w:t>
              </w:r>
              <w:r w:rsidRPr="003535A8">
                <w:rPr>
                  <w:szCs w:val="22"/>
                </w:rPr>
                <w:t>TYPE_DOC</w:t>
              </w:r>
            </w:ins>
          </w:p>
        </w:tc>
        <w:tc>
          <w:tcPr>
            <w:tcW w:w="500" w:type="pct"/>
          </w:tcPr>
          <w:p w14:paraId="3E7CA6B2" w14:textId="0D887013" w:rsidR="001955A8" w:rsidRPr="00B9499D" w:rsidRDefault="001955A8" w:rsidP="001955A8">
            <w:pPr>
              <w:pStyle w:val="GOSTTablenorm"/>
              <w:rPr>
                <w:ins w:id="3986" w:author="Сказецкая Наталья Камилевна" w:date="2023-12-14T13:35:00Z"/>
                <w:szCs w:val="22"/>
              </w:rPr>
            </w:pPr>
            <w:ins w:id="3987" w:author="Сказецкая Наталья Камилевна" w:date="2023-12-14T13:35:00Z">
              <w:r w:rsidRPr="003535A8">
                <w:rPr>
                  <w:szCs w:val="22"/>
                </w:rPr>
                <w:t>Строка</w:t>
              </w:r>
            </w:ins>
          </w:p>
        </w:tc>
        <w:tc>
          <w:tcPr>
            <w:tcW w:w="300" w:type="pct"/>
          </w:tcPr>
          <w:p w14:paraId="4F13D567" w14:textId="0A785F15" w:rsidR="001955A8" w:rsidRPr="003535A8" w:rsidRDefault="001955A8" w:rsidP="001955A8">
            <w:pPr>
              <w:pStyle w:val="GOSTTablenorm"/>
              <w:rPr>
                <w:ins w:id="3988" w:author="Сказецкая Наталья Камилевна" w:date="2023-12-14T13:35:00Z"/>
                <w:szCs w:val="22"/>
              </w:rPr>
            </w:pPr>
            <w:ins w:id="3989" w:author="Сказецкая Наталья Камилевна" w:date="2023-12-14T13:36:00Z">
              <w:r>
                <w:rPr>
                  <w:szCs w:val="22"/>
                </w:rPr>
                <w:t>Нет</w:t>
              </w:r>
            </w:ins>
          </w:p>
        </w:tc>
        <w:tc>
          <w:tcPr>
            <w:tcW w:w="315" w:type="pct"/>
          </w:tcPr>
          <w:p w14:paraId="46EEA8FC" w14:textId="77777777" w:rsidR="001955A8" w:rsidRPr="00B9499D" w:rsidRDefault="001955A8" w:rsidP="001955A8">
            <w:pPr>
              <w:pStyle w:val="GOSTTablenorm"/>
              <w:rPr>
                <w:ins w:id="3990" w:author="Сказецкая Наталья Камилевна" w:date="2023-12-14T13:35:00Z"/>
                <w:szCs w:val="22"/>
              </w:rPr>
            </w:pPr>
            <w:ins w:id="3991" w:author="Сказецкая Наталья Камилевна" w:date="2023-12-14T13:35:00Z">
              <w:r w:rsidRPr="003535A8">
                <w:rPr>
                  <w:szCs w:val="22"/>
                </w:rPr>
                <w:t>=3</w:t>
              </w:r>
            </w:ins>
          </w:p>
        </w:tc>
        <w:tc>
          <w:tcPr>
            <w:tcW w:w="2035" w:type="pct"/>
          </w:tcPr>
          <w:p w14:paraId="2AF6BCF1" w14:textId="77777777" w:rsidR="001955A8" w:rsidRDefault="001955A8" w:rsidP="001955A8">
            <w:pPr>
              <w:pStyle w:val="GOSTTablenorm"/>
              <w:rPr>
                <w:ins w:id="3992" w:author="Сказецкая Наталья Камилевна" w:date="2023-12-14T13:37:00Z"/>
                <w:szCs w:val="22"/>
              </w:rPr>
            </w:pPr>
            <w:ins w:id="3993" w:author="Сказецкая Наталья Камилевна" w:date="2023-12-14T13:35:00Z">
              <w:r w:rsidRPr="003535A8">
                <w:rPr>
                  <w:szCs w:val="22"/>
                </w:rPr>
                <w:t>Указывается тип родительского документа, на основании которого создана Бухгалтерская справка (ф. 0504833)</w:t>
              </w:r>
            </w:ins>
            <w:ins w:id="3994" w:author="Сказецкая Наталья Камилевна" w:date="2023-12-14T13:37:00Z">
              <w:r>
                <w:rPr>
                  <w:szCs w:val="22"/>
                </w:rPr>
                <w:t>.</w:t>
              </w:r>
            </w:ins>
          </w:p>
          <w:p w14:paraId="4CD599D9" w14:textId="597196D3" w:rsidR="001955A8" w:rsidRDefault="001955A8" w:rsidP="001955A8">
            <w:pPr>
              <w:pStyle w:val="GOSTTablenorm"/>
              <w:rPr>
                <w:ins w:id="3995" w:author="Сказецкая Наталья Камилевна" w:date="2023-12-14T13:35:00Z"/>
                <w:szCs w:val="22"/>
              </w:rPr>
            </w:pPr>
            <w:ins w:id="3996" w:author="Сказецкая Наталья Камилевна" w:date="2023-12-14T13:37:00Z">
              <w:r>
                <w:rPr>
                  <w:szCs w:val="22"/>
                </w:rPr>
                <w:lastRenderedPageBreak/>
                <w:t>Заполняется при формировании документа в ПУР КС ЭБ</w:t>
              </w:r>
            </w:ins>
          </w:p>
        </w:tc>
      </w:tr>
      <w:tr w:rsidR="001955A8" w:rsidRPr="00B9499D" w14:paraId="587C12D2" w14:textId="77777777" w:rsidTr="001955A8">
        <w:trPr>
          <w:ins w:id="3997" w:author="Сказецкая Наталья Камилевна" w:date="2023-12-14T13:35:00Z"/>
        </w:trPr>
        <w:tc>
          <w:tcPr>
            <w:tcW w:w="1100" w:type="pct"/>
          </w:tcPr>
          <w:p w14:paraId="622ECB71" w14:textId="77777777" w:rsidR="001955A8" w:rsidRPr="003535A8" w:rsidRDefault="001955A8" w:rsidP="001955A8">
            <w:pPr>
              <w:pStyle w:val="GOSTTablenorm"/>
              <w:rPr>
                <w:ins w:id="3998" w:author="Сказецкая Наталья Камилевна" w:date="2023-12-14T13:35:00Z"/>
                <w:szCs w:val="22"/>
              </w:rPr>
            </w:pPr>
            <w:ins w:id="3999" w:author="Сказецкая Наталья Камилевна" w:date="2023-12-14T13:35:00Z">
              <w:r w:rsidRPr="003535A8">
                <w:rPr>
                  <w:szCs w:val="22"/>
                </w:rPr>
                <w:lastRenderedPageBreak/>
                <w:t>GUID родительского документа</w:t>
              </w:r>
            </w:ins>
          </w:p>
        </w:tc>
        <w:tc>
          <w:tcPr>
            <w:tcW w:w="750" w:type="pct"/>
          </w:tcPr>
          <w:p w14:paraId="383F8F4F" w14:textId="77777777" w:rsidR="001955A8" w:rsidRPr="003535A8" w:rsidRDefault="001955A8" w:rsidP="001955A8">
            <w:pPr>
              <w:pStyle w:val="GOSTTablenorm"/>
              <w:rPr>
                <w:ins w:id="4000" w:author="Сказецкая Наталья Камилевна" w:date="2023-12-14T13:35:00Z"/>
                <w:szCs w:val="22"/>
              </w:rPr>
            </w:pPr>
            <w:ins w:id="4001" w:author="Сказецкая Наталья Камилевна" w:date="2023-12-14T13:35:00Z">
              <w:r w:rsidRPr="00A71881">
                <w:rPr>
                  <w:b/>
                  <w:bCs/>
                  <w:szCs w:val="22"/>
                </w:rPr>
                <w:t>T0504833:</w:t>
              </w:r>
              <w:r w:rsidRPr="003535A8">
                <w:rPr>
                  <w:szCs w:val="22"/>
                </w:rPr>
                <w:t>GUIDPARENT</w:t>
              </w:r>
            </w:ins>
          </w:p>
        </w:tc>
        <w:tc>
          <w:tcPr>
            <w:tcW w:w="500" w:type="pct"/>
          </w:tcPr>
          <w:p w14:paraId="79699AB2" w14:textId="3323F0E0" w:rsidR="001955A8" w:rsidRPr="00B9499D" w:rsidRDefault="006A18B3" w:rsidP="001955A8">
            <w:pPr>
              <w:pStyle w:val="GOSTTablenorm"/>
              <w:rPr>
                <w:ins w:id="4002" w:author="Сказецкая Наталья Камилевна" w:date="2023-12-14T13:35:00Z"/>
                <w:szCs w:val="22"/>
              </w:rPr>
            </w:pPr>
            <w:commentRangeStart w:id="4003"/>
            <w:ins w:id="4004" w:author="Сатлер Марина Викторовна" w:date="2024-02-05T12:03:00Z">
              <w:r w:rsidRPr="006A18B3">
                <w:rPr>
                  <w:szCs w:val="22"/>
                </w:rPr>
                <w:t>GUID</w:t>
              </w:r>
            </w:ins>
            <w:commentRangeEnd w:id="4003"/>
            <w:ins w:id="4005" w:author="Сатлер Марина Викторовна" w:date="2024-02-05T12:04:00Z">
              <w:r w:rsidRPr="003535A8">
                <w:rPr>
                  <w:rStyle w:val="afff4"/>
                  <w:sz w:val="22"/>
                  <w:szCs w:val="22"/>
                </w:rPr>
                <w:commentReference w:id="4003"/>
              </w:r>
            </w:ins>
            <w:ins w:id="4006" w:author="Сказецкая Наталья Камилевна" w:date="2023-12-14T13:35:00Z">
              <w:del w:id="4007" w:author="Сатлер Марина Викторовна" w:date="2024-02-05T12:03:00Z">
                <w:r w:rsidR="001955A8" w:rsidRPr="003535A8" w:rsidDel="006A18B3">
                  <w:rPr>
                    <w:szCs w:val="22"/>
                  </w:rPr>
                  <w:delText>Строка</w:delText>
                </w:r>
              </w:del>
            </w:ins>
          </w:p>
        </w:tc>
        <w:tc>
          <w:tcPr>
            <w:tcW w:w="300" w:type="pct"/>
          </w:tcPr>
          <w:p w14:paraId="63608610" w14:textId="77777777" w:rsidR="001955A8" w:rsidRPr="003535A8" w:rsidRDefault="001955A8" w:rsidP="001955A8">
            <w:pPr>
              <w:pStyle w:val="GOSTTablenorm"/>
              <w:rPr>
                <w:ins w:id="4008" w:author="Сказецкая Наталья Камилевна" w:date="2023-12-14T13:35:00Z"/>
                <w:szCs w:val="22"/>
              </w:rPr>
            </w:pPr>
            <w:ins w:id="4009" w:author="Сказецкая Наталья Камилевна" w:date="2023-12-14T13:35:00Z">
              <w:r w:rsidRPr="003535A8">
                <w:rPr>
                  <w:szCs w:val="22"/>
                </w:rPr>
                <w:t>Нет</w:t>
              </w:r>
            </w:ins>
          </w:p>
        </w:tc>
        <w:tc>
          <w:tcPr>
            <w:tcW w:w="315" w:type="pct"/>
          </w:tcPr>
          <w:p w14:paraId="09040721" w14:textId="77777777" w:rsidR="001955A8" w:rsidRPr="00B9499D" w:rsidRDefault="001955A8" w:rsidP="001955A8">
            <w:pPr>
              <w:pStyle w:val="GOSTTablenorm"/>
              <w:rPr>
                <w:ins w:id="4010" w:author="Сказецкая Наталья Камилевна" w:date="2023-12-14T13:35:00Z"/>
                <w:szCs w:val="22"/>
              </w:rPr>
            </w:pPr>
            <w:ins w:id="4011" w:author="Сказецкая Наталья Камилевна" w:date="2023-12-14T13:35:00Z">
              <w:r w:rsidRPr="003535A8">
                <w:rPr>
                  <w:szCs w:val="22"/>
                </w:rPr>
                <w:t>=36</w:t>
              </w:r>
            </w:ins>
          </w:p>
        </w:tc>
        <w:tc>
          <w:tcPr>
            <w:tcW w:w="2035" w:type="pct"/>
          </w:tcPr>
          <w:p w14:paraId="20F318DE" w14:textId="77777777" w:rsidR="001955A8" w:rsidRDefault="001955A8" w:rsidP="001955A8">
            <w:pPr>
              <w:pStyle w:val="GOSTTablenorm"/>
              <w:rPr>
                <w:ins w:id="4012" w:author="Сказецкая Наталья Камилевна" w:date="2023-12-14T13:37:00Z"/>
                <w:szCs w:val="22"/>
              </w:rPr>
            </w:pPr>
            <w:ins w:id="4013" w:author="Сказецкая Наталья Камилевна" w:date="2023-12-14T13:35:00Z">
              <w:r w:rsidRPr="003535A8">
                <w:rPr>
                  <w:szCs w:val="22"/>
                </w:rPr>
                <w:t xml:space="preserve">Указывается идентификатор </w:t>
              </w:r>
              <w:r w:rsidRPr="006C4412">
                <w:rPr>
                  <w:szCs w:val="22"/>
                </w:rPr>
                <w:t>(</w:t>
              </w:r>
              <w:r>
                <w:rPr>
                  <w:szCs w:val="22"/>
                  <w:lang w:val="en-US"/>
                </w:rPr>
                <w:t>GUID</w:t>
              </w:r>
              <w:r w:rsidRPr="006C4412">
                <w:rPr>
                  <w:szCs w:val="22"/>
                </w:rPr>
                <w:t xml:space="preserve">) </w:t>
              </w:r>
              <w:r w:rsidRPr="003535A8">
                <w:rPr>
                  <w:szCs w:val="22"/>
                </w:rPr>
                <w:t>родительского документа, на основании которого создана Бухгалтерская справка (ф. 0504833)</w:t>
              </w:r>
            </w:ins>
            <w:ins w:id="4014" w:author="Сказецкая Наталья Камилевна" w:date="2023-12-14T13:37:00Z">
              <w:r>
                <w:rPr>
                  <w:szCs w:val="22"/>
                </w:rPr>
                <w:t>.</w:t>
              </w:r>
            </w:ins>
          </w:p>
          <w:p w14:paraId="7A92455E" w14:textId="1EFF4FE1" w:rsidR="001955A8" w:rsidRDefault="001955A8" w:rsidP="001955A8">
            <w:pPr>
              <w:pStyle w:val="GOSTTablenorm"/>
              <w:rPr>
                <w:ins w:id="4015" w:author="Сказецкая Наталья Камилевна" w:date="2023-12-14T13:35:00Z"/>
                <w:szCs w:val="22"/>
              </w:rPr>
            </w:pPr>
            <w:ins w:id="4016" w:author="Сказецкая Наталья Камилевна" w:date="2023-12-14T13:37:00Z">
              <w:r>
                <w:rPr>
                  <w:szCs w:val="22"/>
                </w:rPr>
                <w:t>Заполняется при формировании документа в ПУР КС ЭБ</w:t>
              </w:r>
            </w:ins>
          </w:p>
        </w:tc>
      </w:tr>
      <w:tr w:rsidR="001955A8" w:rsidRPr="00B9499D" w14:paraId="741E6DF1" w14:textId="77777777" w:rsidTr="001955A8">
        <w:tc>
          <w:tcPr>
            <w:tcW w:w="1100" w:type="pct"/>
          </w:tcPr>
          <w:p w14:paraId="1A8E9A92" w14:textId="55115B83" w:rsidR="001955A8" w:rsidRPr="00B9499D" w:rsidRDefault="001955A8" w:rsidP="001955A8">
            <w:pPr>
              <w:pStyle w:val="GOSTTablenorm"/>
            </w:pPr>
            <w:r w:rsidRPr="00B9499D">
              <w:t>Сумма</w:t>
            </w:r>
          </w:p>
        </w:tc>
        <w:tc>
          <w:tcPr>
            <w:tcW w:w="750" w:type="pct"/>
          </w:tcPr>
          <w:p w14:paraId="6BCCA083" w14:textId="15F09991" w:rsidR="001955A8" w:rsidRPr="00B9499D" w:rsidRDefault="001955A8" w:rsidP="001955A8">
            <w:pPr>
              <w:pStyle w:val="GOSTTablenorm"/>
            </w:pPr>
            <w:r w:rsidRPr="00A71881">
              <w:rPr>
                <w:b/>
                <w:bCs/>
                <w:szCs w:val="22"/>
              </w:rPr>
              <w:t>T0504833:</w:t>
            </w:r>
            <w:r w:rsidRPr="00B9499D">
              <w:t>SUMM</w:t>
            </w:r>
          </w:p>
        </w:tc>
        <w:tc>
          <w:tcPr>
            <w:tcW w:w="500" w:type="pct"/>
          </w:tcPr>
          <w:p w14:paraId="2436BAC0" w14:textId="4A401582" w:rsidR="001955A8" w:rsidRPr="00B9499D" w:rsidRDefault="001955A8" w:rsidP="001955A8">
            <w:pPr>
              <w:pStyle w:val="GOSTTablenorm"/>
            </w:pPr>
            <w:r w:rsidRPr="00B9499D">
              <w:t>Сумма</w:t>
            </w:r>
          </w:p>
        </w:tc>
        <w:tc>
          <w:tcPr>
            <w:tcW w:w="300" w:type="pct"/>
          </w:tcPr>
          <w:p w14:paraId="62A726A6" w14:textId="17860128" w:rsidR="001955A8" w:rsidRPr="00B9499D" w:rsidRDefault="001955A8" w:rsidP="001955A8">
            <w:pPr>
              <w:pStyle w:val="GOSTTablenorm"/>
            </w:pPr>
            <w:r w:rsidRPr="00B9499D">
              <w:t>Да</w:t>
            </w:r>
          </w:p>
        </w:tc>
        <w:tc>
          <w:tcPr>
            <w:tcW w:w="315" w:type="pct"/>
          </w:tcPr>
          <w:p w14:paraId="41829269" w14:textId="63AD9705" w:rsidR="001955A8" w:rsidRPr="00B9499D" w:rsidRDefault="001955A8" w:rsidP="001955A8">
            <w:pPr>
              <w:pStyle w:val="GOSTTablenorm"/>
            </w:pPr>
            <w:del w:id="4017" w:author="Сатлер Марина Викторовна" w:date="2024-01-12T14:11:00Z">
              <w:r w:rsidRPr="00B9499D" w:rsidDel="007015D9">
                <w:delText>20.2</w:delText>
              </w:r>
            </w:del>
          </w:p>
        </w:tc>
        <w:tc>
          <w:tcPr>
            <w:tcW w:w="2035" w:type="pct"/>
          </w:tcPr>
          <w:p w14:paraId="49379365" w14:textId="7A107F25" w:rsidR="001955A8" w:rsidRPr="00B9499D" w:rsidRDefault="001955A8" w:rsidP="001955A8">
            <w:pPr>
              <w:pStyle w:val="GOSTTablenorm"/>
            </w:pPr>
            <w:r w:rsidRPr="00B9499D">
              <w:t>Сумма передается в единицах валюты</w:t>
            </w:r>
            <w:r>
              <w:t xml:space="preserve">, указанной в параметре </w:t>
            </w:r>
            <w:r w:rsidRPr="00B9499D">
              <w:t>TtlPrt_CdCrr</w:t>
            </w:r>
            <w:r>
              <w:t>,</w:t>
            </w:r>
            <w:r w:rsidRPr="00B9499D">
              <w:t xml:space="preserve"> с точность</w:t>
            </w:r>
            <w:r>
              <w:t>ю 2 знака после запятой</w:t>
            </w:r>
          </w:p>
        </w:tc>
      </w:tr>
      <w:tr w:rsidR="001955A8" w:rsidRPr="00B9499D" w14:paraId="570E76C7" w14:textId="77777777" w:rsidTr="001955A8">
        <w:tc>
          <w:tcPr>
            <w:tcW w:w="1100" w:type="pct"/>
          </w:tcPr>
          <w:p w14:paraId="4E6CB81A" w14:textId="7829AFF0" w:rsidR="001955A8" w:rsidRPr="00B9499D" w:rsidRDefault="001955A8" w:rsidP="001955A8">
            <w:pPr>
              <w:pStyle w:val="GOSTTablenorm"/>
            </w:pPr>
            <w:r w:rsidRPr="00B9499D">
              <w:t>Учетная сумма</w:t>
            </w:r>
          </w:p>
        </w:tc>
        <w:tc>
          <w:tcPr>
            <w:tcW w:w="750" w:type="pct"/>
          </w:tcPr>
          <w:p w14:paraId="3BDF9988" w14:textId="724F8C2F" w:rsidR="001955A8" w:rsidRPr="00B9499D" w:rsidRDefault="001955A8" w:rsidP="001955A8">
            <w:pPr>
              <w:pStyle w:val="GOSTTablenorm"/>
            </w:pPr>
            <w:r w:rsidRPr="00A71881">
              <w:rPr>
                <w:b/>
                <w:bCs/>
                <w:szCs w:val="22"/>
              </w:rPr>
              <w:t>T0504833:</w:t>
            </w:r>
            <w:r w:rsidRPr="0051436C">
              <w:t>Rg</w:t>
            </w:r>
            <w:r w:rsidRPr="00B9499D">
              <w:t>SUMM</w:t>
            </w:r>
          </w:p>
        </w:tc>
        <w:tc>
          <w:tcPr>
            <w:tcW w:w="500" w:type="pct"/>
          </w:tcPr>
          <w:p w14:paraId="0C11D951" w14:textId="70C1ECF8" w:rsidR="001955A8" w:rsidRPr="00B9499D" w:rsidRDefault="001955A8" w:rsidP="001955A8">
            <w:pPr>
              <w:pStyle w:val="GOSTTablenorm"/>
            </w:pPr>
            <w:r w:rsidRPr="00B9499D">
              <w:t>Сумма</w:t>
            </w:r>
          </w:p>
        </w:tc>
        <w:tc>
          <w:tcPr>
            <w:tcW w:w="300" w:type="pct"/>
          </w:tcPr>
          <w:p w14:paraId="23CAA2EA" w14:textId="5AACD6B6" w:rsidR="001955A8" w:rsidRPr="00B9499D" w:rsidRDefault="001955A8" w:rsidP="001955A8">
            <w:pPr>
              <w:pStyle w:val="GOSTTablenorm"/>
            </w:pPr>
            <w:r w:rsidRPr="00B9499D">
              <w:t>Да</w:t>
            </w:r>
          </w:p>
        </w:tc>
        <w:tc>
          <w:tcPr>
            <w:tcW w:w="315" w:type="pct"/>
          </w:tcPr>
          <w:p w14:paraId="2FD89E1C" w14:textId="15877E8D" w:rsidR="001955A8" w:rsidRPr="00B9499D" w:rsidRDefault="001955A8" w:rsidP="001955A8">
            <w:pPr>
              <w:pStyle w:val="GOSTTablenorm"/>
            </w:pPr>
            <w:del w:id="4018" w:author="Сатлер Марина Викторовна" w:date="2024-01-12T14:11:00Z">
              <w:r w:rsidRPr="00B9499D" w:rsidDel="007015D9">
                <w:delText>20.2</w:delText>
              </w:r>
            </w:del>
          </w:p>
        </w:tc>
        <w:tc>
          <w:tcPr>
            <w:tcW w:w="2035" w:type="pct"/>
          </w:tcPr>
          <w:p w14:paraId="24366D5E" w14:textId="76466CC1" w:rsidR="001955A8" w:rsidRPr="00B9499D" w:rsidRDefault="001955A8" w:rsidP="001955A8">
            <w:pPr>
              <w:pStyle w:val="GOSTTablenorm"/>
            </w:pPr>
            <w:r w:rsidRPr="00B9499D">
              <w:t xml:space="preserve">Сумма передается в единицах валюты </w:t>
            </w:r>
            <w:r>
              <w:t xml:space="preserve">учета (в рублях) </w:t>
            </w:r>
            <w:r w:rsidRPr="00B9499D">
              <w:t>с точность</w:t>
            </w:r>
            <w:r>
              <w:t>ю 2 знака после запятой</w:t>
            </w:r>
          </w:p>
        </w:tc>
      </w:tr>
      <w:tr w:rsidR="001955A8" w:rsidRPr="00B9499D" w14:paraId="3E0658D9" w14:textId="77777777" w:rsidTr="001955A8">
        <w:tc>
          <w:tcPr>
            <w:tcW w:w="1100" w:type="pct"/>
          </w:tcPr>
          <w:p w14:paraId="60EFA302" w14:textId="50625ACD" w:rsidR="001955A8" w:rsidRPr="00B9499D" w:rsidRDefault="001955A8" w:rsidP="001955A8">
            <w:pPr>
              <w:pStyle w:val="GOSTTablenorm"/>
            </w:pPr>
            <w:r w:rsidRPr="00B9499D">
              <w:t>КБК по Дт</w:t>
            </w:r>
          </w:p>
        </w:tc>
        <w:tc>
          <w:tcPr>
            <w:tcW w:w="750" w:type="pct"/>
          </w:tcPr>
          <w:p w14:paraId="644D6116" w14:textId="68423A32" w:rsidR="001955A8" w:rsidRPr="00B9499D" w:rsidRDefault="001955A8" w:rsidP="001955A8">
            <w:pPr>
              <w:pStyle w:val="GOSTTablenorm"/>
            </w:pPr>
            <w:r w:rsidRPr="00A71881">
              <w:rPr>
                <w:b/>
                <w:bCs/>
                <w:szCs w:val="22"/>
              </w:rPr>
              <w:t>T0504833:</w:t>
            </w:r>
            <w:r w:rsidRPr="00B9499D">
              <w:t>DT_KBK</w:t>
            </w:r>
          </w:p>
        </w:tc>
        <w:tc>
          <w:tcPr>
            <w:tcW w:w="500" w:type="pct"/>
          </w:tcPr>
          <w:p w14:paraId="07926F46" w14:textId="4FBF7431" w:rsidR="001955A8" w:rsidRPr="00B9499D" w:rsidRDefault="001955A8" w:rsidP="001955A8">
            <w:pPr>
              <w:pStyle w:val="GOSTTablenorm"/>
            </w:pPr>
            <w:r w:rsidRPr="00B9499D">
              <w:t>Строка</w:t>
            </w:r>
          </w:p>
        </w:tc>
        <w:tc>
          <w:tcPr>
            <w:tcW w:w="300" w:type="pct"/>
          </w:tcPr>
          <w:p w14:paraId="17C38196" w14:textId="7ED96871" w:rsidR="001955A8" w:rsidRPr="00B9499D" w:rsidRDefault="001955A8" w:rsidP="001955A8">
            <w:pPr>
              <w:pStyle w:val="GOSTTablenorm"/>
            </w:pPr>
            <w:r w:rsidRPr="00B9499D">
              <w:t>Да</w:t>
            </w:r>
          </w:p>
        </w:tc>
        <w:tc>
          <w:tcPr>
            <w:tcW w:w="315" w:type="pct"/>
          </w:tcPr>
          <w:p w14:paraId="424F10F6" w14:textId="7588C5C9" w:rsidR="001955A8" w:rsidRPr="00B9499D" w:rsidRDefault="001955A8" w:rsidP="001955A8">
            <w:pPr>
              <w:pStyle w:val="GOSTTablenorm"/>
            </w:pPr>
            <w:r>
              <w:rPr>
                <w:lang w:val="en-US"/>
              </w:rPr>
              <w:t>&lt;</w:t>
            </w:r>
            <w:r w:rsidRPr="00B9499D">
              <w:t>=</w:t>
            </w:r>
            <w:r w:rsidRPr="00B9499D">
              <w:rPr>
                <w:lang w:val="en-US"/>
              </w:rPr>
              <w:t>20</w:t>
            </w:r>
          </w:p>
        </w:tc>
        <w:tc>
          <w:tcPr>
            <w:tcW w:w="2035" w:type="pct"/>
          </w:tcPr>
          <w:p w14:paraId="1B18B146" w14:textId="156A7BEA" w:rsidR="001955A8" w:rsidRDefault="001955A8" w:rsidP="001955A8">
            <w:pPr>
              <w:pStyle w:val="GOSTTablenorm"/>
            </w:pPr>
            <w:r>
              <w:t>Указывается значение аналитического признака «КБК» (Код по бюджетной классификации) для отражения по дебету записи учета.</w:t>
            </w:r>
          </w:p>
          <w:p w14:paraId="6E4A936B" w14:textId="1D558AA5" w:rsidR="001955A8" w:rsidRPr="00B9499D" w:rsidRDefault="001955A8" w:rsidP="001955A8">
            <w:pPr>
              <w:pStyle w:val="GOSTTablenorm"/>
            </w:pPr>
            <w:r w:rsidRPr="00B9499D">
              <w:t>Допускается заполнение прочерком</w:t>
            </w:r>
          </w:p>
        </w:tc>
      </w:tr>
      <w:tr w:rsidR="001955A8" w:rsidRPr="00B9499D" w14:paraId="3E120184" w14:textId="77777777" w:rsidTr="001955A8">
        <w:tc>
          <w:tcPr>
            <w:tcW w:w="1100" w:type="pct"/>
          </w:tcPr>
          <w:p w14:paraId="17A695F6" w14:textId="75B4A8F7" w:rsidR="001955A8" w:rsidRPr="00B9499D" w:rsidRDefault="001955A8" w:rsidP="001955A8">
            <w:pPr>
              <w:pStyle w:val="GOSTTablenorm"/>
            </w:pPr>
            <w:r w:rsidRPr="00B9499D">
              <w:t>КБК по Кт</w:t>
            </w:r>
          </w:p>
        </w:tc>
        <w:tc>
          <w:tcPr>
            <w:tcW w:w="750" w:type="pct"/>
          </w:tcPr>
          <w:p w14:paraId="6CD3AFF8" w14:textId="2EC30172" w:rsidR="001955A8" w:rsidRPr="00B9499D" w:rsidRDefault="001955A8" w:rsidP="001955A8">
            <w:pPr>
              <w:pStyle w:val="GOSTTablenorm"/>
            </w:pPr>
            <w:r w:rsidRPr="00A71881">
              <w:rPr>
                <w:b/>
                <w:bCs/>
                <w:szCs w:val="22"/>
              </w:rPr>
              <w:t>T0504833:</w:t>
            </w:r>
            <w:r w:rsidRPr="00B9499D">
              <w:t>CT_KBK</w:t>
            </w:r>
          </w:p>
        </w:tc>
        <w:tc>
          <w:tcPr>
            <w:tcW w:w="500" w:type="pct"/>
          </w:tcPr>
          <w:p w14:paraId="1012A061" w14:textId="0A1B33AE" w:rsidR="001955A8" w:rsidRPr="00B9499D" w:rsidRDefault="001955A8" w:rsidP="001955A8">
            <w:pPr>
              <w:pStyle w:val="GOSTTablenorm"/>
            </w:pPr>
            <w:r w:rsidRPr="00B9499D">
              <w:t>Строка</w:t>
            </w:r>
          </w:p>
        </w:tc>
        <w:tc>
          <w:tcPr>
            <w:tcW w:w="300" w:type="pct"/>
          </w:tcPr>
          <w:p w14:paraId="359F5047" w14:textId="509A55B4" w:rsidR="001955A8" w:rsidRPr="00B9499D" w:rsidRDefault="001955A8" w:rsidP="001955A8">
            <w:pPr>
              <w:pStyle w:val="GOSTTablenorm"/>
            </w:pPr>
            <w:r w:rsidRPr="00B9499D">
              <w:t>Да</w:t>
            </w:r>
          </w:p>
        </w:tc>
        <w:tc>
          <w:tcPr>
            <w:tcW w:w="315" w:type="pct"/>
          </w:tcPr>
          <w:p w14:paraId="3BD77F9F" w14:textId="4BD6BCC5" w:rsidR="001955A8" w:rsidRPr="00B9499D" w:rsidRDefault="001955A8" w:rsidP="001955A8">
            <w:pPr>
              <w:pStyle w:val="GOSTTablenorm"/>
            </w:pPr>
            <w:r>
              <w:rPr>
                <w:lang w:val="en-US"/>
              </w:rPr>
              <w:t>&lt;</w:t>
            </w:r>
            <w:r w:rsidRPr="00B9499D">
              <w:t>=</w:t>
            </w:r>
            <w:r w:rsidRPr="00B9499D">
              <w:rPr>
                <w:lang w:val="en-US"/>
              </w:rPr>
              <w:t>20</w:t>
            </w:r>
          </w:p>
        </w:tc>
        <w:tc>
          <w:tcPr>
            <w:tcW w:w="2035" w:type="pct"/>
          </w:tcPr>
          <w:p w14:paraId="0814BE5E" w14:textId="77777777" w:rsidR="001955A8" w:rsidRDefault="001955A8" w:rsidP="001955A8">
            <w:pPr>
              <w:pStyle w:val="GOSTTablenorm"/>
            </w:pPr>
            <w:r>
              <w:t>Указывается значение аналитического признака «КБК» (Код по бюджетной классификации) для отражения по кредиту записи учета.</w:t>
            </w:r>
          </w:p>
          <w:p w14:paraId="5547C9B5" w14:textId="1ED7C5BC" w:rsidR="001955A8" w:rsidRPr="00B9499D" w:rsidRDefault="001955A8" w:rsidP="001955A8">
            <w:pPr>
              <w:pStyle w:val="GOSTTablenorm"/>
            </w:pPr>
            <w:r w:rsidRPr="00B9499D">
              <w:t>Допускается заполнение прочерком</w:t>
            </w:r>
          </w:p>
        </w:tc>
      </w:tr>
      <w:tr w:rsidR="001955A8" w:rsidRPr="00B9499D" w14:paraId="44704CA5" w14:textId="77777777" w:rsidTr="001955A8">
        <w:trPr>
          <w:ins w:id="4019" w:author="Чиркова Наталия Сергеевна" w:date="2023-11-28T17:58:00Z"/>
        </w:trPr>
        <w:tc>
          <w:tcPr>
            <w:tcW w:w="1100" w:type="pct"/>
          </w:tcPr>
          <w:p w14:paraId="00134DC1" w14:textId="0FBE5AA0" w:rsidR="001955A8" w:rsidRPr="009E363F" w:rsidRDefault="001955A8" w:rsidP="001955A8">
            <w:pPr>
              <w:pStyle w:val="GOSTTablenorm"/>
              <w:rPr>
                <w:ins w:id="4020" w:author="Чиркова Наталия Сергеевна" w:date="2023-11-28T17:58:00Z"/>
              </w:rPr>
            </w:pPr>
            <w:ins w:id="4021" w:author="Чиркова Наталия Сергеевна" w:date="2023-11-28T18:00:00Z">
              <w:r w:rsidRPr="001D6F81">
                <w:t xml:space="preserve">Тип </w:t>
              </w:r>
            </w:ins>
            <w:ins w:id="4022" w:author="Чиркова Наталия Сергеевна" w:date="2023-11-28T17:59:00Z">
              <w:r w:rsidRPr="001D6F81">
                <w:t>КБК Дт</w:t>
              </w:r>
            </w:ins>
          </w:p>
        </w:tc>
        <w:tc>
          <w:tcPr>
            <w:tcW w:w="750" w:type="pct"/>
          </w:tcPr>
          <w:p w14:paraId="7F9A88C7" w14:textId="50923609" w:rsidR="001955A8" w:rsidRPr="009E363F" w:rsidRDefault="001955A8" w:rsidP="001955A8">
            <w:pPr>
              <w:pStyle w:val="GOSTTablenorm"/>
              <w:rPr>
                <w:ins w:id="4023" w:author="Чиркова Наталия Сергеевна" w:date="2023-11-28T17:58:00Z"/>
              </w:rPr>
            </w:pPr>
            <w:ins w:id="4024" w:author="Чиркова Наталия Сергеевна" w:date="2023-11-28T17:59:00Z">
              <w:r w:rsidRPr="00A71881">
                <w:rPr>
                  <w:b/>
                  <w:bCs/>
                  <w:szCs w:val="22"/>
                </w:rPr>
                <w:t>T0504833:</w:t>
              </w:r>
              <w:r w:rsidRPr="001D6F81">
                <w:t>DT_</w:t>
              </w:r>
              <w:r w:rsidRPr="001D6F81">
                <w:rPr>
                  <w:lang w:val="en-US"/>
                </w:rPr>
                <w:t>TYPE</w:t>
              </w:r>
              <w:r w:rsidRPr="001D6F81">
                <w:t>KBK</w:t>
              </w:r>
            </w:ins>
          </w:p>
        </w:tc>
        <w:tc>
          <w:tcPr>
            <w:tcW w:w="500" w:type="pct"/>
          </w:tcPr>
          <w:p w14:paraId="667E25D0" w14:textId="2BBDCC80" w:rsidR="001955A8" w:rsidRPr="009E363F" w:rsidRDefault="001955A8" w:rsidP="001955A8">
            <w:pPr>
              <w:pStyle w:val="GOSTTablenorm"/>
              <w:rPr>
                <w:ins w:id="4025" w:author="Чиркова Наталия Сергеевна" w:date="2023-11-28T17:58:00Z"/>
              </w:rPr>
            </w:pPr>
            <w:ins w:id="4026" w:author="Чиркова Наталия Сергеевна" w:date="2023-11-28T17:59:00Z">
              <w:r w:rsidRPr="001D6F81">
                <w:t>Строка</w:t>
              </w:r>
            </w:ins>
          </w:p>
        </w:tc>
        <w:tc>
          <w:tcPr>
            <w:tcW w:w="300" w:type="pct"/>
          </w:tcPr>
          <w:p w14:paraId="107D9D38" w14:textId="2B5B0206" w:rsidR="001955A8" w:rsidRPr="009E363F" w:rsidRDefault="001955A8" w:rsidP="001955A8">
            <w:pPr>
              <w:pStyle w:val="GOSTTablenorm"/>
              <w:rPr>
                <w:ins w:id="4027" w:author="Чиркова Наталия Сергеевна" w:date="2023-11-28T17:58:00Z"/>
              </w:rPr>
            </w:pPr>
            <w:ins w:id="4028" w:author="Чиркова Наталия Сергеевна" w:date="2023-11-28T17:59:00Z">
              <w:r w:rsidRPr="001D6F81">
                <w:t>Да</w:t>
              </w:r>
            </w:ins>
          </w:p>
        </w:tc>
        <w:tc>
          <w:tcPr>
            <w:tcW w:w="315" w:type="pct"/>
          </w:tcPr>
          <w:p w14:paraId="3E051C19" w14:textId="1C6AA0DA" w:rsidR="001955A8" w:rsidRPr="009E363F" w:rsidRDefault="001955A8" w:rsidP="001955A8">
            <w:pPr>
              <w:pStyle w:val="GOSTTablenorm"/>
              <w:rPr>
                <w:ins w:id="4029" w:author="Чиркова Наталия Сергеевна" w:date="2023-11-28T17:58:00Z"/>
                <w:lang w:val="en-US"/>
              </w:rPr>
            </w:pPr>
            <w:ins w:id="4030" w:author="Чиркова Наталия Сергеевна" w:date="2023-11-28T17:59:00Z">
              <w:r w:rsidRPr="001D6F81">
                <w:t>&lt;=2</w:t>
              </w:r>
            </w:ins>
          </w:p>
        </w:tc>
        <w:tc>
          <w:tcPr>
            <w:tcW w:w="2035" w:type="pct"/>
          </w:tcPr>
          <w:p w14:paraId="3027DE43" w14:textId="03FCC71B" w:rsidR="001955A8" w:rsidRPr="001D6F81" w:rsidRDefault="001955A8" w:rsidP="001955A8">
            <w:pPr>
              <w:pStyle w:val="GOSTTablenorm"/>
              <w:rPr>
                <w:ins w:id="4031" w:author="Чиркова Наталия Сергеевна" w:date="2023-11-28T17:59:00Z"/>
              </w:rPr>
            </w:pPr>
            <w:ins w:id="4032" w:author="Чиркова Наталия Сергеевна" w:date="2023-11-28T17:59:00Z">
              <w:r w:rsidRPr="001D6F81">
                <w:t>Указывается значение аналитического признака «</w:t>
              </w:r>
            </w:ins>
            <w:ins w:id="4033" w:author="Чиркова Наталия Сергеевна" w:date="2023-11-28T18:02:00Z">
              <w:r>
                <w:t xml:space="preserve">Тип </w:t>
              </w:r>
            </w:ins>
            <w:ins w:id="4034" w:author="Чиркова Наталия Сергеевна" w:date="2023-11-28T17:59:00Z">
              <w:r w:rsidRPr="001D6F81">
                <w:t>КБК» для отражения по дебету записи учета.</w:t>
              </w:r>
            </w:ins>
          </w:p>
          <w:p w14:paraId="6513D21B" w14:textId="06C71477" w:rsidR="001955A8" w:rsidRPr="009E363F" w:rsidRDefault="001955A8" w:rsidP="001955A8">
            <w:pPr>
              <w:pStyle w:val="GOSTTablenorm"/>
              <w:rPr>
                <w:ins w:id="4035" w:author="Чиркова Наталия Сергеевна" w:date="2023-11-28T17:58:00Z"/>
              </w:rPr>
            </w:pPr>
            <w:ins w:id="4036" w:author="Чиркова Наталия Сергеевна" w:date="2023-11-28T17:59:00Z">
              <w:r w:rsidRPr="00751C35">
                <w:t>Допускается заполнение прочерком</w:t>
              </w:r>
            </w:ins>
          </w:p>
        </w:tc>
      </w:tr>
      <w:tr w:rsidR="001955A8" w:rsidRPr="00B9499D" w14:paraId="36D17450" w14:textId="77777777" w:rsidTr="001955A8">
        <w:trPr>
          <w:ins w:id="4037" w:author="Чиркова Наталия Сергеевна" w:date="2023-11-28T17:58:00Z"/>
        </w:trPr>
        <w:tc>
          <w:tcPr>
            <w:tcW w:w="1100" w:type="pct"/>
          </w:tcPr>
          <w:p w14:paraId="5A4C37CE" w14:textId="0FC709EF" w:rsidR="001955A8" w:rsidRPr="009E363F" w:rsidRDefault="001955A8" w:rsidP="001955A8">
            <w:pPr>
              <w:pStyle w:val="GOSTTablenorm"/>
              <w:rPr>
                <w:ins w:id="4038" w:author="Чиркова Наталия Сергеевна" w:date="2023-11-28T17:58:00Z"/>
              </w:rPr>
            </w:pPr>
            <w:ins w:id="4039" w:author="Чиркова Наталия Сергеевна" w:date="2023-11-28T18:00:00Z">
              <w:r w:rsidRPr="001D6F81">
                <w:t>Тип КБК Кт</w:t>
              </w:r>
            </w:ins>
          </w:p>
        </w:tc>
        <w:tc>
          <w:tcPr>
            <w:tcW w:w="750" w:type="pct"/>
          </w:tcPr>
          <w:p w14:paraId="3905CAAE" w14:textId="7DF89969" w:rsidR="001955A8" w:rsidRPr="009E363F" w:rsidRDefault="001955A8" w:rsidP="001955A8">
            <w:pPr>
              <w:pStyle w:val="GOSTTablenorm"/>
              <w:rPr>
                <w:ins w:id="4040" w:author="Чиркова Наталия Сергеевна" w:date="2023-11-28T17:58:00Z"/>
              </w:rPr>
            </w:pPr>
            <w:ins w:id="4041" w:author="Чиркова Наталия Сергеевна" w:date="2023-11-28T18:00:00Z">
              <w:r w:rsidRPr="00A71881">
                <w:rPr>
                  <w:b/>
                  <w:bCs/>
                  <w:szCs w:val="22"/>
                </w:rPr>
                <w:t>T0504833:</w:t>
              </w:r>
              <w:r w:rsidRPr="009E363F">
                <w:t>C</w:t>
              </w:r>
              <w:r w:rsidRPr="001D6F81">
                <w:t>T_</w:t>
              </w:r>
              <w:r w:rsidRPr="001D6F81">
                <w:rPr>
                  <w:lang w:val="en-US"/>
                </w:rPr>
                <w:t>TYPE</w:t>
              </w:r>
              <w:r w:rsidRPr="001D6F81">
                <w:t>KBK</w:t>
              </w:r>
            </w:ins>
          </w:p>
        </w:tc>
        <w:tc>
          <w:tcPr>
            <w:tcW w:w="500" w:type="pct"/>
          </w:tcPr>
          <w:p w14:paraId="2E3D3DD1" w14:textId="37243F79" w:rsidR="001955A8" w:rsidRPr="009E363F" w:rsidRDefault="001955A8" w:rsidP="001955A8">
            <w:pPr>
              <w:pStyle w:val="GOSTTablenorm"/>
              <w:rPr>
                <w:ins w:id="4042" w:author="Чиркова Наталия Сергеевна" w:date="2023-11-28T17:58:00Z"/>
              </w:rPr>
            </w:pPr>
            <w:ins w:id="4043" w:author="Чиркова Наталия Сергеевна" w:date="2023-11-28T18:00:00Z">
              <w:r w:rsidRPr="001D6F81">
                <w:t>Строка</w:t>
              </w:r>
            </w:ins>
          </w:p>
        </w:tc>
        <w:tc>
          <w:tcPr>
            <w:tcW w:w="300" w:type="pct"/>
          </w:tcPr>
          <w:p w14:paraId="7E795523" w14:textId="04A3D403" w:rsidR="001955A8" w:rsidRPr="009E363F" w:rsidRDefault="001955A8" w:rsidP="001955A8">
            <w:pPr>
              <w:pStyle w:val="GOSTTablenorm"/>
              <w:rPr>
                <w:ins w:id="4044" w:author="Чиркова Наталия Сергеевна" w:date="2023-11-28T17:58:00Z"/>
              </w:rPr>
            </w:pPr>
            <w:ins w:id="4045" w:author="Чиркова Наталия Сергеевна" w:date="2023-11-28T18:00:00Z">
              <w:r w:rsidRPr="001D6F81">
                <w:t>Да</w:t>
              </w:r>
            </w:ins>
          </w:p>
        </w:tc>
        <w:tc>
          <w:tcPr>
            <w:tcW w:w="315" w:type="pct"/>
          </w:tcPr>
          <w:p w14:paraId="0FC4143B" w14:textId="12BCB659" w:rsidR="001955A8" w:rsidRPr="009E363F" w:rsidRDefault="001955A8" w:rsidP="001955A8">
            <w:pPr>
              <w:pStyle w:val="GOSTTablenorm"/>
              <w:rPr>
                <w:ins w:id="4046" w:author="Чиркова Наталия Сергеевна" w:date="2023-11-28T17:58:00Z"/>
                <w:lang w:val="en-US"/>
              </w:rPr>
            </w:pPr>
            <w:ins w:id="4047" w:author="Чиркова Наталия Сергеевна" w:date="2023-11-28T18:00:00Z">
              <w:r w:rsidRPr="001D6F81">
                <w:t>&lt;=2</w:t>
              </w:r>
            </w:ins>
          </w:p>
        </w:tc>
        <w:tc>
          <w:tcPr>
            <w:tcW w:w="2035" w:type="pct"/>
          </w:tcPr>
          <w:p w14:paraId="249386CB" w14:textId="6C47BF0E" w:rsidR="001955A8" w:rsidRPr="001D6F81" w:rsidRDefault="001955A8" w:rsidP="001955A8">
            <w:pPr>
              <w:pStyle w:val="GOSTTablenorm"/>
              <w:rPr>
                <w:ins w:id="4048" w:author="Чиркова Наталия Сергеевна" w:date="2023-11-28T18:00:00Z"/>
              </w:rPr>
            </w:pPr>
            <w:ins w:id="4049" w:author="Чиркова Наталия Сергеевна" w:date="2023-11-28T18:00:00Z">
              <w:r w:rsidRPr="001D6F81">
                <w:t>Указывается значение аналитического признака «</w:t>
              </w:r>
            </w:ins>
            <w:ins w:id="4050" w:author="Чиркова Наталия Сергеевна" w:date="2023-11-28T18:03:00Z">
              <w:r>
                <w:t xml:space="preserve">Тип </w:t>
              </w:r>
            </w:ins>
            <w:ins w:id="4051" w:author="Чиркова Наталия Сергеевна" w:date="2023-11-28T18:00:00Z">
              <w:r w:rsidRPr="001D6F81">
                <w:t>КБК</w:t>
              </w:r>
            </w:ins>
            <w:ins w:id="4052" w:author="Сказецкая Наталья Камилевна" w:date="2023-12-14T13:58:00Z">
              <w:r>
                <w:t>»</w:t>
              </w:r>
            </w:ins>
            <w:ins w:id="4053" w:author="Чиркова Наталия Сергеевна" w:date="2023-11-28T18:00:00Z">
              <w:r w:rsidRPr="001D6F81">
                <w:t xml:space="preserve"> для отражения по </w:t>
              </w:r>
            </w:ins>
            <w:ins w:id="4054" w:author="Чиркова Наталия Сергеевна" w:date="2023-11-28T18:01:00Z">
              <w:r>
                <w:t>кредиту</w:t>
              </w:r>
            </w:ins>
            <w:ins w:id="4055" w:author="Чиркова Наталия Сергеевна" w:date="2023-11-28T18:00:00Z">
              <w:r w:rsidRPr="001D6F81">
                <w:t xml:space="preserve"> записи учета.</w:t>
              </w:r>
            </w:ins>
          </w:p>
          <w:p w14:paraId="7048E04A" w14:textId="1E68BF85" w:rsidR="001955A8" w:rsidRPr="009E363F" w:rsidRDefault="001955A8" w:rsidP="001955A8">
            <w:pPr>
              <w:pStyle w:val="GOSTTablenorm"/>
              <w:rPr>
                <w:ins w:id="4056" w:author="Чиркова Наталия Сергеевна" w:date="2023-11-28T17:58:00Z"/>
              </w:rPr>
            </w:pPr>
            <w:ins w:id="4057" w:author="Чиркова Наталия Сергеевна" w:date="2023-11-28T18:00:00Z">
              <w:r w:rsidRPr="00751C35">
                <w:t>Допускается заполнение прочерком</w:t>
              </w:r>
            </w:ins>
          </w:p>
        </w:tc>
      </w:tr>
      <w:tr w:rsidR="001955A8" w:rsidRPr="00B9499D" w14:paraId="12612FC0" w14:textId="77777777" w:rsidTr="001955A8">
        <w:tc>
          <w:tcPr>
            <w:tcW w:w="1100" w:type="pct"/>
          </w:tcPr>
          <w:p w14:paraId="53D0F9D9" w14:textId="56C98FDE" w:rsidR="001955A8" w:rsidRPr="00B9499D" w:rsidRDefault="001955A8" w:rsidP="001955A8">
            <w:pPr>
              <w:pStyle w:val="GOSTTablenorm"/>
            </w:pPr>
            <w:r w:rsidRPr="00B9499D">
              <w:t>Вид средств по Дт</w:t>
            </w:r>
          </w:p>
        </w:tc>
        <w:tc>
          <w:tcPr>
            <w:tcW w:w="750" w:type="pct"/>
          </w:tcPr>
          <w:p w14:paraId="130DCBF5" w14:textId="0DA117EF" w:rsidR="001955A8" w:rsidRPr="00B9499D" w:rsidRDefault="001955A8" w:rsidP="001955A8">
            <w:pPr>
              <w:pStyle w:val="GOSTTablenorm"/>
            </w:pPr>
            <w:r w:rsidRPr="00B9499D">
              <w:t>T</w:t>
            </w:r>
            <w:r w:rsidRPr="00A71881">
              <w:rPr>
                <w:b/>
                <w:bCs/>
                <w:szCs w:val="22"/>
              </w:rPr>
              <w:t>0504833:</w:t>
            </w:r>
            <w:r w:rsidRPr="00B9499D">
              <w:t>DT_KVFO</w:t>
            </w:r>
          </w:p>
        </w:tc>
        <w:tc>
          <w:tcPr>
            <w:tcW w:w="500" w:type="pct"/>
          </w:tcPr>
          <w:p w14:paraId="13562C7B" w14:textId="781FEEF5" w:rsidR="001955A8" w:rsidRPr="00B9499D" w:rsidRDefault="001955A8" w:rsidP="001955A8">
            <w:pPr>
              <w:pStyle w:val="GOSTTablenorm"/>
            </w:pPr>
            <w:r w:rsidRPr="00B9499D">
              <w:t>Строка</w:t>
            </w:r>
          </w:p>
        </w:tc>
        <w:tc>
          <w:tcPr>
            <w:tcW w:w="300" w:type="pct"/>
          </w:tcPr>
          <w:p w14:paraId="6BF5202E" w14:textId="7C1F239D" w:rsidR="001955A8" w:rsidRPr="00B9499D" w:rsidRDefault="001955A8" w:rsidP="001955A8">
            <w:pPr>
              <w:pStyle w:val="GOSTTablenorm"/>
            </w:pPr>
            <w:r w:rsidRPr="00B9499D">
              <w:t>Да</w:t>
            </w:r>
          </w:p>
        </w:tc>
        <w:tc>
          <w:tcPr>
            <w:tcW w:w="315" w:type="pct"/>
          </w:tcPr>
          <w:p w14:paraId="35E07913" w14:textId="51A62C8E" w:rsidR="001955A8" w:rsidRPr="00B9499D" w:rsidRDefault="001955A8" w:rsidP="001955A8">
            <w:pPr>
              <w:pStyle w:val="GOSTTablenorm"/>
            </w:pPr>
            <w:r w:rsidRPr="00B9499D">
              <w:t>&lt;=</w:t>
            </w:r>
            <w:r w:rsidRPr="00B9499D">
              <w:rPr>
                <w:lang w:val="en-US"/>
              </w:rPr>
              <w:t>2</w:t>
            </w:r>
          </w:p>
        </w:tc>
        <w:tc>
          <w:tcPr>
            <w:tcW w:w="2035" w:type="pct"/>
          </w:tcPr>
          <w:p w14:paraId="6F081A6D" w14:textId="77777777" w:rsidR="001955A8" w:rsidRDefault="001955A8" w:rsidP="001955A8">
            <w:pPr>
              <w:pStyle w:val="GOSTTablenorm"/>
            </w:pPr>
            <w:r>
              <w:t>Указывается значение аналитического признака «Вид деятельности» для отражения по дебету записи аналитического учета.</w:t>
            </w:r>
          </w:p>
          <w:p w14:paraId="7F91AB2F" w14:textId="24EAB572" w:rsidR="001955A8" w:rsidRPr="00B9499D" w:rsidRDefault="001955A8" w:rsidP="001955A8">
            <w:pPr>
              <w:pStyle w:val="GOSTTablenorm"/>
            </w:pPr>
            <w:r w:rsidRPr="00B9499D">
              <w:t>Допускается заполнение прочерком</w:t>
            </w:r>
          </w:p>
        </w:tc>
      </w:tr>
      <w:tr w:rsidR="001955A8" w:rsidRPr="00B9499D" w14:paraId="41ECDD9E" w14:textId="77777777" w:rsidTr="001955A8">
        <w:tc>
          <w:tcPr>
            <w:tcW w:w="1100" w:type="pct"/>
          </w:tcPr>
          <w:p w14:paraId="35718E06" w14:textId="5B3F94FA" w:rsidR="001955A8" w:rsidRPr="00B9499D" w:rsidRDefault="001955A8" w:rsidP="001955A8">
            <w:pPr>
              <w:pStyle w:val="GOSTTablenorm"/>
            </w:pPr>
            <w:r w:rsidRPr="00B9499D">
              <w:t>Вид средств по Кт</w:t>
            </w:r>
          </w:p>
        </w:tc>
        <w:tc>
          <w:tcPr>
            <w:tcW w:w="750" w:type="pct"/>
          </w:tcPr>
          <w:p w14:paraId="60625BA3" w14:textId="4A3A921F" w:rsidR="001955A8" w:rsidRPr="00B9499D" w:rsidRDefault="001955A8" w:rsidP="00500FF4">
            <w:pPr>
              <w:pStyle w:val="GOSTTablenorm"/>
            </w:pPr>
            <w:r w:rsidRPr="00A71881">
              <w:rPr>
                <w:b/>
                <w:bCs/>
                <w:szCs w:val="22"/>
              </w:rPr>
              <w:t>T0504833:</w:t>
            </w:r>
            <w:del w:id="4058" w:author="Сатлер Марина Викторовна" w:date="2024-04-26T17:11:00Z">
              <w:r w:rsidRPr="00B9499D" w:rsidDel="00500FF4">
                <w:delText>С</w:delText>
              </w:r>
            </w:del>
            <w:ins w:id="4059" w:author="Сатлер Марина Викторовна" w:date="2024-04-26T17:11:00Z">
              <w:r w:rsidR="00500FF4">
                <w:rPr>
                  <w:lang w:val="en-US"/>
                </w:rPr>
                <w:t>C</w:t>
              </w:r>
            </w:ins>
            <w:r w:rsidRPr="00B9499D">
              <w:t>T_KVFO</w:t>
            </w:r>
          </w:p>
        </w:tc>
        <w:tc>
          <w:tcPr>
            <w:tcW w:w="500" w:type="pct"/>
          </w:tcPr>
          <w:p w14:paraId="386265CA" w14:textId="79565CB4" w:rsidR="001955A8" w:rsidRPr="00B9499D" w:rsidRDefault="001955A8" w:rsidP="001955A8">
            <w:pPr>
              <w:pStyle w:val="GOSTTablenorm"/>
            </w:pPr>
            <w:r w:rsidRPr="00B9499D">
              <w:t>Строка</w:t>
            </w:r>
          </w:p>
        </w:tc>
        <w:tc>
          <w:tcPr>
            <w:tcW w:w="300" w:type="pct"/>
          </w:tcPr>
          <w:p w14:paraId="31E7CD9A" w14:textId="012F6B11" w:rsidR="001955A8" w:rsidRPr="00B9499D" w:rsidRDefault="001955A8" w:rsidP="001955A8">
            <w:pPr>
              <w:pStyle w:val="GOSTTablenorm"/>
            </w:pPr>
            <w:r w:rsidRPr="00B9499D">
              <w:t>Да</w:t>
            </w:r>
          </w:p>
        </w:tc>
        <w:tc>
          <w:tcPr>
            <w:tcW w:w="315" w:type="pct"/>
          </w:tcPr>
          <w:p w14:paraId="24C750E8" w14:textId="132B2074" w:rsidR="001955A8" w:rsidRPr="00B9499D" w:rsidRDefault="001955A8" w:rsidP="001955A8">
            <w:pPr>
              <w:pStyle w:val="GOSTTablenorm"/>
            </w:pPr>
            <w:r w:rsidRPr="00B9499D">
              <w:t>&lt;=</w:t>
            </w:r>
            <w:r w:rsidRPr="00B9499D">
              <w:rPr>
                <w:lang w:val="en-US"/>
              </w:rPr>
              <w:t>2</w:t>
            </w:r>
          </w:p>
        </w:tc>
        <w:tc>
          <w:tcPr>
            <w:tcW w:w="2035" w:type="pct"/>
          </w:tcPr>
          <w:p w14:paraId="7888BB3C" w14:textId="77777777" w:rsidR="001955A8" w:rsidRDefault="001955A8" w:rsidP="001955A8">
            <w:pPr>
              <w:pStyle w:val="GOSTTablenorm"/>
            </w:pPr>
            <w:r>
              <w:t>Указывается значение аналитического признака «Вид деятельно</w:t>
            </w:r>
            <w:r>
              <w:lastRenderedPageBreak/>
              <w:t>сти» для отражения по кредиту записи аналитического учета.</w:t>
            </w:r>
          </w:p>
          <w:p w14:paraId="0D77A475" w14:textId="3083E1E0" w:rsidR="001955A8" w:rsidRPr="00B9499D" w:rsidRDefault="001955A8" w:rsidP="001955A8">
            <w:pPr>
              <w:pStyle w:val="GOSTTablenorm"/>
            </w:pPr>
            <w:r w:rsidRPr="00B9499D">
              <w:t>Допускается заполнение прочерком</w:t>
            </w:r>
          </w:p>
        </w:tc>
      </w:tr>
      <w:tr w:rsidR="001955A8" w:rsidRPr="00B9499D" w14:paraId="6430A200" w14:textId="77777777" w:rsidTr="001955A8">
        <w:tc>
          <w:tcPr>
            <w:tcW w:w="1100" w:type="pct"/>
          </w:tcPr>
          <w:p w14:paraId="36FECA52" w14:textId="4E7D0DFD" w:rsidR="001955A8" w:rsidRPr="00B9499D" w:rsidRDefault="001955A8" w:rsidP="001955A8">
            <w:pPr>
              <w:pStyle w:val="GOSTTablenorm"/>
            </w:pPr>
            <w:r w:rsidRPr="00B9499D">
              <w:lastRenderedPageBreak/>
              <w:t>Показатель лицевого счета по Дт</w:t>
            </w:r>
          </w:p>
        </w:tc>
        <w:tc>
          <w:tcPr>
            <w:tcW w:w="750" w:type="pct"/>
          </w:tcPr>
          <w:p w14:paraId="67A4700C" w14:textId="2E8E84EB" w:rsidR="001955A8" w:rsidRPr="00B9499D" w:rsidRDefault="001955A8" w:rsidP="001955A8">
            <w:pPr>
              <w:pStyle w:val="GOSTTablenorm"/>
            </w:pPr>
            <w:r w:rsidRPr="00A71881">
              <w:rPr>
                <w:b/>
                <w:bCs/>
                <w:szCs w:val="22"/>
              </w:rPr>
              <w:t>T0504833:</w:t>
            </w:r>
            <w:r w:rsidRPr="00B9499D">
              <w:t>DT_PLS</w:t>
            </w:r>
          </w:p>
        </w:tc>
        <w:tc>
          <w:tcPr>
            <w:tcW w:w="500" w:type="pct"/>
          </w:tcPr>
          <w:p w14:paraId="2A6B6868" w14:textId="2C8DF554" w:rsidR="001955A8" w:rsidRPr="00B9499D" w:rsidRDefault="001955A8" w:rsidP="001955A8">
            <w:pPr>
              <w:pStyle w:val="GOSTTablenorm"/>
            </w:pPr>
            <w:r w:rsidRPr="00B9499D">
              <w:t>Строка</w:t>
            </w:r>
          </w:p>
        </w:tc>
        <w:tc>
          <w:tcPr>
            <w:tcW w:w="300" w:type="pct"/>
          </w:tcPr>
          <w:p w14:paraId="759134C5" w14:textId="5D0955B4" w:rsidR="001955A8" w:rsidRPr="00B9499D" w:rsidRDefault="001955A8" w:rsidP="001955A8">
            <w:pPr>
              <w:pStyle w:val="GOSTTablenorm"/>
            </w:pPr>
            <w:r w:rsidRPr="00B9499D">
              <w:t>Да</w:t>
            </w:r>
          </w:p>
        </w:tc>
        <w:tc>
          <w:tcPr>
            <w:tcW w:w="315" w:type="pct"/>
          </w:tcPr>
          <w:p w14:paraId="5EA26559" w14:textId="4A29D174" w:rsidR="001955A8" w:rsidRPr="00B9499D" w:rsidRDefault="001955A8" w:rsidP="001955A8">
            <w:pPr>
              <w:pStyle w:val="GOSTTablenorm"/>
            </w:pPr>
            <w:r w:rsidRPr="00B9499D">
              <w:t>&lt;=</w:t>
            </w:r>
            <w:r w:rsidRPr="00B9499D">
              <w:rPr>
                <w:lang w:val="en-US"/>
              </w:rPr>
              <w:t>2</w:t>
            </w:r>
            <w:r w:rsidRPr="00B9499D">
              <w:t>5</w:t>
            </w:r>
          </w:p>
        </w:tc>
        <w:tc>
          <w:tcPr>
            <w:tcW w:w="2035" w:type="pct"/>
          </w:tcPr>
          <w:p w14:paraId="41551AAB" w14:textId="77777777" w:rsidR="001955A8" w:rsidRDefault="001955A8" w:rsidP="001955A8">
            <w:pPr>
              <w:pStyle w:val="GOSTTablenorm"/>
            </w:pPr>
            <w:r>
              <w:t>Указывается счет аналитического учета (показатель лицевого счета) в соответствии со справочником «План счетов»</w:t>
            </w:r>
            <w:r w:rsidRPr="005028DB">
              <w:t xml:space="preserve"> </w:t>
            </w:r>
            <w:r>
              <w:t xml:space="preserve">в </w:t>
            </w:r>
            <w:r>
              <w:rPr>
                <w:lang w:val="en-US"/>
              </w:rPr>
              <w:t>SVAP</w:t>
            </w:r>
            <w:r>
              <w:t xml:space="preserve"> для отражения по дебету записи учета.</w:t>
            </w:r>
          </w:p>
          <w:p w14:paraId="1716E3DF" w14:textId="78ECEF8E" w:rsidR="001955A8" w:rsidRPr="00B9499D" w:rsidRDefault="001955A8" w:rsidP="001955A8">
            <w:pPr>
              <w:pStyle w:val="GOSTTablenorm"/>
            </w:pPr>
            <w:r w:rsidRPr="00B9499D">
              <w:t>Допускается заполнение прочерком</w:t>
            </w:r>
          </w:p>
        </w:tc>
      </w:tr>
      <w:tr w:rsidR="001955A8" w:rsidRPr="00B9499D" w14:paraId="27578579" w14:textId="77777777" w:rsidTr="001955A8">
        <w:tc>
          <w:tcPr>
            <w:tcW w:w="1100" w:type="pct"/>
          </w:tcPr>
          <w:p w14:paraId="38C3B87C" w14:textId="34AF07D5" w:rsidR="001955A8" w:rsidRPr="00B9499D" w:rsidRDefault="001955A8" w:rsidP="001955A8">
            <w:pPr>
              <w:pStyle w:val="GOSTTablenorm"/>
            </w:pPr>
            <w:r w:rsidRPr="00B9499D">
              <w:t>Показатель лицевого счета по Кт</w:t>
            </w:r>
          </w:p>
        </w:tc>
        <w:tc>
          <w:tcPr>
            <w:tcW w:w="750" w:type="pct"/>
          </w:tcPr>
          <w:p w14:paraId="478948C2" w14:textId="39CC49ED" w:rsidR="001955A8" w:rsidRPr="00B9499D" w:rsidRDefault="001955A8" w:rsidP="001955A8">
            <w:pPr>
              <w:pStyle w:val="GOSTTablenorm"/>
            </w:pPr>
            <w:r w:rsidRPr="00A71881">
              <w:rPr>
                <w:b/>
                <w:bCs/>
                <w:szCs w:val="22"/>
              </w:rPr>
              <w:t>T0504833:</w:t>
            </w:r>
            <w:r w:rsidRPr="00B9499D">
              <w:rPr>
                <w:lang w:val="en-US"/>
              </w:rPr>
              <w:t>C</w:t>
            </w:r>
            <w:r w:rsidRPr="00B9499D">
              <w:t>T_PLS</w:t>
            </w:r>
          </w:p>
        </w:tc>
        <w:tc>
          <w:tcPr>
            <w:tcW w:w="500" w:type="pct"/>
          </w:tcPr>
          <w:p w14:paraId="78B920E7" w14:textId="6D3CD0E0" w:rsidR="001955A8" w:rsidRPr="00B9499D" w:rsidRDefault="001955A8" w:rsidP="001955A8">
            <w:pPr>
              <w:pStyle w:val="GOSTTablenorm"/>
            </w:pPr>
            <w:r w:rsidRPr="00B9499D">
              <w:t>Строка</w:t>
            </w:r>
          </w:p>
        </w:tc>
        <w:tc>
          <w:tcPr>
            <w:tcW w:w="300" w:type="pct"/>
          </w:tcPr>
          <w:p w14:paraId="7130235E" w14:textId="51262207" w:rsidR="001955A8" w:rsidRPr="00B9499D" w:rsidRDefault="001955A8" w:rsidP="001955A8">
            <w:pPr>
              <w:pStyle w:val="GOSTTablenorm"/>
            </w:pPr>
            <w:r w:rsidRPr="00B9499D">
              <w:t>Да</w:t>
            </w:r>
          </w:p>
        </w:tc>
        <w:tc>
          <w:tcPr>
            <w:tcW w:w="315" w:type="pct"/>
          </w:tcPr>
          <w:p w14:paraId="5EC9CB40" w14:textId="3EF43BBD" w:rsidR="001955A8" w:rsidRPr="00B9499D" w:rsidRDefault="001955A8" w:rsidP="001955A8">
            <w:pPr>
              <w:pStyle w:val="GOSTTablenorm"/>
            </w:pPr>
            <w:r w:rsidRPr="00B9499D">
              <w:t>&lt;=</w:t>
            </w:r>
            <w:r w:rsidRPr="00B9499D">
              <w:rPr>
                <w:lang w:val="en-US"/>
              </w:rPr>
              <w:t>2</w:t>
            </w:r>
            <w:r w:rsidRPr="00B9499D">
              <w:t>5</w:t>
            </w:r>
          </w:p>
        </w:tc>
        <w:tc>
          <w:tcPr>
            <w:tcW w:w="2035" w:type="pct"/>
          </w:tcPr>
          <w:p w14:paraId="3AA4894B" w14:textId="77777777" w:rsidR="001955A8" w:rsidRDefault="001955A8" w:rsidP="001955A8">
            <w:pPr>
              <w:pStyle w:val="GOSTTablenorm"/>
            </w:pPr>
            <w:r>
              <w:t xml:space="preserve">Указывается счет аналитического учета (показатель лицевого счета) в соответствии со справочником «План счетов» в </w:t>
            </w:r>
            <w:r>
              <w:rPr>
                <w:lang w:val="en-US"/>
              </w:rPr>
              <w:t>SVAP</w:t>
            </w:r>
            <w:r>
              <w:t xml:space="preserve"> для отражения по кредиту записи учета.</w:t>
            </w:r>
          </w:p>
          <w:p w14:paraId="7E874B0F" w14:textId="5533CE99" w:rsidR="001955A8" w:rsidRPr="00B9499D" w:rsidRDefault="001955A8" w:rsidP="001955A8">
            <w:pPr>
              <w:pStyle w:val="GOSTTablenorm"/>
            </w:pPr>
            <w:r w:rsidRPr="00B9499D">
              <w:t>Допускается заполнение прочерком</w:t>
            </w:r>
          </w:p>
        </w:tc>
      </w:tr>
      <w:tr w:rsidR="001955A8" w:rsidRPr="00B9499D" w14:paraId="4B6F126A" w14:textId="77777777" w:rsidTr="001955A8">
        <w:tc>
          <w:tcPr>
            <w:tcW w:w="1100" w:type="pct"/>
          </w:tcPr>
          <w:p w14:paraId="63A832B8" w14:textId="3F89A0F1" w:rsidR="001955A8" w:rsidRPr="00B9499D" w:rsidRDefault="001955A8" w:rsidP="001955A8">
            <w:pPr>
              <w:pStyle w:val="GOSTTablenorm"/>
            </w:pPr>
            <w:r w:rsidRPr="00B9499D">
              <w:t>Счет бухгалтерского учета по Дт</w:t>
            </w:r>
          </w:p>
        </w:tc>
        <w:tc>
          <w:tcPr>
            <w:tcW w:w="750" w:type="pct"/>
          </w:tcPr>
          <w:p w14:paraId="46AEACC9" w14:textId="1DF023D5" w:rsidR="001955A8" w:rsidRPr="00B9499D" w:rsidRDefault="001955A8" w:rsidP="001955A8">
            <w:pPr>
              <w:pStyle w:val="GOSTTablenorm"/>
            </w:pPr>
            <w:r w:rsidRPr="00A71881">
              <w:rPr>
                <w:b/>
                <w:bCs/>
                <w:szCs w:val="22"/>
              </w:rPr>
              <w:t>T0504833:</w:t>
            </w:r>
            <w:r w:rsidRPr="00B9499D">
              <w:t>DT_NSBU</w:t>
            </w:r>
          </w:p>
        </w:tc>
        <w:tc>
          <w:tcPr>
            <w:tcW w:w="500" w:type="pct"/>
          </w:tcPr>
          <w:p w14:paraId="36278319" w14:textId="209B5389" w:rsidR="001955A8" w:rsidRPr="00B9499D" w:rsidRDefault="001955A8" w:rsidP="001955A8">
            <w:pPr>
              <w:pStyle w:val="GOSTTablenorm"/>
            </w:pPr>
            <w:r w:rsidRPr="00B9499D">
              <w:t>Строка</w:t>
            </w:r>
          </w:p>
        </w:tc>
        <w:tc>
          <w:tcPr>
            <w:tcW w:w="300" w:type="pct"/>
          </w:tcPr>
          <w:p w14:paraId="24DD1506" w14:textId="01E0683E" w:rsidR="001955A8" w:rsidRPr="00B9499D" w:rsidRDefault="001955A8" w:rsidP="001955A8">
            <w:pPr>
              <w:pStyle w:val="GOSTTablenorm"/>
            </w:pPr>
            <w:r w:rsidRPr="00B9499D">
              <w:t>Да</w:t>
            </w:r>
          </w:p>
        </w:tc>
        <w:tc>
          <w:tcPr>
            <w:tcW w:w="315" w:type="pct"/>
          </w:tcPr>
          <w:p w14:paraId="507C50D5" w14:textId="190BD237" w:rsidR="001955A8" w:rsidRPr="00B9499D" w:rsidRDefault="001955A8" w:rsidP="001955A8">
            <w:pPr>
              <w:pStyle w:val="GOSTTablenorm"/>
            </w:pPr>
            <w:r w:rsidRPr="00B9499D">
              <w:t>&lt;=</w:t>
            </w:r>
            <w:r>
              <w:t>5</w:t>
            </w:r>
          </w:p>
        </w:tc>
        <w:tc>
          <w:tcPr>
            <w:tcW w:w="2035" w:type="pct"/>
          </w:tcPr>
          <w:p w14:paraId="758C4A97" w14:textId="31208611" w:rsidR="001955A8" w:rsidRDefault="001955A8" w:rsidP="001955A8">
            <w:pPr>
              <w:pStyle w:val="GOSTTablenorm"/>
            </w:pPr>
            <w:r>
              <w:t>Указывается счет бухгалтерского учета в соответствии со справочником «План счетов»</w:t>
            </w:r>
            <w:r w:rsidRPr="005028DB">
              <w:t xml:space="preserve"> </w:t>
            </w:r>
            <w:r>
              <w:t xml:space="preserve">в </w:t>
            </w:r>
            <w:r>
              <w:rPr>
                <w:lang w:val="en-US"/>
              </w:rPr>
              <w:t>SVAP</w:t>
            </w:r>
            <w:r>
              <w:t xml:space="preserve"> для отражения по дебету записи учета.</w:t>
            </w:r>
          </w:p>
          <w:p w14:paraId="4C35EA6C" w14:textId="2216860F" w:rsidR="001955A8" w:rsidRPr="00B9499D" w:rsidRDefault="001955A8" w:rsidP="001955A8">
            <w:pPr>
              <w:pStyle w:val="GOSTTablenorm"/>
            </w:pPr>
            <w:r>
              <w:t>Если операция не подлежит отражению в бухгалтерском учете, то заполняется прочерком</w:t>
            </w:r>
          </w:p>
        </w:tc>
      </w:tr>
      <w:tr w:rsidR="001955A8" w:rsidRPr="00B9499D" w14:paraId="6149ABA9" w14:textId="77777777" w:rsidTr="001955A8">
        <w:tc>
          <w:tcPr>
            <w:tcW w:w="1100" w:type="pct"/>
          </w:tcPr>
          <w:p w14:paraId="52958FC6" w14:textId="5521A306" w:rsidR="001955A8" w:rsidRPr="00B9499D" w:rsidRDefault="001955A8" w:rsidP="001955A8">
            <w:pPr>
              <w:pStyle w:val="GOSTTablenorm"/>
            </w:pPr>
            <w:r w:rsidRPr="00B9499D">
              <w:t>Счет бухгалтерского учета по Кт</w:t>
            </w:r>
          </w:p>
        </w:tc>
        <w:tc>
          <w:tcPr>
            <w:tcW w:w="750" w:type="pct"/>
          </w:tcPr>
          <w:p w14:paraId="4EB98FC5" w14:textId="0677F227" w:rsidR="001955A8" w:rsidRPr="00B9499D" w:rsidRDefault="001955A8" w:rsidP="001955A8">
            <w:pPr>
              <w:pStyle w:val="GOSTTablenorm"/>
            </w:pPr>
            <w:r w:rsidRPr="00A71881">
              <w:rPr>
                <w:b/>
                <w:bCs/>
                <w:szCs w:val="22"/>
              </w:rPr>
              <w:t>T0504833:</w:t>
            </w:r>
            <w:r w:rsidRPr="00B9499D">
              <w:rPr>
                <w:lang w:val="en-US"/>
              </w:rPr>
              <w:t>C</w:t>
            </w:r>
            <w:r w:rsidRPr="00B9499D">
              <w:t>T_NSBU</w:t>
            </w:r>
          </w:p>
        </w:tc>
        <w:tc>
          <w:tcPr>
            <w:tcW w:w="500" w:type="pct"/>
          </w:tcPr>
          <w:p w14:paraId="3FCD6789" w14:textId="429174E5" w:rsidR="001955A8" w:rsidRPr="00B9499D" w:rsidRDefault="001955A8" w:rsidP="001955A8">
            <w:pPr>
              <w:pStyle w:val="GOSTTablenorm"/>
            </w:pPr>
            <w:r w:rsidRPr="00B9499D">
              <w:t>Строка</w:t>
            </w:r>
          </w:p>
        </w:tc>
        <w:tc>
          <w:tcPr>
            <w:tcW w:w="300" w:type="pct"/>
          </w:tcPr>
          <w:p w14:paraId="4609CCFC" w14:textId="613E4DE8" w:rsidR="001955A8" w:rsidRPr="00B9499D" w:rsidRDefault="001955A8" w:rsidP="001955A8">
            <w:pPr>
              <w:pStyle w:val="GOSTTablenorm"/>
            </w:pPr>
            <w:r w:rsidRPr="00B9499D">
              <w:t>Да</w:t>
            </w:r>
          </w:p>
        </w:tc>
        <w:tc>
          <w:tcPr>
            <w:tcW w:w="315" w:type="pct"/>
          </w:tcPr>
          <w:p w14:paraId="0109ADB4" w14:textId="2E3F9985" w:rsidR="001955A8" w:rsidRPr="00B9499D" w:rsidRDefault="001955A8" w:rsidP="001955A8">
            <w:pPr>
              <w:pStyle w:val="GOSTTablenorm"/>
            </w:pPr>
            <w:r w:rsidRPr="00B9499D">
              <w:t>&lt;=</w:t>
            </w:r>
            <w:r>
              <w:t>5</w:t>
            </w:r>
          </w:p>
        </w:tc>
        <w:tc>
          <w:tcPr>
            <w:tcW w:w="2035" w:type="pct"/>
          </w:tcPr>
          <w:p w14:paraId="58F14DCB" w14:textId="47C40DA5" w:rsidR="001955A8" w:rsidRDefault="001955A8" w:rsidP="001955A8">
            <w:pPr>
              <w:pStyle w:val="GOSTTablenorm"/>
            </w:pPr>
            <w:r>
              <w:t>Указывается счет бухгалтерского учета в соответствии со справочником «План счетов»</w:t>
            </w:r>
            <w:r w:rsidRPr="005028DB">
              <w:t xml:space="preserve"> </w:t>
            </w:r>
            <w:r>
              <w:t xml:space="preserve">в </w:t>
            </w:r>
            <w:r>
              <w:rPr>
                <w:lang w:val="en-US"/>
              </w:rPr>
              <w:t>SVAP</w:t>
            </w:r>
            <w:r>
              <w:t xml:space="preserve"> для отражения по кредиту записи учета.</w:t>
            </w:r>
          </w:p>
          <w:p w14:paraId="6B5970CF" w14:textId="3C4253B7" w:rsidR="001955A8" w:rsidRPr="00B9499D" w:rsidRDefault="001955A8" w:rsidP="001955A8">
            <w:pPr>
              <w:pStyle w:val="GOSTTablenorm"/>
            </w:pPr>
            <w:r>
              <w:t>Если операция не подлежит отражению в бухгалтерском учете, то заполняется прочерком</w:t>
            </w:r>
          </w:p>
        </w:tc>
      </w:tr>
      <w:tr w:rsidR="001955A8" w:rsidRPr="00B9499D" w14:paraId="1626A911" w14:textId="77777777" w:rsidTr="001955A8">
        <w:tc>
          <w:tcPr>
            <w:tcW w:w="1100" w:type="pct"/>
          </w:tcPr>
          <w:p w14:paraId="624B5E84" w14:textId="57926DB1" w:rsidR="001955A8" w:rsidRPr="00B9499D" w:rsidRDefault="001955A8" w:rsidP="001955A8">
            <w:pPr>
              <w:pStyle w:val="GOSTTablenorm"/>
            </w:pPr>
            <w:r w:rsidRPr="00B9499D">
              <w:t>Контур по Дт</w:t>
            </w:r>
          </w:p>
        </w:tc>
        <w:tc>
          <w:tcPr>
            <w:tcW w:w="750" w:type="pct"/>
          </w:tcPr>
          <w:p w14:paraId="0075CBEB" w14:textId="278713D1" w:rsidR="001955A8" w:rsidRPr="00B9499D" w:rsidRDefault="001955A8" w:rsidP="001955A8">
            <w:pPr>
              <w:pStyle w:val="GOSTTablenorm"/>
            </w:pPr>
            <w:r w:rsidRPr="00A71881">
              <w:rPr>
                <w:b/>
                <w:bCs/>
                <w:szCs w:val="22"/>
              </w:rPr>
              <w:t>T0504833:</w:t>
            </w:r>
            <w:r w:rsidRPr="00B9499D">
              <w:rPr>
                <w:lang w:val="en-US"/>
              </w:rPr>
              <w:t>D</w:t>
            </w:r>
            <w:r w:rsidRPr="00B9499D">
              <w:t>T_Cnt</w:t>
            </w:r>
          </w:p>
        </w:tc>
        <w:tc>
          <w:tcPr>
            <w:tcW w:w="500" w:type="pct"/>
          </w:tcPr>
          <w:p w14:paraId="421CA14E" w14:textId="040FFDB7" w:rsidR="001955A8" w:rsidRPr="00B9499D" w:rsidRDefault="001955A8" w:rsidP="001955A8">
            <w:pPr>
              <w:pStyle w:val="GOSTTablenorm"/>
            </w:pPr>
            <w:r w:rsidRPr="00B9499D">
              <w:t>Строка</w:t>
            </w:r>
          </w:p>
        </w:tc>
        <w:tc>
          <w:tcPr>
            <w:tcW w:w="300" w:type="pct"/>
          </w:tcPr>
          <w:p w14:paraId="5F650A3F" w14:textId="7484FF36" w:rsidR="001955A8" w:rsidRPr="00B9499D" w:rsidRDefault="001955A8" w:rsidP="001955A8">
            <w:pPr>
              <w:pStyle w:val="GOSTTablenorm"/>
            </w:pPr>
            <w:r w:rsidRPr="00B9499D">
              <w:t>Да</w:t>
            </w:r>
          </w:p>
        </w:tc>
        <w:tc>
          <w:tcPr>
            <w:tcW w:w="315" w:type="pct"/>
          </w:tcPr>
          <w:p w14:paraId="4247012E" w14:textId="2D3FC17D" w:rsidR="001955A8" w:rsidRPr="00B9499D" w:rsidRDefault="001955A8" w:rsidP="001955A8">
            <w:pPr>
              <w:pStyle w:val="GOSTTablenorm"/>
            </w:pPr>
            <w:r w:rsidRPr="00B9499D">
              <w:t>=1</w:t>
            </w:r>
          </w:p>
        </w:tc>
        <w:tc>
          <w:tcPr>
            <w:tcW w:w="2035" w:type="pct"/>
          </w:tcPr>
          <w:p w14:paraId="01EEB074" w14:textId="54430684" w:rsidR="001955A8" w:rsidRPr="004F5489" w:rsidRDefault="001955A8" w:rsidP="001955A8">
            <w:pPr>
              <w:pStyle w:val="GOSTTablenorm"/>
            </w:pPr>
            <w:r>
              <w:t>Указывается значение аналитического признака «Контур» для отражения по дебету записи учета.</w:t>
            </w:r>
          </w:p>
          <w:p w14:paraId="390529F0" w14:textId="3CF41607" w:rsidR="001955A8" w:rsidRPr="00B9499D" w:rsidRDefault="001955A8" w:rsidP="001955A8">
            <w:pPr>
              <w:pStyle w:val="GOSTTablenorm"/>
            </w:pPr>
            <w:r w:rsidRPr="00B9499D">
              <w:t>Допускается заполнение прочерком</w:t>
            </w:r>
          </w:p>
        </w:tc>
      </w:tr>
      <w:tr w:rsidR="001955A8" w:rsidRPr="00B9499D" w14:paraId="06316949" w14:textId="77777777" w:rsidTr="001955A8">
        <w:tc>
          <w:tcPr>
            <w:tcW w:w="1100" w:type="pct"/>
          </w:tcPr>
          <w:p w14:paraId="6430B296" w14:textId="7AFDD3BF" w:rsidR="001955A8" w:rsidRPr="00B9499D" w:rsidRDefault="001955A8" w:rsidP="001955A8">
            <w:pPr>
              <w:pStyle w:val="GOSTTablenorm"/>
            </w:pPr>
            <w:r w:rsidRPr="00B9499D">
              <w:t>Контур по Кт</w:t>
            </w:r>
          </w:p>
        </w:tc>
        <w:tc>
          <w:tcPr>
            <w:tcW w:w="750" w:type="pct"/>
          </w:tcPr>
          <w:p w14:paraId="3B401449" w14:textId="76B148FC" w:rsidR="001955A8" w:rsidRPr="00B9499D" w:rsidRDefault="001955A8" w:rsidP="001955A8">
            <w:pPr>
              <w:pStyle w:val="GOSTTablenorm"/>
            </w:pPr>
            <w:r w:rsidRPr="00A71881">
              <w:rPr>
                <w:b/>
                <w:bCs/>
                <w:szCs w:val="22"/>
              </w:rPr>
              <w:t>T0504833:</w:t>
            </w:r>
            <w:r w:rsidRPr="00B9499D">
              <w:t>CT_Cnt</w:t>
            </w:r>
          </w:p>
        </w:tc>
        <w:tc>
          <w:tcPr>
            <w:tcW w:w="500" w:type="pct"/>
          </w:tcPr>
          <w:p w14:paraId="24570EA9" w14:textId="0A49DC78" w:rsidR="001955A8" w:rsidRPr="00B9499D" w:rsidRDefault="001955A8" w:rsidP="001955A8">
            <w:pPr>
              <w:pStyle w:val="GOSTTablenorm"/>
            </w:pPr>
            <w:r w:rsidRPr="00B9499D">
              <w:t>Строка</w:t>
            </w:r>
          </w:p>
        </w:tc>
        <w:tc>
          <w:tcPr>
            <w:tcW w:w="300" w:type="pct"/>
          </w:tcPr>
          <w:p w14:paraId="3ADA3094" w14:textId="4E9B90E1" w:rsidR="001955A8" w:rsidRPr="00B9499D" w:rsidRDefault="001955A8" w:rsidP="001955A8">
            <w:pPr>
              <w:pStyle w:val="GOSTTablenorm"/>
            </w:pPr>
            <w:r w:rsidRPr="00B9499D">
              <w:t>Да</w:t>
            </w:r>
          </w:p>
        </w:tc>
        <w:tc>
          <w:tcPr>
            <w:tcW w:w="315" w:type="pct"/>
          </w:tcPr>
          <w:p w14:paraId="5F8666AB" w14:textId="4111E4CD" w:rsidR="001955A8" w:rsidRPr="00B9499D" w:rsidRDefault="001955A8" w:rsidP="001955A8">
            <w:pPr>
              <w:pStyle w:val="GOSTTablenorm"/>
            </w:pPr>
            <w:r w:rsidRPr="00B9499D">
              <w:t>=1</w:t>
            </w:r>
          </w:p>
        </w:tc>
        <w:tc>
          <w:tcPr>
            <w:tcW w:w="2035" w:type="pct"/>
          </w:tcPr>
          <w:p w14:paraId="668356E0" w14:textId="77777777" w:rsidR="001955A8" w:rsidRDefault="001955A8" w:rsidP="001955A8">
            <w:pPr>
              <w:pStyle w:val="GOSTTablenorm"/>
            </w:pPr>
            <w:r>
              <w:t>Указывается значение аналитического признака «Контур» для отражения по кредиту записи учета.</w:t>
            </w:r>
          </w:p>
          <w:p w14:paraId="421DA435" w14:textId="57A8B760" w:rsidR="001955A8" w:rsidRPr="00B9499D" w:rsidRDefault="001955A8" w:rsidP="001955A8">
            <w:pPr>
              <w:pStyle w:val="GOSTTablenorm"/>
            </w:pPr>
            <w:r w:rsidRPr="00B9499D">
              <w:t>Допускается заполнение прочерком</w:t>
            </w:r>
          </w:p>
        </w:tc>
      </w:tr>
      <w:tr w:rsidR="001955A8" w:rsidRPr="00B9499D" w14:paraId="5CA93FEA" w14:textId="77777777" w:rsidTr="001955A8">
        <w:tc>
          <w:tcPr>
            <w:tcW w:w="1100" w:type="pct"/>
          </w:tcPr>
          <w:p w14:paraId="30A0DBCE" w14:textId="7E8FBC35" w:rsidR="001955A8" w:rsidRPr="00EE4072" w:rsidRDefault="001955A8" w:rsidP="001955A8">
            <w:pPr>
              <w:pStyle w:val="GOSTTablenorm"/>
            </w:pPr>
            <w:r w:rsidRPr="00EE4072">
              <w:t>Лицевой счет по Дт</w:t>
            </w:r>
          </w:p>
        </w:tc>
        <w:tc>
          <w:tcPr>
            <w:tcW w:w="750" w:type="pct"/>
          </w:tcPr>
          <w:p w14:paraId="261D2FDA" w14:textId="6B343164" w:rsidR="001955A8" w:rsidRPr="00EE4072" w:rsidRDefault="001955A8" w:rsidP="001955A8">
            <w:pPr>
              <w:pStyle w:val="GOSTTablenorm"/>
            </w:pPr>
            <w:r w:rsidRPr="00A71881">
              <w:rPr>
                <w:b/>
                <w:bCs/>
                <w:szCs w:val="22"/>
              </w:rPr>
              <w:t>T0504833:</w:t>
            </w:r>
            <w:r w:rsidRPr="00EE4072">
              <w:t>DT_LS</w:t>
            </w:r>
          </w:p>
        </w:tc>
        <w:tc>
          <w:tcPr>
            <w:tcW w:w="500" w:type="pct"/>
          </w:tcPr>
          <w:p w14:paraId="48C172A5" w14:textId="4C57B826" w:rsidR="001955A8" w:rsidRPr="00EE4072" w:rsidRDefault="001955A8" w:rsidP="001955A8">
            <w:pPr>
              <w:pStyle w:val="GOSTTablenorm"/>
            </w:pPr>
            <w:r w:rsidRPr="00EE4072">
              <w:t>Строка</w:t>
            </w:r>
          </w:p>
        </w:tc>
        <w:tc>
          <w:tcPr>
            <w:tcW w:w="300" w:type="pct"/>
          </w:tcPr>
          <w:p w14:paraId="4058037A" w14:textId="5C405628" w:rsidR="001955A8" w:rsidRPr="00EE4072" w:rsidRDefault="001955A8" w:rsidP="001955A8">
            <w:pPr>
              <w:pStyle w:val="GOSTTablenorm"/>
            </w:pPr>
            <w:r w:rsidRPr="00EE4072">
              <w:t>Да</w:t>
            </w:r>
          </w:p>
        </w:tc>
        <w:tc>
          <w:tcPr>
            <w:tcW w:w="315" w:type="pct"/>
          </w:tcPr>
          <w:p w14:paraId="0B8A2981" w14:textId="2B3619E5" w:rsidR="001955A8" w:rsidRPr="00EE4072" w:rsidRDefault="001955A8" w:rsidP="001955A8">
            <w:pPr>
              <w:pStyle w:val="GOSTTablenorm"/>
            </w:pPr>
            <w:r w:rsidRPr="00EE4072">
              <w:t>&lt;=20</w:t>
            </w:r>
          </w:p>
        </w:tc>
        <w:tc>
          <w:tcPr>
            <w:tcW w:w="2035" w:type="pct"/>
          </w:tcPr>
          <w:p w14:paraId="558C261B" w14:textId="77777777" w:rsidR="001955A8" w:rsidRPr="00EE4072" w:rsidRDefault="001955A8" w:rsidP="001955A8">
            <w:pPr>
              <w:pStyle w:val="GOSTTablenorm"/>
            </w:pPr>
            <w:r w:rsidRPr="00EE4072">
              <w:t xml:space="preserve">Указывается значение аналитического признака «ЛС» (Лицевой </w:t>
            </w:r>
            <w:r w:rsidRPr="00EE4072">
              <w:lastRenderedPageBreak/>
              <w:t>счет) для отражения по дебету записи учета.</w:t>
            </w:r>
          </w:p>
          <w:p w14:paraId="4E66E698" w14:textId="7C9EB152" w:rsidR="001955A8" w:rsidRPr="00EE4072" w:rsidRDefault="001955A8" w:rsidP="001955A8">
            <w:pPr>
              <w:pStyle w:val="GOSTTablenorm"/>
            </w:pPr>
            <w:r w:rsidRPr="00EE4072">
              <w:t>Допускается заполнение прочерком</w:t>
            </w:r>
          </w:p>
        </w:tc>
      </w:tr>
      <w:tr w:rsidR="001955A8" w:rsidRPr="00B9499D" w14:paraId="10A08635" w14:textId="77777777" w:rsidTr="001955A8">
        <w:tc>
          <w:tcPr>
            <w:tcW w:w="1100" w:type="pct"/>
          </w:tcPr>
          <w:p w14:paraId="6405E705" w14:textId="6F059CFC" w:rsidR="001955A8" w:rsidRPr="00EE4072" w:rsidRDefault="001955A8" w:rsidP="001955A8">
            <w:pPr>
              <w:pStyle w:val="GOSTTablenorm"/>
            </w:pPr>
            <w:r w:rsidRPr="00EE4072">
              <w:lastRenderedPageBreak/>
              <w:t>Лицевой счет по Кт</w:t>
            </w:r>
          </w:p>
        </w:tc>
        <w:tc>
          <w:tcPr>
            <w:tcW w:w="750" w:type="pct"/>
          </w:tcPr>
          <w:p w14:paraId="517CA40D" w14:textId="456455AD" w:rsidR="001955A8" w:rsidRPr="00EE4072" w:rsidRDefault="001955A8" w:rsidP="001955A8">
            <w:pPr>
              <w:pStyle w:val="GOSTTablenorm"/>
            </w:pPr>
            <w:r w:rsidRPr="00A71881">
              <w:rPr>
                <w:b/>
                <w:bCs/>
                <w:szCs w:val="22"/>
              </w:rPr>
              <w:t>T0504833:</w:t>
            </w:r>
            <w:r w:rsidRPr="00EE4072">
              <w:t>CT_LS</w:t>
            </w:r>
          </w:p>
        </w:tc>
        <w:tc>
          <w:tcPr>
            <w:tcW w:w="500" w:type="pct"/>
          </w:tcPr>
          <w:p w14:paraId="35AE5C84" w14:textId="35379781" w:rsidR="001955A8" w:rsidRPr="00EE4072" w:rsidRDefault="001955A8" w:rsidP="001955A8">
            <w:pPr>
              <w:pStyle w:val="GOSTTablenorm"/>
            </w:pPr>
            <w:r w:rsidRPr="00EE4072">
              <w:t>Строка</w:t>
            </w:r>
          </w:p>
        </w:tc>
        <w:tc>
          <w:tcPr>
            <w:tcW w:w="300" w:type="pct"/>
          </w:tcPr>
          <w:p w14:paraId="7D200CF7" w14:textId="30BBF88C" w:rsidR="001955A8" w:rsidRPr="00EE4072" w:rsidRDefault="001955A8" w:rsidP="001955A8">
            <w:pPr>
              <w:pStyle w:val="GOSTTablenorm"/>
            </w:pPr>
            <w:r w:rsidRPr="00EE4072">
              <w:t>Да</w:t>
            </w:r>
          </w:p>
        </w:tc>
        <w:tc>
          <w:tcPr>
            <w:tcW w:w="315" w:type="pct"/>
          </w:tcPr>
          <w:p w14:paraId="519E57D7" w14:textId="363ACDAE" w:rsidR="001955A8" w:rsidRPr="00EE4072" w:rsidRDefault="001955A8" w:rsidP="001955A8">
            <w:pPr>
              <w:pStyle w:val="GOSTTablenorm"/>
            </w:pPr>
            <w:r w:rsidRPr="00EE4072">
              <w:t>&lt;=20</w:t>
            </w:r>
          </w:p>
        </w:tc>
        <w:tc>
          <w:tcPr>
            <w:tcW w:w="2035" w:type="pct"/>
          </w:tcPr>
          <w:p w14:paraId="08F1563E" w14:textId="77777777" w:rsidR="001955A8" w:rsidRPr="00EE4072" w:rsidRDefault="001955A8" w:rsidP="001955A8">
            <w:pPr>
              <w:pStyle w:val="GOSTTablenorm"/>
            </w:pPr>
            <w:r w:rsidRPr="00EE4072">
              <w:t>Указывается значение аналитического признака «ЛС» (Лицевой счет) для отражения по кредиту записи учета.</w:t>
            </w:r>
          </w:p>
          <w:p w14:paraId="429CB38A" w14:textId="2D864DAF" w:rsidR="001955A8" w:rsidRPr="00EE4072" w:rsidRDefault="001955A8" w:rsidP="001955A8">
            <w:pPr>
              <w:pStyle w:val="GOSTTablenorm"/>
            </w:pPr>
            <w:r w:rsidRPr="00EE4072">
              <w:t>Допускается заполнение прочерком</w:t>
            </w:r>
          </w:p>
        </w:tc>
      </w:tr>
      <w:tr w:rsidR="001955A8" w:rsidRPr="00B9499D" w14:paraId="529396C6" w14:textId="77777777" w:rsidTr="001955A8">
        <w:tc>
          <w:tcPr>
            <w:tcW w:w="1100" w:type="pct"/>
          </w:tcPr>
          <w:p w14:paraId="79496742" w14:textId="145EFF27" w:rsidR="001955A8" w:rsidRPr="00EE4072" w:rsidRDefault="001955A8" w:rsidP="001955A8">
            <w:pPr>
              <w:pStyle w:val="GOSTTablenorm"/>
            </w:pPr>
            <w:r w:rsidRPr="00EE4072">
              <w:t>Подведомственное учреждение по Дт</w:t>
            </w:r>
          </w:p>
        </w:tc>
        <w:tc>
          <w:tcPr>
            <w:tcW w:w="750" w:type="pct"/>
          </w:tcPr>
          <w:p w14:paraId="100B3E2C" w14:textId="1B6F4713" w:rsidR="001955A8" w:rsidRPr="00EE4072" w:rsidRDefault="001955A8" w:rsidP="001955A8">
            <w:pPr>
              <w:pStyle w:val="GOSTTablenorm"/>
            </w:pPr>
            <w:r w:rsidRPr="00A71881">
              <w:rPr>
                <w:b/>
                <w:bCs/>
                <w:szCs w:val="22"/>
              </w:rPr>
              <w:t>T0504833:</w:t>
            </w:r>
            <w:r w:rsidRPr="00EE4072">
              <w:t>DT_PUCH</w:t>
            </w:r>
          </w:p>
        </w:tc>
        <w:tc>
          <w:tcPr>
            <w:tcW w:w="500" w:type="pct"/>
          </w:tcPr>
          <w:p w14:paraId="1A5CE6BE" w14:textId="17065775" w:rsidR="001955A8" w:rsidRPr="00EE4072" w:rsidRDefault="001955A8" w:rsidP="001955A8">
            <w:pPr>
              <w:pStyle w:val="GOSTTablenorm"/>
            </w:pPr>
            <w:r w:rsidRPr="00EE4072">
              <w:t>Строка</w:t>
            </w:r>
          </w:p>
        </w:tc>
        <w:tc>
          <w:tcPr>
            <w:tcW w:w="300" w:type="pct"/>
          </w:tcPr>
          <w:p w14:paraId="790CC8CF" w14:textId="6955D5C7" w:rsidR="001955A8" w:rsidRPr="00EE4072" w:rsidRDefault="001955A8" w:rsidP="001955A8">
            <w:pPr>
              <w:pStyle w:val="GOSTTablenorm"/>
            </w:pPr>
            <w:r w:rsidRPr="00EE4072">
              <w:t>Да</w:t>
            </w:r>
          </w:p>
        </w:tc>
        <w:tc>
          <w:tcPr>
            <w:tcW w:w="315" w:type="pct"/>
          </w:tcPr>
          <w:p w14:paraId="7A809978" w14:textId="1CF72EED" w:rsidR="001955A8" w:rsidRPr="00EE4072" w:rsidRDefault="001955A8" w:rsidP="001955A8">
            <w:pPr>
              <w:pStyle w:val="GOSTTablenorm"/>
            </w:pPr>
            <w:r w:rsidRPr="00EE4072">
              <w:t>&lt;=25</w:t>
            </w:r>
          </w:p>
        </w:tc>
        <w:tc>
          <w:tcPr>
            <w:tcW w:w="2035" w:type="pct"/>
          </w:tcPr>
          <w:p w14:paraId="51D008B2" w14:textId="77777777" w:rsidR="001955A8" w:rsidRPr="00EE4072" w:rsidRDefault="001955A8" w:rsidP="001955A8">
            <w:pPr>
              <w:pStyle w:val="GOSTTablenorm"/>
            </w:pPr>
            <w:r w:rsidRPr="00EE4072">
              <w:t>Указывается значение аналитического признака «УБП» (Подведомственное учреждение, участник бюджетного процесса) для отражения по дебету записи учета.</w:t>
            </w:r>
          </w:p>
          <w:p w14:paraId="328C7C91" w14:textId="34EA8342" w:rsidR="001955A8" w:rsidRPr="00EE4072" w:rsidRDefault="001955A8" w:rsidP="001955A8">
            <w:pPr>
              <w:pStyle w:val="GOSTTablenorm"/>
            </w:pPr>
            <w:r w:rsidRPr="00EE4072">
              <w:t>Допускается заполнение прочерком</w:t>
            </w:r>
          </w:p>
        </w:tc>
      </w:tr>
      <w:tr w:rsidR="001955A8" w:rsidRPr="00B9499D" w14:paraId="6E6FC2AE" w14:textId="77777777" w:rsidTr="001955A8">
        <w:tc>
          <w:tcPr>
            <w:tcW w:w="1100" w:type="pct"/>
          </w:tcPr>
          <w:p w14:paraId="030C0A71" w14:textId="23BA58B7" w:rsidR="001955A8" w:rsidRPr="00EE4072" w:rsidRDefault="001955A8" w:rsidP="001955A8">
            <w:pPr>
              <w:pStyle w:val="GOSTTablenorm"/>
            </w:pPr>
            <w:r w:rsidRPr="00EE4072">
              <w:t>Подведомственное учреждение по Кт</w:t>
            </w:r>
          </w:p>
        </w:tc>
        <w:tc>
          <w:tcPr>
            <w:tcW w:w="750" w:type="pct"/>
          </w:tcPr>
          <w:p w14:paraId="7FF942BA" w14:textId="3EEA20E0" w:rsidR="001955A8" w:rsidRPr="00EE4072" w:rsidRDefault="001955A8" w:rsidP="001955A8">
            <w:pPr>
              <w:pStyle w:val="GOSTTablenorm"/>
            </w:pPr>
            <w:r w:rsidRPr="00A71881">
              <w:rPr>
                <w:b/>
                <w:bCs/>
                <w:szCs w:val="22"/>
              </w:rPr>
              <w:t>T0504833:</w:t>
            </w:r>
            <w:r w:rsidRPr="00EE4072">
              <w:t>CT_PUCH</w:t>
            </w:r>
          </w:p>
        </w:tc>
        <w:tc>
          <w:tcPr>
            <w:tcW w:w="500" w:type="pct"/>
          </w:tcPr>
          <w:p w14:paraId="1881C3D3" w14:textId="36FBF449" w:rsidR="001955A8" w:rsidRPr="00EE4072" w:rsidRDefault="001955A8" w:rsidP="001955A8">
            <w:pPr>
              <w:pStyle w:val="GOSTTablenorm"/>
            </w:pPr>
            <w:r w:rsidRPr="00EE4072">
              <w:t>Строка</w:t>
            </w:r>
          </w:p>
        </w:tc>
        <w:tc>
          <w:tcPr>
            <w:tcW w:w="300" w:type="pct"/>
          </w:tcPr>
          <w:p w14:paraId="45422F92" w14:textId="7AD77639" w:rsidR="001955A8" w:rsidRPr="00EE4072" w:rsidRDefault="001955A8" w:rsidP="001955A8">
            <w:pPr>
              <w:pStyle w:val="GOSTTablenorm"/>
            </w:pPr>
            <w:r w:rsidRPr="00EE4072">
              <w:t>Да</w:t>
            </w:r>
          </w:p>
        </w:tc>
        <w:tc>
          <w:tcPr>
            <w:tcW w:w="315" w:type="pct"/>
          </w:tcPr>
          <w:p w14:paraId="1727DD8A" w14:textId="36DF6384" w:rsidR="001955A8" w:rsidRPr="00EE4072" w:rsidRDefault="001955A8" w:rsidP="001955A8">
            <w:pPr>
              <w:pStyle w:val="GOSTTablenorm"/>
            </w:pPr>
            <w:r w:rsidRPr="00EE4072">
              <w:t>&lt;=25</w:t>
            </w:r>
          </w:p>
        </w:tc>
        <w:tc>
          <w:tcPr>
            <w:tcW w:w="2035" w:type="pct"/>
          </w:tcPr>
          <w:p w14:paraId="32F98DB4" w14:textId="77777777" w:rsidR="001955A8" w:rsidRPr="00EE4072" w:rsidRDefault="001955A8" w:rsidP="001955A8">
            <w:pPr>
              <w:pStyle w:val="GOSTTablenorm"/>
            </w:pPr>
            <w:r w:rsidRPr="00EE4072">
              <w:t>Указывается значение аналитического признака «УБП» (Подведомственное учреждение, участник бюджетного процесса) для отражения по кредиту записи учета.</w:t>
            </w:r>
          </w:p>
          <w:p w14:paraId="6F6AC761" w14:textId="2ABE088F" w:rsidR="001955A8" w:rsidRPr="00EE4072" w:rsidRDefault="001955A8" w:rsidP="001955A8">
            <w:pPr>
              <w:pStyle w:val="GOSTTablenorm"/>
            </w:pPr>
            <w:r w:rsidRPr="00EE4072">
              <w:t>Допускается заполнение прочерком</w:t>
            </w:r>
          </w:p>
        </w:tc>
      </w:tr>
      <w:tr w:rsidR="001955A8" w:rsidRPr="00B9499D" w14:paraId="7E38261D" w14:textId="77777777" w:rsidTr="001955A8">
        <w:tc>
          <w:tcPr>
            <w:tcW w:w="1100" w:type="pct"/>
          </w:tcPr>
          <w:p w14:paraId="508C8386" w14:textId="575B2B71" w:rsidR="001955A8" w:rsidRPr="00EE4072" w:rsidRDefault="001955A8" w:rsidP="001955A8">
            <w:pPr>
              <w:pStyle w:val="GOSTTablenorm"/>
            </w:pPr>
            <w:r w:rsidRPr="00EE4072">
              <w:t>Код цели (аналитический код) по Дт</w:t>
            </w:r>
          </w:p>
        </w:tc>
        <w:tc>
          <w:tcPr>
            <w:tcW w:w="750" w:type="pct"/>
          </w:tcPr>
          <w:p w14:paraId="399E7E54" w14:textId="5F9E718E" w:rsidR="001955A8" w:rsidRPr="00EE4072" w:rsidRDefault="001955A8" w:rsidP="001955A8">
            <w:pPr>
              <w:pStyle w:val="GOSTTablenorm"/>
            </w:pPr>
            <w:r w:rsidRPr="00A71881">
              <w:rPr>
                <w:b/>
                <w:bCs/>
                <w:szCs w:val="22"/>
              </w:rPr>
              <w:t>T0504833:</w:t>
            </w:r>
            <w:r w:rsidRPr="00EE4072">
              <w:t>DT_KS</w:t>
            </w:r>
          </w:p>
        </w:tc>
        <w:tc>
          <w:tcPr>
            <w:tcW w:w="500" w:type="pct"/>
          </w:tcPr>
          <w:p w14:paraId="10611D68" w14:textId="5C7736D1" w:rsidR="001955A8" w:rsidRPr="00EE4072" w:rsidRDefault="001955A8" w:rsidP="001955A8">
            <w:pPr>
              <w:pStyle w:val="GOSTTablenorm"/>
            </w:pPr>
            <w:r w:rsidRPr="00EE4072">
              <w:t>Строка</w:t>
            </w:r>
          </w:p>
        </w:tc>
        <w:tc>
          <w:tcPr>
            <w:tcW w:w="300" w:type="pct"/>
          </w:tcPr>
          <w:p w14:paraId="78B1DDCB" w14:textId="647ECEC8" w:rsidR="001955A8" w:rsidRPr="00EE4072" w:rsidRDefault="001955A8" w:rsidP="001955A8">
            <w:pPr>
              <w:pStyle w:val="GOSTTablenorm"/>
            </w:pPr>
            <w:r w:rsidRPr="00EE4072">
              <w:t>Да</w:t>
            </w:r>
          </w:p>
        </w:tc>
        <w:tc>
          <w:tcPr>
            <w:tcW w:w="315" w:type="pct"/>
          </w:tcPr>
          <w:p w14:paraId="5A96ABBB" w14:textId="6FCFCD35" w:rsidR="001955A8" w:rsidRPr="00EE4072" w:rsidRDefault="001955A8" w:rsidP="001955A8">
            <w:pPr>
              <w:pStyle w:val="GOSTTablenorm"/>
            </w:pPr>
            <w:r w:rsidRPr="00EE4072">
              <w:t>&lt;=25</w:t>
            </w:r>
          </w:p>
        </w:tc>
        <w:tc>
          <w:tcPr>
            <w:tcW w:w="2035" w:type="pct"/>
          </w:tcPr>
          <w:p w14:paraId="12006271" w14:textId="77777777" w:rsidR="001955A8" w:rsidRPr="00EE4072" w:rsidRDefault="001955A8" w:rsidP="001955A8">
            <w:pPr>
              <w:pStyle w:val="GOSTTablenorm"/>
            </w:pPr>
            <w:r w:rsidRPr="00EE4072">
              <w:t>Указывается значение аналитического признака «Код цели» (Код цели, аналитический код) для отражения по дебету записи учета.</w:t>
            </w:r>
          </w:p>
          <w:p w14:paraId="61470FDB" w14:textId="33CD4A04" w:rsidR="001955A8" w:rsidRPr="00EE4072" w:rsidRDefault="001955A8" w:rsidP="001955A8">
            <w:pPr>
              <w:pStyle w:val="GOSTTablenorm"/>
            </w:pPr>
            <w:r w:rsidRPr="00EE4072">
              <w:t>Допускается заполнение прочерком</w:t>
            </w:r>
          </w:p>
        </w:tc>
      </w:tr>
      <w:tr w:rsidR="001955A8" w:rsidRPr="00B9499D" w14:paraId="0AA0FBC3" w14:textId="77777777" w:rsidTr="001955A8">
        <w:tc>
          <w:tcPr>
            <w:tcW w:w="1100" w:type="pct"/>
          </w:tcPr>
          <w:p w14:paraId="4B1B1368" w14:textId="659D416F" w:rsidR="001955A8" w:rsidRPr="00EE4072" w:rsidRDefault="001955A8" w:rsidP="001955A8">
            <w:pPr>
              <w:pStyle w:val="GOSTTablenorm"/>
            </w:pPr>
            <w:r w:rsidRPr="00EE4072">
              <w:t>Код цели (аналитический код) по Кт</w:t>
            </w:r>
          </w:p>
        </w:tc>
        <w:tc>
          <w:tcPr>
            <w:tcW w:w="750" w:type="pct"/>
          </w:tcPr>
          <w:p w14:paraId="68C453C5" w14:textId="5CE43230" w:rsidR="001955A8" w:rsidRPr="00EE4072" w:rsidRDefault="001955A8" w:rsidP="001955A8">
            <w:pPr>
              <w:pStyle w:val="GOSTTablenorm"/>
            </w:pPr>
            <w:r w:rsidRPr="00A71881">
              <w:rPr>
                <w:b/>
                <w:bCs/>
                <w:szCs w:val="22"/>
              </w:rPr>
              <w:t>T0504833:</w:t>
            </w:r>
            <w:r w:rsidRPr="00EE4072">
              <w:t>CT_KS</w:t>
            </w:r>
          </w:p>
        </w:tc>
        <w:tc>
          <w:tcPr>
            <w:tcW w:w="500" w:type="pct"/>
          </w:tcPr>
          <w:p w14:paraId="4ECEA859" w14:textId="396646BC" w:rsidR="001955A8" w:rsidRPr="00EE4072" w:rsidRDefault="001955A8" w:rsidP="001955A8">
            <w:pPr>
              <w:pStyle w:val="GOSTTablenorm"/>
            </w:pPr>
            <w:r w:rsidRPr="00EE4072">
              <w:t>Строка</w:t>
            </w:r>
          </w:p>
        </w:tc>
        <w:tc>
          <w:tcPr>
            <w:tcW w:w="300" w:type="pct"/>
          </w:tcPr>
          <w:p w14:paraId="691D3ADE" w14:textId="23B47855" w:rsidR="001955A8" w:rsidRPr="00EE4072" w:rsidRDefault="001955A8" w:rsidP="001955A8">
            <w:pPr>
              <w:pStyle w:val="GOSTTablenorm"/>
            </w:pPr>
            <w:r w:rsidRPr="00EE4072">
              <w:t>Да</w:t>
            </w:r>
          </w:p>
        </w:tc>
        <w:tc>
          <w:tcPr>
            <w:tcW w:w="315" w:type="pct"/>
          </w:tcPr>
          <w:p w14:paraId="21683D01" w14:textId="5D792D25" w:rsidR="001955A8" w:rsidRPr="00EE4072" w:rsidRDefault="001955A8" w:rsidP="001955A8">
            <w:pPr>
              <w:pStyle w:val="GOSTTablenorm"/>
            </w:pPr>
            <w:r w:rsidRPr="00EE4072">
              <w:t>&lt;=25</w:t>
            </w:r>
          </w:p>
        </w:tc>
        <w:tc>
          <w:tcPr>
            <w:tcW w:w="2035" w:type="pct"/>
          </w:tcPr>
          <w:p w14:paraId="0CC5BD3C" w14:textId="77777777" w:rsidR="001955A8" w:rsidRPr="00EE4072" w:rsidRDefault="001955A8" w:rsidP="001955A8">
            <w:pPr>
              <w:pStyle w:val="GOSTTablenorm"/>
            </w:pPr>
            <w:r w:rsidRPr="00EE4072">
              <w:t>Указывается значение аналитического признака «Код цели» (Код цели, аналитический код) для отражения по кредиту записи учета.</w:t>
            </w:r>
          </w:p>
          <w:p w14:paraId="36F9077C" w14:textId="18F963A4" w:rsidR="001955A8" w:rsidRPr="00EE4072" w:rsidRDefault="001955A8" w:rsidP="001955A8">
            <w:pPr>
              <w:pStyle w:val="GOSTTablenorm"/>
            </w:pPr>
            <w:r w:rsidRPr="00EE4072">
              <w:t>Допускается заполнение прочерком</w:t>
            </w:r>
          </w:p>
        </w:tc>
      </w:tr>
      <w:tr w:rsidR="001955A8" w:rsidRPr="00B9499D" w14:paraId="07499D42" w14:textId="77777777" w:rsidTr="001955A8">
        <w:tc>
          <w:tcPr>
            <w:tcW w:w="1100" w:type="pct"/>
          </w:tcPr>
          <w:p w14:paraId="5CE727E7" w14:textId="327050F0" w:rsidR="001955A8" w:rsidRPr="00EE4072" w:rsidRDefault="001955A8" w:rsidP="001955A8">
            <w:pPr>
              <w:pStyle w:val="GOSTTablenorm"/>
            </w:pPr>
            <w:r w:rsidRPr="00EE4072">
              <w:t>Бюджетное обязательство по Дт</w:t>
            </w:r>
          </w:p>
        </w:tc>
        <w:tc>
          <w:tcPr>
            <w:tcW w:w="750" w:type="pct"/>
          </w:tcPr>
          <w:p w14:paraId="2AF2AE5F" w14:textId="19DDD02C" w:rsidR="001955A8" w:rsidRPr="00EE4072" w:rsidRDefault="001955A8" w:rsidP="001955A8">
            <w:pPr>
              <w:pStyle w:val="GOSTTablenorm"/>
            </w:pPr>
            <w:r w:rsidRPr="00A71881">
              <w:rPr>
                <w:b/>
                <w:bCs/>
                <w:szCs w:val="22"/>
              </w:rPr>
              <w:t>T0504833:</w:t>
            </w:r>
            <w:r w:rsidRPr="00EE4072">
              <w:t>DT_BO</w:t>
            </w:r>
          </w:p>
        </w:tc>
        <w:tc>
          <w:tcPr>
            <w:tcW w:w="500" w:type="pct"/>
          </w:tcPr>
          <w:p w14:paraId="3B184A1B" w14:textId="6D87D850" w:rsidR="001955A8" w:rsidRPr="00EE4072" w:rsidRDefault="001955A8" w:rsidP="001955A8">
            <w:pPr>
              <w:pStyle w:val="GOSTTablenorm"/>
            </w:pPr>
            <w:r w:rsidRPr="00EE4072">
              <w:t>Строка</w:t>
            </w:r>
          </w:p>
        </w:tc>
        <w:tc>
          <w:tcPr>
            <w:tcW w:w="300" w:type="pct"/>
          </w:tcPr>
          <w:p w14:paraId="2DDFAE40" w14:textId="0F8254F9" w:rsidR="001955A8" w:rsidRPr="00EE4072" w:rsidRDefault="001955A8" w:rsidP="001955A8">
            <w:pPr>
              <w:pStyle w:val="GOSTTablenorm"/>
            </w:pPr>
            <w:r w:rsidRPr="00EE4072">
              <w:t>Да</w:t>
            </w:r>
          </w:p>
        </w:tc>
        <w:tc>
          <w:tcPr>
            <w:tcW w:w="315" w:type="pct"/>
          </w:tcPr>
          <w:p w14:paraId="792C88D1" w14:textId="16029B1E" w:rsidR="001955A8" w:rsidRPr="00EE4072" w:rsidRDefault="001955A8" w:rsidP="001955A8">
            <w:pPr>
              <w:pStyle w:val="GOSTTablenorm"/>
            </w:pPr>
            <w:r w:rsidRPr="00EE4072">
              <w:t>&lt;=25</w:t>
            </w:r>
          </w:p>
        </w:tc>
        <w:tc>
          <w:tcPr>
            <w:tcW w:w="2035" w:type="pct"/>
          </w:tcPr>
          <w:p w14:paraId="7D058C63" w14:textId="77777777" w:rsidR="001955A8" w:rsidRPr="00EE4072" w:rsidRDefault="001955A8" w:rsidP="001955A8">
            <w:pPr>
              <w:pStyle w:val="GOSTTablenorm"/>
            </w:pPr>
            <w:r w:rsidRPr="00EE4072">
              <w:t>Указывается значение аналитического признака «БО» (Бюджетное обязательство) для отражения по дебету записи учета.</w:t>
            </w:r>
          </w:p>
          <w:p w14:paraId="3C89A347" w14:textId="58E79E89" w:rsidR="001955A8" w:rsidRPr="00EE4072" w:rsidRDefault="001955A8" w:rsidP="001955A8">
            <w:pPr>
              <w:pStyle w:val="GOSTTablenorm"/>
            </w:pPr>
            <w:r w:rsidRPr="00EE4072">
              <w:t>Допускается заполнение прочерком</w:t>
            </w:r>
          </w:p>
        </w:tc>
      </w:tr>
      <w:tr w:rsidR="001955A8" w:rsidRPr="00B9499D" w14:paraId="2A4657EF" w14:textId="77777777" w:rsidTr="001955A8">
        <w:tc>
          <w:tcPr>
            <w:tcW w:w="1100" w:type="pct"/>
          </w:tcPr>
          <w:p w14:paraId="2E22A4E0" w14:textId="48B9CF40" w:rsidR="001955A8" w:rsidRPr="00B9499D" w:rsidRDefault="001955A8" w:rsidP="001955A8">
            <w:pPr>
              <w:pStyle w:val="GOSTTablenorm"/>
            </w:pPr>
            <w:r w:rsidRPr="00B9499D">
              <w:t>Бюджетное обязательство по Кт</w:t>
            </w:r>
          </w:p>
        </w:tc>
        <w:tc>
          <w:tcPr>
            <w:tcW w:w="750" w:type="pct"/>
          </w:tcPr>
          <w:p w14:paraId="021BEC30" w14:textId="1B50B028" w:rsidR="001955A8" w:rsidRPr="00B9499D" w:rsidRDefault="001955A8" w:rsidP="001955A8">
            <w:pPr>
              <w:pStyle w:val="GOSTTablenorm"/>
            </w:pPr>
            <w:r w:rsidRPr="00A71881">
              <w:rPr>
                <w:b/>
                <w:bCs/>
                <w:szCs w:val="22"/>
              </w:rPr>
              <w:t>T0504833:</w:t>
            </w:r>
            <w:r w:rsidRPr="00B9499D">
              <w:rPr>
                <w:lang w:val="en-US"/>
              </w:rPr>
              <w:t>C</w:t>
            </w:r>
            <w:r w:rsidRPr="00B9499D">
              <w:t>T_BO</w:t>
            </w:r>
          </w:p>
        </w:tc>
        <w:tc>
          <w:tcPr>
            <w:tcW w:w="500" w:type="pct"/>
          </w:tcPr>
          <w:p w14:paraId="04409381" w14:textId="0182A336" w:rsidR="001955A8" w:rsidRPr="00B9499D" w:rsidRDefault="001955A8" w:rsidP="001955A8">
            <w:pPr>
              <w:pStyle w:val="GOSTTablenorm"/>
            </w:pPr>
            <w:r w:rsidRPr="00B9499D">
              <w:t>Строка</w:t>
            </w:r>
          </w:p>
        </w:tc>
        <w:tc>
          <w:tcPr>
            <w:tcW w:w="300" w:type="pct"/>
          </w:tcPr>
          <w:p w14:paraId="3C6779D5" w14:textId="0BBBF655" w:rsidR="001955A8" w:rsidRPr="00B9499D" w:rsidRDefault="001955A8" w:rsidP="001955A8">
            <w:pPr>
              <w:pStyle w:val="GOSTTablenorm"/>
            </w:pPr>
            <w:r w:rsidRPr="00B9499D">
              <w:t>Да</w:t>
            </w:r>
          </w:p>
        </w:tc>
        <w:tc>
          <w:tcPr>
            <w:tcW w:w="315" w:type="pct"/>
          </w:tcPr>
          <w:p w14:paraId="68B9B32A" w14:textId="44E5D8B2" w:rsidR="001955A8" w:rsidRPr="00B9499D" w:rsidRDefault="001955A8" w:rsidP="001955A8">
            <w:pPr>
              <w:pStyle w:val="GOSTTablenorm"/>
            </w:pPr>
            <w:r w:rsidRPr="00B9499D">
              <w:t>&lt;=25</w:t>
            </w:r>
          </w:p>
        </w:tc>
        <w:tc>
          <w:tcPr>
            <w:tcW w:w="2035" w:type="pct"/>
          </w:tcPr>
          <w:p w14:paraId="40B70463" w14:textId="77777777" w:rsidR="001955A8" w:rsidRDefault="001955A8" w:rsidP="001955A8">
            <w:pPr>
              <w:pStyle w:val="GOSTTablenorm"/>
            </w:pPr>
            <w:r>
              <w:t>Указывается значение аналитического признака «БО» (Бюджетное обязательство) для отражения по кредиту записи учета.</w:t>
            </w:r>
          </w:p>
          <w:p w14:paraId="371B3829" w14:textId="48301258" w:rsidR="001955A8" w:rsidRPr="00B9499D" w:rsidRDefault="001955A8" w:rsidP="001955A8">
            <w:pPr>
              <w:pStyle w:val="GOSTTablenorm"/>
            </w:pPr>
            <w:r w:rsidRPr="008C1F2F">
              <w:t>Допускается заполнение прочерком</w:t>
            </w:r>
          </w:p>
        </w:tc>
      </w:tr>
      <w:tr w:rsidR="001955A8" w:rsidRPr="00B9499D" w14:paraId="31741D99" w14:textId="77777777" w:rsidTr="001955A8">
        <w:tc>
          <w:tcPr>
            <w:tcW w:w="1100" w:type="pct"/>
          </w:tcPr>
          <w:p w14:paraId="67A839E6" w14:textId="773CA5A3" w:rsidR="001955A8" w:rsidRPr="00B9499D" w:rsidRDefault="001955A8" w:rsidP="001955A8">
            <w:pPr>
              <w:pStyle w:val="GOSTTablenorm"/>
            </w:pPr>
            <w:r>
              <w:lastRenderedPageBreak/>
              <w:t>ОКТМО</w:t>
            </w:r>
            <w:r w:rsidRPr="00B9499D">
              <w:t xml:space="preserve"> по Дт</w:t>
            </w:r>
          </w:p>
        </w:tc>
        <w:tc>
          <w:tcPr>
            <w:tcW w:w="750" w:type="pct"/>
          </w:tcPr>
          <w:p w14:paraId="3BC210BC" w14:textId="4BB50E12" w:rsidR="001955A8" w:rsidRPr="002018E3" w:rsidRDefault="001955A8" w:rsidP="001955A8">
            <w:pPr>
              <w:pStyle w:val="GOSTTablenorm"/>
              <w:rPr>
                <w:lang w:val="en-US"/>
              </w:rPr>
            </w:pPr>
            <w:r w:rsidRPr="00A71881">
              <w:rPr>
                <w:b/>
                <w:bCs/>
                <w:szCs w:val="22"/>
              </w:rPr>
              <w:t>T0504833:</w:t>
            </w:r>
            <w:r w:rsidRPr="00B9499D">
              <w:t>DT_</w:t>
            </w:r>
            <w:r>
              <w:rPr>
                <w:lang w:val="en-US"/>
              </w:rPr>
              <w:t>OKTMO</w:t>
            </w:r>
          </w:p>
        </w:tc>
        <w:tc>
          <w:tcPr>
            <w:tcW w:w="500" w:type="pct"/>
          </w:tcPr>
          <w:p w14:paraId="1F08D085" w14:textId="056BDF62" w:rsidR="001955A8" w:rsidRPr="00B9499D" w:rsidRDefault="001955A8" w:rsidP="001955A8">
            <w:pPr>
              <w:pStyle w:val="GOSTTablenorm"/>
            </w:pPr>
            <w:r w:rsidRPr="00B9499D">
              <w:t>Строка</w:t>
            </w:r>
          </w:p>
        </w:tc>
        <w:tc>
          <w:tcPr>
            <w:tcW w:w="300" w:type="pct"/>
          </w:tcPr>
          <w:p w14:paraId="30343816" w14:textId="166566FB" w:rsidR="001955A8" w:rsidRPr="00B9499D" w:rsidRDefault="001955A8" w:rsidP="001955A8">
            <w:pPr>
              <w:pStyle w:val="GOSTTablenorm"/>
            </w:pPr>
            <w:r w:rsidRPr="00B9499D">
              <w:t>Да</w:t>
            </w:r>
          </w:p>
        </w:tc>
        <w:tc>
          <w:tcPr>
            <w:tcW w:w="315" w:type="pct"/>
          </w:tcPr>
          <w:p w14:paraId="5E587F8E" w14:textId="4B2C5D63" w:rsidR="001955A8" w:rsidRPr="00B9499D" w:rsidRDefault="001955A8" w:rsidP="001955A8">
            <w:pPr>
              <w:pStyle w:val="GOSTTablenorm"/>
            </w:pPr>
            <w:r w:rsidRPr="00B9499D">
              <w:t>&lt;=25</w:t>
            </w:r>
          </w:p>
        </w:tc>
        <w:tc>
          <w:tcPr>
            <w:tcW w:w="2035" w:type="pct"/>
          </w:tcPr>
          <w:p w14:paraId="00076D45" w14:textId="77777777" w:rsidR="001955A8" w:rsidRDefault="001955A8" w:rsidP="001955A8">
            <w:pPr>
              <w:pStyle w:val="GOSTTablenorm"/>
            </w:pPr>
            <w:r>
              <w:t>Указывается значение аналитического признака «ОКТМО» для отражения по дебету записи учета.</w:t>
            </w:r>
          </w:p>
          <w:p w14:paraId="04224315" w14:textId="37F79C6D" w:rsidR="001955A8" w:rsidRPr="00B9499D" w:rsidRDefault="001955A8" w:rsidP="001955A8">
            <w:pPr>
              <w:pStyle w:val="GOSTTablenorm"/>
            </w:pPr>
            <w:r w:rsidRPr="008C1F2F">
              <w:t>Допускается заполнение прочерком</w:t>
            </w:r>
          </w:p>
        </w:tc>
      </w:tr>
      <w:tr w:rsidR="001955A8" w:rsidRPr="00B9499D" w14:paraId="3AFCECD1" w14:textId="77777777" w:rsidTr="001955A8">
        <w:tc>
          <w:tcPr>
            <w:tcW w:w="1100" w:type="pct"/>
          </w:tcPr>
          <w:p w14:paraId="4EA04D6C" w14:textId="3138C975" w:rsidR="001955A8" w:rsidRPr="00B9499D" w:rsidRDefault="001955A8" w:rsidP="001955A8">
            <w:pPr>
              <w:pStyle w:val="GOSTTablenorm"/>
            </w:pPr>
            <w:r>
              <w:t>ОКТМО</w:t>
            </w:r>
            <w:r w:rsidRPr="00B9499D">
              <w:t xml:space="preserve"> по Кт</w:t>
            </w:r>
          </w:p>
        </w:tc>
        <w:tc>
          <w:tcPr>
            <w:tcW w:w="750" w:type="pct"/>
          </w:tcPr>
          <w:p w14:paraId="76C71614" w14:textId="4C8FAEFF" w:rsidR="001955A8" w:rsidRPr="002018E3" w:rsidRDefault="001955A8" w:rsidP="001955A8">
            <w:pPr>
              <w:pStyle w:val="GOSTTablenorm"/>
              <w:rPr>
                <w:lang w:val="en-US"/>
              </w:rPr>
            </w:pPr>
            <w:r w:rsidRPr="00A71881">
              <w:rPr>
                <w:b/>
                <w:bCs/>
                <w:szCs w:val="22"/>
              </w:rPr>
              <w:t>T0504833:</w:t>
            </w:r>
            <w:r w:rsidRPr="00B9499D">
              <w:rPr>
                <w:lang w:val="en-US"/>
              </w:rPr>
              <w:t>C</w:t>
            </w:r>
            <w:r w:rsidRPr="00B9499D">
              <w:t>T_</w:t>
            </w:r>
            <w:r>
              <w:rPr>
                <w:lang w:val="en-US"/>
              </w:rPr>
              <w:t>OKTMO</w:t>
            </w:r>
          </w:p>
        </w:tc>
        <w:tc>
          <w:tcPr>
            <w:tcW w:w="500" w:type="pct"/>
          </w:tcPr>
          <w:p w14:paraId="4EA6E20B" w14:textId="7E126A83" w:rsidR="001955A8" w:rsidRPr="00B9499D" w:rsidRDefault="001955A8" w:rsidP="001955A8">
            <w:pPr>
              <w:pStyle w:val="GOSTTablenorm"/>
            </w:pPr>
            <w:r w:rsidRPr="00B9499D">
              <w:t>Строка</w:t>
            </w:r>
          </w:p>
        </w:tc>
        <w:tc>
          <w:tcPr>
            <w:tcW w:w="300" w:type="pct"/>
          </w:tcPr>
          <w:p w14:paraId="733AA5AC" w14:textId="238D1C3A" w:rsidR="001955A8" w:rsidRPr="00B9499D" w:rsidRDefault="001955A8" w:rsidP="001955A8">
            <w:pPr>
              <w:pStyle w:val="GOSTTablenorm"/>
            </w:pPr>
            <w:r w:rsidRPr="00B9499D">
              <w:t>Да</w:t>
            </w:r>
          </w:p>
        </w:tc>
        <w:tc>
          <w:tcPr>
            <w:tcW w:w="315" w:type="pct"/>
          </w:tcPr>
          <w:p w14:paraId="2BF2A3FB" w14:textId="7780A1A0" w:rsidR="001955A8" w:rsidRPr="00B9499D" w:rsidRDefault="001955A8" w:rsidP="001955A8">
            <w:pPr>
              <w:pStyle w:val="GOSTTablenorm"/>
            </w:pPr>
            <w:r w:rsidRPr="00B9499D">
              <w:t>&lt;=25</w:t>
            </w:r>
          </w:p>
        </w:tc>
        <w:tc>
          <w:tcPr>
            <w:tcW w:w="2035" w:type="pct"/>
          </w:tcPr>
          <w:p w14:paraId="1CC57F0C" w14:textId="77777777" w:rsidR="001955A8" w:rsidRDefault="001955A8" w:rsidP="001955A8">
            <w:pPr>
              <w:pStyle w:val="GOSTTablenorm"/>
            </w:pPr>
            <w:r>
              <w:t>Указывается значение аналитического признака «ОКТМО» для отражения по кредиту записи учета.</w:t>
            </w:r>
          </w:p>
          <w:p w14:paraId="1689AEA0" w14:textId="5FA7B604" w:rsidR="001955A8" w:rsidRPr="00B9499D" w:rsidRDefault="001955A8" w:rsidP="001955A8">
            <w:pPr>
              <w:pStyle w:val="GOSTTablenorm"/>
            </w:pPr>
            <w:r w:rsidRPr="008C1F2F">
              <w:t>Допускается заполнение прочерком</w:t>
            </w:r>
          </w:p>
        </w:tc>
      </w:tr>
      <w:tr w:rsidR="001955A8" w:rsidRPr="00B9499D" w14:paraId="1F00485D" w14:textId="77777777" w:rsidTr="001955A8">
        <w:tc>
          <w:tcPr>
            <w:tcW w:w="1100" w:type="pct"/>
          </w:tcPr>
          <w:p w14:paraId="1415ECB7" w14:textId="3FFE9C4F" w:rsidR="001955A8" w:rsidRPr="00B9499D" w:rsidRDefault="001955A8" w:rsidP="001955A8">
            <w:pPr>
              <w:pStyle w:val="GOSTTablenorm"/>
            </w:pPr>
            <w:r w:rsidRPr="00B9499D">
              <w:t>Признак заключительных оборотов по Дт</w:t>
            </w:r>
          </w:p>
        </w:tc>
        <w:tc>
          <w:tcPr>
            <w:tcW w:w="750" w:type="pct"/>
          </w:tcPr>
          <w:p w14:paraId="2826D357" w14:textId="25BF48E9" w:rsidR="001955A8" w:rsidRPr="00B9499D" w:rsidRDefault="001955A8" w:rsidP="001955A8">
            <w:pPr>
              <w:pStyle w:val="GOSTTablenorm"/>
            </w:pPr>
            <w:r w:rsidRPr="00A71881">
              <w:rPr>
                <w:b/>
                <w:bCs/>
                <w:szCs w:val="22"/>
              </w:rPr>
              <w:t>T0504833:</w:t>
            </w:r>
            <w:r w:rsidRPr="00B9499D">
              <w:t>DT_PZO</w:t>
            </w:r>
          </w:p>
        </w:tc>
        <w:tc>
          <w:tcPr>
            <w:tcW w:w="500" w:type="pct"/>
          </w:tcPr>
          <w:p w14:paraId="7486868C" w14:textId="365CCDB0" w:rsidR="001955A8" w:rsidRPr="00B9499D" w:rsidRDefault="001955A8" w:rsidP="001955A8">
            <w:pPr>
              <w:pStyle w:val="GOSTTablenorm"/>
            </w:pPr>
            <w:r w:rsidRPr="00B9499D">
              <w:t>Строка</w:t>
            </w:r>
          </w:p>
        </w:tc>
        <w:tc>
          <w:tcPr>
            <w:tcW w:w="300" w:type="pct"/>
          </w:tcPr>
          <w:p w14:paraId="67E48FCF" w14:textId="214BB7E0" w:rsidR="001955A8" w:rsidRPr="00B9499D" w:rsidRDefault="001955A8" w:rsidP="001955A8">
            <w:pPr>
              <w:pStyle w:val="GOSTTablenorm"/>
            </w:pPr>
            <w:r w:rsidRPr="00B9499D">
              <w:t>Да</w:t>
            </w:r>
          </w:p>
        </w:tc>
        <w:tc>
          <w:tcPr>
            <w:tcW w:w="315" w:type="pct"/>
          </w:tcPr>
          <w:p w14:paraId="466DE838" w14:textId="70D9C52B" w:rsidR="001955A8" w:rsidRPr="00B9499D" w:rsidRDefault="001955A8" w:rsidP="001955A8">
            <w:pPr>
              <w:pStyle w:val="GOSTTablenorm"/>
            </w:pPr>
            <w:r w:rsidRPr="00B9499D">
              <w:t>&lt;=25</w:t>
            </w:r>
          </w:p>
        </w:tc>
        <w:tc>
          <w:tcPr>
            <w:tcW w:w="2035" w:type="pct"/>
          </w:tcPr>
          <w:p w14:paraId="6D6DF6AF" w14:textId="77777777" w:rsidR="001955A8" w:rsidRDefault="001955A8" w:rsidP="001955A8">
            <w:pPr>
              <w:pStyle w:val="GOSTTablenorm"/>
            </w:pPr>
            <w:r>
              <w:t>Указывается значение аналитического признака «ЗО» (Признак заключительных оборотов) для отражения по дебету записи учета.</w:t>
            </w:r>
          </w:p>
          <w:p w14:paraId="01727507" w14:textId="2E9D7F5A" w:rsidR="001955A8" w:rsidRPr="00B9499D" w:rsidRDefault="001955A8" w:rsidP="001955A8">
            <w:pPr>
              <w:pStyle w:val="GOSTTablenorm"/>
            </w:pPr>
            <w:r w:rsidRPr="008C1F2F">
              <w:t>Допускается заполнение прочерком</w:t>
            </w:r>
          </w:p>
        </w:tc>
      </w:tr>
      <w:tr w:rsidR="001955A8" w:rsidRPr="00B9499D" w14:paraId="7127CA1A" w14:textId="77777777" w:rsidTr="001955A8">
        <w:tc>
          <w:tcPr>
            <w:tcW w:w="1100" w:type="pct"/>
          </w:tcPr>
          <w:p w14:paraId="68E4E1D0" w14:textId="6B2B6933" w:rsidR="001955A8" w:rsidRPr="00B9499D" w:rsidRDefault="001955A8" w:rsidP="001955A8">
            <w:pPr>
              <w:pStyle w:val="GOSTTablenorm"/>
            </w:pPr>
            <w:r w:rsidRPr="00B9499D">
              <w:t>Признак заключительных оборотов по Кт</w:t>
            </w:r>
          </w:p>
        </w:tc>
        <w:tc>
          <w:tcPr>
            <w:tcW w:w="750" w:type="pct"/>
          </w:tcPr>
          <w:p w14:paraId="2FB7DF96" w14:textId="7B6FAAA2" w:rsidR="001955A8" w:rsidRPr="00B9499D" w:rsidRDefault="001955A8" w:rsidP="001955A8">
            <w:pPr>
              <w:pStyle w:val="GOSTTablenorm"/>
            </w:pPr>
            <w:r w:rsidRPr="00A71881">
              <w:rPr>
                <w:b/>
                <w:bCs/>
                <w:szCs w:val="22"/>
              </w:rPr>
              <w:t>T0504833:</w:t>
            </w:r>
            <w:r w:rsidRPr="00B9499D">
              <w:rPr>
                <w:lang w:val="en-US"/>
              </w:rPr>
              <w:t>C</w:t>
            </w:r>
            <w:r w:rsidRPr="00B9499D">
              <w:t>T_PZO</w:t>
            </w:r>
          </w:p>
        </w:tc>
        <w:tc>
          <w:tcPr>
            <w:tcW w:w="500" w:type="pct"/>
          </w:tcPr>
          <w:p w14:paraId="3C0958C1" w14:textId="05F1F248" w:rsidR="001955A8" w:rsidRPr="00B9499D" w:rsidRDefault="001955A8" w:rsidP="001955A8">
            <w:pPr>
              <w:pStyle w:val="GOSTTablenorm"/>
            </w:pPr>
            <w:r w:rsidRPr="00B9499D">
              <w:t>Строка</w:t>
            </w:r>
          </w:p>
        </w:tc>
        <w:tc>
          <w:tcPr>
            <w:tcW w:w="300" w:type="pct"/>
          </w:tcPr>
          <w:p w14:paraId="4D9EC718" w14:textId="2DE85726" w:rsidR="001955A8" w:rsidRPr="00B9499D" w:rsidRDefault="001955A8" w:rsidP="001955A8">
            <w:pPr>
              <w:pStyle w:val="GOSTTablenorm"/>
            </w:pPr>
            <w:r w:rsidRPr="00B9499D">
              <w:t>Да</w:t>
            </w:r>
          </w:p>
        </w:tc>
        <w:tc>
          <w:tcPr>
            <w:tcW w:w="315" w:type="pct"/>
          </w:tcPr>
          <w:p w14:paraId="5F48BB88" w14:textId="45641FFA" w:rsidR="001955A8" w:rsidRPr="00B9499D" w:rsidRDefault="001955A8" w:rsidP="001955A8">
            <w:pPr>
              <w:pStyle w:val="GOSTTablenorm"/>
            </w:pPr>
            <w:r w:rsidRPr="00B9499D">
              <w:t>&lt;=25</w:t>
            </w:r>
          </w:p>
        </w:tc>
        <w:tc>
          <w:tcPr>
            <w:tcW w:w="2035" w:type="pct"/>
          </w:tcPr>
          <w:p w14:paraId="2D2B8520" w14:textId="77777777" w:rsidR="001955A8" w:rsidRDefault="001955A8" w:rsidP="001955A8">
            <w:pPr>
              <w:pStyle w:val="GOSTTablenorm"/>
            </w:pPr>
            <w:r>
              <w:t>Указывается значение аналитического признака «ЗО» (Признак заключительных оборотов) для отражения по кредиту записи учета.</w:t>
            </w:r>
          </w:p>
          <w:p w14:paraId="044F4C1E" w14:textId="799EE527" w:rsidR="001955A8" w:rsidRPr="00B9499D" w:rsidRDefault="001955A8" w:rsidP="001955A8">
            <w:pPr>
              <w:pStyle w:val="GOSTTablenorm"/>
            </w:pPr>
            <w:r w:rsidRPr="008C1F2F">
              <w:t>Допускается заполнение прочерком</w:t>
            </w:r>
          </w:p>
        </w:tc>
      </w:tr>
      <w:tr w:rsidR="001955A8" w:rsidRPr="00B9499D" w14:paraId="1041D5BE" w14:textId="77777777" w:rsidTr="001955A8">
        <w:tc>
          <w:tcPr>
            <w:tcW w:w="1100" w:type="pct"/>
          </w:tcPr>
          <w:p w14:paraId="1E8131EC" w14:textId="5FCA02C6" w:rsidR="001955A8" w:rsidRPr="00B9499D" w:rsidRDefault="001955A8" w:rsidP="001955A8">
            <w:pPr>
              <w:pStyle w:val="GOSTTablenorm"/>
            </w:pPr>
            <w:r>
              <w:t>ОКС/КМИ</w:t>
            </w:r>
            <w:r w:rsidRPr="00B9499D">
              <w:t xml:space="preserve"> по Дт</w:t>
            </w:r>
          </w:p>
        </w:tc>
        <w:tc>
          <w:tcPr>
            <w:tcW w:w="750" w:type="pct"/>
          </w:tcPr>
          <w:p w14:paraId="5D64E28E" w14:textId="63D95EA3" w:rsidR="001955A8" w:rsidRPr="00B9499D" w:rsidRDefault="001955A8" w:rsidP="001955A8">
            <w:pPr>
              <w:pStyle w:val="GOSTTablenorm"/>
            </w:pPr>
            <w:r w:rsidRPr="00A71881">
              <w:rPr>
                <w:b/>
                <w:bCs/>
                <w:szCs w:val="22"/>
              </w:rPr>
              <w:t>T0504833:</w:t>
            </w:r>
            <w:r w:rsidRPr="00B9499D">
              <w:t>DT_FAIP</w:t>
            </w:r>
          </w:p>
        </w:tc>
        <w:tc>
          <w:tcPr>
            <w:tcW w:w="500" w:type="pct"/>
          </w:tcPr>
          <w:p w14:paraId="025447CB" w14:textId="251084F5" w:rsidR="001955A8" w:rsidRPr="00B9499D" w:rsidRDefault="001955A8" w:rsidP="001955A8">
            <w:pPr>
              <w:pStyle w:val="GOSTTablenorm"/>
            </w:pPr>
            <w:r w:rsidRPr="00B9499D">
              <w:t>Строка</w:t>
            </w:r>
          </w:p>
        </w:tc>
        <w:tc>
          <w:tcPr>
            <w:tcW w:w="300" w:type="pct"/>
          </w:tcPr>
          <w:p w14:paraId="7652E0EE" w14:textId="05C97A82" w:rsidR="001955A8" w:rsidRPr="00B9499D" w:rsidRDefault="001955A8" w:rsidP="001955A8">
            <w:pPr>
              <w:pStyle w:val="GOSTTablenorm"/>
            </w:pPr>
            <w:r w:rsidRPr="00B9499D">
              <w:t>Да</w:t>
            </w:r>
          </w:p>
        </w:tc>
        <w:tc>
          <w:tcPr>
            <w:tcW w:w="315" w:type="pct"/>
          </w:tcPr>
          <w:p w14:paraId="648BEE6A" w14:textId="1D6D75FD" w:rsidR="001955A8" w:rsidRPr="00B9499D" w:rsidRDefault="001955A8" w:rsidP="001955A8">
            <w:pPr>
              <w:pStyle w:val="GOSTTablenorm"/>
            </w:pPr>
            <w:r w:rsidRPr="00B9499D">
              <w:t>&lt;=25</w:t>
            </w:r>
          </w:p>
        </w:tc>
        <w:tc>
          <w:tcPr>
            <w:tcW w:w="2035" w:type="pct"/>
          </w:tcPr>
          <w:p w14:paraId="0B543D8F" w14:textId="77777777" w:rsidR="001955A8" w:rsidRDefault="001955A8" w:rsidP="001955A8">
            <w:pPr>
              <w:pStyle w:val="GOSTTablenorm"/>
            </w:pPr>
            <w:r>
              <w:t>Указывается значение аналитического признака «ОКС/КМИ» (Код объекта капитального строительства/ капитальных вложений, мероприятия по информатизации) для отражения по дебету записи учета.</w:t>
            </w:r>
          </w:p>
          <w:p w14:paraId="67465543" w14:textId="39CA57D6" w:rsidR="001955A8" w:rsidRPr="00B9499D" w:rsidRDefault="001955A8" w:rsidP="001955A8">
            <w:pPr>
              <w:pStyle w:val="GOSTTablenorm"/>
            </w:pPr>
            <w:r w:rsidRPr="008C1F2F">
              <w:t>Допускается заполнение прочерком</w:t>
            </w:r>
          </w:p>
        </w:tc>
      </w:tr>
      <w:tr w:rsidR="001955A8" w:rsidRPr="00B9499D" w14:paraId="2597FCCD" w14:textId="77777777" w:rsidTr="001955A8">
        <w:tc>
          <w:tcPr>
            <w:tcW w:w="1100" w:type="pct"/>
          </w:tcPr>
          <w:p w14:paraId="7F225CE6" w14:textId="2298921F" w:rsidR="001955A8" w:rsidRPr="00B9499D" w:rsidRDefault="001955A8" w:rsidP="001955A8">
            <w:pPr>
              <w:pStyle w:val="GOSTTablenorm"/>
            </w:pPr>
            <w:r>
              <w:t>ОКС/КМИ</w:t>
            </w:r>
            <w:r w:rsidRPr="00B9499D">
              <w:t xml:space="preserve"> по Кт</w:t>
            </w:r>
          </w:p>
        </w:tc>
        <w:tc>
          <w:tcPr>
            <w:tcW w:w="750" w:type="pct"/>
          </w:tcPr>
          <w:p w14:paraId="6452CF13" w14:textId="522A7FE2" w:rsidR="001955A8" w:rsidRPr="00B9499D" w:rsidRDefault="001955A8" w:rsidP="001955A8">
            <w:pPr>
              <w:pStyle w:val="GOSTTablenorm"/>
            </w:pPr>
            <w:r w:rsidRPr="00A71881">
              <w:rPr>
                <w:b/>
                <w:bCs/>
                <w:szCs w:val="22"/>
              </w:rPr>
              <w:t>T0504833:</w:t>
            </w:r>
            <w:r w:rsidRPr="00B9499D">
              <w:rPr>
                <w:lang w:val="en-US"/>
              </w:rPr>
              <w:t>C</w:t>
            </w:r>
            <w:r w:rsidRPr="00B9499D">
              <w:t>T_FAIP</w:t>
            </w:r>
          </w:p>
        </w:tc>
        <w:tc>
          <w:tcPr>
            <w:tcW w:w="500" w:type="pct"/>
          </w:tcPr>
          <w:p w14:paraId="57DEFEEB" w14:textId="4378EC06" w:rsidR="001955A8" w:rsidRPr="00B9499D" w:rsidRDefault="001955A8" w:rsidP="001955A8">
            <w:pPr>
              <w:pStyle w:val="GOSTTablenorm"/>
            </w:pPr>
            <w:r w:rsidRPr="00B9499D">
              <w:t>Строка</w:t>
            </w:r>
          </w:p>
        </w:tc>
        <w:tc>
          <w:tcPr>
            <w:tcW w:w="300" w:type="pct"/>
          </w:tcPr>
          <w:p w14:paraId="20E6503E" w14:textId="110383BD" w:rsidR="001955A8" w:rsidRPr="00B9499D" w:rsidRDefault="001955A8" w:rsidP="001955A8">
            <w:pPr>
              <w:pStyle w:val="GOSTTablenorm"/>
            </w:pPr>
            <w:r w:rsidRPr="00B9499D">
              <w:t>Да</w:t>
            </w:r>
          </w:p>
        </w:tc>
        <w:tc>
          <w:tcPr>
            <w:tcW w:w="315" w:type="pct"/>
          </w:tcPr>
          <w:p w14:paraId="3EA13051" w14:textId="4EE1B02B" w:rsidR="001955A8" w:rsidRPr="00B9499D" w:rsidRDefault="001955A8" w:rsidP="001955A8">
            <w:pPr>
              <w:pStyle w:val="GOSTTablenorm"/>
            </w:pPr>
            <w:r w:rsidRPr="00B9499D">
              <w:t>&lt;=25</w:t>
            </w:r>
          </w:p>
        </w:tc>
        <w:tc>
          <w:tcPr>
            <w:tcW w:w="2035" w:type="pct"/>
          </w:tcPr>
          <w:p w14:paraId="4330388A" w14:textId="77777777" w:rsidR="001955A8" w:rsidRDefault="001955A8" w:rsidP="001955A8">
            <w:pPr>
              <w:pStyle w:val="GOSTTablenorm"/>
            </w:pPr>
            <w:r>
              <w:t>Указывается значение аналитического признака «ОКС/КМИ» (Код объекта капитального строительства/капитальных вложений, мероприятия по информатизации) для отражения по кредиту записи учета.</w:t>
            </w:r>
          </w:p>
          <w:p w14:paraId="48C76C71" w14:textId="2BF5D496" w:rsidR="001955A8" w:rsidRPr="00B9499D" w:rsidRDefault="001955A8" w:rsidP="001955A8">
            <w:pPr>
              <w:pStyle w:val="GOSTTablenorm"/>
            </w:pPr>
            <w:r w:rsidRPr="008C1F2F">
              <w:t>Допускается заполнение прочерком</w:t>
            </w:r>
          </w:p>
        </w:tc>
      </w:tr>
      <w:tr w:rsidR="001955A8" w:rsidRPr="00B9499D" w14:paraId="244DFC7E" w14:textId="77777777" w:rsidTr="001955A8">
        <w:tc>
          <w:tcPr>
            <w:tcW w:w="1100" w:type="pct"/>
          </w:tcPr>
          <w:p w14:paraId="52C9FE77" w14:textId="10E938CA" w:rsidR="001955A8" w:rsidRPr="00B9499D" w:rsidRDefault="001955A8" w:rsidP="001955A8">
            <w:pPr>
              <w:pStyle w:val="GOSTTablenorm"/>
            </w:pPr>
            <w:r>
              <w:t>Финансовый орган</w:t>
            </w:r>
            <w:r w:rsidRPr="00B9499D">
              <w:t xml:space="preserve"> по Дт</w:t>
            </w:r>
          </w:p>
        </w:tc>
        <w:tc>
          <w:tcPr>
            <w:tcW w:w="750" w:type="pct"/>
          </w:tcPr>
          <w:p w14:paraId="2A340BB3" w14:textId="5E345CFF" w:rsidR="001955A8" w:rsidRPr="00B9499D" w:rsidRDefault="001955A8" w:rsidP="001955A8">
            <w:pPr>
              <w:pStyle w:val="GOSTTablenorm"/>
            </w:pPr>
            <w:r w:rsidRPr="00A71881">
              <w:rPr>
                <w:b/>
                <w:bCs/>
                <w:szCs w:val="22"/>
              </w:rPr>
              <w:t>T0504833:</w:t>
            </w:r>
            <w:r w:rsidRPr="00B9499D">
              <w:t>DT_FO</w:t>
            </w:r>
          </w:p>
        </w:tc>
        <w:tc>
          <w:tcPr>
            <w:tcW w:w="500" w:type="pct"/>
          </w:tcPr>
          <w:p w14:paraId="29B19E28" w14:textId="19E084A5" w:rsidR="001955A8" w:rsidRPr="00B9499D" w:rsidRDefault="001955A8" w:rsidP="001955A8">
            <w:pPr>
              <w:pStyle w:val="GOSTTablenorm"/>
            </w:pPr>
            <w:r w:rsidRPr="00B9499D">
              <w:t>Строка</w:t>
            </w:r>
          </w:p>
        </w:tc>
        <w:tc>
          <w:tcPr>
            <w:tcW w:w="300" w:type="pct"/>
          </w:tcPr>
          <w:p w14:paraId="1E0D2CFD" w14:textId="554D77E5" w:rsidR="001955A8" w:rsidRPr="00B9499D" w:rsidRDefault="001955A8" w:rsidP="001955A8">
            <w:pPr>
              <w:pStyle w:val="GOSTTablenorm"/>
            </w:pPr>
            <w:r w:rsidRPr="00B9499D">
              <w:t>Да</w:t>
            </w:r>
          </w:p>
        </w:tc>
        <w:tc>
          <w:tcPr>
            <w:tcW w:w="315" w:type="pct"/>
          </w:tcPr>
          <w:p w14:paraId="7A83B22F" w14:textId="17FD70BF" w:rsidR="001955A8" w:rsidRPr="00B9499D" w:rsidRDefault="001955A8" w:rsidP="001955A8">
            <w:pPr>
              <w:pStyle w:val="GOSTTablenorm"/>
            </w:pPr>
            <w:r w:rsidRPr="00B9499D">
              <w:t>&lt;=25</w:t>
            </w:r>
          </w:p>
        </w:tc>
        <w:tc>
          <w:tcPr>
            <w:tcW w:w="2035" w:type="pct"/>
          </w:tcPr>
          <w:p w14:paraId="70DB2015" w14:textId="77777777" w:rsidR="001955A8" w:rsidRDefault="001955A8" w:rsidP="001955A8">
            <w:pPr>
              <w:pStyle w:val="GOSTTablenorm"/>
            </w:pPr>
            <w:r>
              <w:t>Указывается значение аналитического признака «ФО» (Финансовый орган) для отражения по дебету записи учета.</w:t>
            </w:r>
          </w:p>
          <w:p w14:paraId="2957B1D5" w14:textId="216AB786" w:rsidR="001955A8" w:rsidRPr="00B9499D" w:rsidRDefault="001955A8" w:rsidP="001955A8">
            <w:pPr>
              <w:pStyle w:val="GOSTTablenorm"/>
            </w:pPr>
            <w:r w:rsidRPr="008C1F2F">
              <w:t>Допускается заполнение прочерком</w:t>
            </w:r>
          </w:p>
        </w:tc>
      </w:tr>
      <w:tr w:rsidR="001955A8" w:rsidRPr="00B9499D" w14:paraId="667B7A30" w14:textId="77777777" w:rsidTr="001955A8">
        <w:tc>
          <w:tcPr>
            <w:tcW w:w="1100" w:type="pct"/>
          </w:tcPr>
          <w:p w14:paraId="5EDC2585" w14:textId="160F46C1" w:rsidR="001955A8" w:rsidRPr="00B9499D" w:rsidRDefault="001955A8" w:rsidP="001955A8">
            <w:pPr>
              <w:pStyle w:val="GOSTTablenorm"/>
            </w:pPr>
            <w:r>
              <w:lastRenderedPageBreak/>
              <w:t>Финансовый орган</w:t>
            </w:r>
            <w:r w:rsidRPr="00B9499D">
              <w:t xml:space="preserve"> по Кт</w:t>
            </w:r>
          </w:p>
        </w:tc>
        <w:tc>
          <w:tcPr>
            <w:tcW w:w="750" w:type="pct"/>
          </w:tcPr>
          <w:p w14:paraId="3E983E8D" w14:textId="0F259D21" w:rsidR="001955A8" w:rsidRPr="00B9499D" w:rsidRDefault="001955A8" w:rsidP="001955A8">
            <w:pPr>
              <w:pStyle w:val="GOSTTablenorm"/>
            </w:pPr>
            <w:r w:rsidRPr="00A71881">
              <w:rPr>
                <w:b/>
                <w:bCs/>
                <w:szCs w:val="22"/>
              </w:rPr>
              <w:t>T0504833:</w:t>
            </w:r>
            <w:ins w:id="4060" w:author="Чиркова Наталия Сергеевна" w:date="2023-11-28T17:46:00Z">
              <w:del w:id="4061" w:author="Сказецкая Наталья Камилевна" w:date="2023-12-14T13:55:00Z">
                <w:r w:rsidRPr="00B9499D" w:rsidDel="00D75978">
                  <w:rPr>
                    <w:lang w:val="en-US"/>
                  </w:rPr>
                  <w:delText xml:space="preserve"> </w:delText>
                </w:r>
              </w:del>
              <w:commentRangeStart w:id="4062"/>
              <w:commentRangeStart w:id="4063"/>
              <w:r w:rsidRPr="00B9499D">
                <w:rPr>
                  <w:lang w:val="en-US"/>
                </w:rPr>
                <w:t>C</w:t>
              </w:r>
            </w:ins>
            <w:del w:id="4064" w:author="Чиркова Наталия Сергеевна" w:date="2023-11-28T17:46:00Z">
              <w:r w:rsidRPr="00B9499D" w:rsidDel="00F3480A">
                <w:delText>К</w:delText>
              </w:r>
            </w:del>
            <w:commentRangeEnd w:id="4062"/>
            <w:r w:rsidRPr="00B9499D">
              <w:rPr>
                <w:rStyle w:val="afff4"/>
                <w:sz w:val="22"/>
                <w:szCs w:val="20"/>
              </w:rPr>
              <w:commentReference w:id="4062"/>
            </w:r>
            <w:commentRangeEnd w:id="4063"/>
            <w:r w:rsidRPr="00B9499D">
              <w:rPr>
                <w:rStyle w:val="afff4"/>
                <w:sz w:val="22"/>
                <w:szCs w:val="20"/>
              </w:rPr>
              <w:commentReference w:id="4063"/>
            </w:r>
            <w:r w:rsidRPr="00B9499D">
              <w:t>T_FO</w:t>
            </w:r>
          </w:p>
        </w:tc>
        <w:tc>
          <w:tcPr>
            <w:tcW w:w="500" w:type="pct"/>
          </w:tcPr>
          <w:p w14:paraId="71A47BE4" w14:textId="7C70AA07" w:rsidR="001955A8" w:rsidRPr="00B9499D" w:rsidRDefault="001955A8" w:rsidP="001955A8">
            <w:pPr>
              <w:pStyle w:val="GOSTTablenorm"/>
            </w:pPr>
            <w:r w:rsidRPr="00B9499D">
              <w:t>Строка</w:t>
            </w:r>
          </w:p>
        </w:tc>
        <w:tc>
          <w:tcPr>
            <w:tcW w:w="300" w:type="pct"/>
          </w:tcPr>
          <w:p w14:paraId="4E31BD68" w14:textId="0937D51E" w:rsidR="001955A8" w:rsidRPr="00B9499D" w:rsidRDefault="001955A8" w:rsidP="001955A8">
            <w:pPr>
              <w:pStyle w:val="GOSTTablenorm"/>
            </w:pPr>
            <w:r w:rsidRPr="00B9499D">
              <w:t>Да</w:t>
            </w:r>
          </w:p>
        </w:tc>
        <w:tc>
          <w:tcPr>
            <w:tcW w:w="315" w:type="pct"/>
          </w:tcPr>
          <w:p w14:paraId="653C280E" w14:textId="3DF79C11" w:rsidR="001955A8" w:rsidRPr="00B9499D" w:rsidRDefault="001955A8" w:rsidP="001955A8">
            <w:pPr>
              <w:pStyle w:val="GOSTTablenorm"/>
            </w:pPr>
            <w:r w:rsidRPr="00B9499D">
              <w:t>&lt;=25</w:t>
            </w:r>
          </w:p>
        </w:tc>
        <w:tc>
          <w:tcPr>
            <w:tcW w:w="2035" w:type="pct"/>
          </w:tcPr>
          <w:p w14:paraId="5F2B0C8B" w14:textId="77777777" w:rsidR="001955A8" w:rsidRDefault="001955A8" w:rsidP="001955A8">
            <w:pPr>
              <w:pStyle w:val="GOSTTablenorm"/>
            </w:pPr>
            <w:r>
              <w:t>Указывается значение аналитического признака «ФО» (Финансовый орган) для отражения по дебету записи учета.</w:t>
            </w:r>
          </w:p>
          <w:p w14:paraId="4FD982CB" w14:textId="118D1E92" w:rsidR="001955A8" w:rsidRPr="00B9499D" w:rsidRDefault="001955A8" w:rsidP="001955A8">
            <w:pPr>
              <w:pStyle w:val="GOSTTablenorm"/>
            </w:pPr>
            <w:r w:rsidRPr="008C1F2F">
              <w:t>Допускается заполнение прочерком</w:t>
            </w:r>
          </w:p>
        </w:tc>
      </w:tr>
      <w:tr w:rsidR="0030003C" w:rsidRPr="00B9499D" w14:paraId="72D5856B" w14:textId="77777777" w:rsidTr="001955A8">
        <w:trPr>
          <w:ins w:id="4065" w:author="Лавыгина Анна " w:date="2024-05-31T09:19:00Z"/>
        </w:trPr>
        <w:tc>
          <w:tcPr>
            <w:tcW w:w="1100" w:type="pct"/>
          </w:tcPr>
          <w:p w14:paraId="63EB9070" w14:textId="0A8542BA" w:rsidR="0030003C" w:rsidRDefault="0030003C" w:rsidP="0030003C">
            <w:pPr>
              <w:pStyle w:val="GOSTTablenorm"/>
              <w:rPr>
                <w:ins w:id="4066" w:author="Лавыгина Анна " w:date="2024-05-31T09:19:00Z"/>
              </w:rPr>
            </w:pPr>
            <w:ins w:id="4067" w:author="Лавыгина Анна " w:date="2024-05-31T09:19:00Z">
              <w:r>
                <w:t>Счет контрагента по Дт</w:t>
              </w:r>
            </w:ins>
          </w:p>
        </w:tc>
        <w:tc>
          <w:tcPr>
            <w:tcW w:w="750" w:type="pct"/>
          </w:tcPr>
          <w:p w14:paraId="5F10FD64" w14:textId="355DA134" w:rsidR="0030003C" w:rsidRPr="00A71881" w:rsidRDefault="0030003C" w:rsidP="0030003C">
            <w:pPr>
              <w:pStyle w:val="GOSTTablenorm"/>
              <w:rPr>
                <w:ins w:id="4068" w:author="Лавыгина Анна " w:date="2024-05-31T09:19:00Z"/>
                <w:b/>
                <w:bCs/>
                <w:szCs w:val="22"/>
              </w:rPr>
            </w:pPr>
            <w:ins w:id="4069" w:author="Лавыгина Анна " w:date="2024-05-31T09:19:00Z">
              <w:r w:rsidRPr="00A71881">
                <w:rPr>
                  <w:b/>
                  <w:lang w:val="en-US"/>
                </w:rPr>
                <w:t>T0504833:</w:t>
              </w:r>
              <w:r>
                <w:rPr>
                  <w:lang w:val="en-US"/>
                </w:rPr>
                <w:t>DT</w:t>
              </w:r>
              <w:r w:rsidRPr="00B9499D">
                <w:t>_</w:t>
              </w:r>
              <w:r>
                <w:rPr>
                  <w:lang w:val="en-US"/>
                </w:rPr>
                <w:t>CA</w:t>
              </w:r>
            </w:ins>
          </w:p>
        </w:tc>
        <w:tc>
          <w:tcPr>
            <w:tcW w:w="500" w:type="pct"/>
          </w:tcPr>
          <w:p w14:paraId="29D5C3F7" w14:textId="63FE1FBE" w:rsidR="0030003C" w:rsidRPr="00B9499D" w:rsidRDefault="0030003C" w:rsidP="0030003C">
            <w:pPr>
              <w:pStyle w:val="GOSTTablenorm"/>
              <w:rPr>
                <w:ins w:id="4070" w:author="Лавыгина Анна " w:date="2024-05-31T09:19:00Z"/>
              </w:rPr>
            </w:pPr>
            <w:ins w:id="4071" w:author="Лавыгина Анна " w:date="2024-05-31T09:19:00Z">
              <w:r w:rsidRPr="003257B7">
                <w:t>Строка</w:t>
              </w:r>
            </w:ins>
          </w:p>
        </w:tc>
        <w:tc>
          <w:tcPr>
            <w:tcW w:w="300" w:type="pct"/>
          </w:tcPr>
          <w:p w14:paraId="08CB9E05" w14:textId="2714A809" w:rsidR="0030003C" w:rsidRPr="00B9499D" w:rsidRDefault="0030003C" w:rsidP="0030003C">
            <w:pPr>
              <w:pStyle w:val="GOSTTablenorm"/>
              <w:rPr>
                <w:ins w:id="4072" w:author="Лавыгина Анна " w:date="2024-05-31T09:19:00Z"/>
              </w:rPr>
            </w:pPr>
            <w:ins w:id="4073" w:author="Лавыгина Анна " w:date="2024-05-31T09:19:00Z">
              <w:r w:rsidRPr="00B9499D">
                <w:t>Да</w:t>
              </w:r>
            </w:ins>
          </w:p>
        </w:tc>
        <w:tc>
          <w:tcPr>
            <w:tcW w:w="315" w:type="pct"/>
          </w:tcPr>
          <w:p w14:paraId="0679DDA4" w14:textId="5E7F218E" w:rsidR="0030003C" w:rsidRPr="00B9499D" w:rsidRDefault="0030003C" w:rsidP="0030003C">
            <w:pPr>
              <w:pStyle w:val="GOSTTablenorm"/>
              <w:rPr>
                <w:ins w:id="4074" w:author="Лавыгина Анна " w:date="2024-05-31T09:19:00Z"/>
              </w:rPr>
            </w:pPr>
            <w:ins w:id="4075" w:author="Лавыгина Анна " w:date="2024-05-31T09:19:00Z">
              <w:r>
                <w:t>=20</w:t>
              </w:r>
            </w:ins>
          </w:p>
        </w:tc>
        <w:tc>
          <w:tcPr>
            <w:tcW w:w="2035" w:type="pct"/>
          </w:tcPr>
          <w:p w14:paraId="4E373EF1" w14:textId="77777777" w:rsidR="0030003C" w:rsidRDefault="0030003C" w:rsidP="0030003C">
            <w:pPr>
              <w:pStyle w:val="GOSTTablenorm"/>
              <w:rPr>
                <w:ins w:id="4076" w:author="Лавыгина Анна " w:date="2024-05-31T09:19:00Z"/>
              </w:rPr>
            </w:pPr>
            <w:ins w:id="4077" w:author="Лавыгина Анна " w:date="2024-05-31T09:19:00Z">
              <w:r>
                <w:t>Указывается значение аналитического признака «</w:t>
              </w:r>
              <w:r w:rsidRPr="00964776">
                <w:t>Счет контрагента</w:t>
              </w:r>
              <w:r>
                <w:t>» (</w:t>
              </w:r>
              <w:r w:rsidRPr="00964776">
                <w:t>Код корреспондирующего счета казначейского учета</w:t>
              </w:r>
              <w:r>
                <w:t>) для отражения по дебету записи учета.</w:t>
              </w:r>
            </w:ins>
          </w:p>
          <w:p w14:paraId="0C389C6C" w14:textId="38769525" w:rsidR="0030003C" w:rsidRDefault="0030003C" w:rsidP="0030003C">
            <w:pPr>
              <w:pStyle w:val="GOSTTablenorm"/>
              <w:rPr>
                <w:ins w:id="4078" w:author="Лавыгина Анна " w:date="2024-05-31T09:19:00Z"/>
              </w:rPr>
            </w:pPr>
            <w:ins w:id="4079" w:author="Лавыгина Анна " w:date="2024-05-31T09:19:00Z">
              <w:r w:rsidRPr="008C1F2F">
                <w:t>Допускается заполнение прочерком</w:t>
              </w:r>
            </w:ins>
          </w:p>
        </w:tc>
      </w:tr>
      <w:tr w:rsidR="0030003C" w:rsidRPr="00B9499D" w14:paraId="7E4F244B" w14:textId="77777777" w:rsidTr="001955A8">
        <w:trPr>
          <w:ins w:id="4080" w:author="Лавыгина Анна " w:date="2024-05-31T09:19:00Z"/>
        </w:trPr>
        <w:tc>
          <w:tcPr>
            <w:tcW w:w="1100" w:type="pct"/>
          </w:tcPr>
          <w:p w14:paraId="50FA3993" w14:textId="38446E01" w:rsidR="0030003C" w:rsidRDefault="0030003C" w:rsidP="0030003C">
            <w:pPr>
              <w:pStyle w:val="GOSTTablenorm"/>
              <w:rPr>
                <w:ins w:id="4081" w:author="Лавыгина Анна " w:date="2024-05-31T09:19:00Z"/>
              </w:rPr>
            </w:pPr>
            <w:ins w:id="4082" w:author="Лавыгина Анна " w:date="2024-05-31T09:19:00Z">
              <w:r>
                <w:t>Счет контрагента по Кт</w:t>
              </w:r>
            </w:ins>
          </w:p>
        </w:tc>
        <w:tc>
          <w:tcPr>
            <w:tcW w:w="750" w:type="pct"/>
          </w:tcPr>
          <w:p w14:paraId="2A7F9678" w14:textId="343CF3BB" w:rsidR="0030003C" w:rsidRPr="00A71881" w:rsidRDefault="0030003C" w:rsidP="0030003C">
            <w:pPr>
              <w:pStyle w:val="GOSTTablenorm"/>
              <w:rPr>
                <w:ins w:id="4083" w:author="Лавыгина Анна " w:date="2024-05-31T09:19:00Z"/>
                <w:b/>
                <w:bCs/>
                <w:szCs w:val="22"/>
              </w:rPr>
            </w:pPr>
            <w:ins w:id="4084" w:author="Лавыгина Анна " w:date="2024-05-31T09:19:00Z">
              <w:r w:rsidRPr="00A71881">
                <w:rPr>
                  <w:b/>
                  <w:lang w:val="en-US"/>
                </w:rPr>
                <w:t>T0504833:</w:t>
              </w:r>
              <w:r>
                <w:rPr>
                  <w:lang w:val="en-US"/>
                </w:rPr>
                <w:t>CT</w:t>
              </w:r>
              <w:r w:rsidRPr="00B9499D">
                <w:t>_</w:t>
              </w:r>
              <w:r>
                <w:rPr>
                  <w:lang w:val="en-US"/>
                </w:rPr>
                <w:t>CA</w:t>
              </w:r>
            </w:ins>
          </w:p>
        </w:tc>
        <w:tc>
          <w:tcPr>
            <w:tcW w:w="500" w:type="pct"/>
          </w:tcPr>
          <w:p w14:paraId="7BBC50CF" w14:textId="215F1ED5" w:rsidR="0030003C" w:rsidRPr="00B9499D" w:rsidRDefault="0030003C" w:rsidP="0030003C">
            <w:pPr>
              <w:pStyle w:val="GOSTTablenorm"/>
              <w:rPr>
                <w:ins w:id="4085" w:author="Лавыгина Анна " w:date="2024-05-31T09:19:00Z"/>
              </w:rPr>
            </w:pPr>
            <w:ins w:id="4086" w:author="Лавыгина Анна " w:date="2024-05-31T09:19:00Z">
              <w:r w:rsidRPr="003257B7">
                <w:t>Строка</w:t>
              </w:r>
            </w:ins>
          </w:p>
        </w:tc>
        <w:tc>
          <w:tcPr>
            <w:tcW w:w="300" w:type="pct"/>
          </w:tcPr>
          <w:p w14:paraId="0274FF87" w14:textId="592E994F" w:rsidR="0030003C" w:rsidRPr="00B9499D" w:rsidRDefault="0030003C" w:rsidP="0030003C">
            <w:pPr>
              <w:pStyle w:val="GOSTTablenorm"/>
              <w:rPr>
                <w:ins w:id="4087" w:author="Лавыгина Анна " w:date="2024-05-31T09:19:00Z"/>
              </w:rPr>
            </w:pPr>
            <w:ins w:id="4088" w:author="Лавыгина Анна " w:date="2024-05-31T09:19:00Z">
              <w:r w:rsidRPr="00B9499D">
                <w:t>Да</w:t>
              </w:r>
            </w:ins>
          </w:p>
        </w:tc>
        <w:tc>
          <w:tcPr>
            <w:tcW w:w="315" w:type="pct"/>
          </w:tcPr>
          <w:p w14:paraId="5D7B87ED" w14:textId="6BBC53EC" w:rsidR="0030003C" w:rsidRPr="00B9499D" w:rsidRDefault="0030003C" w:rsidP="0030003C">
            <w:pPr>
              <w:pStyle w:val="GOSTTablenorm"/>
              <w:rPr>
                <w:ins w:id="4089" w:author="Лавыгина Анна " w:date="2024-05-31T09:19:00Z"/>
              </w:rPr>
            </w:pPr>
            <w:ins w:id="4090" w:author="Лавыгина Анна " w:date="2024-05-31T09:19:00Z">
              <w:r>
                <w:t>=20</w:t>
              </w:r>
            </w:ins>
          </w:p>
        </w:tc>
        <w:tc>
          <w:tcPr>
            <w:tcW w:w="2035" w:type="pct"/>
          </w:tcPr>
          <w:p w14:paraId="32EC77FA" w14:textId="77777777" w:rsidR="0030003C" w:rsidRDefault="0030003C" w:rsidP="0030003C">
            <w:pPr>
              <w:pStyle w:val="GOSTTablenorm"/>
              <w:rPr>
                <w:ins w:id="4091" w:author="Лавыгина Анна " w:date="2024-05-31T09:19:00Z"/>
              </w:rPr>
            </w:pPr>
            <w:ins w:id="4092" w:author="Лавыгина Анна " w:date="2024-05-31T09:19:00Z">
              <w:r>
                <w:t>Указывается значение аналитического признака «</w:t>
              </w:r>
              <w:r w:rsidRPr="00964776">
                <w:t>Счет контрагента</w:t>
              </w:r>
              <w:r>
                <w:t>» (</w:t>
              </w:r>
              <w:r w:rsidRPr="00964776">
                <w:t>Код корреспондирующего счета казначейского учета</w:t>
              </w:r>
              <w:r>
                <w:t>) для отражения по кредиту записи учета.</w:t>
              </w:r>
            </w:ins>
          </w:p>
          <w:p w14:paraId="671A7D8B" w14:textId="34C37362" w:rsidR="0030003C" w:rsidRDefault="0030003C" w:rsidP="0030003C">
            <w:pPr>
              <w:pStyle w:val="GOSTTablenorm"/>
              <w:rPr>
                <w:ins w:id="4093" w:author="Лавыгина Анна " w:date="2024-05-31T09:19:00Z"/>
              </w:rPr>
            </w:pPr>
            <w:ins w:id="4094" w:author="Лавыгина Анна " w:date="2024-05-31T09:19:00Z">
              <w:r w:rsidRPr="008C1F2F">
                <w:t>Допускается заполнение прочерком</w:t>
              </w:r>
            </w:ins>
          </w:p>
        </w:tc>
      </w:tr>
      <w:tr w:rsidR="0030003C" w:rsidRPr="00B9499D" w14:paraId="05B407EC" w14:textId="77777777" w:rsidTr="001955A8">
        <w:trPr>
          <w:ins w:id="4095" w:author="Лавыгина Анна " w:date="2024-05-31T09:19:00Z"/>
        </w:trPr>
        <w:tc>
          <w:tcPr>
            <w:tcW w:w="1100" w:type="pct"/>
          </w:tcPr>
          <w:p w14:paraId="500FBC7F" w14:textId="492E4DF8" w:rsidR="0030003C" w:rsidRDefault="0030003C" w:rsidP="0030003C">
            <w:pPr>
              <w:pStyle w:val="GOSTTablenorm"/>
              <w:rPr>
                <w:ins w:id="4096" w:author="Лавыгина Анна " w:date="2024-05-31T09:19:00Z"/>
              </w:rPr>
            </w:pPr>
            <w:ins w:id="4097" w:author="Лавыгина Анна " w:date="2024-05-31T09:19:00Z">
              <w:r w:rsidRPr="007F26A9">
                <w:t>Код СКУ корреспондирующий</w:t>
              </w:r>
              <w:r>
                <w:t xml:space="preserve"> по Дт</w:t>
              </w:r>
            </w:ins>
          </w:p>
        </w:tc>
        <w:tc>
          <w:tcPr>
            <w:tcW w:w="750" w:type="pct"/>
          </w:tcPr>
          <w:p w14:paraId="06BF3AF1" w14:textId="1071F4FE" w:rsidR="0030003C" w:rsidRPr="00A71881" w:rsidRDefault="0030003C" w:rsidP="0030003C">
            <w:pPr>
              <w:pStyle w:val="GOSTTablenorm"/>
              <w:rPr>
                <w:ins w:id="4098" w:author="Лавыгина Анна " w:date="2024-05-31T09:19:00Z"/>
                <w:b/>
                <w:bCs/>
                <w:szCs w:val="22"/>
              </w:rPr>
            </w:pPr>
            <w:ins w:id="4099" w:author="Лавыгина Анна " w:date="2024-05-31T09:19:00Z">
              <w:r w:rsidRPr="00A71881">
                <w:rPr>
                  <w:b/>
                  <w:lang w:val="en-US"/>
                </w:rPr>
                <w:t>T0504833</w:t>
              </w:r>
              <w:r w:rsidRPr="00160506">
                <w:rPr>
                  <w:lang w:val="en-US"/>
                </w:rPr>
                <w:t>:</w:t>
              </w:r>
              <w:r w:rsidRPr="00160506">
                <w:t>DT_AccountCorr</w:t>
              </w:r>
            </w:ins>
          </w:p>
        </w:tc>
        <w:tc>
          <w:tcPr>
            <w:tcW w:w="500" w:type="pct"/>
          </w:tcPr>
          <w:p w14:paraId="7144EB1E" w14:textId="7ED07C33" w:rsidR="0030003C" w:rsidRPr="00B9499D" w:rsidRDefault="0030003C" w:rsidP="0030003C">
            <w:pPr>
              <w:pStyle w:val="GOSTTablenorm"/>
              <w:rPr>
                <w:ins w:id="4100" w:author="Лавыгина Анна " w:date="2024-05-31T09:19:00Z"/>
              </w:rPr>
            </w:pPr>
            <w:ins w:id="4101" w:author="Лавыгина Анна " w:date="2024-05-31T09:19:00Z">
              <w:r w:rsidRPr="003257B7">
                <w:t>Строка</w:t>
              </w:r>
            </w:ins>
          </w:p>
        </w:tc>
        <w:tc>
          <w:tcPr>
            <w:tcW w:w="300" w:type="pct"/>
          </w:tcPr>
          <w:p w14:paraId="7BFCC73F" w14:textId="1F39BF1E" w:rsidR="0030003C" w:rsidRPr="00B9499D" w:rsidRDefault="0030003C" w:rsidP="0030003C">
            <w:pPr>
              <w:pStyle w:val="GOSTTablenorm"/>
              <w:rPr>
                <w:ins w:id="4102" w:author="Лавыгина Анна " w:date="2024-05-31T09:19:00Z"/>
              </w:rPr>
            </w:pPr>
            <w:ins w:id="4103" w:author="Лавыгина Анна " w:date="2024-05-31T09:19:00Z">
              <w:r w:rsidRPr="00B9499D">
                <w:t>Да</w:t>
              </w:r>
            </w:ins>
          </w:p>
        </w:tc>
        <w:tc>
          <w:tcPr>
            <w:tcW w:w="315" w:type="pct"/>
          </w:tcPr>
          <w:p w14:paraId="2B74A4B7" w14:textId="0565AEDB" w:rsidR="0030003C" w:rsidRPr="00B9499D" w:rsidRDefault="0030003C" w:rsidP="0030003C">
            <w:pPr>
              <w:pStyle w:val="GOSTTablenorm"/>
              <w:rPr>
                <w:ins w:id="4104" w:author="Лавыгина Анна " w:date="2024-05-31T09:19:00Z"/>
              </w:rPr>
            </w:pPr>
            <w:ins w:id="4105" w:author="Лавыгина Анна " w:date="2024-05-31T09:19:00Z">
              <w:r>
                <w:t>=5</w:t>
              </w:r>
            </w:ins>
          </w:p>
        </w:tc>
        <w:tc>
          <w:tcPr>
            <w:tcW w:w="2035" w:type="pct"/>
          </w:tcPr>
          <w:p w14:paraId="28F1A994" w14:textId="77777777" w:rsidR="0030003C" w:rsidRDefault="0030003C" w:rsidP="0030003C">
            <w:pPr>
              <w:pStyle w:val="GOSTTablenorm"/>
              <w:rPr>
                <w:ins w:id="4106" w:author="Лавыгина Анна " w:date="2024-05-31T09:19:00Z"/>
              </w:rPr>
            </w:pPr>
            <w:ins w:id="4107" w:author="Лавыгина Анна " w:date="2024-05-31T09:19:00Z">
              <w:r>
                <w:t>Указывается значение аналитического признака «</w:t>
              </w:r>
              <w:r w:rsidRPr="00964776">
                <w:t>Счет контрагента</w:t>
              </w:r>
              <w:r>
                <w:t>» (</w:t>
              </w:r>
              <w:r w:rsidRPr="00964776">
                <w:t>Номер казначейского/ банковского счета контрагента</w:t>
              </w:r>
              <w:r>
                <w:t>) для отражения по дебету записи учета.</w:t>
              </w:r>
            </w:ins>
          </w:p>
          <w:p w14:paraId="34DFB874" w14:textId="5A035813" w:rsidR="0030003C" w:rsidRDefault="0030003C" w:rsidP="0030003C">
            <w:pPr>
              <w:pStyle w:val="GOSTTablenorm"/>
              <w:rPr>
                <w:ins w:id="4108" w:author="Лавыгина Анна " w:date="2024-05-31T09:19:00Z"/>
              </w:rPr>
            </w:pPr>
            <w:ins w:id="4109" w:author="Лавыгина Анна " w:date="2024-05-31T09:19:00Z">
              <w:r w:rsidRPr="008C1F2F">
                <w:t>Допускается заполнение прочерком</w:t>
              </w:r>
            </w:ins>
          </w:p>
        </w:tc>
      </w:tr>
      <w:tr w:rsidR="0030003C" w:rsidRPr="00B9499D" w14:paraId="7BC62411" w14:textId="77777777" w:rsidTr="001955A8">
        <w:trPr>
          <w:ins w:id="4110" w:author="Лавыгина Анна " w:date="2024-05-31T09:19:00Z"/>
        </w:trPr>
        <w:tc>
          <w:tcPr>
            <w:tcW w:w="1100" w:type="pct"/>
          </w:tcPr>
          <w:p w14:paraId="5F848560" w14:textId="4D56AB6A" w:rsidR="0030003C" w:rsidRDefault="0030003C" w:rsidP="0030003C">
            <w:pPr>
              <w:pStyle w:val="GOSTTablenorm"/>
              <w:rPr>
                <w:ins w:id="4111" w:author="Лавыгина Анна " w:date="2024-05-31T09:19:00Z"/>
              </w:rPr>
            </w:pPr>
            <w:ins w:id="4112" w:author="Лавыгина Анна " w:date="2024-05-31T09:19:00Z">
              <w:r w:rsidRPr="007F26A9">
                <w:t>Код СКУ корреспондирующий</w:t>
              </w:r>
              <w:r>
                <w:t xml:space="preserve"> по Дт</w:t>
              </w:r>
            </w:ins>
          </w:p>
        </w:tc>
        <w:tc>
          <w:tcPr>
            <w:tcW w:w="750" w:type="pct"/>
          </w:tcPr>
          <w:p w14:paraId="79FD97D3" w14:textId="27AE0F42" w:rsidR="0030003C" w:rsidRPr="00A71881" w:rsidRDefault="0030003C" w:rsidP="00056738">
            <w:pPr>
              <w:pStyle w:val="GOSTTablenorm"/>
              <w:rPr>
                <w:ins w:id="4113" w:author="Лавыгина Анна " w:date="2024-05-31T09:19:00Z"/>
                <w:b/>
                <w:bCs/>
                <w:szCs w:val="22"/>
              </w:rPr>
            </w:pPr>
            <w:ins w:id="4114" w:author="Лавыгина Анна " w:date="2024-05-31T09:19:00Z">
              <w:r w:rsidRPr="00A71881">
                <w:rPr>
                  <w:b/>
                  <w:lang w:val="en-US"/>
                </w:rPr>
                <w:t>T0504833:</w:t>
              </w:r>
              <w:r w:rsidRPr="00160506">
                <w:rPr>
                  <w:lang w:val="en-US"/>
                </w:rPr>
                <w:t>C</w:t>
              </w:r>
              <w:r w:rsidRPr="00160506">
                <w:t>T_AccountCorr</w:t>
              </w:r>
            </w:ins>
          </w:p>
        </w:tc>
        <w:tc>
          <w:tcPr>
            <w:tcW w:w="500" w:type="pct"/>
          </w:tcPr>
          <w:p w14:paraId="10B685B2" w14:textId="052A9B13" w:rsidR="0030003C" w:rsidRPr="00B9499D" w:rsidRDefault="0030003C" w:rsidP="0030003C">
            <w:pPr>
              <w:pStyle w:val="GOSTTablenorm"/>
              <w:rPr>
                <w:ins w:id="4115" w:author="Лавыгина Анна " w:date="2024-05-31T09:19:00Z"/>
              </w:rPr>
            </w:pPr>
            <w:ins w:id="4116" w:author="Лавыгина Анна " w:date="2024-05-31T09:19:00Z">
              <w:r w:rsidRPr="003257B7">
                <w:t>Строка</w:t>
              </w:r>
            </w:ins>
          </w:p>
        </w:tc>
        <w:tc>
          <w:tcPr>
            <w:tcW w:w="300" w:type="pct"/>
          </w:tcPr>
          <w:p w14:paraId="4533C3DF" w14:textId="4E8BD323" w:rsidR="0030003C" w:rsidRPr="00B9499D" w:rsidRDefault="0030003C" w:rsidP="0030003C">
            <w:pPr>
              <w:pStyle w:val="GOSTTablenorm"/>
              <w:rPr>
                <w:ins w:id="4117" w:author="Лавыгина Анна " w:date="2024-05-31T09:19:00Z"/>
              </w:rPr>
            </w:pPr>
            <w:ins w:id="4118" w:author="Лавыгина Анна " w:date="2024-05-31T09:19:00Z">
              <w:r w:rsidRPr="00B9499D">
                <w:t>Да</w:t>
              </w:r>
            </w:ins>
          </w:p>
        </w:tc>
        <w:tc>
          <w:tcPr>
            <w:tcW w:w="315" w:type="pct"/>
          </w:tcPr>
          <w:p w14:paraId="6DEE236B" w14:textId="652FB822" w:rsidR="0030003C" w:rsidRPr="00B9499D" w:rsidRDefault="0030003C" w:rsidP="0030003C">
            <w:pPr>
              <w:pStyle w:val="GOSTTablenorm"/>
              <w:rPr>
                <w:ins w:id="4119" w:author="Лавыгина Анна " w:date="2024-05-31T09:19:00Z"/>
              </w:rPr>
            </w:pPr>
            <w:ins w:id="4120" w:author="Лавыгина Анна " w:date="2024-05-31T09:19:00Z">
              <w:r>
                <w:t>=5</w:t>
              </w:r>
            </w:ins>
          </w:p>
        </w:tc>
        <w:tc>
          <w:tcPr>
            <w:tcW w:w="2035" w:type="pct"/>
          </w:tcPr>
          <w:p w14:paraId="72B7E90F" w14:textId="77777777" w:rsidR="0030003C" w:rsidRDefault="0030003C" w:rsidP="0030003C">
            <w:pPr>
              <w:pStyle w:val="GOSTTablenorm"/>
              <w:rPr>
                <w:ins w:id="4121" w:author="Лавыгина Анна " w:date="2024-05-31T09:19:00Z"/>
              </w:rPr>
            </w:pPr>
            <w:ins w:id="4122" w:author="Лавыгина Анна " w:date="2024-05-31T09:19:00Z">
              <w:r>
                <w:t>Указывается значение аналитического признака «</w:t>
              </w:r>
              <w:r w:rsidRPr="00964776">
                <w:t>Счет контрагента</w:t>
              </w:r>
              <w:r>
                <w:t>» (</w:t>
              </w:r>
              <w:r w:rsidRPr="00964776">
                <w:t>Номер казначейского/ банковского счета контрагента</w:t>
              </w:r>
              <w:r>
                <w:t>) для отражения по кредиту записи учета.</w:t>
              </w:r>
            </w:ins>
          </w:p>
          <w:p w14:paraId="63D19ECE" w14:textId="1474D632" w:rsidR="0030003C" w:rsidRDefault="0030003C" w:rsidP="0030003C">
            <w:pPr>
              <w:pStyle w:val="GOSTTablenorm"/>
              <w:rPr>
                <w:ins w:id="4123" w:author="Лавыгина Анна " w:date="2024-05-31T09:19:00Z"/>
              </w:rPr>
            </w:pPr>
            <w:ins w:id="4124" w:author="Лавыгина Анна " w:date="2024-05-31T09:19:00Z">
              <w:r w:rsidRPr="008C1F2F">
                <w:t>Допускается заполнение прочерком</w:t>
              </w:r>
            </w:ins>
          </w:p>
        </w:tc>
      </w:tr>
      <w:tr w:rsidR="00F6772E" w:rsidRPr="00B9499D" w14:paraId="123736B3" w14:textId="77777777" w:rsidTr="001955A8">
        <w:trPr>
          <w:ins w:id="4125" w:author="Опаева Лидия Арашаевна" w:date="2025-03-31T16:57:00Z"/>
        </w:trPr>
        <w:tc>
          <w:tcPr>
            <w:tcW w:w="1100" w:type="pct"/>
          </w:tcPr>
          <w:p w14:paraId="1C5812AD" w14:textId="59DD2EBA" w:rsidR="00F6772E" w:rsidRPr="007F26A9" w:rsidRDefault="00F6772E" w:rsidP="00F6772E">
            <w:pPr>
              <w:pStyle w:val="GOSTTablenorm"/>
              <w:rPr>
                <w:ins w:id="4126" w:author="Опаева Лидия Арашаевна" w:date="2025-03-31T16:57:00Z"/>
              </w:rPr>
            </w:pPr>
            <w:ins w:id="4127" w:author="Опаева Лидия Арашаевна" w:date="2025-03-31T17:02:00Z">
              <w:r>
                <w:t>Номер БО по Дт</w:t>
              </w:r>
            </w:ins>
          </w:p>
        </w:tc>
        <w:tc>
          <w:tcPr>
            <w:tcW w:w="750" w:type="pct"/>
          </w:tcPr>
          <w:p w14:paraId="79D12766" w14:textId="5AECE081" w:rsidR="00F6772E" w:rsidRPr="00A71881" w:rsidRDefault="00F6772E" w:rsidP="00F6772E">
            <w:pPr>
              <w:pStyle w:val="GOSTTablenorm"/>
              <w:rPr>
                <w:ins w:id="4128" w:author="Опаева Лидия Арашаевна" w:date="2025-03-31T16:57:00Z"/>
                <w:b/>
                <w:lang w:val="en-US"/>
              </w:rPr>
            </w:pPr>
            <w:ins w:id="4129" w:author="Опаева Лидия Арашаевна" w:date="2025-03-31T17:02:00Z">
              <w:r w:rsidRPr="00A71881">
                <w:rPr>
                  <w:b/>
                  <w:lang w:val="en-US"/>
                </w:rPr>
                <w:t>T0504833:</w:t>
              </w:r>
              <w:r w:rsidRPr="00B9499D">
                <w:t>DT</w:t>
              </w:r>
              <w:r>
                <w:t>_</w:t>
              </w:r>
            </w:ins>
            <w:ins w:id="4130" w:author="Опаева Лидия Арашаевна" w:date="2025-03-31T17:03:00Z">
              <w:r>
                <w:rPr>
                  <w:lang w:val="en-US"/>
                </w:rPr>
                <w:t>Num</w:t>
              </w:r>
            </w:ins>
            <w:ins w:id="4131" w:author="Опаева Лидия Арашаевна" w:date="2025-03-31T17:02:00Z">
              <w:r w:rsidRPr="002253A6">
                <w:rPr>
                  <w:lang w:val="en-US"/>
                </w:rPr>
                <w:t>BO</w:t>
              </w:r>
            </w:ins>
          </w:p>
        </w:tc>
        <w:tc>
          <w:tcPr>
            <w:tcW w:w="500" w:type="pct"/>
          </w:tcPr>
          <w:p w14:paraId="67E168DE" w14:textId="3463AE1F" w:rsidR="00F6772E" w:rsidRPr="003257B7" w:rsidRDefault="00F6772E" w:rsidP="00F6772E">
            <w:pPr>
              <w:pStyle w:val="GOSTTablenorm"/>
              <w:rPr>
                <w:ins w:id="4132" w:author="Опаева Лидия Арашаевна" w:date="2025-03-31T16:57:00Z"/>
              </w:rPr>
            </w:pPr>
            <w:ins w:id="4133" w:author="Опаева Лидия Арашаевна" w:date="2025-03-31T17:02:00Z">
              <w:r w:rsidRPr="00B9499D">
                <w:t>Строка</w:t>
              </w:r>
            </w:ins>
          </w:p>
        </w:tc>
        <w:tc>
          <w:tcPr>
            <w:tcW w:w="300" w:type="pct"/>
          </w:tcPr>
          <w:p w14:paraId="4D80ED61" w14:textId="6F1BB074" w:rsidR="00F6772E" w:rsidRPr="00B9499D" w:rsidRDefault="00F6772E" w:rsidP="00F6772E">
            <w:pPr>
              <w:pStyle w:val="GOSTTablenorm"/>
              <w:rPr>
                <w:ins w:id="4134" w:author="Опаева Лидия Арашаевна" w:date="2025-03-31T16:57:00Z"/>
              </w:rPr>
            </w:pPr>
            <w:ins w:id="4135" w:author="Опаева Лидия Арашаевна" w:date="2025-03-31T17:02:00Z">
              <w:r w:rsidRPr="009E1151">
                <w:t>Да</w:t>
              </w:r>
            </w:ins>
          </w:p>
        </w:tc>
        <w:tc>
          <w:tcPr>
            <w:tcW w:w="315" w:type="pct"/>
          </w:tcPr>
          <w:p w14:paraId="661F8F2F" w14:textId="144D4023" w:rsidR="00F6772E" w:rsidRDefault="00F6772E" w:rsidP="00F6772E">
            <w:pPr>
              <w:pStyle w:val="GOSTTablenorm"/>
              <w:rPr>
                <w:ins w:id="4136" w:author="Опаева Лидия Арашаевна" w:date="2025-03-31T16:57:00Z"/>
              </w:rPr>
            </w:pPr>
            <w:ins w:id="4137" w:author="Опаева Лидия Арашаевна" w:date="2025-03-31T17:02:00Z">
              <w:r w:rsidRPr="00F40ED3">
                <w:t>&lt;=</w:t>
              </w:r>
              <w:r>
                <w:t>19</w:t>
              </w:r>
            </w:ins>
          </w:p>
        </w:tc>
        <w:tc>
          <w:tcPr>
            <w:tcW w:w="2035" w:type="pct"/>
          </w:tcPr>
          <w:p w14:paraId="72A24B10" w14:textId="77777777" w:rsidR="00F6772E" w:rsidRDefault="00F6772E" w:rsidP="00F6772E">
            <w:pPr>
              <w:pStyle w:val="GOSTTablenorm"/>
              <w:rPr>
                <w:ins w:id="4138" w:author="Опаева Лидия Арашаевна" w:date="2025-03-31T17:02:00Z"/>
              </w:rPr>
            </w:pPr>
            <w:ins w:id="4139" w:author="Опаева Лидия Арашаевна" w:date="2025-03-31T17:02:00Z">
              <w:r>
                <w:t>Указывается значение аналитического признака (свойства записи учета) «Номер бюджетного обязательства» для отражения по дебету записи учета.</w:t>
              </w:r>
            </w:ins>
          </w:p>
          <w:p w14:paraId="63C4DBF5" w14:textId="5726A889" w:rsidR="00F6772E" w:rsidRDefault="00F6772E" w:rsidP="00F6772E">
            <w:pPr>
              <w:pStyle w:val="GOSTTablenorm"/>
              <w:rPr>
                <w:ins w:id="4140" w:author="Опаева Лидия Арашаевна" w:date="2025-03-31T16:57:00Z"/>
              </w:rPr>
            </w:pPr>
            <w:ins w:id="4141" w:author="Опаева Лидия Арашаевна" w:date="2025-03-31T17:02:00Z">
              <w:r w:rsidRPr="008C1F2F">
                <w:t>Допускается заполнение прочерком</w:t>
              </w:r>
            </w:ins>
          </w:p>
        </w:tc>
      </w:tr>
      <w:tr w:rsidR="00F6772E" w:rsidRPr="00B9499D" w14:paraId="2E48BB7F" w14:textId="77777777" w:rsidTr="001955A8">
        <w:trPr>
          <w:ins w:id="4142" w:author="Опаева Лидия Арашаевна" w:date="2025-03-31T16:57:00Z"/>
        </w:trPr>
        <w:tc>
          <w:tcPr>
            <w:tcW w:w="1100" w:type="pct"/>
          </w:tcPr>
          <w:p w14:paraId="5A382668" w14:textId="011C7633" w:rsidR="00F6772E" w:rsidRPr="007F26A9" w:rsidRDefault="00F6772E" w:rsidP="00F6772E">
            <w:pPr>
              <w:pStyle w:val="GOSTTablenorm"/>
              <w:rPr>
                <w:ins w:id="4143" w:author="Опаева Лидия Арашаевна" w:date="2025-03-31T16:57:00Z"/>
              </w:rPr>
            </w:pPr>
            <w:ins w:id="4144" w:author="Опаева Лидия Арашаевна" w:date="2025-03-31T17:02:00Z">
              <w:r>
                <w:t>Номер БО по Кт</w:t>
              </w:r>
            </w:ins>
          </w:p>
        </w:tc>
        <w:tc>
          <w:tcPr>
            <w:tcW w:w="750" w:type="pct"/>
          </w:tcPr>
          <w:p w14:paraId="3726596B" w14:textId="381A6A7B" w:rsidR="00F6772E" w:rsidRPr="00A71881" w:rsidRDefault="00F6772E" w:rsidP="001C081F">
            <w:pPr>
              <w:pStyle w:val="GOSTTablenorm"/>
              <w:rPr>
                <w:ins w:id="4145" w:author="Опаева Лидия Арашаевна" w:date="2025-03-31T16:57:00Z"/>
                <w:b/>
                <w:lang w:val="en-US"/>
              </w:rPr>
            </w:pPr>
            <w:ins w:id="4146" w:author="Опаева Лидия Арашаевна" w:date="2025-03-31T17:02:00Z">
              <w:r w:rsidRPr="00A71881">
                <w:rPr>
                  <w:b/>
                  <w:lang w:val="en-US"/>
                </w:rPr>
                <w:t>T0504833:</w:t>
              </w:r>
            </w:ins>
            <w:ins w:id="4147" w:author="Опаева Лидия Арашаевна" w:date="2025-03-31T17:05:00Z">
              <w:r>
                <w:rPr>
                  <w:lang w:val="en-US"/>
                </w:rPr>
                <w:t>C</w:t>
              </w:r>
            </w:ins>
            <w:ins w:id="4148" w:author="Опаева Лидия Арашаевна" w:date="2025-03-31T17:02:00Z">
              <w:r w:rsidRPr="00B9499D">
                <w:t>T</w:t>
              </w:r>
              <w:r>
                <w:t>_</w:t>
              </w:r>
            </w:ins>
            <w:ins w:id="4149" w:author="Опаева Лидия Арашаевна" w:date="2025-03-31T17:03:00Z">
              <w:del w:id="4150" w:author="Сатлер Марина Викторовна" w:date="2025-04-03T17:36:00Z">
                <w:r w:rsidDel="001C081F">
                  <w:rPr>
                    <w:lang w:val="en-US"/>
                  </w:rPr>
                  <w:delText xml:space="preserve"> </w:delText>
                </w:r>
              </w:del>
              <w:r>
                <w:rPr>
                  <w:lang w:val="en-US"/>
                </w:rPr>
                <w:t>Num</w:t>
              </w:r>
              <w:r w:rsidRPr="002253A6">
                <w:rPr>
                  <w:lang w:val="en-US"/>
                </w:rPr>
                <w:t>BO</w:t>
              </w:r>
            </w:ins>
          </w:p>
        </w:tc>
        <w:tc>
          <w:tcPr>
            <w:tcW w:w="500" w:type="pct"/>
          </w:tcPr>
          <w:p w14:paraId="55413E74" w14:textId="64B521FD" w:rsidR="00F6772E" w:rsidRPr="003257B7" w:rsidRDefault="00F6772E" w:rsidP="00F6772E">
            <w:pPr>
              <w:pStyle w:val="GOSTTablenorm"/>
              <w:rPr>
                <w:ins w:id="4151" w:author="Опаева Лидия Арашаевна" w:date="2025-03-31T16:57:00Z"/>
              </w:rPr>
            </w:pPr>
            <w:ins w:id="4152" w:author="Опаева Лидия Арашаевна" w:date="2025-03-31T17:02:00Z">
              <w:r w:rsidRPr="00B9499D">
                <w:t>Строка</w:t>
              </w:r>
            </w:ins>
          </w:p>
        </w:tc>
        <w:tc>
          <w:tcPr>
            <w:tcW w:w="300" w:type="pct"/>
          </w:tcPr>
          <w:p w14:paraId="4305C726" w14:textId="13E5D92E" w:rsidR="00F6772E" w:rsidRPr="00B9499D" w:rsidRDefault="00F6772E" w:rsidP="00F6772E">
            <w:pPr>
              <w:pStyle w:val="GOSTTablenorm"/>
              <w:rPr>
                <w:ins w:id="4153" w:author="Опаева Лидия Арашаевна" w:date="2025-03-31T16:57:00Z"/>
              </w:rPr>
            </w:pPr>
            <w:ins w:id="4154" w:author="Опаева Лидия Арашаевна" w:date="2025-03-31T17:02:00Z">
              <w:r w:rsidRPr="009E1151">
                <w:t>Да</w:t>
              </w:r>
            </w:ins>
          </w:p>
        </w:tc>
        <w:tc>
          <w:tcPr>
            <w:tcW w:w="315" w:type="pct"/>
          </w:tcPr>
          <w:p w14:paraId="4FB5E2EE" w14:textId="73C96D42" w:rsidR="00F6772E" w:rsidRDefault="00F6772E" w:rsidP="00F6772E">
            <w:pPr>
              <w:pStyle w:val="GOSTTablenorm"/>
              <w:rPr>
                <w:ins w:id="4155" w:author="Опаева Лидия Арашаевна" w:date="2025-03-31T16:57:00Z"/>
              </w:rPr>
            </w:pPr>
            <w:ins w:id="4156" w:author="Опаева Лидия Арашаевна" w:date="2025-03-31T17:02:00Z">
              <w:r w:rsidRPr="00F40ED3">
                <w:t>&lt;=</w:t>
              </w:r>
              <w:r>
                <w:t>19</w:t>
              </w:r>
            </w:ins>
          </w:p>
        </w:tc>
        <w:tc>
          <w:tcPr>
            <w:tcW w:w="2035" w:type="pct"/>
          </w:tcPr>
          <w:p w14:paraId="11717BFC" w14:textId="77777777" w:rsidR="00F6772E" w:rsidRDefault="00F6772E" w:rsidP="00F6772E">
            <w:pPr>
              <w:pStyle w:val="GOSTTablenorm"/>
              <w:rPr>
                <w:ins w:id="4157" w:author="Опаева Лидия Арашаевна" w:date="2025-03-31T17:02:00Z"/>
              </w:rPr>
            </w:pPr>
            <w:ins w:id="4158" w:author="Опаева Лидия Арашаевна" w:date="2025-03-31T17:02:00Z">
              <w:r>
                <w:t>Указывается значение аналитического признака (свойства записи учета) «Номер бюджетного обязательства» для отражения по кредиту записи учета.</w:t>
              </w:r>
            </w:ins>
          </w:p>
          <w:p w14:paraId="0FCFB468" w14:textId="49AE2187" w:rsidR="00F6772E" w:rsidRDefault="00F6772E" w:rsidP="00F6772E">
            <w:pPr>
              <w:pStyle w:val="GOSTTablenorm"/>
              <w:rPr>
                <w:ins w:id="4159" w:author="Опаева Лидия Арашаевна" w:date="2025-03-31T16:57:00Z"/>
              </w:rPr>
            </w:pPr>
            <w:ins w:id="4160" w:author="Опаева Лидия Арашаевна" w:date="2025-03-31T17:02:00Z">
              <w:r w:rsidRPr="008C1F2F">
                <w:t>Допускается заполнение прочерком</w:t>
              </w:r>
            </w:ins>
          </w:p>
        </w:tc>
      </w:tr>
      <w:tr w:rsidR="00F6772E" w:rsidRPr="00B9499D" w14:paraId="3D40F5F7" w14:textId="77777777" w:rsidTr="001955A8">
        <w:trPr>
          <w:ins w:id="4161" w:author="Опаева Лидия Арашаевна" w:date="2025-03-31T16:57:00Z"/>
        </w:trPr>
        <w:tc>
          <w:tcPr>
            <w:tcW w:w="1100" w:type="pct"/>
          </w:tcPr>
          <w:p w14:paraId="7C001935" w14:textId="38490D9D" w:rsidR="00F6772E" w:rsidRPr="007F26A9" w:rsidRDefault="00F6772E" w:rsidP="00F6772E">
            <w:pPr>
              <w:pStyle w:val="GOSTTablenorm"/>
              <w:rPr>
                <w:ins w:id="4162" w:author="Опаева Лидия Арашаевна" w:date="2025-03-31T16:57:00Z"/>
              </w:rPr>
            </w:pPr>
            <w:ins w:id="4163" w:author="Опаева Лидия Арашаевна" w:date="2025-03-31T17:02:00Z">
              <w:r>
                <w:lastRenderedPageBreak/>
                <w:t>Номер ДО по Дт</w:t>
              </w:r>
            </w:ins>
          </w:p>
        </w:tc>
        <w:tc>
          <w:tcPr>
            <w:tcW w:w="750" w:type="pct"/>
          </w:tcPr>
          <w:p w14:paraId="2AD3F885" w14:textId="363FA427" w:rsidR="00F6772E" w:rsidRPr="00A71881" w:rsidRDefault="00F6772E" w:rsidP="00F6772E">
            <w:pPr>
              <w:pStyle w:val="GOSTTablenorm"/>
              <w:rPr>
                <w:ins w:id="4164" w:author="Опаева Лидия Арашаевна" w:date="2025-03-31T16:57:00Z"/>
                <w:b/>
                <w:lang w:val="en-US"/>
              </w:rPr>
            </w:pPr>
            <w:ins w:id="4165" w:author="Опаева Лидия Арашаевна" w:date="2025-03-31T17:02:00Z">
              <w:r w:rsidRPr="00A71881">
                <w:rPr>
                  <w:b/>
                  <w:lang w:val="en-US"/>
                </w:rPr>
                <w:t>T0504833:</w:t>
              </w:r>
              <w:r w:rsidRPr="00B9499D">
                <w:t>DT</w:t>
              </w:r>
              <w:r>
                <w:t>_</w:t>
              </w:r>
            </w:ins>
            <w:ins w:id="4166" w:author="Опаева Лидия Арашаевна" w:date="2025-03-31T17:03:00Z">
              <w:r>
                <w:rPr>
                  <w:lang w:val="en-US"/>
                </w:rPr>
                <w:t>Num</w:t>
              </w:r>
            </w:ins>
            <w:ins w:id="4167" w:author="Опаева Лидия Арашаевна" w:date="2025-03-31T17:02:00Z">
              <w:r w:rsidRPr="002253A6">
                <w:rPr>
                  <w:lang w:val="en-US"/>
                </w:rPr>
                <w:t>DO</w:t>
              </w:r>
            </w:ins>
          </w:p>
        </w:tc>
        <w:tc>
          <w:tcPr>
            <w:tcW w:w="500" w:type="pct"/>
          </w:tcPr>
          <w:p w14:paraId="20F1E04F" w14:textId="2D57DD8E" w:rsidR="00F6772E" w:rsidRPr="003257B7" w:rsidRDefault="00F6772E" w:rsidP="00F6772E">
            <w:pPr>
              <w:pStyle w:val="GOSTTablenorm"/>
              <w:rPr>
                <w:ins w:id="4168" w:author="Опаева Лидия Арашаевна" w:date="2025-03-31T16:57:00Z"/>
              </w:rPr>
            </w:pPr>
            <w:ins w:id="4169" w:author="Опаева Лидия Арашаевна" w:date="2025-03-31T17:02:00Z">
              <w:r w:rsidRPr="00B9499D">
                <w:t>Строка</w:t>
              </w:r>
            </w:ins>
          </w:p>
        </w:tc>
        <w:tc>
          <w:tcPr>
            <w:tcW w:w="300" w:type="pct"/>
          </w:tcPr>
          <w:p w14:paraId="7A36EFF1" w14:textId="1EDB4975" w:rsidR="00F6772E" w:rsidRPr="00B9499D" w:rsidRDefault="00F6772E" w:rsidP="00F6772E">
            <w:pPr>
              <w:pStyle w:val="GOSTTablenorm"/>
              <w:rPr>
                <w:ins w:id="4170" w:author="Опаева Лидия Арашаевна" w:date="2025-03-31T16:57:00Z"/>
              </w:rPr>
            </w:pPr>
            <w:ins w:id="4171" w:author="Опаева Лидия Арашаевна" w:date="2025-03-31T17:02:00Z">
              <w:r w:rsidRPr="009E1151">
                <w:t>Да</w:t>
              </w:r>
            </w:ins>
          </w:p>
        </w:tc>
        <w:tc>
          <w:tcPr>
            <w:tcW w:w="315" w:type="pct"/>
          </w:tcPr>
          <w:p w14:paraId="289FE810" w14:textId="5D9DE22C" w:rsidR="00F6772E" w:rsidRDefault="00F6772E" w:rsidP="00F6772E">
            <w:pPr>
              <w:pStyle w:val="GOSTTablenorm"/>
              <w:rPr>
                <w:ins w:id="4172" w:author="Опаева Лидия Арашаевна" w:date="2025-03-31T16:57:00Z"/>
              </w:rPr>
            </w:pPr>
            <w:ins w:id="4173" w:author="Опаева Лидия Арашаевна" w:date="2025-03-31T17:02:00Z">
              <w:r w:rsidRPr="00F40ED3">
                <w:t>&lt;=</w:t>
              </w:r>
              <w:r>
                <w:t>25</w:t>
              </w:r>
            </w:ins>
          </w:p>
        </w:tc>
        <w:tc>
          <w:tcPr>
            <w:tcW w:w="2035" w:type="pct"/>
          </w:tcPr>
          <w:p w14:paraId="0CFA9591" w14:textId="77777777" w:rsidR="00F6772E" w:rsidRDefault="00F6772E" w:rsidP="00F6772E">
            <w:pPr>
              <w:pStyle w:val="GOSTTablenorm"/>
              <w:rPr>
                <w:ins w:id="4174" w:author="Опаева Лидия Арашаевна" w:date="2025-03-31T17:02:00Z"/>
              </w:rPr>
            </w:pPr>
            <w:ins w:id="4175" w:author="Опаева Лидия Арашаевна" w:date="2025-03-31T17:02:00Z">
              <w:r>
                <w:t>Указывается значение аналитического признака (свойства записи учета) «Номер денежного обязательства» для отражения по дебету записи учета.</w:t>
              </w:r>
            </w:ins>
          </w:p>
          <w:p w14:paraId="19967CDD" w14:textId="04489E84" w:rsidR="00F6772E" w:rsidRDefault="00F6772E" w:rsidP="00F6772E">
            <w:pPr>
              <w:pStyle w:val="GOSTTablenorm"/>
              <w:rPr>
                <w:ins w:id="4176" w:author="Опаева Лидия Арашаевна" w:date="2025-03-31T16:57:00Z"/>
              </w:rPr>
            </w:pPr>
            <w:ins w:id="4177" w:author="Опаева Лидия Арашаевна" w:date="2025-03-31T17:02:00Z">
              <w:r w:rsidRPr="008C1F2F">
                <w:t>Допускается заполнение прочерком</w:t>
              </w:r>
            </w:ins>
          </w:p>
        </w:tc>
      </w:tr>
      <w:tr w:rsidR="00F6772E" w:rsidRPr="00B9499D" w14:paraId="174E6117" w14:textId="77777777" w:rsidTr="001955A8">
        <w:trPr>
          <w:ins w:id="4178" w:author="Опаева Лидия Арашаевна" w:date="2025-03-31T16:57:00Z"/>
        </w:trPr>
        <w:tc>
          <w:tcPr>
            <w:tcW w:w="1100" w:type="pct"/>
          </w:tcPr>
          <w:p w14:paraId="2F37C05E" w14:textId="70F5E253" w:rsidR="00F6772E" w:rsidRPr="007F26A9" w:rsidRDefault="00F6772E" w:rsidP="00F6772E">
            <w:pPr>
              <w:pStyle w:val="GOSTTablenorm"/>
              <w:rPr>
                <w:ins w:id="4179" w:author="Опаева Лидия Арашаевна" w:date="2025-03-31T16:57:00Z"/>
              </w:rPr>
            </w:pPr>
            <w:ins w:id="4180" w:author="Опаева Лидия Арашаевна" w:date="2025-03-31T17:02:00Z">
              <w:r>
                <w:t>Номер ДО по Кт</w:t>
              </w:r>
            </w:ins>
          </w:p>
        </w:tc>
        <w:tc>
          <w:tcPr>
            <w:tcW w:w="750" w:type="pct"/>
          </w:tcPr>
          <w:p w14:paraId="08DBA580" w14:textId="2CB60CA2" w:rsidR="00F6772E" w:rsidRPr="00A71881" w:rsidRDefault="00F6772E" w:rsidP="00F6772E">
            <w:pPr>
              <w:pStyle w:val="GOSTTablenorm"/>
              <w:rPr>
                <w:ins w:id="4181" w:author="Опаева Лидия Арашаевна" w:date="2025-03-31T16:57:00Z"/>
                <w:b/>
                <w:lang w:val="en-US"/>
              </w:rPr>
            </w:pPr>
            <w:ins w:id="4182" w:author="Опаева Лидия Арашаевна" w:date="2025-03-31T17:02:00Z">
              <w:r w:rsidRPr="00A71881">
                <w:rPr>
                  <w:b/>
                  <w:lang w:val="en-US"/>
                </w:rPr>
                <w:t>T0504833:</w:t>
              </w:r>
            </w:ins>
            <w:ins w:id="4183" w:author="Опаева Лидия Арашаевна" w:date="2025-03-31T17:05:00Z">
              <w:r>
                <w:rPr>
                  <w:lang w:val="en-US"/>
                </w:rPr>
                <w:t>C</w:t>
              </w:r>
            </w:ins>
            <w:ins w:id="4184" w:author="Опаева Лидия Арашаевна" w:date="2025-03-31T17:02:00Z">
              <w:r w:rsidRPr="00B9499D">
                <w:t>T</w:t>
              </w:r>
              <w:r>
                <w:t>_</w:t>
              </w:r>
              <w:r w:rsidRPr="002253A6">
                <w:rPr>
                  <w:lang w:val="en-US"/>
                </w:rPr>
                <w:t>N</w:t>
              </w:r>
            </w:ins>
            <w:ins w:id="4185" w:author="Опаева Лидия Арашаевна" w:date="2025-03-31T17:03:00Z">
              <w:r>
                <w:rPr>
                  <w:lang w:val="en-US"/>
                </w:rPr>
                <w:t>u</w:t>
              </w:r>
            </w:ins>
            <w:ins w:id="4186" w:author="Опаева Лидия Арашаевна" w:date="2025-03-31T17:02:00Z">
              <w:r w:rsidRPr="002253A6">
                <w:rPr>
                  <w:lang w:val="en-US"/>
                </w:rPr>
                <w:t>mDO</w:t>
              </w:r>
            </w:ins>
          </w:p>
        </w:tc>
        <w:tc>
          <w:tcPr>
            <w:tcW w:w="500" w:type="pct"/>
          </w:tcPr>
          <w:p w14:paraId="6D68E0AF" w14:textId="10AFB915" w:rsidR="00F6772E" w:rsidRPr="003257B7" w:rsidRDefault="00F6772E" w:rsidP="00F6772E">
            <w:pPr>
              <w:pStyle w:val="GOSTTablenorm"/>
              <w:rPr>
                <w:ins w:id="4187" w:author="Опаева Лидия Арашаевна" w:date="2025-03-31T16:57:00Z"/>
              </w:rPr>
            </w:pPr>
            <w:ins w:id="4188" w:author="Опаева Лидия Арашаевна" w:date="2025-03-31T17:02:00Z">
              <w:r w:rsidRPr="00B9499D">
                <w:t>Строка</w:t>
              </w:r>
            </w:ins>
          </w:p>
        </w:tc>
        <w:tc>
          <w:tcPr>
            <w:tcW w:w="300" w:type="pct"/>
          </w:tcPr>
          <w:p w14:paraId="6B809AD3" w14:textId="405C14EC" w:rsidR="00F6772E" w:rsidRPr="00B9499D" w:rsidRDefault="00F6772E" w:rsidP="00F6772E">
            <w:pPr>
              <w:pStyle w:val="GOSTTablenorm"/>
              <w:rPr>
                <w:ins w:id="4189" w:author="Опаева Лидия Арашаевна" w:date="2025-03-31T16:57:00Z"/>
              </w:rPr>
            </w:pPr>
            <w:ins w:id="4190" w:author="Опаева Лидия Арашаевна" w:date="2025-03-31T17:02:00Z">
              <w:r w:rsidRPr="009E1151">
                <w:t>Да</w:t>
              </w:r>
            </w:ins>
          </w:p>
        </w:tc>
        <w:tc>
          <w:tcPr>
            <w:tcW w:w="315" w:type="pct"/>
          </w:tcPr>
          <w:p w14:paraId="3FC0773B" w14:textId="279B87B7" w:rsidR="00F6772E" w:rsidRDefault="00F6772E" w:rsidP="00F6772E">
            <w:pPr>
              <w:pStyle w:val="GOSTTablenorm"/>
              <w:rPr>
                <w:ins w:id="4191" w:author="Опаева Лидия Арашаевна" w:date="2025-03-31T16:57:00Z"/>
              </w:rPr>
            </w:pPr>
            <w:ins w:id="4192" w:author="Опаева Лидия Арашаевна" w:date="2025-03-31T17:02:00Z">
              <w:r w:rsidRPr="00F40ED3">
                <w:t>&lt;=</w:t>
              </w:r>
              <w:r>
                <w:t>25</w:t>
              </w:r>
            </w:ins>
          </w:p>
        </w:tc>
        <w:tc>
          <w:tcPr>
            <w:tcW w:w="2035" w:type="pct"/>
          </w:tcPr>
          <w:p w14:paraId="14B23320" w14:textId="77777777" w:rsidR="00F6772E" w:rsidRDefault="00F6772E" w:rsidP="00F6772E">
            <w:pPr>
              <w:pStyle w:val="GOSTTablenorm"/>
              <w:rPr>
                <w:ins w:id="4193" w:author="Опаева Лидия Арашаевна" w:date="2025-03-31T17:02:00Z"/>
              </w:rPr>
            </w:pPr>
            <w:ins w:id="4194" w:author="Опаева Лидия Арашаевна" w:date="2025-03-31T17:02:00Z">
              <w:r>
                <w:t>Указывается значение аналитического признака (свойства записи учета) «Номер денежного обязательства» для отражения по кредиту записи учета.</w:t>
              </w:r>
            </w:ins>
          </w:p>
          <w:p w14:paraId="55AADF89" w14:textId="13601C95" w:rsidR="00F6772E" w:rsidRDefault="00F6772E" w:rsidP="00F6772E">
            <w:pPr>
              <w:pStyle w:val="GOSTTablenorm"/>
              <w:rPr>
                <w:ins w:id="4195" w:author="Опаева Лидия Арашаевна" w:date="2025-03-31T16:57:00Z"/>
              </w:rPr>
            </w:pPr>
            <w:ins w:id="4196" w:author="Опаева Лидия Арашаевна" w:date="2025-03-31T17:02:00Z">
              <w:r w:rsidRPr="008C1F2F">
                <w:t>Допускается заполнение прочерком</w:t>
              </w:r>
            </w:ins>
          </w:p>
        </w:tc>
      </w:tr>
      <w:tr w:rsidR="00F6772E" w:rsidRPr="00B9499D" w14:paraId="1127556C" w14:textId="77777777" w:rsidTr="001955A8">
        <w:trPr>
          <w:ins w:id="4197" w:author="Опаева Лидия Арашаевна" w:date="2025-03-31T16:57:00Z"/>
        </w:trPr>
        <w:tc>
          <w:tcPr>
            <w:tcW w:w="1100" w:type="pct"/>
          </w:tcPr>
          <w:p w14:paraId="768CB2AF" w14:textId="69353E51" w:rsidR="00F6772E" w:rsidRPr="007F26A9" w:rsidRDefault="00F6772E" w:rsidP="00F6772E">
            <w:pPr>
              <w:pStyle w:val="GOSTTablenorm"/>
              <w:rPr>
                <w:ins w:id="4198" w:author="Опаева Лидия Арашаевна" w:date="2025-03-31T16:57:00Z"/>
              </w:rPr>
            </w:pPr>
            <w:ins w:id="4199" w:author="Опаева Лидия Арашаевна" w:date="2025-03-31T17:02:00Z">
              <w:r>
                <w:t xml:space="preserve">Номер ДО </w:t>
              </w:r>
              <w:r w:rsidRPr="00697ED7">
                <w:t xml:space="preserve">дополнительный </w:t>
              </w:r>
              <w:r>
                <w:t>по Дт</w:t>
              </w:r>
            </w:ins>
          </w:p>
        </w:tc>
        <w:tc>
          <w:tcPr>
            <w:tcW w:w="750" w:type="pct"/>
          </w:tcPr>
          <w:p w14:paraId="0EAFE3EE" w14:textId="2813039B" w:rsidR="00F6772E" w:rsidRPr="00A71881" w:rsidRDefault="00F6772E" w:rsidP="00F6772E">
            <w:pPr>
              <w:pStyle w:val="GOSTTablenorm"/>
              <w:rPr>
                <w:ins w:id="4200" w:author="Опаева Лидия Арашаевна" w:date="2025-03-31T16:57:00Z"/>
                <w:b/>
                <w:lang w:val="en-US"/>
              </w:rPr>
            </w:pPr>
            <w:ins w:id="4201" w:author="Опаева Лидия Арашаевна" w:date="2025-03-31T17:02:00Z">
              <w:r w:rsidRPr="00D35E81">
                <w:rPr>
                  <w:b/>
                  <w:lang w:val="en-US"/>
                </w:rPr>
                <w:t>T0504833:</w:t>
              </w:r>
              <w:r w:rsidRPr="00B9499D">
                <w:t>DT</w:t>
              </w:r>
              <w:r>
                <w:t>_</w:t>
              </w:r>
              <w:r w:rsidRPr="002253A6">
                <w:rPr>
                  <w:lang w:val="en-US"/>
                </w:rPr>
                <w:t>N</w:t>
              </w:r>
            </w:ins>
            <w:ins w:id="4202" w:author="Опаева Лидия Арашаевна" w:date="2025-03-31T17:03:00Z">
              <w:r>
                <w:rPr>
                  <w:lang w:val="en-US"/>
                </w:rPr>
                <w:t>u</w:t>
              </w:r>
            </w:ins>
            <w:ins w:id="4203" w:author="Опаева Лидия Арашаевна" w:date="2025-03-31T17:02:00Z">
              <w:r w:rsidRPr="002253A6">
                <w:rPr>
                  <w:lang w:val="en-US"/>
                </w:rPr>
                <w:t>mDO</w:t>
              </w:r>
              <w:r>
                <w:rPr>
                  <w:lang w:val="en-US"/>
                </w:rPr>
                <w:t>Add</w:t>
              </w:r>
            </w:ins>
          </w:p>
        </w:tc>
        <w:tc>
          <w:tcPr>
            <w:tcW w:w="500" w:type="pct"/>
          </w:tcPr>
          <w:p w14:paraId="0CC7DAC9" w14:textId="58ADA6F0" w:rsidR="00F6772E" w:rsidRPr="003257B7" w:rsidRDefault="00F6772E" w:rsidP="00F6772E">
            <w:pPr>
              <w:pStyle w:val="GOSTTablenorm"/>
              <w:rPr>
                <w:ins w:id="4204" w:author="Опаева Лидия Арашаевна" w:date="2025-03-31T16:57:00Z"/>
              </w:rPr>
            </w:pPr>
            <w:ins w:id="4205" w:author="Опаева Лидия Арашаевна" w:date="2025-03-31T17:02:00Z">
              <w:r w:rsidRPr="00B9499D">
                <w:t>Строка</w:t>
              </w:r>
            </w:ins>
          </w:p>
        </w:tc>
        <w:tc>
          <w:tcPr>
            <w:tcW w:w="300" w:type="pct"/>
          </w:tcPr>
          <w:p w14:paraId="6A2102C5" w14:textId="18EA22A0" w:rsidR="00F6772E" w:rsidRPr="00B9499D" w:rsidRDefault="00F6772E" w:rsidP="00F6772E">
            <w:pPr>
              <w:pStyle w:val="GOSTTablenorm"/>
              <w:rPr>
                <w:ins w:id="4206" w:author="Опаева Лидия Арашаевна" w:date="2025-03-31T16:57:00Z"/>
              </w:rPr>
            </w:pPr>
            <w:ins w:id="4207" w:author="Опаева Лидия Арашаевна" w:date="2025-03-31T17:02:00Z">
              <w:r w:rsidRPr="009E1151">
                <w:t>Да</w:t>
              </w:r>
            </w:ins>
          </w:p>
        </w:tc>
        <w:tc>
          <w:tcPr>
            <w:tcW w:w="315" w:type="pct"/>
          </w:tcPr>
          <w:p w14:paraId="0F7430C9" w14:textId="693F1B01" w:rsidR="00F6772E" w:rsidRDefault="00F6772E" w:rsidP="00F6772E">
            <w:pPr>
              <w:pStyle w:val="GOSTTablenorm"/>
              <w:rPr>
                <w:ins w:id="4208" w:author="Опаева Лидия Арашаевна" w:date="2025-03-31T16:57:00Z"/>
              </w:rPr>
            </w:pPr>
            <w:ins w:id="4209" w:author="Опаева Лидия Арашаевна" w:date="2025-03-31T17:02:00Z">
              <w:r w:rsidRPr="00F40ED3">
                <w:t>&lt;=</w:t>
              </w:r>
              <w:r>
                <w:t>25</w:t>
              </w:r>
            </w:ins>
          </w:p>
        </w:tc>
        <w:tc>
          <w:tcPr>
            <w:tcW w:w="2035" w:type="pct"/>
          </w:tcPr>
          <w:p w14:paraId="34FBEF1F" w14:textId="48B2FD08" w:rsidR="00F6772E" w:rsidRDefault="00F6772E" w:rsidP="00F6772E">
            <w:pPr>
              <w:pStyle w:val="GOSTTablenorm"/>
              <w:rPr>
                <w:ins w:id="4210" w:author="Опаева Лидия Арашаевна" w:date="2025-03-31T17:02:00Z"/>
              </w:rPr>
            </w:pPr>
            <w:ins w:id="4211" w:author="Опаева Лидия Арашаевна" w:date="2025-03-31T17:02:00Z">
              <w:r w:rsidRPr="0052429E">
                <w:t>Указывается значение аналитического признака (свойства записи учета) «Номер денежного обязательства</w:t>
              </w:r>
            </w:ins>
            <w:ins w:id="4212" w:author="Опаева Лидия Арашаевна" w:date="2025-04-01T14:41:00Z">
              <w:r w:rsidR="00767B25">
                <w:t xml:space="preserve"> дополнит</w:t>
              </w:r>
            </w:ins>
            <w:ins w:id="4213" w:author="Опаева Лидия Арашаевна" w:date="2025-04-01T14:42:00Z">
              <w:r w:rsidR="00767B25">
                <w:t>ельный</w:t>
              </w:r>
            </w:ins>
            <w:ins w:id="4214" w:author="Опаева Лидия Арашаевна" w:date="2025-03-31T17:02:00Z">
              <w:r w:rsidRPr="0052429E">
                <w:t>» для отражения по дебету записи учета.</w:t>
              </w:r>
            </w:ins>
          </w:p>
          <w:p w14:paraId="7780541A" w14:textId="40115878" w:rsidR="00F6772E" w:rsidRDefault="00F6772E" w:rsidP="00F6772E">
            <w:pPr>
              <w:pStyle w:val="GOSTTablenorm"/>
              <w:rPr>
                <w:ins w:id="4215" w:author="Опаева Лидия Арашаевна" w:date="2025-03-31T16:57:00Z"/>
              </w:rPr>
            </w:pPr>
            <w:ins w:id="4216" w:author="Опаева Лидия Арашаевна" w:date="2025-03-31T17:02:00Z">
              <w:r w:rsidRPr="0052429E">
                <w:t>Допускается заполнение прочерком</w:t>
              </w:r>
            </w:ins>
          </w:p>
        </w:tc>
      </w:tr>
      <w:tr w:rsidR="00F6772E" w:rsidRPr="00B9499D" w14:paraId="12472762" w14:textId="77777777" w:rsidTr="001955A8">
        <w:trPr>
          <w:ins w:id="4217" w:author="Опаева Лидия Арашаевна" w:date="2025-03-31T16:57:00Z"/>
        </w:trPr>
        <w:tc>
          <w:tcPr>
            <w:tcW w:w="1100" w:type="pct"/>
          </w:tcPr>
          <w:p w14:paraId="255270F1" w14:textId="747BD61F" w:rsidR="00F6772E" w:rsidRPr="007F26A9" w:rsidRDefault="00F6772E" w:rsidP="00F6772E">
            <w:pPr>
              <w:pStyle w:val="GOSTTablenorm"/>
              <w:rPr>
                <w:ins w:id="4218" w:author="Опаева Лидия Арашаевна" w:date="2025-03-31T16:57:00Z"/>
              </w:rPr>
            </w:pPr>
            <w:ins w:id="4219" w:author="Опаева Лидия Арашаевна" w:date="2025-03-31T17:02:00Z">
              <w:r>
                <w:t>Номер ДО дополнительный по Кт</w:t>
              </w:r>
            </w:ins>
          </w:p>
        </w:tc>
        <w:tc>
          <w:tcPr>
            <w:tcW w:w="750" w:type="pct"/>
          </w:tcPr>
          <w:p w14:paraId="66C39555" w14:textId="5D3B6BF2" w:rsidR="00F6772E" w:rsidRPr="00A71881" w:rsidRDefault="00F6772E" w:rsidP="00F6772E">
            <w:pPr>
              <w:pStyle w:val="GOSTTablenorm"/>
              <w:rPr>
                <w:ins w:id="4220" w:author="Опаева Лидия Арашаевна" w:date="2025-03-31T16:57:00Z"/>
                <w:b/>
                <w:lang w:val="en-US"/>
              </w:rPr>
            </w:pPr>
            <w:ins w:id="4221" w:author="Опаева Лидия Арашаевна" w:date="2025-03-31T17:02:00Z">
              <w:r w:rsidRPr="00D35E81">
                <w:rPr>
                  <w:b/>
                  <w:lang w:val="en-US"/>
                </w:rPr>
                <w:t>T0504833:</w:t>
              </w:r>
            </w:ins>
            <w:ins w:id="4222" w:author="Опаева Лидия Арашаевна" w:date="2025-03-31T17:05:00Z">
              <w:r>
                <w:rPr>
                  <w:lang w:val="en-US"/>
                </w:rPr>
                <w:t>C</w:t>
              </w:r>
            </w:ins>
            <w:ins w:id="4223" w:author="Опаева Лидия Арашаевна" w:date="2025-03-31T17:02:00Z">
              <w:r w:rsidRPr="00B9499D">
                <w:t>T</w:t>
              </w:r>
              <w:r>
                <w:t>_</w:t>
              </w:r>
              <w:r w:rsidRPr="002253A6">
                <w:rPr>
                  <w:lang w:val="en-US"/>
                </w:rPr>
                <w:t>N</w:t>
              </w:r>
            </w:ins>
            <w:ins w:id="4224" w:author="Опаева Лидия Арашаевна" w:date="2025-03-31T17:03:00Z">
              <w:r>
                <w:rPr>
                  <w:lang w:val="en-US"/>
                </w:rPr>
                <w:t>u</w:t>
              </w:r>
            </w:ins>
            <w:ins w:id="4225" w:author="Опаева Лидия Арашаевна" w:date="2025-03-31T17:02:00Z">
              <w:r w:rsidRPr="002253A6">
                <w:rPr>
                  <w:lang w:val="en-US"/>
                </w:rPr>
                <w:t>mDO</w:t>
              </w:r>
              <w:r>
                <w:rPr>
                  <w:lang w:val="en-US"/>
                </w:rPr>
                <w:t>Add</w:t>
              </w:r>
            </w:ins>
          </w:p>
        </w:tc>
        <w:tc>
          <w:tcPr>
            <w:tcW w:w="500" w:type="pct"/>
          </w:tcPr>
          <w:p w14:paraId="7844CF2B" w14:textId="1A6CC77F" w:rsidR="00F6772E" w:rsidRPr="003257B7" w:rsidRDefault="00F6772E" w:rsidP="00F6772E">
            <w:pPr>
              <w:pStyle w:val="GOSTTablenorm"/>
              <w:rPr>
                <w:ins w:id="4226" w:author="Опаева Лидия Арашаевна" w:date="2025-03-31T16:57:00Z"/>
              </w:rPr>
            </w:pPr>
            <w:ins w:id="4227" w:author="Опаева Лидия Арашаевна" w:date="2025-03-31T17:02:00Z">
              <w:r w:rsidRPr="00B9499D">
                <w:t>Строка</w:t>
              </w:r>
            </w:ins>
          </w:p>
        </w:tc>
        <w:tc>
          <w:tcPr>
            <w:tcW w:w="300" w:type="pct"/>
          </w:tcPr>
          <w:p w14:paraId="02CC970A" w14:textId="5A2E0E07" w:rsidR="00F6772E" w:rsidRPr="00B9499D" w:rsidRDefault="00F6772E" w:rsidP="00F6772E">
            <w:pPr>
              <w:pStyle w:val="GOSTTablenorm"/>
              <w:rPr>
                <w:ins w:id="4228" w:author="Опаева Лидия Арашаевна" w:date="2025-03-31T16:57:00Z"/>
              </w:rPr>
            </w:pPr>
            <w:ins w:id="4229" w:author="Опаева Лидия Арашаевна" w:date="2025-03-31T17:02:00Z">
              <w:r w:rsidRPr="009E1151">
                <w:t>Да</w:t>
              </w:r>
            </w:ins>
          </w:p>
        </w:tc>
        <w:tc>
          <w:tcPr>
            <w:tcW w:w="315" w:type="pct"/>
          </w:tcPr>
          <w:p w14:paraId="7DCB1C31" w14:textId="33DD19E8" w:rsidR="00F6772E" w:rsidRDefault="00F6772E" w:rsidP="00F6772E">
            <w:pPr>
              <w:pStyle w:val="GOSTTablenorm"/>
              <w:rPr>
                <w:ins w:id="4230" w:author="Опаева Лидия Арашаевна" w:date="2025-03-31T16:57:00Z"/>
              </w:rPr>
            </w:pPr>
            <w:ins w:id="4231" w:author="Опаева Лидия Арашаевна" w:date="2025-03-31T17:02:00Z">
              <w:r w:rsidRPr="00F40ED3">
                <w:t>&lt;=</w:t>
              </w:r>
              <w:r>
                <w:t>25</w:t>
              </w:r>
            </w:ins>
          </w:p>
        </w:tc>
        <w:tc>
          <w:tcPr>
            <w:tcW w:w="2035" w:type="pct"/>
          </w:tcPr>
          <w:p w14:paraId="44379A52" w14:textId="55BE0A7D" w:rsidR="00F6772E" w:rsidRDefault="00F6772E" w:rsidP="00F6772E">
            <w:pPr>
              <w:pStyle w:val="GOSTTablenorm"/>
              <w:rPr>
                <w:ins w:id="4232" w:author="Опаева Лидия Арашаевна" w:date="2025-03-31T17:02:00Z"/>
              </w:rPr>
            </w:pPr>
            <w:ins w:id="4233" w:author="Опаева Лидия Арашаевна" w:date="2025-03-31T17:02:00Z">
              <w:r w:rsidRPr="0052429E">
                <w:t>Указывается значение аналитического признака (свойства записи учета) «Номер денежного обязательства</w:t>
              </w:r>
            </w:ins>
            <w:ins w:id="4234" w:author="Опаева Лидия Арашаевна" w:date="2025-04-01T14:41:00Z">
              <w:r w:rsidR="00767B25">
                <w:t xml:space="preserve"> дополнительный</w:t>
              </w:r>
            </w:ins>
            <w:ins w:id="4235" w:author="Опаева Лидия Арашаевна" w:date="2025-03-31T17:02:00Z">
              <w:r w:rsidRPr="0052429E">
                <w:t xml:space="preserve">» для отражения по </w:t>
              </w:r>
              <w:r>
                <w:t>кредиту</w:t>
              </w:r>
              <w:r w:rsidRPr="0052429E">
                <w:t xml:space="preserve"> записи учета.</w:t>
              </w:r>
            </w:ins>
          </w:p>
          <w:p w14:paraId="74058188" w14:textId="242808BE" w:rsidR="00F6772E" w:rsidRDefault="00F6772E" w:rsidP="00F6772E">
            <w:pPr>
              <w:pStyle w:val="GOSTTablenorm"/>
              <w:rPr>
                <w:ins w:id="4236" w:author="Опаева Лидия Арашаевна" w:date="2025-03-31T16:57:00Z"/>
              </w:rPr>
            </w:pPr>
            <w:ins w:id="4237" w:author="Опаева Лидия Арашаевна" w:date="2025-03-31T17:02:00Z">
              <w:r w:rsidRPr="0052429E">
                <w:t>Допускается заполнение прочерком</w:t>
              </w:r>
            </w:ins>
          </w:p>
        </w:tc>
      </w:tr>
      <w:tr w:rsidR="00F6772E" w:rsidRPr="00B9499D" w14:paraId="1A1400AA" w14:textId="77777777" w:rsidTr="001955A8">
        <w:trPr>
          <w:ins w:id="4238" w:author="Опаева Лидия Арашаевна" w:date="2025-03-31T16:57:00Z"/>
        </w:trPr>
        <w:tc>
          <w:tcPr>
            <w:tcW w:w="1100" w:type="pct"/>
          </w:tcPr>
          <w:p w14:paraId="74A4CAA0" w14:textId="2EE42968" w:rsidR="00F6772E" w:rsidRPr="007F26A9" w:rsidRDefault="00F6772E" w:rsidP="00F6772E">
            <w:pPr>
              <w:pStyle w:val="GOSTTablenorm"/>
              <w:rPr>
                <w:ins w:id="4239" w:author="Опаева Лидия Арашаевна" w:date="2025-03-31T16:57:00Z"/>
              </w:rPr>
            </w:pPr>
            <w:ins w:id="4240" w:author="Опаева Лидия Арашаевна" w:date="2025-03-31T17:02:00Z">
              <w:r>
                <w:t>Плановая дата по Дт</w:t>
              </w:r>
            </w:ins>
          </w:p>
        </w:tc>
        <w:tc>
          <w:tcPr>
            <w:tcW w:w="750" w:type="pct"/>
          </w:tcPr>
          <w:p w14:paraId="70FE5A87" w14:textId="02154018" w:rsidR="00F6772E" w:rsidRPr="00A71881" w:rsidRDefault="00F6772E" w:rsidP="00F6772E">
            <w:pPr>
              <w:pStyle w:val="GOSTTablenorm"/>
              <w:rPr>
                <w:ins w:id="4241" w:author="Опаева Лидия Арашаевна" w:date="2025-03-31T16:57:00Z"/>
                <w:b/>
                <w:lang w:val="en-US"/>
              </w:rPr>
            </w:pPr>
            <w:ins w:id="4242" w:author="Опаева Лидия Арашаевна" w:date="2025-03-31T17:02:00Z">
              <w:r w:rsidRPr="00D35E81">
                <w:rPr>
                  <w:b/>
                  <w:lang w:val="en-US"/>
                </w:rPr>
                <w:t>T0504833:</w:t>
              </w:r>
              <w:r w:rsidRPr="00B9499D">
                <w:t>DT</w:t>
              </w:r>
              <w:r>
                <w:t>_</w:t>
              </w:r>
              <w:r>
                <w:rPr>
                  <w:lang w:val="en-US"/>
                </w:rPr>
                <w:t>PlanDate</w:t>
              </w:r>
            </w:ins>
          </w:p>
        </w:tc>
        <w:tc>
          <w:tcPr>
            <w:tcW w:w="500" w:type="pct"/>
          </w:tcPr>
          <w:p w14:paraId="68E3D75D" w14:textId="04488CDF" w:rsidR="00F6772E" w:rsidRPr="003257B7" w:rsidRDefault="00F6772E" w:rsidP="00F6772E">
            <w:pPr>
              <w:pStyle w:val="GOSTTablenorm"/>
              <w:rPr>
                <w:ins w:id="4243" w:author="Опаева Лидия Арашаевна" w:date="2025-03-31T16:57:00Z"/>
              </w:rPr>
            </w:pPr>
            <w:ins w:id="4244" w:author="Опаева Лидия Арашаевна" w:date="2025-03-31T17:02:00Z">
              <w:r w:rsidRPr="00B9499D">
                <w:t>Дата</w:t>
              </w:r>
            </w:ins>
          </w:p>
        </w:tc>
        <w:tc>
          <w:tcPr>
            <w:tcW w:w="300" w:type="pct"/>
          </w:tcPr>
          <w:p w14:paraId="07CA0167" w14:textId="32C5CFA2" w:rsidR="00F6772E" w:rsidRPr="00B9499D" w:rsidRDefault="00C50F6C" w:rsidP="00F6772E">
            <w:pPr>
              <w:pStyle w:val="GOSTTablenorm"/>
              <w:rPr>
                <w:ins w:id="4245" w:author="Опаева Лидия Арашаевна" w:date="2025-03-31T16:57:00Z"/>
              </w:rPr>
            </w:pPr>
            <w:ins w:id="4246" w:author="Опаева Лидия Арашаевна" w:date="2025-04-01T14:44:00Z">
              <w:r>
                <w:t>Нет</w:t>
              </w:r>
            </w:ins>
          </w:p>
        </w:tc>
        <w:tc>
          <w:tcPr>
            <w:tcW w:w="315" w:type="pct"/>
          </w:tcPr>
          <w:p w14:paraId="6BA46E22" w14:textId="4FED7206" w:rsidR="00F6772E" w:rsidRDefault="00F6772E" w:rsidP="00F6772E">
            <w:pPr>
              <w:pStyle w:val="GOSTTablenorm"/>
              <w:rPr>
                <w:ins w:id="4247" w:author="Опаева Лидия Арашаевна" w:date="2025-03-31T16:57:00Z"/>
              </w:rPr>
            </w:pPr>
          </w:p>
        </w:tc>
        <w:tc>
          <w:tcPr>
            <w:tcW w:w="2035" w:type="pct"/>
          </w:tcPr>
          <w:p w14:paraId="1E220484" w14:textId="54940611" w:rsidR="00F6772E" w:rsidRDefault="00F6772E" w:rsidP="00F6772E">
            <w:pPr>
              <w:pStyle w:val="GOSTTablenorm"/>
              <w:rPr>
                <w:ins w:id="4248" w:author="Опаева Лидия Арашаевна" w:date="2025-03-31T16:57:00Z"/>
              </w:rPr>
            </w:pPr>
            <w:ins w:id="4249" w:author="Опаева Лидия Арашаевна" w:date="2025-03-31T17:02:00Z">
              <w:r w:rsidRPr="00B9499D">
                <w:t>Указывается дата</w:t>
              </w:r>
              <w:r w:rsidRPr="006D0444">
                <w:t xml:space="preserve"> представления документа-основания для платежа, требующего подтверждения по авансовым СДО </w:t>
              </w:r>
              <w:r>
                <w:t xml:space="preserve">в формате YYYY-MM-DD </w:t>
              </w:r>
              <w:r w:rsidRPr="0052429E">
                <w:t>по дебету записи учета</w:t>
              </w:r>
            </w:ins>
          </w:p>
        </w:tc>
      </w:tr>
      <w:tr w:rsidR="00F6772E" w:rsidRPr="00B9499D" w14:paraId="596A7E0D" w14:textId="77777777" w:rsidTr="001955A8">
        <w:trPr>
          <w:ins w:id="4250" w:author="Опаева Лидия Арашаевна" w:date="2025-03-31T16:57:00Z"/>
        </w:trPr>
        <w:tc>
          <w:tcPr>
            <w:tcW w:w="1100" w:type="pct"/>
          </w:tcPr>
          <w:p w14:paraId="698B1FBE" w14:textId="0B886EF6" w:rsidR="00F6772E" w:rsidRPr="007F26A9" w:rsidRDefault="00F6772E" w:rsidP="00F6772E">
            <w:pPr>
              <w:pStyle w:val="GOSTTablenorm"/>
              <w:rPr>
                <w:ins w:id="4251" w:author="Опаева Лидия Арашаевна" w:date="2025-03-31T16:57:00Z"/>
              </w:rPr>
            </w:pPr>
            <w:ins w:id="4252" w:author="Опаева Лидия Арашаевна" w:date="2025-03-31T17:02:00Z">
              <w:r>
                <w:t>Плановая дата по Кт</w:t>
              </w:r>
            </w:ins>
          </w:p>
        </w:tc>
        <w:tc>
          <w:tcPr>
            <w:tcW w:w="750" w:type="pct"/>
          </w:tcPr>
          <w:p w14:paraId="194D9E1B" w14:textId="618A796C" w:rsidR="00F6772E" w:rsidRPr="00A71881" w:rsidRDefault="00F6772E" w:rsidP="00F6772E">
            <w:pPr>
              <w:pStyle w:val="GOSTTablenorm"/>
              <w:rPr>
                <w:ins w:id="4253" w:author="Опаева Лидия Арашаевна" w:date="2025-03-31T16:57:00Z"/>
                <w:b/>
                <w:lang w:val="en-US"/>
              </w:rPr>
            </w:pPr>
            <w:ins w:id="4254" w:author="Опаева Лидия Арашаевна" w:date="2025-03-31T17:02:00Z">
              <w:r w:rsidRPr="00D35E81">
                <w:rPr>
                  <w:b/>
                  <w:lang w:val="en-US"/>
                </w:rPr>
                <w:t>T0504833:</w:t>
              </w:r>
            </w:ins>
            <w:ins w:id="4255" w:author="Опаева Лидия Арашаевна" w:date="2025-03-31T17:04:00Z">
              <w:r>
                <w:rPr>
                  <w:lang w:val="en-US"/>
                </w:rPr>
                <w:t>C</w:t>
              </w:r>
            </w:ins>
            <w:ins w:id="4256" w:author="Опаева Лидия Арашаевна" w:date="2025-03-31T17:02:00Z">
              <w:r w:rsidRPr="00B9499D">
                <w:t>T</w:t>
              </w:r>
              <w:r>
                <w:t>_</w:t>
              </w:r>
              <w:r>
                <w:rPr>
                  <w:lang w:val="en-US"/>
                </w:rPr>
                <w:t>PlanDate</w:t>
              </w:r>
            </w:ins>
          </w:p>
        </w:tc>
        <w:tc>
          <w:tcPr>
            <w:tcW w:w="500" w:type="pct"/>
          </w:tcPr>
          <w:p w14:paraId="51B742BB" w14:textId="2EA3F802" w:rsidR="00F6772E" w:rsidRPr="003257B7" w:rsidRDefault="00F6772E" w:rsidP="00F6772E">
            <w:pPr>
              <w:pStyle w:val="GOSTTablenorm"/>
              <w:rPr>
                <w:ins w:id="4257" w:author="Опаева Лидия Арашаевна" w:date="2025-03-31T16:57:00Z"/>
              </w:rPr>
            </w:pPr>
            <w:ins w:id="4258" w:author="Опаева Лидия Арашаевна" w:date="2025-03-31T17:02:00Z">
              <w:r w:rsidRPr="00B9499D">
                <w:t>Дата</w:t>
              </w:r>
            </w:ins>
          </w:p>
        </w:tc>
        <w:tc>
          <w:tcPr>
            <w:tcW w:w="300" w:type="pct"/>
          </w:tcPr>
          <w:p w14:paraId="7E87E05D" w14:textId="14EC9EC7" w:rsidR="00F6772E" w:rsidRPr="00B9499D" w:rsidRDefault="00C50F6C" w:rsidP="00F6772E">
            <w:pPr>
              <w:pStyle w:val="GOSTTablenorm"/>
              <w:rPr>
                <w:ins w:id="4259" w:author="Опаева Лидия Арашаевна" w:date="2025-03-31T16:57:00Z"/>
              </w:rPr>
            </w:pPr>
            <w:ins w:id="4260" w:author="Опаева Лидия Арашаевна" w:date="2025-04-01T14:44:00Z">
              <w:r>
                <w:t>Нет</w:t>
              </w:r>
            </w:ins>
          </w:p>
        </w:tc>
        <w:tc>
          <w:tcPr>
            <w:tcW w:w="315" w:type="pct"/>
          </w:tcPr>
          <w:p w14:paraId="3DB74739" w14:textId="633C3E19" w:rsidR="00F6772E" w:rsidRDefault="00F6772E" w:rsidP="00F6772E">
            <w:pPr>
              <w:pStyle w:val="GOSTTablenorm"/>
              <w:rPr>
                <w:ins w:id="4261" w:author="Опаева Лидия Арашаевна" w:date="2025-03-31T16:57:00Z"/>
              </w:rPr>
            </w:pPr>
          </w:p>
        </w:tc>
        <w:tc>
          <w:tcPr>
            <w:tcW w:w="2035" w:type="pct"/>
          </w:tcPr>
          <w:p w14:paraId="3B341DDD" w14:textId="4DB9A8D8" w:rsidR="00F6772E" w:rsidRDefault="00F6772E" w:rsidP="00F6772E">
            <w:pPr>
              <w:pStyle w:val="GOSTTablenorm"/>
              <w:rPr>
                <w:ins w:id="4262" w:author="Опаева Лидия Арашаевна" w:date="2025-03-31T16:57:00Z"/>
              </w:rPr>
            </w:pPr>
            <w:ins w:id="4263" w:author="Опаева Лидия Арашаевна" w:date="2025-03-31T17:02:00Z">
              <w:r w:rsidRPr="00B9499D">
                <w:t>Указывается дата</w:t>
              </w:r>
              <w:r w:rsidRPr="006D0444">
                <w:t xml:space="preserve"> представления документа-основания для платежа, требующего подтверждения по авансовым СДО </w:t>
              </w:r>
              <w:r>
                <w:t xml:space="preserve">в формате YYYY-MM-DD </w:t>
              </w:r>
              <w:r w:rsidRPr="0052429E">
                <w:t xml:space="preserve">по </w:t>
              </w:r>
              <w:r>
                <w:t>кредиту</w:t>
              </w:r>
              <w:r w:rsidRPr="0052429E">
                <w:t xml:space="preserve"> записи учета</w:t>
              </w:r>
            </w:ins>
          </w:p>
        </w:tc>
      </w:tr>
    </w:tbl>
    <w:p w14:paraId="594BBA92" w14:textId="3CEF07E3" w:rsidR="00536994" w:rsidRDefault="00536994" w:rsidP="007E5356">
      <w:pPr>
        <w:pStyle w:val="41"/>
      </w:pPr>
      <w:bookmarkStart w:id="4264" w:name="_Toc226562710"/>
      <w:r w:rsidRPr="00536994">
        <w:t xml:space="preserve">Пример запроса по </w:t>
      </w:r>
      <w:r w:rsidRPr="00A8527A">
        <w:t>документу</w:t>
      </w:r>
      <w:r>
        <w:t xml:space="preserve"> </w:t>
      </w:r>
      <w:r w:rsidRPr="00A5352C">
        <w:t xml:space="preserve">«Бухгалтерская справка (ф. 0504833)» </w:t>
      </w:r>
      <w:r w:rsidRPr="00C11849">
        <w:t>ARP</w:t>
      </w:r>
      <w:r w:rsidRPr="00A5352C">
        <w:t>_</w:t>
      </w:r>
      <w:r w:rsidRPr="00C11849">
        <w:t>FAH</w:t>
      </w:r>
      <w:r w:rsidRPr="00A5352C">
        <w:t>_0504833</w:t>
      </w:r>
      <w:bookmarkEnd w:id="4264"/>
    </w:p>
    <w:p w14:paraId="2CD528A4" w14:textId="77777777" w:rsidR="00864BE0" w:rsidRPr="00B75B78" w:rsidRDefault="00864BE0" w:rsidP="00864BE0">
      <w:pPr>
        <w:pStyle w:val="GOSTScript"/>
      </w:pPr>
      <w:r w:rsidRPr="00B75B78">
        <w:t>{</w:t>
      </w:r>
    </w:p>
    <w:p w14:paraId="0884EA8E" w14:textId="77777777" w:rsidR="00864BE0" w:rsidRPr="00B75B78" w:rsidRDefault="00864BE0" w:rsidP="00864BE0">
      <w:pPr>
        <w:pStyle w:val="GOSTScript"/>
      </w:pPr>
      <w:r w:rsidRPr="00B75B78">
        <w:tab/>
        <w:t>"header": {</w:t>
      </w:r>
    </w:p>
    <w:p w14:paraId="6E270E4B" w14:textId="77777777" w:rsidR="00864BE0" w:rsidRPr="00B75B78" w:rsidRDefault="00864BE0" w:rsidP="00864BE0">
      <w:pPr>
        <w:pStyle w:val="GOSTScript"/>
      </w:pPr>
      <w:r w:rsidRPr="00B75B78">
        <w:tab/>
      </w:r>
      <w:r w:rsidRPr="00B75B78">
        <w:tab/>
        <w:t>"Source": "ARP",</w:t>
      </w:r>
    </w:p>
    <w:p w14:paraId="6B5C42BD" w14:textId="77777777" w:rsidR="00864BE0" w:rsidRPr="00B75B78" w:rsidRDefault="00864BE0" w:rsidP="00864BE0">
      <w:pPr>
        <w:pStyle w:val="GOSTScript"/>
      </w:pPr>
      <w:r w:rsidRPr="00B75B78">
        <w:lastRenderedPageBreak/>
        <w:tab/>
      </w:r>
      <w:r w:rsidRPr="00B75B78">
        <w:tab/>
        <w:t>"ReqDateTime": "2022-12-05 10:37:22",</w:t>
      </w:r>
    </w:p>
    <w:p w14:paraId="4D79314A" w14:textId="77777777" w:rsidR="00864BE0" w:rsidRPr="00B75B78" w:rsidRDefault="00864BE0" w:rsidP="00864BE0">
      <w:pPr>
        <w:pStyle w:val="GOSTScript"/>
      </w:pPr>
      <w:r w:rsidRPr="00B75B78">
        <w:tab/>
      </w:r>
      <w:r w:rsidRPr="00B75B78">
        <w:tab/>
        <w:t>"Version": "2.4",</w:t>
      </w:r>
    </w:p>
    <w:p w14:paraId="3D64BBA0" w14:textId="77777777" w:rsidR="00864BE0" w:rsidRPr="00B75B78" w:rsidRDefault="00864BE0" w:rsidP="00864BE0">
      <w:pPr>
        <w:pStyle w:val="GOSTScript"/>
      </w:pPr>
      <w:r w:rsidRPr="00B75B78">
        <w:tab/>
      </w:r>
      <w:r w:rsidRPr="00B75B78">
        <w:tab/>
        <w:t>"Params": [</w:t>
      </w:r>
    </w:p>
    <w:p w14:paraId="5C7EB780" w14:textId="77777777" w:rsidR="00864BE0" w:rsidRPr="00B75B78" w:rsidRDefault="00864BE0" w:rsidP="00864BE0">
      <w:pPr>
        <w:pStyle w:val="GOSTScript"/>
      </w:pPr>
      <w:r w:rsidRPr="00B75B78">
        <w:tab/>
      </w:r>
      <w:r w:rsidRPr="00B75B78">
        <w:tab/>
      </w:r>
      <w:r w:rsidRPr="00B75B78">
        <w:tab/>
        <w:t>{</w:t>
      </w:r>
    </w:p>
    <w:p w14:paraId="04528331" w14:textId="77777777" w:rsidR="00864BE0" w:rsidRPr="00B75B78" w:rsidRDefault="00864BE0" w:rsidP="00864BE0">
      <w:pPr>
        <w:pStyle w:val="GOSTScript"/>
      </w:pPr>
      <w:r w:rsidRPr="00B75B78">
        <w:tab/>
      </w:r>
      <w:r w:rsidRPr="00B75B78">
        <w:tab/>
      </w:r>
      <w:r w:rsidRPr="00B75B78">
        <w:tab/>
      </w:r>
      <w:r w:rsidRPr="00B75B78">
        <w:tab/>
        <w:t>"param": "example",</w:t>
      </w:r>
    </w:p>
    <w:p w14:paraId="6C7FB289" w14:textId="77777777" w:rsidR="00864BE0" w:rsidRPr="00B75B78" w:rsidRDefault="00864BE0" w:rsidP="00864BE0">
      <w:pPr>
        <w:pStyle w:val="GOSTScript"/>
      </w:pPr>
      <w:r w:rsidRPr="00B75B78">
        <w:tab/>
      </w:r>
      <w:r w:rsidRPr="00B75B78">
        <w:tab/>
      </w:r>
      <w:r w:rsidRPr="00B75B78">
        <w:tab/>
      </w:r>
      <w:r w:rsidRPr="00B75B78">
        <w:tab/>
        <w:t>"value": "01"</w:t>
      </w:r>
    </w:p>
    <w:p w14:paraId="79F11366" w14:textId="77777777" w:rsidR="00864BE0" w:rsidRPr="00B75B78" w:rsidRDefault="00864BE0" w:rsidP="00864BE0">
      <w:pPr>
        <w:pStyle w:val="GOSTScript"/>
      </w:pPr>
      <w:r w:rsidRPr="00B75B78">
        <w:tab/>
      </w:r>
      <w:r w:rsidRPr="00B75B78">
        <w:tab/>
      </w:r>
      <w:r w:rsidRPr="00B75B78">
        <w:tab/>
        <w:t>}</w:t>
      </w:r>
    </w:p>
    <w:p w14:paraId="308223F8" w14:textId="77777777" w:rsidR="00864BE0" w:rsidRPr="00B75B78" w:rsidRDefault="00864BE0" w:rsidP="00864BE0">
      <w:pPr>
        <w:pStyle w:val="GOSTScript"/>
      </w:pPr>
      <w:r w:rsidRPr="00B75B78">
        <w:tab/>
      </w:r>
      <w:r w:rsidRPr="00B75B78">
        <w:tab/>
        <w:t>],</w:t>
      </w:r>
    </w:p>
    <w:p w14:paraId="0BAABAF0" w14:textId="77777777" w:rsidR="00864BE0" w:rsidRPr="00B75B78" w:rsidRDefault="00864BE0" w:rsidP="00864BE0">
      <w:pPr>
        <w:pStyle w:val="GOSTScript"/>
      </w:pPr>
      <w:r w:rsidRPr="00B75B78">
        <w:tab/>
      </w:r>
      <w:r w:rsidRPr="00B75B78">
        <w:tab/>
        <w:t>"ReqGuid": "b0d4ce5d-2757-4699-948c-vv72qba94f86",</w:t>
      </w:r>
    </w:p>
    <w:p w14:paraId="2FD2347F" w14:textId="77777777" w:rsidR="00864BE0" w:rsidRPr="00B75B78" w:rsidRDefault="00864BE0" w:rsidP="00864BE0">
      <w:pPr>
        <w:pStyle w:val="GOSTScript"/>
      </w:pPr>
      <w:r w:rsidRPr="00B75B78">
        <w:tab/>
      </w:r>
      <w:r w:rsidRPr="00B75B78">
        <w:tab/>
        <w:t>"DocGuid": "0bd90a7c-e339-46ff-ac39-73029ff81370",</w:t>
      </w:r>
    </w:p>
    <w:p w14:paraId="2E34C587" w14:textId="77777777" w:rsidR="00864BE0" w:rsidRPr="00B75B78" w:rsidRDefault="00864BE0" w:rsidP="00864BE0">
      <w:pPr>
        <w:pStyle w:val="GOSTScript"/>
      </w:pPr>
      <w:r w:rsidRPr="00B75B78">
        <w:tab/>
      </w:r>
      <w:r w:rsidRPr="00B75B78">
        <w:tab/>
        <w:t>"RequestType": "ACCOUNTING",</w:t>
      </w:r>
    </w:p>
    <w:p w14:paraId="398A9A45" w14:textId="77777777" w:rsidR="00864BE0" w:rsidRPr="00B75B78" w:rsidRDefault="00864BE0" w:rsidP="00864BE0">
      <w:pPr>
        <w:pStyle w:val="GOSTScript"/>
      </w:pPr>
      <w:r w:rsidRPr="00B75B78">
        <w:tab/>
      </w:r>
      <w:r w:rsidRPr="00B75B78">
        <w:tab/>
        <w:t>"TypeDoc": "ARP_FAH_0504833",</w:t>
      </w:r>
    </w:p>
    <w:p w14:paraId="154D14D2" w14:textId="77777777" w:rsidR="00864BE0" w:rsidRPr="00B75B78" w:rsidRDefault="00864BE0" w:rsidP="00864BE0">
      <w:pPr>
        <w:pStyle w:val="GOSTScript"/>
      </w:pPr>
      <w:r w:rsidRPr="00B75B78">
        <w:tab/>
      </w:r>
      <w:r w:rsidRPr="00B75B78">
        <w:tab/>
        <w:t>"Stage": "auth",</w:t>
      </w:r>
    </w:p>
    <w:p w14:paraId="49248844" w14:textId="77777777" w:rsidR="00864BE0" w:rsidRPr="00B75B78" w:rsidRDefault="00864BE0" w:rsidP="00864BE0">
      <w:pPr>
        <w:pStyle w:val="GOSTScript"/>
      </w:pPr>
      <w:r w:rsidRPr="00B75B78">
        <w:tab/>
      </w:r>
      <w:r w:rsidRPr="00B75B78">
        <w:tab/>
        <w:t>"BalLevContrl": 0,</w:t>
      </w:r>
    </w:p>
    <w:p w14:paraId="198C7997" w14:textId="77777777" w:rsidR="00864BE0" w:rsidRPr="00B75B78" w:rsidRDefault="00864BE0" w:rsidP="00864BE0">
      <w:pPr>
        <w:pStyle w:val="GOSTScript"/>
      </w:pPr>
      <w:r w:rsidRPr="00B75B78">
        <w:tab/>
      </w:r>
      <w:r w:rsidRPr="00B75B78">
        <w:tab/>
        <w:t>"Subject": "6000",</w:t>
      </w:r>
    </w:p>
    <w:p w14:paraId="3D214403" w14:textId="77777777" w:rsidR="00864BE0" w:rsidRPr="00B75B78" w:rsidRDefault="00864BE0" w:rsidP="00864BE0">
      <w:pPr>
        <w:pStyle w:val="GOSTScript"/>
      </w:pPr>
      <w:r w:rsidRPr="00B75B78">
        <w:tab/>
      </w:r>
      <w:r w:rsidRPr="00B75B78">
        <w:tab/>
        <w:t>"SettlementDate": "2022-12-05"</w:t>
      </w:r>
    </w:p>
    <w:p w14:paraId="403AFCBC" w14:textId="77777777" w:rsidR="00864BE0" w:rsidRPr="00B75B78" w:rsidRDefault="00864BE0" w:rsidP="00864BE0">
      <w:pPr>
        <w:pStyle w:val="GOSTScript"/>
      </w:pPr>
      <w:r w:rsidRPr="00B75B78">
        <w:tab/>
        <w:t>},</w:t>
      </w:r>
    </w:p>
    <w:p w14:paraId="31FE8360" w14:textId="77777777" w:rsidR="00864BE0" w:rsidRPr="00B75B78" w:rsidRDefault="00864BE0" w:rsidP="00864BE0">
      <w:pPr>
        <w:pStyle w:val="GOSTScript"/>
      </w:pPr>
      <w:r w:rsidRPr="00B75B78">
        <w:tab/>
        <w:t>"document": {</w:t>
      </w:r>
    </w:p>
    <w:p w14:paraId="0C02D3DE" w14:textId="77777777" w:rsidR="00864BE0" w:rsidRPr="00B75B78" w:rsidRDefault="00864BE0" w:rsidP="00864BE0">
      <w:pPr>
        <w:pStyle w:val="GOSTScript"/>
      </w:pPr>
      <w:r w:rsidRPr="00B75B78">
        <w:tab/>
      </w:r>
      <w:r w:rsidRPr="00B75B78">
        <w:tab/>
        <w:t>"TtlPrt_DcNmbr": "33",</w:t>
      </w:r>
    </w:p>
    <w:p w14:paraId="6386A4E4" w14:textId="18014638" w:rsidR="00864BE0" w:rsidRPr="00B75B78" w:rsidRDefault="00864BE0" w:rsidP="00864BE0">
      <w:pPr>
        <w:pStyle w:val="GOSTScript"/>
      </w:pPr>
      <w:r w:rsidRPr="00B75B78">
        <w:tab/>
      </w:r>
      <w:r w:rsidRPr="00B75B78">
        <w:tab/>
        <w:t>"TtlPrt_Dt</w:t>
      </w:r>
      <w:del w:id="4265" w:author="Сатлер Марина Викторовна" w:date="2024-02-29T10:28:00Z">
        <w:r w:rsidRPr="00B75B78" w:rsidDel="009E6736">
          <w:delText xml:space="preserve"> </w:delText>
        </w:r>
      </w:del>
      <w:r w:rsidRPr="00B75B78">
        <w:t>": "2022-12-05",</w:t>
      </w:r>
    </w:p>
    <w:p w14:paraId="3F70B657" w14:textId="77777777" w:rsidR="00864BE0" w:rsidRPr="00A71881" w:rsidRDefault="00864BE0" w:rsidP="00864BE0">
      <w:pPr>
        <w:pStyle w:val="GOSTScript"/>
        <w:rPr>
          <w:lang w:val="ru-RU"/>
        </w:rPr>
      </w:pPr>
      <w:r w:rsidRPr="00B75B78">
        <w:tab/>
      </w:r>
      <w:r w:rsidRPr="00B75B78">
        <w:tab/>
      </w:r>
      <w:r w:rsidRPr="00A71881">
        <w:rPr>
          <w:lang w:val="ru-RU"/>
        </w:rPr>
        <w:t>"</w:t>
      </w:r>
      <w:r w:rsidRPr="00B75B78">
        <w:t>TtlPrt</w:t>
      </w:r>
      <w:r w:rsidRPr="00A71881">
        <w:rPr>
          <w:lang w:val="ru-RU"/>
        </w:rPr>
        <w:t>_</w:t>
      </w:r>
      <w:r w:rsidRPr="00B75B78">
        <w:t>TypeDoc</w:t>
      </w:r>
      <w:r w:rsidRPr="00A71881">
        <w:rPr>
          <w:lang w:val="ru-RU"/>
        </w:rPr>
        <w:t>": "БСА",</w:t>
      </w:r>
    </w:p>
    <w:p w14:paraId="620FF694" w14:textId="77777777" w:rsidR="00864BE0" w:rsidRPr="00A71881" w:rsidRDefault="00864BE0" w:rsidP="00864BE0">
      <w:pPr>
        <w:pStyle w:val="GOSTScript"/>
        <w:rPr>
          <w:lang w:val="ru-RU"/>
        </w:rPr>
      </w:pPr>
      <w:r w:rsidRPr="00A71881">
        <w:rPr>
          <w:lang w:val="ru-RU"/>
        </w:rPr>
        <w:tab/>
      </w:r>
      <w:r w:rsidRPr="00A71881">
        <w:rPr>
          <w:lang w:val="ru-RU"/>
        </w:rPr>
        <w:tab/>
        <w:t>"</w:t>
      </w:r>
      <w:r w:rsidRPr="00B75B78">
        <w:t>TtlPrt</w:t>
      </w:r>
      <w:r w:rsidRPr="00A71881">
        <w:rPr>
          <w:lang w:val="ru-RU"/>
        </w:rPr>
        <w:t>_</w:t>
      </w:r>
      <w:r w:rsidRPr="00B75B78">
        <w:t>FullTypeDoc</w:t>
      </w:r>
      <w:r w:rsidRPr="00A71881">
        <w:rPr>
          <w:lang w:val="ru-RU"/>
        </w:rPr>
        <w:t>": "Справка по исправительным записям, формируемая вручную",</w:t>
      </w:r>
    </w:p>
    <w:p w14:paraId="197376D7" w14:textId="77777777" w:rsidR="00864BE0" w:rsidRPr="00B75B78" w:rsidRDefault="00864BE0" w:rsidP="00864BE0">
      <w:pPr>
        <w:pStyle w:val="GOSTScript"/>
      </w:pPr>
      <w:r w:rsidRPr="00A71881">
        <w:rPr>
          <w:lang w:val="ru-RU"/>
        </w:rPr>
        <w:tab/>
      </w:r>
      <w:r w:rsidRPr="00A71881">
        <w:rPr>
          <w:lang w:val="ru-RU"/>
        </w:rPr>
        <w:tab/>
      </w:r>
      <w:r w:rsidRPr="00B75B78">
        <w:t>"TtlPrt_CdCrr": "643",</w:t>
      </w:r>
    </w:p>
    <w:p w14:paraId="7DA2DF3B" w14:textId="77777777" w:rsidR="00864BE0" w:rsidRPr="00B75B78" w:rsidRDefault="00864BE0" w:rsidP="00864BE0">
      <w:pPr>
        <w:pStyle w:val="GOSTScript"/>
      </w:pPr>
      <w:r w:rsidRPr="00B75B78">
        <w:tab/>
      </w:r>
      <w:r w:rsidRPr="00B75B78">
        <w:tab/>
        <w:t>"SystemInformation_UFOS_SECRECY": 0,</w:t>
      </w:r>
    </w:p>
    <w:p w14:paraId="6C5AE56C" w14:textId="77777777" w:rsidR="00864BE0" w:rsidRPr="00B75B78" w:rsidRDefault="00864BE0" w:rsidP="00864BE0">
      <w:pPr>
        <w:pStyle w:val="GOSTScript"/>
      </w:pPr>
      <w:r w:rsidRPr="00B75B78">
        <w:tab/>
      </w:r>
      <w:r w:rsidRPr="00B75B78">
        <w:tab/>
        <w:t>"TtlPrt_Budget_Cd": "99010001",</w:t>
      </w:r>
    </w:p>
    <w:p w14:paraId="76205E56" w14:textId="77777777" w:rsidR="00864BE0" w:rsidRPr="00B75B78" w:rsidRDefault="00864BE0" w:rsidP="00864BE0">
      <w:pPr>
        <w:pStyle w:val="GOSTScript"/>
      </w:pPr>
      <w:r w:rsidRPr="00B75B78">
        <w:tab/>
      </w:r>
      <w:r w:rsidRPr="00B75B78">
        <w:tab/>
        <w:t>"TtlPrt_LEDGERBOOK": "FTAccFedOrg",</w:t>
      </w:r>
    </w:p>
    <w:p w14:paraId="52CFFE0E" w14:textId="77777777" w:rsidR="00864BE0" w:rsidRPr="00B75B78" w:rsidRDefault="00864BE0" w:rsidP="00864BE0">
      <w:pPr>
        <w:pStyle w:val="GOSTScript"/>
      </w:pPr>
      <w:r w:rsidRPr="00B75B78">
        <w:tab/>
      </w:r>
      <w:r w:rsidRPr="00B75B78">
        <w:tab/>
        <w:t>"DT_NumberKOO": "-",</w:t>
      </w:r>
    </w:p>
    <w:p w14:paraId="10523FD2" w14:textId="77777777" w:rsidR="00864BE0" w:rsidRPr="00B75B78" w:rsidRDefault="00864BE0" w:rsidP="00864BE0">
      <w:pPr>
        <w:pStyle w:val="GOSTScript"/>
      </w:pPr>
      <w:r w:rsidRPr="00B75B78">
        <w:tab/>
      </w:r>
      <w:r w:rsidRPr="00B75B78">
        <w:tab/>
        <w:t>"CT_NumberKOO": "-",</w:t>
      </w:r>
    </w:p>
    <w:p w14:paraId="3E6721DF" w14:textId="77777777" w:rsidR="00864BE0" w:rsidRPr="00B75B78" w:rsidRDefault="00864BE0" w:rsidP="00864BE0">
      <w:pPr>
        <w:pStyle w:val="GOSTScript"/>
      </w:pPr>
      <w:r w:rsidRPr="00B75B78">
        <w:tab/>
      </w:r>
      <w:r w:rsidRPr="00B75B78">
        <w:tab/>
        <w:t>"T0504833": [</w:t>
      </w:r>
    </w:p>
    <w:p w14:paraId="158B45E6" w14:textId="77777777" w:rsidR="00864BE0" w:rsidRPr="00B75B78" w:rsidRDefault="00864BE0" w:rsidP="00864BE0">
      <w:pPr>
        <w:pStyle w:val="GOSTScript"/>
      </w:pPr>
      <w:r w:rsidRPr="00B75B78">
        <w:tab/>
      </w:r>
      <w:r w:rsidRPr="00B75B78">
        <w:tab/>
      </w:r>
      <w:r w:rsidRPr="00B75B78">
        <w:tab/>
        <w:t>{</w:t>
      </w:r>
    </w:p>
    <w:p w14:paraId="1B0552E3" w14:textId="77777777" w:rsidR="00864BE0" w:rsidRPr="00B75B78" w:rsidRDefault="00864BE0" w:rsidP="00864BE0">
      <w:pPr>
        <w:pStyle w:val="GOSTScript"/>
      </w:pPr>
      <w:r w:rsidRPr="00B75B78">
        <w:tab/>
      </w:r>
      <w:r w:rsidRPr="00B75B78">
        <w:tab/>
      </w:r>
      <w:r w:rsidRPr="00B75B78">
        <w:tab/>
      </w:r>
      <w:r w:rsidRPr="00B75B78">
        <w:tab/>
        <w:t>"id": 1,</w:t>
      </w:r>
    </w:p>
    <w:p w14:paraId="36498922" w14:textId="77777777" w:rsidR="00864BE0" w:rsidRPr="00B75B78" w:rsidRDefault="00864BE0" w:rsidP="00864BE0">
      <w:pPr>
        <w:pStyle w:val="GOSTScript"/>
      </w:pPr>
      <w:r w:rsidRPr="00B75B78">
        <w:tab/>
      </w:r>
      <w:r w:rsidRPr="00B75B78">
        <w:tab/>
      </w:r>
      <w:r w:rsidRPr="00B75B78">
        <w:tab/>
      </w:r>
      <w:r w:rsidRPr="00B75B78">
        <w:tab/>
        <w:t>"NPP": 1,</w:t>
      </w:r>
    </w:p>
    <w:p w14:paraId="3E1EBFCF" w14:textId="77777777" w:rsidR="00864BE0" w:rsidRPr="00B75B78" w:rsidRDefault="00864BE0" w:rsidP="00864BE0">
      <w:pPr>
        <w:pStyle w:val="GOSTScript"/>
      </w:pPr>
      <w:r w:rsidRPr="00B75B78">
        <w:tab/>
      </w:r>
      <w:r w:rsidRPr="00B75B78">
        <w:tab/>
      </w:r>
      <w:r w:rsidRPr="00B75B78">
        <w:tab/>
      </w:r>
      <w:r w:rsidRPr="00B75B78">
        <w:tab/>
        <w:t>"NAME_O": "Операция 2",</w:t>
      </w:r>
    </w:p>
    <w:p w14:paraId="3CB1359A" w14:textId="77777777" w:rsidR="00864BE0" w:rsidRPr="00B75B78" w:rsidRDefault="00864BE0" w:rsidP="00864BE0">
      <w:pPr>
        <w:pStyle w:val="GOSTScript"/>
      </w:pPr>
      <w:r w:rsidRPr="00B75B78">
        <w:tab/>
      </w:r>
      <w:r w:rsidRPr="00B75B78">
        <w:tab/>
      </w:r>
      <w:r w:rsidRPr="00B75B78">
        <w:tab/>
      </w:r>
      <w:r w:rsidRPr="00B75B78">
        <w:tab/>
        <w:t>"NAME_OO": "test",</w:t>
      </w:r>
    </w:p>
    <w:p w14:paraId="756220C5" w14:textId="77777777" w:rsidR="00864BE0" w:rsidRPr="00B75B78" w:rsidRDefault="00864BE0" w:rsidP="00864BE0">
      <w:pPr>
        <w:pStyle w:val="GOSTScript"/>
      </w:pPr>
      <w:r w:rsidRPr="00B75B78">
        <w:tab/>
      </w:r>
      <w:r w:rsidRPr="00B75B78">
        <w:tab/>
      </w:r>
      <w:r w:rsidRPr="00B75B78">
        <w:tab/>
      </w:r>
      <w:r w:rsidRPr="00B75B78">
        <w:tab/>
        <w:t>"SUMM": 200.00,</w:t>
      </w:r>
    </w:p>
    <w:p w14:paraId="50901EE0" w14:textId="77777777" w:rsidR="00864BE0" w:rsidRPr="00B75B78" w:rsidRDefault="00864BE0" w:rsidP="00864BE0">
      <w:pPr>
        <w:pStyle w:val="GOSTScript"/>
      </w:pPr>
      <w:r w:rsidRPr="00B75B78">
        <w:tab/>
      </w:r>
      <w:r w:rsidRPr="00B75B78">
        <w:tab/>
      </w:r>
      <w:r w:rsidRPr="00B75B78">
        <w:tab/>
      </w:r>
      <w:r w:rsidRPr="00B75B78">
        <w:tab/>
        <w:t>"RgSUMM": 200.00,</w:t>
      </w:r>
    </w:p>
    <w:p w14:paraId="43FD5436" w14:textId="77777777" w:rsidR="00864BE0" w:rsidRPr="00B75B78" w:rsidRDefault="00864BE0" w:rsidP="00864BE0">
      <w:pPr>
        <w:pStyle w:val="GOSTScript"/>
      </w:pPr>
      <w:r w:rsidRPr="00B75B78">
        <w:tab/>
      </w:r>
      <w:r w:rsidRPr="00B75B78">
        <w:tab/>
      </w:r>
      <w:r w:rsidRPr="00B75B78">
        <w:tab/>
      </w:r>
      <w:r w:rsidRPr="00B75B78">
        <w:tab/>
        <w:t>"DT_KBK": "10001050201010000000",</w:t>
      </w:r>
    </w:p>
    <w:p w14:paraId="6894777A" w14:textId="77777777" w:rsidR="00864BE0" w:rsidRPr="00B75B78" w:rsidRDefault="00864BE0" w:rsidP="00864BE0">
      <w:pPr>
        <w:pStyle w:val="GOSTScript"/>
      </w:pPr>
      <w:r w:rsidRPr="00B75B78">
        <w:lastRenderedPageBreak/>
        <w:tab/>
      </w:r>
      <w:r w:rsidRPr="00B75B78">
        <w:tab/>
      </w:r>
      <w:r w:rsidRPr="00B75B78">
        <w:tab/>
      </w:r>
      <w:r w:rsidRPr="00B75B78">
        <w:tab/>
        <w:t>"CT_KBK": "17700000000000000510",</w:t>
      </w:r>
    </w:p>
    <w:p w14:paraId="22B877B0" w14:textId="77777777" w:rsidR="00864BE0" w:rsidRPr="00B75B78" w:rsidRDefault="00864BE0" w:rsidP="00864BE0">
      <w:pPr>
        <w:pStyle w:val="GOSTScript"/>
      </w:pPr>
      <w:r w:rsidRPr="00B75B78">
        <w:tab/>
      </w:r>
      <w:r w:rsidRPr="00B75B78">
        <w:tab/>
      </w:r>
      <w:r w:rsidRPr="00B75B78">
        <w:tab/>
      </w:r>
      <w:r w:rsidRPr="00B75B78">
        <w:tab/>
        <w:t>"DT_TYPEKBK": "31",</w:t>
      </w:r>
    </w:p>
    <w:p w14:paraId="19D451CA" w14:textId="77777777" w:rsidR="00864BE0" w:rsidRPr="00B75B78" w:rsidRDefault="00864BE0" w:rsidP="00864BE0">
      <w:pPr>
        <w:pStyle w:val="GOSTScript"/>
      </w:pPr>
      <w:r w:rsidRPr="00B75B78">
        <w:tab/>
      </w:r>
      <w:r w:rsidRPr="00B75B78">
        <w:tab/>
      </w:r>
      <w:r w:rsidRPr="00B75B78">
        <w:tab/>
      </w:r>
      <w:r w:rsidRPr="00B75B78">
        <w:tab/>
        <w:t>"CT_TYPEKBK": "31",</w:t>
      </w:r>
    </w:p>
    <w:p w14:paraId="0152645D" w14:textId="77777777" w:rsidR="00864BE0" w:rsidRPr="00B75B78" w:rsidRDefault="00864BE0" w:rsidP="00864BE0">
      <w:pPr>
        <w:pStyle w:val="GOSTScript"/>
      </w:pPr>
      <w:r w:rsidRPr="00B75B78">
        <w:tab/>
      </w:r>
      <w:r w:rsidRPr="00B75B78">
        <w:tab/>
      </w:r>
      <w:r w:rsidRPr="00B75B78">
        <w:tab/>
      </w:r>
      <w:r w:rsidRPr="00B75B78">
        <w:tab/>
        <w:t>"DT_KVFO": "30",</w:t>
      </w:r>
    </w:p>
    <w:p w14:paraId="50E0FD2E" w14:textId="0019C194" w:rsidR="00864BE0" w:rsidRPr="00B75B78" w:rsidRDefault="00864BE0" w:rsidP="00864BE0">
      <w:pPr>
        <w:pStyle w:val="GOSTScript"/>
      </w:pPr>
      <w:r w:rsidRPr="00B75B78">
        <w:tab/>
      </w:r>
      <w:r w:rsidRPr="00B75B78">
        <w:tab/>
      </w:r>
      <w:r w:rsidRPr="00B75B78">
        <w:tab/>
      </w:r>
      <w:r w:rsidRPr="00B75B78">
        <w:tab/>
        <w:t>"</w:t>
      </w:r>
      <w:ins w:id="4266" w:author="Сатлер Марина Викторовна" w:date="2024-04-26T17:12:00Z">
        <w:r w:rsidR="00500FF4">
          <w:t>C</w:t>
        </w:r>
      </w:ins>
      <w:del w:id="4267" w:author="Сатлер Марина Викторовна" w:date="2024-04-26T17:12:00Z">
        <w:r w:rsidRPr="00B75B78" w:rsidDel="00500FF4">
          <w:delText>С</w:delText>
        </w:r>
      </w:del>
      <w:r w:rsidRPr="00B75B78">
        <w:t>T_KVFO": "30",</w:t>
      </w:r>
    </w:p>
    <w:p w14:paraId="625DACCB" w14:textId="77777777" w:rsidR="00864BE0" w:rsidRPr="00B75B78" w:rsidRDefault="00864BE0" w:rsidP="00864BE0">
      <w:pPr>
        <w:pStyle w:val="GOSTScript"/>
      </w:pPr>
      <w:r w:rsidRPr="00B75B78">
        <w:tab/>
      </w:r>
      <w:r w:rsidRPr="00B75B78">
        <w:tab/>
      </w:r>
      <w:r w:rsidRPr="00B75B78">
        <w:tab/>
      </w:r>
      <w:r w:rsidRPr="00B75B78">
        <w:tab/>
        <w:t>"DT_PLS": "СРЕД_ЕКС_КУ",</w:t>
      </w:r>
    </w:p>
    <w:p w14:paraId="3EBAE04E" w14:textId="77777777" w:rsidR="00864BE0" w:rsidRPr="00A71881" w:rsidRDefault="00864BE0" w:rsidP="00864BE0">
      <w:pPr>
        <w:pStyle w:val="GOSTScript"/>
        <w:rPr>
          <w:lang w:val="ru-RU"/>
        </w:rPr>
      </w:pPr>
      <w:r w:rsidRPr="00B75B78">
        <w:tab/>
      </w:r>
      <w:r w:rsidRPr="00B75B78">
        <w:tab/>
      </w:r>
      <w:r w:rsidRPr="00B75B78">
        <w:tab/>
      </w:r>
      <w:r w:rsidRPr="00B75B78">
        <w:tab/>
      </w:r>
      <w:r w:rsidRPr="00A71881">
        <w:rPr>
          <w:lang w:val="ru-RU"/>
        </w:rPr>
        <w:t>"</w:t>
      </w:r>
      <w:r w:rsidRPr="00B75B78">
        <w:t>CT</w:t>
      </w:r>
      <w:r w:rsidRPr="00A71881">
        <w:rPr>
          <w:lang w:val="ru-RU"/>
        </w:rPr>
        <w:t>_</w:t>
      </w:r>
      <w:r w:rsidRPr="00B75B78">
        <w:t>PLS</w:t>
      </w:r>
      <w:r w:rsidRPr="00A71881">
        <w:rPr>
          <w:lang w:val="ru-RU"/>
        </w:rPr>
        <w:t>": "ПОСТУПЛЕНИЯ_КУ",</w:t>
      </w:r>
    </w:p>
    <w:p w14:paraId="223BF424" w14:textId="77777777" w:rsidR="00864BE0" w:rsidRPr="00A71881" w:rsidRDefault="00864BE0" w:rsidP="00864BE0">
      <w:pPr>
        <w:pStyle w:val="GOSTScript"/>
        <w:rPr>
          <w:lang w:val="ru-RU"/>
        </w:rPr>
      </w:pPr>
      <w:r w:rsidRPr="00A71881">
        <w:rPr>
          <w:lang w:val="ru-RU"/>
        </w:rPr>
        <w:tab/>
      </w:r>
      <w:r w:rsidRPr="00A71881">
        <w:rPr>
          <w:lang w:val="ru-RU"/>
        </w:rPr>
        <w:tab/>
      </w:r>
      <w:r w:rsidRPr="00A71881">
        <w:rPr>
          <w:lang w:val="ru-RU"/>
        </w:rPr>
        <w:tab/>
      </w:r>
      <w:r w:rsidRPr="00A71881">
        <w:rPr>
          <w:lang w:val="ru-RU"/>
        </w:rPr>
        <w:tab/>
        <w:t>"</w:t>
      </w:r>
      <w:r w:rsidRPr="00B75B78">
        <w:t>DT</w:t>
      </w:r>
      <w:r w:rsidRPr="00A71881">
        <w:rPr>
          <w:lang w:val="ru-RU"/>
        </w:rPr>
        <w:t>_</w:t>
      </w:r>
      <w:r w:rsidRPr="00B75B78">
        <w:t>NSBU</w:t>
      </w:r>
      <w:r w:rsidRPr="00A71881">
        <w:rPr>
          <w:lang w:val="ru-RU"/>
        </w:rPr>
        <w:t>": "20211",</w:t>
      </w:r>
    </w:p>
    <w:p w14:paraId="7111E0D1" w14:textId="77777777" w:rsidR="00864BE0" w:rsidRPr="00B75B78" w:rsidRDefault="00864BE0" w:rsidP="00864BE0">
      <w:pPr>
        <w:pStyle w:val="GOSTScript"/>
      </w:pPr>
      <w:r w:rsidRPr="00A71881">
        <w:rPr>
          <w:lang w:val="ru-RU"/>
        </w:rPr>
        <w:tab/>
      </w:r>
      <w:r w:rsidRPr="00A71881">
        <w:rPr>
          <w:lang w:val="ru-RU"/>
        </w:rPr>
        <w:tab/>
      </w:r>
      <w:r w:rsidRPr="00A71881">
        <w:rPr>
          <w:lang w:val="ru-RU"/>
        </w:rPr>
        <w:tab/>
      </w:r>
      <w:r w:rsidRPr="00A71881">
        <w:rPr>
          <w:lang w:val="ru-RU"/>
        </w:rPr>
        <w:tab/>
      </w:r>
      <w:r w:rsidRPr="00B75B78">
        <w:t>"CT_NSBU": "40210",</w:t>
      </w:r>
    </w:p>
    <w:p w14:paraId="55EAA6AA" w14:textId="77777777" w:rsidR="00864BE0" w:rsidRPr="00B75B78" w:rsidRDefault="00864BE0" w:rsidP="00864BE0">
      <w:pPr>
        <w:pStyle w:val="GOSTScript"/>
      </w:pPr>
      <w:r w:rsidRPr="00B75B78">
        <w:tab/>
      </w:r>
      <w:r w:rsidRPr="00B75B78">
        <w:tab/>
      </w:r>
      <w:r w:rsidRPr="00B75B78">
        <w:tab/>
      </w:r>
      <w:r w:rsidRPr="00B75B78">
        <w:tab/>
        <w:t>"DT_Cnt": "1",</w:t>
      </w:r>
    </w:p>
    <w:p w14:paraId="2608A199" w14:textId="77777777" w:rsidR="00864BE0" w:rsidRPr="00B75B78" w:rsidRDefault="00864BE0" w:rsidP="00864BE0">
      <w:pPr>
        <w:pStyle w:val="GOSTScript"/>
      </w:pPr>
      <w:r w:rsidRPr="00B75B78">
        <w:tab/>
      </w:r>
      <w:r w:rsidRPr="00B75B78">
        <w:tab/>
      </w:r>
      <w:r w:rsidRPr="00B75B78">
        <w:tab/>
      </w:r>
      <w:r w:rsidRPr="00B75B78">
        <w:tab/>
        <w:t>"CT_Cnt": "1",</w:t>
      </w:r>
    </w:p>
    <w:p w14:paraId="342C3C41" w14:textId="77777777" w:rsidR="00864BE0" w:rsidRPr="00B75B78" w:rsidRDefault="00864BE0" w:rsidP="00864BE0">
      <w:pPr>
        <w:pStyle w:val="GOSTScript"/>
      </w:pPr>
      <w:r w:rsidRPr="00B75B78">
        <w:tab/>
      </w:r>
      <w:r w:rsidRPr="00B75B78">
        <w:tab/>
      </w:r>
      <w:r w:rsidRPr="00B75B78">
        <w:tab/>
      </w:r>
      <w:r w:rsidRPr="00B75B78">
        <w:tab/>
        <w:t>"DT_LS": "03212643000000006000",</w:t>
      </w:r>
    </w:p>
    <w:p w14:paraId="20106301" w14:textId="77777777" w:rsidR="00864BE0" w:rsidRPr="00B75B78" w:rsidRDefault="00864BE0" w:rsidP="00864BE0">
      <w:pPr>
        <w:pStyle w:val="GOSTScript"/>
      </w:pPr>
      <w:r w:rsidRPr="00B75B78">
        <w:tab/>
      </w:r>
      <w:r w:rsidRPr="00B75B78">
        <w:tab/>
      </w:r>
      <w:r w:rsidRPr="00B75B78">
        <w:tab/>
      </w:r>
      <w:r w:rsidRPr="00B75B78">
        <w:tab/>
        <w:t>"CT_LS": "05601863340",</w:t>
      </w:r>
    </w:p>
    <w:p w14:paraId="2FB2EB97" w14:textId="77777777" w:rsidR="00864BE0" w:rsidRPr="00B75B78" w:rsidRDefault="00864BE0" w:rsidP="00864BE0">
      <w:pPr>
        <w:pStyle w:val="GOSTScript"/>
      </w:pPr>
      <w:r w:rsidRPr="00B75B78">
        <w:tab/>
      </w:r>
      <w:r w:rsidRPr="00B75B78">
        <w:tab/>
      </w:r>
      <w:r w:rsidRPr="00B75B78">
        <w:tab/>
      </w:r>
      <w:r w:rsidRPr="00B75B78">
        <w:tab/>
        <w:t>"DT_PUCH": "-",</w:t>
      </w:r>
    </w:p>
    <w:p w14:paraId="7E04CB9B" w14:textId="77777777" w:rsidR="00864BE0" w:rsidRPr="00B75B78" w:rsidRDefault="00864BE0" w:rsidP="00864BE0">
      <w:pPr>
        <w:pStyle w:val="GOSTScript"/>
      </w:pPr>
      <w:r w:rsidRPr="00B75B78">
        <w:tab/>
      </w:r>
      <w:r w:rsidRPr="00B75B78">
        <w:tab/>
      </w:r>
      <w:r w:rsidRPr="00B75B78">
        <w:tab/>
      </w:r>
      <w:r w:rsidRPr="00B75B78">
        <w:tab/>
        <w:t>"CT_PUCH": "-",</w:t>
      </w:r>
    </w:p>
    <w:p w14:paraId="1903EBA7" w14:textId="77777777" w:rsidR="00864BE0" w:rsidRPr="00B75B78" w:rsidRDefault="00864BE0" w:rsidP="00864BE0">
      <w:pPr>
        <w:pStyle w:val="GOSTScript"/>
      </w:pPr>
      <w:r w:rsidRPr="00B75B78">
        <w:tab/>
      </w:r>
      <w:r w:rsidRPr="00B75B78">
        <w:tab/>
      </w:r>
      <w:r w:rsidRPr="00B75B78">
        <w:tab/>
      </w:r>
      <w:r w:rsidRPr="00B75B78">
        <w:tab/>
        <w:t>"DT_KS": "-",</w:t>
      </w:r>
    </w:p>
    <w:p w14:paraId="46742056" w14:textId="77777777" w:rsidR="00864BE0" w:rsidRPr="00B75B78" w:rsidRDefault="00864BE0" w:rsidP="00864BE0">
      <w:pPr>
        <w:pStyle w:val="GOSTScript"/>
      </w:pPr>
      <w:r w:rsidRPr="00B75B78">
        <w:tab/>
      </w:r>
      <w:r w:rsidRPr="00B75B78">
        <w:tab/>
      </w:r>
      <w:r w:rsidRPr="00B75B78">
        <w:tab/>
      </w:r>
      <w:r w:rsidRPr="00B75B78">
        <w:tab/>
        <w:t>"CT_KS": "0001",</w:t>
      </w:r>
    </w:p>
    <w:p w14:paraId="700965B2" w14:textId="77777777" w:rsidR="00864BE0" w:rsidRPr="00B75B78" w:rsidRDefault="00864BE0" w:rsidP="00864BE0">
      <w:pPr>
        <w:pStyle w:val="GOSTScript"/>
      </w:pPr>
      <w:r w:rsidRPr="00B75B78">
        <w:tab/>
      </w:r>
      <w:r w:rsidRPr="00B75B78">
        <w:tab/>
      </w:r>
      <w:r w:rsidRPr="00B75B78">
        <w:tab/>
      </w:r>
      <w:r w:rsidRPr="00B75B78">
        <w:tab/>
        <w:t>"DT_BO": "-",</w:t>
      </w:r>
    </w:p>
    <w:p w14:paraId="338F516E" w14:textId="77777777" w:rsidR="00864BE0" w:rsidRPr="00B75B78" w:rsidRDefault="00864BE0" w:rsidP="00864BE0">
      <w:pPr>
        <w:pStyle w:val="GOSTScript"/>
      </w:pPr>
      <w:r w:rsidRPr="00B75B78">
        <w:tab/>
      </w:r>
      <w:r w:rsidRPr="00B75B78">
        <w:tab/>
      </w:r>
      <w:r w:rsidRPr="00B75B78">
        <w:tab/>
      </w:r>
      <w:r w:rsidRPr="00B75B78">
        <w:tab/>
        <w:t>"CT_BO": "-",</w:t>
      </w:r>
    </w:p>
    <w:p w14:paraId="1C33B4DE" w14:textId="77777777" w:rsidR="00864BE0" w:rsidRPr="00B75B78" w:rsidRDefault="00864BE0" w:rsidP="00864BE0">
      <w:pPr>
        <w:pStyle w:val="GOSTScript"/>
      </w:pPr>
      <w:r w:rsidRPr="00B75B78">
        <w:tab/>
      </w:r>
      <w:r w:rsidRPr="00B75B78">
        <w:tab/>
      </w:r>
      <w:r w:rsidRPr="00B75B78">
        <w:tab/>
      </w:r>
      <w:r w:rsidRPr="00B75B78">
        <w:tab/>
        <w:t>"DT_OKTMO": "-",</w:t>
      </w:r>
    </w:p>
    <w:p w14:paraId="06AE5C34" w14:textId="77777777" w:rsidR="00864BE0" w:rsidRPr="00B75B78" w:rsidRDefault="00864BE0" w:rsidP="00864BE0">
      <w:pPr>
        <w:pStyle w:val="GOSTScript"/>
      </w:pPr>
      <w:r w:rsidRPr="00B75B78">
        <w:tab/>
      </w:r>
      <w:r w:rsidRPr="00B75B78">
        <w:tab/>
      </w:r>
      <w:r w:rsidRPr="00B75B78">
        <w:tab/>
      </w:r>
      <w:r w:rsidRPr="00B75B78">
        <w:tab/>
        <w:t>"CT_OKTMO": "-",</w:t>
      </w:r>
    </w:p>
    <w:p w14:paraId="6A13E92A" w14:textId="77777777" w:rsidR="00864BE0" w:rsidRPr="00B75B78" w:rsidRDefault="00864BE0" w:rsidP="00864BE0">
      <w:pPr>
        <w:pStyle w:val="GOSTScript"/>
      </w:pPr>
      <w:r w:rsidRPr="00B75B78">
        <w:tab/>
      </w:r>
      <w:r w:rsidRPr="00B75B78">
        <w:tab/>
      </w:r>
      <w:r w:rsidRPr="00B75B78">
        <w:tab/>
      </w:r>
      <w:r w:rsidRPr="00B75B78">
        <w:tab/>
        <w:t>"DT_PZO": "-",</w:t>
      </w:r>
    </w:p>
    <w:p w14:paraId="18E4EBE4" w14:textId="77777777" w:rsidR="00864BE0" w:rsidRPr="00B75B78" w:rsidRDefault="00864BE0" w:rsidP="00864BE0">
      <w:pPr>
        <w:pStyle w:val="GOSTScript"/>
      </w:pPr>
      <w:r w:rsidRPr="00B75B78">
        <w:tab/>
      </w:r>
      <w:r w:rsidRPr="00B75B78">
        <w:tab/>
      </w:r>
      <w:r w:rsidRPr="00B75B78">
        <w:tab/>
      </w:r>
      <w:r w:rsidRPr="00B75B78">
        <w:tab/>
        <w:t>"CT_PZO": "-",</w:t>
      </w:r>
    </w:p>
    <w:p w14:paraId="213A586E" w14:textId="77777777" w:rsidR="00864BE0" w:rsidRPr="00B75B78" w:rsidRDefault="00864BE0" w:rsidP="00864BE0">
      <w:pPr>
        <w:pStyle w:val="GOSTScript"/>
      </w:pPr>
      <w:r w:rsidRPr="00B75B78">
        <w:tab/>
      </w:r>
      <w:r w:rsidRPr="00B75B78">
        <w:tab/>
      </w:r>
      <w:r w:rsidRPr="00B75B78">
        <w:tab/>
      </w:r>
      <w:r w:rsidRPr="00B75B78">
        <w:tab/>
        <w:t>"DT_FAIP": "-",</w:t>
      </w:r>
    </w:p>
    <w:p w14:paraId="565F3C31" w14:textId="77777777" w:rsidR="00864BE0" w:rsidRPr="00B75B78" w:rsidRDefault="00864BE0" w:rsidP="00864BE0">
      <w:pPr>
        <w:pStyle w:val="GOSTScript"/>
      </w:pPr>
      <w:r w:rsidRPr="00B75B78">
        <w:tab/>
      </w:r>
      <w:r w:rsidRPr="00B75B78">
        <w:tab/>
      </w:r>
      <w:r w:rsidRPr="00B75B78">
        <w:tab/>
      </w:r>
      <w:r w:rsidRPr="00B75B78">
        <w:tab/>
        <w:t>"CT_FAIP": "-",</w:t>
      </w:r>
    </w:p>
    <w:p w14:paraId="1E95018A" w14:textId="77777777" w:rsidR="00864BE0" w:rsidRPr="00B75B78" w:rsidRDefault="00864BE0" w:rsidP="00864BE0">
      <w:pPr>
        <w:pStyle w:val="GOSTScript"/>
      </w:pPr>
      <w:r w:rsidRPr="00B75B78">
        <w:tab/>
      </w:r>
      <w:r w:rsidRPr="00B75B78">
        <w:tab/>
      </w:r>
      <w:r w:rsidRPr="00B75B78">
        <w:tab/>
      </w:r>
      <w:r w:rsidRPr="00B75B78">
        <w:tab/>
        <w:t>"DT_FO": "-",</w:t>
      </w:r>
    </w:p>
    <w:p w14:paraId="5568C786" w14:textId="2A84AC2E" w:rsidR="00864BE0" w:rsidRDefault="00864BE0" w:rsidP="00864BE0">
      <w:pPr>
        <w:pStyle w:val="GOSTScript"/>
        <w:rPr>
          <w:ins w:id="4268" w:author="Сатлер Марина Викторовна" w:date="2025-04-17T09:38:00Z"/>
        </w:rPr>
      </w:pPr>
      <w:r w:rsidRPr="00B75B78">
        <w:tab/>
      </w:r>
      <w:r w:rsidRPr="00B75B78">
        <w:tab/>
      </w:r>
      <w:r w:rsidRPr="00B75B78">
        <w:tab/>
      </w:r>
      <w:r w:rsidRPr="00B75B78">
        <w:tab/>
      </w:r>
      <w:r w:rsidRPr="00B631B5">
        <w:t>"</w:t>
      </w:r>
      <w:r w:rsidRPr="00B75B78">
        <w:t>CT</w:t>
      </w:r>
      <w:r w:rsidRPr="00B631B5">
        <w:t>_</w:t>
      </w:r>
      <w:r w:rsidRPr="00B75B78">
        <w:t>FO</w:t>
      </w:r>
      <w:r w:rsidRPr="00B631B5">
        <w:t>": "-"</w:t>
      </w:r>
      <w:ins w:id="4269" w:author="Опаева Лидия Арашаевна" w:date="2025-03-31T17:06:00Z">
        <w:r w:rsidR="00F6772E" w:rsidRPr="00B631B5">
          <w:t>,</w:t>
        </w:r>
      </w:ins>
    </w:p>
    <w:p w14:paraId="7B6BF794" w14:textId="77777777" w:rsidR="00F80EAA" w:rsidRDefault="00F80EAA" w:rsidP="00F80EAA">
      <w:pPr>
        <w:pStyle w:val="GOSTScript"/>
        <w:rPr>
          <w:ins w:id="4270" w:author="Сатлер Марина Викторовна" w:date="2025-04-17T09:38:00Z"/>
        </w:rPr>
      </w:pPr>
      <w:ins w:id="4271" w:author="Сатлер Марина Викторовна" w:date="2025-04-17T09:38:00Z">
        <w:r>
          <w:tab/>
        </w:r>
        <w:r>
          <w:tab/>
        </w:r>
        <w:r>
          <w:tab/>
        </w:r>
        <w:r>
          <w:tab/>
          <w:t>"DT_CA": "-",</w:t>
        </w:r>
      </w:ins>
    </w:p>
    <w:p w14:paraId="7805D5DC" w14:textId="77777777" w:rsidR="00F80EAA" w:rsidRDefault="00F80EAA" w:rsidP="00F80EAA">
      <w:pPr>
        <w:pStyle w:val="GOSTScript"/>
        <w:rPr>
          <w:ins w:id="4272" w:author="Сатлер Марина Викторовна" w:date="2025-04-17T09:38:00Z"/>
        </w:rPr>
      </w:pPr>
      <w:ins w:id="4273" w:author="Сатлер Марина Викторовна" w:date="2025-04-17T09:38:00Z">
        <w:r>
          <w:tab/>
        </w:r>
        <w:r>
          <w:tab/>
        </w:r>
        <w:r>
          <w:tab/>
        </w:r>
        <w:r>
          <w:tab/>
          <w:t>"CT_CA": "-",</w:t>
        </w:r>
      </w:ins>
    </w:p>
    <w:p w14:paraId="12EA44BF" w14:textId="77777777" w:rsidR="00F80EAA" w:rsidRDefault="00F80EAA" w:rsidP="00F80EAA">
      <w:pPr>
        <w:pStyle w:val="GOSTScript"/>
        <w:rPr>
          <w:ins w:id="4274" w:author="Сатлер Марина Викторовна" w:date="2025-04-17T09:38:00Z"/>
        </w:rPr>
      </w:pPr>
      <w:ins w:id="4275" w:author="Сатлер Марина Викторовна" w:date="2025-04-17T09:38:00Z">
        <w:r>
          <w:tab/>
        </w:r>
        <w:r>
          <w:tab/>
        </w:r>
        <w:r>
          <w:tab/>
        </w:r>
        <w:r>
          <w:tab/>
          <w:t>"DT_AccountCorr": "-",</w:t>
        </w:r>
      </w:ins>
    </w:p>
    <w:p w14:paraId="2B4A819B" w14:textId="405C158C" w:rsidR="00F80EAA" w:rsidRPr="00B631B5" w:rsidRDefault="00F80EAA" w:rsidP="00F80EAA">
      <w:pPr>
        <w:pStyle w:val="GOSTScript"/>
        <w:rPr>
          <w:ins w:id="4276" w:author="Опаева Лидия Арашаевна" w:date="2025-03-31T17:06:00Z"/>
        </w:rPr>
      </w:pPr>
      <w:ins w:id="4277" w:author="Сатлер Марина Викторовна" w:date="2025-04-17T09:38:00Z">
        <w:r>
          <w:tab/>
        </w:r>
        <w:r>
          <w:tab/>
        </w:r>
        <w:r>
          <w:tab/>
        </w:r>
        <w:r>
          <w:tab/>
          <w:t>"CT_AccountCorr": "-",</w:t>
        </w:r>
      </w:ins>
    </w:p>
    <w:p w14:paraId="1CCF727A" w14:textId="24796672" w:rsidR="00BC5F63" w:rsidRDefault="00F6772E" w:rsidP="00BC5F63">
      <w:pPr>
        <w:pStyle w:val="GOSTScript"/>
        <w:rPr>
          <w:ins w:id="4278" w:author="Опаева Лидия Арашаевна" w:date="2025-03-31T17:13:00Z"/>
        </w:rPr>
      </w:pPr>
      <w:ins w:id="4279" w:author="Опаева Лидия Арашаевна" w:date="2025-03-31T17:06:00Z">
        <w:r w:rsidRPr="00B75B78">
          <w:tab/>
        </w:r>
        <w:r w:rsidRPr="00B75B78">
          <w:tab/>
        </w:r>
        <w:r w:rsidRPr="00B75B78">
          <w:tab/>
        </w:r>
        <w:r w:rsidRPr="00B75B78">
          <w:tab/>
        </w:r>
      </w:ins>
      <w:ins w:id="4280" w:author="Опаева Лидия Арашаевна" w:date="2025-03-31T17:13:00Z">
        <w:r w:rsidR="00BC5F63" w:rsidRPr="00B75B78">
          <w:t>"</w:t>
        </w:r>
        <w:r w:rsidR="00BC5F63" w:rsidRPr="00F6772E">
          <w:t>DT_NumBO</w:t>
        </w:r>
        <w:r w:rsidR="00BC5F63" w:rsidRPr="00B75B78">
          <w:t>": "-",</w:t>
        </w:r>
      </w:ins>
    </w:p>
    <w:p w14:paraId="6C0EC44A" w14:textId="2ABDC3E6" w:rsidR="00BC5F63" w:rsidRDefault="00BC5F63" w:rsidP="00BC5F63">
      <w:pPr>
        <w:pStyle w:val="GOSTScript"/>
        <w:rPr>
          <w:ins w:id="4281" w:author="Опаева Лидия Арашаевна" w:date="2025-03-31T17:13:00Z"/>
        </w:rPr>
      </w:pPr>
      <w:ins w:id="4282" w:author="Опаева Лидия Арашаевна" w:date="2025-03-31T17:13:00Z">
        <w:r w:rsidRPr="00B75B78">
          <w:tab/>
        </w:r>
        <w:r w:rsidRPr="00B75B78">
          <w:tab/>
        </w:r>
        <w:r w:rsidRPr="00B75B78">
          <w:tab/>
        </w:r>
        <w:r w:rsidRPr="00B75B78">
          <w:tab/>
          <w:t>"</w:t>
        </w:r>
        <w:r w:rsidRPr="00F6772E">
          <w:t>CT_</w:t>
        </w:r>
        <w:del w:id="4283" w:author="Сатлер Марина Викторовна" w:date="2025-04-03T17:36:00Z">
          <w:r w:rsidRPr="00F6772E" w:rsidDel="001C081F">
            <w:delText xml:space="preserve"> </w:delText>
          </w:r>
        </w:del>
        <w:r w:rsidRPr="00F6772E">
          <w:t>NumBO</w:t>
        </w:r>
        <w:r w:rsidRPr="00B75B78">
          <w:t>": "-",</w:t>
        </w:r>
      </w:ins>
    </w:p>
    <w:p w14:paraId="2EDC5320" w14:textId="464CDA3A" w:rsidR="00BC5F63" w:rsidRDefault="00BC5F63" w:rsidP="00BC5F63">
      <w:pPr>
        <w:pStyle w:val="GOSTScript"/>
        <w:rPr>
          <w:ins w:id="4284" w:author="Опаева Лидия Арашаевна" w:date="2025-03-31T17:13:00Z"/>
        </w:rPr>
      </w:pPr>
      <w:ins w:id="4285" w:author="Опаева Лидия Арашаевна" w:date="2025-03-31T17:13:00Z">
        <w:r w:rsidRPr="00B75B78">
          <w:tab/>
        </w:r>
        <w:r w:rsidRPr="00B75B78">
          <w:tab/>
        </w:r>
        <w:r w:rsidRPr="00B75B78">
          <w:tab/>
        </w:r>
        <w:r w:rsidRPr="00B75B78">
          <w:tab/>
          <w:t>"</w:t>
        </w:r>
        <w:r w:rsidRPr="00F6772E">
          <w:t>DT_NumDO</w:t>
        </w:r>
        <w:r w:rsidRPr="00B75B78">
          <w:t>": "-",</w:t>
        </w:r>
      </w:ins>
    </w:p>
    <w:p w14:paraId="556DB6A9" w14:textId="6C76ED70" w:rsidR="00BC5F63" w:rsidRDefault="00BC5F63" w:rsidP="00BC5F63">
      <w:pPr>
        <w:pStyle w:val="GOSTScript"/>
        <w:rPr>
          <w:ins w:id="4286" w:author="Опаева Лидия Арашаевна" w:date="2025-03-31T17:13:00Z"/>
        </w:rPr>
      </w:pPr>
      <w:ins w:id="4287" w:author="Опаева Лидия Арашаевна" w:date="2025-03-31T17:13:00Z">
        <w:r w:rsidRPr="00B75B78">
          <w:tab/>
        </w:r>
        <w:r w:rsidRPr="00B75B78">
          <w:tab/>
        </w:r>
        <w:r w:rsidRPr="00B75B78">
          <w:tab/>
        </w:r>
        <w:r w:rsidRPr="00B75B78">
          <w:tab/>
          <w:t>"</w:t>
        </w:r>
        <w:r w:rsidRPr="00F6772E">
          <w:t>CT_NumDO</w:t>
        </w:r>
        <w:r w:rsidRPr="00B75B78">
          <w:t>": "-",</w:t>
        </w:r>
      </w:ins>
    </w:p>
    <w:p w14:paraId="5103A9D0" w14:textId="351EFDC6" w:rsidR="00BC5F63" w:rsidRDefault="00BC5F63" w:rsidP="00BC5F63">
      <w:pPr>
        <w:pStyle w:val="GOSTScript"/>
        <w:rPr>
          <w:ins w:id="4288" w:author="Опаева Лидия Арашаевна" w:date="2025-03-31T17:14:00Z"/>
        </w:rPr>
      </w:pPr>
      <w:ins w:id="4289" w:author="Опаева Лидия Арашаевна" w:date="2025-03-31T17:14:00Z">
        <w:r w:rsidRPr="00B75B78">
          <w:tab/>
        </w:r>
        <w:r w:rsidRPr="00B75B78">
          <w:tab/>
        </w:r>
        <w:r w:rsidRPr="00B75B78">
          <w:tab/>
        </w:r>
        <w:r w:rsidRPr="00B75B78">
          <w:tab/>
          <w:t>"</w:t>
        </w:r>
        <w:r w:rsidRPr="00F6772E">
          <w:t>DT_NumDOAdd</w:t>
        </w:r>
        <w:r w:rsidRPr="00B75B78">
          <w:t>": "-",</w:t>
        </w:r>
      </w:ins>
    </w:p>
    <w:p w14:paraId="3ECE2412" w14:textId="4DA4740B" w:rsidR="00F6772E" w:rsidDel="00F80EAA" w:rsidRDefault="00BC5F63" w:rsidP="00864BE0">
      <w:pPr>
        <w:pStyle w:val="GOSTScript"/>
        <w:rPr>
          <w:del w:id="4290" w:author="Опаева Лидия Арашаевна" w:date="2025-03-31T17:27:00Z"/>
        </w:rPr>
      </w:pPr>
      <w:ins w:id="4291" w:author="Опаева Лидия Арашаевна" w:date="2025-03-31T17:14:00Z">
        <w:r w:rsidRPr="00B75B78">
          <w:tab/>
        </w:r>
        <w:r w:rsidRPr="00B75B78">
          <w:tab/>
        </w:r>
        <w:r w:rsidRPr="00B75B78">
          <w:tab/>
        </w:r>
        <w:r w:rsidRPr="00B75B78">
          <w:tab/>
          <w:t>"</w:t>
        </w:r>
        <w:r w:rsidRPr="00F6772E">
          <w:t>CT_NumDOAdd</w:t>
        </w:r>
        <w:r w:rsidRPr="00B75B78">
          <w:t>": "-"</w:t>
        </w:r>
      </w:ins>
    </w:p>
    <w:p w14:paraId="27B3849C" w14:textId="77777777" w:rsidR="00F80EAA" w:rsidRPr="00F6772E" w:rsidRDefault="00F80EAA" w:rsidP="00BC5F63">
      <w:pPr>
        <w:pStyle w:val="GOSTScript"/>
        <w:rPr>
          <w:ins w:id="4292" w:author="Сатлер Марина Викторовна" w:date="2025-04-17T09:38:00Z"/>
          <w:lang w:val="ru-RU"/>
        </w:rPr>
      </w:pPr>
    </w:p>
    <w:p w14:paraId="2FBB48F5" w14:textId="77777777" w:rsidR="00864BE0" w:rsidRPr="00A71881" w:rsidRDefault="00864BE0" w:rsidP="00864BE0">
      <w:pPr>
        <w:pStyle w:val="GOSTScript"/>
        <w:rPr>
          <w:lang w:val="ru-RU"/>
        </w:rPr>
      </w:pPr>
      <w:r w:rsidRPr="00A71881">
        <w:rPr>
          <w:lang w:val="ru-RU"/>
        </w:rPr>
        <w:tab/>
      </w:r>
      <w:r w:rsidRPr="00A71881">
        <w:rPr>
          <w:lang w:val="ru-RU"/>
        </w:rPr>
        <w:tab/>
      </w:r>
      <w:r w:rsidRPr="00A71881">
        <w:rPr>
          <w:lang w:val="ru-RU"/>
        </w:rPr>
        <w:tab/>
        <w:t>}</w:t>
      </w:r>
    </w:p>
    <w:p w14:paraId="3EEA9A59" w14:textId="77777777" w:rsidR="00864BE0" w:rsidRPr="00A71881" w:rsidRDefault="00864BE0" w:rsidP="00864BE0">
      <w:pPr>
        <w:pStyle w:val="GOSTScript"/>
        <w:rPr>
          <w:lang w:val="ru-RU"/>
        </w:rPr>
      </w:pPr>
      <w:r w:rsidRPr="00A71881">
        <w:rPr>
          <w:lang w:val="ru-RU"/>
        </w:rPr>
        <w:tab/>
      </w:r>
      <w:r w:rsidRPr="00A71881">
        <w:rPr>
          <w:lang w:val="ru-RU"/>
        </w:rPr>
        <w:tab/>
        <w:t>]</w:t>
      </w:r>
    </w:p>
    <w:p w14:paraId="49301CC7" w14:textId="77777777" w:rsidR="00864BE0" w:rsidRPr="00A71881" w:rsidRDefault="00864BE0" w:rsidP="00864BE0">
      <w:pPr>
        <w:pStyle w:val="GOSTScript"/>
        <w:rPr>
          <w:lang w:val="ru-RU"/>
        </w:rPr>
      </w:pPr>
      <w:r w:rsidRPr="00A71881">
        <w:rPr>
          <w:lang w:val="ru-RU"/>
        </w:rPr>
        <w:tab/>
        <w:t>}</w:t>
      </w:r>
    </w:p>
    <w:p w14:paraId="55CCCCF7" w14:textId="77777777" w:rsidR="00864BE0" w:rsidRPr="00FF2B80" w:rsidRDefault="00864BE0" w:rsidP="00864BE0">
      <w:pPr>
        <w:pStyle w:val="GOSTScript"/>
        <w:rPr>
          <w:spacing w:val="0"/>
          <w:lang w:val="ru-RU"/>
        </w:rPr>
      </w:pPr>
      <w:r w:rsidRPr="00A71881">
        <w:rPr>
          <w:lang w:val="ru-RU"/>
        </w:rPr>
        <w:t>}</w:t>
      </w:r>
    </w:p>
    <w:p w14:paraId="6D9438B3" w14:textId="2DADC3D0" w:rsidR="001B6411" w:rsidRDefault="001B6411" w:rsidP="001955A8">
      <w:pPr>
        <w:pStyle w:val="31"/>
      </w:pPr>
      <w:bookmarkStart w:id="4293" w:name="_Toc226562711"/>
      <w:r>
        <w:t>«</w:t>
      </w:r>
      <w:r w:rsidRPr="00BE4E91">
        <w:t>Справка</w:t>
      </w:r>
      <w:del w:id="4294" w:author="Чиркова Наталия Сергеевна" w:date="2024-04-01T17:13:00Z">
        <w:r w:rsidRPr="00BE4E91" w:rsidDel="00CE4A30">
          <w:delText>, сформированная на основании данных из лицевых счетов СВР</w:delText>
        </w:r>
      </w:del>
      <w:r w:rsidRPr="00BE4E91">
        <w:t xml:space="preserve"> для миграции</w:t>
      </w:r>
      <w:r>
        <w:t>»</w:t>
      </w:r>
      <w:r w:rsidRPr="00D820CF">
        <w:t xml:space="preserve"> </w:t>
      </w:r>
      <w:r w:rsidRPr="006F0656">
        <w:t>ARP_SVAP_MIGRATION</w:t>
      </w:r>
      <w:bookmarkEnd w:id="4293"/>
    </w:p>
    <w:p w14:paraId="7FC24C1B" w14:textId="11256962" w:rsidR="00A5352C" w:rsidRPr="00A5352C" w:rsidRDefault="00A5352C" w:rsidP="001955A8">
      <w:pPr>
        <w:pStyle w:val="41"/>
      </w:pPr>
      <w:bookmarkStart w:id="4295" w:name="_Toc226562712"/>
      <w:r w:rsidRPr="00601F01">
        <w:t>Перечень параметров тела запроса (Document) по документу</w:t>
      </w:r>
      <w:r>
        <w:t xml:space="preserve"> «</w:t>
      </w:r>
      <w:r w:rsidRPr="00BE4E91">
        <w:t>Справка</w:t>
      </w:r>
      <w:del w:id="4296" w:author="Чиркова Наталия Сергеевна" w:date="2024-04-01T17:13:00Z">
        <w:r w:rsidRPr="00BE4E91" w:rsidDel="00CE4A30">
          <w:delText>, сформированная на основании данных из лицевых счетов СВР</w:delText>
        </w:r>
      </w:del>
      <w:r w:rsidRPr="00BE4E91">
        <w:t xml:space="preserve"> для миграции</w:t>
      </w:r>
      <w:r>
        <w:t>»</w:t>
      </w:r>
      <w:r w:rsidRPr="00D820CF">
        <w:t xml:space="preserve"> </w:t>
      </w:r>
      <w:r w:rsidRPr="006F0656">
        <w:t>ARP_SVAP_MIGRATION</w:t>
      </w:r>
      <w:bookmarkEnd w:id="4295"/>
    </w:p>
    <w:p w14:paraId="3C8D05F1" w14:textId="032C9A38" w:rsidR="00A668C7" w:rsidRDefault="001E1625" w:rsidP="007B6838">
      <w:pPr>
        <w:pStyle w:val="GOSTNameTable"/>
      </w:pPr>
      <w:r>
        <w:rPr>
          <w:noProof/>
        </w:rPr>
        <w:fldChar w:fldCharType="begin"/>
      </w:r>
      <w:r>
        <w:rPr>
          <w:noProof/>
        </w:rPr>
        <w:instrText xml:space="preserve"> SEQ Таблица \* ARABIC </w:instrText>
      </w:r>
      <w:r>
        <w:rPr>
          <w:noProof/>
        </w:rPr>
        <w:fldChar w:fldCharType="separate"/>
      </w:r>
      <w:bookmarkStart w:id="4297" w:name="_Toc226563172"/>
      <w:r w:rsidR="00AB1BE0">
        <w:rPr>
          <w:noProof/>
        </w:rPr>
        <w:t>16</w:t>
      </w:r>
      <w:r>
        <w:rPr>
          <w:noProof/>
        </w:rPr>
        <w:fldChar w:fldCharType="end"/>
      </w:r>
      <w:r w:rsidR="00A668C7">
        <w:t xml:space="preserve"> - </w:t>
      </w:r>
      <w:r w:rsidR="001F1424" w:rsidRPr="00617DB7">
        <w:t>Параметры тела (Document) запроса на подбор / сторнирование / переформирование записей учета по документу</w:t>
      </w:r>
      <w:r w:rsidR="009977FE">
        <w:t xml:space="preserve"> «</w:t>
      </w:r>
      <w:r w:rsidR="009977FE" w:rsidRPr="00BE4E91">
        <w:t>Справка</w:t>
      </w:r>
      <w:del w:id="4298" w:author="Чиркова Наталия Сергеевна" w:date="2024-04-01T17:13:00Z">
        <w:r w:rsidR="009977FE" w:rsidRPr="00BE4E91" w:rsidDel="00CE4A30">
          <w:delText>, сформированная на основании данных из лицевых счетов СВР</w:delText>
        </w:r>
      </w:del>
      <w:r w:rsidR="009977FE" w:rsidRPr="00BE4E91">
        <w:t xml:space="preserve"> для миграции</w:t>
      </w:r>
      <w:r w:rsidR="009977FE">
        <w:t>»</w:t>
      </w:r>
      <w:r w:rsidR="009977FE" w:rsidRPr="00D820CF">
        <w:t xml:space="preserve"> </w:t>
      </w:r>
      <w:r w:rsidR="009977FE" w:rsidRPr="006F0656">
        <w:t>ARP_SVAP_MIGRATION</w:t>
      </w:r>
      <w:bookmarkEnd w:id="4297"/>
    </w:p>
    <w:tbl>
      <w:tblPr>
        <w:tblStyle w:val="GOSTTable"/>
        <w:tblW w:w="5000" w:type="pct"/>
        <w:tblLayout w:type="fixed"/>
        <w:tblLook w:val="07E0" w:firstRow="1" w:lastRow="1" w:firstColumn="1" w:lastColumn="1" w:noHBand="1" w:noVBand="1"/>
      </w:tblPr>
      <w:tblGrid>
        <w:gridCol w:w="3467"/>
        <w:gridCol w:w="2364"/>
        <w:gridCol w:w="1576"/>
        <w:gridCol w:w="946"/>
        <w:gridCol w:w="993"/>
        <w:gridCol w:w="6414"/>
      </w:tblGrid>
      <w:tr w:rsidR="001955A8" w:rsidRPr="00B9499D" w14:paraId="71369DCC" w14:textId="77777777" w:rsidTr="00C11849">
        <w:trPr>
          <w:cnfStyle w:val="100000000000" w:firstRow="1" w:lastRow="0" w:firstColumn="0" w:lastColumn="0" w:oddVBand="0" w:evenVBand="0" w:oddHBand="0" w:evenHBand="0" w:firstRowFirstColumn="0" w:firstRowLastColumn="0" w:lastRowFirstColumn="0" w:lastRowLastColumn="0"/>
        </w:trPr>
        <w:tc>
          <w:tcPr>
            <w:tcW w:w="1100" w:type="pct"/>
          </w:tcPr>
          <w:p w14:paraId="5C3ADD3F" w14:textId="0DCE94D2" w:rsidR="001955A8" w:rsidRPr="00E2071D" w:rsidRDefault="001955A8" w:rsidP="00C11849">
            <w:pPr>
              <w:pStyle w:val="GOSTTableHead"/>
            </w:pPr>
            <w:r w:rsidRPr="00B412B2">
              <w:t>Наименование параметра</w:t>
            </w:r>
          </w:p>
        </w:tc>
        <w:tc>
          <w:tcPr>
            <w:tcW w:w="750" w:type="pct"/>
          </w:tcPr>
          <w:p w14:paraId="5946AE79" w14:textId="4930014C" w:rsidR="001955A8" w:rsidRPr="00E2071D" w:rsidRDefault="001955A8" w:rsidP="00C11849">
            <w:pPr>
              <w:pStyle w:val="GOSTTableHead"/>
              <w:rPr>
                <w:lang w:val="en-US"/>
              </w:rPr>
            </w:pPr>
            <w:r w:rsidRPr="00B412B2">
              <w:t>Название тэга</w:t>
            </w:r>
          </w:p>
        </w:tc>
        <w:tc>
          <w:tcPr>
            <w:tcW w:w="500" w:type="pct"/>
          </w:tcPr>
          <w:p w14:paraId="07A04A14" w14:textId="51AEA59D" w:rsidR="001955A8" w:rsidRDefault="001955A8" w:rsidP="00C11849">
            <w:pPr>
              <w:pStyle w:val="GOSTTableHead"/>
            </w:pPr>
            <w:r w:rsidRPr="00B412B2">
              <w:t>Тип данных</w:t>
            </w:r>
          </w:p>
        </w:tc>
        <w:tc>
          <w:tcPr>
            <w:tcW w:w="300" w:type="pct"/>
          </w:tcPr>
          <w:p w14:paraId="2B4686E2" w14:textId="34144C2E" w:rsidR="001955A8" w:rsidRPr="00D62073" w:rsidRDefault="001955A8" w:rsidP="00C11849">
            <w:pPr>
              <w:pStyle w:val="GOSTTableHead"/>
            </w:pPr>
            <w:r w:rsidRPr="00B412B2">
              <w:t>Обязательность</w:t>
            </w:r>
          </w:p>
        </w:tc>
        <w:tc>
          <w:tcPr>
            <w:tcW w:w="315" w:type="pct"/>
          </w:tcPr>
          <w:p w14:paraId="4BB1469F" w14:textId="09BB59E1" w:rsidR="001955A8" w:rsidRPr="00D62073" w:rsidRDefault="001955A8" w:rsidP="00C11849">
            <w:pPr>
              <w:pStyle w:val="GOSTTableHead"/>
            </w:pPr>
            <w:r w:rsidRPr="00B412B2">
              <w:t>Размерность</w:t>
            </w:r>
          </w:p>
        </w:tc>
        <w:tc>
          <w:tcPr>
            <w:tcW w:w="2035" w:type="pct"/>
          </w:tcPr>
          <w:p w14:paraId="6AEF1647" w14:textId="7373C60E" w:rsidR="001955A8" w:rsidRPr="0017407D" w:rsidRDefault="001955A8" w:rsidP="00C11849">
            <w:pPr>
              <w:pStyle w:val="GOSTTableHead"/>
            </w:pPr>
            <w:r w:rsidRPr="00B412B2">
              <w:t>Описание</w:t>
            </w:r>
          </w:p>
        </w:tc>
      </w:tr>
      <w:tr w:rsidR="001955A8" w:rsidRPr="00B9499D" w14:paraId="7368AFD7" w14:textId="77777777" w:rsidTr="001955A8">
        <w:tc>
          <w:tcPr>
            <w:tcW w:w="1100" w:type="pct"/>
          </w:tcPr>
          <w:p w14:paraId="298B9CE0" w14:textId="248173B2" w:rsidR="001955A8" w:rsidRPr="00D62073" w:rsidRDefault="001955A8" w:rsidP="001955A8">
            <w:pPr>
              <w:pStyle w:val="GOSTTablenorm"/>
              <w:rPr>
                <w:bCs/>
              </w:rPr>
            </w:pPr>
            <w:r w:rsidRPr="00E2071D">
              <w:t xml:space="preserve">Дата </w:t>
            </w:r>
            <w:r>
              <w:t>документа</w:t>
            </w:r>
          </w:p>
        </w:tc>
        <w:tc>
          <w:tcPr>
            <w:tcW w:w="750" w:type="pct"/>
          </w:tcPr>
          <w:p w14:paraId="6C0E0993" w14:textId="63572E33" w:rsidR="001955A8" w:rsidRPr="00D62073" w:rsidRDefault="001955A8" w:rsidP="001955A8">
            <w:pPr>
              <w:pStyle w:val="GOSTTablenorm"/>
              <w:rPr>
                <w:bCs/>
                <w:lang w:val="en-US"/>
              </w:rPr>
            </w:pPr>
            <w:r w:rsidRPr="00E2071D">
              <w:rPr>
                <w:lang w:val="en-US"/>
              </w:rPr>
              <w:t>date</w:t>
            </w:r>
            <w:r w:rsidRPr="00BB644E">
              <w:rPr>
                <w:lang w:val="en-US"/>
              </w:rPr>
              <w:t>created</w:t>
            </w:r>
          </w:p>
        </w:tc>
        <w:tc>
          <w:tcPr>
            <w:tcW w:w="500" w:type="pct"/>
          </w:tcPr>
          <w:p w14:paraId="71924230" w14:textId="3B71F9CE" w:rsidR="001955A8" w:rsidRPr="00D62073" w:rsidRDefault="001955A8" w:rsidP="001955A8">
            <w:pPr>
              <w:pStyle w:val="GOSTTablenorm"/>
            </w:pPr>
            <w:r>
              <w:t>Дата</w:t>
            </w:r>
          </w:p>
        </w:tc>
        <w:tc>
          <w:tcPr>
            <w:tcW w:w="300" w:type="pct"/>
          </w:tcPr>
          <w:p w14:paraId="130219F6" w14:textId="2CF15192" w:rsidR="001955A8" w:rsidRPr="00D62073" w:rsidRDefault="001955A8" w:rsidP="001955A8">
            <w:pPr>
              <w:pStyle w:val="GOSTTablenorm"/>
            </w:pPr>
            <w:r w:rsidRPr="00D62073">
              <w:t>Да</w:t>
            </w:r>
          </w:p>
        </w:tc>
        <w:tc>
          <w:tcPr>
            <w:tcW w:w="315" w:type="pct"/>
          </w:tcPr>
          <w:p w14:paraId="52AAA2D8" w14:textId="02BFDC83" w:rsidR="001955A8" w:rsidRPr="00D62073" w:rsidRDefault="001955A8" w:rsidP="001955A8">
            <w:pPr>
              <w:pStyle w:val="GOSTTablenorm"/>
            </w:pPr>
          </w:p>
        </w:tc>
        <w:tc>
          <w:tcPr>
            <w:tcW w:w="2035" w:type="pct"/>
          </w:tcPr>
          <w:p w14:paraId="442E7BBA" w14:textId="65C254FF" w:rsidR="005F17B7" w:rsidRDefault="001955A8" w:rsidP="005F17B7">
            <w:pPr>
              <w:pStyle w:val="GOSTTablenorm"/>
            </w:pPr>
            <w:r w:rsidRPr="0017407D">
              <w:t>Да</w:t>
            </w:r>
            <w:r w:rsidR="00552B36">
              <w:t>та создания документа в ПУиО ЭБ</w:t>
            </w:r>
          </w:p>
          <w:p w14:paraId="77362650" w14:textId="464D5FDE" w:rsidR="001955A8" w:rsidRPr="00D62073" w:rsidRDefault="001955A8" w:rsidP="005F17B7">
            <w:pPr>
              <w:pStyle w:val="GOSTTablenorm"/>
            </w:pPr>
            <w:r w:rsidRPr="0017407D">
              <w:t xml:space="preserve">Формат даты: </w:t>
            </w:r>
            <w:r w:rsidRPr="0017407D">
              <w:rPr>
                <w:lang w:val="en-US"/>
              </w:rPr>
              <w:t>YYYY</w:t>
            </w:r>
            <w:r w:rsidRPr="0017407D">
              <w:t>-</w:t>
            </w:r>
            <w:r w:rsidRPr="0017407D">
              <w:rPr>
                <w:lang w:val="en-US"/>
              </w:rPr>
              <w:t>MM</w:t>
            </w:r>
            <w:r w:rsidRPr="0017407D">
              <w:t>-</w:t>
            </w:r>
            <w:r w:rsidRPr="0017407D">
              <w:rPr>
                <w:lang w:val="en-US"/>
              </w:rPr>
              <w:t>DD</w:t>
            </w:r>
          </w:p>
        </w:tc>
      </w:tr>
      <w:tr w:rsidR="001955A8" w:rsidRPr="00B9499D" w14:paraId="05CC5607" w14:textId="77777777" w:rsidTr="001955A8">
        <w:tc>
          <w:tcPr>
            <w:tcW w:w="1100" w:type="pct"/>
          </w:tcPr>
          <w:p w14:paraId="21549F31" w14:textId="7AF94A98" w:rsidR="001955A8" w:rsidRPr="00D62073" w:rsidRDefault="001955A8" w:rsidP="001955A8">
            <w:pPr>
              <w:pStyle w:val="GOSTTablenorm"/>
              <w:rPr>
                <w:bCs/>
              </w:rPr>
            </w:pPr>
            <w:r w:rsidRPr="00E2071D">
              <w:t>Номер документа</w:t>
            </w:r>
          </w:p>
        </w:tc>
        <w:tc>
          <w:tcPr>
            <w:tcW w:w="750" w:type="pct"/>
          </w:tcPr>
          <w:p w14:paraId="466BDD43" w14:textId="48AFA959" w:rsidR="001955A8" w:rsidRPr="00D62073" w:rsidRDefault="001955A8" w:rsidP="001955A8">
            <w:pPr>
              <w:pStyle w:val="GOSTTablenorm"/>
              <w:rPr>
                <w:bCs/>
                <w:lang w:val="en-US"/>
              </w:rPr>
            </w:pPr>
            <w:r w:rsidRPr="00E2071D">
              <w:rPr>
                <w:lang w:val="en-US"/>
              </w:rPr>
              <w:t>numdoc</w:t>
            </w:r>
          </w:p>
        </w:tc>
        <w:tc>
          <w:tcPr>
            <w:tcW w:w="500" w:type="pct"/>
          </w:tcPr>
          <w:p w14:paraId="3314319A" w14:textId="16008630" w:rsidR="001955A8" w:rsidRPr="00D62073" w:rsidRDefault="001955A8" w:rsidP="001955A8">
            <w:pPr>
              <w:pStyle w:val="GOSTTablenorm"/>
            </w:pPr>
            <w:r w:rsidRPr="0017407D">
              <w:t>Строка</w:t>
            </w:r>
          </w:p>
        </w:tc>
        <w:tc>
          <w:tcPr>
            <w:tcW w:w="300" w:type="pct"/>
          </w:tcPr>
          <w:p w14:paraId="28BFA7C1" w14:textId="2D28A486" w:rsidR="001955A8" w:rsidRPr="00D62073" w:rsidRDefault="001955A8" w:rsidP="001955A8">
            <w:pPr>
              <w:pStyle w:val="GOSTTablenorm"/>
            </w:pPr>
            <w:r w:rsidRPr="00D62073">
              <w:t>Да</w:t>
            </w:r>
          </w:p>
        </w:tc>
        <w:tc>
          <w:tcPr>
            <w:tcW w:w="315" w:type="pct"/>
          </w:tcPr>
          <w:p w14:paraId="5B93638A" w14:textId="7C76A0D5" w:rsidR="001955A8" w:rsidRPr="00D62073" w:rsidRDefault="001955A8" w:rsidP="001955A8">
            <w:pPr>
              <w:pStyle w:val="GOSTTablenorm"/>
            </w:pPr>
            <w:r w:rsidRPr="0017407D">
              <w:rPr>
                <w:lang w:val="en-US"/>
              </w:rPr>
              <w:t>&lt;=50</w:t>
            </w:r>
          </w:p>
        </w:tc>
        <w:tc>
          <w:tcPr>
            <w:tcW w:w="2035" w:type="pct"/>
          </w:tcPr>
          <w:p w14:paraId="405E8976" w14:textId="4B1EB458" w:rsidR="001955A8" w:rsidRPr="00D62073" w:rsidRDefault="001955A8" w:rsidP="001955A8">
            <w:pPr>
              <w:pStyle w:val="GOSTTablenorm"/>
            </w:pPr>
            <w:r>
              <w:t>Указывается номер документа</w:t>
            </w:r>
          </w:p>
        </w:tc>
      </w:tr>
      <w:tr w:rsidR="001955A8" w:rsidRPr="00B9499D" w14:paraId="745428BF" w14:textId="77777777" w:rsidTr="001955A8">
        <w:tc>
          <w:tcPr>
            <w:tcW w:w="1100" w:type="pct"/>
          </w:tcPr>
          <w:p w14:paraId="3EA3D034" w14:textId="1DBCC54E" w:rsidR="001955A8" w:rsidRPr="00E2071D" w:rsidRDefault="001955A8" w:rsidP="001955A8">
            <w:pPr>
              <w:pStyle w:val="GOSTTablenorm"/>
            </w:pPr>
            <w:r w:rsidRPr="00E2071D">
              <w:t xml:space="preserve">Тип </w:t>
            </w:r>
            <w:r>
              <w:t>справки</w:t>
            </w:r>
          </w:p>
        </w:tc>
        <w:tc>
          <w:tcPr>
            <w:tcW w:w="750" w:type="pct"/>
          </w:tcPr>
          <w:p w14:paraId="2D7736C1" w14:textId="6DEA006C" w:rsidR="001955A8" w:rsidRPr="00E2071D" w:rsidRDefault="001955A8" w:rsidP="001955A8">
            <w:pPr>
              <w:pStyle w:val="GOSTTablenorm"/>
              <w:rPr>
                <w:lang w:val="en-US"/>
              </w:rPr>
            </w:pPr>
            <w:r w:rsidRPr="00E2071D">
              <w:rPr>
                <w:lang w:val="en-US"/>
              </w:rPr>
              <w:t>typedoc</w:t>
            </w:r>
          </w:p>
        </w:tc>
        <w:tc>
          <w:tcPr>
            <w:tcW w:w="500" w:type="pct"/>
          </w:tcPr>
          <w:p w14:paraId="517C581D" w14:textId="3A1E3504" w:rsidR="001955A8" w:rsidRPr="0017407D" w:rsidRDefault="001955A8" w:rsidP="001955A8">
            <w:pPr>
              <w:pStyle w:val="GOSTTablenorm"/>
            </w:pPr>
            <w:r w:rsidRPr="0017407D">
              <w:t>Строка</w:t>
            </w:r>
          </w:p>
        </w:tc>
        <w:tc>
          <w:tcPr>
            <w:tcW w:w="300" w:type="pct"/>
          </w:tcPr>
          <w:p w14:paraId="2A4D2DBF" w14:textId="58157150" w:rsidR="001955A8" w:rsidRPr="00D62073" w:rsidRDefault="001955A8" w:rsidP="001955A8">
            <w:pPr>
              <w:pStyle w:val="GOSTTablenorm"/>
            </w:pPr>
            <w:r w:rsidRPr="00D62073">
              <w:t>Да</w:t>
            </w:r>
          </w:p>
        </w:tc>
        <w:tc>
          <w:tcPr>
            <w:tcW w:w="315" w:type="pct"/>
          </w:tcPr>
          <w:p w14:paraId="6DE0D0BA" w14:textId="6E04FC5E" w:rsidR="001955A8" w:rsidRPr="0017407D" w:rsidRDefault="001955A8" w:rsidP="001955A8">
            <w:pPr>
              <w:pStyle w:val="GOSTTablenorm"/>
              <w:rPr>
                <w:lang w:val="en-US"/>
              </w:rPr>
            </w:pPr>
            <w:r w:rsidRPr="0017407D">
              <w:rPr>
                <w:lang w:val="en-US"/>
              </w:rPr>
              <w:t>&lt;=3</w:t>
            </w:r>
          </w:p>
        </w:tc>
        <w:tc>
          <w:tcPr>
            <w:tcW w:w="2035" w:type="pct"/>
          </w:tcPr>
          <w:p w14:paraId="6C1ACF29" w14:textId="5D4831F6" w:rsidR="00CE4A30" w:rsidRDefault="001955A8" w:rsidP="001955A8">
            <w:pPr>
              <w:pStyle w:val="GOSTTablenorm"/>
              <w:rPr>
                <w:ins w:id="4299" w:author="Чиркова Наталия Сергеевна" w:date="2024-04-01T17:14:00Z"/>
              </w:rPr>
            </w:pPr>
            <w:r>
              <w:t>Указывается тип справки</w:t>
            </w:r>
            <w:ins w:id="4300" w:author="Чиркова Наталия Сергеевна" w:date="2024-04-01T17:14:00Z">
              <w:r w:rsidR="00CE4A30">
                <w:t>:</w:t>
              </w:r>
            </w:ins>
          </w:p>
          <w:p w14:paraId="7A08D16B" w14:textId="49EA7B79" w:rsidR="00CE4A30" w:rsidRPr="00A12041" w:rsidRDefault="001955A8" w:rsidP="00CE4A30">
            <w:pPr>
              <w:pStyle w:val="GOSTTableListMark1"/>
              <w:numPr>
                <w:ilvl w:val="0"/>
                <w:numId w:val="1"/>
              </w:numPr>
              <w:rPr>
                <w:ins w:id="4301" w:author="Чиркова Наталия Сергеевна" w:date="2024-04-01T17:14:00Z"/>
              </w:rPr>
            </w:pPr>
            <w:r>
              <w:t>«МИГ»</w:t>
            </w:r>
            <w:ins w:id="4302" w:author="Чиркова Наталия Сергеевна" w:date="2024-04-01T17:14:00Z">
              <w:r w:rsidR="00CE4A30">
                <w:t xml:space="preserve"> </w:t>
              </w:r>
            </w:ins>
            <w:r w:rsidR="00552B36" w:rsidRPr="00B412B2">
              <w:t>–</w:t>
            </w:r>
            <w:ins w:id="4303" w:author="Чиркова Наталия Сергеевна" w:date="2024-04-01T17:14:00Z">
              <w:r w:rsidR="00CE4A30">
                <w:t xml:space="preserve"> </w:t>
              </w:r>
              <w:r w:rsidR="00CE4A30" w:rsidRPr="00A12041">
                <w:t xml:space="preserve">для </w:t>
              </w:r>
              <w:r w:rsidR="00CE4A30" w:rsidRPr="00E40FA4">
                <w:t>операций со средствами, поступающими во временное распоряжение получателей средств федерального бюджета</w:t>
              </w:r>
              <w:r w:rsidR="00CE4A30" w:rsidRPr="00A12041">
                <w:t>;</w:t>
              </w:r>
            </w:ins>
          </w:p>
          <w:p w14:paraId="64B44F54" w14:textId="77B81B60" w:rsidR="001955A8" w:rsidRPr="0017407D" w:rsidRDefault="00CE4A30" w:rsidP="00CE4A30">
            <w:pPr>
              <w:pStyle w:val="GOSTTableListMark1"/>
              <w:numPr>
                <w:ilvl w:val="0"/>
                <w:numId w:val="1"/>
              </w:numPr>
            </w:pPr>
            <w:ins w:id="4304" w:author="Чиркова Наталия Сергеевна" w:date="2024-04-01T17:14:00Z">
              <w:r w:rsidRPr="00A12041">
                <w:t xml:space="preserve">«БИГ» </w:t>
              </w:r>
            </w:ins>
            <w:r w:rsidR="00552B36" w:rsidRPr="00B412B2">
              <w:t>–</w:t>
            </w:r>
            <w:ins w:id="4305" w:author="Чиркова Наталия Сергеевна" w:date="2024-04-01T17:14:00Z">
              <w:r w:rsidRPr="00A12041">
                <w:t xml:space="preserve"> для </w:t>
              </w:r>
              <w:r w:rsidRPr="00E40FA4">
                <w:t>операций при ведении сводной бюджетной росписи федерального бюджета, по доведению бюджетных данных участникам бюджетного процесса федерального уровня, по учету бюджетных и денежных обязательств получателей средств федерального бюджета и операций со средствами федерального бюджета</w:t>
              </w:r>
            </w:ins>
          </w:p>
        </w:tc>
      </w:tr>
      <w:tr w:rsidR="001955A8" w:rsidRPr="00B9499D" w14:paraId="42FC42AA" w14:textId="77777777" w:rsidTr="001955A8">
        <w:tc>
          <w:tcPr>
            <w:tcW w:w="1100" w:type="pct"/>
          </w:tcPr>
          <w:p w14:paraId="0B0CFC13" w14:textId="00AA89D3" w:rsidR="001955A8" w:rsidRPr="00D62073" w:rsidRDefault="001955A8" w:rsidP="001955A8">
            <w:pPr>
              <w:pStyle w:val="GOSTTablenorm"/>
              <w:rPr>
                <w:bCs/>
              </w:rPr>
            </w:pPr>
            <w:r w:rsidRPr="00D62073">
              <w:rPr>
                <w:bCs/>
              </w:rPr>
              <w:t>Уровень конфиденциальности</w:t>
            </w:r>
          </w:p>
        </w:tc>
        <w:tc>
          <w:tcPr>
            <w:tcW w:w="750" w:type="pct"/>
          </w:tcPr>
          <w:p w14:paraId="0C2F1ADB" w14:textId="29761974" w:rsidR="001955A8" w:rsidRPr="00D62073" w:rsidRDefault="001955A8" w:rsidP="001955A8">
            <w:pPr>
              <w:pStyle w:val="GOSTTablenorm"/>
              <w:rPr>
                <w:bCs/>
                <w:lang w:val="en-US"/>
              </w:rPr>
            </w:pPr>
            <w:r w:rsidRPr="00E2071D">
              <w:rPr>
                <w:lang w:val="en-US"/>
              </w:rPr>
              <w:t>accesslevel</w:t>
            </w:r>
          </w:p>
        </w:tc>
        <w:tc>
          <w:tcPr>
            <w:tcW w:w="500" w:type="pct"/>
          </w:tcPr>
          <w:p w14:paraId="0625EEA5" w14:textId="57E7087F" w:rsidR="001955A8" w:rsidRPr="00D62073" w:rsidRDefault="001955A8" w:rsidP="001955A8">
            <w:pPr>
              <w:pStyle w:val="GOSTTablenorm"/>
            </w:pPr>
            <w:r>
              <w:t>Число</w:t>
            </w:r>
          </w:p>
        </w:tc>
        <w:tc>
          <w:tcPr>
            <w:tcW w:w="300" w:type="pct"/>
          </w:tcPr>
          <w:p w14:paraId="7840F46C" w14:textId="53C5F0E5" w:rsidR="001955A8" w:rsidRPr="00D62073" w:rsidRDefault="001955A8" w:rsidP="001955A8">
            <w:pPr>
              <w:pStyle w:val="GOSTTablenorm"/>
            </w:pPr>
            <w:r w:rsidRPr="00D62073">
              <w:t>Да</w:t>
            </w:r>
          </w:p>
        </w:tc>
        <w:tc>
          <w:tcPr>
            <w:tcW w:w="315" w:type="pct"/>
          </w:tcPr>
          <w:p w14:paraId="6EEDD42F" w14:textId="6BB769AD" w:rsidR="001955A8" w:rsidRPr="00D62073" w:rsidRDefault="001955A8" w:rsidP="001955A8">
            <w:pPr>
              <w:pStyle w:val="GOSTTablenorm"/>
            </w:pPr>
            <w:r w:rsidRPr="00D62073">
              <w:t>=1</w:t>
            </w:r>
          </w:p>
        </w:tc>
        <w:tc>
          <w:tcPr>
            <w:tcW w:w="2035" w:type="pct"/>
          </w:tcPr>
          <w:p w14:paraId="765E0A54" w14:textId="77777777" w:rsidR="001955A8" w:rsidRPr="00D62073" w:rsidRDefault="001955A8" w:rsidP="001955A8">
            <w:pPr>
              <w:pStyle w:val="GOSTTablenorm"/>
            </w:pPr>
            <w:r w:rsidRPr="00D62073">
              <w:t>Указывается уровень конфиденциальности документа.</w:t>
            </w:r>
          </w:p>
          <w:p w14:paraId="10BF3BB8" w14:textId="77777777" w:rsidR="001955A8" w:rsidRPr="00D62073" w:rsidRDefault="001955A8" w:rsidP="001955A8">
            <w:pPr>
              <w:pStyle w:val="GOSTTablenorm"/>
            </w:pPr>
            <w:r w:rsidRPr="00D62073">
              <w:t>Возможные значения:</w:t>
            </w:r>
          </w:p>
          <w:p w14:paraId="1362B76C" w14:textId="14C69FE0" w:rsidR="001955A8" w:rsidRPr="00D62073" w:rsidRDefault="001955A8" w:rsidP="001955A8">
            <w:pPr>
              <w:pStyle w:val="GOSTTableListMark1"/>
            </w:pPr>
            <w:r w:rsidRPr="00D62073">
              <w:lastRenderedPageBreak/>
              <w:t xml:space="preserve">«0» </w:t>
            </w:r>
            <w:r w:rsidR="00552B36" w:rsidRPr="00B412B2">
              <w:t>–</w:t>
            </w:r>
            <w:r w:rsidRPr="00D62073">
              <w:t xml:space="preserve"> Несекретно;</w:t>
            </w:r>
          </w:p>
          <w:p w14:paraId="34F20024" w14:textId="6F4CF223" w:rsidR="001955A8" w:rsidRPr="00D62073" w:rsidRDefault="001955A8" w:rsidP="001955A8">
            <w:pPr>
              <w:pStyle w:val="GOSTTableListMark1"/>
            </w:pPr>
            <w:r w:rsidRPr="00D62073">
              <w:t>«</w:t>
            </w:r>
            <w:r>
              <w:t xml:space="preserve">1» </w:t>
            </w:r>
            <w:r w:rsidR="00552B36" w:rsidRPr="00B412B2">
              <w:t>–</w:t>
            </w:r>
            <w:r>
              <w:t xml:space="preserve"> Для служебного пользования</w:t>
            </w:r>
          </w:p>
        </w:tc>
      </w:tr>
      <w:tr w:rsidR="00CE4A30" w:rsidRPr="00B9499D" w14:paraId="7885CFEA" w14:textId="77777777" w:rsidTr="001955A8">
        <w:trPr>
          <w:ins w:id="4306" w:author="Чиркова Наталия Сергеевна" w:date="2024-04-01T17:14:00Z"/>
        </w:trPr>
        <w:tc>
          <w:tcPr>
            <w:tcW w:w="1100" w:type="pct"/>
          </w:tcPr>
          <w:p w14:paraId="08E1F3EA" w14:textId="4057FCD6" w:rsidR="00CE4A30" w:rsidRPr="00D62073" w:rsidRDefault="00CE4A30" w:rsidP="00CE4A30">
            <w:pPr>
              <w:pStyle w:val="GOSTTablenorm"/>
              <w:rPr>
                <w:ins w:id="4307" w:author="Чиркова Наталия Сергеевна" w:date="2024-04-01T17:14:00Z"/>
                <w:bCs/>
              </w:rPr>
            </w:pPr>
            <w:ins w:id="4308" w:author="Чиркова Наталия Сергеевна" w:date="2024-04-01T17:14:00Z">
              <w:r w:rsidRPr="007E547B">
                <w:rPr>
                  <w:bCs/>
                </w:rPr>
                <w:lastRenderedPageBreak/>
                <w:t>Раздел</w:t>
              </w:r>
            </w:ins>
          </w:p>
        </w:tc>
        <w:tc>
          <w:tcPr>
            <w:tcW w:w="750" w:type="pct"/>
          </w:tcPr>
          <w:p w14:paraId="5F5702A4" w14:textId="0A8B776F" w:rsidR="00CE4A30" w:rsidRPr="00E2071D" w:rsidRDefault="00CE4A30" w:rsidP="00CE4A30">
            <w:pPr>
              <w:pStyle w:val="GOSTTablenorm"/>
              <w:rPr>
                <w:ins w:id="4309" w:author="Чиркова Наталия Сергеевна" w:date="2024-04-01T17:14:00Z"/>
                <w:lang w:val="en-US"/>
              </w:rPr>
            </w:pPr>
            <w:ins w:id="4310" w:author="Чиркова Наталия Сергеевна" w:date="2024-04-01T17:14:00Z">
              <w:r w:rsidRPr="007E547B">
                <w:rPr>
                  <w:lang w:val="en-US"/>
                </w:rPr>
                <w:t>listdoc</w:t>
              </w:r>
            </w:ins>
          </w:p>
        </w:tc>
        <w:tc>
          <w:tcPr>
            <w:tcW w:w="500" w:type="pct"/>
          </w:tcPr>
          <w:p w14:paraId="280D34FB" w14:textId="2371A110" w:rsidR="00CE4A30" w:rsidRDefault="00CE4A30" w:rsidP="00CE4A30">
            <w:pPr>
              <w:pStyle w:val="GOSTTablenorm"/>
              <w:rPr>
                <w:ins w:id="4311" w:author="Чиркова Наталия Сергеевна" w:date="2024-04-01T17:14:00Z"/>
              </w:rPr>
            </w:pPr>
            <w:ins w:id="4312" w:author="Чиркова Наталия Сергеевна" w:date="2024-04-01T17:14:00Z">
              <w:r w:rsidRPr="007E547B">
                <w:t>Число</w:t>
              </w:r>
            </w:ins>
          </w:p>
        </w:tc>
        <w:tc>
          <w:tcPr>
            <w:tcW w:w="300" w:type="pct"/>
          </w:tcPr>
          <w:p w14:paraId="1DB64E23" w14:textId="74F14694" w:rsidR="00CE4A30" w:rsidRPr="00D62073" w:rsidRDefault="00CE4A30" w:rsidP="00CE4A30">
            <w:pPr>
              <w:pStyle w:val="GOSTTablenorm"/>
              <w:rPr>
                <w:ins w:id="4313" w:author="Чиркова Наталия Сергеевна" w:date="2024-04-01T17:14:00Z"/>
              </w:rPr>
            </w:pPr>
            <w:ins w:id="4314" w:author="Чиркова Наталия Сергеевна" w:date="2024-04-01T17:14:00Z">
              <w:r>
                <w:t>Нет</w:t>
              </w:r>
            </w:ins>
          </w:p>
        </w:tc>
        <w:tc>
          <w:tcPr>
            <w:tcW w:w="315" w:type="pct"/>
          </w:tcPr>
          <w:p w14:paraId="75E05D18" w14:textId="098F951F" w:rsidR="00CE4A30" w:rsidRPr="00CE4A30" w:rsidRDefault="00CE4A30" w:rsidP="00CE4A30">
            <w:pPr>
              <w:pStyle w:val="GOSTTablenorm"/>
              <w:rPr>
                <w:ins w:id="4315" w:author="Чиркова Наталия Сергеевна" w:date="2024-04-01T17:14:00Z"/>
              </w:rPr>
            </w:pPr>
            <w:ins w:id="4316" w:author="Чиркова Наталия Сергеевна" w:date="2024-04-01T17:15:00Z">
              <w:r>
                <w:t>=1</w:t>
              </w:r>
            </w:ins>
          </w:p>
        </w:tc>
        <w:tc>
          <w:tcPr>
            <w:tcW w:w="2035" w:type="pct"/>
          </w:tcPr>
          <w:p w14:paraId="012C339C" w14:textId="77777777" w:rsidR="00CE4A30" w:rsidRPr="007E547B" w:rsidRDefault="00CE4A30" w:rsidP="00CE4A30">
            <w:pPr>
              <w:pStyle w:val="GOSTTablenorm"/>
              <w:rPr>
                <w:ins w:id="4317" w:author="Чиркова Наталия Сергеевна" w:date="2024-04-01T17:14:00Z"/>
                <w:szCs w:val="22"/>
              </w:rPr>
            </w:pPr>
            <w:ins w:id="4318" w:author="Чиркова Наталия Сергеевна" w:date="2024-04-01T17:14:00Z">
              <w:r w:rsidRPr="007E547B">
                <w:rPr>
                  <w:szCs w:val="22"/>
                </w:rPr>
                <w:t>Указывается код раздела справки:</w:t>
              </w:r>
            </w:ins>
          </w:p>
          <w:p w14:paraId="17C49023" w14:textId="1CE883DF" w:rsidR="00CE4A30" w:rsidRPr="007E547B" w:rsidRDefault="00CE4A30" w:rsidP="00CE4A30">
            <w:pPr>
              <w:pStyle w:val="GOSTTableListMark1"/>
              <w:numPr>
                <w:ilvl w:val="0"/>
                <w:numId w:val="1"/>
              </w:numPr>
              <w:rPr>
                <w:ins w:id="4319" w:author="Чиркова Наталия Сергеевна" w:date="2024-04-01T17:14:00Z"/>
              </w:rPr>
            </w:pPr>
            <w:ins w:id="4320" w:author="Чиркова Наталия Сергеевна" w:date="2024-04-01T17:14:00Z">
              <w:r>
                <w:t xml:space="preserve">«1» </w:t>
              </w:r>
            </w:ins>
            <w:r w:rsidR="00552B36" w:rsidRPr="00B412B2">
              <w:t>–</w:t>
            </w:r>
            <w:ins w:id="4321" w:author="Чиркова Наталия Сергеевна" w:date="2024-04-01T17:14:00Z">
              <w:r w:rsidRPr="007E547B">
                <w:t xml:space="preserve"> Доходы ФБ</w:t>
              </w:r>
              <w:r>
                <w:t>;</w:t>
              </w:r>
            </w:ins>
          </w:p>
          <w:p w14:paraId="6ADA457C" w14:textId="6D43BAF0" w:rsidR="00CE4A30" w:rsidRPr="007E547B" w:rsidRDefault="00CE4A30" w:rsidP="00CE4A30">
            <w:pPr>
              <w:pStyle w:val="GOSTTableListMark1"/>
              <w:numPr>
                <w:ilvl w:val="0"/>
                <w:numId w:val="1"/>
              </w:numPr>
              <w:rPr>
                <w:ins w:id="4322" w:author="Чиркова Наталия Сергеевна" w:date="2024-04-01T17:14:00Z"/>
              </w:rPr>
            </w:pPr>
            <w:ins w:id="4323" w:author="Чиркова Наталия Сергеевна" w:date="2024-04-01T17:14:00Z">
              <w:r>
                <w:t xml:space="preserve">«2» </w:t>
              </w:r>
            </w:ins>
            <w:r w:rsidR="00552B36" w:rsidRPr="00B412B2">
              <w:t>–</w:t>
            </w:r>
            <w:ins w:id="4324" w:author="Чиркова Наталия Сергеевна" w:date="2024-04-01T17:14:00Z">
              <w:r w:rsidRPr="007E547B">
                <w:t xml:space="preserve"> Расходы ФБ</w:t>
              </w:r>
              <w:r>
                <w:t>;</w:t>
              </w:r>
            </w:ins>
          </w:p>
          <w:p w14:paraId="52A8A948" w14:textId="5192CD20" w:rsidR="00CE4A30" w:rsidRPr="007E547B" w:rsidRDefault="00CE4A30" w:rsidP="00CE4A30">
            <w:pPr>
              <w:pStyle w:val="GOSTTableListMark1"/>
              <w:numPr>
                <w:ilvl w:val="0"/>
                <w:numId w:val="1"/>
              </w:numPr>
              <w:rPr>
                <w:ins w:id="4325" w:author="Чиркова Наталия Сергеевна" w:date="2024-04-01T17:14:00Z"/>
              </w:rPr>
            </w:pPr>
            <w:ins w:id="4326" w:author="Чиркова Наталия Сергеевна" w:date="2024-04-01T17:14:00Z">
              <w:r>
                <w:t xml:space="preserve">«3» </w:t>
              </w:r>
            </w:ins>
            <w:r w:rsidR="00552B36" w:rsidRPr="00B412B2">
              <w:t>–</w:t>
            </w:r>
            <w:ins w:id="4327" w:author="Чиркова Наталия Сергеевна" w:date="2024-04-01T17:14:00Z">
              <w:r w:rsidRPr="007E547B">
                <w:t xml:space="preserve"> Остатки на начало года</w:t>
              </w:r>
              <w:r>
                <w:t>;</w:t>
              </w:r>
            </w:ins>
          </w:p>
          <w:p w14:paraId="2B7321B9" w14:textId="70F1DDC5" w:rsidR="00CE4A30" w:rsidRPr="007E547B" w:rsidRDefault="00CE4A30" w:rsidP="00CE4A30">
            <w:pPr>
              <w:pStyle w:val="GOSTTableListMark1"/>
              <w:numPr>
                <w:ilvl w:val="0"/>
                <w:numId w:val="1"/>
              </w:numPr>
              <w:rPr>
                <w:ins w:id="4328" w:author="Чиркова Наталия Сергеевна" w:date="2024-04-01T17:14:00Z"/>
              </w:rPr>
            </w:pPr>
            <w:ins w:id="4329" w:author="Чиркова Наталия Сергеевна" w:date="2024-04-01T17:14:00Z">
              <w:r>
                <w:t xml:space="preserve">«4» </w:t>
              </w:r>
            </w:ins>
            <w:r w:rsidR="00552B36" w:rsidRPr="00B412B2">
              <w:t>–</w:t>
            </w:r>
            <w:ins w:id="4330" w:author="Чиркова Наталия Сергеевна" w:date="2024-04-01T17:14:00Z">
              <w:r w:rsidRPr="007E547B">
                <w:t xml:space="preserve"> Санкционирование расходов</w:t>
              </w:r>
            </w:ins>
            <w:ins w:id="4331" w:author="Сатлер Марина Викторовна" w:date="2024-04-15T10:16:00Z">
              <w:r w:rsidR="005F17B7">
                <w:t>;</w:t>
              </w:r>
            </w:ins>
          </w:p>
          <w:p w14:paraId="52662A16" w14:textId="77777777" w:rsidR="002E0C8F" w:rsidRDefault="00CE4A30" w:rsidP="00CE4A30">
            <w:pPr>
              <w:pStyle w:val="GOSTTableListMark1"/>
              <w:numPr>
                <w:ilvl w:val="0"/>
                <w:numId w:val="1"/>
              </w:numPr>
            </w:pPr>
            <w:ins w:id="4332" w:author="Чиркова Наталия Сергеевна" w:date="2024-04-01T17:14:00Z">
              <w:r>
                <w:t xml:space="preserve">«5» </w:t>
              </w:r>
            </w:ins>
            <w:r w:rsidR="00552B36" w:rsidRPr="00B412B2">
              <w:t>–</w:t>
            </w:r>
            <w:ins w:id="4333" w:author="Чиркова Наталия Сергеевна" w:date="2024-04-01T17:14:00Z">
              <w:r w:rsidRPr="007E547B">
                <w:t xml:space="preserve"> Контрольные показатели</w:t>
              </w:r>
            </w:ins>
            <w:r w:rsidR="002E0C8F">
              <w:t>;</w:t>
            </w:r>
          </w:p>
          <w:p w14:paraId="7AE185A1" w14:textId="22CBB33A" w:rsidR="00CE4A30" w:rsidRDefault="002E0C8F" w:rsidP="002E0C8F">
            <w:pPr>
              <w:pStyle w:val="GOSTTableListMark1"/>
              <w:numPr>
                <w:ilvl w:val="0"/>
                <w:numId w:val="1"/>
              </w:numPr>
              <w:rPr>
                <w:ins w:id="4334" w:author="Чиркова Наталия Сергеевна" w:date="2024-04-01T17:14:00Z"/>
              </w:rPr>
            </w:pPr>
            <w:r>
              <w:t xml:space="preserve">«8» - </w:t>
            </w:r>
            <w:r w:rsidRPr="002E0C8F">
              <w:t>Служебные опера-ции для ПУР КС</w:t>
            </w:r>
            <w:ins w:id="4335" w:author="Сатлер Марина Викторовна" w:date="2024-04-15T10:16:00Z">
              <w:r w:rsidR="005F17B7">
                <w:t>.</w:t>
              </w:r>
            </w:ins>
          </w:p>
          <w:p w14:paraId="3B604D64" w14:textId="38D06002" w:rsidR="00CE4A30" w:rsidRPr="00D62073" w:rsidRDefault="00CE4A30" w:rsidP="00CE4A30">
            <w:pPr>
              <w:pStyle w:val="GOSTTablenorm"/>
              <w:rPr>
                <w:ins w:id="4336" w:author="Чиркова Наталия Сергеевна" w:date="2024-04-01T17:14:00Z"/>
              </w:rPr>
            </w:pPr>
            <w:ins w:id="4337" w:author="Чиркова Наталия Сергеевна" w:date="2024-04-01T17:14:00Z">
              <w:r>
                <w:t>Заполняется только для справки с типом (</w:t>
              </w:r>
              <w:r w:rsidRPr="00E2071D">
                <w:rPr>
                  <w:lang w:val="en-US"/>
                </w:rPr>
                <w:t>typedoc</w:t>
              </w:r>
              <w:r>
                <w:t>) «БИГ»</w:t>
              </w:r>
            </w:ins>
          </w:p>
        </w:tc>
      </w:tr>
      <w:tr w:rsidR="002E0C8F" w:rsidRPr="00B9499D" w14:paraId="1C5E3BD7" w14:textId="77777777" w:rsidTr="001955A8">
        <w:tc>
          <w:tcPr>
            <w:tcW w:w="1100" w:type="pct"/>
          </w:tcPr>
          <w:p w14:paraId="25935582" w14:textId="1CD238D0" w:rsidR="002E0C8F" w:rsidRPr="00A66375" w:rsidRDefault="002E0C8F" w:rsidP="002E0C8F">
            <w:pPr>
              <w:pStyle w:val="GOSTTablenorm"/>
              <w:rPr>
                <w:bCs/>
                <w:highlight w:val="cyan"/>
              </w:rPr>
            </w:pPr>
            <w:r w:rsidRPr="00A66375">
              <w:rPr>
                <w:highlight w:val="cyan"/>
              </w:rPr>
              <w:t>Подсистема-инициатор</w:t>
            </w:r>
          </w:p>
        </w:tc>
        <w:tc>
          <w:tcPr>
            <w:tcW w:w="750" w:type="pct"/>
          </w:tcPr>
          <w:p w14:paraId="204435FE" w14:textId="47DA3670" w:rsidR="002E0C8F" w:rsidRPr="00A66375" w:rsidRDefault="002E0C8F" w:rsidP="002E0C8F">
            <w:pPr>
              <w:pStyle w:val="GOSTTablenorm"/>
              <w:rPr>
                <w:highlight w:val="cyan"/>
                <w:lang w:val="en-US"/>
              </w:rPr>
            </w:pPr>
            <w:r w:rsidRPr="00A66375">
              <w:rPr>
                <w:highlight w:val="cyan"/>
              </w:rPr>
              <w:t>TtlPrt_</w:t>
            </w:r>
            <w:r w:rsidRPr="00A66375">
              <w:rPr>
                <w:highlight w:val="cyan"/>
                <w:lang w:val="en-US"/>
              </w:rPr>
              <w:t>Source</w:t>
            </w:r>
          </w:p>
        </w:tc>
        <w:tc>
          <w:tcPr>
            <w:tcW w:w="500" w:type="pct"/>
          </w:tcPr>
          <w:p w14:paraId="73D81BF9" w14:textId="19674D58" w:rsidR="002E0C8F" w:rsidRPr="00A66375" w:rsidRDefault="002E0C8F" w:rsidP="002E0C8F">
            <w:pPr>
              <w:pStyle w:val="GOSTTablenorm"/>
              <w:rPr>
                <w:highlight w:val="cyan"/>
              </w:rPr>
            </w:pPr>
            <w:r w:rsidRPr="00A66375">
              <w:rPr>
                <w:highlight w:val="cyan"/>
              </w:rPr>
              <w:t>Строка</w:t>
            </w:r>
          </w:p>
        </w:tc>
        <w:tc>
          <w:tcPr>
            <w:tcW w:w="300" w:type="pct"/>
          </w:tcPr>
          <w:p w14:paraId="44B62355" w14:textId="7971C444" w:rsidR="002E0C8F" w:rsidRPr="00A66375" w:rsidRDefault="00A66375" w:rsidP="002E0C8F">
            <w:pPr>
              <w:pStyle w:val="GOSTTablenorm"/>
              <w:rPr>
                <w:highlight w:val="cyan"/>
              </w:rPr>
            </w:pPr>
            <w:r>
              <w:rPr>
                <w:highlight w:val="cyan"/>
              </w:rPr>
              <w:t>Нет</w:t>
            </w:r>
          </w:p>
        </w:tc>
        <w:tc>
          <w:tcPr>
            <w:tcW w:w="315" w:type="pct"/>
          </w:tcPr>
          <w:p w14:paraId="1A7641BB" w14:textId="734B9D2C" w:rsidR="002E0C8F" w:rsidRPr="00A66375" w:rsidRDefault="002E0C8F" w:rsidP="002E0C8F">
            <w:pPr>
              <w:pStyle w:val="GOSTTablenorm"/>
              <w:rPr>
                <w:highlight w:val="cyan"/>
              </w:rPr>
            </w:pPr>
            <w:r w:rsidRPr="00A66375">
              <w:rPr>
                <w:highlight w:val="cyan"/>
              </w:rPr>
              <w:t>&lt;=20</w:t>
            </w:r>
          </w:p>
        </w:tc>
        <w:tc>
          <w:tcPr>
            <w:tcW w:w="2035" w:type="pct"/>
          </w:tcPr>
          <w:p w14:paraId="45C47235" w14:textId="385D8EF1" w:rsidR="002E0C8F" w:rsidRPr="00A66375" w:rsidRDefault="00A66375" w:rsidP="008C193A">
            <w:pPr>
              <w:pStyle w:val="GOSTTablenorm"/>
              <w:rPr>
                <w:szCs w:val="22"/>
                <w:highlight w:val="cyan"/>
              </w:rPr>
            </w:pPr>
            <w:r w:rsidRPr="00A66375">
              <w:rPr>
                <w:szCs w:val="22"/>
                <w:highlight w:val="cyan"/>
              </w:rPr>
              <w:t>Заполн</w:t>
            </w:r>
            <w:r w:rsidR="008C193A">
              <w:rPr>
                <w:szCs w:val="22"/>
                <w:highlight w:val="cyan"/>
              </w:rPr>
              <w:t>яется только для справки с типо</w:t>
            </w:r>
            <w:r w:rsidRPr="00A66375">
              <w:rPr>
                <w:szCs w:val="22"/>
                <w:highlight w:val="cyan"/>
              </w:rPr>
              <w:t>м «БИГ» и раздел</w:t>
            </w:r>
            <w:r>
              <w:rPr>
                <w:szCs w:val="22"/>
                <w:highlight w:val="cyan"/>
              </w:rPr>
              <w:t>а</w:t>
            </w:r>
            <w:r w:rsidRPr="00A66375">
              <w:rPr>
                <w:szCs w:val="22"/>
                <w:highlight w:val="cyan"/>
              </w:rPr>
              <w:t xml:space="preserve"> «8» зна</w:t>
            </w:r>
            <w:r w:rsidR="008C193A">
              <w:rPr>
                <w:szCs w:val="22"/>
                <w:highlight w:val="cyan"/>
              </w:rPr>
              <w:t>че</w:t>
            </w:r>
            <w:r w:rsidRPr="00A66375">
              <w:rPr>
                <w:szCs w:val="22"/>
                <w:highlight w:val="cyan"/>
              </w:rPr>
              <w:t xml:space="preserve">нием </w:t>
            </w:r>
            <w:r w:rsidRPr="00A66375">
              <w:rPr>
                <w:highlight w:val="cyan"/>
              </w:rPr>
              <w:t>«</w:t>
            </w:r>
            <w:ins w:id="4338" w:author="Опаева Лидия Арашаевна" w:date="2024-09-13T17:18:00Z">
              <w:r w:rsidRPr="00A66375">
                <w:rPr>
                  <w:highlight w:val="cyan"/>
                  <w:lang w:val="en-US"/>
                </w:rPr>
                <w:t>ARP</w:t>
              </w:r>
              <w:r w:rsidRPr="00A66375">
                <w:rPr>
                  <w:highlight w:val="cyan"/>
                </w:rPr>
                <w:t>-</w:t>
              </w:r>
            </w:ins>
            <w:r w:rsidRPr="00A66375">
              <w:rPr>
                <w:highlight w:val="cyan"/>
                <w:lang w:val="en-US"/>
              </w:rPr>
              <w:t>TSE</w:t>
            </w:r>
            <w:r w:rsidRPr="00A66375">
              <w:rPr>
                <w:highlight w:val="cyan"/>
              </w:rPr>
              <w:t>»</w:t>
            </w:r>
          </w:p>
        </w:tc>
      </w:tr>
      <w:tr w:rsidR="00CE4A30" w:rsidRPr="00B9499D" w14:paraId="19F49E25" w14:textId="77777777" w:rsidTr="001955A8">
        <w:tc>
          <w:tcPr>
            <w:tcW w:w="1100" w:type="pct"/>
          </w:tcPr>
          <w:p w14:paraId="11F61993" w14:textId="0D136F8A" w:rsidR="00CE4A30" w:rsidRPr="00262C38" w:rsidRDefault="00CE4A30" w:rsidP="00CE4A30">
            <w:pPr>
              <w:pStyle w:val="GOSTTablenorm"/>
              <w:rPr>
                <w:b/>
                <w:bCs/>
              </w:rPr>
            </w:pPr>
            <w:r w:rsidRPr="00262C38">
              <w:rPr>
                <w:b/>
                <w:iCs/>
                <w:color w:val="000000"/>
              </w:rPr>
              <w:t>Строки табличной части</w:t>
            </w:r>
          </w:p>
        </w:tc>
        <w:tc>
          <w:tcPr>
            <w:tcW w:w="750" w:type="pct"/>
          </w:tcPr>
          <w:p w14:paraId="293FD99F" w14:textId="3DAAC265" w:rsidR="00CE4A30" w:rsidRPr="00262C38" w:rsidRDefault="00CE4A30" w:rsidP="00CE4A30">
            <w:pPr>
              <w:pStyle w:val="GOSTTablenorm"/>
              <w:rPr>
                <w:b/>
                <w:bCs/>
                <w:lang w:val="en-US"/>
              </w:rPr>
            </w:pPr>
            <w:r w:rsidRPr="00262C38">
              <w:rPr>
                <w:b/>
                <w:lang w:val="en-US"/>
              </w:rPr>
              <w:t>svapmigrdata</w:t>
            </w:r>
          </w:p>
        </w:tc>
        <w:tc>
          <w:tcPr>
            <w:tcW w:w="500" w:type="pct"/>
          </w:tcPr>
          <w:p w14:paraId="118C6B9A" w14:textId="5AF07E8C" w:rsidR="00CE4A30" w:rsidRPr="004D5567" w:rsidRDefault="00CE4A30" w:rsidP="00CE4A30">
            <w:pPr>
              <w:pStyle w:val="GOSTTablenorm"/>
            </w:pPr>
            <w:r w:rsidRPr="002018E3">
              <w:rPr>
                <w:iCs/>
              </w:rPr>
              <w:t>Массив</w:t>
            </w:r>
          </w:p>
        </w:tc>
        <w:tc>
          <w:tcPr>
            <w:tcW w:w="300" w:type="pct"/>
          </w:tcPr>
          <w:p w14:paraId="5308A752" w14:textId="19B9518B" w:rsidR="00CE4A30" w:rsidRPr="00D62073" w:rsidRDefault="00CE4A30" w:rsidP="00CE4A30">
            <w:pPr>
              <w:pStyle w:val="GOSTTablenorm"/>
            </w:pPr>
            <w:r>
              <w:t>Да</w:t>
            </w:r>
          </w:p>
        </w:tc>
        <w:tc>
          <w:tcPr>
            <w:tcW w:w="315" w:type="pct"/>
          </w:tcPr>
          <w:p w14:paraId="0E07CD5C" w14:textId="2CD2E43E" w:rsidR="00CE4A30" w:rsidRPr="00D62073" w:rsidRDefault="00CE4A30" w:rsidP="00CE4A30">
            <w:pPr>
              <w:pStyle w:val="GOSTTablenorm"/>
            </w:pPr>
            <w:r>
              <w:t>-</w:t>
            </w:r>
          </w:p>
        </w:tc>
        <w:tc>
          <w:tcPr>
            <w:tcW w:w="2035" w:type="pct"/>
          </w:tcPr>
          <w:p w14:paraId="5C5DEA5B" w14:textId="056C5E61" w:rsidR="00CE4A30" w:rsidRPr="00D62073" w:rsidRDefault="00CE4A30" w:rsidP="00CE4A30">
            <w:pPr>
              <w:pStyle w:val="GOSTTablenorm"/>
            </w:pPr>
            <w:r>
              <w:t>-</w:t>
            </w:r>
          </w:p>
        </w:tc>
      </w:tr>
      <w:tr w:rsidR="00CE4A30" w:rsidRPr="00B9499D" w14:paraId="62229487" w14:textId="77777777" w:rsidTr="001955A8">
        <w:tc>
          <w:tcPr>
            <w:tcW w:w="1100" w:type="pct"/>
          </w:tcPr>
          <w:p w14:paraId="5CB5F376" w14:textId="36345A3C" w:rsidR="00CE4A30" w:rsidRPr="00262C38" w:rsidRDefault="00CE4A30" w:rsidP="00CE4A30">
            <w:pPr>
              <w:pStyle w:val="GOSTTablenorm"/>
            </w:pPr>
            <w:r w:rsidRPr="00262C38">
              <w:t>Идентификатор строки</w:t>
            </w:r>
          </w:p>
        </w:tc>
        <w:tc>
          <w:tcPr>
            <w:tcW w:w="750" w:type="pct"/>
          </w:tcPr>
          <w:p w14:paraId="4B49EA15" w14:textId="66C1C055" w:rsidR="00CE4A30" w:rsidRPr="00262C38" w:rsidRDefault="00CE4A30" w:rsidP="00CE4A30">
            <w:pPr>
              <w:pStyle w:val="GOSTTablenorm"/>
            </w:pPr>
            <w:r w:rsidRPr="00A71881">
              <w:rPr>
                <w:b/>
                <w:lang w:val="en-US"/>
              </w:rPr>
              <w:t>svapmigrdata:</w:t>
            </w:r>
            <w:r w:rsidRPr="00262C38">
              <w:t>id</w:t>
            </w:r>
          </w:p>
        </w:tc>
        <w:tc>
          <w:tcPr>
            <w:tcW w:w="500" w:type="pct"/>
          </w:tcPr>
          <w:p w14:paraId="6DA5F6E7" w14:textId="0C069E54" w:rsidR="00CE4A30" w:rsidRPr="00262C38" w:rsidRDefault="00CE4A30" w:rsidP="00CE4A30">
            <w:pPr>
              <w:pStyle w:val="GOSTTablenorm"/>
            </w:pPr>
            <w:r w:rsidRPr="00262C38">
              <w:t>Число</w:t>
            </w:r>
          </w:p>
        </w:tc>
        <w:tc>
          <w:tcPr>
            <w:tcW w:w="300" w:type="pct"/>
          </w:tcPr>
          <w:p w14:paraId="12FDDC81" w14:textId="74F4BE26" w:rsidR="00CE4A30" w:rsidRPr="00262C38" w:rsidRDefault="00CE4A30" w:rsidP="00CE4A30">
            <w:pPr>
              <w:pStyle w:val="GOSTTablenorm"/>
            </w:pPr>
            <w:r w:rsidRPr="00262C38">
              <w:t>Да</w:t>
            </w:r>
          </w:p>
        </w:tc>
        <w:tc>
          <w:tcPr>
            <w:tcW w:w="315" w:type="pct"/>
          </w:tcPr>
          <w:p w14:paraId="3000F996" w14:textId="6C2FBC80" w:rsidR="00CE4A30" w:rsidRPr="00262C38" w:rsidRDefault="00CE4A30" w:rsidP="00CE4A30">
            <w:pPr>
              <w:pStyle w:val="GOSTTablenorm"/>
            </w:pPr>
            <w:r w:rsidRPr="00262C38">
              <w:t>&lt;=20</w:t>
            </w:r>
          </w:p>
        </w:tc>
        <w:tc>
          <w:tcPr>
            <w:tcW w:w="2035" w:type="pct"/>
          </w:tcPr>
          <w:p w14:paraId="3073B63A" w14:textId="7E5F6EB6" w:rsidR="00CE4A30" w:rsidRPr="00262C38" w:rsidRDefault="00CE4A30" w:rsidP="00CE4A30">
            <w:pPr>
              <w:pStyle w:val="GOSTTablenorm"/>
            </w:pPr>
            <w:r w:rsidRPr="00262C38">
              <w:t>Указывается технический идентификатор строки</w:t>
            </w:r>
          </w:p>
        </w:tc>
      </w:tr>
      <w:tr w:rsidR="00CE4A30" w:rsidRPr="00B9499D" w14:paraId="7BB03D34" w14:textId="77777777" w:rsidTr="001955A8">
        <w:tc>
          <w:tcPr>
            <w:tcW w:w="1100" w:type="pct"/>
          </w:tcPr>
          <w:p w14:paraId="5863B94C" w14:textId="20FD7570" w:rsidR="00CE4A30" w:rsidRPr="00262C38" w:rsidRDefault="00CE4A30" w:rsidP="00CE4A30">
            <w:pPr>
              <w:pStyle w:val="GOSTTablenorm"/>
            </w:pPr>
            <w:r w:rsidRPr="00262C38">
              <w:t>Номер строки</w:t>
            </w:r>
          </w:p>
        </w:tc>
        <w:tc>
          <w:tcPr>
            <w:tcW w:w="750" w:type="pct"/>
          </w:tcPr>
          <w:p w14:paraId="04C879DF" w14:textId="6C7751F3" w:rsidR="00CE4A30" w:rsidRPr="00262C38" w:rsidRDefault="00CE4A30" w:rsidP="00CE4A30">
            <w:pPr>
              <w:pStyle w:val="GOSTTablenorm"/>
            </w:pPr>
            <w:r w:rsidRPr="00A71881">
              <w:rPr>
                <w:b/>
                <w:lang w:val="en-US"/>
              </w:rPr>
              <w:t>svapmigrdata</w:t>
            </w:r>
            <w:r w:rsidRPr="00262C38">
              <w:t>:numrow</w:t>
            </w:r>
          </w:p>
        </w:tc>
        <w:tc>
          <w:tcPr>
            <w:tcW w:w="500" w:type="pct"/>
          </w:tcPr>
          <w:p w14:paraId="19F80AA6" w14:textId="1E7659AD" w:rsidR="00CE4A30" w:rsidRPr="00262C38" w:rsidRDefault="00CE4A30" w:rsidP="00CE4A30">
            <w:pPr>
              <w:pStyle w:val="GOSTTablenorm"/>
            </w:pPr>
            <w:r>
              <w:t>Строка</w:t>
            </w:r>
          </w:p>
        </w:tc>
        <w:tc>
          <w:tcPr>
            <w:tcW w:w="300" w:type="pct"/>
          </w:tcPr>
          <w:p w14:paraId="5BBD4357" w14:textId="003667DA" w:rsidR="00CE4A30" w:rsidRPr="00262C38" w:rsidRDefault="00CE4A30" w:rsidP="00CE4A30">
            <w:pPr>
              <w:pStyle w:val="GOSTTablenorm"/>
            </w:pPr>
            <w:r w:rsidRPr="00262C38">
              <w:t>Да</w:t>
            </w:r>
          </w:p>
        </w:tc>
        <w:tc>
          <w:tcPr>
            <w:tcW w:w="315" w:type="pct"/>
          </w:tcPr>
          <w:p w14:paraId="06CD53ED" w14:textId="50529F0E" w:rsidR="00CE4A30" w:rsidRPr="00262C38" w:rsidRDefault="00CE4A30" w:rsidP="00CE4A30">
            <w:pPr>
              <w:pStyle w:val="GOSTTablenorm"/>
            </w:pPr>
            <w:r w:rsidRPr="00262C38">
              <w:t>&lt;=5</w:t>
            </w:r>
          </w:p>
        </w:tc>
        <w:tc>
          <w:tcPr>
            <w:tcW w:w="2035" w:type="pct"/>
          </w:tcPr>
          <w:p w14:paraId="0E194D1E" w14:textId="36C3AEDF" w:rsidR="00CE4A30" w:rsidRPr="00262C38" w:rsidRDefault="00CE4A30" w:rsidP="00CE4A30">
            <w:pPr>
              <w:pStyle w:val="GOSTTablenorm"/>
            </w:pPr>
            <w:r w:rsidRPr="00262C38">
              <w:t>Заполняется номер строки по порядку</w:t>
            </w:r>
          </w:p>
        </w:tc>
      </w:tr>
      <w:tr w:rsidR="00CE4A30" w:rsidRPr="00B9499D" w14:paraId="39548379" w14:textId="77777777" w:rsidTr="001955A8">
        <w:tc>
          <w:tcPr>
            <w:tcW w:w="1100" w:type="pct"/>
          </w:tcPr>
          <w:p w14:paraId="35591FFB" w14:textId="69515247" w:rsidR="00CE4A30" w:rsidRPr="00262C38" w:rsidRDefault="00CE4A30" w:rsidP="00CE4A30">
            <w:pPr>
              <w:pStyle w:val="GOSTTablenorm"/>
            </w:pPr>
            <w:r w:rsidRPr="00262C38">
              <w:t>Код бюджета</w:t>
            </w:r>
          </w:p>
        </w:tc>
        <w:tc>
          <w:tcPr>
            <w:tcW w:w="750" w:type="pct"/>
          </w:tcPr>
          <w:p w14:paraId="372CAFAF" w14:textId="6FCE6D65" w:rsidR="00CE4A30" w:rsidRPr="003459DF" w:rsidRDefault="00CE4A30" w:rsidP="00CE4A30">
            <w:pPr>
              <w:pStyle w:val="GOSTTablenorm"/>
            </w:pPr>
            <w:r w:rsidRPr="003459DF">
              <w:rPr>
                <w:b/>
              </w:rPr>
              <w:t>svapmigrdata:</w:t>
            </w:r>
            <w:r w:rsidRPr="003459DF">
              <w:t>segment1</w:t>
            </w:r>
          </w:p>
        </w:tc>
        <w:tc>
          <w:tcPr>
            <w:tcW w:w="500" w:type="pct"/>
          </w:tcPr>
          <w:p w14:paraId="485C9BB3" w14:textId="5D47A257" w:rsidR="00CE4A30" w:rsidRPr="00262C38" w:rsidRDefault="00CE4A30" w:rsidP="00CE4A30">
            <w:pPr>
              <w:pStyle w:val="GOSTTablenorm"/>
            </w:pPr>
            <w:r w:rsidRPr="00262C38">
              <w:t>Строка</w:t>
            </w:r>
          </w:p>
        </w:tc>
        <w:tc>
          <w:tcPr>
            <w:tcW w:w="300" w:type="pct"/>
          </w:tcPr>
          <w:p w14:paraId="23CDF4AD" w14:textId="202BDE1E" w:rsidR="00CE4A30" w:rsidRPr="00262C38" w:rsidRDefault="00CE4A30" w:rsidP="00CE4A30">
            <w:pPr>
              <w:pStyle w:val="GOSTTablenorm"/>
            </w:pPr>
            <w:r w:rsidRPr="00262C38">
              <w:t>Да</w:t>
            </w:r>
          </w:p>
        </w:tc>
        <w:tc>
          <w:tcPr>
            <w:tcW w:w="315" w:type="pct"/>
          </w:tcPr>
          <w:p w14:paraId="2F3051BD" w14:textId="0CACAE23" w:rsidR="00CE4A30" w:rsidRPr="00262C38" w:rsidRDefault="00CE4A30" w:rsidP="00CE4A30">
            <w:pPr>
              <w:pStyle w:val="GOSTTablenorm"/>
            </w:pPr>
            <w:r w:rsidRPr="00262C38">
              <w:t>&lt;=8</w:t>
            </w:r>
          </w:p>
        </w:tc>
        <w:tc>
          <w:tcPr>
            <w:tcW w:w="2035" w:type="pct"/>
          </w:tcPr>
          <w:p w14:paraId="6BBC7EAC" w14:textId="039A1E72" w:rsidR="00CE4A30" w:rsidRPr="00262C38" w:rsidRDefault="00CE4A30" w:rsidP="00CE4A30">
            <w:pPr>
              <w:pStyle w:val="GOSTTablenorm"/>
            </w:pPr>
            <w:r w:rsidRPr="00262C38">
              <w:t>Заполняется значением, полученным по данным ПО источника (SEGMENT1)</w:t>
            </w:r>
          </w:p>
        </w:tc>
      </w:tr>
      <w:tr w:rsidR="00CE4A30" w:rsidRPr="00B9499D" w14:paraId="2A03A10B" w14:textId="77777777" w:rsidTr="001955A8">
        <w:tc>
          <w:tcPr>
            <w:tcW w:w="1100" w:type="pct"/>
          </w:tcPr>
          <w:p w14:paraId="7A447D83" w14:textId="3DF7973C" w:rsidR="00CE4A30" w:rsidRPr="00262C38" w:rsidRDefault="00CE4A30" w:rsidP="00CE4A30">
            <w:pPr>
              <w:pStyle w:val="GOSTTablenorm"/>
            </w:pPr>
            <w:r w:rsidRPr="00262C38">
              <w:t>Бюджетная классификация</w:t>
            </w:r>
          </w:p>
        </w:tc>
        <w:tc>
          <w:tcPr>
            <w:tcW w:w="750" w:type="pct"/>
          </w:tcPr>
          <w:p w14:paraId="30901283" w14:textId="5E71A3A6" w:rsidR="00CE4A30" w:rsidRPr="003459DF" w:rsidRDefault="00CE4A30" w:rsidP="00CE4A30">
            <w:pPr>
              <w:pStyle w:val="GOSTTablenorm"/>
            </w:pPr>
            <w:r w:rsidRPr="003459DF">
              <w:rPr>
                <w:b/>
              </w:rPr>
              <w:t>svapmigrdata:</w:t>
            </w:r>
            <w:r w:rsidRPr="003459DF">
              <w:t>segment2</w:t>
            </w:r>
          </w:p>
        </w:tc>
        <w:tc>
          <w:tcPr>
            <w:tcW w:w="500" w:type="pct"/>
          </w:tcPr>
          <w:p w14:paraId="2222F240" w14:textId="68A43EBD" w:rsidR="00CE4A30" w:rsidRPr="00262C38" w:rsidRDefault="00CE4A30" w:rsidP="00CE4A30">
            <w:pPr>
              <w:pStyle w:val="GOSTTablenorm"/>
            </w:pPr>
            <w:r>
              <w:t>Строка</w:t>
            </w:r>
          </w:p>
        </w:tc>
        <w:tc>
          <w:tcPr>
            <w:tcW w:w="300" w:type="pct"/>
          </w:tcPr>
          <w:p w14:paraId="31B43FBE" w14:textId="3D966BB9" w:rsidR="00CE4A30" w:rsidRPr="00262C38" w:rsidRDefault="00CE4A30" w:rsidP="00CE4A30">
            <w:pPr>
              <w:pStyle w:val="GOSTTablenorm"/>
            </w:pPr>
            <w:r w:rsidRPr="00262C38">
              <w:t>Да</w:t>
            </w:r>
          </w:p>
        </w:tc>
        <w:tc>
          <w:tcPr>
            <w:tcW w:w="315" w:type="pct"/>
          </w:tcPr>
          <w:p w14:paraId="6AFE223B" w14:textId="57A12438" w:rsidR="00CE4A30" w:rsidRPr="00262C38" w:rsidRDefault="00CE4A30" w:rsidP="00CE4A30">
            <w:pPr>
              <w:pStyle w:val="GOSTTablenorm"/>
            </w:pPr>
            <w:r w:rsidRPr="00262C38">
              <w:t>&lt;=20</w:t>
            </w:r>
          </w:p>
        </w:tc>
        <w:tc>
          <w:tcPr>
            <w:tcW w:w="2035" w:type="pct"/>
          </w:tcPr>
          <w:p w14:paraId="327412D7" w14:textId="4A8EBF99" w:rsidR="00CE4A30" w:rsidRPr="00262C38" w:rsidRDefault="00CE4A30" w:rsidP="00CE4A30">
            <w:pPr>
              <w:pStyle w:val="GOSTTablenorm"/>
            </w:pPr>
            <w:r w:rsidRPr="00262C38">
              <w:t>Заполняется значением, полученным по данным ПО источника (SEGMENT2)</w:t>
            </w:r>
          </w:p>
        </w:tc>
      </w:tr>
      <w:tr w:rsidR="00CE4A30" w:rsidRPr="00B9499D" w14:paraId="7284DB06" w14:textId="77777777" w:rsidTr="001955A8">
        <w:trPr>
          <w:ins w:id="4339" w:author="Чиркова Наталия Сергеевна" w:date="2024-04-01T17:15:00Z"/>
        </w:trPr>
        <w:tc>
          <w:tcPr>
            <w:tcW w:w="1100" w:type="pct"/>
          </w:tcPr>
          <w:p w14:paraId="068525D8" w14:textId="3337D762" w:rsidR="00CE4A30" w:rsidRPr="00262C38" w:rsidRDefault="00CE4A30" w:rsidP="00CE4A30">
            <w:pPr>
              <w:pStyle w:val="GOSTTablenorm"/>
              <w:rPr>
                <w:ins w:id="4340" w:author="Чиркова Наталия Сергеевна" w:date="2024-04-01T17:15:00Z"/>
              </w:rPr>
            </w:pPr>
            <w:ins w:id="4341" w:author="Чиркова Наталия Сергеевна" w:date="2024-04-01T17:15:00Z">
              <w:r w:rsidRPr="007E547B">
                <w:t>Тип КБК</w:t>
              </w:r>
            </w:ins>
          </w:p>
        </w:tc>
        <w:tc>
          <w:tcPr>
            <w:tcW w:w="750" w:type="pct"/>
          </w:tcPr>
          <w:p w14:paraId="3D098FD5" w14:textId="004E9A1B" w:rsidR="00CE4A30" w:rsidRPr="003459DF" w:rsidRDefault="00CE4A30" w:rsidP="00CE4A30">
            <w:pPr>
              <w:pStyle w:val="GOSTTablenorm"/>
              <w:rPr>
                <w:ins w:id="4342" w:author="Чиркова Наталия Сергеевна" w:date="2024-04-01T17:15:00Z"/>
                <w:b/>
              </w:rPr>
            </w:pPr>
            <w:ins w:id="4343" w:author="Чиркова Наталия Сергеевна" w:date="2024-04-01T17:15:00Z">
              <w:r w:rsidRPr="007E547B">
                <w:rPr>
                  <w:b/>
                </w:rPr>
                <w:t>svapmigrdata:</w:t>
              </w:r>
              <w:r w:rsidRPr="007E547B">
                <w:rPr>
                  <w:lang w:val="en-US"/>
                </w:rPr>
                <w:t>attribute11</w:t>
              </w:r>
            </w:ins>
          </w:p>
        </w:tc>
        <w:tc>
          <w:tcPr>
            <w:tcW w:w="500" w:type="pct"/>
          </w:tcPr>
          <w:p w14:paraId="32DFB958" w14:textId="627AA691" w:rsidR="00CE4A30" w:rsidRDefault="00CE4A30" w:rsidP="00CE4A30">
            <w:pPr>
              <w:pStyle w:val="GOSTTablenorm"/>
              <w:rPr>
                <w:ins w:id="4344" w:author="Чиркова Наталия Сергеевна" w:date="2024-04-01T17:15:00Z"/>
              </w:rPr>
            </w:pPr>
            <w:ins w:id="4345" w:author="Чиркова Наталия Сергеевна" w:date="2024-04-01T17:15:00Z">
              <w:r w:rsidRPr="00792C83">
                <w:t>Строка</w:t>
              </w:r>
            </w:ins>
          </w:p>
        </w:tc>
        <w:tc>
          <w:tcPr>
            <w:tcW w:w="300" w:type="pct"/>
          </w:tcPr>
          <w:p w14:paraId="4BD62C13" w14:textId="165501B0" w:rsidR="00CE4A30" w:rsidRPr="00262C38" w:rsidRDefault="00CE4A30" w:rsidP="00CE4A30">
            <w:pPr>
              <w:pStyle w:val="GOSTTablenorm"/>
              <w:rPr>
                <w:ins w:id="4346" w:author="Чиркова Наталия Сергеевна" w:date="2024-04-01T17:15:00Z"/>
              </w:rPr>
            </w:pPr>
            <w:ins w:id="4347" w:author="Чиркова Наталия Сергеевна" w:date="2024-04-01T17:15:00Z">
              <w:r w:rsidRPr="00792C83">
                <w:t>Да</w:t>
              </w:r>
            </w:ins>
          </w:p>
        </w:tc>
        <w:tc>
          <w:tcPr>
            <w:tcW w:w="315" w:type="pct"/>
          </w:tcPr>
          <w:p w14:paraId="7265BD33" w14:textId="562E8C36" w:rsidR="00CE4A30" w:rsidRPr="00262C38" w:rsidRDefault="00CE4A30" w:rsidP="00CE4A30">
            <w:pPr>
              <w:pStyle w:val="GOSTTablenorm"/>
              <w:rPr>
                <w:ins w:id="4348" w:author="Чиркова Наталия Сергеевна" w:date="2024-04-01T17:15:00Z"/>
              </w:rPr>
            </w:pPr>
            <w:ins w:id="4349" w:author="Чиркова Наталия Сергеевна" w:date="2024-04-01T17:15:00Z">
              <w:r w:rsidRPr="00792C83">
                <w:t>&lt;=</w:t>
              </w:r>
              <w:r>
                <w:t>3</w:t>
              </w:r>
            </w:ins>
          </w:p>
        </w:tc>
        <w:tc>
          <w:tcPr>
            <w:tcW w:w="2035" w:type="pct"/>
          </w:tcPr>
          <w:p w14:paraId="441847BC" w14:textId="52C5D433" w:rsidR="00CE4A30" w:rsidRPr="00262C38" w:rsidRDefault="00CE4A30" w:rsidP="00CE4A30">
            <w:pPr>
              <w:pStyle w:val="GOSTTablenorm"/>
              <w:rPr>
                <w:ins w:id="4350" w:author="Чиркова Наталия Сергеевна" w:date="2024-04-01T17:15:00Z"/>
              </w:rPr>
            </w:pPr>
            <w:ins w:id="4351" w:author="Чиркова Наталия Сергеевна" w:date="2024-04-01T17:15:00Z">
              <w:r w:rsidRPr="007E547B">
                <w:t>Заполняется значением, полученным по данным ПО источника (</w:t>
              </w:r>
              <w:r w:rsidRPr="007E547B">
                <w:rPr>
                  <w:lang w:val="en-US"/>
                </w:rPr>
                <w:t>SEGMENT</w:t>
              </w:r>
              <w:r w:rsidRPr="007E547B">
                <w:t>_</w:t>
              </w:r>
              <w:r w:rsidRPr="007E547B">
                <w:rPr>
                  <w:lang w:val="en-US"/>
                </w:rPr>
                <w:t>ATTRIBUTE</w:t>
              </w:r>
              <w:r w:rsidRPr="007E547B">
                <w:t>11)</w:t>
              </w:r>
            </w:ins>
          </w:p>
        </w:tc>
      </w:tr>
      <w:tr w:rsidR="00CE4A30" w:rsidRPr="00B9499D" w14:paraId="14859508" w14:textId="77777777" w:rsidTr="001955A8">
        <w:tc>
          <w:tcPr>
            <w:tcW w:w="1100" w:type="pct"/>
          </w:tcPr>
          <w:p w14:paraId="6845DBCA" w14:textId="09B3C49F" w:rsidR="00CE4A30" w:rsidRPr="00D62073" w:rsidRDefault="00CE4A30" w:rsidP="00CE4A30">
            <w:pPr>
              <w:pStyle w:val="GOSTTablenorm"/>
              <w:rPr>
                <w:bCs/>
              </w:rPr>
            </w:pPr>
            <w:r w:rsidRPr="00E2071D">
              <w:t>Вид деятельности</w:t>
            </w:r>
          </w:p>
        </w:tc>
        <w:tc>
          <w:tcPr>
            <w:tcW w:w="750" w:type="pct"/>
          </w:tcPr>
          <w:p w14:paraId="5B0DC872" w14:textId="508ACB45" w:rsidR="00CE4A30" w:rsidRPr="003459DF" w:rsidRDefault="00CE4A30" w:rsidP="00CE4A30">
            <w:pPr>
              <w:pStyle w:val="GOSTTablenorm"/>
            </w:pPr>
            <w:r w:rsidRPr="003459DF">
              <w:rPr>
                <w:b/>
              </w:rPr>
              <w:t>svapmigrdata:</w:t>
            </w:r>
            <w:r w:rsidRPr="003459DF">
              <w:t>segment3</w:t>
            </w:r>
          </w:p>
        </w:tc>
        <w:tc>
          <w:tcPr>
            <w:tcW w:w="500" w:type="pct"/>
          </w:tcPr>
          <w:p w14:paraId="3ACFA51E" w14:textId="483146CB" w:rsidR="00CE4A30" w:rsidRPr="00D62073" w:rsidRDefault="00CE4A30" w:rsidP="00CE4A30">
            <w:pPr>
              <w:pStyle w:val="GOSTTablenorm"/>
            </w:pPr>
            <w:r>
              <w:t>Строка</w:t>
            </w:r>
          </w:p>
        </w:tc>
        <w:tc>
          <w:tcPr>
            <w:tcW w:w="300" w:type="pct"/>
          </w:tcPr>
          <w:p w14:paraId="4AFE325C" w14:textId="115D1D60" w:rsidR="00CE4A30" w:rsidRPr="00D62073" w:rsidRDefault="00CE4A30" w:rsidP="00CE4A30">
            <w:pPr>
              <w:pStyle w:val="GOSTTablenorm"/>
            </w:pPr>
            <w:r w:rsidRPr="00D62073">
              <w:t>Да</w:t>
            </w:r>
          </w:p>
        </w:tc>
        <w:tc>
          <w:tcPr>
            <w:tcW w:w="315" w:type="pct"/>
          </w:tcPr>
          <w:p w14:paraId="14DED1AF" w14:textId="5BF75853" w:rsidR="00CE4A30" w:rsidRPr="00D62073" w:rsidRDefault="00CE4A30" w:rsidP="00CE4A30">
            <w:pPr>
              <w:pStyle w:val="GOSTTablenorm"/>
            </w:pPr>
            <w:r w:rsidRPr="0017407D">
              <w:rPr>
                <w:lang w:val="en-US"/>
              </w:rPr>
              <w:t>&lt;=2</w:t>
            </w:r>
          </w:p>
        </w:tc>
        <w:tc>
          <w:tcPr>
            <w:tcW w:w="2035" w:type="pct"/>
          </w:tcPr>
          <w:p w14:paraId="431EED62" w14:textId="615935A9" w:rsidR="00CE4A30" w:rsidRPr="00D62073" w:rsidRDefault="00CE4A30" w:rsidP="00CE4A30">
            <w:pPr>
              <w:pStyle w:val="GOSTTablenorm"/>
            </w:pPr>
            <w:r w:rsidRPr="0017407D">
              <w:t>Заполняется значением, полученным</w:t>
            </w:r>
            <w:r>
              <w:t xml:space="preserve"> по данным ПО источника</w:t>
            </w:r>
            <w:r w:rsidRPr="0017407D">
              <w:t xml:space="preserve"> (</w:t>
            </w:r>
            <w:r w:rsidRPr="0017407D">
              <w:rPr>
                <w:lang w:val="en-US"/>
              </w:rPr>
              <w:t>SEGMENT</w:t>
            </w:r>
            <w:r>
              <w:t>3</w:t>
            </w:r>
            <w:r w:rsidRPr="0017407D">
              <w:t>)</w:t>
            </w:r>
          </w:p>
        </w:tc>
      </w:tr>
      <w:tr w:rsidR="00CE4A30" w:rsidRPr="00B9499D" w14:paraId="02983842" w14:textId="77777777" w:rsidTr="001955A8">
        <w:tc>
          <w:tcPr>
            <w:tcW w:w="1100" w:type="pct"/>
          </w:tcPr>
          <w:p w14:paraId="1B917698" w14:textId="0384705A" w:rsidR="00CE4A30" w:rsidRPr="00D62073" w:rsidRDefault="00CE4A30" w:rsidP="00CE4A30">
            <w:pPr>
              <w:pStyle w:val="GOSTTablenorm"/>
              <w:rPr>
                <w:bCs/>
              </w:rPr>
            </w:pPr>
            <w:r w:rsidRPr="00E2071D">
              <w:t>Показатель лицевого счета</w:t>
            </w:r>
          </w:p>
        </w:tc>
        <w:tc>
          <w:tcPr>
            <w:tcW w:w="750" w:type="pct"/>
          </w:tcPr>
          <w:p w14:paraId="367F576C" w14:textId="0AD6D28A" w:rsidR="00CE4A30" w:rsidRPr="003459DF" w:rsidRDefault="00CE4A30" w:rsidP="00CE4A30">
            <w:pPr>
              <w:pStyle w:val="GOSTTablenorm"/>
            </w:pPr>
            <w:r w:rsidRPr="003459DF">
              <w:rPr>
                <w:b/>
              </w:rPr>
              <w:t>svapmigrdata:</w:t>
            </w:r>
            <w:r w:rsidRPr="003459DF">
              <w:t>segment4</w:t>
            </w:r>
          </w:p>
        </w:tc>
        <w:tc>
          <w:tcPr>
            <w:tcW w:w="500" w:type="pct"/>
          </w:tcPr>
          <w:p w14:paraId="4E499889" w14:textId="2F96FF61" w:rsidR="00CE4A30" w:rsidRPr="00D62073" w:rsidRDefault="00CE4A30" w:rsidP="00CE4A30">
            <w:pPr>
              <w:pStyle w:val="GOSTTablenorm"/>
            </w:pPr>
            <w:r>
              <w:t>Строка</w:t>
            </w:r>
          </w:p>
        </w:tc>
        <w:tc>
          <w:tcPr>
            <w:tcW w:w="300" w:type="pct"/>
          </w:tcPr>
          <w:p w14:paraId="786D927D" w14:textId="32CFC352" w:rsidR="00CE4A30" w:rsidRPr="00D62073" w:rsidRDefault="00CE4A30" w:rsidP="00CE4A30">
            <w:pPr>
              <w:pStyle w:val="GOSTTablenorm"/>
            </w:pPr>
            <w:r w:rsidRPr="00D62073">
              <w:t>Да</w:t>
            </w:r>
          </w:p>
        </w:tc>
        <w:tc>
          <w:tcPr>
            <w:tcW w:w="315" w:type="pct"/>
          </w:tcPr>
          <w:p w14:paraId="1E99B3A2" w14:textId="3B045C24" w:rsidR="00CE4A30" w:rsidRPr="00D62073" w:rsidRDefault="00CE4A30" w:rsidP="00CE4A30">
            <w:pPr>
              <w:pStyle w:val="GOSTTablenorm"/>
            </w:pPr>
            <w:r w:rsidRPr="0017407D">
              <w:rPr>
                <w:lang w:val="en-US"/>
              </w:rPr>
              <w:t>&lt;=25</w:t>
            </w:r>
          </w:p>
        </w:tc>
        <w:tc>
          <w:tcPr>
            <w:tcW w:w="2035" w:type="pct"/>
          </w:tcPr>
          <w:p w14:paraId="098D08D3" w14:textId="366C6F82" w:rsidR="00CE4A30" w:rsidRPr="00D62073" w:rsidRDefault="00CE4A30" w:rsidP="00CE4A30">
            <w:pPr>
              <w:pStyle w:val="GOSTTablenorm"/>
            </w:pPr>
            <w:r w:rsidRPr="0017407D">
              <w:t>Заполняется значением, полученным</w:t>
            </w:r>
            <w:r>
              <w:t xml:space="preserve"> по данным ПО источника</w:t>
            </w:r>
            <w:r w:rsidRPr="0017407D">
              <w:t xml:space="preserve"> (</w:t>
            </w:r>
            <w:r w:rsidRPr="0017407D">
              <w:rPr>
                <w:lang w:val="en-US"/>
              </w:rPr>
              <w:t>SEGMENT</w:t>
            </w:r>
            <w:r>
              <w:t>4</w:t>
            </w:r>
            <w:r w:rsidRPr="0017407D">
              <w:t>)</w:t>
            </w:r>
          </w:p>
        </w:tc>
      </w:tr>
      <w:tr w:rsidR="00CE4A30" w:rsidRPr="00B9499D" w14:paraId="7C40AF6C" w14:textId="77777777" w:rsidTr="001955A8">
        <w:tc>
          <w:tcPr>
            <w:tcW w:w="1100" w:type="pct"/>
          </w:tcPr>
          <w:p w14:paraId="4E15BB1A" w14:textId="1155FC19" w:rsidR="00CE4A30" w:rsidRPr="00E2071D" w:rsidRDefault="00CE4A30" w:rsidP="00CE4A30">
            <w:pPr>
              <w:pStyle w:val="GOSTTablenorm"/>
            </w:pPr>
            <w:r w:rsidRPr="00E2071D">
              <w:lastRenderedPageBreak/>
              <w:t>ТОФК</w:t>
            </w:r>
          </w:p>
        </w:tc>
        <w:tc>
          <w:tcPr>
            <w:tcW w:w="750" w:type="pct"/>
          </w:tcPr>
          <w:p w14:paraId="32B7C656" w14:textId="2AB4F3FF" w:rsidR="00CE4A30" w:rsidRPr="003459DF" w:rsidRDefault="00CE4A30" w:rsidP="00CE4A30">
            <w:pPr>
              <w:pStyle w:val="GOSTTablenorm"/>
            </w:pPr>
            <w:r w:rsidRPr="003459DF">
              <w:rPr>
                <w:b/>
              </w:rPr>
              <w:t>svapmigrdata:</w:t>
            </w:r>
            <w:r w:rsidRPr="003459DF">
              <w:t>segment5</w:t>
            </w:r>
          </w:p>
        </w:tc>
        <w:tc>
          <w:tcPr>
            <w:tcW w:w="500" w:type="pct"/>
          </w:tcPr>
          <w:p w14:paraId="4F40AEAD" w14:textId="1CBFA7DD" w:rsidR="00CE4A30" w:rsidRPr="0017407D" w:rsidRDefault="00CE4A30" w:rsidP="00CE4A30">
            <w:pPr>
              <w:pStyle w:val="GOSTTablenorm"/>
            </w:pPr>
            <w:r>
              <w:t>Строка</w:t>
            </w:r>
          </w:p>
        </w:tc>
        <w:tc>
          <w:tcPr>
            <w:tcW w:w="300" w:type="pct"/>
          </w:tcPr>
          <w:p w14:paraId="7F7A1017" w14:textId="78C8AB91" w:rsidR="00CE4A30" w:rsidRPr="00D62073" w:rsidRDefault="00CE4A30" w:rsidP="00CE4A30">
            <w:pPr>
              <w:pStyle w:val="GOSTTablenorm"/>
            </w:pPr>
            <w:r w:rsidRPr="00D62073">
              <w:t>Да</w:t>
            </w:r>
          </w:p>
        </w:tc>
        <w:tc>
          <w:tcPr>
            <w:tcW w:w="315" w:type="pct"/>
          </w:tcPr>
          <w:p w14:paraId="08C83C1E" w14:textId="314FB1D0" w:rsidR="00CE4A30" w:rsidRPr="0017407D" w:rsidRDefault="00CE4A30" w:rsidP="00CE4A30">
            <w:pPr>
              <w:pStyle w:val="GOSTTablenorm"/>
              <w:rPr>
                <w:lang w:val="en-US"/>
              </w:rPr>
            </w:pPr>
            <w:r w:rsidRPr="0017407D">
              <w:rPr>
                <w:lang w:val="en-US"/>
              </w:rPr>
              <w:t>&lt;=4</w:t>
            </w:r>
          </w:p>
        </w:tc>
        <w:tc>
          <w:tcPr>
            <w:tcW w:w="2035" w:type="pct"/>
          </w:tcPr>
          <w:p w14:paraId="04B704D2" w14:textId="33E4AB4D" w:rsidR="00CE4A30" w:rsidRPr="0017407D" w:rsidRDefault="00CE4A30" w:rsidP="00CE4A30">
            <w:pPr>
              <w:pStyle w:val="GOSTTablenorm"/>
            </w:pPr>
            <w:r w:rsidRPr="0017407D">
              <w:t>Заполняется значением, полученным</w:t>
            </w:r>
            <w:r>
              <w:t xml:space="preserve"> по данным ПО источника</w:t>
            </w:r>
            <w:r w:rsidRPr="0017407D">
              <w:t xml:space="preserve"> (</w:t>
            </w:r>
            <w:r w:rsidRPr="0017407D">
              <w:rPr>
                <w:lang w:val="en-US"/>
              </w:rPr>
              <w:t>SEGMENT</w:t>
            </w:r>
            <w:r>
              <w:t>5</w:t>
            </w:r>
            <w:r w:rsidRPr="0017407D">
              <w:t>)</w:t>
            </w:r>
          </w:p>
        </w:tc>
      </w:tr>
      <w:tr w:rsidR="00CE4A30" w:rsidRPr="00B9499D" w14:paraId="46D9A15F" w14:textId="77777777" w:rsidTr="001955A8">
        <w:tc>
          <w:tcPr>
            <w:tcW w:w="1100" w:type="pct"/>
          </w:tcPr>
          <w:p w14:paraId="24B2F8E5" w14:textId="3264A6A9" w:rsidR="00CE4A30" w:rsidRPr="00D62073" w:rsidRDefault="00CE4A30" w:rsidP="00CE4A30">
            <w:pPr>
              <w:pStyle w:val="GOSTTablenorm"/>
              <w:rPr>
                <w:bCs/>
              </w:rPr>
            </w:pPr>
            <w:r w:rsidRPr="00E2071D">
              <w:t>Контур</w:t>
            </w:r>
          </w:p>
        </w:tc>
        <w:tc>
          <w:tcPr>
            <w:tcW w:w="750" w:type="pct"/>
          </w:tcPr>
          <w:p w14:paraId="01033686" w14:textId="5A5A60B5" w:rsidR="00CE4A30" w:rsidRPr="003459DF" w:rsidRDefault="00CE4A30" w:rsidP="00CE4A30">
            <w:pPr>
              <w:pStyle w:val="GOSTTablenorm"/>
            </w:pPr>
            <w:r w:rsidRPr="003459DF">
              <w:rPr>
                <w:b/>
              </w:rPr>
              <w:t>svapmigrdata:</w:t>
            </w:r>
            <w:r w:rsidRPr="003459DF">
              <w:t>segment6</w:t>
            </w:r>
          </w:p>
        </w:tc>
        <w:tc>
          <w:tcPr>
            <w:tcW w:w="500" w:type="pct"/>
          </w:tcPr>
          <w:p w14:paraId="734F682D" w14:textId="73E75BFF" w:rsidR="00CE4A30" w:rsidRPr="00D62073" w:rsidRDefault="00CE4A30" w:rsidP="00CE4A30">
            <w:pPr>
              <w:pStyle w:val="GOSTTablenorm"/>
            </w:pPr>
            <w:r>
              <w:t>Строка</w:t>
            </w:r>
          </w:p>
        </w:tc>
        <w:tc>
          <w:tcPr>
            <w:tcW w:w="300" w:type="pct"/>
          </w:tcPr>
          <w:p w14:paraId="485C7AB6" w14:textId="34402DB1" w:rsidR="00CE4A30" w:rsidRPr="00D62073" w:rsidRDefault="00CE4A30" w:rsidP="00CE4A30">
            <w:pPr>
              <w:pStyle w:val="GOSTTablenorm"/>
            </w:pPr>
            <w:r w:rsidRPr="00D62073">
              <w:t>Да</w:t>
            </w:r>
          </w:p>
        </w:tc>
        <w:tc>
          <w:tcPr>
            <w:tcW w:w="315" w:type="pct"/>
          </w:tcPr>
          <w:p w14:paraId="1EDC80F2" w14:textId="59653F25" w:rsidR="00CE4A30" w:rsidRPr="00D62073" w:rsidRDefault="00CE4A30" w:rsidP="00CE4A30">
            <w:pPr>
              <w:pStyle w:val="GOSTTablenorm"/>
            </w:pPr>
            <w:r w:rsidRPr="0017407D">
              <w:rPr>
                <w:lang w:val="en-US"/>
              </w:rPr>
              <w:t>=1</w:t>
            </w:r>
          </w:p>
        </w:tc>
        <w:tc>
          <w:tcPr>
            <w:tcW w:w="2035" w:type="pct"/>
          </w:tcPr>
          <w:p w14:paraId="0C4B7BD0" w14:textId="668C826F" w:rsidR="00CE4A30" w:rsidRPr="00D62073" w:rsidRDefault="00CE4A30" w:rsidP="00CE4A30">
            <w:pPr>
              <w:pStyle w:val="GOSTTablenorm"/>
            </w:pPr>
            <w:r w:rsidRPr="0017407D">
              <w:t>Заполняется значением, полученным</w:t>
            </w:r>
            <w:r>
              <w:t xml:space="preserve"> по данным ПО источника</w:t>
            </w:r>
            <w:r w:rsidRPr="0017407D">
              <w:t xml:space="preserve"> (</w:t>
            </w:r>
            <w:r w:rsidRPr="0017407D">
              <w:rPr>
                <w:lang w:val="en-US"/>
              </w:rPr>
              <w:t>SEGMENT</w:t>
            </w:r>
            <w:r>
              <w:t>6</w:t>
            </w:r>
            <w:r w:rsidRPr="0017407D">
              <w:t>)</w:t>
            </w:r>
          </w:p>
        </w:tc>
      </w:tr>
      <w:tr w:rsidR="00CE4A30" w:rsidRPr="00B9499D" w14:paraId="414CBF00" w14:textId="77777777" w:rsidTr="001955A8">
        <w:tc>
          <w:tcPr>
            <w:tcW w:w="1100" w:type="pct"/>
          </w:tcPr>
          <w:p w14:paraId="31CF208E" w14:textId="4B5564B6" w:rsidR="00CE4A30" w:rsidRPr="00D62073" w:rsidRDefault="00CE4A30" w:rsidP="00CE4A30">
            <w:pPr>
              <w:pStyle w:val="GOSTTablenorm"/>
              <w:rPr>
                <w:bCs/>
              </w:rPr>
            </w:pPr>
            <w:r w:rsidRPr="00E2071D">
              <w:t>Номер лицевого счета</w:t>
            </w:r>
          </w:p>
        </w:tc>
        <w:tc>
          <w:tcPr>
            <w:tcW w:w="750" w:type="pct"/>
          </w:tcPr>
          <w:p w14:paraId="7220B236" w14:textId="26056652" w:rsidR="00CE4A30" w:rsidRPr="003459DF" w:rsidRDefault="00CE4A30" w:rsidP="00CE4A30">
            <w:pPr>
              <w:pStyle w:val="GOSTTablenorm"/>
            </w:pPr>
            <w:r w:rsidRPr="003459DF">
              <w:rPr>
                <w:b/>
              </w:rPr>
              <w:t>svapmigrdata:</w:t>
            </w:r>
            <w:r w:rsidRPr="003459DF">
              <w:t>segment7</w:t>
            </w:r>
          </w:p>
        </w:tc>
        <w:tc>
          <w:tcPr>
            <w:tcW w:w="500" w:type="pct"/>
          </w:tcPr>
          <w:p w14:paraId="6B61BE85" w14:textId="38332737" w:rsidR="00CE4A30" w:rsidRPr="00D62073" w:rsidRDefault="00CE4A30" w:rsidP="00CE4A30">
            <w:pPr>
              <w:pStyle w:val="GOSTTablenorm"/>
            </w:pPr>
            <w:r w:rsidRPr="0017407D">
              <w:t>Строка</w:t>
            </w:r>
          </w:p>
        </w:tc>
        <w:tc>
          <w:tcPr>
            <w:tcW w:w="300" w:type="pct"/>
          </w:tcPr>
          <w:p w14:paraId="1FD6ECBA" w14:textId="1D743124" w:rsidR="00CE4A30" w:rsidRPr="00D62073" w:rsidRDefault="00CE4A30" w:rsidP="00CE4A30">
            <w:pPr>
              <w:pStyle w:val="GOSTTablenorm"/>
            </w:pPr>
            <w:r w:rsidRPr="00D62073">
              <w:t>Да</w:t>
            </w:r>
          </w:p>
        </w:tc>
        <w:tc>
          <w:tcPr>
            <w:tcW w:w="315" w:type="pct"/>
          </w:tcPr>
          <w:p w14:paraId="13447184" w14:textId="1C344C54" w:rsidR="00CE4A30" w:rsidRPr="009277F1" w:rsidRDefault="00CE4A30" w:rsidP="00CE4A30">
            <w:pPr>
              <w:pStyle w:val="GOSTTablenorm"/>
            </w:pPr>
            <w:r w:rsidRPr="0017407D">
              <w:rPr>
                <w:lang w:val="en-US"/>
              </w:rPr>
              <w:t>&lt;=</w:t>
            </w:r>
            <w:r>
              <w:t>20</w:t>
            </w:r>
          </w:p>
        </w:tc>
        <w:tc>
          <w:tcPr>
            <w:tcW w:w="2035" w:type="pct"/>
          </w:tcPr>
          <w:p w14:paraId="43C3958B" w14:textId="3774D7E2" w:rsidR="00CE4A30" w:rsidRPr="00D62073" w:rsidRDefault="00CE4A30" w:rsidP="00CE4A30">
            <w:pPr>
              <w:pStyle w:val="GOSTTablenorm"/>
            </w:pPr>
            <w:r w:rsidRPr="0017407D">
              <w:t>Заполняется значением, полученным</w:t>
            </w:r>
            <w:r>
              <w:t xml:space="preserve"> по данным ПО источника</w:t>
            </w:r>
            <w:r w:rsidRPr="0017407D">
              <w:t xml:space="preserve"> (</w:t>
            </w:r>
            <w:r w:rsidRPr="0017407D">
              <w:rPr>
                <w:lang w:val="en-US"/>
              </w:rPr>
              <w:t>SEGMENT</w:t>
            </w:r>
            <w:r>
              <w:t>7</w:t>
            </w:r>
            <w:r w:rsidRPr="0017407D">
              <w:t>)</w:t>
            </w:r>
          </w:p>
        </w:tc>
      </w:tr>
      <w:tr w:rsidR="00CE4A30" w:rsidRPr="00B9499D" w14:paraId="25FD3308" w14:textId="77777777" w:rsidTr="001955A8">
        <w:tc>
          <w:tcPr>
            <w:tcW w:w="1100" w:type="pct"/>
          </w:tcPr>
          <w:p w14:paraId="70D204E8" w14:textId="1E62A9DA" w:rsidR="00CE4A30" w:rsidRPr="00D62073" w:rsidRDefault="00CE4A30" w:rsidP="00CE4A30">
            <w:pPr>
              <w:pStyle w:val="GOSTTablenorm"/>
              <w:rPr>
                <w:bCs/>
              </w:rPr>
            </w:pPr>
            <w:r w:rsidRPr="00E2071D">
              <w:t>Подведомственное учреждение</w:t>
            </w:r>
          </w:p>
        </w:tc>
        <w:tc>
          <w:tcPr>
            <w:tcW w:w="750" w:type="pct"/>
          </w:tcPr>
          <w:p w14:paraId="44133231" w14:textId="4A1ACF0F" w:rsidR="00CE4A30" w:rsidRPr="003459DF" w:rsidRDefault="00CE4A30" w:rsidP="00CE4A30">
            <w:pPr>
              <w:pStyle w:val="GOSTTablenorm"/>
            </w:pPr>
            <w:r w:rsidRPr="003459DF">
              <w:rPr>
                <w:b/>
              </w:rPr>
              <w:t>svapmigrdata:</w:t>
            </w:r>
            <w:r w:rsidRPr="003459DF">
              <w:t>segment8</w:t>
            </w:r>
          </w:p>
        </w:tc>
        <w:tc>
          <w:tcPr>
            <w:tcW w:w="500" w:type="pct"/>
          </w:tcPr>
          <w:p w14:paraId="2F7949A9" w14:textId="7739F771" w:rsidR="00CE4A30" w:rsidRPr="00D62073" w:rsidRDefault="00CE4A30" w:rsidP="00CE4A30">
            <w:pPr>
              <w:pStyle w:val="GOSTTablenorm"/>
            </w:pPr>
            <w:r>
              <w:t>Строка</w:t>
            </w:r>
          </w:p>
        </w:tc>
        <w:tc>
          <w:tcPr>
            <w:tcW w:w="300" w:type="pct"/>
          </w:tcPr>
          <w:p w14:paraId="5B0B9349" w14:textId="1A710A4E" w:rsidR="00CE4A30" w:rsidRPr="00D62073" w:rsidRDefault="00CE4A30" w:rsidP="00CE4A30">
            <w:pPr>
              <w:pStyle w:val="GOSTTablenorm"/>
            </w:pPr>
            <w:r w:rsidRPr="00D62073">
              <w:t>Да</w:t>
            </w:r>
          </w:p>
        </w:tc>
        <w:tc>
          <w:tcPr>
            <w:tcW w:w="315" w:type="pct"/>
          </w:tcPr>
          <w:p w14:paraId="661E4EE1" w14:textId="1D60FCD9" w:rsidR="00CE4A30" w:rsidRPr="00D62073" w:rsidRDefault="00CE4A30" w:rsidP="00CE4A30">
            <w:pPr>
              <w:pStyle w:val="GOSTTablenorm"/>
            </w:pPr>
            <w:r w:rsidRPr="0017407D">
              <w:rPr>
                <w:lang w:val="en-US"/>
              </w:rPr>
              <w:t>&lt;=8</w:t>
            </w:r>
          </w:p>
        </w:tc>
        <w:tc>
          <w:tcPr>
            <w:tcW w:w="2035" w:type="pct"/>
          </w:tcPr>
          <w:p w14:paraId="33C4F524" w14:textId="028895AB" w:rsidR="00CE4A30" w:rsidRPr="00D62073" w:rsidRDefault="00CE4A30" w:rsidP="00CE4A30">
            <w:pPr>
              <w:pStyle w:val="GOSTTablenorm"/>
            </w:pPr>
            <w:r w:rsidRPr="0017407D">
              <w:t>Заполняется значением, полученным</w:t>
            </w:r>
            <w:r>
              <w:t xml:space="preserve"> по данным ПО источника</w:t>
            </w:r>
            <w:r w:rsidRPr="0017407D">
              <w:t xml:space="preserve"> (</w:t>
            </w:r>
            <w:r w:rsidRPr="0017407D">
              <w:rPr>
                <w:lang w:val="en-US"/>
              </w:rPr>
              <w:t>SEGMENT</w:t>
            </w:r>
            <w:r>
              <w:t>8</w:t>
            </w:r>
            <w:r w:rsidRPr="0017407D">
              <w:t>)</w:t>
            </w:r>
          </w:p>
        </w:tc>
      </w:tr>
      <w:tr w:rsidR="00CE4A30" w:rsidRPr="00B9499D" w14:paraId="4F089947" w14:textId="77777777" w:rsidTr="001955A8">
        <w:tc>
          <w:tcPr>
            <w:tcW w:w="1100" w:type="pct"/>
          </w:tcPr>
          <w:p w14:paraId="7D9B8249" w14:textId="492E6147" w:rsidR="00CE4A30" w:rsidRPr="00D62073" w:rsidRDefault="00CE4A30" w:rsidP="00CE4A30">
            <w:pPr>
              <w:pStyle w:val="GOSTTablenorm"/>
              <w:rPr>
                <w:bCs/>
              </w:rPr>
            </w:pPr>
            <w:r w:rsidRPr="00E2071D">
              <w:t>Код цели / субсидии</w:t>
            </w:r>
          </w:p>
        </w:tc>
        <w:tc>
          <w:tcPr>
            <w:tcW w:w="750" w:type="pct"/>
          </w:tcPr>
          <w:p w14:paraId="51E21631" w14:textId="1356C98C" w:rsidR="00CE4A30" w:rsidRPr="003459DF" w:rsidRDefault="00CE4A30" w:rsidP="00CE4A30">
            <w:pPr>
              <w:pStyle w:val="GOSTTablenorm"/>
            </w:pPr>
            <w:r w:rsidRPr="003459DF">
              <w:rPr>
                <w:b/>
              </w:rPr>
              <w:t>svapmigrdata:</w:t>
            </w:r>
            <w:r w:rsidRPr="003459DF">
              <w:t>segment9</w:t>
            </w:r>
          </w:p>
        </w:tc>
        <w:tc>
          <w:tcPr>
            <w:tcW w:w="500" w:type="pct"/>
          </w:tcPr>
          <w:p w14:paraId="697A3063" w14:textId="4A731CEC" w:rsidR="00CE4A30" w:rsidRPr="00D62073" w:rsidRDefault="00CE4A30" w:rsidP="00CE4A30">
            <w:pPr>
              <w:pStyle w:val="GOSTTablenorm"/>
            </w:pPr>
            <w:r>
              <w:t>Строка</w:t>
            </w:r>
          </w:p>
        </w:tc>
        <w:tc>
          <w:tcPr>
            <w:tcW w:w="300" w:type="pct"/>
          </w:tcPr>
          <w:p w14:paraId="0F9F36F6" w14:textId="2E510050" w:rsidR="00CE4A30" w:rsidRPr="00D62073" w:rsidRDefault="00CE4A30" w:rsidP="00CE4A30">
            <w:pPr>
              <w:pStyle w:val="GOSTTablenorm"/>
            </w:pPr>
            <w:r w:rsidRPr="00D62073">
              <w:t>Да</w:t>
            </w:r>
          </w:p>
        </w:tc>
        <w:tc>
          <w:tcPr>
            <w:tcW w:w="315" w:type="pct"/>
          </w:tcPr>
          <w:p w14:paraId="6A0C2B8B" w14:textId="2CD0CB81" w:rsidR="00CE4A30" w:rsidRPr="00D62073" w:rsidRDefault="00CE4A30" w:rsidP="00CE4A30">
            <w:pPr>
              <w:pStyle w:val="GOSTTablenorm"/>
            </w:pPr>
            <w:r w:rsidRPr="0017407D">
              <w:rPr>
                <w:lang w:val="en-US"/>
              </w:rPr>
              <w:t>&lt;=20</w:t>
            </w:r>
          </w:p>
        </w:tc>
        <w:tc>
          <w:tcPr>
            <w:tcW w:w="2035" w:type="pct"/>
          </w:tcPr>
          <w:p w14:paraId="6FEF6BD4" w14:textId="5E2CDB52" w:rsidR="00CE4A30" w:rsidRPr="00D62073" w:rsidRDefault="00CE4A30" w:rsidP="00CE4A30">
            <w:pPr>
              <w:pStyle w:val="GOSTTablenorm"/>
            </w:pPr>
            <w:r w:rsidRPr="0017407D">
              <w:t>Заполняется значением, полученным</w:t>
            </w:r>
            <w:r>
              <w:t xml:space="preserve"> по данным ПО источника</w:t>
            </w:r>
            <w:r w:rsidRPr="00385DB8">
              <w:t xml:space="preserve"> </w:t>
            </w:r>
            <w:r w:rsidRPr="0017407D">
              <w:t>(</w:t>
            </w:r>
            <w:r w:rsidRPr="0017407D">
              <w:rPr>
                <w:lang w:val="en-US"/>
              </w:rPr>
              <w:t>SEGMENT</w:t>
            </w:r>
            <w:r>
              <w:t>9</w:t>
            </w:r>
            <w:r w:rsidRPr="0017407D">
              <w:t>)</w:t>
            </w:r>
          </w:p>
        </w:tc>
      </w:tr>
      <w:tr w:rsidR="00CE4A30" w:rsidRPr="00B9499D" w14:paraId="43C35FA9" w14:textId="77777777" w:rsidTr="001955A8">
        <w:tc>
          <w:tcPr>
            <w:tcW w:w="1100" w:type="pct"/>
          </w:tcPr>
          <w:p w14:paraId="17ED1CFA" w14:textId="394FB783" w:rsidR="00CE4A30" w:rsidRPr="00D62073" w:rsidRDefault="00CE4A30" w:rsidP="00CE4A30">
            <w:pPr>
              <w:pStyle w:val="GOSTTablenorm"/>
              <w:rPr>
                <w:bCs/>
              </w:rPr>
            </w:pPr>
            <w:r w:rsidRPr="00E2071D">
              <w:t>Бюджетное обязательство</w:t>
            </w:r>
          </w:p>
        </w:tc>
        <w:tc>
          <w:tcPr>
            <w:tcW w:w="750" w:type="pct"/>
          </w:tcPr>
          <w:p w14:paraId="7E7D50AC" w14:textId="4240008B" w:rsidR="00CE4A30" w:rsidRPr="003459DF" w:rsidRDefault="00CE4A30" w:rsidP="00CE4A30">
            <w:pPr>
              <w:pStyle w:val="GOSTTablenorm"/>
            </w:pPr>
            <w:r w:rsidRPr="003459DF">
              <w:rPr>
                <w:b/>
              </w:rPr>
              <w:t>svapmigrdata:</w:t>
            </w:r>
            <w:r w:rsidRPr="003459DF">
              <w:t>segment10</w:t>
            </w:r>
          </w:p>
        </w:tc>
        <w:tc>
          <w:tcPr>
            <w:tcW w:w="500" w:type="pct"/>
          </w:tcPr>
          <w:p w14:paraId="288CDCFB" w14:textId="17F229EB" w:rsidR="00CE4A30" w:rsidRPr="00D62073" w:rsidRDefault="00CE4A30" w:rsidP="00CE4A30">
            <w:pPr>
              <w:pStyle w:val="GOSTTablenorm"/>
            </w:pPr>
            <w:r>
              <w:t>Строка</w:t>
            </w:r>
          </w:p>
        </w:tc>
        <w:tc>
          <w:tcPr>
            <w:tcW w:w="300" w:type="pct"/>
          </w:tcPr>
          <w:p w14:paraId="3F0664D2" w14:textId="3C30167B" w:rsidR="00CE4A30" w:rsidRPr="00D62073" w:rsidRDefault="00CE4A30" w:rsidP="00CE4A30">
            <w:pPr>
              <w:pStyle w:val="GOSTTablenorm"/>
            </w:pPr>
            <w:r w:rsidRPr="00D62073">
              <w:t>Да</w:t>
            </w:r>
          </w:p>
        </w:tc>
        <w:tc>
          <w:tcPr>
            <w:tcW w:w="315" w:type="pct"/>
          </w:tcPr>
          <w:p w14:paraId="7356ABBF" w14:textId="611BCFF4" w:rsidR="00CE4A30" w:rsidRPr="00D62073" w:rsidRDefault="00CE4A30" w:rsidP="00CE4A30">
            <w:pPr>
              <w:pStyle w:val="GOSTTablenorm"/>
            </w:pPr>
            <w:r w:rsidRPr="0017407D">
              <w:rPr>
                <w:lang w:val="en-US"/>
              </w:rPr>
              <w:t>&lt;=19</w:t>
            </w:r>
          </w:p>
        </w:tc>
        <w:tc>
          <w:tcPr>
            <w:tcW w:w="2035" w:type="pct"/>
          </w:tcPr>
          <w:p w14:paraId="5F07A7F6" w14:textId="188AC0BC" w:rsidR="00CE4A30" w:rsidRPr="00D62073" w:rsidRDefault="00CE4A30" w:rsidP="00CE4A30">
            <w:pPr>
              <w:pStyle w:val="GOSTTablenorm"/>
            </w:pPr>
            <w:r w:rsidRPr="0017407D">
              <w:t xml:space="preserve">Заполняется значением НАЧ-ХХ, либо значением, </w:t>
            </w:r>
            <w:del w:id="4352" w:author="Сатлер Марина Викторовна" w:date="2024-01-11T22:21:00Z">
              <w:r w:rsidRPr="0017407D" w:rsidDel="00385DB8">
                <w:delText xml:space="preserve">полученным </w:delText>
              </w:r>
            </w:del>
            <w:r w:rsidRPr="0017407D">
              <w:t>полученным</w:t>
            </w:r>
            <w:r>
              <w:t xml:space="preserve"> по данным ПО источника</w:t>
            </w:r>
            <w:r w:rsidRPr="0017407D" w:rsidDel="00ED08D2">
              <w:t xml:space="preserve"> </w:t>
            </w:r>
            <w:r w:rsidRPr="0017407D">
              <w:t>(</w:t>
            </w:r>
            <w:r w:rsidRPr="0017407D">
              <w:rPr>
                <w:lang w:val="en-US"/>
              </w:rPr>
              <w:t>SEGMENT</w:t>
            </w:r>
            <w:r w:rsidRPr="0017407D">
              <w:t>10)</w:t>
            </w:r>
          </w:p>
        </w:tc>
      </w:tr>
      <w:tr w:rsidR="00CE4A30" w:rsidRPr="00B9499D" w14:paraId="5A493FC6" w14:textId="77777777" w:rsidTr="001955A8">
        <w:tc>
          <w:tcPr>
            <w:tcW w:w="1100" w:type="pct"/>
          </w:tcPr>
          <w:p w14:paraId="3939A153" w14:textId="4D371928" w:rsidR="00CE4A30" w:rsidRPr="00D62073" w:rsidRDefault="00CE4A30" w:rsidP="00CE4A30">
            <w:pPr>
              <w:pStyle w:val="GOSTTablenorm"/>
              <w:rPr>
                <w:bCs/>
              </w:rPr>
            </w:pPr>
            <w:r>
              <w:t>ОКТМО</w:t>
            </w:r>
          </w:p>
        </w:tc>
        <w:tc>
          <w:tcPr>
            <w:tcW w:w="750" w:type="pct"/>
          </w:tcPr>
          <w:p w14:paraId="72EEB934" w14:textId="3362CDD7" w:rsidR="00CE4A30" w:rsidRPr="003459DF" w:rsidRDefault="00CE4A30" w:rsidP="00CE4A30">
            <w:pPr>
              <w:pStyle w:val="GOSTTablenorm"/>
            </w:pPr>
            <w:r w:rsidRPr="003459DF">
              <w:rPr>
                <w:b/>
              </w:rPr>
              <w:t>svapmigrdata:</w:t>
            </w:r>
            <w:r w:rsidRPr="003459DF">
              <w:t>segment11</w:t>
            </w:r>
          </w:p>
        </w:tc>
        <w:tc>
          <w:tcPr>
            <w:tcW w:w="500" w:type="pct"/>
          </w:tcPr>
          <w:p w14:paraId="4B43E7BE" w14:textId="43F2326D" w:rsidR="00CE4A30" w:rsidRPr="00D62073" w:rsidRDefault="00CE4A30" w:rsidP="00CE4A30">
            <w:pPr>
              <w:pStyle w:val="GOSTTablenorm"/>
            </w:pPr>
            <w:r>
              <w:t>Строка</w:t>
            </w:r>
          </w:p>
        </w:tc>
        <w:tc>
          <w:tcPr>
            <w:tcW w:w="300" w:type="pct"/>
          </w:tcPr>
          <w:p w14:paraId="071E3493" w14:textId="676CBE4F" w:rsidR="00CE4A30" w:rsidRPr="00D62073" w:rsidRDefault="00CE4A30" w:rsidP="00CE4A30">
            <w:pPr>
              <w:pStyle w:val="GOSTTablenorm"/>
            </w:pPr>
            <w:r w:rsidRPr="00D62073">
              <w:t>Да</w:t>
            </w:r>
          </w:p>
        </w:tc>
        <w:tc>
          <w:tcPr>
            <w:tcW w:w="315" w:type="pct"/>
          </w:tcPr>
          <w:p w14:paraId="2CD3A8FF" w14:textId="0305B769" w:rsidR="00CE4A30" w:rsidRPr="00D62073" w:rsidRDefault="00CE4A30" w:rsidP="00CE4A30">
            <w:pPr>
              <w:pStyle w:val="GOSTTablenorm"/>
            </w:pPr>
            <w:r w:rsidRPr="0017407D">
              <w:rPr>
                <w:lang w:val="en-US"/>
              </w:rPr>
              <w:t>&lt;=11</w:t>
            </w:r>
          </w:p>
        </w:tc>
        <w:tc>
          <w:tcPr>
            <w:tcW w:w="2035" w:type="pct"/>
          </w:tcPr>
          <w:p w14:paraId="4F06FDF3" w14:textId="1E10B8A7" w:rsidR="00CE4A30" w:rsidRPr="00D62073" w:rsidRDefault="00CE4A30" w:rsidP="00CE4A30">
            <w:pPr>
              <w:pStyle w:val="GOSTTablenorm"/>
            </w:pPr>
            <w:r w:rsidRPr="0017407D">
              <w:t>Заполняется значением, полученным</w:t>
            </w:r>
            <w:r>
              <w:t xml:space="preserve"> по данным ПО источника</w:t>
            </w:r>
            <w:r w:rsidRPr="00385DB8">
              <w:t xml:space="preserve"> </w:t>
            </w:r>
            <w:r w:rsidRPr="0017407D">
              <w:t>(</w:t>
            </w:r>
            <w:r w:rsidRPr="0017407D">
              <w:rPr>
                <w:lang w:val="en-US"/>
              </w:rPr>
              <w:t>SEGMENT</w:t>
            </w:r>
            <w:r>
              <w:t>1</w:t>
            </w:r>
            <w:r w:rsidRPr="0017407D">
              <w:t>1)</w:t>
            </w:r>
          </w:p>
        </w:tc>
      </w:tr>
      <w:tr w:rsidR="00CE4A30" w:rsidRPr="00B9499D" w14:paraId="361C54B8" w14:textId="77777777" w:rsidTr="001955A8">
        <w:tc>
          <w:tcPr>
            <w:tcW w:w="1100" w:type="pct"/>
          </w:tcPr>
          <w:p w14:paraId="4720695E" w14:textId="547D30DC" w:rsidR="00CE4A30" w:rsidRPr="00D62073" w:rsidRDefault="00CE4A30" w:rsidP="00CE4A30">
            <w:pPr>
              <w:pStyle w:val="GOSTTablenorm"/>
              <w:rPr>
                <w:bCs/>
              </w:rPr>
            </w:pPr>
            <w:r w:rsidRPr="00E2071D">
              <w:t>Признак заключительных оборотов</w:t>
            </w:r>
          </w:p>
        </w:tc>
        <w:tc>
          <w:tcPr>
            <w:tcW w:w="750" w:type="pct"/>
          </w:tcPr>
          <w:p w14:paraId="41771E34" w14:textId="675E476B" w:rsidR="00CE4A30" w:rsidRPr="003459DF" w:rsidRDefault="00CE4A30" w:rsidP="00CE4A30">
            <w:pPr>
              <w:pStyle w:val="GOSTTablenorm"/>
            </w:pPr>
            <w:r w:rsidRPr="003459DF">
              <w:rPr>
                <w:b/>
              </w:rPr>
              <w:t>svapmigrdata:</w:t>
            </w:r>
            <w:r w:rsidRPr="003459DF">
              <w:t>segment12</w:t>
            </w:r>
          </w:p>
        </w:tc>
        <w:tc>
          <w:tcPr>
            <w:tcW w:w="500" w:type="pct"/>
          </w:tcPr>
          <w:p w14:paraId="11CE8FAE" w14:textId="37694FCC" w:rsidR="00CE4A30" w:rsidRPr="00D62073" w:rsidRDefault="00CE4A30" w:rsidP="00CE4A30">
            <w:pPr>
              <w:pStyle w:val="GOSTTablenorm"/>
            </w:pPr>
            <w:r>
              <w:t>Строка</w:t>
            </w:r>
          </w:p>
        </w:tc>
        <w:tc>
          <w:tcPr>
            <w:tcW w:w="300" w:type="pct"/>
          </w:tcPr>
          <w:p w14:paraId="3C6AB112" w14:textId="7CE4A711" w:rsidR="00CE4A30" w:rsidRPr="00D62073" w:rsidRDefault="00CE4A30" w:rsidP="00CE4A30">
            <w:pPr>
              <w:pStyle w:val="GOSTTablenorm"/>
            </w:pPr>
            <w:r w:rsidRPr="00D62073">
              <w:t>Да</w:t>
            </w:r>
          </w:p>
        </w:tc>
        <w:tc>
          <w:tcPr>
            <w:tcW w:w="315" w:type="pct"/>
          </w:tcPr>
          <w:p w14:paraId="6417D57B" w14:textId="0D59DC9D" w:rsidR="00CE4A30" w:rsidRPr="00D62073" w:rsidRDefault="00CE4A30" w:rsidP="00CE4A30">
            <w:pPr>
              <w:pStyle w:val="GOSTTablenorm"/>
            </w:pPr>
            <w:r w:rsidRPr="0017407D">
              <w:rPr>
                <w:lang w:val="en-US"/>
              </w:rPr>
              <w:t>&lt;=9</w:t>
            </w:r>
          </w:p>
        </w:tc>
        <w:tc>
          <w:tcPr>
            <w:tcW w:w="2035" w:type="pct"/>
          </w:tcPr>
          <w:p w14:paraId="0165B6A4" w14:textId="5F7C69E7" w:rsidR="00CE4A30" w:rsidRPr="00D62073" w:rsidRDefault="00CE4A30" w:rsidP="00CE4A30">
            <w:pPr>
              <w:pStyle w:val="GOSTTablenorm"/>
            </w:pPr>
            <w:r w:rsidRPr="0017407D">
              <w:t xml:space="preserve">Заполняется значением НАЧ-ХХ, либо значением, полученным </w:t>
            </w:r>
            <w:ins w:id="4353" w:author="Чиркова Наталия Сергеевна" w:date="2024-04-01T17:16:00Z">
              <w:r>
                <w:t>по данным ПО источника</w:t>
              </w:r>
              <w:r w:rsidRPr="0017407D" w:rsidDel="00CE4A30">
                <w:t xml:space="preserve"> </w:t>
              </w:r>
            </w:ins>
            <w:del w:id="4354" w:author="Чиркова Наталия Сергеевна" w:date="2024-04-01T17:16:00Z">
              <w:r w:rsidRPr="0017407D" w:rsidDel="00CE4A30">
                <w:delText xml:space="preserve">из запроса ПОИ (ORACLE FAH) </w:delText>
              </w:r>
            </w:del>
            <w:r w:rsidRPr="0017407D">
              <w:t>(</w:t>
            </w:r>
            <w:r w:rsidRPr="0017407D">
              <w:rPr>
                <w:lang w:val="en-US"/>
              </w:rPr>
              <w:t>SEGMENT</w:t>
            </w:r>
            <w:r w:rsidRPr="0017407D">
              <w:t>12)</w:t>
            </w:r>
          </w:p>
        </w:tc>
      </w:tr>
      <w:tr w:rsidR="00CE4A30" w:rsidRPr="00B9499D" w14:paraId="2C3B64E0" w14:textId="77777777" w:rsidTr="001955A8">
        <w:tc>
          <w:tcPr>
            <w:tcW w:w="1100" w:type="pct"/>
          </w:tcPr>
          <w:p w14:paraId="77EAF7F3" w14:textId="45318B19" w:rsidR="00CE4A30" w:rsidRPr="00D62073" w:rsidRDefault="00CE4A30" w:rsidP="00CE4A30">
            <w:pPr>
              <w:pStyle w:val="GOSTTablenorm"/>
              <w:rPr>
                <w:bCs/>
              </w:rPr>
            </w:pPr>
            <w:r>
              <w:t>ОКС</w:t>
            </w:r>
            <w:r w:rsidRPr="00E2071D">
              <w:t xml:space="preserve"> / КМИ</w:t>
            </w:r>
          </w:p>
        </w:tc>
        <w:tc>
          <w:tcPr>
            <w:tcW w:w="750" w:type="pct"/>
          </w:tcPr>
          <w:p w14:paraId="0C371A2B" w14:textId="21CE1C8B" w:rsidR="00CE4A30" w:rsidRPr="003459DF" w:rsidRDefault="00CE4A30" w:rsidP="00CE4A30">
            <w:pPr>
              <w:pStyle w:val="GOSTTablenorm"/>
            </w:pPr>
            <w:r w:rsidRPr="003459DF">
              <w:rPr>
                <w:b/>
              </w:rPr>
              <w:t>svapmigrdata:</w:t>
            </w:r>
            <w:r w:rsidRPr="003459DF">
              <w:t>segment13</w:t>
            </w:r>
          </w:p>
        </w:tc>
        <w:tc>
          <w:tcPr>
            <w:tcW w:w="500" w:type="pct"/>
          </w:tcPr>
          <w:p w14:paraId="38F3A4E2" w14:textId="3824FE2C" w:rsidR="00CE4A30" w:rsidRPr="00D62073" w:rsidRDefault="00CE4A30" w:rsidP="00CE4A30">
            <w:pPr>
              <w:pStyle w:val="GOSTTablenorm"/>
            </w:pPr>
            <w:r>
              <w:t>Строка</w:t>
            </w:r>
          </w:p>
        </w:tc>
        <w:tc>
          <w:tcPr>
            <w:tcW w:w="300" w:type="pct"/>
          </w:tcPr>
          <w:p w14:paraId="760953F4" w14:textId="0D6B00C8" w:rsidR="00CE4A30" w:rsidRPr="00D62073" w:rsidRDefault="00CE4A30" w:rsidP="00CE4A30">
            <w:pPr>
              <w:pStyle w:val="GOSTTablenorm"/>
            </w:pPr>
            <w:r w:rsidRPr="00D62073">
              <w:t>Нет</w:t>
            </w:r>
          </w:p>
        </w:tc>
        <w:tc>
          <w:tcPr>
            <w:tcW w:w="315" w:type="pct"/>
          </w:tcPr>
          <w:p w14:paraId="5EE6C062" w14:textId="4B711F9F" w:rsidR="00CE4A30" w:rsidRPr="00D62073" w:rsidRDefault="00CE4A30" w:rsidP="00CE4A30">
            <w:pPr>
              <w:pStyle w:val="GOSTTablenorm"/>
            </w:pPr>
            <w:r w:rsidRPr="0017407D">
              <w:rPr>
                <w:lang w:val="en-US"/>
              </w:rPr>
              <w:t>&lt;=24</w:t>
            </w:r>
          </w:p>
        </w:tc>
        <w:tc>
          <w:tcPr>
            <w:tcW w:w="2035" w:type="pct"/>
          </w:tcPr>
          <w:p w14:paraId="49AA605B" w14:textId="287D0DCA" w:rsidR="00CE4A30" w:rsidRDefault="00CE4A30" w:rsidP="00CE4A30">
            <w:pPr>
              <w:pStyle w:val="GOSTTablenorm"/>
            </w:pPr>
            <w:r w:rsidRPr="0017407D">
              <w:t>Заполняется значением, полученным</w:t>
            </w:r>
            <w:r>
              <w:t xml:space="preserve"> по данным ПО источника</w:t>
            </w:r>
            <w:ins w:id="4355" w:author="Сатлер Марина Викторовна" w:date="2024-01-11T22:21:00Z">
              <w:r w:rsidRPr="00A71881">
                <w:t xml:space="preserve"> </w:t>
              </w:r>
            </w:ins>
            <w:r w:rsidRPr="0017407D">
              <w:t>(</w:t>
            </w:r>
            <w:r w:rsidRPr="0017407D">
              <w:rPr>
                <w:lang w:val="en-US"/>
              </w:rPr>
              <w:t>SEGMENT</w:t>
            </w:r>
            <w:r w:rsidRPr="0017407D">
              <w:t>1</w:t>
            </w:r>
            <w:r>
              <w:t>3</w:t>
            </w:r>
            <w:r w:rsidRPr="0017407D">
              <w:t>)</w:t>
            </w:r>
            <w:r>
              <w:t>.</w:t>
            </w:r>
          </w:p>
          <w:p w14:paraId="556F5C79" w14:textId="421234D9" w:rsidR="00CE4A30" w:rsidRPr="00D62073" w:rsidRDefault="00CE4A30" w:rsidP="00CE4A30">
            <w:pPr>
              <w:pStyle w:val="GOSTTablenorm"/>
            </w:pPr>
            <w:r w:rsidRPr="0017407D">
              <w:t>Если значен</w:t>
            </w:r>
            <w:r>
              <w:t>ие не передано – не заполняется</w:t>
            </w:r>
          </w:p>
        </w:tc>
      </w:tr>
      <w:tr w:rsidR="00CE4A30" w:rsidRPr="00B9499D" w14:paraId="7FB5FBE0" w14:textId="77777777" w:rsidTr="001955A8">
        <w:tc>
          <w:tcPr>
            <w:tcW w:w="1100" w:type="pct"/>
          </w:tcPr>
          <w:p w14:paraId="7D99B3D2" w14:textId="529A99BD" w:rsidR="00CE4A30" w:rsidRPr="00D62073" w:rsidRDefault="00CE4A30" w:rsidP="00CE4A30">
            <w:pPr>
              <w:pStyle w:val="GOSTTablenorm"/>
              <w:rPr>
                <w:bCs/>
              </w:rPr>
            </w:pPr>
            <w:r w:rsidRPr="00E2071D">
              <w:t>Финансовый орган</w:t>
            </w:r>
          </w:p>
        </w:tc>
        <w:tc>
          <w:tcPr>
            <w:tcW w:w="750" w:type="pct"/>
          </w:tcPr>
          <w:p w14:paraId="0C948650" w14:textId="1008CA7E" w:rsidR="00CE4A30" w:rsidRPr="003459DF" w:rsidRDefault="00CE4A30" w:rsidP="00CE4A30">
            <w:pPr>
              <w:pStyle w:val="GOSTTablenorm"/>
            </w:pPr>
            <w:r w:rsidRPr="003459DF">
              <w:rPr>
                <w:b/>
              </w:rPr>
              <w:t>svapmigrdata:</w:t>
            </w:r>
            <w:r w:rsidRPr="003459DF">
              <w:t>segment14</w:t>
            </w:r>
          </w:p>
        </w:tc>
        <w:tc>
          <w:tcPr>
            <w:tcW w:w="500" w:type="pct"/>
          </w:tcPr>
          <w:p w14:paraId="38F16AD4" w14:textId="1CCC6F44" w:rsidR="00CE4A30" w:rsidRPr="00D62073" w:rsidRDefault="00CE4A30" w:rsidP="00CE4A30">
            <w:pPr>
              <w:pStyle w:val="GOSTTablenorm"/>
            </w:pPr>
            <w:r>
              <w:t>Строка</w:t>
            </w:r>
          </w:p>
        </w:tc>
        <w:tc>
          <w:tcPr>
            <w:tcW w:w="300" w:type="pct"/>
          </w:tcPr>
          <w:p w14:paraId="209C1099" w14:textId="73119D40" w:rsidR="00CE4A30" w:rsidRPr="00D62073" w:rsidRDefault="00CE4A30" w:rsidP="00CE4A30">
            <w:pPr>
              <w:pStyle w:val="GOSTTablenorm"/>
            </w:pPr>
            <w:r w:rsidRPr="00D62073">
              <w:t>Нет</w:t>
            </w:r>
          </w:p>
        </w:tc>
        <w:tc>
          <w:tcPr>
            <w:tcW w:w="315" w:type="pct"/>
          </w:tcPr>
          <w:p w14:paraId="1E357F4C" w14:textId="4DD6E42A" w:rsidR="00CE4A30" w:rsidRPr="00D62073" w:rsidRDefault="00CE4A30" w:rsidP="00CE4A30">
            <w:pPr>
              <w:pStyle w:val="GOSTTablenorm"/>
            </w:pPr>
            <w:r w:rsidRPr="0017407D">
              <w:rPr>
                <w:lang w:val="en-US"/>
              </w:rPr>
              <w:t>&lt;=25</w:t>
            </w:r>
          </w:p>
        </w:tc>
        <w:tc>
          <w:tcPr>
            <w:tcW w:w="2035" w:type="pct"/>
          </w:tcPr>
          <w:p w14:paraId="717F8ED4" w14:textId="6086CEDB" w:rsidR="00CE4A30" w:rsidRDefault="00CE4A30" w:rsidP="00CE4A30">
            <w:pPr>
              <w:pStyle w:val="GOSTTablenorm"/>
            </w:pPr>
            <w:r w:rsidRPr="0017407D">
              <w:t>Заполняется значением, полученным</w:t>
            </w:r>
            <w:r>
              <w:t xml:space="preserve"> по данным ПО источника</w:t>
            </w:r>
            <w:r w:rsidRPr="00385DB8">
              <w:t xml:space="preserve"> </w:t>
            </w:r>
            <w:r w:rsidRPr="0017407D">
              <w:t>(</w:t>
            </w:r>
            <w:r w:rsidRPr="0017407D">
              <w:rPr>
                <w:lang w:val="en-US"/>
              </w:rPr>
              <w:t>SEGMENT</w:t>
            </w:r>
            <w:r w:rsidRPr="0017407D">
              <w:t>1</w:t>
            </w:r>
            <w:r>
              <w:t>4</w:t>
            </w:r>
            <w:r w:rsidRPr="0017407D">
              <w:t>)</w:t>
            </w:r>
            <w:r>
              <w:t>.</w:t>
            </w:r>
          </w:p>
          <w:p w14:paraId="0561458E" w14:textId="5313B45B" w:rsidR="00CE4A30" w:rsidRPr="00D62073" w:rsidRDefault="00CE4A30" w:rsidP="00CE4A30">
            <w:pPr>
              <w:pStyle w:val="GOSTTablenorm"/>
            </w:pPr>
            <w:r w:rsidRPr="0017407D">
              <w:t>Если значен</w:t>
            </w:r>
            <w:r>
              <w:t>ие не передано – не заполняется</w:t>
            </w:r>
          </w:p>
        </w:tc>
      </w:tr>
      <w:tr w:rsidR="00AE70F2" w:rsidRPr="00B9499D" w14:paraId="407355F7" w14:textId="77777777" w:rsidTr="001955A8">
        <w:trPr>
          <w:ins w:id="4356" w:author="Чиркова Наталия Сергеевна" w:date="2024-04-01T17:24:00Z"/>
        </w:trPr>
        <w:tc>
          <w:tcPr>
            <w:tcW w:w="1100" w:type="pct"/>
          </w:tcPr>
          <w:p w14:paraId="529ACEB1" w14:textId="699EB30E" w:rsidR="00AE70F2" w:rsidRPr="00E2071D" w:rsidRDefault="00AE70F2" w:rsidP="00AE70F2">
            <w:pPr>
              <w:pStyle w:val="GOSTTablenorm"/>
              <w:rPr>
                <w:ins w:id="4357" w:author="Чиркова Наталия Сергеевна" w:date="2024-04-01T17:24:00Z"/>
              </w:rPr>
            </w:pPr>
            <w:ins w:id="4358" w:author="Чиркова Наталия Сергеевна" w:date="2024-04-01T17:24:00Z">
              <w:r w:rsidRPr="007E547B">
                <w:t>Код валюты</w:t>
              </w:r>
            </w:ins>
          </w:p>
        </w:tc>
        <w:tc>
          <w:tcPr>
            <w:tcW w:w="750" w:type="pct"/>
          </w:tcPr>
          <w:p w14:paraId="17F82D87" w14:textId="08480099" w:rsidR="00AE70F2" w:rsidRPr="005F17B7" w:rsidRDefault="00AE70F2" w:rsidP="005F17B7">
            <w:pPr>
              <w:pStyle w:val="GOSTTablenorm"/>
              <w:rPr>
                <w:ins w:id="4359" w:author="Чиркова Наталия Сергеевна" w:date="2024-04-01T17:24:00Z"/>
              </w:rPr>
            </w:pPr>
            <w:ins w:id="4360" w:author="Чиркова Наталия Сергеевна" w:date="2024-04-01T17:24:00Z">
              <w:r w:rsidRPr="005F17B7">
                <w:rPr>
                  <w:b/>
                </w:rPr>
                <w:t>svapmigrdata:</w:t>
              </w:r>
              <w:r w:rsidRPr="005F17B7">
                <w:t>currencycode</w:t>
              </w:r>
            </w:ins>
          </w:p>
        </w:tc>
        <w:tc>
          <w:tcPr>
            <w:tcW w:w="500" w:type="pct"/>
          </w:tcPr>
          <w:p w14:paraId="26F743A0" w14:textId="4D4B9F42" w:rsidR="00AE70F2" w:rsidRDefault="00AE70F2" w:rsidP="00AE70F2">
            <w:pPr>
              <w:pStyle w:val="GOSTTablenorm"/>
              <w:rPr>
                <w:ins w:id="4361" w:author="Чиркова Наталия Сергеевна" w:date="2024-04-01T17:24:00Z"/>
              </w:rPr>
            </w:pPr>
            <w:ins w:id="4362" w:author="Чиркова Наталия Сергеевна" w:date="2024-04-01T17:24:00Z">
              <w:r w:rsidRPr="007E547B">
                <w:t>Число</w:t>
              </w:r>
            </w:ins>
          </w:p>
        </w:tc>
        <w:tc>
          <w:tcPr>
            <w:tcW w:w="300" w:type="pct"/>
          </w:tcPr>
          <w:p w14:paraId="76EA11B6" w14:textId="69299139" w:rsidR="00AE70F2" w:rsidRPr="00D62073" w:rsidRDefault="00AE70F2" w:rsidP="00AE70F2">
            <w:pPr>
              <w:pStyle w:val="GOSTTablenorm"/>
              <w:rPr>
                <w:ins w:id="4363" w:author="Чиркова Наталия Сергеевна" w:date="2024-04-01T17:24:00Z"/>
              </w:rPr>
            </w:pPr>
            <w:ins w:id="4364" w:author="Чиркова Наталия Сергеевна" w:date="2024-04-01T17:24:00Z">
              <w:r w:rsidRPr="007E547B">
                <w:t>Да</w:t>
              </w:r>
            </w:ins>
          </w:p>
        </w:tc>
        <w:tc>
          <w:tcPr>
            <w:tcW w:w="315" w:type="pct"/>
          </w:tcPr>
          <w:p w14:paraId="0CB662FD" w14:textId="2CD985B8" w:rsidR="00AE70F2" w:rsidRPr="00BA26A2" w:rsidRDefault="00AE70F2" w:rsidP="00BA26A2">
            <w:pPr>
              <w:pStyle w:val="GOSTTablenorm"/>
              <w:rPr>
                <w:ins w:id="4365" w:author="Чиркова Наталия Сергеевна" w:date="2024-04-01T17:24:00Z"/>
              </w:rPr>
            </w:pPr>
            <w:commentRangeStart w:id="4366"/>
            <w:ins w:id="4367" w:author="Чиркова Наталия Сергеевна" w:date="2024-04-01T17:24:00Z">
              <w:del w:id="4368" w:author="Сатлер Марина Викторовна" w:date="2024-04-15T10:33:00Z">
                <w:r w:rsidRPr="007E547B" w:rsidDel="00BA26A2">
                  <w:rPr>
                    <w:lang w:val="en-US"/>
                  </w:rPr>
                  <w:delText>&lt;</w:delText>
                </w:r>
              </w:del>
              <w:r w:rsidRPr="007E547B">
                <w:rPr>
                  <w:lang w:val="en-US"/>
                </w:rPr>
                <w:t>=</w:t>
              </w:r>
              <w:del w:id="4369" w:author="Сатлер Марина Викторовна" w:date="2024-04-15T10:33:00Z">
                <w:r w:rsidRPr="007E547B" w:rsidDel="00BA26A2">
                  <w:rPr>
                    <w:lang w:val="en-US"/>
                  </w:rPr>
                  <w:delText>5</w:delText>
                </w:r>
              </w:del>
            </w:ins>
            <w:ins w:id="4370" w:author="Сатлер Марина Викторовна" w:date="2024-04-15T10:33:00Z">
              <w:r w:rsidR="00BA26A2">
                <w:t>3</w:t>
              </w:r>
              <w:commentRangeEnd w:id="4366"/>
              <w:r w:rsidR="00BA26A2" w:rsidRPr="00BA26A2">
                <w:rPr>
                  <w:rStyle w:val="afff4"/>
                  <w:sz w:val="22"/>
                  <w:szCs w:val="20"/>
                </w:rPr>
                <w:commentReference w:id="4366"/>
              </w:r>
            </w:ins>
          </w:p>
        </w:tc>
        <w:tc>
          <w:tcPr>
            <w:tcW w:w="2035" w:type="pct"/>
          </w:tcPr>
          <w:p w14:paraId="4C003EBA" w14:textId="4EC525DC" w:rsidR="00AE70F2" w:rsidRPr="0017407D" w:rsidRDefault="00AE70F2" w:rsidP="00AE70F2">
            <w:pPr>
              <w:pStyle w:val="GOSTTablenorm"/>
              <w:rPr>
                <w:ins w:id="4371" w:author="Чиркова Наталия Сергеевна" w:date="2024-04-01T17:24:00Z"/>
              </w:rPr>
            </w:pPr>
            <w:ins w:id="4372" w:author="Чиркова Наталия Сергеевна" w:date="2024-04-01T17:24:00Z">
              <w:r w:rsidRPr="007E547B">
                <w:rPr>
                  <w:szCs w:val="22"/>
                </w:rPr>
                <w:t>Указывается цифровой код валюты</w:t>
              </w:r>
              <w:r w:rsidRPr="007E547B">
                <w:rPr>
                  <w:szCs w:val="22"/>
                  <w:shd w:val="clear" w:color="auto" w:fill="F4F5F7"/>
                </w:rPr>
                <w:t xml:space="preserve"> </w:t>
              </w:r>
              <w:r w:rsidRPr="007E547B">
                <w:rPr>
                  <w:szCs w:val="22"/>
                </w:rPr>
                <w:t>по данным ПО источника</w:t>
              </w:r>
            </w:ins>
          </w:p>
        </w:tc>
      </w:tr>
      <w:tr w:rsidR="00AE70F2" w:rsidRPr="00B9499D" w14:paraId="3831B06D" w14:textId="77777777" w:rsidTr="001955A8">
        <w:trPr>
          <w:ins w:id="4373" w:author="Чиркова Наталия Сергеевна" w:date="2024-04-01T17:24:00Z"/>
        </w:trPr>
        <w:tc>
          <w:tcPr>
            <w:tcW w:w="1100" w:type="pct"/>
          </w:tcPr>
          <w:p w14:paraId="2B0D3F60" w14:textId="1B2BA417" w:rsidR="00AE70F2" w:rsidRPr="00E2071D" w:rsidRDefault="00AE70F2" w:rsidP="00AE70F2">
            <w:pPr>
              <w:pStyle w:val="GOSTTablenorm"/>
              <w:rPr>
                <w:ins w:id="4374" w:author="Чиркова Наталия Сергеевна" w:date="2024-04-01T17:24:00Z"/>
              </w:rPr>
            </w:pPr>
            <w:ins w:id="4375" w:author="Чиркова Наталия Сергеевна" w:date="2024-04-01T17:24:00Z">
              <w:r w:rsidRPr="007E547B">
                <w:lastRenderedPageBreak/>
                <w:t>Сумма в валюте по дебету</w:t>
              </w:r>
            </w:ins>
          </w:p>
        </w:tc>
        <w:tc>
          <w:tcPr>
            <w:tcW w:w="750" w:type="pct"/>
          </w:tcPr>
          <w:p w14:paraId="3645087D" w14:textId="7442CE22" w:rsidR="00AE70F2" w:rsidRPr="003459DF" w:rsidRDefault="00AE70F2" w:rsidP="00AE70F2">
            <w:pPr>
              <w:pStyle w:val="GOSTTablenorm"/>
              <w:rPr>
                <w:ins w:id="4376" w:author="Чиркова Наталия Сергеевна" w:date="2024-04-01T17:24:00Z"/>
                <w:b/>
              </w:rPr>
            </w:pPr>
            <w:ins w:id="4377" w:author="Чиркова Наталия Сергеевна" w:date="2024-04-01T17:24:00Z">
              <w:r w:rsidRPr="007E547B">
                <w:rPr>
                  <w:b/>
                </w:rPr>
                <w:t>svapmigrdata:</w:t>
              </w:r>
              <w:r w:rsidRPr="007E547B">
                <w:rPr>
                  <w:lang w:val="en-US"/>
                </w:rPr>
                <w:t>entered</w:t>
              </w:r>
              <w:r w:rsidRPr="007E547B">
                <w:t>dr</w:t>
              </w:r>
            </w:ins>
          </w:p>
        </w:tc>
        <w:tc>
          <w:tcPr>
            <w:tcW w:w="500" w:type="pct"/>
          </w:tcPr>
          <w:p w14:paraId="1163693F" w14:textId="41EAEF01" w:rsidR="00AE70F2" w:rsidRDefault="00AE70F2" w:rsidP="00AE70F2">
            <w:pPr>
              <w:pStyle w:val="GOSTTablenorm"/>
              <w:rPr>
                <w:ins w:id="4378" w:author="Чиркова Наталия Сергеевна" w:date="2024-04-01T17:24:00Z"/>
              </w:rPr>
            </w:pPr>
            <w:ins w:id="4379" w:author="Чиркова Наталия Сергеевна" w:date="2024-04-01T17:24:00Z">
              <w:r w:rsidRPr="007E547B">
                <w:t>Сумма</w:t>
              </w:r>
            </w:ins>
          </w:p>
        </w:tc>
        <w:tc>
          <w:tcPr>
            <w:tcW w:w="300" w:type="pct"/>
          </w:tcPr>
          <w:p w14:paraId="2DC95474" w14:textId="6CDFCE8E" w:rsidR="00AE70F2" w:rsidRPr="00D62073" w:rsidRDefault="00AE70F2" w:rsidP="00AE70F2">
            <w:pPr>
              <w:pStyle w:val="GOSTTablenorm"/>
              <w:rPr>
                <w:ins w:id="4380" w:author="Чиркова Наталия Сергеевна" w:date="2024-04-01T17:24:00Z"/>
              </w:rPr>
            </w:pPr>
            <w:ins w:id="4381" w:author="Чиркова Наталия Сергеевна" w:date="2024-04-01T17:24:00Z">
              <w:r w:rsidRPr="007E547B">
                <w:t>Да</w:t>
              </w:r>
            </w:ins>
          </w:p>
        </w:tc>
        <w:tc>
          <w:tcPr>
            <w:tcW w:w="315" w:type="pct"/>
          </w:tcPr>
          <w:p w14:paraId="1FB9B352" w14:textId="77777777" w:rsidR="00AE70F2" w:rsidRPr="0017407D" w:rsidRDefault="00AE70F2" w:rsidP="00AE70F2">
            <w:pPr>
              <w:pStyle w:val="GOSTTablenorm"/>
              <w:rPr>
                <w:ins w:id="4382" w:author="Чиркова Наталия Сергеевна" w:date="2024-04-01T17:24:00Z"/>
                <w:lang w:val="en-US"/>
              </w:rPr>
            </w:pPr>
          </w:p>
        </w:tc>
        <w:tc>
          <w:tcPr>
            <w:tcW w:w="2035" w:type="pct"/>
          </w:tcPr>
          <w:p w14:paraId="322107B6" w14:textId="61040B94" w:rsidR="00AE70F2" w:rsidRPr="0017407D" w:rsidRDefault="00AE70F2" w:rsidP="00AE70F2">
            <w:pPr>
              <w:pStyle w:val="GOSTTablenorm"/>
              <w:rPr>
                <w:ins w:id="4383" w:author="Чиркова Наталия Сергеевна" w:date="2024-04-01T17:24:00Z"/>
              </w:rPr>
            </w:pPr>
            <w:ins w:id="4384" w:author="Чиркова Наталия Сергеевна" w:date="2024-04-01T17:24:00Z">
              <w:r w:rsidRPr="007E547B">
                <w:t>Заполняется значением, полученным по данным ПО источника (дебет)</w:t>
              </w:r>
            </w:ins>
          </w:p>
        </w:tc>
      </w:tr>
      <w:tr w:rsidR="00AE70F2" w:rsidRPr="00B9499D" w14:paraId="35CB8A1A" w14:textId="77777777" w:rsidTr="001955A8">
        <w:trPr>
          <w:ins w:id="4385" w:author="Чиркова Наталия Сергеевна" w:date="2024-04-01T17:24:00Z"/>
        </w:trPr>
        <w:tc>
          <w:tcPr>
            <w:tcW w:w="1100" w:type="pct"/>
          </w:tcPr>
          <w:p w14:paraId="4CB29B1B" w14:textId="733D1F7A" w:rsidR="00AE70F2" w:rsidRPr="00E2071D" w:rsidRDefault="00AE70F2" w:rsidP="00AE70F2">
            <w:pPr>
              <w:pStyle w:val="GOSTTablenorm"/>
              <w:rPr>
                <w:ins w:id="4386" w:author="Чиркова Наталия Сергеевна" w:date="2024-04-01T17:24:00Z"/>
              </w:rPr>
            </w:pPr>
            <w:ins w:id="4387" w:author="Чиркова Наталия Сергеевна" w:date="2024-04-01T17:24:00Z">
              <w:r w:rsidRPr="007E547B">
                <w:t>Сумма в валюте по кредиту</w:t>
              </w:r>
            </w:ins>
          </w:p>
        </w:tc>
        <w:tc>
          <w:tcPr>
            <w:tcW w:w="750" w:type="pct"/>
          </w:tcPr>
          <w:p w14:paraId="7AF54AE6" w14:textId="0AED8F0C" w:rsidR="00AE70F2" w:rsidRPr="003459DF" w:rsidRDefault="00AE70F2" w:rsidP="00AE70F2">
            <w:pPr>
              <w:pStyle w:val="GOSTTablenorm"/>
              <w:rPr>
                <w:ins w:id="4388" w:author="Чиркова Наталия Сергеевна" w:date="2024-04-01T17:24:00Z"/>
                <w:b/>
              </w:rPr>
            </w:pPr>
            <w:ins w:id="4389" w:author="Чиркова Наталия Сергеевна" w:date="2024-04-01T17:24:00Z">
              <w:r w:rsidRPr="007E547B">
                <w:rPr>
                  <w:b/>
                </w:rPr>
                <w:t>svapmigrdata:</w:t>
              </w:r>
              <w:r w:rsidRPr="007E547B">
                <w:rPr>
                  <w:lang w:val="en-US"/>
                </w:rPr>
                <w:t>enteredc</w:t>
              </w:r>
              <w:r w:rsidRPr="007E547B">
                <w:t>r</w:t>
              </w:r>
            </w:ins>
          </w:p>
        </w:tc>
        <w:tc>
          <w:tcPr>
            <w:tcW w:w="500" w:type="pct"/>
          </w:tcPr>
          <w:p w14:paraId="2F474F91" w14:textId="56957F6C" w:rsidR="00AE70F2" w:rsidRDefault="00AE70F2" w:rsidP="00AE70F2">
            <w:pPr>
              <w:pStyle w:val="GOSTTablenorm"/>
              <w:rPr>
                <w:ins w:id="4390" w:author="Чиркова Наталия Сергеевна" w:date="2024-04-01T17:24:00Z"/>
              </w:rPr>
            </w:pPr>
            <w:ins w:id="4391" w:author="Чиркова Наталия Сергеевна" w:date="2024-04-01T17:24:00Z">
              <w:r w:rsidRPr="007E547B">
                <w:t>Сумма</w:t>
              </w:r>
            </w:ins>
          </w:p>
        </w:tc>
        <w:tc>
          <w:tcPr>
            <w:tcW w:w="300" w:type="pct"/>
          </w:tcPr>
          <w:p w14:paraId="5DC44ACF" w14:textId="404637B0" w:rsidR="00AE70F2" w:rsidRPr="00D62073" w:rsidRDefault="00AE70F2" w:rsidP="00AE70F2">
            <w:pPr>
              <w:pStyle w:val="GOSTTablenorm"/>
              <w:rPr>
                <w:ins w:id="4392" w:author="Чиркова Наталия Сергеевна" w:date="2024-04-01T17:24:00Z"/>
              </w:rPr>
            </w:pPr>
            <w:ins w:id="4393" w:author="Чиркова Наталия Сергеевна" w:date="2024-04-01T17:24:00Z">
              <w:r w:rsidRPr="007E547B">
                <w:t>Да</w:t>
              </w:r>
            </w:ins>
          </w:p>
        </w:tc>
        <w:tc>
          <w:tcPr>
            <w:tcW w:w="315" w:type="pct"/>
          </w:tcPr>
          <w:p w14:paraId="4E76DEEF" w14:textId="77777777" w:rsidR="00AE70F2" w:rsidRPr="0017407D" w:rsidRDefault="00AE70F2" w:rsidP="00AE70F2">
            <w:pPr>
              <w:pStyle w:val="GOSTTablenorm"/>
              <w:rPr>
                <w:ins w:id="4394" w:author="Чиркова Наталия Сергеевна" w:date="2024-04-01T17:24:00Z"/>
                <w:lang w:val="en-US"/>
              </w:rPr>
            </w:pPr>
          </w:p>
        </w:tc>
        <w:tc>
          <w:tcPr>
            <w:tcW w:w="2035" w:type="pct"/>
          </w:tcPr>
          <w:p w14:paraId="41535AB4" w14:textId="60D33287" w:rsidR="00AE70F2" w:rsidRPr="0017407D" w:rsidRDefault="00AE70F2" w:rsidP="00AE70F2">
            <w:pPr>
              <w:pStyle w:val="GOSTTablenorm"/>
              <w:rPr>
                <w:ins w:id="4395" w:author="Чиркова Наталия Сергеевна" w:date="2024-04-01T17:24:00Z"/>
              </w:rPr>
            </w:pPr>
            <w:ins w:id="4396" w:author="Чиркова Наталия Сергеевна" w:date="2024-04-01T17:24:00Z">
              <w:r w:rsidRPr="007E547B">
                <w:t>Заполняется значением, полученным по данным ПО источника (кредит)</w:t>
              </w:r>
            </w:ins>
          </w:p>
        </w:tc>
      </w:tr>
      <w:tr w:rsidR="00AE70F2" w:rsidRPr="00B9499D" w14:paraId="437402FA" w14:textId="77777777" w:rsidTr="001955A8">
        <w:tc>
          <w:tcPr>
            <w:tcW w:w="1100" w:type="pct"/>
          </w:tcPr>
          <w:p w14:paraId="038CAF6C" w14:textId="36AC80CD" w:rsidR="00AE70F2" w:rsidRPr="00D62073" w:rsidRDefault="00AE70F2" w:rsidP="00AE70F2">
            <w:pPr>
              <w:pStyle w:val="GOSTTablenorm"/>
              <w:rPr>
                <w:bCs/>
              </w:rPr>
            </w:pPr>
            <w:ins w:id="4397" w:author="Чиркова Наталия Сергеевна" w:date="2024-04-01T17:24:00Z">
              <w:r>
                <w:t>Учетная с</w:t>
              </w:r>
            </w:ins>
            <w:del w:id="4398" w:author="Чиркова Наталия Сергеевна" w:date="2024-04-01T17:24:00Z">
              <w:r w:rsidDel="00AE70F2">
                <w:delText>С</w:delText>
              </w:r>
            </w:del>
            <w:r>
              <w:t>умма по д</w:t>
            </w:r>
            <w:r w:rsidRPr="00E2071D">
              <w:t>ебет</w:t>
            </w:r>
            <w:r>
              <w:t>у</w:t>
            </w:r>
          </w:p>
        </w:tc>
        <w:tc>
          <w:tcPr>
            <w:tcW w:w="750" w:type="pct"/>
          </w:tcPr>
          <w:p w14:paraId="47327D34" w14:textId="4DB79BAD" w:rsidR="00AE70F2" w:rsidRPr="003459DF" w:rsidRDefault="00AE70F2" w:rsidP="00AE70F2">
            <w:pPr>
              <w:pStyle w:val="GOSTTablenorm"/>
            </w:pPr>
            <w:r w:rsidRPr="003459DF">
              <w:rPr>
                <w:b/>
              </w:rPr>
              <w:t>svapmigrdata:</w:t>
            </w:r>
            <w:r w:rsidRPr="003459DF">
              <w:t>accounteddr</w:t>
            </w:r>
          </w:p>
        </w:tc>
        <w:tc>
          <w:tcPr>
            <w:tcW w:w="500" w:type="pct"/>
          </w:tcPr>
          <w:p w14:paraId="76FA0BDA" w14:textId="2CB2A87B" w:rsidR="00AE70F2" w:rsidRPr="00D62073" w:rsidRDefault="00AE70F2" w:rsidP="00AE70F2">
            <w:pPr>
              <w:pStyle w:val="GOSTTablenorm"/>
            </w:pPr>
            <w:ins w:id="4399" w:author="Сатлер Марина Викторовна" w:date="2024-01-12T10:28:00Z">
              <w:r>
                <w:t>Сумма</w:t>
              </w:r>
            </w:ins>
          </w:p>
        </w:tc>
        <w:tc>
          <w:tcPr>
            <w:tcW w:w="300" w:type="pct"/>
          </w:tcPr>
          <w:p w14:paraId="71A5B3D6" w14:textId="74D0A939" w:rsidR="00AE70F2" w:rsidRPr="00D62073" w:rsidRDefault="00AE70F2" w:rsidP="00AE70F2">
            <w:pPr>
              <w:pStyle w:val="GOSTTablenorm"/>
            </w:pPr>
            <w:r w:rsidRPr="00D62073">
              <w:t>Да</w:t>
            </w:r>
          </w:p>
        </w:tc>
        <w:tc>
          <w:tcPr>
            <w:tcW w:w="315" w:type="pct"/>
          </w:tcPr>
          <w:p w14:paraId="7CF10C81" w14:textId="46D1010A" w:rsidR="00AE70F2" w:rsidRPr="00D62073" w:rsidRDefault="00AE70F2" w:rsidP="00AE70F2">
            <w:pPr>
              <w:pStyle w:val="GOSTTablenorm"/>
            </w:pPr>
            <w:del w:id="4400" w:author="Сатлер Марина Викторовна" w:date="2024-01-12T10:28:00Z">
              <w:r w:rsidRPr="0017407D" w:rsidDel="00554016">
                <w:rPr>
                  <w:lang w:val="en-US"/>
                </w:rPr>
                <w:delText>18</w:delText>
              </w:r>
            </w:del>
            <w:del w:id="4401" w:author="Сатлер Марина Викторовна" w:date="2024-01-12T14:11:00Z">
              <w:r w:rsidRPr="0017407D" w:rsidDel="007015D9">
                <w:delText>.2</w:delText>
              </w:r>
            </w:del>
          </w:p>
        </w:tc>
        <w:tc>
          <w:tcPr>
            <w:tcW w:w="2035" w:type="pct"/>
          </w:tcPr>
          <w:p w14:paraId="4679A321" w14:textId="2EBA848C" w:rsidR="00AE70F2" w:rsidRPr="00D62073" w:rsidRDefault="00AE70F2" w:rsidP="00AE70F2">
            <w:pPr>
              <w:pStyle w:val="GOSTTablenorm"/>
            </w:pPr>
            <w:r w:rsidRPr="0017407D">
              <w:t>Заполняется значением, полученным</w:t>
            </w:r>
            <w:r>
              <w:t xml:space="preserve"> по данным ПО источника</w:t>
            </w:r>
            <w:r w:rsidRPr="0017407D">
              <w:t xml:space="preserve"> (дебет)</w:t>
            </w:r>
          </w:p>
        </w:tc>
      </w:tr>
      <w:tr w:rsidR="00AE70F2" w:rsidRPr="00B9499D" w14:paraId="23732EA5" w14:textId="77777777" w:rsidTr="001955A8">
        <w:tc>
          <w:tcPr>
            <w:tcW w:w="1100" w:type="pct"/>
          </w:tcPr>
          <w:p w14:paraId="54A3106E" w14:textId="26B745A8" w:rsidR="00AE70F2" w:rsidRPr="00D62073" w:rsidRDefault="00AE70F2" w:rsidP="00AE70F2">
            <w:pPr>
              <w:pStyle w:val="GOSTTablenorm"/>
              <w:rPr>
                <w:bCs/>
              </w:rPr>
            </w:pPr>
            <w:ins w:id="4402" w:author="Чиркова Наталия Сергеевна" w:date="2024-04-01T17:24:00Z">
              <w:r>
                <w:t>Учетная с</w:t>
              </w:r>
            </w:ins>
            <w:del w:id="4403" w:author="Чиркова Наталия Сергеевна" w:date="2024-04-01T17:24:00Z">
              <w:r w:rsidDel="00AE70F2">
                <w:delText>С</w:delText>
              </w:r>
            </w:del>
            <w:r>
              <w:t>умма по кредиту</w:t>
            </w:r>
          </w:p>
        </w:tc>
        <w:tc>
          <w:tcPr>
            <w:tcW w:w="750" w:type="pct"/>
          </w:tcPr>
          <w:p w14:paraId="0EBA1D1D" w14:textId="6FC354E4" w:rsidR="00AE70F2" w:rsidRPr="003459DF" w:rsidRDefault="00AE70F2" w:rsidP="00AE70F2">
            <w:pPr>
              <w:pStyle w:val="GOSTTablenorm"/>
            </w:pPr>
            <w:r w:rsidRPr="003459DF">
              <w:rPr>
                <w:b/>
              </w:rPr>
              <w:t>svapmigrdata:</w:t>
            </w:r>
            <w:r w:rsidRPr="003459DF">
              <w:t>accountedcr</w:t>
            </w:r>
          </w:p>
        </w:tc>
        <w:tc>
          <w:tcPr>
            <w:tcW w:w="500" w:type="pct"/>
          </w:tcPr>
          <w:p w14:paraId="14FB8A26" w14:textId="5CF63CBD" w:rsidR="00AE70F2" w:rsidRPr="00D62073" w:rsidRDefault="00AE70F2" w:rsidP="00AE70F2">
            <w:pPr>
              <w:pStyle w:val="GOSTTablenorm"/>
            </w:pPr>
            <w:ins w:id="4404" w:author="Сатлер Марина Викторовна" w:date="2024-01-12T10:28:00Z">
              <w:r>
                <w:t>Сумма</w:t>
              </w:r>
            </w:ins>
          </w:p>
        </w:tc>
        <w:tc>
          <w:tcPr>
            <w:tcW w:w="300" w:type="pct"/>
          </w:tcPr>
          <w:p w14:paraId="10EF9884" w14:textId="1BEB238E" w:rsidR="00AE70F2" w:rsidRPr="00D62073" w:rsidRDefault="00AE70F2" w:rsidP="00AE70F2">
            <w:pPr>
              <w:pStyle w:val="GOSTTablenorm"/>
            </w:pPr>
            <w:r w:rsidRPr="00D62073">
              <w:t>Да</w:t>
            </w:r>
          </w:p>
        </w:tc>
        <w:tc>
          <w:tcPr>
            <w:tcW w:w="315" w:type="pct"/>
          </w:tcPr>
          <w:p w14:paraId="52BAC915" w14:textId="05137977" w:rsidR="00AE70F2" w:rsidRPr="00D62073" w:rsidRDefault="00AE70F2" w:rsidP="00AE70F2">
            <w:pPr>
              <w:pStyle w:val="GOSTTablenorm"/>
            </w:pPr>
            <w:del w:id="4405" w:author="Сатлер Марина Викторовна" w:date="2024-01-12T10:28:00Z">
              <w:r w:rsidRPr="0017407D" w:rsidDel="00554016">
                <w:delText>18</w:delText>
              </w:r>
            </w:del>
            <w:del w:id="4406" w:author="Сатлер Марина Викторовна" w:date="2024-01-12T14:11:00Z">
              <w:r w:rsidRPr="0017407D" w:rsidDel="007015D9">
                <w:delText>.2</w:delText>
              </w:r>
            </w:del>
          </w:p>
        </w:tc>
        <w:tc>
          <w:tcPr>
            <w:tcW w:w="2035" w:type="pct"/>
          </w:tcPr>
          <w:p w14:paraId="62C10F41" w14:textId="447BB24B" w:rsidR="00AE70F2" w:rsidRPr="00D62073" w:rsidRDefault="00AE70F2" w:rsidP="00AE70F2">
            <w:pPr>
              <w:pStyle w:val="GOSTTablenorm"/>
            </w:pPr>
            <w:r w:rsidRPr="0017407D">
              <w:t>Заполняется значением, полученным</w:t>
            </w:r>
            <w:r>
              <w:t xml:space="preserve"> по данным ПО источника</w:t>
            </w:r>
            <w:r w:rsidRPr="0017407D">
              <w:t xml:space="preserve"> (кредит)</w:t>
            </w:r>
          </w:p>
        </w:tc>
      </w:tr>
      <w:tr w:rsidR="00AE70F2" w:rsidRPr="00B9499D" w14:paraId="369772F1" w14:textId="77777777" w:rsidTr="001955A8">
        <w:trPr>
          <w:ins w:id="4407" w:author="Чиркова Наталия Сергеевна" w:date="2024-04-01T17:24:00Z"/>
        </w:trPr>
        <w:tc>
          <w:tcPr>
            <w:tcW w:w="1100" w:type="pct"/>
          </w:tcPr>
          <w:p w14:paraId="24A31785" w14:textId="79C3ACB9" w:rsidR="00AE70F2" w:rsidRDefault="00AE70F2" w:rsidP="00AE70F2">
            <w:pPr>
              <w:pStyle w:val="GOSTTablenorm"/>
              <w:rPr>
                <w:ins w:id="4408" w:author="Чиркова Наталия Сергеевна" w:date="2024-04-01T17:24:00Z"/>
              </w:rPr>
            </w:pPr>
            <w:ins w:id="4409" w:author="Чиркова Наталия Сергеевна" w:date="2024-04-01T17:24:00Z">
              <w:r w:rsidRPr="00792C83">
                <w:t>Дата ввода в действие</w:t>
              </w:r>
            </w:ins>
          </w:p>
        </w:tc>
        <w:tc>
          <w:tcPr>
            <w:tcW w:w="750" w:type="pct"/>
          </w:tcPr>
          <w:p w14:paraId="1FCA166B" w14:textId="62C62F1D" w:rsidR="00AE70F2" w:rsidRPr="003459DF" w:rsidRDefault="00AE70F2" w:rsidP="00AE70F2">
            <w:pPr>
              <w:pStyle w:val="GOSTTablenorm"/>
              <w:rPr>
                <w:ins w:id="4410" w:author="Чиркова Наталия Сергеевна" w:date="2024-04-01T17:24:00Z"/>
                <w:b/>
              </w:rPr>
            </w:pPr>
            <w:ins w:id="4411" w:author="Чиркова Наталия Сергеевна" w:date="2024-04-01T17:24:00Z">
              <w:r w:rsidRPr="007E547B">
                <w:rPr>
                  <w:b/>
                </w:rPr>
                <w:t>svapmigrdata:</w:t>
              </w:r>
              <w:r w:rsidRPr="007E547B">
                <w:t>effectivedate</w:t>
              </w:r>
            </w:ins>
          </w:p>
        </w:tc>
        <w:tc>
          <w:tcPr>
            <w:tcW w:w="500" w:type="pct"/>
          </w:tcPr>
          <w:p w14:paraId="26CADD31" w14:textId="680A59C1" w:rsidR="00AE70F2" w:rsidRDefault="00AE70F2" w:rsidP="00AE70F2">
            <w:pPr>
              <w:pStyle w:val="GOSTTablenorm"/>
              <w:rPr>
                <w:ins w:id="4412" w:author="Чиркова Наталия Сергеевна" w:date="2024-04-01T17:24:00Z"/>
              </w:rPr>
            </w:pPr>
            <w:ins w:id="4413" w:author="Чиркова Наталия Сергеевна" w:date="2024-04-01T17:24:00Z">
              <w:r w:rsidRPr="007E547B">
                <w:t xml:space="preserve">Дата </w:t>
              </w:r>
            </w:ins>
          </w:p>
        </w:tc>
        <w:tc>
          <w:tcPr>
            <w:tcW w:w="300" w:type="pct"/>
          </w:tcPr>
          <w:p w14:paraId="4F945DDE" w14:textId="7022225E" w:rsidR="00AE70F2" w:rsidRPr="00D62073" w:rsidRDefault="00AE70F2" w:rsidP="00AE70F2">
            <w:pPr>
              <w:pStyle w:val="GOSTTablenorm"/>
              <w:rPr>
                <w:ins w:id="4414" w:author="Чиркова Наталия Сергеевна" w:date="2024-04-01T17:24:00Z"/>
              </w:rPr>
            </w:pPr>
            <w:ins w:id="4415" w:author="Чиркова Наталия Сергеевна" w:date="2024-04-01T17:24:00Z">
              <w:r w:rsidRPr="007E547B">
                <w:rPr>
                  <w:szCs w:val="22"/>
                </w:rPr>
                <w:t>Да</w:t>
              </w:r>
            </w:ins>
          </w:p>
        </w:tc>
        <w:tc>
          <w:tcPr>
            <w:tcW w:w="315" w:type="pct"/>
          </w:tcPr>
          <w:p w14:paraId="09E1E8EA" w14:textId="77777777" w:rsidR="00AE70F2" w:rsidRPr="0017407D" w:rsidDel="00554016" w:rsidRDefault="00AE70F2" w:rsidP="00AE70F2">
            <w:pPr>
              <w:pStyle w:val="GOSTTablenorm"/>
              <w:rPr>
                <w:ins w:id="4416" w:author="Чиркова Наталия Сергеевна" w:date="2024-04-01T17:24:00Z"/>
              </w:rPr>
            </w:pPr>
          </w:p>
        </w:tc>
        <w:tc>
          <w:tcPr>
            <w:tcW w:w="2035" w:type="pct"/>
          </w:tcPr>
          <w:p w14:paraId="3AB115A0" w14:textId="16AB3CC4" w:rsidR="00AE70F2" w:rsidRPr="0017407D" w:rsidRDefault="00AE70F2" w:rsidP="00AE70F2">
            <w:pPr>
              <w:pStyle w:val="GOSTTablenorm"/>
              <w:rPr>
                <w:ins w:id="4417" w:author="Чиркова Наталия Сергеевна" w:date="2024-04-01T17:24:00Z"/>
              </w:rPr>
            </w:pPr>
            <w:ins w:id="4418" w:author="Чиркова Наталия Сергеевна" w:date="2024-04-01T17:24:00Z">
              <w:r w:rsidRPr="007E547B">
                <w:t>Заполняется значением, полученным по данным ПО источника, или пользователем</w:t>
              </w:r>
            </w:ins>
          </w:p>
        </w:tc>
      </w:tr>
    </w:tbl>
    <w:p w14:paraId="693C66F1" w14:textId="61251B80" w:rsidR="00536994" w:rsidRDefault="00536994" w:rsidP="007E5356">
      <w:pPr>
        <w:pStyle w:val="41"/>
      </w:pPr>
      <w:bookmarkStart w:id="4419" w:name="_Toc226562713"/>
      <w:r w:rsidRPr="00536994">
        <w:t xml:space="preserve">Пример запроса по </w:t>
      </w:r>
      <w:r w:rsidRPr="00A8527A">
        <w:t>документу</w:t>
      </w:r>
      <w:r>
        <w:t xml:space="preserve"> «</w:t>
      </w:r>
      <w:r w:rsidRPr="00BE4E91">
        <w:t>Справка</w:t>
      </w:r>
      <w:del w:id="4420" w:author="Чиркова Наталия Сергеевна" w:date="2024-04-01T17:25:00Z">
        <w:r w:rsidRPr="00BE4E91" w:rsidDel="00AE70F2">
          <w:delText>, сформированная на основании данных из лицевых счетов СВР</w:delText>
        </w:r>
      </w:del>
      <w:ins w:id="4421" w:author="Чиркова Наталия Сергеевна" w:date="2024-04-01T17:25:00Z">
        <w:r w:rsidR="00AE70F2">
          <w:t xml:space="preserve"> </w:t>
        </w:r>
      </w:ins>
      <w:r w:rsidRPr="00BE4E91">
        <w:t>для миграции</w:t>
      </w:r>
      <w:r>
        <w:t>»</w:t>
      </w:r>
      <w:r w:rsidRPr="00D820CF">
        <w:t xml:space="preserve"> </w:t>
      </w:r>
      <w:ins w:id="4422" w:author="Чиркова Наталия Сергеевна" w:date="2024-04-01T17:25:00Z">
        <w:r w:rsidR="00AE70F2">
          <w:t xml:space="preserve">(тип «МИГ») </w:t>
        </w:r>
      </w:ins>
      <w:r w:rsidRPr="006F0656">
        <w:t>ARP_SVAP_MIGRATION</w:t>
      </w:r>
      <w:bookmarkEnd w:id="4419"/>
    </w:p>
    <w:p w14:paraId="15DB4BE2" w14:textId="77777777" w:rsidR="00864BE0" w:rsidRPr="007B5A18" w:rsidRDefault="00864BE0" w:rsidP="00864BE0">
      <w:pPr>
        <w:pStyle w:val="GOSTScript"/>
      </w:pPr>
      <w:r w:rsidRPr="007B5A18">
        <w:t>{</w:t>
      </w:r>
    </w:p>
    <w:p w14:paraId="18FAEB41" w14:textId="77777777" w:rsidR="00864BE0" w:rsidRPr="007B5A18" w:rsidRDefault="00864BE0" w:rsidP="00864BE0">
      <w:pPr>
        <w:pStyle w:val="GOSTScript"/>
      </w:pPr>
      <w:r w:rsidRPr="007B5A18">
        <w:tab/>
        <w:t>"header": {</w:t>
      </w:r>
    </w:p>
    <w:p w14:paraId="6D1FE165" w14:textId="77777777" w:rsidR="00864BE0" w:rsidRPr="007B5A18" w:rsidRDefault="00864BE0" w:rsidP="00864BE0">
      <w:pPr>
        <w:pStyle w:val="GOSTScript"/>
      </w:pPr>
      <w:r w:rsidRPr="007B5A18">
        <w:tab/>
      </w:r>
      <w:r w:rsidRPr="007B5A18">
        <w:tab/>
        <w:t>"Source": "ARP",</w:t>
      </w:r>
    </w:p>
    <w:p w14:paraId="7B16D626" w14:textId="77777777" w:rsidR="00864BE0" w:rsidRPr="007B5A18" w:rsidRDefault="00864BE0" w:rsidP="00864BE0">
      <w:pPr>
        <w:pStyle w:val="GOSTScript"/>
      </w:pPr>
      <w:r w:rsidRPr="007B5A18">
        <w:tab/>
      </w:r>
      <w:r w:rsidRPr="007B5A18">
        <w:tab/>
        <w:t>"ReqDateTime": "2022-11-07 10:37:22",</w:t>
      </w:r>
    </w:p>
    <w:p w14:paraId="362276C0" w14:textId="77777777" w:rsidR="00864BE0" w:rsidRPr="007B5A18" w:rsidRDefault="00864BE0" w:rsidP="00864BE0">
      <w:pPr>
        <w:pStyle w:val="GOSTScript"/>
      </w:pPr>
      <w:r w:rsidRPr="007B5A18">
        <w:tab/>
      </w:r>
      <w:r w:rsidRPr="007B5A18">
        <w:tab/>
        <w:t>"Version": "1.0",</w:t>
      </w:r>
    </w:p>
    <w:p w14:paraId="633282D5" w14:textId="77777777" w:rsidR="00864BE0" w:rsidRDefault="00864BE0" w:rsidP="00864BE0">
      <w:pPr>
        <w:pStyle w:val="GOSTScript"/>
      </w:pPr>
      <w:r w:rsidRPr="007B5A18">
        <w:tab/>
      </w:r>
      <w:r w:rsidRPr="007B5A18">
        <w:tab/>
      </w:r>
      <w:r>
        <w:t>"Params": [</w:t>
      </w:r>
    </w:p>
    <w:p w14:paraId="23D2127A" w14:textId="77777777" w:rsidR="00864BE0" w:rsidRDefault="00864BE0" w:rsidP="00864BE0">
      <w:pPr>
        <w:pStyle w:val="GOSTScript"/>
      </w:pPr>
      <w:r>
        <w:tab/>
      </w:r>
      <w:r>
        <w:tab/>
      </w:r>
      <w:r>
        <w:tab/>
        <w:t>{</w:t>
      </w:r>
    </w:p>
    <w:p w14:paraId="4D1B97C7" w14:textId="77777777" w:rsidR="00864BE0" w:rsidRDefault="00864BE0" w:rsidP="00864BE0">
      <w:pPr>
        <w:pStyle w:val="GOSTScript"/>
      </w:pPr>
      <w:r>
        <w:tab/>
      </w:r>
      <w:r>
        <w:tab/>
      </w:r>
      <w:r>
        <w:tab/>
      </w:r>
      <w:r>
        <w:tab/>
        <w:t>"param": "example",</w:t>
      </w:r>
    </w:p>
    <w:p w14:paraId="369A95BE" w14:textId="77777777" w:rsidR="00864BE0" w:rsidRDefault="00864BE0" w:rsidP="00864BE0">
      <w:pPr>
        <w:pStyle w:val="GOSTScript"/>
      </w:pPr>
      <w:r>
        <w:tab/>
      </w:r>
      <w:r>
        <w:tab/>
      </w:r>
      <w:r>
        <w:tab/>
      </w:r>
      <w:r>
        <w:tab/>
        <w:t>"value": "01"</w:t>
      </w:r>
    </w:p>
    <w:p w14:paraId="636F7BCE" w14:textId="77777777" w:rsidR="00864BE0" w:rsidRDefault="00864BE0" w:rsidP="00864BE0">
      <w:pPr>
        <w:pStyle w:val="GOSTScript"/>
      </w:pPr>
      <w:r>
        <w:tab/>
      </w:r>
      <w:r>
        <w:tab/>
      </w:r>
      <w:r>
        <w:tab/>
        <w:t>}</w:t>
      </w:r>
    </w:p>
    <w:p w14:paraId="46ED6940" w14:textId="77777777" w:rsidR="00864BE0" w:rsidRDefault="00864BE0" w:rsidP="00864BE0">
      <w:pPr>
        <w:pStyle w:val="GOSTScript"/>
      </w:pPr>
      <w:r>
        <w:tab/>
      </w:r>
      <w:r>
        <w:tab/>
        <w:t>],</w:t>
      </w:r>
    </w:p>
    <w:p w14:paraId="1CEB86CE" w14:textId="77777777" w:rsidR="00864BE0" w:rsidRDefault="00864BE0" w:rsidP="00864BE0">
      <w:pPr>
        <w:pStyle w:val="GOSTScript"/>
      </w:pPr>
      <w:r>
        <w:tab/>
      </w:r>
      <w:r>
        <w:tab/>
        <w:t>"ReqGuid": "b0d4ce5d-2757-4699-948c-cfa72ba94f99",</w:t>
      </w:r>
    </w:p>
    <w:p w14:paraId="129F5C6A" w14:textId="77777777" w:rsidR="00864BE0" w:rsidRDefault="00864BE0" w:rsidP="00864BE0">
      <w:pPr>
        <w:pStyle w:val="GOSTScript"/>
      </w:pPr>
      <w:r>
        <w:tab/>
      </w:r>
      <w:r>
        <w:tab/>
        <w:t>"DocGuid": "0bd90a7c-e339-46ff-ac39-71029ff81380",</w:t>
      </w:r>
    </w:p>
    <w:p w14:paraId="06A8FE3E" w14:textId="77777777" w:rsidR="00864BE0" w:rsidRDefault="00864BE0" w:rsidP="00864BE0">
      <w:pPr>
        <w:pStyle w:val="GOSTScript"/>
      </w:pPr>
      <w:r>
        <w:tab/>
      </w:r>
      <w:r>
        <w:tab/>
        <w:t>"RequestType": "ACCOUNTING",</w:t>
      </w:r>
    </w:p>
    <w:p w14:paraId="1C2E38B0" w14:textId="164CA235" w:rsidR="00864BE0" w:rsidRDefault="00864BE0" w:rsidP="00864BE0">
      <w:pPr>
        <w:pStyle w:val="GOSTScript"/>
      </w:pPr>
      <w:r>
        <w:tab/>
      </w:r>
      <w:r>
        <w:tab/>
        <w:t>"TypeDoc": "</w:t>
      </w:r>
      <w:del w:id="4423" w:author="Сатлер Марина Викторовна" w:date="2024-02-29T10:28:00Z">
        <w:r w:rsidDel="009E6736">
          <w:delText xml:space="preserve"> </w:delText>
        </w:r>
      </w:del>
      <w:r>
        <w:t>ARP_SVAP_MIGRATION</w:t>
      </w:r>
      <w:del w:id="4424" w:author="Сатлер Марина Викторовна" w:date="2024-02-29T10:28:00Z">
        <w:r w:rsidDel="009E6736">
          <w:delText xml:space="preserve"> </w:delText>
        </w:r>
      </w:del>
      <w:r>
        <w:t>",</w:t>
      </w:r>
    </w:p>
    <w:p w14:paraId="34417933" w14:textId="77777777" w:rsidR="00864BE0" w:rsidRDefault="00864BE0" w:rsidP="00864BE0">
      <w:pPr>
        <w:pStyle w:val="GOSTScript"/>
      </w:pPr>
      <w:r>
        <w:tab/>
      </w:r>
      <w:r>
        <w:tab/>
        <w:t>"Stage": "auth",</w:t>
      </w:r>
    </w:p>
    <w:p w14:paraId="4ED37B62" w14:textId="77777777" w:rsidR="00864BE0" w:rsidRDefault="00864BE0" w:rsidP="00864BE0">
      <w:pPr>
        <w:pStyle w:val="GOSTScript"/>
      </w:pPr>
      <w:r>
        <w:lastRenderedPageBreak/>
        <w:tab/>
      </w:r>
      <w:r>
        <w:tab/>
        <w:t>"BalLevContrl": 0,</w:t>
      </w:r>
    </w:p>
    <w:p w14:paraId="223140FC" w14:textId="77777777" w:rsidR="00864BE0" w:rsidRDefault="00864BE0" w:rsidP="00864BE0">
      <w:pPr>
        <w:pStyle w:val="GOSTScript"/>
      </w:pPr>
      <w:r>
        <w:tab/>
      </w:r>
      <w:r>
        <w:tab/>
        <w:t>"Subject": "6200",</w:t>
      </w:r>
    </w:p>
    <w:p w14:paraId="5696C9FA" w14:textId="78D93D26" w:rsidR="00864BE0" w:rsidRDefault="00864BE0" w:rsidP="00864BE0">
      <w:pPr>
        <w:pStyle w:val="GOSTScript"/>
      </w:pPr>
      <w:r>
        <w:tab/>
      </w:r>
      <w:r>
        <w:tab/>
        <w:t>"SettlementDate": "2022-</w:t>
      </w:r>
      <w:del w:id="4425" w:author="Сатлер Марина Викторовна" w:date="2024-04-15T10:01:00Z">
        <w:r w:rsidDel="00EC008A">
          <w:delText>12</w:delText>
        </w:r>
      </w:del>
      <w:ins w:id="4426" w:author="Сатлер Марина Викторовна" w:date="2024-04-15T10:01:00Z">
        <w:r w:rsidR="00EC008A">
          <w:t>1</w:t>
        </w:r>
        <w:r w:rsidR="00EC008A" w:rsidRPr="005F17B7">
          <w:t>1</w:t>
        </w:r>
      </w:ins>
      <w:r>
        <w:t>-07"</w:t>
      </w:r>
    </w:p>
    <w:p w14:paraId="71CF7221" w14:textId="77777777" w:rsidR="00864BE0" w:rsidRDefault="00864BE0" w:rsidP="00864BE0">
      <w:pPr>
        <w:pStyle w:val="GOSTScript"/>
      </w:pPr>
      <w:r>
        <w:tab/>
        <w:t>},</w:t>
      </w:r>
    </w:p>
    <w:p w14:paraId="3E5A54EC" w14:textId="77777777" w:rsidR="00864BE0" w:rsidRDefault="00864BE0" w:rsidP="00864BE0">
      <w:pPr>
        <w:pStyle w:val="GOSTScript"/>
      </w:pPr>
      <w:r>
        <w:tab/>
        <w:t>"document": {</w:t>
      </w:r>
    </w:p>
    <w:p w14:paraId="2A78C22B" w14:textId="1A2F7215" w:rsidR="00864BE0" w:rsidRDefault="00864BE0" w:rsidP="00864BE0">
      <w:pPr>
        <w:pStyle w:val="GOSTScript"/>
      </w:pPr>
      <w:r>
        <w:tab/>
      </w:r>
      <w:r>
        <w:tab/>
        <w:t>"datecreated": "2022-11-</w:t>
      </w:r>
      <w:del w:id="4427" w:author="Сатлер Марина Викторовна" w:date="2024-04-15T10:01:00Z">
        <w:r w:rsidDel="00EC008A">
          <w:delText>24</w:delText>
        </w:r>
      </w:del>
      <w:ins w:id="4428" w:author="Сатлер Марина Викторовна" w:date="2024-04-15T10:01:00Z">
        <w:r w:rsidR="00EC008A" w:rsidRPr="005F17B7">
          <w:t>07</w:t>
        </w:r>
      </w:ins>
      <w:r>
        <w:t>",</w:t>
      </w:r>
    </w:p>
    <w:p w14:paraId="75BDBCB1" w14:textId="77777777" w:rsidR="00864BE0" w:rsidRDefault="00864BE0" w:rsidP="00864BE0">
      <w:pPr>
        <w:pStyle w:val="GOSTScript"/>
      </w:pPr>
      <w:r>
        <w:tab/>
      </w:r>
      <w:r>
        <w:tab/>
        <w:t>"numdoc": "6200/42",</w:t>
      </w:r>
    </w:p>
    <w:p w14:paraId="0AFCC0AC" w14:textId="77777777" w:rsidR="00864BE0" w:rsidRDefault="00864BE0" w:rsidP="00864BE0">
      <w:pPr>
        <w:pStyle w:val="GOSTScript"/>
      </w:pPr>
      <w:r>
        <w:tab/>
      </w:r>
      <w:r>
        <w:tab/>
        <w:t>"typedoc": "МИГ",</w:t>
      </w:r>
    </w:p>
    <w:p w14:paraId="1D784F64" w14:textId="77777777" w:rsidR="00864BE0" w:rsidRDefault="00864BE0" w:rsidP="00864BE0">
      <w:pPr>
        <w:pStyle w:val="GOSTScript"/>
      </w:pPr>
      <w:r>
        <w:tab/>
      </w:r>
      <w:r>
        <w:tab/>
        <w:t>"accesslevel": 0,</w:t>
      </w:r>
    </w:p>
    <w:p w14:paraId="2B8A7F0E" w14:textId="77777777" w:rsidR="00864BE0" w:rsidRDefault="00864BE0" w:rsidP="00864BE0">
      <w:pPr>
        <w:pStyle w:val="GOSTScript"/>
      </w:pPr>
      <w:r>
        <w:tab/>
      </w:r>
      <w:r>
        <w:tab/>
        <w:t>"svapmigrdata": [</w:t>
      </w:r>
    </w:p>
    <w:p w14:paraId="7B38F9C0" w14:textId="77777777" w:rsidR="00864BE0" w:rsidRDefault="00864BE0" w:rsidP="00864BE0">
      <w:pPr>
        <w:pStyle w:val="GOSTScript"/>
      </w:pPr>
      <w:r>
        <w:tab/>
      </w:r>
      <w:r>
        <w:tab/>
      </w:r>
      <w:r>
        <w:tab/>
        <w:t>{</w:t>
      </w:r>
    </w:p>
    <w:p w14:paraId="53D22765" w14:textId="77777777" w:rsidR="00864BE0" w:rsidRDefault="00864BE0" w:rsidP="00864BE0">
      <w:pPr>
        <w:pStyle w:val="GOSTScript"/>
      </w:pPr>
      <w:r>
        <w:tab/>
      </w:r>
      <w:r>
        <w:tab/>
      </w:r>
      <w:r>
        <w:tab/>
      </w:r>
      <w:r>
        <w:tab/>
        <w:t>"id": 1,</w:t>
      </w:r>
    </w:p>
    <w:p w14:paraId="403E3637" w14:textId="77777777" w:rsidR="00864BE0" w:rsidRDefault="00864BE0" w:rsidP="00864BE0">
      <w:pPr>
        <w:pStyle w:val="GOSTScript"/>
      </w:pPr>
      <w:r>
        <w:tab/>
      </w:r>
      <w:r>
        <w:tab/>
      </w:r>
      <w:r>
        <w:tab/>
      </w:r>
      <w:r>
        <w:tab/>
        <w:t>"numrow": "1",</w:t>
      </w:r>
    </w:p>
    <w:p w14:paraId="2DB2C4BB" w14:textId="77777777" w:rsidR="00864BE0" w:rsidRDefault="00864BE0" w:rsidP="00864BE0">
      <w:pPr>
        <w:pStyle w:val="GOSTScript"/>
      </w:pPr>
      <w:r>
        <w:tab/>
      </w:r>
      <w:r>
        <w:tab/>
      </w:r>
      <w:r>
        <w:tab/>
      </w:r>
      <w:r>
        <w:tab/>
        <w:t>"segment1": "99010001",</w:t>
      </w:r>
    </w:p>
    <w:p w14:paraId="3E32113A" w14:textId="77777777" w:rsidR="00864BE0" w:rsidRDefault="00864BE0" w:rsidP="00864BE0">
      <w:pPr>
        <w:pStyle w:val="GOSTScript"/>
        <w:rPr>
          <w:ins w:id="4429" w:author="Сатлер Марина Викторовна" w:date="2024-04-15T09:36:00Z"/>
        </w:rPr>
      </w:pPr>
      <w:r>
        <w:tab/>
      </w:r>
      <w:r>
        <w:tab/>
      </w:r>
      <w:r>
        <w:tab/>
      </w:r>
      <w:r>
        <w:tab/>
        <w:t>"segment2": "10001050201010002000",</w:t>
      </w:r>
    </w:p>
    <w:p w14:paraId="7BF17B67" w14:textId="66CF5DCD" w:rsidR="00D12E98" w:rsidRDefault="00D12E98" w:rsidP="00864BE0">
      <w:pPr>
        <w:pStyle w:val="GOSTScript"/>
      </w:pPr>
      <w:ins w:id="4430" w:author="Сатлер Марина Викторовна" w:date="2024-04-15T09:36:00Z">
        <w:r>
          <w:tab/>
        </w:r>
        <w:r>
          <w:tab/>
        </w:r>
        <w:r>
          <w:tab/>
        </w:r>
        <w:r>
          <w:tab/>
        </w:r>
        <w:r w:rsidRPr="00D12E98">
          <w:t>"attribute11": "</w:t>
        </w:r>
      </w:ins>
      <w:ins w:id="4431" w:author="Сатлер Марина Викторовна" w:date="2024-04-15T09:51:00Z">
        <w:r w:rsidR="00E977ED">
          <w:t>3</w:t>
        </w:r>
      </w:ins>
      <w:ins w:id="4432" w:author="Сатлер Марина Викторовна" w:date="2024-04-15T09:36:00Z">
        <w:r w:rsidRPr="005F17B7">
          <w:t>1</w:t>
        </w:r>
        <w:r w:rsidRPr="00D12E98">
          <w:t>",</w:t>
        </w:r>
      </w:ins>
    </w:p>
    <w:p w14:paraId="21CBA900" w14:textId="77777777" w:rsidR="00864BE0" w:rsidRDefault="00864BE0" w:rsidP="00864BE0">
      <w:pPr>
        <w:pStyle w:val="GOSTScript"/>
      </w:pPr>
      <w:r>
        <w:tab/>
      </w:r>
      <w:r>
        <w:tab/>
      </w:r>
      <w:r>
        <w:tab/>
      </w:r>
      <w:r>
        <w:tab/>
        <w:t>"segment3": "3",</w:t>
      </w:r>
    </w:p>
    <w:p w14:paraId="1D1F310E" w14:textId="77777777" w:rsidR="00864BE0" w:rsidRDefault="00864BE0" w:rsidP="00864BE0">
      <w:pPr>
        <w:pStyle w:val="GOSTScript"/>
      </w:pPr>
      <w:r>
        <w:tab/>
      </w:r>
      <w:r>
        <w:tab/>
      </w:r>
      <w:r>
        <w:tab/>
      </w:r>
      <w:r>
        <w:tab/>
        <w:t>"segment4": "20211",</w:t>
      </w:r>
    </w:p>
    <w:p w14:paraId="50A9A793" w14:textId="77777777" w:rsidR="00864BE0" w:rsidRDefault="00864BE0" w:rsidP="00864BE0">
      <w:pPr>
        <w:pStyle w:val="GOSTScript"/>
      </w:pPr>
      <w:r>
        <w:tab/>
      </w:r>
      <w:r>
        <w:tab/>
      </w:r>
      <w:r>
        <w:tab/>
      </w:r>
      <w:r>
        <w:tab/>
        <w:t>"segment5": "6200",</w:t>
      </w:r>
    </w:p>
    <w:p w14:paraId="178E82CE" w14:textId="77777777" w:rsidR="00864BE0" w:rsidRDefault="00864BE0" w:rsidP="00864BE0">
      <w:pPr>
        <w:pStyle w:val="GOSTScript"/>
      </w:pPr>
      <w:r>
        <w:tab/>
      </w:r>
      <w:r>
        <w:tab/>
      </w:r>
      <w:r>
        <w:tab/>
      </w:r>
      <w:r>
        <w:tab/>
        <w:t>"segment6": "1",</w:t>
      </w:r>
    </w:p>
    <w:p w14:paraId="513CC87D" w14:textId="77777777" w:rsidR="00864BE0" w:rsidRDefault="00864BE0" w:rsidP="00864BE0">
      <w:pPr>
        <w:pStyle w:val="GOSTScript"/>
      </w:pPr>
      <w:r>
        <w:tab/>
      </w:r>
      <w:r>
        <w:tab/>
      </w:r>
      <w:r>
        <w:tab/>
      </w:r>
      <w:r>
        <w:tab/>
        <w:t>"segment7": "03212643000000016200",</w:t>
      </w:r>
    </w:p>
    <w:p w14:paraId="23E45155" w14:textId="77777777" w:rsidR="00864BE0" w:rsidRDefault="00864BE0" w:rsidP="00864BE0">
      <w:pPr>
        <w:pStyle w:val="GOSTScript"/>
      </w:pPr>
      <w:r>
        <w:tab/>
      </w:r>
      <w:r>
        <w:tab/>
      </w:r>
      <w:r>
        <w:tab/>
      </w:r>
      <w:r>
        <w:tab/>
        <w:t>"segment8": "-",</w:t>
      </w:r>
    </w:p>
    <w:p w14:paraId="0910EF44" w14:textId="77777777" w:rsidR="00864BE0" w:rsidRDefault="00864BE0" w:rsidP="00864BE0">
      <w:pPr>
        <w:pStyle w:val="GOSTScript"/>
      </w:pPr>
      <w:r>
        <w:tab/>
      </w:r>
      <w:r>
        <w:tab/>
      </w:r>
      <w:r>
        <w:tab/>
      </w:r>
      <w:r>
        <w:tab/>
        <w:t>"segment9": "-",</w:t>
      </w:r>
    </w:p>
    <w:p w14:paraId="69B7BED2" w14:textId="77777777" w:rsidR="00864BE0" w:rsidRDefault="00864BE0" w:rsidP="00864BE0">
      <w:pPr>
        <w:pStyle w:val="GOSTScript"/>
      </w:pPr>
      <w:r>
        <w:tab/>
      </w:r>
      <w:r>
        <w:tab/>
      </w:r>
      <w:r>
        <w:tab/>
      </w:r>
      <w:r>
        <w:tab/>
        <w:t>"segment10": "НАЧ-22",</w:t>
      </w:r>
    </w:p>
    <w:p w14:paraId="49206431" w14:textId="77777777" w:rsidR="00864BE0" w:rsidRDefault="00864BE0" w:rsidP="00864BE0">
      <w:pPr>
        <w:pStyle w:val="GOSTScript"/>
      </w:pPr>
      <w:r>
        <w:tab/>
      </w:r>
      <w:r>
        <w:tab/>
      </w:r>
      <w:r>
        <w:tab/>
      </w:r>
      <w:r>
        <w:tab/>
        <w:t>"segment11": "-",</w:t>
      </w:r>
    </w:p>
    <w:p w14:paraId="7AB086D6" w14:textId="77777777" w:rsidR="00864BE0" w:rsidRDefault="00864BE0" w:rsidP="00864BE0">
      <w:pPr>
        <w:pStyle w:val="GOSTScript"/>
        <w:rPr>
          <w:ins w:id="4433" w:author="Сатлер Марина Викторовна" w:date="2024-04-15T09:40:00Z"/>
        </w:rPr>
      </w:pPr>
      <w:r>
        <w:tab/>
      </w:r>
      <w:r>
        <w:tab/>
      </w:r>
      <w:r>
        <w:tab/>
      </w:r>
      <w:r>
        <w:tab/>
        <w:t>"segment12": "-",</w:t>
      </w:r>
    </w:p>
    <w:p w14:paraId="74C5423F" w14:textId="53423E00" w:rsidR="00D12E98" w:rsidRDefault="00D12E98" w:rsidP="00864BE0">
      <w:pPr>
        <w:pStyle w:val="GOSTScript"/>
        <w:rPr>
          <w:ins w:id="4434" w:author="Сатлер Марина Викторовна" w:date="2024-04-15T09:42:00Z"/>
        </w:rPr>
      </w:pPr>
      <w:ins w:id="4435" w:author="Сатлер Марина Викторовна" w:date="2024-04-15T09:40:00Z">
        <w:r w:rsidRPr="00D12E98">
          <w:tab/>
        </w:r>
        <w:r w:rsidRPr="00D12E98">
          <w:tab/>
        </w:r>
        <w:r w:rsidRPr="00D12E98">
          <w:tab/>
        </w:r>
        <w:r w:rsidRPr="00D12E98">
          <w:tab/>
          <w:t>"currencycode": "643",</w:t>
        </w:r>
      </w:ins>
    </w:p>
    <w:p w14:paraId="738E19CB" w14:textId="77777777" w:rsidR="00D12E98" w:rsidRDefault="00D12E98" w:rsidP="00D12E98">
      <w:pPr>
        <w:pStyle w:val="GOSTScript"/>
        <w:rPr>
          <w:ins w:id="4436" w:author="Сатлер Марина Викторовна" w:date="2024-04-15T09:42:00Z"/>
        </w:rPr>
      </w:pPr>
      <w:ins w:id="4437" w:author="Сатлер Марина Викторовна" w:date="2024-04-15T09:42:00Z">
        <w:r>
          <w:tab/>
        </w:r>
        <w:r>
          <w:tab/>
        </w:r>
        <w:r>
          <w:tab/>
        </w:r>
        <w:r>
          <w:tab/>
          <w:t>"entereddr": 200.00,</w:t>
        </w:r>
      </w:ins>
    </w:p>
    <w:p w14:paraId="7B04889B" w14:textId="2D807197" w:rsidR="00D12E98" w:rsidRDefault="00D12E98" w:rsidP="00D12E98">
      <w:pPr>
        <w:pStyle w:val="GOSTScript"/>
      </w:pPr>
      <w:ins w:id="4438" w:author="Сатлер Марина Викторовна" w:date="2024-04-15T09:42:00Z">
        <w:r>
          <w:tab/>
        </w:r>
        <w:r>
          <w:tab/>
        </w:r>
        <w:r>
          <w:tab/>
        </w:r>
        <w:r>
          <w:tab/>
          <w:t>"enteredcr": 0.00,</w:t>
        </w:r>
      </w:ins>
    </w:p>
    <w:p w14:paraId="6131B42E" w14:textId="77777777" w:rsidR="00864BE0" w:rsidRDefault="00864BE0" w:rsidP="00864BE0">
      <w:pPr>
        <w:pStyle w:val="GOSTScript"/>
      </w:pPr>
      <w:r>
        <w:tab/>
      </w:r>
      <w:r>
        <w:tab/>
      </w:r>
      <w:r>
        <w:tab/>
      </w:r>
      <w:r>
        <w:tab/>
        <w:t>"accounteddr": 200</w:t>
      </w:r>
      <w:r w:rsidRPr="007F179E">
        <w:t>.00</w:t>
      </w:r>
      <w:r>
        <w:t>,</w:t>
      </w:r>
    </w:p>
    <w:p w14:paraId="4ADA2D0A" w14:textId="08185D6E" w:rsidR="00864BE0" w:rsidRPr="005F17B7" w:rsidRDefault="00864BE0" w:rsidP="00864BE0">
      <w:pPr>
        <w:pStyle w:val="GOSTScript"/>
        <w:rPr>
          <w:ins w:id="4439" w:author="Сатлер Марина Викторовна" w:date="2024-04-15T09:43:00Z"/>
        </w:rPr>
      </w:pPr>
      <w:r>
        <w:tab/>
      </w:r>
      <w:r>
        <w:tab/>
      </w:r>
      <w:r>
        <w:tab/>
      </w:r>
      <w:r>
        <w:tab/>
        <w:t>"accountedcr": 0</w:t>
      </w:r>
      <w:r w:rsidRPr="007F179E">
        <w:t>.00</w:t>
      </w:r>
      <w:ins w:id="4440" w:author="Сатлер Марина Викторовна" w:date="2024-04-15T09:43:00Z">
        <w:r w:rsidR="00D12E98" w:rsidRPr="005F17B7">
          <w:t>,</w:t>
        </w:r>
      </w:ins>
    </w:p>
    <w:p w14:paraId="29C4F66A" w14:textId="71E2CCE7" w:rsidR="00D12E98" w:rsidRPr="005F17B7" w:rsidRDefault="00D12E98" w:rsidP="00864BE0">
      <w:pPr>
        <w:pStyle w:val="GOSTScript"/>
      </w:pPr>
      <w:ins w:id="4441" w:author="Сатлер Марина Викторовна" w:date="2024-04-15T09:43:00Z">
        <w:r w:rsidRPr="005F17B7">
          <w:tab/>
        </w:r>
        <w:r w:rsidRPr="005F17B7">
          <w:tab/>
        </w:r>
        <w:r w:rsidRPr="005F17B7">
          <w:tab/>
        </w:r>
        <w:r w:rsidRPr="005F17B7">
          <w:tab/>
          <w:t>"effectivedate": "2022-11-</w:t>
        </w:r>
      </w:ins>
      <w:ins w:id="4442" w:author="Сатлер Марина Викторовна" w:date="2024-04-15T10:01:00Z">
        <w:r w:rsidR="00EC008A" w:rsidRPr="005F17B7">
          <w:t>07</w:t>
        </w:r>
      </w:ins>
      <w:ins w:id="4443" w:author="Сатлер Марина Викторовна" w:date="2024-04-15T09:43:00Z">
        <w:r w:rsidRPr="005F17B7">
          <w:t>"</w:t>
        </w:r>
      </w:ins>
    </w:p>
    <w:p w14:paraId="2EFEBACA" w14:textId="77777777" w:rsidR="00864BE0" w:rsidRDefault="00864BE0" w:rsidP="00864BE0">
      <w:pPr>
        <w:pStyle w:val="GOSTScript"/>
      </w:pPr>
      <w:r>
        <w:tab/>
      </w:r>
      <w:r>
        <w:tab/>
      </w:r>
      <w:r>
        <w:tab/>
        <w:t>},</w:t>
      </w:r>
    </w:p>
    <w:p w14:paraId="7D50AF45" w14:textId="77777777" w:rsidR="00864BE0" w:rsidRDefault="00864BE0" w:rsidP="00864BE0">
      <w:pPr>
        <w:pStyle w:val="GOSTScript"/>
      </w:pPr>
      <w:r>
        <w:tab/>
      </w:r>
      <w:r>
        <w:tab/>
      </w:r>
      <w:r>
        <w:tab/>
        <w:t>{</w:t>
      </w:r>
    </w:p>
    <w:p w14:paraId="1B60ECBE" w14:textId="77777777" w:rsidR="00864BE0" w:rsidRDefault="00864BE0" w:rsidP="00864BE0">
      <w:pPr>
        <w:pStyle w:val="GOSTScript"/>
      </w:pPr>
      <w:r>
        <w:tab/>
      </w:r>
      <w:r>
        <w:tab/>
      </w:r>
      <w:r>
        <w:tab/>
      </w:r>
      <w:r>
        <w:tab/>
        <w:t>"id": 2,</w:t>
      </w:r>
    </w:p>
    <w:p w14:paraId="70670678" w14:textId="77777777" w:rsidR="00864BE0" w:rsidRDefault="00864BE0" w:rsidP="00864BE0">
      <w:pPr>
        <w:pStyle w:val="GOSTScript"/>
      </w:pPr>
      <w:r>
        <w:tab/>
      </w:r>
      <w:r>
        <w:tab/>
      </w:r>
      <w:r>
        <w:tab/>
      </w:r>
      <w:r>
        <w:tab/>
        <w:t>"numrow": "2",</w:t>
      </w:r>
    </w:p>
    <w:p w14:paraId="3B701471" w14:textId="77777777" w:rsidR="00864BE0" w:rsidRDefault="00864BE0" w:rsidP="00864BE0">
      <w:pPr>
        <w:pStyle w:val="GOSTScript"/>
      </w:pPr>
      <w:r>
        <w:tab/>
      </w:r>
      <w:r>
        <w:tab/>
      </w:r>
      <w:r>
        <w:tab/>
      </w:r>
      <w:r>
        <w:tab/>
        <w:t>"segment1": "99010001",</w:t>
      </w:r>
    </w:p>
    <w:p w14:paraId="55CD0DCA" w14:textId="77777777" w:rsidR="00864BE0" w:rsidRDefault="00864BE0" w:rsidP="00864BE0">
      <w:pPr>
        <w:pStyle w:val="GOSTScript"/>
        <w:rPr>
          <w:ins w:id="4444" w:author="Сатлер Марина Викторовна" w:date="2024-04-15T09:37:00Z"/>
        </w:rPr>
      </w:pPr>
      <w:r>
        <w:lastRenderedPageBreak/>
        <w:tab/>
      </w:r>
      <w:r>
        <w:tab/>
      </w:r>
      <w:r>
        <w:tab/>
      </w:r>
      <w:r>
        <w:tab/>
        <w:t>"segment2": "10000000000000000000",</w:t>
      </w:r>
    </w:p>
    <w:p w14:paraId="3DD0F706" w14:textId="2AAF1D13" w:rsidR="00D12E98" w:rsidRDefault="00D12E98" w:rsidP="00D12E98">
      <w:pPr>
        <w:pStyle w:val="GOSTScript"/>
        <w:rPr>
          <w:ins w:id="4445" w:author="Сатлер Марина Викторовна" w:date="2024-04-15T09:37:00Z"/>
        </w:rPr>
      </w:pPr>
      <w:ins w:id="4446" w:author="Сатлер Марина Викторовна" w:date="2024-04-15T09:37:00Z">
        <w:r>
          <w:tab/>
        </w:r>
        <w:r>
          <w:tab/>
        </w:r>
        <w:r>
          <w:tab/>
        </w:r>
        <w:r>
          <w:tab/>
        </w:r>
        <w:r w:rsidRPr="00D12E98">
          <w:t>"attribute11": "</w:t>
        </w:r>
      </w:ins>
      <w:ins w:id="4447" w:author="Сатлер Марина Викторовна" w:date="2024-04-15T10:26:00Z">
        <w:r w:rsidR="00E977ED" w:rsidRPr="00E54CE1">
          <w:t>3</w:t>
        </w:r>
      </w:ins>
      <w:ins w:id="4448" w:author="Сатлер Марина Викторовна" w:date="2024-04-15T09:37:00Z">
        <w:r w:rsidRPr="005F17B7">
          <w:t>1</w:t>
        </w:r>
        <w:r w:rsidRPr="00D12E98">
          <w:t>",</w:t>
        </w:r>
      </w:ins>
    </w:p>
    <w:p w14:paraId="4503CCB4" w14:textId="14A16EA9" w:rsidR="00D12E98" w:rsidDel="00D12E98" w:rsidRDefault="00D12E98" w:rsidP="00864BE0">
      <w:pPr>
        <w:pStyle w:val="GOSTScript"/>
        <w:rPr>
          <w:del w:id="4449" w:author="Сатлер Марина Викторовна" w:date="2024-04-15T09:37:00Z"/>
        </w:rPr>
      </w:pPr>
    </w:p>
    <w:p w14:paraId="3696D6F3" w14:textId="77777777" w:rsidR="00864BE0" w:rsidRDefault="00864BE0" w:rsidP="00864BE0">
      <w:pPr>
        <w:pStyle w:val="GOSTScript"/>
      </w:pPr>
      <w:r>
        <w:tab/>
      </w:r>
      <w:r>
        <w:tab/>
      </w:r>
      <w:r>
        <w:tab/>
      </w:r>
      <w:r>
        <w:tab/>
        <w:t>"segment3": "3",</w:t>
      </w:r>
    </w:p>
    <w:p w14:paraId="53C0F694" w14:textId="77777777" w:rsidR="00864BE0" w:rsidRDefault="00864BE0" w:rsidP="00864BE0">
      <w:pPr>
        <w:pStyle w:val="GOSTScript"/>
      </w:pPr>
      <w:r>
        <w:tab/>
      </w:r>
      <w:r>
        <w:tab/>
      </w:r>
      <w:r>
        <w:tab/>
      </w:r>
      <w:r>
        <w:tab/>
        <w:t>"segment4": "40230",</w:t>
      </w:r>
    </w:p>
    <w:p w14:paraId="2CC05E7D" w14:textId="77777777" w:rsidR="00864BE0" w:rsidRDefault="00864BE0" w:rsidP="00864BE0">
      <w:pPr>
        <w:pStyle w:val="GOSTScript"/>
      </w:pPr>
      <w:r>
        <w:tab/>
      </w:r>
      <w:r>
        <w:tab/>
      </w:r>
      <w:r>
        <w:tab/>
      </w:r>
      <w:r>
        <w:tab/>
        <w:t>"segment5": "6200",</w:t>
      </w:r>
    </w:p>
    <w:p w14:paraId="6AF5A944" w14:textId="77777777" w:rsidR="00864BE0" w:rsidRDefault="00864BE0" w:rsidP="00864BE0">
      <w:pPr>
        <w:pStyle w:val="GOSTScript"/>
      </w:pPr>
      <w:r>
        <w:tab/>
      </w:r>
      <w:r>
        <w:tab/>
      </w:r>
      <w:r>
        <w:tab/>
      </w:r>
      <w:r>
        <w:tab/>
        <w:t>"segment6": "1",</w:t>
      </w:r>
    </w:p>
    <w:p w14:paraId="6D6B76F5" w14:textId="77777777" w:rsidR="00864BE0" w:rsidRDefault="00864BE0" w:rsidP="00864BE0">
      <w:pPr>
        <w:pStyle w:val="GOSTScript"/>
      </w:pPr>
      <w:r>
        <w:tab/>
      </w:r>
      <w:r>
        <w:tab/>
      </w:r>
      <w:r>
        <w:tab/>
      </w:r>
      <w:r>
        <w:tab/>
        <w:t>"segment7": "05621825600",</w:t>
      </w:r>
    </w:p>
    <w:p w14:paraId="4EBF8C84" w14:textId="77777777" w:rsidR="00864BE0" w:rsidRDefault="00864BE0" w:rsidP="00864BE0">
      <w:pPr>
        <w:pStyle w:val="GOSTScript"/>
      </w:pPr>
      <w:r>
        <w:tab/>
      </w:r>
      <w:r>
        <w:tab/>
      </w:r>
      <w:r>
        <w:tab/>
      </w:r>
      <w:r>
        <w:tab/>
        <w:t>"segment8": "-",</w:t>
      </w:r>
    </w:p>
    <w:p w14:paraId="257E7301" w14:textId="77777777" w:rsidR="00864BE0" w:rsidRDefault="00864BE0" w:rsidP="00864BE0">
      <w:pPr>
        <w:pStyle w:val="GOSTScript"/>
      </w:pPr>
      <w:r>
        <w:tab/>
      </w:r>
      <w:r>
        <w:tab/>
      </w:r>
      <w:r>
        <w:tab/>
      </w:r>
      <w:r>
        <w:tab/>
        <w:t>"segment9": "-",</w:t>
      </w:r>
    </w:p>
    <w:p w14:paraId="7F0EB90A" w14:textId="77777777" w:rsidR="00864BE0" w:rsidRDefault="00864BE0" w:rsidP="00864BE0">
      <w:pPr>
        <w:pStyle w:val="GOSTScript"/>
      </w:pPr>
      <w:r>
        <w:tab/>
      </w:r>
      <w:r>
        <w:tab/>
      </w:r>
      <w:r>
        <w:tab/>
      </w:r>
      <w:r>
        <w:tab/>
        <w:t>"segment10": "НАЧ-22",</w:t>
      </w:r>
    </w:p>
    <w:p w14:paraId="72DDA001" w14:textId="77777777" w:rsidR="00864BE0" w:rsidRDefault="00864BE0" w:rsidP="00864BE0">
      <w:pPr>
        <w:pStyle w:val="GOSTScript"/>
      </w:pPr>
      <w:r>
        <w:tab/>
      </w:r>
      <w:r>
        <w:tab/>
      </w:r>
      <w:r>
        <w:tab/>
      </w:r>
      <w:r>
        <w:tab/>
        <w:t>"segment11": "-",</w:t>
      </w:r>
    </w:p>
    <w:p w14:paraId="3B502B71" w14:textId="77777777" w:rsidR="00864BE0" w:rsidRDefault="00864BE0" w:rsidP="00864BE0">
      <w:pPr>
        <w:pStyle w:val="GOSTScript"/>
        <w:rPr>
          <w:ins w:id="4450" w:author="Сатлер Марина Викторовна" w:date="2024-04-15T09:40:00Z"/>
        </w:rPr>
      </w:pPr>
      <w:r>
        <w:tab/>
      </w:r>
      <w:r>
        <w:tab/>
      </w:r>
      <w:r>
        <w:tab/>
      </w:r>
      <w:r>
        <w:tab/>
        <w:t>"segment12": "-",</w:t>
      </w:r>
    </w:p>
    <w:p w14:paraId="2F51738C" w14:textId="4B3F7820" w:rsidR="00D12E98" w:rsidRDefault="00D12E98" w:rsidP="00864BE0">
      <w:pPr>
        <w:pStyle w:val="GOSTScript"/>
        <w:rPr>
          <w:ins w:id="4451" w:author="Сатлер Марина Викторовна" w:date="2024-04-15T09:43:00Z"/>
        </w:rPr>
      </w:pPr>
      <w:ins w:id="4452" w:author="Сатлер Марина Викторовна" w:date="2024-04-15T09:40:00Z">
        <w:r w:rsidRPr="00D12E98">
          <w:tab/>
        </w:r>
        <w:r w:rsidRPr="00D12E98">
          <w:tab/>
        </w:r>
        <w:r w:rsidRPr="00D12E98">
          <w:tab/>
        </w:r>
        <w:r w:rsidRPr="00D12E98">
          <w:tab/>
          <w:t>"currencycode": "643",</w:t>
        </w:r>
      </w:ins>
    </w:p>
    <w:p w14:paraId="478DE4E4" w14:textId="77777777" w:rsidR="00D12E98" w:rsidRDefault="00D12E98" w:rsidP="00D12E98">
      <w:pPr>
        <w:pStyle w:val="GOSTScript"/>
        <w:rPr>
          <w:ins w:id="4453" w:author="Сатлер Марина Викторовна" w:date="2024-04-15T09:43:00Z"/>
        </w:rPr>
      </w:pPr>
      <w:ins w:id="4454" w:author="Сатлер Марина Викторовна" w:date="2024-04-15T09:43:00Z">
        <w:r>
          <w:tab/>
        </w:r>
        <w:r>
          <w:tab/>
        </w:r>
        <w:r>
          <w:tab/>
        </w:r>
        <w:r>
          <w:tab/>
          <w:t>"entereddr": 200.00,</w:t>
        </w:r>
      </w:ins>
    </w:p>
    <w:p w14:paraId="3392769D" w14:textId="2992CD21" w:rsidR="00D12E98" w:rsidRDefault="00D12E98" w:rsidP="00D12E98">
      <w:pPr>
        <w:pStyle w:val="GOSTScript"/>
      </w:pPr>
      <w:ins w:id="4455" w:author="Сатлер Марина Викторовна" w:date="2024-04-15T09:43:00Z">
        <w:r>
          <w:tab/>
        </w:r>
        <w:r>
          <w:tab/>
        </w:r>
        <w:r>
          <w:tab/>
        </w:r>
        <w:r>
          <w:tab/>
          <w:t>"enteredcr": 0.00,</w:t>
        </w:r>
      </w:ins>
    </w:p>
    <w:p w14:paraId="0D9F693E" w14:textId="77777777" w:rsidR="00864BE0" w:rsidRDefault="00864BE0" w:rsidP="00864BE0">
      <w:pPr>
        <w:pStyle w:val="GOSTScript"/>
      </w:pPr>
      <w:r>
        <w:tab/>
      </w:r>
      <w:r>
        <w:tab/>
      </w:r>
      <w:r>
        <w:tab/>
      </w:r>
      <w:r>
        <w:tab/>
        <w:t>"accounteddr": 0</w:t>
      </w:r>
      <w:r w:rsidRPr="007F179E">
        <w:t>.00</w:t>
      </w:r>
      <w:r>
        <w:t>,</w:t>
      </w:r>
    </w:p>
    <w:p w14:paraId="3795252C" w14:textId="0D217B40" w:rsidR="00864BE0" w:rsidRPr="005F17B7" w:rsidRDefault="00864BE0" w:rsidP="00864BE0">
      <w:pPr>
        <w:pStyle w:val="GOSTScript"/>
        <w:rPr>
          <w:ins w:id="4456" w:author="Сатлер Марина Викторовна" w:date="2024-04-15T09:43:00Z"/>
        </w:rPr>
      </w:pPr>
      <w:r>
        <w:tab/>
      </w:r>
      <w:r>
        <w:tab/>
      </w:r>
      <w:r>
        <w:tab/>
      </w:r>
      <w:r>
        <w:tab/>
        <w:t>"accountedcr": 200</w:t>
      </w:r>
      <w:r w:rsidRPr="007F179E">
        <w:t>.00</w:t>
      </w:r>
      <w:ins w:id="4457" w:author="Сатлер Марина Викторовна" w:date="2024-04-15T09:43:00Z">
        <w:r w:rsidR="00D12E98" w:rsidRPr="005F17B7">
          <w:t>,</w:t>
        </w:r>
      </w:ins>
    </w:p>
    <w:p w14:paraId="58820616" w14:textId="1D2C8140" w:rsidR="00D12E98" w:rsidRPr="005F17B7" w:rsidRDefault="00D12E98" w:rsidP="00864BE0">
      <w:pPr>
        <w:pStyle w:val="GOSTScript"/>
      </w:pPr>
      <w:ins w:id="4458" w:author="Сатлер Марина Викторовна" w:date="2024-04-15T09:43:00Z">
        <w:r w:rsidRPr="005F17B7">
          <w:tab/>
        </w:r>
        <w:r w:rsidRPr="005F17B7">
          <w:tab/>
        </w:r>
        <w:r w:rsidRPr="005F17B7">
          <w:tab/>
        </w:r>
        <w:r w:rsidRPr="005F17B7">
          <w:tab/>
          <w:t>"effectivedate": "2022-11-</w:t>
        </w:r>
      </w:ins>
      <w:ins w:id="4459" w:author="Сатлер Марина Викторовна" w:date="2024-04-15T10:02:00Z">
        <w:r w:rsidR="00EC008A" w:rsidRPr="005F17B7">
          <w:t>07</w:t>
        </w:r>
      </w:ins>
      <w:ins w:id="4460" w:author="Сатлер Марина Викторовна" w:date="2024-04-15T09:43:00Z">
        <w:r w:rsidRPr="005F17B7">
          <w:t>"</w:t>
        </w:r>
      </w:ins>
    </w:p>
    <w:p w14:paraId="6FBFE4EB" w14:textId="77777777" w:rsidR="00864BE0" w:rsidRDefault="00864BE0" w:rsidP="00864BE0">
      <w:pPr>
        <w:pStyle w:val="GOSTScript"/>
      </w:pPr>
      <w:r>
        <w:tab/>
      </w:r>
      <w:r>
        <w:tab/>
      </w:r>
      <w:r>
        <w:tab/>
        <w:t>},</w:t>
      </w:r>
    </w:p>
    <w:p w14:paraId="2FBE06B4" w14:textId="77777777" w:rsidR="00864BE0" w:rsidRDefault="00864BE0" w:rsidP="00864BE0">
      <w:pPr>
        <w:pStyle w:val="GOSTScript"/>
      </w:pPr>
      <w:r>
        <w:tab/>
      </w:r>
      <w:r>
        <w:tab/>
      </w:r>
      <w:r>
        <w:tab/>
        <w:t>{</w:t>
      </w:r>
    </w:p>
    <w:p w14:paraId="281400A2" w14:textId="77777777" w:rsidR="00864BE0" w:rsidRDefault="00864BE0" w:rsidP="00864BE0">
      <w:pPr>
        <w:pStyle w:val="GOSTScript"/>
      </w:pPr>
      <w:r>
        <w:tab/>
      </w:r>
      <w:r>
        <w:tab/>
      </w:r>
      <w:r>
        <w:tab/>
      </w:r>
      <w:r>
        <w:tab/>
        <w:t>"id": 3,</w:t>
      </w:r>
    </w:p>
    <w:p w14:paraId="22690724" w14:textId="77777777" w:rsidR="00864BE0" w:rsidRDefault="00864BE0" w:rsidP="00864BE0">
      <w:pPr>
        <w:pStyle w:val="GOSTScript"/>
      </w:pPr>
      <w:r>
        <w:tab/>
      </w:r>
      <w:r>
        <w:tab/>
      </w:r>
      <w:r>
        <w:tab/>
      </w:r>
      <w:r>
        <w:tab/>
        <w:t>"numrow": "5",</w:t>
      </w:r>
    </w:p>
    <w:p w14:paraId="3243C413" w14:textId="77777777" w:rsidR="00864BE0" w:rsidRDefault="00864BE0" w:rsidP="00864BE0">
      <w:pPr>
        <w:pStyle w:val="GOSTScript"/>
      </w:pPr>
      <w:r>
        <w:tab/>
      </w:r>
      <w:r>
        <w:tab/>
      </w:r>
      <w:r>
        <w:tab/>
      </w:r>
      <w:r>
        <w:tab/>
        <w:t>"segment1": "99010001",</w:t>
      </w:r>
    </w:p>
    <w:p w14:paraId="6CC5D821" w14:textId="77777777" w:rsidR="00864BE0" w:rsidRDefault="00864BE0" w:rsidP="00864BE0">
      <w:pPr>
        <w:pStyle w:val="GOSTScript"/>
        <w:rPr>
          <w:ins w:id="4461" w:author="Сатлер Марина Викторовна" w:date="2024-04-15T09:37:00Z"/>
        </w:rPr>
      </w:pPr>
      <w:r>
        <w:tab/>
      </w:r>
      <w:r>
        <w:tab/>
      </w:r>
      <w:r>
        <w:tab/>
      </w:r>
      <w:r>
        <w:tab/>
        <w:t>"segment2": "10000000000000000000",</w:t>
      </w:r>
    </w:p>
    <w:p w14:paraId="0EC994D8" w14:textId="77777777" w:rsidR="00D12E98" w:rsidRDefault="00D12E98" w:rsidP="00D12E98">
      <w:pPr>
        <w:pStyle w:val="GOSTScript"/>
        <w:rPr>
          <w:ins w:id="4462" w:author="Сатлер Марина Викторовна" w:date="2024-04-15T09:37:00Z"/>
        </w:rPr>
      </w:pPr>
      <w:ins w:id="4463" w:author="Сатлер Марина Викторовна" w:date="2024-04-15T09:37:00Z">
        <w:r>
          <w:tab/>
        </w:r>
        <w:r>
          <w:tab/>
        </w:r>
        <w:r>
          <w:tab/>
        </w:r>
        <w:r>
          <w:tab/>
        </w:r>
        <w:r w:rsidRPr="00D12E98">
          <w:t>"attribute11": "</w:t>
        </w:r>
        <w:r w:rsidRPr="005F17B7">
          <w:t>31</w:t>
        </w:r>
        <w:r w:rsidRPr="00D12E98">
          <w:t>",</w:t>
        </w:r>
      </w:ins>
    </w:p>
    <w:p w14:paraId="101EF5D5" w14:textId="665FD93D" w:rsidR="00D12E98" w:rsidDel="00D12E98" w:rsidRDefault="00D12E98" w:rsidP="00864BE0">
      <w:pPr>
        <w:pStyle w:val="GOSTScript"/>
        <w:rPr>
          <w:del w:id="4464" w:author="Сатлер Марина Викторовна" w:date="2024-04-15T09:37:00Z"/>
        </w:rPr>
      </w:pPr>
    </w:p>
    <w:p w14:paraId="7D0151E9" w14:textId="77777777" w:rsidR="00864BE0" w:rsidRDefault="00864BE0" w:rsidP="00864BE0">
      <w:pPr>
        <w:pStyle w:val="GOSTScript"/>
      </w:pPr>
      <w:r>
        <w:tab/>
      </w:r>
      <w:r>
        <w:tab/>
      </w:r>
      <w:r>
        <w:tab/>
      </w:r>
      <w:r>
        <w:tab/>
        <w:t>"segment3": "30",</w:t>
      </w:r>
    </w:p>
    <w:p w14:paraId="36B05573" w14:textId="77777777" w:rsidR="00864BE0" w:rsidRDefault="00864BE0" w:rsidP="00864BE0">
      <w:pPr>
        <w:pStyle w:val="GOSTScript"/>
      </w:pPr>
      <w:r>
        <w:tab/>
      </w:r>
      <w:r>
        <w:tab/>
      </w:r>
      <w:r>
        <w:tab/>
      </w:r>
      <w:r>
        <w:tab/>
        <w:t>"segment4": "РЕЗ_ПРШ_ПЕР_Н",</w:t>
      </w:r>
    </w:p>
    <w:p w14:paraId="25CAF5B8" w14:textId="77777777" w:rsidR="00864BE0" w:rsidRDefault="00864BE0" w:rsidP="00864BE0">
      <w:pPr>
        <w:pStyle w:val="GOSTScript"/>
      </w:pPr>
      <w:r>
        <w:tab/>
      </w:r>
      <w:r>
        <w:tab/>
      </w:r>
      <w:r>
        <w:tab/>
      </w:r>
      <w:r>
        <w:tab/>
        <w:t>"segment5": "6200",</w:t>
      </w:r>
    </w:p>
    <w:p w14:paraId="76415E9F" w14:textId="77777777" w:rsidR="00864BE0" w:rsidRDefault="00864BE0" w:rsidP="00864BE0">
      <w:pPr>
        <w:pStyle w:val="GOSTScript"/>
      </w:pPr>
      <w:r>
        <w:tab/>
      </w:r>
      <w:r>
        <w:tab/>
      </w:r>
      <w:r>
        <w:tab/>
      </w:r>
      <w:r>
        <w:tab/>
        <w:t>"segment6": "1",</w:t>
      </w:r>
    </w:p>
    <w:p w14:paraId="44D7DE3E" w14:textId="77777777" w:rsidR="00864BE0" w:rsidRDefault="00864BE0" w:rsidP="00864BE0">
      <w:pPr>
        <w:pStyle w:val="GOSTScript"/>
      </w:pPr>
      <w:r>
        <w:tab/>
      </w:r>
      <w:r>
        <w:tab/>
      </w:r>
      <w:r>
        <w:tab/>
      </w:r>
      <w:r>
        <w:tab/>
        <w:t>"segment7": "05621825600",</w:t>
      </w:r>
    </w:p>
    <w:p w14:paraId="2875BA54" w14:textId="77777777" w:rsidR="00864BE0" w:rsidRDefault="00864BE0" w:rsidP="00864BE0">
      <w:pPr>
        <w:pStyle w:val="GOSTScript"/>
      </w:pPr>
      <w:r>
        <w:tab/>
      </w:r>
      <w:r>
        <w:tab/>
      </w:r>
      <w:r>
        <w:tab/>
      </w:r>
      <w:r>
        <w:tab/>
        <w:t>"segment8": "-",</w:t>
      </w:r>
    </w:p>
    <w:p w14:paraId="4779FF22" w14:textId="77777777" w:rsidR="00864BE0" w:rsidRDefault="00864BE0" w:rsidP="00864BE0">
      <w:pPr>
        <w:pStyle w:val="GOSTScript"/>
      </w:pPr>
      <w:r>
        <w:tab/>
      </w:r>
      <w:r>
        <w:tab/>
      </w:r>
      <w:r>
        <w:tab/>
      </w:r>
      <w:r>
        <w:tab/>
        <w:t>"segment9": "-",</w:t>
      </w:r>
    </w:p>
    <w:p w14:paraId="2E3D944B" w14:textId="77777777" w:rsidR="00864BE0" w:rsidRDefault="00864BE0" w:rsidP="00864BE0">
      <w:pPr>
        <w:pStyle w:val="GOSTScript"/>
      </w:pPr>
      <w:r>
        <w:tab/>
      </w:r>
      <w:r>
        <w:tab/>
      </w:r>
      <w:r>
        <w:tab/>
      </w:r>
      <w:r>
        <w:tab/>
        <w:t>"segment10": "-",</w:t>
      </w:r>
    </w:p>
    <w:p w14:paraId="0B6ECC07" w14:textId="77777777" w:rsidR="00864BE0" w:rsidRDefault="00864BE0" w:rsidP="00864BE0">
      <w:pPr>
        <w:pStyle w:val="GOSTScript"/>
      </w:pPr>
      <w:r>
        <w:tab/>
      </w:r>
      <w:r>
        <w:tab/>
      </w:r>
      <w:r>
        <w:tab/>
      </w:r>
      <w:r>
        <w:tab/>
        <w:t>"segment11": "-",</w:t>
      </w:r>
    </w:p>
    <w:p w14:paraId="3495E6A9" w14:textId="77777777" w:rsidR="00864BE0" w:rsidRDefault="00864BE0" w:rsidP="00864BE0">
      <w:pPr>
        <w:pStyle w:val="GOSTScript"/>
      </w:pPr>
      <w:r>
        <w:tab/>
      </w:r>
      <w:r>
        <w:tab/>
      </w:r>
      <w:r>
        <w:tab/>
      </w:r>
      <w:r>
        <w:tab/>
        <w:t>"segment12": "НАЧ-22",</w:t>
      </w:r>
    </w:p>
    <w:p w14:paraId="75BEAB1F" w14:textId="77777777" w:rsidR="00864BE0" w:rsidRDefault="00864BE0" w:rsidP="00864BE0">
      <w:pPr>
        <w:pStyle w:val="GOSTScript"/>
      </w:pPr>
      <w:r>
        <w:lastRenderedPageBreak/>
        <w:tab/>
      </w:r>
      <w:r>
        <w:tab/>
      </w:r>
      <w:r>
        <w:tab/>
      </w:r>
      <w:r>
        <w:tab/>
        <w:t>"segment13": "-",</w:t>
      </w:r>
    </w:p>
    <w:p w14:paraId="2EB7BA46" w14:textId="77777777" w:rsidR="00864BE0" w:rsidRDefault="00864BE0" w:rsidP="00864BE0">
      <w:pPr>
        <w:pStyle w:val="GOSTScript"/>
        <w:rPr>
          <w:ins w:id="4465" w:author="Сатлер Марина Викторовна" w:date="2024-04-15T09:40:00Z"/>
        </w:rPr>
      </w:pPr>
      <w:r>
        <w:tab/>
      </w:r>
      <w:r>
        <w:tab/>
      </w:r>
      <w:r>
        <w:tab/>
      </w:r>
      <w:r>
        <w:tab/>
        <w:t>"segment14": "-",</w:t>
      </w:r>
    </w:p>
    <w:p w14:paraId="5CF05045" w14:textId="4FCB09D1" w:rsidR="00D12E98" w:rsidRDefault="00D12E98" w:rsidP="00864BE0">
      <w:pPr>
        <w:pStyle w:val="GOSTScript"/>
        <w:rPr>
          <w:ins w:id="4466" w:author="Сатлер Марина Викторовна" w:date="2024-04-15T09:43:00Z"/>
        </w:rPr>
      </w:pPr>
      <w:ins w:id="4467" w:author="Сатлер Марина Викторовна" w:date="2024-04-15T09:40:00Z">
        <w:r w:rsidRPr="00D12E98">
          <w:tab/>
        </w:r>
        <w:r w:rsidRPr="00D12E98">
          <w:tab/>
        </w:r>
        <w:r w:rsidRPr="00D12E98">
          <w:tab/>
        </w:r>
        <w:r w:rsidRPr="00D12E98">
          <w:tab/>
          <w:t>"currencycode": "643",</w:t>
        </w:r>
      </w:ins>
    </w:p>
    <w:p w14:paraId="416849C3" w14:textId="77777777" w:rsidR="00D12E98" w:rsidRDefault="00D12E98" w:rsidP="00D12E98">
      <w:pPr>
        <w:pStyle w:val="GOSTScript"/>
        <w:rPr>
          <w:ins w:id="4468" w:author="Сатлер Марина Викторовна" w:date="2024-04-15T09:43:00Z"/>
        </w:rPr>
      </w:pPr>
      <w:ins w:id="4469" w:author="Сатлер Марина Викторовна" w:date="2024-04-15T09:43:00Z">
        <w:r>
          <w:tab/>
        </w:r>
        <w:r>
          <w:tab/>
        </w:r>
        <w:r>
          <w:tab/>
        </w:r>
        <w:r>
          <w:tab/>
          <w:t>"entereddr": 200.00,</w:t>
        </w:r>
      </w:ins>
    </w:p>
    <w:p w14:paraId="7FD43DB5" w14:textId="58E2991A" w:rsidR="00D12E98" w:rsidRDefault="00D12E98" w:rsidP="00D12E98">
      <w:pPr>
        <w:pStyle w:val="GOSTScript"/>
      </w:pPr>
      <w:ins w:id="4470" w:author="Сатлер Марина Викторовна" w:date="2024-04-15T09:43:00Z">
        <w:r>
          <w:tab/>
        </w:r>
        <w:r>
          <w:tab/>
        </w:r>
        <w:r>
          <w:tab/>
        </w:r>
        <w:r>
          <w:tab/>
          <w:t>"enteredcr": 0.00,</w:t>
        </w:r>
      </w:ins>
    </w:p>
    <w:p w14:paraId="5971EC90" w14:textId="77777777" w:rsidR="00864BE0" w:rsidRDefault="00864BE0" w:rsidP="00864BE0">
      <w:pPr>
        <w:pStyle w:val="GOSTScript"/>
      </w:pPr>
      <w:r>
        <w:tab/>
      </w:r>
      <w:r>
        <w:tab/>
      </w:r>
      <w:r>
        <w:tab/>
      </w:r>
      <w:r>
        <w:tab/>
        <w:t>"accounteddr": 0</w:t>
      </w:r>
      <w:r w:rsidRPr="007F179E">
        <w:t>.00</w:t>
      </w:r>
      <w:r>
        <w:t>,</w:t>
      </w:r>
    </w:p>
    <w:p w14:paraId="028D480D" w14:textId="77D5D56E" w:rsidR="00864BE0" w:rsidRPr="005F17B7" w:rsidRDefault="00864BE0" w:rsidP="00864BE0">
      <w:pPr>
        <w:pStyle w:val="GOSTScript"/>
        <w:rPr>
          <w:ins w:id="4471" w:author="Сатлер Марина Викторовна" w:date="2024-04-15T09:43:00Z"/>
        </w:rPr>
      </w:pPr>
      <w:r>
        <w:tab/>
      </w:r>
      <w:r>
        <w:tab/>
      </w:r>
      <w:r>
        <w:tab/>
      </w:r>
      <w:r>
        <w:tab/>
        <w:t>"accountedcr": 200</w:t>
      </w:r>
      <w:r w:rsidRPr="007F179E">
        <w:t>.00</w:t>
      </w:r>
      <w:ins w:id="4472" w:author="Сатлер Марина Викторовна" w:date="2024-04-15T09:43:00Z">
        <w:r w:rsidR="00D12E98" w:rsidRPr="005F17B7">
          <w:t>,</w:t>
        </w:r>
      </w:ins>
    </w:p>
    <w:p w14:paraId="6169DDC3" w14:textId="47964C43" w:rsidR="00D12E98" w:rsidRPr="005F17B7" w:rsidRDefault="00D12E98" w:rsidP="00864BE0">
      <w:pPr>
        <w:pStyle w:val="GOSTScript"/>
      </w:pPr>
      <w:ins w:id="4473" w:author="Сатлер Марина Викторовна" w:date="2024-04-15T09:43:00Z">
        <w:r w:rsidRPr="005F17B7">
          <w:tab/>
        </w:r>
        <w:r w:rsidRPr="005F17B7">
          <w:tab/>
        </w:r>
        <w:r w:rsidRPr="005F17B7">
          <w:tab/>
        </w:r>
        <w:r w:rsidRPr="005F17B7">
          <w:tab/>
          <w:t>"effectivedate": "2022-11-</w:t>
        </w:r>
      </w:ins>
      <w:ins w:id="4474" w:author="Сатлер Марина Викторовна" w:date="2024-04-15T10:02:00Z">
        <w:r w:rsidR="00EC008A" w:rsidRPr="005F17B7">
          <w:t>07</w:t>
        </w:r>
      </w:ins>
      <w:ins w:id="4475" w:author="Сатлер Марина Викторовна" w:date="2024-04-15T09:43:00Z">
        <w:r w:rsidRPr="005F17B7">
          <w:t>"</w:t>
        </w:r>
      </w:ins>
    </w:p>
    <w:p w14:paraId="0111D83E" w14:textId="77777777" w:rsidR="00864BE0" w:rsidRDefault="00864BE0" w:rsidP="00864BE0">
      <w:pPr>
        <w:pStyle w:val="GOSTScript"/>
      </w:pPr>
      <w:r>
        <w:tab/>
      </w:r>
      <w:r>
        <w:tab/>
      </w:r>
      <w:r>
        <w:tab/>
        <w:t>},</w:t>
      </w:r>
    </w:p>
    <w:p w14:paraId="24A17AE0" w14:textId="77777777" w:rsidR="00864BE0" w:rsidRDefault="00864BE0" w:rsidP="00864BE0">
      <w:pPr>
        <w:pStyle w:val="GOSTScript"/>
      </w:pPr>
      <w:r>
        <w:tab/>
      </w:r>
      <w:r>
        <w:tab/>
      </w:r>
      <w:r>
        <w:tab/>
        <w:t>{</w:t>
      </w:r>
    </w:p>
    <w:p w14:paraId="61F39E43" w14:textId="77777777" w:rsidR="00864BE0" w:rsidRDefault="00864BE0" w:rsidP="00864BE0">
      <w:pPr>
        <w:pStyle w:val="GOSTScript"/>
      </w:pPr>
      <w:r>
        <w:tab/>
      </w:r>
      <w:r>
        <w:tab/>
      </w:r>
      <w:r>
        <w:tab/>
      </w:r>
      <w:r>
        <w:tab/>
        <w:t>"id": 4,</w:t>
      </w:r>
    </w:p>
    <w:p w14:paraId="5A0B548E" w14:textId="77777777" w:rsidR="00864BE0" w:rsidRDefault="00864BE0" w:rsidP="00864BE0">
      <w:pPr>
        <w:pStyle w:val="GOSTScript"/>
      </w:pPr>
      <w:r>
        <w:tab/>
      </w:r>
      <w:r>
        <w:tab/>
      </w:r>
      <w:r>
        <w:tab/>
      </w:r>
      <w:r>
        <w:tab/>
        <w:t>"numrow": "6",</w:t>
      </w:r>
    </w:p>
    <w:p w14:paraId="7FB7B66E" w14:textId="77777777" w:rsidR="00864BE0" w:rsidRDefault="00864BE0" w:rsidP="00864BE0">
      <w:pPr>
        <w:pStyle w:val="GOSTScript"/>
      </w:pPr>
      <w:r>
        <w:tab/>
      </w:r>
      <w:r>
        <w:tab/>
      </w:r>
      <w:r>
        <w:tab/>
      </w:r>
      <w:r>
        <w:tab/>
        <w:t>"segment1": "99010001",</w:t>
      </w:r>
    </w:p>
    <w:p w14:paraId="45DE9AEA" w14:textId="77777777" w:rsidR="00864BE0" w:rsidRDefault="00864BE0" w:rsidP="00864BE0">
      <w:pPr>
        <w:pStyle w:val="GOSTScript"/>
        <w:rPr>
          <w:ins w:id="4476" w:author="Сатлер Марина Викторовна" w:date="2024-04-15T09:51:00Z"/>
        </w:rPr>
      </w:pPr>
      <w:r>
        <w:tab/>
      </w:r>
      <w:r>
        <w:tab/>
      </w:r>
      <w:r>
        <w:tab/>
      </w:r>
      <w:r>
        <w:tab/>
        <w:t>"segment2": "18803114650290000300",</w:t>
      </w:r>
    </w:p>
    <w:p w14:paraId="44335664" w14:textId="2F08298C" w:rsidR="006C7A30" w:rsidRDefault="006C7A30" w:rsidP="00864BE0">
      <w:pPr>
        <w:pStyle w:val="GOSTScript"/>
      </w:pPr>
      <w:ins w:id="4477" w:author="Сатлер Марина Викторовна" w:date="2024-04-15T09:51:00Z">
        <w:r>
          <w:tab/>
        </w:r>
        <w:r>
          <w:tab/>
        </w:r>
        <w:r>
          <w:tab/>
        </w:r>
        <w:r>
          <w:tab/>
          <w:t>"attribute11": "</w:t>
        </w:r>
      </w:ins>
      <w:ins w:id="4478" w:author="Сатлер Марина Викторовна" w:date="2024-04-15T10:26:00Z">
        <w:r w:rsidR="00E977ED" w:rsidRPr="00E54CE1">
          <w:t>3</w:t>
        </w:r>
      </w:ins>
      <w:ins w:id="4479" w:author="Сатлер Марина Викторовна" w:date="2024-04-15T09:51:00Z">
        <w:r w:rsidRPr="006C7A30">
          <w:t>1",</w:t>
        </w:r>
      </w:ins>
    </w:p>
    <w:p w14:paraId="07E9CDB7" w14:textId="77777777" w:rsidR="00864BE0" w:rsidRDefault="00864BE0" w:rsidP="00864BE0">
      <w:pPr>
        <w:pStyle w:val="GOSTScript"/>
      </w:pPr>
      <w:r>
        <w:tab/>
      </w:r>
      <w:r>
        <w:tab/>
      </w:r>
      <w:r>
        <w:tab/>
      </w:r>
      <w:r>
        <w:tab/>
        <w:t>"segment3": "30",</w:t>
      </w:r>
    </w:p>
    <w:p w14:paraId="2F859CA1" w14:textId="77777777" w:rsidR="00864BE0" w:rsidRDefault="00864BE0" w:rsidP="00864BE0">
      <w:pPr>
        <w:pStyle w:val="GOSTScript"/>
      </w:pPr>
      <w:r>
        <w:tab/>
      </w:r>
      <w:r>
        <w:tab/>
      </w:r>
      <w:r>
        <w:tab/>
      </w:r>
      <w:r>
        <w:tab/>
        <w:t>"segment4": "РЕЗ_ПРШ_ПЕР_НУ",</w:t>
      </w:r>
    </w:p>
    <w:p w14:paraId="33D69A57" w14:textId="77777777" w:rsidR="00864BE0" w:rsidRDefault="00864BE0" w:rsidP="00864BE0">
      <w:pPr>
        <w:pStyle w:val="GOSTScript"/>
      </w:pPr>
      <w:r>
        <w:tab/>
      </w:r>
      <w:r>
        <w:tab/>
      </w:r>
      <w:r>
        <w:tab/>
      </w:r>
      <w:r>
        <w:tab/>
        <w:t>"segment5": "6200",</w:t>
      </w:r>
    </w:p>
    <w:p w14:paraId="4AEBCAE1" w14:textId="77777777" w:rsidR="00864BE0" w:rsidRDefault="00864BE0" w:rsidP="00864BE0">
      <w:pPr>
        <w:pStyle w:val="GOSTScript"/>
      </w:pPr>
      <w:r>
        <w:tab/>
      </w:r>
      <w:r>
        <w:tab/>
      </w:r>
      <w:r>
        <w:tab/>
      </w:r>
      <w:r>
        <w:tab/>
        <w:t>"segment6": "1",</w:t>
      </w:r>
    </w:p>
    <w:p w14:paraId="52D2FA52" w14:textId="77777777" w:rsidR="00864BE0" w:rsidRDefault="00864BE0" w:rsidP="00864BE0">
      <w:pPr>
        <w:pStyle w:val="GOSTScript"/>
      </w:pPr>
      <w:r>
        <w:tab/>
      </w:r>
      <w:r>
        <w:tab/>
      </w:r>
      <w:r>
        <w:tab/>
      </w:r>
      <w:r>
        <w:tab/>
        <w:t>"segment7": "0",</w:t>
      </w:r>
    </w:p>
    <w:p w14:paraId="02D9FACD" w14:textId="77777777" w:rsidR="00864BE0" w:rsidRDefault="00864BE0" w:rsidP="00864BE0">
      <w:pPr>
        <w:pStyle w:val="GOSTScript"/>
      </w:pPr>
      <w:r>
        <w:tab/>
      </w:r>
      <w:r>
        <w:tab/>
      </w:r>
      <w:r>
        <w:tab/>
      </w:r>
      <w:r>
        <w:tab/>
        <w:t>"segment8": "-",</w:t>
      </w:r>
    </w:p>
    <w:p w14:paraId="7F774A3C" w14:textId="77777777" w:rsidR="00864BE0" w:rsidRDefault="00864BE0" w:rsidP="00864BE0">
      <w:pPr>
        <w:pStyle w:val="GOSTScript"/>
      </w:pPr>
      <w:r>
        <w:tab/>
      </w:r>
      <w:r>
        <w:tab/>
      </w:r>
      <w:r>
        <w:tab/>
      </w:r>
      <w:r>
        <w:tab/>
        <w:t>"segment9": "-",</w:t>
      </w:r>
    </w:p>
    <w:p w14:paraId="1E67CFBF" w14:textId="77777777" w:rsidR="00864BE0" w:rsidRPr="007B5A18" w:rsidRDefault="00864BE0" w:rsidP="00864BE0">
      <w:pPr>
        <w:pStyle w:val="GOSTScript"/>
      </w:pPr>
      <w:r>
        <w:tab/>
      </w:r>
      <w:r>
        <w:tab/>
      </w:r>
      <w:r>
        <w:tab/>
      </w:r>
      <w:r>
        <w:tab/>
      </w:r>
      <w:r w:rsidRPr="007B5A18">
        <w:t>"segment10": "-",</w:t>
      </w:r>
    </w:p>
    <w:p w14:paraId="0F9984D1" w14:textId="77777777" w:rsidR="00864BE0" w:rsidRPr="007B5A18" w:rsidRDefault="00864BE0" w:rsidP="00864BE0">
      <w:pPr>
        <w:pStyle w:val="GOSTScript"/>
      </w:pPr>
      <w:r w:rsidRPr="007B5A18">
        <w:tab/>
      </w:r>
      <w:r w:rsidRPr="007B5A18">
        <w:tab/>
      </w:r>
      <w:r w:rsidRPr="007B5A18">
        <w:tab/>
      </w:r>
      <w:r w:rsidRPr="007B5A18">
        <w:tab/>
        <w:t>"segment11": "-",</w:t>
      </w:r>
    </w:p>
    <w:p w14:paraId="0F8902C5" w14:textId="77777777" w:rsidR="00864BE0" w:rsidRPr="007B5A18" w:rsidRDefault="00864BE0" w:rsidP="00864BE0">
      <w:pPr>
        <w:pStyle w:val="GOSTScript"/>
      </w:pPr>
      <w:r w:rsidRPr="007B5A18">
        <w:tab/>
      </w:r>
      <w:r w:rsidRPr="007B5A18">
        <w:tab/>
      </w:r>
      <w:r w:rsidRPr="007B5A18">
        <w:tab/>
      </w:r>
      <w:r w:rsidRPr="007B5A18">
        <w:tab/>
        <w:t>"segment12": "-",</w:t>
      </w:r>
    </w:p>
    <w:p w14:paraId="163C05ED" w14:textId="77777777" w:rsidR="00864BE0" w:rsidRPr="007B5A18" w:rsidRDefault="00864BE0" w:rsidP="00864BE0">
      <w:pPr>
        <w:pStyle w:val="GOSTScript"/>
      </w:pPr>
      <w:r w:rsidRPr="007B5A18">
        <w:tab/>
      </w:r>
      <w:r w:rsidRPr="007B5A18">
        <w:tab/>
      </w:r>
      <w:r w:rsidRPr="007B5A18">
        <w:tab/>
      </w:r>
      <w:r w:rsidRPr="007B5A18">
        <w:tab/>
        <w:t>"segment13": "-",</w:t>
      </w:r>
    </w:p>
    <w:p w14:paraId="17BC1E15" w14:textId="77777777" w:rsidR="00864BE0" w:rsidRDefault="00864BE0" w:rsidP="00864BE0">
      <w:pPr>
        <w:pStyle w:val="GOSTScript"/>
        <w:rPr>
          <w:ins w:id="4480" w:author="Сатлер Марина Викторовна" w:date="2024-04-15T09:40:00Z"/>
        </w:rPr>
      </w:pPr>
      <w:r w:rsidRPr="007B5A18">
        <w:tab/>
      </w:r>
      <w:r w:rsidRPr="007B5A18">
        <w:tab/>
      </w:r>
      <w:r w:rsidRPr="007B5A18">
        <w:tab/>
      </w:r>
      <w:r w:rsidRPr="007B5A18">
        <w:tab/>
        <w:t>"segment14": "-",</w:t>
      </w:r>
    </w:p>
    <w:p w14:paraId="3B44878B" w14:textId="02C7CD13" w:rsidR="00D12E98" w:rsidRDefault="00D12E98" w:rsidP="00864BE0">
      <w:pPr>
        <w:pStyle w:val="GOSTScript"/>
        <w:rPr>
          <w:ins w:id="4481" w:author="Сатлер Марина Викторовна" w:date="2024-04-15T09:43:00Z"/>
        </w:rPr>
      </w:pPr>
      <w:ins w:id="4482" w:author="Сатлер Марина Викторовна" w:date="2024-04-15T09:40:00Z">
        <w:r w:rsidRPr="00D12E98">
          <w:tab/>
        </w:r>
        <w:r w:rsidRPr="00D12E98">
          <w:tab/>
        </w:r>
        <w:r w:rsidRPr="00D12E98">
          <w:tab/>
        </w:r>
        <w:r w:rsidRPr="00D12E98">
          <w:tab/>
          <w:t>"currencycode": "643",</w:t>
        </w:r>
      </w:ins>
    </w:p>
    <w:p w14:paraId="3E1DAE58" w14:textId="77777777" w:rsidR="00D12E98" w:rsidRDefault="00D12E98" w:rsidP="00D12E98">
      <w:pPr>
        <w:pStyle w:val="GOSTScript"/>
        <w:rPr>
          <w:ins w:id="4483" w:author="Сатлер Марина Викторовна" w:date="2024-04-15T09:43:00Z"/>
        </w:rPr>
      </w:pPr>
      <w:ins w:id="4484" w:author="Сатлер Марина Викторовна" w:date="2024-04-15T09:43:00Z">
        <w:r>
          <w:tab/>
        </w:r>
        <w:r>
          <w:tab/>
        </w:r>
        <w:r>
          <w:tab/>
        </w:r>
        <w:r>
          <w:tab/>
          <w:t>"entereddr": 200.00,</w:t>
        </w:r>
      </w:ins>
    </w:p>
    <w:p w14:paraId="0EAA80D9" w14:textId="4F989271" w:rsidR="00D12E98" w:rsidRPr="007B5A18" w:rsidRDefault="00D12E98" w:rsidP="00864BE0">
      <w:pPr>
        <w:pStyle w:val="GOSTScript"/>
      </w:pPr>
      <w:ins w:id="4485" w:author="Сатлер Марина Викторовна" w:date="2024-04-15T09:43:00Z">
        <w:r>
          <w:tab/>
        </w:r>
        <w:r>
          <w:tab/>
        </w:r>
        <w:r>
          <w:tab/>
        </w:r>
        <w:r>
          <w:tab/>
          <w:t>"enteredcr": 0.00,</w:t>
        </w:r>
      </w:ins>
    </w:p>
    <w:p w14:paraId="26DABBF6" w14:textId="77777777" w:rsidR="00864BE0" w:rsidRPr="005F17B7" w:rsidRDefault="00864BE0" w:rsidP="00864BE0">
      <w:pPr>
        <w:pStyle w:val="GOSTScript"/>
      </w:pPr>
      <w:r w:rsidRPr="007B5A18">
        <w:tab/>
      </w:r>
      <w:r w:rsidRPr="007B5A18">
        <w:tab/>
      </w:r>
      <w:r w:rsidRPr="007B5A18">
        <w:tab/>
      </w:r>
      <w:r w:rsidRPr="007B5A18">
        <w:tab/>
      </w:r>
      <w:r w:rsidRPr="005F17B7">
        <w:t>"</w:t>
      </w:r>
      <w:r>
        <w:t>accounteddr</w:t>
      </w:r>
      <w:r w:rsidRPr="005F17B7">
        <w:t>": 0.00,</w:t>
      </w:r>
    </w:p>
    <w:p w14:paraId="306985EA" w14:textId="2250CF25" w:rsidR="00864BE0" w:rsidRPr="005F17B7" w:rsidRDefault="00864BE0" w:rsidP="00864BE0">
      <w:pPr>
        <w:pStyle w:val="GOSTScript"/>
        <w:rPr>
          <w:ins w:id="4486" w:author="Сатлер Марина Викторовна" w:date="2024-04-15T09:43:00Z"/>
        </w:rPr>
      </w:pPr>
      <w:r w:rsidRPr="005F17B7">
        <w:tab/>
      </w:r>
      <w:r w:rsidRPr="005F17B7">
        <w:tab/>
      </w:r>
      <w:r w:rsidRPr="005F17B7">
        <w:tab/>
      </w:r>
      <w:r w:rsidRPr="005F17B7">
        <w:tab/>
        <w:t>"</w:t>
      </w:r>
      <w:r>
        <w:t>accountedcr</w:t>
      </w:r>
      <w:r w:rsidRPr="005F17B7">
        <w:t>": 12.00</w:t>
      </w:r>
      <w:ins w:id="4487" w:author="Сатлер Марина Викторовна" w:date="2024-04-15T09:43:00Z">
        <w:r w:rsidR="00D12E98" w:rsidRPr="005F17B7">
          <w:t>,</w:t>
        </w:r>
      </w:ins>
    </w:p>
    <w:p w14:paraId="11277B83" w14:textId="38208D76" w:rsidR="00D12E98" w:rsidRPr="002F0E5F" w:rsidRDefault="00D12E98" w:rsidP="00864BE0">
      <w:pPr>
        <w:pStyle w:val="GOSTScript"/>
        <w:rPr>
          <w:lang w:val="ru-RU"/>
        </w:rPr>
      </w:pPr>
      <w:ins w:id="4488" w:author="Сатлер Марина Викторовна" w:date="2024-04-15T09:43:00Z">
        <w:r w:rsidRPr="005F17B7">
          <w:tab/>
        </w:r>
        <w:r w:rsidRPr="005F17B7">
          <w:tab/>
        </w:r>
        <w:r w:rsidRPr="005F17B7">
          <w:tab/>
        </w:r>
        <w:r w:rsidRPr="005F17B7">
          <w:tab/>
        </w:r>
        <w:r w:rsidRPr="00D12E98">
          <w:rPr>
            <w:lang w:val="ru-RU"/>
          </w:rPr>
          <w:t>"effectivedate": "2022-11-</w:t>
        </w:r>
      </w:ins>
      <w:ins w:id="4489" w:author="Сатлер Марина Викторовна" w:date="2024-04-15T10:02:00Z">
        <w:r w:rsidR="00EC008A">
          <w:rPr>
            <w:lang w:val="ru-RU"/>
          </w:rPr>
          <w:t>07</w:t>
        </w:r>
      </w:ins>
      <w:ins w:id="4490" w:author="Сатлер Марина Викторовна" w:date="2024-04-15T09:43:00Z">
        <w:r w:rsidRPr="00D12E98">
          <w:rPr>
            <w:lang w:val="ru-RU"/>
          </w:rPr>
          <w:t>"</w:t>
        </w:r>
      </w:ins>
    </w:p>
    <w:p w14:paraId="5B4328AA" w14:textId="77777777" w:rsidR="00864BE0" w:rsidRPr="002F0E5F" w:rsidRDefault="00864BE0" w:rsidP="00864BE0">
      <w:pPr>
        <w:pStyle w:val="GOSTScript"/>
        <w:rPr>
          <w:lang w:val="ru-RU"/>
        </w:rPr>
      </w:pPr>
      <w:r w:rsidRPr="002F0E5F">
        <w:rPr>
          <w:lang w:val="ru-RU"/>
        </w:rPr>
        <w:tab/>
      </w:r>
      <w:r w:rsidRPr="002F0E5F">
        <w:rPr>
          <w:lang w:val="ru-RU"/>
        </w:rPr>
        <w:tab/>
      </w:r>
      <w:r w:rsidRPr="002F0E5F">
        <w:rPr>
          <w:lang w:val="ru-RU"/>
        </w:rPr>
        <w:tab/>
        <w:t>}</w:t>
      </w:r>
    </w:p>
    <w:p w14:paraId="3A7BE69D" w14:textId="77777777" w:rsidR="00864BE0" w:rsidRPr="002F0E5F" w:rsidRDefault="00864BE0" w:rsidP="00864BE0">
      <w:pPr>
        <w:pStyle w:val="GOSTScript"/>
        <w:rPr>
          <w:lang w:val="ru-RU"/>
        </w:rPr>
      </w:pPr>
      <w:r w:rsidRPr="002F0E5F">
        <w:rPr>
          <w:lang w:val="ru-RU"/>
        </w:rPr>
        <w:tab/>
      </w:r>
      <w:r w:rsidRPr="002F0E5F">
        <w:rPr>
          <w:lang w:val="ru-RU"/>
        </w:rPr>
        <w:tab/>
        <w:t>]</w:t>
      </w:r>
    </w:p>
    <w:p w14:paraId="3E4ADB3E" w14:textId="01CBCCDD" w:rsidR="00864BE0" w:rsidRDefault="00864BE0" w:rsidP="00864BE0">
      <w:pPr>
        <w:pStyle w:val="GOSTScript"/>
        <w:rPr>
          <w:ins w:id="4491" w:author="Чиркова Наталия Сергеевна" w:date="2024-04-01T17:26:00Z"/>
          <w:lang w:val="ru-RU"/>
        </w:rPr>
      </w:pPr>
      <w:r w:rsidRPr="002F0E5F">
        <w:rPr>
          <w:lang w:val="ru-RU"/>
        </w:rPr>
        <w:tab/>
        <w:t>}</w:t>
      </w:r>
    </w:p>
    <w:p w14:paraId="027EE61F" w14:textId="085BFEEE" w:rsidR="00AE70F2" w:rsidRPr="002F0E5F" w:rsidRDefault="00AE70F2" w:rsidP="00864BE0">
      <w:pPr>
        <w:pStyle w:val="GOSTScript"/>
        <w:rPr>
          <w:lang w:val="ru-RU"/>
        </w:rPr>
      </w:pPr>
      <w:ins w:id="4492" w:author="Чиркова Наталия Сергеевна" w:date="2024-04-01T17:26:00Z">
        <w:r w:rsidRPr="002F0E5F">
          <w:rPr>
            <w:lang w:val="ru-RU"/>
          </w:rPr>
          <w:t>}</w:t>
        </w:r>
      </w:ins>
    </w:p>
    <w:p w14:paraId="256C8DC2" w14:textId="164D10EF" w:rsidR="00AE70F2" w:rsidRDefault="00AE70F2" w:rsidP="00AE70F2">
      <w:pPr>
        <w:pStyle w:val="41"/>
        <w:rPr>
          <w:ins w:id="4493" w:author="Чиркова Наталия Сергеевна" w:date="2024-04-01T17:26:00Z"/>
        </w:rPr>
      </w:pPr>
      <w:bookmarkStart w:id="4494" w:name="_Toc162520656"/>
      <w:bookmarkStart w:id="4495" w:name="_Toc226562714"/>
      <w:ins w:id="4496" w:author="Чиркова Наталия Сергеевна" w:date="2024-04-01T17:26:00Z">
        <w:r w:rsidRPr="00536994">
          <w:lastRenderedPageBreak/>
          <w:t xml:space="preserve">Пример запроса по </w:t>
        </w:r>
        <w:r w:rsidRPr="00A8527A">
          <w:t>документу</w:t>
        </w:r>
        <w:r>
          <w:t xml:space="preserve"> «</w:t>
        </w:r>
        <w:r w:rsidRPr="00BE4E91">
          <w:t>Справка для миграции</w:t>
        </w:r>
        <w:r>
          <w:t>» (тип БИГ»)</w:t>
        </w:r>
        <w:r w:rsidRPr="00D820CF">
          <w:t xml:space="preserve"> </w:t>
        </w:r>
        <w:r w:rsidRPr="006F0656">
          <w:t>ARP_SVAP_MIGRATION</w:t>
        </w:r>
        <w:bookmarkEnd w:id="4494"/>
        <w:bookmarkEnd w:id="4495"/>
      </w:ins>
    </w:p>
    <w:p w14:paraId="50872397" w14:textId="77777777" w:rsidR="00AE70F2" w:rsidRPr="007B5A18" w:rsidRDefault="00AE70F2" w:rsidP="00AE70F2">
      <w:pPr>
        <w:pStyle w:val="GOSTScript"/>
        <w:rPr>
          <w:ins w:id="4497" w:author="Чиркова Наталия Сергеевна" w:date="2024-04-01T17:26:00Z"/>
        </w:rPr>
      </w:pPr>
      <w:ins w:id="4498" w:author="Чиркова Наталия Сергеевна" w:date="2024-04-01T17:26:00Z">
        <w:r w:rsidRPr="007B5A18">
          <w:t>{</w:t>
        </w:r>
      </w:ins>
    </w:p>
    <w:p w14:paraId="6B6D4912" w14:textId="77777777" w:rsidR="00AE70F2" w:rsidRPr="007B5A18" w:rsidRDefault="00AE70F2" w:rsidP="00AE70F2">
      <w:pPr>
        <w:pStyle w:val="GOSTScript"/>
        <w:rPr>
          <w:ins w:id="4499" w:author="Чиркова Наталия Сергеевна" w:date="2024-04-01T17:26:00Z"/>
        </w:rPr>
      </w:pPr>
      <w:ins w:id="4500" w:author="Чиркова Наталия Сергеевна" w:date="2024-04-01T17:26:00Z">
        <w:r w:rsidRPr="007B5A18">
          <w:tab/>
          <w:t>"header": {</w:t>
        </w:r>
      </w:ins>
    </w:p>
    <w:p w14:paraId="5A9922FC" w14:textId="77777777" w:rsidR="00AE70F2" w:rsidRPr="007B5A18" w:rsidRDefault="00AE70F2" w:rsidP="00AE70F2">
      <w:pPr>
        <w:pStyle w:val="GOSTScript"/>
        <w:rPr>
          <w:ins w:id="4501" w:author="Чиркова Наталия Сергеевна" w:date="2024-04-01T17:26:00Z"/>
        </w:rPr>
      </w:pPr>
      <w:ins w:id="4502" w:author="Чиркова Наталия Сергеевна" w:date="2024-04-01T17:26:00Z">
        <w:r w:rsidRPr="007B5A18">
          <w:tab/>
        </w:r>
        <w:r w:rsidRPr="007B5A18">
          <w:tab/>
          <w:t>"Source": "ARP",</w:t>
        </w:r>
      </w:ins>
    </w:p>
    <w:p w14:paraId="3FE009AB" w14:textId="77777777" w:rsidR="00AE70F2" w:rsidRPr="007B5A18" w:rsidRDefault="00AE70F2" w:rsidP="00AE70F2">
      <w:pPr>
        <w:pStyle w:val="GOSTScript"/>
        <w:rPr>
          <w:ins w:id="4503" w:author="Чиркова Наталия Сергеевна" w:date="2024-04-01T17:26:00Z"/>
        </w:rPr>
      </w:pPr>
      <w:ins w:id="4504" w:author="Чиркова Наталия Сергеевна" w:date="2024-04-01T17:26:00Z">
        <w:r w:rsidRPr="007B5A18">
          <w:tab/>
        </w:r>
        <w:r w:rsidRPr="007B5A18">
          <w:tab/>
          <w:t>"ReqDateTime": "202</w:t>
        </w:r>
        <w:r w:rsidRPr="007E547B">
          <w:t>4</w:t>
        </w:r>
        <w:r w:rsidRPr="007B5A18">
          <w:t>-1</w:t>
        </w:r>
        <w:r w:rsidRPr="007E547B">
          <w:t>2</w:t>
        </w:r>
        <w:r w:rsidRPr="007B5A18">
          <w:t>-07 10:37:22",</w:t>
        </w:r>
      </w:ins>
    </w:p>
    <w:p w14:paraId="10DFC316" w14:textId="77777777" w:rsidR="00AE70F2" w:rsidRPr="007B5A18" w:rsidRDefault="00AE70F2" w:rsidP="00AE70F2">
      <w:pPr>
        <w:pStyle w:val="GOSTScript"/>
        <w:rPr>
          <w:ins w:id="4505" w:author="Чиркова Наталия Сергеевна" w:date="2024-04-01T17:26:00Z"/>
        </w:rPr>
      </w:pPr>
      <w:ins w:id="4506" w:author="Чиркова Наталия Сергеевна" w:date="2024-04-01T17:26:00Z">
        <w:r w:rsidRPr="007B5A18">
          <w:tab/>
        </w:r>
        <w:r w:rsidRPr="007B5A18">
          <w:tab/>
          <w:t>"Version": "1.0",</w:t>
        </w:r>
      </w:ins>
    </w:p>
    <w:p w14:paraId="734BCDEC" w14:textId="77777777" w:rsidR="00AE70F2" w:rsidRDefault="00AE70F2" w:rsidP="00AE70F2">
      <w:pPr>
        <w:pStyle w:val="GOSTScript"/>
        <w:rPr>
          <w:ins w:id="4507" w:author="Чиркова Наталия Сергеевна" w:date="2024-04-01T17:26:00Z"/>
        </w:rPr>
      </w:pPr>
      <w:ins w:id="4508" w:author="Чиркова Наталия Сергеевна" w:date="2024-04-01T17:26:00Z">
        <w:r w:rsidRPr="007B5A18">
          <w:tab/>
        </w:r>
        <w:r w:rsidRPr="007B5A18">
          <w:tab/>
        </w:r>
        <w:r>
          <w:t>"Params": [</w:t>
        </w:r>
      </w:ins>
    </w:p>
    <w:p w14:paraId="3E27DA02" w14:textId="77777777" w:rsidR="00AE70F2" w:rsidRDefault="00AE70F2" w:rsidP="00AE70F2">
      <w:pPr>
        <w:pStyle w:val="GOSTScript"/>
        <w:rPr>
          <w:ins w:id="4509" w:author="Чиркова Наталия Сергеевна" w:date="2024-04-01T17:26:00Z"/>
        </w:rPr>
      </w:pPr>
      <w:ins w:id="4510" w:author="Чиркова Наталия Сергеевна" w:date="2024-04-01T17:26:00Z">
        <w:r>
          <w:tab/>
        </w:r>
        <w:r>
          <w:tab/>
        </w:r>
        <w:r>
          <w:tab/>
          <w:t>{</w:t>
        </w:r>
      </w:ins>
    </w:p>
    <w:p w14:paraId="19E3618F" w14:textId="77777777" w:rsidR="00AE70F2" w:rsidRDefault="00AE70F2" w:rsidP="00AE70F2">
      <w:pPr>
        <w:pStyle w:val="GOSTScript"/>
        <w:rPr>
          <w:ins w:id="4511" w:author="Чиркова Наталия Сергеевна" w:date="2024-04-01T17:26:00Z"/>
        </w:rPr>
      </w:pPr>
      <w:ins w:id="4512" w:author="Чиркова Наталия Сергеевна" w:date="2024-04-01T17:26:00Z">
        <w:r>
          <w:tab/>
        </w:r>
        <w:r>
          <w:tab/>
        </w:r>
        <w:r>
          <w:tab/>
        </w:r>
        <w:r>
          <w:tab/>
          <w:t>"param": "example",</w:t>
        </w:r>
      </w:ins>
    </w:p>
    <w:p w14:paraId="432274D4" w14:textId="77777777" w:rsidR="00AE70F2" w:rsidRDefault="00AE70F2" w:rsidP="00AE70F2">
      <w:pPr>
        <w:pStyle w:val="GOSTScript"/>
        <w:rPr>
          <w:ins w:id="4513" w:author="Чиркова Наталия Сергеевна" w:date="2024-04-01T17:26:00Z"/>
        </w:rPr>
      </w:pPr>
      <w:ins w:id="4514" w:author="Чиркова Наталия Сергеевна" w:date="2024-04-01T17:26:00Z">
        <w:r>
          <w:tab/>
        </w:r>
        <w:r>
          <w:tab/>
        </w:r>
        <w:r>
          <w:tab/>
        </w:r>
        <w:r>
          <w:tab/>
          <w:t>"value": "01"</w:t>
        </w:r>
      </w:ins>
    </w:p>
    <w:p w14:paraId="1BE8C69B" w14:textId="77777777" w:rsidR="00AE70F2" w:rsidRDefault="00AE70F2" w:rsidP="00AE70F2">
      <w:pPr>
        <w:pStyle w:val="GOSTScript"/>
        <w:rPr>
          <w:ins w:id="4515" w:author="Чиркова Наталия Сергеевна" w:date="2024-04-01T17:26:00Z"/>
        </w:rPr>
      </w:pPr>
      <w:ins w:id="4516" w:author="Чиркова Наталия Сергеевна" w:date="2024-04-01T17:26:00Z">
        <w:r>
          <w:tab/>
        </w:r>
        <w:r>
          <w:tab/>
        </w:r>
        <w:r>
          <w:tab/>
          <w:t>}</w:t>
        </w:r>
      </w:ins>
    </w:p>
    <w:p w14:paraId="4C17D6C4" w14:textId="77777777" w:rsidR="00AE70F2" w:rsidRDefault="00AE70F2" w:rsidP="00AE70F2">
      <w:pPr>
        <w:pStyle w:val="GOSTScript"/>
        <w:rPr>
          <w:ins w:id="4517" w:author="Чиркова Наталия Сергеевна" w:date="2024-04-01T17:26:00Z"/>
        </w:rPr>
      </w:pPr>
      <w:ins w:id="4518" w:author="Чиркова Наталия Сергеевна" w:date="2024-04-01T17:26:00Z">
        <w:r>
          <w:tab/>
        </w:r>
        <w:r>
          <w:tab/>
          <w:t>],</w:t>
        </w:r>
      </w:ins>
    </w:p>
    <w:p w14:paraId="4996E85B" w14:textId="77777777" w:rsidR="00AE70F2" w:rsidRDefault="00AE70F2" w:rsidP="00AE70F2">
      <w:pPr>
        <w:pStyle w:val="GOSTScript"/>
        <w:rPr>
          <w:ins w:id="4519" w:author="Чиркова Наталия Сергеевна" w:date="2024-04-01T17:26:00Z"/>
        </w:rPr>
      </w:pPr>
      <w:ins w:id="4520" w:author="Чиркова Наталия Сергеевна" w:date="2024-04-01T17:26:00Z">
        <w:r>
          <w:tab/>
        </w:r>
        <w:r>
          <w:tab/>
          <w:t>"ReqGuid": "b0d4ce5d-2757-4699-948c-cfa72ba94f99",</w:t>
        </w:r>
      </w:ins>
    </w:p>
    <w:p w14:paraId="3D5CCC04" w14:textId="77777777" w:rsidR="00AE70F2" w:rsidRDefault="00AE70F2" w:rsidP="00AE70F2">
      <w:pPr>
        <w:pStyle w:val="GOSTScript"/>
        <w:rPr>
          <w:ins w:id="4521" w:author="Чиркова Наталия Сергеевна" w:date="2024-04-01T17:26:00Z"/>
        </w:rPr>
      </w:pPr>
      <w:ins w:id="4522" w:author="Чиркова Наталия Сергеевна" w:date="2024-04-01T17:26:00Z">
        <w:r>
          <w:tab/>
        </w:r>
        <w:r>
          <w:tab/>
          <w:t>"DocGuid": "0bd90a7c-e339-46ff-ac39-71029ff81380",</w:t>
        </w:r>
      </w:ins>
    </w:p>
    <w:p w14:paraId="2C0B90F1" w14:textId="77777777" w:rsidR="00AE70F2" w:rsidRDefault="00AE70F2" w:rsidP="00AE70F2">
      <w:pPr>
        <w:pStyle w:val="GOSTScript"/>
        <w:rPr>
          <w:ins w:id="4523" w:author="Чиркова Наталия Сергеевна" w:date="2024-04-01T17:26:00Z"/>
        </w:rPr>
      </w:pPr>
      <w:ins w:id="4524" w:author="Чиркова Наталия Сергеевна" w:date="2024-04-01T17:26:00Z">
        <w:r>
          <w:tab/>
        </w:r>
        <w:r>
          <w:tab/>
          <w:t>"RequestType": "ACCOUNTING",</w:t>
        </w:r>
      </w:ins>
    </w:p>
    <w:p w14:paraId="52C43F12" w14:textId="77777777" w:rsidR="00AE70F2" w:rsidRDefault="00AE70F2" w:rsidP="00AE70F2">
      <w:pPr>
        <w:pStyle w:val="GOSTScript"/>
        <w:rPr>
          <w:ins w:id="4525" w:author="Чиркова Наталия Сергеевна" w:date="2024-04-01T17:26:00Z"/>
        </w:rPr>
      </w:pPr>
      <w:ins w:id="4526" w:author="Чиркова Наталия Сергеевна" w:date="2024-04-01T17:26:00Z">
        <w:r>
          <w:tab/>
        </w:r>
        <w:r>
          <w:tab/>
          <w:t>"TypeDoc": "ARP_SVAP_MIGRATION",</w:t>
        </w:r>
      </w:ins>
    </w:p>
    <w:p w14:paraId="4DB4875B" w14:textId="77777777" w:rsidR="00AE70F2" w:rsidRDefault="00AE70F2" w:rsidP="00AE70F2">
      <w:pPr>
        <w:pStyle w:val="GOSTScript"/>
        <w:rPr>
          <w:ins w:id="4527" w:author="Чиркова Наталия Сергеевна" w:date="2024-04-01T17:26:00Z"/>
        </w:rPr>
      </w:pPr>
      <w:ins w:id="4528" w:author="Чиркова Наталия Сергеевна" w:date="2024-04-01T17:26:00Z">
        <w:r>
          <w:tab/>
        </w:r>
        <w:r>
          <w:tab/>
          <w:t>"Stage": "auth",</w:t>
        </w:r>
      </w:ins>
    </w:p>
    <w:p w14:paraId="21B98487" w14:textId="77777777" w:rsidR="00AE70F2" w:rsidRDefault="00AE70F2" w:rsidP="00AE70F2">
      <w:pPr>
        <w:pStyle w:val="GOSTScript"/>
        <w:rPr>
          <w:ins w:id="4529" w:author="Чиркова Наталия Сергеевна" w:date="2024-04-01T17:26:00Z"/>
        </w:rPr>
      </w:pPr>
      <w:ins w:id="4530" w:author="Чиркова Наталия Сергеевна" w:date="2024-04-01T17:26:00Z">
        <w:r>
          <w:tab/>
        </w:r>
        <w:r>
          <w:tab/>
          <w:t>"BalLevContrl": 0,</w:t>
        </w:r>
      </w:ins>
    </w:p>
    <w:p w14:paraId="651DFA0B" w14:textId="77777777" w:rsidR="00AE70F2" w:rsidRDefault="00AE70F2" w:rsidP="00AE70F2">
      <w:pPr>
        <w:pStyle w:val="GOSTScript"/>
        <w:rPr>
          <w:ins w:id="4531" w:author="Чиркова Наталия Сергеевна" w:date="2024-04-01T17:26:00Z"/>
        </w:rPr>
      </w:pPr>
      <w:ins w:id="4532" w:author="Чиркова Наталия Сергеевна" w:date="2024-04-01T17:26:00Z">
        <w:r>
          <w:tab/>
        </w:r>
        <w:r>
          <w:tab/>
          <w:t>"Subject": "</w:t>
        </w:r>
        <w:r w:rsidRPr="00AE70F2">
          <w:t>05</w:t>
        </w:r>
        <w:r>
          <w:t>00",</w:t>
        </w:r>
      </w:ins>
    </w:p>
    <w:p w14:paraId="4A0E7161" w14:textId="77777777" w:rsidR="00AE70F2" w:rsidRDefault="00AE70F2" w:rsidP="00AE70F2">
      <w:pPr>
        <w:pStyle w:val="GOSTScript"/>
        <w:rPr>
          <w:ins w:id="4533" w:author="Чиркова Наталия Сергеевна" w:date="2024-04-01T17:26:00Z"/>
        </w:rPr>
      </w:pPr>
      <w:ins w:id="4534" w:author="Чиркова Наталия Сергеевна" w:date="2024-04-01T17:26:00Z">
        <w:r>
          <w:tab/>
        </w:r>
        <w:r>
          <w:tab/>
          <w:t>"SettlementDate": "202</w:t>
        </w:r>
        <w:r w:rsidRPr="007E547B">
          <w:t>4</w:t>
        </w:r>
        <w:r>
          <w:t>-12-07"</w:t>
        </w:r>
      </w:ins>
    </w:p>
    <w:p w14:paraId="272079F8" w14:textId="77777777" w:rsidR="00AE70F2" w:rsidRDefault="00AE70F2" w:rsidP="00AE70F2">
      <w:pPr>
        <w:pStyle w:val="GOSTScript"/>
        <w:rPr>
          <w:ins w:id="4535" w:author="Чиркова Наталия Сергеевна" w:date="2024-04-01T17:26:00Z"/>
        </w:rPr>
      </w:pPr>
      <w:ins w:id="4536" w:author="Чиркова Наталия Сергеевна" w:date="2024-04-01T17:26:00Z">
        <w:r>
          <w:tab/>
          <w:t>},</w:t>
        </w:r>
      </w:ins>
    </w:p>
    <w:p w14:paraId="23F3EFDE" w14:textId="77777777" w:rsidR="00AE70F2" w:rsidRDefault="00AE70F2" w:rsidP="00AE70F2">
      <w:pPr>
        <w:pStyle w:val="GOSTScript"/>
        <w:rPr>
          <w:ins w:id="4537" w:author="Чиркова Наталия Сергеевна" w:date="2024-04-01T17:26:00Z"/>
        </w:rPr>
      </w:pPr>
      <w:ins w:id="4538" w:author="Чиркова Наталия Сергеевна" w:date="2024-04-01T17:26:00Z">
        <w:r>
          <w:tab/>
          <w:t>"document": {</w:t>
        </w:r>
      </w:ins>
    </w:p>
    <w:p w14:paraId="6045EA25" w14:textId="77777777" w:rsidR="00AE70F2" w:rsidRDefault="00AE70F2" w:rsidP="00AE70F2">
      <w:pPr>
        <w:pStyle w:val="GOSTScript"/>
        <w:rPr>
          <w:ins w:id="4539" w:author="Чиркова Наталия Сергеевна" w:date="2024-04-01T17:26:00Z"/>
        </w:rPr>
      </w:pPr>
      <w:ins w:id="4540" w:author="Чиркова Наталия Сергеевна" w:date="2024-04-01T17:26:00Z">
        <w:r>
          <w:tab/>
        </w:r>
        <w:r>
          <w:tab/>
          <w:t>"datecreated": "202</w:t>
        </w:r>
        <w:r w:rsidRPr="007E547B">
          <w:t>4</w:t>
        </w:r>
        <w:r>
          <w:t>-</w:t>
        </w:r>
        <w:r w:rsidRPr="007E547B">
          <w:t>12</w:t>
        </w:r>
        <w:r>
          <w:t>-07",</w:t>
        </w:r>
      </w:ins>
    </w:p>
    <w:p w14:paraId="753466C1" w14:textId="77777777" w:rsidR="00AE70F2" w:rsidRDefault="00AE70F2" w:rsidP="00AE70F2">
      <w:pPr>
        <w:pStyle w:val="GOSTScript"/>
        <w:rPr>
          <w:ins w:id="4541" w:author="Чиркова Наталия Сергеевна" w:date="2024-04-01T17:26:00Z"/>
        </w:rPr>
      </w:pPr>
      <w:ins w:id="4542" w:author="Чиркова Наталия Сергеевна" w:date="2024-04-01T17:26:00Z">
        <w:r>
          <w:tab/>
        </w:r>
        <w:r>
          <w:tab/>
          <w:t>"numdoc": "0500/42",</w:t>
        </w:r>
      </w:ins>
    </w:p>
    <w:p w14:paraId="7656E7BB" w14:textId="77777777" w:rsidR="00AE70F2" w:rsidRDefault="00AE70F2" w:rsidP="00AE70F2">
      <w:pPr>
        <w:pStyle w:val="GOSTScript"/>
        <w:rPr>
          <w:ins w:id="4543" w:author="Чиркова Наталия Сергеевна" w:date="2024-04-01T17:26:00Z"/>
        </w:rPr>
      </w:pPr>
      <w:ins w:id="4544" w:author="Чиркова Наталия Сергеевна" w:date="2024-04-01T17:26:00Z">
        <w:r>
          <w:tab/>
        </w:r>
        <w:r>
          <w:tab/>
          <w:t>"typedoc": "</w:t>
        </w:r>
        <w:r>
          <w:rPr>
            <w:lang w:val="ru-RU"/>
          </w:rPr>
          <w:t>Б</w:t>
        </w:r>
        <w:r>
          <w:t>ИГ",</w:t>
        </w:r>
      </w:ins>
    </w:p>
    <w:p w14:paraId="7F04E73E" w14:textId="77777777" w:rsidR="00AE70F2" w:rsidRDefault="00AE70F2" w:rsidP="00AE70F2">
      <w:pPr>
        <w:pStyle w:val="GOSTScript"/>
        <w:rPr>
          <w:ins w:id="4545" w:author="Чиркова Наталия Сергеевна" w:date="2024-04-01T17:26:00Z"/>
        </w:rPr>
      </w:pPr>
      <w:ins w:id="4546" w:author="Чиркова Наталия Сергеевна" w:date="2024-04-01T17:26:00Z">
        <w:r>
          <w:tab/>
        </w:r>
        <w:r>
          <w:tab/>
          <w:t>"accesslevel": 0,</w:t>
        </w:r>
      </w:ins>
    </w:p>
    <w:p w14:paraId="7A282E88" w14:textId="77777777" w:rsidR="00AE70F2" w:rsidRPr="0039261B" w:rsidRDefault="00AE70F2" w:rsidP="00AE70F2">
      <w:pPr>
        <w:pStyle w:val="GOSTScript"/>
        <w:rPr>
          <w:ins w:id="4547" w:author="Чиркова Наталия Сергеевна" w:date="2024-04-01T17:26:00Z"/>
        </w:rPr>
      </w:pPr>
      <w:ins w:id="4548" w:author="Чиркова Наталия Сергеевна" w:date="2024-04-01T17:26:00Z">
        <w:r>
          <w:tab/>
        </w:r>
        <w:r>
          <w:tab/>
          <w:t>"l</w:t>
        </w:r>
        <w:r w:rsidRPr="00C22620">
          <w:t>istdoc</w:t>
        </w:r>
        <w:r>
          <w:t>":</w:t>
        </w:r>
        <w:r w:rsidRPr="0039261B">
          <w:t xml:space="preserve"> 1,</w:t>
        </w:r>
      </w:ins>
    </w:p>
    <w:p w14:paraId="728DFEBB" w14:textId="77777777" w:rsidR="00AE70F2" w:rsidRDefault="00AE70F2" w:rsidP="00AE70F2">
      <w:pPr>
        <w:pStyle w:val="GOSTScript"/>
        <w:rPr>
          <w:ins w:id="4549" w:author="Чиркова Наталия Сергеевна" w:date="2024-04-01T17:26:00Z"/>
        </w:rPr>
      </w:pPr>
      <w:ins w:id="4550" w:author="Чиркова Наталия Сергеевна" w:date="2024-04-01T17:26:00Z">
        <w:r>
          <w:tab/>
        </w:r>
        <w:r>
          <w:tab/>
          <w:t>"svapmigrdata": [</w:t>
        </w:r>
      </w:ins>
    </w:p>
    <w:p w14:paraId="4C72385B" w14:textId="77777777" w:rsidR="00AE70F2" w:rsidRDefault="00AE70F2" w:rsidP="00AE70F2">
      <w:pPr>
        <w:pStyle w:val="GOSTScript"/>
        <w:rPr>
          <w:ins w:id="4551" w:author="Чиркова Наталия Сергеевна" w:date="2024-04-01T17:26:00Z"/>
        </w:rPr>
      </w:pPr>
      <w:ins w:id="4552" w:author="Чиркова Наталия Сергеевна" w:date="2024-04-01T17:26:00Z">
        <w:r>
          <w:tab/>
        </w:r>
        <w:r>
          <w:tab/>
        </w:r>
        <w:r>
          <w:tab/>
          <w:t>{</w:t>
        </w:r>
      </w:ins>
    </w:p>
    <w:p w14:paraId="54E8CE9A" w14:textId="7B2C233D" w:rsidR="00AE70F2" w:rsidRDefault="00AE70F2" w:rsidP="00AE70F2">
      <w:pPr>
        <w:pStyle w:val="GOSTScript"/>
        <w:rPr>
          <w:ins w:id="4553" w:author="Чиркова Наталия Сергеевна" w:date="2024-04-01T17:26:00Z"/>
        </w:rPr>
      </w:pPr>
      <w:ins w:id="4554" w:author="Чиркова Наталия Сергеевна" w:date="2024-04-01T17:26:00Z">
        <w:r>
          <w:tab/>
        </w:r>
        <w:r>
          <w:tab/>
        </w:r>
        <w:r>
          <w:tab/>
        </w:r>
        <w:r>
          <w:tab/>
          <w:t xml:space="preserve">"id": </w:t>
        </w:r>
        <w:del w:id="4555" w:author="Сатлер Марина Викторовна" w:date="2024-04-11T11:49:00Z">
          <w:r w:rsidRPr="00AE70F2" w:rsidDel="00DB74F3">
            <w:delText>00</w:delText>
          </w:r>
        </w:del>
        <w:r>
          <w:t>1,</w:t>
        </w:r>
      </w:ins>
    </w:p>
    <w:p w14:paraId="024AD818" w14:textId="77777777" w:rsidR="00AE70F2" w:rsidRDefault="00AE70F2" w:rsidP="00AE70F2">
      <w:pPr>
        <w:pStyle w:val="GOSTScript"/>
        <w:rPr>
          <w:ins w:id="4556" w:author="Чиркова Наталия Сергеевна" w:date="2024-04-01T17:26:00Z"/>
        </w:rPr>
      </w:pPr>
      <w:ins w:id="4557" w:author="Чиркова Наталия Сергеевна" w:date="2024-04-01T17:26:00Z">
        <w:r>
          <w:tab/>
        </w:r>
        <w:r>
          <w:tab/>
        </w:r>
        <w:r>
          <w:tab/>
        </w:r>
        <w:r>
          <w:tab/>
          <w:t>"numrow": "1",</w:t>
        </w:r>
      </w:ins>
    </w:p>
    <w:p w14:paraId="0C50C4A6" w14:textId="77777777" w:rsidR="00AE70F2" w:rsidRDefault="00AE70F2" w:rsidP="00AE70F2">
      <w:pPr>
        <w:pStyle w:val="GOSTScript"/>
        <w:rPr>
          <w:ins w:id="4558" w:author="Чиркова Наталия Сергеевна" w:date="2024-04-01T17:26:00Z"/>
        </w:rPr>
      </w:pPr>
      <w:ins w:id="4559" w:author="Чиркова Наталия Сергеевна" w:date="2024-04-01T17:26:00Z">
        <w:r>
          <w:tab/>
        </w:r>
        <w:r>
          <w:tab/>
        </w:r>
        <w:r>
          <w:tab/>
        </w:r>
        <w:r>
          <w:tab/>
          <w:t>"segment1": "99010001",</w:t>
        </w:r>
      </w:ins>
    </w:p>
    <w:p w14:paraId="1194C311" w14:textId="77777777" w:rsidR="00AE70F2" w:rsidRDefault="00AE70F2" w:rsidP="00AE70F2">
      <w:pPr>
        <w:pStyle w:val="GOSTScript"/>
        <w:rPr>
          <w:ins w:id="4560" w:author="Чиркова Наталия Сергеевна" w:date="2024-04-01T17:26:00Z"/>
        </w:rPr>
      </w:pPr>
      <w:ins w:id="4561" w:author="Чиркова Наталия Сергеевна" w:date="2024-04-01T17:26:00Z">
        <w:r>
          <w:tab/>
        </w:r>
        <w:r>
          <w:tab/>
        </w:r>
        <w:r>
          <w:tab/>
        </w:r>
        <w:r>
          <w:tab/>
          <w:t>"segment2": "</w:t>
        </w:r>
        <w:r w:rsidRPr="007743E6">
          <w:t>10000000000000000560</w:t>
        </w:r>
        <w:r>
          <w:t>",</w:t>
        </w:r>
      </w:ins>
    </w:p>
    <w:p w14:paraId="130C1479" w14:textId="77777777" w:rsidR="00AE70F2" w:rsidRDefault="00AE70F2" w:rsidP="00AE70F2">
      <w:pPr>
        <w:pStyle w:val="GOSTScript"/>
        <w:rPr>
          <w:ins w:id="4562" w:author="Чиркова Наталия Сергеевна" w:date="2024-04-01T17:26:00Z"/>
        </w:rPr>
      </w:pPr>
      <w:ins w:id="4563" w:author="Чиркова Наталия Сергеевна" w:date="2024-04-01T17:26:00Z">
        <w:r>
          <w:tab/>
        </w:r>
        <w:r>
          <w:tab/>
        </w:r>
        <w:r>
          <w:tab/>
        </w:r>
        <w:r>
          <w:tab/>
          <w:t>"attribute11": "3</w:t>
        </w:r>
        <w:r w:rsidRPr="007E547B">
          <w:t>1</w:t>
        </w:r>
        <w:r>
          <w:t>",</w:t>
        </w:r>
      </w:ins>
    </w:p>
    <w:p w14:paraId="517A1E1D" w14:textId="77777777" w:rsidR="00AE70F2" w:rsidRDefault="00AE70F2" w:rsidP="00AE70F2">
      <w:pPr>
        <w:pStyle w:val="GOSTScript"/>
        <w:rPr>
          <w:ins w:id="4564" w:author="Чиркова Наталия Сергеевна" w:date="2024-04-01T17:26:00Z"/>
        </w:rPr>
      </w:pPr>
      <w:ins w:id="4565" w:author="Чиркова Наталия Сергеевна" w:date="2024-04-01T17:26:00Z">
        <w:r>
          <w:tab/>
        </w:r>
        <w:r>
          <w:tab/>
        </w:r>
        <w:r>
          <w:tab/>
        </w:r>
        <w:r>
          <w:tab/>
          <w:t>"segment3": "</w:t>
        </w:r>
        <w:r w:rsidRPr="00567D5B">
          <w:t>1</w:t>
        </w:r>
        <w:r>
          <w:t>",</w:t>
        </w:r>
      </w:ins>
    </w:p>
    <w:p w14:paraId="54E230EA" w14:textId="77777777" w:rsidR="00AE70F2" w:rsidRDefault="00AE70F2" w:rsidP="00AE70F2">
      <w:pPr>
        <w:pStyle w:val="GOSTScript"/>
        <w:rPr>
          <w:ins w:id="4566" w:author="Чиркова Наталия Сергеевна" w:date="2024-04-01T17:26:00Z"/>
        </w:rPr>
      </w:pPr>
      <w:ins w:id="4567" w:author="Чиркова Наталия Сергеевна" w:date="2024-04-01T17:26:00Z">
        <w:r>
          <w:tab/>
        </w:r>
        <w:r>
          <w:tab/>
        </w:r>
        <w:r>
          <w:tab/>
        </w:r>
        <w:r>
          <w:tab/>
          <w:t>"segment4": "</w:t>
        </w:r>
        <w:r w:rsidRPr="00567D5B">
          <w:t>2110</w:t>
        </w:r>
        <w:r w:rsidRPr="007E547B">
          <w:t>1</w:t>
        </w:r>
        <w:r>
          <w:t>",</w:t>
        </w:r>
      </w:ins>
    </w:p>
    <w:p w14:paraId="047B523C" w14:textId="77777777" w:rsidR="00AE70F2" w:rsidRDefault="00AE70F2" w:rsidP="00AE70F2">
      <w:pPr>
        <w:pStyle w:val="GOSTScript"/>
        <w:rPr>
          <w:ins w:id="4568" w:author="Чиркова Наталия Сергеевна" w:date="2024-04-01T17:26:00Z"/>
        </w:rPr>
      </w:pPr>
      <w:ins w:id="4569" w:author="Чиркова Наталия Сергеевна" w:date="2024-04-01T17:26:00Z">
        <w:r>
          <w:lastRenderedPageBreak/>
          <w:tab/>
        </w:r>
        <w:r>
          <w:tab/>
        </w:r>
        <w:r>
          <w:tab/>
        </w:r>
        <w:r>
          <w:tab/>
          <w:t>"segment5": "</w:t>
        </w:r>
        <w:r w:rsidRPr="00AE70F2">
          <w:t>05</w:t>
        </w:r>
        <w:r>
          <w:t>00",</w:t>
        </w:r>
      </w:ins>
    </w:p>
    <w:p w14:paraId="0A0E7761" w14:textId="77777777" w:rsidR="00AE70F2" w:rsidRDefault="00AE70F2" w:rsidP="00AE70F2">
      <w:pPr>
        <w:pStyle w:val="GOSTScript"/>
        <w:rPr>
          <w:ins w:id="4570" w:author="Чиркова Наталия Сергеевна" w:date="2024-04-01T17:26:00Z"/>
        </w:rPr>
      </w:pPr>
      <w:ins w:id="4571" w:author="Чиркова Наталия Сергеевна" w:date="2024-04-01T17:26:00Z">
        <w:r>
          <w:tab/>
        </w:r>
        <w:r>
          <w:tab/>
        </w:r>
        <w:r>
          <w:tab/>
        </w:r>
        <w:r>
          <w:tab/>
          <w:t>"segment6": "1",</w:t>
        </w:r>
      </w:ins>
    </w:p>
    <w:p w14:paraId="680684D3" w14:textId="77777777" w:rsidR="00AE70F2" w:rsidRDefault="00AE70F2" w:rsidP="00AE70F2">
      <w:pPr>
        <w:pStyle w:val="GOSTScript"/>
        <w:rPr>
          <w:ins w:id="4572" w:author="Чиркова Наталия Сергеевна" w:date="2024-04-01T17:26:00Z"/>
        </w:rPr>
      </w:pPr>
      <w:ins w:id="4573" w:author="Чиркова Наталия Сергеевна" w:date="2024-04-01T17:26:00Z">
        <w:r>
          <w:tab/>
        </w:r>
        <w:r>
          <w:tab/>
        </w:r>
        <w:r>
          <w:tab/>
        </w:r>
        <w:r>
          <w:tab/>
          <w:t>"segment7": "</w:t>
        </w:r>
        <w:r w:rsidRPr="00567D5B">
          <w:t>9500</w:t>
        </w:r>
        <w:r>
          <w:t>",</w:t>
        </w:r>
      </w:ins>
    </w:p>
    <w:p w14:paraId="5D228285" w14:textId="77777777" w:rsidR="00AE70F2" w:rsidRDefault="00AE70F2" w:rsidP="00AE70F2">
      <w:pPr>
        <w:pStyle w:val="GOSTScript"/>
        <w:rPr>
          <w:ins w:id="4574" w:author="Чиркова Наталия Сергеевна" w:date="2024-04-01T17:26:00Z"/>
        </w:rPr>
      </w:pPr>
      <w:ins w:id="4575" w:author="Чиркова Наталия Сергеевна" w:date="2024-04-01T17:26:00Z">
        <w:r>
          <w:tab/>
        </w:r>
        <w:r>
          <w:tab/>
        </w:r>
        <w:r>
          <w:tab/>
        </w:r>
        <w:r>
          <w:tab/>
          <w:t>"segment8": "-",</w:t>
        </w:r>
      </w:ins>
    </w:p>
    <w:p w14:paraId="0FF6096D" w14:textId="77777777" w:rsidR="00AE70F2" w:rsidRDefault="00AE70F2" w:rsidP="00AE70F2">
      <w:pPr>
        <w:pStyle w:val="GOSTScript"/>
        <w:rPr>
          <w:ins w:id="4576" w:author="Чиркова Наталия Сергеевна" w:date="2024-04-01T17:26:00Z"/>
        </w:rPr>
      </w:pPr>
      <w:ins w:id="4577" w:author="Чиркова Наталия Сергеевна" w:date="2024-04-01T17:26:00Z">
        <w:r>
          <w:tab/>
        </w:r>
        <w:r>
          <w:tab/>
        </w:r>
        <w:r>
          <w:tab/>
        </w:r>
        <w:r>
          <w:tab/>
          <w:t>"segment9": "-",</w:t>
        </w:r>
      </w:ins>
    </w:p>
    <w:p w14:paraId="6CD45DA8" w14:textId="77777777" w:rsidR="00AE70F2" w:rsidRDefault="00AE70F2" w:rsidP="00AE70F2">
      <w:pPr>
        <w:pStyle w:val="GOSTScript"/>
        <w:rPr>
          <w:ins w:id="4578" w:author="Чиркова Наталия Сергеевна" w:date="2024-04-01T17:26:00Z"/>
        </w:rPr>
      </w:pPr>
      <w:ins w:id="4579" w:author="Чиркова Наталия Сергеевна" w:date="2024-04-01T17:26:00Z">
        <w:r>
          <w:tab/>
        </w:r>
        <w:r>
          <w:tab/>
        </w:r>
        <w:r>
          <w:tab/>
        </w:r>
        <w:r>
          <w:tab/>
          <w:t>"segment10": "</w:t>
        </w:r>
        <w:r w:rsidRPr="00567D5B">
          <w:t>-</w:t>
        </w:r>
        <w:r>
          <w:t>",</w:t>
        </w:r>
      </w:ins>
    </w:p>
    <w:p w14:paraId="2A19E5AD" w14:textId="77777777" w:rsidR="00AE70F2" w:rsidRDefault="00AE70F2" w:rsidP="00AE70F2">
      <w:pPr>
        <w:pStyle w:val="GOSTScript"/>
        <w:rPr>
          <w:ins w:id="4580" w:author="Чиркова Наталия Сергеевна" w:date="2024-04-01T17:26:00Z"/>
        </w:rPr>
      </w:pPr>
      <w:ins w:id="4581" w:author="Чиркова Наталия Сергеевна" w:date="2024-04-01T17:26:00Z">
        <w:r>
          <w:tab/>
        </w:r>
        <w:r>
          <w:tab/>
        </w:r>
        <w:r>
          <w:tab/>
        </w:r>
        <w:r>
          <w:tab/>
          <w:t>"segment11": "-",</w:t>
        </w:r>
      </w:ins>
    </w:p>
    <w:p w14:paraId="3E8CEA33" w14:textId="77777777" w:rsidR="00AE70F2" w:rsidRDefault="00AE70F2" w:rsidP="00AE70F2">
      <w:pPr>
        <w:pStyle w:val="GOSTScript"/>
        <w:rPr>
          <w:ins w:id="4582" w:author="Чиркова Наталия Сергеевна" w:date="2024-04-01T17:26:00Z"/>
        </w:rPr>
      </w:pPr>
      <w:ins w:id="4583" w:author="Чиркова Наталия Сергеевна" w:date="2024-04-01T17:26:00Z">
        <w:r>
          <w:tab/>
        </w:r>
        <w:r>
          <w:tab/>
        </w:r>
        <w:r>
          <w:tab/>
        </w:r>
        <w:r>
          <w:tab/>
          <w:t>"segment12": "-",</w:t>
        </w:r>
      </w:ins>
    </w:p>
    <w:p w14:paraId="3F0183E3" w14:textId="77777777" w:rsidR="00AE70F2" w:rsidRDefault="00AE70F2" w:rsidP="00AE70F2">
      <w:pPr>
        <w:pStyle w:val="GOSTScript"/>
        <w:rPr>
          <w:ins w:id="4584" w:author="Чиркова Наталия Сергеевна" w:date="2024-04-01T17:26:00Z"/>
        </w:rPr>
      </w:pPr>
      <w:ins w:id="4585" w:author="Чиркова Наталия Сергеевна" w:date="2024-04-01T17:26:00Z">
        <w:r>
          <w:tab/>
        </w:r>
        <w:r>
          <w:tab/>
        </w:r>
        <w:r>
          <w:tab/>
        </w:r>
        <w:r>
          <w:tab/>
          <w:t>"segment1</w:t>
        </w:r>
        <w:r w:rsidRPr="007E547B">
          <w:t>3</w:t>
        </w:r>
        <w:r>
          <w:t>": "-",</w:t>
        </w:r>
      </w:ins>
    </w:p>
    <w:p w14:paraId="382D81BE" w14:textId="77777777" w:rsidR="00AE70F2" w:rsidRDefault="00AE70F2" w:rsidP="00AE70F2">
      <w:pPr>
        <w:pStyle w:val="GOSTScript"/>
        <w:rPr>
          <w:ins w:id="4586" w:author="Чиркова Наталия Сергеевна" w:date="2024-04-01T17:26:00Z"/>
        </w:rPr>
      </w:pPr>
      <w:ins w:id="4587" w:author="Чиркова Наталия Сергеевна" w:date="2024-04-01T17:26:00Z">
        <w:r>
          <w:tab/>
        </w:r>
        <w:r>
          <w:tab/>
        </w:r>
        <w:r>
          <w:tab/>
        </w:r>
        <w:r>
          <w:tab/>
          <w:t>"segment1</w:t>
        </w:r>
        <w:r w:rsidRPr="007E547B">
          <w:t>4</w:t>
        </w:r>
        <w:r>
          <w:t>": "-",</w:t>
        </w:r>
      </w:ins>
    </w:p>
    <w:p w14:paraId="44D72D8A" w14:textId="77777777" w:rsidR="00AE70F2" w:rsidRDefault="00AE70F2" w:rsidP="00AE70F2">
      <w:pPr>
        <w:pStyle w:val="GOSTScript"/>
        <w:rPr>
          <w:ins w:id="4588" w:author="Чиркова Наталия Сергеевна" w:date="2024-04-01T17:26:00Z"/>
        </w:rPr>
      </w:pPr>
      <w:ins w:id="4589" w:author="Чиркова Наталия Сергеевна" w:date="2024-04-01T17:26:00Z">
        <w:r>
          <w:tab/>
        </w:r>
        <w:r>
          <w:tab/>
        </w:r>
        <w:r>
          <w:tab/>
        </w:r>
        <w:r>
          <w:tab/>
          <w:t>"</w:t>
        </w:r>
        <w:r w:rsidRPr="007743E6">
          <w:t>currencycode</w:t>
        </w:r>
        <w:r>
          <w:t>": "</w:t>
        </w:r>
        <w:r w:rsidRPr="00567D5B">
          <w:t>643</w:t>
        </w:r>
        <w:r>
          <w:t>",</w:t>
        </w:r>
      </w:ins>
    </w:p>
    <w:p w14:paraId="0DFAE6F8" w14:textId="77777777" w:rsidR="00AE70F2" w:rsidRDefault="00AE70F2" w:rsidP="00AE70F2">
      <w:pPr>
        <w:pStyle w:val="GOSTScript"/>
        <w:rPr>
          <w:ins w:id="4590" w:author="Чиркова Наталия Сергеевна" w:date="2024-04-01T17:26:00Z"/>
        </w:rPr>
      </w:pPr>
      <w:ins w:id="4591" w:author="Чиркова Наталия Сергеевна" w:date="2024-04-01T17:26:00Z">
        <w:r>
          <w:tab/>
        </w:r>
        <w:r>
          <w:tab/>
        </w:r>
        <w:r>
          <w:tab/>
        </w:r>
        <w:r>
          <w:tab/>
          <w:t>"entereddr": 20</w:t>
        </w:r>
        <w:r w:rsidRPr="00567D5B">
          <w:t>0</w:t>
        </w:r>
        <w:r>
          <w:t>0</w:t>
        </w:r>
        <w:r w:rsidRPr="007F179E">
          <w:t>.00</w:t>
        </w:r>
        <w:r>
          <w:t>,</w:t>
        </w:r>
      </w:ins>
    </w:p>
    <w:p w14:paraId="6D7B77C8" w14:textId="77777777" w:rsidR="00AE70F2" w:rsidRPr="00567D5B" w:rsidRDefault="00AE70F2" w:rsidP="00AE70F2">
      <w:pPr>
        <w:pStyle w:val="GOSTScript"/>
        <w:rPr>
          <w:ins w:id="4592" w:author="Чиркова Наталия Сергеевна" w:date="2024-04-01T17:26:00Z"/>
        </w:rPr>
      </w:pPr>
      <w:ins w:id="4593" w:author="Чиркова Наталия Сергеевна" w:date="2024-04-01T17:26:00Z">
        <w:r>
          <w:tab/>
        </w:r>
        <w:r>
          <w:tab/>
        </w:r>
        <w:r>
          <w:tab/>
        </w:r>
        <w:r>
          <w:tab/>
          <w:t>"enteredcr": 0</w:t>
        </w:r>
        <w:r w:rsidRPr="007F179E">
          <w:t>.00</w:t>
        </w:r>
        <w:r>
          <w:t>,</w:t>
        </w:r>
      </w:ins>
    </w:p>
    <w:p w14:paraId="34AF1CA2" w14:textId="77777777" w:rsidR="00AE70F2" w:rsidRDefault="00AE70F2" w:rsidP="00AE70F2">
      <w:pPr>
        <w:pStyle w:val="GOSTScript"/>
        <w:rPr>
          <w:ins w:id="4594" w:author="Чиркова Наталия Сергеевна" w:date="2024-04-01T17:26:00Z"/>
        </w:rPr>
      </w:pPr>
      <w:ins w:id="4595" w:author="Чиркова Наталия Сергеевна" w:date="2024-04-01T17:26:00Z">
        <w:r>
          <w:tab/>
        </w:r>
        <w:r>
          <w:tab/>
        </w:r>
        <w:r>
          <w:tab/>
        </w:r>
        <w:r>
          <w:tab/>
          <w:t>"accounteddr": 200</w:t>
        </w:r>
        <w:r w:rsidRPr="00567D5B">
          <w:t>0</w:t>
        </w:r>
        <w:r w:rsidRPr="007F179E">
          <w:t>.00</w:t>
        </w:r>
        <w:r>
          <w:t>,</w:t>
        </w:r>
      </w:ins>
    </w:p>
    <w:p w14:paraId="3CEA38C3" w14:textId="77777777" w:rsidR="00AE70F2" w:rsidRPr="0039261B" w:rsidRDefault="00AE70F2" w:rsidP="00AE70F2">
      <w:pPr>
        <w:pStyle w:val="GOSTScript"/>
        <w:rPr>
          <w:ins w:id="4596" w:author="Чиркова Наталия Сергеевна" w:date="2024-04-01T17:26:00Z"/>
        </w:rPr>
      </w:pPr>
      <w:ins w:id="4597" w:author="Чиркова Наталия Сергеевна" w:date="2024-04-01T17:26:00Z">
        <w:r>
          <w:tab/>
        </w:r>
        <w:r>
          <w:tab/>
        </w:r>
        <w:r>
          <w:tab/>
        </w:r>
        <w:r>
          <w:tab/>
          <w:t>"accountedcr": 0</w:t>
        </w:r>
        <w:r w:rsidRPr="007F179E">
          <w:t>.00</w:t>
        </w:r>
        <w:r w:rsidRPr="0039261B">
          <w:t>,</w:t>
        </w:r>
      </w:ins>
    </w:p>
    <w:p w14:paraId="00905661" w14:textId="7DA1AEC2" w:rsidR="00AE70F2" w:rsidRPr="00857135" w:rsidRDefault="00AE70F2" w:rsidP="00AE70F2">
      <w:pPr>
        <w:pStyle w:val="GOSTScript"/>
        <w:rPr>
          <w:ins w:id="4598" w:author="Чиркова Наталия Сергеевна" w:date="2024-04-01T17:26:00Z"/>
        </w:rPr>
      </w:pPr>
      <w:ins w:id="4599" w:author="Чиркова Наталия Сергеевна" w:date="2024-04-01T17:26:00Z">
        <w:r>
          <w:tab/>
        </w:r>
        <w:r>
          <w:tab/>
        </w:r>
        <w:r>
          <w:tab/>
        </w:r>
        <w:r>
          <w:tab/>
          <w:t>"</w:t>
        </w:r>
        <w:r w:rsidRPr="003C6D9C">
          <w:t>effectivedate</w:t>
        </w:r>
        <w:r>
          <w:t xml:space="preserve">": </w:t>
        </w:r>
      </w:ins>
      <w:ins w:id="4600" w:author="Сатлер Марина Викторовна" w:date="2024-04-11T11:38:00Z">
        <w:r w:rsidR="00125096">
          <w:t>"</w:t>
        </w:r>
      </w:ins>
      <w:ins w:id="4601" w:author="Чиркова Наталия Сергеевна" w:date="2024-04-01T17:26:00Z">
        <w:r>
          <w:t>202</w:t>
        </w:r>
        <w:r w:rsidRPr="007E547B">
          <w:t>4</w:t>
        </w:r>
        <w:r>
          <w:t>-</w:t>
        </w:r>
        <w:r w:rsidRPr="007E547B">
          <w:t>12</w:t>
        </w:r>
        <w:r>
          <w:t>-</w:t>
        </w:r>
        <w:r w:rsidRPr="007E547B">
          <w:t>07</w:t>
        </w:r>
      </w:ins>
      <w:ins w:id="4602" w:author="Сатлер Марина Викторовна" w:date="2024-04-11T11:38:00Z">
        <w:r w:rsidR="00125096">
          <w:t>"</w:t>
        </w:r>
      </w:ins>
    </w:p>
    <w:p w14:paraId="3C4E69EE" w14:textId="77777777" w:rsidR="00AE70F2" w:rsidRDefault="00AE70F2" w:rsidP="00AE70F2">
      <w:pPr>
        <w:pStyle w:val="GOSTScript"/>
        <w:rPr>
          <w:ins w:id="4603" w:author="Чиркова Наталия Сергеевна" w:date="2024-04-01T17:26:00Z"/>
        </w:rPr>
      </w:pPr>
      <w:ins w:id="4604" w:author="Чиркова Наталия Сергеевна" w:date="2024-04-01T17:26:00Z">
        <w:r>
          <w:tab/>
        </w:r>
        <w:r>
          <w:tab/>
        </w:r>
        <w:r>
          <w:tab/>
          <w:t>},</w:t>
        </w:r>
      </w:ins>
    </w:p>
    <w:p w14:paraId="2742AD20" w14:textId="77777777" w:rsidR="00AE70F2" w:rsidRDefault="00AE70F2" w:rsidP="00AE70F2">
      <w:pPr>
        <w:pStyle w:val="GOSTScript"/>
        <w:rPr>
          <w:ins w:id="4605" w:author="Чиркова Наталия Сергеевна" w:date="2024-04-01T17:26:00Z"/>
        </w:rPr>
      </w:pPr>
      <w:ins w:id="4606" w:author="Чиркова Наталия Сергеевна" w:date="2024-04-01T17:26:00Z">
        <w:r>
          <w:tab/>
        </w:r>
        <w:r>
          <w:tab/>
        </w:r>
        <w:r>
          <w:tab/>
          <w:t>{</w:t>
        </w:r>
        <w:r>
          <w:tab/>
        </w:r>
      </w:ins>
    </w:p>
    <w:p w14:paraId="43F86583" w14:textId="2449ED1E" w:rsidR="00AE70F2" w:rsidRDefault="00AE70F2" w:rsidP="00AE70F2">
      <w:pPr>
        <w:pStyle w:val="GOSTScript"/>
        <w:rPr>
          <w:ins w:id="4607" w:author="Чиркова Наталия Сергеевна" w:date="2024-04-01T17:26:00Z"/>
        </w:rPr>
      </w:pPr>
      <w:ins w:id="4608" w:author="Чиркова Наталия Сергеевна" w:date="2024-04-01T17:26:00Z">
        <w:del w:id="4609" w:author="Сатлер Марина Викторовна" w:date="2024-04-11T11:43:00Z">
          <w:r w:rsidRPr="007E547B" w:rsidDel="00E14FEC">
            <w:delText xml:space="preserve"> </w:delText>
          </w:r>
        </w:del>
        <w:r>
          <w:tab/>
        </w:r>
      </w:ins>
      <w:ins w:id="4610" w:author="Сатлер Марина Викторовна" w:date="2024-04-11T11:44:00Z">
        <w:r w:rsidR="00E14FEC">
          <w:tab/>
        </w:r>
        <w:r w:rsidR="00E14FEC">
          <w:tab/>
        </w:r>
        <w:r w:rsidR="00E14FEC">
          <w:tab/>
        </w:r>
      </w:ins>
      <w:ins w:id="4611" w:author="Чиркова Наталия Сергеевна" w:date="2024-04-01T17:26:00Z">
        <w:del w:id="4612" w:author="Сатлер Марина Викторовна" w:date="2024-04-11T11:44:00Z">
          <w:r w:rsidDel="00E14FEC">
            <w:tab/>
          </w:r>
          <w:r w:rsidDel="00E14FEC">
            <w:tab/>
          </w:r>
        </w:del>
        <w:r>
          <w:t xml:space="preserve">"id": </w:t>
        </w:r>
        <w:del w:id="4613" w:author="Сатлер Марина Викторовна" w:date="2024-04-11T11:49:00Z">
          <w:r w:rsidRPr="00AE70F2" w:rsidDel="00DB74F3">
            <w:delText>00</w:delText>
          </w:r>
        </w:del>
        <w:r w:rsidRPr="00AE70F2">
          <w:t>2</w:t>
        </w:r>
        <w:r>
          <w:t>,</w:t>
        </w:r>
      </w:ins>
    </w:p>
    <w:p w14:paraId="2B5B37F8" w14:textId="77777777" w:rsidR="00AE70F2" w:rsidRDefault="00AE70F2" w:rsidP="00AE70F2">
      <w:pPr>
        <w:pStyle w:val="GOSTScript"/>
        <w:rPr>
          <w:ins w:id="4614" w:author="Чиркова Наталия Сергеевна" w:date="2024-04-01T17:26:00Z"/>
        </w:rPr>
      </w:pPr>
      <w:ins w:id="4615" w:author="Чиркова Наталия Сергеевна" w:date="2024-04-01T17:26:00Z">
        <w:r>
          <w:tab/>
        </w:r>
        <w:r>
          <w:tab/>
        </w:r>
        <w:r>
          <w:tab/>
        </w:r>
        <w:r>
          <w:tab/>
          <w:t>"numrow": "</w:t>
        </w:r>
        <w:r w:rsidRPr="00AE70F2">
          <w:t>2</w:t>
        </w:r>
        <w:r>
          <w:t>",</w:t>
        </w:r>
      </w:ins>
    </w:p>
    <w:p w14:paraId="657EF5B7" w14:textId="77777777" w:rsidR="00AE70F2" w:rsidRDefault="00AE70F2" w:rsidP="00AE70F2">
      <w:pPr>
        <w:pStyle w:val="GOSTScript"/>
        <w:rPr>
          <w:ins w:id="4616" w:author="Чиркова Наталия Сергеевна" w:date="2024-04-01T17:26:00Z"/>
        </w:rPr>
      </w:pPr>
      <w:ins w:id="4617" w:author="Чиркова Наталия Сергеевна" w:date="2024-04-01T17:26:00Z">
        <w:r>
          <w:tab/>
        </w:r>
        <w:r>
          <w:tab/>
        </w:r>
        <w:r>
          <w:tab/>
        </w:r>
        <w:r>
          <w:tab/>
          <w:t>"segment1": "99010001",</w:t>
        </w:r>
      </w:ins>
    </w:p>
    <w:p w14:paraId="52A55867" w14:textId="77777777" w:rsidR="00AE70F2" w:rsidRDefault="00AE70F2" w:rsidP="00AE70F2">
      <w:pPr>
        <w:pStyle w:val="GOSTScript"/>
        <w:rPr>
          <w:ins w:id="4618" w:author="Чиркова Наталия Сергеевна" w:date="2024-04-01T17:26:00Z"/>
        </w:rPr>
      </w:pPr>
      <w:ins w:id="4619" w:author="Чиркова Наталия Сергеевна" w:date="2024-04-01T17:26:00Z">
        <w:r>
          <w:tab/>
        </w:r>
        <w:r>
          <w:tab/>
        </w:r>
        <w:r>
          <w:tab/>
        </w:r>
        <w:r>
          <w:tab/>
          <w:t>"segment2": "</w:t>
        </w:r>
        <w:r w:rsidRPr="00715DC1">
          <w:t>10011701010016000180</w:t>
        </w:r>
        <w:r>
          <w:t>",</w:t>
        </w:r>
      </w:ins>
    </w:p>
    <w:p w14:paraId="2C3D48FA" w14:textId="77777777" w:rsidR="00AE70F2" w:rsidRDefault="00AE70F2" w:rsidP="00AE70F2">
      <w:pPr>
        <w:pStyle w:val="GOSTScript"/>
        <w:rPr>
          <w:ins w:id="4620" w:author="Чиркова Наталия Сергеевна" w:date="2024-04-01T17:26:00Z"/>
        </w:rPr>
      </w:pPr>
      <w:ins w:id="4621" w:author="Чиркова Наталия Сергеевна" w:date="2024-04-01T17:26:00Z">
        <w:r>
          <w:tab/>
        </w:r>
        <w:r>
          <w:tab/>
        </w:r>
        <w:r>
          <w:tab/>
        </w:r>
        <w:r>
          <w:tab/>
          <w:t>"attribute11": "</w:t>
        </w:r>
        <w:r w:rsidRPr="00AE70F2">
          <w:t>21</w:t>
        </w:r>
        <w:r>
          <w:t>",</w:t>
        </w:r>
      </w:ins>
    </w:p>
    <w:p w14:paraId="46256554" w14:textId="77777777" w:rsidR="00AE70F2" w:rsidRDefault="00AE70F2" w:rsidP="00AE70F2">
      <w:pPr>
        <w:pStyle w:val="GOSTScript"/>
        <w:rPr>
          <w:ins w:id="4622" w:author="Чиркова Наталия Сергеевна" w:date="2024-04-01T17:26:00Z"/>
        </w:rPr>
      </w:pPr>
      <w:ins w:id="4623" w:author="Чиркова Наталия Сергеевна" w:date="2024-04-01T17:26:00Z">
        <w:r>
          <w:tab/>
        </w:r>
        <w:r>
          <w:tab/>
        </w:r>
        <w:r>
          <w:tab/>
        </w:r>
        <w:r>
          <w:tab/>
          <w:t>"segment3": "</w:t>
        </w:r>
        <w:r w:rsidRPr="00567D5B">
          <w:t>1</w:t>
        </w:r>
        <w:r>
          <w:t>",</w:t>
        </w:r>
      </w:ins>
    </w:p>
    <w:p w14:paraId="23AD1E6F" w14:textId="77777777" w:rsidR="00AE70F2" w:rsidRDefault="00AE70F2" w:rsidP="00AE70F2">
      <w:pPr>
        <w:pStyle w:val="GOSTScript"/>
        <w:rPr>
          <w:ins w:id="4624" w:author="Чиркова Наталия Сергеевна" w:date="2024-04-01T17:26:00Z"/>
        </w:rPr>
      </w:pPr>
      <w:ins w:id="4625" w:author="Чиркова Наталия Сергеевна" w:date="2024-04-01T17:26:00Z">
        <w:r>
          <w:tab/>
        </w:r>
        <w:r>
          <w:tab/>
        </w:r>
        <w:r>
          <w:tab/>
        </w:r>
        <w:r>
          <w:tab/>
          <w:t>"segment4": "</w:t>
        </w:r>
        <w:r w:rsidRPr="00AE70F2">
          <w:t>40210</w:t>
        </w:r>
        <w:r>
          <w:t>",</w:t>
        </w:r>
      </w:ins>
    </w:p>
    <w:p w14:paraId="437556C6" w14:textId="77777777" w:rsidR="00AE70F2" w:rsidRDefault="00AE70F2" w:rsidP="00AE70F2">
      <w:pPr>
        <w:pStyle w:val="GOSTScript"/>
        <w:rPr>
          <w:ins w:id="4626" w:author="Чиркова Наталия Сергеевна" w:date="2024-04-01T17:26:00Z"/>
        </w:rPr>
      </w:pPr>
      <w:ins w:id="4627" w:author="Чиркова Наталия Сергеевна" w:date="2024-04-01T17:26:00Z">
        <w:r>
          <w:tab/>
        </w:r>
        <w:r>
          <w:tab/>
        </w:r>
        <w:r>
          <w:tab/>
        </w:r>
        <w:r>
          <w:tab/>
          <w:t>"segment5": "</w:t>
        </w:r>
        <w:r w:rsidRPr="00AE70F2">
          <w:t>05</w:t>
        </w:r>
        <w:r>
          <w:t>00",</w:t>
        </w:r>
      </w:ins>
    </w:p>
    <w:p w14:paraId="078ECA97" w14:textId="77777777" w:rsidR="00AE70F2" w:rsidRDefault="00AE70F2" w:rsidP="00AE70F2">
      <w:pPr>
        <w:pStyle w:val="GOSTScript"/>
        <w:rPr>
          <w:ins w:id="4628" w:author="Чиркова Наталия Сергеевна" w:date="2024-04-01T17:26:00Z"/>
        </w:rPr>
      </w:pPr>
      <w:ins w:id="4629" w:author="Чиркова Наталия Сергеевна" w:date="2024-04-01T17:26:00Z">
        <w:r>
          <w:tab/>
        </w:r>
        <w:r>
          <w:tab/>
        </w:r>
        <w:r>
          <w:tab/>
        </w:r>
        <w:r>
          <w:tab/>
          <w:t>"segment6": "1",</w:t>
        </w:r>
      </w:ins>
    </w:p>
    <w:p w14:paraId="0BFEC279" w14:textId="77777777" w:rsidR="00AE70F2" w:rsidRDefault="00AE70F2" w:rsidP="00AE70F2">
      <w:pPr>
        <w:pStyle w:val="GOSTScript"/>
        <w:rPr>
          <w:ins w:id="4630" w:author="Чиркова Наталия Сергеевна" w:date="2024-04-01T17:26:00Z"/>
        </w:rPr>
      </w:pPr>
      <w:ins w:id="4631" w:author="Чиркова Наталия Сергеевна" w:date="2024-04-01T17:26:00Z">
        <w:r>
          <w:tab/>
        </w:r>
        <w:r>
          <w:tab/>
        </w:r>
        <w:r>
          <w:tab/>
        </w:r>
        <w:r>
          <w:tab/>
          <w:t>"segment7": "0</w:t>
        </w:r>
        <w:r w:rsidRPr="00715DC1">
          <w:t>4051207620</w:t>
        </w:r>
        <w:r>
          <w:t>",</w:t>
        </w:r>
      </w:ins>
    </w:p>
    <w:p w14:paraId="4777579A" w14:textId="77777777" w:rsidR="00AE70F2" w:rsidRDefault="00AE70F2" w:rsidP="00AE70F2">
      <w:pPr>
        <w:pStyle w:val="GOSTScript"/>
        <w:rPr>
          <w:ins w:id="4632" w:author="Чиркова Наталия Сергеевна" w:date="2024-04-01T17:26:00Z"/>
        </w:rPr>
      </w:pPr>
      <w:ins w:id="4633" w:author="Чиркова Наталия Сергеевна" w:date="2024-04-01T17:26:00Z">
        <w:r>
          <w:tab/>
        </w:r>
        <w:r>
          <w:tab/>
        </w:r>
        <w:r>
          <w:tab/>
        </w:r>
        <w:r>
          <w:tab/>
          <w:t>"segment8": "-",</w:t>
        </w:r>
      </w:ins>
    </w:p>
    <w:p w14:paraId="486878E6" w14:textId="77777777" w:rsidR="00AE70F2" w:rsidRDefault="00AE70F2" w:rsidP="00AE70F2">
      <w:pPr>
        <w:pStyle w:val="GOSTScript"/>
        <w:rPr>
          <w:ins w:id="4634" w:author="Чиркова Наталия Сергеевна" w:date="2024-04-01T17:26:00Z"/>
        </w:rPr>
      </w:pPr>
      <w:ins w:id="4635" w:author="Чиркова Наталия Сергеевна" w:date="2024-04-01T17:26:00Z">
        <w:r>
          <w:tab/>
        </w:r>
        <w:r>
          <w:tab/>
        </w:r>
        <w:r>
          <w:tab/>
        </w:r>
        <w:r>
          <w:tab/>
          <w:t>"segment9": "</w:t>
        </w:r>
        <w:r w:rsidRPr="00715DC1">
          <w:t>85000000</w:t>
        </w:r>
        <w:r>
          <w:t>",</w:t>
        </w:r>
      </w:ins>
    </w:p>
    <w:p w14:paraId="6AF2F41B" w14:textId="77777777" w:rsidR="00AE70F2" w:rsidRDefault="00AE70F2" w:rsidP="00AE70F2">
      <w:pPr>
        <w:pStyle w:val="GOSTScript"/>
        <w:rPr>
          <w:ins w:id="4636" w:author="Чиркова Наталия Сергеевна" w:date="2024-04-01T17:26:00Z"/>
        </w:rPr>
      </w:pPr>
      <w:ins w:id="4637" w:author="Чиркова Наталия Сергеевна" w:date="2024-04-01T17:26:00Z">
        <w:r>
          <w:tab/>
        </w:r>
        <w:r>
          <w:tab/>
        </w:r>
        <w:r>
          <w:tab/>
        </w:r>
        <w:r>
          <w:tab/>
          <w:t>"segment10": "</w:t>
        </w:r>
        <w:r w:rsidRPr="00567D5B">
          <w:t>-</w:t>
        </w:r>
        <w:r>
          <w:t>",</w:t>
        </w:r>
      </w:ins>
    </w:p>
    <w:p w14:paraId="058BA6E0" w14:textId="77777777" w:rsidR="00AE70F2" w:rsidRDefault="00AE70F2" w:rsidP="00AE70F2">
      <w:pPr>
        <w:pStyle w:val="GOSTScript"/>
        <w:rPr>
          <w:ins w:id="4638" w:author="Чиркова Наталия Сергеевна" w:date="2024-04-01T17:26:00Z"/>
        </w:rPr>
      </w:pPr>
      <w:ins w:id="4639" w:author="Чиркова Наталия Сергеевна" w:date="2024-04-01T17:26:00Z">
        <w:r>
          <w:tab/>
        </w:r>
        <w:r>
          <w:tab/>
        </w:r>
        <w:r>
          <w:tab/>
        </w:r>
        <w:r>
          <w:tab/>
          <w:t>"segment11": "-",</w:t>
        </w:r>
      </w:ins>
    </w:p>
    <w:p w14:paraId="598D849D" w14:textId="77777777" w:rsidR="00AE70F2" w:rsidRDefault="00AE70F2" w:rsidP="00AE70F2">
      <w:pPr>
        <w:pStyle w:val="GOSTScript"/>
        <w:rPr>
          <w:ins w:id="4640" w:author="Чиркова Наталия Сергеевна" w:date="2024-04-01T17:26:00Z"/>
        </w:rPr>
      </w:pPr>
      <w:ins w:id="4641" w:author="Чиркова Наталия Сергеевна" w:date="2024-04-01T17:26:00Z">
        <w:r>
          <w:tab/>
        </w:r>
        <w:r>
          <w:tab/>
        </w:r>
        <w:r>
          <w:tab/>
        </w:r>
        <w:r>
          <w:tab/>
          <w:t>"segment12": "-",</w:t>
        </w:r>
      </w:ins>
    </w:p>
    <w:p w14:paraId="25255F71" w14:textId="77777777" w:rsidR="00AE70F2" w:rsidRDefault="00AE70F2" w:rsidP="00AE70F2">
      <w:pPr>
        <w:pStyle w:val="GOSTScript"/>
        <w:rPr>
          <w:ins w:id="4642" w:author="Чиркова Наталия Сергеевна" w:date="2024-04-01T17:26:00Z"/>
        </w:rPr>
      </w:pPr>
      <w:ins w:id="4643" w:author="Чиркова Наталия Сергеевна" w:date="2024-04-01T17:26:00Z">
        <w:r>
          <w:tab/>
        </w:r>
        <w:r>
          <w:tab/>
        </w:r>
        <w:r>
          <w:tab/>
        </w:r>
        <w:r>
          <w:tab/>
          <w:t>"segment1</w:t>
        </w:r>
        <w:r w:rsidRPr="007E547B">
          <w:t>3</w:t>
        </w:r>
        <w:r>
          <w:t>": "-",</w:t>
        </w:r>
      </w:ins>
    </w:p>
    <w:p w14:paraId="25CB34D0" w14:textId="77777777" w:rsidR="00AE70F2" w:rsidRDefault="00AE70F2" w:rsidP="00AE70F2">
      <w:pPr>
        <w:pStyle w:val="GOSTScript"/>
        <w:rPr>
          <w:ins w:id="4644" w:author="Чиркова Наталия Сергеевна" w:date="2024-04-01T17:26:00Z"/>
        </w:rPr>
      </w:pPr>
      <w:ins w:id="4645" w:author="Чиркова Наталия Сергеевна" w:date="2024-04-01T17:26:00Z">
        <w:r>
          <w:tab/>
        </w:r>
        <w:r>
          <w:tab/>
        </w:r>
        <w:r>
          <w:tab/>
        </w:r>
        <w:r>
          <w:tab/>
          <w:t>"segment1</w:t>
        </w:r>
        <w:r w:rsidRPr="007E547B">
          <w:t>4</w:t>
        </w:r>
        <w:r>
          <w:t>": "-",</w:t>
        </w:r>
      </w:ins>
    </w:p>
    <w:p w14:paraId="7FB5E354" w14:textId="77777777" w:rsidR="00AE70F2" w:rsidRDefault="00AE70F2" w:rsidP="00AE70F2">
      <w:pPr>
        <w:pStyle w:val="GOSTScript"/>
        <w:rPr>
          <w:ins w:id="4646" w:author="Чиркова Наталия Сергеевна" w:date="2024-04-01T17:26:00Z"/>
        </w:rPr>
      </w:pPr>
      <w:ins w:id="4647" w:author="Чиркова Наталия Сергеевна" w:date="2024-04-01T17:26:00Z">
        <w:r>
          <w:tab/>
        </w:r>
        <w:r>
          <w:tab/>
        </w:r>
        <w:r>
          <w:tab/>
        </w:r>
        <w:r>
          <w:tab/>
          <w:t>"</w:t>
        </w:r>
        <w:r w:rsidRPr="007743E6">
          <w:t>currencycode</w:t>
        </w:r>
        <w:r>
          <w:t>": "</w:t>
        </w:r>
        <w:r w:rsidRPr="00567D5B">
          <w:t>643</w:t>
        </w:r>
        <w:r>
          <w:t>",</w:t>
        </w:r>
      </w:ins>
    </w:p>
    <w:p w14:paraId="7FDF1090" w14:textId="77777777" w:rsidR="00AE70F2" w:rsidRDefault="00AE70F2" w:rsidP="00AE70F2">
      <w:pPr>
        <w:pStyle w:val="GOSTScript"/>
        <w:rPr>
          <w:ins w:id="4648" w:author="Чиркова Наталия Сергеевна" w:date="2024-04-01T17:26:00Z"/>
        </w:rPr>
      </w:pPr>
      <w:ins w:id="4649" w:author="Чиркова Наталия Сергеевна" w:date="2024-04-01T17:26:00Z">
        <w:r>
          <w:tab/>
        </w:r>
        <w:r>
          <w:tab/>
        </w:r>
        <w:r>
          <w:tab/>
        </w:r>
        <w:r>
          <w:tab/>
          <w:t>"entereddr": 20</w:t>
        </w:r>
        <w:r w:rsidRPr="00567D5B">
          <w:t>0</w:t>
        </w:r>
        <w:r>
          <w:t>0</w:t>
        </w:r>
        <w:r w:rsidRPr="007F179E">
          <w:t>.00</w:t>
        </w:r>
        <w:r>
          <w:t>,</w:t>
        </w:r>
      </w:ins>
    </w:p>
    <w:p w14:paraId="2B8B58AD" w14:textId="77777777" w:rsidR="00AE70F2" w:rsidRPr="00567D5B" w:rsidRDefault="00AE70F2" w:rsidP="00AE70F2">
      <w:pPr>
        <w:pStyle w:val="GOSTScript"/>
        <w:rPr>
          <w:ins w:id="4650" w:author="Чиркова Наталия Сергеевна" w:date="2024-04-01T17:26:00Z"/>
        </w:rPr>
      </w:pPr>
      <w:ins w:id="4651" w:author="Чиркова Наталия Сергеевна" w:date="2024-04-01T17:26:00Z">
        <w:r>
          <w:lastRenderedPageBreak/>
          <w:tab/>
        </w:r>
        <w:r>
          <w:tab/>
        </w:r>
        <w:r>
          <w:tab/>
        </w:r>
        <w:r>
          <w:tab/>
          <w:t>"enteredcr": 0</w:t>
        </w:r>
        <w:r w:rsidRPr="007F179E">
          <w:t>.00</w:t>
        </w:r>
        <w:r>
          <w:t>,</w:t>
        </w:r>
      </w:ins>
    </w:p>
    <w:p w14:paraId="1BD5C223" w14:textId="77777777" w:rsidR="00AE70F2" w:rsidRDefault="00AE70F2" w:rsidP="00AE70F2">
      <w:pPr>
        <w:pStyle w:val="GOSTScript"/>
        <w:rPr>
          <w:ins w:id="4652" w:author="Чиркова Наталия Сергеевна" w:date="2024-04-01T17:26:00Z"/>
        </w:rPr>
      </w:pPr>
      <w:ins w:id="4653" w:author="Чиркова Наталия Сергеевна" w:date="2024-04-01T17:26:00Z">
        <w:r>
          <w:tab/>
        </w:r>
        <w:r>
          <w:tab/>
        </w:r>
        <w:r>
          <w:tab/>
        </w:r>
        <w:r>
          <w:tab/>
          <w:t>"accounteddr": 200</w:t>
        </w:r>
        <w:r w:rsidRPr="00567D5B">
          <w:t>0</w:t>
        </w:r>
        <w:r w:rsidRPr="007F179E">
          <w:t>.00</w:t>
        </w:r>
        <w:r>
          <w:t>,</w:t>
        </w:r>
      </w:ins>
    </w:p>
    <w:p w14:paraId="728571A8" w14:textId="77777777" w:rsidR="00AE70F2" w:rsidRPr="0039261B" w:rsidRDefault="00AE70F2" w:rsidP="00AE70F2">
      <w:pPr>
        <w:pStyle w:val="GOSTScript"/>
        <w:rPr>
          <w:ins w:id="4654" w:author="Чиркова Наталия Сергеевна" w:date="2024-04-01T17:26:00Z"/>
        </w:rPr>
      </w:pPr>
      <w:ins w:id="4655" w:author="Чиркова Наталия Сергеевна" w:date="2024-04-01T17:26:00Z">
        <w:r>
          <w:tab/>
        </w:r>
        <w:r>
          <w:tab/>
        </w:r>
        <w:r>
          <w:tab/>
        </w:r>
        <w:r>
          <w:tab/>
          <w:t>"accountedcr": 0</w:t>
        </w:r>
        <w:r w:rsidRPr="007F179E">
          <w:t>.00</w:t>
        </w:r>
        <w:r w:rsidRPr="0039261B">
          <w:t>,</w:t>
        </w:r>
      </w:ins>
    </w:p>
    <w:p w14:paraId="04663C09" w14:textId="0BFBC788" w:rsidR="00AE70F2" w:rsidRPr="007E547B" w:rsidRDefault="00AE70F2" w:rsidP="00AE70F2">
      <w:pPr>
        <w:pStyle w:val="GOSTScript"/>
        <w:rPr>
          <w:ins w:id="4656" w:author="Чиркова Наталия Сергеевна" w:date="2024-04-01T17:26:00Z"/>
        </w:rPr>
      </w:pPr>
      <w:ins w:id="4657" w:author="Чиркова Наталия Сергеевна" w:date="2024-04-01T17:26:00Z">
        <w:r>
          <w:tab/>
        </w:r>
        <w:r>
          <w:tab/>
        </w:r>
        <w:r>
          <w:tab/>
        </w:r>
        <w:r>
          <w:tab/>
          <w:t>"</w:t>
        </w:r>
        <w:r w:rsidRPr="003C6D9C">
          <w:t>effectivedate</w:t>
        </w:r>
        <w:r>
          <w:t xml:space="preserve">": </w:t>
        </w:r>
      </w:ins>
      <w:ins w:id="4658" w:author="Сатлер Марина Викторовна" w:date="2024-04-11T11:38:00Z">
        <w:r w:rsidR="00125096">
          <w:t>"</w:t>
        </w:r>
      </w:ins>
      <w:ins w:id="4659" w:author="Чиркова Наталия Сергеевна" w:date="2024-04-01T17:26:00Z">
        <w:r>
          <w:t>202</w:t>
        </w:r>
        <w:r w:rsidRPr="007E547B">
          <w:t>4</w:t>
        </w:r>
        <w:r>
          <w:t>-</w:t>
        </w:r>
        <w:r w:rsidRPr="007E547B">
          <w:t>12</w:t>
        </w:r>
        <w:r>
          <w:t>-</w:t>
        </w:r>
        <w:r w:rsidRPr="007E547B">
          <w:t>07</w:t>
        </w:r>
      </w:ins>
      <w:ins w:id="4660" w:author="Сатлер Марина Викторовна" w:date="2024-04-11T11:38:00Z">
        <w:r w:rsidR="00125096">
          <w:t>"</w:t>
        </w:r>
      </w:ins>
    </w:p>
    <w:p w14:paraId="6119DE70" w14:textId="77777777" w:rsidR="00AE70F2" w:rsidRDefault="00AE70F2" w:rsidP="00AE70F2">
      <w:pPr>
        <w:pStyle w:val="GOSTScript"/>
        <w:rPr>
          <w:ins w:id="4661" w:author="Чиркова Наталия Сергеевна" w:date="2024-04-01T17:26:00Z"/>
        </w:rPr>
      </w:pPr>
      <w:ins w:id="4662" w:author="Чиркова Наталия Сергеевна" w:date="2024-04-01T17:26:00Z">
        <w:r>
          <w:tab/>
        </w:r>
        <w:r>
          <w:tab/>
        </w:r>
        <w:r>
          <w:tab/>
          <w:t>},</w:t>
        </w:r>
      </w:ins>
    </w:p>
    <w:p w14:paraId="38775F3B" w14:textId="77777777" w:rsidR="00AE70F2" w:rsidRDefault="00AE70F2" w:rsidP="00AE70F2">
      <w:pPr>
        <w:pStyle w:val="GOSTScript"/>
        <w:rPr>
          <w:ins w:id="4663" w:author="Чиркова Наталия Сергеевна" w:date="2024-04-01T17:26:00Z"/>
        </w:rPr>
      </w:pPr>
      <w:ins w:id="4664" w:author="Чиркова Наталия Сергеевна" w:date="2024-04-01T17:26:00Z">
        <w:r>
          <w:tab/>
        </w:r>
        <w:r>
          <w:tab/>
        </w:r>
        <w:r>
          <w:tab/>
          <w:t>{</w:t>
        </w:r>
      </w:ins>
    </w:p>
    <w:p w14:paraId="568D2D87" w14:textId="656275AC" w:rsidR="00AE70F2" w:rsidRDefault="00AE70F2" w:rsidP="00AE70F2">
      <w:pPr>
        <w:pStyle w:val="GOSTScript"/>
        <w:rPr>
          <w:ins w:id="4665" w:author="Чиркова Наталия Сергеевна" w:date="2024-04-01T17:26:00Z"/>
        </w:rPr>
      </w:pPr>
      <w:ins w:id="4666" w:author="Чиркова Наталия Сергеевна" w:date="2024-04-01T17:26:00Z">
        <w:r>
          <w:tab/>
        </w:r>
        <w:r>
          <w:tab/>
        </w:r>
        <w:r>
          <w:tab/>
        </w:r>
        <w:r>
          <w:tab/>
          <w:t xml:space="preserve">"id": </w:t>
        </w:r>
        <w:del w:id="4667" w:author="Сатлер Марина Викторовна" w:date="2024-04-11T11:49:00Z">
          <w:r w:rsidRPr="00AE70F2" w:rsidDel="00DB74F3">
            <w:delText>00</w:delText>
          </w:r>
        </w:del>
        <w:r w:rsidRPr="00AE70F2">
          <w:t>3</w:t>
        </w:r>
        <w:r>
          <w:t>,</w:t>
        </w:r>
      </w:ins>
    </w:p>
    <w:p w14:paraId="01187EBF" w14:textId="77777777" w:rsidR="00AE70F2" w:rsidRDefault="00AE70F2" w:rsidP="00AE70F2">
      <w:pPr>
        <w:pStyle w:val="GOSTScript"/>
        <w:rPr>
          <w:ins w:id="4668" w:author="Чиркова Наталия Сергеевна" w:date="2024-04-01T17:26:00Z"/>
        </w:rPr>
      </w:pPr>
      <w:ins w:id="4669" w:author="Чиркова Наталия Сергеевна" w:date="2024-04-01T17:26:00Z">
        <w:r>
          <w:tab/>
        </w:r>
        <w:r>
          <w:tab/>
        </w:r>
        <w:r>
          <w:tab/>
        </w:r>
        <w:r>
          <w:tab/>
          <w:t>"numrow": "</w:t>
        </w:r>
        <w:r w:rsidRPr="00DC7954">
          <w:t>3</w:t>
        </w:r>
        <w:r>
          <w:t>",</w:t>
        </w:r>
      </w:ins>
    </w:p>
    <w:p w14:paraId="23C30BAD" w14:textId="77777777" w:rsidR="00AE70F2" w:rsidRDefault="00AE70F2" w:rsidP="00AE70F2">
      <w:pPr>
        <w:pStyle w:val="GOSTScript"/>
        <w:rPr>
          <w:ins w:id="4670" w:author="Чиркова Наталия Сергеевна" w:date="2024-04-01T17:26:00Z"/>
        </w:rPr>
      </w:pPr>
      <w:ins w:id="4671" w:author="Чиркова Наталия Сергеевна" w:date="2024-04-01T17:26:00Z">
        <w:r>
          <w:tab/>
        </w:r>
        <w:r>
          <w:tab/>
        </w:r>
        <w:r>
          <w:tab/>
        </w:r>
        <w:r>
          <w:tab/>
          <w:t>"segment1": "99010001",</w:t>
        </w:r>
      </w:ins>
    </w:p>
    <w:p w14:paraId="0CA3BEB9" w14:textId="77777777" w:rsidR="00AE70F2" w:rsidRDefault="00AE70F2" w:rsidP="00AE70F2">
      <w:pPr>
        <w:pStyle w:val="GOSTScript"/>
        <w:rPr>
          <w:ins w:id="4672" w:author="Чиркова Наталия Сергеевна" w:date="2024-04-01T17:26:00Z"/>
        </w:rPr>
      </w:pPr>
      <w:ins w:id="4673" w:author="Чиркова Наталия Сергеевна" w:date="2024-04-01T17:26:00Z">
        <w:r>
          <w:tab/>
        </w:r>
        <w:r>
          <w:tab/>
        </w:r>
        <w:r>
          <w:tab/>
        </w:r>
        <w:r>
          <w:tab/>
          <w:t>"segment2": "</w:t>
        </w:r>
        <w:r w:rsidRPr="007743E6">
          <w:t>10000000000000000560</w:t>
        </w:r>
        <w:r>
          <w:t>",</w:t>
        </w:r>
      </w:ins>
    </w:p>
    <w:p w14:paraId="00D87A24" w14:textId="77777777" w:rsidR="00AE70F2" w:rsidRDefault="00AE70F2" w:rsidP="00AE70F2">
      <w:pPr>
        <w:pStyle w:val="GOSTScript"/>
        <w:rPr>
          <w:ins w:id="4674" w:author="Чиркова Наталия Сергеевна" w:date="2024-04-01T17:26:00Z"/>
        </w:rPr>
      </w:pPr>
      <w:ins w:id="4675" w:author="Чиркова Наталия Сергеевна" w:date="2024-04-01T17:26:00Z">
        <w:r>
          <w:tab/>
        </w:r>
        <w:r>
          <w:tab/>
        </w:r>
        <w:r>
          <w:tab/>
        </w:r>
        <w:r>
          <w:tab/>
          <w:t>"attribute11": "3</w:t>
        </w:r>
        <w:r w:rsidRPr="007E547B">
          <w:t>1</w:t>
        </w:r>
        <w:r>
          <w:t>",</w:t>
        </w:r>
      </w:ins>
    </w:p>
    <w:p w14:paraId="0BD27862" w14:textId="77777777" w:rsidR="00AE70F2" w:rsidRDefault="00AE70F2" w:rsidP="00AE70F2">
      <w:pPr>
        <w:pStyle w:val="GOSTScript"/>
        <w:rPr>
          <w:ins w:id="4676" w:author="Чиркова Наталия Сергеевна" w:date="2024-04-01T17:26:00Z"/>
        </w:rPr>
      </w:pPr>
      <w:ins w:id="4677" w:author="Чиркова Наталия Сергеевна" w:date="2024-04-01T17:26:00Z">
        <w:r>
          <w:tab/>
        </w:r>
        <w:r>
          <w:tab/>
        </w:r>
        <w:r>
          <w:tab/>
        </w:r>
        <w:r>
          <w:tab/>
          <w:t>"segment3": "</w:t>
        </w:r>
        <w:r w:rsidRPr="00567D5B">
          <w:t>1</w:t>
        </w:r>
        <w:r w:rsidRPr="007E547B">
          <w:t>0</w:t>
        </w:r>
        <w:r>
          <w:t>",</w:t>
        </w:r>
      </w:ins>
    </w:p>
    <w:p w14:paraId="2460F366" w14:textId="77777777" w:rsidR="00AE70F2" w:rsidRPr="00D12E98" w:rsidRDefault="00AE70F2" w:rsidP="00AE70F2">
      <w:pPr>
        <w:pStyle w:val="GOSTScript"/>
        <w:rPr>
          <w:ins w:id="4678" w:author="Чиркова Наталия Сергеевна" w:date="2024-04-01T17:26:00Z"/>
          <w:lang w:val="ru-RU"/>
        </w:rPr>
      </w:pPr>
      <w:ins w:id="4679" w:author="Чиркова Наталия Сергеевна" w:date="2024-04-01T17:26:00Z">
        <w:r>
          <w:tab/>
        </w:r>
        <w:r>
          <w:tab/>
        </w:r>
        <w:r>
          <w:tab/>
        </w:r>
        <w:r>
          <w:tab/>
        </w:r>
        <w:r w:rsidRPr="00D12E98">
          <w:rPr>
            <w:lang w:val="ru-RU"/>
          </w:rPr>
          <w:t>"</w:t>
        </w:r>
        <w:r>
          <w:t>segment</w:t>
        </w:r>
        <w:r w:rsidRPr="00D12E98">
          <w:rPr>
            <w:lang w:val="ru-RU"/>
          </w:rPr>
          <w:t>4": "</w:t>
        </w:r>
        <w:r>
          <w:rPr>
            <w:lang w:val="ru-RU"/>
          </w:rPr>
          <w:t>РСЧ</w:t>
        </w:r>
        <w:r w:rsidRPr="00D12E98">
          <w:rPr>
            <w:lang w:val="ru-RU"/>
          </w:rPr>
          <w:t>_</w:t>
        </w:r>
        <w:r>
          <w:rPr>
            <w:lang w:val="ru-RU"/>
          </w:rPr>
          <w:t>ПОСТ</w:t>
        </w:r>
        <w:r w:rsidRPr="00D12E98">
          <w:rPr>
            <w:lang w:val="ru-RU"/>
          </w:rPr>
          <w:t>_</w:t>
        </w:r>
        <w:r>
          <w:rPr>
            <w:lang w:val="ru-RU"/>
          </w:rPr>
          <w:t>ДЕБ</w:t>
        </w:r>
        <w:r w:rsidRPr="00D12E98">
          <w:rPr>
            <w:lang w:val="ru-RU"/>
          </w:rPr>
          <w:t>_</w:t>
        </w:r>
        <w:r>
          <w:rPr>
            <w:lang w:val="ru-RU"/>
          </w:rPr>
          <w:t>Р</w:t>
        </w:r>
        <w:r w:rsidRPr="00D12E98">
          <w:rPr>
            <w:lang w:val="ru-RU"/>
          </w:rPr>
          <w:t>",</w:t>
        </w:r>
      </w:ins>
    </w:p>
    <w:p w14:paraId="366668B2" w14:textId="77777777" w:rsidR="00AE70F2" w:rsidRDefault="00AE70F2" w:rsidP="00AE70F2">
      <w:pPr>
        <w:pStyle w:val="GOSTScript"/>
        <w:rPr>
          <w:ins w:id="4680" w:author="Чиркова Наталия Сергеевна" w:date="2024-04-01T17:26:00Z"/>
        </w:rPr>
      </w:pPr>
      <w:ins w:id="4681" w:author="Чиркова Наталия Сергеевна" w:date="2024-04-01T17:26:00Z">
        <w:r w:rsidRPr="00D12E98">
          <w:rPr>
            <w:lang w:val="ru-RU"/>
          </w:rPr>
          <w:tab/>
        </w:r>
        <w:r w:rsidRPr="00D12E98">
          <w:rPr>
            <w:lang w:val="ru-RU"/>
          </w:rPr>
          <w:tab/>
        </w:r>
        <w:r w:rsidRPr="00D12E98">
          <w:rPr>
            <w:lang w:val="ru-RU"/>
          </w:rPr>
          <w:tab/>
        </w:r>
        <w:r w:rsidRPr="00D12E98">
          <w:rPr>
            <w:lang w:val="ru-RU"/>
          </w:rPr>
          <w:tab/>
        </w:r>
        <w:r>
          <w:t>"segment5": "</w:t>
        </w:r>
        <w:r w:rsidRPr="00AE70F2">
          <w:t>05</w:t>
        </w:r>
        <w:r>
          <w:t>00",</w:t>
        </w:r>
      </w:ins>
    </w:p>
    <w:p w14:paraId="11CB49F0" w14:textId="77777777" w:rsidR="00AE70F2" w:rsidRDefault="00AE70F2" w:rsidP="00AE70F2">
      <w:pPr>
        <w:pStyle w:val="GOSTScript"/>
        <w:rPr>
          <w:ins w:id="4682" w:author="Чиркова Наталия Сергеевна" w:date="2024-04-01T17:26:00Z"/>
        </w:rPr>
      </w:pPr>
      <w:ins w:id="4683" w:author="Чиркова Наталия Сергеевна" w:date="2024-04-01T17:26:00Z">
        <w:r>
          <w:tab/>
        </w:r>
        <w:r>
          <w:tab/>
        </w:r>
        <w:r>
          <w:tab/>
        </w:r>
        <w:r>
          <w:tab/>
          <w:t>"segment6": "1",</w:t>
        </w:r>
      </w:ins>
    </w:p>
    <w:p w14:paraId="3EE0246D" w14:textId="77777777" w:rsidR="00AE70F2" w:rsidRDefault="00AE70F2" w:rsidP="00AE70F2">
      <w:pPr>
        <w:pStyle w:val="GOSTScript"/>
        <w:rPr>
          <w:ins w:id="4684" w:author="Чиркова Наталия Сергеевна" w:date="2024-04-01T17:26:00Z"/>
        </w:rPr>
      </w:pPr>
      <w:ins w:id="4685" w:author="Чиркова Наталия Сергеевна" w:date="2024-04-01T17:26:00Z">
        <w:r>
          <w:tab/>
        </w:r>
        <w:r>
          <w:tab/>
        </w:r>
        <w:r>
          <w:tab/>
        </w:r>
        <w:r>
          <w:tab/>
          <w:t>"segment7": "</w:t>
        </w:r>
        <w:r w:rsidRPr="00567D5B">
          <w:t>9500</w:t>
        </w:r>
        <w:r>
          <w:t>",</w:t>
        </w:r>
      </w:ins>
    </w:p>
    <w:p w14:paraId="37E231D4" w14:textId="77777777" w:rsidR="00AE70F2" w:rsidRDefault="00AE70F2" w:rsidP="00AE70F2">
      <w:pPr>
        <w:pStyle w:val="GOSTScript"/>
        <w:rPr>
          <w:ins w:id="4686" w:author="Чиркова Наталия Сергеевна" w:date="2024-04-01T17:26:00Z"/>
        </w:rPr>
      </w:pPr>
      <w:ins w:id="4687" w:author="Чиркова Наталия Сергеевна" w:date="2024-04-01T17:26:00Z">
        <w:r>
          <w:tab/>
        </w:r>
        <w:r>
          <w:tab/>
        </w:r>
        <w:r>
          <w:tab/>
        </w:r>
        <w:r>
          <w:tab/>
          <w:t>"segment8": "-",</w:t>
        </w:r>
      </w:ins>
    </w:p>
    <w:p w14:paraId="7B9E6FBF" w14:textId="77777777" w:rsidR="00AE70F2" w:rsidRDefault="00AE70F2" w:rsidP="00AE70F2">
      <w:pPr>
        <w:pStyle w:val="GOSTScript"/>
        <w:rPr>
          <w:ins w:id="4688" w:author="Чиркова Наталия Сергеевна" w:date="2024-04-01T17:26:00Z"/>
        </w:rPr>
      </w:pPr>
      <w:ins w:id="4689" w:author="Чиркова Наталия Сергеевна" w:date="2024-04-01T17:26:00Z">
        <w:r>
          <w:tab/>
        </w:r>
        <w:r>
          <w:tab/>
        </w:r>
        <w:r>
          <w:tab/>
        </w:r>
        <w:r>
          <w:tab/>
          <w:t>"segment9": "-",</w:t>
        </w:r>
      </w:ins>
    </w:p>
    <w:p w14:paraId="0831FB82" w14:textId="77777777" w:rsidR="00AE70F2" w:rsidRDefault="00AE70F2" w:rsidP="00AE70F2">
      <w:pPr>
        <w:pStyle w:val="GOSTScript"/>
        <w:rPr>
          <w:ins w:id="4690" w:author="Чиркова Наталия Сергеевна" w:date="2024-04-01T17:26:00Z"/>
        </w:rPr>
      </w:pPr>
      <w:ins w:id="4691" w:author="Чиркова Наталия Сергеевна" w:date="2024-04-01T17:26:00Z">
        <w:r>
          <w:tab/>
        </w:r>
        <w:r>
          <w:tab/>
        </w:r>
        <w:r>
          <w:tab/>
        </w:r>
        <w:r>
          <w:tab/>
          <w:t>"segment10": "</w:t>
        </w:r>
        <w:r w:rsidRPr="00567D5B">
          <w:t>-</w:t>
        </w:r>
        <w:r>
          <w:t>",</w:t>
        </w:r>
      </w:ins>
    </w:p>
    <w:p w14:paraId="008A6D4B" w14:textId="77777777" w:rsidR="00AE70F2" w:rsidRDefault="00AE70F2" w:rsidP="00AE70F2">
      <w:pPr>
        <w:pStyle w:val="GOSTScript"/>
        <w:rPr>
          <w:ins w:id="4692" w:author="Чиркова Наталия Сергеевна" w:date="2024-04-01T17:26:00Z"/>
        </w:rPr>
      </w:pPr>
      <w:ins w:id="4693" w:author="Чиркова Наталия Сергеевна" w:date="2024-04-01T17:26:00Z">
        <w:r>
          <w:tab/>
        </w:r>
        <w:r>
          <w:tab/>
        </w:r>
        <w:r>
          <w:tab/>
        </w:r>
        <w:r>
          <w:tab/>
          <w:t>"segment11": "-",</w:t>
        </w:r>
      </w:ins>
    </w:p>
    <w:p w14:paraId="598F7929" w14:textId="77777777" w:rsidR="00AE70F2" w:rsidRDefault="00AE70F2" w:rsidP="00AE70F2">
      <w:pPr>
        <w:pStyle w:val="GOSTScript"/>
        <w:rPr>
          <w:ins w:id="4694" w:author="Чиркова Наталия Сергеевна" w:date="2024-04-01T17:26:00Z"/>
        </w:rPr>
      </w:pPr>
      <w:ins w:id="4695" w:author="Чиркова Наталия Сергеевна" w:date="2024-04-01T17:26:00Z">
        <w:r>
          <w:tab/>
        </w:r>
        <w:r>
          <w:tab/>
        </w:r>
        <w:r>
          <w:tab/>
        </w:r>
        <w:r>
          <w:tab/>
          <w:t>"segment12": "-",</w:t>
        </w:r>
      </w:ins>
    </w:p>
    <w:p w14:paraId="70280C75" w14:textId="77777777" w:rsidR="00AE70F2" w:rsidRDefault="00AE70F2" w:rsidP="00AE70F2">
      <w:pPr>
        <w:pStyle w:val="GOSTScript"/>
        <w:rPr>
          <w:ins w:id="4696" w:author="Чиркова Наталия Сергеевна" w:date="2024-04-01T17:26:00Z"/>
        </w:rPr>
      </w:pPr>
      <w:ins w:id="4697" w:author="Чиркова Наталия Сергеевна" w:date="2024-04-01T17:26:00Z">
        <w:r>
          <w:tab/>
        </w:r>
        <w:r>
          <w:tab/>
        </w:r>
        <w:r>
          <w:tab/>
        </w:r>
        <w:r>
          <w:tab/>
          <w:t>"segment1</w:t>
        </w:r>
        <w:r w:rsidRPr="007E547B">
          <w:t>3</w:t>
        </w:r>
        <w:r>
          <w:t>": "-",</w:t>
        </w:r>
      </w:ins>
    </w:p>
    <w:p w14:paraId="4B72E5C1" w14:textId="77777777" w:rsidR="00AE70F2" w:rsidRDefault="00AE70F2" w:rsidP="00AE70F2">
      <w:pPr>
        <w:pStyle w:val="GOSTScript"/>
        <w:rPr>
          <w:ins w:id="4698" w:author="Чиркова Наталия Сергеевна" w:date="2024-04-01T17:26:00Z"/>
        </w:rPr>
      </w:pPr>
      <w:ins w:id="4699" w:author="Чиркова Наталия Сергеевна" w:date="2024-04-01T17:26:00Z">
        <w:r>
          <w:tab/>
        </w:r>
        <w:r>
          <w:tab/>
        </w:r>
        <w:r>
          <w:tab/>
        </w:r>
        <w:r>
          <w:tab/>
          <w:t>"segment1</w:t>
        </w:r>
        <w:r w:rsidRPr="007E547B">
          <w:t>4</w:t>
        </w:r>
        <w:r>
          <w:t>": "-",</w:t>
        </w:r>
      </w:ins>
    </w:p>
    <w:p w14:paraId="11E503B1" w14:textId="77777777" w:rsidR="00AE70F2" w:rsidRDefault="00AE70F2" w:rsidP="00AE70F2">
      <w:pPr>
        <w:pStyle w:val="GOSTScript"/>
        <w:rPr>
          <w:ins w:id="4700" w:author="Чиркова Наталия Сергеевна" w:date="2024-04-01T17:26:00Z"/>
        </w:rPr>
      </w:pPr>
      <w:ins w:id="4701" w:author="Чиркова Наталия Сергеевна" w:date="2024-04-01T17:26:00Z">
        <w:r>
          <w:tab/>
        </w:r>
        <w:r>
          <w:tab/>
        </w:r>
        <w:r>
          <w:tab/>
        </w:r>
        <w:r>
          <w:tab/>
          <w:t>"</w:t>
        </w:r>
        <w:r w:rsidRPr="007743E6">
          <w:t>currencycode</w:t>
        </w:r>
        <w:r>
          <w:t>": "</w:t>
        </w:r>
        <w:r w:rsidRPr="00567D5B">
          <w:t>643</w:t>
        </w:r>
        <w:r>
          <w:t>",</w:t>
        </w:r>
      </w:ins>
    </w:p>
    <w:p w14:paraId="19CB6A54" w14:textId="77777777" w:rsidR="00AE70F2" w:rsidRDefault="00AE70F2" w:rsidP="00AE70F2">
      <w:pPr>
        <w:pStyle w:val="GOSTScript"/>
        <w:rPr>
          <w:ins w:id="4702" w:author="Чиркова Наталия Сергеевна" w:date="2024-04-01T17:26:00Z"/>
        </w:rPr>
      </w:pPr>
      <w:ins w:id="4703" w:author="Чиркова Наталия Сергеевна" w:date="2024-04-01T17:26:00Z">
        <w:r>
          <w:tab/>
        </w:r>
        <w:r>
          <w:tab/>
        </w:r>
        <w:r>
          <w:tab/>
        </w:r>
        <w:r>
          <w:tab/>
          <w:t>"entereddr": 20</w:t>
        </w:r>
        <w:r w:rsidRPr="00567D5B">
          <w:t>0</w:t>
        </w:r>
        <w:r>
          <w:t>0</w:t>
        </w:r>
        <w:r w:rsidRPr="007F179E">
          <w:t>.00</w:t>
        </w:r>
        <w:r>
          <w:t>,</w:t>
        </w:r>
      </w:ins>
    </w:p>
    <w:p w14:paraId="2BBAE7DE" w14:textId="77777777" w:rsidR="00AE70F2" w:rsidRPr="00567D5B" w:rsidRDefault="00AE70F2" w:rsidP="00AE70F2">
      <w:pPr>
        <w:pStyle w:val="GOSTScript"/>
        <w:rPr>
          <w:ins w:id="4704" w:author="Чиркова Наталия Сергеевна" w:date="2024-04-01T17:26:00Z"/>
        </w:rPr>
      </w:pPr>
      <w:ins w:id="4705" w:author="Чиркова Наталия Сергеевна" w:date="2024-04-01T17:26:00Z">
        <w:r>
          <w:tab/>
        </w:r>
        <w:r>
          <w:tab/>
        </w:r>
        <w:r>
          <w:tab/>
        </w:r>
        <w:r>
          <w:tab/>
          <w:t>"enteredcr": 0</w:t>
        </w:r>
        <w:r w:rsidRPr="007F179E">
          <w:t>.00</w:t>
        </w:r>
        <w:r>
          <w:t>,</w:t>
        </w:r>
      </w:ins>
    </w:p>
    <w:p w14:paraId="3C5DF0D6" w14:textId="77777777" w:rsidR="00AE70F2" w:rsidRDefault="00AE70F2" w:rsidP="00AE70F2">
      <w:pPr>
        <w:pStyle w:val="GOSTScript"/>
        <w:rPr>
          <w:ins w:id="4706" w:author="Чиркова Наталия Сергеевна" w:date="2024-04-01T17:26:00Z"/>
        </w:rPr>
      </w:pPr>
      <w:ins w:id="4707" w:author="Чиркова Наталия Сергеевна" w:date="2024-04-01T17:26:00Z">
        <w:r>
          <w:tab/>
        </w:r>
        <w:r>
          <w:tab/>
        </w:r>
        <w:r>
          <w:tab/>
        </w:r>
        <w:r>
          <w:tab/>
          <w:t>"accounteddr": 200</w:t>
        </w:r>
        <w:r w:rsidRPr="00567D5B">
          <w:t>0</w:t>
        </w:r>
        <w:r w:rsidRPr="007F179E">
          <w:t>.00</w:t>
        </w:r>
        <w:r>
          <w:t>,</w:t>
        </w:r>
      </w:ins>
    </w:p>
    <w:p w14:paraId="7AED1CA0" w14:textId="77777777" w:rsidR="00AE70F2" w:rsidRPr="0039261B" w:rsidRDefault="00AE70F2" w:rsidP="00AE70F2">
      <w:pPr>
        <w:pStyle w:val="GOSTScript"/>
        <w:rPr>
          <w:ins w:id="4708" w:author="Чиркова Наталия Сергеевна" w:date="2024-04-01T17:26:00Z"/>
        </w:rPr>
      </w:pPr>
      <w:ins w:id="4709" w:author="Чиркова Наталия Сергеевна" w:date="2024-04-01T17:26:00Z">
        <w:r>
          <w:tab/>
        </w:r>
        <w:r>
          <w:tab/>
        </w:r>
        <w:r>
          <w:tab/>
        </w:r>
        <w:r>
          <w:tab/>
          <w:t>"accountedcr": 0</w:t>
        </w:r>
        <w:r w:rsidRPr="007F179E">
          <w:t>.00</w:t>
        </w:r>
        <w:r w:rsidRPr="0039261B">
          <w:t>,</w:t>
        </w:r>
      </w:ins>
    </w:p>
    <w:p w14:paraId="757032FD" w14:textId="20CE2968" w:rsidR="00AE70F2" w:rsidRPr="007E547B" w:rsidRDefault="00AE70F2" w:rsidP="00AE70F2">
      <w:pPr>
        <w:pStyle w:val="GOSTScript"/>
        <w:rPr>
          <w:ins w:id="4710" w:author="Чиркова Наталия Сергеевна" w:date="2024-04-01T17:26:00Z"/>
        </w:rPr>
      </w:pPr>
      <w:ins w:id="4711" w:author="Чиркова Наталия Сергеевна" w:date="2024-04-01T17:26:00Z">
        <w:r>
          <w:tab/>
        </w:r>
        <w:r>
          <w:tab/>
        </w:r>
        <w:r>
          <w:tab/>
        </w:r>
        <w:r>
          <w:tab/>
          <w:t>"</w:t>
        </w:r>
        <w:r w:rsidRPr="003C6D9C">
          <w:t>effectivedate</w:t>
        </w:r>
        <w:r>
          <w:t xml:space="preserve">": </w:t>
        </w:r>
      </w:ins>
      <w:ins w:id="4712" w:author="Сатлер Марина Викторовна" w:date="2024-04-11T11:38:00Z">
        <w:r w:rsidR="00125096">
          <w:t>"</w:t>
        </w:r>
      </w:ins>
      <w:ins w:id="4713" w:author="Чиркова Наталия Сергеевна" w:date="2024-04-01T17:26:00Z">
        <w:r>
          <w:t>202</w:t>
        </w:r>
        <w:r w:rsidRPr="007E547B">
          <w:t>4</w:t>
        </w:r>
        <w:r>
          <w:t>-</w:t>
        </w:r>
        <w:r w:rsidRPr="007E547B">
          <w:t>12</w:t>
        </w:r>
        <w:r>
          <w:t>-</w:t>
        </w:r>
        <w:r w:rsidRPr="007E547B">
          <w:t>07</w:t>
        </w:r>
      </w:ins>
      <w:ins w:id="4714" w:author="Сатлер Марина Викторовна" w:date="2024-04-11T11:38:00Z">
        <w:r w:rsidR="00125096">
          <w:t>"</w:t>
        </w:r>
      </w:ins>
    </w:p>
    <w:p w14:paraId="6C610054" w14:textId="77777777" w:rsidR="00AE70F2" w:rsidRPr="00AE70F2" w:rsidRDefault="00AE70F2" w:rsidP="00AE70F2">
      <w:pPr>
        <w:pStyle w:val="GOSTScript"/>
        <w:rPr>
          <w:ins w:id="4715" w:author="Чиркова Наталия Сергеевна" w:date="2024-04-01T17:26:00Z"/>
        </w:rPr>
      </w:pPr>
      <w:ins w:id="4716" w:author="Чиркова Наталия Сергеевна" w:date="2024-04-01T17:26:00Z">
        <w:r>
          <w:tab/>
        </w:r>
        <w:r>
          <w:tab/>
        </w:r>
        <w:r>
          <w:tab/>
          <w:t>}</w:t>
        </w:r>
        <w:r w:rsidRPr="00AE70F2">
          <w:t>,</w:t>
        </w:r>
      </w:ins>
    </w:p>
    <w:p w14:paraId="6056906C" w14:textId="77777777" w:rsidR="00AE70F2" w:rsidRDefault="00AE70F2" w:rsidP="00AE70F2">
      <w:pPr>
        <w:pStyle w:val="GOSTScript"/>
        <w:rPr>
          <w:ins w:id="4717" w:author="Чиркова Наталия Сергеевна" w:date="2024-04-01T17:26:00Z"/>
        </w:rPr>
      </w:pPr>
      <w:ins w:id="4718" w:author="Чиркова Наталия Сергеевна" w:date="2024-04-01T17:26:00Z">
        <w:r>
          <w:t>{</w:t>
        </w:r>
      </w:ins>
    </w:p>
    <w:p w14:paraId="73EF6D73" w14:textId="4A901350" w:rsidR="00AE70F2" w:rsidRDefault="00AE70F2" w:rsidP="00AE70F2">
      <w:pPr>
        <w:pStyle w:val="GOSTScript"/>
        <w:rPr>
          <w:ins w:id="4719" w:author="Чиркова Наталия Сергеевна" w:date="2024-04-01T17:26:00Z"/>
        </w:rPr>
      </w:pPr>
      <w:ins w:id="4720" w:author="Чиркова Наталия Сергеевна" w:date="2024-04-01T17:26:00Z">
        <w:r>
          <w:tab/>
        </w:r>
        <w:r>
          <w:tab/>
        </w:r>
        <w:r>
          <w:tab/>
        </w:r>
        <w:r>
          <w:tab/>
          <w:t xml:space="preserve">"id": </w:t>
        </w:r>
        <w:del w:id="4721" w:author="Сатлер Марина Викторовна" w:date="2024-04-11T11:49:00Z">
          <w:r w:rsidRPr="00EC4EE5" w:rsidDel="00DB74F3">
            <w:delText>00</w:delText>
          </w:r>
        </w:del>
        <w:r w:rsidRPr="00EC4EE5">
          <w:t>4</w:t>
        </w:r>
        <w:r>
          <w:t>,</w:t>
        </w:r>
      </w:ins>
    </w:p>
    <w:p w14:paraId="4346DC66" w14:textId="77777777" w:rsidR="00AE70F2" w:rsidRDefault="00AE70F2" w:rsidP="00AE70F2">
      <w:pPr>
        <w:pStyle w:val="GOSTScript"/>
        <w:rPr>
          <w:ins w:id="4722" w:author="Чиркова Наталия Сергеевна" w:date="2024-04-01T17:26:00Z"/>
        </w:rPr>
      </w:pPr>
      <w:ins w:id="4723" w:author="Чиркова Наталия Сергеевна" w:date="2024-04-01T17:26:00Z">
        <w:r>
          <w:tab/>
        </w:r>
        <w:r>
          <w:tab/>
        </w:r>
        <w:r>
          <w:tab/>
        </w:r>
        <w:r>
          <w:tab/>
          <w:t>"numrow": "</w:t>
        </w:r>
        <w:r w:rsidRPr="00AE70F2">
          <w:t>4</w:t>
        </w:r>
        <w:r>
          <w:t>",</w:t>
        </w:r>
      </w:ins>
    </w:p>
    <w:p w14:paraId="10820635" w14:textId="77777777" w:rsidR="00AE70F2" w:rsidRDefault="00AE70F2" w:rsidP="00AE70F2">
      <w:pPr>
        <w:pStyle w:val="GOSTScript"/>
        <w:rPr>
          <w:ins w:id="4724" w:author="Чиркова Наталия Сергеевна" w:date="2024-04-01T17:26:00Z"/>
        </w:rPr>
      </w:pPr>
      <w:ins w:id="4725" w:author="Чиркова Наталия Сергеевна" w:date="2024-04-01T17:26:00Z">
        <w:r>
          <w:tab/>
        </w:r>
        <w:r>
          <w:tab/>
        </w:r>
        <w:r>
          <w:tab/>
        </w:r>
        <w:r>
          <w:tab/>
          <w:t>"segment1": "99010001",</w:t>
        </w:r>
      </w:ins>
    </w:p>
    <w:p w14:paraId="6734C7DD" w14:textId="77777777" w:rsidR="00AE70F2" w:rsidRDefault="00AE70F2" w:rsidP="00AE70F2">
      <w:pPr>
        <w:pStyle w:val="GOSTScript"/>
        <w:rPr>
          <w:ins w:id="4726" w:author="Чиркова Наталия Сергеевна" w:date="2024-04-01T17:26:00Z"/>
        </w:rPr>
      </w:pPr>
      <w:ins w:id="4727" w:author="Чиркова Наталия Сергеевна" w:date="2024-04-01T17:26:00Z">
        <w:r>
          <w:tab/>
        </w:r>
        <w:r>
          <w:tab/>
        </w:r>
        <w:r>
          <w:tab/>
        </w:r>
        <w:r>
          <w:tab/>
          <w:t>"segment2": "</w:t>
        </w:r>
        <w:r w:rsidRPr="00715DC1">
          <w:t>10011701010016000180</w:t>
        </w:r>
        <w:r>
          <w:t>",</w:t>
        </w:r>
      </w:ins>
    </w:p>
    <w:p w14:paraId="6EE4545B" w14:textId="77777777" w:rsidR="00AE70F2" w:rsidRDefault="00AE70F2" w:rsidP="00AE70F2">
      <w:pPr>
        <w:pStyle w:val="GOSTScript"/>
        <w:rPr>
          <w:ins w:id="4728" w:author="Чиркова Наталия Сергеевна" w:date="2024-04-01T17:26:00Z"/>
        </w:rPr>
      </w:pPr>
      <w:ins w:id="4729" w:author="Чиркова Наталия Сергеевна" w:date="2024-04-01T17:26:00Z">
        <w:r>
          <w:tab/>
        </w:r>
        <w:r>
          <w:tab/>
        </w:r>
        <w:r>
          <w:tab/>
        </w:r>
        <w:r>
          <w:tab/>
          <w:t>"attribute11": "</w:t>
        </w:r>
        <w:r w:rsidRPr="00AE70F2">
          <w:t>21</w:t>
        </w:r>
        <w:r>
          <w:t>",</w:t>
        </w:r>
      </w:ins>
    </w:p>
    <w:p w14:paraId="4885168D" w14:textId="77777777" w:rsidR="00AE70F2" w:rsidRDefault="00AE70F2" w:rsidP="00AE70F2">
      <w:pPr>
        <w:pStyle w:val="GOSTScript"/>
        <w:rPr>
          <w:ins w:id="4730" w:author="Чиркова Наталия Сергеевна" w:date="2024-04-01T17:26:00Z"/>
        </w:rPr>
      </w:pPr>
      <w:ins w:id="4731" w:author="Чиркова Наталия Сергеевна" w:date="2024-04-01T17:26:00Z">
        <w:r>
          <w:tab/>
        </w:r>
        <w:r>
          <w:tab/>
        </w:r>
        <w:r>
          <w:tab/>
        </w:r>
        <w:r>
          <w:tab/>
          <w:t>"segment3": "</w:t>
        </w:r>
        <w:r w:rsidRPr="00567D5B">
          <w:t>1</w:t>
        </w:r>
        <w:r w:rsidRPr="007E547B">
          <w:t>0</w:t>
        </w:r>
        <w:r>
          <w:t>",</w:t>
        </w:r>
      </w:ins>
    </w:p>
    <w:p w14:paraId="34BF03DA" w14:textId="77777777" w:rsidR="00AE70F2" w:rsidRPr="00AE70F2" w:rsidRDefault="00AE70F2" w:rsidP="00AE70F2">
      <w:pPr>
        <w:pStyle w:val="GOSTScript"/>
        <w:rPr>
          <w:ins w:id="4732" w:author="Чиркова Наталия Сергеевна" w:date="2024-04-01T17:26:00Z"/>
        </w:rPr>
      </w:pPr>
      <w:ins w:id="4733" w:author="Чиркова Наталия Сергеевна" w:date="2024-04-01T17:26:00Z">
        <w:r>
          <w:lastRenderedPageBreak/>
          <w:tab/>
        </w:r>
        <w:r>
          <w:tab/>
        </w:r>
        <w:r>
          <w:tab/>
        </w:r>
        <w:r>
          <w:tab/>
        </w:r>
        <w:r w:rsidRPr="00AE70F2">
          <w:t>"</w:t>
        </w:r>
        <w:r>
          <w:t>segment</w:t>
        </w:r>
        <w:r w:rsidRPr="00AE70F2">
          <w:t>4": "</w:t>
        </w:r>
        <w:r w:rsidRPr="00EC4EE5">
          <w:rPr>
            <w:lang w:val="ru-RU"/>
          </w:rPr>
          <w:t>ПОСТ</w:t>
        </w:r>
        <w:r w:rsidRPr="00AE70F2">
          <w:t>_</w:t>
        </w:r>
        <w:r w:rsidRPr="00EC4EE5">
          <w:rPr>
            <w:lang w:val="ru-RU"/>
          </w:rPr>
          <w:t>ЗАЧ</w:t>
        </w:r>
        <w:r w:rsidRPr="00AE70F2">
          <w:t>_</w:t>
        </w:r>
        <w:r w:rsidRPr="00EC4EE5">
          <w:rPr>
            <w:lang w:val="ru-RU"/>
          </w:rPr>
          <w:t>С</w:t>
        </w:r>
        <w:r w:rsidRPr="00AE70F2">
          <w:t>_</w:t>
        </w:r>
        <w:r w:rsidRPr="00EC4EE5">
          <w:rPr>
            <w:lang w:val="ru-RU"/>
          </w:rPr>
          <w:t>БДЖ</w:t>
        </w:r>
        <w:r w:rsidRPr="00AE70F2">
          <w:t>",</w:t>
        </w:r>
      </w:ins>
    </w:p>
    <w:p w14:paraId="1F0399DD" w14:textId="77777777" w:rsidR="00AE70F2" w:rsidRDefault="00AE70F2" w:rsidP="00AE70F2">
      <w:pPr>
        <w:pStyle w:val="GOSTScript"/>
        <w:rPr>
          <w:ins w:id="4734" w:author="Чиркова Наталия Сергеевна" w:date="2024-04-01T17:26:00Z"/>
        </w:rPr>
      </w:pPr>
      <w:ins w:id="4735" w:author="Чиркова Наталия Сергеевна" w:date="2024-04-01T17:26:00Z">
        <w:r w:rsidRPr="00AE70F2">
          <w:tab/>
        </w:r>
        <w:r w:rsidRPr="00AE70F2">
          <w:tab/>
        </w:r>
        <w:r w:rsidRPr="00AE70F2">
          <w:tab/>
        </w:r>
        <w:r w:rsidRPr="00AE70F2">
          <w:tab/>
        </w:r>
        <w:r>
          <w:t>"segment5": "</w:t>
        </w:r>
        <w:r w:rsidRPr="00E40FA4">
          <w:t>05</w:t>
        </w:r>
        <w:r>
          <w:t>00",</w:t>
        </w:r>
      </w:ins>
    </w:p>
    <w:p w14:paraId="68327AB1" w14:textId="77777777" w:rsidR="00AE70F2" w:rsidRDefault="00AE70F2" w:rsidP="00AE70F2">
      <w:pPr>
        <w:pStyle w:val="GOSTScript"/>
        <w:rPr>
          <w:ins w:id="4736" w:author="Чиркова Наталия Сергеевна" w:date="2024-04-01T17:26:00Z"/>
        </w:rPr>
      </w:pPr>
      <w:ins w:id="4737" w:author="Чиркова Наталия Сергеевна" w:date="2024-04-01T17:26:00Z">
        <w:r>
          <w:tab/>
        </w:r>
        <w:r>
          <w:tab/>
        </w:r>
        <w:r>
          <w:tab/>
        </w:r>
        <w:r>
          <w:tab/>
          <w:t>"segment6": "1",</w:t>
        </w:r>
      </w:ins>
    </w:p>
    <w:p w14:paraId="7399B61C" w14:textId="77777777" w:rsidR="00AE70F2" w:rsidRDefault="00AE70F2" w:rsidP="00AE70F2">
      <w:pPr>
        <w:pStyle w:val="GOSTScript"/>
        <w:rPr>
          <w:ins w:id="4738" w:author="Чиркова Наталия Сергеевна" w:date="2024-04-01T17:26:00Z"/>
        </w:rPr>
      </w:pPr>
      <w:ins w:id="4739" w:author="Чиркова Наталия Сергеевна" w:date="2024-04-01T17:26:00Z">
        <w:r>
          <w:tab/>
        </w:r>
        <w:r>
          <w:tab/>
        </w:r>
        <w:r>
          <w:tab/>
        </w:r>
        <w:r>
          <w:tab/>
          <w:t>"segment7": "0</w:t>
        </w:r>
        <w:r w:rsidRPr="00715DC1">
          <w:t>4051207620</w:t>
        </w:r>
        <w:r>
          <w:t>",</w:t>
        </w:r>
      </w:ins>
    </w:p>
    <w:p w14:paraId="6AEC39E5" w14:textId="77777777" w:rsidR="00AE70F2" w:rsidRDefault="00AE70F2" w:rsidP="00AE70F2">
      <w:pPr>
        <w:pStyle w:val="GOSTScript"/>
        <w:rPr>
          <w:ins w:id="4740" w:author="Чиркова Наталия Сергеевна" w:date="2024-04-01T17:26:00Z"/>
        </w:rPr>
      </w:pPr>
      <w:ins w:id="4741" w:author="Чиркова Наталия Сергеевна" w:date="2024-04-01T17:26:00Z">
        <w:r>
          <w:tab/>
        </w:r>
        <w:r>
          <w:tab/>
        </w:r>
        <w:r>
          <w:tab/>
        </w:r>
        <w:r>
          <w:tab/>
          <w:t>"segment8": "-",</w:t>
        </w:r>
      </w:ins>
    </w:p>
    <w:p w14:paraId="0375EB6C" w14:textId="77777777" w:rsidR="00AE70F2" w:rsidRDefault="00AE70F2" w:rsidP="00AE70F2">
      <w:pPr>
        <w:pStyle w:val="GOSTScript"/>
        <w:rPr>
          <w:ins w:id="4742" w:author="Чиркова Наталия Сергеевна" w:date="2024-04-01T17:26:00Z"/>
        </w:rPr>
      </w:pPr>
      <w:ins w:id="4743" w:author="Чиркова Наталия Сергеевна" w:date="2024-04-01T17:26:00Z">
        <w:r>
          <w:tab/>
        </w:r>
        <w:r>
          <w:tab/>
        </w:r>
        <w:r>
          <w:tab/>
        </w:r>
        <w:r>
          <w:tab/>
          <w:t>"segment9": "-",</w:t>
        </w:r>
      </w:ins>
    </w:p>
    <w:p w14:paraId="5DD550FE" w14:textId="77777777" w:rsidR="00AE70F2" w:rsidRDefault="00AE70F2" w:rsidP="00AE70F2">
      <w:pPr>
        <w:pStyle w:val="GOSTScript"/>
        <w:rPr>
          <w:ins w:id="4744" w:author="Чиркова Наталия Сергеевна" w:date="2024-04-01T17:26:00Z"/>
        </w:rPr>
      </w:pPr>
      <w:ins w:id="4745" w:author="Чиркова Наталия Сергеевна" w:date="2024-04-01T17:26:00Z">
        <w:r>
          <w:tab/>
        </w:r>
        <w:r>
          <w:tab/>
        </w:r>
        <w:r>
          <w:tab/>
        </w:r>
        <w:r>
          <w:tab/>
          <w:t>"segment10": "</w:t>
        </w:r>
        <w:r w:rsidRPr="00567D5B">
          <w:t>-</w:t>
        </w:r>
        <w:r>
          <w:t>",</w:t>
        </w:r>
      </w:ins>
    </w:p>
    <w:p w14:paraId="5B911A68" w14:textId="77777777" w:rsidR="00AE70F2" w:rsidRDefault="00AE70F2" w:rsidP="00AE70F2">
      <w:pPr>
        <w:pStyle w:val="GOSTScript"/>
        <w:rPr>
          <w:ins w:id="4746" w:author="Чиркова Наталия Сергеевна" w:date="2024-04-01T17:26:00Z"/>
        </w:rPr>
      </w:pPr>
      <w:ins w:id="4747" w:author="Чиркова Наталия Сергеевна" w:date="2024-04-01T17:26:00Z">
        <w:r>
          <w:tab/>
        </w:r>
        <w:r>
          <w:tab/>
        </w:r>
        <w:r>
          <w:tab/>
        </w:r>
        <w:r>
          <w:tab/>
          <w:t>"segment11": "</w:t>
        </w:r>
        <w:r w:rsidRPr="00EC4EE5">
          <w:t>85000000</w:t>
        </w:r>
        <w:r>
          <w:t>",</w:t>
        </w:r>
      </w:ins>
    </w:p>
    <w:p w14:paraId="68AEE477" w14:textId="77777777" w:rsidR="00AE70F2" w:rsidRDefault="00AE70F2" w:rsidP="00AE70F2">
      <w:pPr>
        <w:pStyle w:val="GOSTScript"/>
        <w:rPr>
          <w:ins w:id="4748" w:author="Чиркова Наталия Сергеевна" w:date="2024-04-01T17:26:00Z"/>
        </w:rPr>
      </w:pPr>
      <w:ins w:id="4749" w:author="Чиркова Наталия Сергеевна" w:date="2024-04-01T17:26:00Z">
        <w:r>
          <w:tab/>
        </w:r>
        <w:r>
          <w:tab/>
        </w:r>
        <w:r>
          <w:tab/>
        </w:r>
        <w:r>
          <w:tab/>
          <w:t>"segment12": "-",</w:t>
        </w:r>
      </w:ins>
    </w:p>
    <w:p w14:paraId="187F9D86" w14:textId="77777777" w:rsidR="00AE70F2" w:rsidRDefault="00AE70F2" w:rsidP="00AE70F2">
      <w:pPr>
        <w:pStyle w:val="GOSTScript"/>
        <w:rPr>
          <w:ins w:id="4750" w:author="Чиркова Наталия Сергеевна" w:date="2024-04-01T17:26:00Z"/>
        </w:rPr>
      </w:pPr>
      <w:ins w:id="4751" w:author="Чиркова Наталия Сергеевна" w:date="2024-04-01T17:26:00Z">
        <w:r>
          <w:tab/>
        </w:r>
        <w:r>
          <w:tab/>
        </w:r>
        <w:r>
          <w:tab/>
        </w:r>
        <w:r>
          <w:tab/>
          <w:t>"segment1</w:t>
        </w:r>
        <w:r w:rsidRPr="007E547B">
          <w:t>3</w:t>
        </w:r>
        <w:r>
          <w:t>": "-",</w:t>
        </w:r>
      </w:ins>
    </w:p>
    <w:p w14:paraId="72CACD8E" w14:textId="77777777" w:rsidR="00AE70F2" w:rsidRDefault="00AE70F2" w:rsidP="00AE70F2">
      <w:pPr>
        <w:pStyle w:val="GOSTScript"/>
        <w:rPr>
          <w:ins w:id="4752" w:author="Чиркова Наталия Сергеевна" w:date="2024-04-01T17:26:00Z"/>
        </w:rPr>
      </w:pPr>
      <w:ins w:id="4753" w:author="Чиркова Наталия Сергеевна" w:date="2024-04-01T17:26:00Z">
        <w:r>
          <w:tab/>
        </w:r>
        <w:r>
          <w:tab/>
        </w:r>
        <w:r>
          <w:tab/>
        </w:r>
        <w:r>
          <w:tab/>
          <w:t>"segment1</w:t>
        </w:r>
        <w:r w:rsidRPr="007E547B">
          <w:t>4</w:t>
        </w:r>
        <w:r>
          <w:t>": "-",</w:t>
        </w:r>
      </w:ins>
    </w:p>
    <w:p w14:paraId="693CC369" w14:textId="77777777" w:rsidR="00AE70F2" w:rsidRDefault="00AE70F2" w:rsidP="00AE70F2">
      <w:pPr>
        <w:pStyle w:val="GOSTScript"/>
        <w:rPr>
          <w:ins w:id="4754" w:author="Чиркова Наталия Сергеевна" w:date="2024-04-01T17:26:00Z"/>
        </w:rPr>
      </w:pPr>
      <w:ins w:id="4755" w:author="Чиркова Наталия Сергеевна" w:date="2024-04-01T17:26:00Z">
        <w:r>
          <w:tab/>
        </w:r>
        <w:r>
          <w:tab/>
        </w:r>
        <w:r>
          <w:tab/>
        </w:r>
        <w:r>
          <w:tab/>
          <w:t>"</w:t>
        </w:r>
        <w:r w:rsidRPr="007743E6">
          <w:t>currencycode</w:t>
        </w:r>
        <w:r>
          <w:t>": "</w:t>
        </w:r>
        <w:r w:rsidRPr="00567D5B">
          <w:t>643</w:t>
        </w:r>
        <w:r>
          <w:t>",</w:t>
        </w:r>
      </w:ins>
    </w:p>
    <w:p w14:paraId="5B2172AD" w14:textId="77777777" w:rsidR="00AE70F2" w:rsidRDefault="00AE70F2" w:rsidP="00AE70F2">
      <w:pPr>
        <w:pStyle w:val="GOSTScript"/>
        <w:rPr>
          <w:ins w:id="4756" w:author="Чиркова Наталия Сергеевна" w:date="2024-04-01T17:26:00Z"/>
        </w:rPr>
      </w:pPr>
      <w:ins w:id="4757" w:author="Чиркова Наталия Сергеевна" w:date="2024-04-01T17:26:00Z">
        <w:r>
          <w:tab/>
        </w:r>
        <w:r>
          <w:tab/>
        </w:r>
        <w:r>
          <w:tab/>
        </w:r>
        <w:r>
          <w:tab/>
          <w:t>"entereddr": 20</w:t>
        </w:r>
        <w:r w:rsidRPr="00567D5B">
          <w:t>0</w:t>
        </w:r>
        <w:r>
          <w:t>0</w:t>
        </w:r>
        <w:r w:rsidRPr="007F179E">
          <w:t>.00</w:t>
        </w:r>
        <w:r>
          <w:t>,</w:t>
        </w:r>
      </w:ins>
    </w:p>
    <w:p w14:paraId="2D394764" w14:textId="77777777" w:rsidR="00AE70F2" w:rsidRPr="00567D5B" w:rsidRDefault="00AE70F2" w:rsidP="00AE70F2">
      <w:pPr>
        <w:pStyle w:val="GOSTScript"/>
        <w:rPr>
          <w:ins w:id="4758" w:author="Чиркова Наталия Сергеевна" w:date="2024-04-01T17:26:00Z"/>
        </w:rPr>
      </w:pPr>
      <w:ins w:id="4759" w:author="Чиркова Наталия Сергеевна" w:date="2024-04-01T17:26:00Z">
        <w:r>
          <w:tab/>
        </w:r>
        <w:r>
          <w:tab/>
        </w:r>
        <w:r>
          <w:tab/>
        </w:r>
        <w:r>
          <w:tab/>
          <w:t>"enteredcr": 0</w:t>
        </w:r>
        <w:r w:rsidRPr="007F179E">
          <w:t>.00</w:t>
        </w:r>
        <w:r>
          <w:t>,</w:t>
        </w:r>
      </w:ins>
    </w:p>
    <w:p w14:paraId="09749A6D" w14:textId="77777777" w:rsidR="00AE70F2" w:rsidRDefault="00AE70F2" w:rsidP="00AE70F2">
      <w:pPr>
        <w:pStyle w:val="GOSTScript"/>
        <w:rPr>
          <w:ins w:id="4760" w:author="Чиркова Наталия Сергеевна" w:date="2024-04-01T17:26:00Z"/>
        </w:rPr>
      </w:pPr>
      <w:ins w:id="4761" w:author="Чиркова Наталия Сергеевна" w:date="2024-04-01T17:26:00Z">
        <w:r>
          <w:tab/>
        </w:r>
        <w:r>
          <w:tab/>
        </w:r>
        <w:r>
          <w:tab/>
        </w:r>
        <w:r>
          <w:tab/>
          <w:t>"accounteddr": 200</w:t>
        </w:r>
        <w:r w:rsidRPr="00567D5B">
          <w:t>0</w:t>
        </w:r>
        <w:r w:rsidRPr="007F179E">
          <w:t>.00</w:t>
        </w:r>
        <w:r>
          <w:t>,</w:t>
        </w:r>
      </w:ins>
    </w:p>
    <w:p w14:paraId="59550BEE" w14:textId="77777777" w:rsidR="00AE70F2" w:rsidRPr="0039261B" w:rsidRDefault="00AE70F2" w:rsidP="00AE70F2">
      <w:pPr>
        <w:pStyle w:val="GOSTScript"/>
        <w:rPr>
          <w:ins w:id="4762" w:author="Чиркова Наталия Сергеевна" w:date="2024-04-01T17:26:00Z"/>
        </w:rPr>
      </w:pPr>
      <w:ins w:id="4763" w:author="Чиркова Наталия Сергеевна" w:date="2024-04-01T17:26:00Z">
        <w:r>
          <w:tab/>
        </w:r>
        <w:r>
          <w:tab/>
        </w:r>
        <w:r>
          <w:tab/>
        </w:r>
        <w:r>
          <w:tab/>
          <w:t>"accountedcr": 0</w:t>
        </w:r>
        <w:r w:rsidRPr="007F179E">
          <w:t>.00</w:t>
        </w:r>
        <w:r w:rsidRPr="0039261B">
          <w:t>,</w:t>
        </w:r>
      </w:ins>
    </w:p>
    <w:p w14:paraId="2EB79C7A" w14:textId="38DCD788" w:rsidR="00AE70F2" w:rsidRPr="007E547B" w:rsidRDefault="00AE70F2" w:rsidP="00AE70F2">
      <w:pPr>
        <w:pStyle w:val="GOSTScript"/>
        <w:rPr>
          <w:ins w:id="4764" w:author="Чиркова Наталия Сергеевна" w:date="2024-04-01T17:26:00Z"/>
        </w:rPr>
      </w:pPr>
      <w:ins w:id="4765" w:author="Чиркова Наталия Сергеевна" w:date="2024-04-01T17:26:00Z">
        <w:r>
          <w:tab/>
        </w:r>
        <w:r>
          <w:tab/>
        </w:r>
        <w:r>
          <w:tab/>
        </w:r>
        <w:r>
          <w:tab/>
          <w:t>"</w:t>
        </w:r>
        <w:r w:rsidRPr="003C6D9C">
          <w:t>effectivedate</w:t>
        </w:r>
        <w:r>
          <w:t xml:space="preserve">": </w:t>
        </w:r>
      </w:ins>
      <w:ins w:id="4766" w:author="Сатлер Марина Викторовна" w:date="2024-04-11T11:38:00Z">
        <w:r w:rsidR="00125096">
          <w:t>"</w:t>
        </w:r>
      </w:ins>
      <w:ins w:id="4767" w:author="Чиркова Наталия Сергеевна" w:date="2024-04-01T17:26:00Z">
        <w:r>
          <w:t>202</w:t>
        </w:r>
        <w:r w:rsidRPr="007E547B">
          <w:t>4</w:t>
        </w:r>
        <w:r>
          <w:t>-</w:t>
        </w:r>
        <w:r w:rsidRPr="007E547B">
          <w:t>12</w:t>
        </w:r>
        <w:r>
          <w:t>-</w:t>
        </w:r>
        <w:r w:rsidRPr="007E547B">
          <w:t>07</w:t>
        </w:r>
      </w:ins>
      <w:ins w:id="4768" w:author="Сатлер Марина Викторовна" w:date="2024-04-11T11:38:00Z">
        <w:r w:rsidR="00125096">
          <w:t>"</w:t>
        </w:r>
      </w:ins>
    </w:p>
    <w:p w14:paraId="33B87898" w14:textId="69341D98" w:rsidR="00AE70F2" w:rsidRPr="00EC4EE5" w:rsidRDefault="00AE70F2" w:rsidP="00AE70F2">
      <w:pPr>
        <w:pStyle w:val="GOSTScript"/>
        <w:rPr>
          <w:ins w:id="4769" w:author="Чиркова Наталия Сергеевна" w:date="2024-04-01T17:26:00Z"/>
          <w:lang w:val="ru-RU"/>
        </w:rPr>
      </w:pPr>
      <w:ins w:id="4770" w:author="Чиркова Наталия Сергеевна" w:date="2024-04-01T17:26:00Z">
        <w:r>
          <w:tab/>
        </w:r>
        <w:r>
          <w:tab/>
        </w:r>
        <w:r>
          <w:tab/>
          <w:t>}</w:t>
        </w:r>
      </w:ins>
    </w:p>
    <w:p w14:paraId="46F7383C" w14:textId="77777777" w:rsidR="00AE70F2" w:rsidRPr="002F0E5F" w:rsidRDefault="00AE70F2" w:rsidP="00AE70F2">
      <w:pPr>
        <w:pStyle w:val="GOSTScript"/>
        <w:rPr>
          <w:ins w:id="4771" w:author="Чиркова Наталия Сергеевна" w:date="2024-04-01T17:26:00Z"/>
          <w:lang w:val="ru-RU"/>
        </w:rPr>
      </w:pPr>
      <w:ins w:id="4772" w:author="Чиркова Наталия Сергеевна" w:date="2024-04-01T17:26:00Z">
        <w:r w:rsidRPr="002F0E5F">
          <w:rPr>
            <w:lang w:val="ru-RU"/>
          </w:rPr>
          <w:tab/>
        </w:r>
        <w:r w:rsidRPr="002F0E5F">
          <w:rPr>
            <w:lang w:val="ru-RU"/>
          </w:rPr>
          <w:tab/>
          <w:t>]</w:t>
        </w:r>
      </w:ins>
    </w:p>
    <w:p w14:paraId="1535278C" w14:textId="77777777" w:rsidR="00AE70F2" w:rsidRPr="002F0E5F" w:rsidRDefault="00AE70F2" w:rsidP="00AE70F2">
      <w:pPr>
        <w:pStyle w:val="GOSTScript"/>
        <w:rPr>
          <w:ins w:id="4773" w:author="Чиркова Наталия Сергеевна" w:date="2024-04-01T17:26:00Z"/>
          <w:lang w:val="ru-RU"/>
        </w:rPr>
      </w:pPr>
      <w:ins w:id="4774" w:author="Чиркова Наталия Сергеевна" w:date="2024-04-01T17:26:00Z">
        <w:r w:rsidRPr="002F0E5F">
          <w:rPr>
            <w:lang w:val="ru-RU"/>
          </w:rPr>
          <w:tab/>
          <w:t>}</w:t>
        </w:r>
      </w:ins>
    </w:p>
    <w:p w14:paraId="58C9BAEE" w14:textId="1C5AF9F6" w:rsidR="00864BE0" w:rsidRPr="002F0E5F" w:rsidRDefault="00AE70F2" w:rsidP="00864BE0">
      <w:pPr>
        <w:pStyle w:val="GOSTScript"/>
        <w:rPr>
          <w:lang w:val="ru-RU"/>
        </w:rPr>
      </w:pPr>
      <w:ins w:id="4775" w:author="Чиркова Наталия Сергеевна" w:date="2024-04-01T17:26:00Z">
        <w:r w:rsidRPr="002F0E5F">
          <w:rPr>
            <w:lang w:val="ru-RU"/>
          </w:rPr>
          <w:t>}</w:t>
        </w:r>
      </w:ins>
    </w:p>
    <w:p w14:paraId="7DB83153" w14:textId="5AC290AA" w:rsidR="002B2814" w:rsidRPr="00350208" w:rsidRDefault="002B2814" w:rsidP="00E1778C">
      <w:pPr>
        <w:pStyle w:val="31"/>
        <w:rPr>
          <w:ins w:id="4776" w:author="Сарафанова (Чиркова) Наталия Сергеевна" w:date="2025-07-22T21:09:00Z"/>
        </w:rPr>
      </w:pPr>
      <w:bookmarkStart w:id="4777" w:name="_Ref195713150"/>
      <w:bookmarkStart w:id="4778" w:name="_Toc195715235"/>
      <w:bookmarkStart w:id="4779" w:name="_Toc200115454"/>
      <w:bookmarkStart w:id="4780" w:name="_Toc226562715"/>
      <w:ins w:id="4781" w:author="Сарафанова (Чиркова) Наталия Сергеевна" w:date="2025-07-22T21:09:00Z">
        <w:r w:rsidRPr="00943DFB">
          <w:t xml:space="preserve">«Бухгалтерская справка (ф. 0504833)» </w:t>
        </w:r>
        <w:r w:rsidRPr="00397DBC">
          <w:t>ARP_NPS_0504833_</w:t>
        </w:r>
      </w:ins>
      <w:ins w:id="4782" w:author="Сарафанова (Чиркова) Наталия Сергеевна" w:date="2025-07-22T21:12:00Z">
        <w:r w:rsidRPr="001955A8">
          <w:rPr>
            <w:lang w:val="en-US"/>
          </w:rPr>
          <w:t>PUDS</w:t>
        </w:r>
      </w:ins>
      <w:ins w:id="4783" w:author="Сарафанова (Чиркова) Наталия Сергеевна" w:date="2025-07-22T21:09:00Z">
        <w:r w:rsidRPr="00943DFB">
          <w:t xml:space="preserve"> (Document)</w:t>
        </w:r>
        <w:bookmarkEnd w:id="4777"/>
        <w:bookmarkEnd w:id="4778"/>
        <w:bookmarkEnd w:id="4779"/>
        <w:bookmarkEnd w:id="4780"/>
      </w:ins>
    </w:p>
    <w:p w14:paraId="1E494A9F" w14:textId="19E26287" w:rsidR="002B2814" w:rsidRPr="00350208" w:rsidRDefault="002B2814" w:rsidP="00AD77C4">
      <w:pPr>
        <w:pStyle w:val="41"/>
        <w:numPr>
          <w:ilvl w:val="3"/>
          <w:numId w:val="85"/>
        </w:numPr>
        <w:rPr>
          <w:ins w:id="4784" w:author="Сарафанова (Чиркова) Наталия Сергеевна" w:date="2025-07-22T21:09:00Z"/>
        </w:rPr>
      </w:pPr>
      <w:bookmarkStart w:id="4785" w:name="_Toc200115455"/>
      <w:bookmarkStart w:id="4786" w:name="_Toc226562716"/>
      <w:ins w:id="4787" w:author="Сарафанова (Чиркова) Наталия Сергеевна" w:date="2025-07-22T21:09:00Z">
        <w:r w:rsidRPr="00397DBC">
          <w:t xml:space="preserve">Перечень параметров тела запроса (Document) по документу «Бухгалтерская справка (ф. 0504833)» </w:t>
        </w:r>
        <w:commentRangeStart w:id="4788"/>
        <w:r w:rsidRPr="00397DBC">
          <w:t>ARP_NPS_0504833_</w:t>
        </w:r>
      </w:ins>
      <w:bookmarkEnd w:id="4785"/>
      <w:ins w:id="4789" w:author="Сарафанова (Чиркова) Наталия Сергеевна" w:date="2025-07-22T21:12:00Z">
        <w:r w:rsidRPr="00AD77C4">
          <w:rPr>
            <w:lang w:val="en-US"/>
          </w:rPr>
          <w:t>PUDS</w:t>
        </w:r>
        <w:r w:rsidRPr="00350208">
          <w:t xml:space="preserve"> </w:t>
        </w:r>
        <w:bookmarkEnd w:id="4786"/>
        <w:commentRangeEnd w:id="4788"/>
        <w:r w:rsidRPr="00350208">
          <w:rPr>
            <w:rStyle w:val="afff4"/>
            <w:sz w:val="24"/>
            <w:szCs w:val="26"/>
          </w:rPr>
          <w:commentReference w:id="4788"/>
        </w:r>
      </w:ins>
    </w:p>
    <w:p w14:paraId="7CC066D6" w14:textId="2F5A1A19" w:rsidR="002B2814" w:rsidRDefault="002B2814" w:rsidP="00792E0E">
      <w:pPr>
        <w:pStyle w:val="GOSTNameTable"/>
        <w:numPr>
          <w:ilvl w:val="0"/>
          <w:numId w:val="86"/>
        </w:numPr>
        <w:tabs>
          <w:tab w:val="num" w:pos="1844"/>
        </w:tabs>
        <w:rPr>
          <w:ins w:id="4790" w:author="Сарафанова (Чиркова) Наталия Сергеевна" w:date="2025-07-22T21:09:00Z"/>
        </w:rPr>
      </w:pPr>
      <w:ins w:id="4791" w:author="Сарафанова (Чиркова) Наталия Сергеевна" w:date="2025-07-22T21:09:00Z">
        <w:r>
          <w:rPr>
            <w:noProof/>
          </w:rPr>
          <w:fldChar w:fldCharType="begin"/>
        </w:r>
        <w:r>
          <w:instrText xml:space="preserve"> SEQ Таблица \* ARABIC </w:instrText>
        </w:r>
        <w:r>
          <w:rPr>
            <w:noProof/>
          </w:rPr>
          <w:fldChar w:fldCharType="separate"/>
        </w:r>
      </w:ins>
      <w:bookmarkStart w:id="4792" w:name="_Toc200115481"/>
      <w:bookmarkStart w:id="4793" w:name="_Toc226563173"/>
      <w:r w:rsidR="00AB1BE0">
        <w:rPr>
          <w:noProof/>
        </w:rPr>
        <w:t>17</w:t>
      </w:r>
      <w:ins w:id="4794" w:author="Сарафанова (Чиркова) Наталия Сергеевна" w:date="2025-07-22T21:09:00Z">
        <w:r>
          <w:fldChar w:fldCharType="end"/>
        </w:r>
        <w:r>
          <w:t xml:space="preserve"> - Параметры тела (Document) запроса на подбор / сторнирование / переформирование записей учета по документу </w:t>
        </w:r>
        <w:r w:rsidRPr="00397DBC">
          <w:t>«Бухгалтерская справка (ф. 0504833)» ARP_NPS_0504833_</w:t>
        </w:r>
      </w:ins>
      <w:bookmarkEnd w:id="4792"/>
      <w:ins w:id="4795" w:author="Сарафанова (Чиркова) Наталия Сергеевна" w:date="2025-07-22T21:13:00Z">
        <w:r w:rsidRPr="001955A8">
          <w:rPr>
            <w:lang w:val="en-US"/>
          </w:rPr>
          <w:t>PUDS</w:t>
        </w:r>
      </w:ins>
      <w:bookmarkEnd w:id="4793"/>
    </w:p>
    <w:tbl>
      <w:tblPr>
        <w:tblStyle w:val="GOSTTable"/>
        <w:tblW w:w="5000" w:type="pct"/>
        <w:tblLayout w:type="fixed"/>
        <w:tblLook w:val="07E0" w:firstRow="1" w:lastRow="1" w:firstColumn="1" w:lastColumn="1" w:noHBand="1" w:noVBand="1"/>
      </w:tblPr>
      <w:tblGrid>
        <w:gridCol w:w="3530"/>
        <w:gridCol w:w="2506"/>
        <w:gridCol w:w="1765"/>
        <w:gridCol w:w="1179"/>
        <w:gridCol w:w="1179"/>
        <w:gridCol w:w="5601"/>
      </w:tblGrid>
      <w:tr w:rsidR="002B2814" w14:paraId="0F2A620E" w14:textId="77777777" w:rsidTr="002B2814">
        <w:trPr>
          <w:cnfStyle w:val="100000000000" w:firstRow="1" w:lastRow="0" w:firstColumn="0" w:lastColumn="0" w:oddVBand="0" w:evenVBand="0" w:oddHBand="0" w:evenHBand="0" w:firstRowFirstColumn="0" w:firstRowLastColumn="0" w:lastRowFirstColumn="0" w:lastRowLastColumn="0"/>
          <w:ins w:id="4796" w:author="Сарафанова (Чиркова) Наталия Сергеевна" w:date="2025-07-22T21:09:00Z"/>
        </w:trPr>
        <w:tc>
          <w:tcPr>
            <w:tcW w:w="1120" w:type="pct"/>
          </w:tcPr>
          <w:p w14:paraId="7C361EF8" w14:textId="77777777" w:rsidR="002B2814" w:rsidRPr="00F56162" w:rsidRDefault="002B2814" w:rsidP="002B2814">
            <w:pPr>
              <w:pStyle w:val="GOSTTableHead"/>
              <w:rPr>
                <w:ins w:id="4797" w:author="Сарафанова (Чиркова) Наталия Сергеевна" w:date="2025-07-22T21:09:00Z"/>
                <w:szCs w:val="22"/>
              </w:rPr>
            </w:pPr>
            <w:ins w:id="4798" w:author="Сарафанова (Чиркова) Наталия Сергеевна" w:date="2025-07-22T21:09:00Z">
              <w:r w:rsidRPr="00A57119">
                <w:t>Наименование параметра</w:t>
              </w:r>
            </w:ins>
          </w:p>
        </w:tc>
        <w:tc>
          <w:tcPr>
            <w:tcW w:w="795" w:type="pct"/>
          </w:tcPr>
          <w:p w14:paraId="434EFA6B" w14:textId="77777777" w:rsidR="002B2814" w:rsidRPr="00F56162" w:rsidRDefault="002B2814" w:rsidP="002B2814">
            <w:pPr>
              <w:pStyle w:val="GOSTTableHead"/>
              <w:rPr>
                <w:ins w:id="4799" w:author="Сарафанова (Чиркова) Наталия Сергеевна" w:date="2025-07-22T21:09:00Z"/>
                <w:szCs w:val="22"/>
                <w:lang w:val="en-US"/>
              </w:rPr>
            </w:pPr>
            <w:ins w:id="4800" w:author="Сарафанова (Чиркова) Наталия Сергеевна" w:date="2025-07-22T21:09:00Z">
              <w:r w:rsidRPr="00A57119">
                <w:t>Название тэга</w:t>
              </w:r>
            </w:ins>
          </w:p>
        </w:tc>
        <w:tc>
          <w:tcPr>
            <w:tcW w:w="560" w:type="pct"/>
          </w:tcPr>
          <w:p w14:paraId="47E9AB1E" w14:textId="77777777" w:rsidR="002B2814" w:rsidRPr="00F56162" w:rsidRDefault="002B2814" w:rsidP="002B2814">
            <w:pPr>
              <w:pStyle w:val="GOSTTableHead"/>
              <w:rPr>
                <w:ins w:id="4801" w:author="Сарафанова (Чиркова) Наталия Сергеевна" w:date="2025-07-22T21:09:00Z"/>
                <w:szCs w:val="22"/>
                <w:lang w:eastAsia="en-US"/>
              </w:rPr>
            </w:pPr>
            <w:ins w:id="4802" w:author="Сарафанова (Чиркова) Наталия Сергеевна" w:date="2025-07-22T21:09:00Z">
              <w:r w:rsidRPr="00A57119">
                <w:t>Тип данных</w:t>
              </w:r>
            </w:ins>
          </w:p>
        </w:tc>
        <w:tc>
          <w:tcPr>
            <w:tcW w:w="374" w:type="pct"/>
          </w:tcPr>
          <w:p w14:paraId="6A568C57" w14:textId="77777777" w:rsidR="002B2814" w:rsidRPr="00F56162" w:rsidRDefault="002B2814" w:rsidP="002B2814">
            <w:pPr>
              <w:pStyle w:val="GOSTTableHead"/>
              <w:rPr>
                <w:ins w:id="4803" w:author="Сарафанова (Чиркова) Наталия Сергеевна" w:date="2025-07-22T21:09:00Z"/>
                <w:szCs w:val="22"/>
              </w:rPr>
            </w:pPr>
            <w:ins w:id="4804" w:author="Сарафанова (Чиркова) Наталия Сергеевна" w:date="2025-07-22T21:09:00Z">
              <w:r w:rsidRPr="00A57119">
                <w:t>Обязательность</w:t>
              </w:r>
            </w:ins>
          </w:p>
        </w:tc>
        <w:tc>
          <w:tcPr>
            <w:tcW w:w="374" w:type="pct"/>
          </w:tcPr>
          <w:p w14:paraId="1552DBC5" w14:textId="77777777" w:rsidR="002B2814" w:rsidRPr="00F56162" w:rsidRDefault="002B2814" w:rsidP="002B2814">
            <w:pPr>
              <w:pStyle w:val="GOSTTableHead"/>
              <w:rPr>
                <w:ins w:id="4805" w:author="Сарафанова (Чиркова) Наталия Сергеевна" w:date="2025-07-22T21:09:00Z"/>
                <w:szCs w:val="22"/>
              </w:rPr>
            </w:pPr>
            <w:ins w:id="4806" w:author="Сарафанова (Чиркова) Наталия Сергеевна" w:date="2025-07-22T21:09:00Z">
              <w:r w:rsidRPr="00A57119">
                <w:t>Размерность</w:t>
              </w:r>
            </w:ins>
          </w:p>
        </w:tc>
        <w:tc>
          <w:tcPr>
            <w:tcW w:w="1777" w:type="pct"/>
          </w:tcPr>
          <w:p w14:paraId="26C5D934" w14:textId="77777777" w:rsidR="002B2814" w:rsidRDefault="002B2814" w:rsidP="002B2814">
            <w:pPr>
              <w:pStyle w:val="GOSTTableHead"/>
              <w:rPr>
                <w:ins w:id="4807" w:author="Сарафанова (Чиркова) Наталия Сергеевна" w:date="2025-07-22T21:09:00Z"/>
                <w:szCs w:val="22"/>
              </w:rPr>
            </w:pPr>
            <w:ins w:id="4808" w:author="Сарафанова (Чиркова) Наталия Сергеевна" w:date="2025-07-22T21:09:00Z">
              <w:r w:rsidRPr="00A57119">
                <w:t>Описание</w:t>
              </w:r>
            </w:ins>
          </w:p>
        </w:tc>
      </w:tr>
      <w:tr w:rsidR="002B2814" w:rsidRPr="00A57119" w14:paraId="5D236B1E" w14:textId="77777777" w:rsidTr="002B2814">
        <w:trPr>
          <w:ins w:id="4809" w:author="Сарафанова (Чиркова) Наталия Сергеевна" w:date="2025-07-22T21:09:00Z"/>
        </w:trPr>
        <w:tc>
          <w:tcPr>
            <w:tcW w:w="1120" w:type="pct"/>
          </w:tcPr>
          <w:p w14:paraId="68007578" w14:textId="77777777" w:rsidR="002B2814" w:rsidRPr="00A57119" w:rsidRDefault="002B2814" w:rsidP="002B2814">
            <w:pPr>
              <w:pStyle w:val="GOSTTablenorm"/>
              <w:rPr>
                <w:ins w:id="4810" w:author="Сарафанова (Чиркова) Наталия Сергеевна" w:date="2025-07-22T21:09:00Z"/>
              </w:rPr>
            </w:pPr>
            <w:ins w:id="4811" w:author="Сарафанова (Чиркова) Наталия Сергеевна" w:date="2025-07-22T21:09:00Z">
              <w:r w:rsidRPr="00A57119">
                <w:t>Номер документа</w:t>
              </w:r>
            </w:ins>
          </w:p>
        </w:tc>
        <w:tc>
          <w:tcPr>
            <w:tcW w:w="795" w:type="pct"/>
          </w:tcPr>
          <w:p w14:paraId="74A77A3F" w14:textId="77777777" w:rsidR="002B2814" w:rsidRPr="00A57119" w:rsidRDefault="002B2814" w:rsidP="002B2814">
            <w:pPr>
              <w:pStyle w:val="GOSTTablenorm"/>
              <w:rPr>
                <w:ins w:id="4812" w:author="Сарафанова (Чиркова) Наталия Сергеевна" w:date="2025-07-22T21:09:00Z"/>
              </w:rPr>
            </w:pPr>
            <w:ins w:id="4813" w:author="Сарафанова (Чиркова) Наталия Сергеевна" w:date="2025-07-22T21:09:00Z">
              <w:r w:rsidRPr="00A57119">
                <w:t>TtlPrt_DcNmbr</w:t>
              </w:r>
            </w:ins>
          </w:p>
        </w:tc>
        <w:tc>
          <w:tcPr>
            <w:tcW w:w="560" w:type="pct"/>
          </w:tcPr>
          <w:p w14:paraId="5809B42D" w14:textId="77777777" w:rsidR="002B2814" w:rsidRPr="00A57119" w:rsidRDefault="002B2814" w:rsidP="002B2814">
            <w:pPr>
              <w:pStyle w:val="GOSTTablenorm"/>
              <w:rPr>
                <w:ins w:id="4814" w:author="Сарафанова (Чиркова) Наталия Сергеевна" w:date="2025-07-22T21:09:00Z"/>
                <w:lang w:eastAsia="en-US"/>
              </w:rPr>
            </w:pPr>
            <w:ins w:id="4815" w:author="Сарафанова (Чиркова) Наталия Сергеевна" w:date="2025-07-22T21:09:00Z">
              <w:r w:rsidRPr="00A57119">
                <w:t>Строка</w:t>
              </w:r>
            </w:ins>
          </w:p>
        </w:tc>
        <w:tc>
          <w:tcPr>
            <w:tcW w:w="374" w:type="pct"/>
          </w:tcPr>
          <w:p w14:paraId="075214C4" w14:textId="77777777" w:rsidR="002B2814" w:rsidRPr="00A57119" w:rsidRDefault="002B2814" w:rsidP="002B2814">
            <w:pPr>
              <w:pStyle w:val="GOSTTablenorm"/>
              <w:rPr>
                <w:ins w:id="4816" w:author="Сарафанова (Чиркова) Наталия Сергеевна" w:date="2025-07-22T21:09:00Z"/>
              </w:rPr>
            </w:pPr>
            <w:ins w:id="4817" w:author="Сарафанова (Чиркова) Наталия Сергеевна" w:date="2025-07-22T21:09:00Z">
              <w:r w:rsidRPr="00A57119">
                <w:t>Да</w:t>
              </w:r>
            </w:ins>
          </w:p>
        </w:tc>
        <w:tc>
          <w:tcPr>
            <w:tcW w:w="374" w:type="pct"/>
          </w:tcPr>
          <w:p w14:paraId="72F364B0" w14:textId="77777777" w:rsidR="002B2814" w:rsidRPr="00A57119" w:rsidRDefault="002B2814" w:rsidP="002B2814">
            <w:pPr>
              <w:pStyle w:val="GOSTTablenorm"/>
              <w:rPr>
                <w:ins w:id="4818" w:author="Сарафанова (Чиркова) Наталия Сергеевна" w:date="2025-07-22T21:09:00Z"/>
              </w:rPr>
            </w:pPr>
            <w:ins w:id="4819" w:author="Сарафанова (Чиркова) Наталия Сергеевна" w:date="2025-07-22T21:09:00Z">
              <w:r w:rsidRPr="00A57119">
                <w:t>&lt;=50</w:t>
              </w:r>
            </w:ins>
          </w:p>
        </w:tc>
        <w:tc>
          <w:tcPr>
            <w:tcW w:w="1777" w:type="pct"/>
          </w:tcPr>
          <w:p w14:paraId="7E6AAAB2" w14:textId="77777777" w:rsidR="002B2814" w:rsidRPr="00A57119" w:rsidRDefault="002B2814" w:rsidP="002B2814">
            <w:pPr>
              <w:pStyle w:val="GOSTTablenorm"/>
              <w:rPr>
                <w:ins w:id="4820" w:author="Сарафанова (Чиркова) Наталия Сергеевна" w:date="2025-07-22T21:09:00Z"/>
              </w:rPr>
            </w:pPr>
            <w:ins w:id="4821" w:author="Сарафанова (Чиркова) Наталия Сергеевна" w:date="2025-07-22T21:09:00Z">
              <w:r w:rsidRPr="00A57119">
                <w:t>Указывается номер документа</w:t>
              </w:r>
            </w:ins>
          </w:p>
        </w:tc>
      </w:tr>
      <w:tr w:rsidR="002B2814" w:rsidRPr="00A57119" w14:paraId="3C13C19E" w14:textId="77777777" w:rsidTr="002B2814">
        <w:trPr>
          <w:ins w:id="4822" w:author="Сарафанова (Чиркова) Наталия Сергеевна" w:date="2025-07-22T21:09:00Z"/>
        </w:trPr>
        <w:tc>
          <w:tcPr>
            <w:tcW w:w="1120" w:type="pct"/>
          </w:tcPr>
          <w:p w14:paraId="32D152DD" w14:textId="77777777" w:rsidR="002B2814" w:rsidRPr="00A57119" w:rsidRDefault="002B2814" w:rsidP="002B2814">
            <w:pPr>
              <w:pStyle w:val="GOSTTablenorm"/>
              <w:rPr>
                <w:ins w:id="4823" w:author="Сарафанова (Чиркова) Наталия Сергеевна" w:date="2025-07-22T21:09:00Z"/>
              </w:rPr>
            </w:pPr>
            <w:ins w:id="4824" w:author="Сарафанова (Чиркова) Наталия Сергеевна" w:date="2025-07-22T21:09:00Z">
              <w:r w:rsidRPr="00A57119">
                <w:t>Дата документа</w:t>
              </w:r>
            </w:ins>
          </w:p>
        </w:tc>
        <w:tc>
          <w:tcPr>
            <w:tcW w:w="795" w:type="pct"/>
          </w:tcPr>
          <w:p w14:paraId="2364B085" w14:textId="77777777" w:rsidR="002B2814" w:rsidRPr="00A57119" w:rsidRDefault="002B2814" w:rsidP="002B2814">
            <w:pPr>
              <w:pStyle w:val="GOSTTablenorm"/>
              <w:rPr>
                <w:ins w:id="4825" w:author="Сарафанова (Чиркова) Наталия Сергеевна" w:date="2025-07-22T21:09:00Z"/>
              </w:rPr>
            </w:pPr>
            <w:ins w:id="4826" w:author="Сарафанова (Чиркова) Наталия Сергеевна" w:date="2025-07-22T21:09:00Z">
              <w:r w:rsidRPr="00A57119">
                <w:t>TtlPrt_Dt</w:t>
              </w:r>
            </w:ins>
          </w:p>
        </w:tc>
        <w:tc>
          <w:tcPr>
            <w:tcW w:w="560" w:type="pct"/>
          </w:tcPr>
          <w:p w14:paraId="68D495B0" w14:textId="77777777" w:rsidR="002B2814" w:rsidRPr="00A57119" w:rsidRDefault="002B2814" w:rsidP="002B2814">
            <w:pPr>
              <w:pStyle w:val="GOSTTablenorm"/>
              <w:rPr>
                <w:ins w:id="4827" w:author="Сарафанова (Чиркова) Наталия Сергеевна" w:date="2025-07-22T21:09:00Z"/>
                <w:lang w:eastAsia="en-US"/>
              </w:rPr>
            </w:pPr>
            <w:ins w:id="4828" w:author="Сарафанова (Чиркова) Наталия Сергеевна" w:date="2025-07-22T21:09:00Z">
              <w:r w:rsidRPr="00A57119">
                <w:t>Дата</w:t>
              </w:r>
            </w:ins>
          </w:p>
        </w:tc>
        <w:tc>
          <w:tcPr>
            <w:tcW w:w="374" w:type="pct"/>
          </w:tcPr>
          <w:p w14:paraId="3E7F63B2" w14:textId="77777777" w:rsidR="002B2814" w:rsidRPr="00A57119" w:rsidRDefault="002B2814" w:rsidP="002B2814">
            <w:pPr>
              <w:pStyle w:val="GOSTTablenorm"/>
              <w:rPr>
                <w:ins w:id="4829" w:author="Сарафанова (Чиркова) Наталия Сергеевна" w:date="2025-07-22T21:09:00Z"/>
              </w:rPr>
            </w:pPr>
            <w:ins w:id="4830" w:author="Сарафанова (Чиркова) Наталия Сергеевна" w:date="2025-07-22T21:09:00Z">
              <w:r w:rsidRPr="00A57119">
                <w:t>Да</w:t>
              </w:r>
            </w:ins>
          </w:p>
        </w:tc>
        <w:tc>
          <w:tcPr>
            <w:tcW w:w="374" w:type="pct"/>
          </w:tcPr>
          <w:p w14:paraId="38206693" w14:textId="77777777" w:rsidR="002B2814" w:rsidRPr="00A57119" w:rsidRDefault="002B2814" w:rsidP="002B2814">
            <w:pPr>
              <w:pStyle w:val="GOSTTablenorm"/>
              <w:rPr>
                <w:ins w:id="4831" w:author="Сарафанова (Чиркова) Наталия Сергеевна" w:date="2025-07-22T21:09:00Z"/>
              </w:rPr>
            </w:pPr>
          </w:p>
        </w:tc>
        <w:tc>
          <w:tcPr>
            <w:tcW w:w="1777" w:type="pct"/>
          </w:tcPr>
          <w:p w14:paraId="4E0BF71C" w14:textId="77777777" w:rsidR="002B2814" w:rsidRPr="00A57119" w:rsidRDefault="002B2814" w:rsidP="002B2814">
            <w:pPr>
              <w:pStyle w:val="GOSTTablenorm"/>
              <w:rPr>
                <w:ins w:id="4832" w:author="Сарафанова (Чиркова) Наталия Сергеевна" w:date="2025-07-22T21:09:00Z"/>
              </w:rPr>
            </w:pPr>
            <w:ins w:id="4833" w:author="Сарафанова (Чиркова) Наталия Сергеевна" w:date="2025-07-22T21:09:00Z">
              <w:r w:rsidRPr="00A57119">
                <w:t>Указывается дата документа в формате YYYY-MM-DD</w:t>
              </w:r>
            </w:ins>
          </w:p>
        </w:tc>
      </w:tr>
      <w:tr w:rsidR="002B2814" w:rsidRPr="00A57119" w14:paraId="42168AEE" w14:textId="77777777" w:rsidTr="002B2814">
        <w:trPr>
          <w:ins w:id="4834" w:author="Сарафанова (Чиркова) Наталия Сергеевна" w:date="2025-07-22T21:09:00Z"/>
        </w:trPr>
        <w:tc>
          <w:tcPr>
            <w:tcW w:w="1120" w:type="pct"/>
          </w:tcPr>
          <w:p w14:paraId="5CF79912" w14:textId="77777777" w:rsidR="002B2814" w:rsidRPr="00A57119" w:rsidRDefault="002B2814" w:rsidP="002B2814">
            <w:pPr>
              <w:pStyle w:val="GOSTTablenorm"/>
              <w:rPr>
                <w:ins w:id="4835" w:author="Сарафанова (Чиркова) Наталия Сергеевна" w:date="2025-07-22T21:09:00Z"/>
              </w:rPr>
            </w:pPr>
            <w:ins w:id="4836" w:author="Сарафанова (Чиркова) Наталия Сергеевна" w:date="2025-07-22T21:09:00Z">
              <w:r w:rsidRPr="00A57119">
                <w:lastRenderedPageBreak/>
                <w:t>Дата исправления</w:t>
              </w:r>
            </w:ins>
          </w:p>
        </w:tc>
        <w:tc>
          <w:tcPr>
            <w:tcW w:w="795" w:type="pct"/>
          </w:tcPr>
          <w:p w14:paraId="21B83D1B" w14:textId="77777777" w:rsidR="002B2814" w:rsidRPr="00A57119" w:rsidRDefault="002B2814" w:rsidP="002B2814">
            <w:pPr>
              <w:pStyle w:val="GOSTTablenorm"/>
              <w:rPr>
                <w:ins w:id="4837" w:author="Сарафанова (Чиркова) Наталия Сергеевна" w:date="2025-07-22T21:09:00Z"/>
              </w:rPr>
            </w:pPr>
            <w:ins w:id="4838" w:author="Сарафанова (Чиркова) Наталия Сергеевна" w:date="2025-07-22T21:09:00Z">
              <w:r w:rsidRPr="00A57119">
                <w:t>TtlPrt_</w:t>
              </w:r>
              <w:r w:rsidRPr="00A57119">
                <w:rPr>
                  <w:lang w:val="en-US"/>
                </w:rPr>
                <w:t>CorrectionDate</w:t>
              </w:r>
            </w:ins>
          </w:p>
        </w:tc>
        <w:tc>
          <w:tcPr>
            <w:tcW w:w="560" w:type="pct"/>
          </w:tcPr>
          <w:p w14:paraId="340CE810" w14:textId="77777777" w:rsidR="002B2814" w:rsidRPr="00A57119" w:rsidRDefault="002B2814" w:rsidP="002B2814">
            <w:pPr>
              <w:pStyle w:val="GOSTTablenorm"/>
              <w:rPr>
                <w:ins w:id="4839" w:author="Сарафанова (Чиркова) Наталия Сергеевна" w:date="2025-07-22T21:09:00Z"/>
                <w:lang w:eastAsia="en-US"/>
              </w:rPr>
            </w:pPr>
            <w:ins w:id="4840" w:author="Сарафанова (Чиркова) Наталия Сергеевна" w:date="2025-07-22T21:09:00Z">
              <w:r w:rsidRPr="00A57119">
                <w:t>Дата</w:t>
              </w:r>
            </w:ins>
          </w:p>
        </w:tc>
        <w:tc>
          <w:tcPr>
            <w:tcW w:w="374" w:type="pct"/>
          </w:tcPr>
          <w:p w14:paraId="6E2F6A94" w14:textId="77777777" w:rsidR="002B2814" w:rsidRPr="00A57119" w:rsidRDefault="002B2814" w:rsidP="002B2814">
            <w:pPr>
              <w:pStyle w:val="GOSTTablenorm"/>
              <w:rPr>
                <w:ins w:id="4841" w:author="Сарафанова (Чиркова) Наталия Сергеевна" w:date="2025-07-22T21:09:00Z"/>
              </w:rPr>
            </w:pPr>
            <w:ins w:id="4842" w:author="Сарафанова (Чиркова) Наталия Сергеевна" w:date="2025-07-22T21:09:00Z">
              <w:r w:rsidRPr="00A57119">
                <w:t>Да</w:t>
              </w:r>
            </w:ins>
          </w:p>
        </w:tc>
        <w:tc>
          <w:tcPr>
            <w:tcW w:w="374" w:type="pct"/>
          </w:tcPr>
          <w:p w14:paraId="2C189585" w14:textId="77777777" w:rsidR="002B2814" w:rsidRPr="00A57119" w:rsidRDefault="002B2814" w:rsidP="002B2814">
            <w:pPr>
              <w:pStyle w:val="GOSTTablenorm"/>
              <w:rPr>
                <w:ins w:id="4843" w:author="Сарафанова (Чиркова) Наталия Сергеевна" w:date="2025-07-22T21:09:00Z"/>
              </w:rPr>
            </w:pPr>
          </w:p>
        </w:tc>
        <w:tc>
          <w:tcPr>
            <w:tcW w:w="1777" w:type="pct"/>
          </w:tcPr>
          <w:p w14:paraId="462CDC91" w14:textId="77777777" w:rsidR="002B2814" w:rsidRPr="00A57119" w:rsidRDefault="002B2814" w:rsidP="002B2814">
            <w:pPr>
              <w:pStyle w:val="GOSTTablenorm"/>
              <w:rPr>
                <w:ins w:id="4844" w:author="Сарафанова (Чиркова) Наталия Сергеевна" w:date="2025-07-22T21:09:00Z"/>
              </w:rPr>
            </w:pPr>
            <w:ins w:id="4845" w:author="Сарафанова (Чиркова) Наталия Сергеевна" w:date="2025-07-22T21:09:00Z">
              <w:r w:rsidRPr="00A57119">
                <w:t>Указывается дата и</w:t>
              </w:r>
              <w:r>
                <w:t>справления в формате YYYY-MM-DD</w:t>
              </w:r>
            </w:ins>
          </w:p>
        </w:tc>
      </w:tr>
      <w:tr w:rsidR="002B2814" w:rsidRPr="00A57119" w14:paraId="5EF7386A" w14:textId="77777777" w:rsidTr="002B2814">
        <w:trPr>
          <w:ins w:id="4846" w:author="Сарафанова (Чиркова) Наталия Сергеевна" w:date="2025-07-22T21:09:00Z"/>
        </w:trPr>
        <w:tc>
          <w:tcPr>
            <w:tcW w:w="1120" w:type="pct"/>
          </w:tcPr>
          <w:p w14:paraId="75DCA7A5" w14:textId="77777777" w:rsidR="002B2814" w:rsidRPr="00A57119" w:rsidRDefault="002B2814" w:rsidP="002B2814">
            <w:pPr>
              <w:pStyle w:val="GOSTTablenorm"/>
              <w:rPr>
                <w:ins w:id="4847" w:author="Сарафанова (Чиркова) Наталия Сергеевна" w:date="2025-07-22T21:09:00Z"/>
              </w:rPr>
            </w:pPr>
            <w:ins w:id="4848" w:author="Сарафанова (Чиркова) Наталия Сергеевна" w:date="2025-07-22T21:09:00Z">
              <w:r w:rsidRPr="00A57119">
                <w:t>Дата ввода в действие</w:t>
              </w:r>
            </w:ins>
          </w:p>
        </w:tc>
        <w:tc>
          <w:tcPr>
            <w:tcW w:w="795" w:type="pct"/>
          </w:tcPr>
          <w:p w14:paraId="2D186751" w14:textId="77777777" w:rsidR="002B2814" w:rsidRPr="00A57119" w:rsidRDefault="002B2814" w:rsidP="002B2814">
            <w:pPr>
              <w:pStyle w:val="GOSTTablenorm"/>
              <w:rPr>
                <w:ins w:id="4849" w:author="Сарафанова (Чиркова) Наталия Сергеевна" w:date="2025-07-22T21:09:00Z"/>
              </w:rPr>
            </w:pPr>
            <w:ins w:id="4850" w:author="Сарафанова (Чиркова) Наталия Сергеевна" w:date="2025-07-22T21:09:00Z">
              <w:r w:rsidRPr="00A57119">
                <w:t>TtlPrt_EffectiveDate</w:t>
              </w:r>
            </w:ins>
          </w:p>
        </w:tc>
        <w:tc>
          <w:tcPr>
            <w:tcW w:w="560" w:type="pct"/>
          </w:tcPr>
          <w:p w14:paraId="1C406A5E" w14:textId="77777777" w:rsidR="002B2814" w:rsidRPr="00A57119" w:rsidRDefault="002B2814" w:rsidP="002B2814">
            <w:pPr>
              <w:pStyle w:val="GOSTTablenorm"/>
              <w:rPr>
                <w:ins w:id="4851" w:author="Сарафанова (Чиркова) Наталия Сергеевна" w:date="2025-07-22T21:09:00Z"/>
                <w:lang w:eastAsia="en-US"/>
              </w:rPr>
            </w:pPr>
            <w:ins w:id="4852" w:author="Сарафанова (Чиркова) Наталия Сергеевна" w:date="2025-07-22T21:09:00Z">
              <w:r w:rsidRPr="00A57119">
                <w:t>Дата</w:t>
              </w:r>
            </w:ins>
          </w:p>
        </w:tc>
        <w:tc>
          <w:tcPr>
            <w:tcW w:w="374" w:type="pct"/>
          </w:tcPr>
          <w:p w14:paraId="6E3D46C0" w14:textId="77777777" w:rsidR="002B2814" w:rsidRPr="00A57119" w:rsidRDefault="002B2814" w:rsidP="002B2814">
            <w:pPr>
              <w:pStyle w:val="GOSTTablenorm"/>
              <w:rPr>
                <w:ins w:id="4853" w:author="Сарафанова (Чиркова) Наталия Сергеевна" w:date="2025-07-22T21:09:00Z"/>
              </w:rPr>
            </w:pPr>
            <w:ins w:id="4854" w:author="Сарафанова (Чиркова) Наталия Сергеевна" w:date="2025-07-22T21:09:00Z">
              <w:r w:rsidRPr="00A57119">
                <w:t>Да</w:t>
              </w:r>
            </w:ins>
          </w:p>
        </w:tc>
        <w:tc>
          <w:tcPr>
            <w:tcW w:w="374" w:type="pct"/>
          </w:tcPr>
          <w:p w14:paraId="3FD03334" w14:textId="77777777" w:rsidR="002B2814" w:rsidRPr="00A57119" w:rsidRDefault="002B2814" w:rsidP="002B2814">
            <w:pPr>
              <w:pStyle w:val="GOSTTablenorm"/>
              <w:rPr>
                <w:ins w:id="4855" w:author="Сарафанова (Чиркова) Наталия Сергеевна" w:date="2025-07-22T21:09:00Z"/>
              </w:rPr>
            </w:pPr>
          </w:p>
        </w:tc>
        <w:tc>
          <w:tcPr>
            <w:tcW w:w="1777" w:type="pct"/>
          </w:tcPr>
          <w:p w14:paraId="31492AAF" w14:textId="77777777" w:rsidR="002B2814" w:rsidRPr="00A57119" w:rsidRDefault="002B2814" w:rsidP="002B2814">
            <w:pPr>
              <w:pStyle w:val="GOSTTablenorm"/>
              <w:rPr>
                <w:ins w:id="4856" w:author="Сарафанова (Чиркова) Наталия Сергеевна" w:date="2025-07-22T21:09:00Z"/>
              </w:rPr>
            </w:pPr>
            <w:ins w:id="4857" w:author="Сарафанова (Чиркова) Наталия Сергеевна" w:date="2025-07-22T21:09:00Z">
              <w:r w:rsidRPr="00A57119">
                <w:t>Указывается дата ввода в действие сформированных зап</w:t>
              </w:r>
              <w:r>
                <w:t>исей учета в формате YYYY-MM-DD</w:t>
              </w:r>
            </w:ins>
          </w:p>
        </w:tc>
      </w:tr>
      <w:tr w:rsidR="002B2814" w:rsidRPr="00A57119" w14:paraId="2DE65BCF" w14:textId="77777777" w:rsidTr="002B2814">
        <w:trPr>
          <w:ins w:id="4858" w:author="Сарафанова (Чиркова) Наталия Сергеевна" w:date="2025-07-22T21:09:00Z"/>
        </w:trPr>
        <w:tc>
          <w:tcPr>
            <w:tcW w:w="1120" w:type="pct"/>
          </w:tcPr>
          <w:p w14:paraId="4D3C273A" w14:textId="77777777" w:rsidR="002B2814" w:rsidRPr="00A57119" w:rsidRDefault="002B2814" w:rsidP="002B2814">
            <w:pPr>
              <w:pStyle w:val="GOSTTablenorm"/>
              <w:rPr>
                <w:ins w:id="4859" w:author="Сарафанова (Чиркова) Наталия Сергеевна" w:date="2025-07-22T21:09:00Z"/>
              </w:rPr>
            </w:pPr>
            <w:ins w:id="4860" w:author="Сарафанова (Чиркова) Наталия Сергеевна" w:date="2025-07-22T21:09:00Z">
              <w:r w:rsidRPr="00A57119">
                <w:t>Тип справки</w:t>
              </w:r>
            </w:ins>
          </w:p>
        </w:tc>
        <w:tc>
          <w:tcPr>
            <w:tcW w:w="795" w:type="pct"/>
          </w:tcPr>
          <w:p w14:paraId="17B9CB6B" w14:textId="77777777" w:rsidR="002B2814" w:rsidRPr="00A57119" w:rsidRDefault="002B2814" w:rsidP="002B2814">
            <w:pPr>
              <w:pStyle w:val="GOSTTablenorm"/>
              <w:rPr>
                <w:ins w:id="4861" w:author="Сарафанова (Чиркова) Наталия Сергеевна" w:date="2025-07-22T21:09:00Z"/>
              </w:rPr>
            </w:pPr>
            <w:ins w:id="4862" w:author="Сарафанова (Чиркова) Наталия Сергеевна" w:date="2025-07-22T21:09:00Z">
              <w:r w:rsidRPr="00A57119">
                <w:t>TtlPrt_TypeDoc</w:t>
              </w:r>
            </w:ins>
          </w:p>
        </w:tc>
        <w:tc>
          <w:tcPr>
            <w:tcW w:w="560" w:type="pct"/>
          </w:tcPr>
          <w:p w14:paraId="4DBD7833" w14:textId="77777777" w:rsidR="002B2814" w:rsidRPr="00A57119" w:rsidRDefault="002B2814" w:rsidP="002B2814">
            <w:pPr>
              <w:pStyle w:val="GOSTTablenorm"/>
              <w:rPr>
                <w:ins w:id="4863" w:author="Сарафанова (Чиркова) Наталия Сергеевна" w:date="2025-07-22T21:09:00Z"/>
                <w:lang w:eastAsia="en-US"/>
              </w:rPr>
            </w:pPr>
            <w:ins w:id="4864" w:author="Сарафанова (Чиркова) Наталия Сергеевна" w:date="2025-07-22T21:09:00Z">
              <w:r w:rsidRPr="00A57119">
                <w:t>Строка</w:t>
              </w:r>
            </w:ins>
          </w:p>
        </w:tc>
        <w:tc>
          <w:tcPr>
            <w:tcW w:w="374" w:type="pct"/>
          </w:tcPr>
          <w:p w14:paraId="78B91C6F" w14:textId="77777777" w:rsidR="002B2814" w:rsidRPr="00A57119" w:rsidRDefault="002B2814" w:rsidP="002B2814">
            <w:pPr>
              <w:pStyle w:val="GOSTTablenorm"/>
              <w:rPr>
                <w:ins w:id="4865" w:author="Сарафанова (Чиркова) Наталия Сергеевна" w:date="2025-07-22T21:09:00Z"/>
              </w:rPr>
            </w:pPr>
            <w:ins w:id="4866" w:author="Сарафанова (Чиркова) Наталия Сергеевна" w:date="2025-07-22T21:09:00Z">
              <w:r w:rsidRPr="00A57119">
                <w:t>Да</w:t>
              </w:r>
            </w:ins>
          </w:p>
        </w:tc>
        <w:tc>
          <w:tcPr>
            <w:tcW w:w="374" w:type="pct"/>
          </w:tcPr>
          <w:p w14:paraId="7084BB58" w14:textId="77777777" w:rsidR="002B2814" w:rsidRPr="00A57119" w:rsidRDefault="002B2814" w:rsidP="002B2814">
            <w:pPr>
              <w:pStyle w:val="GOSTTablenorm"/>
              <w:rPr>
                <w:ins w:id="4867" w:author="Сарафанова (Чиркова) Наталия Сергеевна" w:date="2025-07-22T21:09:00Z"/>
              </w:rPr>
            </w:pPr>
            <w:ins w:id="4868" w:author="Сарафанова (Чиркова) Наталия Сергеевна" w:date="2025-07-22T21:09:00Z">
              <w:r w:rsidRPr="00A57119">
                <w:t>=3</w:t>
              </w:r>
            </w:ins>
          </w:p>
        </w:tc>
        <w:tc>
          <w:tcPr>
            <w:tcW w:w="1777" w:type="pct"/>
          </w:tcPr>
          <w:p w14:paraId="2F1403E6" w14:textId="77777777" w:rsidR="002B2814" w:rsidRPr="00A57119" w:rsidRDefault="002B2814" w:rsidP="002B2814">
            <w:pPr>
              <w:pStyle w:val="GOSTTablenorm"/>
              <w:rPr>
                <w:ins w:id="4869" w:author="Сарафанова (Чиркова) Наталия Сергеевна" w:date="2025-07-22T21:09:00Z"/>
              </w:rPr>
            </w:pPr>
            <w:ins w:id="4870" w:author="Сарафанова (Чиркова) Наталия Сергеевна" w:date="2025-07-22T21:09:00Z">
              <w:r>
                <w:t>Указывается значение «БСА»</w:t>
              </w:r>
            </w:ins>
          </w:p>
        </w:tc>
      </w:tr>
      <w:tr w:rsidR="002B2814" w:rsidRPr="00A57119" w14:paraId="0C34F030" w14:textId="77777777" w:rsidTr="002B2814">
        <w:trPr>
          <w:ins w:id="4871" w:author="Сарафанова (Чиркова) Наталия Сергеевна" w:date="2025-07-22T21:09:00Z"/>
        </w:trPr>
        <w:tc>
          <w:tcPr>
            <w:tcW w:w="1120" w:type="pct"/>
          </w:tcPr>
          <w:p w14:paraId="795CD216" w14:textId="77777777" w:rsidR="002B2814" w:rsidRPr="00A57119" w:rsidRDefault="002B2814" w:rsidP="002B2814">
            <w:pPr>
              <w:pStyle w:val="GOSTTablenorm"/>
              <w:rPr>
                <w:ins w:id="4872" w:author="Сарафанова (Чиркова) Наталия Сергеевна" w:date="2025-07-22T21:09:00Z"/>
              </w:rPr>
            </w:pPr>
            <w:ins w:id="4873" w:author="Сарафанова (Чиркова) Наталия Сергеевна" w:date="2025-07-22T21:09:00Z">
              <w:r w:rsidRPr="00A57119">
                <w:t>Наименование типа справки</w:t>
              </w:r>
            </w:ins>
          </w:p>
        </w:tc>
        <w:tc>
          <w:tcPr>
            <w:tcW w:w="795" w:type="pct"/>
          </w:tcPr>
          <w:p w14:paraId="78F4978A" w14:textId="77777777" w:rsidR="002B2814" w:rsidRPr="00A57119" w:rsidRDefault="002B2814" w:rsidP="002B2814">
            <w:pPr>
              <w:pStyle w:val="GOSTTablenorm"/>
              <w:rPr>
                <w:ins w:id="4874" w:author="Сарафанова (Чиркова) Наталия Сергеевна" w:date="2025-07-22T21:09:00Z"/>
              </w:rPr>
            </w:pPr>
            <w:ins w:id="4875" w:author="Сарафанова (Чиркова) Наталия Сергеевна" w:date="2025-07-22T21:09:00Z">
              <w:r w:rsidRPr="00A57119">
                <w:t>TtlPrt_FullTypeDoc</w:t>
              </w:r>
            </w:ins>
          </w:p>
        </w:tc>
        <w:tc>
          <w:tcPr>
            <w:tcW w:w="560" w:type="pct"/>
          </w:tcPr>
          <w:p w14:paraId="5A668B95" w14:textId="77777777" w:rsidR="002B2814" w:rsidRPr="00A57119" w:rsidRDefault="002B2814" w:rsidP="002B2814">
            <w:pPr>
              <w:pStyle w:val="GOSTTablenorm"/>
              <w:rPr>
                <w:ins w:id="4876" w:author="Сарафанова (Чиркова) Наталия Сергеевна" w:date="2025-07-22T21:09:00Z"/>
                <w:lang w:eastAsia="en-US"/>
              </w:rPr>
            </w:pPr>
            <w:ins w:id="4877" w:author="Сарафанова (Чиркова) Наталия Сергеевна" w:date="2025-07-22T21:09:00Z">
              <w:r w:rsidRPr="00A57119">
                <w:t>Строка</w:t>
              </w:r>
            </w:ins>
          </w:p>
        </w:tc>
        <w:tc>
          <w:tcPr>
            <w:tcW w:w="374" w:type="pct"/>
          </w:tcPr>
          <w:p w14:paraId="2B05B61C" w14:textId="77777777" w:rsidR="002B2814" w:rsidRPr="00A57119" w:rsidRDefault="002B2814" w:rsidP="002B2814">
            <w:pPr>
              <w:pStyle w:val="GOSTTablenorm"/>
              <w:rPr>
                <w:ins w:id="4878" w:author="Сарафанова (Чиркова) Наталия Сергеевна" w:date="2025-07-22T21:09:00Z"/>
              </w:rPr>
            </w:pPr>
            <w:ins w:id="4879" w:author="Сарафанова (Чиркова) Наталия Сергеевна" w:date="2025-07-22T21:09:00Z">
              <w:r w:rsidRPr="00A57119">
                <w:t>Да</w:t>
              </w:r>
            </w:ins>
          </w:p>
        </w:tc>
        <w:tc>
          <w:tcPr>
            <w:tcW w:w="374" w:type="pct"/>
          </w:tcPr>
          <w:p w14:paraId="152827FE" w14:textId="77777777" w:rsidR="002B2814" w:rsidRPr="00A57119" w:rsidRDefault="002B2814" w:rsidP="002B2814">
            <w:pPr>
              <w:pStyle w:val="GOSTTablenorm"/>
              <w:rPr>
                <w:ins w:id="4880" w:author="Сарафанова (Чиркова) Наталия Сергеевна" w:date="2025-07-22T21:09:00Z"/>
              </w:rPr>
            </w:pPr>
            <w:ins w:id="4881" w:author="Сарафанова (Чиркова) Наталия Сергеевна" w:date="2025-07-22T21:09:00Z">
              <w:r w:rsidRPr="00A57119">
                <w:t>&lt;=2000</w:t>
              </w:r>
            </w:ins>
          </w:p>
        </w:tc>
        <w:tc>
          <w:tcPr>
            <w:tcW w:w="1777" w:type="pct"/>
          </w:tcPr>
          <w:p w14:paraId="4092EA41" w14:textId="77777777" w:rsidR="002B2814" w:rsidRPr="00A57119" w:rsidRDefault="002B2814" w:rsidP="002B2814">
            <w:pPr>
              <w:pStyle w:val="GOSTTablenorm"/>
              <w:rPr>
                <w:ins w:id="4882" w:author="Сарафанова (Чиркова) Наталия Сергеевна" w:date="2025-07-22T21:09:00Z"/>
              </w:rPr>
            </w:pPr>
            <w:ins w:id="4883" w:author="Сарафанова (Чиркова) Наталия Сергеевна" w:date="2025-07-22T21:09:00Z">
              <w:r w:rsidRPr="00A57119">
                <w:t>Указывается наименование справки, соответствующее типу.</w:t>
              </w:r>
            </w:ins>
          </w:p>
          <w:p w14:paraId="5F31952E" w14:textId="77777777" w:rsidR="002B2814" w:rsidRPr="00A57119" w:rsidRDefault="002B2814" w:rsidP="002B2814">
            <w:pPr>
              <w:pStyle w:val="GOSTTablenorm"/>
              <w:rPr>
                <w:ins w:id="4884" w:author="Сарафанова (Чиркова) Наталия Сергеевна" w:date="2025-07-22T21:09:00Z"/>
              </w:rPr>
            </w:pPr>
            <w:ins w:id="4885" w:author="Сарафанова (Чиркова) Наталия Сергеевна" w:date="2025-07-22T21:09:00Z">
              <w:r w:rsidRPr="00A57119">
                <w:t xml:space="preserve">Для типа «БСА» </w:t>
              </w:r>
              <w:r w:rsidRPr="00A57119">
                <w:rPr>
                  <w:szCs w:val="22"/>
                </w:rPr>
                <w:t>–</w:t>
              </w:r>
              <w:r w:rsidRPr="00A57119">
                <w:t xml:space="preserve"> Справка по исправительным записям, формируемая вручную</w:t>
              </w:r>
            </w:ins>
          </w:p>
        </w:tc>
      </w:tr>
      <w:tr w:rsidR="002B2814" w:rsidRPr="00A57119" w14:paraId="1E5AFBE7" w14:textId="77777777" w:rsidTr="002B2814">
        <w:trPr>
          <w:ins w:id="4886" w:author="Сарафанова (Чиркова) Наталия Сергеевна" w:date="2025-07-22T21:09:00Z"/>
        </w:trPr>
        <w:tc>
          <w:tcPr>
            <w:tcW w:w="1120" w:type="pct"/>
          </w:tcPr>
          <w:p w14:paraId="65EF192F" w14:textId="77777777" w:rsidR="002B2814" w:rsidRPr="00A57119" w:rsidRDefault="002B2814" w:rsidP="002B2814">
            <w:pPr>
              <w:pStyle w:val="GOSTTablenorm"/>
              <w:rPr>
                <w:ins w:id="4887" w:author="Сарафанова (Чиркова) Наталия Сергеевна" w:date="2025-07-22T21:09:00Z"/>
              </w:rPr>
            </w:pPr>
            <w:ins w:id="4888" w:author="Сарафанова (Чиркова) Наталия Сергеевна" w:date="2025-07-22T21:09:00Z">
              <w:r w:rsidRPr="00A57119">
                <w:t>Код валюты по ОКВ</w:t>
              </w:r>
            </w:ins>
          </w:p>
        </w:tc>
        <w:tc>
          <w:tcPr>
            <w:tcW w:w="795" w:type="pct"/>
          </w:tcPr>
          <w:p w14:paraId="20A5FF4F" w14:textId="77777777" w:rsidR="002B2814" w:rsidRPr="00A57119" w:rsidRDefault="002B2814" w:rsidP="002B2814">
            <w:pPr>
              <w:pStyle w:val="GOSTTablenorm"/>
              <w:rPr>
                <w:ins w:id="4889" w:author="Сарафанова (Чиркова) Наталия Сергеевна" w:date="2025-07-22T21:09:00Z"/>
              </w:rPr>
            </w:pPr>
            <w:ins w:id="4890" w:author="Сарафанова (Чиркова) Наталия Сергеевна" w:date="2025-07-22T21:09:00Z">
              <w:r w:rsidRPr="00A57119">
                <w:t>TtlPrt_CdCrr</w:t>
              </w:r>
            </w:ins>
          </w:p>
        </w:tc>
        <w:tc>
          <w:tcPr>
            <w:tcW w:w="560" w:type="pct"/>
          </w:tcPr>
          <w:p w14:paraId="1B404E5F" w14:textId="77777777" w:rsidR="002B2814" w:rsidRPr="00A57119" w:rsidRDefault="002B2814" w:rsidP="002B2814">
            <w:pPr>
              <w:pStyle w:val="GOSTTablenorm"/>
              <w:rPr>
                <w:ins w:id="4891" w:author="Сарафанова (Чиркова) Наталия Сергеевна" w:date="2025-07-22T21:09:00Z"/>
                <w:lang w:eastAsia="en-US"/>
              </w:rPr>
            </w:pPr>
            <w:ins w:id="4892" w:author="Сарафанова (Чиркова) Наталия Сергеевна" w:date="2025-07-22T21:09:00Z">
              <w:r w:rsidRPr="00A57119">
                <w:t>Строка</w:t>
              </w:r>
            </w:ins>
          </w:p>
        </w:tc>
        <w:tc>
          <w:tcPr>
            <w:tcW w:w="374" w:type="pct"/>
          </w:tcPr>
          <w:p w14:paraId="0D0B4FBB" w14:textId="77777777" w:rsidR="002B2814" w:rsidRPr="00A57119" w:rsidRDefault="002B2814" w:rsidP="002B2814">
            <w:pPr>
              <w:pStyle w:val="GOSTTablenorm"/>
              <w:rPr>
                <w:ins w:id="4893" w:author="Сарафанова (Чиркова) Наталия Сергеевна" w:date="2025-07-22T21:09:00Z"/>
              </w:rPr>
            </w:pPr>
            <w:ins w:id="4894" w:author="Сарафанова (Чиркова) Наталия Сергеевна" w:date="2025-07-22T21:09:00Z">
              <w:r w:rsidRPr="00A57119">
                <w:t>Да</w:t>
              </w:r>
            </w:ins>
          </w:p>
        </w:tc>
        <w:tc>
          <w:tcPr>
            <w:tcW w:w="374" w:type="pct"/>
          </w:tcPr>
          <w:p w14:paraId="05FE7BC6" w14:textId="77777777" w:rsidR="002B2814" w:rsidRPr="00A57119" w:rsidRDefault="002B2814" w:rsidP="002B2814">
            <w:pPr>
              <w:pStyle w:val="GOSTTablenorm"/>
              <w:rPr>
                <w:ins w:id="4895" w:author="Сарафанова (Чиркова) Наталия Сергеевна" w:date="2025-07-22T21:09:00Z"/>
              </w:rPr>
            </w:pPr>
            <w:ins w:id="4896" w:author="Сарафанова (Чиркова) Наталия Сергеевна" w:date="2025-07-22T21:09:00Z">
              <w:r w:rsidRPr="00A57119">
                <w:t>=3</w:t>
              </w:r>
            </w:ins>
          </w:p>
        </w:tc>
        <w:tc>
          <w:tcPr>
            <w:tcW w:w="1777" w:type="pct"/>
          </w:tcPr>
          <w:p w14:paraId="0EDF0F4F" w14:textId="77777777" w:rsidR="002B2814" w:rsidRPr="00A57119" w:rsidRDefault="002B2814" w:rsidP="002B2814">
            <w:pPr>
              <w:pStyle w:val="GOSTTablenorm"/>
              <w:rPr>
                <w:ins w:id="4897" w:author="Сарафанова (Чиркова) Наталия Сергеевна" w:date="2025-07-22T21:09:00Z"/>
              </w:rPr>
            </w:pPr>
            <w:ins w:id="4898" w:author="Сарафанова (Чиркова) Наталия Сергеевна" w:date="2025-07-22T21:09:00Z">
              <w:r w:rsidRPr="00A57119">
                <w:t>Указывается код валюты по Общероссийскому классификатору валют. Допустимо указывать как цифровой, так и буквенный код валюты</w:t>
              </w:r>
            </w:ins>
          </w:p>
        </w:tc>
      </w:tr>
      <w:tr w:rsidR="002B2814" w:rsidRPr="00A57119" w14:paraId="1195F031" w14:textId="77777777" w:rsidTr="002B2814">
        <w:trPr>
          <w:ins w:id="4899" w:author="Сарафанова (Чиркова) Наталия Сергеевна" w:date="2025-07-22T21:09:00Z"/>
        </w:trPr>
        <w:tc>
          <w:tcPr>
            <w:tcW w:w="1120" w:type="pct"/>
          </w:tcPr>
          <w:p w14:paraId="237E9B38" w14:textId="77777777" w:rsidR="002B2814" w:rsidRPr="00A57119" w:rsidRDefault="002B2814" w:rsidP="002B2814">
            <w:pPr>
              <w:pStyle w:val="GOSTTablenorm"/>
              <w:rPr>
                <w:ins w:id="4900" w:author="Сарафанова (Чиркова) Наталия Сергеевна" w:date="2025-07-22T21:09:00Z"/>
              </w:rPr>
            </w:pPr>
            <w:ins w:id="4901" w:author="Сарафанова (Чиркова) Наталия Сергеевна" w:date="2025-07-22T21:09:00Z">
              <w:r w:rsidRPr="00A57119">
                <w:t>Уровень конфиденциальности</w:t>
              </w:r>
            </w:ins>
          </w:p>
        </w:tc>
        <w:tc>
          <w:tcPr>
            <w:tcW w:w="795" w:type="pct"/>
          </w:tcPr>
          <w:p w14:paraId="4B158610" w14:textId="77777777" w:rsidR="002B2814" w:rsidRPr="00A57119" w:rsidRDefault="002B2814" w:rsidP="002B2814">
            <w:pPr>
              <w:pStyle w:val="GOSTTablenorm"/>
              <w:rPr>
                <w:ins w:id="4902" w:author="Сарафанова (Чиркова) Наталия Сергеевна" w:date="2025-07-22T21:09:00Z"/>
              </w:rPr>
            </w:pPr>
            <w:ins w:id="4903" w:author="Сарафанова (Чиркова) Наталия Сергеевна" w:date="2025-07-22T21:09:00Z">
              <w:r w:rsidRPr="00A57119">
                <w:t>SystemInformation_UFOS_SECRECY</w:t>
              </w:r>
            </w:ins>
          </w:p>
        </w:tc>
        <w:tc>
          <w:tcPr>
            <w:tcW w:w="560" w:type="pct"/>
          </w:tcPr>
          <w:p w14:paraId="13C50209" w14:textId="77777777" w:rsidR="002B2814" w:rsidRPr="00A57119" w:rsidRDefault="002B2814" w:rsidP="002B2814">
            <w:pPr>
              <w:pStyle w:val="GOSTTablenorm"/>
              <w:rPr>
                <w:ins w:id="4904" w:author="Сарафанова (Чиркова) Наталия Сергеевна" w:date="2025-07-22T21:09:00Z"/>
                <w:lang w:eastAsia="en-US"/>
              </w:rPr>
            </w:pPr>
            <w:ins w:id="4905" w:author="Сарафанова (Чиркова) Наталия Сергеевна" w:date="2025-07-22T21:09:00Z">
              <w:r w:rsidRPr="00A57119">
                <w:t>Число</w:t>
              </w:r>
            </w:ins>
          </w:p>
        </w:tc>
        <w:tc>
          <w:tcPr>
            <w:tcW w:w="374" w:type="pct"/>
          </w:tcPr>
          <w:p w14:paraId="07EBCE2B" w14:textId="77777777" w:rsidR="002B2814" w:rsidRPr="00A57119" w:rsidRDefault="002B2814" w:rsidP="002B2814">
            <w:pPr>
              <w:pStyle w:val="GOSTTablenorm"/>
              <w:rPr>
                <w:ins w:id="4906" w:author="Сарафанова (Чиркова) Наталия Сергеевна" w:date="2025-07-22T21:09:00Z"/>
              </w:rPr>
            </w:pPr>
            <w:ins w:id="4907" w:author="Сарафанова (Чиркова) Наталия Сергеевна" w:date="2025-07-22T21:09:00Z">
              <w:r w:rsidRPr="00A57119">
                <w:t>Да</w:t>
              </w:r>
            </w:ins>
          </w:p>
        </w:tc>
        <w:tc>
          <w:tcPr>
            <w:tcW w:w="374" w:type="pct"/>
          </w:tcPr>
          <w:p w14:paraId="7C50F240" w14:textId="77777777" w:rsidR="002B2814" w:rsidRPr="00A57119" w:rsidRDefault="002B2814" w:rsidP="002B2814">
            <w:pPr>
              <w:pStyle w:val="GOSTTablenorm"/>
              <w:rPr>
                <w:ins w:id="4908" w:author="Сарафанова (Чиркова) Наталия Сергеевна" w:date="2025-07-22T21:09:00Z"/>
              </w:rPr>
            </w:pPr>
            <w:ins w:id="4909" w:author="Сарафанова (Чиркова) Наталия Сергеевна" w:date="2025-07-22T21:09:00Z">
              <w:r w:rsidRPr="00A57119">
                <w:t>=1</w:t>
              </w:r>
            </w:ins>
          </w:p>
        </w:tc>
        <w:tc>
          <w:tcPr>
            <w:tcW w:w="1777" w:type="pct"/>
          </w:tcPr>
          <w:p w14:paraId="486A8F04" w14:textId="77777777" w:rsidR="002B2814" w:rsidRPr="00A57119" w:rsidRDefault="002B2814" w:rsidP="002B2814">
            <w:pPr>
              <w:pStyle w:val="GOSTTablenorm"/>
              <w:rPr>
                <w:ins w:id="4910" w:author="Сарафанова (Чиркова) Наталия Сергеевна" w:date="2025-07-22T21:09:00Z"/>
              </w:rPr>
            </w:pPr>
            <w:ins w:id="4911" w:author="Сарафанова (Чиркова) Наталия Сергеевна" w:date="2025-07-22T21:09:00Z">
              <w:r w:rsidRPr="00A57119">
                <w:t>Указывается уровень конфиденциальности документа.</w:t>
              </w:r>
            </w:ins>
          </w:p>
          <w:p w14:paraId="3AFD5968" w14:textId="77777777" w:rsidR="002B2814" w:rsidRPr="00A57119" w:rsidRDefault="002B2814" w:rsidP="002B2814">
            <w:pPr>
              <w:pStyle w:val="GOSTTablenorm"/>
              <w:rPr>
                <w:ins w:id="4912" w:author="Сарафанова (Чиркова) Наталия Сергеевна" w:date="2025-07-22T21:09:00Z"/>
              </w:rPr>
            </w:pPr>
            <w:ins w:id="4913" w:author="Сарафанова (Чиркова) Наталия Сергеевна" w:date="2025-07-22T21:09:00Z">
              <w:r w:rsidRPr="00A57119">
                <w:t>Возможные значения:</w:t>
              </w:r>
            </w:ins>
          </w:p>
          <w:p w14:paraId="245BB32A" w14:textId="77777777" w:rsidR="002B2814" w:rsidRPr="00A57119" w:rsidRDefault="002B2814" w:rsidP="002B2814">
            <w:pPr>
              <w:pStyle w:val="GOSTTableListMark1"/>
              <w:numPr>
                <w:ilvl w:val="0"/>
                <w:numId w:val="1"/>
              </w:numPr>
              <w:rPr>
                <w:ins w:id="4914" w:author="Сарафанова (Чиркова) Наталия Сергеевна" w:date="2025-07-22T21:09:00Z"/>
              </w:rPr>
            </w:pPr>
            <w:ins w:id="4915" w:author="Сарафанова (Чиркова) Наталия Сергеевна" w:date="2025-07-22T21:09:00Z">
              <w:r w:rsidRPr="00A57119">
                <w:t xml:space="preserve">«0» </w:t>
              </w:r>
              <w:r w:rsidRPr="00A57119">
                <w:rPr>
                  <w:szCs w:val="22"/>
                </w:rPr>
                <w:t>–</w:t>
              </w:r>
              <w:r w:rsidRPr="00A57119">
                <w:t xml:space="preserve"> Несекретно;</w:t>
              </w:r>
            </w:ins>
          </w:p>
          <w:p w14:paraId="6CF51790" w14:textId="77777777" w:rsidR="002B2814" w:rsidRPr="00A57119" w:rsidRDefault="002B2814" w:rsidP="002B2814">
            <w:pPr>
              <w:pStyle w:val="GOSTTableListMark1"/>
              <w:numPr>
                <w:ilvl w:val="0"/>
                <w:numId w:val="1"/>
              </w:numPr>
              <w:rPr>
                <w:ins w:id="4916" w:author="Сарафанова (Чиркова) Наталия Сергеевна" w:date="2025-07-22T21:09:00Z"/>
              </w:rPr>
            </w:pPr>
            <w:ins w:id="4917" w:author="Сарафанова (Чиркова) Наталия Сергеевна" w:date="2025-07-22T21:09:00Z">
              <w:r w:rsidRPr="00A57119">
                <w:t xml:space="preserve">«1» </w:t>
              </w:r>
              <w:r w:rsidRPr="00A57119">
                <w:rPr>
                  <w:szCs w:val="22"/>
                </w:rPr>
                <w:t>–</w:t>
              </w:r>
              <w:r>
                <w:t xml:space="preserve"> Для служебного пользования</w:t>
              </w:r>
            </w:ins>
          </w:p>
        </w:tc>
      </w:tr>
      <w:tr w:rsidR="002B2814" w:rsidRPr="00A57119" w14:paraId="1CFFF3BF" w14:textId="77777777" w:rsidTr="002B2814">
        <w:trPr>
          <w:ins w:id="4918" w:author="Сарафанова (Чиркова) Наталия Сергеевна" w:date="2025-07-22T21:09:00Z"/>
        </w:trPr>
        <w:tc>
          <w:tcPr>
            <w:tcW w:w="1120" w:type="pct"/>
          </w:tcPr>
          <w:p w14:paraId="402C4B76" w14:textId="77777777" w:rsidR="002B2814" w:rsidRPr="00A57119" w:rsidRDefault="002B2814" w:rsidP="002B2814">
            <w:pPr>
              <w:pStyle w:val="GOSTTablenorm"/>
              <w:rPr>
                <w:ins w:id="4919" w:author="Сарафанова (Чиркова) Наталия Сергеевна" w:date="2025-07-22T21:09:00Z"/>
              </w:rPr>
            </w:pPr>
            <w:ins w:id="4920" w:author="Сарафанова (Чиркова) Наталия Сергеевна" w:date="2025-07-22T21:09:00Z">
              <w:r w:rsidRPr="00A57119">
                <w:t>Книга учета</w:t>
              </w:r>
            </w:ins>
          </w:p>
        </w:tc>
        <w:tc>
          <w:tcPr>
            <w:tcW w:w="795" w:type="pct"/>
          </w:tcPr>
          <w:p w14:paraId="7E57C887" w14:textId="77777777" w:rsidR="002B2814" w:rsidRPr="00A57119" w:rsidRDefault="002B2814" w:rsidP="002B2814">
            <w:pPr>
              <w:pStyle w:val="GOSTTablenorm"/>
              <w:rPr>
                <w:ins w:id="4921" w:author="Сарафанова (Чиркова) Наталия Сергеевна" w:date="2025-07-22T21:09:00Z"/>
              </w:rPr>
            </w:pPr>
            <w:ins w:id="4922" w:author="Сарафанова (Чиркова) Наталия Сергеевна" w:date="2025-07-22T21:09:00Z">
              <w:r w:rsidRPr="00A57119">
                <w:t>TtlPrt_LEDGERBOOK</w:t>
              </w:r>
            </w:ins>
          </w:p>
        </w:tc>
        <w:tc>
          <w:tcPr>
            <w:tcW w:w="560" w:type="pct"/>
          </w:tcPr>
          <w:p w14:paraId="08B4DB02" w14:textId="77777777" w:rsidR="002B2814" w:rsidRPr="00A57119" w:rsidRDefault="002B2814" w:rsidP="002B2814">
            <w:pPr>
              <w:pStyle w:val="GOSTTablenorm"/>
              <w:rPr>
                <w:ins w:id="4923" w:author="Сарафанова (Чиркова) Наталия Сергеевна" w:date="2025-07-22T21:09:00Z"/>
                <w:lang w:eastAsia="en-US"/>
              </w:rPr>
            </w:pPr>
            <w:ins w:id="4924" w:author="Сарафанова (Чиркова) Наталия Сергеевна" w:date="2025-07-22T21:09:00Z">
              <w:r w:rsidRPr="00A57119">
                <w:t>Строка</w:t>
              </w:r>
            </w:ins>
          </w:p>
        </w:tc>
        <w:tc>
          <w:tcPr>
            <w:tcW w:w="374" w:type="pct"/>
          </w:tcPr>
          <w:p w14:paraId="1D4287DD" w14:textId="77777777" w:rsidR="002B2814" w:rsidRPr="00A57119" w:rsidRDefault="002B2814" w:rsidP="002B2814">
            <w:pPr>
              <w:pStyle w:val="GOSTTablenorm"/>
              <w:rPr>
                <w:ins w:id="4925" w:author="Сарафанова (Чиркова) Наталия Сергеевна" w:date="2025-07-22T21:09:00Z"/>
              </w:rPr>
            </w:pPr>
            <w:ins w:id="4926" w:author="Сарафанова (Чиркова) Наталия Сергеевна" w:date="2025-07-22T21:09:00Z">
              <w:r w:rsidRPr="00A57119">
                <w:t>Да</w:t>
              </w:r>
            </w:ins>
          </w:p>
        </w:tc>
        <w:tc>
          <w:tcPr>
            <w:tcW w:w="374" w:type="pct"/>
          </w:tcPr>
          <w:p w14:paraId="1C62DC3D" w14:textId="77777777" w:rsidR="002B2814" w:rsidRPr="00A57119" w:rsidRDefault="002B2814" w:rsidP="002B2814">
            <w:pPr>
              <w:pStyle w:val="GOSTTablenorm"/>
              <w:rPr>
                <w:ins w:id="4927" w:author="Сарафанова (Чиркова) Наталия Сергеевна" w:date="2025-07-22T21:09:00Z"/>
              </w:rPr>
            </w:pPr>
            <w:ins w:id="4928" w:author="Сарафанова (Чиркова) Наталия Сергеевна" w:date="2025-07-22T21:09:00Z">
              <w:r w:rsidRPr="00A57119">
                <w:t>&lt;=100</w:t>
              </w:r>
            </w:ins>
          </w:p>
        </w:tc>
        <w:tc>
          <w:tcPr>
            <w:tcW w:w="1777" w:type="pct"/>
          </w:tcPr>
          <w:p w14:paraId="17A7D76B" w14:textId="77777777" w:rsidR="002B2814" w:rsidRPr="0047582C" w:rsidRDefault="002B2814" w:rsidP="002B2814">
            <w:pPr>
              <w:pStyle w:val="GOSTTablenorm"/>
              <w:rPr>
                <w:ins w:id="4929" w:author="Сарафанова (Чиркова) Наталия Сергеевна" w:date="2025-07-22T21:09:00Z"/>
              </w:rPr>
            </w:pPr>
            <w:ins w:id="4930" w:author="Сарафанова (Чиркова) Наталия Сергеевна" w:date="2025-07-22T21:09:00Z">
              <w:r w:rsidRPr="00A57119">
                <w:t xml:space="preserve">Указывается системное наименование книги бухгалтерского учета в соответствии со справочником «Книги учета» в </w:t>
              </w:r>
              <w:r w:rsidRPr="00A57119">
                <w:rPr>
                  <w:lang w:val="en-US"/>
                </w:rPr>
                <w:t>SVAP</w:t>
              </w:r>
            </w:ins>
          </w:p>
        </w:tc>
      </w:tr>
      <w:tr w:rsidR="002B2814" w:rsidRPr="00A57119" w14:paraId="6D2E5B84" w14:textId="77777777" w:rsidTr="002B2814">
        <w:trPr>
          <w:trHeight w:val="825"/>
          <w:ins w:id="4931" w:author="Сарафанова (Чиркова) Наталия Сергеевна" w:date="2025-07-22T21:09:00Z"/>
        </w:trPr>
        <w:tc>
          <w:tcPr>
            <w:tcW w:w="1120" w:type="pct"/>
          </w:tcPr>
          <w:p w14:paraId="2236B1FE" w14:textId="77777777" w:rsidR="002B2814" w:rsidRPr="00A57119" w:rsidRDefault="002B2814" w:rsidP="002B2814">
            <w:pPr>
              <w:pStyle w:val="GOSTTablenorm"/>
              <w:rPr>
                <w:ins w:id="4932" w:author="Сарафанова (Чиркова) Наталия Сергеевна" w:date="2025-07-22T21:09:00Z"/>
              </w:rPr>
            </w:pPr>
            <w:ins w:id="4933" w:author="Сарафанова (Чиркова) Наталия Сергеевна" w:date="2025-07-22T21:09:00Z">
              <w:r w:rsidRPr="00A57119">
                <w:t>Подсистема-инициатор</w:t>
              </w:r>
            </w:ins>
          </w:p>
        </w:tc>
        <w:tc>
          <w:tcPr>
            <w:tcW w:w="795" w:type="pct"/>
          </w:tcPr>
          <w:p w14:paraId="27571B51" w14:textId="77777777" w:rsidR="002B2814" w:rsidRPr="00A57119" w:rsidRDefault="002B2814" w:rsidP="002B2814">
            <w:pPr>
              <w:pStyle w:val="GOSTTablenorm"/>
              <w:rPr>
                <w:ins w:id="4934" w:author="Сарафанова (Чиркова) Наталия Сергеевна" w:date="2025-07-22T21:09:00Z"/>
              </w:rPr>
            </w:pPr>
            <w:ins w:id="4935" w:author="Сарафанова (Чиркова) Наталия Сергеевна" w:date="2025-07-22T21:09:00Z">
              <w:r w:rsidRPr="00A57119">
                <w:t>TtlPrt_</w:t>
              </w:r>
              <w:r w:rsidRPr="00A57119">
                <w:rPr>
                  <w:lang w:val="en-US"/>
                </w:rPr>
                <w:t>Source</w:t>
              </w:r>
            </w:ins>
          </w:p>
        </w:tc>
        <w:tc>
          <w:tcPr>
            <w:tcW w:w="560" w:type="pct"/>
          </w:tcPr>
          <w:p w14:paraId="53BFB530" w14:textId="77777777" w:rsidR="002B2814" w:rsidRPr="00A57119" w:rsidRDefault="002B2814" w:rsidP="002B2814">
            <w:pPr>
              <w:pStyle w:val="GOSTTablenorm"/>
              <w:rPr>
                <w:ins w:id="4936" w:author="Сарафанова (Чиркова) Наталия Сергеевна" w:date="2025-07-22T21:09:00Z"/>
                <w:lang w:eastAsia="en-US"/>
              </w:rPr>
            </w:pPr>
            <w:ins w:id="4937" w:author="Сарафанова (Чиркова) Наталия Сергеевна" w:date="2025-07-22T21:09:00Z">
              <w:r w:rsidRPr="00A57119">
                <w:t>Строка</w:t>
              </w:r>
            </w:ins>
          </w:p>
        </w:tc>
        <w:tc>
          <w:tcPr>
            <w:tcW w:w="374" w:type="pct"/>
          </w:tcPr>
          <w:p w14:paraId="7C96C634" w14:textId="77777777" w:rsidR="002B2814" w:rsidRPr="00A57119" w:rsidRDefault="002B2814" w:rsidP="002B2814">
            <w:pPr>
              <w:pStyle w:val="GOSTTablenorm"/>
              <w:rPr>
                <w:ins w:id="4938" w:author="Сарафанова (Чиркова) Наталия Сергеевна" w:date="2025-07-22T21:09:00Z"/>
              </w:rPr>
            </w:pPr>
            <w:ins w:id="4939" w:author="Сарафанова (Чиркова) Наталия Сергеевна" w:date="2025-07-22T21:09:00Z">
              <w:r w:rsidRPr="00A57119">
                <w:t>Да</w:t>
              </w:r>
            </w:ins>
          </w:p>
        </w:tc>
        <w:tc>
          <w:tcPr>
            <w:tcW w:w="374" w:type="pct"/>
          </w:tcPr>
          <w:p w14:paraId="3F3EBBF1" w14:textId="77777777" w:rsidR="002B2814" w:rsidRPr="00A57119" w:rsidRDefault="002B2814" w:rsidP="002B2814">
            <w:pPr>
              <w:pStyle w:val="GOSTTablenorm"/>
              <w:rPr>
                <w:ins w:id="4940" w:author="Сарафанова (Чиркова) Наталия Сергеевна" w:date="2025-07-22T21:09:00Z"/>
              </w:rPr>
            </w:pPr>
            <w:ins w:id="4941" w:author="Сарафанова (Чиркова) Наталия Сергеевна" w:date="2025-07-22T21:09:00Z">
              <w:r w:rsidRPr="00A57119">
                <w:t>&lt;=20</w:t>
              </w:r>
            </w:ins>
          </w:p>
        </w:tc>
        <w:tc>
          <w:tcPr>
            <w:tcW w:w="1777" w:type="pct"/>
          </w:tcPr>
          <w:p w14:paraId="64BCDA8D" w14:textId="77777777" w:rsidR="002B2814" w:rsidRDefault="002B2814" w:rsidP="002B2814">
            <w:pPr>
              <w:pStyle w:val="GOSTTablenorm"/>
              <w:rPr>
                <w:ins w:id="4942" w:author="Сарафанова (Чиркова) Наталия Сергеевна" w:date="2025-07-22T21:09:00Z"/>
              </w:rPr>
            </w:pPr>
            <w:ins w:id="4943" w:author="Сарафанова (Чиркова) Наталия Сергеевна" w:date="2025-07-22T21:09:00Z">
              <w:r w:rsidRPr="00A57119">
                <w:t>Указывается подсистема, по операциям которого осуще</w:t>
              </w:r>
              <w:r>
                <w:t>ствляется формирование справки.</w:t>
              </w:r>
            </w:ins>
          </w:p>
          <w:p w14:paraId="3C19306F" w14:textId="77777777" w:rsidR="002B2814" w:rsidRDefault="002B2814" w:rsidP="002B2814">
            <w:pPr>
              <w:pStyle w:val="GOSTTablenorm"/>
              <w:rPr>
                <w:ins w:id="4944" w:author="Сарафанова (Чиркова) Наталия Сергеевна" w:date="2025-07-22T21:09:00Z"/>
              </w:rPr>
            </w:pPr>
            <w:ins w:id="4945" w:author="Сарафанова (Чиркова) Наталия Сергеевна" w:date="2025-07-22T21:09:00Z">
              <w:r w:rsidRPr="00A57119">
                <w:t>Возможны</w:t>
              </w:r>
              <w:r>
                <w:t>е значения:</w:t>
              </w:r>
            </w:ins>
          </w:p>
          <w:p w14:paraId="2D63EAAB" w14:textId="412571E0" w:rsidR="002B2814" w:rsidRPr="00A57119" w:rsidRDefault="002B2814" w:rsidP="002B2814">
            <w:pPr>
              <w:pStyle w:val="GOSTTableListMark1"/>
              <w:numPr>
                <w:ilvl w:val="0"/>
                <w:numId w:val="1"/>
              </w:numPr>
              <w:rPr>
                <w:ins w:id="4946" w:author="Сарафанова (Чиркова) Наталия Сергеевна" w:date="2025-07-22T21:09:00Z"/>
              </w:rPr>
            </w:pPr>
            <w:ins w:id="4947" w:author="Сарафанова (Чиркова) Наталия Сергеевна" w:date="2025-07-22T21:09:00Z">
              <w:r w:rsidRPr="00BB7E48">
                <w:t xml:space="preserve"> «ПУ</w:t>
              </w:r>
            </w:ins>
            <w:ins w:id="4948" w:author="Сарафанова (Чиркова) Наталия Сергеевна" w:date="2025-07-22T21:13:00Z">
              <w:r>
                <w:t>Д</w:t>
              </w:r>
            </w:ins>
            <w:ins w:id="4949" w:author="Сарафанова (Чиркова) Наталия Сергеевна" w:date="2025-07-22T21:09:00Z">
              <w:r w:rsidRPr="00BB7E48">
                <w:t>С»</w:t>
              </w:r>
            </w:ins>
          </w:p>
        </w:tc>
      </w:tr>
      <w:tr w:rsidR="002B2814" w:rsidRPr="00A57119" w14:paraId="5AE409C9" w14:textId="77777777" w:rsidTr="002B2814">
        <w:trPr>
          <w:ins w:id="4950" w:author="Сарафанова (Чиркова) Наталия Сергеевна" w:date="2025-07-22T21:09:00Z"/>
        </w:trPr>
        <w:tc>
          <w:tcPr>
            <w:tcW w:w="1120" w:type="pct"/>
          </w:tcPr>
          <w:p w14:paraId="2679B60A" w14:textId="77777777" w:rsidR="002B2814" w:rsidRPr="00B97E8E" w:rsidRDefault="002B2814" w:rsidP="002B2814">
            <w:pPr>
              <w:pStyle w:val="GOSTTablenorm"/>
              <w:rPr>
                <w:ins w:id="4951" w:author="Сарафанова (Чиркова) Наталия Сергеевна" w:date="2025-07-22T21:09:00Z"/>
                <w:b/>
              </w:rPr>
            </w:pPr>
            <w:ins w:id="4952" w:author="Сарафанова (Чиркова) Наталия Сергеевна" w:date="2025-07-22T21:09:00Z">
              <w:r w:rsidRPr="00B97E8E">
                <w:rPr>
                  <w:b/>
                </w:rPr>
                <w:t>Строки</w:t>
              </w:r>
            </w:ins>
          </w:p>
        </w:tc>
        <w:tc>
          <w:tcPr>
            <w:tcW w:w="795" w:type="pct"/>
          </w:tcPr>
          <w:p w14:paraId="26496471" w14:textId="77777777" w:rsidR="002B2814" w:rsidRPr="00B97E8E" w:rsidRDefault="002B2814" w:rsidP="002B2814">
            <w:pPr>
              <w:pStyle w:val="GOSTTablenorm"/>
              <w:rPr>
                <w:ins w:id="4953" w:author="Сарафанова (Чиркова) Наталия Сергеевна" w:date="2025-07-22T21:09:00Z"/>
                <w:b/>
              </w:rPr>
            </w:pPr>
            <w:ins w:id="4954" w:author="Сарафанова (Чиркова) Наталия Сергеевна" w:date="2025-07-22T21:09:00Z">
              <w:r w:rsidRPr="00B97E8E">
                <w:rPr>
                  <w:b/>
                </w:rPr>
                <w:t>T0504833</w:t>
              </w:r>
            </w:ins>
          </w:p>
        </w:tc>
        <w:tc>
          <w:tcPr>
            <w:tcW w:w="560" w:type="pct"/>
          </w:tcPr>
          <w:p w14:paraId="689F0F7A" w14:textId="77777777" w:rsidR="002B2814" w:rsidRPr="00B97E8E" w:rsidRDefault="002B2814" w:rsidP="002B2814">
            <w:pPr>
              <w:pStyle w:val="GOSTTablenorm"/>
              <w:rPr>
                <w:ins w:id="4955" w:author="Сарафанова (Чиркова) Наталия Сергеевна" w:date="2025-07-22T21:09:00Z"/>
                <w:lang w:eastAsia="en-US"/>
              </w:rPr>
            </w:pPr>
            <w:ins w:id="4956" w:author="Сарафанова (Чиркова) Наталия Сергеевна" w:date="2025-07-22T21:09:00Z">
              <w:r w:rsidRPr="00B97E8E">
                <w:t>Массив</w:t>
              </w:r>
            </w:ins>
          </w:p>
        </w:tc>
        <w:tc>
          <w:tcPr>
            <w:tcW w:w="374" w:type="pct"/>
          </w:tcPr>
          <w:p w14:paraId="39219FA6" w14:textId="77777777" w:rsidR="002B2814" w:rsidRPr="00A57119" w:rsidRDefault="002B2814" w:rsidP="002B2814">
            <w:pPr>
              <w:pStyle w:val="GOSTTablenorm"/>
              <w:rPr>
                <w:ins w:id="4957" w:author="Сарафанова (Чиркова) Наталия Сергеевна" w:date="2025-07-22T21:09:00Z"/>
              </w:rPr>
            </w:pPr>
            <w:ins w:id="4958" w:author="Сарафанова (Чиркова) Наталия Сергеевна" w:date="2025-07-22T21:09:00Z">
              <w:r w:rsidRPr="00A57119">
                <w:t>Да</w:t>
              </w:r>
            </w:ins>
          </w:p>
        </w:tc>
        <w:tc>
          <w:tcPr>
            <w:tcW w:w="374" w:type="pct"/>
          </w:tcPr>
          <w:p w14:paraId="59F68576" w14:textId="77777777" w:rsidR="002B2814" w:rsidRPr="00A57119" w:rsidRDefault="002B2814" w:rsidP="002B2814">
            <w:pPr>
              <w:pStyle w:val="GOSTTablenorm"/>
              <w:rPr>
                <w:ins w:id="4959" w:author="Сарафанова (Чиркова) Наталия Сергеевна" w:date="2025-07-22T21:09:00Z"/>
              </w:rPr>
            </w:pPr>
          </w:p>
        </w:tc>
        <w:tc>
          <w:tcPr>
            <w:tcW w:w="1777" w:type="pct"/>
          </w:tcPr>
          <w:p w14:paraId="616AD7C2" w14:textId="77777777" w:rsidR="002B2814" w:rsidRPr="00A57119" w:rsidRDefault="002B2814" w:rsidP="002B2814">
            <w:pPr>
              <w:pStyle w:val="GOSTTablenorm"/>
              <w:rPr>
                <w:ins w:id="4960" w:author="Сарафанова (Чиркова) Наталия Сергеевна" w:date="2025-07-22T21:09:00Z"/>
              </w:rPr>
            </w:pPr>
          </w:p>
        </w:tc>
      </w:tr>
      <w:tr w:rsidR="002B2814" w:rsidRPr="00A57119" w14:paraId="0C20378D" w14:textId="77777777" w:rsidTr="002B2814">
        <w:trPr>
          <w:ins w:id="4961" w:author="Сарафанова (Чиркова) Наталия Сергеевна" w:date="2025-07-22T21:09:00Z"/>
        </w:trPr>
        <w:tc>
          <w:tcPr>
            <w:tcW w:w="1120" w:type="pct"/>
          </w:tcPr>
          <w:p w14:paraId="79585BD4" w14:textId="77777777" w:rsidR="002B2814" w:rsidRPr="00A57119" w:rsidRDefault="002B2814" w:rsidP="002B2814">
            <w:pPr>
              <w:pStyle w:val="GOSTTablenorm"/>
              <w:rPr>
                <w:ins w:id="4962" w:author="Сарафанова (Чиркова) Наталия Сергеевна" w:date="2025-07-22T21:09:00Z"/>
              </w:rPr>
            </w:pPr>
            <w:ins w:id="4963" w:author="Сарафанова (Чиркова) Наталия Сергеевна" w:date="2025-07-22T21:09:00Z">
              <w:r w:rsidRPr="00A57119">
                <w:t>Идентификатор строки</w:t>
              </w:r>
            </w:ins>
          </w:p>
        </w:tc>
        <w:tc>
          <w:tcPr>
            <w:tcW w:w="795" w:type="pct"/>
          </w:tcPr>
          <w:p w14:paraId="4DC7BEDD" w14:textId="77777777" w:rsidR="002B2814" w:rsidRPr="00A57119" w:rsidRDefault="002B2814" w:rsidP="002B2814">
            <w:pPr>
              <w:pStyle w:val="GOSTTablenorm"/>
              <w:rPr>
                <w:ins w:id="4964" w:author="Сарафанова (Чиркова) Наталия Сергеевна" w:date="2025-07-22T21:09:00Z"/>
              </w:rPr>
            </w:pPr>
            <w:ins w:id="4965" w:author="Сарафанова (Чиркова) Наталия Сергеевна" w:date="2025-07-22T21:09:00Z">
              <w:r w:rsidRPr="00B97E8E">
                <w:rPr>
                  <w:b/>
                </w:rPr>
                <w:t>T0504833:</w:t>
              </w:r>
              <w:r w:rsidRPr="00A57119">
                <w:rPr>
                  <w:lang w:val="en-US"/>
                </w:rPr>
                <w:t>id</w:t>
              </w:r>
            </w:ins>
          </w:p>
        </w:tc>
        <w:tc>
          <w:tcPr>
            <w:tcW w:w="560" w:type="pct"/>
          </w:tcPr>
          <w:p w14:paraId="02F1FF07" w14:textId="77777777" w:rsidR="002B2814" w:rsidRPr="00A57119" w:rsidRDefault="002B2814" w:rsidP="002B2814">
            <w:pPr>
              <w:pStyle w:val="GOSTTablenorm"/>
              <w:rPr>
                <w:ins w:id="4966" w:author="Сарафанова (Чиркова) Наталия Сергеевна" w:date="2025-07-22T21:09:00Z"/>
              </w:rPr>
            </w:pPr>
            <w:ins w:id="4967" w:author="Сарафанова (Чиркова) Наталия Сергеевна" w:date="2025-07-22T21:09:00Z">
              <w:r w:rsidRPr="00A57119">
                <w:t>Число</w:t>
              </w:r>
            </w:ins>
          </w:p>
        </w:tc>
        <w:tc>
          <w:tcPr>
            <w:tcW w:w="374" w:type="pct"/>
          </w:tcPr>
          <w:p w14:paraId="18D161BF" w14:textId="77777777" w:rsidR="002B2814" w:rsidRPr="00A57119" w:rsidRDefault="002B2814" w:rsidP="002B2814">
            <w:pPr>
              <w:pStyle w:val="GOSTTablenorm"/>
              <w:rPr>
                <w:ins w:id="4968" w:author="Сарафанова (Чиркова) Наталия Сергеевна" w:date="2025-07-22T21:09:00Z"/>
              </w:rPr>
            </w:pPr>
            <w:ins w:id="4969" w:author="Сарафанова (Чиркова) Наталия Сергеевна" w:date="2025-07-22T21:09:00Z">
              <w:r w:rsidRPr="00A57119">
                <w:t>Да</w:t>
              </w:r>
            </w:ins>
          </w:p>
        </w:tc>
        <w:tc>
          <w:tcPr>
            <w:tcW w:w="374" w:type="pct"/>
          </w:tcPr>
          <w:p w14:paraId="339FAAB1" w14:textId="77777777" w:rsidR="002B2814" w:rsidRPr="00A57119" w:rsidRDefault="002B2814" w:rsidP="002B2814">
            <w:pPr>
              <w:pStyle w:val="GOSTTablenorm"/>
              <w:rPr>
                <w:ins w:id="4970" w:author="Сарафанова (Чиркова) Наталия Сергеевна" w:date="2025-07-22T21:09:00Z"/>
              </w:rPr>
            </w:pPr>
            <w:ins w:id="4971" w:author="Сарафанова (Чиркова) Наталия Сергеевна" w:date="2025-07-22T21:09:00Z">
              <w:r w:rsidRPr="00A57119">
                <w:t>&lt;=20</w:t>
              </w:r>
            </w:ins>
          </w:p>
        </w:tc>
        <w:tc>
          <w:tcPr>
            <w:tcW w:w="1777" w:type="pct"/>
          </w:tcPr>
          <w:p w14:paraId="0F640BAA" w14:textId="77777777" w:rsidR="002B2814" w:rsidRPr="00A57119" w:rsidRDefault="002B2814" w:rsidP="002B2814">
            <w:pPr>
              <w:pStyle w:val="GOSTTablenorm"/>
              <w:rPr>
                <w:ins w:id="4972" w:author="Сарафанова (Чиркова) Наталия Сергеевна" w:date="2025-07-22T21:09:00Z"/>
              </w:rPr>
            </w:pPr>
            <w:ins w:id="4973" w:author="Сарафанова (Чиркова) Наталия Сергеевна" w:date="2025-07-22T21:09:00Z">
              <w:r w:rsidRPr="00A57119">
                <w:t>Указывается технический идентификатор строки</w:t>
              </w:r>
            </w:ins>
          </w:p>
        </w:tc>
      </w:tr>
      <w:tr w:rsidR="002B2814" w:rsidRPr="00A57119" w14:paraId="23062580" w14:textId="77777777" w:rsidTr="002B2814">
        <w:trPr>
          <w:ins w:id="4974" w:author="Сарафанова (Чиркова) Наталия Сергеевна" w:date="2025-07-22T21:09:00Z"/>
        </w:trPr>
        <w:tc>
          <w:tcPr>
            <w:tcW w:w="1120" w:type="pct"/>
          </w:tcPr>
          <w:p w14:paraId="4AFFD7F1" w14:textId="77777777" w:rsidR="002B2814" w:rsidRPr="00A57119" w:rsidRDefault="002B2814" w:rsidP="002B2814">
            <w:pPr>
              <w:pStyle w:val="GOSTTablenorm"/>
              <w:rPr>
                <w:ins w:id="4975" w:author="Сарафанова (Чиркова) Наталия Сергеевна" w:date="2025-07-22T21:09:00Z"/>
              </w:rPr>
            </w:pPr>
            <w:ins w:id="4976" w:author="Сарафанова (Чиркова) Наталия Сергеевна" w:date="2025-07-22T21:09:00Z">
              <w:r w:rsidRPr="00A57119">
                <w:lastRenderedPageBreak/>
                <w:t>Номер строки</w:t>
              </w:r>
            </w:ins>
          </w:p>
        </w:tc>
        <w:tc>
          <w:tcPr>
            <w:tcW w:w="795" w:type="pct"/>
          </w:tcPr>
          <w:p w14:paraId="540C0979" w14:textId="77777777" w:rsidR="002B2814" w:rsidRPr="00A57119" w:rsidRDefault="002B2814" w:rsidP="002B2814">
            <w:pPr>
              <w:pStyle w:val="GOSTTablenorm"/>
              <w:rPr>
                <w:ins w:id="4977" w:author="Сарафанова (Чиркова) Наталия Сергеевна" w:date="2025-07-22T21:09:00Z"/>
              </w:rPr>
            </w:pPr>
            <w:ins w:id="4978" w:author="Сарафанова (Чиркова) Наталия Сергеевна" w:date="2025-07-22T21:09:00Z">
              <w:r w:rsidRPr="00B97E8E">
                <w:rPr>
                  <w:b/>
                </w:rPr>
                <w:t>T0504833:</w:t>
              </w:r>
              <w:r w:rsidRPr="00A57119">
                <w:t>NPP</w:t>
              </w:r>
            </w:ins>
          </w:p>
        </w:tc>
        <w:tc>
          <w:tcPr>
            <w:tcW w:w="560" w:type="pct"/>
          </w:tcPr>
          <w:p w14:paraId="6CD44763" w14:textId="77777777" w:rsidR="002B2814" w:rsidRPr="00A57119" w:rsidRDefault="002B2814" w:rsidP="002B2814">
            <w:pPr>
              <w:pStyle w:val="GOSTTablenorm"/>
              <w:rPr>
                <w:ins w:id="4979" w:author="Сарафанова (Чиркова) Наталия Сергеевна" w:date="2025-07-22T21:09:00Z"/>
                <w:lang w:eastAsia="en-US"/>
              </w:rPr>
            </w:pPr>
            <w:ins w:id="4980" w:author="Сарафанова (Чиркова) Наталия Сергеевна" w:date="2025-07-22T21:09:00Z">
              <w:r w:rsidRPr="00A57119">
                <w:t>Число</w:t>
              </w:r>
            </w:ins>
          </w:p>
        </w:tc>
        <w:tc>
          <w:tcPr>
            <w:tcW w:w="374" w:type="pct"/>
          </w:tcPr>
          <w:p w14:paraId="26C39867" w14:textId="77777777" w:rsidR="002B2814" w:rsidRPr="00A57119" w:rsidRDefault="002B2814" w:rsidP="002B2814">
            <w:pPr>
              <w:pStyle w:val="GOSTTablenorm"/>
              <w:rPr>
                <w:ins w:id="4981" w:author="Сарафанова (Чиркова) Наталия Сергеевна" w:date="2025-07-22T21:09:00Z"/>
              </w:rPr>
            </w:pPr>
            <w:ins w:id="4982" w:author="Сарафанова (Чиркова) Наталия Сергеевна" w:date="2025-07-22T21:09:00Z">
              <w:r w:rsidRPr="00A57119">
                <w:t>Да</w:t>
              </w:r>
            </w:ins>
          </w:p>
        </w:tc>
        <w:tc>
          <w:tcPr>
            <w:tcW w:w="374" w:type="pct"/>
          </w:tcPr>
          <w:p w14:paraId="38BA6F93" w14:textId="77777777" w:rsidR="002B2814" w:rsidRPr="00A57119" w:rsidRDefault="002B2814" w:rsidP="002B2814">
            <w:pPr>
              <w:pStyle w:val="GOSTTablenorm"/>
              <w:rPr>
                <w:ins w:id="4983" w:author="Сарафанова (Чиркова) Наталия Сергеевна" w:date="2025-07-22T21:09:00Z"/>
              </w:rPr>
            </w:pPr>
            <w:ins w:id="4984" w:author="Сарафанова (Чиркова) Наталия Сергеевна" w:date="2025-07-22T21:09:00Z">
              <w:r w:rsidRPr="00A57119">
                <w:t>&lt;=5</w:t>
              </w:r>
            </w:ins>
          </w:p>
        </w:tc>
        <w:tc>
          <w:tcPr>
            <w:tcW w:w="1777" w:type="pct"/>
          </w:tcPr>
          <w:p w14:paraId="6357312B" w14:textId="77777777" w:rsidR="002B2814" w:rsidRPr="00A57119" w:rsidRDefault="002B2814" w:rsidP="002B2814">
            <w:pPr>
              <w:pStyle w:val="GOSTTablenorm"/>
              <w:rPr>
                <w:ins w:id="4985" w:author="Сарафанова (Чиркова) Наталия Сергеевна" w:date="2025-07-22T21:09:00Z"/>
              </w:rPr>
            </w:pPr>
            <w:ins w:id="4986" w:author="Сарафанова (Чиркова) Наталия Сергеевна" w:date="2025-07-22T21:09:00Z">
              <w:r w:rsidRPr="00A57119">
                <w:t>Указывается порядковый номер строки</w:t>
              </w:r>
            </w:ins>
          </w:p>
        </w:tc>
      </w:tr>
      <w:tr w:rsidR="002B2814" w:rsidRPr="00A57119" w14:paraId="40A421B5" w14:textId="77777777" w:rsidTr="002B2814">
        <w:trPr>
          <w:ins w:id="4987" w:author="Сарафанова (Чиркова) Наталия Сергеевна" w:date="2025-07-22T21:09:00Z"/>
        </w:trPr>
        <w:tc>
          <w:tcPr>
            <w:tcW w:w="1120" w:type="pct"/>
          </w:tcPr>
          <w:p w14:paraId="3DD96209" w14:textId="77777777" w:rsidR="002B2814" w:rsidRPr="00A57119" w:rsidRDefault="002B2814" w:rsidP="002B2814">
            <w:pPr>
              <w:pStyle w:val="GOSTTablenorm"/>
              <w:rPr>
                <w:ins w:id="4988" w:author="Сарафанова (Чиркова) Наталия Сергеевна" w:date="2025-07-22T21:09:00Z"/>
              </w:rPr>
            </w:pPr>
            <w:ins w:id="4989" w:author="Сарафанова (Чиркова) Наталия Сергеевна" w:date="2025-07-22T21:09:00Z">
              <w:r w:rsidRPr="00A57119">
                <w:t>Наименование операции</w:t>
              </w:r>
            </w:ins>
          </w:p>
        </w:tc>
        <w:tc>
          <w:tcPr>
            <w:tcW w:w="795" w:type="pct"/>
          </w:tcPr>
          <w:p w14:paraId="5792D87F" w14:textId="77777777" w:rsidR="002B2814" w:rsidRPr="00A57119" w:rsidRDefault="002B2814" w:rsidP="002B2814">
            <w:pPr>
              <w:pStyle w:val="GOSTTablenorm"/>
              <w:rPr>
                <w:ins w:id="4990" w:author="Сарафанова (Чиркова) Наталия Сергеевна" w:date="2025-07-22T21:09:00Z"/>
              </w:rPr>
            </w:pPr>
            <w:ins w:id="4991" w:author="Сарафанова (Чиркова) Наталия Сергеевна" w:date="2025-07-22T21:09:00Z">
              <w:r w:rsidRPr="00B97E8E">
                <w:rPr>
                  <w:b/>
                  <w:lang w:val="en-US"/>
                </w:rPr>
                <w:t>T0504833</w:t>
              </w:r>
              <w:r w:rsidRPr="00B97E8E">
                <w:rPr>
                  <w:b/>
                </w:rPr>
                <w:t>:</w:t>
              </w:r>
              <w:r w:rsidRPr="00A57119">
                <w:t>NAME_O</w:t>
              </w:r>
            </w:ins>
          </w:p>
        </w:tc>
        <w:tc>
          <w:tcPr>
            <w:tcW w:w="560" w:type="pct"/>
          </w:tcPr>
          <w:p w14:paraId="37886930" w14:textId="77777777" w:rsidR="002B2814" w:rsidRPr="00A57119" w:rsidRDefault="002B2814" w:rsidP="002B2814">
            <w:pPr>
              <w:pStyle w:val="GOSTTablenorm"/>
              <w:rPr>
                <w:ins w:id="4992" w:author="Сарафанова (Чиркова) Наталия Сергеевна" w:date="2025-07-22T21:09:00Z"/>
                <w:lang w:eastAsia="en-US"/>
              </w:rPr>
            </w:pPr>
            <w:ins w:id="4993" w:author="Сарафанова (Чиркова) Наталия Сергеевна" w:date="2025-07-22T21:09:00Z">
              <w:r w:rsidRPr="00A57119">
                <w:t>Строка</w:t>
              </w:r>
            </w:ins>
          </w:p>
        </w:tc>
        <w:tc>
          <w:tcPr>
            <w:tcW w:w="374" w:type="pct"/>
          </w:tcPr>
          <w:p w14:paraId="0738233E" w14:textId="77777777" w:rsidR="002B2814" w:rsidRPr="00A57119" w:rsidRDefault="002B2814" w:rsidP="002B2814">
            <w:pPr>
              <w:pStyle w:val="GOSTTablenorm"/>
              <w:rPr>
                <w:ins w:id="4994" w:author="Сарафанова (Чиркова) Наталия Сергеевна" w:date="2025-07-22T21:09:00Z"/>
              </w:rPr>
            </w:pPr>
            <w:ins w:id="4995" w:author="Сарафанова (Чиркова) Наталия Сергеевна" w:date="2025-07-22T21:09:00Z">
              <w:r w:rsidRPr="00A57119">
                <w:t>Да</w:t>
              </w:r>
            </w:ins>
          </w:p>
        </w:tc>
        <w:tc>
          <w:tcPr>
            <w:tcW w:w="374" w:type="pct"/>
          </w:tcPr>
          <w:p w14:paraId="0FACBBF9" w14:textId="77777777" w:rsidR="002B2814" w:rsidRPr="00A57119" w:rsidRDefault="002B2814" w:rsidP="002B2814">
            <w:pPr>
              <w:pStyle w:val="GOSTTablenorm"/>
              <w:rPr>
                <w:ins w:id="4996" w:author="Сарафанова (Чиркова) Наталия Сергеевна" w:date="2025-07-22T21:09:00Z"/>
              </w:rPr>
            </w:pPr>
            <w:ins w:id="4997" w:author="Сарафанова (Чиркова) Наталия Сергеевна" w:date="2025-07-22T21:09:00Z">
              <w:r w:rsidRPr="00A57119">
                <w:t>&lt;=2000</w:t>
              </w:r>
            </w:ins>
          </w:p>
        </w:tc>
        <w:tc>
          <w:tcPr>
            <w:tcW w:w="1777" w:type="pct"/>
          </w:tcPr>
          <w:p w14:paraId="70B3E6A4" w14:textId="77777777" w:rsidR="002B2814" w:rsidRPr="00A57119" w:rsidRDefault="002B2814" w:rsidP="002B2814">
            <w:pPr>
              <w:pStyle w:val="GOSTTablenorm"/>
              <w:rPr>
                <w:ins w:id="4998" w:author="Сарафанова (Чиркова) Наталия Сергеевна" w:date="2025-07-22T21:09:00Z"/>
              </w:rPr>
            </w:pPr>
            <w:ins w:id="4999" w:author="Сарафанова (Чиркова) Наталия Сергеевна" w:date="2025-07-22T21:09:00Z">
              <w:r w:rsidRPr="00A57119">
                <w:t xml:space="preserve">Указывается произвольное наименование операции, может отсутствовать в справочнике «Наименования записей учета» в </w:t>
              </w:r>
              <w:r w:rsidRPr="00A57119">
                <w:rPr>
                  <w:lang w:val="en-US"/>
                </w:rPr>
                <w:t>SVAP</w:t>
              </w:r>
            </w:ins>
          </w:p>
        </w:tc>
      </w:tr>
      <w:tr w:rsidR="002B2814" w:rsidRPr="00A57119" w14:paraId="757B7D23" w14:textId="77777777" w:rsidTr="002B2814">
        <w:trPr>
          <w:ins w:id="5000" w:author="Сарафанова (Чиркова) Наталия Сергеевна" w:date="2025-07-22T21:09:00Z"/>
        </w:trPr>
        <w:tc>
          <w:tcPr>
            <w:tcW w:w="1120" w:type="pct"/>
          </w:tcPr>
          <w:p w14:paraId="73ADE79B" w14:textId="77777777" w:rsidR="002B2814" w:rsidRPr="00A57119" w:rsidRDefault="002B2814" w:rsidP="002B2814">
            <w:pPr>
              <w:pStyle w:val="GOSTTablenorm"/>
              <w:rPr>
                <w:ins w:id="5001" w:author="Сарафанова (Чиркова) Наталия Сергеевна" w:date="2025-07-22T21:09:00Z"/>
              </w:rPr>
            </w:pPr>
            <w:ins w:id="5002" w:author="Сарафанова (Чиркова) Наталия Сергеевна" w:date="2025-07-22T21:09:00Z">
              <w:r w:rsidRPr="00A57119">
                <w:t>Основание операции</w:t>
              </w:r>
            </w:ins>
          </w:p>
        </w:tc>
        <w:tc>
          <w:tcPr>
            <w:tcW w:w="795" w:type="pct"/>
          </w:tcPr>
          <w:p w14:paraId="719B10C1" w14:textId="77777777" w:rsidR="002B2814" w:rsidRPr="00A57119" w:rsidRDefault="002B2814" w:rsidP="002B2814">
            <w:pPr>
              <w:pStyle w:val="GOSTTablenorm"/>
              <w:rPr>
                <w:ins w:id="5003" w:author="Сарафанова (Чиркова) Наталия Сергеевна" w:date="2025-07-22T21:09:00Z"/>
              </w:rPr>
            </w:pPr>
            <w:ins w:id="5004" w:author="Сарафанова (Чиркова) Наталия Сергеевна" w:date="2025-07-22T21:09:00Z">
              <w:r w:rsidRPr="00B97E8E">
                <w:rPr>
                  <w:b/>
                </w:rPr>
                <w:t>T0504833:</w:t>
              </w:r>
              <w:r w:rsidRPr="00A57119">
                <w:t>NAME_O</w:t>
              </w:r>
              <w:r w:rsidRPr="00A57119">
                <w:rPr>
                  <w:lang w:val="en-US"/>
                </w:rPr>
                <w:t>O</w:t>
              </w:r>
            </w:ins>
          </w:p>
        </w:tc>
        <w:tc>
          <w:tcPr>
            <w:tcW w:w="560" w:type="pct"/>
          </w:tcPr>
          <w:p w14:paraId="64DEA83C" w14:textId="77777777" w:rsidR="002B2814" w:rsidRPr="00A57119" w:rsidRDefault="002B2814" w:rsidP="002B2814">
            <w:pPr>
              <w:pStyle w:val="GOSTTablenorm"/>
              <w:rPr>
                <w:ins w:id="5005" w:author="Сарафанова (Чиркова) Наталия Сергеевна" w:date="2025-07-22T21:09:00Z"/>
                <w:lang w:eastAsia="en-US"/>
              </w:rPr>
            </w:pPr>
            <w:ins w:id="5006" w:author="Сарафанова (Чиркова) Наталия Сергеевна" w:date="2025-07-22T21:09:00Z">
              <w:r w:rsidRPr="00A57119">
                <w:t>Строка</w:t>
              </w:r>
            </w:ins>
          </w:p>
        </w:tc>
        <w:tc>
          <w:tcPr>
            <w:tcW w:w="374" w:type="pct"/>
          </w:tcPr>
          <w:p w14:paraId="4CE8E3D5" w14:textId="77777777" w:rsidR="002B2814" w:rsidRPr="00A57119" w:rsidRDefault="002B2814" w:rsidP="002B2814">
            <w:pPr>
              <w:pStyle w:val="GOSTTablenorm"/>
              <w:rPr>
                <w:ins w:id="5007" w:author="Сарафанова (Чиркова) Наталия Сергеевна" w:date="2025-07-22T21:09:00Z"/>
              </w:rPr>
            </w:pPr>
            <w:ins w:id="5008" w:author="Сарафанова (Чиркова) Наталия Сергеевна" w:date="2025-07-22T21:09:00Z">
              <w:r w:rsidRPr="00A57119">
                <w:t>Да</w:t>
              </w:r>
            </w:ins>
          </w:p>
        </w:tc>
        <w:tc>
          <w:tcPr>
            <w:tcW w:w="374" w:type="pct"/>
          </w:tcPr>
          <w:p w14:paraId="1D793AA6" w14:textId="77777777" w:rsidR="002B2814" w:rsidRPr="00A57119" w:rsidRDefault="002B2814" w:rsidP="002B2814">
            <w:pPr>
              <w:pStyle w:val="GOSTTablenorm"/>
              <w:rPr>
                <w:ins w:id="5009" w:author="Сарафанова (Чиркова) Наталия Сергеевна" w:date="2025-07-22T21:09:00Z"/>
              </w:rPr>
            </w:pPr>
            <w:ins w:id="5010" w:author="Сарафанова (Чиркова) Наталия Сергеевна" w:date="2025-07-22T21:09:00Z">
              <w:r w:rsidRPr="00A57119">
                <w:t>&lt;=2000</w:t>
              </w:r>
            </w:ins>
          </w:p>
        </w:tc>
        <w:tc>
          <w:tcPr>
            <w:tcW w:w="1777" w:type="pct"/>
          </w:tcPr>
          <w:p w14:paraId="4ECBA4BB" w14:textId="77777777" w:rsidR="002B2814" w:rsidRPr="00A57119" w:rsidRDefault="002B2814" w:rsidP="002B2814">
            <w:pPr>
              <w:pStyle w:val="GOSTTablenorm"/>
              <w:rPr>
                <w:ins w:id="5011" w:author="Сарафанова (Чиркова) Наталия Сергеевна" w:date="2025-07-22T21:09:00Z"/>
              </w:rPr>
            </w:pPr>
            <w:ins w:id="5012" w:author="Сарафанова (Чиркова) Наталия Сергеевна" w:date="2025-07-22T21:09:00Z">
              <w:r w:rsidRPr="00A57119">
                <w:t>Указывается основание для проведения операции (произвольный текст)</w:t>
              </w:r>
            </w:ins>
          </w:p>
        </w:tc>
      </w:tr>
      <w:tr w:rsidR="002B2814" w:rsidRPr="00A57119" w14:paraId="1DD878F2" w14:textId="77777777" w:rsidTr="002B2814">
        <w:trPr>
          <w:ins w:id="5013" w:author="Сарафанова (Чиркова) Наталия Сергеевна" w:date="2025-07-22T21:09:00Z"/>
        </w:trPr>
        <w:tc>
          <w:tcPr>
            <w:tcW w:w="1120" w:type="pct"/>
          </w:tcPr>
          <w:p w14:paraId="1D7C9470" w14:textId="77777777" w:rsidR="002B2814" w:rsidRPr="00A57119" w:rsidRDefault="002B2814" w:rsidP="002B2814">
            <w:pPr>
              <w:pStyle w:val="GOSTTablenorm"/>
              <w:rPr>
                <w:ins w:id="5014" w:author="Сарафанова (Чиркова) Наталия Сергеевна" w:date="2025-07-22T21:09:00Z"/>
              </w:rPr>
            </w:pPr>
            <w:ins w:id="5015" w:author="Сарафанова (Чиркова) Наталия Сергеевна" w:date="2025-07-22T21:09:00Z">
              <w:r w:rsidRPr="00A57119">
                <w:t>Сумма в валюте документа</w:t>
              </w:r>
            </w:ins>
          </w:p>
        </w:tc>
        <w:tc>
          <w:tcPr>
            <w:tcW w:w="795" w:type="pct"/>
          </w:tcPr>
          <w:p w14:paraId="4F5755BE" w14:textId="77777777" w:rsidR="002B2814" w:rsidRPr="00A57119" w:rsidRDefault="002B2814" w:rsidP="002B2814">
            <w:pPr>
              <w:pStyle w:val="GOSTTablenorm"/>
              <w:rPr>
                <w:ins w:id="5016" w:author="Сарафанова (Чиркова) Наталия Сергеевна" w:date="2025-07-22T21:09:00Z"/>
              </w:rPr>
            </w:pPr>
            <w:ins w:id="5017" w:author="Сарафанова (Чиркова) Наталия Сергеевна" w:date="2025-07-22T21:09:00Z">
              <w:r w:rsidRPr="00B97E8E">
                <w:rPr>
                  <w:b/>
                </w:rPr>
                <w:t>T0504833:</w:t>
              </w:r>
              <w:r w:rsidRPr="00A57119">
                <w:t>SUMM</w:t>
              </w:r>
            </w:ins>
          </w:p>
        </w:tc>
        <w:tc>
          <w:tcPr>
            <w:tcW w:w="560" w:type="pct"/>
          </w:tcPr>
          <w:p w14:paraId="648137AF" w14:textId="77777777" w:rsidR="002B2814" w:rsidRPr="00A57119" w:rsidRDefault="002B2814" w:rsidP="002B2814">
            <w:pPr>
              <w:pStyle w:val="GOSTTablenorm"/>
              <w:rPr>
                <w:ins w:id="5018" w:author="Сарафанова (Чиркова) Наталия Сергеевна" w:date="2025-07-22T21:09:00Z"/>
                <w:lang w:eastAsia="en-US"/>
              </w:rPr>
            </w:pPr>
            <w:ins w:id="5019" w:author="Сарафанова (Чиркова) Наталия Сергеевна" w:date="2025-07-22T21:09:00Z">
              <w:r w:rsidRPr="00A57119">
                <w:t>Сумма</w:t>
              </w:r>
            </w:ins>
          </w:p>
        </w:tc>
        <w:tc>
          <w:tcPr>
            <w:tcW w:w="374" w:type="pct"/>
          </w:tcPr>
          <w:p w14:paraId="4C42105C" w14:textId="77777777" w:rsidR="002B2814" w:rsidRPr="00A57119" w:rsidRDefault="002B2814" w:rsidP="002B2814">
            <w:pPr>
              <w:pStyle w:val="GOSTTablenorm"/>
              <w:rPr>
                <w:ins w:id="5020" w:author="Сарафанова (Чиркова) Наталия Сергеевна" w:date="2025-07-22T21:09:00Z"/>
              </w:rPr>
            </w:pPr>
            <w:ins w:id="5021" w:author="Сарафанова (Чиркова) Наталия Сергеевна" w:date="2025-07-22T21:09:00Z">
              <w:r w:rsidRPr="00A57119">
                <w:t>Да</w:t>
              </w:r>
            </w:ins>
          </w:p>
        </w:tc>
        <w:tc>
          <w:tcPr>
            <w:tcW w:w="374" w:type="pct"/>
          </w:tcPr>
          <w:p w14:paraId="1D7A86D2" w14:textId="77777777" w:rsidR="002B2814" w:rsidRPr="00A57119" w:rsidRDefault="002B2814" w:rsidP="002B2814">
            <w:pPr>
              <w:pStyle w:val="GOSTTablenorm"/>
              <w:rPr>
                <w:ins w:id="5022" w:author="Сарафанова (Чиркова) Наталия Сергеевна" w:date="2025-07-22T21:09:00Z"/>
              </w:rPr>
            </w:pPr>
          </w:p>
        </w:tc>
        <w:tc>
          <w:tcPr>
            <w:tcW w:w="1777" w:type="pct"/>
          </w:tcPr>
          <w:p w14:paraId="0092E143" w14:textId="77777777" w:rsidR="002B2814" w:rsidRPr="00A57119" w:rsidRDefault="002B2814" w:rsidP="002B2814">
            <w:pPr>
              <w:pStyle w:val="GOSTTablenorm"/>
              <w:rPr>
                <w:ins w:id="5023" w:author="Сарафанова (Чиркова) Наталия Сергеевна" w:date="2025-07-22T21:09:00Z"/>
              </w:rPr>
            </w:pPr>
            <w:ins w:id="5024" w:author="Сарафанова (Чиркова) Наталия Сергеевна" w:date="2025-07-22T21:09:00Z">
              <w:r w:rsidRPr="00A57119">
                <w:t xml:space="preserve">Сумма передается в единицах валюты, указанной в параметре TtlPrt_CdCrr, с </w:t>
              </w:r>
              <w:r>
                <w:t>точностью 2 знака после запятой</w:t>
              </w:r>
            </w:ins>
          </w:p>
        </w:tc>
      </w:tr>
      <w:tr w:rsidR="002B2814" w:rsidRPr="00A57119" w14:paraId="59BEC5AA" w14:textId="77777777" w:rsidTr="002B2814">
        <w:trPr>
          <w:ins w:id="5025" w:author="Сарафанова (Чиркова) Наталия Сергеевна" w:date="2025-07-22T21:09:00Z"/>
        </w:trPr>
        <w:tc>
          <w:tcPr>
            <w:tcW w:w="1120" w:type="pct"/>
          </w:tcPr>
          <w:p w14:paraId="14A498D6" w14:textId="77777777" w:rsidR="002B2814" w:rsidRPr="00A57119" w:rsidRDefault="002B2814" w:rsidP="002B2814">
            <w:pPr>
              <w:pStyle w:val="GOSTTablenorm"/>
              <w:rPr>
                <w:ins w:id="5026" w:author="Сарафанова (Чиркова) Наталия Сергеевна" w:date="2025-07-22T21:09:00Z"/>
              </w:rPr>
            </w:pPr>
            <w:ins w:id="5027" w:author="Сарафанова (Чиркова) Наталия Сергеевна" w:date="2025-07-22T21:09:00Z">
              <w:r w:rsidRPr="00A57119">
                <w:t>Учетная сумма</w:t>
              </w:r>
            </w:ins>
          </w:p>
        </w:tc>
        <w:tc>
          <w:tcPr>
            <w:tcW w:w="795" w:type="pct"/>
          </w:tcPr>
          <w:p w14:paraId="0987FC36" w14:textId="77777777" w:rsidR="002B2814" w:rsidRPr="00A57119" w:rsidRDefault="002B2814" w:rsidP="002B2814">
            <w:pPr>
              <w:pStyle w:val="GOSTTablenorm"/>
              <w:rPr>
                <w:ins w:id="5028" w:author="Сарафанова (Чиркова) Наталия Сергеевна" w:date="2025-07-22T21:09:00Z"/>
              </w:rPr>
            </w:pPr>
            <w:ins w:id="5029" w:author="Сарафанова (Чиркова) Наталия Сергеевна" w:date="2025-07-22T21:09:00Z">
              <w:r w:rsidRPr="00B97E8E">
                <w:rPr>
                  <w:b/>
                </w:rPr>
                <w:t>T0504833:</w:t>
              </w:r>
              <w:r w:rsidRPr="00A57119">
                <w:t>RgSUMM</w:t>
              </w:r>
            </w:ins>
          </w:p>
        </w:tc>
        <w:tc>
          <w:tcPr>
            <w:tcW w:w="560" w:type="pct"/>
          </w:tcPr>
          <w:p w14:paraId="40E350C3" w14:textId="77777777" w:rsidR="002B2814" w:rsidRPr="00A57119" w:rsidRDefault="002B2814" w:rsidP="002B2814">
            <w:pPr>
              <w:pStyle w:val="GOSTTablenorm"/>
              <w:rPr>
                <w:ins w:id="5030" w:author="Сарафанова (Чиркова) Наталия Сергеевна" w:date="2025-07-22T21:09:00Z"/>
                <w:lang w:eastAsia="en-US"/>
              </w:rPr>
            </w:pPr>
            <w:ins w:id="5031" w:author="Сарафанова (Чиркова) Наталия Сергеевна" w:date="2025-07-22T21:09:00Z">
              <w:r w:rsidRPr="00A57119">
                <w:t>Сумма</w:t>
              </w:r>
            </w:ins>
          </w:p>
        </w:tc>
        <w:tc>
          <w:tcPr>
            <w:tcW w:w="374" w:type="pct"/>
          </w:tcPr>
          <w:p w14:paraId="6B9E2051" w14:textId="77777777" w:rsidR="002B2814" w:rsidRPr="00A57119" w:rsidRDefault="002B2814" w:rsidP="002B2814">
            <w:pPr>
              <w:pStyle w:val="GOSTTablenorm"/>
              <w:rPr>
                <w:ins w:id="5032" w:author="Сарафанова (Чиркова) Наталия Сергеевна" w:date="2025-07-22T21:09:00Z"/>
              </w:rPr>
            </w:pPr>
            <w:ins w:id="5033" w:author="Сарафанова (Чиркова) Наталия Сергеевна" w:date="2025-07-22T21:09:00Z">
              <w:r w:rsidRPr="00A57119">
                <w:t>Да</w:t>
              </w:r>
            </w:ins>
          </w:p>
        </w:tc>
        <w:tc>
          <w:tcPr>
            <w:tcW w:w="374" w:type="pct"/>
          </w:tcPr>
          <w:p w14:paraId="2C4AB2EC" w14:textId="77777777" w:rsidR="002B2814" w:rsidRPr="00A57119" w:rsidRDefault="002B2814" w:rsidP="002B2814">
            <w:pPr>
              <w:pStyle w:val="GOSTTablenorm"/>
              <w:rPr>
                <w:ins w:id="5034" w:author="Сарафанова (Чиркова) Наталия Сергеевна" w:date="2025-07-22T21:09:00Z"/>
              </w:rPr>
            </w:pPr>
          </w:p>
        </w:tc>
        <w:tc>
          <w:tcPr>
            <w:tcW w:w="1777" w:type="pct"/>
          </w:tcPr>
          <w:p w14:paraId="48BEC600" w14:textId="77777777" w:rsidR="002B2814" w:rsidRPr="00A57119" w:rsidRDefault="002B2814" w:rsidP="002B2814">
            <w:pPr>
              <w:pStyle w:val="GOSTTablenorm"/>
              <w:rPr>
                <w:ins w:id="5035" w:author="Сарафанова (Чиркова) Наталия Сергеевна" w:date="2025-07-22T21:09:00Z"/>
              </w:rPr>
            </w:pPr>
            <w:ins w:id="5036" w:author="Сарафанова (Чиркова) Наталия Сергеевна" w:date="2025-07-22T21:09:00Z">
              <w:r w:rsidRPr="00A57119">
                <w:t>Сумма передается в единицах валюты учета (в рублях) с точностью 2 знака после запято</w:t>
              </w:r>
              <w:r>
                <w:t>й</w:t>
              </w:r>
            </w:ins>
          </w:p>
        </w:tc>
      </w:tr>
      <w:tr w:rsidR="002B2814" w:rsidRPr="00A57119" w14:paraId="734D6437" w14:textId="77777777" w:rsidTr="002B2814">
        <w:trPr>
          <w:ins w:id="5037" w:author="Сарафанова (Чиркова) Наталия Сергеевна" w:date="2025-07-22T21:09:00Z"/>
        </w:trPr>
        <w:tc>
          <w:tcPr>
            <w:tcW w:w="1120" w:type="pct"/>
          </w:tcPr>
          <w:p w14:paraId="06B1F888" w14:textId="77777777" w:rsidR="002B2814" w:rsidRPr="00A57119" w:rsidRDefault="002B2814" w:rsidP="002B2814">
            <w:pPr>
              <w:pStyle w:val="GOSTTablenorm"/>
              <w:rPr>
                <w:ins w:id="5038" w:author="Сарафанова (Чиркова) Наталия Сергеевна" w:date="2025-07-22T21:09:00Z"/>
              </w:rPr>
            </w:pPr>
            <w:ins w:id="5039" w:author="Сарафанова (Чиркова) Наталия Сергеевна" w:date="2025-07-22T21:09:00Z">
              <w:r w:rsidRPr="00A57119">
                <w:t>Счет Дт</w:t>
              </w:r>
            </w:ins>
          </w:p>
        </w:tc>
        <w:tc>
          <w:tcPr>
            <w:tcW w:w="795" w:type="pct"/>
          </w:tcPr>
          <w:p w14:paraId="749830DA" w14:textId="77777777" w:rsidR="002B2814" w:rsidRPr="00A57119" w:rsidRDefault="002B2814" w:rsidP="002B2814">
            <w:pPr>
              <w:pStyle w:val="GOSTTablenorm"/>
              <w:rPr>
                <w:ins w:id="5040" w:author="Сарафанова (Чиркова) Наталия Сергеевна" w:date="2025-07-22T21:09:00Z"/>
              </w:rPr>
            </w:pPr>
            <w:ins w:id="5041" w:author="Сарафанова (Чиркова) Наталия Сергеевна" w:date="2025-07-22T21:09:00Z">
              <w:r w:rsidRPr="00B97E8E">
                <w:rPr>
                  <w:b/>
                </w:rPr>
                <w:t>T0504833:</w:t>
              </w:r>
              <w:r w:rsidRPr="00A57119">
                <w:t>DT_ACCOUNT</w:t>
              </w:r>
            </w:ins>
          </w:p>
        </w:tc>
        <w:tc>
          <w:tcPr>
            <w:tcW w:w="560" w:type="pct"/>
          </w:tcPr>
          <w:p w14:paraId="0D9704EC" w14:textId="77777777" w:rsidR="002B2814" w:rsidRPr="00A57119" w:rsidRDefault="002B2814" w:rsidP="002B2814">
            <w:pPr>
              <w:pStyle w:val="GOSTTablenorm"/>
              <w:rPr>
                <w:ins w:id="5042" w:author="Сарафанова (Чиркова) Наталия Сергеевна" w:date="2025-07-22T21:09:00Z"/>
                <w:lang w:eastAsia="en-US"/>
              </w:rPr>
            </w:pPr>
            <w:ins w:id="5043" w:author="Сарафанова (Чиркова) Наталия Сергеевна" w:date="2025-07-22T21:09:00Z">
              <w:r w:rsidRPr="00A57119">
                <w:t>Строка</w:t>
              </w:r>
            </w:ins>
          </w:p>
        </w:tc>
        <w:tc>
          <w:tcPr>
            <w:tcW w:w="374" w:type="pct"/>
          </w:tcPr>
          <w:p w14:paraId="75A49099" w14:textId="77777777" w:rsidR="002B2814" w:rsidRPr="00A57119" w:rsidRDefault="002B2814" w:rsidP="002B2814">
            <w:pPr>
              <w:pStyle w:val="GOSTTablenorm"/>
              <w:rPr>
                <w:ins w:id="5044" w:author="Сарафанова (Чиркова) Наталия Сергеевна" w:date="2025-07-22T21:09:00Z"/>
              </w:rPr>
            </w:pPr>
            <w:ins w:id="5045" w:author="Сарафанова (Чиркова) Наталия Сергеевна" w:date="2025-07-22T21:09:00Z">
              <w:r w:rsidRPr="00A57119">
                <w:t>Да</w:t>
              </w:r>
            </w:ins>
          </w:p>
        </w:tc>
        <w:tc>
          <w:tcPr>
            <w:tcW w:w="374" w:type="pct"/>
          </w:tcPr>
          <w:p w14:paraId="454C26A2" w14:textId="77777777" w:rsidR="002B2814" w:rsidRPr="00A57119" w:rsidRDefault="002B2814" w:rsidP="002B2814">
            <w:pPr>
              <w:pStyle w:val="GOSTTablenorm"/>
              <w:rPr>
                <w:ins w:id="5046" w:author="Сарафанова (Чиркова) Наталия Сергеевна" w:date="2025-07-22T21:09:00Z"/>
              </w:rPr>
            </w:pPr>
            <w:ins w:id="5047" w:author="Сарафанова (Чиркова) Наталия Сергеевна" w:date="2025-07-22T21:09:00Z">
              <w:r w:rsidRPr="00A57119">
                <w:rPr>
                  <w:lang w:val="en-US"/>
                </w:rPr>
                <w:t>&lt;</w:t>
              </w:r>
              <w:r w:rsidRPr="00A57119">
                <w:t>=5</w:t>
              </w:r>
            </w:ins>
          </w:p>
        </w:tc>
        <w:tc>
          <w:tcPr>
            <w:tcW w:w="1777" w:type="pct"/>
          </w:tcPr>
          <w:p w14:paraId="1572E1CE" w14:textId="77777777" w:rsidR="002B2814" w:rsidRPr="00A57119" w:rsidRDefault="002B2814" w:rsidP="002B2814">
            <w:pPr>
              <w:pStyle w:val="GOSTTablenorm"/>
              <w:rPr>
                <w:ins w:id="5048" w:author="Сарафанова (Чиркова) Наталия Сергеевна" w:date="2025-07-22T21:09:00Z"/>
              </w:rPr>
            </w:pPr>
            <w:ins w:id="5049" w:author="Сарафанова (Чиркова) Наталия Сергеевна" w:date="2025-07-22T21:09:00Z">
              <w:r w:rsidRPr="00A57119">
                <w:t xml:space="preserve">Указывается код счета казначейского учета (номер забалансового счета) в соответствии со справочником «План счетов» в </w:t>
              </w:r>
              <w:r w:rsidRPr="00A57119">
                <w:rPr>
                  <w:lang w:val="en-US"/>
                </w:rPr>
                <w:t>SVAP</w:t>
              </w:r>
              <w:r w:rsidRPr="00A57119">
                <w:t xml:space="preserve"> для о</w:t>
              </w:r>
              <w:r>
                <w:t>тражения по дебету записи учета</w:t>
              </w:r>
            </w:ins>
          </w:p>
        </w:tc>
      </w:tr>
      <w:tr w:rsidR="002B2814" w:rsidRPr="00A57119" w14:paraId="40245A22" w14:textId="77777777" w:rsidTr="002B2814">
        <w:trPr>
          <w:ins w:id="5050" w:author="Сарафанова (Чиркова) Наталия Сергеевна" w:date="2025-07-22T21:09:00Z"/>
        </w:trPr>
        <w:tc>
          <w:tcPr>
            <w:tcW w:w="1120" w:type="pct"/>
          </w:tcPr>
          <w:p w14:paraId="7B0A7DA6" w14:textId="77777777" w:rsidR="002B2814" w:rsidRPr="00A57119" w:rsidRDefault="002B2814" w:rsidP="002B2814">
            <w:pPr>
              <w:pStyle w:val="GOSTTablenorm"/>
              <w:rPr>
                <w:ins w:id="5051" w:author="Сарафанова (Чиркова) Наталия Сергеевна" w:date="2025-07-22T21:09:00Z"/>
              </w:rPr>
            </w:pPr>
            <w:ins w:id="5052" w:author="Сарафанова (Чиркова) Наталия Сергеевна" w:date="2025-07-22T21:09:00Z">
              <w:r w:rsidRPr="00A57119">
                <w:t>ОКТМО КС Дт</w:t>
              </w:r>
            </w:ins>
          </w:p>
        </w:tc>
        <w:tc>
          <w:tcPr>
            <w:tcW w:w="795" w:type="pct"/>
          </w:tcPr>
          <w:p w14:paraId="5C834A41" w14:textId="77777777" w:rsidR="002B2814" w:rsidRPr="00A57119" w:rsidRDefault="002B2814" w:rsidP="002B2814">
            <w:pPr>
              <w:pStyle w:val="GOSTTablenorm"/>
              <w:rPr>
                <w:ins w:id="5053" w:author="Сарафанова (Чиркова) Наталия Сергеевна" w:date="2025-07-22T21:09:00Z"/>
              </w:rPr>
            </w:pPr>
            <w:ins w:id="5054" w:author="Сарафанова (Чиркова) Наталия Сергеевна" w:date="2025-07-22T21:09:00Z">
              <w:r w:rsidRPr="00B97E8E">
                <w:rPr>
                  <w:b/>
                </w:rPr>
                <w:t>T0504833:</w:t>
              </w:r>
              <w:r w:rsidRPr="00A57119">
                <w:t>DT_OKTMOKS</w:t>
              </w:r>
            </w:ins>
          </w:p>
        </w:tc>
        <w:tc>
          <w:tcPr>
            <w:tcW w:w="560" w:type="pct"/>
          </w:tcPr>
          <w:p w14:paraId="33C490AE" w14:textId="77777777" w:rsidR="002B2814" w:rsidRPr="00A57119" w:rsidRDefault="002B2814" w:rsidP="002B2814">
            <w:pPr>
              <w:pStyle w:val="GOSTTablenorm"/>
              <w:rPr>
                <w:ins w:id="5055" w:author="Сарафанова (Чиркова) Наталия Сергеевна" w:date="2025-07-22T21:09:00Z"/>
                <w:lang w:eastAsia="en-US"/>
              </w:rPr>
            </w:pPr>
            <w:ins w:id="5056" w:author="Сарафанова (Чиркова) Наталия Сергеевна" w:date="2025-07-22T21:09:00Z">
              <w:r w:rsidRPr="00A57119">
                <w:t>Строка</w:t>
              </w:r>
            </w:ins>
          </w:p>
        </w:tc>
        <w:tc>
          <w:tcPr>
            <w:tcW w:w="374" w:type="pct"/>
          </w:tcPr>
          <w:p w14:paraId="16EF40B9" w14:textId="77777777" w:rsidR="002B2814" w:rsidRPr="00A57119" w:rsidRDefault="002B2814" w:rsidP="002B2814">
            <w:pPr>
              <w:pStyle w:val="GOSTTablenorm"/>
              <w:rPr>
                <w:ins w:id="5057" w:author="Сарафанова (Чиркова) Наталия Сергеевна" w:date="2025-07-22T21:09:00Z"/>
              </w:rPr>
            </w:pPr>
            <w:ins w:id="5058" w:author="Сарафанова (Чиркова) Наталия Сергеевна" w:date="2025-07-22T21:09:00Z">
              <w:r w:rsidRPr="00A57119">
                <w:t>Да</w:t>
              </w:r>
            </w:ins>
          </w:p>
        </w:tc>
        <w:tc>
          <w:tcPr>
            <w:tcW w:w="374" w:type="pct"/>
          </w:tcPr>
          <w:p w14:paraId="7392C70E" w14:textId="77777777" w:rsidR="002B2814" w:rsidRPr="00A57119" w:rsidRDefault="002B2814" w:rsidP="002B2814">
            <w:pPr>
              <w:pStyle w:val="GOSTTablenorm"/>
              <w:rPr>
                <w:ins w:id="5059" w:author="Сарафанова (Чиркова) Наталия Сергеевна" w:date="2025-07-22T21:09:00Z"/>
              </w:rPr>
            </w:pPr>
            <w:ins w:id="5060" w:author="Сарафанова (Чиркова) Наталия Сергеевна" w:date="2025-07-22T21:09:00Z">
              <w:r w:rsidRPr="00A57119">
                <w:t>&lt;=8</w:t>
              </w:r>
            </w:ins>
          </w:p>
        </w:tc>
        <w:tc>
          <w:tcPr>
            <w:tcW w:w="1777" w:type="pct"/>
          </w:tcPr>
          <w:p w14:paraId="60EB59B9" w14:textId="77777777" w:rsidR="002B2814" w:rsidRPr="00A57119" w:rsidRDefault="002B2814" w:rsidP="002B2814">
            <w:pPr>
              <w:pStyle w:val="GOSTTablenorm"/>
              <w:rPr>
                <w:ins w:id="5061" w:author="Сарафанова (Чиркова) Наталия Сергеевна" w:date="2025-07-22T21:09:00Z"/>
              </w:rPr>
            </w:pPr>
            <w:ins w:id="5062" w:author="Сарафанова (Чиркова) Наталия Сергеевна" w:date="2025-07-22T21:09:00Z">
              <w:r w:rsidRPr="00A57119">
                <w:t>Указывается значение аналитического признака «ОКТМО КС» (код по ОКТМО казначейского счета) для отражения по дебету записи аналитического учета.</w:t>
              </w:r>
            </w:ins>
          </w:p>
          <w:p w14:paraId="3FDDEEF1" w14:textId="77777777" w:rsidR="002B2814" w:rsidRPr="00A57119" w:rsidRDefault="002B2814" w:rsidP="002B2814">
            <w:pPr>
              <w:pStyle w:val="GOSTTablenorm"/>
              <w:rPr>
                <w:ins w:id="5063" w:author="Сарафанова (Чиркова) Наталия Сергеевна" w:date="2025-07-22T21:09:00Z"/>
              </w:rPr>
            </w:pPr>
            <w:ins w:id="5064" w:author="Сарафанова (Чиркова) Наталия Сергеевна" w:date="2025-07-22T21:09:00Z">
              <w:r w:rsidRPr="00A57119">
                <w:t>Допускается заполнение прочерком</w:t>
              </w:r>
            </w:ins>
          </w:p>
        </w:tc>
      </w:tr>
      <w:tr w:rsidR="002B2814" w:rsidRPr="00A57119" w14:paraId="366215A5" w14:textId="77777777" w:rsidTr="002B2814">
        <w:trPr>
          <w:ins w:id="5065" w:author="Сарафанова (Чиркова) Наталия Сергеевна" w:date="2025-07-22T21:09:00Z"/>
        </w:trPr>
        <w:tc>
          <w:tcPr>
            <w:tcW w:w="1120" w:type="pct"/>
          </w:tcPr>
          <w:p w14:paraId="4DA2A83C" w14:textId="77777777" w:rsidR="002B2814" w:rsidRPr="00A57119" w:rsidRDefault="002B2814" w:rsidP="002B2814">
            <w:pPr>
              <w:pStyle w:val="GOSTTablenorm"/>
              <w:rPr>
                <w:ins w:id="5066" w:author="Сарафанова (Чиркова) Наталия Сергеевна" w:date="2025-07-22T21:09:00Z"/>
              </w:rPr>
            </w:pPr>
            <w:ins w:id="5067" w:author="Сарафанова (Чиркова) Наталия Сергеевна" w:date="2025-07-22T21:09:00Z">
              <w:r w:rsidRPr="00A57119">
                <w:t>ЛС Дт</w:t>
              </w:r>
            </w:ins>
          </w:p>
        </w:tc>
        <w:tc>
          <w:tcPr>
            <w:tcW w:w="795" w:type="pct"/>
          </w:tcPr>
          <w:p w14:paraId="741CF67C" w14:textId="77777777" w:rsidR="002B2814" w:rsidRPr="00A57119" w:rsidRDefault="002B2814" w:rsidP="002B2814">
            <w:pPr>
              <w:pStyle w:val="GOSTTablenorm"/>
              <w:rPr>
                <w:ins w:id="5068" w:author="Сарафанова (Чиркова) Наталия Сергеевна" w:date="2025-07-22T21:09:00Z"/>
              </w:rPr>
            </w:pPr>
            <w:ins w:id="5069" w:author="Сарафанова (Чиркова) Наталия Сергеевна" w:date="2025-07-22T21:09:00Z">
              <w:r w:rsidRPr="00B97E8E">
                <w:rPr>
                  <w:b/>
                </w:rPr>
                <w:t>T0504833:</w:t>
              </w:r>
              <w:r w:rsidRPr="00A57119">
                <w:rPr>
                  <w:lang w:val="en-US"/>
                </w:rPr>
                <w:t>D</w:t>
              </w:r>
              <w:r w:rsidRPr="00A57119">
                <w:t>T_LS</w:t>
              </w:r>
            </w:ins>
          </w:p>
        </w:tc>
        <w:tc>
          <w:tcPr>
            <w:tcW w:w="560" w:type="pct"/>
          </w:tcPr>
          <w:p w14:paraId="1628FA72" w14:textId="77777777" w:rsidR="002B2814" w:rsidRPr="00A57119" w:rsidRDefault="002B2814" w:rsidP="002B2814">
            <w:pPr>
              <w:pStyle w:val="GOSTTablenorm"/>
              <w:rPr>
                <w:ins w:id="5070" w:author="Сарафанова (Чиркова) Наталия Сергеевна" w:date="2025-07-22T21:09:00Z"/>
                <w:lang w:eastAsia="en-US"/>
              </w:rPr>
            </w:pPr>
            <w:ins w:id="5071" w:author="Сарафанова (Чиркова) Наталия Сергеевна" w:date="2025-07-22T21:09:00Z">
              <w:r w:rsidRPr="00A57119">
                <w:t>Строка</w:t>
              </w:r>
            </w:ins>
          </w:p>
        </w:tc>
        <w:tc>
          <w:tcPr>
            <w:tcW w:w="374" w:type="pct"/>
          </w:tcPr>
          <w:p w14:paraId="3D1CA395" w14:textId="77777777" w:rsidR="002B2814" w:rsidRPr="00A57119" w:rsidRDefault="002B2814" w:rsidP="002B2814">
            <w:pPr>
              <w:pStyle w:val="GOSTTablenorm"/>
              <w:rPr>
                <w:ins w:id="5072" w:author="Сарафанова (Чиркова) Наталия Сергеевна" w:date="2025-07-22T21:09:00Z"/>
              </w:rPr>
            </w:pPr>
            <w:ins w:id="5073" w:author="Сарафанова (Чиркова) Наталия Сергеевна" w:date="2025-07-22T21:09:00Z">
              <w:r w:rsidRPr="00A57119">
                <w:t>Да</w:t>
              </w:r>
            </w:ins>
          </w:p>
        </w:tc>
        <w:tc>
          <w:tcPr>
            <w:tcW w:w="374" w:type="pct"/>
          </w:tcPr>
          <w:p w14:paraId="0EBC5F80" w14:textId="77777777" w:rsidR="002B2814" w:rsidRPr="00A57119" w:rsidRDefault="002B2814" w:rsidP="002B2814">
            <w:pPr>
              <w:pStyle w:val="GOSTTablenorm"/>
              <w:rPr>
                <w:ins w:id="5074" w:author="Сарафанова (Чиркова) Наталия Сергеевна" w:date="2025-07-22T21:09:00Z"/>
              </w:rPr>
            </w:pPr>
            <w:ins w:id="5075" w:author="Сарафанова (Чиркова) Наталия Сергеевна" w:date="2025-07-22T21:09:00Z">
              <w:r w:rsidRPr="00A57119">
                <w:t>&lt;=11</w:t>
              </w:r>
            </w:ins>
          </w:p>
        </w:tc>
        <w:tc>
          <w:tcPr>
            <w:tcW w:w="1777" w:type="pct"/>
          </w:tcPr>
          <w:p w14:paraId="6BA87934" w14:textId="77777777" w:rsidR="002B2814" w:rsidRPr="00A57119" w:rsidRDefault="002B2814" w:rsidP="002B2814">
            <w:pPr>
              <w:pStyle w:val="GOSTTablenorm"/>
              <w:rPr>
                <w:ins w:id="5076" w:author="Сарафанова (Чиркова) Наталия Сергеевна" w:date="2025-07-22T21:09:00Z"/>
              </w:rPr>
            </w:pPr>
            <w:ins w:id="5077" w:author="Сарафанова (Чиркова) Наталия Сергеевна" w:date="2025-07-22T21:09:00Z">
              <w:r w:rsidRPr="00A57119">
                <w:t>Указывается значение аналитического признака «ЛС» для отражения по дебету записи аналитического учета.</w:t>
              </w:r>
            </w:ins>
          </w:p>
          <w:p w14:paraId="393EB993" w14:textId="77777777" w:rsidR="002B2814" w:rsidRPr="00A57119" w:rsidRDefault="002B2814" w:rsidP="002B2814">
            <w:pPr>
              <w:pStyle w:val="GOSTTablenorm"/>
              <w:rPr>
                <w:ins w:id="5078" w:author="Сарафанова (Чиркова) Наталия Сергеевна" w:date="2025-07-22T21:09:00Z"/>
              </w:rPr>
            </w:pPr>
            <w:ins w:id="5079" w:author="Сарафанова (Чиркова) Наталия Сергеевна" w:date="2025-07-22T21:09:00Z">
              <w:r w:rsidRPr="00A57119">
                <w:t>Допускается заполнение прочерком</w:t>
              </w:r>
            </w:ins>
          </w:p>
        </w:tc>
      </w:tr>
      <w:tr w:rsidR="002B2814" w:rsidRPr="00A57119" w14:paraId="15D28FD5" w14:textId="77777777" w:rsidTr="002B2814">
        <w:trPr>
          <w:ins w:id="5080" w:author="Сарафанова (Чиркова) Наталия Сергеевна" w:date="2025-07-22T21:09:00Z"/>
        </w:trPr>
        <w:tc>
          <w:tcPr>
            <w:tcW w:w="1120" w:type="pct"/>
          </w:tcPr>
          <w:p w14:paraId="6BE51B3A" w14:textId="77777777" w:rsidR="002B2814" w:rsidRPr="00A57119" w:rsidRDefault="002B2814" w:rsidP="002B2814">
            <w:pPr>
              <w:pStyle w:val="GOSTTablenorm"/>
              <w:rPr>
                <w:ins w:id="5081" w:author="Сарафанова (Чиркова) Наталия Сергеевна" w:date="2025-07-22T21:09:00Z"/>
              </w:rPr>
            </w:pPr>
            <w:ins w:id="5082" w:author="Сарафанова (Чиркова) Наталия Сергеевна" w:date="2025-07-22T21:09:00Z">
              <w:r w:rsidRPr="00A57119">
                <w:t>Аналитический код СКУ Дт</w:t>
              </w:r>
            </w:ins>
          </w:p>
        </w:tc>
        <w:tc>
          <w:tcPr>
            <w:tcW w:w="795" w:type="pct"/>
          </w:tcPr>
          <w:p w14:paraId="4F527A6D" w14:textId="77777777" w:rsidR="002B2814" w:rsidRPr="00A57119" w:rsidRDefault="002B2814" w:rsidP="002B2814">
            <w:pPr>
              <w:pStyle w:val="GOSTTablenorm"/>
              <w:rPr>
                <w:ins w:id="5083" w:author="Сарафанова (Чиркова) Наталия Сергеевна" w:date="2025-07-22T21:09:00Z"/>
              </w:rPr>
            </w:pPr>
            <w:ins w:id="5084" w:author="Сарафанова (Чиркова) Наталия Сергеевна" w:date="2025-07-22T21:09:00Z">
              <w:r w:rsidRPr="00B97E8E">
                <w:rPr>
                  <w:b/>
                </w:rPr>
                <w:t>T0504833:</w:t>
              </w:r>
              <w:r w:rsidRPr="00A57119">
                <w:t>DT_ANALITCODESKU</w:t>
              </w:r>
            </w:ins>
          </w:p>
        </w:tc>
        <w:tc>
          <w:tcPr>
            <w:tcW w:w="560" w:type="pct"/>
          </w:tcPr>
          <w:p w14:paraId="2A2F9944" w14:textId="77777777" w:rsidR="002B2814" w:rsidRPr="00A57119" w:rsidRDefault="002B2814" w:rsidP="002B2814">
            <w:pPr>
              <w:pStyle w:val="GOSTTablenorm"/>
              <w:rPr>
                <w:ins w:id="5085" w:author="Сарафанова (Чиркова) Наталия Сергеевна" w:date="2025-07-22T21:09:00Z"/>
                <w:lang w:eastAsia="en-US"/>
              </w:rPr>
            </w:pPr>
            <w:ins w:id="5086" w:author="Сарафанова (Чиркова) Наталия Сергеевна" w:date="2025-07-22T21:09:00Z">
              <w:r w:rsidRPr="00A57119">
                <w:t>Строка</w:t>
              </w:r>
            </w:ins>
          </w:p>
        </w:tc>
        <w:tc>
          <w:tcPr>
            <w:tcW w:w="374" w:type="pct"/>
          </w:tcPr>
          <w:p w14:paraId="7F178E3B" w14:textId="77777777" w:rsidR="002B2814" w:rsidRPr="00A57119" w:rsidRDefault="002B2814" w:rsidP="002B2814">
            <w:pPr>
              <w:pStyle w:val="GOSTTablenorm"/>
              <w:rPr>
                <w:ins w:id="5087" w:author="Сарафанова (Чиркова) Наталия Сергеевна" w:date="2025-07-22T21:09:00Z"/>
              </w:rPr>
            </w:pPr>
            <w:ins w:id="5088" w:author="Сарафанова (Чиркова) Наталия Сергеевна" w:date="2025-07-22T21:09:00Z">
              <w:r w:rsidRPr="00A57119">
                <w:t>Да</w:t>
              </w:r>
            </w:ins>
          </w:p>
        </w:tc>
        <w:tc>
          <w:tcPr>
            <w:tcW w:w="374" w:type="pct"/>
          </w:tcPr>
          <w:p w14:paraId="45B8670B" w14:textId="77777777" w:rsidR="002B2814" w:rsidRPr="00A57119" w:rsidRDefault="002B2814" w:rsidP="002B2814">
            <w:pPr>
              <w:pStyle w:val="GOSTTablenorm"/>
              <w:rPr>
                <w:ins w:id="5089" w:author="Сарафанова (Чиркова) Наталия Сергеевна" w:date="2025-07-22T21:09:00Z"/>
              </w:rPr>
            </w:pPr>
            <w:ins w:id="5090" w:author="Сарафанова (Чиркова) Наталия Сергеевна" w:date="2025-07-22T21:09:00Z">
              <w:r w:rsidRPr="00A57119">
                <w:t>&lt;=</w:t>
              </w:r>
              <w:r w:rsidRPr="00A57119">
                <w:rPr>
                  <w:lang w:val="en-US"/>
                </w:rPr>
                <w:t>2</w:t>
              </w:r>
            </w:ins>
          </w:p>
        </w:tc>
        <w:tc>
          <w:tcPr>
            <w:tcW w:w="1777" w:type="pct"/>
          </w:tcPr>
          <w:p w14:paraId="4E55E357" w14:textId="77777777" w:rsidR="002B2814" w:rsidRPr="00A57119" w:rsidRDefault="002B2814" w:rsidP="002B2814">
            <w:pPr>
              <w:pStyle w:val="GOSTTablenorm"/>
              <w:rPr>
                <w:ins w:id="5091" w:author="Сарафанова (Чиркова) Наталия Сергеевна" w:date="2025-07-22T21:09:00Z"/>
              </w:rPr>
            </w:pPr>
            <w:ins w:id="5092" w:author="Сарафанова (Чиркова) Наталия Сергеевна" w:date="2025-07-22T21:09:00Z">
              <w:r w:rsidRPr="00A57119">
                <w:t>Указывается значение аналитического признака «Аналитический код СКУ» для отражения по дебету записи учета.</w:t>
              </w:r>
            </w:ins>
          </w:p>
          <w:p w14:paraId="4FFF7259" w14:textId="77777777" w:rsidR="002B2814" w:rsidRPr="00A57119" w:rsidRDefault="002B2814" w:rsidP="002B2814">
            <w:pPr>
              <w:pStyle w:val="GOSTTablenorm"/>
              <w:rPr>
                <w:ins w:id="5093" w:author="Сарафанова (Чиркова) Наталия Сергеевна" w:date="2025-07-22T21:09:00Z"/>
              </w:rPr>
            </w:pPr>
            <w:ins w:id="5094" w:author="Сарафанова (Чиркова) Наталия Сергеевна" w:date="2025-07-22T21:09:00Z">
              <w:r w:rsidRPr="00A57119">
                <w:t>Д</w:t>
              </w:r>
              <w:r>
                <w:t>опускается заполнение прочерком</w:t>
              </w:r>
            </w:ins>
          </w:p>
        </w:tc>
      </w:tr>
      <w:tr w:rsidR="002B2814" w:rsidRPr="00A57119" w14:paraId="24CAF9FF" w14:textId="77777777" w:rsidTr="002B2814">
        <w:trPr>
          <w:ins w:id="5095" w:author="Сарафанова (Чиркова) Наталия Сергеевна" w:date="2025-07-22T21:09:00Z"/>
        </w:trPr>
        <w:tc>
          <w:tcPr>
            <w:tcW w:w="1120" w:type="pct"/>
          </w:tcPr>
          <w:p w14:paraId="49E4AD81" w14:textId="77777777" w:rsidR="002B2814" w:rsidRPr="00A57119" w:rsidRDefault="002B2814" w:rsidP="002B2814">
            <w:pPr>
              <w:pStyle w:val="GOSTTablenorm"/>
              <w:rPr>
                <w:ins w:id="5096" w:author="Сарафанова (Чиркова) Наталия Сергеевна" w:date="2025-07-22T21:09:00Z"/>
              </w:rPr>
            </w:pPr>
            <w:ins w:id="5097" w:author="Сарафанова (Чиркова) Наталия Сергеевна" w:date="2025-07-22T21:09:00Z">
              <w:r w:rsidRPr="00A57119">
                <w:t>КБК Дт</w:t>
              </w:r>
            </w:ins>
          </w:p>
        </w:tc>
        <w:tc>
          <w:tcPr>
            <w:tcW w:w="795" w:type="pct"/>
          </w:tcPr>
          <w:p w14:paraId="64E10082" w14:textId="77777777" w:rsidR="002B2814" w:rsidRPr="00A57119" w:rsidRDefault="002B2814" w:rsidP="002B2814">
            <w:pPr>
              <w:pStyle w:val="GOSTTablenorm"/>
              <w:rPr>
                <w:ins w:id="5098" w:author="Сарафанова (Чиркова) Наталия Сергеевна" w:date="2025-07-22T21:09:00Z"/>
              </w:rPr>
            </w:pPr>
            <w:ins w:id="5099" w:author="Сарафанова (Чиркова) Наталия Сергеевна" w:date="2025-07-22T21:09:00Z">
              <w:r w:rsidRPr="00B97E8E">
                <w:rPr>
                  <w:b/>
                </w:rPr>
                <w:t>T0504833:</w:t>
              </w:r>
              <w:r w:rsidRPr="00A57119">
                <w:t>DT_KBK</w:t>
              </w:r>
            </w:ins>
          </w:p>
        </w:tc>
        <w:tc>
          <w:tcPr>
            <w:tcW w:w="560" w:type="pct"/>
          </w:tcPr>
          <w:p w14:paraId="26DD627B" w14:textId="77777777" w:rsidR="002B2814" w:rsidRPr="00A57119" w:rsidRDefault="002B2814" w:rsidP="002B2814">
            <w:pPr>
              <w:pStyle w:val="GOSTTablenorm"/>
              <w:rPr>
                <w:ins w:id="5100" w:author="Сарафанова (Чиркова) Наталия Сергеевна" w:date="2025-07-22T21:09:00Z"/>
                <w:lang w:eastAsia="en-US"/>
              </w:rPr>
            </w:pPr>
            <w:ins w:id="5101" w:author="Сарафанова (Чиркова) Наталия Сергеевна" w:date="2025-07-22T21:09:00Z">
              <w:r w:rsidRPr="00A57119">
                <w:t>Строка</w:t>
              </w:r>
            </w:ins>
          </w:p>
        </w:tc>
        <w:tc>
          <w:tcPr>
            <w:tcW w:w="374" w:type="pct"/>
          </w:tcPr>
          <w:p w14:paraId="1617C7B4" w14:textId="77777777" w:rsidR="002B2814" w:rsidRPr="00A57119" w:rsidRDefault="002B2814" w:rsidP="002B2814">
            <w:pPr>
              <w:pStyle w:val="GOSTTablenorm"/>
              <w:rPr>
                <w:ins w:id="5102" w:author="Сарафанова (Чиркова) Наталия Сергеевна" w:date="2025-07-22T21:09:00Z"/>
              </w:rPr>
            </w:pPr>
            <w:ins w:id="5103" w:author="Сарафанова (Чиркова) Наталия Сергеевна" w:date="2025-07-22T21:09:00Z">
              <w:r w:rsidRPr="00A57119">
                <w:t>Да</w:t>
              </w:r>
            </w:ins>
          </w:p>
        </w:tc>
        <w:tc>
          <w:tcPr>
            <w:tcW w:w="374" w:type="pct"/>
          </w:tcPr>
          <w:p w14:paraId="2954EEA7" w14:textId="77777777" w:rsidR="002B2814" w:rsidRPr="00A57119" w:rsidRDefault="002B2814" w:rsidP="002B2814">
            <w:pPr>
              <w:pStyle w:val="GOSTTablenorm"/>
              <w:rPr>
                <w:ins w:id="5104" w:author="Сарафанова (Чиркова) Наталия Сергеевна" w:date="2025-07-22T21:09:00Z"/>
              </w:rPr>
            </w:pPr>
            <w:ins w:id="5105" w:author="Сарафанова (Чиркова) Наталия Сергеевна" w:date="2025-07-22T21:09:00Z">
              <w:r w:rsidRPr="00A57119">
                <w:t>&lt;=20</w:t>
              </w:r>
            </w:ins>
          </w:p>
        </w:tc>
        <w:tc>
          <w:tcPr>
            <w:tcW w:w="1777" w:type="pct"/>
          </w:tcPr>
          <w:p w14:paraId="3A54413A" w14:textId="77777777" w:rsidR="002B2814" w:rsidRPr="00A57119" w:rsidRDefault="002B2814" w:rsidP="002B2814">
            <w:pPr>
              <w:pStyle w:val="GOSTTablenorm"/>
              <w:rPr>
                <w:ins w:id="5106" w:author="Сарафанова (Чиркова) Наталия Сергеевна" w:date="2025-07-22T21:09:00Z"/>
              </w:rPr>
            </w:pPr>
            <w:ins w:id="5107" w:author="Сарафанова (Чиркова) Наталия Сергеевна" w:date="2025-07-22T21:09:00Z">
              <w:r w:rsidRPr="00A57119">
                <w:t xml:space="preserve">Указывается значение аналитического признака «КБК»  (Код по бюджетной классификации) для отражения по </w:t>
              </w:r>
              <w:r w:rsidRPr="00A57119">
                <w:lastRenderedPageBreak/>
                <w:t>дебету записи учета.</w:t>
              </w:r>
            </w:ins>
          </w:p>
          <w:p w14:paraId="4D572FA0" w14:textId="77777777" w:rsidR="002B2814" w:rsidRPr="00A57119" w:rsidRDefault="002B2814" w:rsidP="002B2814">
            <w:pPr>
              <w:pStyle w:val="GOSTTablenorm"/>
              <w:rPr>
                <w:ins w:id="5108" w:author="Сарафанова (Чиркова) Наталия Сергеевна" w:date="2025-07-22T21:09:00Z"/>
              </w:rPr>
            </w:pPr>
            <w:ins w:id="5109" w:author="Сарафанова (Чиркова) Наталия Сергеевна" w:date="2025-07-22T21:09:00Z">
              <w:r w:rsidRPr="00A57119">
                <w:t>Д</w:t>
              </w:r>
              <w:r>
                <w:t>опускается заполнение прочерком</w:t>
              </w:r>
            </w:ins>
          </w:p>
        </w:tc>
      </w:tr>
      <w:tr w:rsidR="002B2814" w:rsidRPr="00BB7E48" w14:paraId="25944E49" w14:textId="77777777" w:rsidTr="002B2814">
        <w:trPr>
          <w:ins w:id="5110" w:author="Сарафанова (Чиркова) Наталия Сергеевна" w:date="2025-07-22T21:09:00Z"/>
        </w:trPr>
        <w:tc>
          <w:tcPr>
            <w:tcW w:w="1120" w:type="pct"/>
          </w:tcPr>
          <w:p w14:paraId="19E5828E" w14:textId="77777777" w:rsidR="002B2814" w:rsidRPr="00BB7E48" w:rsidRDefault="002B2814" w:rsidP="002B2814">
            <w:pPr>
              <w:pStyle w:val="GOSTTablenorm"/>
              <w:rPr>
                <w:ins w:id="5111" w:author="Сарафанова (Чиркова) Наталия Сергеевна" w:date="2025-07-22T21:09:00Z"/>
              </w:rPr>
            </w:pPr>
            <w:ins w:id="5112" w:author="Сарафанова (Чиркова) Наталия Сергеевна" w:date="2025-07-22T21:09:00Z">
              <w:r w:rsidRPr="00BB7E48">
                <w:lastRenderedPageBreak/>
                <w:t>Тип КБК Дт</w:t>
              </w:r>
            </w:ins>
          </w:p>
        </w:tc>
        <w:tc>
          <w:tcPr>
            <w:tcW w:w="795" w:type="pct"/>
          </w:tcPr>
          <w:p w14:paraId="14CE500A" w14:textId="77777777" w:rsidR="002B2814" w:rsidRPr="00BB7E48" w:rsidRDefault="002B2814" w:rsidP="002B2814">
            <w:pPr>
              <w:pStyle w:val="GOSTTablenorm"/>
              <w:rPr>
                <w:ins w:id="5113" w:author="Сарафанова (Чиркова) Наталия Сергеевна" w:date="2025-07-22T21:09:00Z"/>
              </w:rPr>
            </w:pPr>
            <w:ins w:id="5114" w:author="Сарафанова (Чиркова) Наталия Сергеевна" w:date="2025-07-22T21:09:00Z">
              <w:r w:rsidRPr="00BB7E48">
                <w:rPr>
                  <w:b/>
                </w:rPr>
                <w:t>T0504833:</w:t>
              </w:r>
              <w:r w:rsidRPr="00BB7E48">
                <w:t>DT_</w:t>
              </w:r>
              <w:r w:rsidRPr="00BB7E48">
                <w:rPr>
                  <w:lang w:val="en-US"/>
                </w:rPr>
                <w:t>TYPE</w:t>
              </w:r>
              <w:r w:rsidRPr="00BB7E48">
                <w:t>KBK</w:t>
              </w:r>
            </w:ins>
          </w:p>
        </w:tc>
        <w:tc>
          <w:tcPr>
            <w:tcW w:w="560" w:type="pct"/>
          </w:tcPr>
          <w:p w14:paraId="49E149ED" w14:textId="77777777" w:rsidR="002B2814" w:rsidRPr="00BB7E48" w:rsidRDefault="002B2814" w:rsidP="002B2814">
            <w:pPr>
              <w:pStyle w:val="GOSTTablenorm"/>
              <w:rPr>
                <w:ins w:id="5115" w:author="Сарафанова (Чиркова) Наталия Сергеевна" w:date="2025-07-22T21:09:00Z"/>
              </w:rPr>
            </w:pPr>
            <w:ins w:id="5116" w:author="Сарафанова (Чиркова) Наталия Сергеевна" w:date="2025-07-22T21:09:00Z">
              <w:r w:rsidRPr="00BB7E48">
                <w:t>Строка</w:t>
              </w:r>
            </w:ins>
          </w:p>
        </w:tc>
        <w:tc>
          <w:tcPr>
            <w:tcW w:w="374" w:type="pct"/>
          </w:tcPr>
          <w:p w14:paraId="62DDEF13" w14:textId="77777777" w:rsidR="002B2814" w:rsidRPr="00BB7E48" w:rsidRDefault="002B2814" w:rsidP="002B2814">
            <w:pPr>
              <w:pStyle w:val="GOSTTablenorm"/>
              <w:rPr>
                <w:ins w:id="5117" w:author="Сарафанова (Чиркова) Наталия Сергеевна" w:date="2025-07-22T21:09:00Z"/>
              </w:rPr>
            </w:pPr>
            <w:ins w:id="5118" w:author="Сарафанова (Чиркова) Наталия Сергеевна" w:date="2025-07-22T21:09:00Z">
              <w:r w:rsidRPr="00BB7E48">
                <w:t>Да</w:t>
              </w:r>
            </w:ins>
          </w:p>
        </w:tc>
        <w:tc>
          <w:tcPr>
            <w:tcW w:w="374" w:type="pct"/>
          </w:tcPr>
          <w:p w14:paraId="77298DE8" w14:textId="77777777" w:rsidR="002B2814" w:rsidRPr="00BB7E48" w:rsidRDefault="002B2814" w:rsidP="002B2814">
            <w:pPr>
              <w:pStyle w:val="GOSTTablenorm"/>
              <w:rPr>
                <w:ins w:id="5119" w:author="Сарафанова (Чиркова) Наталия Сергеевна" w:date="2025-07-22T21:09:00Z"/>
              </w:rPr>
            </w:pPr>
            <w:ins w:id="5120" w:author="Сарафанова (Чиркова) Наталия Сергеевна" w:date="2025-07-22T21:09:00Z">
              <w:r w:rsidRPr="00BB7E48">
                <w:rPr>
                  <w:lang w:val="en-US"/>
                </w:rPr>
                <w:t>&lt;</w:t>
              </w:r>
              <w:r w:rsidRPr="00BB7E48">
                <w:t>=2</w:t>
              </w:r>
            </w:ins>
          </w:p>
        </w:tc>
        <w:tc>
          <w:tcPr>
            <w:tcW w:w="1777" w:type="pct"/>
          </w:tcPr>
          <w:p w14:paraId="1035ED9A" w14:textId="77777777" w:rsidR="002B2814" w:rsidRPr="00BB7E48" w:rsidRDefault="002B2814" w:rsidP="002B2814">
            <w:pPr>
              <w:pStyle w:val="GOSTTablenorm"/>
              <w:rPr>
                <w:ins w:id="5121" w:author="Сарафанова (Чиркова) Наталия Сергеевна" w:date="2025-07-22T21:09:00Z"/>
              </w:rPr>
            </w:pPr>
            <w:ins w:id="5122" w:author="Сарафанова (Чиркова) Наталия Сергеевна" w:date="2025-07-22T21:09:00Z">
              <w:r w:rsidRPr="00BB7E48">
                <w:t>Указывается значение аналитического признака «Тип КБК» для отражения по дебету записи учета.</w:t>
              </w:r>
            </w:ins>
          </w:p>
          <w:p w14:paraId="7FE8EB35" w14:textId="77777777" w:rsidR="002B2814" w:rsidRPr="00BB7E48" w:rsidRDefault="002B2814" w:rsidP="002B2814">
            <w:pPr>
              <w:pStyle w:val="GOSTTablenorm"/>
              <w:rPr>
                <w:ins w:id="5123" w:author="Сарафанова (Чиркова) Наталия Сергеевна" w:date="2025-07-22T21:09:00Z"/>
              </w:rPr>
            </w:pPr>
            <w:ins w:id="5124" w:author="Сарафанова (Чиркова) Наталия Сергеевна" w:date="2025-07-22T21:09:00Z">
              <w:r w:rsidRPr="00BB7E48">
                <w:t>Допускается заполнение прочерком</w:t>
              </w:r>
            </w:ins>
          </w:p>
        </w:tc>
      </w:tr>
      <w:tr w:rsidR="002B2814" w:rsidRPr="00BB7E48" w14:paraId="2EECE004" w14:textId="77777777" w:rsidTr="002B2814">
        <w:trPr>
          <w:ins w:id="5125" w:author="Сарафанова (Чиркова) Наталия Сергеевна" w:date="2025-07-22T21:09:00Z"/>
        </w:trPr>
        <w:tc>
          <w:tcPr>
            <w:tcW w:w="1120" w:type="pct"/>
          </w:tcPr>
          <w:p w14:paraId="458C0E13" w14:textId="77777777" w:rsidR="002B2814" w:rsidRPr="00BB7E48" w:rsidRDefault="002B2814" w:rsidP="002B2814">
            <w:pPr>
              <w:pStyle w:val="GOSTTablenorm"/>
              <w:rPr>
                <w:ins w:id="5126" w:author="Сарафанова (Чиркова) Наталия Сергеевна" w:date="2025-07-22T21:09:00Z"/>
              </w:rPr>
            </w:pPr>
            <w:ins w:id="5127" w:author="Сарафанова (Чиркова) Наталия Сергеевна" w:date="2025-07-22T21:09:00Z">
              <w:r w:rsidRPr="00BB7E48">
                <w:t>Код валюты Дт</w:t>
              </w:r>
            </w:ins>
          </w:p>
        </w:tc>
        <w:tc>
          <w:tcPr>
            <w:tcW w:w="795" w:type="pct"/>
          </w:tcPr>
          <w:p w14:paraId="2904DAA7" w14:textId="77777777" w:rsidR="002B2814" w:rsidRPr="00BB7E48" w:rsidRDefault="002B2814" w:rsidP="002B2814">
            <w:pPr>
              <w:pStyle w:val="GOSTTablenorm"/>
              <w:rPr>
                <w:ins w:id="5128" w:author="Сарафанова (Чиркова) Наталия Сергеевна" w:date="2025-07-22T21:09:00Z"/>
              </w:rPr>
            </w:pPr>
            <w:ins w:id="5129" w:author="Сарафанова (Чиркова) Наталия Сергеевна" w:date="2025-07-22T21:09:00Z">
              <w:r w:rsidRPr="00BB7E48">
                <w:rPr>
                  <w:b/>
                </w:rPr>
                <w:t>T0504833:</w:t>
              </w:r>
              <w:r w:rsidRPr="00BB7E48">
                <w:t>DT_VALCODE</w:t>
              </w:r>
            </w:ins>
          </w:p>
        </w:tc>
        <w:tc>
          <w:tcPr>
            <w:tcW w:w="560" w:type="pct"/>
          </w:tcPr>
          <w:p w14:paraId="3A44F3C9" w14:textId="77777777" w:rsidR="002B2814" w:rsidRPr="00BB7E48" w:rsidRDefault="002B2814" w:rsidP="002B2814">
            <w:pPr>
              <w:pStyle w:val="GOSTTablenorm"/>
              <w:rPr>
                <w:ins w:id="5130" w:author="Сарафанова (Чиркова) Наталия Сергеевна" w:date="2025-07-22T21:09:00Z"/>
                <w:lang w:eastAsia="en-US"/>
              </w:rPr>
            </w:pPr>
            <w:ins w:id="5131" w:author="Сарафанова (Чиркова) Наталия Сергеевна" w:date="2025-07-22T21:09:00Z">
              <w:r w:rsidRPr="00BB7E48">
                <w:t>Строка</w:t>
              </w:r>
            </w:ins>
          </w:p>
        </w:tc>
        <w:tc>
          <w:tcPr>
            <w:tcW w:w="374" w:type="pct"/>
          </w:tcPr>
          <w:p w14:paraId="02494BED" w14:textId="77777777" w:rsidR="002B2814" w:rsidRPr="00BB7E48" w:rsidRDefault="002B2814" w:rsidP="002B2814">
            <w:pPr>
              <w:pStyle w:val="GOSTTablenorm"/>
              <w:rPr>
                <w:ins w:id="5132" w:author="Сарафанова (Чиркова) Наталия Сергеевна" w:date="2025-07-22T21:09:00Z"/>
              </w:rPr>
            </w:pPr>
            <w:ins w:id="5133" w:author="Сарафанова (Чиркова) Наталия Сергеевна" w:date="2025-07-22T21:09:00Z">
              <w:r w:rsidRPr="00BB7E48">
                <w:t>Да</w:t>
              </w:r>
            </w:ins>
          </w:p>
        </w:tc>
        <w:tc>
          <w:tcPr>
            <w:tcW w:w="374" w:type="pct"/>
          </w:tcPr>
          <w:p w14:paraId="50F277C6" w14:textId="77777777" w:rsidR="002B2814" w:rsidRPr="00BB7E48" w:rsidRDefault="002B2814" w:rsidP="002B2814">
            <w:pPr>
              <w:pStyle w:val="GOSTTablenorm"/>
              <w:rPr>
                <w:ins w:id="5134" w:author="Сарафанова (Чиркова) Наталия Сергеевна" w:date="2025-07-22T21:09:00Z"/>
              </w:rPr>
            </w:pPr>
            <w:ins w:id="5135" w:author="Сарафанова (Чиркова) Наталия Сергеевна" w:date="2025-07-22T21:09:00Z">
              <w:r w:rsidRPr="00BB7E48">
                <w:t>&lt;=3</w:t>
              </w:r>
            </w:ins>
          </w:p>
        </w:tc>
        <w:tc>
          <w:tcPr>
            <w:tcW w:w="1777" w:type="pct"/>
          </w:tcPr>
          <w:p w14:paraId="00E9B503" w14:textId="77777777" w:rsidR="002B2814" w:rsidRPr="00BB7E48" w:rsidRDefault="002B2814" w:rsidP="002B2814">
            <w:pPr>
              <w:pStyle w:val="GOSTTablenorm"/>
              <w:rPr>
                <w:ins w:id="5136" w:author="Сарафанова (Чиркова) Наталия Сергеевна" w:date="2025-07-22T21:09:00Z"/>
              </w:rPr>
            </w:pPr>
            <w:ins w:id="5137" w:author="Сарафанова (Чиркова) Наталия Сергеевна" w:date="2025-07-22T21:09:00Z">
              <w:r w:rsidRPr="00BB7E48">
                <w:t>Указывается значение аналитического признака «Код валюты» для отражения по дебету записи учета.</w:t>
              </w:r>
            </w:ins>
          </w:p>
          <w:p w14:paraId="20D1E28C" w14:textId="77777777" w:rsidR="002B2814" w:rsidRPr="00BB7E48" w:rsidRDefault="002B2814" w:rsidP="002B2814">
            <w:pPr>
              <w:pStyle w:val="GOSTTablenorm"/>
              <w:rPr>
                <w:ins w:id="5138" w:author="Сарафанова (Чиркова) Наталия Сергеевна" w:date="2025-07-22T21:09:00Z"/>
              </w:rPr>
            </w:pPr>
            <w:ins w:id="5139" w:author="Сарафанова (Чиркова) Наталия Сергеевна" w:date="2025-07-22T21:09:00Z">
              <w:r w:rsidRPr="00BB7E48">
                <w:t>Допускается заполнение прочерком</w:t>
              </w:r>
            </w:ins>
          </w:p>
        </w:tc>
      </w:tr>
      <w:tr w:rsidR="002B2814" w:rsidRPr="00BB7E48" w14:paraId="42A84BC6" w14:textId="77777777" w:rsidTr="002B2814">
        <w:trPr>
          <w:ins w:id="5140" w:author="Сарафанова (Чиркова) Наталия Сергеевна" w:date="2025-07-22T21:09:00Z"/>
        </w:trPr>
        <w:tc>
          <w:tcPr>
            <w:tcW w:w="1120" w:type="pct"/>
          </w:tcPr>
          <w:p w14:paraId="505ABF8C" w14:textId="77777777" w:rsidR="002B2814" w:rsidRPr="00BB7E48" w:rsidRDefault="002B2814" w:rsidP="002B2814">
            <w:pPr>
              <w:pStyle w:val="GOSTTablenorm"/>
              <w:rPr>
                <w:ins w:id="5141" w:author="Сарафанова (Чиркова) Наталия Сергеевна" w:date="2025-07-22T21:09:00Z"/>
              </w:rPr>
            </w:pPr>
            <w:ins w:id="5142" w:author="Сарафанова (Чиркова) Наталия Сергеевна" w:date="2025-07-22T21:09:00Z">
              <w:r w:rsidRPr="00BB7E48">
                <w:t>ТОФК КС Дт</w:t>
              </w:r>
            </w:ins>
          </w:p>
        </w:tc>
        <w:tc>
          <w:tcPr>
            <w:tcW w:w="795" w:type="pct"/>
          </w:tcPr>
          <w:p w14:paraId="447347FF" w14:textId="77777777" w:rsidR="002B2814" w:rsidRPr="00BB7E48" w:rsidRDefault="002B2814" w:rsidP="002B2814">
            <w:pPr>
              <w:pStyle w:val="GOSTTablenorm"/>
              <w:rPr>
                <w:ins w:id="5143" w:author="Сарафанова (Чиркова) Наталия Сергеевна" w:date="2025-07-22T21:09:00Z"/>
              </w:rPr>
            </w:pPr>
            <w:ins w:id="5144" w:author="Сарафанова (Чиркова) Наталия Сергеевна" w:date="2025-07-22T21:09:00Z">
              <w:r w:rsidRPr="00BB7E48">
                <w:rPr>
                  <w:b/>
                </w:rPr>
                <w:t>T0504833:</w:t>
              </w:r>
              <w:r w:rsidRPr="00BB7E48">
                <w:t>DT_TOFKKS</w:t>
              </w:r>
            </w:ins>
          </w:p>
        </w:tc>
        <w:tc>
          <w:tcPr>
            <w:tcW w:w="560" w:type="pct"/>
          </w:tcPr>
          <w:p w14:paraId="159DD39C" w14:textId="77777777" w:rsidR="002B2814" w:rsidRPr="00BB7E48" w:rsidRDefault="002B2814" w:rsidP="002B2814">
            <w:pPr>
              <w:pStyle w:val="GOSTTablenorm"/>
              <w:rPr>
                <w:ins w:id="5145" w:author="Сарафанова (Чиркова) Наталия Сергеевна" w:date="2025-07-22T21:09:00Z"/>
                <w:lang w:eastAsia="en-US"/>
              </w:rPr>
            </w:pPr>
            <w:ins w:id="5146" w:author="Сарафанова (Чиркова) Наталия Сергеевна" w:date="2025-07-22T21:09:00Z">
              <w:r w:rsidRPr="00BB7E48">
                <w:t>Строка</w:t>
              </w:r>
            </w:ins>
          </w:p>
        </w:tc>
        <w:tc>
          <w:tcPr>
            <w:tcW w:w="374" w:type="pct"/>
          </w:tcPr>
          <w:p w14:paraId="62CBD692" w14:textId="77777777" w:rsidR="002B2814" w:rsidRPr="00BB7E48" w:rsidRDefault="002B2814" w:rsidP="002B2814">
            <w:pPr>
              <w:pStyle w:val="GOSTTablenorm"/>
              <w:rPr>
                <w:ins w:id="5147" w:author="Сарафанова (Чиркова) Наталия Сергеевна" w:date="2025-07-22T21:09:00Z"/>
              </w:rPr>
            </w:pPr>
            <w:ins w:id="5148" w:author="Сарафанова (Чиркова) Наталия Сергеевна" w:date="2025-07-22T21:09:00Z">
              <w:r w:rsidRPr="00BB7E48">
                <w:t>Да</w:t>
              </w:r>
            </w:ins>
          </w:p>
        </w:tc>
        <w:tc>
          <w:tcPr>
            <w:tcW w:w="374" w:type="pct"/>
          </w:tcPr>
          <w:p w14:paraId="40F38325" w14:textId="77777777" w:rsidR="002B2814" w:rsidRPr="00BB7E48" w:rsidRDefault="002B2814" w:rsidP="002B2814">
            <w:pPr>
              <w:pStyle w:val="GOSTTablenorm"/>
              <w:rPr>
                <w:ins w:id="5149" w:author="Сарафанова (Чиркова) Наталия Сергеевна" w:date="2025-07-22T21:09:00Z"/>
              </w:rPr>
            </w:pPr>
            <w:ins w:id="5150" w:author="Сарафанова (Чиркова) Наталия Сергеевна" w:date="2025-07-22T21:09:00Z">
              <w:r w:rsidRPr="00BB7E48">
                <w:t>&lt;=2</w:t>
              </w:r>
            </w:ins>
          </w:p>
        </w:tc>
        <w:tc>
          <w:tcPr>
            <w:tcW w:w="1777" w:type="pct"/>
          </w:tcPr>
          <w:p w14:paraId="58FAEFB1" w14:textId="77777777" w:rsidR="002B2814" w:rsidRPr="00BB7E48" w:rsidRDefault="002B2814" w:rsidP="002B2814">
            <w:pPr>
              <w:pStyle w:val="GOSTTablenorm"/>
              <w:rPr>
                <w:ins w:id="5151" w:author="Сарафанова (Чиркова) Наталия Сергеевна" w:date="2025-07-22T21:09:00Z"/>
              </w:rPr>
            </w:pPr>
            <w:ins w:id="5152" w:author="Сарафанова (Чиркова) Наталия Сергеевна" w:date="2025-07-22T21:09:00Z">
              <w:r w:rsidRPr="00BB7E48">
                <w:t>Указывается значение аналитического признака «ТОФК КС» для отражения по дебету записи учета.</w:t>
              </w:r>
            </w:ins>
          </w:p>
          <w:p w14:paraId="2DCA3D8E" w14:textId="77777777" w:rsidR="002B2814" w:rsidRPr="00BB7E48" w:rsidRDefault="002B2814" w:rsidP="002B2814">
            <w:pPr>
              <w:pStyle w:val="GOSTTablenorm"/>
              <w:rPr>
                <w:ins w:id="5153" w:author="Сарафанова (Чиркова) Наталия Сергеевна" w:date="2025-07-22T21:09:00Z"/>
              </w:rPr>
            </w:pPr>
            <w:ins w:id="5154" w:author="Сарафанова (Чиркова) Наталия Сергеевна" w:date="2025-07-22T21:09:00Z">
              <w:r w:rsidRPr="00BB7E48">
                <w:t>Допускается заполнение прочерком</w:t>
              </w:r>
            </w:ins>
          </w:p>
        </w:tc>
      </w:tr>
      <w:tr w:rsidR="002B2814" w:rsidRPr="00BB7E48" w14:paraId="221AB357" w14:textId="77777777" w:rsidTr="002B2814">
        <w:trPr>
          <w:ins w:id="5155" w:author="Сарафанова (Чиркова) Наталия Сергеевна" w:date="2025-07-22T21:09:00Z"/>
        </w:trPr>
        <w:tc>
          <w:tcPr>
            <w:tcW w:w="1120" w:type="pct"/>
          </w:tcPr>
          <w:p w14:paraId="4D6FC6F1" w14:textId="77777777" w:rsidR="002B2814" w:rsidRPr="00BB7E48" w:rsidRDefault="002B2814" w:rsidP="002B2814">
            <w:pPr>
              <w:pStyle w:val="GOSTTablenorm"/>
              <w:rPr>
                <w:ins w:id="5156" w:author="Сарафанова (Чиркова) Наталия Сергеевна" w:date="2025-07-22T21:09:00Z"/>
              </w:rPr>
            </w:pPr>
            <w:ins w:id="5157" w:author="Сарафанова (Чиркова) Наталия Сергеевна" w:date="2025-07-22T21:09:00Z">
              <w:r w:rsidRPr="00BB7E48">
                <w:t>Порядковый номер КС Дт</w:t>
              </w:r>
            </w:ins>
          </w:p>
        </w:tc>
        <w:tc>
          <w:tcPr>
            <w:tcW w:w="795" w:type="pct"/>
          </w:tcPr>
          <w:p w14:paraId="542FE77D" w14:textId="77777777" w:rsidR="002B2814" w:rsidRPr="00BB7E48" w:rsidRDefault="002B2814" w:rsidP="002B2814">
            <w:pPr>
              <w:pStyle w:val="GOSTTablenorm"/>
              <w:rPr>
                <w:ins w:id="5158" w:author="Сарафанова (Чиркова) Наталия Сергеевна" w:date="2025-07-22T21:09:00Z"/>
              </w:rPr>
            </w:pPr>
            <w:ins w:id="5159" w:author="Сарафанова (Чиркова) Наталия Сергеевна" w:date="2025-07-22T21:09:00Z">
              <w:r w:rsidRPr="00BB7E48">
                <w:rPr>
                  <w:b/>
                </w:rPr>
                <w:t>T0504833:</w:t>
              </w:r>
              <w:r w:rsidRPr="00BB7E48">
                <w:t>DT_PNKS</w:t>
              </w:r>
            </w:ins>
          </w:p>
        </w:tc>
        <w:tc>
          <w:tcPr>
            <w:tcW w:w="560" w:type="pct"/>
          </w:tcPr>
          <w:p w14:paraId="4CD07B61" w14:textId="77777777" w:rsidR="002B2814" w:rsidRPr="00BB7E48" w:rsidRDefault="002B2814" w:rsidP="002B2814">
            <w:pPr>
              <w:pStyle w:val="GOSTTablenorm"/>
              <w:rPr>
                <w:ins w:id="5160" w:author="Сарафанова (Чиркова) Наталия Сергеевна" w:date="2025-07-22T21:09:00Z"/>
                <w:lang w:eastAsia="en-US"/>
              </w:rPr>
            </w:pPr>
            <w:ins w:id="5161" w:author="Сарафанова (Чиркова) Наталия Сергеевна" w:date="2025-07-22T21:09:00Z">
              <w:r w:rsidRPr="00BB7E48">
                <w:t>Строка</w:t>
              </w:r>
            </w:ins>
          </w:p>
        </w:tc>
        <w:tc>
          <w:tcPr>
            <w:tcW w:w="374" w:type="pct"/>
          </w:tcPr>
          <w:p w14:paraId="751A1153" w14:textId="77777777" w:rsidR="002B2814" w:rsidRPr="00BB7E48" w:rsidRDefault="002B2814" w:rsidP="002B2814">
            <w:pPr>
              <w:pStyle w:val="GOSTTablenorm"/>
              <w:rPr>
                <w:ins w:id="5162" w:author="Сарафанова (Чиркова) Наталия Сергеевна" w:date="2025-07-22T21:09:00Z"/>
              </w:rPr>
            </w:pPr>
            <w:ins w:id="5163" w:author="Сарафанова (Чиркова) Наталия Сергеевна" w:date="2025-07-22T21:09:00Z">
              <w:r w:rsidRPr="00BB7E48">
                <w:t>Да</w:t>
              </w:r>
            </w:ins>
          </w:p>
        </w:tc>
        <w:tc>
          <w:tcPr>
            <w:tcW w:w="374" w:type="pct"/>
          </w:tcPr>
          <w:p w14:paraId="04179C3C" w14:textId="77777777" w:rsidR="002B2814" w:rsidRPr="00BB7E48" w:rsidRDefault="002B2814" w:rsidP="002B2814">
            <w:pPr>
              <w:pStyle w:val="GOSTTablenorm"/>
              <w:rPr>
                <w:ins w:id="5164" w:author="Сарафанова (Чиркова) Наталия Сергеевна" w:date="2025-07-22T21:09:00Z"/>
              </w:rPr>
            </w:pPr>
            <w:ins w:id="5165" w:author="Сарафанова (Чиркова) Наталия Сергеевна" w:date="2025-07-22T21:09:00Z">
              <w:r w:rsidRPr="00BB7E48">
                <w:rPr>
                  <w:lang w:val="en-US"/>
                </w:rPr>
                <w:t>&lt;</w:t>
              </w:r>
              <w:r w:rsidRPr="00BB7E48">
                <w:t>=2</w:t>
              </w:r>
            </w:ins>
          </w:p>
        </w:tc>
        <w:tc>
          <w:tcPr>
            <w:tcW w:w="1777" w:type="pct"/>
          </w:tcPr>
          <w:p w14:paraId="18D15FAC" w14:textId="77777777" w:rsidR="002B2814" w:rsidRPr="00BB7E48" w:rsidRDefault="002B2814" w:rsidP="002B2814">
            <w:pPr>
              <w:pStyle w:val="GOSTTablenorm"/>
              <w:rPr>
                <w:ins w:id="5166" w:author="Сарафанова (Чиркова) Наталия Сергеевна" w:date="2025-07-22T21:09:00Z"/>
              </w:rPr>
            </w:pPr>
            <w:ins w:id="5167" w:author="Сарафанова (Чиркова) Наталия Сергеевна" w:date="2025-07-22T21:09:00Z">
              <w:r w:rsidRPr="00BB7E48">
                <w:t>Указывается значение аналитического признака «Порядковый номер КС» для отражения по дебету записи учета.</w:t>
              </w:r>
            </w:ins>
          </w:p>
          <w:p w14:paraId="335013F7" w14:textId="77777777" w:rsidR="002B2814" w:rsidRPr="00BB7E48" w:rsidRDefault="002B2814" w:rsidP="002B2814">
            <w:pPr>
              <w:pStyle w:val="GOSTTablenorm"/>
              <w:rPr>
                <w:ins w:id="5168" w:author="Сарафанова (Чиркова) Наталия Сергеевна" w:date="2025-07-22T21:09:00Z"/>
              </w:rPr>
            </w:pPr>
            <w:ins w:id="5169" w:author="Сарафанова (Чиркова) Наталия Сергеевна" w:date="2025-07-22T21:09:00Z">
              <w:r w:rsidRPr="00BB7E48">
                <w:t>Допускается заполнение прочерком</w:t>
              </w:r>
            </w:ins>
          </w:p>
        </w:tc>
      </w:tr>
      <w:tr w:rsidR="002B2814" w:rsidRPr="00BB7E48" w14:paraId="0A98009A" w14:textId="77777777" w:rsidTr="002B2814">
        <w:trPr>
          <w:ins w:id="5170" w:author="Сарафанова (Чиркова) Наталия Сергеевна" w:date="2025-07-22T21:09:00Z"/>
        </w:trPr>
        <w:tc>
          <w:tcPr>
            <w:tcW w:w="1120" w:type="pct"/>
          </w:tcPr>
          <w:p w14:paraId="064A1EB3" w14:textId="77777777" w:rsidR="002B2814" w:rsidRPr="00BB7E48" w:rsidRDefault="002B2814" w:rsidP="002B2814">
            <w:pPr>
              <w:pStyle w:val="GOSTTablenorm"/>
              <w:rPr>
                <w:ins w:id="5171" w:author="Сарафанова (Чиркова) Наталия Сергеевна" w:date="2025-07-22T21:09:00Z"/>
              </w:rPr>
            </w:pPr>
            <w:ins w:id="5172" w:author="Сарафанова (Чиркова) Наталия Сергеевна" w:date="2025-07-22T21:09:00Z">
              <w:r w:rsidRPr="00BB7E48">
                <w:t>Банковский счет Дт</w:t>
              </w:r>
            </w:ins>
          </w:p>
        </w:tc>
        <w:tc>
          <w:tcPr>
            <w:tcW w:w="795" w:type="pct"/>
          </w:tcPr>
          <w:p w14:paraId="64887425" w14:textId="77777777" w:rsidR="002B2814" w:rsidRPr="00BB7E48" w:rsidRDefault="002B2814" w:rsidP="002B2814">
            <w:pPr>
              <w:pStyle w:val="GOSTTablenorm"/>
              <w:rPr>
                <w:ins w:id="5173" w:author="Сарафанова (Чиркова) Наталия Сергеевна" w:date="2025-07-22T21:09:00Z"/>
              </w:rPr>
            </w:pPr>
            <w:ins w:id="5174" w:author="Сарафанова (Чиркова) Наталия Сергеевна" w:date="2025-07-22T21:09:00Z">
              <w:r w:rsidRPr="00BB7E48">
                <w:rPr>
                  <w:b/>
                </w:rPr>
                <w:t>T0504833:</w:t>
              </w:r>
              <w:r w:rsidRPr="00BB7E48">
                <w:t>DT_BA</w:t>
              </w:r>
            </w:ins>
          </w:p>
        </w:tc>
        <w:tc>
          <w:tcPr>
            <w:tcW w:w="560" w:type="pct"/>
          </w:tcPr>
          <w:p w14:paraId="61DC9558" w14:textId="77777777" w:rsidR="002B2814" w:rsidRPr="00BB7E48" w:rsidRDefault="002B2814" w:rsidP="002B2814">
            <w:pPr>
              <w:pStyle w:val="GOSTTablenorm"/>
              <w:rPr>
                <w:ins w:id="5175" w:author="Сарафанова (Чиркова) Наталия Сергеевна" w:date="2025-07-22T21:09:00Z"/>
                <w:lang w:eastAsia="en-US"/>
              </w:rPr>
            </w:pPr>
            <w:ins w:id="5176" w:author="Сарафанова (Чиркова) Наталия Сергеевна" w:date="2025-07-22T21:09:00Z">
              <w:r w:rsidRPr="00BB7E48">
                <w:t>Строка</w:t>
              </w:r>
            </w:ins>
          </w:p>
        </w:tc>
        <w:tc>
          <w:tcPr>
            <w:tcW w:w="374" w:type="pct"/>
          </w:tcPr>
          <w:p w14:paraId="665A2C01" w14:textId="77777777" w:rsidR="002B2814" w:rsidRPr="00BB7E48" w:rsidRDefault="002B2814" w:rsidP="002B2814">
            <w:pPr>
              <w:pStyle w:val="GOSTTablenorm"/>
              <w:rPr>
                <w:ins w:id="5177" w:author="Сарафанова (Чиркова) Наталия Сергеевна" w:date="2025-07-22T21:09:00Z"/>
              </w:rPr>
            </w:pPr>
            <w:ins w:id="5178" w:author="Сарафанова (Чиркова) Наталия Сергеевна" w:date="2025-07-22T21:09:00Z">
              <w:r w:rsidRPr="00BB7E48">
                <w:t>Да</w:t>
              </w:r>
            </w:ins>
          </w:p>
        </w:tc>
        <w:tc>
          <w:tcPr>
            <w:tcW w:w="374" w:type="pct"/>
          </w:tcPr>
          <w:p w14:paraId="2C5716CE" w14:textId="77777777" w:rsidR="002B2814" w:rsidRPr="00BB7E48" w:rsidRDefault="002B2814" w:rsidP="002B2814">
            <w:pPr>
              <w:pStyle w:val="GOSTTablenorm"/>
              <w:rPr>
                <w:ins w:id="5179" w:author="Сарафанова (Чиркова) Наталия Сергеевна" w:date="2025-07-22T21:09:00Z"/>
              </w:rPr>
            </w:pPr>
            <w:ins w:id="5180" w:author="Сарафанова (Чиркова) Наталия Сергеевна" w:date="2025-07-22T21:09:00Z">
              <w:r w:rsidRPr="00BB7E48">
                <w:t>&lt;=20</w:t>
              </w:r>
            </w:ins>
          </w:p>
        </w:tc>
        <w:tc>
          <w:tcPr>
            <w:tcW w:w="1777" w:type="pct"/>
          </w:tcPr>
          <w:p w14:paraId="24129AA7" w14:textId="77777777" w:rsidR="002B2814" w:rsidRPr="00BB7E48" w:rsidRDefault="002B2814" w:rsidP="002B2814">
            <w:pPr>
              <w:pStyle w:val="GOSTTablenorm"/>
              <w:rPr>
                <w:ins w:id="5181" w:author="Сарафанова (Чиркова) Наталия Сергеевна" w:date="2025-07-22T21:09:00Z"/>
              </w:rPr>
            </w:pPr>
            <w:ins w:id="5182" w:author="Сарафанова (Чиркова) Наталия Сергеевна" w:date="2025-07-22T21:09:00Z">
              <w:r w:rsidRPr="00BB7E48">
                <w:t>Указывается значение аналитического признака «Банковский счет» для отражения по дебету записи учета.</w:t>
              </w:r>
            </w:ins>
          </w:p>
          <w:p w14:paraId="78C3CCE2" w14:textId="77777777" w:rsidR="002B2814" w:rsidRPr="00BB7E48" w:rsidRDefault="002B2814" w:rsidP="002B2814">
            <w:pPr>
              <w:pStyle w:val="GOSTTablenorm"/>
              <w:rPr>
                <w:ins w:id="5183" w:author="Сарафанова (Чиркова) Наталия Сергеевна" w:date="2025-07-22T21:09:00Z"/>
              </w:rPr>
            </w:pPr>
            <w:ins w:id="5184" w:author="Сарафанова (Чиркова) Наталия Сергеевна" w:date="2025-07-22T21:09:00Z">
              <w:r w:rsidRPr="00BB7E48">
                <w:t>Допускается заполнение прочерком</w:t>
              </w:r>
            </w:ins>
          </w:p>
        </w:tc>
      </w:tr>
      <w:tr w:rsidR="002B2814" w:rsidRPr="00BB7E48" w14:paraId="0509167D" w14:textId="77777777" w:rsidTr="002B2814">
        <w:trPr>
          <w:ins w:id="5185" w:author="Сарафанова (Чиркова) Наталия Сергеевна" w:date="2025-07-22T21:09:00Z"/>
        </w:trPr>
        <w:tc>
          <w:tcPr>
            <w:tcW w:w="1120" w:type="pct"/>
          </w:tcPr>
          <w:p w14:paraId="6457F49C" w14:textId="77777777" w:rsidR="002B2814" w:rsidRPr="00BB7E48" w:rsidRDefault="002B2814" w:rsidP="002B2814">
            <w:pPr>
              <w:pStyle w:val="GOSTTablenorm"/>
              <w:rPr>
                <w:ins w:id="5186" w:author="Сарафанова (Чиркова) Наталия Сергеевна" w:date="2025-07-22T21:09:00Z"/>
              </w:rPr>
            </w:pPr>
            <w:ins w:id="5187" w:author="Сарафанова (Чиркова) Наталия Сергеевна" w:date="2025-07-22T21:09:00Z">
              <w:r w:rsidRPr="00BB7E48">
                <w:t>ТОФК Дт</w:t>
              </w:r>
            </w:ins>
          </w:p>
        </w:tc>
        <w:tc>
          <w:tcPr>
            <w:tcW w:w="795" w:type="pct"/>
          </w:tcPr>
          <w:p w14:paraId="1D4FEFAC" w14:textId="77777777" w:rsidR="002B2814" w:rsidRPr="00BB7E48" w:rsidRDefault="002B2814" w:rsidP="002B2814">
            <w:pPr>
              <w:pStyle w:val="GOSTTablenorm"/>
              <w:rPr>
                <w:ins w:id="5188" w:author="Сарафанова (Чиркова) Наталия Сергеевна" w:date="2025-07-22T21:09:00Z"/>
              </w:rPr>
            </w:pPr>
            <w:ins w:id="5189" w:author="Сарафанова (Чиркова) Наталия Сергеевна" w:date="2025-07-22T21:09:00Z">
              <w:r w:rsidRPr="00BB7E48">
                <w:rPr>
                  <w:b/>
                </w:rPr>
                <w:t>T0504833:</w:t>
              </w:r>
              <w:r w:rsidRPr="00BB7E48">
                <w:t>DT_</w:t>
              </w:r>
              <w:r w:rsidRPr="00BB7E48">
                <w:rPr>
                  <w:lang w:val="en-US"/>
                </w:rPr>
                <w:t>TOFK</w:t>
              </w:r>
            </w:ins>
          </w:p>
        </w:tc>
        <w:tc>
          <w:tcPr>
            <w:tcW w:w="560" w:type="pct"/>
          </w:tcPr>
          <w:p w14:paraId="1EAA5BA6" w14:textId="77777777" w:rsidR="002B2814" w:rsidRPr="00BB7E48" w:rsidRDefault="002B2814" w:rsidP="002B2814">
            <w:pPr>
              <w:pStyle w:val="GOSTTablenorm"/>
              <w:rPr>
                <w:ins w:id="5190" w:author="Сарафанова (Чиркова) Наталия Сергеевна" w:date="2025-07-22T21:09:00Z"/>
                <w:lang w:eastAsia="en-US"/>
              </w:rPr>
            </w:pPr>
            <w:ins w:id="5191" w:author="Сарафанова (Чиркова) Наталия Сергеевна" w:date="2025-07-22T21:09:00Z">
              <w:r w:rsidRPr="00BB7E48">
                <w:t>Строка</w:t>
              </w:r>
            </w:ins>
          </w:p>
        </w:tc>
        <w:tc>
          <w:tcPr>
            <w:tcW w:w="374" w:type="pct"/>
          </w:tcPr>
          <w:p w14:paraId="088AB1B2" w14:textId="77777777" w:rsidR="002B2814" w:rsidRPr="00BB7E48" w:rsidRDefault="002B2814" w:rsidP="002B2814">
            <w:pPr>
              <w:pStyle w:val="GOSTTablenorm"/>
              <w:rPr>
                <w:ins w:id="5192" w:author="Сарафанова (Чиркова) Наталия Сергеевна" w:date="2025-07-22T21:09:00Z"/>
              </w:rPr>
            </w:pPr>
            <w:ins w:id="5193" w:author="Сарафанова (Чиркова) Наталия Сергеевна" w:date="2025-07-22T21:09:00Z">
              <w:r w:rsidRPr="00BB7E48">
                <w:t>Да</w:t>
              </w:r>
            </w:ins>
          </w:p>
        </w:tc>
        <w:tc>
          <w:tcPr>
            <w:tcW w:w="374" w:type="pct"/>
          </w:tcPr>
          <w:p w14:paraId="4BCFAA98" w14:textId="77777777" w:rsidR="002B2814" w:rsidRPr="00BB7E48" w:rsidRDefault="002B2814" w:rsidP="002B2814">
            <w:pPr>
              <w:pStyle w:val="GOSTTablenorm"/>
              <w:rPr>
                <w:ins w:id="5194" w:author="Сарафанова (Чиркова) Наталия Сергеевна" w:date="2025-07-22T21:09:00Z"/>
              </w:rPr>
            </w:pPr>
            <w:ins w:id="5195" w:author="Сарафанова (Чиркова) Наталия Сергеевна" w:date="2025-07-22T21:09:00Z">
              <w:r w:rsidRPr="00BB7E48">
                <w:t>&lt;=4</w:t>
              </w:r>
            </w:ins>
          </w:p>
        </w:tc>
        <w:tc>
          <w:tcPr>
            <w:tcW w:w="1777" w:type="pct"/>
          </w:tcPr>
          <w:p w14:paraId="78D05425" w14:textId="77777777" w:rsidR="002B2814" w:rsidRPr="00BB7E48" w:rsidRDefault="002B2814" w:rsidP="002B2814">
            <w:pPr>
              <w:pStyle w:val="GOSTTablenorm"/>
              <w:rPr>
                <w:ins w:id="5196" w:author="Сарафанова (Чиркова) Наталия Сергеевна" w:date="2025-07-22T21:09:00Z"/>
              </w:rPr>
            </w:pPr>
            <w:ins w:id="5197" w:author="Сарафанова (Чиркова) Наталия Сергеевна" w:date="2025-07-22T21:09:00Z">
              <w:r w:rsidRPr="00BB7E48">
                <w:t>Указывается значение аналитического признака «ТОФК</w:t>
              </w:r>
              <w:r w:rsidRPr="00BB7E48" w:rsidDel="000A0FA3">
                <w:t xml:space="preserve"> </w:t>
              </w:r>
              <w:r w:rsidRPr="00BB7E48">
                <w:t>» для отражения по дебету записи учета.</w:t>
              </w:r>
            </w:ins>
          </w:p>
          <w:p w14:paraId="6B3901DB" w14:textId="77777777" w:rsidR="002B2814" w:rsidRPr="00BB7E48" w:rsidRDefault="002B2814" w:rsidP="002B2814">
            <w:pPr>
              <w:pStyle w:val="GOSTTablenorm"/>
              <w:rPr>
                <w:ins w:id="5198" w:author="Сарафанова (Чиркова) Наталия Сергеевна" w:date="2025-07-22T21:09:00Z"/>
              </w:rPr>
            </w:pPr>
            <w:ins w:id="5199" w:author="Сарафанова (Чиркова) Наталия Сергеевна" w:date="2025-07-22T21:09:00Z">
              <w:r w:rsidRPr="00BB7E48">
                <w:t>Допускается заполнение прочерком</w:t>
              </w:r>
            </w:ins>
          </w:p>
        </w:tc>
      </w:tr>
      <w:tr w:rsidR="002B2814" w:rsidRPr="00BB7E48" w14:paraId="06F87E9D" w14:textId="77777777" w:rsidTr="002B2814">
        <w:trPr>
          <w:ins w:id="5200" w:author="Сарафанова (Чиркова) Наталия Сергеевна" w:date="2025-07-22T21:09:00Z"/>
        </w:trPr>
        <w:tc>
          <w:tcPr>
            <w:tcW w:w="1120" w:type="pct"/>
          </w:tcPr>
          <w:p w14:paraId="4DF3AABD" w14:textId="77777777" w:rsidR="002B2814" w:rsidRPr="00BB7E48" w:rsidRDefault="002B2814" w:rsidP="002B2814">
            <w:pPr>
              <w:pStyle w:val="GOSTTablenorm"/>
              <w:rPr>
                <w:ins w:id="5201" w:author="Сарафанова (Чиркова) Наталия Сергеевна" w:date="2025-07-22T21:09:00Z"/>
              </w:rPr>
            </w:pPr>
            <w:ins w:id="5202" w:author="Сарафанова (Чиркова) Наталия Сергеевна" w:date="2025-07-22T21:09:00Z">
              <w:r w:rsidRPr="00BB7E48">
                <w:t>Код СКУ корреспондирующий Дт</w:t>
              </w:r>
            </w:ins>
          </w:p>
        </w:tc>
        <w:tc>
          <w:tcPr>
            <w:tcW w:w="795" w:type="pct"/>
          </w:tcPr>
          <w:p w14:paraId="17EA03C8" w14:textId="77777777" w:rsidR="002B2814" w:rsidRPr="00BB7E48" w:rsidRDefault="002B2814" w:rsidP="002B2814">
            <w:pPr>
              <w:pStyle w:val="GOSTTablenorm"/>
              <w:rPr>
                <w:ins w:id="5203" w:author="Сарафанова (Чиркова) Наталия Сергеевна" w:date="2025-07-22T21:09:00Z"/>
              </w:rPr>
            </w:pPr>
            <w:ins w:id="5204" w:author="Сарафанова (Чиркова) Наталия Сергеевна" w:date="2025-07-22T21:09:00Z">
              <w:r w:rsidRPr="00BB7E48">
                <w:rPr>
                  <w:b/>
                </w:rPr>
                <w:t>T0504833:</w:t>
              </w:r>
              <w:r w:rsidRPr="00BB7E48">
                <w:t>DT_ACCOUNTCORR</w:t>
              </w:r>
            </w:ins>
          </w:p>
        </w:tc>
        <w:tc>
          <w:tcPr>
            <w:tcW w:w="560" w:type="pct"/>
          </w:tcPr>
          <w:p w14:paraId="079FD172" w14:textId="77777777" w:rsidR="002B2814" w:rsidRPr="00BB7E48" w:rsidRDefault="002B2814" w:rsidP="002B2814">
            <w:pPr>
              <w:pStyle w:val="GOSTTablenorm"/>
              <w:rPr>
                <w:ins w:id="5205" w:author="Сарафанова (Чиркова) Наталия Сергеевна" w:date="2025-07-22T21:09:00Z"/>
                <w:lang w:eastAsia="en-US"/>
              </w:rPr>
            </w:pPr>
            <w:ins w:id="5206" w:author="Сарафанова (Чиркова) Наталия Сергеевна" w:date="2025-07-22T21:09:00Z">
              <w:r w:rsidRPr="00BB7E48">
                <w:t>Строка</w:t>
              </w:r>
            </w:ins>
          </w:p>
        </w:tc>
        <w:tc>
          <w:tcPr>
            <w:tcW w:w="374" w:type="pct"/>
          </w:tcPr>
          <w:p w14:paraId="1932C853" w14:textId="77777777" w:rsidR="002B2814" w:rsidRPr="00BB7E48" w:rsidRDefault="002B2814" w:rsidP="002B2814">
            <w:pPr>
              <w:pStyle w:val="GOSTTablenorm"/>
              <w:rPr>
                <w:ins w:id="5207" w:author="Сарафанова (Чиркова) Наталия Сергеевна" w:date="2025-07-22T21:09:00Z"/>
              </w:rPr>
            </w:pPr>
            <w:ins w:id="5208" w:author="Сарафанова (Чиркова) Наталия Сергеевна" w:date="2025-07-22T21:09:00Z">
              <w:r w:rsidRPr="00BB7E48">
                <w:t>Да</w:t>
              </w:r>
            </w:ins>
          </w:p>
        </w:tc>
        <w:tc>
          <w:tcPr>
            <w:tcW w:w="374" w:type="pct"/>
          </w:tcPr>
          <w:p w14:paraId="4C3BDDAF" w14:textId="77777777" w:rsidR="002B2814" w:rsidRPr="00BB7E48" w:rsidRDefault="002B2814" w:rsidP="002B2814">
            <w:pPr>
              <w:pStyle w:val="GOSTTablenorm"/>
              <w:rPr>
                <w:ins w:id="5209" w:author="Сарафанова (Чиркова) Наталия Сергеевна" w:date="2025-07-22T21:09:00Z"/>
              </w:rPr>
            </w:pPr>
            <w:ins w:id="5210" w:author="Сарафанова (Чиркова) Наталия Сергеевна" w:date="2025-07-22T21:09:00Z">
              <w:r w:rsidRPr="00BB7E48">
                <w:t>&lt;=5</w:t>
              </w:r>
            </w:ins>
          </w:p>
        </w:tc>
        <w:tc>
          <w:tcPr>
            <w:tcW w:w="1777" w:type="pct"/>
          </w:tcPr>
          <w:p w14:paraId="2FB471FE" w14:textId="77777777" w:rsidR="002B2814" w:rsidRPr="00BB7E48" w:rsidRDefault="002B2814" w:rsidP="002B2814">
            <w:pPr>
              <w:pStyle w:val="GOSTTablenorm"/>
              <w:rPr>
                <w:ins w:id="5211" w:author="Сарафанова (Чиркова) Наталия Сергеевна" w:date="2025-07-22T21:09:00Z"/>
              </w:rPr>
            </w:pPr>
            <w:ins w:id="5212" w:author="Сарафанова (Чиркова) Наталия Сергеевна" w:date="2025-07-22T21:09:00Z">
              <w:r w:rsidRPr="00BB7E48">
                <w:t>Указывается значение аналитического признака «Код СКУ корреспондирующий» для отражения по дебету записи учета.</w:t>
              </w:r>
            </w:ins>
          </w:p>
          <w:p w14:paraId="3885FAEF" w14:textId="77777777" w:rsidR="002B2814" w:rsidRPr="00BB7E48" w:rsidRDefault="002B2814" w:rsidP="002B2814">
            <w:pPr>
              <w:pStyle w:val="GOSTTablenorm"/>
              <w:rPr>
                <w:ins w:id="5213" w:author="Сарафанова (Чиркова) Наталия Сергеевна" w:date="2025-07-22T21:09:00Z"/>
              </w:rPr>
            </w:pPr>
            <w:ins w:id="5214" w:author="Сарафанова (Чиркова) Наталия Сергеевна" w:date="2025-07-22T21:09:00Z">
              <w:r w:rsidRPr="00BB7E48">
                <w:t>Допускается заполнение прочерком</w:t>
              </w:r>
            </w:ins>
          </w:p>
        </w:tc>
      </w:tr>
      <w:tr w:rsidR="002B2814" w:rsidRPr="00BB7E48" w14:paraId="6009F23B" w14:textId="77777777" w:rsidTr="002B2814">
        <w:trPr>
          <w:ins w:id="5215" w:author="Сарафанова (Чиркова) Наталия Сергеевна" w:date="2025-07-22T21:09:00Z"/>
        </w:trPr>
        <w:tc>
          <w:tcPr>
            <w:tcW w:w="1120" w:type="pct"/>
          </w:tcPr>
          <w:p w14:paraId="061E1412" w14:textId="77777777" w:rsidR="002B2814" w:rsidRPr="00BB7E48" w:rsidRDefault="002B2814" w:rsidP="002B2814">
            <w:pPr>
              <w:pStyle w:val="GOSTTablenorm"/>
              <w:rPr>
                <w:ins w:id="5216" w:author="Сарафанова (Чиркова) Наталия Сергеевна" w:date="2025-07-22T21:09:00Z"/>
              </w:rPr>
            </w:pPr>
            <w:ins w:id="5217" w:author="Сарафанова (Чиркова) Наталия Сергеевна" w:date="2025-07-22T21:09:00Z">
              <w:r w:rsidRPr="00BB7E48">
                <w:t>Тип СКУ Дт</w:t>
              </w:r>
            </w:ins>
          </w:p>
        </w:tc>
        <w:tc>
          <w:tcPr>
            <w:tcW w:w="795" w:type="pct"/>
          </w:tcPr>
          <w:p w14:paraId="4AF4B182" w14:textId="77777777" w:rsidR="002B2814" w:rsidRPr="00BB7E48" w:rsidRDefault="002B2814" w:rsidP="002B2814">
            <w:pPr>
              <w:pStyle w:val="GOSTTablenorm"/>
              <w:rPr>
                <w:ins w:id="5218" w:author="Сарафанова (Чиркова) Наталия Сергеевна" w:date="2025-07-22T21:09:00Z"/>
              </w:rPr>
            </w:pPr>
            <w:ins w:id="5219" w:author="Сарафанова (Чиркова) Наталия Сергеевна" w:date="2025-07-22T21:09:00Z">
              <w:r w:rsidRPr="00BB7E48">
                <w:rPr>
                  <w:b/>
                </w:rPr>
                <w:t>T0504833:</w:t>
              </w:r>
              <w:r w:rsidRPr="00BB7E48">
                <w:t>DT_ACCOUNTTYPE</w:t>
              </w:r>
            </w:ins>
          </w:p>
        </w:tc>
        <w:tc>
          <w:tcPr>
            <w:tcW w:w="560" w:type="pct"/>
          </w:tcPr>
          <w:p w14:paraId="284AA032" w14:textId="77777777" w:rsidR="002B2814" w:rsidRPr="00BB7E48" w:rsidRDefault="002B2814" w:rsidP="002B2814">
            <w:pPr>
              <w:pStyle w:val="GOSTTablenorm"/>
              <w:rPr>
                <w:ins w:id="5220" w:author="Сарафанова (Чиркова) Наталия Сергеевна" w:date="2025-07-22T21:09:00Z"/>
                <w:lang w:eastAsia="en-US"/>
              </w:rPr>
            </w:pPr>
            <w:ins w:id="5221" w:author="Сарафанова (Чиркова) Наталия Сергеевна" w:date="2025-07-22T21:09:00Z">
              <w:r w:rsidRPr="00BB7E48">
                <w:t>Строка</w:t>
              </w:r>
            </w:ins>
          </w:p>
        </w:tc>
        <w:tc>
          <w:tcPr>
            <w:tcW w:w="374" w:type="pct"/>
          </w:tcPr>
          <w:p w14:paraId="51F05B14" w14:textId="77777777" w:rsidR="002B2814" w:rsidRPr="00BB7E48" w:rsidRDefault="002B2814" w:rsidP="002B2814">
            <w:pPr>
              <w:pStyle w:val="GOSTTablenorm"/>
              <w:rPr>
                <w:ins w:id="5222" w:author="Сарафанова (Чиркова) Наталия Сергеевна" w:date="2025-07-22T21:09:00Z"/>
              </w:rPr>
            </w:pPr>
            <w:ins w:id="5223" w:author="Сарафанова (Чиркова) Наталия Сергеевна" w:date="2025-07-22T21:09:00Z">
              <w:r w:rsidRPr="00BB7E48">
                <w:t>Да</w:t>
              </w:r>
            </w:ins>
          </w:p>
        </w:tc>
        <w:tc>
          <w:tcPr>
            <w:tcW w:w="374" w:type="pct"/>
          </w:tcPr>
          <w:p w14:paraId="0CE301F5" w14:textId="77777777" w:rsidR="002B2814" w:rsidRPr="00BB7E48" w:rsidRDefault="002B2814" w:rsidP="002B2814">
            <w:pPr>
              <w:pStyle w:val="GOSTTablenorm"/>
              <w:rPr>
                <w:ins w:id="5224" w:author="Сарафанова (Чиркова) Наталия Сергеевна" w:date="2025-07-22T21:09:00Z"/>
              </w:rPr>
            </w:pPr>
            <w:ins w:id="5225" w:author="Сарафанова (Чиркова) Наталия Сергеевна" w:date="2025-07-22T21:09:00Z">
              <w:r w:rsidRPr="00BB7E48">
                <w:t>&lt;=2</w:t>
              </w:r>
            </w:ins>
          </w:p>
        </w:tc>
        <w:tc>
          <w:tcPr>
            <w:tcW w:w="1777" w:type="pct"/>
          </w:tcPr>
          <w:p w14:paraId="7BCED8DC" w14:textId="77777777" w:rsidR="002B2814" w:rsidRPr="00BB7E48" w:rsidRDefault="002B2814" w:rsidP="002B2814">
            <w:pPr>
              <w:pStyle w:val="GOSTTablenorm"/>
              <w:rPr>
                <w:ins w:id="5226" w:author="Сарафанова (Чиркова) Наталия Сергеевна" w:date="2025-07-22T21:09:00Z"/>
              </w:rPr>
            </w:pPr>
            <w:ins w:id="5227" w:author="Сарафанова (Чиркова) Наталия Сергеевна" w:date="2025-07-22T21:09:00Z">
              <w:r w:rsidRPr="00BB7E48">
                <w:t>Указывается значение аналитического признака «Тип СКУ» для отражения по дебету записи учета.</w:t>
              </w:r>
            </w:ins>
          </w:p>
          <w:p w14:paraId="49626D5A" w14:textId="77777777" w:rsidR="002B2814" w:rsidRPr="00BB7E48" w:rsidRDefault="002B2814" w:rsidP="002B2814">
            <w:pPr>
              <w:pStyle w:val="GOSTTablenorm"/>
              <w:rPr>
                <w:ins w:id="5228" w:author="Сарафанова (Чиркова) Наталия Сергеевна" w:date="2025-07-22T21:09:00Z"/>
              </w:rPr>
            </w:pPr>
            <w:ins w:id="5229" w:author="Сарафанова (Чиркова) Наталия Сергеевна" w:date="2025-07-22T21:09:00Z">
              <w:r w:rsidRPr="00BB7E48">
                <w:lastRenderedPageBreak/>
                <w:t>Допускается заполнение прочерком</w:t>
              </w:r>
            </w:ins>
          </w:p>
        </w:tc>
      </w:tr>
      <w:tr w:rsidR="002B2814" w:rsidRPr="00BB7E48" w14:paraId="501E6CBB" w14:textId="77777777" w:rsidTr="002B2814">
        <w:trPr>
          <w:ins w:id="5230" w:author="Сарафанова (Чиркова) Наталия Сергеевна" w:date="2025-07-22T21:09:00Z"/>
        </w:trPr>
        <w:tc>
          <w:tcPr>
            <w:tcW w:w="1120" w:type="pct"/>
          </w:tcPr>
          <w:p w14:paraId="789EA7C8" w14:textId="77777777" w:rsidR="002B2814" w:rsidRPr="00BB7E48" w:rsidRDefault="002B2814" w:rsidP="002B2814">
            <w:pPr>
              <w:pStyle w:val="GOSTTablenorm"/>
              <w:rPr>
                <w:ins w:id="5231" w:author="Сарафанова (Чиркова) Наталия Сергеевна" w:date="2025-07-22T21:09:00Z"/>
              </w:rPr>
            </w:pPr>
            <w:ins w:id="5232" w:author="Сарафанова (Чиркова) Наталия Сергеевна" w:date="2025-07-22T21:09:00Z">
              <w:r w:rsidRPr="00BB7E48">
                <w:lastRenderedPageBreak/>
                <w:t xml:space="preserve">ЗО Дт </w:t>
              </w:r>
            </w:ins>
          </w:p>
        </w:tc>
        <w:tc>
          <w:tcPr>
            <w:tcW w:w="795" w:type="pct"/>
          </w:tcPr>
          <w:p w14:paraId="7997A880" w14:textId="77777777" w:rsidR="002B2814" w:rsidRPr="00BB7E48" w:rsidRDefault="002B2814" w:rsidP="002B2814">
            <w:pPr>
              <w:pStyle w:val="GOSTTablenorm"/>
              <w:rPr>
                <w:ins w:id="5233" w:author="Сарафанова (Чиркова) Наталия Сергеевна" w:date="2025-07-22T21:09:00Z"/>
              </w:rPr>
            </w:pPr>
            <w:ins w:id="5234" w:author="Сарафанова (Чиркова) Наталия Сергеевна" w:date="2025-07-22T21:09:00Z">
              <w:r w:rsidRPr="00BB7E48">
                <w:rPr>
                  <w:b/>
                </w:rPr>
                <w:t>T0504833:</w:t>
              </w:r>
              <w:r w:rsidRPr="00BB7E48">
                <w:t>DT_PZO</w:t>
              </w:r>
            </w:ins>
          </w:p>
        </w:tc>
        <w:tc>
          <w:tcPr>
            <w:tcW w:w="560" w:type="pct"/>
          </w:tcPr>
          <w:p w14:paraId="4A2838A6" w14:textId="77777777" w:rsidR="002B2814" w:rsidRPr="00BB7E48" w:rsidRDefault="002B2814" w:rsidP="002B2814">
            <w:pPr>
              <w:pStyle w:val="GOSTTablenorm"/>
              <w:rPr>
                <w:ins w:id="5235" w:author="Сарафанова (Чиркова) Наталия Сергеевна" w:date="2025-07-22T21:09:00Z"/>
                <w:lang w:eastAsia="en-US"/>
              </w:rPr>
            </w:pPr>
            <w:ins w:id="5236" w:author="Сарафанова (Чиркова) Наталия Сергеевна" w:date="2025-07-22T21:09:00Z">
              <w:r w:rsidRPr="00BB7E48">
                <w:t>Строка</w:t>
              </w:r>
            </w:ins>
          </w:p>
        </w:tc>
        <w:tc>
          <w:tcPr>
            <w:tcW w:w="374" w:type="pct"/>
          </w:tcPr>
          <w:p w14:paraId="041225C7" w14:textId="77777777" w:rsidR="002B2814" w:rsidRPr="00BB7E48" w:rsidRDefault="002B2814" w:rsidP="002B2814">
            <w:pPr>
              <w:pStyle w:val="GOSTTablenorm"/>
              <w:rPr>
                <w:ins w:id="5237" w:author="Сарафанова (Чиркова) Наталия Сергеевна" w:date="2025-07-22T21:09:00Z"/>
              </w:rPr>
            </w:pPr>
            <w:ins w:id="5238" w:author="Сарафанова (Чиркова) Наталия Сергеевна" w:date="2025-07-22T21:09:00Z">
              <w:r w:rsidRPr="00BB7E48">
                <w:t>Да</w:t>
              </w:r>
            </w:ins>
          </w:p>
        </w:tc>
        <w:tc>
          <w:tcPr>
            <w:tcW w:w="374" w:type="pct"/>
          </w:tcPr>
          <w:p w14:paraId="4740053B" w14:textId="77777777" w:rsidR="002B2814" w:rsidRPr="00BB7E48" w:rsidRDefault="002B2814" w:rsidP="002B2814">
            <w:pPr>
              <w:pStyle w:val="GOSTTablenorm"/>
              <w:rPr>
                <w:ins w:id="5239" w:author="Сарафанова (Чиркова) Наталия Сергеевна" w:date="2025-07-22T21:09:00Z"/>
              </w:rPr>
            </w:pPr>
            <w:ins w:id="5240" w:author="Сарафанова (Чиркова) Наталия Сергеевна" w:date="2025-07-22T21:09:00Z">
              <w:r w:rsidRPr="00BB7E48">
                <w:t>&lt;=10</w:t>
              </w:r>
            </w:ins>
          </w:p>
        </w:tc>
        <w:tc>
          <w:tcPr>
            <w:tcW w:w="1777" w:type="pct"/>
          </w:tcPr>
          <w:p w14:paraId="7E157C46" w14:textId="77777777" w:rsidR="002B2814" w:rsidRPr="00BB7E48" w:rsidRDefault="002B2814" w:rsidP="002B2814">
            <w:pPr>
              <w:pStyle w:val="GOSTTablenorm"/>
              <w:rPr>
                <w:ins w:id="5241" w:author="Сарафанова (Чиркова) Наталия Сергеевна" w:date="2025-07-22T21:09:00Z"/>
              </w:rPr>
            </w:pPr>
            <w:ins w:id="5242" w:author="Сарафанова (Чиркова) Наталия Сергеевна" w:date="2025-07-22T21:09:00Z">
              <w:r w:rsidRPr="00BB7E48">
                <w:t>Указывается значение аналитического признака «ЗО» (Признак заключительных оборотов) для отражения по дебету записи учета.</w:t>
              </w:r>
            </w:ins>
          </w:p>
          <w:p w14:paraId="194D9373" w14:textId="77777777" w:rsidR="002B2814" w:rsidRPr="00BB7E48" w:rsidRDefault="002B2814" w:rsidP="002B2814">
            <w:pPr>
              <w:pStyle w:val="GOSTTablenorm"/>
              <w:rPr>
                <w:ins w:id="5243" w:author="Сарафанова (Чиркова) Наталия Сергеевна" w:date="2025-07-22T21:09:00Z"/>
              </w:rPr>
            </w:pPr>
            <w:ins w:id="5244" w:author="Сарафанова (Чиркова) Наталия Сергеевна" w:date="2025-07-22T21:09:00Z">
              <w:r w:rsidRPr="00BB7E48">
                <w:t>Допускается заполнение прочерком</w:t>
              </w:r>
            </w:ins>
          </w:p>
        </w:tc>
      </w:tr>
      <w:tr w:rsidR="002B2814" w:rsidRPr="00BB7E48" w14:paraId="48EA0BAC" w14:textId="77777777" w:rsidTr="002B2814">
        <w:trPr>
          <w:ins w:id="5245" w:author="Сарафанова (Чиркова) Наталия Сергеевна" w:date="2025-07-22T21:09:00Z"/>
        </w:trPr>
        <w:tc>
          <w:tcPr>
            <w:tcW w:w="1120" w:type="pct"/>
          </w:tcPr>
          <w:p w14:paraId="3A3E267D" w14:textId="77777777" w:rsidR="002B2814" w:rsidRPr="00BB7E48" w:rsidRDefault="002B2814" w:rsidP="002B2814">
            <w:pPr>
              <w:pStyle w:val="GOSTTablenorm"/>
              <w:rPr>
                <w:ins w:id="5246" w:author="Сарафанова (Чиркова) Наталия Сергеевна" w:date="2025-07-22T21:09:00Z"/>
              </w:rPr>
            </w:pPr>
            <w:ins w:id="5247" w:author="Сарафанова (Чиркова) Наталия Сергеевна" w:date="2025-07-22T21:09:00Z">
              <w:r w:rsidRPr="00BB7E48">
                <w:t>Счет Кт</w:t>
              </w:r>
            </w:ins>
          </w:p>
        </w:tc>
        <w:tc>
          <w:tcPr>
            <w:tcW w:w="795" w:type="pct"/>
          </w:tcPr>
          <w:p w14:paraId="7D575A1B" w14:textId="77777777" w:rsidR="002B2814" w:rsidRPr="00BB7E48" w:rsidRDefault="002B2814" w:rsidP="002B2814">
            <w:pPr>
              <w:pStyle w:val="GOSTTablenorm"/>
              <w:rPr>
                <w:ins w:id="5248" w:author="Сарафанова (Чиркова) Наталия Сергеевна" w:date="2025-07-22T21:09:00Z"/>
              </w:rPr>
            </w:pPr>
            <w:ins w:id="5249" w:author="Сарафанова (Чиркова) Наталия Сергеевна" w:date="2025-07-22T21:09:00Z">
              <w:r w:rsidRPr="00BB7E48">
                <w:rPr>
                  <w:b/>
                </w:rPr>
                <w:t>T0504833:</w:t>
              </w:r>
              <w:r w:rsidRPr="00BB7E48">
                <w:t>CT_ACCOUNT</w:t>
              </w:r>
            </w:ins>
          </w:p>
        </w:tc>
        <w:tc>
          <w:tcPr>
            <w:tcW w:w="560" w:type="pct"/>
          </w:tcPr>
          <w:p w14:paraId="1B28AFB4" w14:textId="77777777" w:rsidR="002B2814" w:rsidRPr="00BB7E48" w:rsidRDefault="002B2814" w:rsidP="002B2814">
            <w:pPr>
              <w:pStyle w:val="GOSTTablenorm"/>
              <w:rPr>
                <w:ins w:id="5250" w:author="Сарафанова (Чиркова) Наталия Сергеевна" w:date="2025-07-22T21:09:00Z"/>
                <w:lang w:val="en-US" w:eastAsia="en-US"/>
              </w:rPr>
            </w:pPr>
            <w:ins w:id="5251" w:author="Сарафанова (Чиркова) Наталия Сергеевна" w:date="2025-07-22T21:09:00Z">
              <w:r w:rsidRPr="00BB7E48">
                <w:t>Строка</w:t>
              </w:r>
              <w:r w:rsidRPr="00BB7E48">
                <w:rPr>
                  <w:lang w:val="en-US"/>
                </w:rPr>
                <w:t xml:space="preserve"> </w:t>
              </w:r>
            </w:ins>
          </w:p>
        </w:tc>
        <w:tc>
          <w:tcPr>
            <w:tcW w:w="374" w:type="pct"/>
          </w:tcPr>
          <w:p w14:paraId="02E94378" w14:textId="77777777" w:rsidR="002B2814" w:rsidRPr="00BB7E48" w:rsidRDefault="002B2814" w:rsidP="002B2814">
            <w:pPr>
              <w:pStyle w:val="GOSTTablenorm"/>
              <w:rPr>
                <w:ins w:id="5252" w:author="Сарафанова (Чиркова) Наталия Сергеевна" w:date="2025-07-22T21:09:00Z"/>
              </w:rPr>
            </w:pPr>
            <w:ins w:id="5253" w:author="Сарафанова (Чиркова) Наталия Сергеевна" w:date="2025-07-22T21:09:00Z">
              <w:r w:rsidRPr="00BB7E48">
                <w:t>Да</w:t>
              </w:r>
            </w:ins>
          </w:p>
        </w:tc>
        <w:tc>
          <w:tcPr>
            <w:tcW w:w="374" w:type="pct"/>
          </w:tcPr>
          <w:p w14:paraId="49CDF31D" w14:textId="77777777" w:rsidR="002B2814" w:rsidRPr="00BB7E48" w:rsidRDefault="002B2814" w:rsidP="002B2814">
            <w:pPr>
              <w:pStyle w:val="GOSTTablenorm"/>
              <w:rPr>
                <w:ins w:id="5254" w:author="Сарафанова (Чиркова) Наталия Сергеевна" w:date="2025-07-22T21:09:00Z"/>
              </w:rPr>
            </w:pPr>
            <w:ins w:id="5255" w:author="Сарафанова (Чиркова) Наталия Сергеевна" w:date="2025-07-22T21:09:00Z">
              <w:r w:rsidRPr="00BB7E48">
                <w:rPr>
                  <w:lang w:val="en-US"/>
                </w:rPr>
                <w:t>&lt;</w:t>
              </w:r>
              <w:r w:rsidRPr="00BB7E48">
                <w:t>=5</w:t>
              </w:r>
            </w:ins>
          </w:p>
        </w:tc>
        <w:tc>
          <w:tcPr>
            <w:tcW w:w="1777" w:type="pct"/>
          </w:tcPr>
          <w:p w14:paraId="7CF472EE" w14:textId="77777777" w:rsidR="002B2814" w:rsidRPr="00BB7E48" w:rsidRDefault="002B2814" w:rsidP="002B2814">
            <w:pPr>
              <w:pStyle w:val="GOSTTablenorm"/>
              <w:rPr>
                <w:ins w:id="5256" w:author="Сарафанова (Чиркова) Наталия Сергеевна" w:date="2025-07-22T21:09:00Z"/>
              </w:rPr>
            </w:pPr>
            <w:ins w:id="5257" w:author="Сарафанова (Чиркова) Наталия Сергеевна" w:date="2025-07-22T21:09:00Z">
              <w:r w:rsidRPr="00BB7E48">
                <w:t>Указывается код счета казначейского учета (номер забалансового счета) в соответствии со справочником «План счето</w:t>
              </w:r>
              <w:r w:rsidRPr="00131313">
                <w:t xml:space="preserve"> </w:t>
              </w:r>
              <w:r>
                <w:t>ПУР КС</w:t>
              </w:r>
              <w:r w:rsidRPr="00BB7E48">
                <w:t xml:space="preserve">» в </w:t>
              </w:r>
              <w:r w:rsidRPr="00BB7E48">
                <w:rPr>
                  <w:lang w:val="en-US"/>
                </w:rPr>
                <w:t>SVAP</w:t>
              </w:r>
              <w:r w:rsidRPr="00BB7E48">
                <w:t xml:space="preserve"> для отражения по кредиту записи учета</w:t>
              </w:r>
            </w:ins>
          </w:p>
        </w:tc>
      </w:tr>
      <w:tr w:rsidR="002B2814" w:rsidRPr="00BB7E48" w14:paraId="75EFFFE3" w14:textId="77777777" w:rsidTr="002B2814">
        <w:trPr>
          <w:ins w:id="5258" w:author="Сарафанова (Чиркова) Наталия Сергеевна" w:date="2025-07-22T21:09:00Z"/>
        </w:trPr>
        <w:tc>
          <w:tcPr>
            <w:tcW w:w="1120" w:type="pct"/>
          </w:tcPr>
          <w:p w14:paraId="55CE9F06" w14:textId="77777777" w:rsidR="002B2814" w:rsidRPr="00BB7E48" w:rsidRDefault="002B2814" w:rsidP="002B2814">
            <w:pPr>
              <w:pStyle w:val="GOSTTablenorm"/>
              <w:rPr>
                <w:ins w:id="5259" w:author="Сарафанова (Чиркова) Наталия Сергеевна" w:date="2025-07-22T21:09:00Z"/>
              </w:rPr>
            </w:pPr>
            <w:ins w:id="5260" w:author="Сарафанова (Чиркова) Наталия Сергеевна" w:date="2025-07-22T21:09:00Z">
              <w:r w:rsidRPr="00BB7E48">
                <w:t>ОКТМО КС Кт</w:t>
              </w:r>
            </w:ins>
          </w:p>
        </w:tc>
        <w:tc>
          <w:tcPr>
            <w:tcW w:w="795" w:type="pct"/>
          </w:tcPr>
          <w:p w14:paraId="72B78557" w14:textId="77777777" w:rsidR="002B2814" w:rsidRPr="00BB7E48" w:rsidRDefault="002B2814" w:rsidP="002B2814">
            <w:pPr>
              <w:pStyle w:val="GOSTTablenorm"/>
              <w:rPr>
                <w:ins w:id="5261" w:author="Сарафанова (Чиркова) Наталия Сергеевна" w:date="2025-07-22T21:09:00Z"/>
              </w:rPr>
            </w:pPr>
            <w:ins w:id="5262" w:author="Сарафанова (Чиркова) Наталия Сергеевна" w:date="2025-07-22T21:09:00Z">
              <w:r w:rsidRPr="00BB7E48">
                <w:rPr>
                  <w:b/>
                </w:rPr>
                <w:t>T0504833:</w:t>
              </w:r>
              <w:r w:rsidRPr="00BB7E48">
                <w:t>CT_OKTMOKS</w:t>
              </w:r>
            </w:ins>
          </w:p>
        </w:tc>
        <w:tc>
          <w:tcPr>
            <w:tcW w:w="560" w:type="pct"/>
          </w:tcPr>
          <w:p w14:paraId="0583447C" w14:textId="77777777" w:rsidR="002B2814" w:rsidRPr="00BB7E48" w:rsidRDefault="002B2814" w:rsidP="002B2814">
            <w:pPr>
              <w:pStyle w:val="GOSTTablenorm"/>
              <w:rPr>
                <w:ins w:id="5263" w:author="Сарафанова (Чиркова) Наталия Сергеевна" w:date="2025-07-22T21:09:00Z"/>
                <w:lang w:eastAsia="en-US"/>
              </w:rPr>
            </w:pPr>
            <w:ins w:id="5264" w:author="Сарафанова (Чиркова) Наталия Сергеевна" w:date="2025-07-22T21:09:00Z">
              <w:r w:rsidRPr="00BB7E48">
                <w:t>Строка</w:t>
              </w:r>
            </w:ins>
          </w:p>
        </w:tc>
        <w:tc>
          <w:tcPr>
            <w:tcW w:w="374" w:type="pct"/>
          </w:tcPr>
          <w:p w14:paraId="17E6EF7D" w14:textId="77777777" w:rsidR="002B2814" w:rsidRPr="00BB7E48" w:rsidRDefault="002B2814" w:rsidP="002B2814">
            <w:pPr>
              <w:pStyle w:val="GOSTTablenorm"/>
              <w:rPr>
                <w:ins w:id="5265" w:author="Сарафанова (Чиркова) Наталия Сергеевна" w:date="2025-07-22T21:09:00Z"/>
              </w:rPr>
            </w:pPr>
            <w:ins w:id="5266" w:author="Сарафанова (Чиркова) Наталия Сергеевна" w:date="2025-07-22T21:09:00Z">
              <w:r w:rsidRPr="00BB7E48">
                <w:t>Да</w:t>
              </w:r>
            </w:ins>
          </w:p>
        </w:tc>
        <w:tc>
          <w:tcPr>
            <w:tcW w:w="374" w:type="pct"/>
          </w:tcPr>
          <w:p w14:paraId="117E48DB" w14:textId="77777777" w:rsidR="002B2814" w:rsidRPr="00BB7E48" w:rsidRDefault="002B2814" w:rsidP="002B2814">
            <w:pPr>
              <w:pStyle w:val="GOSTTablenorm"/>
              <w:rPr>
                <w:ins w:id="5267" w:author="Сарафанова (Чиркова) Наталия Сергеевна" w:date="2025-07-22T21:09:00Z"/>
              </w:rPr>
            </w:pPr>
            <w:ins w:id="5268" w:author="Сарафанова (Чиркова) Наталия Сергеевна" w:date="2025-07-22T21:09:00Z">
              <w:r w:rsidRPr="00BB7E48">
                <w:t>&lt;=8</w:t>
              </w:r>
            </w:ins>
          </w:p>
        </w:tc>
        <w:tc>
          <w:tcPr>
            <w:tcW w:w="1777" w:type="pct"/>
          </w:tcPr>
          <w:p w14:paraId="34BDC71C" w14:textId="77777777" w:rsidR="002B2814" w:rsidRPr="00BB7E48" w:rsidRDefault="002B2814" w:rsidP="002B2814">
            <w:pPr>
              <w:pStyle w:val="GOSTTablenorm"/>
              <w:rPr>
                <w:ins w:id="5269" w:author="Сарафанова (Чиркова) Наталия Сергеевна" w:date="2025-07-22T21:09:00Z"/>
              </w:rPr>
            </w:pPr>
            <w:ins w:id="5270" w:author="Сарафанова (Чиркова) Наталия Сергеевна" w:date="2025-07-22T21:09:00Z">
              <w:r w:rsidRPr="00BB7E48">
                <w:t>Указывается значение аналитического признака «ОКТМО КС» (код по ОКТМО казначейского счета) для отражения по кредиту записи аналитического учета.</w:t>
              </w:r>
            </w:ins>
          </w:p>
          <w:p w14:paraId="6F8C56EF" w14:textId="77777777" w:rsidR="002B2814" w:rsidRPr="00BB7E48" w:rsidRDefault="002B2814" w:rsidP="002B2814">
            <w:pPr>
              <w:pStyle w:val="GOSTTablenorm"/>
              <w:rPr>
                <w:ins w:id="5271" w:author="Сарафанова (Чиркова) Наталия Сергеевна" w:date="2025-07-22T21:09:00Z"/>
              </w:rPr>
            </w:pPr>
            <w:ins w:id="5272" w:author="Сарафанова (Чиркова) Наталия Сергеевна" w:date="2025-07-22T21:09:00Z">
              <w:r w:rsidRPr="00BB7E48">
                <w:t>Допускается заполнение прочерком</w:t>
              </w:r>
            </w:ins>
          </w:p>
        </w:tc>
      </w:tr>
      <w:tr w:rsidR="002B2814" w:rsidRPr="00BB7E48" w14:paraId="1E393EA6" w14:textId="77777777" w:rsidTr="002B2814">
        <w:trPr>
          <w:ins w:id="5273" w:author="Сарафанова (Чиркова) Наталия Сергеевна" w:date="2025-07-22T21:09:00Z"/>
        </w:trPr>
        <w:tc>
          <w:tcPr>
            <w:tcW w:w="1120" w:type="pct"/>
          </w:tcPr>
          <w:p w14:paraId="1338AB6B" w14:textId="77777777" w:rsidR="002B2814" w:rsidRPr="00BB7E48" w:rsidRDefault="002B2814" w:rsidP="002B2814">
            <w:pPr>
              <w:pStyle w:val="GOSTTablenorm"/>
              <w:rPr>
                <w:ins w:id="5274" w:author="Сарафанова (Чиркова) Наталия Сергеевна" w:date="2025-07-22T21:09:00Z"/>
              </w:rPr>
            </w:pPr>
            <w:ins w:id="5275" w:author="Сарафанова (Чиркова) Наталия Сергеевна" w:date="2025-07-22T21:09:00Z">
              <w:r w:rsidRPr="00BB7E48">
                <w:t>ЛС Кт</w:t>
              </w:r>
            </w:ins>
          </w:p>
        </w:tc>
        <w:tc>
          <w:tcPr>
            <w:tcW w:w="795" w:type="pct"/>
          </w:tcPr>
          <w:p w14:paraId="0014D668" w14:textId="77777777" w:rsidR="002B2814" w:rsidRPr="00BB7E48" w:rsidRDefault="002B2814" w:rsidP="002B2814">
            <w:pPr>
              <w:pStyle w:val="GOSTTablenorm"/>
              <w:rPr>
                <w:ins w:id="5276" w:author="Сарафанова (Чиркова) Наталия Сергеевна" w:date="2025-07-22T21:09:00Z"/>
              </w:rPr>
            </w:pPr>
            <w:ins w:id="5277" w:author="Сарафанова (Чиркова) Наталия Сергеевна" w:date="2025-07-22T21:09:00Z">
              <w:r w:rsidRPr="00BB7E48">
                <w:rPr>
                  <w:b/>
                </w:rPr>
                <w:t>T0504833:</w:t>
              </w:r>
              <w:r w:rsidRPr="00BB7E48">
                <w:rPr>
                  <w:lang w:val="en-US"/>
                </w:rPr>
                <w:t>CT</w:t>
              </w:r>
              <w:r w:rsidRPr="00BB7E48">
                <w:t>_LS</w:t>
              </w:r>
            </w:ins>
          </w:p>
        </w:tc>
        <w:tc>
          <w:tcPr>
            <w:tcW w:w="560" w:type="pct"/>
          </w:tcPr>
          <w:p w14:paraId="3A71FF8A" w14:textId="77777777" w:rsidR="002B2814" w:rsidRPr="00BB7E48" w:rsidRDefault="002B2814" w:rsidP="002B2814">
            <w:pPr>
              <w:pStyle w:val="GOSTTablenorm"/>
              <w:rPr>
                <w:ins w:id="5278" w:author="Сарафанова (Чиркова) Наталия Сергеевна" w:date="2025-07-22T21:09:00Z"/>
                <w:lang w:eastAsia="en-US"/>
              </w:rPr>
            </w:pPr>
            <w:ins w:id="5279" w:author="Сарафанова (Чиркова) Наталия Сергеевна" w:date="2025-07-22T21:09:00Z">
              <w:r w:rsidRPr="00BB7E48">
                <w:t>Строка</w:t>
              </w:r>
            </w:ins>
          </w:p>
        </w:tc>
        <w:tc>
          <w:tcPr>
            <w:tcW w:w="374" w:type="pct"/>
          </w:tcPr>
          <w:p w14:paraId="42652DF8" w14:textId="77777777" w:rsidR="002B2814" w:rsidRPr="00BB7E48" w:rsidRDefault="002B2814" w:rsidP="002B2814">
            <w:pPr>
              <w:pStyle w:val="GOSTTablenorm"/>
              <w:rPr>
                <w:ins w:id="5280" w:author="Сарафанова (Чиркова) Наталия Сергеевна" w:date="2025-07-22T21:09:00Z"/>
              </w:rPr>
            </w:pPr>
            <w:ins w:id="5281" w:author="Сарафанова (Чиркова) Наталия Сергеевна" w:date="2025-07-22T21:09:00Z">
              <w:r w:rsidRPr="00BB7E48">
                <w:t>Да</w:t>
              </w:r>
            </w:ins>
          </w:p>
        </w:tc>
        <w:tc>
          <w:tcPr>
            <w:tcW w:w="374" w:type="pct"/>
          </w:tcPr>
          <w:p w14:paraId="3EA16C98" w14:textId="77777777" w:rsidR="002B2814" w:rsidRPr="00BB7E48" w:rsidRDefault="002B2814" w:rsidP="002B2814">
            <w:pPr>
              <w:pStyle w:val="GOSTTablenorm"/>
              <w:rPr>
                <w:ins w:id="5282" w:author="Сарафанова (Чиркова) Наталия Сергеевна" w:date="2025-07-22T21:09:00Z"/>
              </w:rPr>
            </w:pPr>
            <w:ins w:id="5283" w:author="Сарафанова (Чиркова) Наталия Сергеевна" w:date="2025-07-22T21:09:00Z">
              <w:r w:rsidRPr="00BB7E48">
                <w:t>&lt;=11</w:t>
              </w:r>
            </w:ins>
          </w:p>
        </w:tc>
        <w:tc>
          <w:tcPr>
            <w:tcW w:w="1777" w:type="pct"/>
          </w:tcPr>
          <w:p w14:paraId="51CFD377" w14:textId="77777777" w:rsidR="002B2814" w:rsidRPr="00BB7E48" w:rsidRDefault="002B2814" w:rsidP="002B2814">
            <w:pPr>
              <w:pStyle w:val="GOSTTablenorm"/>
              <w:rPr>
                <w:ins w:id="5284" w:author="Сарафанова (Чиркова) Наталия Сергеевна" w:date="2025-07-22T21:09:00Z"/>
              </w:rPr>
            </w:pPr>
            <w:ins w:id="5285" w:author="Сарафанова (Чиркова) Наталия Сергеевна" w:date="2025-07-22T21:09:00Z">
              <w:r w:rsidRPr="00BB7E48">
                <w:t>Указывается значение аналитического признака «ЛС» для отражения по кредиту записи аналитического учета.</w:t>
              </w:r>
            </w:ins>
          </w:p>
          <w:p w14:paraId="2CF06AAD" w14:textId="77777777" w:rsidR="002B2814" w:rsidRPr="00BB7E48" w:rsidRDefault="002B2814" w:rsidP="002B2814">
            <w:pPr>
              <w:pStyle w:val="GOSTTablenorm"/>
              <w:rPr>
                <w:ins w:id="5286" w:author="Сарафанова (Чиркова) Наталия Сергеевна" w:date="2025-07-22T21:09:00Z"/>
              </w:rPr>
            </w:pPr>
            <w:ins w:id="5287" w:author="Сарафанова (Чиркова) Наталия Сергеевна" w:date="2025-07-22T21:09:00Z">
              <w:r w:rsidRPr="00BB7E48">
                <w:t>Допускается заполнение прочерком</w:t>
              </w:r>
            </w:ins>
          </w:p>
        </w:tc>
      </w:tr>
      <w:tr w:rsidR="002B2814" w:rsidRPr="00BB7E48" w14:paraId="19F5B235" w14:textId="77777777" w:rsidTr="002B2814">
        <w:trPr>
          <w:ins w:id="5288" w:author="Сарафанова (Чиркова) Наталия Сергеевна" w:date="2025-07-22T21:09:00Z"/>
        </w:trPr>
        <w:tc>
          <w:tcPr>
            <w:tcW w:w="1120" w:type="pct"/>
          </w:tcPr>
          <w:p w14:paraId="15252AF1" w14:textId="77777777" w:rsidR="002B2814" w:rsidRPr="00BB7E48" w:rsidRDefault="002B2814" w:rsidP="002B2814">
            <w:pPr>
              <w:pStyle w:val="GOSTTablenorm"/>
              <w:rPr>
                <w:ins w:id="5289" w:author="Сарафанова (Чиркова) Наталия Сергеевна" w:date="2025-07-22T21:09:00Z"/>
              </w:rPr>
            </w:pPr>
            <w:ins w:id="5290" w:author="Сарафанова (Чиркова) Наталия Сергеевна" w:date="2025-07-22T21:09:00Z">
              <w:r w:rsidRPr="00BB7E48">
                <w:t>Аналитический код СКУ Кт</w:t>
              </w:r>
            </w:ins>
          </w:p>
        </w:tc>
        <w:tc>
          <w:tcPr>
            <w:tcW w:w="795" w:type="pct"/>
          </w:tcPr>
          <w:p w14:paraId="4DED21B6" w14:textId="77777777" w:rsidR="002B2814" w:rsidRPr="00BB7E48" w:rsidRDefault="002B2814" w:rsidP="002B2814">
            <w:pPr>
              <w:pStyle w:val="GOSTTablenorm"/>
              <w:rPr>
                <w:ins w:id="5291" w:author="Сарафанова (Чиркова) Наталия Сергеевна" w:date="2025-07-22T21:09:00Z"/>
              </w:rPr>
            </w:pPr>
            <w:ins w:id="5292" w:author="Сарафанова (Чиркова) Наталия Сергеевна" w:date="2025-07-22T21:09:00Z">
              <w:r w:rsidRPr="00BB7E48">
                <w:rPr>
                  <w:b/>
                </w:rPr>
                <w:t>T0504833:</w:t>
              </w:r>
              <w:r w:rsidRPr="00BB7E48">
                <w:t>CT_ANALITCODESKU</w:t>
              </w:r>
            </w:ins>
          </w:p>
        </w:tc>
        <w:tc>
          <w:tcPr>
            <w:tcW w:w="560" w:type="pct"/>
          </w:tcPr>
          <w:p w14:paraId="1D332BDF" w14:textId="77777777" w:rsidR="002B2814" w:rsidRPr="00BB7E48" w:rsidRDefault="002B2814" w:rsidP="002B2814">
            <w:pPr>
              <w:pStyle w:val="GOSTTablenorm"/>
              <w:rPr>
                <w:ins w:id="5293" w:author="Сарафанова (Чиркова) Наталия Сергеевна" w:date="2025-07-22T21:09:00Z"/>
                <w:lang w:eastAsia="en-US"/>
              </w:rPr>
            </w:pPr>
            <w:ins w:id="5294" w:author="Сарафанова (Чиркова) Наталия Сергеевна" w:date="2025-07-22T21:09:00Z">
              <w:r w:rsidRPr="00BB7E48">
                <w:t>Строка</w:t>
              </w:r>
            </w:ins>
          </w:p>
        </w:tc>
        <w:tc>
          <w:tcPr>
            <w:tcW w:w="374" w:type="pct"/>
          </w:tcPr>
          <w:p w14:paraId="4F26BAF0" w14:textId="77777777" w:rsidR="002B2814" w:rsidRPr="00BB7E48" w:rsidRDefault="002B2814" w:rsidP="002B2814">
            <w:pPr>
              <w:pStyle w:val="GOSTTablenorm"/>
              <w:rPr>
                <w:ins w:id="5295" w:author="Сарафанова (Чиркова) Наталия Сергеевна" w:date="2025-07-22T21:09:00Z"/>
              </w:rPr>
            </w:pPr>
            <w:ins w:id="5296" w:author="Сарафанова (Чиркова) Наталия Сергеевна" w:date="2025-07-22T21:09:00Z">
              <w:r w:rsidRPr="00BB7E48">
                <w:t>Да</w:t>
              </w:r>
            </w:ins>
          </w:p>
        </w:tc>
        <w:tc>
          <w:tcPr>
            <w:tcW w:w="374" w:type="pct"/>
          </w:tcPr>
          <w:p w14:paraId="1BDE7A7B" w14:textId="77777777" w:rsidR="002B2814" w:rsidRPr="00BB7E48" w:rsidRDefault="002B2814" w:rsidP="002B2814">
            <w:pPr>
              <w:pStyle w:val="GOSTTablenorm"/>
              <w:rPr>
                <w:ins w:id="5297" w:author="Сарафанова (Чиркова) Наталия Сергеевна" w:date="2025-07-22T21:09:00Z"/>
              </w:rPr>
            </w:pPr>
            <w:ins w:id="5298" w:author="Сарафанова (Чиркова) Наталия Сергеевна" w:date="2025-07-22T21:09:00Z">
              <w:r w:rsidRPr="00BB7E48">
                <w:t>&lt;=</w:t>
              </w:r>
              <w:r w:rsidRPr="00BB7E48">
                <w:rPr>
                  <w:lang w:val="en-US"/>
                </w:rPr>
                <w:t>2</w:t>
              </w:r>
            </w:ins>
          </w:p>
        </w:tc>
        <w:tc>
          <w:tcPr>
            <w:tcW w:w="1777" w:type="pct"/>
          </w:tcPr>
          <w:p w14:paraId="410D8CBC" w14:textId="77777777" w:rsidR="002B2814" w:rsidRPr="00BB7E48" w:rsidRDefault="002B2814" w:rsidP="002B2814">
            <w:pPr>
              <w:pStyle w:val="GOSTTablenorm"/>
              <w:rPr>
                <w:ins w:id="5299" w:author="Сарафанова (Чиркова) Наталия Сергеевна" w:date="2025-07-22T21:09:00Z"/>
              </w:rPr>
            </w:pPr>
            <w:ins w:id="5300" w:author="Сарафанова (Чиркова) Наталия Сергеевна" w:date="2025-07-22T21:09:00Z">
              <w:r w:rsidRPr="00BB7E48">
                <w:t>Указывается значение аналитического признака «Аналитический код СКУ» для отражения по кредиту записи учета.</w:t>
              </w:r>
            </w:ins>
          </w:p>
          <w:p w14:paraId="3FDCF026" w14:textId="77777777" w:rsidR="002B2814" w:rsidRPr="00BB7E48" w:rsidRDefault="002B2814" w:rsidP="002B2814">
            <w:pPr>
              <w:pStyle w:val="GOSTTablenorm"/>
              <w:rPr>
                <w:ins w:id="5301" w:author="Сарафанова (Чиркова) Наталия Сергеевна" w:date="2025-07-22T21:09:00Z"/>
              </w:rPr>
            </w:pPr>
            <w:ins w:id="5302" w:author="Сарафанова (Чиркова) Наталия Сергеевна" w:date="2025-07-22T21:09:00Z">
              <w:r w:rsidRPr="00BB7E48">
                <w:t xml:space="preserve">Допускается заполнение прочерком </w:t>
              </w:r>
            </w:ins>
          </w:p>
        </w:tc>
      </w:tr>
      <w:tr w:rsidR="002B2814" w:rsidRPr="00BB7E48" w14:paraId="446F2AF3" w14:textId="77777777" w:rsidTr="002B2814">
        <w:trPr>
          <w:ins w:id="5303" w:author="Сарафанова (Чиркова) Наталия Сергеевна" w:date="2025-07-22T21:09:00Z"/>
        </w:trPr>
        <w:tc>
          <w:tcPr>
            <w:tcW w:w="1120" w:type="pct"/>
          </w:tcPr>
          <w:p w14:paraId="01C24AEA" w14:textId="77777777" w:rsidR="002B2814" w:rsidRPr="00BB7E48" w:rsidRDefault="002B2814" w:rsidP="002B2814">
            <w:pPr>
              <w:pStyle w:val="GOSTTablenorm"/>
              <w:rPr>
                <w:ins w:id="5304" w:author="Сарафанова (Чиркова) Наталия Сергеевна" w:date="2025-07-22T21:09:00Z"/>
              </w:rPr>
            </w:pPr>
            <w:ins w:id="5305" w:author="Сарафанова (Чиркова) Наталия Сергеевна" w:date="2025-07-22T21:09:00Z">
              <w:r w:rsidRPr="00BB7E48">
                <w:t>КБК Кт</w:t>
              </w:r>
            </w:ins>
          </w:p>
        </w:tc>
        <w:tc>
          <w:tcPr>
            <w:tcW w:w="795" w:type="pct"/>
          </w:tcPr>
          <w:p w14:paraId="15C09434" w14:textId="77777777" w:rsidR="002B2814" w:rsidRPr="00BB7E48" w:rsidRDefault="002B2814" w:rsidP="002B2814">
            <w:pPr>
              <w:pStyle w:val="GOSTTablenorm"/>
              <w:rPr>
                <w:ins w:id="5306" w:author="Сарафанова (Чиркова) Наталия Сергеевна" w:date="2025-07-22T21:09:00Z"/>
              </w:rPr>
            </w:pPr>
            <w:ins w:id="5307" w:author="Сарафанова (Чиркова) Наталия Сергеевна" w:date="2025-07-22T21:09:00Z">
              <w:r w:rsidRPr="00BB7E48">
                <w:rPr>
                  <w:b/>
                </w:rPr>
                <w:t>T0504833:</w:t>
              </w:r>
              <w:r w:rsidRPr="00BB7E48">
                <w:t>CT_KBK</w:t>
              </w:r>
            </w:ins>
          </w:p>
        </w:tc>
        <w:tc>
          <w:tcPr>
            <w:tcW w:w="560" w:type="pct"/>
          </w:tcPr>
          <w:p w14:paraId="18025448" w14:textId="77777777" w:rsidR="002B2814" w:rsidRPr="00BB7E48" w:rsidRDefault="002B2814" w:rsidP="002B2814">
            <w:pPr>
              <w:pStyle w:val="GOSTTablenorm"/>
              <w:rPr>
                <w:ins w:id="5308" w:author="Сарафанова (Чиркова) Наталия Сергеевна" w:date="2025-07-22T21:09:00Z"/>
                <w:lang w:eastAsia="en-US"/>
              </w:rPr>
            </w:pPr>
            <w:ins w:id="5309" w:author="Сарафанова (Чиркова) Наталия Сергеевна" w:date="2025-07-22T21:09:00Z">
              <w:r w:rsidRPr="00BB7E48">
                <w:t>Строка</w:t>
              </w:r>
            </w:ins>
          </w:p>
        </w:tc>
        <w:tc>
          <w:tcPr>
            <w:tcW w:w="374" w:type="pct"/>
          </w:tcPr>
          <w:p w14:paraId="2C67F9EA" w14:textId="77777777" w:rsidR="002B2814" w:rsidRPr="00BB7E48" w:rsidRDefault="002B2814" w:rsidP="002B2814">
            <w:pPr>
              <w:pStyle w:val="GOSTTablenorm"/>
              <w:rPr>
                <w:ins w:id="5310" w:author="Сарафанова (Чиркова) Наталия Сергеевна" w:date="2025-07-22T21:09:00Z"/>
              </w:rPr>
            </w:pPr>
            <w:ins w:id="5311" w:author="Сарафанова (Чиркова) Наталия Сергеевна" w:date="2025-07-22T21:09:00Z">
              <w:r w:rsidRPr="00BB7E48">
                <w:t>Да</w:t>
              </w:r>
            </w:ins>
          </w:p>
        </w:tc>
        <w:tc>
          <w:tcPr>
            <w:tcW w:w="374" w:type="pct"/>
          </w:tcPr>
          <w:p w14:paraId="2BEB62D8" w14:textId="77777777" w:rsidR="002B2814" w:rsidRPr="00BB7E48" w:rsidRDefault="002B2814" w:rsidP="002B2814">
            <w:pPr>
              <w:pStyle w:val="GOSTTablenorm"/>
              <w:rPr>
                <w:ins w:id="5312" w:author="Сарафанова (Чиркова) Наталия Сергеевна" w:date="2025-07-22T21:09:00Z"/>
              </w:rPr>
            </w:pPr>
            <w:ins w:id="5313" w:author="Сарафанова (Чиркова) Наталия Сергеевна" w:date="2025-07-22T21:09:00Z">
              <w:r w:rsidRPr="00BB7E48">
                <w:t>&lt;=20</w:t>
              </w:r>
            </w:ins>
          </w:p>
        </w:tc>
        <w:tc>
          <w:tcPr>
            <w:tcW w:w="1777" w:type="pct"/>
          </w:tcPr>
          <w:p w14:paraId="003BD456" w14:textId="77777777" w:rsidR="002B2814" w:rsidRPr="00BB7E48" w:rsidRDefault="002B2814" w:rsidP="002B2814">
            <w:pPr>
              <w:pStyle w:val="GOSTTablenorm"/>
              <w:rPr>
                <w:ins w:id="5314" w:author="Сарафанова (Чиркова) Наталия Сергеевна" w:date="2025-07-22T21:09:00Z"/>
              </w:rPr>
            </w:pPr>
            <w:ins w:id="5315" w:author="Сарафанова (Чиркова) Наталия Сергеевна" w:date="2025-07-22T21:09:00Z">
              <w:r w:rsidRPr="00BB7E48">
                <w:t>Указывается значение аналитического признака «КБК»  (Код по бюджетной классификации) для отражения по кредиту записи учета.</w:t>
              </w:r>
            </w:ins>
          </w:p>
          <w:p w14:paraId="124D8EE2" w14:textId="77777777" w:rsidR="002B2814" w:rsidRPr="00BB7E48" w:rsidRDefault="002B2814" w:rsidP="002B2814">
            <w:pPr>
              <w:pStyle w:val="GOSTTablenorm"/>
              <w:rPr>
                <w:ins w:id="5316" w:author="Сарафанова (Чиркова) Наталия Сергеевна" w:date="2025-07-22T21:09:00Z"/>
              </w:rPr>
            </w:pPr>
            <w:ins w:id="5317" w:author="Сарафанова (Чиркова) Наталия Сергеевна" w:date="2025-07-22T21:09:00Z">
              <w:r w:rsidRPr="00BB7E48">
                <w:t>Допускается заполнение прочерком</w:t>
              </w:r>
            </w:ins>
          </w:p>
        </w:tc>
      </w:tr>
      <w:tr w:rsidR="002B2814" w:rsidRPr="00BB7E48" w14:paraId="5B76D1A7" w14:textId="77777777" w:rsidTr="002B2814">
        <w:trPr>
          <w:ins w:id="5318" w:author="Сарафанова (Чиркова) Наталия Сергеевна" w:date="2025-07-22T21:09:00Z"/>
        </w:trPr>
        <w:tc>
          <w:tcPr>
            <w:tcW w:w="1120" w:type="pct"/>
          </w:tcPr>
          <w:p w14:paraId="77CF92FB" w14:textId="77777777" w:rsidR="002B2814" w:rsidRPr="00BB7E48" w:rsidRDefault="002B2814" w:rsidP="002B2814">
            <w:pPr>
              <w:pStyle w:val="GOSTTablenorm"/>
              <w:rPr>
                <w:ins w:id="5319" w:author="Сарафанова (Чиркова) Наталия Сергеевна" w:date="2025-07-22T21:09:00Z"/>
              </w:rPr>
            </w:pPr>
            <w:ins w:id="5320" w:author="Сарафанова (Чиркова) Наталия Сергеевна" w:date="2025-07-22T21:09:00Z">
              <w:r w:rsidRPr="00BB7E48">
                <w:t>Тип КБК Кт</w:t>
              </w:r>
            </w:ins>
          </w:p>
        </w:tc>
        <w:tc>
          <w:tcPr>
            <w:tcW w:w="795" w:type="pct"/>
          </w:tcPr>
          <w:p w14:paraId="7146B060" w14:textId="77777777" w:rsidR="002B2814" w:rsidRPr="00BB7E48" w:rsidRDefault="002B2814" w:rsidP="002B2814">
            <w:pPr>
              <w:pStyle w:val="GOSTTablenorm"/>
              <w:rPr>
                <w:ins w:id="5321" w:author="Сарафанова (Чиркова) Наталия Сергеевна" w:date="2025-07-22T21:09:00Z"/>
              </w:rPr>
            </w:pPr>
            <w:ins w:id="5322" w:author="Сарафанова (Чиркова) Наталия Сергеевна" w:date="2025-07-22T21:09:00Z">
              <w:r w:rsidRPr="00BB7E48">
                <w:rPr>
                  <w:b/>
                </w:rPr>
                <w:t>T0504833:</w:t>
              </w:r>
              <w:r w:rsidRPr="00BB7E48">
                <w:t>СT_</w:t>
              </w:r>
              <w:r w:rsidRPr="00BB7E48">
                <w:rPr>
                  <w:lang w:val="en-US"/>
                </w:rPr>
                <w:t>TYPE</w:t>
              </w:r>
              <w:r w:rsidRPr="00BB7E48">
                <w:t>KBK</w:t>
              </w:r>
            </w:ins>
          </w:p>
        </w:tc>
        <w:tc>
          <w:tcPr>
            <w:tcW w:w="560" w:type="pct"/>
          </w:tcPr>
          <w:p w14:paraId="3FE94331" w14:textId="77777777" w:rsidR="002B2814" w:rsidRPr="00BB7E48" w:rsidRDefault="002B2814" w:rsidP="002B2814">
            <w:pPr>
              <w:pStyle w:val="GOSTTablenorm"/>
              <w:rPr>
                <w:ins w:id="5323" w:author="Сарафанова (Чиркова) Наталия Сергеевна" w:date="2025-07-22T21:09:00Z"/>
              </w:rPr>
            </w:pPr>
            <w:ins w:id="5324" w:author="Сарафанова (Чиркова) Наталия Сергеевна" w:date="2025-07-22T21:09:00Z">
              <w:r w:rsidRPr="00BB7E48">
                <w:t>Строка</w:t>
              </w:r>
            </w:ins>
          </w:p>
        </w:tc>
        <w:tc>
          <w:tcPr>
            <w:tcW w:w="374" w:type="pct"/>
          </w:tcPr>
          <w:p w14:paraId="72C3936D" w14:textId="77777777" w:rsidR="002B2814" w:rsidRPr="00BB7E48" w:rsidRDefault="002B2814" w:rsidP="002B2814">
            <w:pPr>
              <w:pStyle w:val="GOSTTablenorm"/>
              <w:rPr>
                <w:ins w:id="5325" w:author="Сарафанова (Чиркова) Наталия Сергеевна" w:date="2025-07-22T21:09:00Z"/>
              </w:rPr>
            </w:pPr>
            <w:ins w:id="5326" w:author="Сарафанова (Чиркова) Наталия Сергеевна" w:date="2025-07-22T21:09:00Z">
              <w:r w:rsidRPr="00BB7E48">
                <w:t>Да</w:t>
              </w:r>
            </w:ins>
          </w:p>
        </w:tc>
        <w:tc>
          <w:tcPr>
            <w:tcW w:w="374" w:type="pct"/>
          </w:tcPr>
          <w:p w14:paraId="53FBBAA0" w14:textId="77777777" w:rsidR="002B2814" w:rsidRPr="00BB7E48" w:rsidRDefault="002B2814" w:rsidP="002B2814">
            <w:pPr>
              <w:pStyle w:val="GOSTTablenorm"/>
              <w:rPr>
                <w:ins w:id="5327" w:author="Сарафанова (Чиркова) Наталия Сергеевна" w:date="2025-07-22T21:09:00Z"/>
              </w:rPr>
            </w:pPr>
            <w:ins w:id="5328" w:author="Сарафанова (Чиркова) Наталия Сергеевна" w:date="2025-07-22T21:09:00Z">
              <w:r w:rsidRPr="00BB7E48">
                <w:rPr>
                  <w:lang w:val="en-US"/>
                </w:rPr>
                <w:t>&lt;</w:t>
              </w:r>
              <w:r w:rsidRPr="00BB7E48">
                <w:t>=2</w:t>
              </w:r>
            </w:ins>
          </w:p>
        </w:tc>
        <w:tc>
          <w:tcPr>
            <w:tcW w:w="1777" w:type="pct"/>
          </w:tcPr>
          <w:p w14:paraId="7B337A0B" w14:textId="77777777" w:rsidR="002B2814" w:rsidRPr="00BB7E48" w:rsidRDefault="002B2814" w:rsidP="002B2814">
            <w:pPr>
              <w:pStyle w:val="GOSTTablenorm"/>
              <w:rPr>
                <w:ins w:id="5329" w:author="Сарафанова (Чиркова) Наталия Сергеевна" w:date="2025-07-22T21:09:00Z"/>
              </w:rPr>
            </w:pPr>
            <w:ins w:id="5330" w:author="Сарафанова (Чиркова) Наталия Сергеевна" w:date="2025-07-22T21:09:00Z">
              <w:r w:rsidRPr="00BB7E48">
                <w:t>Указывается значение аналитического признака «Тип КБК» для отражения по кредиту записи учета.</w:t>
              </w:r>
            </w:ins>
          </w:p>
          <w:p w14:paraId="00DDE3BF" w14:textId="77777777" w:rsidR="002B2814" w:rsidRPr="00BB7E48" w:rsidRDefault="002B2814" w:rsidP="002B2814">
            <w:pPr>
              <w:pStyle w:val="GOSTTablenorm"/>
              <w:rPr>
                <w:ins w:id="5331" w:author="Сарафанова (Чиркова) Наталия Сергеевна" w:date="2025-07-22T21:09:00Z"/>
              </w:rPr>
            </w:pPr>
            <w:ins w:id="5332" w:author="Сарафанова (Чиркова) Наталия Сергеевна" w:date="2025-07-22T21:09:00Z">
              <w:r w:rsidRPr="00BB7E48">
                <w:t>Допускается заполнение прочерком</w:t>
              </w:r>
            </w:ins>
          </w:p>
        </w:tc>
      </w:tr>
      <w:tr w:rsidR="002B2814" w:rsidRPr="00BB7E48" w14:paraId="6348E543" w14:textId="77777777" w:rsidTr="002B2814">
        <w:trPr>
          <w:ins w:id="5333" w:author="Сарафанова (Чиркова) Наталия Сергеевна" w:date="2025-07-22T21:09:00Z"/>
        </w:trPr>
        <w:tc>
          <w:tcPr>
            <w:tcW w:w="1120" w:type="pct"/>
          </w:tcPr>
          <w:p w14:paraId="7855E781" w14:textId="77777777" w:rsidR="002B2814" w:rsidRPr="00BB7E48" w:rsidRDefault="002B2814" w:rsidP="002B2814">
            <w:pPr>
              <w:pStyle w:val="GOSTTablenorm"/>
              <w:rPr>
                <w:ins w:id="5334" w:author="Сарафанова (Чиркова) Наталия Сергеевна" w:date="2025-07-22T21:09:00Z"/>
              </w:rPr>
            </w:pPr>
            <w:ins w:id="5335" w:author="Сарафанова (Чиркова) Наталия Сергеевна" w:date="2025-07-22T21:09:00Z">
              <w:r w:rsidRPr="00BB7E48">
                <w:lastRenderedPageBreak/>
                <w:t>Код валюты Кт</w:t>
              </w:r>
            </w:ins>
          </w:p>
        </w:tc>
        <w:tc>
          <w:tcPr>
            <w:tcW w:w="795" w:type="pct"/>
          </w:tcPr>
          <w:p w14:paraId="129F447D" w14:textId="77777777" w:rsidR="002B2814" w:rsidRPr="00BB7E48" w:rsidRDefault="002B2814" w:rsidP="002B2814">
            <w:pPr>
              <w:pStyle w:val="GOSTTablenorm"/>
              <w:rPr>
                <w:ins w:id="5336" w:author="Сарафанова (Чиркова) Наталия Сергеевна" w:date="2025-07-22T21:09:00Z"/>
              </w:rPr>
            </w:pPr>
            <w:ins w:id="5337" w:author="Сарафанова (Чиркова) Наталия Сергеевна" w:date="2025-07-22T21:09:00Z">
              <w:r w:rsidRPr="00BB7E48">
                <w:rPr>
                  <w:b/>
                </w:rPr>
                <w:t>T0504833:</w:t>
              </w:r>
              <w:r w:rsidRPr="00BB7E48">
                <w:t>CT_VALCODE</w:t>
              </w:r>
            </w:ins>
          </w:p>
        </w:tc>
        <w:tc>
          <w:tcPr>
            <w:tcW w:w="560" w:type="pct"/>
          </w:tcPr>
          <w:p w14:paraId="0313365F" w14:textId="77777777" w:rsidR="002B2814" w:rsidRPr="00BB7E48" w:rsidRDefault="002B2814" w:rsidP="002B2814">
            <w:pPr>
              <w:pStyle w:val="GOSTTablenorm"/>
              <w:rPr>
                <w:ins w:id="5338" w:author="Сарафанова (Чиркова) Наталия Сергеевна" w:date="2025-07-22T21:09:00Z"/>
                <w:lang w:eastAsia="en-US"/>
              </w:rPr>
            </w:pPr>
            <w:ins w:id="5339" w:author="Сарафанова (Чиркова) Наталия Сергеевна" w:date="2025-07-22T21:09:00Z">
              <w:r w:rsidRPr="00BB7E48">
                <w:t>Строка</w:t>
              </w:r>
            </w:ins>
          </w:p>
        </w:tc>
        <w:tc>
          <w:tcPr>
            <w:tcW w:w="374" w:type="pct"/>
          </w:tcPr>
          <w:p w14:paraId="13198E84" w14:textId="77777777" w:rsidR="002B2814" w:rsidRPr="00BB7E48" w:rsidRDefault="002B2814" w:rsidP="002B2814">
            <w:pPr>
              <w:pStyle w:val="GOSTTablenorm"/>
              <w:rPr>
                <w:ins w:id="5340" w:author="Сарафанова (Чиркова) Наталия Сергеевна" w:date="2025-07-22T21:09:00Z"/>
              </w:rPr>
            </w:pPr>
            <w:ins w:id="5341" w:author="Сарафанова (Чиркова) Наталия Сергеевна" w:date="2025-07-22T21:09:00Z">
              <w:r w:rsidRPr="00BB7E48">
                <w:t>Да</w:t>
              </w:r>
            </w:ins>
          </w:p>
        </w:tc>
        <w:tc>
          <w:tcPr>
            <w:tcW w:w="374" w:type="pct"/>
          </w:tcPr>
          <w:p w14:paraId="567D13AE" w14:textId="77777777" w:rsidR="002B2814" w:rsidRPr="00BB7E48" w:rsidRDefault="002B2814" w:rsidP="002B2814">
            <w:pPr>
              <w:pStyle w:val="GOSTTablenorm"/>
              <w:rPr>
                <w:ins w:id="5342" w:author="Сарафанова (Чиркова) Наталия Сергеевна" w:date="2025-07-22T21:09:00Z"/>
              </w:rPr>
            </w:pPr>
            <w:ins w:id="5343" w:author="Сарафанова (Чиркова) Наталия Сергеевна" w:date="2025-07-22T21:09:00Z">
              <w:r w:rsidRPr="00BB7E48">
                <w:t>&lt;=3</w:t>
              </w:r>
            </w:ins>
          </w:p>
        </w:tc>
        <w:tc>
          <w:tcPr>
            <w:tcW w:w="1777" w:type="pct"/>
          </w:tcPr>
          <w:p w14:paraId="1768CDC2" w14:textId="77777777" w:rsidR="002B2814" w:rsidRPr="00BB7E48" w:rsidRDefault="002B2814" w:rsidP="002B2814">
            <w:pPr>
              <w:pStyle w:val="GOSTTablenorm"/>
              <w:rPr>
                <w:ins w:id="5344" w:author="Сарафанова (Чиркова) Наталия Сергеевна" w:date="2025-07-22T21:09:00Z"/>
              </w:rPr>
            </w:pPr>
            <w:ins w:id="5345" w:author="Сарафанова (Чиркова) Наталия Сергеевна" w:date="2025-07-22T21:09:00Z">
              <w:r w:rsidRPr="00BB7E48">
                <w:t>Указывается значение аналитического признака «Код валюты» для отражения по кредиту записи учета.</w:t>
              </w:r>
            </w:ins>
          </w:p>
          <w:p w14:paraId="2AAA5342" w14:textId="77777777" w:rsidR="002B2814" w:rsidRPr="00BB7E48" w:rsidRDefault="002B2814" w:rsidP="002B2814">
            <w:pPr>
              <w:pStyle w:val="GOSTTablenorm"/>
              <w:rPr>
                <w:ins w:id="5346" w:author="Сарафанова (Чиркова) Наталия Сергеевна" w:date="2025-07-22T21:09:00Z"/>
              </w:rPr>
            </w:pPr>
            <w:ins w:id="5347" w:author="Сарафанова (Чиркова) Наталия Сергеевна" w:date="2025-07-22T21:09:00Z">
              <w:r w:rsidRPr="00BB7E48">
                <w:t xml:space="preserve">Допускается заполнение прочерком </w:t>
              </w:r>
            </w:ins>
          </w:p>
        </w:tc>
      </w:tr>
      <w:tr w:rsidR="002B2814" w:rsidRPr="00BB7E48" w14:paraId="1CD080EE" w14:textId="77777777" w:rsidTr="002B2814">
        <w:trPr>
          <w:ins w:id="5348" w:author="Сарафанова (Чиркова) Наталия Сергеевна" w:date="2025-07-22T21:09:00Z"/>
        </w:trPr>
        <w:tc>
          <w:tcPr>
            <w:tcW w:w="1120" w:type="pct"/>
          </w:tcPr>
          <w:p w14:paraId="7E9036D1" w14:textId="77777777" w:rsidR="002B2814" w:rsidRPr="00BB7E48" w:rsidRDefault="002B2814" w:rsidP="002B2814">
            <w:pPr>
              <w:pStyle w:val="GOSTTablenorm"/>
              <w:rPr>
                <w:ins w:id="5349" w:author="Сарафанова (Чиркова) Наталия Сергеевна" w:date="2025-07-22T21:09:00Z"/>
              </w:rPr>
            </w:pPr>
            <w:ins w:id="5350" w:author="Сарафанова (Чиркова) Наталия Сергеевна" w:date="2025-07-22T21:09:00Z">
              <w:r w:rsidRPr="00BB7E48">
                <w:t>ТОФК КС Кт</w:t>
              </w:r>
            </w:ins>
          </w:p>
        </w:tc>
        <w:tc>
          <w:tcPr>
            <w:tcW w:w="795" w:type="pct"/>
          </w:tcPr>
          <w:p w14:paraId="7D93FD50" w14:textId="77777777" w:rsidR="002B2814" w:rsidRPr="00BB7E48" w:rsidRDefault="002B2814" w:rsidP="002B2814">
            <w:pPr>
              <w:pStyle w:val="GOSTTablenorm"/>
              <w:rPr>
                <w:ins w:id="5351" w:author="Сарафанова (Чиркова) Наталия Сергеевна" w:date="2025-07-22T21:09:00Z"/>
              </w:rPr>
            </w:pPr>
            <w:ins w:id="5352" w:author="Сарафанова (Чиркова) Наталия Сергеевна" w:date="2025-07-22T21:09:00Z">
              <w:r w:rsidRPr="00BB7E48">
                <w:rPr>
                  <w:b/>
                </w:rPr>
                <w:t>T0504833:</w:t>
              </w:r>
              <w:r w:rsidRPr="00BB7E48">
                <w:t>CT_TOFKKS</w:t>
              </w:r>
            </w:ins>
          </w:p>
        </w:tc>
        <w:tc>
          <w:tcPr>
            <w:tcW w:w="560" w:type="pct"/>
          </w:tcPr>
          <w:p w14:paraId="3169DCFA" w14:textId="77777777" w:rsidR="002B2814" w:rsidRPr="00BB7E48" w:rsidRDefault="002B2814" w:rsidP="002B2814">
            <w:pPr>
              <w:pStyle w:val="GOSTTablenorm"/>
              <w:rPr>
                <w:ins w:id="5353" w:author="Сарафанова (Чиркова) Наталия Сергеевна" w:date="2025-07-22T21:09:00Z"/>
                <w:lang w:eastAsia="en-US"/>
              </w:rPr>
            </w:pPr>
            <w:ins w:id="5354" w:author="Сарафанова (Чиркова) Наталия Сергеевна" w:date="2025-07-22T21:09:00Z">
              <w:r w:rsidRPr="00BB7E48">
                <w:t>Строка</w:t>
              </w:r>
            </w:ins>
          </w:p>
        </w:tc>
        <w:tc>
          <w:tcPr>
            <w:tcW w:w="374" w:type="pct"/>
          </w:tcPr>
          <w:p w14:paraId="454F207C" w14:textId="77777777" w:rsidR="002B2814" w:rsidRPr="00BB7E48" w:rsidRDefault="002B2814" w:rsidP="002B2814">
            <w:pPr>
              <w:pStyle w:val="GOSTTablenorm"/>
              <w:rPr>
                <w:ins w:id="5355" w:author="Сарафанова (Чиркова) Наталия Сергеевна" w:date="2025-07-22T21:09:00Z"/>
              </w:rPr>
            </w:pPr>
            <w:ins w:id="5356" w:author="Сарафанова (Чиркова) Наталия Сергеевна" w:date="2025-07-22T21:09:00Z">
              <w:r w:rsidRPr="00BB7E48">
                <w:t>Да</w:t>
              </w:r>
            </w:ins>
          </w:p>
        </w:tc>
        <w:tc>
          <w:tcPr>
            <w:tcW w:w="374" w:type="pct"/>
          </w:tcPr>
          <w:p w14:paraId="079E21B2" w14:textId="77777777" w:rsidR="002B2814" w:rsidRPr="00BB7E48" w:rsidRDefault="002B2814" w:rsidP="002B2814">
            <w:pPr>
              <w:pStyle w:val="GOSTTablenorm"/>
              <w:rPr>
                <w:ins w:id="5357" w:author="Сарафанова (Чиркова) Наталия Сергеевна" w:date="2025-07-22T21:09:00Z"/>
              </w:rPr>
            </w:pPr>
            <w:ins w:id="5358" w:author="Сарафанова (Чиркова) Наталия Сергеевна" w:date="2025-07-22T21:09:00Z">
              <w:r w:rsidRPr="00BB7E48">
                <w:t>&lt;=2</w:t>
              </w:r>
            </w:ins>
          </w:p>
        </w:tc>
        <w:tc>
          <w:tcPr>
            <w:tcW w:w="1777" w:type="pct"/>
          </w:tcPr>
          <w:p w14:paraId="587F6BAD" w14:textId="77777777" w:rsidR="002B2814" w:rsidRPr="00BB7E48" w:rsidRDefault="002B2814" w:rsidP="002B2814">
            <w:pPr>
              <w:pStyle w:val="GOSTTablenorm"/>
              <w:rPr>
                <w:ins w:id="5359" w:author="Сарафанова (Чиркова) Наталия Сергеевна" w:date="2025-07-22T21:09:00Z"/>
              </w:rPr>
            </w:pPr>
            <w:ins w:id="5360" w:author="Сарафанова (Чиркова) Наталия Сергеевна" w:date="2025-07-22T21:09:00Z">
              <w:r w:rsidRPr="00BB7E48">
                <w:t>Указывается значение аналитического признака «ТОФК КС» для отражения по кредиту записи учета.</w:t>
              </w:r>
            </w:ins>
          </w:p>
          <w:p w14:paraId="2B52A6AA" w14:textId="77777777" w:rsidR="002B2814" w:rsidRPr="00BB7E48" w:rsidRDefault="002B2814" w:rsidP="002B2814">
            <w:pPr>
              <w:pStyle w:val="GOSTTablenorm"/>
              <w:rPr>
                <w:ins w:id="5361" w:author="Сарафанова (Чиркова) Наталия Сергеевна" w:date="2025-07-22T21:09:00Z"/>
              </w:rPr>
            </w:pPr>
            <w:ins w:id="5362" w:author="Сарафанова (Чиркова) Наталия Сергеевна" w:date="2025-07-22T21:09:00Z">
              <w:r w:rsidRPr="00BB7E48">
                <w:t>Допускается заполнение прочерком</w:t>
              </w:r>
            </w:ins>
          </w:p>
        </w:tc>
      </w:tr>
      <w:tr w:rsidR="002B2814" w:rsidRPr="00BB7E48" w14:paraId="4C931DCB" w14:textId="77777777" w:rsidTr="002B2814">
        <w:trPr>
          <w:ins w:id="5363" w:author="Сарафанова (Чиркова) Наталия Сергеевна" w:date="2025-07-22T21:09:00Z"/>
        </w:trPr>
        <w:tc>
          <w:tcPr>
            <w:tcW w:w="1120" w:type="pct"/>
          </w:tcPr>
          <w:p w14:paraId="05EEF4A5" w14:textId="77777777" w:rsidR="002B2814" w:rsidRPr="00BB7E48" w:rsidRDefault="002B2814" w:rsidP="002B2814">
            <w:pPr>
              <w:pStyle w:val="GOSTTablenorm"/>
              <w:rPr>
                <w:ins w:id="5364" w:author="Сарафанова (Чиркова) Наталия Сергеевна" w:date="2025-07-22T21:09:00Z"/>
              </w:rPr>
            </w:pPr>
            <w:ins w:id="5365" w:author="Сарафанова (Чиркова) Наталия Сергеевна" w:date="2025-07-22T21:09:00Z">
              <w:r w:rsidRPr="00BB7E48">
                <w:t>Порядковый номер КС Кт</w:t>
              </w:r>
            </w:ins>
          </w:p>
        </w:tc>
        <w:tc>
          <w:tcPr>
            <w:tcW w:w="795" w:type="pct"/>
          </w:tcPr>
          <w:p w14:paraId="3B2C0AAD" w14:textId="77777777" w:rsidR="002B2814" w:rsidRPr="00BB7E48" w:rsidRDefault="002B2814" w:rsidP="002B2814">
            <w:pPr>
              <w:pStyle w:val="GOSTTablenorm"/>
              <w:rPr>
                <w:ins w:id="5366" w:author="Сарафанова (Чиркова) Наталия Сергеевна" w:date="2025-07-22T21:09:00Z"/>
              </w:rPr>
            </w:pPr>
            <w:ins w:id="5367" w:author="Сарафанова (Чиркова) Наталия Сергеевна" w:date="2025-07-22T21:09:00Z">
              <w:r w:rsidRPr="00BB7E48">
                <w:rPr>
                  <w:b/>
                </w:rPr>
                <w:t>T0504833:</w:t>
              </w:r>
              <w:r w:rsidRPr="00BB7E48">
                <w:t>CT_PNKS</w:t>
              </w:r>
            </w:ins>
          </w:p>
        </w:tc>
        <w:tc>
          <w:tcPr>
            <w:tcW w:w="560" w:type="pct"/>
          </w:tcPr>
          <w:p w14:paraId="23A2532F" w14:textId="77777777" w:rsidR="002B2814" w:rsidRPr="00BB7E48" w:rsidRDefault="002B2814" w:rsidP="002B2814">
            <w:pPr>
              <w:pStyle w:val="GOSTTablenorm"/>
              <w:rPr>
                <w:ins w:id="5368" w:author="Сарафанова (Чиркова) Наталия Сергеевна" w:date="2025-07-22T21:09:00Z"/>
                <w:lang w:eastAsia="en-US"/>
              </w:rPr>
            </w:pPr>
            <w:ins w:id="5369" w:author="Сарафанова (Чиркова) Наталия Сергеевна" w:date="2025-07-22T21:09:00Z">
              <w:r w:rsidRPr="00BB7E48">
                <w:t>Строка</w:t>
              </w:r>
            </w:ins>
          </w:p>
        </w:tc>
        <w:tc>
          <w:tcPr>
            <w:tcW w:w="374" w:type="pct"/>
          </w:tcPr>
          <w:p w14:paraId="255DFEBA" w14:textId="77777777" w:rsidR="002B2814" w:rsidRPr="00BB7E48" w:rsidRDefault="002B2814" w:rsidP="002B2814">
            <w:pPr>
              <w:pStyle w:val="GOSTTablenorm"/>
              <w:rPr>
                <w:ins w:id="5370" w:author="Сарафанова (Чиркова) Наталия Сергеевна" w:date="2025-07-22T21:09:00Z"/>
              </w:rPr>
            </w:pPr>
            <w:ins w:id="5371" w:author="Сарафанова (Чиркова) Наталия Сергеевна" w:date="2025-07-22T21:09:00Z">
              <w:r w:rsidRPr="00BB7E48">
                <w:t>Да</w:t>
              </w:r>
            </w:ins>
          </w:p>
        </w:tc>
        <w:tc>
          <w:tcPr>
            <w:tcW w:w="374" w:type="pct"/>
          </w:tcPr>
          <w:p w14:paraId="2201F871" w14:textId="77777777" w:rsidR="002B2814" w:rsidRPr="00BB7E48" w:rsidRDefault="002B2814" w:rsidP="002B2814">
            <w:pPr>
              <w:pStyle w:val="GOSTTablenorm"/>
              <w:rPr>
                <w:ins w:id="5372" w:author="Сарафанова (Чиркова) Наталия Сергеевна" w:date="2025-07-22T21:09:00Z"/>
              </w:rPr>
            </w:pPr>
            <w:ins w:id="5373" w:author="Сарафанова (Чиркова) Наталия Сергеевна" w:date="2025-07-22T21:09:00Z">
              <w:r w:rsidRPr="00BB7E48">
                <w:rPr>
                  <w:lang w:val="en-US"/>
                </w:rPr>
                <w:t>&lt;</w:t>
              </w:r>
              <w:r w:rsidRPr="00BB7E48">
                <w:t>=2</w:t>
              </w:r>
            </w:ins>
          </w:p>
        </w:tc>
        <w:tc>
          <w:tcPr>
            <w:tcW w:w="1777" w:type="pct"/>
          </w:tcPr>
          <w:p w14:paraId="40A4DCD8" w14:textId="77777777" w:rsidR="002B2814" w:rsidRPr="00BB7E48" w:rsidRDefault="002B2814" w:rsidP="002B2814">
            <w:pPr>
              <w:pStyle w:val="GOSTTablenorm"/>
              <w:rPr>
                <w:ins w:id="5374" w:author="Сарафанова (Чиркова) Наталия Сергеевна" w:date="2025-07-22T21:09:00Z"/>
              </w:rPr>
            </w:pPr>
            <w:ins w:id="5375" w:author="Сарафанова (Чиркова) Наталия Сергеевна" w:date="2025-07-22T21:09:00Z">
              <w:r w:rsidRPr="00BB7E48">
                <w:t>Указывается значение аналитического признака «Порядковый номер КС» для отражения по кредиту записи учета.</w:t>
              </w:r>
            </w:ins>
          </w:p>
          <w:p w14:paraId="0FB9237D" w14:textId="77777777" w:rsidR="002B2814" w:rsidRPr="00BB7E48" w:rsidRDefault="002B2814" w:rsidP="002B2814">
            <w:pPr>
              <w:pStyle w:val="GOSTTablenorm"/>
              <w:rPr>
                <w:ins w:id="5376" w:author="Сарафанова (Чиркова) Наталия Сергеевна" w:date="2025-07-22T21:09:00Z"/>
              </w:rPr>
            </w:pPr>
            <w:ins w:id="5377" w:author="Сарафанова (Чиркова) Наталия Сергеевна" w:date="2025-07-22T21:09:00Z">
              <w:r w:rsidRPr="00BB7E48">
                <w:t>Допускается заполнение прочерком</w:t>
              </w:r>
            </w:ins>
          </w:p>
        </w:tc>
      </w:tr>
      <w:tr w:rsidR="002B2814" w:rsidRPr="00BB7E48" w14:paraId="7BF67040" w14:textId="77777777" w:rsidTr="002B2814">
        <w:trPr>
          <w:ins w:id="5378" w:author="Сарафанова (Чиркова) Наталия Сергеевна" w:date="2025-07-22T21:09:00Z"/>
        </w:trPr>
        <w:tc>
          <w:tcPr>
            <w:tcW w:w="1120" w:type="pct"/>
          </w:tcPr>
          <w:p w14:paraId="58A5547D" w14:textId="77777777" w:rsidR="002B2814" w:rsidRPr="00BB7E48" w:rsidRDefault="002B2814" w:rsidP="002B2814">
            <w:pPr>
              <w:pStyle w:val="GOSTTablenorm"/>
              <w:rPr>
                <w:ins w:id="5379" w:author="Сарафанова (Чиркова) Наталия Сергеевна" w:date="2025-07-22T21:09:00Z"/>
              </w:rPr>
            </w:pPr>
            <w:ins w:id="5380" w:author="Сарафанова (Чиркова) Наталия Сергеевна" w:date="2025-07-22T21:09:00Z">
              <w:r w:rsidRPr="00BB7E48">
                <w:t>Банковский счет Кт</w:t>
              </w:r>
            </w:ins>
          </w:p>
        </w:tc>
        <w:tc>
          <w:tcPr>
            <w:tcW w:w="795" w:type="pct"/>
          </w:tcPr>
          <w:p w14:paraId="59A72BE8" w14:textId="77777777" w:rsidR="002B2814" w:rsidRPr="00BB7E48" w:rsidRDefault="002B2814" w:rsidP="002B2814">
            <w:pPr>
              <w:pStyle w:val="GOSTTablenorm"/>
              <w:rPr>
                <w:ins w:id="5381" w:author="Сарафанова (Чиркова) Наталия Сергеевна" w:date="2025-07-22T21:09:00Z"/>
              </w:rPr>
            </w:pPr>
            <w:ins w:id="5382" w:author="Сарафанова (Чиркова) Наталия Сергеевна" w:date="2025-07-22T21:09:00Z">
              <w:r w:rsidRPr="00BB7E48">
                <w:rPr>
                  <w:b/>
                </w:rPr>
                <w:t>T0504833:</w:t>
              </w:r>
              <w:r w:rsidRPr="00BB7E48">
                <w:t>CT_BA</w:t>
              </w:r>
            </w:ins>
          </w:p>
        </w:tc>
        <w:tc>
          <w:tcPr>
            <w:tcW w:w="560" w:type="pct"/>
          </w:tcPr>
          <w:p w14:paraId="7D4C3DB7" w14:textId="77777777" w:rsidR="002B2814" w:rsidRPr="00BB7E48" w:rsidRDefault="002B2814" w:rsidP="002B2814">
            <w:pPr>
              <w:pStyle w:val="GOSTTablenorm"/>
              <w:rPr>
                <w:ins w:id="5383" w:author="Сарафанова (Чиркова) Наталия Сергеевна" w:date="2025-07-22T21:09:00Z"/>
                <w:lang w:eastAsia="en-US"/>
              </w:rPr>
            </w:pPr>
            <w:ins w:id="5384" w:author="Сарафанова (Чиркова) Наталия Сергеевна" w:date="2025-07-22T21:09:00Z">
              <w:r w:rsidRPr="00BB7E48">
                <w:t>Строка</w:t>
              </w:r>
            </w:ins>
          </w:p>
        </w:tc>
        <w:tc>
          <w:tcPr>
            <w:tcW w:w="374" w:type="pct"/>
          </w:tcPr>
          <w:p w14:paraId="70E89EE5" w14:textId="77777777" w:rsidR="002B2814" w:rsidRPr="00BB7E48" w:rsidRDefault="002B2814" w:rsidP="002B2814">
            <w:pPr>
              <w:pStyle w:val="GOSTTablenorm"/>
              <w:rPr>
                <w:ins w:id="5385" w:author="Сарафанова (Чиркова) Наталия Сергеевна" w:date="2025-07-22T21:09:00Z"/>
              </w:rPr>
            </w:pPr>
            <w:ins w:id="5386" w:author="Сарафанова (Чиркова) Наталия Сергеевна" w:date="2025-07-22T21:09:00Z">
              <w:r w:rsidRPr="00BB7E48">
                <w:t>Да</w:t>
              </w:r>
            </w:ins>
          </w:p>
        </w:tc>
        <w:tc>
          <w:tcPr>
            <w:tcW w:w="374" w:type="pct"/>
          </w:tcPr>
          <w:p w14:paraId="2724BC7E" w14:textId="77777777" w:rsidR="002B2814" w:rsidRPr="00BB7E48" w:rsidRDefault="002B2814" w:rsidP="002B2814">
            <w:pPr>
              <w:pStyle w:val="GOSTTablenorm"/>
              <w:rPr>
                <w:ins w:id="5387" w:author="Сарафанова (Чиркова) Наталия Сергеевна" w:date="2025-07-22T21:09:00Z"/>
              </w:rPr>
            </w:pPr>
            <w:ins w:id="5388" w:author="Сарафанова (Чиркова) Наталия Сергеевна" w:date="2025-07-22T21:09:00Z">
              <w:r w:rsidRPr="00BB7E48">
                <w:t>&lt;=20</w:t>
              </w:r>
            </w:ins>
          </w:p>
        </w:tc>
        <w:tc>
          <w:tcPr>
            <w:tcW w:w="1777" w:type="pct"/>
          </w:tcPr>
          <w:p w14:paraId="475FE6A5" w14:textId="77777777" w:rsidR="002B2814" w:rsidRPr="00BB7E48" w:rsidRDefault="002B2814" w:rsidP="002B2814">
            <w:pPr>
              <w:pStyle w:val="GOSTTablenorm"/>
              <w:rPr>
                <w:ins w:id="5389" w:author="Сарафанова (Чиркова) Наталия Сергеевна" w:date="2025-07-22T21:09:00Z"/>
              </w:rPr>
            </w:pPr>
            <w:ins w:id="5390" w:author="Сарафанова (Чиркова) Наталия Сергеевна" w:date="2025-07-22T21:09:00Z">
              <w:r w:rsidRPr="00BB7E48">
                <w:t>Указывается значение аналитического признака «Банковский счет» для отражения по кредиту записи учета.</w:t>
              </w:r>
            </w:ins>
          </w:p>
          <w:p w14:paraId="45201C9C" w14:textId="77777777" w:rsidR="002B2814" w:rsidRPr="00BB7E48" w:rsidRDefault="002B2814" w:rsidP="002B2814">
            <w:pPr>
              <w:pStyle w:val="GOSTTablenorm"/>
              <w:rPr>
                <w:ins w:id="5391" w:author="Сарафанова (Чиркова) Наталия Сергеевна" w:date="2025-07-22T21:09:00Z"/>
              </w:rPr>
            </w:pPr>
            <w:ins w:id="5392" w:author="Сарафанова (Чиркова) Наталия Сергеевна" w:date="2025-07-22T21:09:00Z">
              <w:r w:rsidRPr="00BB7E48">
                <w:t>Допускается заполнение прочерком</w:t>
              </w:r>
            </w:ins>
          </w:p>
        </w:tc>
      </w:tr>
      <w:tr w:rsidR="002B2814" w:rsidRPr="00A57119" w14:paraId="65F01B7F" w14:textId="77777777" w:rsidTr="002B2814">
        <w:trPr>
          <w:ins w:id="5393" w:author="Сарафанова (Чиркова) Наталия Сергеевна" w:date="2025-07-22T21:09:00Z"/>
        </w:trPr>
        <w:tc>
          <w:tcPr>
            <w:tcW w:w="1120" w:type="pct"/>
          </w:tcPr>
          <w:p w14:paraId="51BEF43F" w14:textId="77777777" w:rsidR="002B2814" w:rsidRPr="00A57119" w:rsidRDefault="002B2814" w:rsidP="002B2814">
            <w:pPr>
              <w:pStyle w:val="GOSTTablenorm"/>
              <w:rPr>
                <w:ins w:id="5394" w:author="Сарафанова (Чиркова) Наталия Сергеевна" w:date="2025-07-22T21:09:00Z"/>
              </w:rPr>
            </w:pPr>
            <w:ins w:id="5395" w:author="Сарафанова (Чиркова) Наталия Сергеевна" w:date="2025-07-22T21:09:00Z">
              <w:r w:rsidRPr="00A57119">
                <w:t>ТОФК Кт</w:t>
              </w:r>
            </w:ins>
          </w:p>
        </w:tc>
        <w:tc>
          <w:tcPr>
            <w:tcW w:w="795" w:type="pct"/>
          </w:tcPr>
          <w:p w14:paraId="25ACEB5B" w14:textId="77777777" w:rsidR="002B2814" w:rsidRPr="00A57119" w:rsidRDefault="002B2814" w:rsidP="002B2814">
            <w:pPr>
              <w:pStyle w:val="GOSTTablenorm"/>
              <w:rPr>
                <w:ins w:id="5396" w:author="Сарафанова (Чиркова) Наталия Сергеевна" w:date="2025-07-22T21:09:00Z"/>
              </w:rPr>
            </w:pPr>
            <w:ins w:id="5397" w:author="Сарафанова (Чиркова) Наталия Сергеевна" w:date="2025-07-22T21:09:00Z">
              <w:r w:rsidRPr="00FA047E">
                <w:rPr>
                  <w:b/>
                </w:rPr>
                <w:t>T0504833:</w:t>
              </w:r>
              <w:r w:rsidRPr="00A57119">
                <w:t>CT_</w:t>
              </w:r>
              <w:r w:rsidRPr="00A57119">
                <w:rPr>
                  <w:lang w:val="en-US"/>
                </w:rPr>
                <w:t>TOFK</w:t>
              </w:r>
            </w:ins>
          </w:p>
        </w:tc>
        <w:tc>
          <w:tcPr>
            <w:tcW w:w="560" w:type="pct"/>
          </w:tcPr>
          <w:p w14:paraId="75CDCD0F" w14:textId="77777777" w:rsidR="002B2814" w:rsidRPr="00A57119" w:rsidRDefault="002B2814" w:rsidP="002B2814">
            <w:pPr>
              <w:pStyle w:val="GOSTTablenorm"/>
              <w:rPr>
                <w:ins w:id="5398" w:author="Сарафанова (Чиркова) Наталия Сергеевна" w:date="2025-07-22T21:09:00Z"/>
                <w:lang w:eastAsia="en-US"/>
              </w:rPr>
            </w:pPr>
            <w:ins w:id="5399" w:author="Сарафанова (Чиркова) Наталия Сергеевна" w:date="2025-07-22T21:09:00Z">
              <w:r w:rsidRPr="00A57119">
                <w:t>Строка</w:t>
              </w:r>
            </w:ins>
          </w:p>
        </w:tc>
        <w:tc>
          <w:tcPr>
            <w:tcW w:w="374" w:type="pct"/>
          </w:tcPr>
          <w:p w14:paraId="7340B1D5" w14:textId="77777777" w:rsidR="002B2814" w:rsidRPr="00A57119" w:rsidRDefault="002B2814" w:rsidP="002B2814">
            <w:pPr>
              <w:pStyle w:val="GOSTTablenorm"/>
              <w:rPr>
                <w:ins w:id="5400" w:author="Сарафанова (Чиркова) Наталия Сергеевна" w:date="2025-07-22T21:09:00Z"/>
              </w:rPr>
            </w:pPr>
            <w:ins w:id="5401" w:author="Сарафанова (Чиркова) Наталия Сергеевна" w:date="2025-07-22T21:09:00Z">
              <w:r w:rsidRPr="00A57119">
                <w:t>Да</w:t>
              </w:r>
            </w:ins>
          </w:p>
        </w:tc>
        <w:tc>
          <w:tcPr>
            <w:tcW w:w="374" w:type="pct"/>
          </w:tcPr>
          <w:p w14:paraId="13F31C1D" w14:textId="77777777" w:rsidR="002B2814" w:rsidRPr="00A57119" w:rsidRDefault="002B2814" w:rsidP="002B2814">
            <w:pPr>
              <w:pStyle w:val="GOSTTablenorm"/>
              <w:rPr>
                <w:ins w:id="5402" w:author="Сарафанова (Чиркова) Наталия Сергеевна" w:date="2025-07-22T21:09:00Z"/>
              </w:rPr>
            </w:pPr>
            <w:ins w:id="5403" w:author="Сарафанова (Чиркова) Наталия Сергеевна" w:date="2025-07-22T21:09:00Z">
              <w:r w:rsidRPr="00A57119">
                <w:t>&lt;=4</w:t>
              </w:r>
            </w:ins>
          </w:p>
        </w:tc>
        <w:tc>
          <w:tcPr>
            <w:tcW w:w="1777" w:type="pct"/>
          </w:tcPr>
          <w:p w14:paraId="708A2F04" w14:textId="77777777" w:rsidR="002B2814" w:rsidRPr="00A57119" w:rsidRDefault="002B2814" w:rsidP="002B2814">
            <w:pPr>
              <w:pStyle w:val="GOSTTablenorm"/>
              <w:rPr>
                <w:ins w:id="5404" w:author="Сарафанова (Чиркова) Наталия Сергеевна" w:date="2025-07-22T21:09:00Z"/>
              </w:rPr>
            </w:pPr>
            <w:ins w:id="5405" w:author="Сарафанова (Чиркова) Наталия Сергеевна" w:date="2025-07-22T21:09:00Z">
              <w:r w:rsidRPr="00A57119">
                <w:t>Указывается значение аналитического признака «ТОФК</w:t>
              </w:r>
              <w:r w:rsidRPr="00A57119" w:rsidDel="000A0FA3">
                <w:t xml:space="preserve"> </w:t>
              </w:r>
              <w:r w:rsidRPr="00A57119">
                <w:t>» для отражения по кредиту записи учета.</w:t>
              </w:r>
            </w:ins>
          </w:p>
          <w:p w14:paraId="003AAC49" w14:textId="77777777" w:rsidR="002B2814" w:rsidRPr="00A57119" w:rsidRDefault="002B2814" w:rsidP="002B2814">
            <w:pPr>
              <w:pStyle w:val="GOSTTablenorm"/>
              <w:rPr>
                <w:ins w:id="5406" w:author="Сарафанова (Чиркова) Наталия Сергеевна" w:date="2025-07-22T21:09:00Z"/>
              </w:rPr>
            </w:pPr>
            <w:ins w:id="5407" w:author="Сарафанова (Чиркова) Наталия Сергеевна" w:date="2025-07-22T21:09:00Z">
              <w:r w:rsidRPr="00A57119">
                <w:t>Допускается заполнение прочерком</w:t>
              </w:r>
            </w:ins>
          </w:p>
        </w:tc>
      </w:tr>
      <w:tr w:rsidR="002B2814" w:rsidRPr="00A57119" w14:paraId="7C36E4DA" w14:textId="77777777" w:rsidTr="002B2814">
        <w:trPr>
          <w:ins w:id="5408" w:author="Сарафанова (Чиркова) Наталия Сергеевна" w:date="2025-07-22T21:09:00Z"/>
        </w:trPr>
        <w:tc>
          <w:tcPr>
            <w:tcW w:w="1120" w:type="pct"/>
          </w:tcPr>
          <w:p w14:paraId="76FFDA7D" w14:textId="77777777" w:rsidR="002B2814" w:rsidRPr="00A57119" w:rsidRDefault="002B2814" w:rsidP="002B2814">
            <w:pPr>
              <w:pStyle w:val="GOSTTablenorm"/>
              <w:rPr>
                <w:ins w:id="5409" w:author="Сарафанова (Чиркова) Наталия Сергеевна" w:date="2025-07-22T21:09:00Z"/>
              </w:rPr>
            </w:pPr>
            <w:ins w:id="5410" w:author="Сарафанова (Чиркова) Наталия Сергеевна" w:date="2025-07-22T21:09:00Z">
              <w:r w:rsidRPr="00A57119">
                <w:t>Код СКУ корреспондирующий Кт</w:t>
              </w:r>
            </w:ins>
          </w:p>
        </w:tc>
        <w:tc>
          <w:tcPr>
            <w:tcW w:w="795" w:type="pct"/>
          </w:tcPr>
          <w:p w14:paraId="506DD8EE" w14:textId="77777777" w:rsidR="002B2814" w:rsidRPr="00A57119" w:rsidRDefault="002B2814" w:rsidP="002B2814">
            <w:pPr>
              <w:pStyle w:val="GOSTTablenorm"/>
              <w:rPr>
                <w:ins w:id="5411" w:author="Сарафанова (Чиркова) Наталия Сергеевна" w:date="2025-07-22T21:09:00Z"/>
              </w:rPr>
            </w:pPr>
            <w:ins w:id="5412" w:author="Сарафанова (Чиркова) Наталия Сергеевна" w:date="2025-07-22T21:09:00Z">
              <w:r w:rsidRPr="00FA047E">
                <w:rPr>
                  <w:b/>
                </w:rPr>
                <w:t>T0504833:</w:t>
              </w:r>
              <w:r w:rsidRPr="00A57119">
                <w:t>CT_ACCOUNTCORR</w:t>
              </w:r>
            </w:ins>
          </w:p>
        </w:tc>
        <w:tc>
          <w:tcPr>
            <w:tcW w:w="560" w:type="pct"/>
          </w:tcPr>
          <w:p w14:paraId="2128157A" w14:textId="77777777" w:rsidR="002B2814" w:rsidRPr="00A57119" w:rsidRDefault="002B2814" w:rsidP="002B2814">
            <w:pPr>
              <w:pStyle w:val="GOSTTablenorm"/>
              <w:rPr>
                <w:ins w:id="5413" w:author="Сарафанова (Чиркова) Наталия Сергеевна" w:date="2025-07-22T21:09:00Z"/>
                <w:lang w:eastAsia="en-US"/>
              </w:rPr>
            </w:pPr>
            <w:ins w:id="5414" w:author="Сарафанова (Чиркова) Наталия Сергеевна" w:date="2025-07-22T21:09:00Z">
              <w:r w:rsidRPr="00A57119">
                <w:t>Строка</w:t>
              </w:r>
            </w:ins>
          </w:p>
        </w:tc>
        <w:tc>
          <w:tcPr>
            <w:tcW w:w="374" w:type="pct"/>
          </w:tcPr>
          <w:p w14:paraId="19CCBC32" w14:textId="77777777" w:rsidR="002B2814" w:rsidRPr="00A57119" w:rsidRDefault="002B2814" w:rsidP="002B2814">
            <w:pPr>
              <w:pStyle w:val="GOSTTablenorm"/>
              <w:rPr>
                <w:ins w:id="5415" w:author="Сарафанова (Чиркова) Наталия Сергеевна" w:date="2025-07-22T21:09:00Z"/>
              </w:rPr>
            </w:pPr>
            <w:ins w:id="5416" w:author="Сарафанова (Чиркова) Наталия Сергеевна" w:date="2025-07-22T21:09:00Z">
              <w:r w:rsidRPr="00A57119">
                <w:t>Да</w:t>
              </w:r>
            </w:ins>
          </w:p>
        </w:tc>
        <w:tc>
          <w:tcPr>
            <w:tcW w:w="374" w:type="pct"/>
          </w:tcPr>
          <w:p w14:paraId="5E5C7998" w14:textId="77777777" w:rsidR="002B2814" w:rsidRPr="00A57119" w:rsidRDefault="002B2814" w:rsidP="002B2814">
            <w:pPr>
              <w:pStyle w:val="GOSTTablenorm"/>
              <w:rPr>
                <w:ins w:id="5417" w:author="Сарафанова (Чиркова) Наталия Сергеевна" w:date="2025-07-22T21:09:00Z"/>
              </w:rPr>
            </w:pPr>
            <w:ins w:id="5418" w:author="Сарафанова (Чиркова) Наталия Сергеевна" w:date="2025-07-22T21:09:00Z">
              <w:r w:rsidRPr="00A57119">
                <w:t>&lt;=5</w:t>
              </w:r>
            </w:ins>
          </w:p>
        </w:tc>
        <w:tc>
          <w:tcPr>
            <w:tcW w:w="1777" w:type="pct"/>
          </w:tcPr>
          <w:p w14:paraId="1CB1953C" w14:textId="77777777" w:rsidR="002B2814" w:rsidRPr="00A57119" w:rsidRDefault="002B2814" w:rsidP="002B2814">
            <w:pPr>
              <w:pStyle w:val="GOSTTablenorm"/>
              <w:rPr>
                <w:ins w:id="5419" w:author="Сарафанова (Чиркова) Наталия Сергеевна" w:date="2025-07-22T21:09:00Z"/>
              </w:rPr>
            </w:pPr>
            <w:ins w:id="5420" w:author="Сарафанова (Чиркова) Наталия Сергеевна" w:date="2025-07-22T21:09:00Z">
              <w:r w:rsidRPr="00A57119">
                <w:t>Указывается значение аналитического признака «Код СКУ корреспондирующий» для отражения по кредиту записи учета.</w:t>
              </w:r>
            </w:ins>
          </w:p>
          <w:p w14:paraId="63B6F08B" w14:textId="77777777" w:rsidR="002B2814" w:rsidRPr="00A57119" w:rsidRDefault="002B2814" w:rsidP="002B2814">
            <w:pPr>
              <w:pStyle w:val="GOSTTablenorm"/>
              <w:rPr>
                <w:ins w:id="5421" w:author="Сарафанова (Чиркова) Наталия Сергеевна" w:date="2025-07-22T21:09:00Z"/>
              </w:rPr>
            </w:pPr>
            <w:ins w:id="5422" w:author="Сарафанова (Чиркова) Наталия Сергеевна" w:date="2025-07-22T21:09:00Z">
              <w:r w:rsidRPr="00A57119">
                <w:t>Допускается заполнение прочерком</w:t>
              </w:r>
            </w:ins>
          </w:p>
        </w:tc>
      </w:tr>
      <w:tr w:rsidR="002B2814" w:rsidRPr="00A57119" w14:paraId="50B20113" w14:textId="77777777" w:rsidTr="002B2814">
        <w:trPr>
          <w:ins w:id="5423" w:author="Сарафанова (Чиркова) Наталия Сергеевна" w:date="2025-07-22T21:09:00Z"/>
        </w:trPr>
        <w:tc>
          <w:tcPr>
            <w:tcW w:w="1120" w:type="pct"/>
          </w:tcPr>
          <w:p w14:paraId="60F66FA9" w14:textId="77777777" w:rsidR="002B2814" w:rsidRPr="00A57119" w:rsidRDefault="002B2814" w:rsidP="002B2814">
            <w:pPr>
              <w:pStyle w:val="GOSTTablenorm"/>
              <w:rPr>
                <w:ins w:id="5424" w:author="Сарафанова (Чиркова) Наталия Сергеевна" w:date="2025-07-22T21:09:00Z"/>
              </w:rPr>
            </w:pPr>
            <w:ins w:id="5425" w:author="Сарафанова (Чиркова) Наталия Сергеевна" w:date="2025-07-22T21:09:00Z">
              <w:r w:rsidRPr="00A57119">
                <w:t>Тип СКУ Кт</w:t>
              </w:r>
            </w:ins>
          </w:p>
        </w:tc>
        <w:tc>
          <w:tcPr>
            <w:tcW w:w="795" w:type="pct"/>
          </w:tcPr>
          <w:p w14:paraId="692698F5" w14:textId="77777777" w:rsidR="002B2814" w:rsidRPr="00A57119" w:rsidRDefault="002B2814" w:rsidP="002B2814">
            <w:pPr>
              <w:pStyle w:val="GOSTTablenorm"/>
              <w:rPr>
                <w:ins w:id="5426" w:author="Сарафанова (Чиркова) Наталия Сергеевна" w:date="2025-07-22T21:09:00Z"/>
              </w:rPr>
            </w:pPr>
            <w:ins w:id="5427" w:author="Сарафанова (Чиркова) Наталия Сергеевна" w:date="2025-07-22T21:09:00Z">
              <w:r w:rsidRPr="00FA047E">
                <w:rPr>
                  <w:b/>
                </w:rPr>
                <w:t>T0504833:</w:t>
              </w:r>
              <w:r w:rsidRPr="00A57119">
                <w:t>CT_ACCOUNTTYPE</w:t>
              </w:r>
            </w:ins>
          </w:p>
        </w:tc>
        <w:tc>
          <w:tcPr>
            <w:tcW w:w="560" w:type="pct"/>
          </w:tcPr>
          <w:p w14:paraId="08C6E4CB" w14:textId="77777777" w:rsidR="002B2814" w:rsidRPr="00A57119" w:rsidRDefault="002B2814" w:rsidP="002B2814">
            <w:pPr>
              <w:pStyle w:val="GOSTTablenorm"/>
              <w:rPr>
                <w:ins w:id="5428" w:author="Сарафанова (Чиркова) Наталия Сергеевна" w:date="2025-07-22T21:09:00Z"/>
                <w:lang w:eastAsia="en-US"/>
              </w:rPr>
            </w:pPr>
            <w:ins w:id="5429" w:author="Сарафанова (Чиркова) Наталия Сергеевна" w:date="2025-07-22T21:09:00Z">
              <w:r w:rsidRPr="00A57119">
                <w:t>Строка</w:t>
              </w:r>
            </w:ins>
          </w:p>
        </w:tc>
        <w:tc>
          <w:tcPr>
            <w:tcW w:w="374" w:type="pct"/>
          </w:tcPr>
          <w:p w14:paraId="514407E7" w14:textId="77777777" w:rsidR="002B2814" w:rsidRPr="00A57119" w:rsidRDefault="002B2814" w:rsidP="002B2814">
            <w:pPr>
              <w:pStyle w:val="GOSTTablenorm"/>
              <w:rPr>
                <w:ins w:id="5430" w:author="Сарафанова (Чиркова) Наталия Сергеевна" w:date="2025-07-22T21:09:00Z"/>
              </w:rPr>
            </w:pPr>
            <w:ins w:id="5431" w:author="Сарафанова (Чиркова) Наталия Сергеевна" w:date="2025-07-22T21:09:00Z">
              <w:r w:rsidRPr="00A57119">
                <w:t>Да</w:t>
              </w:r>
            </w:ins>
          </w:p>
        </w:tc>
        <w:tc>
          <w:tcPr>
            <w:tcW w:w="374" w:type="pct"/>
          </w:tcPr>
          <w:p w14:paraId="39EFFFB0" w14:textId="77777777" w:rsidR="002B2814" w:rsidRPr="00A57119" w:rsidRDefault="002B2814" w:rsidP="002B2814">
            <w:pPr>
              <w:pStyle w:val="GOSTTablenorm"/>
              <w:rPr>
                <w:ins w:id="5432" w:author="Сарафанова (Чиркова) Наталия Сергеевна" w:date="2025-07-22T21:09:00Z"/>
              </w:rPr>
            </w:pPr>
            <w:ins w:id="5433" w:author="Сарафанова (Чиркова) Наталия Сергеевна" w:date="2025-07-22T21:09:00Z">
              <w:r w:rsidRPr="00A57119">
                <w:t>&lt;=2</w:t>
              </w:r>
            </w:ins>
          </w:p>
        </w:tc>
        <w:tc>
          <w:tcPr>
            <w:tcW w:w="1777" w:type="pct"/>
          </w:tcPr>
          <w:p w14:paraId="4730C373" w14:textId="77777777" w:rsidR="002B2814" w:rsidRPr="00A57119" w:rsidRDefault="002B2814" w:rsidP="002B2814">
            <w:pPr>
              <w:pStyle w:val="GOSTTablenorm"/>
              <w:rPr>
                <w:ins w:id="5434" w:author="Сарафанова (Чиркова) Наталия Сергеевна" w:date="2025-07-22T21:09:00Z"/>
              </w:rPr>
            </w:pPr>
            <w:ins w:id="5435" w:author="Сарафанова (Чиркова) Наталия Сергеевна" w:date="2025-07-22T21:09:00Z">
              <w:r w:rsidRPr="00A57119">
                <w:t>Указывается значение аналитического признака «Тип СКУ» для отражения по кредиту записи учета.</w:t>
              </w:r>
            </w:ins>
          </w:p>
          <w:p w14:paraId="34C6FBAE" w14:textId="77777777" w:rsidR="002B2814" w:rsidRPr="00A57119" w:rsidRDefault="002B2814" w:rsidP="002B2814">
            <w:pPr>
              <w:pStyle w:val="GOSTTablenorm"/>
              <w:rPr>
                <w:ins w:id="5436" w:author="Сарафанова (Чиркова) Наталия Сергеевна" w:date="2025-07-22T21:09:00Z"/>
              </w:rPr>
            </w:pPr>
            <w:ins w:id="5437" w:author="Сарафанова (Чиркова) Наталия Сергеевна" w:date="2025-07-22T21:09:00Z">
              <w:r w:rsidRPr="00A57119">
                <w:t>Допускается заполнение прочерком</w:t>
              </w:r>
            </w:ins>
          </w:p>
        </w:tc>
      </w:tr>
      <w:tr w:rsidR="002B2814" w:rsidRPr="00A57119" w14:paraId="069E1942" w14:textId="77777777" w:rsidTr="002B2814">
        <w:trPr>
          <w:ins w:id="5438" w:author="Сарафанова (Чиркова) Наталия Сергеевна" w:date="2025-07-22T21:09:00Z"/>
        </w:trPr>
        <w:tc>
          <w:tcPr>
            <w:tcW w:w="1120" w:type="pct"/>
          </w:tcPr>
          <w:p w14:paraId="57E01EF3" w14:textId="77777777" w:rsidR="002B2814" w:rsidRPr="00A57119" w:rsidRDefault="002B2814" w:rsidP="002B2814">
            <w:pPr>
              <w:pStyle w:val="GOSTTablenorm"/>
              <w:rPr>
                <w:ins w:id="5439" w:author="Сарафанова (Чиркова) Наталия Сергеевна" w:date="2025-07-22T21:09:00Z"/>
              </w:rPr>
            </w:pPr>
            <w:ins w:id="5440" w:author="Сарафанова (Чиркова) Наталия Сергеевна" w:date="2025-07-22T21:09:00Z">
              <w:r w:rsidRPr="00A57119">
                <w:t>ЗО Кт</w:t>
              </w:r>
            </w:ins>
          </w:p>
        </w:tc>
        <w:tc>
          <w:tcPr>
            <w:tcW w:w="795" w:type="pct"/>
          </w:tcPr>
          <w:p w14:paraId="4C104371" w14:textId="77777777" w:rsidR="002B2814" w:rsidRPr="00A57119" w:rsidRDefault="002B2814" w:rsidP="002B2814">
            <w:pPr>
              <w:pStyle w:val="GOSTTablenorm"/>
              <w:rPr>
                <w:ins w:id="5441" w:author="Сарафанова (Чиркова) Наталия Сергеевна" w:date="2025-07-22T21:09:00Z"/>
              </w:rPr>
            </w:pPr>
            <w:ins w:id="5442" w:author="Сарафанова (Чиркова) Наталия Сергеевна" w:date="2025-07-22T21:09:00Z">
              <w:r w:rsidRPr="00FA047E">
                <w:rPr>
                  <w:b/>
                </w:rPr>
                <w:t>T0504833:</w:t>
              </w:r>
              <w:r w:rsidRPr="00A57119">
                <w:t>CT_PZO</w:t>
              </w:r>
            </w:ins>
          </w:p>
        </w:tc>
        <w:tc>
          <w:tcPr>
            <w:tcW w:w="560" w:type="pct"/>
          </w:tcPr>
          <w:p w14:paraId="26F826DC" w14:textId="77777777" w:rsidR="002B2814" w:rsidRPr="00A57119" w:rsidRDefault="002B2814" w:rsidP="002B2814">
            <w:pPr>
              <w:pStyle w:val="GOSTTablenorm"/>
              <w:rPr>
                <w:ins w:id="5443" w:author="Сарафанова (Чиркова) Наталия Сергеевна" w:date="2025-07-22T21:09:00Z"/>
                <w:lang w:eastAsia="en-US"/>
              </w:rPr>
            </w:pPr>
            <w:ins w:id="5444" w:author="Сарафанова (Чиркова) Наталия Сергеевна" w:date="2025-07-22T21:09:00Z">
              <w:r w:rsidRPr="00A57119">
                <w:t>Строка</w:t>
              </w:r>
            </w:ins>
          </w:p>
        </w:tc>
        <w:tc>
          <w:tcPr>
            <w:tcW w:w="374" w:type="pct"/>
          </w:tcPr>
          <w:p w14:paraId="18F7937A" w14:textId="77777777" w:rsidR="002B2814" w:rsidRPr="00A57119" w:rsidRDefault="002B2814" w:rsidP="002B2814">
            <w:pPr>
              <w:pStyle w:val="GOSTTablenorm"/>
              <w:rPr>
                <w:ins w:id="5445" w:author="Сарафанова (Чиркова) Наталия Сергеевна" w:date="2025-07-22T21:09:00Z"/>
              </w:rPr>
            </w:pPr>
            <w:ins w:id="5446" w:author="Сарафанова (Чиркова) Наталия Сергеевна" w:date="2025-07-22T21:09:00Z">
              <w:r w:rsidRPr="00A57119">
                <w:t>Да</w:t>
              </w:r>
            </w:ins>
          </w:p>
        </w:tc>
        <w:tc>
          <w:tcPr>
            <w:tcW w:w="374" w:type="pct"/>
          </w:tcPr>
          <w:p w14:paraId="6CE162B8" w14:textId="77777777" w:rsidR="002B2814" w:rsidRPr="00A57119" w:rsidRDefault="002B2814" w:rsidP="002B2814">
            <w:pPr>
              <w:pStyle w:val="GOSTTablenorm"/>
              <w:rPr>
                <w:ins w:id="5447" w:author="Сарафанова (Чиркова) Наталия Сергеевна" w:date="2025-07-22T21:09:00Z"/>
              </w:rPr>
            </w:pPr>
            <w:ins w:id="5448" w:author="Сарафанова (Чиркова) Наталия Сергеевна" w:date="2025-07-22T21:09:00Z">
              <w:r w:rsidRPr="00A57119">
                <w:t>&lt;=10</w:t>
              </w:r>
            </w:ins>
          </w:p>
        </w:tc>
        <w:tc>
          <w:tcPr>
            <w:tcW w:w="1777" w:type="pct"/>
          </w:tcPr>
          <w:p w14:paraId="1D951DEA" w14:textId="77777777" w:rsidR="002B2814" w:rsidRPr="00A57119" w:rsidRDefault="002B2814" w:rsidP="002B2814">
            <w:pPr>
              <w:pStyle w:val="GOSTTablenorm"/>
              <w:rPr>
                <w:ins w:id="5449" w:author="Сарафанова (Чиркова) Наталия Сергеевна" w:date="2025-07-22T21:09:00Z"/>
              </w:rPr>
            </w:pPr>
            <w:ins w:id="5450" w:author="Сарафанова (Чиркова) Наталия Сергеевна" w:date="2025-07-22T21:09:00Z">
              <w:r w:rsidRPr="00A57119">
                <w:t>Указывается значение аналитического признака «ЗО» (Признак заключительных оборотов) для отражения по кредиту записи учета.</w:t>
              </w:r>
            </w:ins>
          </w:p>
          <w:p w14:paraId="7CA9513A" w14:textId="77777777" w:rsidR="002B2814" w:rsidRPr="00A57119" w:rsidRDefault="002B2814" w:rsidP="002B2814">
            <w:pPr>
              <w:pStyle w:val="GOSTTablenorm"/>
              <w:rPr>
                <w:ins w:id="5451" w:author="Сарафанова (Чиркова) Наталия Сергеевна" w:date="2025-07-22T21:09:00Z"/>
              </w:rPr>
            </w:pPr>
            <w:ins w:id="5452" w:author="Сарафанова (Чиркова) Наталия Сергеевна" w:date="2025-07-22T21:09:00Z">
              <w:r w:rsidRPr="00A57119">
                <w:t>Допускается заполнение прочерком</w:t>
              </w:r>
            </w:ins>
          </w:p>
        </w:tc>
      </w:tr>
    </w:tbl>
    <w:p w14:paraId="7A3B9DC3" w14:textId="1CB26385" w:rsidR="002B2814" w:rsidRDefault="002B2814" w:rsidP="00AD77C4">
      <w:pPr>
        <w:pStyle w:val="41"/>
        <w:numPr>
          <w:ilvl w:val="3"/>
          <w:numId w:val="85"/>
        </w:numPr>
        <w:rPr>
          <w:ins w:id="5453" w:author="Сарафанова (Чиркова) Наталия Сергеевна" w:date="2025-07-22T21:09:00Z"/>
        </w:rPr>
      </w:pPr>
      <w:bookmarkStart w:id="5454" w:name="_Toc200115456"/>
      <w:bookmarkStart w:id="5455" w:name="_Toc226562717"/>
      <w:ins w:id="5456" w:author="Сарафанова (Чиркова) Наталия Сергеевна" w:date="2025-07-22T21:09:00Z">
        <w:r w:rsidRPr="00A775EA">
          <w:lastRenderedPageBreak/>
          <w:t xml:space="preserve">Пример запроса по документу </w:t>
        </w:r>
        <w:r w:rsidRPr="00BB7E48">
          <w:t>«Бухгалтерская справка (ф. 0504833)» ARP_NPS_0504833</w:t>
        </w:r>
      </w:ins>
      <w:bookmarkEnd w:id="5454"/>
      <w:ins w:id="5457" w:author="Сарафанова (Чиркова) Наталия Сергеевна" w:date="2025-07-22T23:12:00Z">
        <w:r w:rsidR="00522AF4" w:rsidRPr="00397DBC">
          <w:t>_</w:t>
        </w:r>
        <w:r w:rsidR="00522AF4" w:rsidRPr="00AD77C4">
          <w:rPr>
            <w:lang w:val="en-US"/>
          </w:rPr>
          <w:t>PUDS</w:t>
        </w:r>
      </w:ins>
      <w:bookmarkEnd w:id="5455"/>
    </w:p>
    <w:p w14:paraId="5C204929" w14:textId="77777777" w:rsidR="002B2814" w:rsidRPr="00130FE0" w:rsidRDefault="002B2814" w:rsidP="002B2814">
      <w:pPr>
        <w:pStyle w:val="GOSTScript"/>
        <w:rPr>
          <w:ins w:id="5458" w:author="Сарафанова (Чиркова) Наталия Сергеевна" w:date="2025-07-22T21:09:00Z"/>
        </w:rPr>
      </w:pPr>
      <w:ins w:id="5459" w:author="Сарафанова (Чиркова) Наталия Сергеевна" w:date="2025-07-22T21:09:00Z">
        <w:r w:rsidRPr="00130FE0">
          <w:t>{</w:t>
        </w:r>
      </w:ins>
    </w:p>
    <w:p w14:paraId="5DA38588" w14:textId="77777777" w:rsidR="002B2814" w:rsidRPr="00130FE0" w:rsidRDefault="002B2814" w:rsidP="002B2814">
      <w:pPr>
        <w:pStyle w:val="GOSTScript"/>
        <w:rPr>
          <w:ins w:id="5460" w:author="Сарафанова (Чиркова) Наталия Сергеевна" w:date="2025-07-22T21:09:00Z"/>
        </w:rPr>
      </w:pPr>
      <w:ins w:id="5461" w:author="Сарафанова (Чиркова) Наталия Сергеевна" w:date="2025-07-22T21:09:00Z">
        <w:r w:rsidRPr="00130FE0">
          <w:tab/>
          <w:t>"header": {</w:t>
        </w:r>
      </w:ins>
    </w:p>
    <w:p w14:paraId="654691DD" w14:textId="77777777" w:rsidR="002B2814" w:rsidRPr="00130FE0" w:rsidRDefault="002B2814" w:rsidP="002B2814">
      <w:pPr>
        <w:pStyle w:val="GOSTScript"/>
        <w:rPr>
          <w:ins w:id="5462" w:author="Сарафанова (Чиркова) Наталия Сергеевна" w:date="2025-07-22T21:09:00Z"/>
        </w:rPr>
      </w:pPr>
      <w:ins w:id="5463" w:author="Сарафанова (Чиркова) Наталия Сергеевна" w:date="2025-07-22T21:09:00Z">
        <w:r w:rsidRPr="00130FE0">
          <w:tab/>
        </w:r>
        <w:r w:rsidRPr="00130FE0">
          <w:tab/>
          <w:t>"Source": "</w:t>
        </w:r>
        <w:r w:rsidRPr="009E6686">
          <w:t>ARP</w:t>
        </w:r>
        <w:r w:rsidRPr="00130FE0">
          <w:t>",</w:t>
        </w:r>
      </w:ins>
    </w:p>
    <w:p w14:paraId="5F56B4DC" w14:textId="77777777" w:rsidR="002B2814" w:rsidRPr="00130FE0" w:rsidRDefault="002B2814" w:rsidP="002B2814">
      <w:pPr>
        <w:pStyle w:val="GOSTScript"/>
        <w:rPr>
          <w:ins w:id="5464" w:author="Сарафанова (Чиркова) Наталия Сергеевна" w:date="2025-07-22T21:09:00Z"/>
        </w:rPr>
      </w:pPr>
      <w:ins w:id="5465" w:author="Сарафанова (Чиркова) Наталия Сергеевна" w:date="2025-07-22T21:09:00Z">
        <w:r w:rsidRPr="00130FE0">
          <w:tab/>
        </w:r>
        <w:r w:rsidRPr="00130FE0">
          <w:tab/>
          <w:t>"ReqDateTime": "202</w:t>
        </w:r>
        <w:r>
          <w:t>5</w:t>
        </w:r>
        <w:r w:rsidRPr="00130FE0">
          <w:t>-12-05 10:37:22",</w:t>
        </w:r>
      </w:ins>
    </w:p>
    <w:p w14:paraId="1C653324" w14:textId="77777777" w:rsidR="002B2814" w:rsidRPr="00130FE0" w:rsidRDefault="002B2814" w:rsidP="002B2814">
      <w:pPr>
        <w:pStyle w:val="GOSTScript"/>
        <w:rPr>
          <w:ins w:id="5466" w:author="Сарафанова (Чиркова) Наталия Сергеевна" w:date="2025-07-22T21:09:00Z"/>
        </w:rPr>
      </w:pPr>
      <w:ins w:id="5467" w:author="Сарафанова (Чиркова) Наталия Сергеевна" w:date="2025-07-22T21:09:00Z">
        <w:r w:rsidRPr="00130FE0">
          <w:tab/>
        </w:r>
        <w:r w:rsidRPr="00130FE0">
          <w:tab/>
          <w:t>"Version": "1.0",</w:t>
        </w:r>
      </w:ins>
    </w:p>
    <w:p w14:paraId="7167B009" w14:textId="77777777" w:rsidR="002B2814" w:rsidRPr="00130FE0" w:rsidRDefault="002B2814" w:rsidP="002B2814">
      <w:pPr>
        <w:pStyle w:val="GOSTScript"/>
        <w:rPr>
          <w:ins w:id="5468" w:author="Сарафанова (Чиркова) Наталия Сергеевна" w:date="2025-07-22T21:09:00Z"/>
        </w:rPr>
      </w:pPr>
      <w:ins w:id="5469" w:author="Сарафанова (Чиркова) Наталия Сергеевна" w:date="2025-07-22T21:09:00Z">
        <w:r w:rsidRPr="00130FE0">
          <w:tab/>
        </w:r>
        <w:r w:rsidRPr="00130FE0">
          <w:tab/>
          <w:t>"Params": [{</w:t>
        </w:r>
      </w:ins>
    </w:p>
    <w:p w14:paraId="31D93FCF" w14:textId="77777777" w:rsidR="002B2814" w:rsidRPr="00130FE0" w:rsidRDefault="002B2814" w:rsidP="002B2814">
      <w:pPr>
        <w:pStyle w:val="GOSTScript"/>
        <w:rPr>
          <w:ins w:id="5470" w:author="Сарафанова (Чиркова) Наталия Сергеевна" w:date="2025-07-22T21:09:00Z"/>
        </w:rPr>
      </w:pPr>
      <w:ins w:id="5471" w:author="Сарафанова (Чиркова) Наталия Сергеевна" w:date="2025-07-22T21:09:00Z">
        <w:r w:rsidRPr="00130FE0">
          <w:tab/>
        </w:r>
        <w:r w:rsidRPr="00130FE0">
          <w:tab/>
        </w:r>
        <w:r w:rsidRPr="00130FE0">
          <w:tab/>
          <w:t>"param": "example",</w:t>
        </w:r>
      </w:ins>
    </w:p>
    <w:p w14:paraId="7671A975" w14:textId="77777777" w:rsidR="002B2814" w:rsidRPr="00130FE0" w:rsidRDefault="002B2814" w:rsidP="002B2814">
      <w:pPr>
        <w:pStyle w:val="GOSTScript"/>
        <w:rPr>
          <w:ins w:id="5472" w:author="Сарафанова (Чиркова) Наталия Сергеевна" w:date="2025-07-22T21:09:00Z"/>
        </w:rPr>
      </w:pPr>
      <w:ins w:id="5473" w:author="Сарафанова (Чиркова) Наталия Сергеевна" w:date="2025-07-22T21:09:00Z">
        <w:r w:rsidRPr="00130FE0">
          <w:tab/>
        </w:r>
        <w:r w:rsidRPr="00130FE0">
          <w:tab/>
        </w:r>
        <w:r w:rsidRPr="00130FE0">
          <w:tab/>
          <w:t>"value": "01"</w:t>
        </w:r>
      </w:ins>
    </w:p>
    <w:p w14:paraId="017EF5BA" w14:textId="77777777" w:rsidR="002B2814" w:rsidRPr="00130FE0" w:rsidRDefault="002B2814" w:rsidP="002B2814">
      <w:pPr>
        <w:pStyle w:val="GOSTScript"/>
        <w:rPr>
          <w:ins w:id="5474" w:author="Сарафанова (Чиркова) Наталия Сергеевна" w:date="2025-07-22T21:09:00Z"/>
        </w:rPr>
      </w:pPr>
      <w:ins w:id="5475" w:author="Сарафанова (Чиркова) Наталия Сергеевна" w:date="2025-07-22T21:09:00Z">
        <w:r w:rsidRPr="00130FE0">
          <w:tab/>
        </w:r>
        <w:r w:rsidRPr="00130FE0">
          <w:tab/>
          <w:t>}],</w:t>
        </w:r>
      </w:ins>
    </w:p>
    <w:p w14:paraId="7EA59CBC" w14:textId="77777777" w:rsidR="002B2814" w:rsidRPr="00130FE0" w:rsidRDefault="002B2814" w:rsidP="002B2814">
      <w:pPr>
        <w:pStyle w:val="GOSTScript"/>
        <w:rPr>
          <w:ins w:id="5476" w:author="Сарафанова (Чиркова) Наталия Сергеевна" w:date="2025-07-22T21:09:00Z"/>
        </w:rPr>
      </w:pPr>
      <w:ins w:id="5477" w:author="Сарафанова (Чиркова) Наталия Сергеевна" w:date="2025-07-22T21:09:00Z">
        <w:r w:rsidRPr="00130FE0">
          <w:tab/>
        </w:r>
        <w:r w:rsidRPr="00130FE0">
          <w:tab/>
          <w:t>"ReqGuid": "</w:t>
        </w:r>
        <w:r>
          <w:t>g1a</w:t>
        </w:r>
        <w:r w:rsidRPr="00130FE0">
          <w:t>4</w:t>
        </w:r>
        <w:r>
          <w:t>i</w:t>
        </w:r>
        <w:r w:rsidRPr="00130FE0">
          <w:t>e5d-2757-4699-948c-vv72qba94f</w:t>
        </w:r>
        <w:r>
          <w:t>44</w:t>
        </w:r>
        <w:r w:rsidRPr="00130FE0">
          <w:t>",</w:t>
        </w:r>
      </w:ins>
    </w:p>
    <w:p w14:paraId="327AD308" w14:textId="77777777" w:rsidR="002B2814" w:rsidRPr="00130FE0" w:rsidRDefault="002B2814" w:rsidP="002B2814">
      <w:pPr>
        <w:pStyle w:val="GOSTScript"/>
        <w:rPr>
          <w:ins w:id="5478" w:author="Сарафанова (Чиркова) Наталия Сергеевна" w:date="2025-07-22T21:09:00Z"/>
        </w:rPr>
      </w:pPr>
      <w:ins w:id="5479" w:author="Сарафанова (Чиркова) Наталия Сергеевна" w:date="2025-07-22T21:09:00Z">
        <w:r w:rsidRPr="00130FE0">
          <w:tab/>
        </w:r>
        <w:r w:rsidRPr="00130FE0">
          <w:tab/>
          <w:t>"DocGuid": "</w:t>
        </w:r>
        <w:r>
          <w:t>1f</w:t>
        </w:r>
        <w:r w:rsidRPr="00130FE0">
          <w:t>d90a7c-e339-46ff-ac39-73029ff813</w:t>
        </w:r>
        <w:r>
          <w:t>21</w:t>
        </w:r>
        <w:r w:rsidRPr="00130FE0">
          <w:t>",</w:t>
        </w:r>
      </w:ins>
    </w:p>
    <w:p w14:paraId="2CFEAD27" w14:textId="77777777" w:rsidR="002B2814" w:rsidRDefault="002B2814" w:rsidP="002B2814">
      <w:pPr>
        <w:pStyle w:val="GOSTScript"/>
        <w:rPr>
          <w:ins w:id="5480" w:author="Сарафанова (Чиркова) Наталия Сергеевна" w:date="2025-07-22T21:09:00Z"/>
        </w:rPr>
      </w:pPr>
      <w:ins w:id="5481" w:author="Сарафанова (Чиркова) Наталия Сергеевна" w:date="2025-07-22T21:09:00Z">
        <w:r w:rsidRPr="00130FE0">
          <w:tab/>
        </w:r>
        <w:r w:rsidRPr="00130FE0">
          <w:tab/>
          <w:t>"RequestType": "ACCOUNTING",</w:t>
        </w:r>
      </w:ins>
    </w:p>
    <w:p w14:paraId="41458371" w14:textId="755F546E" w:rsidR="002B2814" w:rsidRPr="00130FE0" w:rsidRDefault="002B2814" w:rsidP="002B2814">
      <w:pPr>
        <w:pStyle w:val="GOSTScript"/>
        <w:rPr>
          <w:ins w:id="5482" w:author="Сарафанова (Чиркова) Наталия Сергеевна" w:date="2025-07-22T21:09:00Z"/>
        </w:rPr>
      </w:pPr>
      <w:ins w:id="5483" w:author="Сарафанова (Чиркова) Наталия Сергеевна" w:date="2025-07-22T21:09:00Z">
        <w:r w:rsidRPr="00130FE0">
          <w:tab/>
        </w:r>
        <w:r w:rsidRPr="00130FE0">
          <w:tab/>
          <w:t>"TypeDoc": "</w:t>
        </w:r>
        <w:r w:rsidRPr="009E6686">
          <w:t>ARP_NPS_0504833</w:t>
        </w:r>
      </w:ins>
      <w:ins w:id="5484" w:author="Сарафанова (Чиркова) Наталия Сергеевна" w:date="2025-07-22T23:13:00Z">
        <w:r w:rsidR="004C70A1" w:rsidRPr="00397DBC">
          <w:t>_</w:t>
        </w:r>
        <w:r w:rsidR="004C70A1" w:rsidRPr="001955A8">
          <w:t>PUDS</w:t>
        </w:r>
      </w:ins>
      <w:ins w:id="5485" w:author="Сарафанова (Чиркова) Наталия Сергеевна" w:date="2025-07-22T21:09:00Z">
        <w:r w:rsidRPr="00130FE0">
          <w:t>",</w:t>
        </w:r>
      </w:ins>
    </w:p>
    <w:p w14:paraId="22D04A76" w14:textId="77777777" w:rsidR="002B2814" w:rsidRPr="00130FE0" w:rsidRDefault="002B2814" w:rsidP="002B2814">
      <w:pPr>
        <w:pStyle w:val="GOSTScript"/>
        <w:rPr>
          <w:ins w:id="5486" w:author="Сарафанова (Чиркова) Наталия Сергеевна" w:date="2025-07-22T21:09:00Z"/>
          <w:iCs/>
        </w:rPr>
      </w:pPr>
      <w:ins w:id="5487" w:author="Сарафанова (Чиркова) Наталия Сергеевна" w:date="2025-07-22T21:09:00Z">
        <w:r w:rsidRPr="00130FE0">
          <w:tab/>
        </w:r>
        <w:r w:rsidRPr="00130FE0">
          <w:tab/>
        </w:r>
        <w:r w:rsidRPr="170E4D90">
          <w:rPr>
            <w:iCs/>
          </w:rPr>
          <w:t>"Stage": "</w:t>
        </w:r>
        <w:r w:rsidRPr="008E4493">
          <w:rPr>
            <w:iCs/>
          </w:rPr>
          <w:t>auth</w:t>
        </w:r>
        <w:r w:rsidRPr="170E4D90">
          <w:rPr>
            <w:iCs/>
          </w:rPr>
          <w:t>",</w:t>
        </w:r>
      </w:ins>
    </w:p>
    <w:p w14:paraId="2BC5647D" w14:textId="77777777" w:rsidR="002B2814" w:rsidRPr="00130FE0" w:rsidRDefault="002B2814" w:rsidP="002B2814">
      <w:pPr>
        <w:pStyle w:val="GOSTScript"/>
        <w:rPr>
          <w:ins w:id="5488" w:author="Сарафанова (Чиркова) Наталия Сергеевна" w:date="2025-07-22T21:09:00Z"/>
        </w:rPr>
      </w:pPr>
      <w:ins w:id="5489" w:author="Сарафанова (Чиркова) Наталия Сергеевна" w:date="2025-07-22T21:09:00Z">
        <w:r w:rsidRPr="00130FE0">
          <w:tab/>
        </w:r>
        <w:r w:rsidRPr="00130FE0">
          <w:tab/>
          <w:t>"BalLevContrl": "0",</w:t>
        </w:r>
      </w:ins>
    </w:p>
    <w:p w14:paraId="4EACDE29" w14:textId="02819A47" w:rsidR="002B2814" w:rsidRPr="00130FE0" w:rsidRDefault="002B2814" w:rsidP="002B2814">
      <w:pPr>
        <w:pStyle w:val="GOSTScript"/>
        <w:rPr>
          <w:ins w:id="5490" w:author="Сарафанова (Чиркова) Наталия Сергеевна" w:date="2025-07-22T21:09:00Z"/>
        </w:rPr>
      </w:pPr>
      <w:ins w:id="5491" w:author="Сарафанова (Чиркова) Наталия Сергеевна" w:date="2025-07-22T21:09:00Z">
        <w:r w:rsidRPr="00130FE0">
          <w:tab/>
        </w:r>
        <w:r w:rsidRPr="00130FE0">
          <w:tab/>
          <w:t>"Subject": "</w:t>
        </w:r>
      </w:ins>
      <w:ins w:id="5492" w:author="Сарафанова (Чиркова) Наталия Сергеевна" w:date="2025-07-22T23:13:00Z">
        <w:r w:rsidR="004C70A1" w:rsidRPr="00705A4B">
          <w:t>95</w:t>
        </w:r>
      </w:ins>
      <w:ins w:id="5493" w:author="Сарафанова (Чиркова) Наталия Сергеевна" w:date="2025-07-22T21:09:00Z">
        <w:r w:rsidRPr="00130FE0">
          <w:t>00",</w:t>
        </w:r>
      </w:ins>
    </w:p>
    <w:p w14:paraId="58D3A110" w14:textId="77777777" w:rsidR="002B2814" w:rsidRPr="00130FE0" w:rsidRDefault="002B2814" w:rsidP="002B2814">
      <w:pPr>
        <w:pStyle w:val="GOSTScript"/>
        <w:rPr>
          <w:ins w:id="5494" w:author="Сарафанова (Чиркова) Наталия Сергеевна" w:date="2025-07-22T21:09:00Z"/>
        </w:rPr>
      </w:pPr>
      <w:ins w:id="5495" w:author="Сарафанова (Чиркова) Наталия Сергеевна" w:date="2025-07-22T21:09:00Z">
        <w:r w:rsidRPr="00130FE0">
          <w:tab/>
        </w:r>
        <w:r w:rsidRPr="00130FE0">
          <w:tab/>
          <w:t>"SettlementDate": "202</w:t>
        </w:r>
        <w:r>
          <w:t>5</w:t>
        </w:r>
        <w:r w:rsidRPr="00130FE0">
          <w:t>-12-05"</w:t>
        </w:r>
      </w:ins>
    </w:p>
    <w:p w14:paraId="49D6B84E" w14:textId="77777777" w:rsidR="002B2814" w:rsidRPr="00130FE0" w:rsidRDefault="002B2814" w:rsidP="002B2814">
      <w:pPr>
        <w:pStyle w:val="GOSTScript"/>
        <w:rPr>
          <w:ins w:id="5496" w:author="Сарафанова (Чиркова) Наталия Сергеевна" w:date="2025-07-22T21:09:00Z"/>
        </w:rPr>
      </w:pPr>
      <w:ins w:id="5497" w:author="Сарафанова (Чиркова) Наталия Сергеевна" w:date="2025-07-22T21:09:00Z">
        <w:r w:rsidRPr="00130FE0">
          <w:tab/>
          <w:t>},</w:t>
        </w:r>
      </w:ins>
    </w:p>
    <w:p w14:paraId="4D696BD7" w14:textId="77777777" w:rsidR="002B2814" w:rsidRPr="00130FE0" w:rsidRDefault="002B2814" w:rsidP="002B2814">
      <w:pPr>
        <w:pStyle w:val="GOSTScript"/>
        <w:rPr>
          <w:ins w:id="5498" w:author="Сарафанова (Чиркова) Наталия Сергеевна" w:date="2025-07-22T21:09:00Z"/>
        </w:rPr>
      </w:pPr>
      <w:ins w:id="5499" w:author="Сарафанова (Чиркова) Наталия Сергеевна" w:date="2025-07-22T21:09:00Z">
        <w:r w:rsidRPr="00130FE0">
          <w:tab/>
          <w:t>"document": {</w:t>
        </w:r>
      </w:ins>
    </w:p>
    <w:p w14:paraId="605AF956" w14:textId="77777777" w:rsidR="002B2814" w:rsidRPr="00130FE0" w:rsidRDefault="002B2814" w:rsidP="002B2814">
      <w:pPr>
        <w:pStyle w:val="GOSTScript"/>
        <w:rPr>
          <w:ins w:id="5500" w:author="Сарафанова (Чиркова) Наталия Сергеевна" w:date="2025-07-22T21:09:00Z"/>
        </w:rPr>
      </w:pPr>
      <w:ins w:id="5501" w:author="Сарафанова (Чиркова) Наталия Сергеевна" w:date="2025-07-22T21:09:00Z">
        <w:r w:rsidRPr="00130FE0">
          <w:tab/>
        </w:r>
        <w:r w:rsidRPr="00130FE0">
          <w:tab/>
          <w:t>"TtlPrt_DcNmbr": "33</w:t>
        </w:r>
        <w:r>
          <w:t>3</w:t>
        </w:r>
        <w:r w:rsidRPr="00130FE0">
          <w:t>",</w:t>
        </w:r>
      </w:ins>
    </w:p>
    <w:p w14:paraId="1D1C371B" w14:textId="77777777" w:rsidR="002B2814" w:rsidRDefault="002B2814" w:rsidP="002B2814">
      <w:pPr>
        <w:pStyle w:val="GOSTScript"/>
        <w:rPr>
          <w:ins w:id="5502" w:author="Сарафанова (Чиркова) Наталия Сергеевна" w:date="2025-07-22T21:09:00Z"/>
        </w:rPr>
      </w:pPr>
      <w:ins w:id="5503" w:author="Сарафанова (Чиркова) Наталия Сергеевна" w:date="2025-07-22T21:09:00Z">
        <w:r w:rsidRPr="00130FE0">
          <w:tab/>
        </w:r>
        <w:r w:rsidRPr="00130FE0">
          <w:tab/>
          <w:t>"</w:t>
        </w:r>
        <w:r w:rsidRPr="00F834CE">
          <w:t>TtlPrt_Dt</w:t>
        </w:r>
        <w:r w:rsidRPr="00130FE0">
          <w:t>": "202</w:t>
        </w:r>
        <w:r>
          <w:t>5</w:t>
        </w:r>
        <w:r w:rsidRPr="00130FE0">
          <w:t>-12-05",</w:t>
        </w:r>
      </w:ins>
    </w:p>
    <w:p w14:paraId="5E7AB8A2" w14:textId="77777777" w:rsidR="002B2814" w:rsidRPr="00130FE0" w:rsidRDefault="002B2814" w:rsidP="002B2814">
      <w:pPr>
        <w:pStyle w:val="GOSTScript"/>
        <w:rPr>
          <w:ins w:id="5504" w:author="Сарафанова (Чиркова) Наталия Сергеевна" w:date="2025-07-22T21:09:00Z"/>
        </w:rPr>
      </w:pPr>
      <w:ins w:id="5505" w:author="Сарафанова (Чиркова) Наталия Сергеевна" w:date="2025-07-22T21:09:00Z">
        <w:r w:rsidRPr="00130FE0">
          <w:tab/>
        </w:r>
        <w:r w:rsidRPr="00130FE0">
          <w:tab/>
          <w:t>"</w:t>
        </w:r>
        <w:r w:rsidRPr="0055257F">
          <w:t>TtlPrt_CorrectionDate</w:t>
        </w:r>
        <w:r w:rsidRPr="00130FE0">
          <w:t>": "202</w:t>
        </w:r>
        <w:r>
          <w:t>5</w:t>
        </w:r>
        <w:r w:rsidRPr="00130FE0">
          <w:t>-</w:t>
        </w:r>
        <w:r w:rsidRPr="006C2044">
          <w:t>12-05</w:t>
        </w:r>
        <w:r w:rsidRPr="00130FE0">
          <w:t>",</w:t>
        </w:r>
      </w:ins>
    </w:p>
    <w:p w14:paraId="250A170A" w14:textId="77777777" w:rsidR="002B2814" w:rsidRDefault="002B2814" w:rsidP="002B2814">
      <w:pPr>
        <w:pStyle w:val="GOSTScript"/>
        <w:rPr>
          <w:ins w:id="5506" w:author="Сарафанова (Чиркова) Наталия Сергеевна" w:date="2025-07-22T21:09:00Z"/>
        </w:rPr>
      </w:pPr>
      <w:ins w:id="5507" w:author="Сарафанова (Чиркова) Наталия Сергеевна" w:date="2025-07-22T21:09:00Z">
        <w:r w:rsidRPr="00130FE0">
          <w:tab/>
        </w:r>
        <w:r w:rsidRPr="00130FE0">
          <w:tab/>
          <w:t>"</w:t>
        </w:r>
        <w:r w:rsidRPr="0055257F">
          <w:t>TtlPrt_EffectiveDate</w:t>
        </w:r>
        <w:r w:rsidRPr="00130FE0">
          <w:t>": "202</w:t>
        </w:r>
        <w:r>
          <w:t>5</w:t>
        </w:r>
        <w:r w:rsidRPr="00130FE0">
          <w:t>-</w:t>
        </w:r>
        <w:r w:rsidRPr="006C2044">
          <w:t>12-05</w:t>
        </w:r>
        <w:r w:rsidRPr="00130FE0">
          <w:t>",</w:t>
        </w:r>
      </w:ins>
    </w:p>
    <w:p w14:paraId="0F229B99" w14:textId="77777777" w:rsidR="002B2814" w:rsidRPr="003B770B" w:rsidRDefault="002B2814" w:rsidP="002B2814">
      <w:pPr>
        <w:pStyle w:val="GOSTScript"/>
        <w:rPr>
          <w:ins w:id="5508" w:author="Сарафанова (Чиркова) Наталия Сергеевна" w:date="2025-07-22T21:09:00Z"/>
        </w:rPr>
      </w:pPr>
      <w:ins w:id="5509" w:author="Сарафанова (Чиркова) Наталия Сергеевна" w:date="2025-07-22T21:09:00Z">
        <w:r w:rsidRPr="00130FE0">
          <w:tab/>
        </w:r>
        <w:r w:rsidRPr="00130FE0">
          <w:tab/>
        </w:r>
        <w:r w:rsidRPr="003B770B">
          <w:t>"</w:t>
        </w:r>
        <w:r w:rsidRPr="00130FE0">
          <w:t>TtlPrt</w:t>
        </w:r>
        <w:r w:rsidRPr="003B770B">
          <w:t>_</w:t>
        </w:r>
        <w:r w:rsidRPr="00130FE0">
          <w:t>TypeDoc</w:t>
        </w:r>
        <w:r w:rsidRPr="003B770B">
          <w:t>": "</w:t>
        </w:r>
        <w:r w:rsidRPr="002018E3">
          <w:t>БСА</w:t>
        </w:r>
        <w:r w:rsidRPr="003B770B">
          <w:t>",</w:t>
        </w:r>
      </w:ins>
    </w:p>
    <w:p w14:paraId="3DB80291" w14:textId="77777777" w:rsidR="002B2814" w:rsidRPr="006069EC" w:rsidRDefault="002B2814" w:rsidP="002B2814">
      <w:pPr>
        <w:pStyle w:val="GOSTScript"/>
        <w:rPr>
          <w:ins w:id="5510" w:author="Сарафанова (Чиркова) Наталия Сергеевна" w:date="2025-07-22T21:09:00Z"/>
          <w:lang w:val="ru-RU"/>
        </w:rPr>
      </w:pPr>
      <w:ins w:id="5511" w:author="Сарафанова (Чиркова) Наталия Сергеевна" w:date="2025-07-22T21:09:00Z">
        <w:r w:rsidRPr="003B770B">
          <w:tab/>
        </w:r>
        <w:r w:rsidRPr="003B770B">
          <w:tab/>
        </w:r>
        <w:r w:rsidRPr="006069EC">
          <w:rPr>
            <w:lang w:val="ru-RU"/>
          </w:rPr>
          <w:t>"</w:t>
        </w:r>
        <w:r w:rsidRPr="00130FE0">
          <w:t>TtlPrt</w:t>
        </w:r>
        <w:r w:rsidRPr="006069EC">
          <w:rPr>
            <w:lang w:val="ru-RU"/>
          </w:rPr>
          <w:t>_</w:t>
        </w:r>
        <w:r w:rsidRPr="00130FE0">
          <w:t>FullTypeDoc</w:t>
        </w:r>
        <w:r w:rsidRPr="006069EC">
          <w:rPr>
            <w:lang w:val="ru-RU"/>
          </w:rPr>
          <w:t>": "Справка по исправительным записям, формируемая вручную",</w:t>
        </w:r>
      </w:ins>
    </w:p>
    <w:p w14:paraId="5747412D" w14:textId="77777777" w:rsidR="002B2814" w:rsidRPr="00130FE0" w:rsidRDefault="002B2814" w:rsidP="002B2814">
      <w:pPr>
        <w:pStyle w:val="GOSTScript"/>
        <w:rPr>
          <w:ins w:id="5512" w:author="Сарафанова (Чиркова) Наталия Сергеевна" w:date="2025-07-22T21:09:00Z"/>
        </w:rPr>
      </w:pPr>
      <w:ins w:id="5513" w:author="Сарафанова (Чиркова) Наталия Сергеевна" w:date="2025-07-22T21:09:00Z">
        <w:r w:rsidRPr="006069EC">
          <w:rPr>
            <w:lang w:val="ru-RU"/>
          </w:rPr>
          <w:tab/>
        </w:r>
        <w:r w:rsidRPr="006069EC">
          <w:rPr>
            <w:lang w:val="ru-RU"/>
          </w:rPr>
          <w:tab/>
        </w:r>
        <w:r w:rsidRPr="00130FE0">
          <w:t>"TtlPrt_CdCrr": "643",</w:t>
        </w:r>
      </w:ins>
    </w:p>
    <w:p w14:paraId="639C46A5" w14:textId="77777777" w:rsidR="002B2814" w:rsidRDefault="002B2814" w:rsidP="002B2814">
      <w:pPr>
        <w:pStyle w:val="GOSTScript"/>
        <w:rPr>
          <w:ins w:id="5514" w:author="Сарафанова (Чиркова) Наталия Сергеевна" w:date="2025-07-22T21:09:00Z"/>
        </w:rPr>
      </w:pPr>
      <w:ins w:id="5515" w:author="Сарафанова (Чиркова) Наталия Сергеевна" w:date="2025-07-22T21:09:00Z">
        <w:r w:rsidRPr="00371BB9">
          <w:tab/>
        </w:r>
        <w:r w:rsidRPr="00371BB9">
          <w:tab/>
        </w:r>
        <w:r w:rsidRPr="00130FE0">
          <w:t>"SystemInformation_UFOS_SECRECY": 0,</w:t>
        </w:r>
      </w:ins>
    </w:p>
    <w:p w14:paraId="7D4F05F9" w14:textId="77777777" w:rsidR="002B2814" w:rsidRPr="001179D9" w:rsidRDefault="002B2814" w:rsidP="002B2814">
      <w:pPr>
        <w:pStyle w:val="GOSTScript"/>
        <w:rPr>
          <w:ins w:id="5516" w:author="Сарафанова (Чиркова) Наталия Сергеевна" w:date="2025-07-22T21:09:00Z"/>
        </w:rPr>
      </w:pPr>
      <w:ins w:id="5517" w:author="Сарафанова (Чиркова) Наталия Сергеевна" w:date="2025-07-22T21:09:00Z">
        <w:r w:rsidRPr="00130FE0">
          <w:tab/>
        </w:r>
        <w:r w:rsidRPr="00130FE0">
          <w:tab/>
        </w:r>
        <w:r w:rsidRPr="001179D9">
          <w:t>"</w:t>
        </w:r>
        <w:r w:rsidRPr="00130FE0">
          <w:t>TtlPrt</w:t>
        </w:r>
        <w:r w:rsidRPr="001179D9">
          <w:t>_</w:t>
        </w:r>
        <w:r w:rsidRPr="00130FE0">
          <w:t>LEDGERBOOK</w:t>
        </w:r>
        <w:r w:rsidRPr="001179D9">
          <w:t>": "</w:t>
        </w:r>
        <w:r w:rsidRPr="005F3B51">
          <w:t>FTAccSKP</w:t>
        </w:r>
        <w:r w:rsidRPr="001179D9">
          <w:t>",</w:t>
        </w:r>
      </w:ins>
    </w:p>
    <w:p w14:paraId="5BA52016" w14:textId="7B0E5BE5" w:rsidR="002B2814" w:rsidRPr="00130FE0" w:rsidRDefault="002B2814" w:rsidP="002B2814">
      <w:pPr>
        <w:pStyle w:val="GOSTScript"/>
        <w:rPr>
          <w:ins w:id="5518" w:author="Сарафанова (Чиркова) Наталия Сергеевна" w:date="2025-07-22T21:09:00Z"/>
        </w:rPr>
      </w:pPr>
      <w:ins w:id="5519" w:author="Сарафанова (Чиркова) Наталия Сергеевна" w:date="2025-07-22T21:09:00Z">
        <w:r w:rsidRPr="001179D9">
          <w:tab/>
        </w:r>
        <w:r w:rsidRPr="001179D9">
          <w:tab/>
        </w:r>
        <w:r w:rsidRPr="00130FE0">
          <w:t>"</w:t>
        </w:r>
        <w:r w:rsidRPr="0055257F">
          <w:t>TtlPrt_Source</w:t>
        </w:r>
        <w:r w:rsidRPr="00130FE0">
          <w:t>": "</w:t>
        </w:r>
        <w:r w:rsidRPr="002E3BC1">
          <w:t>ПУ</w:t>
        </w:r>
      </w:ins>
      <w:ins w:id="5520" w:author="Сарафанова (Чиркова) Наталия Сергеевна" w:date="2025-07-22T23:14:00Z">
        <w:r w:rsidR="004C70A1">
          <w:rPr>
            <w:lang w:val="ru-RU"/>
          </w:rPr>
          <w:t>ДС</w:t>
        </w:r>
      </w:ins>
      <w:ins w:id="5521" w:author="Сарафанова (Чиркова) Наталия Сергеевна" w:date="2025-07-22T21:09:00Z">
        <w:r w:rsidRPr="00130FE0">
          <w:t>",</w:t>
        </w:r>
      </w:ins>
    </w:p>
    <w:p w14:paraId="68CCC4EE" w14:textId="77777777" w:rsidR="002B2814" w:rsidRDefault="002B2814" w:rsidP="002B2814">
      <w:pPr>
        <w:pStyle w:val="GOSTScript"/>
        <w:rPr>
          <w:ins w:id="5522" w:author="Сарафанова (Чиркова) Наталия Сергеевна" w:date="2025-07-22T21:09:00Z"/>
        </w:rPr>
      </w:pPr>
      <w:ins w:id="5523" w:author="Сарафанова (Чиркова) Наталия Сергеевна" w:date="2025-07-22T21:09:00Z">
        <w:r w:rsidRPr="001179D9">
          <w:tab/>
        </w:r>
        <w:r w:rsidRPr="001179D9">
          <w:tab/>
        </w:r>
        <w:r w:rsidRPr="00130FE0">
          <w:t>"T0504833": [{</w:t>
        </w:r>
      </w:ins>
    </w:p>
    <w:p w14:paraId="12ABCF9B" w14:textId="77777777" w:rsidR="002B2814" w:rsidRPr="00130FE0" w:rsidRDefault="002B2814" w:rsidP="002B2814">
      <w:pPr>
        <w:pStyle w:val="GOSTScript"/>
        <w:rPr>
          <w:ins w:id="5524" w:author="Сарафанова (Чиркова) Наталия Сергеевна" w:date="2025-07-22T21:09:00Z"/>
        </w:rPr>
      </w:pPr>
      <w:ins w:id="5525" w:author="Сарафанова (Чиркова) Наталия Сергеевна" w:date="2025-07-22T21:09:00Z">
        <w:r w:rsidRPr="00130FE0">
          <w:tab/>
        </w:r>
        <w:r w:rsidRPr="00130FE0">
          <w:tab/>
        </w:r>
        <w:r w:rsidRPr="00130FE0">
          <w:tab/>
          <w:t>"</w:t>
        </w:r>
        <w:r>
          <w:t>id</w:t>
        </w:r>
        <w:r w:rsidRPr="002018E3">
          <w:t>":</w:t>
        </w:r>
        <w:r>
          <w:t xml:space="preserve"> 1</w:t>
        </w:r>
        <w:r w:rsidRPr="00440033">
          <w:t>,</w:t>
        </w:r>
      </w:ins>
    </w:p>
    <w:p w14:paraId="64482B6C" w14:textId="77777777" w:rsidR="002B2814" w:rsidRPr="00440033" w:rsidRDefault="002B2814" w:rsidP="002B2814">
      <w:pPr>
        <w:pStyle w:val="GOSTScript"/>
        <w:rPr>
          <w:ins w:id="5526" w:author="Сарафанова (Чиркова) Наталия Сергеевна" w:date="2025-07-22T21:09:00Z"/>
        </w:rPr>
      </w:pPr>
      <w:ins w:id="5527" w:author="Сарафанова (Чиркова) Наталия Сергеевна" w:date="2025-07-22T21:09:00Z">
        <w:r w:rsidRPr="00130FE0">
          <w:tab/>
        </w:r>
        <w:r w:rsidRPr="00130FE0">
          <w:tab/>
        </w:r>
        <w:r w:rsidRPr="00130FE0">
          <w:tab/>
          <w:t>"</w:t>
        </w:r>
        <w:r w:rsidRPr="0030691A">
          <w:t>NPP</w:t>
        </w:r>
        <w:r w:rsidRPr="002018E3">
          <w:t>":</w:t>
        </w:r>
        <w:r>
          <w:t xml:space="preserve"> 1</w:t>
        </w:r>
        <w:r w:rsidRPr="00440033">
          <w:t>,</w:t>
        </w:r>
      </w:ins>
    </w:p>
    <w:p w14:paraId="3FB6BE54" w14:textId="77777777" w:rsidR="002B2814" w:rsidRDefault="002B2814" w:rsidP="002B2814">
      <w:pPr>
        <w:pStyle w:val="GOSTScript"/>
        <w:rPr>
          <w:ins w:id="5528" w:author="Сарафанова (Чиркова) Наталия Сергеевна" w:date="2025-07-22T21:09:00Z"/>
        </w:rPr>
      </w:pPr>
      <w:ins w:id="5529" w:author="Сарафанова (Чиркова) Наталия Сергеевна" w:date="2025-07-22T21:09:00Z">
        <w:r w:rsidRPr="00130FE0">
          <w:tab/>
        </w:r>
        <w:r w:rsidRPr="00130FE0">
          <w:tab/>
        </w:r>
        <w:r w:rsidRPr="00130FE0">
          <w:tab/>
          <w:t>"NAME_O": "Операция 2",</w:t>
        </w:r>
      </w:ins>
    </w:p>
    <w:p w14:paraId="60B06C2A" w14:textId="77777777" w:rsidR="002B2814" w:rsidRPr="00130FE0" w:rsidRDefault="002B2814" w:rsidP="002B2814">
      <w:pPr>
        <w:pStyle w:val="GOSTScript"/>
        <w:rPr>
          <w:ins w:id="5530" w:author="Сарафанова (Чиркова) Наталия Сергеевна" w:date="2025-07-22T21:09:00Z"/>
        </w:rPr>
      </w:pPr>
      <w:ins w:id="5531" w:author="Сарафанова (Чиркова) Наталия Сергеевна" w:date="2025-07-22T21:09:00Z">
        <w:r w:rsidRPr="00130FE0">
          <w:tab/>
        </w:r>
        <w:r w:rsidRPr="00130FE0">
          <w:tab/>
        </w:r>
        <w:r w:rsidRPr="00130FE0">
          <w:tab/>
          <w:t>"</w:t>
        </w:r>
        <w:r w:rsidRPr="0030691A">
          <w:t>NAME_OO</w:t>
        </w:r>
        <w:r w:rsidRPr="00130FE0">
          <w:t>": "</w:t>
        </w:r>
        <w:r>
          <w:t>test</w:t>
        </w:r>
        <w:r w:rsidRPr="00130FE0">
          <w:t>",</w:t>
        </w:r>
      </w:ins>
    </w:p>
    <w:p w14:paraId="6B326451" w14:textId="77777777" w:rsidR="002B2814" w:rsidRPr="00130FE0" w:rsidRDefault="002B2814" w:rsidP="002B2814">
      <w:pPr>
        <w:pStyle w:val="GOSTScript"/>
        <w:rPr>
          <w:ins w:id="5532" w:author="Сарафанова (Чиркова) Наталия Сергеевна" w:date="2025-07-22T21:09:00Z"/>
        </w:rPr>
      </w:pPr>
      <w:ins w:id="5533" w:author="Сарафанова (Чиркова) Наталия Сергеевна" w:date="2025-07-22T21:09:00Z">
        <w:r w:rsidRPr="00130FE0">
          <w:tab/>
        </w:r>
        <w:r w:rsidRPr="00130FE0">
          <w:tab/>
        </w:r>
        <w:r w:rsidRPr="00130FE0">
          <w:tab/>
          <w:t>"SUMM": 200.00,</w:t>
        </w:r>
      </w:ins>
    </w:p>
    <w:p w14:paraId="073F6832" w14:textId="77777777" w:rsidR="002B2814" w:rsidRDefault="002B2814" w:rsidP="002B2814">
      <w:pPr>
        <w:pStyle w:val="GOSTScript"/>
        <w:rPr>
          <w:ins w:id="5534" w:author="Сарафанова (Чиркова) Наталия Сергеевна" w:date="2025-07-22T21:09:00Z"/>
        </w:rPr>
      </w:pPr>
      <w:ins w:id="5535" w:author="Сарафанова (Чиркова) Наталия Сергеевна" w:date="2025-07-22T21:09:00Z">
        <w:r w:rsidRPr="00130FE0">
          <w:lastRenderedPageBreak/>
          <w:tab/>
        </w:r>
        <w:r w:rsidRPr="00130FE0">
          <w:tab/>
        </w:r>
        <w:r w:rsidRPr="00130FE0">
          <w:tab/>
          <w:t>"RgSUMM": 200.00,</w:t>
        </w:r>
      </w:ins>
    </w:p>
    <w:p w14:paraId="268D07E1" w14:textId="677629F8" w:rsidR="002B2814" w:rsidRPr="00130FE0" w:rsidRDefault="002B2814" w:rsidP="002B2814">
      <w:pPr>
        <w:pStyle w:val="GOSTScript"/>
        <w:rPr>
          <w:ins w:id="5536" w:author="Сарафанова (Чиркова) Наталия Сергеевна" w:date="2025-07-22T21:09:00Z"/>
        </w:rPr>
      </w:pPr>
      <w:ins w:id="5537" w:author="Сарафанова (Чиркова) Наталия Сергеевна" w:date="2025-07-22T21:09:00Z">
        <w:r w:rsidRPr="00130FE0">
          <w:tab/>
        </w:r>
        <w:r w:rsidRPr="00130FE0">
          <w:tab/>
        </w:r>
        <w:r w:rsidRPr="00130FE0">
          <w:tab/>
          <w:t>"DT_</w:t>
        </w:r>
        <w:r w:rsidRPr="00752F77">
          <w:t>ACCOUNT</w:t>
        </w:r>
        <w:r w:rsidRPr="00130FE0">
          <w:t>": "</w:t>
        </w:r>
      </w:ins>
      <w:ins w:id="5538" w:author="Сарафанова (Чиркова) Наталия Сергеевна" w:date="2025-07-22T23:15:00Z">
        <w:r w:rsidR="004C70A1" w:rsidRPr="004C70A1">
          <w:t>02140</w:t>
        </w:r>
      </w:ins>
      <w:ins w:id="5539" w:author="Сарафанова (Чиркова) Наталия Сергеевна" w:date="2025-07-22T21:09:00Z">
        <w:r w:rsidRPr="00130FE0">
          <w:t>",</w:t>
        </w:r>
      </w:ins>
    </w:p>
    <w:p w14:paraId="0B7401AE" w14:textId="77777777" w:rsidR="002B2814" w:rsidRPr="00130FE0" w:rsidRDefault="002B2814" w:rsidP="002B2814">
      <w:pPr>
        <w:pStyle w:val="GOSTScript"/>
        <w:rPr>
          <w:ins w:id="5540" w:author="Сарафанова (Чиркова) Наталия Сергеевна" w:date="2025-07-22T21:09:00Z"/>
        </w:rPr>
      </w:pPr>
      <w:ins w:id="5541" w:author="Сарафанова (Чиркова) Наталия Сергеевна" w:date="2025-07-22T21:09:00Z">
        <w:r w:rsidRPr="00130FE0">
          <w:tab/>
        </w:r>
        <w:r w:rsidRPr="00130FE0">
          <w:tab/>
        </w:r>
        <w:r w:rsidRPr="00130FE0">
          <w:tab/>
          <w:t>"DT_</w:t>
        </w:r>
        <w:r w:rsidRPr="00752F77">
          <w:t>OKTMOKS</w:t>
        </w:r>
        <w:r w:rsidRPr="00130FE0">
          <w:t>": "</w:t>
        </w:r>
        <w:r w:rsidRPr="005248C0">
          <w:t>00000000</w:t>
        </w:r>
        <w:r w:rsidRPr="00130FE0">
          <w:t>",</w:t>
        </w:r>
      </w:ins>
    </w:p>
    <w:p w14:paraId="7C7139DD" w14:textId="77777777" w:rsidR="002B2814" w:rsidRPr="00130FE0" w:rsidRDefault="002B2814" w:rsidP="002B2814">
      <w:pPr>
        <w:pStyle w:val="GOSTScript"/>
        <w:rPr>
          <w:ins w:id="5542" w:author="Сарафанова (Чиркова) Наталия Сергеевна" w:date="2025-07-22T21:09:00Z"/>
        </w:rPr>
      </w:pPr>
      <w:ins w:id="5543" w:author="Сарафанова (Чиркова) Наталия Сергеевна" w:date="2025-07-22T21:09:00Z">
        <w:r w:rsidRPr="00130FE0">
          <w:tab/>
        </w:r>
        <w:r w:rsidRPr="00130FE0">
          <w:tab/>
        </w:r>
        <w:r w:rsidRPr="00130FE0">
          <w:tab/>
          <w:t>"DT_LS": "0</w:t>
        </w:r>
        <w:r w:rsidRPr="005248C0">
          <w:t>0000000000</w:t>
        </w:r>
        <w:r w:rsidRPr="00130FE0">
          <w:t>",</w:t>
        </w:r>
      </w:ins>
    </w:p>
    <w:p w14:paraId="1EC5C255" w14:textId="77777777" w:rsidR="002B2814" w:rsidRPr="00130FE0" w:rsidRDefault="002B2814" w:rsidP="002B2814">
      <w:pPr>
        <w:pStyle w:val="GOSTScript"/>
        <w:rPr>
          <w:ins w:id="5544" w:author="Сарафанова (Чиркова) Наталия Сергеевна" w:date="2025-07-22T21:09:00Z"/>
        </w:rPr>
      </w:pPr>
      <w:ins w:id="5545" w:author="Сарафанова (Чиркова) Наталия Сергеевна" w:date="2025-07-22T21:09:00Z">
        <w:r w:rsidRPr="00130FE0">
          <w:tab/>
        </w:r>
        <w:r w:rsidRPr="00130FE0">
          <w:tab/>
        </w:r>
        <w:r w:rsidRPr="00130FE0">
          <w:tab/>
          <w:t>"</w:t>
        </w:r>
        <w:r w:rsidRPr="00AC2D5A">
          <w:t>DT_ANALITCODESKU</w:t>
        </w:r>
        <w:r w:rsidRPr="00130FE0">
          <w:t>": "</w:t>
        </w:r>
        <w:r w:rsidRPr="005248C0">
          <w:t>00</w:t>
        </w:r>
        <w:r w:rsidRPr="00130FE0">
          <w:t>",</w:t>
        </w:r>
      </w:ins>
    </w:p>
    <w:p w14:paraId="23BCF1D9" w14:textId="77777777" w:rsidR="002B2814" w:rsidRDefault="002B2814" w:rsidP="002B2814">
      <w:pPr>
        <w:pStyle w:val="GOSTScript"/>
        <w:rPr>
          <w:ins w:id="5546" w:author="Сарафанова (Чиркова) Наталия Сергеевна" w:date="2025-07-22T21:09:00Z"/>
        </w:rPr>
      </w:pPr>
      <w:ins w:id="5547" w:author="Сарафанова (Чиркова) Наталия Сергеевна" w:date="2025-07-22T21:09:00Z">
        <w:r w:rsidRPr="00130FE0">
          <w:tab/>
        </w:r>
        <w:r w:rsidRPr="00130FE0">
          <w:tab/>
        </w:r>
        <w:r w:rsidRPr="00130FE0">
          <w:tab/>
          <w:t>"DT_KBK": "</w:t>
        </w:r>
        <w:r>
          <w:t>00001050400000000510</w:t>
        </w:r>
        <w:r w:rsidRPr="00130FE0">
          <w:t>",</w:t>
        </w:r>
      </w:ins>
    </w:p>
    <w:p w14:paraId="2296E9CD" w14:textId="77777777" w:rsidR="002B2814" w:rsidRDefault="002B2814" w:rsidP="002B2814">
      <w:pPr>
        <w:pStyle w:val="GOSTScript"/>
        <w:rPr>
          <w:ins w:id="5548" w:author="Сарафанова (Чиркова) Наталия Сергеевна" w:date="2025-07-22T21:09:00Z"/>
        </w:rPr>
      </w:pPr>
      <w:ins w:id="5549" w:author="Сарафанова (Чиркова) Наталия Сергеевна" w:date="2025-07-22T21:09:00Z">
        <w:r>
          <w:tab/>
        </w:r>
        <w:r>
          <w:tab/>
        </w:r>
        <w:r>
          <w:tab/>
        </w:r>
        <w:r w:rsidRPr="00130FE0">
          <w:t>"DT_</w:t>
        </w:r>
        <w:r w:rsidRPr="00C30709">
          <w:t>TYPEKBK</w:t>
        </w:r>
        <w:r w:rsidRPr="00130FE0">
          <w:t>": "</w:t>
        </w:r>
        <w:r w:rsidRPr="00C6161D">
          <w:t>31</w:t>
        </w:r>
        <w:r w:rsidRPr="00130FE0">
          <w:t>",</w:t>
        </w:r>
      </w:ins>
    </w:p>
    <w:p w14:paraId="12941A64" w14:textId="77777777" w:rsidR="002B2814" w:rsidRDefault="002B2814" w:rsidP="002B2814">
      <w:pPr>
        <w:pStyle w:val="GOSTScript"/>
        <w:rPr>
          <w:ins w:id="5550" w:author="Сарафанова (Чиркова) Наталия Сергеевна" w:date="2025-07-22T21:09:00Z"/>
        </w:rPr>
      </w:pPr>
      <w:ins w:id="5551" w:author="Сарафанова (Чиркова) Наталия Сергеевна" w:date="2025-07-22T21:09:00Z">
        <w:r w:rsidRPr="00130FE0">
          <w:tab/>
        </w:r>
        <w:r w:rsidRPr="00130FE0">
          <w:tab/>
        </w:r>
        <w:r w:rsidRPr="00130FE0">
          <w:tab/>
          <w:t>"DT_</w:t>
        </w:r>
        <w:r w:rsidRPr="002D6C15">
          <w:t>VALCODE</w:t>
        </w:r>
        <w:r w:rsidRPr="00130FE0">
          <w:t>": "</w:t>
        </w:r>
        <w:r>
          <w:t>643</w:t>
        </w:r>
        <w:r w:rsidRPr="00130FE0">
          <w:t>",</w:t>
        </w:r>
      </w:ins>
    </w:p>
    <w:p w14:paraId="56C53BA7" w14:textId="54D42371" w:rsidR="002B2814" w:rsidRPr="00130FE0" w:rsidRDefault="002B2814" w:rsidP="002B2814">
      <w:pPr>
        <w:pStyle w:val="GOSTScript"/>
        <w:rPr>
          <w:ins w:id="5552" w:author="Сарафанова (Чиркова) Наталия Сергеевна" w:date="2025-07-22T21:09:00Z"/>
        </w:rPr>
      </w:pPr>
      <w:ins w:id="5553" w:author="Сарафанова (Чиркова) Наталия Сергеевна" w:date="2025-07-22T21:09:00Z">
        <w:r w:rsidRPr="00130FE0">
          <w:tab/>
        </w:r>
        <w:r w:rsidRPr="00130FE0">
          <w:tab/>
        </w:r>
        <w:r w:rsidRPr="00130FE0">
          <w:tab/>
          <w:t>"DT_</w:t>
        </w:r>
        <w:r w:rsidRPr="002D6C15">
          <w:t>TOFKKS</w:t>
        </w:r>
        <w:r w:rsidR="004C70A1">
          <w:t>": "95</w:t>
        </w:r>
        <w:r w:rsidRPr="00130FE0">
          <w:t>",</w:t>
        </w:r>
      </w:ins>
    </w:p>
    <w:p w14:paraId="678E60E3" w14:textId="77777777" w:rsidR="002B2814" w:rsidRPr="00130FE0" w:rsidRDefault="002B2814" w:rsidP="002B2814">
      <w:pPr>
        <w:pStyle w:val="GOSTScript"/>
        <w:rPr>
          <w:ins w:id="5554" w:author="Сарафанова (Чиркова) Наталия Сергеевна" w:date="2025-07-22T21:09:00Z"/>
        </w:rPr>
      </w:pPr>
      <w:ins w:id="5555" w:author="Сарафанова (Чиркова) Наталия Сергеевна" w:date="2025-07-22T21:09:00Z">
        <w:r w:rsidRPr="00130FE0">
          <w:tab/>
        </w:r>
        <w:r w:rsidRPr="00130FE0">
          <w:tab/>
        </w:r>
        <w:r w:rsidRPr="00130FE0">
          <w:tab/>
          <w:t>"DT_</w:t>
        </w:r>
        <w:r w:rsidRPr="002D6C15">
          <w:t>PNKS</w:t>
        </w:r>
        <w:r w:rsidRPr="00130FE0">
          <w:t>": "</w:t>
        </w:r>
        <w:r w:rsidRPr="00371BB9">
          <w:t>00</w:t>
        </w:r>
        <w:r w:rsidRPr="00130FE0">
          <w:t>",</w:t>
        </w:r>
      </w:ins>
    </w:p>
    <w:p w14:paraId="1B219876" w14:textId="0BACB864" w:rsidR="002B2814" w:rsidRDefault="002B2814" w:rsidP="002B2814">
      <w:pPr>
        <w:pStyle w:val="GOSTScript"/>
        <w:rPr>
          <w:ins w:id="5556" w:author="Сарафанова (Чиркова) Наталия Сергеевна" w:date="2025-07-22T21:09:00Z"/>
        </w:rPr>
      </w:pPr>
      <w:ins w:id="5557" w:author="Сарафанова (Чиркова) Наталия Сергеевна" w:date="2025-07-22T21:09:00Z">
        <w:r w:rsidRPr="00130FE0">
          <w:tab/>
        </w:r>
        <w:r w:rsidRPr="00130FE0">
          <w:tab/>
        </w:r>
        <w:r w:rsidRPr="00130FE0">
          <w:tab/>
        </w:r>
        <w:r w:rsidRPr="00AB33A3">
          <w:t>"DT_BA": "</w:t>
        </w:r>
      </w:ins>
      <w:ins w:id="5558" w:author="Сарафанова (Чиркова) Наталия Сергеевна" w:date="2025-07-22T23:36:00Z">
        <w:r w:rsidR="00E1778C" w:rsidRPr="00E1778C">
          <w:t>40103810000000000001</w:t>
        </w:r>
      </w:ins>
      <w:ins w:id="5559" w:author="Сарафанова (Чиркова) Наталия Сергеевна" w:date="2025-07-22T21:09:00Z">
        <w:r w:rsidRPr="00AB33A3">
          <w:t>",</w:t>
        </w:r>
      </w:ins>
    </w:p>
    <w:p w14:paraId="647572EE" w14:textId="48348277" w:rsidR="002B2814" w:rsidRPr="00130FE0" w:rsidRDefault="002B2814" w:rsidP="002B2814">
      <w:pPr>
        <w:pStyle w:val="GOSTScript"/>
        <w:rPr>
          <w:ins w:id="5560" w:author="Сарафанова (Чиркова) Наталия Сергеевна" w:date="2025-07-22T21:09:00Z"/>
        </w:rPr>
      </w:pPr>
      <w:ins w:id="5561" w:author="Сарафанова (Чиркова) Наталия Сергеевна" w:date="2025-07-22T21:09:00Z">
        <w:r w:rsidRPr="00AB33A3">
          <w:tab/>
        </w:r>
        <w:r w:rsidRPr="00AB33A3">
          <w:tab/>
        </w:r>
        <w:r w:rsidRPr="00AB33A3">
          <w:tab/>
        </w:r>
        <w:r w:rsidRPr="00130FE0">
          <w:t>"DT_</w:t>
        </w:r>
        <w:r w:rsidRPr="002D6C15">
          <w:t>TOFK</w:t>
        </w:r>
        <w:r w:rsidRPr="00130FE0">
          <w:t>": "</w:t>
        </w:r>
      </w:ins>
      <w:ins w:id="5562" w:author="Сарафанова (Чиркова) Наталия Сергеевна" w:date="2025-07-22T23:16:00Z">
        <w:r w:rsidR="004C70A1" w:rsidRPr="004C70A1">
          <w:t>95</w:t>
        </w:r>
      </w:ins>
      <w:ins w:id="5563" w:author="Сарафанова (Чиркова) Наталия Сергеевна" w:date="2025-07-22T21:09:00Z">
        <w:r w:rsidRPr="00371BB9">
          <w:t>00</w:t>
        </w:r>
        <w:r w:rsidRPr="00130FE0">
          <w:t>",</w:t>
        </w:r>
      </w:ins>
    </w:p>
    <w:p w14:paraId="4470A6C1" w14:textId="4E2E1FDB" w:rsidR="002B2814" w:rsidRDefault="002B2814" w:rsidP="002B2814">
      <w:pPr>
        <w:pStyle w:val="GOSTScript"/>
        <w:rPr>
          <w:ins w:id="5564" w:author="Сарафанова (Чиркова) Наталия Сергеевна" w:date="2025-07-22T21:09:00Z"/>
        </w:rPr>
      </w:pPr>
      <w:ins w:id="5565" w:author="Сарафанова (Чиркова) Наталия Сергеевна" w:date="2025-07-22T21:09:00Z">
        <w:r w:rsidRPr="00130FE0">
          <w:tab/>
        </w:r>
        <w:r w:rsidRPr="00130FE0">
          <w:tab/>
        </w:r>
        <w:r w:rsidRPr="00130FE0">
          <w:tab/>
        </w:r>
        <w:r w:rsidRPr="00AB33A3">
          <w:t>"DT_ACCOUNTCORR": "</w:t>
        </w:r>
        <w:r w:rsidRPr="008E0967">
          <w:t>03</w:t>
        </w:r>
      </w:ins>
      <w:ins w:id="5566" w:author="Сарафанова (Чиркова) Наталия Сергеевна" w:date="2025-07-22T23:17:00Z">
        <w:r w:rsidR="004C70A1" w:rsidRPr="00705A4B">
          <w:t>330</w:t>
        </w:r>
      </w:ins>
      <w:ins w:id="5567" w:author="Сарафанова (Чиркова) Наталия Сергеевна" w:date="2025-07-22T21:09:00Z">
        <w:r w:rsidRPr="00AB33A3">
          <w:t>",</w:t>
        </w:r>
      </w:ins>
    </w:p>
    <w:p w14:paraId="30BA1959" w14:textId="77777777" w:rsidR="002B2814" w:rsidRDefault="002B2814" w:rsidP="002B2814">
      <w:pPr>
        <w:pStyle w:val="GOSTScript"/>
        <w:rPr>
          <w:ins w:id="5568" w:author="Сарафанова (Чиркова) Наталия Сергеевна" w:date="2025-07-22T21:09:00Z"/>
        </w:rPr>
      </w:pPr>
      <w:ins w:id="5569" w:author="Сарафанова (Чиркова) Наталия Сергеевна" w:date="2025-07-22T21:09:00Z">
        <w:r w:rsidRPr="00AB33A3">
          <w:tab/>
        </w:r>
        <w:r w:rsidRPr="00AB33A3">
          <w:tab/>
        </w:r>
        <w:r w:rsidRPr="00AB33A3">
          <w:tab/>
          <w:t>"DT_ACCOUNTTYPE": "</w:t>
        </w:r>
        <w:r w:rsidRPr="000F3907">
          <w:t>БС</w:t>
        </w:r>
        <w:r w:rsidRPr="00AB33A3">
          <w:t>",</w:t>
        </w:r>
      </w:ins>
    </w:p>
    <w:p w14:paraId="6E6B4000" w14:textId="77777777" w:rsidR="002B2814" w:rsidRDefault="002B2814" w:rsidP="002B2814">
      <w:pPr>
        <w:pStyle w:val="GOSTScript"/>
        <w:rPr>
          <w:ins w:id="5570" w:author="Сарафанова (Чиркова) Наталия Сергеевна" w:date="2025-07-22T21:09:00Z"/>
        </w:rPr>
      </w:pPr>
      <w:ins w:id="5571" w:author="Сарафанова (Чиркова) Наталия Сергеевна" w:date="2025-07-22T21:09:00Z">
        <w:r w:rsidRPr="00AB33A3">
          <w:tab/>
        </w:r>
        <w:r w:rsidRPr="00AB33A3">
          <w:tab/>
        </w:r>
        <w:r w:rsidRPr="00AB33A3">
          <w:tab/>
          <w:t>"DT_</w:t>
        </w:r>
        <w:r w:rsidRPr="00B93ECA">
          <w:t>PZO</w:t>
        </w:r>
        <w:r w:rsidRPr="00AB33A3">
          <w:t>": "-",</w:t>
        </w:r>
      </w:ins>
    </w:p>
    <w:p w14:paraId="23832395" w14:textId="445060B7" w:rsidR="002B2814" w:rsidRPr="00130FE0" w:rsidRDefault="002B2814" w:rsidP="002B2814">
      <w:pPr>
        <w:pStyle w:val="GOSTScript"/>
        <w:rPr>
          <w:ins w:id="5572" w:author="Сарафанова (Чиркова) Наталия Сергеевна" w:date="2025-07-22T21:09:00Z"/>
        </w:rPr>
      </w:pPr>
      <w:ins w:id="5573" w:author="Сарафанова (Чиркова) Наталия Сергеевна" w:date="2025-07-22T21:09:00Z">
        <w:r w:rsidRPr="00AB33A3">
          <w:tab/>
        </w:r>
        <w:r w:rsidRPr="00AB33A3">
          <w:tab/>
        </w:r>
        <w:r w:rsidRPr="00AB33A3">
          <w:tab/>
        </w:r>
        <w:r>
          <w:t>"C</w:t>
        </w:r>
        <w:r w:rsidRPr="00130FE0">
          <w:t>T_</w:t>
        </w:r>
        <w:r w:rsidRPr="00752F77">
          <w:t>ACCOUNT</w:t>
        </w:r>
        <w:r w:rsidRPr="00130FE0">
          <w:t>": "</w:t>
        </w:r>
        <w:r>
          <w:t>03</w:t>
        </w:r>
      </w:ins>
      <w:ins w:id="5574" w:author="Сарафанова (Чиркова) Наталия Сергеевна" w:date="2025-07-22T23:17:00Z">
        <w:r w:rsidR="004C70A1" w:rsidRPr="00705A4B">
          <w:t>330</w:t>
        </w:r>
      </w:ins>
      <w:ins w:id="5575" w:author="Сарафанова (Чиркова) Наталия Сергеевна" w:date="2025-07-22T21:09:00Z">
        <w:r w:rsidRPr="00130FE0">
          <w:t>",</w:t>
        </w:r>
      </w:ins>
    </w:p>
    <w:p w14:paraId="78F8CE09" w14:textId="7462C35E" w:rsidR="002B2814" w:rsidRPr="00130FE0" w:rsidRDefault="002B2814" w:rsidP="002B2814">
      <w:pPr>
        <w:pStyle w:val="GOSTScript"/>
        <w:rPr>
          <w:ins w:id="5576" w:author="Сарафанова (Чиркова) Наталия Сергеевна" w:date="2025-07-22T21:09:00Z"/>
        </w:rPr>
      </w:pPr>
      <w:ins w:id="5577" w:author="Сарафанова (Чиркова) Наталия Сергеевна" w:date="2025-07-22T21:09:00Z">
        <w:r w:rsidRPr="00130FE0">
          <w:tab/>
        </w:r>
        <w:r w:rsidRPr="00130FE0">
          <w:tab/>
        </w:r>
        <w:r w:rsidRPr="00130FE0">
          <w:tab/>
          <w:t>"</w:t>
        </w:r>
        <w:r>
          <w:t>C</w:t>
        </w:r>
        <w:r w:rsidRPr="00130FE0">
          <w:t>T_</w:t>
        </w:r>
        <w:r w:rsidRPr="00752F77">
          <w:t>OKTMOKS</w:t>
        </w:r>
        <w:r w:rsidRPr="00130FE0">
          <w:t>": "</w:t>
        </w:r>
      </w:ins>
      <w:ins w:id="5578" w:author="Сарафанова (Чиркова) Наталия Сергеевна" w:date="2025-07-22T23:17:00Z">
        <w:r w:rsidR="004C70A1" w:rsidRPr="004C70A1">
          <w:t xml:space="preserve">00000000 </w:t>
        </w:r>
      </w:ins>
      <w:ins w:id="5579" w:author="Сарафанова (Чиркова) Наталия Сергеевна" w:date="2025-07-22T21:09:00Z">
        <w:r w:rsidRPr="00130FE0">
          <w:t>",</w:t>
        </w:r>
      </w:ins>
    </w:p>
    <w:p w14:paraId="7C053756" w14:textId="77777777" w:rsidR="002B2814" w:rsidRPr="00130FE0" w:rsidRDefault="002B2814" w:rsidP="002B2814">
      <w:pPr>
        <w:pStyle w:val="GOSTScript"/>
        <w:rPr>
          <w:ins w:id="5580" w:author="Сарафанова (Чиркова) Наталия Сергеевна" w:date="2025-07-22T21:09:00Z"/>
        </w:rPr>
      </w:pPr>
      <w:ins w:id="5581" w:author="Сарафанова (Чиркова) Наталия Сергеевна" w:date="2025-07-22T21:09:00Z">
        <w:r w:rsidRPr="00130FE0">
          <w:tab/>
        </w:r>
        <w:r w:rsidRPr="00130FE0">
          <w:tab/>
        </w:r>
        <w:r w:rsidRPr="00130FE0">
          <w:tab/>
          <w:t>"</w:t>
        </w:r>
        <w:r>
          <w:t>C</w:t>
        </w:r>
        <w:r w:rsidRPr="00130FE0">
          <w:t>T_LS": "</w:t>
        </w:r>
        <w:r w:rsidRPr="00037DBF">
          <w:t>0</w:t>
        </w:r>
        <w:r>
          <w:t>0000000000</w:t>
        </w:r>
        <w:r w:rsidRPr="00130FE0">
          <w:t>",</w:t>
        </w:r>
      </w:ins>
    </w:p>
    <w:p w14:paraId="6F28D90C" w14:textId="1859411D" w:rsidR="002B2814" w:rsidRPr="00130FE0" w:rsidRDefault="002B2814" w:rsidP="002B2814">
      <w:pPr>
        <w:pStyle w:val="GOSTScript"/>
        <w:rPr>
          <w:ins w:id="5582" w:author="Сарафанова (Чиркова) Наталия Сергеевна" w:date="2025-07-22T21:09:00Z"/>
        </w:rPr>
      </w:pPr>
      <w:ins w:id="5583" w:author="Сарафанова (Чиркова) Наталия Сергеевна" w:date="2025-07-22T21:09:00Z">
        <w:r w:rsidRPr="00130FE0">
          <w:tab/>
        </w:r>
        <w:r w:rsidRPr="00130FE0">
          <w:tab/>
        </w:r>
        <w:r w:rsidRPr="00130FE0">
          <w:tab/>
          <w:t>"</w:t>
        </w:r>
        <w:r>
          <w:t>C</w:t>
        </w:r>
        <w:r w:rsidRPr="00AC2D5A">
          <w:t>T_ANALITCODESKU</w:t>
        </w:r>
        <w:r w:rsidRPr="00130FE0">
          <w:t>": "</w:t>
        </w:r>
        <w:r w:rsidR="004C70A1">
          <w:t>0</w:t>
        </w:r>
        <w:r w:rsidRPr="008E0967">
          <w:t>0</w:t>
        </w:r>
        <w:r w:rsidRPr="00130FE0">
          <w:t>",</w:t>
        </w:r>
      </w:ins>
    </w:p>
    <w:p w14:paraId="0D1B967A" w14:textId="4D02061A" w:rsidR="002B2814" w:rsidRDefault="002B2814" w:rsidP="002B2814">
      <w:pPr>
        <w:pStyle w:val="GOSTScript"/>
        <w:rPr>
          <w:ins w:id="5584" w:author="Сарафанова (Чиркова) Наталия Сергеевна" w:date="2025-07-22T21:09:00Z"/>
        </w:rPr>
      </w:pPr>
      <w:ins w:id="5585" w:author="Сарафанова (Чиркова) Наталия Сергеевна" w:date="2025-07-22T21:09:00Z">
        <w:r w:rsidRPr="00130FE0">
          <w:tab/>
        </w:r>
        <w:r w:rsidRPr="00130FE0">
          <w:tab/>
        </w:r>
        <w:r w:rsidRPr="00130FE0">
          <w:tab/>
          <w:t>"</w:t>
        </w:r>
        <w:r>
          <w:t>C</w:t>
        </w:r>
        <w:r w:rsidRPr="00130FE0">
          <w:t>T_KBK": "</w:t>
        </w:r>
        <w:r>
          <w:t>00</w:t>
        </w:r>
        <w:r w:rsidRPr="008E0967">
          <w:t>0</w:t>
        </w:r>
        <w:r>
          <w:t>00000000000000</w:t>
        </w:r>
      </w:ins>
      <w:ins w:id="5586" w:author="Сарафанова (Чиркова) Наталия Сергеевна" w:date="2025-07-22T23:17:00Z">
        <w:r w:rsidR="004C70A1" w:rsidRPr="004C70A1">
          <w:t>73</w:t>
        </w:r>
      </w:ins>
      <w:ins w:id="5587" w:author="Сарафанова (Чиркова) Наталия Сергеевна" w:date="2025-07-22T21:09:00Z">
        <w:r w:rsidRPr="008E0967">
          <w:t>0</w:t>
        </w:r>
        <w:r w:rsidRPr="00130FE0">
          <w:t>",</w:t>
        </w:r>
      </w:ins>
    </w:p>
    <w:p w14:paraId="76687632" w14:textId="28D512D3" w:rsidR="002B2814" w:rsidRDefault="002B2814" w:rsidP="002B2814">
      <w:pPr>
        <w:pStyle w:val="GOSTScript"/>
        <w:rPr>
          <w:ins w:id="5588" w:author="Сарафанова (Чиркова) Наталия Сергеевна" w:date="2025-07-22T21:09:00Z"/>
        </w:rPr>
      </w:pPr>
      <w:ins w:id="5589" w:author="Сарафанова (Чиркова) Наталия Сергеевна" w:date="2025-07-22T21:09:00Z">
        <w:r w:rsidRPr="007A5A4C">
          <w:tab/>
        </w:r>
        <w:r w:rsidRPr="007A5A4C">
          <w:tab/>
        </w:r>
        <w:r w:rsidRPr="007A5A4C">
          <w:tab/>
        </w:r>
        <w:r>
          <w:t>"C</w:t>
        </w:r>
        <w:r w:rsidRPr="00130FE0">
          <w:t>T_</w:t>
        </w:r>
        <w:r w:rsidRPr="00C30709">
          <w:t>TYPEKBK</w:t>
        </w:r>
        <w:r w:rsidRPr="00130FE0">
          <w:t>": "</w:t>
        </w:r>
      </w:ins>
      <w:ins w:id="5590" w:author="Сарафанова (Чиркова) Наталия Сергеевна" w:date="2025-07-22T23:17:00Z">
        <w:r w:rsidR="004C70A1" w:rsidRPr="004C70A1">
          <w:t>31</w:t>
        </w:r>
      </w:ins>
      <w:ins w:id="5591" w:author="Сарафанова (Чиркова) Наталия Сергеевна" w:date="2025-07-22T21:09:00Z">
        <w:r w:rsidRPr="00130FE0">
          <w:t>",</w:t>
        </w:r>
      </w:ins>
    </w:p>
    <w:p w14:paraId="208B5EFE" w14:textId="77777777" w:rsidR="002B2814" w:rsidRDefault="002B2814" w:rsidP="002B2814">
      <w:pPr>
        <w:pStyle w:val="GOSTScript"/>
        <w:rPr>
          <w:ins w:id="5592" w:author="Сарафанова (Чиркова) Наталия Сергеевна" w:date="2025-07-22T21:09:00Z"/>
        </w:rPr>
      </w:pPr>
      <w:ins w:id="5593" w:author="Сарафанова (Чиркова) Наталия Сергеевна" w:date="2025-07-22T21:09:00Z">
        <w:r w:rsidRPr="00130FE0">
          <w:tab/>
        </w:r>
        <w:r w:rsidRPr="00130FE0">
          <w:tab/>
        </w:r>
        <w:r w:rsidRPr="00130FE0">
          <w:tab/>
          <w:t>"</w:t>
        </w:r>
        <w:r>
          <w:t>C</w:t>
        </w:r>
        <w:r w:rsidRPr="00130FE0">
          <w:t>T_</w:t>
        </w:r>
        <w:r w:rsidRPr="002D6C15">
          <w:t>VALCODE</w:t>
        </w:r>
        <w:r w:rsidRPr="00130FE0">
          <w:t>": "</w:t>
        </w:r>
        <w:r>
          <w:t>643</w:t>
        </w:r>
        <w:r w:rsidRPr="00130FE0">
          <w:t>",</w:t>
        </w:r>
      </w:ins>
    </w:p>
    <w:p w14:paraId="1DC7EF72" w14:textId="50C8DE4B" w:rsidR="002B2814" w:rsidRPr="00130FE0" w:rsidRDefault="002B2814" w:rsidP="002B2814">
      <w:pPr>
        <w:pStyle w:val="GOSTScript"/>
        <w:rPr>
          <w:ins w:id="5594" w:author="Сарафанова (Чиркова) Наталия Сергеевна" w:date="2025-07-22T21:09:00Z"/>
        </w:rPr>
      </w:pPr>
      <w:ins w:id="5595" w:author="Сарафанова (Чиркова) Наталия Сергеевна" w:date="2025-07-22T21:09:00Z">
        <w:r w:rsidRPr="00130FE0">
          <w:tab/>
        </w:r>
        <w:r w:rsidRPr="00130FE0">
          <w:tab/>
        </w:r>
        <w:r w:rsidRPr="00130FE0">
          <w:tab/>
          <w:t>"</w:t>
        </w:r>
        <w:r>
          <w:t>C</w:t>
        </w:r>
        <w:r w:rsidRPr="00130FE0">
          <w:t>T_</w:t>
        </w:r>
        <w:r w:rsidRPr="002D6C15">
          <w:t>TOFKKS</w:t>
        </w:r>
        <w:r w:rsidRPr="00130FE0">
          <w:t>": "</w:t>
        </w:r>
      </w:ins>
      <w:ins w:id="5596" w:author="Сарафанова (Чиркова) Наталия Сергеевна" w:date="2025-07-22T23:18:00Z">
        <w:r w:rsidR="004C70A1" w:rsidRPr="00705A4B">
          <w:t>95</w:t>
        </w:r>
      </w:ins>
      <w:ins w:id="5597" w:author="Сарафанова (Чиркова) Наталия Сергеевна" w:date="2025-07-22T21:09:00Z">
        <w:r w:rsidRPr="00130FE0">
          <w:t>",</w:t>
        </w:r>
      </w:ins>
    </w:p>
    <w:p w14:paraId="1A39B299" w14:textId="77777777" w:rsidR="002B2814" w:rsidRDefault="002B2814" w:rsidP="002B2814">
      <w:pPr>
        <w:pStyle w:val="GOSTScript"/>
        <w:rPr>
          <w:ins w:id="5598" w:author="Сарафанова (Чиркова) Наталия Сергеевна" w:date="2025-07-22T21:09:00Z"/>
        </w:rPr>
      </w:pPr>
      <w:ins w:id="5599" w:author="Сарафанова (Чиркова) Наталия Сергеевна" w:date="2025-07-22T21:09:00Z">
        <w:r w:rsidRPr="00130FE0">
          <w:tab/>
        </w:r>
        <w:r w:rsidRPr="00130FE0">
          <w:tab/>
        </w:r>
        <w:r w:rsidRPr="00130FE0">
          <w:tab/>
          <w:t>"</w:t>
        </w:r>
        <w:r>
          <w:t>C</w:t>
        </w:r>
        <w:r w:rsidRPr="00130FE0">
          <w:t>T_</w:t>
        </w:r>
        <w:r w:rsidRPr="002D6C15">
          <w:t>PNKS</w:t>
        </w:r>
        <w:r w:rsidRPr="00130FE0">
          <w:t>": "</w:t>
        </w:r>
        <w:r w:rsidRPr="00371BB9">
          <w:t>00</w:t>
        </w:r>
        <w:r w:rsidRPr="00130FE0">
          <w:t>",</w:t>
        </w:r>
      </w:ins>
    </w:p>
    <w:p w14:paraId="32A48BB4" w14:textId="741F2736" w:rsidR="002B2814" w:rsidRDefault="002B2814" w:rsidP="002B2814">
      <w:pPr>
        <w:pStyle w:val="GOSTScript"/>
        <w:rPr>
          <w:ins w:id="5600" w:author="Сарафанова (Чиркова) Наталия Сергеевна" w:date="2025-07-22T21:09:00Z"/>
        </w:rPr>
      </w:pPr>
      <w:ins w:id="5601" w:author="Сарафанова (Чиркова) Наталия Сергеевна" w:date="2025-07-22T21:09:00Z">
        <w:r w:rsidRPr="00130FE0">
          <w:tab/>
        </w:r>
        <w:r w:rsidRPr="00130FE0">
          <w:tab/>
        </w:r>
        <w:r w:rsidRPr="00130FE0">
          <w:tab/>
        </w:r>
        <w:r w:rsidRPr="00AB33A3">
          <w:t>"</w:t>
        </w:r>
        <w:r>
          <w:t>C</w:t>
        </w:r>
        <w:r w:rsidRPr="00AB33A3">
          <w:t>T_BA": "-",</w:t>
        </w:r>
      </w:ins>
    </w:p>
    <w:p w14:paraId="7D610969" w14:textId="496B6874" w:rsidR="002B2814" w:rsidRPr="00130FE0" w:rsidRDefault="004C70A1" w:rsidP="002B2814">
      <w:pPr>
        <w:pStyle w:val="GOSTScript"/>
        <w:rPr>
          <w:ins w:id="5602" w:author="Сарафанова (Чиркова) Наталия Сергеевна" w:date="2025-07-22T21:09:00Z"/>
        </w:rPr>
      </w:pPr>
      <w:ins w:id="5603" w:author="Сарафанова (Чиркова) Наталия Сергеевна" w:date="2025-07-22T21:09:00Z">
        <w:r>
          <w:tab/>
        </w:r>
        <w:r>
          <w:tab/>
        </w:r>
        <w:r w:rsidR="002B2814" w:rsidRPr="00130FE0">
          <w:tab/>
          <w:t>"</w:t>
        </w:r>
        <w:r w:rsidR="002B2814">
          <w:t>C</w:t>
        </w:r>
        <w:r w:rsidR="002B2814" w:rsidRPr="00130FE0">
          <w:t>T_</w:t>
        </w:r>
        <w:r w:rsidR="002B2814" w:rsidRPr="002D6C15">
          <w:t>TOFK</w:t>
        </w:r>
        <w:r w:rsidR="002B2814" w:rsidRPr="00130FE0">
          <w:t>": "</w:t>
        </w:r>
      </w:ins>
      <w:ins w:id="5604" w:author="Сарафанова (Чиркова) Наталия Сергеевна" w:date="2025-07-22T23:18:00Z">
        <w:r w:rsidRPr="00705A4B">
          <w:t>95</w:t>
        </w:r>
      </w:ins>
      <w:ins w:id="5605" w:author="Сарафанова (Чиркова) Наталия Сергеевна" w:date="2025-07-22T21:09:00Z">
        <w:r w:rsidR="002B2814" w:rsidRPr="00371BB9">
          <w:t>00</w:t>
        </w:r>
        <w:r w:rsidR="002B2814" w:rsidRPr="00130FE0">
          <w:t>",</w:t>
        </w:r>
      </w:ins>
    </w:p>
    <w:p w14:paraId="5C4B91F9" w14:textId="669093E8" w:rsidR="002B2814" w:rsidRDefault="002B2814" w:rsidP="002B2814">
      <w:pPr>
        <w:pStyle w:val="GOSTScript"/>
        <w:rPr>
          <w:ins w:id="5606" w:author="Сарафанова (Чиркова) Наталия Сергеевна" w:date="2025-07-22T21:09:00Z"/>
        </w:rPr>
      </w:pPr>
      <w:ins w:id="5607" w:author="Сарафанова (Чиркова) Наталия Сергеевна" w:date="2025-07-22T21:09:00Z">
        <w:r w:rsidRPr="00130FE0">
          <w:tab/>
        </w:r>
        <w:r w:rsidRPr="00130FE0">
          <w:tab/>
        </w:r>
        <w:r w:rsidRPr="00130FE0">
          <w:tab/>
        </w:r>
        <w:r w:rsidRPr="00AB33A3">
          <w:t>"</w:t>
        </w:r>
        <w:r>
          <w:t>C</w:t>
        </w:r>
        <w:r w:rsidRPr="00AB33A3">
          <w:t>T_ACCOUNTCORR": "</w:t>
        </w:r>
        <w:r w:rsidRPr="008E0967">
          <w:t>021</w:t>
        </w:r>
      </w:ins>
      <w:ins w:id="5608" w:author="Сарафанова (Чиркова) Наталия Сергеевна" w:date="2025-07-22T23:19:00Z">
        <w:r w:rsidR="004C70A1" w:rsidRPr="00705A4B">
          <w:t>40</w:t>
        </w:r>
      </w:ins>
      <w:ins w:id="5609" w:author="Сарафанова (Чиркова) Наталия Сергеевна" w:date="2025-07-22T21:09:00Z">
        <w:r w:rsidRPr="00AB33A3">
          <w:t>",</w:t>
        </w:r>
      </w:ins>
    </w:p>
    <w:p w14:paraId="5A2BD3D9" w14:textId="77777777" w:rsidR="002B2814" w:rsidRDefault="002B2814" w:rsidP="002B2814">
      <w:pPr>
        <w:pStyle w:val="GOSTScript"/>
        <w:rPr>
          <w:ins w:id="5610" w:author="Сарафанова (Чиркова) Наталия Сергеевна" w:date="2025-07-22T21:09:00Z"/>
        </w:rPr>
      </w:pPr>
      <w:ins w:id="5611" w:author="Сарафанова (Чиркова) Наталия Сергеевна" w:date="2025-07-22T21:09:00Z">
        <w:r w:rsidRPr="00AB33A3">
          <w:tab/>
        </w:r>
        <w:r w:rsidRPr="00AB33A3">
          <w:tab/>
        </w:r>
        <w:r w:rsidRPr="00AB33A3">
          <w:tab/>
          <w:t>"</w:t>
        </w:r>
        <w:r>
          <w:t>C</w:t>
        </w:r>
        <w:r w:rsidRPr="00AB33A3">
          <w:t>T_ACCOUNTTYPE": "</w:t>
        </w:r>
        <w:r w:rsidRPr="008E0967">
          <w:t>БС</w:t>
        </w:r>
        <w:r w:rsidRPr="00AB33A3">
          <w:t>",</w:t>
        </w:r>
      </w:ins>
    </w:p>
    <w:p w14:paraId="5E6B163B" w14:textId="77777777" w:rsidR="002B2814" w:rsidRDefault="002B2814" w:rsidP="002B2814">
      <w:pPr>
        <w:pStyle w:val="GOSTScript"/>
        <w:rPr>
          <w:ins w:id="5612" w:author="Сарафанова (Чиркова) Наталия Сергеевна" w:date="2025-07-22T21:09:00Z"/>
        </w:rPr>
      </w:pPr>
      <w:ins w:id="5613" w:author="Сарафанова (Чиркова) Наталия Сергеевна" w:date="2025-07-22T21:09:00Z">
        <w:r w:rsidRPr="00AB33A3">
          <w:tab/>
        </w:r>
        <w:r w:rsidRPr="00AB33A3">
          <w:tab/>
        </w:r>
        <w:r w:rsidRPr="00AB33A3">
          <w:tab/>
          <w:t>"</w:t>
        </w:r>
        <w:r>
          <w:t>C</w:t>
        </w:r>
        <w:r w:rsidRPr="00AB33A3">
          <w:t>T_</w:t>
        </w:r>
        <w:r w:rsidRPr="00B93ECA">
          <w:t>PZO</w:t>
        </w:r>
        <w:r w:rsidRPr="00AB33A3">
          <w:t>": "-"</w:t>
        </w:r>
        <w:r w:rsidRPr="00C26239">
          <w:tab/>
        </w:r>
        <w:r w:rsidRPr="00C26239">
          <w:tab/>
        </w:r>
        <w:r w:rsidRPr="00C26239">
          <w:tab/>
        </w:r>
        <w:r w:rsidRPr="002018E3">
          <w:t>}</w:t>
        </w:r>
      </w:ins>
    </w:p>
    <w:p w14:paraId="4D40AC93" w14:textId="77777777" w:rsidR="002B2814" w:rsidRPr="002018E3" w:rsidRDefault="002B2814" w:rsidP="002B2814">
      <w:pPr>
        <w:pStyle w:val="GOSTScript"/>
        <w:rPr>
          <w:ins w:id="5614" w:author="Сарафанова (Чиркова) Наталия Сергеевна" w:date="2025-07-22T21:09:00Z"/>
        </w:rPr>
      </w:pPr>
      <w:ins w:id="5615" w:author="Сарафанова (Чиркова) Наталия Сергеевна" w:date="2025-07-22T21:09:00Z">
        <w:r w:rsidRPr="00C26239">
          <w:tab/>
        </w:r>
        <w:r w:rsidRPr="00C26239">
          <w:tab/>
        </w:r>
        <w:r w:rsidRPr="002018E3">
          <w:t>]</w:t>
        </w:r>
      </w:ins>
    </w:p>
    <w:p w14:paraId="452966C2" w14:textId="77777777" w:rsidR="002B2814" w:rsidRPr="002018E3" w:rsidRDefault="002B2814" w:rsidP="002B2814">
      <w:pPr>
        <w:pStyle w:val="GOSTScript"/>
        <w:rPr>
          <w:ins w:id="5616" w:author="Сарафанова (Чиркова) Наталия Сергеевна" w:date="2025-07-22T21:09:00Z"/>
        </w:rPr>
      </w:pPr>
      <w:ins w:id="5617" w:author="Сарафанова (Чиркова) Наталия Сергеевна" w:date="2025-07-22T21:09:00Z">
        <w:r w:rsidRPr="002018E3">
          <w:tab/>
          <w:t>}</w:t>
        </w:r>
      </w:ins>
    </w:p>
    <w:p w14:paraId="6057F4C5" w14:textId="77777777" w:rsidR="002B2814" w:rsidRPr="00431832" w:rsidRDefault="002B2814" w:rsidP="002B2814">
      <w:pPr>
        <w:pStyle w:val="GOSTScript"/>
        <w:rPr>
          <w:ins w:id="5618" w:author="Сарафанова (Чиркова) Наталия Сергеевна" w:date="2025-07-22T21:09:00Z"/>
          <w:lang w:eastAsia="ko-KR"/>
        </w:rPr>
      </w:pPr>
      <w:ins w:id="5619" w:author="Сарафанова (Чиркова) Наталия Сергеевна" w:date="2025-07-22T21:09:00Z">
        <w:r w:rsidRPr="002018E3">
          <w:t>}</w:t>
        </w:r>
      </w:ins>
    </w:p>
    <w:p w14:paraId="682266A9" w14:textId="5ECE6B69" w:rsidR="001B6411" w:rsidRPr="00C11849" w:rsidRDefault="001B6411" w:rsidP="00C11849">
      <w:pPr>
        <w:pStyle w:val="31"/>
      </w:pPr>
      <w:bookmarkStart w:id="5620" w:name="_Toc226562718"/>
      <w:r>
        <w:lastRenderedPageBreak/>
        <w:t>«</w:t>
      </w:r>
      <w:r w:rsidRPr="001955A8">
        <w:t>Поручение о перечислении на счет</w:t>
      </w:r>
      <w:r>
        <w:t>»</w:t>
      </w:r>
      <w:r w:rsidRPr="001955A8">
        <w:t xml:space="preserve"> </w:t>
      </w:r>
      <w:r w:rsidRPr="001955A8">
        <w:rPr>
          <w:lang w:val="en-US"/>
        </w:rPr>
        <w:t>PUDS</w:t>
      </w:r>
      <w:r w:rsidRPr="001955A8">
        <w:t>_P</w:t>
      </w:r>
      <w:r w:rsidRPr="001955A8">
        <w:rPr>
          <w:lang w:val="en-US"/>
        </w:rPr>
        <w:t>PS</w:t>
      </w:r>
      <w:bookmarkEnd w:id="5620"/>
    </w:p>
    <w:p w14:paraId="232F8B9D" w14:textId="11B794D1" w:rsidR="00A5352C" w:rsidRPr="00A5352C" w:rsidRDefault="00A5352C" w:rsidP="00C11849">
      <w:pPr>
        <w:pStyle w:val="41"/>
      </w:pPr>
      <w:bookmarkStart w:id="5621" w:name="_Toc226562719"/>
      <w:r w:rsidRPr="00601F01">
        <w:t>Перечень параметров тела запроса (Document) по документу</w:t>
      </w:r>
      <w:r>
        <w:t xml:space="preserve"> «</w:t>
      </w:r>
      <w:r w:rsidRPr="008705FD">
        <w:rPr>
          <w:highlight w:val="yellow"/>
        </w:rPr>
        <w:t xml:space="preserve">Поручение о перечислении на счет» </w:t>
      </w:r>
      <w:r w:rsidRPr="008705FD">
        <w:rPr>
          <w:highlight w:val="yellow"/>
          <w:lang w:val="en-US"/>
        </w:rPr>
        <w:t>PUDS</w:t>
      </w:r>
      <w:r w:rsidRPr="008705FD">
        <w:rPr>
          <w:highlight w:val="yellow"/>
        </w:rPr>
        <w:t>_P</w:t>
      </w:r>
      <w:r w:rsidRPr="008705FD">
        <w:rPr>
          <w:highlight w:val="yellow"/>
          <w:lang w:val="en-US"/>
        </w:rPr>
        <w:t>PS</w:t>
      </w:r>
      <w:bookmarkEnd w:id="5621"/>
    </w:p>
    <w:p w14:paraId="63BCD303" w14:textId="003028CC" w:rsidR="00A668C7" w:rsidRPr="007B6838" w:rsidRDefault="001E1625" w:rsidP="007B6838">
      <w:pPr>
        <w:pStyle w:val="GOSTNameTable"/>
      </w:pPr>
      <w:r>
        <w:rPr>
          <w:noProof/>
        </w:rPr>
        <w:fldChar w:fldCharType="begin"/>
      </w:r>
      <w:r>
        <w:rPr>
          <w:noProof/>
        </w:rPr>
        <w:instrText xml:space="preserve"> SEQ Таблица \* ARABIC </w:instrText>
      </w:r>
      <w:r>
        <w:rPr>
          <w:noProof/>
        </w:rPr>
        <w:fldChar w:fldCharType="separate"/>
      </w:r>
      <w:bookmarkStart w:id="5622" w:name="_Toc226563174"/>
      <w:r w:rsidR="00AB1BE0">
        <w:rPr>
          <w:noProof/>
        </w:rPr>
        <w:t>18</w:t>
      </w:r>
      <w:r>
        <w:rPr>
          <w:noProof/>
        </w:rPr>
        <w:fldChar w:fldCharType="end"/>
      </w:r>
      <w:r w:rsidR="00A668C7">
        <w:t xml:space="preserve"> - </w:t>
      </w:r>
      <w:r w:rsidR="001F1424" w:rsidRPr="00617DB7">
        <w:t>Параметры тела (Document) запроса на подбор / сторнирование / переформирование записей учета по документу</w:t>
      </w:r>
      <w:r w:rsidR="009977FE">
        <w:t xml:space="preserve"> «</w:t>
      </w:r>
      <w:r w:rsidR="009977FE" w:rsidRPr="007B6838">
        <w:t xml:space="preserve">Поручение о перечислении на счет» </w:t>
      </w:r>
      <w:r w:rsidR="009977FE" w:rsidRPr="007B6838">
        <w:rPr>
          <w:lang w:val="en-US"/>
        </w:rPr>
        <w:t>PUDS</w:t>
      </w:r>
      <w:r w:rsidR="009977FE" w:rsidRPr="007B6838">
        <w:t>_P</w:t>
      </w:r>
      <w:r w:rsidR="009977FE" w:rsidRPr="007B6838">
        <w:rPr>
          <w:lang w:val="en-US"/>
        </w:rPr>
        <w:t>PS</w:t>
      </w:r>
      <w:bookmarkEnd w:id="5622"/>
    </w:p>
    <w:tbl>
      <w:tblPr>
        <w:tblStyle w:val="GOSTTable"/>
        <w:tblW w:w="5000" w:type="pct"/>
        <w:tblLayout w:type="fixed"/>
        <w:tblLook w:val="07E0" w:firstRow="1" w:lastRow="1" w:firstColumn="1" w:lastColumn="1" w:noHBand="1" w:noVBand="1"/>
      </w:tblPr>
      <w:tblGrid>
        <w:gridCol w:w="3467"/>
        <w:gridCol w:w="2364"/>
        <w:gridCol w:w="1576"/>
        <w:gridCol w:w="946"/>
        <w:gridCol w:w="993"/>
        <w:gridCol w:w="6414"/>
      </w:tblGrid>
      <w:tr w:rsidR="001955A8" w:rsidRPr="00B9499D" w14:paraId="29399B34" w14:textId="77777777" w:rsidTr="00C11849">
        <w:trPr>
          <w:cnfStyle w:val="100000000000" w:firstRow="1" w:lastRow="0" w:firstColumn="0" w:lastColumn="0" w:oddVBand="0" w:evenVBand="0" w:oddHBand="0" w:evenHBand="0" w:firstRowFirstColumn="0" w:firstRowLastColumn="0" w:lastRowFirstColumn="0" w:lastRowLastColumn="0"/>
        </w:trPr>
        <w:tc>
          <w:tcPr>
            <w:tcW w:w="1100" w:type="pct"/>
          </w:tcPr>
          <w:p w14:paraId="03C1CD0E" w14:textId="59B4036D" w:rsidR="001955A8" w:rsidRPr="00675F58" w:rsidRDefault="001955A8" w:rsidP="00C11849">
            <w:pPr>
              <w:pStyle w:val="GOSTTableHead"/>
            </w:pPr>
            <w:r w:rsidRPr="00B412B2">
              <w:t>Наименование параметра</w:t>
            </w:r>
          </w:p>
        </w:tc>
        <w:tc>
          <w:tcPr>
            <w:tcW w:w="750" w:type="pct"/>
          </w:tcPr>
          <w:p w14:paraId="3CE448DC" w14:textId="69F44396" w:rsidR="001955A8" w:rsidRPr="00675F58" w:rsidRDefault="001955A8" w:rsidP="00C11849">
            <w:pPr>
              <w:pStyle w:val="GOSTTableHead"/>
            </w:pPr>
            <w:r w:rsidRPr="00B412B2">
              <w:t>Название тэга</w:t>
            </w:r>
          </w:p>
        </w:tc>
        <w:tc>
          <w:tcPr>
            <w:tcW w:w="500" w:type="pct"/>
          </w:tcPr>
          <w:p w14:paraId="1CCBF14C" w14:textId="5AD1CD46" w:rsidR="001955A8" w:rsidRPr="00675F58" w:rsidRDefault="001955A8" w:rsidP="00C11849">
            <w:pPr>
              <w:pStyle w:val="GOSTTableHead"/>
            </w:pPr>
            <w:r w:rsidRPr="00B412B2">
              <w:t>Тип данных</w:t>
            </w:r>
          </w:p>
        </w:tc>
        <w:tc>
          <w:tcPr>
            <w:tcW w:w="300" w:type="pct"/>
          </w:tcPr>
          <w:p w14:paraId="56F4AE20" w14:textId="3DBCD2F7" w:rsidR="001955A8" w:rsidRPr="00675F58" w:rsidRDefault="001955A8" w:rsidP="00C11849">
            <w:pPr>
              <w:pStyle w:val="GOSTTableHead"/>
            </w:pPr>
            <w:r w:rsidRPr="00B412B2">
              <w:t>Обязательность</w:t>
            </w:r>
          </w:p>
        </w:tc>
        <w:tc>
          <w:tcPr>
            <w:tcW w:w="315" w:type="pct"/>
          </w:tcPr>
          <w:p w14:paraId="03C8E057" w14:textId="0FF63416" w:rsidR="001955A8" w:rsidRPr="00675F58" w:rsidRDefault="001955A8" w:rsidP="00C11849">
            <w:pPr>
              <w:pStyle w:val="GOSTTableHead"/>
            </w:pPr>
            <w:r w:rsidRPr="00B412B2">
              <w:t>Размерность</w:t>
            </w:r>
          </w:p>
        </w:tc>
        <w:tc>
          <w:tcPr>
            <w:tcW w:w="2035" w:type="pct"/>
          </w:tcPr>
          <w:p w14:paraId="4C530D7F" w14:textId="7338E81C" w:rsidR="001955A8" w:rsidRPr="00675F58" w:rsidRDefault="001955A8" w:rsidP="00C11849">
            <w:pPr>
              <w:pStyle w:val="GOSTTableHead"/>
            </w:pPr>
            <w:r w:rsidRPr="00B412B2">
              <w:t>Описание</w:t>
            </w:r>
          </w:p>
        </w:tc>
      </w:tr>
      <w:tr w:rsidR="001955A8" w:rsidRPr="00B9499D" w14:paraId="4C4E2CC5" w14:textId="77777777" w:rsidTr="001955A8">
        <w:tc>
          <w:tcPr>
            <w:tcW w:w="1100" w:type="pct"/>
          </w:tcPr>
          <w:p w14:paraId="78CF8DD2" w14:textId="1880CCF2" w:rsidR="001955A8" w:rsidRDefault="001955A8" w:rsidP="001955A8">
            <w:pPr>
              <w:pStyle w:val="GOSTTablenorm"/>
            </w:pPr>
            <w:r w:rsidRPr="00675F58">
              <w:t>Номер документа</w:t>
            </w:r>
          </w:p>
        </w:tc>
        <w:tc>
          <w:tcPr>
            <w:tcW w:w="750" w:type="pct"/>
          </w:tcPr>
          <w:p w14:paraId="4D809744" w14:textId="204319C3" w:rsidR="001955A8" w:rsidRPr="00E2071D" w:rsidRDefault="001955A8" w:rsidP="001955A8">
            <w:pPr>
              <w:pStyle w:val="GOSTTablenorm"/>
              <w:rPr>
                <w:lang w:val="en-US"/>
              </w:rPr>
            </w:pPr>
            <w:r w:rsidRPr="00675F58">
              <w:t>BasicRequisites_DocNum</w:t>
            </w:r>
          </w:p>
        </w:tc>
        <w:tc>
          <w:tcPr>
            <w:tcW w:w="500" w:type="pct"/>
          </w:tcPr>
          <w:p w14:paraId="5937EDC8" w14:textId="49400A02" w:rsidR="001955A8" w:rsidRPr="0017407D" w:rsidRDefault="001955A8" w:rsidP="001955A8">
            <w:pPr>
              <w:pStyle w:val="GOSTTablenorm"/>
            </w:pPr>
            <w:r w:rsidRPr="00675F58">
              <w:t>Строка</w:t>
            </w:r>
          </w:p>
        </w:tc>
        <w:tc>
          <w:tcPr>
            <w:tcW w:w="300" w:type="pct"/>
          </w:tcPr>
          <w:p w14:paraId="51AA08F1" w14:textId="38CCC319" w:rsidR="001955A8" w:rsidRPr="00D62073" w:rsidRDefault="001955A8" w:rsidP="001955A8">
            <w:pPr>
              <w:pStyle w:val="GOSTTablenorm"/>
            </w:pPr>
            <w:r w:rsidRPr="00675F58">
              <w:t>Да</w:t>
            </w:r>
          </w:p>
        </w:tc>
        <w:tc>
          <w:tcPr>
            <w:tcW w:w="315" w:type="pct"/>
          </w:tcPr>
          <w:p w14:paraId="0325E5FD" w14:textId="22655DCA" w:rsidR="001955A8" w:rsidRPr="0017407D" w:rsidRDefault="001955A8" w:rsidP="001955A8">
            <w:pPr>
              <w:pStyle w:val="GOSTTablenorm"/>
            </w:pPr>
            <w:r w:rsidRPr="00675F58">
              <w:t>&lt;=</w:t>
            </w:r>
            <w:r w:rsidRPr="00675F58">
              <w:rPr>
                <w:lang w:val="en-US"/>
              </w:rPr>
              <w:t>1</w:t>
            </w:r>
            <w:r w:rsidRPr="00675F58">
              <w:t>5</w:t>
            </w:r>
          </w:p>
        </w:tc>
        <w:tc>
          <w:tcPr>
            <w:tcW w:w="2035" w:type="pct"/>
          </w:tcPr>
          <w:p w14:paraId="5FF4C59E" w14:textId="25CBE1B4" w:rsidR="001955A8" w:rsidRPr="0017407D" w:rsidRDefault="001955A8" w:rsidP="001955A8">
            <w:pPr>
              <w:pStyle w:val="GOSTTablenorm"/>
            </w:pPr>
            <w:r w:rsidRPr="00675F58">
              <w:t>Указывается номер документа</w:t>
            </w:r>
          </w:p>
        </w:tc>
      </w:tr>
      <w:tr w:rsidR="001955A8" w:rsidRPr="00B9499D" w14:paraId="73CB0446" w14:textId="77777777" w:rsidTr="001955A8">
        <w:tc>
          <w:tcPr>
            <w:tcW w:w="1100" w:type="pct"/>
          </w:tcPr>
          <w:p w14:paraId="6E186166" w14:textId="199E8FA2" w:rsidR="001955A8" w:rsidRDefault="001955A8" w:rsidP="001955A8">
            <w:pPr>
              <w:pStyle w:val="GOSTTablenorm"/>
            </w:pPr>
            <w:r w:rsidRPr="00675F58">
              <w:t>Дата документа</w:t>
            </w:r>
          </w:p>
        </w:tc>
        <w:tc>
          <w:tcPr>
            <w:tcW w:w="750" w:type="pct"/>
          </w:tcPr>
          <w:p w14:paraId="385D6C1C" w14:textId="72F8FA23" w:rsidR="001955A8" w:rsidRPr="00E2071D" w:rsidRDefault="001955A8" w:rsidP="001955A8">
            <w:pPr>
              <w:pStyle w:val="GOSTTablenorm"/>
              <w:rPr>
                <w:lang w:val="en-US"/>
              </w:rPr>
            </w:pPr>
            <w:r w:rsidRPr="00675F58">
              <w:t>BasicRequisites_DocDate</w:t>
            </w:r>
          </w:p>
        </w:tc>
        <w:tc>
          <w:tcPr>
            <w:tcW w:w="500" w:type="pct"/>
          </w:tcPr>
          <w:p w14:paraId="730930EE" w14:textId="4132A335" w:rsidR="001955A8" w:rsidRPr="0017407D" w:rsidRDefault="001955A8" w:rsidP="001955A8">
            <w:pPr>
              <w:pStyle w:val="GOSTTablenorm"/>
            </w:pPr>
            <w:r w:rsidRPr="00675F58">
              <w:t>Дата</w:t>
            </w:r>
          </w:p>
        </w:tc>
        <w:tc>
          <w:tcPr>
            <w:tcW w:w="300" w:type="pct"/>
          </w:tcPr>
          <w:p w14:paraId="42A71498" w14:textId="4EABF0C9" w:rsidR="001955A8" w:rsidRPr="00D62073" w:rsidRDefault="001955A8" w:rsidP="001955A8">
            <w:pPr>
              <w:pStyle w:val="GOSTTablenorm"/>
            </w:pPr>
            <w:r w:rsidRPr="00675F58">
              <w:t>Да</w:t>
            </w:r>
          </w:p>
        </w:tc>
        <w:tc>
          <w:tcPr>
            <w:tcW w:w="315" w:type="pct"/>
          </w:tcPr>
          <w:p w14:paraId="1ECDE80F" w14:textId="3ED992EC" w:rsidR="001955A8" w:rsidRPr="0017407D" w:rsidRDefault="001955A8" w:rsidP="001955A8">
            <w:pPr>
              <w:pStyle w:val="GOSTTablenorm"/>
            </w:pPr>
          </w:p>
        </w:tc>
        <w:tc>
          <w:tcPr>
            <w:tcW w:w="2035" w:type="pct"/>
          </w:tcPr>
          <w:p w14:paraId="5C4C3CF2" w14:textId="4D51A3D9" w:rsidR="001955A8" w:rsidRPr="0017407D" w:rsidRDefault="001955A8" w:rsidP="001955A8">
            <w:pPr>
              <w:pStyle w:val="GOSTTablenorm"/>
            </w:pPr>
            <w:r w:rsidRPr="00675F58">
              <w:t>Указывается дата</w:t>
            </w:r>
            <w:r>
              <w:t xml:space="preserve"> документа в формате YYYY-MM-DD</w:t>
            </w:r>
          </w:p>
        </w:tc>
      </w:tr>
      <w:tr w:rsidR="001955A8" w14:paraId="7A4B4DB1" w14:textId="77777777" w:rsidTr="001955A8">
        <w:trPr>
          <w:trHeight w:val="300"/>
        </w:trPr>
        <w:tc>
          <w:tcPr>
            <w:tcW w:w="1100" w:type="pct"/>
          </w:tcPr>
          <w:p w14:paraId="2E59C0C5" w14:textId="3C5DBDF9" w:rsidR="001955A8" w:rsidRDefault="001955A8" w:rsidP="001955A8">
            <w:pPr>
              <w:pStyle w:val="GOSTTablenorm"/>
            </w:pPr>
            <w:r>
              <w:t>Код валюты по ОКВ</w:t>
            </w:r>
          </w:p>
        </w:tc>
        <w:tc>
          <w:tcPr>
            <w:tcW w:w="750" w:type="pct"/>
          </w:tcPr>
          <w:p w14:paraId="47D831EE" w14:textId="61637923" w:rsidR="001955A8" w:rsidRDefault="001955A8" w:rsidP="001955A8">
            <w:pPr>
              <w:pStyle w:val="GOSTTablenorm"/>
              <w:rPr>
                <w:lang w:val="en-US"/>
              </w:rPr>
            </w:pPr>
            <w:r>
              <w:t>OKVCd</w:t>
            </w:r>
          </w:p>
        </w:tc>
        <w:tc>
          <w:tcPr>
            <w:tcW w:w="500" w:type="pct"/>
          </w:tcPr>
          <w:p w14:paraId="30D62368" w14:textId="5B2C718D" w:rsidR="001955A8" w:rsidRDefault="001955A8" w:rsidP="001955A8">
            <w:pPr>
              <w:pStyle w:val="GOSTTablenorm"/>
            </w:pPr>
            <w:r w:rsidRPr="33249EA7">
              <w:t>Строка</w:t>
            </w:r>
          </w:p>
        </w:tc>
        <w:tc>
          <w:tcPr>
            <w:tcW w:w="300" w:type="pct"/>
          </w:tcPr>
          <w:p w14:paraId="1AA1B7BF" w14:textId="36AC7CC4" w:rsidR="001955A8" w:rsidRDefault="001955A8" w:rsidP="001955A8">
            <w:pPr>
              <w:pStyle w:val="GOSTTablenorm"/>
            </w:pPr>
            <w:r w:rsidRPr="33249EA7">
              <w:t>Да</w:t>
            </w:r>
          </w:p>
        </w:tc>
        <w:tc>
          <w:tcPr>
            <w:tcW w:w="315" w:type="pct"/>
          </w:tcPr>
          <w:p w14:paraId="1F6CDC49" w14:textId="4C4BD5F4" w:rsidR="001955A8" w:rsidRDefault="001955A8" w:rsidP="007B6838">
            <w:pPr>
              <w:pStyle w:val="GOSTTablenorm"/>
            </w:pPr>
            <w:r w:rsidRPr="33249EA7">
              <w:t>=3</w:t>
            </w:r>
          </w:p>
        </w:tc>
        <w:tc>
          <w:tcPr>
            <w:tcW w:w="2035" w:type="pct"/>
          </w:tcPr>
          <w:p w14:paraId="5DE145B9" w14:textId="4CB84828" w:rsidR="001955A8" w:rsidRDefault="001955A8" w:rsidP="001955A8">
            <w:pPr>
              <w:pStyle w:val="GOSTTablenorm"/>
            </w:pPr>
            <w:r w:rsidRPr="33249EA7">
              <w:t>Указывается код валюты по Общероссийскому классификатору валют. Допустимо указывать как цифро</w:t>
            </w:r>
            <w:r>
              <w:t>вой, так и буквенный код валюты</w:t>
            </w:r>
          </w:p>
        </w:tc>
      </w:tr>
      <w:tr w:rsidR="001955A8" w14:paraId="66DBCC59" w14:textId="77777777" w:rsidTr="001955A8">
        <w:trPr>
          <w:trHeight w:val="300"/>
        </w:trPr>
        <w:tc>
          <w:tcPr>
            <w:tcW w:w="1100" w:type="pct"/>
          </w:tcPr>
          <w:p w14:paraId="2113437A" w14:textId="290D534F" w:rsidR="001955A8" w:rsidRDefault="001955A8" w:rsidP="001955A8">
            <w:pPr>
              <w:pStyle w:val="GOSTTablenorm"/>
            </w:pPr>
            <w:r>
              <w:t>Контур</w:t>
            </w:r>
          </w:p>
        </w:tc>
        <w:tc>
          <w:tcPr>
            <w:tcW w:w="750" w:type="pct"/>
          </w:tcPr>
          <w:p w14:paraId="638FEAB9" w14:textId="34C2E4D7" w:rsidR="001955A8" w:rsidRDefault="001955A8" w:rsidP="001955A8">
            <w:pPr>
              <w:pStyle w:val="GOSTTablenorm"/>
              <w:rPr>
                <w:lang w:val="en-US"/>
              </w:rPr>
            </w:pPr>
            <w:r w:rsidRPr="33249EA7">
              <w:rPr>
                <w:lang w:val="en-US"/>
              </w:rPr>
              <w:t>Contour</w:t>
            </w:r>
          </w:p>
        </w:tc>
        <w:tc>
          <w:tcPr>
            <w:tcW w:w="500" w:type="pct"/>
          </w:tcPr>
          <w:p w14:paraId="248428D4" w14:textId="17EF1ADC" w:rsidR="001955A8" w:rsidRDefault="001955A8" w:rsidP="001955A8">
            <w:pPr>
              <w:pStyle w:val="GOSTTablenorm"/>
            </w:pPr>
            <w:r w:rsidRPr="33249EA7">
              <w:t>Строка</w:t>
            </w:r>
          </w:p>
        </w:tc>
        <w:tc>
          <w:tcPr>
            <w:tcW w:w="300" w:type="pct"/>
          </w:tcPr>
          <w:p w14:paraId="33596B6B" w14:textId="19DFE461" w:rsidR="001955A8" w:rsidRDefault="001955A8" w:rsidP="001955A8">
            <w:pPr>
              <w:pStyle w:val="GOSTTablenorm"/>
            </w:pPr>
            <w:r w:rsidRPr="33249EA7">
              <w:t>Да</w:t>
            </w:r>
          </w:p>
        </w:tc>
        <w:tc>
          <w:tcPr>
            <w:tcW w:w="315" w:type="pct"/>
          </w:tcPr>
          <w:p w14:paraId="0D9B9F33" w14:textId="2E64495D" w:rsidR="001955A8" w:rsidRDefault="001955A8" w:rsidP="001955A8">
            <w:pPr>
              <w:pStyle w:val="GOSTTablenorm"/>
            </w:pPr>
            <w:r w:rsidRPr="33249EA7">
              <w:t>=1</w:t>
            </w:r>
          </w:p>
        </w:tc>
        <w:tc>
          <w:tcPr>
            <w:tcW w:w="2035" w:type="pct"/>
          </w:tcPr>
          <w:p w14:paraId="67BAEEBC" w14:textId="77777777" w:rsidR="001955A8" w:rsidRDefault="001955A8" w:rsidP="001955A8">
            <w:pPr>
              <w:pStyle w:val="GOSTTablenorm"/>
            </w:pPr>
            <w:r>
              <w:t xml:space="preserve">Указывается код контура, в котором проводится операция </w:t>
            </w:r>
          </w:p>
          <w:p w14:paraId="0140336D" w14:textId="77777777" w:rsidR="001955A8" w:rsidRDefault="001955A8" w:rsidP="001955A8">
            <w:pPr>
              <w:pStyle w:val="GOSTTablenorm"/>
            </w:pPr>
            <w:r>
              <w:t>Возможные значения:</w:t>
            </w:r>
          </w:p>
          <w:p w14:paraId="62CB4E37" w14:textId="71AF9C57" w:rsidR="001955A8" w:rsidRDefault="001955A8" w:rsidP="001955A8">
            <w:pPr>
              <w:pStyle w:val="GOSTTableListMark1"/>
            </w:pPr>
            <w:r w:rsidRPr="33249EA7">
              <w:t>«</w:t>
            </w:r>
            <w:r w:rsidR="00B26CFB">
              <w:rPr>
                <w:lang w:val="en-US"/>
              </w:rPr>
              <w:t>O</w:t>
            </w:r>
            <w:r w:rsidRPr="33249EA7">
              <w:t>» – открытый;</w:t>
            </w:r>
          </w:p>
          <w:p w14:paraId="431CE1BB" w14:textId="77777777" w:rsidR="001955A8" w:rsidRDefault="001955A8" w:rsidP="001955A8">
            <w:pPr>
              <w:pStyle w:val="GOSTTableListMark1"/>
            </w:pPr>
            <w:r w:rsidRPr="33249EA7">
              <w:t>«S» – защищенный;</w:t>
            </w:r>
          </w:p>
          <w:p w14:paraId="7A9F16BC" w14:textId="20A52D70" w:rsidR="001955A8" w:rsidRDefault="001955A8" w:rsidP="001955A8">
            <w:pPr>
              <w:pStyle w:val="GOSTTableListMark1"/>
            </w:pPr>
            <w:r>
              <w:t>«</w:t>
            </w:r>
            <w:r w:rsidRPr="33249EA7">
              <w:t>1</w:t>
            </w:r>
            <w:r>
              <w:t>»</w:t>
            </w:r>
            <w:r w:rsidRPr="33249EA7">
              <w:t xml:space="preserve"> – открытый;</w:t>
            </w:r>
          </w:p>
          <w:p w14:paraId="3681A8F6" w14:textId="5CA57738" w:rsidR="001955A8" w:rsidRDefault="001955A8" w:rsidP="001955A8">
            <w:pPr>
              <w:pStyle w:val="GOSTTableListMark1"/>
            </w:pPr>
            <w:r>
              <w:t>«</w:t>
            </w:r>
            <w:r w:rsidRPr="36854D62">
              <w:t>2</w:t>
            </w:r>
            <w:r>
              <w:t>»</w:t>
            </w:r>
            <w:r w:rsidRPr="36854D62">
              <w:t xml:space="preserve"> - защищенный</w:t>
            </w:r>
          </w:p>
        </w:tc>
      </w:tr>
      <w:tr w:rsidR="001955A8" w:rsidRPr="00B9499D" w14:paraId="0CE50805" w14:textId="77777777" w:rsidTr="001955A8">
        <w:tc>
          <w:tcPr>
            <w:tcW w:w="1100" w:type="pct"/>
          </w:tcPr>
          <w:p w14:paraId="4E6FF501" w14:textId="1ECC5CFA" w:rsidR="001955A8" w:rsidRDefault="001955A8" w:rsidP="001955A8">
            <w:pPr>
              <w:pStyle w:val="GOSTTablenorm"/>
            </w:pPr>
            <w:r w:rsidRPr="00675F58">
              <w:t>Уровень конфиденциальности</w:t>
            </w:r>
          </w:p>
        </w:tc>
        <w:tc>
          <w:tcPr>
            <w:tcW w:w="750" w:type="pct"/>
          </w:tcPr>
          <w:p w14:paraId="3816FFB4" w14:textId="2117A73B" w:rsidR="001955A8" w:rsidRPr="00E2071D" w:rsidRDefault="001955A8" w:rsidP="001955A8">
            <w:pPr>
              <w:pStyle w:val="GOSTTablenorm"/>
              <w:rPr>
                <w:lang w:val="en-US"/>
              </w:rPr>
            </w:pPr>
            <w:r w:rsidRPr="00675F58">
              <w:t>StmInfrmtn_AccessLevelStereotype</w:t>
            </w:r>
          </w:p>
        </w:tc>
        <w:tc>
          <w:tcPr>
            <w:tcW w:w="500" w:type="pct"/>
          </w:tcPr>
          <w:p w14:paraId="655C7C26" w14:textId="2377560E" w:rsidR="001955A8" w:rsidRPr="0017407D" w:rsidRDefault="001955A8" w:rsidP="001955A8">
            <w:pPr>
              <w:pStyle w:val="GOSTTablenorm"/>
            </w:pPr>
            <w:r w:rsidRPr="00675F58">
              <w:t>Число</w:t>
            </w:r>
          </w:p>
        </w:tc>
        <w:tc>
          <w:tcPr>
            <w:tcW w:w="300" w:type="pct"/>
          </w:tcPr>
          <w:p w14:paraId="28139CE4" w14:textId="342D25D6" w:rsidR="001955A8" w:rsidRPr="00D62073" w:rsidRDefault="001955A8" w:rsidP="001955A8">
            <w:pPr>
              <w:pStyle w:val="GOSTTablenorm"/>
            </w:pPr>
            <w:r w:rsidRPr="00675F58">
              <w:t>Да</w:t>
            </w:r>
          </w:p>
        </w:tc>
        <w:tc>
          <w:tcPr>
            <w:tcW w:w="315" w:type="pct"/>
          </w:tcPr>
          <w:p w14:paraId="13769D90" w14:textId="431158E9" w:rsidR="001955A8" w:rsidRPr="0017407D" w:rsidRDefault="001955A8" w:rsidP="001955A8">
            <w:pPr>
              <w:pStyle w:val="GOSTTablenorm"/>
            </w:pPr>
            <w:r w:rsidRPr="00675F58">
              <w:t>=1</w:t>
            </w:r>
          </w:p>
        </w:tc>
        <w:tc>
          <w:tcPr>
            <w:tcW w:w="2035" w:type="pct"/>
          </w:tcPr>
          <w:p w14:paraId="0B8CB824" w14:textId="77777777" w:rsidR="001955A8" w:rsidRPr="00675F58" w:rsidRDefault="001955A8" w:rsidP="001955A8">
            <w:pPr>
              <w:pStyle w:val="GOSTTablenorm"/>
            </w:pPr>
            <w:r w:rsidRPr="00675F58">
              <w:t>Указывается уровень конфиденциальности документа.</w:t>
            </w:r>
          </w:p>
          <w:p w14:paraId="3080FA39" w14:textId="77777777" w:rsidR="001955A8" w:rsidRPr="00675F58" w:rsidRDefault="001955A8" w:rsidP="001955A8">
            <w:pPr>
              <w:pStyle w:val="GOSTTablenorm"/>
            </w:pPr>
            <w:r w:rsidRPr="00675F58">
              <w:t>Возможные значения:</w:t>
            </w:r>
          </w:p>
          <w:p w14:paraId="5F0C1893" w14:textId="77777777" w:rsidR="001955A8" w:rsidRPr="00675F58" w:rsidRDefault="001955A8" w:rsidP="001955A8">
            <w:pPr>
              <w:pStyle w:val="GOSTTableListMark1"/>
            </w:pPr>
            <w:r w:rsidRPr="36854D62">
              <w:t>«0» - Несекретно;</w:t>
            </w:r>
          </w:p>
          <w:p w14:paraId="488762C5" w14:textId="4A3A80EF" w:rsidR="001955A8" w:rsidRPr="0017407D" w:rsidRDefault="001955A8" w:rsidP="001955A8">
            <w:pPr>
              <w:pStyle w:val="GOSTTableListMark1"/>
            </w:pPr>
            <w:r w:rsidRPr="36854D62">
              <w:t>«</w:t>
            </w:r>
            <w:r>
              <w:t>1» - Для служебного пользования</w:t>
            </w:r>
          </w:p>
        </w:tc>
      </w:tr>
      <w:tr w:rsidR="001955A8" w:rsidRPr="00B9499D" w14:paraId="3C899B6D" w14:textId="77777777" w:rsidTr="001955A8">
        <w:tc>
          <w:tcPr>
            <w:tcW w:w="1100" w:type="pct"/>
          </w:tcPr>
          <w:p w14:paraId="200EDD32" w14:textId="38E024C3" w:rsidR="001955A8" w:rsidRDefault="001955A8" w:rsidP="001955A8">
            <w:pPr>
              <w:pStyle w:val="GOSTTablenorm"/>
              <w:rPr>
                <w:szCs w:val="22"/>
              </w:rPr>
            </w:pPr>
            <w:r w:rsidRPr="00675F58">
              <w:rPr>
                <w:szCs w:val="22"/>
              </w:rPr>
              <w:t>Код бюджета</w:t>
            </w:r>
          </w:p>
        </w:tc>
        <w:tc>
          <w:tcPr>
            <w:tcW w:w="750" w:type="pct"/>
          </w:tcPr>
          <w:p w14:paraId="75488C05" w14:textId="09EF2316" w:rsidR="001955A8" w:rsidRPr="00E2071D" w:rsidRDefault="001955A8" w:rsidP="001955A8">
            <w:pPr>
              <w:pStyle w:val="GOSTTablenorm"/>
              <w:rPr>
                <w:szCs w:val="22"/>
                <w:lang w:val="en-US"/>
              </w:rPr>
            </w:pPr>
            <w:r w:rsidRPr="00675F58">
              <w:rPr>
                <w:szCs w:val="22"/>
              </w:rPr>
              <w:t>BudgetCode</w:t>
            </w:r>
          </w:p>
        </w:tc>
        <w:tc>
          <w:tcPr>
            <w:tcW w:w="500" w:type="pct"/>
          </w:tcPr>
          <w:p w14:paraId="7B30993E" w14:textId="3621B917" w:rsidR="001955A8" w:rsidRPr="0017407D" w:rsidRDefault="001955A8" w:rsidP="001955A8">
            <w:pPr>
              <w:ind w:firstLine="30"/>
              <w:rPr>
                <w:sz w:val="22"/>
                <w:szCs w:val="22"/>
              </w:rPr>
            </w:pPr>
            <w:r w:rsidRPr="00675F58">
              <w:rPr>
                <w:sz w:val="22"/>
                <w:szCs w:val="22"/>
              </w:rPr>
              <w:t>Строка</w:t>
            </w:r>
          </w:p>
        </w:tc>
        <w:tc>
          <w:tcPr>
            <w:tcW w:w="300" w:type="pct"/>
          </w:tcPr>
          <w:p w14:paraId="1273E26D" w14:textId="46C686BD" w:rsidR="001955A8" w:rsidRPr="00D62073" w:rsidRDefault="001955A8" w:rsidP="001955A8">
            <w:pPr>
              <w:ind w:firstLine="30"/>
              <w:rPr>
                <w:sz w:val="22"/>
                <w:szCs w:val="22"/>
              </w:rPr>
            </w:pPr>
            <w:r w:rsidRPr="00675F58">
              <w:rPr>
                <w:sz w:val="22"/>
                <w:szCs w:val="22"/>
              </w:rPr>
              <w:t>Да</w:t>
            </w:r>
          </w:p>
        </w:tc>
        <w:tc>
          <w:tcPr>
            <w:tcW w:w="315" w:type="pct"/>
          </w:tcPr>
          <w:p w14:paraId="02C22FAA" w14:textId="492BE344" w:rsidR="001955A8" w:rsidRPr="0017407D" w:rsidRDefault="001955A8" w:rsidP="001955A8">
            <w:pPr>
              <w:keepNext/>
              <w:ind w:firstLine="30"/>
              <w:rPr>
                <w:sz w:val="22"/>
                <w:szCs w:val="22"/>
              </w:rPr>
            </w:pPr>
            <w:r w:rsidRPr="00675F58">
              <w:rPr>
                <w:sz w:val="22"/>
                <w:szCs w:val="22"/>
              </w:rPr>
              <w:t>=8</w:t>
            </w:r>
          </w:p>
        </w:tc>
        <w:tc>
          <w:tcPr>
            <w:tcW w:w="2035" w:type="pct"/>
          </w:tcPr>
          <w:p w14:paraId="6EAB4BD8" w14:textId="65B463BA" w:rsidR="001955A8" w:rsidRPr="0017407D" w:rsidRDefault="001955A8" w:rsidP="001955A8">
            <w:pPr>
              <w:keepNext/>
              <w:ind w:firstLine="30"/>
              <w:rPr>
                <w:sz w:val="22"/>
                <w:szCs w:val="22"/>
              </w:rPr>
            </w:pPr>
            <w:r w:rsidRPr="00675F58">
              <w:rPr>
                <w:sz w:val="22"/>
                <w:szCs w:val="22"/>
              </w:rPr>
              <w:t>Указывается код бюджета в соответствии со справочником «Бюдж</w:t>
            </w:r>
            <w:r>
              <w:rPr>
                <w:sz w:val="22"/>
                <w:szCs w:val="22"/>
              </w:rPr>
              <w:t>еты»</w:t>
            </w:r>
          </w:p>
        </w:tc>
      </w:tr>
      <w:tr w:rsidR="001955A8" w:rsidRPr="00B9499D" w14:paraId="78EE5C3D" w14:textId="77777777" w:rsidTr="001955A8">
        <w:tc>
          <w:tcPr>
            <w:tcW w:w="1100" w:type="pct"/>
          </w:tcPr>
          <w:p w14:paraId="061C7C0B" w14:textId="15420096" w:rsidR="001955A8" w:rsidRDefault="001955A8" w:rsidP="001955A8">
            <w:pPr>
              <w:pStyle w:val="GOSTTablenorm"/>
            </w:pPr>
            <w:r w:rsidRPr="00675F58">
              <w:t>Признак расчетов по подкрепле</w:t>
            </w:r>
            <w:r w:rsidRPr="00675F58">
              <w:lastRenderedPageBreak/>
              <w:t>нию счета</w:t>
            </w:r>
          </w:p>
        </w:tc>
        <w:tc>
          <w:tcPr>
            <w:tcW w:w="750" w:type="pct"/>
          </w:tcPr>
          <w:p w14:paraId="0DCF6480" w14:textId="201D27D3" w:rsidR="001955A8" w:rsidRPr="00E2071D" w:rsidRDefault="001955A8" w:rsidP="001955A8">
            <w:pPr>
              <w:pStyle w:val="GOSTTablenorm"/>
              <w:rPr>
                <w:lang w:val="en-US"/>
              </w:rPr>
            </w:pPr>
            <w:r w:rsidRPr="00675F58">
              <w:rPr>
                <w:lang w:val="en-US"/>
              </w:rPr>
              <w:lastRenderedPageBreak/>
              <w:t>SignCalc</w:t>
            </w:r>
          </w:p>
        </w:tc>
        <w:tc>
          <w:tcPr>
            <w:tcW w:w="500" w:type="pct"/>
          </w:tcPr>
          <w:p w14:paraId="684F464F" w14:textId="198D9F5F" w:rsidR="001955A8" w:rsidRPr="0017407D" w:rsidRDefault="001955A8" w:rsidP="001955A8">
            <w:pPr>
              <w:pStyle w:val="GOSTTablenorm"/>
            </w:pPr>
            <w:r w:rsidRPr="00675F58">
              <w:t>Строка</w:t>
            </w:r>
          </w:p>
        </w:tc>
        <w:tc>
          <w:tcPr>
            <w:tcW w:w="300" w:type="pct"/>
          </w:tcPr>
          <w:p w14:paraId="44492D4D" w14:textId="6927D18E" w:rsidR="001955A8" w:rsidRPr="00D62073" w:rsidRDefault="001955A8" w:rsidP="001955A8">
            <w:pPr>
              <w:pStyle w:val="GOSTTablenorm"/>
            </w:pPr>
            <w:r w:rsidRPr="00675F58">
              <w:t>Да</w:t>
            </w:r>
          </w:p>
        </w:tc>
        <w:tc>
          <w:tcPr>
            <w:tcW w:w="315" w:type="pct"/>
          </w:tcPr>
          <w:p w14:paraId="465BAC54" w14:textId="379F30D1" w:rsidR="001955A8" w:rsidRPr="0017407D" w:rsidRDefault="001955A8" w:rsidP="001955A8">
            <w:pPr>
              <w:pStyle w:val="GOSTTablenorm"/>
            </w:pPr>
            <w:r w:rsidRPr="00675F58">
              <w:t>=1</w:t>
            </w:r>
          </w:p>
        </w:tc>
        <w:tc>
          <w:tcPr>
            <w:tcW w:w="2035" w:type="pct"/>
          </w:tcPr>
          <w:p w14:paraId="7120A1E8" w14:textId="77777777" w:rsidR="001955A8" w:rsidRPr="00675F58" w:rsidRDefault="001955A8" w:rsidP="001955A8">
            <w:pPr>
              <w:pStyle w:val="GOSTTablenorm"/>
            </w:pPr>
            <w:r w:rsidRPr="00675F58">
              <w:t>Указывается признак расчетов по подкреплению счета.</w:t>
            </w:r>
          </w:p>
          <w:p w14:paraId="0BF03546" w14:textId="77777777" w:rsidR="001955A8" w:rsidRPr="00675F58" w:rsidRDefault="001955A8" w:rsidP="001955A8">
            <w:pPr>
              <w:pStyle w:val="GOSTTablenorm"/>
            </w:pPr>
            <w:r w:rsidRPr="00675F58">
              <w:lastRenderedPageBreak/>
              <w:t>Возможные значения:</w:t>
            </w:r>
          </w:p>
          <w:p w14:paraId="193878CD" w14:textId="77777777" w:rsidR="001955A8" w:rsidRPr="00675F58" w:rsidRDefault="001955A8" w:rsidP="001955A8">
            <w:pPr>
              <w:pStyle w:val="GOSTTableListMark1"/>
            </w:pPr>
            <w:r w:rsidRPr="36854D62">
              <w:t>«C» - Поступление;</w:t>
            </w:r>
          </w:p>
          <w:p w14:paraId="45EEE5B0" w14:textId="6B77E266" w:rsidR="001955A8" w:rsidRPr="00D679E0" w:rsidRDefault="001955A8" w:rsidP="001955A8">
            <w:pPr>
              <w:pStyle w:val="GOSTTableListMark1"/>
            </w:pPr>
            <w:r>
              <w:t>«D» - Списание</w:t>
            </w:r>
          </w:p>
        </w:tc>
      </w:tr>
      <w:tr w:rsidR="001955A8" w:rsidRPr="00B9499D" w14:paraId="3FB22504" w14:textId="77777777" w:rsidTr="001955A8">
        <w:tc>
          <w:tcPr>
            <w:tcW w:w="1100" w:type="pct"/>
          </w:tcPr>
          <w:p w14:paraId="6B557F0D" w14:textId="668AEE80" w:rsidR="001955A8" w:rsidRDefault="001955A8" w:rsidP="001955A8">
            <w:pPr>
              <w:pStyle w:val="GOSTTablenorm"/>
            </w:pPr>
            <w:r>
              <w:lastRenderedPageBreak/>
              <w:t>Общая с</w:t>
            </w:r>
            <w:r w:rsidRPr="00675F58">
              <w:t>умма</w:t>
            </w:r>
            <w:r>
              <w:t xml:space="preserve"> операции в валюте</w:t>
            </w:r>
          </w:p>
        </w:tc>
        <w:tc>
          <w:tcPr>
            <w:tcW w:w="750" w:type="pct"/>
          </w:tcPr>
          <w:p w14:paraId="49F80F55" w14:textId="5EE987C9" w:rsidR="001955A8" w:rsidRPr="00E2071D" w:rsidRDefault="001955A8" w:rsidP="001955A8">
            <w:pPr>
              <w:pStyle w:val="GOSTTablenorm"/>
              <w:rPr>
                <w:lang w:val="en-US"/>
              </w:rPr>
            </w:pPr>
            <w:r w:rsidRPr="00675F58">
              <w:t>Sum</w:t>
            </w:r>
          </w:p>
        </w:tc>
        <w:tc>
          <w:tcPr>
            <w:tcW w:w="500" w:type="pct"/>
          </w:tcPr>
          <w:p w14:paraId="4C71023A" w14:textId="400B0B0D" w:rsidR="001955A8" w:rsidRPr="0017407D" w:rsidRDefault="001955A8" w:rsidP="001955A8">
            <w:pPr>
              <w:pStyle w:val="GOSTTablenorm"/>
            </w:pPr>
            <w:r w:rsidRPr="00675F58">
              <w:t>Сумма</w:t>
            </w:r>
          </w:p>
        </w:tc>
        <w:tc>
          <w:tcPr>
            <w:tcW w:w="300" w:type="pct"/>
          </w:tcPr>
          <w:p w14:paraId="266F3673" w14:textId="02B3D42F" w:rsidR="001955A8" w:rsidRPr="00D62073" w:rsidRDefault="001955A8" w:rsidP="001955A8">
            <w:pPr>
              <w:pStyle w:val="GOSTTablenorm"/>
            </w:pPr>
            <w:r w:rsidRPr="00675F58">
              <w:t>Да</w:t>
            </w:r>
          </w:p>
        </w:tc>
        <w:tc>
          <w:tcPr>
            <w:tcW w:w="315" w:type="pct"/>
          </w:tcPr>
          <w:p w14:paraId="1388A948" w14:textId="51C375EE" w:rsidR="001955A8" w:rsidRPr="0017407D" w:rsidRDefault="001955A8" w:rsidP="001955A8">
            <w:pPr>
              <w:pStyle w:val="GOSTTablenorm"/>
            </w:pPr>
          </w:p>
        </w:tc>
        <w:tc>
          <w:tcPr>
            <w:tcW w:w="2035" w:type="pct"/>
          </w:tcPr>
          <w:p w14:paraId="7CD2D7EA" w14:textId="23AA20B7" w:rsidR="001955A8" w:rsidRPr="0017407D" w:rsidRDefault="001955A8" w:rsidP="001955A8">
            <w:pPr>
              <w:pStyle w:val="GOSTTablenorm"/>
            </w:pPr>
            <w:r w:rsidRPr="00675F58">
              <w:t xml:space="preserve">Сумма операции в валюте </w:t>
            </w:r>
            <w:r>
              <w:t>документа</w:t>
            </w:r>
            <w:r w:rsidRPr="00675F58">
              <w:t xml:space="preserve">, с </w:t>
            </w:r>
            <w:r>
              <w:t>точностью 2 знака после запятой</w:t>
            </w:r>
          </w:p>
        </w:tc>
      </w:tr>
      <w:tr w:rsidR="001955A8" w:rsidRPr="00B9499D" w14:paraId="317E8BF9" w14:textId="77777777" w:rsidTr="001955A8">
        <w:tc>
          <w:tcPr>
            <w:tcW w:w="1100" w:type="pct"/>
          </w:tcPr>
          <w:p w14:paraId="46814EE5" w14:textId="35290F58" w:rsidR="001955A8" w:rsidRPr="00675F58" w:rsidRDefault="001955A8" w:rsidP="001955A8">
            <w:pPr>
              <w:pStyle w:val="GOSTTablenorm"/>
            </w:pPr>
            <w:r>
              <w:t>Общая с</w:t>
            </w:r>
            <w:r w:rsidRPr="00675F58">
              <w:t>умма</w:t>
            </w:r>
            <w:r>
              <w:t xml:space="preserve"> операции в рублях</w:t>
            </w:r>
          </w:p>
        </w:tc>
        <w:tc>
          <w:tcPr>
            <w:tcW w:w="750" w:type="pct"/>
          </w:tcPr>
          <w:p w14:paraId="69BC835A" w14:textId="6B1B246D" w:rsidR="001955A8" w:rsidRPr="00002655" w:rsidRDefault="001955A8" w:rsidP="001955A8">
            <w:pPr>
              <w:pStyle w:val="GOSTTablenorm"/>
            </w:pPr>
            <w:r w:rsidRPr="00675F58">
              <w:t>Sum</w:t>
            </w:r>
            <w:r>
              <w:t>_</w:t>
            </w:r>
            <w:r>
              <w:rPr>
                <w:lang w:val="en-US"/>
              </w:rPr>
              <w:t>Rub</w:t>
            </w:r>
          </w:p>
        </w:tc>
        <w:tc>
          <w:tcPr>
            <w:tcW w:w="500" w:type="pct"/>
          </w:tcPr>
          <w:p w14:paraId="0007FD93" w14:textId="48EF275A" w:rsidR="001955A8" w:rsidRPr="00675F58" w:rsidRDefault="001955A8" w:rsidP="001955A8">
            <w:pPr>
              <w:pStyle w:val="GOSTTablenorm"/>
            </w:pPr>
            <w:r w:rsidRPr="00675F58">
              <w:t>Сумма</w:t>
            </w:r>
          </w:p>
        </w:tc>
        <w:tc>
          <w:tcPr>
            <w:tcW w:w="300" w:type="pct"/>
          </w:tcPr>
          <w:p w14:paraId="4D9796C4" w14:textId="19C58489" w:rsidR="001955A8" w:rsidRPr="00675F58" w:rsidRDefault="001955A8" w:rsidP="001955A8">
            <w:pPr>
              <w:pStyle w:val="GOSTTablenorm"/>
            </w:pPr>
            <w:r w:rsidRPr="00675F58">
              <w:t>Да</w:t>
            </w:r>
          </w:p>
        </w:tc>
        <w:tc>
          <w:tcPr>
            <w:tcW w:w="315" w:type="pct"/>
          </w:tcPr>
          <w:p w14:paraId="4B7FB70B" w14:textId="45F5B006" w:rsidR="001955A8" w:rsidRPr="00675F58" w:rsidRDefault="001955A8" w:rsidP="001955A8">
            <w:pPr>
              <w:pStyle w:val="GOSTTablenorm"/>
            </w:pPr>
          </w:p>
        </w:tc>
        <w:tc>
          <w:tcPr>
            <w:tcW w:w="2035" w:type="pct"/>
          </w:tcPr>
          <w:p w14:paraId="7D9E004D" w14:textId="699D1423" w:rsidR="001955A8" w:rsidRPr="00675F58" w:rsidRDefault="001955A8" w:rsidP="001955A8">
            <w:pPr>
              <w:pStyle w:val="GOSTTablenorm"/>
            </w:pPr>
            <w:r w:rsidRPr="00675F58">
              <w:t xml:space="preserve">Сумма операции в валюте Российской Федерации, с </w:t>
            </w:r>
            <w:r>
              <w:t>точностью 2 знака после запятой</w:t>
            </w:r>
          </w:p>
        </w:tc>
      </w:tr>
      <w:tr w:rsidR="001955A8" w:rsidRPr="00B9499D" w14:paraId="25665F60" w14:textId="77777777" w:rsidTr="001955A8">
        <w:tc>
          <w:tcPr>
            <w:tcW w:w="1100" w:type="pct"/>
          </w:tcPr>
          <w:p w14:paraId="3042F1C8" w14:textId="5DB0D3BB" w:rsidR="001955A8" w:rsidRPr="002E1ED9" w:rsidRDefault="001955A8" w:rsidP="001955A8">
            <w:pPr>
              <w:pStyle w:val="GOSTTablenorm"/>
              <w:rPr>
                <w:b/>
              </w:rPr>
            </w:pPr>
            <w:r w:rsidRPr="002E1ED9">
              <w:rPr>
                <w:b/>
              </w:rPr>
              <w:t>Реквизиты плательщика</w:t>
            </w:r>
          </w:p>
        </w:tc>
        <w:tc>
          <w:tcPr>
            <w:tcW w:w="750" w:type="pct"/>
          </w:tcPr>
          <w:p w14:paraId="13424BA4" w14:textId="63B7A724" w:rsidR="001955A8" w:rsidRPr="002E1ED9" w:rsidRDefault="001955A8" w:rsidP="001955A8">
            <w:pPr>
              <w:pStyle w:val="GOSTTablenorm"/>
              <w:rPr>
                <w:b/>
                <w:lang w:val="en-US"/>
              </w:rPr>
            </w:pPr>
            <w:r w:rsidRPr="002E1ED9">
              <w:rPr>
                <w:b/>
              </w:rPr>
              <w:t>Payer</w:t>
            </w:r>
          </w:p>
        </w:tc>
        <w:tc>
          <w:tcPr>
            <w:tcW w:w="500" w:type="pct"/>
          </w:tcPr>
          <w:p w14:paraId="715C9F14" w14:textId="3237AD77" w:rsidR="001955A8" w:rsidRPr="0017407D" w:rsidRDefault="001955A8" w:rsidP="001955A8">
            <w:pPr>
              <w:pStyle w:val="GOSTTablenorm"/>
            </w:pPr>
            <w:r w:rsidRPr="33249EA7">
              <w:t>Объект</w:t>
            </w:r>
          </w:p>
        </w:tc>
        <w:tc>
          <w:tcPr>
            <w:tcW w:w="300" w:type="pct"/>
          </w:tcPr>
          <w:p w14:paraId="094FAD91" w14:textId="21FA3D1A" w:rsidR="001955A8" w:rsidRPr="00D62073" w:rsidRDefault="001955A8" w:rsidP="001955A8">
            <w:pPr>
              <w:pStyle w:val="GOSTTablenorm"/>
            </w:pPr>
            <w:r w:rsidRPr="00675F58">
              <w:t>Да</w:t>
            </w:r>
          </w:p>
        </w:tc>
        <w:tc>
          <w:tcPr>
            <w:tcW w:w="315" w:type="pct"/>
          </w:tcPr>
          <w:p w14:paraId="50C24B59" w14:textId="72E16849" w:rsidR="001955A8" w:rsidRPr="0017407D" w:rsidRDefault="001955A8" w:rsidP="001955A8">
            <w:pPr>
              <w:pStyle w:val="GOSTTablenorm"/>
            </w:pPr>
            <w:r>
              <w:t>-</w:t>
            </w:r>
          </w:p>
        </w:tc>
        <w:tc>
          <w:tcPr>
            <w:tcW w:w="2035" w:type="pct"/>
          </w:tcPr>
          <w:p w14:paraId="48D16D99" w14:textId="296D6530" w:rsidR="001955A8" w:rsidRPr="0017407D" w:rsidRDefault="001955A8" w:rsidP="001955A8">
            <w:pPr>
              <w:pStyle w:val="GOSTTablenorm"/>
            </w:pPr>
            <w:r>
              <w:t>-</w:t>
            </w:r>
          </w:p>
        </w:tc>
      </w:tr>
      <w:tr w:rsidR="001955A8" w:rsidRPr="00B9499D" w14:paraId="6A3BF557" w14:textId="77777777" w:rsidTr="001955A8">
        <w:tc>
          <w:tcPr>
            <w:tcW w:w="1100" w:type="pct"/>
          </w:tcPr>
          <w:p w14:paraId="6365A2B7" w14:textId="1806E511" w:rsidR="001955A8" w:rsidRDefault="001955A8" w:rsidP="001955A8">
            <w:pPr>
              <w:pStyle w:val="GOSTTablenorm"/>
            </w:pPr>
            <w:r w:rsidRPr="00675F58">
              <w:t>Код ТОФК плательщика</w:t>
            </w:r>
          </w:p>
        </w:tc>
        <w:tc>
          <w:tcPr>
            <w:tcW w:w="750" w:type="pct"/>
          </w:tcPr>
          <w:p w14:paraId="4D203333" w14:textId="5B8E6FC0" w:rsidR="001955A8" w:rsidRPr="00E2071D" w:rsidRDefault="001955A8" w:rsidP="001955A8">
            <w:pPr>
              <w:pStyle w:val="GOSTTablenorm"/>
              <w:rPr>
                <w:lang w:val="en-US"/>
              </w:rPr>
            </w:pPr>
            <w:r w:rsidRPr="002E1ED9">
              <w:rPr>
                <w:b/>
                <w:lang w:val="en-US"/>
              </w:rPr>
              <w:t>Payer:</w:t>
            </w:r>
            <w:r w:rsidRPr="00675F58">
              <w:t>Payer_</w:t>
            </w:r>
            <w:r w:rsidRPr="00675F58">
              <w:rPr>
                <w:lang w:val="en-US"/>
              </w:rPr>
              <w:t>TOFK</w:t>
            </w:r>
          </w:p>
        </w:tc>
        <w:tc>
          <w:tcPr>
            <w:tcW w:w="500" w:type="pct"/>
          </w:tcPr>
          <w:p w14:paraId="67591ADE" w14:textId="026209E5" w:rsidR="001955A8" w:rsidRPr="0017407D" w:rsidRDefault="001955A8" w:rsidP="001955A8">
            <w:pPr>
              <w:pStyle w:val="GOSTTablenorm"/>
            </w:pPr>
            <w:r w:rsidRPr="00675F58">
              <w:t>Строка</w:t>
            </w:r>
          </w:p>
        </w:tc>
        <w:tc>
          <w:tcPr>
            <w:tcW w:w="300" w:type="pct"/>
          </w:tcPr>
          <w:p w14:paraId="6068B3B4" w14:textId="06225450" w:rsidR="001955A8" w:rsidRPr="00D62073" w:rsidRDefault="001955A8" w:rsidP="001955A8">
            <w:pPr>
              <w:pStyle w:val="GOSTTablenorm"/>
            </w:pPr>
            <w:r w:rsidRPr="00675F58">
              <w:t>Да</w:t>
            </w:r>
          </w:p>
        </w:tc>
        <w:tc>
          <w:tcPr>
            <w:tcW w:w="315" w:type="pct"/>
          </w:tcPr>
          <w:p w14:paraId="2BC2E04D" w14:textId="6E09246E" w:rsidR="001955A8" w:rsidRPr="0017407D" w:rsidRDefault="001955A8" w:rsidP="001955A8">
            <w:pPr>
              <w:pStyle w:val="GOSTTablenorm"/>
            </w:pPr>
            <w:r w:rsidRPr="00675F58">
              <w:t>=4</w:t>
            </w:r>
          </w:p>
        </w:tc>
        <w:tc>
          <w:tcPr>
            <w:tcW w:w="2035" w:type="pct"/>
          </w:tcPr>
          <w:p w14:paraId="6E23B0A1" w14:textId="6FC7769A" w:rsidR="001955A8" w:rsidRPr="0017407D" w:rsidRDefault="001955A8" w:rsidP="001955A8">
            <w:pPr>
              <w:pStyle w:val="GOSTTablenorm"/>
            </w:pPr>
            <w:r w:rsidRPr="00675F58">
              <w:t>Указывается код ТОФК плательщика</w:t>
            </w:r>
            <w:r>
              <w:t xml:space="preserve"> по справочнику «ТОФК»</w:t>
            </w:r>
          </w:p>
        </w:tc>
      </w:tr>
      <w:tr w:rsidR="001955A8" w:rsidRPr="00B9499D" w14:paraId="1B26ECDD" w14:textId="77777777" w:rsidTr="001955A8">
        <w:tc>
          <w:tcPr>
            <w:tcW w:w="1100" w:type="pct"/>
          </w:tcPr>
          <w:p w14:paraId="3C541E74" w14:textId="521DDD2B" w:rsidR="001955A8" w:rsidRDefault="001955A8" w:rsidP="001955A8">
            <w:pPr>
              <w:pStyle w:val="GOSTTablenorm"/>
            </w:pPr>
            <w:r w:rsidRPr="00675F58">
              <w:t>Учетный код ТОФК плательщика</w:t>
            </w:r>
          </w:p>
        </w:tc>
        <w:tc>
          <w:tcPr>
            <w:tcW w:w="750" w:type="pct"/>
          </w:tcPr>
          <w:p w14:paraId="02211120" w14:textId="5EBA91C3" w:rsidR="001955A8" w:rsidRPr="00E2071D" w:rsidRDefault="001955A8" w:rsidP="001955A8">
            <w:pPr>
              <w:pStyle w:val="GOSTTablenorm"/>
              <w:rPr>
                <w:lang w:val="en-US"/>
              </w:rPr>
            </w:pPr>
            <w:r w:rsidRPr="002E1ED9">
              <w:rPr>
                <w:b/>
                <w:lang w:val="en-US"/>
              </w:rPr>
              <w:t>Payer:</w:t>
            </w:r>
            <w:r w:rsidRPr="00675F58">
              <w:t>Payer_</w:t>
            </w:r>
            <w:r w:rsidRPr="00675F58">
              <w:rPr>
                <w:lang w:val="en-US"/>
              </w:rPr>
              <w:t>UBP_TOFK</w:t>
            </w:r>
          </w:p>
        </w:tc>
        <w:tc>
          <w:tcPr>
            <w:tcW w:w="500" w:type="pct"/>
          </w:tcPr>
          <w:p w14:paraId="499AA8F4" w14:textId="3676C932" w:rsidR="001955A8" w:rsidRPr="0017407D" w:rsidRDefault="001955A8" w:rsidP="001955A8">
            <w:pPr>
              <w:pStyle w:val="GOSTTablenorm"/>
            </w:pPr>
            <w:r w:rsidRPr="00675F58">
              <w:t>Строка</w:t>
            </w:r>
          </w:p>
        </w:tc>
        <w:tc>
          <w:tcPr>
            <w:tcW w:w="300" w:type="pct"/>
          </w:tcPr>
          <w:p w14:paraId="4D50788D" w14:textId="06115776" w:rsidR="001955A8" w:rsidRPr="00D62073" w:rsidRDefault="001955A8" w:rsidP="001955A8">
            <w:pPr>
              <w:pStyle w:val="GOSTTablenorm"/>
            </w:pPr>
            <w:r w:rsidRPr="00675F58">
              <w:t>Да</w:t>
            </w:r>
          </w:p>
        </w:tc>
        <w:tc>
          <w:tcPr>
            <w:tcW w:w="315" w:type="pct"/>
          </w:tcPr>
          <w:p w14:paraId="232D96E3" w14:textId="62550A9A" w:rsidR="001955A8" w:rsidRPr="0017407D" w:rsidRDefault="001955A8" w:rsidP="001955A8">
            <w:pPr>
              <w:pStyle w:val="GOSTTablenorm"/>
            </w:pPr>
            <w:r w:rsidRPr="00675F58">
              <w:t>=5</w:t>
            </w:r>
          </w:p>
        </w:tc>
        <w:tc>
          <w:tcPr>
            <w:tcW w:w="2035" w:type="pct"/>
          </w:tcPr>
          <w:p w14:paraId="270237E4" w14:textId="7384B3BF" w:rsidR="001955A8" w:rsidRPr="0017407D" w:rsidRDefault="001955A8" w:rsidP="001955A8">
            <w:pPr>
              <w:pStyle w:val="GOSTTablenorm"/>
            </w:pPr>
            <w:r w:rsidRPr="00675F58">
              <w:t xml:space="preserve">Указывается </w:t>
            </w:r>
            <w:r>
              <w:t>номер организации</w:t>
            </w:r>
            <w:r w:rsidRPr="00675F58">
              <w:t xml:space="preserve"> ТОФК плательщика </w:t>
            </w:r>
            <w:r>
              <w:t xml:space="preserve">по справочнику «Сводный реестр» </w:t>
            </w:r>
            <w:r w:rsidRPr="00675F58">
              <w:t xml:space="preserve">(4-8 разряды кода </w:t>
            </w:r>
            <w:r>
              <w:t xml:space="preserve">организации </w:t>
            </w:r>
            <w:r w:rsidRPr="00675F58">
              <w:t>по Сводному реестру)</w:t>
            </w:r>
          </w:p>
        </w:tc>
      </w:tr>
      <w:tr w:rsidR="001955A8" w:rsidRPr="00B9499D" w14:paraId="3D2A5FBC" w14:textId="77777777" w:rsidTr="001955A8">
        <w:tc>
          <w:tcPr>
            <w:tcW w:w="1100" w:type="pct"/>
          </w:tcPr>
          <w:p w14:paraId="3F599541" w14:textId="44F0A59D" w:rsidR="001955A8" w:rsidRDefault="001955A8" w:rsidP="001955A8">
            <w:pPr>
              <w:pStyle w:val="GOSTTablenorm"/>
            </w:pPr>
            <w:r w:rsidRPr="00675F58">
              <w:t>Счет плательщика</w:t>
            </w:r>
          </w:p>
        </w:tc>
        <w:tc>
          <w:tcPr>
            <w:tcW w:w="750" w:type="pct"/>
          </w:tcPr>
          <w:p w14:paraId="6ABFB694" w14:textId="5F0E625B" w:rsidR="001955A8" w:rsidRPr="00E2071D" w:rsidRDefault="001955A8" w:rsidP="001955A8">
            <w:pPr>
              <w:pStyle w:val="GOSTTablenorm"/>
              <w:rPr>
                <w:lang w:val="en-US"/>
              </w:rPr>
            </w:pPr>
            <w:r w:rsidRPr="002E1ED9">
              <w:rPr>
                <w:b/>
                <w:lang w:val="en-US"/>
              </w:rPr>
              <w:t>Payer:</w:t>
            </w:r>
            <w:r w:rsidRPr="00675F58">
              <w:t>Payer_CheckAcc</w:t>
            </w:r>
          </w:p>
        </w:tc>
        <w:tc>
          <w:tcPr>
            <w:tcW w:w="500" w:type="pct"/>
          </w:tcPr>
          <w:p w14:paraId="57CC2F0B" w14:textId="45E03398" w:rsidR="001955A8" w:rsidRPr="0017407D" w:rsidRDefault="001955A8" w:rsidP="001955A8">
            <w:pPr>
              <w:pStyle w:val="GOSTTablenorm"/>
            </w:pPr>
            <w:r w:rsidRPr="00675F58">
              <w:t>Строка</w:t>
            </w:r>
          </w:p>
        </w:tc>
        <w:tc>
          <w:tcPr>
            <w:tcW w:w="300" w:type="pct"/>
          </w:tcPr>
          <w:p w14:paraId="4F35ACAF" w14:textId="452835B2" w:rsidR="001955A8" w:rsidRPr="00D62073" w:rsidRDefault="001955A8" w:rsidP="001955A8">
            <w:pPr>
              <w:pStyle w:val="GOSTTablenorm"/>
            </w:pPr>
            <w:r w:rsidRPr="00675F58">
              <w:t>Да</w:t>
            </w:r>
          </w:p>
        </w:tc>
        <w:tc>
          <w:tcPr>
            <w:tcW w:w="315" w:type="pct"/>
          </w:tcPr>
          <w:p w14:paraId="592EA0CC" w14:textId="32A0C196" w:rsidR="001955A8" w:rsidRPr="0017407D" w:rsidRDefault="001955A8" w:rsidP="001955A8">
            <w:pPr>
              <w:pStyle w:val="GOSTTablenorm"/>
            </w:pPr>
            <w:r w:rsidRPr="00675F58">
              <w:t>=20</w:t>
            </w:r>
          </w:p>
        </w:tc>
        <w:tc>
          <w:tcPr>
            <w:tcW w:w="2035" w:type="pct"/>
          </w:tcPr>
          <w:p w14:paraId="6CDB892C" w14:textId="5C2F5BC0" w:rsidR="001955A8" w:rsidRPr="0017407D" w:rsidRDefault="001955A8" w:rsidP="001955A8">
            <w:pPr>
              <w:pStyle w:val="GOSTTablenorm"/>
            </w:pPr>
            <w:r w:rsidRPr="00675F58">
              <w:t>Указывается номер казначейского счета или расчетного счета плательщика</w:t>
            </w:r>
          </w:p>
        </w:tc>
      </w:tr>
      <w:tr w:rsidR="001955A8" w:rsidRPr="00B9499D" w14:paraId="2C5559E3" w14:textId="77777777" w:rsidTr="001955A8">
        <w:tc>
          <w:tcPr>
            <w:tcW w:w="1100" w:type="pct"/>
          </w:tcPr>
          <w:p w14:paraId="1DA787CA" w14:textId="1FDFC0CD" w:rsidR="001955A8" w:rsidRPr="002E1ED9" w:rsidRDefault="001955A8" w:rsidP="001955A8">
            <w:pPr>
              <w:pStyle w:val="GOSTTablenorm"/>
              <w:rPr>
                <w:b/>
                <w:lang w:val="en-US"/>
              </w:rPr>
            </w:pPr>
            <w:r w:rsidRPr="002E1ED9">
              <w:rPr>
                <w:b/>
                <w:lang w:val="en-US"/>
              </w:rPr>
              <w:t>Реквизиты получателя</w:t>
            </w:r>
          </w:p>
        </w:tc>
        <w:tc>
          <w:tcPr>
            <w:tcW w:w="750" w:type="pct"/>
          </w:tcPr>
          <w:p w14:paraId="3F1117B7" w14:textId="65F42919" w:rsidR="001955A8" w:rsidRPr="002E1ED9" w:rsidRDefault="001955A8" w:rsidP="001955A8">
            <w:pPr>
              <w:pStyle w:val="GOSTTablenorm"/>
              <w:rPr>
                <w:b/>
                <w:lang w:val="en-US"/>
              </w:rPr>
            </w:pPr>
            <w:r w:rsidRPr="002E1ED9">
              <w:rPr>
                <w:b/>
                <w:lang w:val="en-US"/>
              </w:rPr>
              <w:t>Payee</w:t>
            </w:r>
          </w:p>
        </w:tc>
        <w:tc>
          <w:tcPr>
            <w:tcW w:w="500" w:type="pct"/>
          </w:tcPr>
          <w:p w14:paraId="0DC79E53" w14:textId="1D0686B9" w:rsidR="001955A8" w:rsidRPr="0017407D" w:rsidRDefault="001955A8" w:rsidP="001955A8">
            <w:pPr>
              <w:pStyle w:val="GOSTTablenorm"/>
            </w:pPr>
            <w:r w:rsidRPr="33249EA7">
              <w:t>Объект</w:t>
            </w:r>
          </w:p>
        </w:tc>
        <w:tc>
          <w:tcPr>
            <w:tcW w:w="300" w:type="pct"/>
          </w:tcPr>
          <w:p w14:paraId="3E119DA2" w14:textId="51D6BDD2" w:rsidR="001955A8" w:rsidRPr="00D62073" w:rsidRDefault="001955A8" w:rsidP="001955A8">
            <w:pPr>
              <w:pStyle w:val="GOSTTablenorm"/>
            </w:pPr>
            <w:r w:rsidRPr="00675F58">
              <w:t>Да</w:t>
            </w:r>
          </w:p>
        </w:tc>
        <w:tc>
          <w:tcPr>
            <w:tcW w:w="315" w:type="pct"/>
          </w:tcPr>
          <w:p w14:paraId="44D934A1" w14:textId="4A1A6D56" w:rsidR="001955A8" w:rsidRPr="0017407D" w:rsidRDefault="001955A8" w:rsidP="001955A8">
            <w:pPr>
              <w:pStyle w:val="GOSTTablenorm"/>
            </w:pPr>
            <w:r>
              <w:t>-</w:t>
            </w:r>
          </w:p>
        </w:tc>
        <w:tc>
          <w:tcPr>
            <w:tcW w:w="2035" w:type="pct"/>
          </w:tcPr>
          <w:p w14:paraId="5BC4EA17" w14:textId="64CFB3E2" w:rsidR="001955A8" w:rsidRPr="0017407D" w:rsidRDefault="001955A8" w:rsidP="001955A8">
            <w:pPr>
              <w:pStyle w:val="GOSTTablenorm"/>
            </w:pPr>
            <w:r>
              <w:t>-</w:t>
            </w:r>
          </w:p>
        </w:tc>
      </w:tr>
      <w:tr w:rsidR="001955A8" w:rsidRPr="00B9499D" w14:paraId="289E6583" w14:textId="77777777" w:rsidTr="001955A8">
        <w:tc>
          <w:tcPr>
            <w:tcW w:w="1100" w:type="pct"/>
          </w:tcPr>
          <w:p w14:paraId="616611A9" w14:textId="363D07A4" w:rsidR="001955A8" w:rsidRDefault="001955A8" w:rsidP="001955A8">
            <w:pPr>
              <w:pStyle w:val="GOSTTablenorm"/>
            </w:pPr>
            <w:r w:rsidRPr="00675F58">
              <w:t>Код ТОФК получателя</w:t>
            </w:r>
          </w:p>
        </w:tc>
        <w:tc>
          <w:tcPr>
            <w:tcW w:w="750" w:type="pct"/>
          </w:tcPr>
          <w:p w14:paraId="23C06314" w14:textId="5E5AFD10" w:rsidR="001955A8" w:rsidRPr="00E2071D" w:rsidRDefault="001955A8" w:rsidP="001955A8">
            <w:pPr>
              <w:pStyle w:val="GOSTTablenorm"/>
              <w:rPr>
                <w:lang w:val="en-US"/>
              </w:rPr>
            </w:pPr>
            <w:r w:rsidRPr="002E1ED9">
              <w:rPr>
                <w:b/>
                <w:lang w:val="en-US"/>
              </w:rPr>
              <w:t>Payee:</w:t>
            </w:r>
            <w:r w:rsidRPr="00675F58">
              <w:t>Paye</w:t>
            </w:r>
            <w:r w:rsidRPr="00675F58">
              <w:rPr>
                <w:lang w:val="en-US"/>
              </w:rPr>
              <w:t>e</w:t>
            </w:r>
            <w:r w:rsidRPr="00675F58">
              <w:t>_</w:t>
            </w:r>
            <w:r w:rsidRPr="00675F58">
              <w:rPr>
                <w:lang w:val="en-US"/>
              </w:rPr>
              <w:t>TOFK</w:t>
            </w:r>
          </w:p>
        </w:tc>
        <w:tc>
          <w:tcPr>
            <w:tcW w:w="500" w:type="pct"/>
          </w:tcPr>
          <w:p w14:paraId="26A5B236" w14:textId="63AB2A86" w:rsidR="001955A8" w:rsidRPr="0017407D" w:rsidRDefault="001955A8" w:rsidP="001955A8">
            <w:pPr>
              <w:pStyle w:val="GOSTTablenorm"/>
            </w:pPr>
            <w:r w:rsidRPr="00675F58">
              <w:t>Строка</w:t>
            </w:r>
          </w:p>
        </w:tc>
        <w:tc>
          <w:tcPr>
            <w:tcW w:w="300" w:type="pct"/>
          </w:tcPr>
          <w:p w14:paraId="3DB28115" w14:textId="388B3D1C" w:rsidR="001955A8" w:rsidRPr="00D62073" w:rsidRDefault="001955A8" w:rsidP="001955A8">
            <w:pPr>
              <w:pStyle w:val="GOSTTablenorm"/>
            </w:pPr>
            <w:r w:rsidRPr="00675F58">
              <w:t>Да</w:t>
            </w:r>
          </w:p>
        </w:tc>
        <w:tc>
          <w:tcPr>
            <w:tcW w:w="315" w:type="pct"/>
          </w:tcPr>
          <w:p w14:paraId="040ED6B4" w14:textId="50B41A43" w:rsidR="001955A8" w:rsidRPr="0017407D" w:rsidRDefault="001955A8" w:rsidP="001955A8">
            <w:pPr>
              <w:pStyle w:val="GOSTTablenorm"/>
            </w:pPr>
            <w:r w:rsidRPr="00675F58">
              <w:t>=4</w:t>
            </w:r>
          </w:p>
        </w:tc>
        <w:tc>
          <w:tcPr>
            <w:tcW w:w="2035" w:type="pct"/>
          </w:tcPr>
          <w:p w14:paraId="484F6339" w14:textId="04364D14" w:rsidR="001955A8" w:rsidRPr="0017407D" w:rsidRDefault="001955A8" w:rsidP="001955A8">
            <w:pPr>
              <w:pStyle w:val="GOSTTablenorm"/>
            </w:pPr>
            <w:r w:rsidRPr="33249EA7">
              <w:t>Указывается код ТОФК получателя по справочнику «ТОФК»</w:t>
            </w:r>
          </w:p>
        </w:tc>
      </w:tr>
      <w:tr w:rsidR="001955A8" w:rsidRPr="00B9499D" w14:paraId="419F0ADE" w14:textId="77777777" w:rsidTr="001955A8">
        <w:tc>
          <w:tcPr>
            <w:tcW w:w="1100" w:type="pct"/>
          </w:tcPr>
          <w:p w14:paraId="5FA92A54" w14:textId="1280B844" w:rsidR="001955A8" w:rsidRDefault="001955A8" w:rsidP="001955A8">
            <w:pPr>
              <w:pStyle w:val="GOSTTablenorm"/>
            </w:pPr>
            <w:r w:rsidRPr="00675F58">
              <w:t>Учетный код ТОФК получателя</w:t>
            </w:r>
          </w:p>
        </w:tc>
        <w:tc>
          <w:tcPr>
            <w:tcW w:w="750" w:type="pct"/>
          </w:tcPr>
          <w:p w14:paraId="77C9CD40" w14:textId="6F29C445" w:rsidR="001955A8" w:rsidRPr="00E2071D" w:rsidRDefault="001955A8" w:rsidP="001955A8">
            <w:pPr>
              <w:pStyle w:val="GOSTTablenorm"/>
              <w:rPr>
                <w:lang w:val="en-US"/>
              </w:rPr>
            </w:pPr>
            <w:r w:rsidRPr="002E1ED9">
              <w:rPr>
                <w:b/>
                <w:lang w:val="en-US"/>
              </w:rPr>
              <w:t>Payee:</w:t>
            </w:r>
            <w:r w:rsidRPr="00675F58">
              <w:t>Paye</w:t>
            </w:r>
            <w:r w:rsidRPr="00675F58">
              <w:rPr>
                <w:lang w:val="en-US"/>
              </w:rPr>
              <w:t>e</w:t>
            </w:r>
            <w:r w:rsidRPr="00675F58">
              <w:t>_</w:t>
            </w:r>
            <w:r w:rsidRPr="00675F58">
              <w:rPr>
                <w:lang w:val="en-US"/>
              </w:rPr>
              <w:t>UBP_TOFK</w:t>
            </w:r>
          </w:p>
        </w:tc>
        <w:tc>
          <w:tcPr>
            <w:tcW w:w="500" w:type="pct"/>
          </w:tcPr>
          <w:p w14:paraId="13D4104E" w14:textId="305B746B" w:rsidR="001955A8" w:rsidRPr="0017407D" w:rsidRDefault="001955A8" w:rsidP="001955A8">
            <w:pPr>
              <w:pStyle w:val="GOSTTablenorm"/>
            </w:pPr>
            <w:r w:rsidRPr="00675F58">
              <w:t>Строка</w:t>
            </w:r>
          </w:p>
        </w:tc>
        <w:tc>
          <w:tcPr>
            <w:tcW w:w="300" w:type="pct"/>
          </w:tcPr>
          <w:p w14:paraId="49824425" w14:textId="3F8DEF55" w:rsidR="001955A8" w:rsidRPr="00D62073" w:rsidRDefault="001955A8" w:rsidP="001955A8">
            <w:pPr>
              <w:pStyle w:val="GOSTTablenorm"/>
            </w:pPr>
            <w:r w:rsidRPr="00675F58">
              <w:t>Да</w:t>
            </w:r>
          </w:p>
        </w:tc>
        <w:tc>
          <w:tcPr>
            <w:tcW w:w="315" w:type="pct"/>
          </w:tcPr>
          <w:p w14:paraId="257D280B" w14:textId="43236E24" w:rsidR="001955A8" w:rsidRPr="0017407D" w:rsidRDefault="001955A8" w:rsidP="001955A8">
            <w:pPr>
              <w:pStyle w:val="GOSTTablenorm"/>
            </w:pPr>
            <w:r w:rsidRPr="00675F58">
              <w:t>=5</w:t>
            </w:r>
          </w:p>
        </w:tc>
        <w:tc>
          <w:tcPr>
            <w:tcW w:w="2035" w:type="pct"/>
          </w:tcPr>
          <w:p w14:paraId="4D75F75A" w14:textId="414521E3" w:rsidR="001955A8" w:rsidRPr="0017407D" w:rsidRDefault="001955A8" w:rsidP="001955A8">
            <w:pPr>
              <w:pStyle w:val="GOSTTablenorm"/>
            </w:pPr>
            <w:r w:rsidRPr="00675F58">
              <w:t xml:space="preserve">Указывается </w:t>
            </w:r>
            <w:r>
              <w:t>номер организации</w:t>
            </w:r>
            <w:r w:rsidRPr="00675F58">
              <w:t xml:space="preserve"> ТОФК получателя </w:t>
            </w:r>
            <w:r>
              <w:t>по справочнику «Сводный реестр»</w:t>
            </w:r>
            <w:r w:rsidRPr="00675F58">
              <w:t xml:space="preserve"> (4-8 разряды кода по Сводному реестру)</w:t>
            </w:r>
          </w:p>
        </w:tc>
      </w:tr>
      <w:tr w:rsidR="001955A8" w:rsidRPr="00B9499D" w14:paraId="6F72C67C" w14:textId="77777777" w:rsidTr="001955A8">
        <w:tc>
          <w:tcPr>
            <w:tcW w:w="1100" w:type="pct"/>
          </w:tcPr>
          <w:p w14:paraId="0D70B1F4" w14:textId="1431CDE5" w:rsidR="001955A8" w:rsidRDefault="001955A8" w:rsidP="001955A8">
            <w:pPr>
              <w:pStyle w:val="GOSTTablenorm"/>
            </w:pPr>
            <w:r w:rsidRPr="00675F58">
              <w:t>Счет получателя</w:t>
            </w:r>
          </w:p>
        </w:tc>
        <w:tc>
          <w:tcPr>
            <w:tcW w:w="750" w:type="pct"/>
          </w:tcPr>
          <w:p w14:paraId="3767A62C" w14:textId="55B48828" w:rsidR="001955A8" w:rsidRPr="00E2071D" w:rsidRDefault="001955A8" w:rsidP="001955A8">
            <w:pPr>
              <w:pStyle w:val="GOSTTablenorm"/>
              <w:rPr>
                <w:lang w:val="en-US"/>
              </w:rPr>
            </w:pPr>
            <w:r w:rsidRPr="002E1ED9">
              <w:rPr>
                <w:b/>
                <w:lang w:val="en-US"/>
              </w:rPr>
              <w:t>Payee:</w:t>
            </w:r>
            <w:r w:rsidRPr="00675F58">
              <w:t>Payee_CheckAcc</w:t>
            </w:r>
          </w:p>
        </w:tc>
        <w:tc>
          <w:tcPr>
            <w:tcW w:w="500" w:type="pct"/>
          </w:tcPr>
          <w:p w14:paraId="1E5EB93B" w14:textId="09D848B1" w:rsidR="001955A8" w:rsidRPr="0017407D" w:rsidRDefault="001955A8" w:rsidP="001955A8">
            <w:pPr>
              <w:pStyle w:val="GOSTTablenorm"/>
            </w:pPr>
            <w:r w:rsidRPr="00675F58">
              <w:t>Строка</w:t>
            </w:r>
          </w:p>
        </w:tc>
        <w:tc>
          <w:tcPr>
            <w:tcW w:w="300" w:type="pct"/>
          </w:tcPr>
          <w:p w14:paraId="32F4DEB5" w14:textId="49695FD4" w:rsidR="001955A8" w:rsidRPr="00D62073" w:rsidRDefault="001955A8" w:rsidP="001955A8">
            <w:pPr>
              <w:pStyle w:val="GOSTTablenorm"/>
            </w:pPr>
            <w:r w:rsidRPr="00675F58">
              <w:t>Да</w:t>
            </w:r>
          </w:p>
        </w:tc>
        <w:tc>
          <w:tcPr>
            <w:tcW w:w="315" w:type="pct"/>
          </w:tcPr>
          <w:p w14:paraId="77108A29" w14:textId="6A8E2453" w:rsidR="001955A8" w:rsidRPr="0017407D" w:rsidRDefault="001955A8" w:rsidP="001955A8">
            <w:pPr>
              <w:pStyle w:val="GOSTTablenorm"/>
            </w:pPr>
            <w:r w:rsidRPr="00675F58">
              <w:t>=20</w:t>
            </w:r>
          </w:p>
        </w:tc>
        <w:tc>
          <w:tcPr>
            <w:tcW w:w="2035" w:type="pct"/>
          </w:tcPr>
          <w:p w14:paraId="509140E1" w14:textId="6A147BF6" w:rsidR="001955A8" w:rsidRPr="0017407D" w:rsidRDefault="001955A8" w:rsidP="001955A8">
            <w:pPr>
              <w:pStyle w:val="GOSTTablenorm"/>
            </w:pPr>
            <w:r w:rsidRPr="00675F58">
              <w:t>Указывается номер казначейского счета или расчетного счета получателя</w:t>
            </w:r>
          </w:p>
        </w:tc>
      </w:tr>
    </w:tbl>
    <w:p w14:paraId="028CE01B" w14:textId="52B221A7" w:rsidR="00536994" w:rsidRPr="008350EE" w:rsidRDefault="00536994" w:rsidP="007E5356">
      <w:pPr>
        <w:pStyle w:val="41"/>
      </w:pPr>
      <w:bookmarkStart w:id="5623" w:name="_Toc226562720"/>
      <w:bookmarkStart w:id="5624" w:name="_Toc117871504"/>
      <w:bookmarkStart w:id="5625" w:name="_Toc121319602"/>
      <w:r w:rsidRPr="00536994">
        <w:t xml:space="preserve">Пример запроса по </w:t>
      </w:r>
      <w:r w:rsidRPr="007E5356">
        <w:t>документу</w:t>
      </w:r>
      <w:r w:rsidRPr="007E5356" w:rsidDel="00536994">
        <w:t xml:space="preserve"> </w:t>
      </w:r>
      <w:r w:rsidR="00D67DD6" w:rsidRPr="007E5356">
        <w:t>«</w:t>
      </w:r>
      <w:r w:rsidR="00D67DD6" w:rsidRPr="007B6838">
        <w:t xml:space="preserve">Поручение о перечислении на счет» </w:t>
      </w:r>
      <w:r w:rsidR="00D67DD6" w:rsidRPr="007B6838">
        <w:rPr>
          <w:lang w:val="en-US"/>
        </w:rPr>
        <w:t>PUDS</w:t>
      </w:r>
      <w:r w:rsidR="00D67DD6" w:rsidRPr="007B6838">
        <w:t>_P</w:t>
      </w:r>
      <w:r w:rsidR="00D67DD6" w:rsidRPr="007B6838">
        <w:rPr>
          <w:lang w:val="en-US"/>
        </w:rPr>
        <w:t>PS</w:t>
      </w:r>
      <w:bookmarkEnd w:id="5623"/>
    </w:p>
    <w:p w14:paraId="29212CEB" w14:textId="77777777" w:rsidR="00864BE0" w:rsidRPr="00A71881" w:rsidRDefault="00864BE0" w:rsidP="00864BE0">
      <w:pPr>
        <w:pStyle w:val="GOSTScript"/>
      </w:pPr>
      <w:r w:rsidRPr="00A71881">
        <w:t>{</w:t>
      </w:r>
    </w:p>
    <w:p w14:paraId="78C50D35" w14:textId="77777777" w:rsidR="00864BE0" w:rsidRPr="00A71881" w:rsidRDefault="00864BE0" w:rsidP="00864BE0">
      <w:pPr>
        <w:pStyle w:val="GOSTScript"/>
      </w:pPr>
      <w:r w:rsidRPr="00A71881">
        <w:tab/>
        <w:t>"header": {</w:t>
      </w:r>
    </w:p>
    <w:p w14:paraId="3A98A24A" w14:textId="77777777" w:rsidR="00864BE0" w:rsidRPr="00A71881" w:rsidRDefault="00864BE0" w:rsidP="00864BE0">
      <w:pPr>
        <w:pStyle w:val="GOSTScript"/>
      </w:pPr>
      <w:r w:rsidRPr="00A71881">
        <w:lastRenderedPageBreak/>
        <w:tab/>
      </w:r>
      <w:r w:rsidRPr="00A71881">
        <w:tab/>
        <w:t>"Source": "FAMABS",</w:t>
      </w:r>
    </w:p>
    <w:p w14:paraId="0C96CA6D" w14:textId="77777777" w:rsidR="00864BE0" w:rsidRPr="00A71881" w:rsidRDefault="00864BE0" w:rsidP="00864BE0">
      <w:pPr>
        <w:pStyle w:val="GOSTScript"/>
      </w:pPr>
      <w:r w:rsidRPr="00A71881">
        <w:tab/>
      </w:r>
      <w:r w:rsidRPr="00A71881">
        <w:tab/>
        <w:t>"ReqDateTime": "2022-11-07 10:37:22",</w:t>
      </w:r>
    </w:p>
    <w:p w14:paraId="0FE06D66" w14:textId="77777777" w:rsidR="00864BE0" w:rsidRPr="00A71881" w:rsidRDefault="00864BE0" w:rsidP="00864BE0">
      <w:pPr>
        <w:pStyle w:val="GOSTScript"/>
      </w:pPr>
      <w:r w:rsidRPr="00A71881">
        <w:tab/>
      </w:r>
      <w:r w:rsidRPr="00A71881">
        <w:tab/>
        <w:t>"Version": "1.0",</w:t>
      </w:r>
    </w:p>
    <w:p w14:paraId="2FD1A591" w14:textId="77777777" w:rsidR="00864BE0" w:rsidRPr="00A71881" w:rsidRDefault="00864BE0" w:rsidP="00864BE0">
      <w:pPr>
        <w:pStyle w:val="GOSTScript"/>
      </w:pPr>
      <w:r w:rsidRPr="00A71881">
        <w:tab/>
      </w:r>
      <w:r w:rsidRPr="00A71881">
        <w:tab/>
        <w:t>"Params": [</w:t>
      </w:r>
    </w:p>
    <w:p w14:paraId="18C97868" w14:textId="77777777" w:rsidR="00864BE0" w:rsidRPr="00A71881" w:rsidRDefault="00864BE0" w:rsidP="00864BE0">
      <w:pPr>
        <w:pStyle w:val="GOSTScript"/>
      </w:pPr>
      <w:r w:rsidRPr="00A71881">
        <w:tab/>
      </w:r>
      <w:r w:rsidRPr="00A71881">
        <w:tab/>
      </w:r>
      <w:r w:rsidRPr="00A71881">
        <w:tab/>
        <w:t>{</w:t>
      </w:r>
    </w:p>
    <w:p w14:paraId="041CE143" w14:textId="77777777" w:rsidR="00864BE0" w:rsidRPr="00A71881" w:rsidRDefault="00864BE0" w:rsidP="00864BE0">
      <w:pPr>
        <w:pStyle w:val="GOSTScript"/>
      </w:pPr>
      <w:r w:rsidRPr="00A71881">
        <w:tab/>
      </w:r>
      <w:r w:rsidRPr="00A71881">
        <w:tab/>
      </w:r>
      <w:r w:rsidRPr="00A71881">
        <w:tab/>
      </w:r>
      <w:r w:rsidRPr="00A71881">
        <w:tab/>
        <w:t>"param": "example",</w:t>
      </w:r>
    </w:p>
    <w:p w14:paraId="62FA72A6" w14:textId="77777777" w:rsidR="00864BE0" w:rsidRPr="00A71881" w:rsidRDefault="00864BE0" w:rsidP="00864BE0">
      <w:pPr>
        <w:pStyle w:val="GOSTScript"/>
      </w:pPr>
      <w:r w:rsidRPr="00A71881">
        <w:tab/>
      </w:r>
      <w:r w:rsidRPr="00A71881">
        <w:tab/>
      </w:r>
      <w:r w:rsidRPr="00A71881">
        <w:tab/>
      </w:r>
      <w:r w:rsidRPr="00A71881">
        <w:tab/>
        <w:t>"value": "01"</w:t>
      </w:r>
    </w:p>
    <w:p w14:paraId="3D0D23B2" w14:textId="77777777" w:rsidR="00864BE0" w:rsidRPr="00A71881" w:rsidRDefault="00864BE0" w:rsidP="00864BE0">
      <w:pPr>
        <w:pStyle w:val="GOSTScript"/>
      </w:pPr>
      <w:r w:rsidRPr="00A71881">
        <w:tab/>
      </w:r>
      <w:r w:rsidRPr="00A71881">
        <w:tab/>
      </w:r>
      <w:r w:rsidRPr="00A71881">
        <w:tab/>
        <w:t>}</w:t>
      </w:r>
    </w:p>
    <w:p w14:paraId="3C1F31E4" w14:textId="77777777" w:rsidR="00864BE0" w:rsidRPr="00A71881" w:rsidRDefault="00864BE0" w:rsidP="00864BE0">
      <w:pPr>
        <w:pStyle w:val="GOSTScript"/>
      </w:pPr>
      <w:r w:rsidRPr="00A71881">
        <w:tab/>
      </w:r>
      <w:r w:rsidRPr="00A71881">
        <w:tab/>
        <w:t>],</w:t>
      </w:r>
    </w:p>
    <w:p w14:paraId="13C9C395" w14:textId="77777777" w:rsidR="00864BE0" w:rsidRPr="00A71881" w:rsidRDefault="00864BE0" w:rsidP="00864BE0">
      <w:pPr>
        <w:pStyle w:val="GOSTScript"/>
      </w:pPr>
      <w:r w:rsidRPr="00A71881">
        <w:tab/>
      </w:r>
      <w:r w:rsidRPr="00A71881">
        <w:tab/>
        <w:t>"ReqGuid": "b0d4ce5d-2757-4699-948c-cfa72ba94f99",</w:t>
      </w:r>
    </w:p>
    <w:p w14:paraId="3E60F71B" w14:textId="77777777" w:rsidR="00864BE0" w:rsidRPr="00A71881" w:rsidRDefault="00864BE0" w:rsidP="00864BE0">
      <w:pPr>
        <w:pStyle w:val="GOSTScript"/>
      </w:pPr>
      <w:r w:rsidRPr="00A71881">
        <w:tab/>
      </w:r>
      <w:r w:rsidRPr="00A71881">
        <w:tab/>
        <w:t>"DocGuid": "0bd90a7c-e339-46ff-ac39-71029ff81380",</w:t>
      </w:r>
    </w:p>
    <w:p w14:paraId="28F4A7B1" w14:textId="77777777" w:rsidR="00864BE0" w:rsidRPr="00A71881" w:rsidRDefault="00864BE0" w:rsidP="00864BE0">
      <w:pPr>
        <w:pStyle w:val="GOSTScript"/>
      </w:pPr>
      <w:r w:rsidRPr="00A71881">
        <w:tab/>
      </w:r>
      <w:r w:rsidRPr="00A71881">
        <w:tab/>
        <w:t>"RequestType": "ACCOUNTING",</w:t>
      </w:r>
    </w:p>
    <w:p w14:paraId="4CD205D2" w14:textId="77777777" w:rsidR="00864BE0" w:rsidRPr="00A71881" w:rsidRDefault="00864BE0" w:rsidP="00864BE0">
      <w:pPr>
        <w:pStyle w:val="GOSTScript"/>
      </w:pPr>
      <w:r w:rsidRPr="00A71881">
        <w:tab/>
      </w:r>
      <w:r w:rsidRPr="00A71881">
        <w:tab/>
        <w:t>"TypeDoc": "PUDS_PPS",</w:t>
      </w:r>
    </w:p>
    <w:p w14:paraId="30361EEF" w14:textId="77777777" w:rsidR="00864BE0" w:rsidRPr="00A71881" w:rsidRDefault="00864BE0" w:rsidP="00864BE0">
      <w:pPr>
        <w:pStyle w:val="GOSTScript"/>
      </w:pPr>
      <w:r w:rsidRPr="00A71881">
        <w:tab/>
      </w:r>
      <w:r w:rsidRPr="00A71881">
        <w:tab/>
        <w:t>"Stage": "auth",</w:t>
      </w:r>
    </w:p>
    <w:p w14:paraId="274D81E7" w14:textId="77777777" w:rsidR="00864BE0" w:rsidRPr="00A71881" w:rsidRDefault="00864BE0" w:rsidP="00864BE0">
      <w:pPr>
        <w:pStyle w:val="GOSTScript"/>
      </w:pPr>
      <w:r w:rsidRPr="00A71881">
        <w:tab/>
      </w:r>
      <w:r w:rsidRPr="00A71881">
        <w:tab/>
        <w:t>"BalLevContrl": 0,</w:t>
      </w:r>
    </w:p>
    <w:p w14:paraId="637D54E8" w14:textId="77777777" w:rsidR="00864BE0" w:rsidRPr="00A71881" w:rsidRDefault="00864BE0" w:rsidP="00864BE0">
      <w:pPr>
        <w:pStyle w:val="GOSTScript"/>
      </w:pPr>
      <w:r w:rsidRPr="00A71881">
        <w:tab/>
      </w:r>
      <w:r w:rsidRPr="00A71881">
        <w:tab/>
        <w:t>"Subject": "6200",</w:t>
      </w:r>
    </w:p>
    <w:p w14:paraId="5A2F27E3" w14:textId="77777777" w:rsidR="00864BE0" w:rsidRPr="00A71881" w:rsidRDefault="00864BE0" w:rsidP="00864BE0">
      <w:pPr>
        <w:pStyle w:val="GOSTScript"/>
      </w:pPr>
      <w:r w:rsidRPr="00A71881">
        <w:tab/>
      </w:r>
      <w:r w:rsidRPr="00A71881">
        <w:tab/>
        <w:t>"SettlementDate": "2022-11-07"</w:t>
      </w:r>
    </w:p>
    <w:p w14:paraId="5E1A26F9" w14:textId="77777777" w:rsidR="00864BE0" w:rsidRPr="00A71881" w:rsidRDefault="00864BE0" w:rsidP="00864BE0">
      <w:pPr>
        <w:pStyle w:val="GOSTScript"/>
      </w:pPr>
      <w:r w:rsidRPr="00A71881">
        <w:tab/>
        <w:t>},</w:t>
      </w:r>
    </w:p>
    <w:p w14:paraId="2C5613CC" w14:textId="77777777" w:rsidR="00864BE0" w:rsidRPr="00A71881" w:rsidRDefault="00864BE0" w:rsidP="00864BE0">
      <w:pPr>
        <w:pStyle w:val="GOSTScript"/>
      </w:pPr>
      <w:r w:rsidRPr="00A71881">
        <w:tab/>
        <w:t>"document": {</w:t>
      </w:r>
    </w:p>
    <w:p w14:paraId="7D423DD1" w14:textId="77777777" w:rsidR="00864BE0" w:rsidRPr="00A71881" w:rsidRDefault="00864BE0" w:rsidP="00864BE0">
      <w:pPr>
        <w:pStyle w:val="GOSTScript"/>
      </w:pPr>
      <w:r w:rsidRPr="00A71881">
        <w:tab/>
      </w:r>
      <w:r w:rsidRPr="00A71881">
        <w:tab/>
        <w:t>"BasicRequisites_DocNum": "55",</w:t>
      </w:r>
    </w:p>
    <w:p w14:paraId="714A6A6B" w14:textId="77777777" w:rsidR="00864BE0" w:rsidRPr="00A71881" w:rsidRDefault="00864BE0" w:rsidP="00864BE0">
      <w:pPr>
        <w:pStyle w:val="GOSTScript"/>
      </w:pPr>
      <w:r w:rsidRPr="00A71881">
        <w:tab/>
      </w:r>
      <w:r w:rsidRPr="00A71881">
        <w:tab/>
        <w:t>"BasicRequisites_DocDate": "2022-11-07",</w:t>
      </w:r>
    </w:p>
    <w:p w14:paraId="4EE16F80" w14:textId="77777777" w:rsidR="00864BE0" w:rsidRPr="00A71881" w:rsidRDefault="00864BE0" w:rsidP="00864BE0">
      <w:pPr>
        <w:pStyle w:val="GOSTScript"/>
      </w:pPr>
      <w:r w:rsidRPr="00A71881">
        <w:tab/>
      </w:r>
      <w:r w:rsidRPr="00A71881">
        <w:tab/>
        <w:t>"OKVCd": "643",</w:t>
      </w:r>
    </w:p>
    <w:p w14:paraId="397F593E" w14:textId="77777777" w:rsidR="00864BE0" w:rsidRPr="00A71881" w:rsidRDefault="00864BE0" w:rsidP="00864BE0">
      <w:pPr>
        <w:pStyle w:val="GOSTScript"/>
      </w:pPr>
      <w:r w:rsidRPr="00A71881">
        <w:tab/>
      </w:r>
      <w:r w:rsidRPr="00A71881">
        <w:tab/>
        <w:t>"Contour": "1",</w:t>
      </w:r>
    </w:p>
    <w:p w14:paraId="658F6DE5" w14:textId="77777777" w:rsidR="00864BE0" w:rsidRPr="00A71881" w:rsidRDefault="00864BE0" w:rsidP="00864BE0">
      <w:pPr>
        <w:pStyle w:val="GOSTScript"/>
      </w:pPr>
      <w:r w:rsidRPr="00A71881">
        <w:tab/>
      </w:r>
      <w:r w:rsidRPr="00A71881">
        <w:tab/>
        <w:t>"StmInfrmtn_AccessLevelStereotype": 0,</w:t>
      </w:r>
    </w:p>
    <w:p w14:paraId="4A77EA3E" w14:textId="77777777" w:rsidR="00864BE0" w:rsidRPr="00A71881" w:rsidRDefault="00864BE0" w:rsidP="00864BE0">
      <w:pPr>
        <w:pStyle w:val="GOSTScript"/>
      </w:pPr>
      <w:r w:rsidRPr="00A71881">
        <w:tab/>
      </w:r>
      <w:r w:rsidRPr="00A71881">
        <w:tab/>
        <w:t>"BudgetCode": "99010001",</w:t>
      </w:r>
    </w:p>
    <w:p w14:paraId="7562369E" w14:textId="77777777" w:rsidR="00864BE0" w:rsidRPr="00A71881" w:rsidRDefault="00864BE0" w:rsidP="00864BE0">
      <w:pPr>
        <w:pStyle w:val="GOSTScript"/>
      </w:pPr>
      <w:r w:rsidRPr="00A71881">
        <w:tab/>
      </w:r>
      <w:r w:rsidRPr="00A71881">
        <w:tab/>
        <w:t>"SignCalc": "C",</w:t>
      </w:r>
    </w:p>
    <w:p w14:paraId="53D65364" w14:textId="77777777" w:rsidR="00864BE0" w:rsidRPr="00A71881" w:rsidRDefault="00864BE0" w:rsidP="00864BE0">
      <w:pPr>
        <w:pStyle w:val="GOSTScript"/>
      </w:pPr>
      <w:r w:rsidRPr="00A71881">
        <w:tab/>
      </w:r>
      <w:r w:rsidRPr="00A71881">
        <w:tab/>
        <w:t>"Sum": 100.00,</w:t>
      </w:r>
    </w:p>
    <w:p w14:paraId="604A173E" w14:textId="77777777" w:rsidR="00864BE0" w:rsidRPr="00A71881" w:rsidRDefault="00864BE0" w:rsidP="00864BE0">
      <w:pPr>
        <w:pStyle w:val="GOSTScript"/>
      </w:pPr>
      <w:r w:rsidRPr="00A71881">
        <w:tab/>
      </w:r>
      <w:r w:rsidRPr="00A71881">
        <w:tab/>
        <w:t>"Sum_Rub": 100.00,</w:t>
      </w:r>
    </w:p>
    <w:p w14:paraId="156A7F4A" w14:textId="77777777" w:rsidR="00864BE0" w:rsidRPr="00A71881" w:rsidRDefault="00864BE0" w:rsidP="00864BE0">
      <w:pPr>
        <w:pStyle w:val="GOSTScript"/>
      </w:pPr>
      <w:r w:rsidRPr="00A71881">
        <w:tab/>
      </w:r>
      <w:r w:rsidRPr="00A71881">
        <w:tab/>
        <w:t>"Payer": {</w:t>
      </w:r>
    </w:p>
    <w:p w14:paraId="31A20496" w14:textId="77777777" w:rsidR="00864BE0" w:rsidRPr="00A71881" w:rsidRDefault="00864BE0" w:rsidP="00864BE0">
      <w:pPr>
        <w:pStyle w:val="GOSTScript"/>
      </w:pPr>
      <w:r w:rsidRPr="00A71881">
        <w:tab/>
      </w:r>
      <w:r w:rsidRPr="00A71881">
        <w:tab/>
      </w:r>
      <w:r w:rsidRPr="00A71881">
        <w:tab/>
        <w:t>"Payer_TOFK": "9500",</w:t>
      </w:r>
    </w:p>
    <w:p w14:paraId="2F96CC01" w14:textId="77777777" w:rsidR="00864BE0" w:rsidRPr="00A71881" w:rsidRDefault="00864BE0" w:rsidP="00864BE0">
      <w:pPr>
        <w:pStyle w:val="GOSTScript"/>
      </w:pPr>
      <w:r w:rsidRPr="00A71881">
        <w:tab/>
      </w:r>
      <w:r w:rsidRPr="00A71881">
        <w:tab/>
      </w:r>
      <w:r w:rsidRPr="00A71881">
        <w:tab/>
        <w:t>"Payer_UBP_TOFK": "</w:t>
      </w:r>
      <w:r w:rsidRPr="002F0E5F">
        <w:t>А</w:t>
      </w:r>
      <w:r w:rsidRPr="00A71881">
        <w:t>6310",</w:t>
      </w:r>
    </w:p>
    <w:p w14:paraId="471D1037" w14:textId="77777777" w:rsidR="00864BE0" w:rsidRPr="00A71881" w:rsidRDefault="00864BE0" w:rsidP="00864BE0">
      <w:pPr>
        <w:pStyle w:val="GOSTScript"/>
      </w:pPr>
      <w:r w:rsidRPr="00A71881">
        <w:tab/>
      </w:r>
      <w:r w:rsidRPr="00A71881">
        <w:tab/>
      </w:r>
      <w:r w:rsidRPr="00A71881">
        <w:tab/>
        <w:t>"Payer_CheckAcc": "</w:t>
      </w:r>
      <w:r>
        <w:t>03212643000000016200</w:t>
      </w:r>
      <w:r w:rsidRPr="00A71881">
        <w:t>"</w:t>
      </w:r>
    </w:p>
    <w:p w14:paraId="4103DD41" w14:textId="77777777" w:rsidR="00864BE0" w:rsidRPr="00A71881" w:rsidRDefault="00864BE0" w:rsidP="00864BE0">
      <w:pPr>
        <w:pStyle w:val="GOSTScript"/>
      </w:pPr>
      <w:r w:rsidRPr="00A71881">
        <w:tab/>
      </w:r>
      <w:r w:rsidRPr="00A71881">
        <w:tab/>
        <w:t>},</w:t>
      </w:r>
    </w:p>
    <w:p w14:paraId="4C4BE732" w14:textId="77777777" w:rsidR="00864BE0" w:rsidRPr="00A71881" w:rsidRDefault="00864BE0" w:rsidP="00864BE0">
      <w:pPr>
        <w:pStyle w:val="GOSTScript"/>
      </w:pPr>
      <w:r w:rsidRPr="00A71881">
        <w:tab/>
      </w:r>
      <w:r w:rsidRPr="00A71881">
        <w:tab/>
        <w:t>"Payee": {</w:t>
      </w:r>
    </w:p>
    <w:p w14:paraId="16F1482D" w14:textId="77777777" w:rsidR="00864BE0" w:rsidRPr="00A71881" w:rsidRDefault="00864BE0" w:rsidP="00864BE0">
      <w:pPr>
        <w:pStyle w:val="GOSTScript"/>
      </w:pPr>
      <w:r w:rsidRPr="00A71881">
        <w:tab/>
      </w:r>
      <w:r w:rsidRPr="00A71881">
        <w:tab/>
      </w:r>
      <w:r w:rsidRPr="00A71881">
        <w:tab/>
        <w:t>"Payee_TOFK": "6000",</w:t>
      </w:r>
    </w:p>
    <w:p w14:paraId="416AA61D" w14:textId="77777777" w:rsidR="00864BE0" w:rsidRPr="00A71881" w:rsidRDefault="00864BE0" w:rsidP="00864BE0">
      <w:pPr>
        <w:pStyle w:val="GOSTScript"/>
      </w:pPr>
      <w:r w:rsidRPr="00A71881">
        <w:tab/>
      </w:r>
      <w:r w:rsidRPr="00A71881">
        <w:tab/>
      </w:r>
      <w:r w:rsidRPr="00A71881">
        <w:tab/>
        <w:t>"Payee_UBP_TOFK": "07374",</w:t>
      </w:r>
    </w:p>
    <w:p w14:paraId="3373701E" w14:textId="77777777" w:rsidR="00864BE0" w:rsidRPr="00A71881" w:rsidRDefault="00864BE0" w:rsidP="00864BE0">
      <w:pPr>
        <w:pStyle w:val="GOSTScript"/>
      </w:pPr>
      <w:r w:rsidRPr="00A71881">
        <w:tab/>
      </w:r>
      <w:r w:rsidRPr="00A71881">
        <w:tab/>
      </w:r>
      <w:r w:rsidRPr="00A71881">
        <w:tab/>
        <w:t>"Payee_CheckAcc": "09876543211234567890"</w:t>
      </w:r>
    </w:p>
    <w:p w14:paraId="6EA0F09C" w14:textId="77777777" w:rsidR="00864BE0" w:rsidRPr="002F0E5F" w:rsidRDefault="00864BE0" w:rsidP="00864BE0">
      <w:pPr>
        <w:pStyle w:val="GOSTScript"/>
      </w:pPr>
      <w:r w:rsidRPr="00A71881">
        <w:lastRenderedPageBreak/>
        <w:tab/>
      </w:r>
      <w:r w:rsidRPr="00A71881">
        <w:tab/>
      </w:r>
      <w:r w:rsidRPr="002F0E5F">
        <w:t>}</w:t>
      </w:r>
    </w:p>
    <w:p w14:paraId="2F3B75FA" w14:textId="77777777" w:rsidR="00864BE0" w:rsidRPr="002F0E5F" w:rsidRDefault="00864BE0" w:rsidP="00864BE0">
      <w:pPr>
        <w:pStyle w:val="GOSTScript"/>
      </w:pPr>
      <w:r w:rsidRPr="002F0E5F">
        <w:tab/>
        <w:t>}</w:t>
      </w:r>
    </w:p>
    <w:p w14:paraId="1729C17A" w14:textId="77777777" w:rsidR="00864BE0" w:rsidRPr="00F122DF" w:rsidRDefault="00864BE0" w:rsidP="00864BE0">
      <w:pPr>
        <w:pStyle w:val="GOSTScript"/>
      </w:pPr>
      <w:r w:rsidRPr="002F0E5F">
        <w:t>}</w:t>
      </w:r>
    </w:p>
    <w:bookmarkEnd w:id="5624"/>
    <w:bookmarkEnd w:id="5625"/>
    <w:p w14:paraId="5194A816" w14:textId="2510A4C9" w:rsidR="00B75B78" w:rsidRPr="005B44D3" w:rsidDel="00214087" w:rsidRDefault="00734A7E" w:rsidP="00734A7E">
      <w:pPr>
        <w:pStyle w:val="31"/>
        <w:rPr>
          <w:del w:id="5626" w:author="Щанов Александр Валентинович" w:date="2024-07-29T12:46:00Z"/>
          <w:szCs w:val="24"/>
          <w:highlight w:val="green"/>
        </w:rPr>
      </w:pPr>
      <w:del w:id="5627" w:author="Щанов Александр Валентинович" w:date="2024-07-29T12:46:00Z">
        <w:r w:rsidRPr="005B44D3" w:rsidDel="00214087">
          <w:rPr>
            <w:highlight w:val="green"/>
          </w:rPr>
          <w:delText>«</w:delText>
        </w:r>
        <w:r w:rsidRPr="005B44D3" w:rsidDel="00214087">
          <w:rPr>
            <w:szCs w:val="24"/>
            <w:highlight w:val="green"/>
          </w:rPr>
          <w:delText>Информация о записях учета АСФК» ARP_INFO_ASFK_SVAP</w:delText>
        </w:r>
      </w:del>
    </w:p>
    <w:p w14:paraId="59640BA0" w14:textId="1EB9A136" w:rsidR="00214087" w:rsidRPr="00214087" w:rsidRDefault="00734A7E" w:rsidP="00214087">
      <w:pPr>
        <w:pStyle w:val="GOSTNormal"/>
        <w:rPr>
          <w:highlight w:val="green"/>
        </w:rPr>
      </w:pPr>
      <w:del w:id="5628" w:author="Щанов Александр Валентинович" w:date="2024-07-29T12:46:00Z">
        <w:r w:rsidRPr="005B44D3" w:rsidDel="00214087">
          <w:rPr>
            <w:highlight w:val="green"/>
          </w:rPr>
          <w:delText>Перечень параметров тела запроса (Document) по документу «</w:delText>
        </w:r>
        <w:r w:rsidRPr="005B44D3" w:rsidDel="00214087">
          <w:rPr>
            <w:szCs w:val="24"/>
            <w:highlight w:val="green"/>
          </w:rPr>
          <w:delText>Информация о записях учета АСФК»  ARP_INFO_ASFK_SVAP</w:delText>
        </w:r>
      </w:del>
    </w:p>
    <w:p w14:paraId="7035BF80" w14:textId="163097CB" w:rsidR="00D34345" w:rsidRPr="005B44D3" w:rsidDel="00214087" w:rsidRDefault="00D34345" w:rsidP="00D34345">
      <w:pPr>
        <w:pStyle w:val="GOSTNameTable"/>
        <w:rPr>
          <w:del w:id="5629" w:author="Щанов Александр Валентинович" w:date="2024-07-29T12:46:00Z"/>
          <w:highlight w:val="green"/>
        </w:rPr>
      </w:pPr>
      <w:del w:id="5630" w:author="Щанов Александр Валентинович" w:date="2024-07-29T12:46:00Z">
        <w:r w:rsidRPr="005B44D3" w:rsidDel="00214087">
          <w:rPr>
            <w:b w:val="0"/>
            <w:noProof/>
            <w:highlight w:val="green"/>
          </w:rPr>
          <w:fldChar w:fldCharType="begin"/>
        </w:r>
        <w:r w:rsidRPr="005B44D3" w:rsidDel="00214087">
          <w:rPr>
            <w:noProof/>
            <w:highlight w:val="green"/>
          </w:rPr>
          <w:delInstrText xml:space="preserve"> SEQ Таблица \* ARABIC </w:delInstrText>
        </w:r>
        <w:r w:rsidRPr="005B44D3" w:rsidDel="00214087">
          <w:rPr>
            <w:b w:val="0"/>
            <w:noProof/>
            <w:highlight w:val="green"/>
          </w:rPr>
          <w:fldChar w:fldCharType="separate"/>
        </w:r>
      </w:del>
      <w:del w:id="5631" w:author="Щанов Александр Валентинович" w:date="2024-07-25T14:38:00Z">
        <w:r w:rsidRPr="005B44D3" w:rsidDel="00D34345">
          <w:rPr>
            <w:noProof/>
            <w:highlight w:val="green"/>
          </w:rPr>
          <w:delText>17</w:delText>
        </w:r>
      </w:del>
      <w:del w:id="5632" w:author="Щанов Александр Валентинович" w:date="2024-07-29T12:46:00Z">
        <w:r w:rsidRPr="005B44D3" w:rsidDel="00214087">
          <w:rPr>
            <w:b w:val="0"/>
            <w:noProof/>
            <w:highlight w:val="green"/>
          </w:rPr>
          <w:fldChar w:fldCharType="end"/>
        </w:r>
        <w:r w:rsidRPr="005B44D3" w:rsidDel="00214087">
          <w:rPr>
            <w:highlight w:val="green"/>
          </w:rPr>
          <w:delText xml:space="preserve"> - Параметры тела (Document) запроса на подбор / сторнирование / переформирование записей учета по документу «Бухгалтерская справка (ф. 0504833)» ARP_FAH_0504833</w:delText>
        </w:r>
        <w:bookmarkStart w:id="5633" w:name="_Toc210317924"/>
        <w:bookmarkStart w:id="5634" w:name="_Toc210318451"/>
        <w:bookmarkStart w:id="5635" w:name="_Toc226562190"/>
        <w:bookmarkStart w:id="5636" w:name="_Toc226562721"/>
        <w:bookmarkEnd w:id="5633"/>
        <w:bookmarkEnd w:id="5634"/>
        <w:bookmarkEnd w:id="5635"/>
        <w:bookmarkEnd w:id="5636"/>
      </w:del>
    </w:p>
    <w:tbl>
      <w:tblPr>
        <w:tblStyle w:val="GOSTTable"/>
        <w:tblW w:w="5000" w:type="pct"/>
        <w:tblLayout w:type="fixed"/>
        <w:tblLook w:val="07E0" w:firstRow="1" w:lastRow="1" w:firstColumn="1" w:lastColumn="1" w:noHBand="1" w:noVBand="1"/>
      </w:tblPr>
      <w:tblGrid>
        <w:gridCol w:w="3467"/>
        <w:gridCol w:w="2364"/>
        <w:gridCol w:w="1576"/>
        <w:gridCol w:w="946"/>
        <w:gridCol w:w="993"/>
        <w:gridCol w:w="6414"/>
      </w:tblGrid>
      <w:tr w:rsidR="00D34345" w:rsidRPr="00B9499D" w:rsidDel="00214087" w14:paraId="47B1B960" w14:textId="203DFF6E" w:rsidTr="00BB1586">
        <w:trPr>
          <w:cnfStyle w:val="100000000000" w:firstRow="1" w:lastRow="0" w:firstColumn="0" w:lastColumn="0" w:oddVBand="0" w:evenVBand="0" w:oddHBand="0" w:evenHBand="0" w:firstRowFirstColumn="0" w:firstRowLastColumn="0" w:lastRowFirstColumn="0" w:lastRowLastColumn="0"/>
          <w:del w:id="5637" w:author="Щанов Александр Валентинович" w:date="2024-07-29T12:45:00Z"/>
        </w:trPr>
        <w:tc>
          <w:tcPr>
            <w:tcW w:w="1100" w:type="pct"/>
          </w:tcPr>
          <w:p w14:paraId="59008BB5" w14:textId="7A807C8D" w:rsidR="00D34345" w:rsidRPr="00B9499D" w:rsidDel="00214087" w:rsidRDefault="00D34345" w:rsidP="00BB1586">
            <w:pPr>
              <w:pStyle w:val="GOSTTableHead"/>
              <w:rPr>
                <w:del w:id="5638" w:author="Щанов Александр Валентинович" w:date="2024-07-29T12:45:00Z"/>
              </w:rPr>
            </w:pPr>
            <w:del w:id="5639" w:author="Щанов Александр Валентинович" w:date="2024-07-29T12:45:00Z">
              <w:r w:rsidRPr="00B412B2" w:rsidDel="00214087">
                <w:delText>Наименование параметра</w:delText>
              </w:r>
              <w:bookmarkStart w:id="5640" w:name="_Toc210317925"/>
              <w:bookmarkStart w:id="5641" w:name="_Toc210318452"/>
              <w:bookmarkStart w:id="5642" w:name="_Toc226562191"/>
              <w:bookmarkStart w:id="5643" w:name="_Toc226562722"/>
              <w:bookmarkEnd w:id="5640"/>
              <w:bookmarkEnd w:id="5641"/>
              <w:bookmarkEnd w:id="5642"/>
              <w:bookmarkEnd w:id="5643"/>
            </w:del>
          </w:p>
        </w:tc>
        <w:tc>
          <w:tcPr>
            <w:tcW w:w="750" w:type="pct"/>
          </w:tcPr>
          <w:p w14:paraId="04FC827D" w14:textId="133B9E5A" w:rsidR="00D34345" w:rsidRPr="00F14EA3" w:rsidDel="00214087" w:rsidRDefault="00D34345" w:rsidP="00BB1586">
            <w:pPr>
              <w:pStyle w:val="GOSTTableHead"/>
              <w:rPr>
                <w:del w:id="5644" w:author="Щанов Александр Валентинович" w:date="2024-07-29T12:45:00Z"/>
              </w:rPr>
            </w:pPr>
            <w:del w:id="5645" w:author="Щанов Александр Валентинович" w:date="2024-07-29T12:45:00Z">
              <w:r w:rsidRPr="00B412B2" w:rsidDel="00214087">
                <w:delText>Название тэга</w:delText>
              </w:r>
              <w:bookmarkStart w:id="5646" w:name="_Toc210317926"/>
              <w:bookmarkStart w:id="5647" w:name="_Toc210318453"/>
              <w:bookmarkStart w:id="5648" w:name="_Toc226562192"/>
              <w:bookmarkStart w:id="5649" w:name="_Toc226562723"/>
              <w:bookmarkEnd w:id="5646"/>
              <w:bookmarkEnd w:id="5647"/>
              <w:bookmarkEnd w:id="5648"/>
              <w:bookmarkEnd w:id="5649"/>
            </w:del>
          </w:p>
        </w:tc>
        <w:tc>
          <w:tcPr>
            <w:tcW w:w="500" w:type="pct"/>
          </w:tcPr>
          <w:p w14:paraId="66269FD1" w14:textId="56B30194" w:rsidR="00D34345" w:rsidRPr="00B9499D" w:rsidDel="00214087" w:rsidRDefault="00D34345" w:rsidP="00BB1586">
            <w:pPr>
              <w:pStyle w:val="GOSTTableHead"/>
              <w:rPr>
                <w:del w:id="5650" w:author="Щанов Александр Валентинович" w:date="2024-07-29T12:45:00Z"/>
              </w:rPr>
            </w:pPr>
            <w:del w:id="5651" w:author="Щанов Александр Валентинович" w:date="2024-07-29T12:45:00Z">
              <w:r w:rsidRPr="00B412B2" w:rsidDel="00214087">
                <w:delText>Тип данных</w:delText>
              </w:r>
              <w:bookmarkStart w:id="5652" w:name="_Toc210317927"/>
              <w:bookmarkStart w:id="5653" w:name="_Toc210318454"/>
              <w:bookmarkStart w:id="5654" w:name="_Toc226562193"/>
              <w:bookmarkStart w:id="5655" w:name="_Toc226562724"/>
              <w:bookmarkEnd w:id="5652"/>
              <w:bookmarkEnd w:id="5653"/>
              <w:bookmarkEnd w:id="5654"/>
              <w:bookmarkEnd w:id="5655"/>
            </w:del>
          </w:p>
        </w:tc>
        <w:tc>
          <w:tcPr>
            <w:tcW w:w="300" w:type="pct"/>
          </w:tcPr>
          <w:p w14:paraId="72CE0DC8" w14:textId="22DA23DD" w:rsidR="00D34345" w:rsidRPr="00B9499D" w:rsidDel="00214087" w:rsidRDefault="00D34345" w:rsidP="00BB1586">
            <w:pPr>
              <w:pStyle w:val="GOSTTableHead"/>
              <w:rPr>
                <w:del w:id="5656" w:author="Щанов Александр Валентинович" w:date="2024-07-29T12:45:00Z"/>
              </w:rPr>
            </w:pPr>
            <w:del w:id="5657" w:author="Щанов Александр Валентинович" w:date="2024-07-29T12:45:00Z">
              <w:r w:rsidRPr="00B412B2" w:rsidDel="00214087">
                <w:delText>Обязательность</w:delText>
              </w:r>
              <w:bookmarkStart w:id="5658" w:name="_Toc210317928"/>
              <w:bookmarkStart w:id="5659" w:name="_Toc210318455"/>
              <w:bookmarkStart w:id="5660" w:name="_Toc226562194"/>
              <w:bookmarkStart w:id="5661" w:name="_Toc226562725"/>
              <w:bookmarkEnd w:id="5658"/>
              <w:bookmarkEnd w:id="5659"/>
              <w:bookmarkEnd w:id="5660"/>
              <w:bookmarkEnd w:id="5661"/>
            </w:del>
          </w:p>
        </w:tc>
        <w:tc>
          <w:tcPr>
            <w:tcW w:w="315" w:type="pct"/>
          </w:tcPr>
          <w:p w14:paraId="65F3B155" w14:textId="4877912C" w:rsidR="00D34345" w:rsidRPr="00B9499D" w:rsidDel="00214087" w:rsidRDefault="00D34345" w:rsidP="00BB1586">
            <w:pPr>
              <w:pStyle w:val="GOSTTableHead"/>
              <w:rPr>
                <w:del w:id="5662" w:author="Щанов Александр Валентинович" w:date="2024-07-29T12:45:00Z"/>
              </w:rPr>
            </w:pPr>
            <w:del w:id="5663" w:author="Щанов Александр Валентинович" w:date="2024-07-29T12:45:00Z">
              <w:r w:rsidRPr="00B412B2" w:rsidDel="00214087">
                <w:delText>Размерность</w:delText>
              </w:r>
              <w:bookmarkStart w:id="5664" w:name="_Toc210317929"/>
              <w:bookmarkStart w:id="5665" w:name="_Toc210318456"/>
              <w:bookmarkStart w:id="5666" w:name="_Toc226562195"/>
              <w:bookmarkStart w:id="5667" w:name="_Toc226562726"/>
              <w:bookmarkEnd w:id="5664"/>
              <w:bookmarkEnd w:id="5665"/>
              <w:bookmarkEnd w:id="5666"/>
              <w:bookmarkEnd w:id="5667"/>
            </w:del>
          </w:p>
        </w:tc>
        <w:tc>
          <w:tcPr>
            <w:tcW w:w="2035" w:type="pct"/>
          </w:tcPr>
          <w:p w14:paraId="50E6F780" w14:textId="2D8346C0" w:rsidR="00D34345" w:rsidRPr="00B9499D" w:rsidDel="00214087" w:rsidRDefault="00D34345" w:rsidP="00BB1586">
            <w:pPr>
              <w:pStyle w:val="GOSTTableHead"/>
              <w:rPr>
                <w:del w:id="5668" w:author="Щанов Александр Валентинович" w:date="2024-07-29T12:45:00Z"/>
              </w:rPr>
            </w:pPr>
            <w:del w:id="5669" w:author="Щанов Александр Валентинович" w:date="2024-07-29T12:45:00Z">
              <w:r w:rsidRPr="00B412B2" w:rsidDel="00214087">
                <w:delText>Описание</w:delText>
              </w:r>
              <w:bookmarkStart w:id="5670" w:name="_Toc210317930"/>
              <w:bookmarkStart w:id="5671" w:name="_Toc210318457"/>
              <w:bookmarkStart w:id="5672" w:name="_Toc226562196"/>
              <w:bookmarkStart w:id="5673" w:name="_Toc226562727"/>
              <w:bookmarkEnd w:id="5670"/>
              <w:bookmarkEnd w:id="5671"/>
              <w:bookmarkEnd w:id="5672"/>
              <w:bookmarkEnd w:id="5673"/>
            </w:del>
          </w:p>
        </w:tc>
        <w:bookmarkStart w:id="5674" w:name="_Toc210317931"/>
        <w:bookmarkStart w:id="5675" w:name="_Toc210318458"/>
        <w:bookmarkStart w:id="5676" w:name="_Toc226562197"/>
        <w:bookmarkStart w:id="5677" w:name="_Toc226562728"/>
        <w:bookmarkEnd w:id="5674"/>
        <w:bookmarkEnd w:id="5675"/>
        <w:bookmarkEnd w:id="5676"/>
        <w:bookmarkEnd w:id="5677"/>
      </w:tr>
      <w:tr w:rsidR="00D34345" w:rsidRPr="00B9499D" w:rsidDel="00214087" w14:paraId="0EB7E96D" w14:textId="5A2B7316" w:rsidTr="00BB1586">
        <w:trPr>
          <w:del w:id="5678" w:author="Щанов Александр Валентинович" w:date="2024-07-29T12:45:00Z"/>
        </w:trPr>
        <w:tc>
          <w:tcPr>
            <w:tcW w:w="1100" w:type="pct"/>
          </w:tcPr>
          <w:p w14:paraId="0821637B" w14:textId="23428619" w:rsidR="00D34345" w:rsidRPr="00B9499D" w:rsidDel="00214087" w:rsidRDefault="00D34345" w:rsidP="00D34345">
            <w:pPr>
              <w:pStyle w:val="GOSTTablenorm"/>
              <w:rPr>
                <w:del w:id="5679" w:author="Щанов Александр Валентинович" w:date="2024-07-29T12:45:00Z"/>
              </w:rPr>
            </w:pPr>
            <w:del w:id="5680" w:author="Щанов Александр Валентинович" w:date="2024-07-25T14:38:00Z">
              <w:r w:rsidRPr="00B9499D" w:rsidDel="00B9138E">
                <w:delText>Номер документа</w:delText>
              </w:r>
            </w:del>
            <w:bookmarkStart w:id="5681" w:name="_Toc210317932"/>
            <w:bookmarkStart w:id="5682" w:name="_Toc210318459"/>
            <w:bookmarkStart w:id="5683" w:name="_Toc226562198"/>
            <w:bookmarkStart w:id="5684" w:name="_Toc226562729"/>
            <w:bookmarkEnd w:id="5681"/>
            <w:bookmarkEnd w:id="5682"/>
            <w:bookmarkEnd w:id="5683"/>
            <w:bookmarkEnd w:id="5684"/>
          </w:p>
        </w:tc>
        <w:tc>
          <w:tcPr>
            <w:tcW w:w="750" w:type="pct"/>
          </w:tcPr>
          <w:p w14:paraId="03F223BA" w14:textId="68EC087A" w:rsidR="00D34345" w:rsidRPr="00B9499D" w:rsidDel="00214087" w:rsidRDefault="00D34345" w:rsidP="00D34345">
            <w:pPr>
              <w:pStyle w:val="GOSTTablenorm"/>
              <w:rPr>
                <w:del w:id="5685" w:author="Щанов Александр Валентинович" w:date="2024-07-29T12:45:00Z"/>
              </w:rPr>
            </w:pPr>
            <w:del w:id="5686" w:author="Щанов Александр Валентинович" w:date="2024-07-25T14:38:00Z">
              <w:r w:rsidRPr="00F14EA3" w:rsidDel="00B9138E">
                <w:delText>TtlPrt_DcNmbr</w:delText>
              </w:r>
            </w:del>
            <w:bookmarkStart w:id="5687" w:name="_Toc210317933"/>
            <w:bookmarkStart w:id="5688" w:name="_Toc210318460"/>
            <w:bookmarkStart w:id="5689" w:name="_Toc226562199"/>
            <w:bookmarkStart w:id="5690" w:name="_Toc226562730"/>
            <w:bookmarkEnd w:id="5687"/>
            <w:bookmarkEnd w:id="5688"/>
            <w:bookmarkEnd w:id="5689"/>
            <w:bookmarkEnd w:id="5690"/>
          </w:p>
        </w:tc>
        <w:tc>
          <w:tcPr>
            <w:tcW w:w="500" w:type="pct"/>
          </w:tcPr>
          <w:p w14:paraId="7B515954" w14:textId="35263954" w:rsidR="00D34345" w:rsidRPr="00B9499D" w:rsidDel="00214087" w:rsidRDefault="00D34345" w:rsidP="00D34345">
            <w:pPr>
              <w:pStyle w:val="GOSTTablenorm"/>
              <w:rPr>
                <w:del w:id="5691" w:author="Щанов Александр Валентинович" w:date="2024-07-29T12:45:00Z"/>
              </w:rPr>
            </w:pPr>
            <w:del w:id="5692" w:author="Щанов Александр Валентинович" w:date="2024-07-25T14:38:00Z">
              <w:r w:rsidRPr="00B9499D" w:rsidDel="00B9138E">
                <w:delText>Строка</w:delText>
              </w:r>
            </w:del>
            <w:bookmarkStart w:id="5693" w:name="_Toc210317934"/>
            <w:bookmarkStart w:id="5694" w:name="_Toc210318461"/>
            <w:bookmarkStart w:id="5695" w:name="_Toc226562200"/>
            <w:bookmarkStart w:id="5696" w:name="_Toc226562731"/>
            <w:bookmarkEnd w:id="5693"/>
            <w:bookmarkEnd w:id="5694"/>
            <w:bookmarkEnd w:id="5695"/>
            <w:bookmarkEnd w:id="5696"/>
          </w:p>
        </w:tc>
        <w:tc>
          <w:tcPr>
            <w:tcW w:w="300" w:type="pct"/>
          </w:tcPr>
          <w:p w14:paraId="7ADCE5A5" w14:textId="30F3A98E" w:rsidR="00D34345" w:rsidRPr="00B9499D" w:rsidDel="00214087" w:rsidRDefault="00D34345" w:rsidP="00D34345">
            <w:pPr>
              <w:pStyle w:val="GOSTTablenorm"/>
              <w:rPr>
                <w:del w:id="5697" w:author="Щанов Александр Валентинович" w:date="2024-07-29T12:45:00Z"/>
              </w:rPr>
            </w:pPr>
            <w:del w:id="5698" w:author="Щанов Александр Валентинович" w:date="2024-07-25T14:38:00Z">
              <w:r w:rsidRPr="00B9499D" w:rsidDel="00B9138E">
                <w:delText>Да</w:delText>
              </w:r>
            </w:del>
            <w:bookmarkStart w:id="5699" w:name="_Toc210317935"/>
            <w:bookmarkStart w:id="5700" w:name="_Toc210318462"/>
            <w:bookmarkStart w:id="5701" w:name="_Toc226562201"/>
            <w:bookmarkStart w:id="5702" w:name="_Toc226562732"/>
            <w:bookmarkEnd w:id="5699"/>
            <w:bookmarkEnd w:id="5700"/>
            <w:bookmarkEnd w:id="5701"/>
            <w:bookmarkEnd w:id="5702"/>
          </w:p>
        </w:tc>
        <w:tc>
          <w:tcPr>
            <w:tcW w:w="315" w:type="pct"/>
          </w:tcPr>
          <w:p w14:paraId="0762EE25" w14:textId="70054635" w:rsidR="00D34345" w:rsidRPr="00B9499D" w:rsidDel="00214087" w:rsidRDefault="00D34345" w:rsidP="00D34345">
            <w:pPr>
              <w:pStyle w:val="GOSTTablenorm"/>
              <w:rPr>
                <w:del w:id="5703" w:author="Щанов Александр Валентинович" w:date="2024-07-29T12:45:00Z"/>
              </w:rPr>
            </w:pPr>
            <w:del w:id="5704" w:author="Щанов Александр Валентинович" w:date="2024-07-25T14:38:00Z">
              <w:r w:rsidRPr="00B9499D" w:rsidDel="00B9138E">
                <w:delText>&lt;=50</w:delText>
              </w:r>
            </w:del>
            <w:bookmarkStart w:id="5705" w:name="_Toc210317936"/>
            <w:bookmarkStart w:id="5706" w:name="_Toc210318463"/>
            <w:bookmarkStart w:id="5707" w:name="_Toc226562202"/>
            <w:bookmarkStart w:id="5708" w:name="_Toc226562733"/>
            <w:bookmarkEnd w:id="5705"/>
            <w:bookmarkEnd w:id="5706"/>
            <w:bookmarkEnd w:id="5707"/>
            <w:bookmarkEnd w:id="5708"/>
          </w:p>
        </w:tc>
        <w:tc>
          <w:tcPr>
            <w:tcW w:w="2035" w:type="pct"/>
          </w:tcPr>
          <w:p w14:paraId="7956B703" w14:textId="20AAF952" w:rsidR="00D34345" w:rsidRPr="00B9499D" w:rsidDel="00214087" w:rsidRDefault="00D34345" w:rsidP="00D34345">
            <w:pPr>
              <w:pStyle w:val="GOSTTablenorm"/>
              <w:rPr>
                <w:del w:id="5709" w:author="Щанов Александр Валентинович" w:date="2024-07-29T12:45:00Z"/>
              </w:rPr>
            </w:pPr>
            <w:del w:id="5710" w:author="Щанов Александр Валентинович" w:date="2024-07-25T14:38:00Z">
              <w:r w:rsidRPr="00B9499D" w:rsidDel="00B9138E">
                <w:delText>Указывается номер документа</w:delText>
              </w:r>
            </w:del>
            <w:bookmarkStart w:id="5711" w:name="_Toc210317937"/>
            <w:bookmarkStart w:id="5712" w:name="_Toc210318464"/>
            <w:bookmarkStart w:id="5713" w:name="_Toc226562203"/>
            <w:bookmarkStart w:id="5714" w:name="_Toc226562734"/>
            <w:bookmarkEnd w:id="5711"/>
            <w:bookmarkEnd w:id="5712"/>
            <w:bookmarkEnd w:id="5713"/>
            <w:bookmarkEnd w:id="5714"/>
          </w:p>
        </w:tc>
        <w:bookmarkStart w:id="5715" w:name="_Toc210317938"/>
        <w:bookmarkStart w:id="5716" w:name="_Toc210318465"/>
        <w:bookmarkStart w:id="5717" w:name="_Toc226562204"/>
        <w:bookmarkStart w:id="5718" w:name="_Toc226562735"/>
        <w:bookmarkEnd w:id="5715"/>
        <w:bookmarkEnd w:id="5716"/>
        <w:bookmarkEnd w:id="5717"/>
        <w:bookmarkEnd w:id="5718"/>
      </w:tr>
      <w:tr w:rsidR="00D34345" w:rsidRPr="00B9499D" w:rsidDel="00214087" w14:paraId="648AC711" w14:textId="073B6CC4" w:rsidTr="00BB1586">
        <w:trPr>
          <w:del w:id="5719" w:author="Щанов Александр Валентинович" w:date="2024-07-29T12:45:00Z"/>
        </w:trPr>
        <w:tc>
          <w:tcPr>
            <w:tcW w:w="1100" w:type="pct"/>
          </w:tcPr>
          <w:p w14:paraId="4082AD79" w14:textId="07100511" w:rsidR="00D34345" w:rsidRPr="00B9499D" w:rsidDel="00214087" w:rsidRDefault="00D34345" w:rsidP="00D34345">
            <w:pPr>
              <w:pStyle w:val="GOSTTablenorm"/>
              <w:rPr>
                <w:del w:id="5720" w:author="Щанов Александр Валентинович" w:date="2024-07-29T12:45:00Z"/>
              </w:rPr>
            </w:pPr>
            <w:del w:id="5721" w:author="Щанов Александр Валентинович" w:date="2024-07-25T14:38:00Z">
              <w:r w:rsidRPr="00B9499D" w:rsidDel="00B9138E">
                <w:delText>Дата документа</w:delText>
              </w:r>
            </w:del>
            <w:bookmarkStart w:id="5722" w:name="_Toc210317939"/>
            <w:bookmarkStart w:id="5723" w:name="_Toc210318466"/>
            <w:bookmarkStart w:id="5724" w:name="_Toc226562205"/>
            <w:bookmarkStart w:id="5725" w:name="_Toc226562736"/>
            <w:bookmarkEnd w:id="5722"/>
            <w:bookmarkEnd w:id="5723"/>
            <w:bookmarkEnd w:id="5724"/>
            <w:bookmarkEnd w:id="5725"/>
          </w:p>
        </w:tc>
        <w:tc>
          <w:tcPr>
            <w:tcW w:w="750" w:type="pct"/>
          </w:tcPr>
          <w:p w14:paraId="7045E19B" w14:textId="4A1B8DEE" w:rsidR="00D34345" w:rsidRPr="00B9499D" w:rsidDel="00214087" w:rsidRDefault="00D34345" w:rsidP="00D34345">
            <w:pPr>
              <w:pStyle w:val="GOSTTablenorm"/>
              <w:rPr>
                <w:del w:id="5726" w:author="Щанов Александр Валентинович" w:date="2024-07-29T12:45:00Z"/>
              </w:rPr>
            </w:pPr>
            <w:del w:id="5727" w:author="Щанов Александр Валентинович" w:date="2024-07-25T14:38:00Z">
              <w:r w:rsidRPr="00F14EA3" w:rsidDel="00B9138E">
                <w:delText>TtlPrt_Dt</w:delText>
              </w:r>
            </w:del>
            <w:bookmarkStart w:id="5728" w:name="_Toc210317940"/>
            <w:bookmarkStart w:id="5729" w:name="_Toc210318467"/>
            <w:bookmarkStart w:id="5730" w:name="_Toc226562206"/>
            <w:bookmarkStart w:id="5731" w:name="_Toc226562737"/>
            <w:bookmarkEnd w:id="5728"/>
            <w:bookmarkEnd w:id="5729"/>
            <w:bookmarkEnd w:id="5730"/>
            <w:bookmarkEnd w:id="5731"/>
          </w:p>
        </w:tc>
        <w:tc>
          <w:tcPr>
            <w:tcW w:w="500" w:type="pct"/>
          </w:tcPr>
          <w:p w14:paraId="43ECF1AB" w14:textId="676FF723" w:rsidR="00D34345" w:rsidRPr="00B9499D" w:rsidDel="00214087" w:rsidRDefault="00D34345" w:rsidP="00D34345">
            <w:pPr>
              <w:pStyle w:val="GOSTTablenorm"/>
              <w:rPr>
                <w:del w:id="5732" w:author="Щанов Александр Валентинович" w:date="2024-07-29T12:45:00Z"/>
              </w:rPr>
            </w:pPr>
            <w:del w:id="5733" w:author="Щанов Александр Валентинович" w:date="2024-07-25T14:38:00Z">
              <w:r w:rsidRPr="00B9499D" w:rsidDel="00B9138E">
                <w:delText>Дата</w:delText>
              </w:r>
            </w:del>
            <w:bookmarkStart w:id="5734" w:name="_Toc210317941"/>
            <w:bookmarkStart w:id="5735" w:name="_Toc210318468"/>
            <w:bookmarkStart w:id="5736" w:name="_Toc226562207"/>
            <w:bookmarkStart w:id="5737" w:name="_Toc226562738"/>
            <w:bookmarkEnd w:id="5734"/>
            <w:bookmarkEnd w:id="5735"/>
            <w:bookmarkEnd w:id="5736"/>
            <w:bookmarkEnd w:id="5737"/>
          </w:p>
        </w:tc>
        <w:tc>
          <w:tcPr>
            <w:tcW w:w="300" w:type="pct"/>
          </w:tcPr>
          <w:p w14:paraId="73FFF86C" w14:textId="4B8B491C" w:rsidR="00D34345" w:rsidRPr="00B9499D" w:rsidDel="00214087" w:rsidRDefault="00D34345" w:rsidP="00D34345">
            <w:pPr>
              <w:pStyle w:val="GOSTTablenorm"/>
              <w:rPr>
                <w:del w:id="5738" w:author="Щанов Александр Валентинович" w:date="2024-07-29T12:45:00Z"/>
              </w:rPr>
            </w:pPr>
            <w:del w:id="5739" w:author="Щанов Александр Валентинович" w:date="2024-07-25T14:38:00Z">
              <w:r w:rsidRPr="00B9499D" w:rsidDel="00B9138E">
                <w:delText>Да</w:delText>
              </w:r>
            </w:del>
            <w:bookmarkStart w:id="5740" w:name="_Toc210317942"/>
            <w:bookmarkStart w:id="5741" w:name="_Toc210318469"/>
            <w:bookmarkStart w:id="5742" w:name="_Toc226562208"/>
            <w:bookmarkStart w:id="5743" w:name="_Toc226562739"/>
            <w:bookmarkEnd w:id="5740"/>
            <w:bookmarkEnd w:id="5741"/>
            <w:bookmarkEnd w:id="5742"/>
            <w:bookmarkEnd w:id="5743"/>
          </w:p>
        </w:tc>
        <w:tc>
          <w:tcPr>
            <w:tcW w:w="315" w:type="pct"/>
          </w:tcPr>
          <w:p w14:paraId="3DEA3621" w14:textId="398087CC" w:rsidR="00D34345" w:rsidRPr="00B9499D" w:rsidDel="00214087" w:rsidRDefault="00D34345" w:rsidP="00D34345">
            <w:pPr>
              <w:pStyle w:val="GOSTTablenorm"/>
              <w:rPr>
                <w:del w:id="5744" w:author="Щанов Александр Валентинович" w:date="2024-07-29T12:45:00Z"/>
              </w:rPr>
            </w:pPr>
            <w:bookmarkStart w:id="5745" w:name="_Toc210317943"/>
            <w:bookmarkStart w:id="5746" w:name="_Toc210318470"/>
            <w:bookmarkStart w:id="5747" w:name="_Toc226562209"/>
            <w:bookmarkStart w:id="5748" w:name="_Toc226562740"/>
            <w:bookmarkEnd w:id="5745"/>
            <w:bookmarkEnd w:id="5746"/>
            <w:bookmarkEnd w:id="5747"/>
            <w:bookmarkEnd w:id="5748"/>
          </w:p>
        </w:tc>
        <w:tc>
          <w:tcPr>
            <w:tcW w:w="2035" w:type="pct"/>
          </w:tcPr>
          <w:p w14:paraId="5D2B633B" w14:textId="7AC8DFB7" w:rsidR="00D34345" w:rsidRPr="00B9499D" w:rsidDel="00214087" w:rsidRDefault="00D34345" w:rsidP="00D34345">
            <w:pPr>
              <w:pStyle w:val="GOSTTablenorm"/>
              <w:rPr>
                <w:del w:id="5749" w:author="Щанов Александр Валентинович" w:date="2024-07-29T12:45:00Z"/>
              </w:rPr>
            </w:pPr>
            <w:del w:id="5750" w:author="Щанов Александр Валентинович" w:date="2024-07-25T14:38:00Z">
              <w:r w:rsidRPr="00B9499D" w:rsidDel="00B9138E">
                <w:delText>Указывается дата документа в формате Y</w:delText>
              </w:r>
              <w:r w:rsidDel="00B9138E">
                <w:delText>YYY-MM-DD</w:delText>
              </w:r>
            </w:del>
            <w:bookmarkStart w:id="5751" w:name="_Toc210317944"/>
            <w:bookmarkStart w:id="5752" w:name="_Toc210318471"/>
            <w:bookmarkStart w:id="5753" w:name="_Toc226562210"/>
            <w:bookmarkStart w:id="5754" w:name="_Toc226562741"/>
            <w:bookmarkEnd w:id="5751"/>
            <w:bookmarkEnd w:id="5752"/>
            <w:bookmarkEnd w:id="5753"/>
            <w:bookmarkEnd w:id="5754"/>
          </w:p>
        </w:tc>
        <w:bookmarkStart w:id="5755" w:name="_Toc210317945"/>
        <w:bookmarkStart w:id="5756" w:name="_Toc210318472"/>
        <w:bookmarkStart w:id="5757" w:name="_Toc226562211"/>
        <w:bookmarkStart w:id="5758" w:name="_Toc226562742"/>
        <w:bookmarkEnd w:id="5755"/>
        <w:bookmarkEnd w:id="5756"/>
        <w:bookmarkEnd w:id="5757"/>
        <w:bookmarkEnd w:id="5758"/>
      </w:tr>
      <w:tr w:rsidR="00D34345" w:rsidRPr="00B9499D" w:rsidDel="00214087" w14:paraId="3122361F" w14:textId="0C8F7FFB" w:rsidTr="00BB1586">
        <w:trPr>
          <w:del w:id="5759" w:author="Щанов Александр Валентинович" w:date="2024-07-29T12:45:00Z"/>
        </w:trPr>
        <w:tc>
          <w:tcPr>
            <w:tcW w:w="1100" w:type="pct"/>
          </w:tcPr>
          <w:p w14:paraId="3B03C1F3" w14:textId="56CA4E8A" w:rsidR="00D34345" w:rsidRPr="00B9499D" w:rsidDel="00214087" w:rsidRDefault="00D34345" w:rsidP="00D34345">
            <w:pPr>
              <w:pStyle w:val="GOSTTablenorm"/>
              <w:rPr>
                <w:del w:id="5760" w:author="Щанов Александр Валентинович" w:date="2024-07-29T12:45:00Z"/>
              </w:rPr>
            </w:pPr>
            <w:del w:id="5761" w:author="Щанов Александр Валентинович" w:date="2024-07-25T14:38:00Z">
              <w:r w:rsidRPr="00B9499D" w:rsidDel="00B9138E">
                <w:delText>Тип справки</w:delText>
              </w:r>
            </w:del>
            <w:bookmarkStart w:id="5762" w:name="_Toc210317946"/>
            <w:bookmarkStart w:id="5763" w:name="_Toc210318473"/>
            <w:bookmarkStart w:id="5764" w:name="_Toc226562212"/>
            <w:bookmarkStart w:id="5765" w:name="_Toc226562743"/>
            <w:bookmarkEnd w:id="5762"/>
            <w:bookmarkEnd w:id="5763"/>
            <w:bookmarkEnd w:id="5764"/>
            <w:bookmarkEnd w:id="5765"/>
          </w:p>
        </w:tc>
        <w:tc>
          <w:tcPr>
            <w:tcW w:w="750" w:type="pct"/>
          </w:tcPr>
          <w:p w14:paraId="1A345AE6" w14:textId="05C4ACAB" w:rsidR="00D34345" w:rsidRPr="00F14EA3" w:rsidDel="00214087" w:rsidRDefault="00D34345" w:rsidP="00D34345">
            <w:pPr>
              <w:pStyle w:val="GOSTTablenorm"/>
              <w:rPr>
                <w:del w:id="5766" w:author="Щанов Александр Валентинович" w:date="2024-07-29T12:45:00Z"/>
              </w:rPr>
            </w:pPr>
            <w:del w:id="5767" w:author="Щанов Александр Валентинович" w:date="2024-07-25T14:38:00Z">
              <w:r w:rsidRPr="00B9499D" w:rsidDel="00B9138E">
                <w:delText>TtlPrt_TypeDoc</w:delText>
              </w:r>
            </w:del>
            <w:bookmarkStart w:id="5768" w:name="_Toc210317947"/>
            <w:bookmarkStart w:id="5769" w:name="_Toc210318474"/>
            <w:bookmarkStart w:id="5770" w:name="_Toc226562213"/>
            <w:bookmarkStart w:id="5771" w:name="_Toc226562744"/>
            <w:bookmarkEnd w:id="5768"/>
            <w:bookmarkEnd w:id="5769"/>
            <w:bookmarkEnd w:id="5770"/>
            <w:bookmarkEnd w:id="5771"/>
          </w:p>
        </w:tc>
        <w:tc>
          <w:tcPr>
            <w:tcW w:w="500" w:type="pct"/>
          </w:tcPr>
          <w:p w14:paraId="658FF84D" w14:textId="3863FFC3" w:rsidR="00D34345" w:rsidRPr="00B9499D" w:rsidDel="00214087" w:rsidRDefault="00D34345" w:rsidP="00D34345">
            <w:pPr>
              <w:pStyle w:val="GOSTTablenorm"/>
              <w:rPr>
                <w:del w:id="5772" w:author="Щанов Александр Валентинович" w:date="2024-07-29T12:45:00Z"/>
              </w:rPr>
            </w:pPr>
            <w:del w:id="5773" w:author="Щанов Александр Валентинович" w:date="2024-07-25T14:38:00Z">
              <w:r w:rsidRPr="00B9499D" w:rsidDel="00B9138E">
                <w:delText>Строка</w:delText>
              </w:r>
            </w:del>
            <w:bookmarkStart w:id="5774" w:name="_Toc210317948"/>
            <w:bookmarkStart w:id="5775" w:name="_Toc210318475"/>
            <w:bookmarkStart w:id="5776" w:name="_Toc226562214"/>
            <w:bookmarkStart w:id="5777" w:name="_Toc226562745"/>
            <w:bookmarkEnd w:id="5774"/>
            <w:bookmarkEnd w:id="5775"/>
            <w:bookmarkEnd w:id="5776"/>
            <w:bookmarkEnd w:id="5777"/>
          </w:p>
        </w:tc>
        <w:tc>
          <w:tcPr>
            <w:tcW w:w="300" w:type="pct"/>
          </w:tcPr>
          <w:p w14:paraId="5F359E80" w14:textId="10BC9E96" w:rsidR="00D34345" w:rsidRPr="00B9499D" w:rsidDel="00214087" w:rsidRDefault="00D34345" w:rsidP="00D34345">
            <w:pPr>
              <w:pStyle w:val="GOSTTablenorm"/>
              <w:rPr>
                <w:del w:id="5778" w:author="Щанов Александр Валентинович" w:date="2024-07-29T12:45:00Z"/>
              </w:rPr>
            </w:pPr>
            <w:del w:id="5779" w:author="Щанов Александр Валентинович" w:date="2024-07-25T14:38:00Z">
              <w:r w:rsidRPr="00B9499D" w:rsidDel="00B9138E">
                <w:delText>Да</w:delText>
              </w:r>
            </w:del>
            <w:bookmarkStart w:id="5780" w:name="_Toc210317949"/>
            <w:bookmarkStart w:id="5781" w:name="_Toc210318476"/>
            <w:bookmarkStart w:id="5782" w:name="_Toc226562215"/>
            <w:bookmarkStart w:id="5783" w:name="_Toc226562746"/>
            <w:bookmarkEnd w:id="5780"/>
            <w:bookmarkEnd w:id="5781"/>
            <w:bookmarkEnd w:id="5782"/>
            <w:bookmarkEnd w:id="5783"/>
          </w:p>
        </w:tc>
        <w:tc>
          <w:tcPr>
            <w:tcW w:w="315" w:type="pct"/>
          </w:tcPr>
          <w:p w14:paraId="270E905C" w14:textId="7950C123" w:rsidR="00D34345" w:rsidRPr="00B9499D" w:rsidDel="00214087" w:rsidRDefault="00D34345" w:rsidP="00D34345">
            <w:pPr>
              <w:pStyle w:val="GOSTTablenorm"/>
              <w:rPr>
                <w:del w:id="5784" w:author="Щанов Александр Валентинович" w:date="2024-07-29T12:45:00Z"/>
              </w:rPr>
            </w:pPr>
            <w:del w:id="5785" w:author="Щанов Александр Валентинович" w:date="2024-07-25T14:38:00Z">
              <w:r w:rsidRPr="00B9499D" w:rsidDel="00B9138E">
                <w:delText>=3</w:delText>
              </w:r>
            </w:del>
            <w:bookmarkStart w:id="5786" w:name="_Toc210317950"/>
            <w:bookmarkStart w:id="5787" w:name="_Toc210318477"/>
            <w:bookmarkStart w:id="5788" w:name="_Toc226562216"/>
            <w:bookmarkStart w:id="5789" w:name="_Toc226562747"/>
            <w:bookmarkEnd w:id="5786"/>
            <w:bookmarkEnd w:id="5787"/>
            <w:bookmarkEnd w:id="5788"/>
            <w:bookmarkEnd w:id="5789"/>
          </w:p>
        </w:tc>
        <w:tc>
          <w:tcPr>
            <w:tcW w:w="2035" w:type="pct"/>
          </w:tcPr>
          <w:p w14:paraId="74C4D68F" w14:textId="2A0E5E2B" w:rsidR="00D34345" w:rsidDel="00B9138E" w:rsidRDefault="00D34345" w:rsidP="00D34345">
            <w:pPr>
              <w:pStyle w:val="GOSTTablenorm"/>
              <w:rPr>
                <w:del w:id="5790" w:author="Щанов Александр Валентинович" w:date="2024-07-25T14:38:00Z"/>
              </w:rPr>
            </w:pPr>
            <w:commentRangeStart w:id="5791"/>
            <w:del w:id="5792" w:author="Щанов Александр Валентинович" w:date="2024-07-25T14:38:00Z">
              <w:r w:rsidDel="00B9138E">
                <w:delText>Указывается тип справки. Возможные значения:</w:delText>
              </w:r>
              <w:bookmarkStart w:id="5793" w:name="_Toc210317951"/>
              <w:bookmarkStart w:id="5794" w:name="_Toc210318478"/>
              <w:bookmarkStart w:id="5795" w:name="_Toc226562217"/>
              <w:bookmarkStart w:id="5796" w:name="_Toc226562748"/>
              <w:bookmarkEnd w:id="5793"/>
              <w:bookmarkEnd w:id="5794"/>
              <w:bookmarkEnd w:id="5795"/>
              <w:bookmarkEnd w:id="5796"/>
            </w:del>
          </w:p>
          <w:p w14:paraId="3E68348B" w14:textId="7EC20AA6" w:rsidR="00D34345" w:rsidDel="00B9138E" w:rsidRDefault="00D34345" w:rsidP="00D34345">
            <w:pPr>
              <w:pStyle w:val="GOSTTableListMark1"/>
              <w:rPr>
                <w:del w:id="5797" w:author="Щанов Александр Валентинович" w:date="2024-07-25T14:38:00Z"/>
              </w:rPr>
            </w:pPr>
            <w:del w:id="5798" w:author="Щанов Александр Валентинович" w:date="2024-07-25T14:38:00Z">
              <w:r w:rsidDel="00B9138E">
                <w:delText>«БСА»</w:delText>
              </w:r>
              <w:commentRangeEnd w:id="5791"/>
              <w:r w:rsidDel="00B9138E">
                <w:rPr>
                  <w:rStyle w:val="afff4"/>
                  <w:sz w:val="22"/>
                  <w:szCs w:val="20"/>
                </w:rPr>
                <w:commentReference w:id="5791"/>
              </w:r>
              <w:r w:rsidDel="00B9138E">
                <w:delText>;</w:delText>
              </w:r>
              <w:bookmarkStart w:id="5799" w:name="_Toc210317952"/>
              <w:bookmarkStart w:id="5800" w:name="_Toc210318479"/>
              <w:bookmarkStart w:id="5801" w:name="_Toc226562218"/>
              <w:bookmarkStart w:id="5802" w:name="_Toc226562749"/>
              <w:bookmarkEnd w:id="5799"/>
              <w:bookmarkEnd w:id="5800"/>
              <w:bookmarkEnd w:id="5801"/>
              <w:bookmarkEnd w:id="5802"/>
            </w:del>
          </w:p>
          <w:p w14:paraId="3EB4976E" w14:textId="043F543E" w:rsidR="00D34345" w:rsidRPr="00B9499D" w:rsidDel="00214087" w:rsidRDefault="00D34345" w:rsidP="00D34345">
            <w:pPr>
              <w:pStyle w:val="GOSTTableListMark1"/>
              <w:rPr>
                <w:del w:id="5803" w:author="Щанов Александр Валентинович" w:date="2024-07-29T12:45:00Z"/>
              </w:rPr>
            </w:pPr>
            <w:del w:id="5804" w:author="Щанов Александр Валентинович" w:date="2024-07-25T14:38:00Z">
              <w:r w:rsidDel="00B9138E">
                <w:delText>«БСИ»</w:delText>
              </w:r>
            </w:del>
            <w:bookmarkStart w:id="5805" w:name="_Toc210317953"/>
            <w:bookmarkStart w:id="5806" w:name="_Toc210318480"/>
            <w:bookmarkStart w:id="5807" w:name="_Toc226562219"/>
            <w:bookmarkStart w:id="5808" w:name="_Toc226562750"/>
            <w:bookmarkEnd w:id="5805"/>
            <w:bookmarkEnd w:id="5806"/>
            <w:bookmarkEnd w:id="5807"/>
            <w:bookmarkEnd w:id="5808"/>
          </w:p>
        </w:tc>
        <w:bookmarkStart w:id="5809" w:name="_Toc210317954"/>
        <w:bookmarkStart w:id="5810" w:name="_Toc210318481"/>
        <w:bookmarkStart w:id="5811" w:name="_Toc226562220"/>
        <w:bookmarkStart w:id="5812" w:name="_Toc226562751"/>
        <w:bookmarkEnd w:id="5809"/>
        <w:bookmarkEnd w:id="5810"/>
        <w:bookmarkEnd w:id="5811"/>
        <w:bookmarkEnd w:id="5812"/>
      </w:tr>
      <w:tr w:rsidR="00D34345" w:rsidRPr="00B9499D" w:rsidDel="00214087" w14:paraId="424E96AD" w14:textId="630C1B98" w:rsidTr="00BB1586">
        <w:trPr>
          <w:del w:id="5813" w:author="Щанов Александр Валентинович" w:date="2024-07-29T12:45:00Z"/>
        </w:trPr>
        <w:tc>
          <w:tcPr>
            <w:tcW w:w="1100" w:type="pct"/>
          </w:tcPr>
          <w:p w14:paraId="088310F7" w14:textId="020E73D4" w:rsidR="00D34345" w:rsidRPr="00B9499D" w:rsidDel="00214087" w:rsidRDefault="00D34345" w:rsidP="00D34345">
            <w:pPr>
              <w:pStyle w:val="GOSTTablenorm"/>
              <w:rPr>
                <w:del w:id="5814" w:author="Щанов Александр Валентинович" w:date="2024-07-29T12:45:00Z"/>
              </w:rPr>
            </w:pPr>
            <w:del w:id="5815" w:author="Щанов Александр Валентинович" w:date="2024-07-25T14:38:00Z">
              <w:r w:rsidDel="00B9138E">
                <w:delText>Наименование</w:delText>
              </w:r>
              <w:r w:rsidRPr="00B9499D" w:rsidDel="00B9138E">
                <w:delText xml:space="preserve"> типа справки</w:delText>
              </w:r>
            </w:del>
            <w:bookmarkStart w:id="5816" w:name="_Toc210317955"/>
            <w:bookmarkStart w:id="5817" w:name="_Toc210318482"/>
            <w:bookmarkStart w:id="5818" w:name="_Toc226562221"/>
            <w:bookmarkStart w:id="5819" w:name="_Toc226562752"/>
            <w:bookmarkEnd w:id="5816"/>
            <w:bookmarkEnd w:id="5817"/>
            <w:bookmarkEnd w:id="5818"/>
            <w:bookmarkEnd w:id="5819"/>
          </w:p>
        </w:tc>
        <w:tc>
          <w:tcPr>
            <w:tcW w:w="750" w:type="pct"/>
          </w:tcPr>
          <w:p w14:paraId="272E9512" w14:textId="77732B63" w:rsidR="00D34345" w:rsidRPr="00F14EA3" w:rsidDel="00214087" w:rsidRDefault="00D34345" w:rsidP="00D34345">
            <w:pPr>
              <w:pStyle w:val="GOSTTablenorm"/>
              <w:rPr>
                <w:del w:id="5820" w:author="Щанов Александр Валентинович" w:date="2024-07-29T12:45:00Z"/>
              </w:rPr>
            </w:pPr>
            <w:del w:id="5821" w:author="Щанов Александр Валентинович" w:date="2024-07-25T14:38:00Z">
              <w:r w:rsidRPr="00B9499D" w:rsidDel="00B9138E">
                <w:delText>TtlPrt_FullTypeDoc</w:delText>
              </w:r>
            </w:del>
            <w:bookmarkStart w:id="5822" w:name="_Toc210317956"/>
            <w:bookmarkStart w:id="5823" w:name="_Toc210318483"/>
            <w:bookmarkStart w:id="5824" w:name="_Toc226562222"/>
            <w:bookmarkStart w:id="5825" w:name="_Toc226562753"/>
            <w:bookmarkEnd w:id="5822"/>
            <w:bookmarkEnd w:id="5823"/>
            <w:bookmarkEnd w:id="5824"/>
            <w:bookmarkEnd w:id="5825"/>
          </w:p>
        </w:tc>
        <w:tc>
          <w:tcPr>
            <w:tcW w:w="500" w:type="pct"/>
          </w:tcPr>
          <w:p w14:paraId="41199600" w14:textId="7A25AF8B" w:rsidR="00D34345" w:rsidRPr="00B9499D" w:rsidDel="00214087" w:rsidRDefault="00D34345" w:rsidP="00D34345">
            <w:pPr>
              <w:pStyle w:val="GOSTTablenorm"/>
              <w:rPr>
                <w:del w:id="5826" w:author="Щанов Александр Валентинович" w:date="2024-07-29T12:45:00Z"/>
              </w:rPr>
            </w:pPr>
            <w:del w:id="5827" w:author="Щанов Александр Валентинович" w:date="2024-07-25T14:38:00Z">
              <w:r w:rsidRPr="00B9499D" w:rsidDel="00B9138E">
                <w:delText>Строка</w:delText>
              </w:r>
            </w:del>
            <w:bookmarkStart w:id="5828" w:name="_Toc210317957"/>
            <w:bookmarkStart w:id="5829" w:name="_Toc210318484"/>
            <w:bookmarkStart w:id="5830" w:name="_Toc226562223"/>
            <w:bookmarkStart w:id="5831" w:name="_Toc226562754"/>
            <w:bookmarkEnd w:id="5828"/>
            <w:bookmarkEnd w:id="5829"/>
            <w:bookmarkEnd w:id="5830"/>
            <w:bookmarkEnd w:id="5831"/>
          </w:p>
        </w:tc>
        <w:tc>
          <w:tcPr>
            <w:tcW w:w="300" w:type="pct"/>
          </w:tcPr>
          <w:p w14:paraId="0D9C5C43" w14:textId="42DEDBF3" w:rsidR="00D34345" w:rsidRPr="00B9499D" w:rsidDel="00214087" w:rsidRDefault="00D34345" w:rsidP="00D34345">
            <w:pPr>
              <w:pStyle w:val="GOSTTablenorm"/>
              <w:rPr>
                <w:del w:id="5832" w:author="Щанов Александр Валентинович" w:date="2024-07-29T12:45:00Z"/>
              </w:rPr>
            </w:pPr>
            <w:del w:id="5833" w:author="Щанов Александр Валентинович" w:date="2024-07-25T14:38:00Z">
              <w:r w:rsidRPr="00B9499D" w:rsidDel="00B9138E">
                <w:delText>Да</w:delText>
              </w:r>
            </w:del>
            <w:bookmarkStart w:id="5834" w:name="_Toc210317958"/>
            <w:bookmarkStart w:id="5835" w:name="_Toc210318485"/>
            <w:bookmarkStart w:id="5836" w:name="_Toc226562224"/>
            <w:bookmarkStart w:id="5837" w:name="_Toc226562755"/>
            <w:bookmarkEnd w:id="5834"/>
            <w:bookmarkEnd w:id="5835"/>
            <w:bookmarkEnd w:id="5836"/>
            <w:bookmarkEnd w:id="5837"/>
          </w:p>
        </w:tc>
        <w:tc>
          <w:tcPr>
            <w:tcW w:w="315" w:type="pct"/>
          </w:tcPr>
          <w:p w14:paraId="428C3D26" w14:textId="399E18BC" w:rsidR="00D34345" w:rsidRPr="00B9499D" w:rsidDel="00214087" w:rsidRDefault="00D34345" w:rsidP="00D34345">
            <w:pPr>
              <w:pStyle w:val="GOSTTablenorm"/>
              <w:rPr>
                <w:del w:id="5838" w:author="Щанов Александр Валентинович" w:date="2024-07-29T12:45:00Z"/>
              </w:rPr>
            </w:pPr>
            <w:del w:id="5839" w:author="Щанов Александр Валентинович" w:date="2024-07-25T14:38:00Z">
              <w:r w:rsidRPr="00B9499D" w:rsidDel="00B9138E">
                <w:delText>&lt;=2000</w:delText>
              </w:r>
            </w:del>
            <w:bookmarkStart w:id="5840" w:name="_Toc210317959"/>
            <w:bookmarkStart w:id="5841" w:name="_Toc210318486"/>
            <w:bookmarkStart w:id="5842" w:name="_Toc226562225"/>
            <w:bookmarkStart w:id="5843" w:name="_Toc226562756"/>
            <w:bookmarkEnd w:id="5840"/>
            <w:bookmarkEnd w:id="5841"/>
            <w:bookmarkEnd w:id="5842"/>
            <w:bookmarkEnd w:id="5843"/>
          </w:p>
        </w:tc>
        <w:tc>
          <w:tcPr>
            <w:tcW w:w="2035" w:type="pct"/>
          </w:tcPr>
          <w:p w14:paraId="1912A73C" w14:textId="242DF6E7" w:rsidR="00D34345" w:rsidDel="00B9138E" w:rsidRDefault="00D34345" w:rsidP="00D34345">
            <w:pPr>
              <w:pStyle w:val="GOSTTablenorm"/>
              <w:rPr>
                <w:del w:id="5844" w:author="Щанов Александр Валентинович" w:date="2024-07-25T14:38:00Z"/>
              </w:rPr>
            </w:pPr>
            <w:del w:id="5845" w:author="Щанов Александр Валентинович" w:date="2024-07-25T14:38:00Z">
              <w:r w:rsidDel="00B9138E">
                <w:delText>Указывается наименование справки, соответствующее типу:</w:delText>
              </w:r>
              <w:bookmarkStart w:id="5846" w:name="_Toc210317960"/>
              <w:bookmarkStart w:id="5847" w:name="_Toc210318487"/>
              <w:bookmarkStart w:id="5848" w:name="_Toc226562226"/>
              <w:bookmarkStart w:id="5849" w:name="_Toc226562757"/>
              <w:bookmarkEnd w:id="5846"/>
              <w:bookmarkEnd w:id="5847"/>
              <w:bookmarkEnd w:id="5848"/>
              <w:bookmarkEnd w:id="5849"/>
            </w:del>
          </w:p>
          <w:p w14:paraId="7BA666C2" w14:textId="2EA86CF8" w:rsidR="00D34345" w:rsidDel="00B9138E" w:rsidRDefault="00D34345" w:rsidP="00D34345">
            <w:pPr>
              <w:pStyle w:val="GOSTTableListMark1"/>
              <w:rPr>
                <w:del w:id="5850" w:author="Щанов Александр Валентинович" w:date="2024-07-25T14:38:00Z"/>
              </w:rPr>
            </w:pPr>
            <w:del w:id="5851" w:author="Щанов Александр Валентинович" w:date="2024-07-25T14:38:00Z">
              <w:r w:rsidDel="00B9138E">
                <w:delText>«</w:delText>
              </w:r>
              <w:r w:rsidRPr="00021753" w:rsidDel="00B9138E">
                <w:delText>Справка по исправительным записям, формируемая вручную</w:delText>
              </w:r>
              <w:r w:rsidDel="00B9138E">
                <w:delText xml:space="preserve">» - </w:delText>
              </w:r>
              <w:r w:rsidDel="00B9138E">
                <w:rPr>
                  <w:rStyle w:val="GOSTTableListMark10"/>
                </w:rPr>
                <w:delText>д</w:delText>
              </w:r>
              <w:r w:rsidRPr="00F54C67" w:rsidDel="00B9138E">
                <w:rPr>
                  <w:rStyle w:val="GOSTTableListMark10"/>
                </w:rPr>
                <w:delText>ля типа</w:delText>
              </w:r>
              <w:r w:rsidDel="00B9138E">
                <w:delText xml:space="preserve"> «БСА»;</w:delText>
              </w:r>
              <w:bookmarkStart w:id="5852" w:name="_Toc210317961"/>
              <w:bookmarkStart w:id="5853" w:name="_Toc210318488"/>
              <w:bookmarkStart w:id="5854" w:name="_Toc226562227"/>
              <w:bookmarkStart w:id="5855" w:name="_Toc226562758"/>
              <w:bookmarkEnd w:id="5852"/>
              <w:bookmarkEnd w:id="5853"/>
              <w:bookmarkEnd w:id="5854"/>
              <w:bookmarkEnd w:id="5855"/>
            </w:del>
          </w:p>
          <w:p w14:paraId="39C128FF" w14:textId="1265B637" w:rsidR="00D34345" w:rsidRPr="00B9499D" w:rsidDel="00214087" w:rsidRDefault="00D34345" w:rsidP="00D34345">
            <w:pPr>
              <w:pStyle w:val="GOSTTableListMark1"/>
              <w:rPr>
                <w:del w:id="5856" w:author="Щанов Александр Валентинович" w:date="2024-07-29T12:45:00Z"/>
              </w:rPr>
            </w:pPr>
            <w:del w:id="5857" w:author="Щанов Александр Валентинович" w:date="2024-07-25T14:38:00Z">
              <w:r w:rsidDel="00B9138E">
                <w:delText>«</w:delText>
              </w:r>
              <w:r w:rsidRPr="00B65913" w:rsidDel="00B9138E">
                <w:delText>Справка, формируемая для регистрации БО по ИПБС ФБ</w:delText>
              </w:r>
              <w:r w:rsidDel="00B9138E">
                <w:delText>» - для типа «БСИ»</w:delText>
              </w:r>
            </w:del>
            <w:bookmarkStart w:id="5858" w:name="_Toc210317962"/>
            <w:bookmarkStart w:id="5859" w:name="_Toc210318489"/>
            <w:bookmarkStart w:id="5860" w:name="_Toc226562228"/>
            <w:bookmarkStart w:id="5861" w:name="_Toc226562759"/>
            <w:bookmarkEnd w:id="5858"/>
            <w:bookmarkEnd w:id="5859"/>
            <w:bookmarkEnd w:id="5860"/>
            <w:bookmarkEnd w:id="5861"/>
          </w:p>
        </w:tc>
        <w:bookmarkStart w:id="5862" w:name="_Toc210317963"/>
        <w:bookmarkStart w:id="5863" w:name="_Toc210318490"/>
        <w:bookmarkStart w:id="5864" w:name="_Toc226562229"/>
        <w:bookmarkStart w:id="5865" w:name="_Toc226562760"/>
        <w:bookmarkEnd w:id="5862"/>
        <w:bookmarkEnd w:id="5863"/>
        <w:bookmarkEnd w:id="5864"/>
        <w:bookmarkEnd w:id="5865"/>
      </w:tr>
      <w:tr w:rsidR="00D34345" w:rsidRPr="00B9499D" w:rsidDel="00214087" w14:paraId="48FDDF00" w14:textId="22805751" w:rsidTr="00BB1586">
        <w:trPr>
          <w:del w:id="5866" w:author="Щанов Александр Валентинович" w:date="2024-07-29T12:45:00Z"/>
        </w:trPr>
        <w:tc>
          <w:tcPr>
            <w:tcW w:w="1100" w:type="pct"/>
          </w:tcPr>
          <w:p w14:paraId="5BF75518" w14:textId="1B901307" w:rsidR="00D34345" w:rsidRPr="00B9499D" w:rsidDel="00214087" w:rsidRDefault="00D34345" w:rsidP="00D34345">
            <w:pPr>
              <w:pStyle w:val="GOSTTablenorm"/>
              <w:rPr>
                <w:del w:id="5867" w:author="Щанов Александр Валентинович" w:date="2024-07-29T12:45:00Z"/>
              </w:rPr>
            </w:pPr>
            <w:del w:id="5868" w:author="Щанов Александр Валентинович" w:date="2024-07-25T14:39:00Z">
              <w:r w:rsidRPr="00B9499D" w:rsidDel="0036521D">
                <w:delText>Код валюты по ОКВ</w:delText>
              </w:r>
            </w:del>
            <w:bookmarkStart w:id="5869" w:name="_Toc210317964"/>
            <w:bookmarkStart w:id="5870" w:name="_Toc210318491"/>
            <w:bookmarkStart w:id="5871" w:name="_Toc226562230"/>
            <w:bookmarkStart w:id="5872" w:name="_Toc226562761"/>
            <w:bookmarkEnd w:id="5869"/>
            <w:bookmarkEnd w:id="5870"/>
            <w:bookmarkEnd w:id="5871"/>
            <w:bookmarkEnd w:id="5872"/>
          </w:p>
        </w:tc>
        <w:tc>
          <w:tcPr>
            <w:tcW w:w="750" w:type="pct"/>
          </w:tcPr>
          <w:p w14:paraId="3A88694A" w14:textId="2A4D49FF" w:rsidR="00D34345" w:rsidRPr="00B9499D" w:rsidDel="00214087" w:rsidRDefault="00D34345" w:rsidP="00D34345">
            <w:pPr>
              <w:pStyle w:val="GOSTTablenorm"/>
              <w:rPr>
                <w:del w:id="5873" w:author="Щанов Александр Валентинович" w:date="2024-07-29T12:45:00Z"/>
              </w:rPr>
            </w:pPr>
            <w:del w:id="5874" w:author="Щанов Александр Валентинович" w:date="2024-07-25T14:39:00Z">
              <w:r w:rsidRPr="00B9499D" w:rsidDel="0036521D">
                <w:delText>TtlPrt_CdCrr</w:delText>
              </w:r>
            </w:del>
            <w:bookmarkStart w:id="5875" w:name="_Toc210317965"/>
            <w:bookmarkStart w:id="5876" w:name="_Toc210318492"/>
            <w:bookmarkStart w:id="5877" w:name="_Toc226562231"/>
            <w:bookmarkStart w:id="5878" w:name="_Toc226562762"/>
            <w:bookmarkEnd w:id="5875"/>
            <w:bookmarkEnd w:id="5876"/>
            <w:bookmarkEnd w:id="5877"/>
            <w:bookmarkEnd w:id="5878"/>
          </w:p>
        </w:tc>
        <w:tc>
          <w:tcPr>
            <w:tcW w:w="500" w:type="pct"/>
          </w:tcPr>
          <w:p w14:paraId="1E3C011E" w14:textId="4B7A3F32" w:rsidR="00D34345" w:rsidRPr="00B9499D" w:rsidDel="00214087" w:rsidRDefault="00D34345" w:rsidP="00D34345">
            <w:pPr>
              <w:pStyle w:val="GOSTTablenorm"/>
              <w:rPr>
                <w:del w:id="5879" w:author="Щанов Александр Валентинович" w:date="2024-07-29T12:45:00Z"/>
              </w:rPr>
            </w:pPr>
            <w:del w:id="5880" w:author="Щанов Александр Валентинович" w:date="2024-07-25T14:39:00Z">
              <w:r w:rsidRPr="00B9499D" w:rsidDel="0036521D">
                <w:delText>Строка</w:delText>
              </w:r>
            </w:del>
            <w:bookmarkStart w:id="5881" w:name="_Toc210317966"/>
            <w:bookmarkStart w:id="5882" w:name="_Toc210318493"/>
            <w:bookmarkStart w:id="5883" w:name="_Toc226562232"/>
            <w:bookmarkStart w:id="5884" w:name="_Toc226562763"/>
            <w:bookmarkEnd w:id="5881"/>
            <w:bookmarkEnd w:id="5882"/>
            <w:bookmarkEnd w:id="5883"/>
            <w:bookmarkEnd w:id="5884"/>
          </w:p>
        </w:tc>
        <w:tc>
          <w:tcPr>
            <w:tcW w:w="300" w:type="pct"/>
          </w:tcPr>
          <w:p w14:paraId="7F03AF71" w14:textId="7A5E6E46" w:rsidR="00D34345" w:rsidRPr="00B9499D" w:rsidDel="00214087" w:rsidRDefault="00D34345" w:rsidP="00D34345">
            <w:pPr>
              <w:pStyle w:val="GOSTTablenorm"/>
              <w:rPr>
                <w:del w:id="5885" w:author="Щанов Александр Валентинович" w:date="2024-07-29T12:45:00Z"/>
              </w:rPr>
            </w:pPr>
            <w:del w:id="5886" w:author="Щанов Александр Валентинович" w:date="2024-07-25T14:39:00Z">
              <w:r w:rsidRPr="00B9499D" w:rsidDel="0036521D">
                <w:delText>Да</w:delText>
              </w:r>
            </w:del>
            <w:bookmarkStart w:id="5887" w:name="_Toc210317967"/>
            <w:bookmarkStart w:id="5888" w:name="_Toc210318494"/>
            <w:bookmarkStart w:id="5889" w:name="_Toc226562233"/>
            <w:bookmarkStart w:id="5890" w:name="_Toc226562764"/>
            <w:bookmarkEnd w:id="5887"/>
            <w:bookmarkEnd w:id="5888"/>
            <w:bookmarkEnd w:id="5889"/>
            <w:bookmarkEnd w:id="5890"/>
          </w:p>
        </w:tc>
        <w:tc>
          <w:tcPr>
            <w:tcW w:w="315" w:type="pct"/>
          </w:tcPr>
          <w:p w14:paraId="4B6E7032" w14:textId="4C9B9F57" w:rsidR="00D34345" w:rsidRPr="00B9499D" w:rsidDel="00214087" w:rsidRDefault="00D34345" w:rsidP="00D34345">
            <w:pPr>
              <w:pStyle w:val="GOSTTablenorm"/>
              <w:rPr>
                <w:del w:id="5891" w:author="Щанов Александр Валентинович" w:date="2024-07-29T12:45:00Z"/>
              </w:rPr>
            </w:pPr>
            <w:del w:id="5892" w:author="Щанов Александр Валентинович" w:date="2024-07-25T14:39:00Z">
              <w:r w:rsidRPr="00B9499D" w:rsidDel="0036521D">
                <w:delText>=3</w:delText>
              </w:r>
            </w:del>
            <w:bookmarkStart w:id="5893" w:name="_Toc210317968"/>
            <w:bookmarkStart w:id="5894" w:name="_Toc210318495"/>
            <w:bookmarkStart w:id="5895" w:name="_Toc226562234"/>
            <w:bookmarkStart w:id="5896" w:name="_Toc226562765"/>
            <w:bookmarkEnd w:id="5893"/>
            <w:bookmarkEnd w:id="5894"/>
            <w:bookmarkEnd w:id="5895"/>
            <w:bookmarkEnd w:id="5896"/>
          </w:p>
        </w:tc>
        <w:tc>
          <w:tcPr>
            <w:tcW w:w="2035" w:type="pct"/>
          </w:tcPr>
          <w:p w14:paraId="66D3089A" w14:textId="5E0FE2E5" w:rsidR="00D34345" w:rsidRPr="00B9499D" w:rsidDel="00214087" w:rsidRDefault="00D34345" w:rsidP="00D34345">
            <w:pPr>
              <w:pStyle w:val="GOSTTablenorm"/>
              <w:rPr>
                <w:del w:id="5897" w:author="Щанов Александр Валентинович" w:date="2024-07-29T12:45:00Z"/>
              </w:rPr>
            </w:pPr>
            <w:del w:id="5898" w:author="Щанов Александр Валентинович" w:date="2024-07-25T14:39:00Z">
              <w:r w:rsidRPr="00B9499D" w:rsidDel="0036521D">
                <w:delText>Указывается код валюты по Общероссийскому классификатору валют.</w:delText>
              </w:r>
              <w:r w:rsidDel="0036521D">
                <w:delText xml:space="preserve"> </w:delText>
              </w:r>
              <w:r w:rsidRPr="00B9499D" w:rsidDel="0036521D">
                <w:delText>Допустимо указывать как цифро</w:delText>
              </w:r>
              <w:r w:rsidDel="0036521D">
                <w:delText>вой, так и буквенный код валюты</w:delText>
              </w:r>
            </w:del>
            <w:bookmarkStart w:id="5899" w:name="_Toc210317969"/>
            <w:bookmarkStart w:id="5900" w:name="_Toc210318496"/>
            <w:bookmarkStart w:id="5901" w:name="_Toc226562235"/>
            <w:bookmarkStart w:id="5902" w:name="_Toc226562766"/>
            <w:bookmarkEnd w:id="5899"/>
            <w:bookmarkEnd w:id="5900"/>
            <w:bookmarkEnd w:id="5901"/>
            <w:bookmarkEnd w:id="5902"/>
          </w:p>
        </w:tc>
        <w:bookmarkStart w:id="5903" w:name="_Toc210317970"/>
        <w:bookmarkStart w:id="5904" w:name="_Toc210318497"/>
        <w:bookmarkStart w:id="5905" w:name="_Toc226562236"/>
        <w:bookmarkStart w:id="5906" w:name="_Toc226562767"/>
        <w:bookmarkEnd w:id="5903"/>
        <w:bookmarkEnd w:id="5904"/>
        <w:bookmarkEnd w:id="5905"/>
        <w:bookmarkEnd w:id="5906"/>
      </w:tr>
      <w:tr w:rsidR="00D34345" w:rsidRPr="00B9499D" w:rsidDel="00214087" w14:paraId="3E544821" w14:textId="58622E56" w:rsidTr="00BB1586">
        <w:trPr>
          <w:del w:id="5907" w:author="Щанов Александр Валентинович" w:date="2024-07-29T12:45:00Z"/>
        </w:trPr>
        <w:tc>
          <w:tcPr>
            <w:tcW w:w="1100" w:type="pct"/>
          </w:tcPr>
          <w:p w14:paraId="4E60E1C9" w14:textId="6396957A" w:rsidR="00D34345" w:rsidRPr="00B9499D" w:rsidDel="00214087" w:rsidRDefault="00D34345" w:rsidP="00D34345">
            <w:pPr>
              <w:pStyle w:val="GOSTTablenorm"/>
              <w:rPr>
                <w:del w:id="5908" w:author="Щанов Александр Валентинович" w:date="2024-07-29T12:45:00Z"/>
              </w:rPr>
            </w:pPr>
            <w:del w:id="5909" w:author="Щанов Александр Валентинович" w:date="2024-07-25T14:39:00Z">
              <w:r w:rsidRPr="00B9499D" w:rsidDel="0036521D">
                <w:delText>Уровень конфиденциальности</w:delText>
              </w:r>
            </w:del>
            <w:bookmarkStart w:id="5910" w:name="_Toc210317971"/>
            <w:bookmarkStart w:id="5911" w:name="_Toc210318498"/>
            <w:bookmarkStart w:id="5912" w:name="_Toc226562237"/>
            <w:bookmarkStart w:id="5913" w:name="_Toc226562768"/>
            <w:bookmarkEnd w:id="5910"/>
            <w:bookmarkEnd w:id="5911"/>
            <w:bookmarkEnd w:id="5912"/>
            <w:bookmarkEnd w:id="5913"/>
          </w:p>
        </w:tc>
        <w:tc>
          <w:tcPr>
            <w:tcW w:w="750" w:type="pct"/>
          </w:tcPr>
          <w:p w14:paraId="75C2AD3D" w14:textId="1D202844" w:rsidR="00D34345" w:rsidRPr="00B9499D" w:rsidDel="00214087" w:rsidRDefault="00D34345" w:rsidP="00D34345">
            <w:pPr>
              <w:pStyle w:val="GOSTTablenorm"/>
              <w:rPr>
                <w:del w:id="5914" w:author="Щанов Александр Валентинович" w:date="2024-07-29T12:45:00Z"/>
              </w:rPr>
            </w:pPr>
            <w:del w:id="5915" w:author="Щанов Александр Валентинович" w:date="2024-07-25T14:39:00Z">
              <w:r w:rsidRPr="003124B9" w:rsidDel="0036521D">
                <w:delText>SystemInformation_UFOS_SECRECY</w:delText>
              </w:r>
            </w:del>
            <w:bookmarkStart w:id="5916" w:name="_Toc210317972"/>
            <w:bookmarkStart w:id="5917" w:name="_Toc210318499"/>
            <w:bookmarkStart w:id="5918" w:name="_Toc226562238"/>
            <w:bookmarkStart w:id="5919" w:name="_Toc226562769"/>
            <w:bookmarkEnd w:id="5916"/>
            <w:bookmarkEnd w:id="5917"/>
            <w:bookmarkEnd w:id="5918"/>
            <w:bookmarkEnd w:id="5919"/>
          </w:p>
        </w:tc>
        <w:tc>
          <w:tcPr>
            <w:tcW w:w="500" w:type="pct"/>
          </w:tcPr>
          <w:p w14:paraId="487CF977" w14:textId="4F5F6BB7" w:rsidR="00D34345" w:rsidRPr="00B9499D" w:rsidDel="00214087" w:rsidRDefault="00D34345" w:rsidP="00D34345">
            <w:pPr>
              <w:pStyle w:val="GOSTTablenorm"/>
              <w:rPr>
                <w:del w:id="5920" w:author="Щанов Александр Валентинович" w:date="2024-07-29T12:45:00Z"/>
              </w:rPr>
            </w:pPr>
            <w:del w:id="5921" w:author="Щанов Александр Валентинович" w:date="2024-07-25T14:39:00Z">
              <w:r w:rsidDel="0036521D">
                <w:delText>Число</w:delText>
              </w:r>
            </w:del>
            <w:bookmarkStart w:id="5922" w:name="_Toc210317973"/>
            <w:bookmarkStart w:id="5923" w:name="_Toc210318500"/>
            <w:bookmarkStart w:id="5924" w:name="_Toc226562239"/>
            <w:bookmarkStart w:id="5925" w:name="_Toc226562770"/>
            <w:bookmarkEnd w:id="5922"/>
            <w:bookmarkEnd w:id="5923"/>
            <w:bookmarkEnd w:id="5924"/>
            <w:bookmarkEnd w:id="5925"/>
          </w:p>
        </w:tc>
        <w:tc>
          <w:tcPr>
            <w:tcW w:w="300" w:type="pct"/>
          </w:tcPr>
          <w:p w14:paraId="7D7B3141" w14:textId="0B4AD500" w:rsidR="00D34345" w:rsidRPr="00B9499D" w:rsidDel="00214087" w:rsidRDefault="00D34345" w:rsidP="00D34345">
            <w:pPr>
              <w:pStyle w:val="GOSTTablenorm"/>
              <w:rPr>
                <w:del w:id="5926" w:author="Щанов Александр Валентинович" w:date="2024-07-29T12:45:00Z"/>
              </w:rPr>
            </w:pPr>
            <w:del w:id="5927" w:author="Щанов Александр Валентинович" w:date="2024-07-25T14:39:00Z">
              <w:r w:rsidRPr="00B9499D" w:rsidDel="0036521D">
                <w:delText>Да</w:delText>
              </w:r>
            </w:del>
            <w:bookmarkStart w:id="5928" w:name="_Toc210317974"/>
            <w:bookmarkStart w:id="5929" w:name="_Toc210318501"/>
            <w:bookmarkStart w:id="5930" w:name="_Toc226562240"/>
            <w:bookmarkStart w:id="5931" w:name="_Toc226562771"/>
            <w:bookmarkEnd w:id="5928"/>
            <w:bookmarkEnd w:id="5929"/>
            <w:bookmarkEnd w:id="5930"/>
            <w:bookmarkEnd w:id="5931"/>
          </w:p>
        </w:tc>
        <w:tc>
          <w:tcPr>
            <w:tcW w:w="315" w:type="pct"/>
          </w:tcPr>
          <w:p w14:paraId="7A1D8172" w14:textId="59C358D1" w:rsidR="00D34345" w:rsidRPr="00B9499D" w:rsidDel="00214087" w:rsidRDefault="00D34345" w:rsidP="00D34345">
            <w:pPr>
              <w:pStyle w:val="GOSTTablenorm"/>
              <w:rPr>
                <w:del w:id="5932" w:author="Щанов Александр Валентинович" w:date="2024-07-29T12:45:00Z"/>
              </w:rPr>
            </w:pPr>
            <w:del w:id="5933" w:author="Щанов Александр Валентинович" w:date="2024-07-25T14:39:00Z">
              <w:r w:rsidRPr="00B9499D" w:rsidDel="0036521D">
                <w:delText>=1</w:delText>
              </w:r>
            </w:del>
            <w:bookmarkStart w:id="5934" w:name="_Toc210317975"/>
            <w:bookmarkStart w:id="5935" w:name="_Toc210318502"/>
            <w:bookmarkStart w:id="5936" w:name="_Toc226562241"/>
            <w:bookmarkStart w:id="5937" w:name="_Toc226562772"/>
            <w:bookmarkEnd w:id="5934"/>
            <w:bookmarkEnd w:id="5935"/>
            <w:bookmarkEnd w:id="5936"/>
            <w:bookmarkEnd w:id="5937"/>
          </w:p>
        </w:tc>
        <w:tc>
          <w:tcPr>
            <w:tcW w:w="2035" w:type="pct"/>
          </w:tcPr>
          <w:p w14:paraId="58FBF5E9" w14:textId="25FDC310" w:rsidR="00D34345" w:rsidRPr="00B9499D" w:rsidDel="0036521D" w:rsidRDefault="00D34345" w:rsidP="00D34345">
            <w:pPr>
              <w:pStyle w:val="GOSTTablenorm"/>
              <w:rPr>
                <w:del w:id="5938" w:author="Щанов Александр Валентинович" w:date="2024-07-25T14:39:00Z"/>
              </w:rPr>
            </w:pPr>
            <w:del w:id="5939" w:author="Щанов Александр Валентинович" w:date="2024-07-25T14:39:00Z">
              <w:r w:rsidRPr="00B9499D" w:rsidDel="0036521D">
                <w:delText>Указывается уровень конфиденциальности документа.</w:delText>
              </w:r>
              <w:bookmarkStart w:id="5940" w:name="_Toc210317976"/>
              <w:bookmarkStart w:id="5941" w:name="_Toc210318503"/>
              <w:bookmarkStart w:id="5942" w:name="_Toc226562242"/>
              <w:bookmarkStart w:id="5943" w:name="_Toc226562773"/>
              <w:bookmarkEnd w:id="5940"/>
              <w:bookmarkEnd w:id="5941"/>
              <w:bookmarkEnd w:id="5942"/>
              <w:bookmarkEnd w:id="5943"/>
            </w:del>
          </w:p>
          <w:p w14:paraId="5515E374" w14:textId="209F2284" w:rsidR="00D34345" w:rsidRPr="00B9499D" w:rsidDel="0036521D" w:rsidRDefault="00D34345" w:rsidP="00D34345">
            <w:pPr>
              <w:pStyle w:val="GOSTTablenorm"/>
              <w:rPr>
                <w:del w:id="5944" w:author="Щанов Александр Валентинович" w:date="2024-07-25T14:39:00Z"/>
              </w:rPr>
            </w:pPr>
            <w:del w:id="5945" w:author="Щанов Александр Валентинович" w:date="2024-07-25T14:39:00Z">
              <w:r w:rsidRPr="00B9499D" w:rsidDel="0036521D">
                <w:delText>Возможные значения:</w:delText>
              </w:r>
              <w:bookmarkStart w:id="5946" w:name="_Toc210317977"/>
              <w:bookmarkStart w:id="5947" w:name="_Toc210318504"/>
              <w:bookmarkStart w:id="5948" w:name="_Toc226562243"/>
              <w:bookmarkStart w:id="5949" w:name="_Toc226562774"/>
              <w:bookmarkEnd w:id="5946"/>
              <w:bookmarkEnd w:id="5947"/>
              <w:bookmarkEnd w:id="5948"/>
              <w:bookmarkEnd w:id="5949"/>
            </w:del>
          </w:p>
          <w:p w14:paraId="43C3C3FD" w14:textId="437374E1" w:rsidR="00D34345" w:rsidRPr="00B9499D" w:rsidDel="0036521D" w:rsidRDefault="00D34345" w:rsidP="00D34345">
            <w:pPr>
              <w:pStyle w:val="GOSTTableListMark1"/>
              <w:rPr>
                <w:del w:id="5950" w:author="Щанов Александр Валентинович" w:date="2024-07-25T14:39:00Z"/>
              </w:rPr>
            </w:pPr>
            <w:del w:id="5951" w:author="Щанов Александр Валентинович" w:date="2024-07-25T14:39:00Z">
              <w:r w:rsidRPr="00B9499D" w:rsidDel="0036521D">
                <w:delText>«0» - Несекретно;</w:delText>
              </w:r>
              <w:bookmarkStart w:id="5952" w:name="_Toc210317978"/>
              <w:bookmarkStart w:id="5953" w:name="_Toc210318505"/>
              <w:bookmarkStart w:id="5954" w:name="_Toc226562244"/>
              <w:bookmarkStart w:id="5955" w:name="_Toc226562775"/>
              <w:bookmarkEnd w:id="5952"/>
              <w:bookmarkEnd w:id="5953"/>
              <w:bookmarkEnd w:id="5954"/>
              <w:bookmarkEnd w:id="5955"/>
            </w:del>
          </w:p>
          <w:p w14:paraId="48429B80" w14:textId="1330F636" w:rsidR="00D34345" w:rsidRPr="00A80096" w:rsidDel="00214087" w:rsidRDefault="00D34345" w:rsidP="00D34345">
            <w:pPr>
              <w:pStyle w:val="GOSTTableListMark1"/>
              <w:rPr>
                <w:del w:id="5956" w:author="Щанов Александр Валентинович" w:date="2024-07-29T12:45:00Z"/>
              </w:rPr>
            </w:pPr>
            <w:del w:id="5957" w:author="Щанов Александр Валентинович" w:date="2024-07-25T14:39:00Z">
              <w:r w:rsidRPr="00B9499D" w:rsidDel="0036521D">
                <w:delText>«</w:delText>
              </w:r>
              <w:r w:rsidDel="0036521D">
                <w:delText>1» - Для служебного пользования</w:delText>
              </w:r>
            </w:del>
            <w:bookmarkStart w:id="5958" w:name="_Toc210317979"/>
            <w:bookmarkStart w:id="5959" w:name="_Toc210318506"/>
            <w:bookmarkStart w:id="5960" w:name="_Toc226562245"/>
            <w:bookmarkStart w:id="5961" w:name="_Toc226562776"/>
            <w:bookmarkEnd w:id="5958"/>
            <w:bookmarkEnd w:id="5959"/>
            <w:bookmarkEnd w:id="5960"/>
            <w:bookmarkEnd w:id="5961"/>
          </w:p>
        </w:tc>
        <w:bookmarkStart w:id="5962" w:name="_Toc210317980"/>
        <w:bookmarkStart w:id="5963" w:name="_Toc210318507"/>
        <w:bookmarkStart w:id="5964" w:name="_Toc226562246"/>
        <w:bookmarkStart w:id="5965" w:name="_Toc226562777"/>
        <w:bookmarkEnd w:id="5962"/>
        <w:bookmarkEnd w:id="5963"/>
        <w:bookmarkEnd w:id="5964"/>
        <w:bookmarkEnd w:id="5965"/>
      </w:tr>
      <w:tr w:rsidR="00D34345" w:rsidRPr="00B9499D" w:rsidDel="00214087" w14:paraId="162D615C" w14:textId="5E5BDB91" w:rsidTr="00BB1586">
        <w:trPr>
          <w:del w:id="5966" w:author="Щанов Александр Валентинович" w:date="2024-07-29T12:45:00Z"/>
        </w:trPr>
        <w:tc>
          <w:tcPr>
            <w:tcW w:w="1100" w:type="pct"/>
          </w:tcPr>
          <w:p w14:paraId="425FF088" w14:textId="7B667D10" w:rsidR="00D34345" w:rsidRPr="00B9499D" w:rsidDel="00214087" w:rsidRDefault="00D34345" w:rsidP="00D34345">
            <w:pPr>
              <w:pStyle w:val="GOSTTablenorm"/>
              <w:rPr>
                <w:del w:id="5967" w:author="Щанов Александр Валентинович" w:date="2024-07-29T12:45:00Z"/>
              </w:rPr>
            </w:pPr>
            <w:del w:id="5968" w:author="Щанов Александр Валентинович" w:date="2024-07-25T14:39:00Z">
              <w:r w:rsidRPr="00B9499D" w:rsidDel="0036521D">
                <w:lastRenderedPageBreak/>
                <w:delText>Код бюджета</w:delText>
              </w:r>
            </w:del>
            <w:bookmarkStart w:id="5969" w:name="_Toc210317981"/>
            <w:bookmarkStart w:id="5970" w:name="_Toc210318508"/>
            <w:bookmarkStart w:id="5971" w:name="_Toc226562247"/>
            <w:bookmarkStart w:id="5972" w:name="_Toc226562778"/>
            <w:bookmarkEnd w:id="5969"/>
            <w:bookmarkEnd w:id="5970"/>
            <w:bookmarkEnd w:id="5971"/>
            <w:bookmarkEnd w:id="5972"/>
          </w:p>
        </w:tc>
        <w:tc>
          <w:tcPr>
            <w:tcW w:w="750" w:type="pct"/>
          </w:tcPr>
          <w:p w14:paraId="759B6360" w14:textId="05FB6746" w:rsidR="00D34345" w:rsidRPr="00B9499D" w:rsidDel="00214087" w:rsidRDefault="00D34345" w:rsidP="00D34345">
            <w:pPr>
              <w:pStyle w:val="GOSTTablenorm"/>
              <w:rPr>
                <w:del w:id="5973" w:author="Щанов Александр Валентинович" w:date="2024-07-29T12:45:00Z"/>
              </w:rPr>
            </w:pPr>
            <w:del w:id="5974" w:author="Щанов Александр Валентинович" w:date="2024-07-25T14:39:00Z">
              <w:r w:rsidRPr="003124B9" w:rsidDel="0036521D">
                <w:delText>TtlPrt_Budget_Cd</w:delText>
              </w:r>
            </w:del>
            <w:bookmarkStart w:id="5975" w:name="_Toc210317982"/>
            <w:bookmarkStart w:id="5976" w:name="_Toc210318509"/>
            <w:bookmarkStart w:id="5977" w:name="_Toc226562248"/>
            <w:bookmarkStart w:id="5978" w:name="_Toc226562779"/>
            <w:bookmarkEnd w:id="5975"/>
            <w:bookmarkEnd w:id="5976"/>
            <w:bookmarkEnd w:id="5977"/>
            <w:bookmarkEnd w:id="5978"/>
          </w:p>
        </w:tc>
        <w:tc>
          <w:tcPr>
            <w:tcW w:w="500" w:type="pct"/>
          </w:tcPr>
          <w:p w14:paraId="65404F23" w14:textId="0C7DEA30" w:rsidR="00D34345" w:rsidRPr="00B9499D" w:rsidDel="00214087" w:rsidRDefault="00D34345" w:rsidP="00D34345">
            <w:pPr>
              <w:pStyle w:val="GOSTTablenorm"/>
              <w:rPr>
                <w:del w:id="5979" w:author="Щанов Александр Валентинович" w:date="2024-07-29T12:45:00Z"/>
              </w:rPr>
            </w:pPr>
            <w:del w:id="5980" w:author="Щанов Александр Валентинович" w:date="2024-07-25T14:39:00Z">
              <w:r w:rsidRPr="00B9499D" w:rsidDel="0036521D">
                <w:delText>Строка</w:delText>
              </w:r>
            </w:del>
            <w:bookmarkStart w:id="5981" w:name="_Toc210317983"/>
            <w:bookmarkStart w:id="5982" w:name="_Toc210318510"/>
            <w:bookmarkStart w:id="5983" w:name="_Toc226562249"/>
            <w:bookmarkStart w:id="5984" w:name="_Toc226562780"/>
            <w:bookmarkEnd w:id="5981"/>
            <w:bookmarkEnd w:id="5982"/>
            <w:bookmarkEnd w:id="5983"/>
            <w:bookmarkEnd w:id="5984"/>
          </w:p>
        </w:tc>
        <w:tc>
          <w:tcPr>
            <w:tcW w:w="300" w:type="pct"/>
          </w:tcPr>
          <w:p w14:paraId="6F28D5E4" w14:textId="3E73611B" w:rsidR="00D34345" w:rsidRPr="00B9499D" w:rsidDel="00214087" w:rsidRDefault="00D34345" w:rsidP="00D34345">
            <w:pPr>
              <w:pStyle w:val="GOSTTablenorm"/>
              <w:rPr>
                <w:del w:id="5985" w:author="Щанов Александр Валентинович" w:date="2024-07-29T12:45:00Z"/>
              </w:rPr>
            </w:pPr>
            <w:del w:id="5986" w:author="Щанов Александр Валентинович" w:date="2024-07-25T14:39:00Z">
              <w:r w:rsidRPr="00B9499D" w:rsidDel="0036521D">
                <w:delText>Да</w:delText>
              </w:r>
            </w:del>
            <w:bookmarkStart w:id="5987" w:name="_Toc210317984"/>
            <w:bookmarkStart w:id="5988" w:name="_Toc210318511"/>
            <w:bookmarkStart w:id="5989" w:name="_Toc226562250"/>
            <w:bookmarkStart w:id="5990" w:name="_Toc226562781"/>
            <w:bookmarkEnd w:id="5987"/>
            <w:bookmarkEnd w:id="5988"/>
            <w:bookmarkEnd w:id="5989"/>
            <w:bookmarkEnd w:id="5990"/>
          </w:p>
        </w:tc>
        <w:tc>
          <w:tcPr>
            <w:tcW w:w="315" w:type="pct"/>
          </w:tcPr>
          <w:p w14:paraId="0CA2866A" w14:textId="065BC46C" w:rsidR="00D34345" w:rsidRPr="00B9499D" w:rsidDel="00214087" w:rsidRDefault="00D34345" w:rsidP="00D34345">
            <w:pPr>
              <w:pStyle w:val="GOSTTablenorm"/>
              <w:rPr>
                <w:del w:id="5991" w:author="Щанов Александр Валентинович" w:date="2024-07-29T12:45:00Z"/>
              </w:rPr>
            </w:pPr>
            <w:del w:id="5992" w:author="Щанов Александр Валентинович" w:date="2024-07-25T14:39:00Z">
              <w:r w:rsidRPr="00B9499D" w:rsidDel="0036521D">
                <w:delText>=8</w:delText>
              </w:r>
            </w:del>
            <w:bookmarkStart w:id="5993" w:name="_Toc210317985"/>
            <w:bookmarkStart w:id="5994" w:name="_Toc210318512"/>
            <w:bookmarkStart w:id="5995" w:name="_Toc226562251"/>
            <w:bookmarkStart w:id="5996" w:name="_Toc226562782"/>
            <w:bookmarkEnd w:id="5993"/>
            <w:bookmarkEnd w:id="5994"/>
            <w:bookmarkEnd w:id="5995"/>
            <w:bookmarkEnd w:id="5996"/>
          </w:p>
        </w:tc>
        <w:tc>
          <w:tcPr>
            <w:tcW w:w="2035" w:type="pct"/>
          </w:tcPr>
          <w:p w14:paraId="520B4A47" w14:textId="20D9CB60" w:rsidR="00D34345" w:rsidRPr="00B9499D" w:rsidDel="00214087" w:rsidRDefault="00D34345" w:rsidP="00D34345">
            <w:pPr>
              <w:pStyle w:val="GOSTTablenorm"/>
              <w:rPr>
                <w:del w:id="5997" w:author="Щанов Александр Валентинович" w:date="2024-07-29T12:45:00Z"/>
              </w:rPr>
            </w:pPr>
            <w:del w:id="5998" w:author="Щанов Александр Валентинович" w:date="2024-07-25T14:39:00Z">
              <w:r w:rsidRPr="00B9499D" w:rsidDel="0036521D">
                <w:delText>Указывается код бюджета в соответ</w:delText>
              </w:r>
              <w:r w:rsidDel="0036521D">
                <w:delText>ствии со справочником «Бюджеты»</w:delText>
              </w:r>
            </w:del>
            <w:bookmarkStart w:id="5999" w:name="_Toc210317986"/>
            <w:bookmarkStart w:id="6000" w:name="_Toc210318513"/>
            <w:bookmarkStart w:id="6001" w:name="_Toc226562252"/>
            <w:bookmarkStart w:id="6002" w:name="_Toc226562783"/>
            <w:bookmarkEnd w:id="5999"/>
            <w:bookmarkEnd w:id="6000"/>
            <w:bookmarkEnd w:id="6001"/>
            <w:bookmarkEnd w:id="6002"/>
          </w:p>
        </w:tc>
        <w:bookmarkStart w:id="6003" w:name="_Toc210317987"/>
        <w:bookmarkStart w:id="6004" w:name="_Toc210318514"/>
        <w:bookmarkStart w:id="6005" w:name="_Toc226562253"/>
        <w:bookmarkStart w:id="6006" w:name="_Toc226562784"/>
        <w:bookmarkEnd w:id="6003"/>
        <w:bookmarkEnd w:id="6004"/>
        <w:bookmarkEnd w:id="6005"/>
        <w:bookmarkEnd w:id="6006"/>
      </w:tr>
      <w:tr w:rsidR="00D34345" w:rsidRPr="00B9499D" w:rsidDel="00214087" w14:paraId="0A2160B6" w14:textId="218FB6C2" w:rsidTr="00BB1586">
        <w:trPr>
          <w:del w:id="6007" w:author="Щанов Александр Валентинович" w:date="2024-07-29T12:45:00Z"/>
        </w:trPr>
        <w:tc>
          <w:tcPr>
            <w:tcW w:w="1100" w:type="pct"/>
          </w:tcPr>
          <w:p w14:paraId="65FCB88C" w14:textId="696CD776" w:rsidR="00D34345" w:rsidRPr="00B9499D" w:rsidDel="00214087" w:rsidRDefault="00D34345" w:rsidP="00D34345">
            <w:pPr>
              <w:pStyle w:val="GOSTTablenorm"/>
              <w:rPr>
                <w:del w:id="6008" w:author="Щанов Александр Валентинович" w:date="2024-07-29T12:45:00Z"/>
              </w:rPr>
            </w:pPr>
            <w:del w:id="6009" w:author="Щанов Александр Валентинович" w:date="2024-07-25T14:39:00Z">
              <w:r w:rsidRPr="00B9499D" w:rsidDel="0036521D">
                <w:delText>Книга учета</w:delText>
              </w:r>
            </w:del>
            <w:bookmarkStart w:id="6010" w:name="_Toc210317988"/>
            <w:bookmarkStart w:id="6011" w:name="_Toc210318515"/>
            <w:bookmarkStart w:id="6012" w:name="_Toc226562254"/>
            <w:bookmarkStart w:id="6013" w:name="_Toc226562785"/>
            <w:bookmarkEnd w:id="6010"/>
            <w:bookmarkEnd w:id="6011"/>
            <w:bookmarkEnd w:id="6012"/>
            <w:bookmarkEnd w:id="6013"/>
          </w:p>
        </w:tc>
        <w:tc>
          <w:tcPr>
            <w:tcW w:w="750" w:type="pct"/>
          </w:tcPr>
          <w:p w14:paraId="2B40C08E" w14:textId="7F62428E" w:rsidR="00D34345" w:rsidRPr="00B9499D" w:rsidDel="00214087" w:rsidRDefault="00D34345" w:rsidP="00D34345">
            <w:pPr>
              <w:pStyle w:val="GOSTTablenorm"/>
              <w:rPr>
                <w:del w:id="6014" w:author="Щанов Александр Валентинович" w:date="2024-07-29T12:45:00Z"/>
              </w:rPr>
            </w:pPr>
            <w:del w:id="6015" w:author="Щанов Александр Валентинович" w:date="2024-07-25T14:39:00Z">
              <w:r w:rsidRPr="00B9499D" w:rsidDel="0036521D">
                <w:delText>TtlPrt_LEDGERBOOK</w:delText>
              </w:r>
            </w:del>
            <w:bookmarkStart w:id="6016" w:name="_Toc210317989"/>
            <w:bookmarkStart w:id="6017" w:name="_Toc210318516"/>
            <w:bookmarkStart w:id="6018" w:name="_Toc226562255"/>
            <w:bookmarkStart w:id="6019" w:name="_Toc226562786"/>
            <w:bookmarkEnd w:id="6016"/>
            <w:bookmarkEnd w:id="6017"/>
            <w:bookmarkEnd w:id="6018"/>
            <w:bookmarkEnd w:id="6019"/>
          </w:p>
        </w:tc>
        <w:tc>
          <w:tcPr>
            <w:tcW w:w="500" w:type="pct"/>
          </w:tcPr>
          <w:p w14:paraId="6E27DE6D" w14:textId="5B648468" w:rsidR="00D34345" w:rsidRPr="00B9499D" w:rsidDel="00214087" w:rsidRDefault="00D34345" w:rsidP="00D34345">
            <w:pPr>
              <w:pStyle w:val="GOSTTablenorm"/>
              <w:rPr>
                <w:del w:id="6020" w:author="Щанов Александр Валентинович" w:date="2024-07-29T12:45:00Z"/>
              </w:rPr>
            </w:pPr>
            <w:del w:id="6021" w:author="Щанов Александр Валентинович" w:date="2024-07-25T14:39:00Z">
              <w:r w:rsidRPr="00B9499D" w:rsidDel="0036521D">
                <w:delText>Строка</w:delText>
              </w:r>
            </w:del>
            <w:bookmarkStart w:id="6022" w:name="_Toc210317990"/>
            <w:bookmarkStart w:id="6023" w:name="_Toc210318517"/>
            <w:bookmarkStart w:id="6024" w:name="_Toc226562256"/>
            <w:bookmarkStart w:id="6025" w:name="_Toc226562787"/>
            <w:bookmarkEnd w:id="6022"/>
            <w:bookmarkEnd w:id="6023"/>
            <w:bookmarkEnd w:id="6024"/>
            <w:bookmarkEnd w:id="6025"/>
          </w:p>
        </w:tc>
        <w:tc>
          <w:tcPr>
            <w:tcW w:w="300" w:type="pct"/>
          </w:tcPr>
          <w:p w14:paraId="0A8CE972" w14:textId="20471CF4" w:rsidR="00D34345" w:rsidRPr="00B9499D" w:rsidDel="00214087" w:rsidRDefault="00D34345" w:rsidP="00D34345">
            <w:pPr>
              <w:pStyle w:val="GOSTTablenorm"/>
              <w:rPr>
                <w:del w:id="6026" w:author="Щанов Александр Валентинович" w:date="2024-07-29T12:45:00Z"/>
              </w:rPr>
            </w:pPr>
            <w:del w:id="6027" w:author="Щанов Александр Валентинович" w:date="2024-07-25T14:39:00Z">
              <w:r w:rsidRPr="00B9499D" w:rsidDel="0036521D">
                <w:delText>Да</w:delText>
              </w:r>
            </w:del>
            <w:bookmarkStart w:id="6028" w:name="_Toc210317991"/>
            <w:bookmarkStart w:id="6029" w:name="_Toc210318518"/>
            <w:bookmarkStart w:id="6030" w:name="_Toc226562257"/>
            <w:bookmarkStart w:id="6031" w:name="_Toc226562788"/>
            <w:bookmarkEnd w:id="6028"/>
            <w:bookmarkEnd w:id="6029"/>
            <w:bookmarkEnd w:id="6030"/>
            <w:bookmarkEnd w:id="6031"/>
          </w:p>
        </w:tc>
        <w:tc>
          <w:tcPr>
            <w:tcW w:w="315" w:type="pct"/>
          </w:tcPr>
          <w:p w14:paraId="5AE478FA" w14:textId="09F724E6" w:rsidR="00D34345" w:rsidRPr="00B9499D" w:rsidDel="00214087" w:rsidRDefault="00D34345" w:rsidP="00D34345">
            <w:pPr>
              <w:pStyle w:val="GOSTTablenorm"/>
              <w:rPr>
                <w:del w:id="6032" w:author="Щанов Александр Валентинович" w:date="2024-07-29T12:45:00Z"/>
              </w:rPr>
            </w:pPr>
            <w:del w:id="6033" w:author="Щанов Александр Валентинович" w:date="2024-07-25T14:39:00Z">
              <w:r w:rsidRPr="00B9499D" w:rsidDel="0036521D">
                <w:delText>&lt;=100</w:delText>
              </w:r>
            </w:del>
            <w:bookmarkStart w:id="6034" w:name="_Toc210317992"/>
            <w:bookmarkStart w:id="6035" w:name="_Toc210318519"/>
            <w:bookmarkStart w:id="6036" w:name="_Toc226562258"/>
            <w:bookmarkStart w:id="6037" w:name="_Toc226562789"/>
            <w:bookmarkEnd w:id="6034"/>
            <w:bookmarkEnd w:id="6035"/>
            <w:bookmarkEnd w:id="6036"/>
            <w:bookmarkEnd w:id="6037"/>
          </w:p>
        </w:tc>
        <w:tc>
          <w:tcPr>
            <w:tcW w:w="2035" w:type="pct"/>
          </w:tcPr>
          <w:p w14:paraId="0A02025D" w14:textId="358DF228" w:rsidR="00D34345" w:rsidRPr="00B9499D" w:rsidDel="00214087" w:rsidRDefault="00D34345" w:rsidP="00D34345">
            <w:pPr>
              <w:pStyle w:val="GOSTTablenorm"/>
              <w:rPr>
                <w:del w:id="6038" w:author="Щанов Александр Валентинович" w:date="2024-07-29T12:45:00Z"/>
              </w:rPr>
            </w:pPr>
            <w:del w:id="6039" w:author="Щанов Александр Валентинович" w:date="2024-07-25T14:39:00Z">
              <w:r w:rsidDel="0036521D">
                <w:delText xml:space="preserve">Указывается системное наименование книги бухгалтерского учета в соответствии со справочником «Книги учета» в </w:delText>
              </w:r>
              <w:r w:rsidDel="0036521D">
                <w:rPr>
                  <w:lang w:val="en-US"/>
                </w:rPr>
                <w:delText>SVAP</w:delText>
              </w:r>
            </w:del>
            <w:bookmarkStart w:id="6040" w:name="_Toc210317993"/>
            <w:bookmarkStart w:id="6041" w:name="_Toc210318520"/>
            <w:bookmarkStart w:id="6042" w:name="_Toc226562259"/>
            <w:bookmarkStart w:id="6043" w:name="_Toc226562790"/>
            <w:bookmarkEnd w:id="6040"/>
            <w:bookmarkEnd w:id="6041"/>
            <w:bookmarkEnd w:id="6042"/>
            <w:bookmarkEnd w:id="6043"/>
          </w:p>
        </w:tc>
        <w:bookmarkStart w:id="6044" w:name="_Toc210317994"/>
        <w:bookmarkStart w:id="6045" w:name="_Toc210318521"/>
        <w:bookmarkStart w:id="6046" w:name="_Toc226562260"/>
        <w:bookmarkStart w:id="6047" w:name="_Toc226562791"/>
        <w:bookmarkEnd w:id="6044"/>
        <w:bookmarkEnd w:id="6045"/>
        <w:bookmarkEnd w:id="6046"/>
        <w:bookmarkEnd w:id="6047"/>
      </w:tr>
      <w:tr w:rsidR="00D34345" w:rsidRPr="00B9499D" w:rsidDel="00D34345" w14:paraId="5DB33E42" w14:textId="0301DCC2" w:rsidTr="00BB1586">
        <w:trPr>
          <w:del w:id="6048" w:author="Щанов Александр Валентинович" w:date="2024-07-25T14:40:00Z"/>
        </w:trPr>
        <w:tc>
          <w:tcPr>
            <w:tcW w:w="1100" w:type="pct"/>
          </w:tcPr>
          <w:p w14:paraId="3D87DF10" w14:textId="208D5C24" w:rsidR="00D34345" w:rsidDel="00D34345" w:rsidRDefault="00D34345" w:rsidP="00D34345">
            <w:pPr>
              <w:pStyle w:val="GOSTTablenorm"/>
              <w:rPr>
                <w:del w:id="6049" w:author="Щанов Александр Валентинович" w:date="2024-07-25T14:40:00Z"/>
              </w:rPr>
            </w:pPr>
            <w:del w:id="6050" w:author="Щанов Александр Валентинович" w:date="2024-07-25T14:40:00Z">
              <w:r w:rsidDel="00D34345">
                <w:delText>Номер КОО по Дт</w:delText>
              </w:r>
              <w:bookmarkStart w:id="6051" w:name="_Toc210317995"/>
              <w:bookmarkStart w:id="6052" w:name="_Toc210318522"/>
              <w:bookmarkStart w:id="6053" w:name="_Toc226562261"/>
              <w:bookmarkStart w:id="6054" w:name="_Toc226562792"/>
              <w:bookmarkEnd w:id="6051"/>
              <w:bookmarkEnd w:id="6052"/>
              <w:bookmarkEnd w:id="6053"/>
              <w:bookmarkEnd w:id="6054"/>
            </w:del>
          </w:p>
        </w:tc>
        <w:tc>
          <w:tcPr>
            <w:tcW w:w="750" w:type="pct"/>
          </w:tcPr>
          <w:p w14:paraId="20854474" w14:textId="4C96FA3D" w:rsidR="00D34345" w:rsidRPr="005B44D3" w:rsidDel="00D34345" w:rsidRDefault="00D34345" w:rsidP="00D34345">
            <w:pPr>
              <w:pStyle w:val="GOSTTablenorm"/>
              <w:rPr>
                <w:del w:id="6055" w:author="Щанов Александр Валентинович" w:date="2024-07-25T14:40:00Z"/>
              </w:rPr>
            </w:pPr>
            <w:commentRangeStart w:id="6056"/>
            <w:commentRangeStart w:id="6057"/>
            <w:commentRangeEnd w:id="6056"/>
            <w:del w:id="6058" w:author="Щанов Александр Валентинович" w:date="2024-07-25T14:40:00Z">
              <w:r w:rsidRPr="00B9499D" w:rsidDel="00D34345">
                <w:rPr>
                  <w:rStyle w:val="afff4"/>
                  <w:sz w:val="22"/>
                  <w:szCs w:val="20"/>
                </w:rPr>
                <w:commentReference w:id="6056"/>
              </w:r>
              <w:commentRangeEnd w:id="6057"/>
              <w:r w:rsidRPr="00B9499D" w:rsidDel="00D34345">
                <w:rPr>
                  <w:rStyle w:val="afff4"/>
                  <w:sz w:val="22"/>
                  <w:szCs w:val="20"/>
                </w:rPr>
                <w:commentReference w:id="6057"/>
              </w:r>
              <w:r w:rsidRPr="00B9499D" w:rsidDel="00D34345">
                <w:delText>DT</w:delText>
              </w:r>
              <w:r w:rsidDel="00D34345">
                <w:delText>_</w:delText>
              </w:r>
              <w:r w:rsidRPr="002253A6" w:rsidDel="00D34345">
                <w:rPr>
                  <w:lang w:val="en-US"/>
                </w:rPr>
                <w:delText>NumberKOO</w:delText>
              </w:r>
              <w:bookmarkStart w:id="6059" w:name="_Toc210317996"/>
              <w:bookmarkStart w:id="6060" w:name="_Toc210318523"/>
              <w:bookmarkStart w:id="6061" w:name="_Toc226562262"/>
              <w:bookmarkStart w:id="6062" w:name="_Toc226562793"/>
              <w:bookmarkEnd w:id="6059"/>
              <w:bookmarkEnd w:id="6060"/>
              <w:bookmarkEnd w:id="6061"/>
              <w:bookmarkEnd w:id="6062"/>
            </w:del>
          </w:p>
        </w:tc>
        <w:tc>
          <w:tcPr>
            <w:tcW w:w="500" w:type="pct"/>
          </w:tcPr>
          <w:p w14:paraId="339FCF3D" w14:textId="570AC116" w:rsidR="00D34345" w:rsidRPr="00B9499D" w:rsidDel="00D34345" w:rsidRDefault="00D34345" w:rsidP="00D34345">
            <w:pPr>
              <w:pStyle w:val="GOSTTablenorm"/>
              <w:rPr>
                <w:del w:id="6063" w:author="Щанов Александр Валентинович" w:date="2024-07-25T14:40:00Z"/>
              </w:rPr>
            </w:pPr>
            <w:del w:id="6064" w:author="Щанов Александр Валентинович" w:date="2024-07-25T14:40:00Z">
              <w:r w:rsidRPr="00B9499D" w:rsidDel="00D34345">
                <w:delText>Строка</w:delText>
              </w:r>
              <w:bookmarkStart w:id="6065" w:name="_Toc210317997"/>
              <w:bookmarkStart w:id="6066" w:name="_Toc210318524"/>
              <w:bookmarkStart w:id="6067" w:name="_Toc226562263"/>
              <w:bookmarkStart w:id="6068" w:name="_Toc226562794"/>
              <w:bookmarkEnd w:id="6065"/>
              <w:bookmarkEnd w:id="6066"/>
              <w:bookmarkEnd w:id="6067"/>
              <w:bookmarkEnd w:id="6068"/>
            </w:del>
          </w:p>
        </w:tc>
        <w:tc>
          <w:tcPr>
            <w:tcW w:w="300" w:type="pct"/>
          </w:tcPr>
          <w:p w14:paraId="14DE1A60" w14:textId="20258CA2" w:rsidR="00D34345" w:rsidRPr="00B9499D" w:rsidDel="00D34345" w:rsidRDefault="00D34345" w:rsidP="00D34345">
            <w:pPr>
              <w:pStyle w:val="GOSTTablenorm"/>
              <w:rPr>
                <w:del w:id="6069" w:author="Щанов Александр Валентинович" w:date="2024-07-25T14:40:00Z"/>
              </w:rPr>
            </w:pPr>
            <w:del w:id="6070" w:author="Щанов Александр Валентинович" w:date="2024-07-25T14:40:00Z">
              <w:r w:rsidRPr="009E1151" w:rsidDel="00D34345">
                <w:delText>Да</w:delText>
              </w:r>
              <w:bookmarkStart w:id="6071" w:name="_Toc210317998"/>
              <w:bookmarkStart w:id="6072" w:name="_Toc210318525"/>
              <w:bookmarkStart w:id="6073" w:name="_Toc226562264"/>
              <w:bookmarkStart w:id="6074" w:name="_Toc226562795"/>
              <w:bookmarkEnd w:id="6071"/>
              <w:bookmarkEnd w:id="6072"/>
              <w:bookmarkEnd w:id="6073"/>
              <w:bookmarkEnd w:id="6074"/>
            </w:del>
          </w:p>
        </w:tc>
        <w:tc>
          <w:tcPr>
            <w:tcW w:w="315" w:type="pct"/>
          </w:tcPr>
          <w:p w14:paraId="27A685BB" w14:textId="2B26B266" w:rsidR="00D34345" w:rsidRPr="00B9499D" w:rsidDel="00D34345" w:rsidRDefault="00D34345" w:rsidP="00D34345">
            <w:pPr>
              <w:pStyle w:val="GOSTTablenorm"/>
              <w:rPr>
                <w:del w:id="6075" w:author="Щанов Александр Валентинович" w:date="2024-07-25T14:40:00Z"/>
              </w:rPr>
            </w:pPr>
            <w:commentRangeStart w:id="6076"/>
            <w:commentRangeStart w:id="6077"/>
            <w:commentRangeStart w:id="6078"/>
            <w:del w:id="6079" w:author="Щанов Александр Валентинович" w:date="2024-07-25T14:40:00Z">
              <w:r w:rsidRPr="00F40ED3" w:rsidDel="00D34345">
                <w:delText>&lt;=</w:delText>
              </w:r>
              <w:r w:rsidDel="00D34345">
                <w:delText>50</w:delText>
              </w:r>
              <w:bookmarkStart w:id="6080" w:name="_Toc210317999"/>
              <w:bookmarkStart w:id="6081" w:name="_Toc210318526"/>
              <w:bookmarkStart w:id="6082" w:name="_Toc226562265"/>
              <w:bookmarkStart w:id="6083" w:name="_Toc226562796"/>
              <w:bookmarkEnd w:id="6080"/>
              <w:bookmarkEnd w:id="6081"/>
              <w:bookmarkEnd w:id="6082"/>
              <w:bookmarkEnd w:id="6083"/>
              <w:commentRangeEnd w:id="6076"/>
              <w:r w:rsidRPr="00B9499D" w:rsidDel="00D34345">
                <w:rPr>
                  <w:rStyle w:val="afff4"/>
                  <w:sz w:val="22"/>
                  <w:szCs w:val="20"/>
                </w:rPr>
                <w:commentReference w:id="6076"/>
              </w:r>
              <w:commentRangeEnd w:id="6077"/>
              <w:r w:rsidRPr="00B9499D" w:rsidDel="00D34345">
                <w:rPr>
                  <w:rStyle w:val="afff4"/>
                  <w:sz w:val="22"/>
                  <w:szCs w:val="20"/>
                </w:rPr>
                <w:commentReference w:id="6077"/>
              </w:r>
              <w:commentRangeEnd w:id="6078"/>
              <w:r w:rsidRPr="00B9499D" w:rsidDel="00D34345">
                <w:rPr>
                  <w:rStyle w:val="afff4"/>
                  <w:sz w:val="22"/>
                  <w:szCs w:val="20"/>
                </w:rPr>
                <w:commentReference w:id="6078"/>
              </w:r>
            </w:del>
          </w:p>
        </w:tc>
        <w:tc>
          <w:tcPr>
            <w:tcW w:w="2035" w:type="pct"/>
          </w:tcPr>
          <w:p w14:paraId="3A651AE5" w14:textId="0A8B0C67" w:rsidR="00D34345" w:rsidDel="00D34345" w:rsidRDefault="00D34345" w:rsidP="00D34345">
            <w:pPr>
              <w:pStyle w:val="GOSTTablenorm"/>
              <w:rPr>
                <w:del w:id="6084" w:author="Щанов Александр Валентинович" w:date="2024-07-25T14:40:00Z"/>
              </w:rPr>
            </w:pPr>
            <w:del w:id="6085" w:author="Щанов Александр Валентинович" w:date="2024-07-25T14:40:00Z">
              <w:r w:rsidDel="00D34345">
                <w:delText xml:space="preserve">Указывается значение аналитического признака </w:delText>
              </w:r>
              <w:r w:rsidRPr="00E87786" w:rsidDel="00D34345">
                <w:delText>(свойства записи учета)</w:delText>
              </w:r>
              <w:r w:rsidDel="00D34345">
                <w:delText xml:space="preserve"> «</w:delText>
              </w:r>
              <w:r w:rsidRPr="00026BF4" w:rsidDel="00D34345">
                <w:delText>Номер казначейского обеспечения обязательств</w:delText>
              </w:r>
              <w:r w:rsidDel="00D34345">
                <w:delText>» для отражения по дебету записи учета.</w:delText>
              </w:r>
              <w:bookmarkStart w:id="6086" w:name="_Toc210318000"/>
              <w:bookmarkStart w:id="6087" w:name="_Toc210318527"/>
              <w:bookmarkStart w:id="6088" w:name="_Toc226562266"/>
              <w:bookmarkStart w:id="6089" w:name="_Toc226562797"/>
              <w:bookmarkEnd w:id="6086"/>
              <w:bookmarkEnd w:id="6087"/>
              <w:bookmarkEnd w:id="6088"/>
              <w:bookmarkEnd w:id="6089"/>
            </w:del>
          </w:p>
          <w:p w14:paraId="53C5935D" w14:textId="04FD430C" w:rsidR="00D34345" w:rsidDel="00D34345" w:rsidRDefault="00D34345" w:rsidP="00D34345">
            <w:pPr>
              <w:pStyle w:val="GOSTTablenorm"/>
              <w:rPr>
                <w:del w:id="6090" w:author="Щанов Александр Валентинович" w:date="2024-07-25T14:40:00Z"/>
              </w:rPr>
            </w:pPr>
            <w:del w:id="6091" w:author="Щанов Александр Валентинович" w:date="2024-07-25T14:40:00Z">
              <w:r w:rsidRPr="008C1F2F" w:rsidDel="00D34345">
                <w:delText>Допускается заполнение прочерком</w:delText>
              </w:r>
              <w:bookmarkStart w:id="6092" w:name="_Toc210318001"/>
              <w:bookmarkStart w:id="6093" w:name="_Toc210318528"/>
              <w:bookmarkStart w:id="6094" w:name="_Toc226562267"/>
              <w:bookmarkStart w:id="6095" w:name="_Toc226562798"/>
              <w:bookmarkEnd w:id="6092"/>
              <w:bookmarkEnd w:id="6093"/>
              <w:bookmarkEnd w:id="6094"/>
              <w:bookmarkEnd w:id="6095"/>
            </w:del>
          </w:p>
        </w:tc>
        <w:bookmarkStart w:id="6096" w:name="_Toc210318002"/>
        <w:bookmarkStart w:id="6097" w:name="_Toc210318529"/>
        <w:bookmarkStart w:id="6098" w:name="_Toc226562268"/>
        <w:bookmarkStart w:id="6099" w:name="_Toc226562799"/>
        <w:bookmarkEnd w:id="6096"/>
        <w:bookmarkEnd w:id="6097"/>
        <w:bookmarkEnd w:id="6098"/>
        <w:bookmarkEnd w:id="6099"/>
      </w:tr>
      <w:tr w:rsidR="00D34345" w:rsidRPr="00B9499D" w:rsidDel="00D34345" w14:paraId="33B066FE" w14:textId="79D9C184" w:rsidTr="00BB1586">
        <w:trPr>
          <w:del w:id="6100" w:author="Щанов Александр Валентинович" w:date="2024-07-25T14:40:00Z"/>
        </w:trPr>
        <w:tc>
          <w:tcPr>
            <w:tcW w:w="1100" w:type="pct"/>
          </w:tcPr>
          <w:p w14:paraId="40686443" w14:textId="0D46E644" w:rsidR="00D34345" w:rsidDel="00D34345" w:rsidRDefault="00D34345" w:rsidP="00D34345">
            <w:pPr>
              <w:pStyle w:val="GOSTTablenorm"/>
              <w:rPr>
                <w:del w:id="6101" w:author="Щанов Александр Валентинович" w:date="2024-07-25T14:40:00Z"/>
                <w:bCs/>
                <w:szCs w:val="22"/>
              </w:rPr>
            </w:pPr>
            <w:del w:id="6102" w:author="Щанов Александр Валентинович" w:date="2024-07-25T14:40:00Z">
              <w:r w:rsidDel="00D34345">
                <w:delText>Номер КОО по Кт</w:delText>
              </w:r>
              <w:bookmarkStart w:id="6103" w:name="_Toc210318003"/>
              <w:bookmarkStart w:id="6104" w:name="_Toc210318530"/>
              <w:bookmarkStart w:id="6105" w:name="_Toc226562269"/>
              <w:bookmarkStart w:id="6106" w:name="_Toc226562800"/>
              <w:bookmarkEnd w:id="6103"/>
              <w:bookmarkEnd w:id="6104"/>
              <w:bookmarkEnd w:id="6105"/>
              <w:bookmarkEnd w:id="6106"/>
            </w:del>
          </w:p>
        </w:tc>
        <w:tc>
          <w:tcPr>
            <w:tcW w:w="750" w:type="pct"/>
          </w:tcPr>
          <w:p w14:paraId="7FDB2299" w14:textId="0DFA6D8B" w:rsidR="00D34345" w:rsidRPr="005B44D3" w:rsidDel="00D34345" w:rsidRDefault="00D34345" w:rsidP="00D34345">
            <w:pPr>
              <w:pStyle w:val="GOSTTablenorm"/>
              <w:rPr>
                <w:del w:id="6107" w:author="Щанов Александр Валентинович" w:date="2024-07-25T14:40:00Z"/>
                <w:bCs/>
                <w:szCs w:val="22"/>
              </w:rPr>
            </w:pPr>
            <w:del w:id="6108" w:author="Щанов Александр Валентинович" w:date="2024-07-25T14:40:00Z">
              <w:r w:rsidRPr="00B9499D" w:rsidDel="00D34345">
                <w:rPr>
                  <w:bCs/>
                  <w:szCs w:val="22"/>
                  <w:lang w:val="en-US"/>
                </w:rPr>
                <w:delText>C</w:delText>
              </w:r>
              <w:r w:rsidDel="00D34345">
                <w:rPr>
                  <w:bCs/>
                  <w:szCs w:val="22"/>
                </w:rPr>
                <w:delText>T</w:delText>
              </w:r>
              <w:r w:rsidRPr="005B44D3" w:rsidDel="00D34345">
                <w:rPr>
                  <w:bCs/>
                  <w:szCs w:val="22"/>
                </w:rPr>
                <w:delText>_</w:delText>
              </w:r>
              <w:r w:rsidRPr="002253A6" w:rsidDel="00D34345">
                <w:rPr>
                  <w:bCs/>
                  <w:szCs w:val="22"/>
                  <w:lang w:val="en-US"/>
                </w:rPr>
                <w:delText>NumberKOO</w:delText>
              </w:r>
              <w:bookmarkStart w:id="6109" w:name="_Toc210318004"/>
              <w:bookmarkStart w:id="6110" w:name="_Toc210318531"/>
              <w:bookmarkStart w:id="6111" w:name="_Toc226562270"/>
              <w:bookmarkStart w:id="6112" w:name="_Toc226562801"/>
              <w:bookmarkEnd w:id="6109"/>
              <w:bookmarkEnd w:id="6110"/>
              <w:bookmarkEnd w:id="6111"/>
              <w:bookmarkEnd w:id="6112"/>
            </w:del>
          </w:p>
        </w:tc>
        <w:tc>
          <w:tcPr>
            <w:tcW w:w="500" w:type="pct"/>
          </w:tcPr>
          <w:p w14:paraId="14CB33A2" w14:textId="5B492551" w:rsidR="00D34345" w:rsidRPr="00B9499D" w:rsidDel="00D34345" w:rsidRDefault="00D34345" w:rsidP="00D34345">
            <w:pPr>
              <w:pStyle w:val="GOSTTablenorm"/>
              <w:rPr>
                <w:del w:id="6113" w:author="Щанов Александр Валентинович" w:date="2024-07-25T14:40:00Z"/>
                <w:szCs w:val="22"/>
              </w:rPr>
            </w:pPr>
            <w:del w:id="6114" w:author="Щанов Александр Валентинович" w:date="2024-07-25T14:40:00Z">
              <w:r w:rsidRPr="00B9499D" w:rsidDel="00D34345">
                <w:rPr>
                  <w:szCs w:val="22"/>
                </w:rPr>
                <w:delText>Строка</w:delText>
              </w:r>
              <w:bookmarkStart w:id="6115" w:name="_Toc210318005"/>
              <w:bookmarkStart w:id="6116" w:name="_Toc210318532"/>
              <w:bookmarkStart w:id="6117" w:name="_Toc226562271"/>
              <w:bookmarkStart w:id="6118" w:name="_Toc226562802"/>
              <w:bookmarkEnd w:id="6115"/>
              <w:bookmarkEnd w:id="6116"/>
              <w:bookmarkEnd w:id="6117"/>
              <w:bookmarkEnd w:id="6118"/>
            </w:del>
          </w:p>
        </w:tc>
        <w:tc>
          <w:tcPr>
            <w:tcW w:w="300" w:type="pct"/>
          </w:tcPr>
          <w:p w14:paraId="52887EA1" w14:textId="72524309" w:rsidR="00D34345" w:rsidRPr="00B9499D" w:rsidDel="00D34345" w:rsidRDefault="00D34345" w:rsidP="00D34345">
            <w:pPr>
              <w:pStyle w:val="GOSTTablenorm"/>
              <w:rPr>
                <w:del w:id="6119" w:author="Щанов Александр Валентинович" w:date="2024-07-25T14:40:00Z"/>
                <w:szCs w:val="22"/>
              </w:rPr>
            </w:pPr>
            <w:del w:id="6120" w:author="Щанов Александр Валентинович" w:date="2024-07-25T14:40:00Z">
              <w:r w:rsidRPr="009E1151" w:rsidDel="00D34345">
                <w:rPr>
                  <w:szCs w:val="22"/>
                </w:rPr>
                <w:delText>Да</w:delText>
              </w:r>
              <w:bookmarkStart w:id="6121" w:name="_Toc210318006"/>
              <w:bookmarkStart w:id="6122" w:name="_Toc210318533"/>
              <w:bookmarkStart w:id="6123" w:name="_Toc226562272"/>
              <w:bookmarkStart w:id="6124" w:name="_Toc226562803"/>
              <w:bookmarkEnd w:id="6121"/>
              <w:bookmarkEnd w:id="6122"/>
              <w:bookmarkEnd w:id="6123"/>
              <w:bookmarkEnd w:id="6124"/>
            </w:del>
          </w:p>
        </w:tc>
        <w:tc>
          <w:tcPr>
            <w:tcW w:w="315" w:type="pct"/>
          </w:tcPr>
          <w:p w14:paraId="596EC9D8" w14:textId="1DB53FD7" w:rsidR="00D34345" w:rsidRPr="00B9499D" w:rsidDel="00D34345" w:rsidRDefault="00D34345" w:rsidP="00D34345">
            <w:pPr>
              <w:pStyle w:val="GOSTTablenorm"/>
              <w:rPr>
                <w:del w:id="6125" w:author="Щанов Александр Валентинович" w:date="2024-07-25T14:40:00Z"/>
                <w:szCs w:val="22"/>
              </w:rPr>
            </w:pPr>
            <w:del w:id="6126" w:author="Щанов Александр Валентинович" w:date="2024-07-25T14:40:00Z">
              <w:r w:rsidRPr="00F40ED3" w:rsidDel="00D34345">
                <w:rPr>
                  <w:szCs w:val="22"/>
                </w:rPr>
                <w:delText>&lt;=</w:delText>
              </w:r>
              <w:r w:rsidDel="00D34345">
                <w:rPr>
                  <w:szCs w:val="22"/>
                </w:rPr>
                <w:delText>50</w:delText>
              </w:r>
              <w:bookmarkStart w:id="6127" w:name="_Toc210318007"/>
              <w:bookmarkStart w:id="6128" w:name="_Toc210318534"/>
              <w:bookmarkStart w:id="6129" w:name="_Toc226562273"/>
              <w:bookmarkStart w:id="6130" w:name="_Toc226562804"/>
              <w:bookmarkEnd w:id="6127"/>
              <w:bookmarkEnd w:id="6128"/>
              <w:bookmarkEnd w:id="6129"/>
              <w:bookmarkEnd w:id="6130"/>
            </w:del>
          </w:p>
        </w:tc>
        <w:tc>
          <w:tcPr>
            <w:tcW w:w="2035" w:type="pct"/>
          </w:tcPr>
          <w:p w14:paraId="0A4237C4" w14:textId="4FE3C8A9" w:rsidR="00D34345" w:rsidDel="00D34345" w:rsidRDefault="00D34345" w:rsidP="00D34345">
            <w:pPr>
              <w:pStyle w:val="GOSTTablenorm"/>
              <w:rPr>
                <w:del w:id="6131" w:author="Щанов Александр Валентинович" w:date="2024-07-25T14:40:00Z"/>
                <w:bCs/>
                <w:szCs w:val="22"/>
              </w:rPr>
            </w:pPr>
            <w:del w:id="6132" w:author="Щанов Александр Валентинович" w:date="2024-07-25T14:40:00Z">
              <w:r w:rsidDel="00D34345">
                <w:rPr>
                  <w:bCs/>
                  <w:szCs w:val="22"/>
                </w:rPr>
                <w:delText xml:space="preserve">Указывается значение аналитического признака </w:delText>
              </w:r>
              <w:r w:rsidRPr="00E87786" w:rsidDel="00D34345">
                <w:rPr>
                  <w:bCs/>
                  <w:szCs w:val="22"/>
                </w:rPr>
                <w:delText>(свойства записи учета)</w:delText>
              </w:r>
              <w:r w:rsidDel="00D34345">
                <w:rPr>
                  <w:bCs/>
                  <w:szCs w:val="22"/>
                </w:rPr>
                <w:delText xml:space="preserve"> «</w:delText>
              </w:r>
              <w:r w:rsidRPr="00026BF4" w:rsidDel="00D34345">
                <w:rPr>
                  <w:bCs/>
                  <w:szCs w:val="22"/>
                </w:rPr>
                <w:delText>Номер казначейского обеспечения обязательств</w:delText>
              </w:r>
              <w:r w:rsidDel="00D34345">
                <w:rPr>
                  <w:bCs/>
                  <w:szCs w:val="22"/>
                </w:rPr>
                <w:delText>» для отражения по кредиту записи учета.</w:delText>
              </w:r>
              <w:bookmarkStart w:id="6133" w:name="_Toc210318008"/>
              <w:bookmarkStart w:id="6134" w:name="_Toc210318535"/>
              <w:bookmarkStart w:id="6135" w:name="_Toc226562274"/>
              <w:bookmarkStart w:id="6136" w:name="_Toc226562805"/>
              <w:bookmarkEnd w:id="6133"/>
              <w:bookmarkEnd w:id="6134"/>
              <w:bookmarkEnd w:id="6135"/>
              <w:bookmarkEnd w:id="6136"/>
            </w:del>
          </w:p>
          <w:p w14:paraId="29621AF1" w14:textId="415876FE" w:rsidR="00D34345" w:rsidDel="00D34345" w:rsidRDefault="00D34345" w:rsidP="00D34345">
            <w:pPr>
              <w:pStyle w:val="GOSTTablenorm"/>
              <w:rPr>
                <w:del w:id="6137" w:author="Щанов Александр Валентинович" w:date="2024-07-25T14:40:00Z"/>
                <w:bCs/>
                <w:szCs w:val="22"/>
              </w:rPr>
            </w:pPr>
            <w:del w:id="6138" w:author="Щанов Александр Валентинович" w:date="2024-07-25T14:40:00Z">
              <w:r w:rsidRPr="008C1F2F" w:rsidDel="00D34345">
                <w:rPr>
                  <w:bCs/>
                  <w:szCs w:val="22"/>
                </w:rPr>
                <w:delText>Допускается заполнение прочерком</w:delText>
              </w:r>
              <w:bookmarkStart w:id="6139" w:name="_Toc210318009"/>
              <w:bookmarkStart w:id="6140" w:name="_Toc210318536"/>
              <w:bookmarkStart w:id="6141" w:name="_Toc226562275"/>
              <w:bookmarkStart w:id="6142" w:name="_Toc226562806"/>
              <w:bookmarkEnd w:id="6139"/>
              <w:bookmarkEnd w:id="6140"/>
              <w:bookmarkEnd w:id="6141"/>
              <w:bookmarkEnd w:id="6142"/>
            </w:del>
          </w:p>
        </w:tc>
        <w:bookmarkStart w:id="6143" w:name="_Toc210318010"/>
        <w:bookmarkStart w:id="6144" w:name="_Toc210318537"/>
        <w:bookmarkStart w:id="6145" w:name="_Toc226562276"/>
        <w:bookmarkStart w:id="6146" w:name="_Toc226562807"/>
        <w:bookmarkEnd w:id="6143"/>
        <w:bookmarkEnd w:id="6144"/>
        <w:bookmarkEnd w:id="6145"/>
        <w:bookmarkEnd w:id="6146"/>
      </w:tr>
      <w:tr w:rsidR="00D34345" w:rsidRPr="00B9499D" w:rsidDel="00214087" w14:paraId="5BF91111" w14:textId="35DD1EF8" w:rsidTr="00BB1586">
        <w:trPr>
          <w:del w:id="6147" w:author="Щанов Александр Валентинович" w:date="2024-07-29T12:45:00Z"/>
        </w:trPr>
        <w:tc>
          <w:tcPr>
            <w:tcW w:w="1100" w:type="pct"/>
          </w:tcPr>
          <w:p w14:paraId="116BF724" w14:textId="6D732F69" w:rsidR="00D34345" w:rsidRPr="00EE4072" w:rsidDel="00214087" w:rsidRDefault="00D34345" w:rsidP="00D34345">
            <w:pPr>
              <w:pStyle w:val="GOSTTablenorm"/>
              <w:rPr>
                <w:del w:id="6148" w:author="Щанов Александр Валентинович" w:date="2024-07-29T12:45:00Z"/>
                <w:b/>
                <w:bCs/>
                <w:szCs w:val="22"/>
              </w:rPr>
            </w:pPr>
            <w:del w:id="6149" w:author="Щанов Александр Валентинович" w:date="2024-07-25T14:44:00Z">
              <w:r w:rsidRPr="00EE4072" w:rsidDel="00853B14">
                <w:rPr>
                  <w:b/>
                  <w:bCs/>
                  <w:szCs w:val="22"/>
                </w:rPr>
                <w:delText>Строки</w:delText>
              </w:r>
            </w:del>
            <w:bookmarkStart w:id="6150" w:name="_Toc210318011"/>
            <w:bookmarkStart w:id="6151" w:name="_Toc210318538"/>
            <w:bookmarkStart w:id="6152" w:name="_Toc226562277"/>
            <w:bookmarkStart w:id="6153" w:name="_Toc226562808"/>
            <w:bookmarkEnd w:id="6150"/>
            <w:bookmarkEnd w:id="6151"/>
            <w:bookmarkEnd w:id="6152"/>
            <w:bookmarkEnd w:id="6153"/>
          </w:p>
        </w:tc>
        <w:tc>
          <w:tcPr>
            <w:tcW w:w="750" w:type="pct"/>
          </w:tcPr>
          <w:p w14:paraId="75F4E3E3" w14:textId="67DB0866" w:rsidR="00D34345" w:rsidRPr="00EE4072" w:rsidDel="00214087" w:rsidRDefault="00D34345" w:rsidP="00D34345">
            <w:pPr>
              <w:pStyle w:val="GOSTTablenorm"/>
              <w:rPr>
                <w:del w:id="6154" w:author="Щанов Александр Валентинович" w:date="2024-07-29T12:45:00Z"/>
                <w:b/>
                <w:bCs/>
                <w:szCs w:val="22"/>
              </w:rPr>
            </w:pPr>
            <w:del w:id="6155" w:author="Щанов Александр Валентинович" w:date="2024-07-25T14:44:00Z">
              <w:r w:rsidRPr="00EE4072" w:rsidDel="00853B14">
                <w:rPr>
                  <w:b/>
                  <w:bCs/>
                  <w:szCs w:val="22"/>
                </w:rPr>
                <w:delText>T0504833</w:delText>
              </w:r>
            </w:del>
            <w:bookmarkStart w:id="6156" w:name="_Toc210318012"/>
            <w:bookmarkStart w:id="6157" w:name="_Toc210318539"/>
            <w:bookmarkStart w:id="6158" w:name="_Toc226562278"/>
            <w:bookmarkStart w:id="6159" w:name="_Toc226562809"/>
            <w:bookmarkEnd w:id="6156"/>
            <w:bookmarkEnd w:id="6157"/>
            <w:bookmarkEnd w:id="6158"/>
            <w:bookmarkEnd w:id="6159"/>
          </w:p>
        </w:tc>
        <w:tc>
          <w:tcPr>
            <w:tcW w:w="500" w:type="pct"/>
          </w:tcPr>
          <w:p w14:paraId="4ED76410" w14:textId="5D4B7736" w:rsidR="00D34345" w:rsidRPr="00B9499D" w:rsidDel="00214087" w:rsidRDefault="00D34345" w:rsidP="00D34345">
            <w:pPr>
              <w:pStyle w:val="GOSTTablenorm"/>
              <w:rPr>
                <w:del w:id="6160" w:author="Щанов Александр Валентинович" w:date="2024-07-29T12:45:00Z"/>
                <w:szCs w:val="22"/>
              </w:rPr>
            </w:pPr>
            <w:del w:id="6161" w:author="Щанов Александр Валентинович" w:date="2024-07-25T14:44:00Z">
              <w:r w:rsidRPr="00B9499D" w:rsidDel="00853B14">
                <w:rPr>
                  <w:bCs/>
                  <w:szCs w:val="22"/>
                </w:rPr>
                <w:delText>Массив</w:delText>
              </w:r>
            </w:del>
            <w:bookmarkStart w:id="6162" w:name="_Toc210318013"/>
            <w:bookmarkStart w:id="6163" w:name="_Toc210318540"/>
            <w:bookmarkStart w:id="6164" w:name="_Toc226562279"/>
            <w:bookmarkStart w:id="6165" w:name="_Toc226562810"/>
            <w:bookmarkEnd w:id="6162"/>
            <w:bookmarkEnd w:id="6163"/>
            <w:bookmarkEnd w:id="6164"/>
            <w:bookmarkEnd w:id="6165"/>
          </w:p>
        </w:tc>
        <w:tc>
          <w:tcPr>
            <w:tcW w:w="300" w:type="pct"/>
          </w:tcPr>
          <w:p w14:paraId="3826A988" w14:textId="4DFFF1A6" w:rsidR="00D34345" w:rsidRPr="00B9499D" w:rsidDel="00214087" w:rsidRDefault="00D34345" w:rsidP="00D34345">
            <w:pPr>
              <w:pStyle w:val="GOSTTablenorm"/>
              <w:rPr>
                <w:del w:id="6166" w:author="Щанов Александр Валентинович" w:date="2024-07-29T12:45:00Z"/>
                <w:szCs w:val="22"/>
              </w:rPr>
            </w:pPr>
            <w:del w:id="6167" w:author="Щанов Александр Валентинович" w:date="2024-07-25T14:44:00Z">
              <w:r w:rsidRPr="00B9499D" w:rsidDel="00853B14">
                <w:rPr>
                  <w:szCs w:val="22"/>
                </w:rPr>
                <w:delText>Да</w:delText>
              </w:r>
            </w:del>
            <w:bookmarkStart w:id="6168" w:name="_Toc210318014"/>
            <w:bookmarkStart w:id="6169" w:name="_Toc210318541"/>
            <w:bookmarkStart w:id="6170" w:name="_Toc226562280"/>
            <w:bookmarkStart w:id="6171" w:name="_Toc226562811"/>
            <w:bookmarkEnd w:id="6168"/>
            <w:bookmarkEnd w:id="6169"/>
            <w:bookmarkEnd w:id="6170"/>
            <w:bookmarkEnd w:id="6171"/>
          </w:p>
        </w:tc>
        <w:tc>
          <w:tcPr>
            <w:tcW w:w="315" w:type="pct"/>
          </w:tcPr>
          <w:p w14:paraId="3E429994" w14:textId="149478FC" w:rsidR="00D34345" w:rsidRPr="00B9499D" w:rsidDel="00214087" w:rsidRDefault="00D34345" w:rsidP="00D34345">
            <w:pPr>
              <w:pStyle w:val="GOSTTablenorm"/>
              <w:rPr>
                <w:del w:id="6172" w:author="Щанов Александр Валентинович" w:date="2024-07-29T12:45:00Z"/>
                <w:szCs w:val="22"/>
              </w:rPr>
            </w:pPr>
            <w:del w:id="6173" w:author="Щанов Александр Валентинович" w:date="2024-07-25T14:44:00Z">
              <w:r w:rsidDel="00853B14">
                <w:rPr>
                  <w:szCs w:val="22"/>
                </w:rPr>
                <w:delText>-</w:delText>
              </w:r>
            </w:del>
            <w:bookmarkStart w:id="6174" w:name="_Toc210318015"/>
            <w:bookmarkStart w:id="6175" w:name="_Toc210318542"/>
            <w:bookmarkStart w:id="6176" w:name="_Toc226562281"/>
            <w:bookmarkStart w:id="6177" w:name="_Toc226562812"/>
            <w:bookmarkEnd w:id="6174"/>
            <w:bookmarkEnd w:id="6175"/>
            <w:bookmarkEnd w:id="6176"/>
            <w:bookmarkEnd w:id="6177"/>
          </w:p>
        </w:tc>
        <w:tc>
          <w:tcPr>
            <w:tcW w:w="2035" w:type="pct"/>
          </w:tcPr>
          <w:p w14:paraId="1C0A8E12" w14:textId="49A40EEB" w:rsidR="00D34345" w:rsidRPr="00B9499D" w:rsidDel="00214087" w:rsidRDefault="00D34345" w:rsidP="00D34345">
            <w:pPr>
              <w:pStyle w:val="GOSTTablenorm"/>
              <w:rPr>
                <w:del w:id="6178" w:author="Щанов Александр Валентинович" w:date="2024-07-29T12:45:00Z"/>
                <w:szCs w:val="22"/>
              </w:rPr>
            </w:pPr>
            <w:del w:id="6179" w:author="Щанов Александр Валентинович" w:date="2024-07-25T14:44:00Z">
              <w:r w:rsidDel="00853B14">
                <w:rPr>
                  <w:szCs w:val="22"/>
                </w:rPr>
                <w:delText>-</w:delText>
              </w:r>
            </w:del>
            <w:bookmarkStart w:id="6180" w:name="_Toc210318016"/>
            <w:bookmarkStart w:id="6181" w:name="_Toc210318543"/>
            <w:bookmarkStart w:id="6182" w:name="_Toc226562282"/>
            <w:bookmarkStart w:id="6183" w:name="_Toc226562813"/>
            <w:bookmarkEnd w:id="6180"/>
            <w:bookmarkEnd w:id="6181"/>
            <w:bookmarkEnd w:id="6182"/>
            <w:bookmarkEnd w:id="6183"/>
          </w:p>
        </w:tc>
        <w:bookmarkStart w:id="6184" w:name="_Toc210318017"/>
        <w:bookmarkStart w:id="6185" w:name="_Toc210318544"/>
        <w:bookmarkStart w:id="6186" w:name="_Toc226562283"/>
        <w:bookmarkStart w:id="6187" w:name="_Toc226562814"/>
        <w:bookmarkEnd w:id="6184"/>
        <w:bookmarkEnd w:id="6185"/>
        <w:bookmarkEnd w:id="6186"/>
        <w:bookmarkEnd w:id="6187"/>
      </w:tr>
      <w:tr w:rsidR="00D34345" w:rsidRPr="00B9499D" w:rsidDel="00214087" w14:paraId="529893DD" w14:textId="39EA1C43" w:rsidTr="00BB1586">
        <w:trPr>
          <w:del w:id="6188" w:author="Щанов Александр Валентинович" w:date="2024-07-29T12:45:00Z"/>
        </w:trPr>
        <w:tc>
          <w:tcPr>
            <w:tcW w:w="1100" w:type="pct"/>
          </w:tcPr>
          <w:p w14:paraId="7D10B2C8" w14:textId="5373B44C" w:rsidR="00D34345" w:rsidDel="00214087" w:rsidRDefault="00D34345" w:rsidP="00D34345">
            <w:pPr>
              <w:pStyle w:val="GOSTTablenorm"/>
              <w:rPr>
                <w:del w:id="6189" w:author="Щанов Александр Валентинович" w:date="2024-07-29T12:45:00Z"/>
                <w:bCs/>
                <w:szCs w:val="22"/>
              </w:rPr>
            </w:pPr>
            <w:del w:id="6190" w:author="Щанов Александр Валентинович" w:date="2024-07-25T14:45:00Z">
              <w:r w:rsidDel="00616667">
                <w:delText>Идентификатор строки</w:delText>
              </w:r>
            </w:del>
            <w:bookmarkStart w:id="6191" w:name="_Toc210318018"/>
            <w:bookmarkStart w:id="6192" w:name="_Toc210318545"/>
            <w:bookmarkStart w:id="6193" w:name="_Toc226562284"/>
            <w:bookmarkStart w:id="6194" w:name="_Toc226562815"/>
            <w:bookmarkEnd w:id="6191"/>
            <w:bookmarkEnd w:id="6192"/>
            <w:bookmarkEnd w:id="6193"/>
            <w:bookmarkEnd w:id="6194"/>
          </w:p>
        </w:tc>
        <w:tc>
          <w:tcPr>
            <w:tcW w:w="750" w:type="pct"/>
          </w:tcPr>
          <w:p w14:paraId="04A79B4B" w14:textId="25B77BBC" w:rsidR="00D34345" w:rsidRPr="00214087" w:rsidDel="00214087" w:rsidRDefault="00D34345" w:rsidP="00D34345">
            <w:pPr>
              <w:pStyle w:val="GOSTTablenorm"/>
              <w:rPr>
                <w:del w:id="6195" w:author="Щанов Александр Валентинович" w:date="2024-07-29T12:45:00Z"/>
                <w:bCs/>
                <w:szCs w:val="22"/>
              </w:rPr>
            </w:pPr>
            <w:del w:id="6196" w:author="Щанов Александр Валентинович" w:date="2024-07-25T14:45:00Z">
              <w:r w:rsidRPr="00D34345" w:rsidDel="00616667">
                <w:rPr>
                  <w:b/>
                  <w:bCs/>
                  <w:szCs w:val="22"/>
                  <w:lang w:val="en-US"/>
                </w:rPr>
                <w:delText>T</w:delText>
              </w:r>
              <w:r w:rsidRPr="00214087" w:rsidDel="00616667">
                <w:rPr>
                  <w:b/>
                  <w:bCs/>
                  <w:szCs w:val="22"/>
                </w:rPr>
                <w:delText>0504833</w:delText>
              </w:r>
              <w:r w:rsidRPr="00214087" w:rsidDel="00616667">
                <w:delText>:</w:delText>
              </w:r>
              <w:r w:rsidDel="00616667">
                <w:rPr>
                  <w:lang w:val="en-US"/>
                </w:rPr>
                <w:delText>id</w:delText>
              </w:r>
            </w:del>
            <w:bookmarkStart w:id="6197" w:name="_Toc210318019"/>
            <w:bookmarkStart w:id="6198" w:name="_Toc210318546"/>
            <w:bookmarkStart w:id="6199" w:name="_Toc226562285"/>
            <w:bookmarkStart w:id="6200" w:name="_Toc226562816"/>
            <w:bookmarkEnd w:id="6197"/>
            <w:bookmarkEnd w:id="6198"/>
            <w:bookmarkEnd w:id="6199"/>
            <w:bookmarkEnd w:id="6200"/>
          </w:p>
        </w:tc>
        <w:tc>
          <w:tcPr>
            <w:tcW w:w="500" w:type="pct"/>
          </w:tcPr>
          <w:p w14:paraId="2CFD50CF" w14:textId="63778287" w:rsidR="00D34345" w:rsidDel="00214087" w:rsidRDefault="00D34345" w:rsidP="00D34345">
            <w:pPr>
              <w:pStyle w:val="GOSTTablenorm"/>
              <w:rPr>
                <w:del w:id="6201" w:author="Щанов Александр Валентинович" w:date="2024-07-29T12:45:00Z"/>
                <w:bCs/>
                <w:szCs w:val="22"/>
              </w:rPr>
            </w:pPr>
            <w:del w:id="6202" w:author="Щанов Александр Валентинович" w:date="2024-07-25T14:45:00Z">
              <w:r w:rsidRPr="000B4650" w:rsidDel="00616667">
                <w:rPr>
                  <w:szCs w:val="22"/>
                </w:rPr>
                <w:delText>Число</w:delText>
              </w:r>
            </w:del>
            <w:bookmarkStart w:id="6203" w:name="_Toc210318020"/>
            <w:bookmarkStart w:id="6204" w:name="_Toc210318547"/>
            <w:bookmarkStart w:id="6205" w:name="_Toc226562286"/>
            <w:bookmarkStart w:id="6206" w:name="_Toc226562817"/>
            <w:bookmarkEnd w:id="6203"/>
            <w:bookmarkEnd w:id="6204"/>
            <w:bookmarkEnd w:id="6205"/>
            <w:bookmarkEnd w:id="6206"/>
          </w:p>
        </w:tc>
        <w:tc>
          <w:tcPr>
            <w:tcW w:w="300" w:type="pct"/>
          </w:tcPr>
          <w:p w14:paraId="0D11D065" w14:textId="35A0103C" w:rsidR="00D34345" w:rsidDel="00214087" w:rsidRDefault="00D34345" w:rsidP="00D34345">
            <w:pPr>
              <w:pStyle w:val="GOSTTablenorm"/>
              <w:rPr>
                <w:del w:id="6207" w:author="Щанов Александр Валентинович" w:date="2024-07-29T12:45:00Z"/>
                <w:szCs w:val="22"/>
              </w:rPr>
            </w:pPr>
            <w:del w:id="6208" w:author="Щанов Александр Валентинович" w:date="2024-07-25T14:45:00Z">
              <w:r w:rsidRPr="000B4650" w:rsidDel="00616667">
                <w:rPr>
                  <w:szCs w:val="22"/>
                </w:rPr>
                <w:delText>Да</w:delText>
              </w:r>
            </w:del>
            <w:bookmarkStart w:id="6209" w:name="_Toc210318021"/>
            <w:bookmarkStart w:id="6210" w:name="_Toc210318548"/>
            <w:bookmarkStart w:id="6211" w:name="_Toc226562287"/>
            <w:bookmarkStart w:id="6212" w:name="_Toc226562818"/>
            <w:bookmarkEnd w:id="6209"/>
            <w:bookmarkEnd w:id="6210"/>
            <w:bookmarkEnd w:id="6211"/>
            <w:bookmarkEnd w:id="6212"/>
          </w:p>
        </w:tc>
        <w:tc>
          <w:tcPr>
            <w:tcW w:w="315" w:type="pct"/>
          </w:tcPr>
          <w:p w14:paraId="7F747932" w14:textId="63B209F5" w:rsidR="00D34345" w:rsidRPr="00214087" w:rsidDel="00214087" w:rsidRDefault="00D34345" w:rsidP="00D34345">
            <w:pPr>
              <w:pStyle w:val="GOSTTablenorm"/>
              <w:rPr>
                <w:del w:id="6213" w:author="Щанов Александр Валентинович" w:date="2024-07-29T12:45:00Z"/>
              </w:rPr>
            </w:pPr>
            <w:del w:id="6214" w:author="Щанов Александр Валентинович" w:date="2024-07-25T14:45:00Z">
              <w:r w:rsidRPr="000B4650" w:rsidDel="00616667">
                <w:rPr>
                  <w:szCs w:val="22"/>
                </w:rPr>
                <w:delText>&lt;=20</w:delText>
              </w:r>
            </w:del>
            <w:bookmarkStart w:id="6215" w:name="_Toc210318022"/>
            <w:bookmarkStart w:id="6216" w:name="_Toc210318549"/>
            <w:bookmarkStart w:id="6217" w:name="_Toc226562288"/>
            <w:bookmarkStart w:id="6218" w:name="_Toc226562819"/>
            <w:bookmarkEnd w:id="6215"/>
            <w:bookmarkEnd w:id="6216"/>
            <w:bookmarkEnd w:id="6217"/>
            <w:bookmarkEnd w:id="6218"/>
          </w:p>
        </w:tc>
        <w:tc>
          <w:tcPr>
            <w:tcW w:w="2035" w:type="pct"/>
          </w:tcPr>
          <w:p w14:paraId="325A7072" w14:textId="499A277F" w:rsidR="00D34345" w:rsidDel="00214087" w:rsidRDefault="00D34345" w:rsidP="00D34345">
            <w:pPr>
              <w:pStyle w:val="GOSTTablenorm"/>
              <w:rPr>
                <w:del w:id="6219" w:author="Щанов Александр Валентинович" w:date="2024-07-29T12:45:00Z"/>
                <w:szCs w:val="22"/>
              </w:rPr>
            </w:pPr>
            <w:del w:id="6220" w:author="Щанов Александр Валентинович" w:date="2024-07-25T14:45:00Z">
              <w:r w:rsidRPr="000B4650" w:rsidDel="00616667">
                <w:rPr>
                  <w:szCs w:val="22"/>
                </w:rPr>
                <w:delText>Указывается технический идентификатор строки</w:delText>
              </w:r>
            </w:del>
            <w:bookmarkStart w:id="6221" w:name="_Toc210318023"/>
            <w:bookmarkStart w:id="6222" w:name="_Toc210318550"/>
            <w:bookmarkStart w:id="6223" w:name="_Toc226562289"/>
            <w:bookmarkStart w:id="6224" w:name="_Toc226562820"/>
            <w:bookmarkEnd w:id="6221"/>
            <w:bookmarkEnd w:id="6222"/>
            <w:bookmarkEnd w:id="6223"/>
            <w:bookmarkEnd w:id="6224"/>
          </w:p>
        </w:tc>
        <w:bookmarkStart w:id="6225" w:name="_Toc210318024"/>
        <w:bookmarkStart w:id="6226" w:name="_Toc210318551"/>
        <w:bookmarkStart w:id="6227" w:name="_Toc226562290"/>
        <w:bookmarkStart w:id="6228" w:name="_Toc226562821"/>
        <w:bookmarkEnd w:id="6225"/>
        <w:bookmarkEnd w:id="6226"/>
        <w:bookmarkEnd w:id="6227"/>
        <w:bookmarkEnd w:id="6228"/>
      </w:tr>
      <w:tr w:rsidR="00D34345" w:rsidRPr="00B9499D" w:rsidDel="00214087" w14:paraId="31CBA06D" w14:textId="06C73732" w:rsidTr="00BB1586">
        <w:trPr>
          <w:del w:id="6229" w:author="Щанов Александр Валентинович" w:date="2024-07-29T12:45:00Z"/>
        </w:trPr>
        <w:tc>
          <w:tcPr>
            <w:tcW w:w="1100" w:type="pct"/>
          </w:tcPr>
          <w:p w14:paraId="426D65F1" w14:textId="0ACFB0DD" w:rsidR="00D34345" w:rsidRPr="00B9499D" w:rsidDel="00214087" w:rsidRDefault="00D34345" w:rsidP="00D34345">
            <w:pPr>
              <w:pStyle w:val="GOSTTablenorm"/>
              <w:rPr>
                <w:del w:id="6230" w:author="Щанов Александр Валентинович" w:date="2024-07-29T12:45:00Z"/>
                <w:bCs/>
                <w:szCs w:val="22"/>
              </w:rPr>
            </w:pPr>
            <w:del w:id="6231" w:author="Щанов Александр Валентинович" w:date="2024-07-25T14:45:00Z">
              <w:r w:rsidDel="00616667">
                <w:rPr>
                  <w:bCs/>
                  <w:szCs w:val="22"/>
                </w:rPr>
                <w:delText>Номер строки</w:delText>
              </w:r>
            </w:del>
            <w:bookmarkStart w:id="6232" w:name="_Toc210318025"/>
            <w:bookmarkStart w:id="6233" w:name="_Toc210318552"/>
            <w:bookmarkStart w:id="6234" w:name="_Toc226562291"/>
            <w:bookmarkStart w:id="6235" w:name="_Toc226562822"/>
            <w:bookmarkEnd w:id="6232"/>
            <w:bookmarkEnd w:id="6233"/>
            <w:bookmarkEnd w:id="6234"/>
            <w:bookmarkEnd w:id="6235"/>
          </w:p>
        </w:tc>
        <w:tc>
          <w:tcPr>
            <w:tcW w:w="750" w:type="pct"/>
          </w:tcPr>
          <w:p w14:paraId="79ECB486" w14:textId="2BA2303A" w:rsidR="00D34345" w:rsidRPr="00B9499D" w:rsidDel="00214087" w:rsidRDefault="00D34345" w:rsidP="00D34345">
            <w:pPr>
              <w:pStyle w:val="GOSTTablenorm"/>
              <w:rPr>
                <w:del w:id="6236" w:author="Щанов Александр Валентинович" w:date="2024-07-29T12:45:00Z"/>
                <w:bCs/>
                <w:szCs w:val="22"/>
              </w:rPr>
            </w:pPr>
            <w:del w:id="6237" w:author="Щанов Александр Валентинович" w:date="2024-07-25T14:45:00Z">
              <w:r w:rsidRPr="00A71881" w:rsidDel="00616667">
                <w:rPr>
                  <w:b/>
                  <w:bCs/>
                  <w:szCs w:val="22"/>
                </w:rPr>
                <w:delText>T0504833:</w:delText>
              </w:r>
              <w:r w:rsidRPr="00D756FC" w:rsidDel="00616667">
                <w:rPr>
                  <w:bCs/>
                  <w:szCs w:val="22"/>
                </w:rPr>
                <w:delText>NPP</w:delText>
              </w:r>
            </w:del>
            <w:bookmarkStart w:id="6238" w:name="_Toc210318026"/>
            <w:bookmarkStart w:id="6239" w:name="_Toc210318553"/>
            <w:bookmarkStart w:id="6240" w:name="_Toc226562292"/>
            <w:bookmarkStart w:id="6241" w:name="_Toc226562823"/>
            <w:bookmarkEnd w:id="6238"/>
            <w:bookmarkEnd w:id="6239"/>
            <w:bookmarkEnd w:id="6240"/>
            <w:bookmarkEnd w:id="6241"/>
          </w:p>
        </w:tc>
        <w:tc>
          <w:tcPr>
            <w:tcW w:w="500" w:type="pct"/>
          </w:tcPr>
          <w:p w14:paraId="08D6810E" w14:textId="74800BBA" w:rsidR="00D34345" w:rsidRPr="00B9499D" w:rsidDel="00214087" w:rsidRDefault="00D34345" w:rsidP="00D34345">
            <w:pPr>
              <w:pStyle w:val="GOSTTablenorm"/>
              <w:rPr>
                <w:del w:id="6242" w:author="Щанов Александр Валентинович" w:date="2024-07-29T12:45:00Z"/>
                <w:szCs w:val="22"/>
              </w:rPr>
            </w:pPr>
            <w:del w:id="6243" w:author="Щанов Александр Валентинович" w:date="2024-07-25T14:45:00Z">
              <w:r w:rsidDel="00616667">
                <w:rPr>
                  <w:bCs/>
                  <w:szCs w:val="22"/>
                </w:rPr>
                <w:delText>Число</w:delText>
              </w:r>
            </w:del>
            <w:bookmarkStart w:id="6244" w:name="_Toc210318027"/>
            <w:bookmarkStart w:id="6245" w:name="_Toc210318554"/>
            <w:bookmarkStart w:id="6246" w:name="_Toc226562293"/>
            <w:bookmarkStart w:id="6247" w:name="_Toc226562824"/>
            <w:bookmarkEnd w:id="6244"/>
            <w:bookmarkEnd w:id="6245"/>
            <w:bookmarkEnd w:id="6246"/>
            <w:bookmarkEnd w:id="6247"/>
          </w:p>
        </w:tc>
        <w:tc>
          <w:tcPr>
            <w:tcW w:w="300" w:type="pct"/>
          </w:tcPr>
          <w:p w14:paraId="282199AE" w14:textId="3ED96E48" w:rsidR="00D34345" w:rsidRPr="00B9499D" w:rsidDel="00214087" w:rsidRDefault="00D34345" w:rsidP="00D34345">
            <w:pPr>
              <w:pStyle w:val="GOSTTablenorm"/>
              <w:rPr>
                <w:del w:id="6248" w:author="Щанов Александр Валентинович" w:date="2024-07-29T12:45:00Z"/>
                <w:szCs w:val="22"/>
              </w:rPr>
            </w:pPr>
            <w:del w:id="6249" w:author="Щанов Александр Валентинович" w:date="2024-07-25T14:45:00Z">
              <w:r w:rsidDel="00616667">
                <w:rPr>
                  <w:szCs w:val="22"/>
                </w:rPr>
                <w:delText>Да</w:delText>
              </w:r>
            </w:del>
            <w:bookmarkStart w:id="6250" w:name="_Toc210318028"/>
            <w:bookmarkStart w:id="6251" w:name="_Toc210318555"/>
            <w:bookmarkStart w:id="6252" w:name="_Toc226562294"/>
            <w:bookmarkStart w:id="6253" w:name="_Toc226562825"/>
            <w:bookmarkEnd w:id="6250"/>
            <w:bookmarkEnd w:id="6251"/>
            <w:bookmarkEnd w:id="6252"/>
            <w:bookmarkEnd w:id="6253"/>
          </w:p>
        </w:tc>
        <w:tc>
          <w:tcPr>
            <w:tcW w:w="315" w:type="pct"/>
          </w:tcPr>
          <w:p w14:paraId="2C116667" w14:textId="65CBDE9A" w:rsidR="00D34345" w:rsidRPr="00B9499D" w:rsidDel="00214087" w:rsidRDefault="00D34345" w:rsidP="00D34345">
            <w:pPr>
              <w:pStyle w:val="GOSTTablenorm"/>
              <w:rPr>
                <w:del w:id="6254" w:author="Щанов Александр Валентинович" w:date="2024-07-29T12:45:00Z"/>
                <w:szCs w:val="22"/>
              </w:rPr>
            </w:pPr>
            <w:del w:id="6255" w:author="Щанов Александр Валентинович" w:date="2024-07-25T14:45:00Z">
              <w:r w:rsidRPr="00214087" w:rsidDel="00616667">
                <w:delText>&lt;=5</w:delText>
              </w:r>
            </w:del>
            <w:bookmarkStart w:id="6256" w:name="_Toc210318029"/>
            <w:bookmarkStart w:id="6257" w:name="_Toc210318556"/>
            <w:bookmarkStart w:id="6258" w:name="_Toc226562295"/>
            <w:bookmarkStart w:id="6259" w:name="_Toc226562826"/>
            <w:bookmarkEnd w:id="6256"/>
            <w:bookmarkEnd w:id="6257"/>
            <w:bookmarkEnd w:id="6258"/>
            <w:bookmarkEnd w:id="6259"/>
          </w:p>
        </w:tc>
        <w:tc>
          <w:tcPr>
            <w:tcW w:w="2035" w:type="pct"/>
          </w:tcPr>
          <w:p w14:paraId="32924E1E" w14:textId="5EB9538D" w:rsidR="00D34345" w:rsidRPr="00B9499D" w:rsidDel="00214087" w:rsidRDefault="00D34345" w:rsidP="00D34345">
            <w:pPr>
              <w:pStyle w:val="GOSTTablenorm"/>
              <w:rPr>
                <w:del w:id="6260" w:author="Щанов Александр Валентинович" w:date="2024-07-29T12:45:00Z"/>
                <w:szCs w:val="22"/>
              </w:rPr>
            </w:pPr>
            <w:del w:id="6261" w:author="Щанов Александр Валентинович" w:date="2024-07-25T14:45:00Z">
              <w:r w:rsidDel="00616667">
                <w:rPr>
                  <w:szCs w:val="22"/>
                </w:rPr>
                <w:delText>Указывается порядковый номер строки</w:delText>
              </w:r>
            </w:del>
            <w:bookmarkStart w:id="6262" w:name="_Toc210318030"/>
            <w:bookmarkStart w:id="6263" w:name="_Toc210318557"/>
            <w:bookmarkStart w:id="6264" w:name="_Toc226562296"/>
            <w:bookmarkStart w:id="6265" w:name="_Toc226562827"/>
            <w:bookmarkEnd w:id="6262"/>
            <w:bookmarkEnd w:id="6263"/>
            <w:bookmarkEnd w:id="6264"/>
            <w:bookmarkEnd w:id="6265"/>
          </w:p>
        </w:tc>
        <w:bookmarkStart w:id="6266" w:name="_Toc210318031"/>
        <w:bookmarkStart w:id="6267" w:name="_Toc210318558"/>
        <w:bookmarkStart w:id="6268" w:name="_Toc226562297"/>
        <w:bookmarkStart w:id="6269" w:name="_Toc226562828"/>
        <w:bookmarkEnd w:id="6266"/>
        <w:bookmarkEnd w:id="6267"/>
        <w:bookmarkEnd w:id="6268"/>
        <w:bookmarkEnd w:id="6269"/>
      </w:tr>
      <w:tr w:rsidR="00D34345" w:rsidRPr="00B9499D" w:rsidDel="00214087" w14:paraId="7AA18055" w14:textId="0DD4B266" w:rsidTr="00BB1586">
        <w:trPr>
          <w:del w:id="6270" w:author="Щанов Александр Валентинович" w:date="2024-07-29T12:45:00Z"/>
        </w:trPr>
        <w:tc>
          <w:tcPr>
            <w:tcW w:w="1100" w:type="pct"/>
          </w:tcPr>
          <w:p w14:paraId="6BD65308" w14:textId="7FEDBF17" w:rsidR="00D34345" w:rsidRPr="00B9499D" w:rsidDel="00214087" w:rsidRDefault="00D34345" w:rsidP="00D34345">
            <w:pPr>
              <w:pStyle w:val="GOSTTablenorm"/>
              <w:rPr>
                <w:del w:id="6271" w:author="Щанов Александр Валентинович" w:date="2024-07-29T12:45:00Z"/>
                <w:bCs/>
                <w:szCs w:val="22"/>
              </w:rPr>
            </w:pPr>
            <w:del w:id="6272" w:author="Щанов Александр Валентинович" w:date="2024-07-25T14:45:00Z">
              <w:r w:rsidRPr="00B9499D" w:rsidDel="00616667">
                <w:rPr>
                  <w:bCs/>
                  <w:szCs w:val="22"/>
                </w:rPr>
                <w:delText>Наименование операции</w:delText>
              </w:r>
            </w:del>
            <w:bookmarkStart w:id="6273" w:name="_Toc210318032"/>
            <w:bookmarkStart w:id="6274" w:name="_Toc210318559"/>
            <w:bookmarkStart w:id="6275" w:name="_Toc226562298"/>
            <w:bookmarkStart w:id="6276" w:name="_Toc226562829"/>
            <w:bookmarkEnd w:id="6273"/>
            <w:bookmarkEnd w:id="6274"/>
            <w:bookmarkEnd w:id="6275"/>
            <w:bookmarkEnd w:id="6276"/>
          </w:p>
        </w:tc>
        <w:tc>
          <w:tcPr>
            <w:tcW w:w="750" w:type="pct"/>
          </w:tcPr>
          <w:p w14:paraId="183C4728" w14:textId="573623AD" w:rsidR="00D34345" w:rsidRPr="00B9499D" w:rsidDel="00214087" w:rsidRDefault="00D34345" w:rsidP="00D34345">
            <w:pPr>
              <w:pStyle w:val="GOSTTablenorm"/>
              <w:rPr>
                <w:del w:id="6277" w:author="Щанов Александр Валентинович" w:date="2024-07-29T12:45:00Z"/>
                <w:bCs/>
                <w:szCs w:val="22"/>
              </w:rPr>
            </w:pPr>
            <w:del w:id="6278" w:author="Щанов Александр Валентинович" w:date="2024-07-25T14:45:00Z">
              <w:r w:rsidRPr="00A71881" w:rsidDel="00616667">
                <w:rPr>
                  <w:b/>
                  <w:bCs/>
                  <w:szCs w:val="22"/>
                </w:rPr>
                <w:delText>T0504833:</w:delText>
              </w:r>
              <w:r w:rsidRPr="00B9499D" w:rsidDel="00616667">
                <w:rPr>
                  <w:bCs/>
                  <w:szCs w:val="22"/>
                </w:rPr>
                <w:delText>NAME_O</w:delText>
              </w:r>
            </w:del>
            <w:bookmarkStart w:id="6279" w:name="_Toc210318033"/>
            <w:bookmarkStart w:id="6280" w:name="_Toc210318560"/>
            <w:bookmarkStart w:id="6281" w:name="_Toc226562299"/>
            <w:bookmarkStart w:id="6282" w:name="_Toc226562830"/>
            <w:bookmarkEnd w:id="6279"/>
            <w:bookmarkEnd w:id="6280"/>
            <w:bookmarkEnd w:id="6281"/>
            <w:bookmarkEnd w:id="6282"/>
          </w:p>
        </w:tc>
        <w:tc>
          <w:tcPr>
            <w:tcW w:w="500" w:type="pct"/>
          </w:tcPr>
          <w:p w14:paraId="5B8276B6" w14:textId="4A1BC20A" w:rsidR="00D34345" w:rsidRPr="00B9499D" w:rsidDel="00214087" w:rsidRDefault="00D34345" w:rsidP="00D34345">
            <w:pPr>
              <w:pStyle w:val="GOSTTablenorm"/>
              <w:rPr>
                <w:del w:id="6283" w:author="Щанов Александр Валентинович" w:date="2024-07-29T12:45:00Z"/>
                <w:szCs w:val="22"/>
              </w:rPr>
            </w:pPr>
            <w:del w:id="6284" w:author="Щанов Александр Валентинович" w:date="2024-07-25T14:45:00Z">
              <w:r w:rsidRPr="00B9499D" w:rsidDel="00616667">
                <w:rPr>
                  <w:szCs w:val="22"/>
                </w:rPr>
                <w:delText>Строка</w:delText>
              </w:r>
            </w:del>
            <w:bookmarkStart w:id="6285" w:name="_Toc210318034"/>
            <w:bookmarkStart w:id="6286" w:name="_Toc210318561"/>
            <w:bookmarkStart w:id="6287" w:name="_Toc226562300"/>
            <w:bookmarkStart w:id="6288" w:name="_Toc226562831"/>
            <w:bookmarkEnd w:id="6285"/>
            <w:bookmarkEnd w:id="6286"/>
            <w:bookmarkEnd w:id="6287"/>
            <w:bookmarkEnd w:id="6288"/>
          </w:p>
        </w:tc>
        <w:tc>
          <w:tcPr>
            <w:tcW w:w="300" w:type="pct"/>
          </w:tcPr>
          <w:p w14:paraId="37111243" w14:textId="7A23B68F" w:rsidR="00D34345" w:rsidRPr="00B9499D" w:rsidDel="00214087" w:rsidRDefault="00D34345" w:rsidP="00D34345">
            <w:pPr>
              <w:pStyle w:val="GOSTTablenorm"/>
              <w:rPr>
                <w:del w:id="6289" w:author="Щанов Александр Валентинович" w:date="2024-07-29T12:45:00Z"/>
                <w:szCs w:val="22"/>
              </w:rPr>
            </w:pPr>
            <w:del w:id="6290" w:author="Щанов Александр Валентинович" w:date="2024-07-25T14:45:00Z">
              <w:r w:rsidRPr="00B9499D" w:rsidDel="00616667">
                <w:rPr>
                  <w:bCs/>
                  <w:szCs w:val="22"/>
                </w:rPr>
                <w:delText>Да</w:delText>
              </w:r>
            </w:del>
            <w:bookmarkStart w:id="6291" w:name="_Toc210318035"/>
            <w:bookmarkStart w:id="6292" w:name="_Toc210318562"/>
            <w:bookmarkStart w:id="6293" w:name="_Toc226562301"/>
            <w:bookmarkStart w:id="6294" w:name="_Toc226562832"/>
            <w:bookmarkEnd w:id="6291"/>
            <w:bookmarkEnd w:id="6292"/>
            <w:bookmarkEnd w:id="6293"/>
            <w:bookmarkEnd w:id="6294"/>
          </w:p>
        </w:tc>
        <w:tc>
          <w:tcPr>
            <w:tcW w:w="315" w:type="pct"/>
          </w:tcPr>
          <w:p w14:paraId="24F66EA1" w14:textId="216A393E" w:rsidR="00D34345" w:rsidRPr="00B9499D" w:rsidDel="00214087" w:rsidRDefault="00D34345" w:rsidP="00D34345">
            <w:pPr>
              <w:pStyle w:val="GOSTTablenorm"/>
              <w:rPr>
                <w:del w:id="6295" w:author="Щанов Александр Валентинович" w:date="2024-07-29T12:45:00Z"/>
                <w:szCs w:val="22"/>
              </w:rPr>
            </w:pPr>
            <w:del w:id="6296" w:author="Щанов Александр Валентинович" w:date="2024-07-25T14:45:00Z">
              <w:r w:rsidRPr="00B9499D" w:rsidDel="00616667">
                <w:rPr>
                  <w:szCs w:val="22"/>
                </w:rPr>
                <w:delText>&lt;=</w:delText>
              </w:r>
              <w:r w:rsidDel="00616667">
                <w:rPr>
                  <w:szCs w:val="22"/>
                </w:rPr>
                <w:delText>2000</w:delText>
              </w:r>
            </w:del>
            <w:bookmarkStart w:id="6297" w:name="_Toc210318036"/>
            <w:bookmarkStart w:id="6298" w:name="_Toc210318563"/>
            <w:bookmarkStart w:id="6299" w:name="_Toc226562302"/>
            <w:bookmarkStart w:id="6300" w:name="_Toc226562833"/>
            <w:bookmarkEnd w:id="6297"/>
            <w:bookmarkEnd w:id="6298"/>
            <w:bookmarkEnd w:id="6299"/>
            <w:bookmarkEnd w:id="6300"/>
          </w:p>
        </w:tc>
        <w:tc>
          <w:tcPr>
            <w:tcW w:w="2035" w:type="pct"/>
          </w:tcPr>
          <w:p w14:paraId="1CFEEB9C" w14:textId="47C5E450" w:rsidR="00D34345" w:rsidRPr="00B9499D" w:rsidDel="00214087" w:rsidRDefault="00D34345" w:rsidP="00D34345">
            <w:pPr>
              <w:pStyle w:val="GOSTTablenorm"/>
              <w:rPr>
                <w:del w:id="6301" w:author="Щанов Александр Валентинович" w:date="2024-07-29T12:45:00Z"/>
                <w:szCs w:val="22"/>
              </w:rPr>
            </w:pPr>
            <w:del w:id="6302" w:author="Щанов Александр Валентинович" w:date="2024-07-25T14:45:00Z">
              <w:r w:rsidDel="00616667">
                <w:rPr>
                  <w:szCs w:val="22"/>
                </w:rPr>
                <w:delText xml:space="preserve">Указывается произвольное наименование операции, может отсутствовать в справочнике «Наименования записей учета» в </w:delText>
              </w:r>
              <w:r w:rsidDel="00616667">
                <w:rPr>
                  <w:szCs w:val="22"/>
                  <w:lang w:val="en-US"/>
                </w:rPr>
                <w:delText>SVAP</w:delText>
              </w:r>
            </w:del>
            <w:bookmarkStart w:id="6303" w:name="_Toc210318037"/>
            <w:bookmarkStart w:id="6304" w:name="_Toc210318564"/>
            <w:bookmarkStart w:id="6305" w:name="_Toc226562303"/>
            <w:bookmarkStart w:id="6306" w:name="_Toc226562834"/>
            <w:bookmarkEnd w:id="6303"/>
            <w:bookmarkEnd w:id="6304"/>
            <w:bookmarkEnd w:id="6305"/>
            <w:bookmarkEnd w:id="6306"/>
          </w:p>
        </w:tc>
        <w:bookmarkStart w:id="6307" w:name="_Toc210318038"/>
        <w:bookmarkStart w:id="6308" w:name="_Toc210318565"/>
        <w:bookmarkStart w:id="6309" w:name="_Toc226562304"/>
        <w:bookmarkStart w:id="6310" w:name="_Toc226562835"/>
        <w:bookmarkEnd w:id="6307"/>
        <w:bookmarkEnd w:id="6308"/>
        <w:bookmarkEnd w:id="6309"/>
        <w:bookmarkEnd w:id="6310"/>
      </w:tr>
      <w:tr w:rsidR="00D34345" w:rsidRPr="00B9499D" w:rsidDel="00214087" w14:paraId="104AC1CE" w14:textId="5441769B" w:rsidTr="00BB1586">
        <w:trPr>
          <w:del w:id="6311" w:author="Щанов Александр Валентинович" w:date="2024-07-29T12:45:00Z"/>
        </w:trPr>
        <w:tc>
          <w:tcPr>
            <w:tcW w:w="1100" w:type="pct"/>
          </w:tcPr>
          <w:p w14:paraId="20C533B8" w14:textId="3B0D5E64" w:rsidR="00D34345" w:rsidRPr="00B9499D" w:rsidDel="00214087" w:rsidRDefault="00D34345" w:rsidP="00D34345">
            <w:pPr>
              <w:pStyle w:val="GOSTTablenorm"/>
              <w:rPr>
                <w:del w:id="6312" w:author="Щанов Александр Валентинович" w:date="2024-07-29T12:45:00Z"/>
                <w:bCs/>
                <w:szCs w:val="22"/>
              </w:rPr>
            </w:pPr>
            <w:del w:id="6313" w:author="Щанов Александр Валентинович" w:date="2024-07-25T14:45:00Z">
              <w:r w:rsidDel="00616667">
                <w:rPr>
                  <w:bCs/>
                  <w:szCs w:val="22"/>
                </w:rPr>
                <w:delText>Основание операции</w:delText>
              </w:r>
            </w:del>
            <w:bookmarkStart w:id="6314" w:name="_Toc210318039"/>
            <w:bookmarkStart w:id="6315" w:name="_Toc210318566"/>
            <w:bookmarkStart w:id="6316" w:name="_Toc226562305"/>
            <w:bookmarkStart w:id="6317" w:name="_Toc226562836"/>
            <w:bookmarkEnd w:id="6314"/>
            <w:bookmarkEnd w:id="6315"/>
            <w:bookmarkEnd w:id="6316"/>
            <w:bookmarkEnd w:id="6317"/>
          </w:p>
        </w:tc>
        <w:tc>
          <w:tcPr>
            <w:tcW w:w="750" w:type="pct"/>
          </w:tcPr>
          <w:p w14:paraId="485DD09E" w14:textId="7898CB5A" w:rsidR="00D34345" w:rsidRPr="00B9499D" w:rsidDel="00214087" w:rsidRDefault="00D34345" w:rsidP="00D34345">
            <w:pPr>
              <w:pStyle w:val="GOSTTablenorm"/>
              <w:rPr>
                <w:del w:id="6318" w:author="Щанов Александр Валентинович" w:date="2024-07-29T12:45:00Z"/>
                <w:bCs/>
                <w:szCs w:val="22"/>
              </w:rPr>
            </w:pPr>
            <w:del w:id="6319" w:author="Щанов Александр Валентинович" w:date="2024-07-25T14:45:00Z">
              <w:r w:rsidRPr="00A71881" w:rsidDel="00616667">
                <w:rPr>
                  <w:b/>
                  <w:bCs/>
                  <w:szCs w:val="22"/>
                </w:rPr>
                <w:delText>T0504833:</w:delText>
              </w:r>
              <w:r w:rsidRPr="00B9499D" w:rsidDel="00616667">
                <w:rPr>
                  <w:bCs/>
                  <w:szCs w:val="22"/>
                </w:rPr>
                <w:delText>NAME_O</w:delText>
              </w:r>
              <w:r w:rsidDel="00616667">
                <w:rPr>
                  <w:bCs/>
                  <w:szCs w:val="22"/>
                  <w:lang w:val="en-US"/>
                </w:rPr>
                <w:delText>O</w:delText>
              </w:r>
            </w:del>
            <w:bookmarkStart w:id="6320" w:name="_Toc210318040"/>
            <w:bookmarkStart w:id="6321" w:name="_Toc210318567"/>
            <w:bookmarkStart w:id="6322" w:name="_Toc226562306"/>
            <w:bookmarkStart w:id="6323" w:name="_Toc226562837"/>
            <w:bookmarkEnd w:id="6320"/>
            <w:bookmarkEnd w:id="6321"/>
            <w:bookmarkEnd w:id="6322"/>
            <w:bookmarkEnd w:id="6323"/>
          </w:p>
        </w:tc>
        <w:tc>
          <w:tcPr>
            <w:tcW w:w="500" w:type="pct"/>
          </w:tcPr>
          <w:p w14:paraId="52190EC5" w14:textId="5499BD79" w:rsidR="00D34345" w:rsidRPr="00B9499D" w:rsidDel="00214087" w:rsidRDefault="00D34345" w:rsidP="00D34345">
            <w:pPr>
              <w:pStyle w:val="GOSTTablenorm"/>
              <w:rPr>
                <w:del w:id="6324" w:author="Щанов Александр Валентинович" w:date="2024-07-29T12:45:00Z"/>
                <w:szCs w:val="22"/>
              </w:rPr>
            </w:pPr>
            <w:del w:id="6325" w:author="Щанов Александр Валентинович" w:date="2024-07-25T14:45:00Z">
              <w:r w:rsidRPr="00B9499D" w:rsidDel="00616667">
                <w:rPr>
                  <w:szCs w:val="22"/>
                </w:rPr>
                <w:delText>Строка</w:delText>
              </w:r>
            </w:del>
            <w:bookmarkStart w:id="6326" w:name="_Toc210318041"/>
            <w:bookmarkStart w:id="6327" w:name="_Toc210318568"/>
            <w:bookmarkStart w:id="6328" w:name="_Toc226562307"/>
            <w:bookmarkStart w:id="6329" w:name="_Toc226562838"/>
            <w:bookmarkEnd w:id="6326"/>
            <w:bookmarkEnd w:id="6327"/>
            <w:bookmarkEnd w:id="6328"/>
            <w:bookmarkEnd w:id="6329"/>
          </w:p>
        </w:tc>
        <w:tc>
          <w:tcPr>
            <w:tcW w:w="300" w:type="pct"/>
          </w:tcPr>
          <w:p w14:paraId="26587F73" w14:textId="019BF8E0" w:rsidR="00D34345" w:rsidRPr="00B9499D" w:rsidDel="00214087" w:rsidRDefault="00D34345" w:rsidP="00D34345">
            <w:pPr>
              <w:pStyle w:val="GOSTTablenorm"/>
              <w:rPr>
                <w:del w:id="6330" w:author="Щанов Александр Валентинович" w:date="2024-07-29T12:45:00Z"/>
                <w:szCs w:val="22"/>
              </w:rPr>
            </w:pPr>
            <w:del w:id="6331" w:author="Щанов Александр Валентинович" w:date="2024-07-25T14:45:00Z">
              <w:r w:rsidRPr="00B9499D" w:rsidDel="00616667">
                <w:rPr>
                  <w:bCs/>
                  <w:szCs w:val="22"/>
                </w:rPr>
                <w:delText>Да</w:delText>
              </w:r>
            </w:del>
            <w:bookmarkStart w:id="6332" w:name="_Toc210318042"/>
            <w:bookmarkStart w:id="6333" w:name="_Toc210318569"/>
            <w:bookmarkStart w:id="6334" w:name="_Toc226562308"/>
            <w:bookmarkStart w:id="6335" w:name="_Toc226562839"/>
            <w:bookmarkEnd w:id="6332"/>
            <w:bookmarkEnd w:id="6333"/>
            <w:bookmarkEnd w:id="6334"/>
            <w:bookmarkEnd w:id="6335"/>
          </w:p>
        </w:tc>
        <w:tc>
          <w:tcPr>
            <w:tcW w:w="315" w:type="pct"/>
          </w:tcPr>
          <w:p w14:paraId="2C1E1720" w14:textId="57A768EA" w:rsidR="00D34345" w:rsidRPr="00B9499D" w:rsidDel="00214087" w:rsidRDefault="00D34345" w:rsidP="00D34345">
            <w:pPr>
              <w:pStyle w:val="GOSTTablenorm"/>
              <w:rPr>
                <w:del w:id="6336" w:author="Щанов Александр Валентинович" w:date="2024-07-29T12:45:00Z"/>
                <w:szCs w:val="22"/>
              </w:rPr>
            </w:pPr>
            <w:del w:id="6337" w:author="Щанов Александр Валентинович" w:date="2024-07-25T14:45:00Z">
              <w:r w:rsidRPr="00B9499D" w:rsidDel="00616667">
                <w:rPr>
                  <w:szCs w:val="22"/>
                </w:rPr>
                <w:delText>&lt;=</w:delText>
              </w:r>
              <w:r w:rsidDel="00616667">
                <w:rPr>
                  <w:szCs w:val="22"/>
                </w:rPr>
                <w:delText>2000</w:delText>
              </w:r>
            </w:del>
            <w:bookmarkStart w:id="6338" w:name="_Toc210318043"/>
            <w:bookmarkStart w:id="6339" w:name="_Toc210318570"/>
            <w:bookmarkStart w:id="6340" w:name="_Toc226562309"/>
            <w:bookmarkStart w:id="6341" w:name="_Toc226562840"/>
            <w:bookmarkEnd w:id="6338"/>
            <w:bookmarkEnd w:id="6339"/>
            <w:bookmarkEnd w:id="6340"/>
            <w:bookmarkEnd w:id="6341"/>
          </w:p>
        </w:tc>
        <w:tc>
          <w:tcPr>
            <w:tcW w:w="2035" w:type="pct"/>
          </w:tcPr>
          <w:p w14:paraId="1969F0E2" w14:textId="014BCE99" w:rsidR="00D34345" w:rsidRPr="00B9499D" w:rsidDel="00214087" w:rsidRDefault="00D34345" w:rsidP="00D34345">
            <w:pPr>
              <w:pStyle w:val="GOSTTablenorm"/>
              <w:rPr>
                <w:del w:id="6342" w:author="Щанов Александр Валентинович" w:date="2024-07-29T12:45:00Z"/>
                <w:szCs w:val="22"/>
              </w:rPr>
            </w:pPr>
            <w:del w:id="6343" w:author="Щанов Александр Валентинович" w:date="2024-07-25T14:45:00Z">
              <w:r w:rsidDel="00616667">
                <w:rPr>
                  <w:szCs w:val="22"/>
                </w:rPr>
                <w:delText>Указывается основание для проведения операции (произвольный текст)</w:delText>
              </w:r>
            </w:del>
            <w:bookmarkStart w:id="6344" w:name="_Toc210318044"/>
            <w:bookmarkStart w:id="6345" w:name="_Toc210318571"/>
            <w:bookmarkStart w:id="6346" w:name="_Toc226562310"/>
            <w:bookmarkStart w:id="6347" w:name="_Toc226562841"/>
            <w:bookmarkEnd w:id="6344"/>
            <w:bookmarkEnd w:id="6345"/>
            <w:bookmarkEnd w:id="6346"/>
            <w:bookmarkEnd w:id="6347"/>
          </w:p>
        </w:tc>
        <w:bookmarkStart w:id="6348" w:name="_Toc210318045"/>
        <w:bookmarkStart w:id="6349" w:name="_Toc210318572"/>
        <w:bookmarkStart w:id="6350" w:name="_Toc226562311"/>
        <w:bookmarkStart w:id="6351" w:name="_Toc226562842"/>
        <w:bookmarkEnd w:id="6348"/>
        <w:bookmarkEnd w:id="6349"/>
        <w:bookmarkEnd w:id="6350"/>
        <w:bookmarkEnd w:id="6351"/>
      </w:tr>
      <w:tr w:rsidR="00D34345" w:rsidRPr="00B9499D" w:rsidDel="00214087" w14:paraId="251BBF0C" w14:textId="3DFC5559" w:rsidTr="00BB1586">
        <w:trPr>
          <w:del w:id="6352" w:author="Щанов Александр Валентинович" w:date="2024-07-29T12:45:00Z"/>
        </w:trPr>
        <w:tc>
          <w:tcPr>
            <w:tcW w:w="1100" w:type="pct"/>
          </w:tcPr>
          <w:p w14:paraId="1EF9BC0D" w14:textId="5BABAAC5" w:rsidR="00D34345" w:rsidRPr="00214087" w:rsidDel="00214087" w:rsidRDefault="00D34345" w:rsidP="00D34345">
            <w:pPr>
              <w:pStyle w:val="GOSTTablenorm"/>
              <w:rPr>
                <w:del w:id="6353" w:author="Щанов Александр Валентинович" w:date="2024-07-29T12:45:00Z"/>
                <w:szCs w:val="22"/>
              </w:rPr>
            </w:pPr>
            <w:del w:id="6354" w:author="Щанов Александр Валентинович" w:date="2024-07-25T14:45:00Z">
              <w:r w:rsidRPr="003535A8" w:rsidDel="00616667">
                <w:rPr>
                  <w:szCs w:val="22"/>
                </w:rPr>
                <w:delText xml:space="preserve">Номер </w:delText>
              </w:r>
              <w:r w:rsidDel="00616667">
                <w:rPr>
                  <w:szCs w:val="22"/>
                </w:rPr>
                <w:delText xml:space="preserve">родительского </w:delText>
              </w:r>
              <w:r w:rsidRPr="003535A8" w:rsidDel="00616667">
                <w:rPr>
                  <w:szCs w:val="22"/>
                </w:rPr>
                <w:delText>документа</w:delText>
              </w:r>
            </w:del>
            <w:bookmarkStart w:id="6355" w:name="_Toc210318046"/>
            <w:bookmarkStart w:id="6356" w:name="_Toc210318573"/>
            <w:bookmarkStart w:id="6357" w:name="_Toc226562312"/>
            <w:bookmarkStart w:id="6358" w:name="_Toc226562843"/>
            <w:bookmarkEnd w:id="6355"/>
            <w:bookmarkEnd w:id="6356"/>
            <w:bookmarkEnd w:id="6357"/>
            <w:bookmarkEnd w:id="6358"/>
          </w:p>
        </w:tc>
        <w:tc>
          <w:tcPr>
            <w:tcW w:w="750" w:type="pct"/>
          </w:tcPr>
          <w:p w14:paraId="6DB00BBF" w14:textId="684C81C8" w:rsidR="00D34345" w:rsidRPr="003535A8" w:rsidDel="00214087" w:rsidRDefault="00D34345" w:rsidP="00D34345">
            <w:pPr>
              <w:pStyle w:val="GOSTTablenorm"/>
              <w:rPr>
                <w:del w:id="6359" w:author="Щанов Александр Валентинович" w:date="2024-07-29T12:45:00Z"/>
                <w:szCs w:val="22"/>
              </w:rPr>
            </w:pPr>
            <w:del w:id="6360" w:author="Щанов Александр Валентинович" w:date="2024-07-25T14:45:00Z">
              <w:r w:rsidRPr="00A71881" w:rsidDel="00616667">
                <w:rPr>
                  <w:b/>
                  <w:bCs/>
                  <w:szCs w:val="22"/>
                </w:rPr>
                <w:delText>T0504833:</w:delText>
              </w:r>
              <w:r w:rsidRPr="003535A8" w:rsidDel="00616667">
                <w:rPr>
                  <w:szCs w:val="22"/>
                </w:rPr>
                <w:delText>NDOC</w:delText>
              </w:r>
            </w:del>
            <w:bookmarkStart w:id="6361" w:name="_Toc210318047"/>
            <w:bookmarkStart w:id="6362" w:name="_Toc210318574"/>
            <w:bookmarkStart w:id="6363" w:name="_Toc226562313"/>
            <w:bookmarkStart w:id="6364" w:name="_Toc226562844"/>
            <w:bookmarkEnd w:id="6361"/>
            <w:bookmarkEnd w:id="6362"/>
            <w:bookmarkEnd w:id="6363"/>
            <w:bookmarkEnd w:id="6364"/>
          </w:p>
        </w:tc>
        <w:tc>
          <w:tcPr>
            <w:tcW w:w="500" w:type="pct"/>
          </w:tcPr>
          <w:p w14:paraId="15BF941A" w14:textId="75E5CD40" w:rsidR="00D34345" w:rsidRPr="00B9499D" w:rsidDel="00214087" w:rsidRDefault="00D34345" w:rsidP="00D34345">
            <w:pPr>
              <w:pStyle w:val="GOSTTablenorm"/>
              <w:rPr>
                <w:del w:id="6365" w:author="Щанов Александр Валентинович" w:date="2024-07-29T12:45:00Z"/>
                <w:szCs w:val="22"/>
              </w:rPr>
            </w:pPr>
            <w:del w:id="6366" w:author="Щанов Александр Валентинович" w:date="2024-07-25T14:45:00Z">
              <w:r w:rsidRPr="003535A8" w:rsidDel="00616667">
                <w:rPr>
                  <w:szCs w:val="22"/>
                </w:rPr>
                <w:delText>Строка</w:delText>
              </w:r>
            </w:del>
            <w:bookmarkStart w:id="6367" w:name="_Toc210318048"/>
            <w:bookmarkStart w:id="6368" w:name="_Toc210318575"/>
            <w:bookmarkStart w:id="6369" w:name="_Toc226562314"/>
            <w:bookmarkStart w:id="6370" w:name="_Toc226562845"/>
            <w:bookmarkEnd w:id="6367"/>
            <w:bookmarkEnd w:id="6368"/>
            <w:bookmarkEnd w:id="6369"/>
            <w:bookmarkEnd w:id="6370"/>
          </w:p>
        </w:tc>
        <w:tc>
          <w:tcPr>
            <w:tcW w:w="300" w:type="pct"/>
          </w:tcPr>
          <w:p w14:paraId="71A16AB5" w14:textId="783C52A1" w:rsidR="00D34345" w:rsidRPr="003535A8" w:rsidDel="00214087" w:rsidRDefault="00D34345" w:rsidP="00D34345">
            <w:pPr>
              <w:pStyle w:val="GOSTTablenorm"/>
              <w:rPr>
                <w:del w:id="6371" w:author="Щанов Александр Валентинович" w:date="2024-07-29T12:45:00Z"/>
                <w:szCs w:val="22"/>
              </w:rPr>
            </w:pPr>
            <w:del w:id="6372" w:author="Щанов Александр Валентинович" w:date="2024-07-25T14:45:00Z">
              <w:r w:rsidDel="00616667">
                <w:rPr>
                  <w:szCs w:val="22"/>
                </w:rPr>
                <w:delText>Нет</w:delText>
              </w:r>
            </w:del>
            <w:bookmarkStart w:id="6373" w:name="_Toc210318049"/>
            <w:bookmarkStart w:id="6374" w:name="_Toc210318576"/>
            <w:bookmarkStart w:id="6375" w:name="_Toc226562315"/>
            <w:bookmarkStart w:id="6376" w:name="_Toc226562846"/>
            <w:bookmarkEnd w:id="6373"/>
            <w:bookmarkEnd w:id="6374"/>
            <w:bookmarkEnd w:id="6375"/>
            <w:bookmarkEnd w:id="6376"/>
          </w:p>
        </w:tc>
        <w:tc>
          <w:tcPr>
            <w:tcW w:w="315" w:type="pct"/>
          </w:tcPr>
          <w:p w14:paraId="5887839C" w14:textId="3D3AD44A" w:rsidR="00D34345" w:rsidRPr="00B9499D" w:rsidDel="00214087" w:rsidRDefault="00D34345" w:rsidP="00D34345">
            <w:pPr>
              <w:pStyle w:val="GOSTTablenorm"/>
              <w:rPr>
                <w:del w:id="6377" w:author="Щанов Александр Валентинович" w:date="2024-07-29T12:45:00Z"/>
                <w:szCs w:val="22"/>
              </w:rPr>
            </w:pPr>
            <w:del w:id="6378" w:author="Щанов Александр Валентинович" w:date="2024-07-25T14:45:00Z">
              <w:r w:rsidRPr="003535A8" w:rsidDel="00616667">
                <w:rPr>
                  <w:szCs w:val="22"/>
                </w:rPr>
                <w:delText>&lt;=</w:delText>
              </w:r>
              <w:r w:rsidDel="00616667">
                <w:rPr>
                  <w:szCs w:val="22"/>
                </w:rPr>
                <w:delText>50</w:delText>
              </w:r>
            </w:del>
            <w:bookmarkStart w:id="6379" w:name="_Toc210318050"/>
            <w:bookmarkStart w:id="6380" w:name="_Toc210318577"/>
            <w:bookmarkStart w:id="6381" w:name="_Toc226562316"/>
            <w:bookmarkStart w:id="6382" w:name="_Toc226562847"/>
            <w:bookmarkEnd w:id="6379"/>
            <w:bookmarkEnd w:id="6380"/>
            <w:bookmarkEnd w:id="6381"/>
            <w:bookmarkEnd w:id="6382"/>
          </w:p>
        </w:tc>
        <w:tc>
          <w:tcPr>
            <w:tcW w:w="2035" w:type="pct"/>
          </w:tcPr>
          <w:p w14:paraId="61D0DA33" w14:textId="5A9F94DF" w:rsidR="00D34345" w:rsidDel="00616667" w:rsidRDefault="00D34345" w:rsidP="00D34345">
            <w:pPr>
              <w:pStyle w:val="GOSTTablenorm"/>
              <w:rPr>
                <w:del w:id="6383" w:author="Щанов Александр Валентинович" w:date="2024-07-25T14:45:00Z"/>
                <w:szCs w:val="22"/>
              </w:rPr>
            </w:pPr>
            <w:del w:id="6384" w:author="Щанов Александр Валентинович" w:date="2024-07-25T14:45:00Z">
              <w:r w:rsidRPr="003535A8" w:rsidDel="00616667">
                <w:rPr>
                  <w:szCs w:val="22"/>
                </w:rPr>
                <w:delText>Указывается номер родительского документа, на основании которого создана Бухгалтерская справка (ф. 0504833)</w:delText>
              </w:r>
              <w:r w:rsidDel="00616667">
                <w:rPr>
                  <w:szCs w:val="22"/>
                </w:rPr>
                <w:delText>.</w:delText>
              </w:r>
              <w:bookmarkStart w:id="6385" w:name="_Toc210318051"/>
              <w:bookmarkStart w:id="6386" w:name="_Toc210318578"/>
              <w:bookmarkStart w:id="6387" w:name="_Toc226562317"/>
              <w:bookmarkStart w:id="6388" w:name="_Toc226562848"/>
              <w:bookmarkEnd w:id="6385"/>
              <w:bookmarkEnd w:id="6386"/>
              <w:bookmarkEnd w:id="6387"/>
              <w:bookmarkEnd w:id="6388"/>
            </w:del>
          </w:p>
          <w:p w14:paraId="244FD143" w14:textId="371F11D8" w:rsidR="00D34345" w:rsidDel="00214087" w:rsidRDefault="00D34345" w:rsidP="00D34345">
            <w:pPr>
              <w:pStyle w:val="GOSTTablenorm"/>
              <w:rPr>
                <w:del w:id="6389" w:author="Щанов Александр Валентинович" w:date="2024-07-29T12:45:00Z"/>
                <w:szCs w:val="22"/>
              </w:rPr>
            </w:pPr>
            <w:del w:id="6390" w:author="Щанов Александр Валентинович" w:date="2024-07-25T14:45:00Z">
              <w:r w:rsidDel="00616667">
                <w:rPr>
                  <w:szCs w:val="22"/>
                </w:rPr>
                <w:delText>Заполняется при формировании документа в ПУР КС ЭБ</w:delText>
              </w:r>
            </w:del>
            <w:bookmarkStart w:id="6391" w:name="_Toc210318052"/>
            <w:bookmarkStart w:id="6392" w:name="_Toc210318579"/>
            <w:bookmarkStart w:id="6393" w:name="_Toc226562318"/>
            <w:bookmarkStart w:id="6394" w:name="_Toc226562849"/>
            <w:bookmarkEnd w:id="6391"/>
            <w:bookmarkEnd w:id="6392"/>
            <w:bookmarkEnd w:id="6393"/>
            <w:bookmarkEnd w:id="6394"/>
          </w:p>
        </w:tc>
        <w:bookmarkStart w:id="6395" w:name="_Toc210318053"/>
        <w:bookmarkStart w:id="6396" w:name="_Toc210318580"/>
        <w:bookmarkStart w:id="6397" w:name="_Toc226562319"/>
        <w:bookmarkStart w:id="6398" w:name="_Toc226562850"/>
        <w:bookmarkEnd w:id="6395"/>
        <w:bookmarkEnd w:id="6396"/>
        <w:bookmarkEnd w:id="6397"/>
        <w:bookmarkEnd w:id="6398"/>
      </w:tr>
      <w:tr w:rsidR="00947AD3" w:rsidRPr="00B9499D" w:rsidDel="00214087" w14:paraId="08997D2B" w14:textId="43115377" w:rsidTr="00BB1586">
        <w:trPr>
          <w:del w:id="6399" w:author="Щанов Александр Валентинович" w:date="2024-07-29T12:45:00Z"/>
        </w:trPr>
        <w:tc>
          <w:tcPr>
            <w:tcW w:w="1100" w:type="pct"/>
          </w:tcPr>
          <w:p w14:paraId="347D02AE" w14:textId="38265031" w:rsidR="00947AD3" w:rsidRPr="003535A8" w:rsidDel="00214087" w:rsidRDefault="00947AD3" w:rsidP="00947AD3">
            <w:pPr>
              <w:pStyle w:val="GOSTTablenorm"/>
              <w:rPr>
                <w:del w:id="6400" w:author="Щанов Александр Валентинович" w:date="2024-07-29T12:45:00Z"/>
                <w:szCs w:val="22"/>
              </w:rPr>
            </w:pPr>
            <w:del w:id="6401" w:author="Щанов Александр Валентинович" w:date="2024-07-25T14:45:00Z">
              <w:r w:rsidRPr="003535A8" w:rsidDel="00985191">
                <w:rPr>
                  <w:szCs w:val="22"/>
                </w:rPr>
                <w:delText xml:space="preserve">Дата </w:delText>
              </w:r>
              <w:r w:rsidDel="00985191">
                <w:rPr>
                  <w:szCs w:val="22"/>
                </w:rPr>
                <w:delText>родительского</w:delText>
              </w:r>
              <w:r w:rsidRPr="003535A8" w:rsidDel="00985191">
                <w:rPr>
                  <w:szCs w:val="22"/>
                </w:rPr>
                <w:delText xml:space="preserve"> документа</w:delText>
              </w:r>
            </w:del>
            <w:bookmarkStart w:id="6402" w:name="_Toc210318054"/>
            <w:bookmarkStart w:id="6403" w:name="_Toc210318581"/>
            <w:bookmarkStart w:id="6404" w:name="_Toc226562320"/>
            <w:bookmarkStart w:id="6405" w:name="_Toc226562851"/>
            <w:bookmarkEnd w:id="6402"/>
            <w:bookmarkEnd w:id="6403"/>
            <w:bookmarkEnd w:id="6404"/>
            <w:bookmarkEnd w:id="6405"/>
          </w:p>
        </w:tc>
        <w:tc>
          <w:tcPr>
            <w:tcW w:w="750" w:type="pct"/>
          </w:tcPr>
          <w:p w14:paraId="3ADCA674" w14:textId="2D5FDD23" w:rsidR="00947AD3" w:rsidRPr="003535A8" w:rsidDel="00214087" w:rsidRDefault="00947AD3" w:rsidP="00947AD3">
            <w:pPr>
              <w:pStyle w:val="GOSTTablenorm"/>
              <w:rPr>
                <w:del w:id="6406" w:author="Щанов Александр Валентинович" w:date="2024-07-29T12:45:00Z"/>
                <w:szCs w:val="22"/>
              </w:rPr>
            </w:pPr>
            <w:del w:id="6407" w:author="Щанов Александр Валентинович" w:date="2024-07-25T14:45:00Z">
              <w:r w:rsidRPr="00A71881" w:rsidDel="00985191">
                <w:rPr>
                  <w:b/>
                  <w:bCs/>
                  <w:szCs w:val="22"/>
                </w:rPr>
                <w:delText>T0504833:</w:delText>
              </w:r>
              <w:r w:rsidRPr="003535A8" w:rsidDel="00985191">
                <w:rPr>
                  <w:szCs w:val="22"/>
                </w:rPr>
                <w:delText>DATEDOC</w:delText>
              </w:r>
            </w:del>
            <w:bookmarkStart w:id="6408" w:name="_Toc210318055"/>
            <w:bookmarkStart w:id="6409" w:name="_Toc210318582"/>
            <w:bookmarkStart w:id="6410" w:name="_Toc226562321"/>
            <w:bookmarkStart w:id="6411" w:name="_Toc226562852"/>
            <w:bookmarkEnd w:id="6408"/>
            <w:bookmarkEnd w:id="6409"/>
            <w:bookmarkEnd w:id="6410"/>
            <w:bookmarkEnd w:id="6411"/>
          </w:p>
        </w:tc>
        <w:tc>
          <w:tcPr>
            <w:tcW w:w="500" w:type="pct"/>
          </w:tcPr>
          <w:p w14:paraId="3DEA706E" w14:textId="6892E330" w:rsidR="00947AD3" w:rsidRPr="00B9499D" w:rsidDel="00214087" w:rsidRDefault="00947AD3" w:rsidP="00947AD3">
            <w:pPr>
              <w:pStyle w:val="GOSTTablenorm"/>
              <w:rPr>
                <w:del w:id="6412" w:author="Щанов Александр Валентинович" w:date="2024-07-29T12:45:00Z"/>
                <w:szCs w:val="22"/>
              </w:rPr>
            </w:pPr>
            <w:del w:id="6413" w:author="Щанов Александр Валентинович" w:date="2024-07-25T14:45:00Z">
              <w:r w:rsidRPr="003535A8" w:rsidDel="00985191">
                <w:rPr>
                  <w:szCs w:val="22"/>
                </w:rPr>
                <w:delText>Дата</w:delText>
              </w:r>
            </w:del>
            <w:bookmarkStart w:id="6414" w:name="_Toc210318056"/>
            <w:bookmarkStart w:id="6415" w:name="_Toc210318583"/>
            <w:bookmarkStart w:id="6416" w:name="_Toc226562322"/>
            <w:bookmarkStart w:id="6417" w:name="_Toc226562853"/>
            <w:bookmarkEnd w:id="6414"/>
            <w:bookmarkEnd w:id="6415"/>
            <w:bookmarkEnd w:id="6416"/>
            <w:bookmarkEnd w:id="6417"/>
          </w:p>
        </w:tc>
        <w:tc>
          <w:tcPr>
            <w:tcW w:w="300" w:type="pct"/>
          </w:tcPr>
          <w:p w14:paraId="65E7FFF4" w14:textId="591FBF19" w:rsidR="00947AD3" w:rsidRPr="003535A8" w:rsidDel="00214087" w:rsidRDefault="00947AD3" w:rsidP="00947AD3">
            <w:pPr>
              <w:pStyle w:val="GOSTTablenorm"/>
              <w:rPr>
                <w:del w:id="6418" w:author="Щанов Александр Валентинович" w:date="2024-07-29T12:45:00Z"/>
                <w:szCs w:val="22"/>
              </w:rPr>
            </w:pPr>
            <w:del w:id="6419" w:author="Щанов Александр Валентинович" w:date="2024-07-25T14:45:00Z">
              <w:r w:rsidDel="00985191">
                <w:rPr>
                  <w:szCs w:val="22"/>
                </w:rPr>
                <w:delText>Нет</w:delText>
              </w:r>
            </w:del>
            <w:bookmarkStart w:id="6420" w:name="_Toc210318057"/>
            <w:bookmarkStart w:id="6421" w:name="_Toc210318584"/>
            <w:bookmarkStart w:id="6422" w:name="_Toc226562323"/>
            <w:bookmarkStart w:id="6423" w:name="_Toc226562854"/>
            <w:bookmarkEnd w:id="6420"/>
            <w:bookmarkEnd w:id="6421"/>
            <w:bookmarkEnd w:id="6422"/>
            <w:bookmarkEnd w:id="6423"/>
          </w:p>
        </w:tc>
        <w:tc>
          <w:tcPr>
            <w:tcW w:w="315" w:type="pct"/>
          </w:tcPr>
          <w:p w14:paraId="1053253C" w14:textId="1BA273BF" w:rsidR="00947AD3" w:rsidRPr="00B9499D" w:rsidDel="00214087" w:rsidRDefault="00947AD3" w:rsidP="00947AD3">
            <w:pPr>
              <w:pStyle w:val="GOSTTablenorm"/>
              <w:rPr>
                <w:del w:id="6424" w:author="Щанов Александр Валентинович" w:date="2024-07-29T12:45:00Z"/>
                <w:szCs w:val="22"/>
              </w:rPr>
            </w:pPr>
            <w:bookmarkStart w:id="6425" w:name="_Toc210318058"/>
            <w:bookmarkStart w:id="6426" w:name="_Toc210318585"/>
            <w:bookmarkStart w:id="6427" w:name="_Toc226562324"/>
            <w:bookmarkStart w:id="6428" w:name="_Toc226562855"/>
            <w:bookmarkEnd w:id="6425"/>
            <w:bookmarkEnd w:id="6426"/>
            <w:bookmarkEnd w:id="6427"/>
            <w:bookmarkEnd w:id="6428"/>
          </w:p>
        </w:tc>
        <w:tc>
          <w:tcPr>
            <w:tcW w:w="2035" w:type="pct"/>
          </w:tcPr>
          <w:p w14:paraId="60C8305C" w14:textId="423F2AF2" w:rsidR="00947AD3" w:rsidDel="00985191" w:rsidRDefault="00947AD3" w:rsidP="00947AD3">
            <w:pPr>
              <w:pStyle w:val="GOSTTablenorm"/>
              <w:rPr>
                <w:del w:id="6429" w:author="Щанов Александр Валентинович" w:date="2024-07-25T14:45:00Z"/>
                <w:szCs w:val="22"/>
              </w:rPr>
            </w:pPr>
            <w:del w:id="6430" w:author="Щанов Александр Валентинович" w:date="2024-07-25T14:45:00Z">
              <w:r w:rsidRPr="003535A8" w:rsidDel="00985191">
                <w:rPr>
                  <w:szCs w:val="22"/>
                </w:rPr>
                <w:delText>Указывается дата родительского документа, на основании которого создана Бухгалтерская справка (ф. 0504833)</w:delText>
              </w:r>
              <w:r w:rsidDel="00985191">
                <w:rPr>
                  <w:szCs w:val="22"/>
                </w:rPr>
                <w:delText>.</w:delText>
              </w:r>
              <w:bookmarkStart w:id="6431" w:name="_Toc210318059"/>
              <w:bookmarkStart w:id="6432" w:name="_Toc210318586"/>
              <w:bookmarkStart w:id="6433" w:name="_Toc226562325"/>
              <w:bookmarkStart w:id="6434" w:name="_Toc226562856"/>
              <w:bookmarkEnd w:id="6431"/>
              <w:bookmarkEnd w:id="6432"/>
              <w:bookmarkEnd w:id="6433"/>
              <w:bookmarkEnd w:id="6434"/>
            </w:del>
          </w:p>
          <w:p w14:paraId="7AF410C9" w14:textId="21E0444A" w:rsidR="00947AD3" w:rsidDel="00985191" w:rsidRDefault="00947AD3" w:rsidP="00947AD3">
            <w:pPr>
              <w:pStyle w:val="GOSTTablenorm"/>
              <w:rPr>
                <w:del w:id="6435" w:author="Щанов Александр Валентинович" w:date="2024-07-25T14:45:00Z"/>
                <w:szCs w:val="22"/>
              </w:rPr>
            </w:pPr>
            <w:del w:id="6436" w:author="Щанов Александр Валентинович" w:date="2024-07-25T14:45:00Z">
              <w:r w:rsidDel="00985191">
                <w:rPr>
                  <w:szCs w:val="22"/>
                </w:rPr>
                <w:delText>Формат</w:delText>
              </w:r>
              <w:r w:rsidRPr="00B9499D" w:rsidDel="00985191">
                <w:rPr>
                  <w:szCs w:val="22"/>
                </w:rPr>
                <w:delText xml:space="preserve"> YYYY-MM-DD</w:delText>
              </w:r>
              <w:r w:rsidDel="00985191">
                <w:rPr>
                  <w:szCs w:val="22"/>
                </w:rPr>
                <w:delText>.</w:delText>
              </w:r>
              <w:bookmarkStart w:id="6437" w:name="_Toc210318060"/>
              <w:bookmarkStart w:id="6438" w:name="_Toc210318587"/>
              <w:bookmarkStart w:id="6439" w:name="_Toc226562326"/>
              <w:bookmarkStart w:id="6440" w:name="_Toc226562857"/>
              <w:bookmarkEnd w:id="6437"/>
              <w:bookmarkEnd w:id="6438"/>
              <w:bookmarkEnd w:id="6439"/>
              <w:bookmarkEnd w:id="6440"/>
            </w:del>
          </w:p>
          <w:p w14:paraId="0034E749" w14:textId="0C5F6779" w:rsidR="00947AD3" w:rsidDel="00214087" w:rsidRDefault="00947AD3" w:rsidP="00947AD3">
            <w:pPr>
              <w:pStyle w:val="GOSTTablenorm"/>
              <w:rPr>
                <w:del w:id="6441" w:author="Щанов Александр Валентинович" w:date="2024-07-29T12:45:00Z"/>
                <w:szCs w:val="22"/>
              </w:rPr>
            </w:pPr>
            <w:del w:id="6442" w:author="Щанов Александр Валентинович" w:date="2024-07-25T14:45:00Z">
              <w:r w:rsidDel="00985191">
                <w:rPr>
                  <w:szCs w:val="22"/>
                </w:rPr>
                <w:lastRenderedPageBreak/>
                <w:delText>Заполняется при формировании документа в ПУР КС ЭБ</w:delText>
              </w:r>
            </w:del>
            <w:bookmarkStart w:id="6443" w:name="_Toc210318061"/>
            <w:bookmarkStart w:id="6444" w:name="_Toc210318588"/>
            <w:bookmarkStart w:id="6445" w:name="_Toc226562327"/>
            <w:bookmarkStart w:id="6446" w:name="_Toc226562858"/>
            <w:bookmarkEnd w:id="6443"/>
            <w:bookmarkEnd w:id="6444"/>
            <w:bookmarkEnd w:id="6445"/>
            <w:bookmarkEnd w:id="6446"/>
          </w:p>
        </w:tc>
        <w:bookmarkStart w:id="6447" w:name="_Toc210318062"/>
        <w:bookmarkStart w:id="6448" w:name="_Toc210318589"/>
        <w:bookmarkStart w:id="6449" w:name="_Toc226562328"/>
        <w:bookmarkStart w:id="6450" w:name="_Toc226562859"/>
        <w:bookmarkEnd w:id="6447"/>
        <w:bookmarkEnd w:id="6448"/>
        <w:bookmarkEnd w:id="6449"/>
        <w:bookmarkEnd w:id="6450"/>
      </w:tr>
      <w:tr w:rsidR="00947AD3" w:rsidRPr="00B9499D" w:rsidDel="00214087" w14:paraId="398FD78C" w14:textId="25CB63DE" w:rsidTr="00BB1586">
        <w:trPr>
          <w:del w:id="6451" w:author="Щанов Александр Валентинович" w:date="2024-07-29T12:45:00Z"/>
        </w:trPr>
        <w:tc>
          <w:tcPr>
            <w:tcW w:w="1100" w:type="pct"/>
          </w:tcPr>
          <w:p w14:paraId="03637D18" w14:textId="62A02741" w:rsidR="00947AD3" w:rsidRPr="003535A8" w:rsidDel="00214087" w:rsidRDefault="00947AD3" w:rsidP="00947AD3">
            <w:pPr>
              <w:pStyle w:val="GOSTTablenorm"/>
              <w:rPr>
                <w:del w:id="6452" w:author="Щанов Александр Валентинович" w:date="2024-07-29T12:45:00Z"/>
                <w:szCs w:val="22"/>
              </w:rPr>
            </w:pPr>
            <w:del w:id="6453" w:author="Щанов Александр Валентинович" w:date="2024-07-25T14:45:00Z">
              <w:r w:rsidRPr="003535A8" w:rsidDel="00985191">
                <w:rPr>
                  <w:szCs w:val="22"/>
                </w:rPr>
                <w:lastRenderedPageBreak/>
                <w:delText xml:space="preserve">Тип </w:delText>
              </w:r>
              <w:r w:rsidDel="00985191">
                <w:rPr>
                  <w:szCs w:val="22"/>
                </w:rPr>
                <w:delText>родительского</w:delText>
              </w:r>
              <w:r w:rsidRPr="003535A8" w:rsidDel="00985191">
                <w:rPr>
                  <w:szCs w:val="22"/>
                </w:rPr>
                <w:delText xml:space="preserve"> документа</w:delText>
              </w:r>
            </w:del>
            <w:bookmarkStart w:id="6454" w:name="_Toc210318063"/>
            <w:bookmarkStart w:id="6455" w:name="_Toc210318590"/>
            <w:bookmarkStart w:id="6456" w:name="_Toc226562329"/>
            <w:bookmarkStart w:id="6457" w:name="_Toc226562860"/>
            <w:bookmarkEnd w:id="6454"/>
            <w:bookmarkEnd w:id="6455"/>
            <w:bookmarkEnd w:id="6456"/>
            <w:bookmarkEnd w:id="6457"/>
          </w:p>
        </w:tc>
        <w:tc>
          <w:tcPr>
            <w:tcW w:w="750" w:type="pct"/>
          </w:tcPr>
          <w:p w14:paraId="1AC2B27E" w14:textId="2E07D2C1" w:rsidR="00947AD3" w:rsidRPr="003535A8" w:rsidDel="00214087" w:rsidRDefault="00947AD3" w:rsidP="00947AD3">
            <w:pPr>
              <w:pStyle w:val="GOSTTablenorm"/>
              <w:rPr>
                <w:del w:id="6458" w:author="Щанов Александр Валентинович" w:date="2024-07-29T12:45:00Z"/>
                <w:szCs w:val="22"/>
              </w:rPr>
            </w:pPr>
            <w:del w:id="6459" w:author="Щанов Александр Валентинович" w:date="2024-07-25T14:45:00Z">
              <w:r w:rsidRPr="00A71881" w:rsidDel="00985191">
                <w:rPr>
                  <w:b/>
                  <w:bCs/>
                  <w:szCs w:val="22"/>
                </w:rPr>
                <w:delText>T0504833:</w:delText>
              </w:r>
              <w:r w:rsidRPr="003535A8" w:rsidDel="00985191">
                <w:rPr>
                  <w:szCs w:val="22"/>
                </w:rPr>
                <w:delText>TYPE_DOC</w:delText>
              </w:r>
            </w:del>
            <w:bookmarkStart w:id="6460" w:name="_Toc210318064"/>
            <w:bookmarkStart w:id="6461" w:name="_Toc210318591"/>
            <w:bookmarkStart w:id="6462" w:name="_Toc226562330"/>
            <w:bookmarkStart w:id="6463" w:name="_Toc226562861"/>
            <w:bookmarkEnd w:id="6460"/>
            <w:bookmarkEnd w:id="6461"/>
            <w:bookmarkEnd w:id="6462"/>
            <w:bookmarkEnd w:id="6463"/>
          </w:p>
        </w:tc>
        <w:tc>
          <w:tcPr>
            <w:tcW w:w="500" w:type="pct"/>
          </w:tcPr>
          <w:p w14:paraId="3A463982" w14:textId="4206B520" w:rsidR="00947AD3" w:rsidRPr="00B9499D" w:rsidDel="00214087" w:rsidRDefault="00947AD3" w:rsidP="00947AD3">
            <w:pPr>
              <w:pStyle w:val="GOSTTablenorm"/>
              <w:rPr>
                <w:del w:id="6464" w:author="Щанов Александр Валентинович" w:date="2024-07-29T12:45:00Z"/>
                <w:szCs w:val="22"/>
              </w:rPr>
            </w:pPr>
            <w:del w:id="6465" w:author="Щанов Александр Валентинович" w:date="2024-07-25T14:45:00Z">
              <w:r w:rsidRPr="003535A8" w:rsidDel="00985191">
                <w:rPr>
                  <w:szCs w:val="22"/>
                </w:rPr>
                <w:delText>Строка</w:delText>
              </w:r>
            </w:del>
            <w:bookmarkStart w:id="6466" w:name="_Toc210318065"/>
            <w:bookmarkStart w:id="6467" w:name="_Toc210318592"/>
            <w:bookmarkStart w:id="6468" w:name="_Toc226562331"/>
            <w:bookmarkStart w:id="6469" w:name="_Toc226562862"/>
            <w:bookmarkEnd w:id="6466"/>
            <w:bookmarkEnd w:id="6467"/>
            <w:bookmarkEnd w:id="6468"/>
            <w:bookmarkEnd w:id="6469"/>
          </w:p>
        </w:tc>
        <w:tc>
          <w:tcPr>
            <w:tcW w:w="300" w:type="pct"/>
          </w:tcPr>
          <w:p w14:paraId="331909D8" w14:textId="674C197C" w:rsidR="00947AD3" w:rsidRPr="003535A8" w:rsidDel="00214087" w:rsidRDefault="00947AD3" w:rsidP="00947AD3">
            <w:pPr>
              <w:pStyle w:val="GOSTTablenorm"/>
              <w:rPr>
                <w:del w:id="6470" w:author="Щанов Александр Валентинович" w:date="2024-07-29T12:45:00Z"/>
                <w:szCs w:val="22"/>
              </w:rPr>
            </w:pPr>
            <w:del w:id="6471" w:author="Щанов Александр Валентинович" w:date="2024-07-25T14:45:00Z">
              <w:r w:rsidDel="00985191">
                <w:rPr>
                  <w:szCs w:val="22"/>
                </w:rPr>
                <w:delText>Нет</w:delText>
              </w:r>
            </w:del>
            <w:bookmarkStart w:id="6472" w:name="_Toc210318066"/>
            <w:bookmarkStart w:id="6473" w:name="_Toc210318593"/>
            <w:bookmarkStart w:id="6474" w:name="_Toc226562332"/>
            <w:bookmarkStart w:id="6475" w:name="_Toc226562863"/>
            <w:bookmarkEnd w:id="6472"/>
            <w:bookmarkEnd w:id="6473"/>
            <w:bookmarkEnd w:id="6474"/>
            <w:bookmarkEnd w:id="6475"/>
          </w:p>
        </w:tc>
        <w:tc>
          <w:tcPr>
            <w:tcW w:w="315" w:type="pct"/>
          </w:tcPr>
          <w:p w14:paraId="629B603C" w14:textId="737E9D56" w:rsidR="00947AD3" w:rsidRPr="00B9499D" w:rsidDel="00214087" w:rsidRDefault="00947AD3" w:rsidP="00947AD3">
            <w:pPr>
              <w:pStyle w:val="GOSTTablenorm"/>
              <w:rPr>
                <w:del w:id="6476" w:author="Щанов Александр Валентинович" w:date="2024-07-29T12:45:00Z"/>
                <w:szCs w:val="22"/>
              </w:rPr>
            </w:pPr>
            <w:del w:id="6477" w:author="Щанов Александр Валентинович" w:date="2024-07-25T14:45:00Z">
              <w:r w:rsidRPr="003535A8" w:rsidDel="00985191">
                <w:rPr>
                  <w:szCs w:val="22"/>
                </w:rPr>
                <w:delText>=3</w:delText>
              </w:r>
            </w:del>
            <w:bookmarkStart w:id="6478" w:name="_Toc210318067"/>
            <w:bookmarkStart w:id="6479" w:name="_Toc210318594"/>
            <w:bookmarkStart w:id="6480" w:name="_Toc226562333"/>
            <w:bookmarkStart w:id="6481" w:name="_Toc226562864"/>
            <w:bookmarkEnd w:id="6478"/>
            <w:bookmarkEnd w:id="6479"/>
            <w:bookmarkEnd w:id="6480"/>
            <w:bookmarkEnd w:id="6481"/>
          </w:p>
        </w:tc>
        <w:tc>
          <w:tcPr>
            <w:tcW w:w="2035" w:type="pct"/>
          </w:tcPr>
          <w:p w14:paraId="7DC7C38C" w14:textId="13E341AF" w:rsidR="00947AD3" w:rsidDel="00985191" w:rsidRDefault="00947AD3" w:rsidP="00947AD3">
            <w:pPr>
              <w:pStyle w:val="GOSTTablenorm"/>
              <w:rPr>
                <w:del w:id="6482" w:author="Щанов Александр Валентинович" w:date="2024-07-25T14:45:00Z"/>
                <w:szCs w:val="22"/>
              </w:rPr>
            </w:pPr>
            <w:del w:id="6483" w:author="Щанов Александр Валентинович" w:date="2024-07-25T14:45:00Z">
              <w:r w:rsidRPr="003535A8" w:rsidDel="00985191">
                <w:rPr>
                  <w:szCs w:val="22"/>
                </w:rPr>
                <w:delText>Указывается тип родительского документа, на основании которого создана Бухгалтерская справка (ф. 0504833)</w:delText>
              </w:r>
              <w:r w:rsidDel="00985191">
                <w:rPr>
                  <w:szCs w:val="22"/>
                </w:rPr>
                <w:delText>.</w:delText>
              </w:r>
              <w:bookmarkStart w:id="6484" w:name="_Toc210318068"/>
              <w:bookmarkStart w:id="6485" w:name="_Toc210318595"/>
              <w:bookmarkStart w:id="6486" w:name="_Toc226562334"/>
              <w:bookmarkStart w:id="6487" w:name="_Toc226562865"/>
              <w:bookmarkEnd w:id="6484"/>
              <w:bookmarkEnd w:id="6485"/>
              <w:bookmarkEnd w:id="6486"/>
              <w:bookmarkEnd w:id="6487"/>
            </w:del>
          </w:p>
          <w:p w14:paraId="73A5C552" w14:textId="105B9E0F" w:rsidR="00947AD3" w:rsidDel="00214087" w:rsidRDefault="00947AD3" w:rsidP="00947AD3">
            <w:pPr>
              <w:pStyle w:val="GOSTTablenorm"/>
              <w:rPr>
                <w:del w:id="6488" w:author="Щанов Александр Валентинович" w:date="2024-07-29T12:45:00Z"/>
                <w:szCs w:val="22"/>
              </w:rPr>
            </w:pPr>
            <w:del w:id="6489" w:author="Щанов Александр Валентинович" w:date="2024-07-25T14:45:00Z">
              <w:r w:rsidDel="00985191">
                <w:rPr>
                  <w:szCs w:val="22"/>
                </w:rPr>
                <w:delText>Заполняется при формировании документа в ПУР КС ЭБ</w:delText>
              </w:r>
            </w:del>
            <w:bookmarkStart w:id="6490" w:name="_Toc210318069"/>
            <w:bookmarkStart w:id="6491" w:name="_Toc210318596"/>
            <w:bookmarkStart w:id="6492" w:name="_Toc226562335"/>
            <w:bookmarkStart w:id="6493" w:name="_Toc226562866"/>
            <w:bookmarkEnd w:id="6490"/>
            <w:bookmarkEnd w:id="6491"/>
            <w:bookmarkEnd w:id="6492"/>
            <w:bookmarkEnd w:id="6493"/>
          </w:p>
        </w:tc>
        <w:bookmarkStart w:id="6494" w:name="_Toc210318070"/>
        <w:bookmarkStart w:id="6495" w:name="_Toc210318597"/>
        <w:bookmarkStart w:id="6496" w:name="_Toc226562336"/>
        <w:bookmarkStart w:id="6497" w:name="_Toc226562867"/>
        <w:bookmarkEnd w:id="6494"/>
        <w:bookmarkEnd w:id="6495"/>
        <w:bookmarkEnd w:id="6496"/>
        <w:bookmarkEnd w:id="6497"/>
      </w:tr>
      <w:tr w:rsidR="00947AD3" w:rsidRPr="00B9499D" w:rsidDel="00214087" w14:paraId="52AF6C8A" w14:textId="5F4C62FB" w:rsidTr="00BB1586">
        <w:trPr>
          <w:del w:id="6498" w:author="Щанов Александр Валентинович" w:date="2024-07-29T12:45:00Z"/>
        </w:trPr>
        <w:tc>
          <w:tcPr>
            <w:tcW w:w="1100" w:type="pct"/>
          </w:tcPr>
          <w:p w14:paraId="5E4CD9F8" w14:textId="011FBBFF" w:rsidR="00947AD3" w:rsidRPr="003535A8" w:rsidDel="00214087" w:rsidRDefault="00947AD3" w:rsidP="00947AD3">
            <w:pPr>
              <w:pStyle w:val="GOSTTablenorm"/>
              <w:rPr>
                <w:del w:id="6499" w:author="Щанов Александр Валентинович" w:date="2024-07-29T12:45:00Z"/>
                <w:szCs w:val="22"/>
              </w:rPr>
            </w:pPr>
            <w:del w:id="6500" w:author="Щанов Александр Валентинович" w:date="2024-07-25T14:45:00Z">
              <w:r w:rsidRPr="003535A8" w:rsidDel="00985191">
                <w:rPr>
                  <w:szCs w:val="22"/>
                </w:rPr>
                <w:delText>GUID родительского документа</w:delText>
              </w:r>
            </w:del>
            <w:bookmarkStart w:id="6501" w:name="_Toc210318071"/>
            <w:bookmarkStart w:id="6502" w:name="_Toc210318598"/>
            <w:bookmarkStart w:id="6503" w:name="_Toc226562337"/>
            <w:bookmarkStart w:id="6504" w:name="_Toc226562868"/>
            <w:bookmarkEnd w:id="6501"/>
            <w:bookmarkEnd w:id="6502"/>
            <w:bookmarkEnd w:id="6503"/>
            <w:bookmarkEnd w:id="6504"/>
          </w:p>
        </w:tc>
        <w:tc>
          <w:tcPr>
            <w:tcW w:w="750" w:type="pct"/>
          </w:tcPr>
          <w:p w14:paraId="4552DD34" w14:textId="119FCD45" w:rsidR="00947AD3" w:rsidRPr="003535A8" w:rsidDel="00214087" w:rsidRDefault="00947AD3" w:rsidP="00947AD3">
            <w:pPr>
              <w:pStyle w:val="GOSTTablenorm"/>
              <w:rPr>
                <w:del w:id="6505" w:author="Щанов Александр Валентинович" w:date="2024-07-29T12:45:00Z"/>
                <w:szCs w:val="22"/>
              </w:rPr>
            </w:pPr>
            <w:del w:id="6506" w:author="Щанов Александр Валентинович" w:date="2024-07-25T14:45:00Z">
              <w:r w:rsidRPr="00A71881" w:rsidDel="00985191">
                <w:rPr>
                  <w:b/>
                  <w:bCs/>
                  <w:szCs w:val="22"/>
                </w:rPr>
                <w:delText>T0504833:</w:delText>
              </w:r>
              <w:r w:rsidRPr="003535A8" w:rsidDel="00985191">
                <w:rPr>
                  <w:szCs w:val="22"/>
                </w:rPr>
                <w:delText>GUIDPARENT</w:delText>
              </w:r>
            </w:del>
            <w:bookmarkStart w:id="6507" w:name="_Toc210318072"/>
            <w:bookmarkStart w:id="6508" w:name="_Toc210318599"/>
            <w:bookmarkStart w:id="6509" w:name="_Toc226562338"/>
            <w:bookmarkStart w:id="6510" w:name="_Toc226562869"/>
            <w:bookmarkEnd w:id="6507"/>
            <w:bookmarkEnd w:id="6508"/>
            <w:bookmarkEnd w:id="6509"/>
            <w:bookmarkEnd w:id="6510"/>
          </w:p>
        </w:tc>
        <w:tc>
          <w:tcPr>
            <w:tcW w:w="500" w:type="pct"/>
          </w:tcPr>
          <w:p w14:paraId="16FCF321" w14:textId="20772C8F" w:rsidR="00947AD3" w:rsidRPr="00B9499D" w:rsidDel="00214087" w:rsidRDefault="00947AD3" w:rsidP="00947AD3">
            <w:pPr>
              <w:pStyle w:val="GOSTTablenorm"/>
              <w:rPr>
                <w:del w:id="6511" w:author="Щанов Александр Валентинович" w:date="2024-07-29T12:45:00Z"/>
                <w:szCs w:val="22"/>
              </w:rPr>
            </w:pPr>
            <w:commentRangeStart w:id="6512"/>
            <w:del w:id="6513" w:author="Щанов Александр Валентинович" w:date="2024-07-25T14:45:00Z">
              <w:r w:rsidRPr="006A18B3" w:rsidDel="00985191">
                <w:rPr>
                  <w:szCs w:val="22"/>
                </w:rPr>
                <w:delText>GUID</w:delText>
              </w:r>
              <w:bookmarkStart w:id="6514" w:name="_Toc210318073"/>
              <w:bookmarkStart w:id="6515" w:name="_Toc210318600"/>
              <w:bookmarkStart w:id="6516" w:name="_Toc226562339"/>
              <w:bookmarkStart w:id="6517" w:name="_Toc226562870"/>
              <w:bookmarkEnd w:id="6514"/>
              <w:bookmarkEnd w:id="6515"/>
              <w:bookmarkEnd w:id="6516"/>
              <w:bookmarkEnd w:id="6517"/>
              <w:commentRangeEnd w:id="6512"/>
              <w:r w:rsidRPr="00B9499D" w:rsidDel="00985191">
                <w:rPr>
                  <w:rStyle w:val="afff4"/>
                  <w:sz w:val="22"/>
                  <w:szCs w:val="22"/>
                </w:rPr>
                <w:commentReference w:id="6512"/>
              </w:r>
            </w:del>
          </w:p>
        </w:tc>
        <w:tc>
          <w:tcPr>
            <w:tcW w:w="300" w:type="pct"/>
          </w:tcPr>
          <w:p w14:paraId="0107E74C" w14:textId="58E61D2F" w:rsidR="00947AD3" w:rsidRPr="003535A8" w:rsidDel="00214087" w:rsidRDefault="00947AD3" w:rsidP="00947AD3">
            <w:pPr>
              <w:pStyle w:val="GOSTTablenorm"/>
              <w:rPr>
                <w:del w:id="6518" w:author="Щанов Александр Валентинович" w:date="2024-07-29T12:45:00Z"/>
                <w:szCs w:val="22"/>
              </w:rPr>
            </w:pPr>
            <w:del w:id="6519" w:author="Щанов Александр Валентинович" w:date="2024-07-25T14:45:00Z">
              <w:r w:rsidRPr="003535A8" w:rsidDel="00985191">
                <w:rPr>
                  <w:szCs w:val="22"/>
                </w:rPr>
                <w:delText>Нет</w:delText>
              </w:r>
            </w:del>
            <w:bookmarkStart w:id="6520" w:name="_Toc210318074"/>
            <w:bookmarkStart w:id="6521" w:name="_Toc210318601"/>
            <w:bookmarkStart w:id="6522" w:name="_Toc226562340"/>
            <w:bookmarkStart w:id="6523" w:name="_Toc226562871"/>
            <w:bookmarkEnd w:id="6520"/>
            <w:bookmarkEnd w:id="6521"/>
            <w:bookmarkEnd w:id="6522"/>
            <w:bookmarkEnd w:id="6523"/>
          </w:p>
        </w:tc>
        <w:tc>
          <w:tcPr>
            <w:tcW w:w="315" w:type="pct"/>
          </w:tcPr>
          <w:p w14:paraId="27410BD4" w14:textId="3B8AB6D3" w:rsidR="00947AD3" w:rsidRPr="00B9499D" w:rsidDel="00214087" w:rsidRDefault="00947AD3" w:rsidP="00947AD3">
            <w:pPr>
              <w:pStyle w:val="GOSTTablenorm"/>
              <w:rPr>
                <w:del w:id="6524" w:author="Щанов Александр Валентинович" w:date="2024-07-29T12:45:00Z"/>
                <w:szCs w:val="22"/>
              </w:rPr>
            </w:pPr>
            <w:del w:id="6525" w:author="Щанов Александр Валентинович" w:date="2024-07-25T14:45:00Z">
              <w:r w:rsidRPr="003535A8" w:rsidDel="00985191">
                <w:rPr>
                  <w:szCs w:val="22"/>
                </w:rPr>
                <w:delText>=36</w:delText>
              </w:r>
            </w:del>
            <w:bookmarkStart w:id="6526" w:name="_Toc210318075"/>
            <w:bookmarkStart w:id="6527" w:name="_Toc210318602"/>
            <w:bookmarkStart w:id="6528" w:name="_Toc226562341"/>
            <w:bookmarkStart w:id="6529" w:name="_Toc226562872"/>
            <w:bookmarkEnd w:id="6526"/>
            <w:bookmarkEnd w:id="6527"/>
            <w:bookmarkEnd w:id="6528"/>
            <w:bookmarkEnd w:id="6529"/>
          </w:p>
        </w:tc>
        <w:tc>
          <w:tcPr>
            <w:tcW w:w="2035" w:type="pct"/>
          </w:tcPr>
          <w:p w14:paraId="056F86DB" w14:textId="5CD00AF9" w:rsidR="00947AD3" w:rsidDel="00985191" w:rsidRDefault="00947AD3" w:rsidP="00947AD3">
            <w:pPr>
              <w:pStyle w:val="GOSTTablenorm"/>
              <w:rPr>
                <w:del w:id="6530" w:author="Щанов Александр Валентинович" w:date="2024-07-25T14:45:00Z"/>
                <w:szCs w:val="22"/>
              </w:rPr>
            </w:pPr>
            <w:del w:id="6531" w:author="Щанов Александр Валентинович" w:date="2024-07-25T14:45:00Z">
              <w:r w:rsidRPr="003535A8" w:rsidDel="00985191">
                <w:rPr>
                  <w:szCs w:val="22"/>
                </w:rPr>
                <w:delText xml:space="preserve">Указывается идентификатор </w:delText>
              </w:r>
              <w:r w:rsidRPr="006C4412" w:rsidDel="00985191">
                <w:rPr>
                  <w:szCs w:val="22"/>
                </w:rPr>
                <w:delText>(</w:delText>
              </w:r>
              <w:r w:rsidDel="00985191">
                <w:rPr>
                  <w:szCs w:val="22"/>
                  <w:lang w:val="en-US"/>
                </w:rPr>
                <w:delText>GUID</w:delText>
              </w:r>
              <w:r w:rsidRPr="006C4412" w:rsidDel="00985191">
                <w:rPr>
                  <w:szCs w:val="22"/>
                </w:rPr>
                <w:delText xml:space="preserve">) </w:delText>
              </w:r>
              <w:r w:rsidRPr="003535A8" w:rsidDel="00985191">
                <w:rPr>
                  <w:szCs w:val="22"/>
                </w:rPr>
                <w:delText>родительского документа, на основании которого создана Бухгалтерская справка (ф. 0504833)</w:delText>
              </w:r>
              <w:r w:rsidDel="00985191">
                <w:rPr>
                  <w:szCs w:val="22"/>
                </w:rPr>
                <w:delText>.</w:delText>
              </w:r>
              <w:bookmarkStart w:id="6532" w:name="_Toc210318076"/>
              <w:bookmarkStart w:id="6533" w:name="_Toc210318603"/>
              <w:bookmarkStart w:id="6534" w:name="_Toc226562342"/>
              <w:bookmarkStart w:id="6535" w:name="_Toc226562873"/>
              <w:bookmarkEnd w:id="6532"/>
              <w:bookmarkEnd w:id="6533"/>
              <w:bookmarkEnd w:id="6534"/>
              <w:bookmarkEnd w:id="6535"/>
            </w:del>
          </w:p>
          <w:p w14:paraId="22953F70" w14:textId="3441E71F" w:rsidR="00947AD3" w:rsidDel="00214087" w:rsidRDefault="00947AD3" w:rsidP="00947AD3">
            <w:pPr>
              <w:pStyle w:val="GOSTTablenorm"/>
              <w:rPr>
                <w:del w:id="6536" w:author="Щанов Александр Валентинович" w:date="2024-07-29T12:45:00Z"/>
                <w:szCs w:val="22"/>
              </w:rPr>
            </w:pPr>
            <w:del w:id="6537" w:author="Щанов Александр Валентинович" w:date="2024-07-25T14:45:00Z">
              <w:r w:rsidDel="00985191">
                <w:rPr>
                  <w:szCs w:val="22"/>
                </w:rPr>
                <w:delText>Заполняется при формировании документа в ПУР КС ЭБ</w:delText>
              </w:r>
            </w:del>
            <w:bookmarkStart w:id="6538" w:name="_Toc210318077"/>
            <w:bookmarkStart w:id="6539" w:name="_Toc210318604"/>
            <w:bookmarkStart w:id="6540" w:name="_Toc226562343"/>
            <w:bookmarkStart w:id="6541" w:name="_Toc226562874"/>
            <w:bookmarkEnd w:id="6538"/>
            <w:bookmarkEnd w:id="6539"/>
            <w:bookmarkEnd w:id="6540"/>
            <w:bookmarkEnd w:id="6541"/>
          </w:p>
        </w:tc>
        <w:bookmarkStart w:id="6542" w:name="_Toc210318078"/>
        <w:bookmarkStart w:id="6543" w:name="_Toc210318605"/>
        <w:bookmarkStart w:id="6544" w:name="_Toc226562344"/>
        <w:bookmarkStart w:id="6545" w:name="_Toc226562875"/>
        <w:bookmarkEnd w:id="6542"/>
        <w:bookmarkEnd w:id="6543"/>
        <w:bookmarkEnd w:id="6544"/>
        <w:bookmarkEnd w:id="6545"/>
      </w:tr>
      <w:tr w:rsidR="00947AD3" w:rsidRPr="00B9499D" w:rsidDel="00214087" w14:paraId="4DA43606" w14:textId="1D54E039" w:rsidTr="00BB1586">
        <w:trPr>
          <w:del w:id="6546" w:author="Щанов Александр Валентинович" w:date="2024-07-29T12:45:00Z"/>
        </w:trPr>
        <w:tc>
          <w:tcPr>
            <w:tcW w:w="1100" w:type="pct"/>
          </w:tcPr>
          <w:p w14:paraId="2EE3B8D9" w14:textId="526DC1AD" w:rsidR="00947AD3" w:rsidRPr="00B9499D" w:rsidDel="00214087" w:rsidRDefault="00947AD3" w:rsidP="00947AD3">
            <w:pPr>
              <w:pStyle w:val="GOSTTablenorm"/>
              <w:rPr>
                <w:del w:id="6547" w:author="Щанов Александр Валентинович" w:date="2024-07-29T12:45:00Z"/>
              </w:rPr>
            </w:pPr>
            <w:del w:id="6548" w:author="Щанов Александр Валентинович" w:date="2024-07-25T14:45:00Z">
              <w:r w:rsidRPr="00B9499D" w:rsidDel="00985191">
                <w:delText>Сумма</w:delText>
              </w:r>
            </w:del>
            <w:bookmarkStart w:id="6549" w:name="_Toc210318079"/>
            <w:bookmarkStart w:id="6550" w:name="_Toc210318606"/>
            <w:bookmarkStart w:id="6551" w:name="_Toc226562345"/>
            <w:bookmarkStart w:id="6552" w:name="_Toc226562876"/>
            <w:bookmarkEnd w:id="6549"/>
            <w:bookmarkEnd w:id="6550"/>
            <w:bookmarkEnd w:id="6551"/>
            <w:bookmarkEnd w:id="6552"/>
          </w:p>
        </w:tc>
        <w:tc>
          <w:tcPr>
            <w:tcW w:w="750" w:type="pct"/>
          </w:tcPr>
          <w:p w14:paraId="71371C5E" w14:textId="0BB44D4A" w:rsidR="00947AD3" w:rsidRPr="00B9499D" w:rsidDel="00214087" w:rsidRDefault="00947AD3" w:rsidP="00947AD3">
            <w:pPr>
              <w:pStyle w:val="GOSTTablenorm"/>
              <w:rPr>
                <w:del w:id="6553" w:author="Щанов Александр Валентинович" w:date="2024-07-29T12:45:00Z"/>
              </w:rPr>
            </w:pPr>
            <w:del w:id="6554" w:author="Щанов Александр Валентинович" w:date="2024-07-25T14:45:00Z">
              <w:r w:rsidRPr="00A71881" w:rsidDel="00985191">
                <w:rPr>
                  <w:b/>
                  <w:bCs/>
                  <w:szCs w:val="22"/>
                </w:rPr>
                <w:delText>T0504833:</w:delText>
              </w:r>
              <w:r w:rsidRPr="00B9499D" w:rsidDel="00985191">
                <w:delText>SUMM</w:delText>
              </w:r>
            </w:del>
            <w:bookmarkStart w:id="6555" w:name="_Toc210318080"/>
            <w:bookmarkStart w:id="6556" w:name="_Toc210318607"/>
            <w:bookmarkStart w:id="6557" w:name="_Toc226562346"/>
            <w:bookmarkStart w:id="6558" w:name="_Toc226562877"/>
            <w:bookmarkEnd w:id="6555"/>
            <w:bookmarkEnd w:id="6556"/>
            <w:bookmarkEnd w:id="6557"/>
            <w:bookmarkEnd w:id="6558"/>
          </w:p>
        </w:tc>
        <w:tc>
          <w:tcPr>
            <w:tcW w:w="500" w:type="pct"/>
          </w:tcPr>
          <w:p w14:paraId="6A48438C" w14:textId="3C9181AB" w:rsidR="00947AD3" w:rsidRPr="00B9499D" w:rsidDel="00214087" w:rsidRDefault="00947AD3" w:rsidP="00947AD3">
            <w:pPr>
              <w:pStyle w:val="GOSTTablenorm"/>
              <w:rPr>
                <w:del w:id="6559" w:author="Щанов Александр Валентинович" w:date="2024-07-29T12:45:00Z"/>
              </w:rPr>
            </w:pPr>
            <w:del w:id="6560" w:author="Щанов Александр Валентинович" w:date="2024-07-25T14:45:00Z">
              <w:r w:rsidRPr="00B9499D" w:rsidDel="00985191">
                <w:delText>Сумма</w:delText>
              </w:r>
            </w:del>
            <w:bookmarkStart w:id="6561" w:name="_Toc210318081"/>
            <w:bookmarkStart w:id="6562" w:name="_Toc210318608"/>
            <w:bookmarkStart w:id="6563" w:name="_Toc226562347"/>
            <w:bookmarkStart w:id="6564" w:name="_Toc226562878"/>
            <w:bookmarkEnd w:id="6561"/>
            <w:bookmarkEnd w:id="6562"/>
            <w:bookmarkEnd w:id="6563"/>
            <w:bookmarkEnd w:id="6564"/>
          </w:p>
        </w:tc>
        <w:tc>
          <w:tcPr>
            <w:tcW w:w="300" w:type="pct"/>
          </w:tcPr>
          <w:p w14:paraId="7154465F" w14:textId="6999B625" w:rsidR="00947AD3" w:rsidRPr="00B9499D" w:rsidDel="00214087" w:rsidRDefault="00947AD3" w:rsidP="00947AD3">
            <w:pPr>
              <w:pStyle w:val="GOSTTablenorm"/>
              <w:rPr>
                <w:del w:id="6565" w:author="Щанов Александр Валентинович" w:date="2024-07-29T12:45:00Z"/>
              </w:rPr>
            </w:pPr>
            <w:del w:id="6566" w:author="Щанов Александр Валентинович" w:date="2024-07-25T14:45:00Z">
              <w:r w:rsidRPr="00B9499D" w:rsidDel="00985191">
                <w:delText>Да</w:delText>
              </w:r>
            </w:del>
            <w:bookmarkStart w:id="6567" w:name="_Toc210318082"/>
            <w:bookmarkStart w:id="6568" w:name="_Toc210318609"/>
            <w:bookmarkStart w:id="6569" w:name="_Toc226562348"/>
            <w:bookmarkStart w:id="6570" w:name="_Toc226562879"/>
            <w:bookmarkEnd w:id="6567"/>
            <w:bookmarkEnd w:id="6568"/>
            <w:bookmarkEnd w:id="6569"/>
            <w:bookmarkEnd w:id="6570"/>
          </w:p>
        </w:tc>
        <w:tc>
          <w:tcPr>
            <w:tcW w:w="315" w:type="pct"/>
          </w:tcPr>
          <w:p w14:paraId="491C95A9" w14:textId="606C924B" w:rsidR="00947AD3" w:rsidRPr="00B9499D" w:rsidDel="00214087" w:rsidRDefault="00947AD3" w:rsidP="00947AD3">
            <w:pPr>
              <w:pStyle w:val="GOSTTablenorm"/>
              <w:rPr>
                <w:del w:id="6571" w:author="Щанов Александр Валентинович" w:date="2024-07-29T12:45:00Z"/>
              </w:rPr>
            </w:pPr>
            <w:bookmarkStart w:id="6572" w:name="_Toc210318083"/>
            <w:bookmarkStart w:id="6573" w:name="_Toc210318610"/>
            <w:bookmarkStart w:id="6574" w:name="_Toc226562349"/>
            <w:bookmarkStart w:id="6575" w:name="_Toc226562880"/>
            <w:bookmarkEnd w:id="6572"/>
            <w:bookmarkEnd w:id="6573"/>
            <w:bookmarkEnd w:id="6574"/>
            <w:bookmarkEnd w:id="6575"/>
          </w:p>
        </w:tc>
        <w:tc>
          <w:tcPr>
            <w:tcW w:w="2035" w:type="pct"/>
          </w:tcPr>
          <w:p w14:paraId="68A644A4" w14:textId="176F2115" w:rsidR="00947AD3" w:rsidRPr="00B9499D" w:rsidDel="00214087" w:rsidRDefault="00947AD3" w:rsidP="00947AD3">
            <w:pPr>
              <w:pStyle w:val="GOSTTablenorm"/>
              <w:rPr>
                <w:del w:id="6576" w:author="Щанов Александр Валентинович" w:date="2024-07-29T12:45:00Z"/>
              </w:rPr>
            </w:pPr>
            <w:del w:id="6577" w:author="Щанов Александр Валентинович" w:date="2024-07-25T14:45:00Z">
              <w:r w:rsidRPr="00B9499D" w:rsidDel="00985191">
                <w:delText>Сумма передается в единицах валюты</w:delText>
              </w:r>
              <w:r w:rsidDel="00985191">
                <w:delText xml:space="preserve">, указанной в параметре </w:delText>
              </w:r>
              <w:r w:rsidRPr="00B9499D" w:rsidDel="00985191">
                <w:delText>TtlPrt_CdCrr</w:delText>
              </w:r>
              <w:r w:rsidDel="00985191">
                <w:delText>,</w:delText>
              </w:r>
              <w:r w:rsidRPr="00B9499D" w:rsidDel="00985191">
                <w:delText xml:space="preserve"> с точность</w:delText>
              </w:r>
              <w:r w:rsidDel="00985191">
                <w:delText>ю 2 знака после запятой</w:delText>
              </w:r>
            </w:del>
            <w:bookmarkStart w:id="6578" w:name="_Toc210318084"/>
            <w:bookmarkStart w:id="6579" w:name="_Toc210318611"/>
            <w:bookmarkStart w:id="6580" w:name="_Toc226562350"/>
            <w:bookmarkStart w:id="6581" w:name="_Toc226562881"/>
            <w:bookmarkEnd w:id="6578"/>
            <w:bookmarkEnd w:id="6579"/>
            <w:bookmarkEnd w:id="6580"/>
            <w:bookmarkEnd w:id="6581"/>
          </w:p>
        </w:tc>
        <w:bookmarkStart w:id="6582" w:name="_Toc210318085"/>
        <w:bookmarkStart w:id="6583" w:name="_Toc210318612"/>
        <w:bookmarkStart w:id="6584" w:name="_Toc226562351"/>
        <w:bookmarkStart w:id="6585" w:name="_Toc226562882"/>
        <w:bookmarkEnd w:id="6582"/>
        <w:bookmarkEnd w:id="6583"/>
        <w:bookmarkEnd w:id="6584"/>
        <w:bookmarkEnd w:id="6585"/>
      </w:tr>
      <w:tr w:rsidR="00947AD3" w:rsidRPr="00B9499D" w:rsidDel="00214087" w14:paraId="5C5A0250" w14:textId="1A0F99BB" w:rsidTr="00BB1586">
        <w:trPr>
          <w:del w:id="6586" w:author="Щанов Александр Валентинович" w:date="2024-07-29T12:45:00Z"/>
        </w:trPr>
        <w:tc>
          <w:tcPr>
            <w:tcW w:w="1100" w:type="pct"/>
          </w:tcPr>
          <w:p w14:paraId="2FB953FB" w14:textId="0C6D8AA2" w:rsidR="00947AD3" w:rsidRPr="00B9499D" w:rsidDel="00214087" w:rsidRDefault="00947AD3" w:rsidP="00947AD3">
            <w:pPr>
              <w:pStyle w:val="GOSTTablenorm"/>
              <w:rPr>
                <w:del w:id="6587" w:author="Щанов Александр Валентинович" w:date="2024-07-29T12:45:00Z"/>
              </w:rPr>
            </w:pPr>
            <w:del w:id="6588" w:author="Щанов Александр Валентинович" w:date="2024-07-25T14:45:00Z">
              <w:r w:rsidRPr="00B9499D" w:rsidDel="00985191">
                <w:delText>Учетная сумма</w:delText>
              </w:r>
            </w:del>
            <w:bookmarkStart w:id="6589" w:name="_Toc210318086"/>
            <w:bookmarkStart w:id="6590" w:name="_Toc210318613"/>
            <w:bookmarkStart w:id="6591" w:name="_Toc226562352"/>
            <w:bookmarkStart w:id="6592" w:name="_Toc226562883"/>
            <w:bookmarkEnd w:id="6589"/>
            <w:bookmarkEnd w:id="6590"/>
            <w:bookmarkEnd w:id="6591"/>
            <w:bookmarkEnd w:id="6592"/>
          </w:p>
        </w:tc>
        <w:tc>
          <w:tcPr>
            <w:tcW w:w="750" w:type="pct"/>
          </w:tcPr>
          <w:p w14:paraId="73D788D1" w14:textId="5B62FEF2" w:rsidR="00947AD3" w:rsidRPr="00B9499D" w:rsidDel="00214087" w:rsidRDefault="00947AD3" w:rsidP="00947AD3">
            <w:pPr>
              <w:pStyle w:val="GOSTTablenorm"/>
              <w:rPr>
                <w:del w:id="6593" w:author="Щанов Александр Валентинович" w:date="2024-07-29T12:45:00Z"/>
              </w:rPr>
            </w:pPr>
            <w:del w:id="6594" w:author="Щанов Александр Валентинович" w:date="2024-07-25T14:45:00Z">
              <w:r w:rsidRPr="00A71881" w:rsidDel="00985191">
                <w:rPr>
                  <w:b/>
                  <w:bCs/>
                  <w:szCs w:val="22"/>
                </w:rPr>
                <w:delText>T0504833:</w:delText>
              </w:r>
              <w:r w:rsidRPr="0051436C" w:rsidDel="00985191">
                <w:delText>Rg</w:delText>
              </w:r>
              <w:r w:rsidRPr="00B9499D" w:rsidDel="00985191">
                <w:delText>SUMM</w:delText>
              </w:r>
            </w:del>
            <w:bookmarkStart w:id="6595" w:name="_Toc210318087"/>
            <w:bookmarkStart w:id="6596" w:name="_Toc210318614"/>
            <w:bookmarkStart w:id="6597" w:name="_Toc226562353"/>
            <w:bookmarkStart w:id="6598" w:name="_Toc226562884"/>
            <w:bookmarkEnd w:id="6595"/>
            <w:bookmarkEnd w:id="6596"/>
            <w:bookmarkEnd w:id="6597"/>
            <w:bookmarkEnd w:id="6598"/>
          </w:p>
        </w:tc>
        <w:tc>
          <w:tcPr>
            <w:tcW w:w="500" w:type="pct"/>
          </w:tcPr>
          <w:p w14:paraId="2EA8A274" w14:textId="1FED6502" w:rsidR="00947AD3" w:rsidRPr="00B9499D" w:rsidDel="00214087" w:rsidRDefault="00947AD3" w:rsidP="00947AD3">
            <w:pPr>
              <w:pStyle w:val="GOSTTablenorm"/>
              <w:rPr>
                <w:del w:id="6599" w:author="Щанов Александр Валентинович" w:date="2024-07-29T12:45:00Z"/>
              </w:rPr>
            </w:pPr>
            <w:del w:id="6600" w:author="Щанов Александр Валентинович" w:date="2024-07-25T14:45:00Z">
              <w:r w:rsidRPr="00B9499D" w:rsidDel="00985191">
                <w:delText>Сумма</w:delText>
              </w:r>
            </w:del>
            <w:bookmarkStart w:id="6601" w:name="_Toc210318088"/>
            <w:bookmarkStart w:id="6602" w:name="_Toc210318615"/>
            <w:bookmarkStart w:id="6603" w:name="_Toc226562354"/>
            <w:bookmarkStart w:id="6604" w:name="_Toc226562885"/>
            <w:bookmarkEnd w:id="6601"/>
            <w:bookmarkEnd w:id="6602"/>
            <w:bookmarkEnd w:id="6603"/>
            <w:bookmarkEnd w:id="6604"/>
          </w:p>
        </w:tc>
        <w:tc>
          <w:tcPr>
            <w:tcW w:w="300" w:type="pct"/>
          </w:tcPr>
          <w:p w14:paraId="166CFE9B" w14:textId="11D62F1C" w:rsidR="00947AD3" w:rsidRPr="00B9499D" w:rsidDel="00214087" w:rsidRDefault="00947AD3" w:rsidP="00947AD3">
            <w:pPr>
              <w:pStyle w:val="GOSTTablenorm"/>
              <w:rPr>
                <w:del w:id="6605" w:author="Щанов Александр Валентинович" w:date="2024-07-29T12:45:00Z"/>
              </w:rPr>
            </w:pPr>
            <w:del w:id="6606" w:author="Щанов Александр Валентинович" w:date="2024-07-25T14:45:00Z">
              <w:r w:rsidRPr="00B9499D" w:rsidDel="00985191">
                <w:delText>Да</w:delText>
              </w:r>
            </w:del>
            <w:bookmarkStart w:id="6607" w:name="_Toc210318089"/>
            <w:bookmarkStart w:id="6608" w:name="_Toc210318616"/>
            <w:bookmarkStart w:id="6609" w:name="_Toc226562355"/>
            <w:bookmarkStart w:id="6610" w:name="_Toc226562886"/>
            <w:bookmarkEnd w:id="6607"/>
            <w:bookmarkEnd w:id="6608"/>
            <w:bookmarkEnd w:id="6609"/>
            <w:bookmarkEnd w:id="6610"/>
          </w:p>
        </w:tc>
        <w:tc>
          <w:tcPr>
            <w:tcW w:w="315" w:type="pct"/>
          </w:tcPr>
          <w:p w14:paraId="6E703834" w14:textId="0D01FCB9" w:rsidR="00947AD3" w:rsidRPr="00B9499D" w:rsidDel="00214087" w:rsidRDefault="00947AD3" w:rsidP="00947AD3">
            <w:pPr>
              <w:pStyle w:val="GOSTTablenorm"/>
              <w:rPr>
                <w:del w:id="6611" w:author="Щанов Александр Валентинович" w:date="2024-07-29T12:45:00Z"/>
              </w:rPr>
            </w:pPr>
            <w:bookmarkStart w:id="6612" w:name="_Toc210318090"/>
            <w:bookmarkStart w:id="6613" w:name="_Toc210318617"/>
            <w:bookmarkStart w:id="6614" w:name="_Toc226562356"/>
            <w:bookmarkStart w:id="6615" w:name="_Toc226562887"/>
            <w:bookmarkEnd w:id="6612"/>
            <w:bookmarkEnd w:id="6613"/>
            <w:bookmarkEnd w:id="6614"/>
            <w:bookmarkEnd w:id="6615"/>
          </w:p>
        </w:tc>
        <w:tc>
          <w:tcPr>
            <w:tcW w:w="2035" w:type="pct"/>
          </w:tcPr>
          <w:p w14:paraId="6229100F" w14:textId="29CF8AE1" w:rsidR="00947AD3" w:rsidRPr="00B9499D" w:rsidDel="00214087" w:rsidRDefault="00947AD3" w:rsidP="00947AD3">
            <w:pPr>
              <w:pStyle w:val="GOSTTablenorm"/>
              <w:rPr>
                <w:del w:id="6616" w:author="Щанов Александр Валентинович" w:date="2024-07-29T12:45:00Z"/>
              </w:rPr>
            </w:pPr>
            <w:del w:id="6617" w:author="Щанов Александр Валентинович" w:date="2024-07-25T14:45:00Z">
              <w:r w:rsidRPr="00B9499D" w:rsidDel="00985191">
                <w:delText xml:space="preserve">Сумма передается в единицах валюты </w:delText>
              </w:r>
              <w:r w:rsidDel="00985191">
                <w:delText xml:space="preserve">учета (в рублях) </w:delText>
              </w:r>
              <w:r w:rsidRPr="00B9499D" w:rsidDel="00985191">
                <w:delText>с точность</w:delText>
              </w:r>
              <w:r w:rsidDel="00985191">
                <w:delText>ю 2 знака после запятой</w:delText>
              </w:r>
            </w:del>
            <w:bookmarkStart w:id="6618" w:name="_Toc210318091"/>
            <w:bookmarkStart w:id="6619" w:name="_Toc210318618"/>
            <w:bookmarkStart w:id="6620" w:name="_Toc226562357"/>
            <w:bookmarkStart w:id="6621" w:name="_Toc226562888"/>
            <w:bookmarkEnd w:id="6618"/>
            <w:bookmarkEnd w:id="6619"/>
            <w:bookmarkEnd w:id="6620"/>
            <w:bookmarkEnd w:id="6621"/>
          </w:p>
        </w:tc>
        <w:bookmarkStart w:id="6622" w:name="_Toc210318092"/>
        <w:bookmarkStart w:id="6623" w:name="_Toc210318619"/>
        <w:bookmarkStart w:id="6624" w:name="_Toc226562358"/>
        <w:bookmarkStart w:id="6625" w:name="_Toc226562889"/>
        <w:bookmarkEnd w:id="6622"/>
        <w:bookmarkEnd w:id="6623"/>
        <w:bookmarkEnd w:id="6624"/>
        <w:bookmarkEnd w:id="6625"/>
      </w:tr>
      <w:tr w:rsidR="00947AD3" w:rsidRPr="00B9499D" w:rsidDel="00214087" w14:paraId="3CA70CB7" w14:textId="2B36797F" w:rsidTr="00BB1586">
        <w:trPr>
          <w:del w:id="6626" w:author="Щанов Александр Валентинович" w:date="2024-07-29T12:45:00Z"/>
        </w:trPr>
        <w:tc>
          <w:tcPr>
            <w:tcW w:w="1100" w:type="pct"/>
          </w:tcPr>
          <w:p w14:paraId="0417A25D" w14:textId="66243838" w:rsidR="00947AD3" w:rsidRPr="00B9499D" w:rsidDel="00214087" w:rsidRDefault="00947AD3" w:rsidP="00947AD3">
            <w:pPr>
              <w:pStyle w:val="GOSTTablenorm"/>
              <w:rPr>
                <w:del w:id="6627" w:author="Щанов Александр Валентинович" w:date="2024-07-29T12:45:00Z"/>
              </w:rPr>
            </w:pPr>
            <w:del w:id="6628" w:author="Щанов Александр Валентинович" w:date="2024-07-25T14:45:00Z">
              <w:r w:rsidRPr="00B9499D" w:rsidDel="00985191">
                <w:delText>КБК по Дт</w:delText>
              </w:r>
            </w:del>
            <w:bookmarkStart w:id="6629" w:name="_Toc210318093"/>
            <w:bookmarkStart w:id="6630" w:name="_Toc210318620"/>
            <w:bookmarkStart w:id="6631" w:name="_Toc226562359"/>
            <w:bookmarkStart w:id="6632" w:name="_Toc226562890"/>
            <w:bookmarkEnd w:id="6629"/>
            <w:bookmarkEnd w:id="6630"/>
            <w:bookmarkEnd w:id="6631"/>
            <w:bookmarkEnd w:id="6632"/>
          </w:p>
        </w:tc>
        <w:tc>
          <w:tcPr>
            <w:tcW w:w="750" w:type="pct"/>
          </w:tcPr>
          <w:p w14:paraId="19BC8176" w14:textId="0C367B6D" w:rsidR="00947AD3" w:rsidRPr="00B9499D" w:rsidDel="00214087" w:rsidRDefault="00947AD3" w:rsidP="00947AD3">
            <w:pPr>
              <w:pStyle w:val="GOSTTablenorm"/>
              <w:rPr>
                <w:del w:id="6633" w:author="Щанов Александр Валентинович" w:date="2024-07-29T12:45:00Z"/>
              </w:rPr>
            </w:pPr>
            <w:del w:id="6634" w:author="Щанов Александр Валентинович" w:date="2024-07-25T14:45:00Z">
              <w:r w:rsidRPr="00A71881" w:rsidDel="00985191">
                <w:rPr>
                  <w:b/>
                  <w:bCs/>
                  <w:szCs w:val="22"/>
                </w:rPr>
                <w:delText>T0504833:</w:delText>
              </w:r>
              <w:r w:rsidRPr="00B9499D" w:rsidDel="00985191">
                <w:delText>DT_KBK</w:delText>
              </w:r>
            </w:del>
            <w:bookmarkStart w:id="6635" w:name="_Toc210318094"/>
            <w:bookmarkStart w:id="6636" w:name="_Toc210318621"/>
            <w:bookmarkStart w:id="6637" w:name="_Toc226562360"/>
            <w:bookmarkStart w:id="6638" w:name="_Toc226562891"/>
            <w:bookmarkEnd w:id="6635"/>
            <w:bookmarkEnd w:id="6636"/>
            <w:bookmarkEnd w:id="6637"/>
            <w:bookmarkEnd w:id="6638"/>
          </w:p>
        </w:tc>
        <w:tc>
          <w:tcPr>
            <w:tcW w:w="500" w:type="pct"/>
          </w:tcPr>
          <w:p w14:paraId="6FBF3DC4" w14:textId="56E99532" w:rsidR="00947AD3" w:rsidRPr="00B9499D" w:rsidDel="00214087" w:rsidRDefault="00947AD3" w:rsidP="00947AD3">
            <w:pPr>
              <w:pStyle w:val="GOSTTablenorm"/>
              <w:rPr>
                <w:del w:id="6639" w:author="Щанов Александр Валентинович" w:date="2024-07-29T12:45:00Z"/>
              </w:rPr>
            </w:pPr>
            <w:del w:id="6640" w:author="Щанов Александр Валентинович" w:date="2024-07-25T14:45:00Z">
              <w:r w:rsidRPr="00B9499D" w:rsidDel="00985191">
                <w:delText>Строка</w:delText>
              </w:r>
            </w:del>
            <w:bookmarkStart w:id="6641" w:name="_Toc210318095"/>
            <w:bookmarkStart w:id="6642" w:name="_Toc210318622"/>
            <w:bookmarkStart w:id="6643" w:name="_Toc226562361"/>
            <w:bookmarkStart w:id="6644" w:name="_Toc226562892"/>
            <w:bookmarkEnd w:id="6641"/>
            <w:bookmarkEnd w:id="6642"/>
            <w:bookmarkEnd w:id="6643"/>
            <w:bookmarkEnd w:id="6644"/>
          </w:p>
        </w:tc>
        <w:tc>
          <w:tcPr>
            <w:tcW w:w="300" w:type="pct"/>
          </w:tcPr>
          <w:p w14:paraId="16B1875C" w14:textId="54888EC6" w:rsidR="00947AD3" w:rsidRPr="00B9499D" w:rsidDel="00214087" w:rsidRDefault="00947AD3" w:rsidP="00947AD3">
            <w:pPr>
              <w:pStyle w:val="GOSTTablenorm"/>
              <w:rPr>
                <w:del w:id="6645" w:author="Щанов Александр Валентинович" w:date="2024-07-29T12:45:00Z"/>
              </w:rPr>
            </w:pPr>
            <w:del w:id="6646" w:author="Щанов Александр Валентинович" w:date="2024-07-25T14:45:00Z">
              <w:r w:rsidRPr="00B9499D" w:rsidDel="00985191">
                <w:delText>Да</w:delText>
              </w:r>
            </w:del>
            <w:bookmarkStart w:id="6647" w:name="_Toc210318096"/>
            <w:bookmarkStart w:id="6648" w:name="_Toc210318623"/>
            <w:bookmarkStart w:id="6649" w:name="_Toc226562362"/>
            <w:bookmarkStart w:id="6650" w:name="_Toc226562893"/>
            <w:bookmarkEnd w:id="6647"/>
            <w:bookmarkEnd w:id="6648"/>
            <w:bookmarkEnd w:id="6649"/>
            <w:bookmarkEnd w:id="6650"/>
          </w:p>
        </w:tc>
        <w:tc>
          <w:tcPr>
            <w:tcW w:w="315" w:type="pct"/>
          </w:tcPr>
          <w:p w14:paraId="33A29157" w14:textId="58A85BDC" w:rsidR="00947AD3" w:rsidRPr="00B9499D" w:rsidDel="00214087" w:rsidRDefault="00947AD3" w:rsidP="00947AD3">
            <w:pPr>
              <w:pStyle w:val="GOSTTablenorm"/>
              <w:rPr>
                <w:del w:id="6651" w:author="Щанов Александр Валентинович" w:date="2024-07-29T12:45:00Z"/>
              </w:rPr>
            </w:pPr>
            <w:del w:id="6652" w:author="Щанов Александр Валентинович" w:date="2024-07-25T14:45:00Z">
              <w:r w:rsidRPr="00214087" w:rsidDel="00985191">
                <w:delText>&lt;</w:delText>
              </w:r>
              <w:r w:rsidRPr="00B9499D" w:rsidDel="00985191">
                <w:delText>=</w:delText>
              </w:r>
              <w:r w:rsidRPr="00214087" w:rsidDel="00985191">
                <w:delText>20</w:delText>
              </w:r>
            </w:del>
            <w:bookmarkStart w:id="6653" w:name="_Toc210318097"/>
            <w:bookmarkStart w:id="6654" w:name="_Toc210318624"/>
            <w:bookmarkStart w:id="6655" w:name="_Toc226562363"/>
            <w:bookmarkStart w:id="6656" w:name="_Toc226562894"/>
            <w:bookmarkEnd w:id="6653"/>
            <w:bookmarkEnd w:id="6654"/>
            <w:bookmarkEnd w:id="6655"/>
            <w:bookmarkEnd w:id="6656"/>
          </w:p>
        </w:tc>
        <w:tc>
          <w:tcPr>
            <w:tcW w:w="2035" w:type="pct"/>
          </w:tcPr>
          <w:p w14:paraId="7EAE83EE" w14:textId="4DD8DF09" w:rsidR="00947AD3" w:rsidDel="00985191" w:rsidRDefault="00947AD3" w:rsidP="00947AD3">
            <w:pPr>
              <w:pStyle w:val="GOSTTablenorm"/>
              <w:rPr>
                <w:del w:id="6657" w:author="Щанов Александр Валентинович" w:date="2024-07-25T14:45:00Z"/>
              </w:rPr>
            </w:pPr>
            <w:del w:id="6658" w:author="Щанов Александр Валентинович" w:date="2024-07-25T14:45:00Z">
              <w:r w:rsidDel="00985191">
                <w:delText>Указывается значение аналитического признака «КБК» (Код по бюджетной классификации) для отражения по дебету записи учета.</w:delText>
              </w:r>
              <w:bookmarkStart w:id="6659" w:name="_Toc210318098"/>
              <w:bookmarkStart w:id="6660" w:name="_Toc210318625"/>
              <w:bookmarkStart w:id="6661" w:name="_Toc226562364"/>
              <w:bookmarkStart w:id="6662" w:name="_Toc226562895"/>
              <w:bookmarkEnd w:id="6659"/>
              <w:bookmarkEnd w:id="6660"/>
              <w:bookmarkEnd w:id="6661"/>
              <w:bookmarkEnd w:id="6662"/>
            </w:del>
          </w:p>
          <w:p w14:paraId="08082CB0" w14:textId="13F14D7D" w:rsidR="00947AD3" w:rsidRPr="00B9499D" w:rsidDel="00214087" w:rsidRDefault="00947AD3" w:rsidP="00947AD3">
            <w:pPr>
              <w:pStyle w:val="GOSTTablenorm"/>
              <w:rPr>
                <w:del w:id="6663" w:author="Щанов Александр Валентинович" w:date="2024-07-29T12:45:00Z"/>
              </w:rPr>
            </w:pPr>
            <w:del w:id="6664" w:author="Щанов Александр Валентинович" w:date="2024-07-25T14:45:00Z">
              <w:r w:rsidRPr="00B9499D" w:rsidDel="00985191">
                <w:delText>Допускается заполнение прочерком</w:delText>
              </w:r>
            </w:del>
            <w:bookmarkStart w:id="6665" w:name="_Toc210318099"/>
            <w:bookmarkStart w:id="6666" w:name="_Toc210318626"/>
            <w:bookmarkStart w:id="6667" w:name="_Toc226562365"/>
            <w:bookmarkStart w:id="6668" w:name="_Toc226562896"/>
            <w:bookmarkEnd w:id="6665"/>
            <w:bookmarkEnd w:id="6666"/>
            <w:bookmarkEnd w:id="6667"/>
            <w:bookmarkEnd w:id="6668"/>
          </w:p>
        </w:tc>
        <w:bookmarkStart w:id="6669" w:name="_Toc210318100"/>
        <w:bookmarkStart w:id="6670" w:name="_Toc210318627"/>
        <w:bookmarkStart w:id="6671" w:name="_Toc226562366"/>
        <w:bookmarkStart w:id="6672" w:name="_Toc226562897"/>
        <w:bookmarkEnd w:id="6669"/>
        <w:bookmarkEnd w:id="6670"/>
        <w:bookmarkEnd w:id="6671"/>
        <w:bookmarkEnd w:id="6672"/>
      </w:tr>
      <w:tr w:rsidR="00947AD3" w:rsidRPr="00B9499D" w:rsidDel="00214087" w14:paraId="0393422C" w14:textId="69F1A5D5" w:rsidTr="00BB1586">
        <w:trPr>
          <w:del w:id="6673" w:author="Щанов Александр Валентинович" w:date="2024-07-29T12:45:00Z"/>
        </w:trPr>
        <w:tc>
          <w:tcPr>
            <w:tcW w:w="1100" w:type="pct"/>
          </w:tcPr>
          <w:p w14:paraId="6F9FABD5" w14:textId="1A3EE96A" w:rsidR="00947AD3" w:rsidRPr="00B9499D" w:rsidDel="00214087" w:rsidRDefault="00947AD3" w:rsidP="00947AD3">
            <w:pPr>
              <w:pStyle w:val="GOSTTablenorm"/>
              <w:rPr>
                <w:del w:id="6674" w:author="Щанов Александр Валентинович" w:date="2024-07-29T12:45:00Z"/>
              </w:rPr>
            </w:pPr>
            <w:del w:id="6675" w:author="Щанов Александр Валентинович" w:date="2024-07-25T14:46:00Z">
              <w:r w:rsidRPr="00B9499D" w:rsidDel="00977676">
                <w:delText>КБК по Кт</w:delText>
              </w:r>
            </w:del>
            <w:bookmarkStart w:id="6676" w:name="_Toc210318101"/>
            <w:bookmarkStart w:id="6677" w:name="_Toc210318628"/>
            <w:bookmarkStart w:id="6678" w:name="_Toc226562367"/>
            <w:bookmarkStart w:id="6679" w:name="_Toc226562898"/>
            <w:bookmarkEnd w:id="6676"/>
            <w:bookmarkEnd w:id="6677"/>
            <w:bookmarkEnd w:id="6678"/>
            <w:bookmarkEnd w:id="6679"/>
          </w:p>
        </w:tc>
        <w:tc>
          <w:tcPr>
            <w:tcW w:w="750" w:type="pct"/>
          </w:tcPr>
          <w:p w14:paraId="5B900509" w14:textId="3FE650BD" w:rsidR="00947AD3" w:rsidRPr="00B9499D" w:rsidDel="00214087" w:rsidRDefault="00947AD3" w:rsidP="00947AD3">
            <w:pPr>
              <w:pStyle w:val="GOSTTablenorm"/>
              <w:rPr>
                <w:del w:id="6680" w:author="Щанов Александр Валентинович" w:date="2024-07-29T12:45:00Z"/>
              </w:rPr>
            </w:pPr>
            <w:del w:id="6681" w:author="Щанов Александр Валентинович" w:date="2024-07-25T14:46:00Z">
              <w:r w:rsidRPr="00A71881" w:rsidDel="00977676">
                <w:rPr>
                  <w:b/>
                  <w:bCs/>
                  <w:szCs w:val="22"/>
                </w:rPr>
                <w:delText>T0504833:</w:delText>
              </w:r>
              <w:r w:rsidRPr="00B9499D" w:rsidDel="00977676">
                <w:delText>CT_KBK</w:delText>
              </w:r>
            </w:del>
            <w:bookmarkStart w:id="6682" w:name="_Toc210318102"/>
            <w:bookmarkStart w:id="6683" w:name="_Toc210318629"/>
            <w:bookmarkStart w:id="6684" w:name="_Toc226562368"/>
            <w:bookmarkStart w:id="6685" w:name="_Toc226562899"/>
            <w:bookmarkEnd w:id="6682"/>
            <w:bookmarkEnd w:id="6683"/>
            <w:bookmarkEnd w:id="6684"/>
            <w:bookmarkEnd w:id="6685"/>
          </w:p>
        </w:tc>
        <w:tc>
          <w:tcPr>
            <w:tcW w:w="500" w:type="pct"/>
          </w:tcPr>
          <w:p w14:paraId="3F1E1172" w14:textId="796818D8" w:rsidR="00947AD3" w:rsidRPr="00B9499D" w:rsidDel="00214087" w:rsidRDefault="00947AD3" w:rsidP="00947AD3">
            <w:pPr>
              <w:pStyle w:val="GOSTTablenorm"/>
              <w:rPr>
                <w:del w:id="6686" w:author="Щанов Александр Валентинович" w:date="2024-07-29T12:45:00Z"/>
              </w:rPr>
            </w:pPr>
            <w:del w:id="6687" w:author="Щанов Александр Валентинович" w:date="2024-07-25T14:46:00Z">
              <w:r w:rsidRPr="00B9499D" w:rsidDel="00977676">
                <w:delText>Строка</w:delText>
              </w:r>
            </w:del>
            <w:bookmarkStart w:id="6688" w:name="_Toc210318103"/>
            <w:bookmarkStart w:id="6689" w:name="_Toc210318630"/>
            <w:bookmarkStart w:id="6690" w:name="_Toc226562369"/>
            <w:bookmarkStart w:id="6691" w:name="_Toc226562900"/>
            <w:bookmarkEnd w:id="6688"/>
            <w:bookmarkEnd w:id="6689"/>
            <w:bookmarkEnd w:id="6690"/>
            <w:bookmarkEnd w:id="6691"/>
          </w:p>
        </w:tc>
        <w:tc>
          <w:tcPr>
            <w:tcW w:w="300" w:type="pct"/>
          </w:tcPr>
          <w:p w14:paraId="7F9020D2" w14:textId="483FCD3B" w:rsidR="00947AD3" w:rsidRPr="00B9499D" w:rsidDel="00214087" w:rsidRDefault="00947AD3" w:rsidP="00947AD3">
            <w:pPr>
              <w:pStyle w:val="GOSTTablenorm"/>
              <w:rPr>
                <w:del w:id="6692" w:author="Щанов Александр Валентинович" w:date="2024-07-29T12:45:00Z"/>
              </w:rPr>
            </w:pPr>
            <w:del w:id="6693" w:author="Щанов Александр Валентинович" w:date="2024-07-25T14:46:00Z">
              <w:r w:rsidRPr="00B9499D" w:rsidDel="00977676">
                <w:delText>Да</w:delText>
              </w:r>
            </w:del>
            <w:bookmarkStart w:id="6694" w:name="_Toc210318104"/>
            <w:bookmarkStart w:id="6695" w:name="_Toc210318631"/>
            <w:bookmarkStart w:id="6696" w:name="_Toc226562370"/>
            <w:bookmarkStart w:id="6697" w:name="_Toc226562901"/>
            <w:bookmarkEnd w:id="6694"/>
            <w:bookmarkEnd w:id="6695"/>
            <w:bookmarkEnd w:id="6696"/>
            <w:bookmarkEnd w:id="6697"/>
          </w:p>
        </w:tc>
        <w:tc>
          <w:tcPr>
            <w:tcW w:w="315" w:type="pct"/>
          </w:tcPr>
          <w:p w14:paraId="57481365" w14:textId="1346B7E0" w:rsidR="00947AD3" w:rsidRPr="00B9499D" w:rsidDel="00214087" w:rsidRDefault="00947AD3" w:rsidP="00947AD3">
            <w:pPr>
              <w:pStyle w:val="GOSTTablenorm"/>
              <w:rPr>
                <w:del w:id="6698" w:author="Щанов Александр Валентинович" w:date="2024-07-29T12:45:00Z"/>
              </w:rPr>
            </w:pPr>
            <w:del w:id="6699" w:author="Щанов Александр Валентинович" w:date="2024-07-25T14:46:00Z">
              <w:r w:rsidRPr="00214087" w:rsidDel="00977676">
                <w:delText>&lt;</w:delText>
              </w:r>
              <w:r w:rsidRPr="00B9499D" w:rsidDel="00977676">
                <w:delText>=</w:delText>
              </w:r>
              <w:r w:rsidRPr="00214087" w:rsidDel="00977676">
                <w:delText>20</w:delText>
              </w:r>
            </w:del>
            <w:bookmarkStart w:id="6700" w:name="_Toc210318105"/>
            <w:bookmarkStart w:id="6701" w:name="_Toc210318632"/>
            <w:bookmarkStart w:id="6702" w:name="_Toc226562371"/>
            <w:bookmarkStart w:id="6703" w:name="_Toc226562902"/>
            <w:bookmarkEnd w:id="6700"/>
            <w:bookmarkEnd w:id="6701"/>
            <w:bookmarkEnd w:id="6702"/>
            <w:bookmarkEnd w:id="6703"/>
          </w:p>
        </w:tc>
        <w:tc>
          <w:tcPr>
            <w:tcW w:w="2035" w:type="pct"/>
          </w:tcPr>
          <w:p w14:paraId="031CF452" w14:textId="78F894B8" w:rsidR="00947AD3" w:rsidDel="00977676" w:rsidRDefault="00947AD3" w:rsidP="00947AD3">
            <w:pPr>
              <w:pStyle w:val="GOSTTablenorm"/>
              <w:rPr>
                <w:del w:id="6704" w:author="Щанов Александр Валентинович" w:date="2024-07-25T14:46:00Z"/>
              </w:rPr>
            </w:pPr>
            <w:del w:id="6705" w:author="Щанов Александр Валентинович" w:date="2024-07-25T14:46:00Z">
              <w:r w:rsidDel="00977676">
                <w:delText>Указывается значение аналитического признака «КБК» (Код по бюджетной классификации) для отражения по кредиту записи учета.</w:delText>
              </w:r>
              <w:bookmarkStart w:id="6706" w:name="_Toc210318106"/>
              <w:bookmarkStart w:id="6707" w:name="_Toc210318633"/>
              <w:bookmarkStart w:id="6708" w:name="_Toc226562372"/>
              <w:bookmarkStart w:id="6709" w:name="_Toc226562903"/>
              <w:bookmarkEnd w:id="6706"/>
              <w:bookmarkEnd w:id="6707"/>
              <w:bookmarkEnd w:id="6708"/>
              <w:bookmarkEnd w:id="6709"/>
            </w:del>
          </w:p>
          <w:p w14:paraId="08D58D1D" w14:textId="736E4FA0" w:rsidR="00947AD3" w:rsidRPr="00B9499D" w:rsidDel="00214087" w:rsidRDefault="00947AD3" w:rsidP="00947AD3">
            <w:pPr>
              <w:pStyle w:val="GOSTTablenorm"/>
              <w:rPr>
                <w:del w:id="6710" w:author="Щанов Александр Валентинович" w:date="2024-07-29T12:45:00Z"/>
              </w:rPr>
            </w:pPr>
            <w:del w:id="6711" w:author="Щанов Александр Валентинович" w:date="2024-07-25T14:46:00Z">
              <w:r w:rsidRPr="00B9499D" w:rsidDel="00977676">
                <w:delText>Допускается заполнение прочерком</w:delText>
              </w:r>
            </w:del>
            <w:bookmarkStart w:id="6712" w:name="_Toc210318107"/>
            <w:bookmarkStart w:id="6713" w:name="_Toc210318634"/>
            <w:bookmarkStart w:id="6714" w:name="_Toc226562373"/>
            <w:bookmarkStart w:id="6715" w:name="_Toc226562904"/>
            <w:bookmarkEnd w:id="6712"/>
            <w:bookmarkEnd w:id="6713"/>
            <w:bookmarkEnd w:id="6714"/>
            <w:bookmarkEnd w:id="6715"/>
          </w:p>
        </w:tc>
        <w:bookmarkStart w:id="6716" w:name="_Toc210318108"/>
        <w:bookmarkStart w:id="6717" w:name="_Toc210318635"/>
        <w:bookmarkStart w:id="6718" w:name="_Toc226562374"/>
        <w:bookmarkStart w:id="6719" w:name="_Toc226562905"/>
        <w:bookmarkEnd w:id="6716"/>
        <w:bookmarkEnd w:id="6717"/>
        <w:bookmarkEnd w:id="6718"/>
        <w:bookmarkEnd w:id="6719"/>
      </w:tr>
      <w:tr w:rsidR="00947AD3" w:rsidRPr="00B9499D" w:rsidDel="00214087" w14:paraId="609BC922" w14:textId="2AC414EE" w:rsidTr="00BB1586">
        <w:trPr>
          <w:del w:id="6720" w:author="Щанов Александр Валентинович" w:date="2024-07-29T12:45:00Z"/>
        </w:trPr>
        <w:tc>
          <w:tcPr>
            <w:tcW w:w="1100" w:type="pct"/>
          </w:tcPr>
          <w:p w14:paraId="435E31AB" w14:textId="53BA2AA1" w:rsidR="00947AD3" w:rsidRPr="009E363F" w:rsidDel="00214087" w:rsidRDefault="00947AD3" w:rsidP="00947AD3">
            <w:pPr>
              <w:pStyle w:val="GOSTTablenorm"/>
              <w:rPr>
                <w:del w:id="6721" w:author="Щанов Александр Валентинович" w:date="2024-07-29T12:45:00Z"/>
              </w:rPr>
            </w:pPr>
            <w:del w:id="6722" w:author="Щанов Александр Валентинович" w:date="2024-07-25T14:46:00Z">
              <w:r w:rsidRPr="001D6F81" w:rsidDel="00977676">
                <w:delText>Тип КБК Дт</w:delText>
              </w:r>
            </w:del>
            <w:bookmarkStart w:id="6723" w:name="_Toc210318109"/>
            <w:bookmarkStart w:id="6724" w:name="_Toc210318636"/>
            <w:bookmarkStart w:id="6725" w:name="_Toc226562375"/>
            <w:bookmarkStart w:id="6726" w:name="_Toc226562906"/>
            <w:bookmarkEnd w:id="6723"/>
            <w:bookmarkEnd w:id="6724"/>
            <w:bookmarkEnd w:id="6725"/>
            <w:bookmarkEnd w:id="6726"/>
          </w:p>
        </w:tc>
        <w:tc>
          <w:tcPr>
            <w:tcW w:w="750" w:type="pct"/>
          </w:tcPr>
          <w:p w14:paraId="0FA457B3" w14:textId="2D547F19" w:rsidR="00947AD3" w:rsidRPr="009E363F" w:rsidDel="00214087" w:rsidRDefault="00947AD3" w:rsidP="00947AD3">
            <w:pPr>
              <w:pStyle w:val="GOSTTablenorm"/>
              <w:rPr>
                <w:del w:id="6727" w:author="Щанов Александр Валентинович" w:date="2024-07-29T12:45:00Z"/>
              </w:rPr>
            </w:pPr>
            <w:del w:id="6728" w:author="Щанов Александр Валентинович" w:date="2024-07-25T14:46:00Z">
              <w:r w:rsidRPr="00A71881" w:rsidDel="00977676">
                <w:rPr>
                  <w:b/>
                  <w:bCs/>
                  <w:szCs w:val="22"/>
                </w:rPr>
                <w:delText>T0504833:</w:delText>
              </w:r>
              <w:r w:rsidRPr="001D6F81" w:rsidDel="00977676">
                <w:delText>DT_</w:delText>
              </w:r>
              <w:r w:rsidRPr="001D6F81" w:rsidDel="00977676">
                <w:rPr>
                  <w:lang w:val="en-US"/>
                </w:rPr>
                <w:delText>TYPE</w:delText>
              </w:r>
              <w:r w:rsidRPr="001D6F81" w:rsidDel="00977676">
                <w:delText>KBK</w:delText>
              </w:r>
            </w:del>
            <w:bookmarkStart w:id="6729" w:name="_Toc210318110"/>
            <w:bookmarkStart w:id="6730" w:name="_Toc210318637"/>
            <w:bookmarkStart w:id="6731" w:name="_Toc226562376"/>
            <w:bookmarkStart w:id="6732" w:name="_Toc226562907"/>
            <w:bookmarkEnd w:id="6729"/>
            <w:bookmarkEnd w:id="6730"/>
            <w:bookmarkEnd w:id="6731"/>
            <w:bookmarkEnd w:id="6732"/>
          </w:p>
        </w:tc>
        <w:tc>
          <w:tcPr>
            <w:tcW w:w="500" w:type="pct"/>
          </w:tcPr>
          <w:p w14:paraId="2EC53429" w14:textId="1EBA373D" w:rsidR="00947AD3" w:rsidRPr="009E363F" w:rsidDel="00214087" w:rsidRDefault="00947AD3" w:rsidP="00947AD3">
            <w:pPr>
              <w:pStyle w:val="GOSTTablenorm"/>
              <w:rPr>
                <w:del w:id="6733" w:author="Щанов Александр Валентинович" w:date="2024-07-29T12:45:00Z"/>
              </w:rPr>
            </w:pPr>
            <w:del w:id="6734" w:author="Щанов Александр Валентинович" w:date="2024-07-25T14:46:00Z">
              <w:r w:rsidRPr="001D6F81" w:rsidDel="00977676">
                <w:delText>Строка</w:delText>
              </w:r>
            </w:del>
            <w:bookmarkStart w:id="6735" w:name="_Toc210318111"/>
            <w:bookmarkStart w:id="6736" w:name="_Toc210318638"/>
            <w:bookmarkStart w:id="6737" w:name="_Toc226562377"/>
            <w:bookmarkStart w:id="6738" w:name="_Toc226562908"/>
            <w:bookmarkEnd w:id="6735"/>
            <w:bookmarkEnd w:id="6736"/>
            <w:bookmarkEnd w:id="6737"/>
            <w:bookmarkEnd w:id="6738"/>
          </w:p>
        </w:tc>
        <w:tc>
          <w:tcPr>
            <w:tcW w:w="300" w:type="pct"/>
          </w:tcPr>
          <w:p w14:paraId="5E6EE355" w14:textId="57552047" w:rsidR="00947AD3" w:rsidRPr="009E363F" w:rsidDel="00214087" w:rsidRDefault="00947AD3" w:rsidP="00947AD3">
            <w:pPr>
              <w:pStyle w:val="GOSTTablenorm"/>
              <w:rPr>
                <w:del w:id="6739" w:author="Щанов Александр Валентинович" w:date="2024-07-29T12:45:00Z"/>
              </w:rPr>
            </w:pPr>
            <w:del w:id="6740" w:author="Щанов Александр Валентинович" w:date="2024-07-25T14:46:00Z">
              <w:r w:rsidRPr="001D6F81" w:rsidDel="00977676">
                <w:delText>Да</w:delText>
              </w:r>
            </w:del>
            <w:bookmarkStart w:id="6741" w:name="_Toc210318112"/>
            <w:bookmarkStart w:id="6742" w:name="_Toc210318639"/>
            <w:bookmarkStart w:id="6743" w:name="_Toc226562378"/>
            <w:bookmarkStart w:id="6744" w:name="_Toc226562909"/>
            <w:bookmarkEnd w:id="6741"/>
            <w:bookmarkEnd w:id="6742"/>
            <w:bookmarkEnd w:id="6743"/>
            <w:bookmarkEnd w:id="6744"/>
          </w:p>
        </w:tc>
        <w:tc>
          <w:tcPr>
            <w:tcW w:w="315" w:type="pct"/>
          </w:tcPr>
          <w:p w14:paraId="5F1416EF" w14:textId="1C0D7A46" w:rsidR="00947AD3" w:rsidRPr="00214087" w:rsidDel="00214087" w:rsidRDefault="00947AD3" w:rsidP="00947AD3">
            <w:pPr>
              <w:pStyle w:val="GOSTTablenorm"/>
              <w:rPr>
                <w:del w:id="6745" w:author="Щанов Александр Валентинович" w:date="2024-07-29T12:45:00Z"/>
              </w:rPr>
            </w:pPr>
            <w:del w:id="6746" w:author="Щанов Александр Валентинович" w:date="2024-07-25T14:46:00Z">
              <w:r w:rsidRPr="001D6F81" w:rsidDel="00977676">
                <w:delText>&lt;=2</w:delText>
              </w:r>
            </w:del>
            <w:bookmarkStart w:id="6747" w:name="_Toc210318113"/>
            <w:bookmarkStart w:id="6748" w:name="_Toc210318640"/>
            <w:bookmarkStart w:id="6749" w:name="_Toc226562379"/>
            <w:bookmarkStart w:id="6750" w:name="_Toc226562910"/>
            <w:bookmarkEnd w:id="6747"/>
            <w:bookmarkEnd w:id="6748"/>
            <w:bookmarkEnd w:id="6749"/>
            <w:bookmarkEnd w:id="6750"/>
          </w:p>
        </w:tc>
        <w:tc>
          <w:tcPr>
            <w:tcW w:w="2035" w:type="pct"/>
          </w:tcPr>
          <w:p w14:paraId="20C0AD9C" w14:textId="372C5031" w:rsidR="00947AD3" w:rsidRPr="001D6F81" w:rsidDel="00977676" w:rsidRDefault="00947AD3" w:rsidP="00947AD3">
            <w:pPr>
              <w:pStyle w:val="GOSTTablenorm"/>
              <w:rPr>
                <w:del w:id="6751" w:author="Щанов Александр Валентинович" w:date="2024-07-25T14:46:00Z"/>
              </w:rPr>
            </w:pPr>
            <w:del w:id="6752" w:author="Щанов Александр Валентинович" w:date="2024-07-25T14:46:00Z">
              <w:r w:rsidRPr="001D6F81" w:rsidDel="00977676">
                <w:delText>Указывается значение аналитического признака «</w:delText>
              </w:r>
              <w:r w:rsidDel="00977676">
                <w:delText xml:space="preserve">Тип </w:delText>
              </w:r>
              <w:r w:rsidRPr="001D6F81" w:rsidDel="00977676">
                <w:delText>КБК» для отражения по дебету записи учета.</w:delText>
              </w:r>
              <w:bookmarkStart w:id="6753" w:name="_Toc210318114"/>
              <w:bookmarkStart w:id="6754" w:name="_Toc210318641"/>
              <w:bookmarkStart w:id="6755" w:name="_Toc226562380"/>
              <w:bookmarkStart w:id="6756" w:name="_Toc226562911"/>
              <w:bookmarkEnd w:id="6753"/>
              <w:bookmarkEnd w:id="6754"/>
              <w:bookmarkEnd w:id="6755"/>
              <w:bookmarkEnd w:id="6756"/>
            </w:del>
          </w:p>
          <w:p w14:paraId="1AD10AE6" w14:textId="3A0D495C" w:rsidR="00947AD3" w:rsidRPr="009E363F" w:rsidDel="00214087" w:rsidRDefault="00947AD3" w:rsidP="00947AD3">
            <w:pPr>
              <w:pStyle w:val="GOSTTablenorm"/>
              <w:rPr>
                <w:del w:id="6757" w:author="Щанов Александр Валентинович" w:date="2024-07-29T12:45:00Z"/>
              </w:rPr>
            </w:pPr>
            <w:del w:id="6758" w:author="Щанов Александр Валентинович" w:date="2024-07-25T14:46:00Z">
              <w:r w:rsidRPr="00751C35" w:rsidDel="00977676">
                <w:delText>Допускается заполнение прочерком</w:delText>
              </w:r>
            </w:del>
            <w:bookmarkStart w:id="6759" w:name="_Toc210318115"/>
            <w:bookmarkStart w:id="6760" w:name="_Toc210318642"/>
            <w:bookmarkStart w:id="6761" w:name="_Toc226562381"/>
            <w:bookmarkStart w:id="6762" w:name="_Toc226562912"/>
            <w:bookmarkEnd w:id="6759"/>
            <w:bookmarkEnd w:id="6760"/>
            <w:bookmarkEnd w:id="6761"/>
            <w:bookmarkEnd w:id="6762"/>
          </w:p>
        </w:tc>
        <w:bookmarkStart w:id="6763" w:name="_Toc210318116"/>
        <w:bookmarkStart w:id="6764" w:name="_Toc210318643"/>
        <w:bookmarkStart w:id="6765" w:name="_Toc226562382"/>
        <w:bookmarkStart w:id="6766" w:name="_Toc226562913"/>
        <w:bookmarkEnd w:id="6763"/>
        <w:bookmarkEnd w:id="6764"/>
        <w:bookmarkEnd w:id="6765"/>
        <w:bookmarkEnd w:id="6766"/>
      </w:tr>
      <w:tr w:rsidR="00947AD3" w:rsidRPr="00B9499D" w:rsidDel="00214087" w14:paraId="71EEC8F7" w14:textId="2C1B61C6" w:rsidTr="00BB1586">
        <w:trPr>
          <w:del w:id="6767" w:author="Щанов Александр Валентинович" w:date="2024-07-29T12:45:00Z"/>
        </w:trPr>
        <w:tc>
          <w:tcPr>
            <w:tcW w:w="1100" w:type="pct"/>
          </w:tcPr>
          <w:p w14:paraId="5380044D" w14:textId="7197E8AF" w:rsidR="00947AD3" w:rsidRPr="009E363F" w:rsidDel="00214087" w:rsidRDefault="00947AD3" w:rsidP="00947AD3">
            <w:pPr>
              <w:pStyle w:val="GOSTTablenorm"/>
              <w:rPr>
                <w:del w:id="6768" w:author="Щанов Александр Валентинович" w:date="2024-07-29T12:45:00Z"/>
              </w:rPr>
            </w:pPr>
            <w:del w:id="6769" w:author="Щанов Александр Валентинович" w:date="2024-07-25T14:46:00Z">
              <w:r w:rsidRPr="001D6F81" w:rsidDel="00977676">
                <w:delText>Тип КБК Кт</w:delText>
              </w:r>
            </w:del>
            <w:bookmarkStart w:id="6770" w:name="_Toc210318117"/>
            <w:bookmarkStart w:id="6771" w:name="_Toc210318644"/>
            <w:bookmarkStart w:id="6772" w:name="_Toc226562383"/>
            <w:bookmarkStart w:id="6773" w:name="_Toc226562914"/>
            <w:bookmarkEnd w:id="6770"/>
            <w:bookmarkEnd w:id="6771"/>
            <w:bookmarkEnd w:id="6772"/>
            <w:bookmarkEnd w:id="6773"/>
          </w:p>
        </w:tc>
        <w:tc>
          <w:tcPr>
            <w:tcW w:w="750" w:type="pct"/>
          </w:tcPr>
          <w:p w14:paraId="7131EDD7" w14:textId="1006EC31" w:rsidR="00947AD3" w:rsidRPr="009E363F" w:rsidDel="00214087" w:rsidRDefault="00947AD3" w:rsidP="00947AD3">
            <w:pPr>
              <w:pStyle w:val="GOSTTablenorm"/>
              <w:rPr>
                <w:del w:id="6774" w:author="Щанов Александр Валентинович" w:date="2024-07-29T12:45:00Z"/>
              </w:rPr>
            </w:pPr>
            <w:del w:id="6775" w:author="Щанов Александр Валентинович" w:date="2024-07-25T14:46:00Z">
              <w:r w:rsidRPr="00A71881" w:rsidDel="00977676">
                <w:rPr>
                  <w:b/>
                  <w:bCs/>
                  <w:szCs w:val="22"/>
                </w:rPr>
                <w:delText>T0504833:</w:delText>
              </w:r>
              <w:r w:rsidRPr="009E363F" w:rsidDel="00977676">
                <w:delText>C</w:delText>
              </w:r>
              <w:r w:rsidRPr="001D6F81" w:rsidDel="00977676">
                <w:delText>T_</w:delText>
              </w:r>
              <w:r w:rsidRPr="001D6F81" w:rsidDel="00977676">
                <w:rPr>
                  <w:lang w:val="en-US"/>
                </w:rPr>
                <w:delText>TYPE</w:delText>
              </w:r>
              <w:r w:rsidRPr="001D6F81" w:rsidDel="00977676">
                <w:delText>KBK</w:delText>
              </w:r>
            </w:del>
            <w:bookmarkStart w:id="6776" w:name="_Toc210318118"/>
            <w:bookmarkStart w:id="6777" w:name="_Toc210318645"/>
            <w:bookmarkStart w:id="6778" w:name="_Toc226562384"/>
            <w:bookmarkStart w:id="6779" w:name="_Toc226562915"/>
            <w:bookmarkEnd w:id="6776"/>
            <w:bookmarkEnd w:id="6777"/>
            <w:bookmarkEnd w:id="6778"/>
            <w:bookmarkEnd w:id="6779"/>
          </w:p>
        </w:tc>
        <w:tc>
          <w:tcPr>
            <w:tcW w:w="500" w:type="pct"/>
          </w:tcPr>
          <w:p w14:paraId="237E3237" w14:textId="3064E3B3" w:rsidR="00947AD3" w:rsidRPr="009E363F" w:rsidDel="00214087" w:rsidRDefault="00947AD3" w:rsidP="00947AD3">
            <w:pPr>
              <w:pStyle w:val="GOSTTablenorm"/>
              <w:rPr>
                <w:del w:id="6780" w:author="Щанов Александр Валентинович" w:date="2024-07-29T12:45:00Z"/>
              </w:rPr>
            </w:pPr>
            <w:del w:id="6781" w:author="Щанов Александр Валентинович" w:date="2024-07-25T14:46:00Z">
              <w:r w:rsidRPr="001D6F81" w:rsidDel="00977676">
                <w:delText>Строка</w:delText>
              </w:r>
            </w:del>
            <w:bookmarkStart w:id="6782" w:name="_Toc210318119"/>
            <w:bookmarkStart w:id="6783" w:name="_Toc210318646"/>
            <w:bookmarkStart w:id="6784" w:name="_Toc226562385"/>
            <w:bookmarkStart w:id="6785" w:name="_Toc226562916"/>
            <w:bookmarkEnd w:id="6782"/>
            <w:bookmarkEnd w:id="6783"/>
            <w:bookmarkEnd w:id="6784"/>
            <w:bookmarkEnd w:id="6785"/>
          </w:p>
        </w:tc>
        <w:tc>
          <w:tcPr>
            <w:tcW w:w="300" w:type="pct"/>
          </w:tcPr>
          <w:p w14:paraId="3B592B0B" w14:textId="320FA2CA" w:rsidR="00947AD3" w:rsidRPr="009E363F" w:rsidDel="00214087" w:rsidRDefault="00947AD3" w:rsidP="00947AD3">
            <w:pPr>
              <w:pStyle w:val="GOSTTablenorm"/>
              <w:rPr>
                <w:del w:id="6786" w:author="Щанов Александр Валентинович" w:date="2024-07-29T12:45:00Z"/>
              </w:rPr>
            </w:pPr>
            <w:del w:id="6787" w:author="Щанов Александр Валентинович" w:date="2024-07-25T14:46:00Z">
              <w:r w:rsidRPr="001D6F81" w:rsidDel="00977676">
                <w:delText>Да</w:delText>
              </w:r>
            </w:del>
            <w:bookmarkStart w:id="6788" w:name="_Toc210318120"/>
            <w:bookmarkStart w:id="6789" w:name="_Toc210318647"/>
            <w:bookmarkStart w:id="6790" w:name="_Toc226562386"/>
            <w:bookmarkStart w:id="6791" w:name="_Toc226562917"/>
            <w:bookmarkEnd w:id="6788"/>
            <w:bookmarkEnd w:id="6789"/>
            <w:bookmarkEnd w:id="6790"/>
            <w:bookmarkEnd w:id="6791"/>
          </w:p>
        </w:tc>
        <w:tc>
          <w:tcPr>
            <w:tcW w:w="315" w:type="pct"/>
          </w:tcPr>
          <w:p w14:paraId="66D50E46" w14:textId="7ED441AF" w:rsidR="00947AD3" w:rsidRPr="00214087" w:rsidDel="00214087" w:rsidRDefault="00947AD3" w:rsidP="00947AD3">
            <w:pPr>
              <w:pStyle w:val="GOSTTablenorm"/>
              <w:rPr>
                <w:del w:id="6792" w:author="Щанов Александр Валентинович" w:date="2024-07-29T12:45:00Z"/>
              </w:rPr>
            </w:pPr>
            <w:del w:id="6793" w:author="Щанов Александр Валентинович" w:date="2024-07-25T14:46:00Z">
              <w:r w:rsidRPr="001D6F81" w:rsidDel="00977676">
                <w:delText>&lt;=2</w:delText>
              </w:r>
            </w:del>
            <w:bookmarkStart w:id="6794" w:name="_Toc210318121"/>
            <w:bookmarkStart w:id="6795" w:name="_Toc210318648"/>
            <w:bookmarkStart w:id="6796" w:name="_Toc226562387"/>
            <w:bookmarkStart w:id="6797" w:name="_Toc226562918"/>
            <w:bookmarkEnd w:id="6794"/>
            <w:bookmarkEnd w:id="6795"/>
            <w:bookmarkEnd w:id="6796"/>
            <w:bookmarkEnd w:id="6797"/>
          </w:p>
        </w:tc>
        <w:tc>
          <w:tcPr>
            <w:tcW w:w="2035" w:type="pct"/>
          </w:tcPr>
          <w:p w14:paraId="169185FF" w14:textId="257F1128" w:rsidR="00947AD3" w:rsidRPr="001D6F81" w:rsidDel="00977676" w:rsidRDefault="00947AD3" w:rsidP="00947AD3">
            <w:pPr>
              <w:pStyle w:val="GOSTTablenorm"/>
              <w:rPr>
                <w:del w:id="6798" w:author="Щанов Александр Валентинович" w:date="2024-07-25T14:46:00Z"/>
              </w:rPr>
            </w:pPr>
            <w:del w:id="6799" w:author="Щанов Александр Валентинович" w:date="2024-07-25T14:46:00Z">
              <w:r w:rsidRPr="001D6F81" w:rsidDel="00977676">
                <w:delText>Указывается значение аналитического признака «</w:delText>
              </w:r>
              <w:r w:rsidDel="00977676">
                <w:delText xml:space="preserve">Тип </w:delText>
              </w:r>
              <w:r w:rsidRPr="001D6F81" w:rsidDel="00977676">
                <w:delText>КБК</w:delText>
              </w:r>
              <w:r w:rsidDel="00977676">
                <w:delText>»</w:delText>
              </w:r>
              <w:r w:rsidRPr="001D6F81" w:rsidDel="00977676">
                <w:delText xml:space="preserve"> для отражения по </w:delText>
              </w:r>
              <w:r w:rsidDel="00977676">
                <w:delText>кредиту</w:delText>
              </w:r>
              <w:r w:rsidRPr="001D6F81" w:rsidDel="00977676">
                <w:delText xml:space="preserve"> записи учета.</w:delText>
              </w:r>
              <w:bookmarkStart w:id="6800" w:name="_Toc210318122"/>
              <w:bookmarkStart w:id="6801" w:name="_Toc210318649"/>
              <w:bookmarkStart w:id="6802" w:name="_Toc226562388"/>
              <w:bookmarkStart w:id="6803" w:name="_Toc226562919"/>
              <w:bookmarkEnd w:id="6800"/>
              <w:bookmarkEnd w:id="6801"/>
              <w:bookmarkEnd w:id="6802"/>
              <w:bookmarkEnd w:id="6803"/>
            </w:del>
          </w:p>
          <w:p w14:paraId="67CE570F" w14:textId="16C203E0" w:rsidR="00947AD3" w:rsidRPr="009E363F" w:rsidDel="00214087" w:rsidRDefault="00947AD3" w:rsidP="00947AD3">
            <w:pPr>
              <w:pStyle w:val="GOSTTablenorm"/>
              <w:rPr>
                <w:del w:id="6804" w:author="Щанов Александр Валентинович" w:date="2024-07-29T12:45:00Z"/>
              </w:rPr>
            </w:pPr>
            <w:del w:id="6805" w:author="Щанов Александр Валентинович" w:date="2024-07-25T14:46:00Z">
              <w:r w:rsidRPr="00751C35" w:rsidDel="00977676">
                <w:delText>Допускается заполнение прочерком</w:delText>
              </w:r>
            </w:del>
            <w:bookmarkStart w:id="6806" w:name="_Toc210318123"/>
            <w:bookmarkStart w:id="6807" w:name="_Toc210318650"/>
            <w:bookmarkStart w:id="6808" w:name="_Toc226562389"/>
            <w:bookmarkStart w:id="6809" w:name="_Toc226562920"/>
            <w:bookmarkEnd w:id="6806"/>
            <w:bookmarkEnd w:id="6807"/>
            <w:bookmarkEnd w:id="6808"/>
            <w:bookmarkEnd w:id="6809"/>
          </w:p>
        </w:tc>
        <w:bookmarkStart w:id="6810" w:name="_Toc210318124"/>
        <w:bookmarkStart w:id="6811" w:name="_Toc210318651"/>
        <w:bookmarkStart w:id="6812" w:name="_Toc226562390"/>
        <w:bookmarkStart w:id="6813" w:name="_Toc226562921"/>
        <w:bookmarkEnd w:id="6810"/>
        <w:bookmarkEnd w:id="6811"/>
        <w:bookmarkEnd w:id="6812"/>
        <w:bookmarkEnd w:id="6813"/>
      </w:tr>
      <w:tr w:rsidR="00947AD3" w:rsidRPr="00B9499D" w:rsidDel="00214087" w14:paraId="23BA1A62" w14:textId="226E0AC3" w:rsidTr="00BB1586">
        <w:trPr>
          <w:del w:id="6814" w:author="Щанов Александр Валентинович" w:date="2024-07-29T12:45:00Z"/>
        </w:trPr>
        <w:tc>
          <w:tcPr>
            <w:tcW w:w="1100" w:type="pct"/>
          </w:tcPr>
          <w:p w14:paraId="70A0A8DC" w14:textId="7B804A66" w:rsidR="00947AD3" w:rsidRPr="00B9499D" w:rsidDel="00214087" w:rsidRDefault="00947AD3" w:rsidP="00947AD3">
            <w:pPr>
              <w:pStyle w:val="GOSTTablenorm"/>
              <w:rPr>
                <w:del w:id="6815" w:author="Щанов Александр Валентинович" w:date="2024-07-29T12:45:00Z"/>
              </w:rPr>
            </w:pPr>
            <w:del w:id="6816" w:author="Щанов Александр Валентинович" w:date="2024-07-25T14:46:00Z">
              <w:r w:rsidRPr="00B9499D" w:rsidDel="00977676">
                <w:delText>Вид средств по Дт</w:delText>
              </w:r>
            </w:del>
            <w:bookmarkStart w:id="6817" w:name="_Toc210318125"/>
            <w:bookmarkStart w:id="6818" w:name="_Toc210318652"/>
            <w:bookmarkStart w:id="6819" w:name="_Toc226562391"/>
            <w:bookmarkStart w:id="6820" w:name="_Toc226562922"/>
            <w:bookmarkEnd w:id="6817"/>
            <w:bookmarkEnd w:id="6818"/>
            <w:bookmarkEnd w:id="6819"/>
            <w:bookmarkEnd w:id="6820"/>
          </w:p>
        </w:tc>
        <w:tc>
          <w:tcPr>
            <w:tcW w:w="750" w:type="pct"/>
          </w:tcPr>
          <w:p w14:paraId="5E7AE6F2" w14:textId="20D539ED" w:rsidR="00947AD3" w:rsidRPr="00B9499D" w:rsidDel="00214087" w:rsidRDefault="00947AD3" w:rsidP="00947AD3">
            <w:pPr>
              <w:pStyle w:val="GOSTTablenorm"/>
              <w:rPr>
                <w:del w:id="6821" w:author="Щанов Александр Валентинович" w:date="2024-07-29T12:45:00Z"/>
              </w:rPr>
            </w:pPr>
            <w:del w:id="6822" w:author="Щанов Александр Валентинович" w:date="2024-07-25T14:46:00Z">
              <w:r w:rsidRPr="00B9499D" w:rsidDel="00977676">
                <w:delText>T</w:delText>
              </w:r>
              <w:r w:rsidRPr="00A71881" w:rsidDel="00977676">
                <w:rPr>
                  <w:b/>
                  <w:bCs/>
                  <w:szCs w:val="22"/>
                </w:rPr>
                <w:delText>0504833:</w:delText>
              </w:r>
              <w:r w:rsidRPr="00B9499D" w:rsidDel="00977676">
                <w:delText>DT_KVFO</w:delText>
              </w:r>
            </w:del>
            <w:bookmarkStart w:id="6823" w:name="_Toc210318126"/>
            <w:bookmarkStart w:id="6824" w:name="_Toc210318653"/>
            <w:bookmarkStart w:id="6825" w:name="_Toc226562392"/>
            <w:bookmarkStart w:id="6826" w:name="_Toc226562923"/>
            <w:bookmarkEnd w:id="6823"/>
            <w:bookmarkEnd w:id="6824"/>
            <w:bookmarkEnd w:id="6825"/>
            <w:bookmarkEnd w:id="6826"/>
          </w:p>
        </w:tc>
        <w:tc>
          <w:tcPr>
            <w:tcW w:w="500" w:type="pct"/>
          </w:tcPr>
          <w:p w14:paraId="2BFAC8D4" w14:textId="5F6BFCC2" w:rsidR="00947AD3" w:rsidRPr="00B9499D" w:rsidDel="00214087" w:rsidRDefault="00947AD3" w:rsidP="00947AD3">
            <w:pPr>
              <w:pStyle w:val="GOSTTablenorm"/>
              <w:rPr>
                <w:del w:id="6827" w:author="Щанов Александр Валентинович" w:date="2024-07-29T12:45:00Z"/>
              </w:rPr>
            </w:pPr>
            <w:del w:id="6828" w:author="Щанов Александр Валентинович" w:date="2024-07-25T14:46:00Z">
              <w:r w:rsidRPr="00B9499D" w:rsidDel="00977676">
                <w:delText>Строка</w:delText>
              </w:r>
            </w:del>
            <w:bookmarkStart w:id="6829" w:name="_Toc210318127"/>
            <w:bookmarkStart w:id="6830" w:name="_Toc210318654"/>
            <w:bookmarkStart w:id="6831" w:name="_Toc226562393"/>
            <w:bookmarkStart w:id="6832" w:name="_Toc226562924"/>
            <w:bookmarkEnd w:id="6829"/>
            <w:bookmarkEnd w:id="6830"/>
            <w:bookmarkEnd w:id="6831"/>
            <w:bookmarkEnd w:id="6832"/>
          </w:p>
        </w:tc>
        <w:tc>
          <w:tcPr>
            <w:tcW w:w="300" w:type="pct"/>
          </w:tcPr>
          <w:p w14:paraId="4EF72A9B" w14:textId="5FBF9897" w:rsidR="00947AD3" w:rsidRPr="00B9499D" w:rsidDel="00214087" w:rsidRDefault="00947AD3" w:rsidP="00947AD3">
            <w:pPr>
              <w:pStyle w:val="GOSTTablenorm"/>
              <w:rPr>
                <w:del w:id="6833" w:author="Щанов Александр Валентинович" w:date="2024-07-29T12:45:00Z"/>
              </w:rPr>
            </w:pPr>
            <w:del w:id="6834" w:author="Щанов Александр Валентинович" w:date="2024-07-25T14:46:00Z">
              <w:r w:rsidRPr="00B9499D" w:rsidDel="00977676">
                <w:delText>Да</w:delText>
              </w:r>
            </w:del>
            <w:bookmarkStart w:id="6835" w:name="_Toc210318128"/>
            <w:bookmarkStart w:id="6836" w:name="_Toc210318655"/>
            <w:bookmarkStart w:id="6837" w:name="_Toc226562394"/>
            <w:bookmarkStart w:id="6838" w:name="_Toc226562925"/>
            <w:bookmarkEnd w:id="6835"/>
            <w:bookmarkEnd w:id="6836"/>
            <w:bookmarkEnd w:id="6837"/>
            <w:bookmarkEnd w:id="6838"/>
          </w:p>
        </w:tc>
        <w:tc>
          <w:tcPr>
            <w:tcW w:w="315" w:type="pct"/>
          </w:tcPr>
          <w:p w14:paraId="7B2A61FC" w14:textId="6560AFA3" w:rsidR="00947AD3" w:rsidRPr="00B9499D" w:rsidDel="00214087" w:rsidRDefault="00947AD3" w:rsidP="00947AD3">
            <w:pPr>
              <w:pStyle w:val="GOSTTablenorm"/>
              <w:rPr>
                <w:del w:id="6839" w:author="Щанов Александр Валентинович" w:date="2024-07-29T12:45:00Z"/>
              </w:rPr>
            </w:pPr>
            <w:del w:id="6840" w:author="Щанов Александр Валентинович" w:date="2024-07-25T14:46:00Z">
              <w:r w:rsidRPr="00B9499D" w:rsidDel="00977676">
                <w:delText>&lt;=</w:delText>
              </w:r>
              <w:r w:rsidRPr="00214087" w:rsidDel="00977676">
                <w:delText>2</w:delText>
              </w:r>
            </w:del>
            <w:bookmarkStart w:id="6841" w:name="_Toc210318129"/>
            <w:bookmarkStart w:id="6842" w:name="_Toc210318656"/>
            <w:bookmarkStart w:id="6843" w:name="_Toc226562395"/>
            <w:bookmarkStart w:id="6844" w:name="_Toc226562926"/>
            <w:bookmarkEnd w:id="6841"/>
            <w:bookmarkEnd w:id="6842"/>
            <w:bookmarkEnd w:id="6843"/>
            <w:bookmarkEnd w:id="6844"/>
          </w:p>
        </w:tc>
        <w:tc>
          <w:tcPr>
            <w:tcW w:w="2035" w:type="pct"/>
          </w:tcPr>
          <w:p w14:paraId="23FDED0C" w14:textId="65367551" w:rsidR="00947AD3" w:rsidDel="00977676" w:rsidRDefault="00947AD3" w:rsidP="00947AD3">
            <w:pPr>
              <w:pStyle w:val="GOSTTablenorm"/>
              <w:rPr>
                <w:del w:id="6845" w:author="Щанов Александр Валентинович" w:date="2024-07-25T14:46:00Z"/>
              </w:rPr>
            </w:pPr>
            <w:del w:id="6846" w:author="Щанов Александр Валентинович" w:date="2024-07-25T14:46:00Z">
              <w:r w:rsidDel="00977676">
                <w:delText>Указывается значение аналитического признака «Вид деятельно</w:delText>
              </w:r>
              <w:r w:rsidDel="00977676">
                <w:lastRenderedPageBreak/>
                <w:delText>сти» для отражения по дебету записи аналитического учета.</w:delText>
              </w:r>
              <w:bookmarkStart w:id="6847" w:name="_Toc210318130"/>
              <w:bookmarkStart w:id="6848" w:name="_Toc210318657"/>
              <w:bookmarkStart w:id="6849" w:name="_Toc226562396"/>
              <w:bookmarkStart w:id="6850" w:name="_Toc226562927"/>
              <w:bookmarkEnd w:id="6847"/>
              <w:bookmarkEnd w:id="6848"/>
              <w:bookmarkEnd w:id="6849"/>
              <w:bookmarkEnd w:id="6850"/>
            </w:del>
          </w:p>
          <w:p w14:paraId="5F7B996F" w14:textId="753F8F6C" w:rsidR="00947AD3" w:rsidRPr="00B9499D" w:rsidDel="00214087" w:rsidRDefault="00947AD3" w:rsidP="00947AD3">
            <w:pPr>
              <w:pStyle w:val="GOSTTablenorm"/>
              <w:rPr>
                <w:del w:id="6851" w:author="Щанов Александр Валентинович" w:date="2024-07-29T12:45:00Z"/>
              </w:rPr>
            </w:pPr>
            <w:del w:id="6852" w:author="Щанов Александр Валентинович" w:date="2024-07-25T14:46:00Z">
              <w:r w:rsidRPr="00B9499D" w:rsidDel="00977676">
                <w:delText>Допускается заполнение прочерком</w:delText>
              </w:r>
            </w:del>
            <w:bookmarkStart w:id="6853" w:name="_Toc210318131"/>
            <w:bookmarkStart w:id="6854" w:name="_Toc210318658"/>
            <w:bookmarkStart w:id="6855" w:name="_Toc226562397"/>
            <w:bookmarkStart w:id="6856" w:name="_Toc226562928"/>
            <w:bookmarkEnd w:id="6853"/>
            <w:bookmarkEnd w:id="6854"/>
            <w:bookmarkEnd w:id="6855"/>
            <w:bookmarkEnd w:id="6856"/>
          </w:p>
        </w:tc>
        <w:bookmarkStart w:id="6857" w:name="_Toc210318132"/>
        <w:bookmarkStart w:id="6858" w:name="_Toc210318659"/>
        <w:bookmarkStart w:id="6859" w:name="_Toc226562398"/>
        <w:bookmarkStart w:id="6860" w:name="_Toc226562929"/>
        <w:bookmarkEnd w:id="6857"/>
        <w:bookmarkEnd w:id="6858"/>
        <w:bookmarkEnd w:id="6859"/>
        <w:bookmarkEnd w:id="6860"/>
      </w:tr>
      <w:tr w:rsidR="00947AD3" w:rsidRPr="00B9499D" w:rsidDel="00214087" w14:paraId="2A39E145" w14:textId="0DBE1901" w:rsidTr="00BB1586">
        <w:trPr>
          <w:del w:id="6861" w:author="Щанов Александр Валентинович" w:date="2024-07-29T12:45:00Z"/>
        </w:trPr>
        <w:tc>
          <w:tcPr>
            <w:tcW w:w="1100" w:type="pct"/>
          </w:tcPr>
          <w:p w14:paraId="3592DA06" w14:textId="7062713B" w:rsidR="00947AD3" w:rsidRPr="00B9499D" w:rsidDel="00214087" w:rsidRDefault="00947AD3" w:rsidP="00947AD3">
            <w:pPr>
              <w:pStyle w:val="GOSTTablenorm"/>
              <w:rPr>
                <w:del w:id="6862" w:author="Щанов Александр Валентинович" w:date="2024-07-29T12:45:00Z"/>
              </w:rPr>
            </w:pPr>
            <w:del w:id="6863" w:author="Щанов Александр Валентинович" w:date="2024-07-25T14:46:00Z">
              <w:r w:rsidRPr="00B9499D" w:rsidDel="00977676">
                <w:lastRenderedPageBreak/>
                <w:delText>Вид средств по Кт</w:delText>
              </w:r>
            </w:del>
            <w:bookmarkStart w:id="6864" w:name="_Toc210318133"/>
            <w:bookmarkStart w:id="6865" w:name="_Toc210318660"/>
            <w:bookmarkStart w:id="6866" w:name="_Toc226562399"/>
            <w:bookmarkStart w:id="6867" w:name="_Toc226562930"/>
            <w:bookmarkEnd w:id="6864"/>
            <w:bookmarkEnd w:id="6865"/>
            <w:bookmarkEnd w:id="6866"/>
            <w:bookmarkEnd w:id="6867"/>
          </w:p>
        </w:tc>
        <w:tc>
          <w:tcPr>
            <w:tcW w:w="750" w:type="pct"/>
          </w:tcPr>
          <w:p w14:paraId="5DC2E967" w14:textId="5B212ECC" w:rsidR="00947AD3" w:rsidRPr="00B9499D" w:rsidDel="00214087" w:rsidRDefault="00947AD3" w:rsidP="00947AD3">
            <w:pPr>
              <w:pStyle w:val="GOSTTablenorm"/>
              <w:rPr>
                <w:del w:id="6868" w:author="Щанов Александр Валентинович" w:date="2024-07-29T12:45:00Z"/>
              </w:rPr>
            </w:pPr>
            <w:del w:id="6869" w:author="Щанов Александр Валентинович" w:date="2024-07-25T14:46:00Z">
              <w:r w:rsidRPr="00A71881" w:rsidDel="00977676">
                <w:rPr>
                  <w:b/>
                  <w:bCs/>
                  <w:szCs w:val="22"/>
                </w:rPr>
                <w:delText>T0504833:</w:delText>
              </w:r>
              <w:r w:rsidDel="00977676">
                <w:rPr>
                  <w:lang w:val="en-US"/>
                </w:rPr>
                <w:delText>C</w:delText>
              </w:r>
              <w:r w:rsidRPr="00B9499D" w:rsidDel="00977676">
                <w:delText>T_KVFO</w:delText>
              </w:r>
            </w:del>
            <w:bookmarkStart w:id="6870" w:name="_Toc210318134"/>
            <w:bookmarkStart w:id="6871" w:name="_Toc210318661"/>
            <w:bookmarkStart w:id="6872" w:name="_Toc226562400"/>
            <w:bookmarkStart w:id="6873" w:name="_Toc226562931"/>
            <w:bookmarkEnd w:id="6870"/>
            <w:bookmarkEnd w:id="6871"/>
            <w:bookmarkEnd w:id="6872"/>
            <w:bookmarkEnd w:id="6873"/>
          </w:p>
        </w:tc>
        <w:tc>
          <w:tcPr>
            <w:tcW w:w="500" w:type="pct"/>
          </w:tcPr>
          <w:p w14:paraId="1980EA5D" w14:textId="4C407D67" w:rsidR="00947AD3" w:rsidRPr="00B9499D" w:rsidDel="00214087" w:rsidRDefault="00947AD3" w:rsidP="00947AD3">
            <w:pPr>
              <w:pStyle w:val="GOSTTablenorm"/>
              <w:rPr>
                <w:del w:id="6874" w:author="Щанов Александр Валентинович" w:date="2024-07-29T12:45:00Z"/>
              </w:rPr>
            </w:pPr>
            <w:del w:id="6875" w:author="Щанов Александр Валентинович" w:date="2024-07-25T14:46:00Z">
              <w:r w:rsidRPr="00B9499D" w:rsidDel="00977676">
                <w:delText>Строка</w:delText>
              </w:r>
            </w:del>
            <w:bookmarkStart w:id="6876" w:name="_Toc210318135"/>
            <w:bookmarkStart w:id="6877" w:name="_Toc210318662"/>
            <w:bookmarkStart w:id="6878" w:name="_Toc226562401"/>
            <w:bookmarkStart w:id="6879" w:name="_Toc226562932"/>
            <w:bookmarkEnd w:id="6876"/>
            <w:bookmarkEnd w:id="6877"/>
            <w:bookmarkEnd w:id="6878"/>
            <w:bookmarkEnd w:id="6879"/>
          </w:p>
        </w:tc>
        <w:tc>
          <w:tcPr>
            <w:tcW w:w="300" w:type="pct"/>
          </w:tcPr>
          <w:p w14:paraId="01ABB261" w14:textId="65BC7889" w:rsidR="00947AD3" w:rsidRPr="00B9499D" w:rsidDel="00214087" w:rsidRDefault="00947AD3" w:rsidP="00947AD3">
            <w:pPr>
              <w:pStyle w:val="GOSTTablenorm"/>
              <w:rPr>
                <w:del w:id="6880" w:author="Щанов Александр Валентинович" w:date="2024-07-29T12:45:00Z"/>
              </w:rPr>
            </w:pPr>
            <w:del w:id="6881" w:author="Щанов Александр Валентинович" w:date="2024-07-25T14:46:00Z">
              <w:r w:rsidRPr="00B9499D" w:rsidDel="00977676">
                <w:delText>Да</w:delText>
              </w:r>
            </w:del>
            <w:bookmarkStart w:id="6882" w:name="_Toc210318136"/>
            <w:bookmarkStart w:id="6883" w:name="_Toc210318663"/>
            <w:bookmarkStart w:id="6884" w:name="_Toc226562402"/>
            <w:bookmarkStart w:id="6885" w:name="_Toc226562933"/>
            <w:bookmarkEnd w:id="6882"/>
            <w:bookmarkEnd w:id="6883"/>
            <w:bookmarkEnd w:id="6884"/>
            <w:bookmarkEnd w:id="6885"/>
          </w:p>
        </w:tc>
        <w:tc>
          <w:tcPr>
            <w:tcW w:w="315" w:type="pct"/>
          </w:tcPr>
          <w:p w14:paraId="32E6D661" w14:textId="78B2820A" w:rsidR="00947AD3" w:rsidRPr="00B9499D" w:rsidDel="00214087" w:rsidRDefault="00947AD3" w:rsidP="00947AD3">
            <w:pPr>
              <w:pStyle w:val="GOSTTablenorm"/>
              <w:rPr>
                <w:del w:id="6886" w:author="Щанов Александр Валентинович" w:date="2024-07-29T12:45:00Z"/>
              </w:rPr>
            </w:pPr>
            <w:del w:id="6887" w:author="Щанов Александр Валентинович" w:date="2024-07-25T14:46:00Z">
              <w:r w:rsidRPr="00B9499D" w:rsidDel="00977676">
                <w:delText>&lt;=</w:delText>
              </w:r>
              <w:r w:rsidRPr="00214087" w:rsidDel="00977676">
                <w:delText>2</w:delText>
              </w:r>
            </w:del>
            <w:bookmarkStart w:id="6888" w:name="_Toc210318137"/>
            <w:bookmarkStart w:id="6889" w:name="_Toc210318664"/>
            <w:bookmarkStart w:id="6890" w:name="_Toc226562403"/>
            <w:bookmarkStart w:id="6891" w:name="_Toc226562934"/>
            <w:bookmarkEnd w:id="6888"/>
            <w:bookmarkEnd w:id="6889"/>
            <w:bookmarkEnd w:id="6890"/>
            <w:bookmarkEnd w:id="6891"/>
          </w:p>
        </w:tc>
        <w:tc>
          <w:tcPr>
            <w:tcW w:w="2035" w:type="pct"/>
          </w:tcPr>
          <w:p w14:paraId="5CBB2859" w14:textId="7333A9DF" w:rsidR="00947AD3" w:rsidDel="00977676" w:rsidRDefault="00947AD3" w:rsidP="00947AD3">
            <w:pPr>
              <w:pStyle w:val="GOSTTablenorm"/>
              <w:rPr>
                <w:del w:id="6892" w:author="Щанов Александр Валентинович" w:date="2024-07-25T14:46:00Z"/>
              </w:rPr>
            </w:pPr>
            <w:del w:id="6893" w:author="Щанов Александр Валентинович" w:date="2024-07-25T14:46:00Z">
              <w:r w:rsidDel="00977676">
                <w:delText>Указывается значение аналитического признака «Вид деятельности» для отражения по кредиту записи аналитического учета.</w:delText>
              </w:r>
              <w:bookmarkStart w:id="6894" w:name="_Toc210318138"/>
              <w:bookmarkStart w:id="6895" w:name="_Toc210318665"/>
              <w:bookmarkStart w:id="6896" w:name="_Toc226562404"/>
              <w:bookmarkStart w:id="6897" w:name="_Toc226562935"/>
              <w:bookmarkEnd w:id="6894"/>
              <w:bookmarkEnd w:id="6895"/>
              <w:bookmarkEnd w:id="6896"/>
              <w:bookmarkEnd w:id="6897"/>
            </w:del>
          </w:p>
          <w:p w14:paraId="1307B866" w14:textId="2008D41D" w:rsidR="00947AD3" w:rsidRPr="00B9499D" w:rsidDel="00214087" w:rsidRDefault="00947AD3" w:rsidP="00947AD3">
            <w:pPr>
              <w:pStyle w:val="GOSTTablenorm"/>
              <w:rPr>
                <w:del w:id="6898" w:author="Щанов Александр Валентинович" w:date="2024-07-29T12:45:00Z"/>
              </w:rPr>
            </w:pPr>
            <w:del w:id="6899" w:author="Щанов Александр Валентинович" w:date="2024-07-25T14:46:00Z">
              <w:r w:rsidRPr="00B9499D" w:rsidDel="00977676">
                <w:delText>Допускается заполнение прочерком</w:delText>
              </w:r>
            </w:del>
            <w:bookmarkStart w:id="6900" w:name="_Toc210318139"/>
            <w:bookmarkStart w:id="6901" w:name="_Toc210318666"/>
            <w:bookmarkStart w:id="6902" w:name="_Toc226562405"/>
            <w:bookmarkStart w:id="6903" w:name="_Toc226562936"/>
            <w:bookmarkEnd w:id="6900"/>
            <w:bookmarkEnd w:id="6901"/>
            <w:bookmarkEnd w:id="6902"/>
            <w:bookmarkEnd w:id="6903"/>
          </w:p>
        </w:tc>
        <w:bookmarkStart w:id="6904" w:name="_Toc210318140"/>
        <w:bookmarkStart w:id="6905" w:name="_Toc210318667"/>
        <w:bookmarkStart w:id="6906" w:name="_Toc226562406"/>
        <w:bookmarkStart w:id="6907" w:name="_Toc226562937"/>
        <w:bookmarkEnd w:id="6904"/>
        <w:bookmarkEnd w:id="6905"/>
        <w:bookmarkEnd w:id="6906"/>
        <w:bookmarkEnd w:id="6907"/>
      </w:tr>
      <w:tr w:rsidR="00947AD3" w:rsidRPr="00B9499D" w:rsidDel="00214087" w14:paraId="50B7A775" w14:textId="62FE9D49" w:rsidTr="00BB1586">
        <w:trPr>
          <w:del w:id="6908" w:author="Щанов Александр Валентинович" w:date="2024-07-29T12:45:00Z"/>
        </w:trPr>
        <w:tc>
          <w:tcPr>
            <w:tcW w:w="1100" w:type="pct"/>
          </w:tcPr>
          <w:p w14:paraId="0983E119" w14:textId="241FF91C" w:rsidR="00947AD3" w:rsidRPr="00B9499D" w:rsidDel="00214087" w:rsidRDefault="00947AD3" w:rsidP="00947AD3">
            <w:pPr>
              <w:pStyle w:val="GOSTTablenorm"/>
              <w:rPr>
                <w:del w:id="6909" w:author="Щанов Александр Валентинович" w:date="2024-07-29T12:45:00Z"/>
              </w:rPr>
            </w:pPr>
            <w:del w:id="6910" w:author="Щанов Александр Валентинович" w:date="2024-07-25T14:46:00Z">
              <w:r w:rsidRPr="00B9499D" w:rsidDel="00977676">
                <w:delText>Показатель лицевого счета по Дт</w:delText>
              </w:r>
            </w:del>
            <w:bookmarkStart w:id="6911" w:name="_Toc210318141"/>
            <w:bookmarkStart w:id="6912" w:name="_Toc210318668"/>
            <w:bookmarkStart w:id="6913" w:name="_Toc226562407"/>
            <w:bookmarkStart w:id="6914" w:name="_Toc226562938"/>
            <w:bookmarkEnd w:id="6911"/>
            <w:bookmarkEnd w:id="6912"/>
            <w:bookmarkEnd w:id="6913"/>
            <w:bookmarkEnd w:id="6914"/>
          </w:p>
        </w:tc>
        <w:tc>
          <w:tcPr>
            <w:tcW w:w="750" w:type="pct"/>
          </w:tcPr>
          <w:p w14:paraId="235F2512" w14:textId="3B97E351" w:rsidR="00947AD3" w:rsidRPr="00B9499D" w:rsidDel="00214087" w:rsidRDefault="00947AD3" w:rsidP="00947AD3">
            <w:pPr>
              <w:pStyle w:val="GOSTTablenorm"/>
              <w:rPr>
                <w:del w:id="6915" w:author="Щанов Александр Валентинович" w:date="2024-07-29T12:45:00Z"/>
              </w:rPr>
            </w:pPr>
            <w:del w:id="6916" w:author="Щанов Александр Валентинович" w:date="2024-07-25T14:46:00Z">
              <w:r w:rsidRPr="00A71881" w:rsidDel="00977676">
                <w:rPr>
                  <w:b/>
                  <w:bCs/>
                  <w:szCs w:val="22"/>
                </w:rPr>
                <w:delText>T0504833:</w:delText>
              </w:r>
              <w:r w:rsidRPr="00B9499D" w:rsidDel="00977676">
                <w:delText>DT_PLS</w:delText>
              </w:r>
            </w:del>
            <w:bookmarkStart w:id="6917" w:name="_Toc210318142"/>
            <w:bookmarkStart w:id="6918" w:name="_Toc210318669"/>
            <w:bookmarkStart w:id="6919" w:name="_Toc226562408"/>
            <w:bookmarkStart w:id="6920" w:name="_Toc226562939"/>
            <w:bookmarkEnd w:id="6917"/>
            <w:bookmarkEnd w:id="6918"/>
            <w:bookmarkEnd w:id="6919"/>
            <w:bookmarkEnd w:id="6920"/>
          </w:p>
        </w:tc>
        <w:tc>
          <w:tcPr>
            <w:tcW w:w="500" w:type="pct"/>
          </w:tcPr>
          <w:p w14:paraId="141DE4BB" w14:textId="70779E8E" w:rsidR="00947AD3" w:rsidRPr="00B9499D" w:rsidDel="00214087" w:rsidRDefault="00947AD3" w:rsidP="00947AD3">
            <w:pPr>
              <w:pStyle w:val="GOSTTablenorm"/>
              <w:rPr>
                <w:del w:id="6921" w:author="Щанов Александр Валентинович" w:date="2024-07-29T12:45:00Z"/>
              </w:rPr>
            </w:pPr>
            <w:del w:id="6922" w:author="Щанов Александр Валентинович" w:date="2024-07-25T14:46:00Z">
              <w:r w:rsidRPr="00B9499D" w:rsidDel="00977676">
                <w:delText>Строка</w:delText>
              </w:r>
            </w:del>
            <w:bookmarkStart w:id="6923" w:name="_Toc210318143"/>
            <w:bookmarkStart w:id="6924" w:name="_Toc210318670"/>
            <w:bookmarkStart w:id="6925" w:name="_Toc226562409"/>
            <w:bookmarkStart w:id="6926" w:name="_Toc226562940"/>
            <w:bookmarkEnd w:id="6923"/>
            <w:bookmarkEnd w:id="6924"/>
            <w:bookmarkEnd w:id="6925"/>
            <w:bookmarkEnd w:id="6926"/>
          </w:p>
        </w:tc>
        <w:tc>
          <w:tcPr>
            <w:tcW w:w="300" w:type="pct"/>
          </w:tcPr>
          <w:p w14:paraId="59DC8E75" w14:textId="0D2A0B2A" w:rsidR="00947AD3" w:rsidRPr="00B9499D" w:rsidDel="00214087" w:rsidRDefault="00947AD3" w:rsidP="00947AD3">
            <w:pPr>
              <w:pStyle w:val="GOSTTablenorm"/>
              <w:rPr>
                <w:del w:id="6927" w:author="Щанов Александр Валентинович" w:date="2024-07-29T12:45:00Z"/>
              </w:rPr>
            </w:pPr>
            <w:del w:id="6928" w:author="Щанов Александр Валентинович" w:date="2024-07-25T14:46:00Z">
              <w:r w:rsidRPr="00B9499D" w:rsidDel="00977676">
                <w:delText>Да</w:delText>
              </w:r>
            </w:del>
            <w:bookmarkStart w:id="6929" w:name="_Toc210318144"/>
            <w:bookmarkStart w:id="6930" w:name="_Toc210318671"/>
            <w:bookmarkStart w:id="6931" w:name="_Toc226562410"/>
            <w:bookmarkStart w:id="6932" w:name="_Toc226562941"/>
            <w:bookmarkEnd w:id="6929"/>
            <w:bookmarkEnd w:id="6930"/>
            <w:bookmarkEnd w:id="6931"/>
            <w:bookmarkEnd w:id="6932"/>
          </w:p>
        </w:tc>
        <w:tc>
          <w:tcPr>
            <w:tcW w:w="315" w:type="pct"/>
          </w:tcPr>
          <w:p w14:paraId="7D520501" w14:textId="58D37C3C" w:rsidR="00947AD3" w:rsidRPr="00B9499D" w:rsidDel="00214087" w:rsidRDefault="00947AD3" w:rsidP="00947AD3">
            <w:pPr>
              <w:pStyle w:val="GOSTTablenorm"/>
              <w:rPr>
                <w:del w:id="6933" w:author="Щанов Александр Валентинович" w:date="2024-07-29T12:45:00Z"/>
              </w:rPr>
            </w:pPr>
            <w:del w:id="6934" w:author="Щанов Александр Валентинович" w:date="2024-07-25T14:46:00Z">
              <w:r w:rsidRPr="00B9499D" w:rsidDel="00977676">
                <w:delText>&lt;=</w:delText>
              </w:r>
              <w:r w:rsidRPr="00214087" w:rsidDel="00977676">
                <w:delText>2</w:delText>
              </w:r>
              <w:r w:rsidRPr="00B9499D" w:rsidDel="00977676">
                <w:delText>5</w:delText>
              </w:r>
            </w:del>
            <w:bookmarkStart w:id="6935" w:name="_Toc210318145"/>
            <w:bookmarkStart w:id="6936" w:name="_Toc210318672"/>
            <w:bookmarkStart w:id="6937" w:name="_Toc226562411"/>
            <w:bookmarkStart w:id="6938" w:name="_Toc226562942"/>
            <w:bookmarkEnd w:id="6935"/>
            <w:bookmarkEnd w:id="6936"/>
            <w:bookmarkEnd w:id="6937"/>
            <w:bookmarkEnd w:id="6938"/>
          </w:p>
        </w:tc>
        <w:tc>
          <w:tcPr>
            <w:tcW w:w="2035" w:type="pct"/>
          </w:tcPr>
          <w:p w14:paraId="4E96E3C9" w14:textId="1501111B" w:rsidR="00947AD3" w:rsidDel="00977676" w:rsidRDefault="00947AD3" w:rsidP="00947AD3">
            <w:pPr>
              <w:pStyle w:val="GOSTTablenorm"/>
              <w:rPr>
                <w:del w:id="6939" w:author="Щанов Александр Валентинович" w:date="2024-07-25T14:46:00Z"/>
              </w:rPr>
            </w:pPr>
            <w:del w:id="6940" w:author="Щанов Александр Валентинович" w:date="2024-07-25T14:46:00Z">
              <w:r w:rsidDel="00977676">
                <w:delText>Указывается счет аналитического учета (показатель лицевого счета) в соответствии со справочником «План счетов»</w:delText>
              </w:r>
              <w:r w:rsidRPr="005028DB" w:rsidDel="00977676">
                <w:delText xml:space="preserve"> </w:delText>
              </w:r>
              <w:r w:rsidDel="00977676">
                <w:delText xml:space="preserve">в </w:delText>
              </w:r>
              <w:r w:rsidDel="00977676">
                <w:rPr>
                  <w:lang w:val="en-US"/>
                </w:rPr>
                <w:delText>SVAP</w:delText>
              </w:r>
              <w:r w:rsidDel="00977676">
                <w:delText xml:space="preserve"> для отражения по дебету записи учета.</w:delText>
              </w:r>
              <w:bookmarkStart w:id="6941" w:name="_Toc210318146"/>
              <w:bookmarkStart w:id="6942" w:name="_Toc210318673"/>
              <w:bookmarkStart w:id="6943" w:name="_Toc226562412"/>
              <w:bookmarkStart w:id="6944" w:name="_Toc226562943"/>
              <w:bookmarkEnd w:id="6941"/>
              <w:bookmarkEnd w:id="6942"/>
              <w:bookmarkEnd w:id="6943"/>
              <w:bookmarkEnd w:id="6944"/>
            </w:del>
          </w:p>
          <w:p w14:paraId="0DAD6991" w14:textId="64F9ECCF" w:rsidR="00947AD3" w:rsidRPr="00B9499D" w:rsidDel="00214087" w:rsidRDefault="00947AD3" w:rsidP="00947AD3">
            <w:pPr>
              <w:pStyle w:val="GOSTTablenorm"/>
              <w:rPr>
                <w:del w:id="6945" w:author="Щанов Александр Валентинович" w:date="2024-07-29T12:45:00Z"/>
              </w:rPr>
            </w:pPr>
            <w:del w:id="6946" w:author="Щанов Александр Валентинович" w:date="2024-07-25T14:46:00Z">
              <w:r w:rsidRPr="00B9499D" w:rsidDel="00977676">
                <w:delText>Допускается заполнение прочерком</w:delText>
              </w:r>
            </w:del>
            <w:bookmarkStart w:id="6947" w:name="_Toc210318147"/>
            <w:bookmarkStart w:id="6948" w:name="_Toc210318674"/>
            <w:bookmarkStart w:id="6949" w:name="_Toc226562413"/>
            <w:bookmarkStart w:id="6950" w:name="_Toc226562944"/>
            <w:bookmarkEnd w:id="6947"/>
            <w:bookmarkEnd w:id="6948"/>
            <w:bookmarkEnd w:id="6949"/>
            <w:bookmarkEnd w:id="6950"/>
          </w:p>
        </w:tc>
        <w:bookmarkStart w:id="6951" w:name="_Toc210318148"/>
        <w:bookmarkStart w:id="6952" w:name="_Toc210318675"/>
        <w:bookmarkStart w:id="6953" w:name="_Toc226562414"/>
        <w:bookmarkStart w:id="6954" w:name="_Toc226562945"/>
        <w:bookmarkEnd w:id="6951"/>
        <w:bookmarkEnd w:id="6952"/>
        <w:bookmarkEnd w:id="6953"/>
        <w:bookmarkEnd w:id="6954"/>
      </w:tr>
      <w:tr w:rsidR="00947AD3" w:rsidRPr="00B9499D" w:rsidDel="00214087" w14:paraId="482BDB4F" w14:textId="6CB9AD71" w:rsidTr="00BB1586">
        <w:trPr>
          <w:del w:id="6955" w:author="Щанов Александр Валентинович" w:date="2024-07-29T12:45:00Z"/>
        </w:trPr>
        <w:tc>
          <w:tcPr>
            <w:tcW w:w="1100" w:type="pct"/>
          </w:tcPr>
          <w:p w14:paraId="30A00DCB" w14:textId="52E91272" w:rsidR="00947AD3" w:rsidRPr="00B9499D" w:rsidDel="00214087" w:rsidRDefault="00947AD3" w:rsidP="00947AD3">
            <w:pPr>
              <w:pStyle w:val="GOSTTablenorm"/>
              <w:rPr>
                <w:del w:id="6956" w:author="Щанов Александр Валентинович" w:date="2024-07-29T12:45:00Z"/>
              </w:rPr>
            </w:pPr>
            <w:del w:id="6957" w:author="Щанов Александр Валентинович" w:date="2024-07-25T14:46:00Z">
              <w:r w:rsidRPr="00B9499D" w:rsidDel="00977676">
                <w:delText>Показатель лицевого счета по Кт</w:delText>
              </w:r>
            </w:del>
            <w:bookmarkStart w:id="6958" w:name="_Toc210318149"/>
            <w:bookmarkStart w:id="6959" w:name="_Toc210318676"/>
            <w:bookmarkStart w:id="6960" w:name="_Toc226562415"/>
            <w:bookmarkStart w:id="6961" w:name="_Toc226562946"/>
            <w:bookmarkEnd w:id="6958"/>
            <w:bookmarkEnd w:id="6959"/>
            <w:bookmarkEnd w:id="6960"/>
            <w:bookmarkEnd w:id="6961"/>
          </w:p>
        </w:tc>
        <w:tc>
          <w:tcPr>
            <w:tcW w:w="750" w:type="pct"/>
          </w:tcPr>
          <w:p w14:paraId="073DF9DE" w14:textId="7A57A3A5" w:rsidR="00947AD3" w:rsidRPr="00B9499D" w:rsidDel="00214087" w:rsidRDefault="00947AD3" w:rsidP="00947AD3">
            <w:pPr>
              <w:pStyle w:val="GOSTTablenorm"/>
              <w:rPr>
                <w:del w:id="6962" w:author="Щанов Александр Валентинович" w:date="2024-07-29T12:45:00Z"/>
              </w:rPr>
            </w:pPr>
            <w:del w:id="6963" w:author="Щанов Александр Валентинович" w:date="2024-07-25T14:46:00Z">
              <w:r w:rsidRPr="00A71881" w:rsidDel="00977676">
                <w:rPr>
                  <w:b/>
                  <w:bCs/>
                  <w:szCs w:val="22"/>
                </w:rPr>
                <w:delText>T0504833:</w:delText>
              </w:r>
              <w:r w:rsidRPr="00B9499D" w:rsidDel="00977676">
                <w:rPr>
                  <w:lang w:val="en-US"/>
                </w:rPr>
                <w:delText>C</w:delText>
              </w:r>
              <w:r w:rsidRPr="00B9499D" w:rsidDel="00977676">
                <w:delText>T_PLS</w:delText>
              </w:r>
            </w:del>
            <w:bookmarkStart w:id="6964" w:name="_Toc210318150"/>
            <w:bookmarkStart w:id="6965" w:name="_Toc210318677"/>
            <w:bookmarkStart w:id="6966" w:name="_Toc226562416"/>
            <w:bookmarkStart w:id="6967" w:name="_Toc226562947"/>
            <w:bookmarkEnd w:id="6964"/>
            <w:bookmarkEnd w:id="6965"/>
            <w:bookmarkEnd w:id="6966"/>
            <w:bookmarkEnd w:id="6967"/>
          </w:p>
        </w:tc>
        <w:tc>
          <w:tcPr>
            <w:tcW w:w="500" w:type="pct"/>
          </w:tcPr>
          <w:p w14:paraId="6FA77A4F" w14:textId="7032AE11" w:rsidR="00947AD3" w:rsidRPr="00B9499D" w:rsidDel="00214087" w:rsidRDefault="00947AD3" w:rsidP="00947AD3">
            <w:pPr>
              <w:pStyle w:val="GOSTTablenorm"/>
              <w:rPr>
                <w:del w:id="6968" w:author="Щанов Александр Валентинович" w:date="2024-07-29T12:45:00Z"/>
              </w:rPr>
            </w:pPr>
            <w:del w:id="6969" w:author="Щанов Александр Валентинович" w:date="2024-07-25T14:46:00Z">
              <w:r w:rsidRPr="00B9499D" w:rsidDel="00977676">
                <w:delText>Строка</w:delText>
              </w:r>
            </w:del>
            <w:bookmarkStart w:id="6970" w:name="_Toc210318151"/>
            <w:bookmarkStart w:id="6971" w:name="_Toc210318678"/>
            <w:bookmarkStart w:id="6972" w:name="_Toc226562417"/>
            <w:bookmarkStart w:id="6973" w:name="_Toc226562948"/>
            <w:bookmarkEnd w:id="6970"/>
            <w:bookmarkEnd w:id="6971"/>
            <w:bookmarkEnd w:id="6972"/>
            <w:bookmarkEnd w:id="6973"/>
          </w:p>
        </w:tc>
        <w:tc>
          <w:tcPr>
            <w:tcW w:w="300" w:type="pct"/>
          </w:tcPr>
          <w:p w14:paraId="070C1F8A" w14:textId="0F4BDD22" w:rsidR="00947AD3" w:rsidRPr="00B9499D" w:rsidDel="00214087" w:rsidRDefault="00947AD3" w:rsidP="00947AD3">
            <w:pPr>
              <w:pStyle w:val="GOSTTablenorm"/>
              <w:rPr>
                <w:del w:id="6974" w:author="Щанов Александр Валентинович" w:date="2024-07-29T12:45:00Z"/>
              </w:rPr>
            </w:pPr>
            <w:del w:id="6975" w:author="Щанов Александр Валентинович" w:date="2024-07-25T14:46:00Z">
              <w:r w:rsidRPr="00B9499D" w:rsidDel="00977676">
                <w:delText>Да</w:delText>
              </w:r>
            </w:del>
            <w:bookmarkStart w:id="6976" w:name="_Toc210318152"/>
            <w:bookmarkStart w:id="6977" w:name="_Toc210318679"/>
            <w:bookmarkStart w:id="6978" w:name="_Toc226562418"/>
            <w:bookmarkStart w:id="6979" w:name="_Toc226562949"/>
            <w:bookmarkEnd w:id="6976"/>
            <w:bookmarkEnd w:id="6977"/>
            <w:bookmarkEnd w:id="6978"/>
            <w:bookmarkEnd w:id="6979"/>
          </w:p>
        </w:tc>
        <w:tc>
          <w:tcPr>
            <w:tcW w:w="315" w:type="pct"/>
          </w:tcPr>
          <w:p w14:paraId="7722A7E7" w14:textId="7EC6606E" w:rsidR="00947AD3" w:rsidRPr="00B9499D" w:rsidDel="00214087" w:rsidRDefault="00947AD3" w:rsidP="00947AD3">
            <w:pPr>
              <w:pStyle w:val="GOSTTablenorm"/>
              <w:rPr>
                <w:del w:id="6980" w:author="Щанов Александр Валентинович" w:date="2024-07-29T12:45:00Z"/>
              </w:rPr>
            </w:pPr>
            <w:del w:id="6981" w:author="Щанов Александр Валентинович" w:date="2024-07-25T14:46:00Z">
              <w:r w:rsidRPr="00B9499D" w:rsidDel="00977676">
                <w:delText>&lt;=</w:delText>
              </w:r>
              <w:r w:rsidRPr="00214087" w:rsidDel="00977676">
                <w:delText>2</w:delText>
              </w:r>
              <w:r w:rsidRPr="00B9499D" w:rsidDel="00977676">
                <w:delText>5</w:delText>
              </w:r>
            </w:del>
            <w:bookmarkStart w:id="6982" w:name="_Toc210318153"/>
            <w:bookmarkStart w:id="6983" w:name="_Toc210318680"/>
            <w:bookmarkStart w:id="6984" w:name="_Toc226562419"/>
            <w:bookmarkStart w:id="6985" w:name="_Toc226562950"/>
            <w:bookmarkEnd w:id="6982"/>
            <w:bookmarkEnd w:id="6983"/>
            <w:bookmarkEnd w:id="6984"/>
            <w:bookmarkEnd w:id="6985"/>
          </w:p>
        </w:tc>
        <w:tc>
          <w:tcPr>
            <w:tcW w:w="2035" w:type="pct"/>
          </w:tcPr>
          <w:p w14:paraId="079040A8" w14:textId="1B6E6336" w:rsidR="00947AD3" w:rsidDel="00977676" w:rsidRDefault="00947AD3" w:rsidP="00947AD3">
            <w:pPr>
              <w:pStyle w:val="GOSTTablenorm"/>
              <w:rPr>
                <w:del w:id="6986" w:author="Щанов Александр Валентинович" w:date="2024-07-25T14:46:00Z"/>
              </w:rPr>
            </w:pPr>
            <w:del w:id="6987" w:author="Щанов Александр Валентинович" w:date="2024-07-25T14:46:00Z">
              <w:r w:rsidDel="00977676">
                <w:delText xml:space="preserve">Указывается счет аналитического учета (показатель лицевого счета) в соответствии со справочником «План счетов» в </w:delText>
              </w:r>
              <w:r w:rsidDel="00977676">
                <w:rPr>
                  <w:lang w:val="en-US"/>
                </w:rPr>
                <w:delText>SVAP</w:delText>
              </w:r>
              <w:r w:rsidDel="00977676">
                <w:delText xml:space="preserve"> для отражения по кредиту записи учета.</w:delText>
              </w:r>
              <w:bookmarkStart w:id="6988" w:name="_Toc210318154"/>
              <w:bookmarkStart w:id="6989" w:name="_Toc210318681"/>
              <w:bookmarkStart w:id="6990" w:name="_Toc226562420"/>
              <w:bookmarkStart w:id="6991" w:name="_Toc226562951"/>
              <w:bookmarkEnd w:id="6988"/>
              <w:bookmarkEnd w:id="6989"/>
              <w:bookmarkEnd w:id="6990"/>
              <w:bookmarkEnd w:id="6991"/>
            </w:del>
          </w:p>
          <w:p w14:paraId="440D2AB3" w14:textId="74E0BCD8" w:rsidR="00947AD3" w:rsidRPr="00B9499D" w:rsidDel="00214087" w:rsidRDefault="00947AD3" w:rsidP="00947AD3">
            <w:pPr>
              <w:pStyle w:val="GOSTTablenorm"/>
              <w:rPr>
                <w:del w:id="6992" w:author="Щанов Александр Валентинович" w:date="2024-07-29T12:45:00Z"/>
              </w:rPr>
            </w:pPr>
            <w:del w:id="6993" w:author="Щанов Александр Валентинович" w:date="2024-07-25T14:46:00Z">
              <w:r w:rsidRPr="00B9499D" w:rsidDel="00977676">
                <w:delText>Допускается заполнение прочерком</w:delText>
              </w:r>
            </w:del>
            <w:bookmarkStart w:id="6994" w:name="_Toc210318155"/>
            <w:bookmarkStart w:id="6995" w:name="_Toc210318682"/>
            <w:bookmarkStart w:id="6996" w:name="_Toc226562421"/>
            <w:bookmarkStart w:id="6997" w:name="_Toc226562952"/>
            <w:bookmarkEnd w:id="6994"/>
            <w:bookmarkEnd w:id="6995"/>
            <w:bookmarkEnd w:id="6996"/>
            <w:bookmarkEnd w:id="6997"/>
          </w:p>
        </w:tc>
        <w:bookmarkStart w:id="6998" w:name="_Toc210318156"/>
        <w:bookmarkStart w:id="6999" w:name="_Toc210318683"/>
        <w:bookmarkStart w:id="7000" w:name="_Toc226562422"/>
        <w:bookmarkStart w:id="7001" w:name="_Toc226562953"/>
        <w:bookmarkEnd w:id="6998"/>
        <w:bookmarkEnd w:id="6999"/>
        <w:bookmarkEnd w:id="7000"/>
        <w:bookmarkEnd w:id="7001"/>
      </w:tr>
      <w:tr w:rsidR="00947AD3" w:rsidRPr="00B9499D" w:rsidDel="00214087" w14:paraId="0047A54B" w14:textId="1E341EFB" w:rsidTr="00BB1586">
        <w:trPr>
          <w:del w:id="7002" w:author="Щанов Александр Валентинович" w:date="2024-07-29T12:45:00Z"/>
        </w:trPr>
        <w:tc>
          <w:tcPr>
            <w:tcW w:w="1100" w:type="pct"/>
          </w:tcPr>
          <w:p w14:paraId="55894E13" w14:textId="691DD7F3" w:rsidR="00947AD3" w:rsidRPr="00B9499D" w:rsidDel="00214087" w:rsidRDefault="00947AD3" w:rsidP="00947AD3">
            <w:pPr>
              <w:pStyle w:val="GOSTTablenorm"/>
              <w:rPr>
                <w:del w:id="7003" w:author="Щанов Александр Валентинович" w:date="2024-07-29T12:45:00Z"/>
              </w:rPr>
            </w:pPr>
            <w:del w:id="7004" w:author="Щанов Александр Валентинович" w:date="2024-07-25T14:46:00Z">
              <w:r w:rsidRPr="00B9499D" w:rsidDel="00977676">
                <w:delText>Счет бухгалтерского учета по Дт</w:delText>
              </w:r>
            </w:del>
            <w:bookmarkStart w:id="7005" w:name="_Toc210318157"/>
            <w:bookmarkStart w:id="7006" w:name="_Toc210318684"/>
            <w:bookmarkStart w:id="7007" w:name="_Toc226562423"/>
            <w:bookmarkStart w:id="7008" w:name="_Toc226562954"/>
            <w:bookmarkEnd w:id="7005"/>
            <w:bookmarkEnd w:id="7006"/>
            <w:bookmarkEnd w:id="7007"/>
            <w:bookmarkEnd w:id="7008"/>
          </w:p>
        </w:tc>
        <w:tc>
          <w:tcPr>
            <w:tcW w:w="750" w:type="pct"/>
          </w:tcPr>
          <w:p w14:paraId="0F8509B8" w14:textId="309D1021" w:rsidR="00947AD3" w:rsidRPr="00B9499D" w:rsidDel="00214087" w:rsidRDefault="00947AD3" w:rsidP="00947AD3">
            <w:pPr>
              <w:pStyle w:val="GOSTTablenorm"/>
              <w:rPr>
                <w:del w:id="7009" w:author="Щанов Александр Валентинович" w:date="2024-07-29T12:45:00Z"/>
              </w:rPr>
            </w:pPr>
            <w:del w:id="7010" w:author="Щанов Александр Валентинович" w:date="2024-07-25T14:46:00Z">
              <w:r w:rsidRPr="00A71881" w:rsidDel="00977676">
                <w:rPr>
                  <w:b/>
                  <w:bCs/>
                  <w:szCs w:val="22"/>
                </w:rPr>
                <w:delText>T0504833:</w:delText>
              </w:r>
              <w:r w:rsidRPr="00B9499D" w:rsidDel="00977676">
                <w:delText>DT_NSBU</w:delText>
              </w:r>
            </w:del>
            <w:bookmarkStart w:id="7011" w:name="_Toc210318158"/>
            <w:bookmarkStart w:id="7012" w:name="_Toc210318685"/>
            <w:bookmarkStart w:id="7013" w:name="_Toc226562424"/>
            <w:bookmarkStart w:id="7014" w:name="_Toc226562955"/>
            <w:bookmarkEnd w:id="7011"/>
            <w:bookmarkEnd w:id="7012"/>
            <w:bookmarkEnd w:id="7013"/>
            <w:bookmarkEnd w:id="7014"/>
          </w:p>
        </w:tc>
        <w:tc>
          <w:tcPr>
            <w:tcW w:w="500" w:type="pct"/>
          </w:tcPr>
          <w:p w14:paraId="7DD29103" w14:textId="211E3146" w:rsidR="00947AD3" w:rsidRPr="00B9499D" w:rsidDel="00214087" w:rsidRDefault="00947AD3" w:rsidP="00947AD3">
            <w:pPr>
              <w:pStyle w:val="GOSTTablenorm"/>
              <w:rPr>
                <w:del w:id="7015" w:author="Щанов Александр Валентинович" w:date="2024-07-29T12:45:00Z"/>
              </w:rPr>
            </w:pPr>
            <w:del w:id="7016" w:author="Щанов Александр Валентинович" w:date="2024-07-25T14:46:00Z">
              <w:r w:rsidRPr="00B9499D" w:rsidDel="00977676">
                <w:delText>Строка</w:delText>
              </w:r>
            </w:del>
            <w:bookmarkStart w:id="7017" w:name="_Toc210318159"/>
            <w:bookmarkStart w:id="7018" w:name="_Toc210318686"/>
            <w:bookmarkStart w:id="7019" w:name="_Toc226562425"/>
            <w:bookmarkStart w:id="7020" w:name="_Toc226562956"/>
            <w:bookmarkEnd w:id="7017"/>
            <w:bookmarkEnd w:id="7018"/>
            <w:bookmarkEnd w:id="7019"/>
            <w:bookmarkEnd w:id="7020"/>
          </w:p>
        </w:tc>
        <w:tc>
          <w:tcPr>
            <w:tcW w:w="300" w:type="pct"/>
          </w:tcPr>
          <w:p w14:paraId="121210A3" w14:textId="3EB45269" w:rsidR="00947AD3" w:rsidRPr="00B9499D" w:rsidDel="00214087" w:rsidRDefault="00947AD3" w:rsidP="00947AD3">
            <w:pPr>
              <w:pStyle w:val="GOSTTablenorm"/>
              <w:rPr>
                <w:del w:id="7021" w:author="Щанов Александр Валентинович" w:date="2024-07-29T12:45:00Z"/>
              </w:rPr>
            </w:pPr>
            <w:del w:id="7022" w:author="Щанов Александр Валентинович" w:date="2024-07-25T14:46:00Z">
              <w:r w:rsidRPr="00B9499D" w:rsidDel="00977676">
                <w:delText>Да</w:delText>
              </w:r>
            </w:del>
            <w:bookmarkStart w:id="7023" w:name="_Toc210318160"/>
            <w:bookmarkStart w:id="7024" w:name="_Toc210318687"/>
            <w:bookmarkStart w:id="7025" w:name="_Toc226562426"/>
            <w:bookmarkStart w:id="7026" w:name="_Toc226562957"/>
            <w:bookmarkEnd w:id="7023"/>
            <w:bookmarkEnd w:id="7024"/>
            <w:bookmarkEnd w:id="7025"/>
            <w:bookmarkEnd w:id="7026"/>
          </w:p>
        </w:tc>
        <w:tc>
          <w:tcPr>
            <w:tcW w:w="315" w:type="pct"/>
          </w:tcPr>
          <w:p w14:paraId="5A14EA18" w14:textId="3A55D4CD" w:rsidR="00947AD3" w:rsidRPr="00B9499D" w:rsidDel="00214087" w:rsidRDefault="00947AD3" w:rsidP="00947AD3">
            <w:pPr>
              <w:pStyle w:val="GOSTTablenorm"/>
              <w:rPr>
                <w:del w:id="7027" w:author="Щанов Александр Валентинович" w:date="2024-07-29T12:45:00Z"/>
              </w:rPr>
            </w:pPr>
            <w:del w:id="7028" w:author="Щанов Александр Валентинович" w:date="2024-07-25T14:46:00Z">
              <w:r w:rsidRPr="00B9499D" w:rsidDel="00977676">
                <w:delText>&lt;=</w:delText>
              </w:r>
              <w:r w:rsidDel="00977676">
                <w:delText>5</w:delText>
              </w:r>
            </w:del>
            <w:bookmarkStart w:id="7029" w:name="_Toc210318161"/>
            <w:bookmarkStart w:id="7030" w:name="_Toc210318688"/>
            <w:bookmarkStart w:id="7031" w:name="_Toc226562427"/>
            <w:bookmarkStart w:id="7032" w:name="_Toc226562958"/>
            <w:bookmarkEnd w:id="7029"/>
            <w:bookmarkEnd w:id="7030"/>
            <w:bookmarkEnd w:id="7031"/>
            <w:bookmarkEnd w:id="7032"/>
          </w:p>
        </w:tc>
        <w:tc>
          <w:tcPr>
            <w:tcW w:w="2035" w:type="pct"/>
          </w:tcPr>
          <w:p w14:paraId="6F65935A" w14:textId="46F0BEB6" w:rsidR="00947AD3" w:rsidDel="00977676" w:rsidRDefault="00947AD3" w:rsidP="00947AD3">
            <w:pPr>
              <w:pStyle w:val="GOSTTablenorm"/>
              <w:rPr>
                <w:del w:id="7033" w:author="Щанов Александр Валентинович" w:date="2024-07-25T14:46:00Z"/>
              </w:rPr>
            </w:pPr>
            <w:del w:id="7034" w:author="Щанов Александр Валентинович" w:date="2024-07-25T14:46:00Z">
              <w:r w:rsidDel="00977676">
                <w:delText>Указывается счет бухгалтерского учета в соответствии со справочником «План счетов»</w:delText>
              </w:r>
              <w:r w:rsidRPr="005028DB" w:rsidDel="00977676">
                <w:delText xml:space="preserve"> </w:delText>
              </w:r>
              <w:r w:rsidDel="00977676">
                <w:delText xml:space="preserve">в </w:delText>
              </w:r>
              <w:r w:rsidDel="00977676">
                <w:rPr>
                  <w:lang w:val="en-US"/>
                </w:rPr>
                <w:delText>SVAP</w:delText>
              </w:r>
              <w:r w:rsidDel="00977676">
                <w:delText xml:space="preserve"> для отражения по дебету записи учета.</w:delText>
              </w:r>
              <w:bookmarkStart w:id="7035" w:name="_Toc210318162"/>
              <w:bookmarkStart w:id="7036" w:name="_Toc210318689"/>
              <w:bookmarkStart w:id="7037" w:name="_Toc226562428"/>
              <w:bookmarkStart w:id="7038" w:name="_Toc226562959"/>
              <w:bookmarkEnd w:id="7035"/>
              <w:bookmarkEnd w:id="7036"/>
              <w:bookmarkEnd w:id="7037"/>
              <w:bookmarkEnd w:id="7038"/>
            </w:del>
          </w:p>
          <w:p w14:paraId="26D2CE78" w14:textId="1CD122E3" w:rsidR="00947AD3" w:rsidRPr="00B9499D" w:rsidDel="00214087" w:rsidRDefault="00947AD3" w:rsidP="00947AD3">
            <w:pPr>
              <w:pStyle w:val="GOSTTablenorm"/>
              <w:rPr>
                <w:del w:id="7039" w:author="Щанов Александр Валентинович" w:date="2024-07-29T12:45:00Z"/>
              </w:rPr>
            </w:pPr>
            <w:del w:id="7040" w:author="Щанов Александр Валентинович" w:date="2024-07-25T14:46:00Z">
              <w:r w:rsidDel="00977676">
                <w:delText>Если операция не подлежит отражению в бухгалтерском учете, то заполняется прочерком</w:delText>
              </w:r>
            </w:del>
            <w:bookmarkStart w:id="7041" w:name="_Toc210318163"/>
            <w:bookmarkStart w:id="7042" w:name="_Toc210318690"/>
            <w:bookmarkStart w:id="7043" w:name="_Toc226562429"/>
            <w:bookmarkStart w:id="7044" w:name="_Toc226562960"/>
            <w:bookmarkEnd w:id="7041"/>
            <w:bookmarkEnd w:id="7042"/>
            <w:bookmarkEnd w:id="7043"/>
            <w:bookmarkEnd w:id="7044"/>
          </w:p>
        </w:tc>
        <w:bookmarkStart w:id="7045" w:name="_Toc210318164"/>
        <w:bookmarkStart w:id="7046" w:name="_Toc210318691"/>
        <w:bookmarkStart w:id="7047" w:name="_Toc226562430"/>
        <w:bookmarkStart w:id="7048" w:name="_Toc226562961"/>
        <w:bookmarkEnd w:id="7045"/>
        <w:bookmarkEnd w:id="7046"/>
        <w:bookmarkEnd w:id="7047"/>
        <w:bookmarkEnd w:id="7048"/>
      </w:tr>
      <w:tr w:rsidR="00947AD3" w:rsidRPr="00B9499D" w:rsidDel="00214087" w14:paraId="1D4DAFCC" w14:textId="4F971511" w:rsidTr="00BB1586">
        <w:trPr>
          <w:del w:id="7049" w:author="Щанов Александр Валентинович" w:date="2024-07-29T12:45:00Z"/>
        </w:trPr>
        <w:tc>
          <w:tcPr>
            <w:tcW w:w="1100" w:type="pct"/>
          </w:tcPr>
          <w:p w14:paraId="579CDD9A" w14:textId="09A08913" w:rsidR="00947AD3" w:rsidRPr="00B9499D" w:rsidDel="00214087" w:rsidRDefault="00947AD3" w:rsidP="00947AD3">
            <w:pPr>
              <w:pStyle w:val="GOSTTablenorm"/>
              <w:rPr>
                <w:del w:id="7050" w:author="Щанов Александр Валентинович" w:date="2024-07-29T12:45:00Z"/>
              </w:rPr>
            </w:pPr>
            <w:del w:id="7051" w:author="Щанов Александр Валентинович" w:date="2024-07-25T14:46:00Z">
              <w:r w:rsidRPr="00B9499D" w:rsidDel="00977676">
                <w:delText>Счет бухгалтерского учета по Кт</w:delText>
              </w:r>
            </w:del>
            <w:bookmarkStart w:id="7052" w:name="_Toc210318165"/>
            <w:bookmarkStart w:id="7053" w:name="_Toc210318692"/>
            <w:bookmarkStart w:id="7054" w:name="_Toc226562431"/>
            <w:bookmarkStart w:id="7055" w:name="_Toc226562962"/>
            <w:bookmarkEnd w:id="7052"/>
            <w:bookmarkEnd w:id="7053"/>
            <w:bookmarkEnd w:id="7054"/>
            <w:bookmarkEnd w:id="7055"/>
          </w:p>
        </w:tc>
        <w:tc>
          <w:tcPr>
            <w:tcW w:w="750" w:type="pct"/>
          </w:tcPr>
          <w:p w14:paraId="37EE2EFE" w14:textId="5A26E617" w:rsidR="00947AD3" w:rsidRPr="00B9499D" w:rsidDel="00214087" w:rsidRDefault="00947AD3" w:rsidP="00947AD3">
            <w:pPr>
              <w:pStyle w:val="GOSTTablenorm"/>
              <w:rPr>
                <w:del w:id="7056" w:author="Щанов Александр Валентинович" w:date="2024-07-29T12:45:00Z"/>
              </w:rPr>
            </w:pPr>
            <w:del w:id="7057" w:author="Щанов Александр Валентинович" w:date="2024-07-25T14:46:00Z">
              <w:r w:rsidRPr="00A71881" w:rsidDel="00977676">
                <w:rPr>
                  <w:b/>
                  <w:bCs/>
                  <w:szCs w:val="22"/>
                </w:rPr>
                <w:delText>T0504833:</w:delText>
              </w:r>
              <w:r w:rsidRPr="00B9499D" w:rsidDel="00977676">
                <w:rPr>
                  <w:lang w:val="en-US"/>
                </w:rPr>
                <w:delText>C</w:delText>
              </w:r>
              <w:r w:rsidRPr="00B9499D" w:rsidDel="00977676">
                <w:delText>T_NSBU</w:delText>
              </w:r>
            </w:del>
            <w:bookmarkStart w:id="7058" w:name="_Toc210318166"/>
            <w:bookmarkStart w:id="7059" w:name="_Toc210318693"/>
            <w:bookmarkStart w:id="7060" w:name="_Toc226562432"/>
            <w:bookmarkStart w:id="7061" w:name="_Toc226562963"/>
            <w:bookmarkEnd w:id="7058"/>
            <w:bookmarkEnd w:id="7059"/>
            <w:bookmarkEnd w:id="7060"/>
            <w:bookmarkEnd w:id="7061"/>
          </w:p>
        </w:tc>
        <w:tc>
          <w:tcPr>
            <w:tcW w:w="500" w:type="pct"/>
          </w:tcPr>
          <w:p w14:paraId="478DAA87" w14:textId="76B1958C" w:rsidR="00947AD3" w:rsidRPr="00B9499D" w:rsidDel="00214087" w:rsidRDefault="00947AD3" w:rsidP="00947AD3">
            <w:pPr>
              <w:pStyle w:val="GOSTTablenorm"/>
              <w:rPr>
                <w:del w:id="7062" w:author="Щанов Александр Валентинович" w:date="2024-07-29T12:45:00Z"/>
              </w:rPr>
            </w:pPr>
            <w:del w:id="7063" w:author="Щанов Александр Валентинович" w:date="2024-07-25T14:46:00Z">
              <w:r w:rsidRPr="00B9499D" w:rsidDel="00977676">
                <w:delText>Строка</w:delText>
              </w:r>
            </w:del>
            <w:bookmarkStart w:id="7064" w:name="_Toc210318167"/>
            <w:bookmarkStart w:id="7065" w:name="_Toc210318694"/>
            <w:bookmarkStart w:id="7066" w:name="_Toc226562433"/>
            <w:bookmarkStart w:id="7067" w:name="_Toc226562964"/>
            <w:bookmarkEnd w:id="7064"/>
            <w:bookmarkEnd w:id="7065"/>
            <w:bookmarkEnd w:id="7066"/>
            <w:bookmarkEnd w:id="7067"/>
          </w:p>
        </w:tc>
        <w:tc>
          <w:tcPr>
            <w:tcW w:w="300" w:type="pct"/>
          </w:tcPr>
          <w:p w14:paraId="20D3D83C" w14:textId="77D951D6" w:rsidR="00947AD3" w:rsidRPr="00B9499D" w:rsidDel="00214087" w:rsidRDefault="00947AD3" w:rsidP="00947AD3">
            <w:pPr>
              <w:pStyle w:val="GOSTTablenorm"/>
              <w:rPr>
                <w:del w:id="7068" w:author="Щанов Александр Валентинович" w:date="2024-07-29T12:45:00Z"/>
              </w:rPr>
            </w:pPr>
            <w:del w:id="7069" w:author="Щанов Александр Валентинович" w:date="2024-07-25T14:46:00Z">
              <w:r w:rsidRPr="00B9499D" w:rsidDel="00977676">
                <w:delText>Да</w:delText>
              </w:r>
            </w:del>
            <w:bookmarkStart w:id="7070" w:name="_Toc210318168"/>
            <w:bookmarkStart w:id="7071" w:name="_Toc210318695"/>
            <w:bookmarkStart w:id="7072" w:name="_Toc226562434"/>
            <w:bookmarkStart w:id="7073" w:name="_Toc226562965"/>
            <w:bookmarkEnd w:id="7070"/>
            <w:bookmarkEnd w:id="7071"/>
            <w:bookmarkEnd w:id="7072"/>
            <w:bookmarkEnd w:id="7073"/>
          </w:p>
        </w:tc>
        <w:tc>
          <w:tcPr>
            <w:tcW w:w="315" w:type="pct"/>
          </w:tcPr>
          <w:p w14:paraId="7A1B2B71" w14:textId="2402818F" w:rsidR="00947AD3" w:rsidRPr="00B9499D" w:rsidDel="00214087" w:rsidRDefault="00947AD3" w:rsidP="00947AD3">
            <w:pPr>
              <w:pStyle w:val="GOSTTablenorm"/>
              <w:rPr>
                <w:del w:id="7074" w:author="Щанов Александр Валентинович" w:date="2024-07-29T12:45:00Z"/>
              </w:rPr>
            </w:pPr>
            <w:del w:id="7075" w:author="Щанов Александр Валентинович" w:date="2024-07-25T14:46:00Z">
              <w:r w:rsidRPr="00B9499D" w:rsidDel="00977676">
                <w:delText>&lt;=</w:delText>
              </w:r>
              <w:r w:rsidDel="00977676">
                <w:delText>5</w:delText>
              </w:r>
            </w:del>
            <w:bookmarkStart w:id="7076" w:name="_Toc210318169"/>
            <w:bookmarkStart w:id="7077" w:name="_Toc210318696"/>
            <w:bookmarkStart w:id="7078" w:name="_Toc226562435"/>
            <w:bookmarkStart w:id="7079" w:name="_Toc226562966"/>
            <w:bookmarkEnd w:id="7076"/>
            <w:bookmarkEnd w:id="7077"/>
            <w:bookmarkEnd w:id="7078"/>
            <w:bookmarkEnd w:id="7079"/>
          </w:p>
        </w:tc>
        <w:tc>
          <w:tcPr>
            <w:tcW w:w="2035" w:type="pct"/>
          </w:tcPr>
          <w:p w14:paraId="7F5E9059" w14:textId="0F31058C" w:rsidR="00947AD3" w:rsidDel="00977676" w:rsidRDefault="00947AD3" w:rsidP="00947AD3">
            <w:pPr>
              <w:pStyle w:val="GOSTTablenorm"/>
              <w:rPr>
                <w:del w:id="7080" w:author="Щанов Александр Валентинович" w:date="2024-07-25T14:46:00Z"/>
              </w:rPr>
            </w:pPr>
            <w:del w:id="7081" w:author="Щанов Александр Валентинович" w:date="2024-07-25T14:46:00Z">
              <w:r w:rsidDel="00977676">
                <w:delText>Указывается счет бухгалтерского учета в соответствии со справочником «План счетов»</w:delText>
              </w:r>
              <w:r w:rsidRPr="005028DB" w:rsidDel="00977676">
                <w:delText xml:space="preserve"> </w:delText>
              </w:r>
              <w:r w:rsidDel="00977676">
                <w:delText xml:space="preserve">в </w:delText>
              </w:r>
              <w:r w:rsidDel="00977676">
                <w:rPr>
                  <w:lang w:val="en-US"/>
                </w:rPr>
                <w:delText>SVAP</w:delText>
              </w:r>
              <w:r w:rsidDel="00977676">
                <w:delText xml:space="preserve"> для отражения по кредиту записи учета.</w:delText>
              </w:r>
              <w:bookmarkStart w:id="7082" w:name="_Toc210318170"/>
              <w:bookmarkStart w:id="7083" w:name="_Toc210318697"/>
              <w:bookmarkStart w:id="7084" w:name="_Toc226562436"/>
              <w:bookmarkStart w:id="7085" w:name="_Toc226562967"/>
              <w:bookmarkEnd w:id="7082"/>
              <w:bookmarkEnd w:id="7083"/>
              <w:bookmarkEnd w:id="7084"/>
              <w:bookmarkEnd w:id="7085"/>
            </w:del>
          </w:p>
          <w:p w14:paraId="69D4A1BD" w14:textId="66AE80FB" w:rsidR="00947AD3" w:rsidRPr="00B9499D" w:rsidDel="00214087" w:rsidRDefault="00947AD3" w:rsidP="00947AD3">
            <w:pPr>
              <w:pStyle w:val="GOSTTablenorm"/>
              <w:rPr>
                <w:del w:id="7086" w:author="Щанов Александр Валентинович" w:date="2024-07-29T12:45:00Z"/>
              </w:rPr>
            </w:pPr>
            <w:del w:id="7087" w:author="Щанов Александр Валентинович" w:date="2024-07-25T14:46:00Z">
              <w:r w:rsidDel="00977676">
                <w:delText>Если операция не подлежит отражению в бухгалтерском учете, то заполняется прочерком</w:delText>
              </w:r>
            </w:del>
            <w:bookmarkStart w:id="7088" w:name="_Toc210318171"/>
            <w:bookmarkStart w:id="7089" w:name="_Toc210318698"/>
            <w:bookmarkStart w:id="7090" w:name="_Toc226562437"/>
            <w:bookmarkStart w:id="7091" w:name="_Toc226562968"/>
            <w:bookmarkEnd w:id="7088"/>
            <w:bookmarkEnd w:id="7089"/>
            <w:bookmarkEnd w:id="7090"/>
            <w:bookmarkEnd w:id="7091"/>
          </w:p>
        </w:tc>
        <w:bookmarkStart w:id="7092" w:name="_Toc210318172"/>
        <w:bookmarkStart w:id="7093" w:name="_Toc210318699"/>
        <w:bookmarkStart w:id="7094" w:name="_Toc226562438"/>
        <w:bookmarkStart w:id="7095" w:name="_Toc226562969"/>
        <w:bookmarkEnd w:id="7092"/>
        <w:bookmarkEnd w:id="7093"/>
        <w:bookmarkEnd w:id="7094"/>
        <w:bookmarkEnd w:id="7095"/>
      </w:tr>
      <w:tr w:rsidR="00947AD3" w:rsidRPr="00B9499D" w:rsidDel="00214087" w14:paraId="4EE4A4D0" w14:textId="299140BF" w:rsidTr="00BB1586">
        <w:trPr>
          <w:del w:id="7096" w:author="Щанов Александр Валентинович" w:date="2024-07-29T12:45:00Z"/>
        </w:trPr>
        <w:tc>
          <w:tcPr>
            <w:tcW w:w="1100" w:type="pct"/>
          </w:tcPr>
          <w:p w14:paraId="485DDA4F" w14:textId="6F81CCBD" w:rsidR="00947AD3" w:rsidRPr="00B9499D" w:rsidDel="00214087" w:rsidRDefault="00947AD3" w:rsidP="00947AD3">
            <w:pPr>
              <w:pStyle w:val="GOSTTablenorm"/>
              <w:rPr>
                <w:del w:id="7097" w:author="Щанов Александр Валентинович" w:date="2024-07-29T12:45:00Z"/>
              </w:rPr>
            </w:pPr>
            <w:del w:id="7098" w:author="Щанов Александр Валентинович" w:date="2024-07-25T14:46:00Z">
              <w:r w:rsidRPr="00B9499D" w:rsidDel="00977676">
                <w:delText>Контур по Дт</w:delText>
              </w:r>
            </w:del>
            <w:bookmarkStart w:id="7099" w:name="_Toc210318173"/>
            <w:bookmarkStart w:id="7100" w:name="_Toc210318700"/>
            <w:bookmarkStart w:id="7101" w:name="_Toc226562439"/>
            <w:bookmarkStart w:id="7102" w:name="_Toc226562970"/>
            <w:bookmarkEnd w:id="7099"/>
            <w:bookmarkEnd w:id="7100"/>
            <w:bookmarkEnd w:id="7101"/>
            <w:bookmarkEnd w:id="7102"/>
          </w:p>
        </w:tc>
        <w:tc>
          <w:tcPr>
            <w:tcW w:w="750" w:type="pct"/>
          </w:tcPr>
          <w:p w14:paraId="538CE130" w14:textId="78C41010" w:rsidR="00947AD3" w:rsidRPr="00B9499D" w:rsidDel="00214087" w:rsidRDefault="00947AD3" w:rsidP="00947AD3">
            <w:pPr>
              <w:pStyle w:val="GOSTTablenorm"/>
              <w:rPr>
                <w:del w:id="7103" w:author="Щанов Александр Валентинович" w:date="2024-07-29T12:45:00Z"/>
              </w:rPr>
            </w:pPr>
            <w:del w:id="7104" w:author="Щанов Александр Валентинович" w:date="2024-07-25T14:46:00Z">
              <w:r w:rsidRPr="00A71881" w:rsidDel="00977676">
                <w:rPr>
                  <w:b/>
                  <w:bCs/>
                  <w:szCs w:val="22"/>
                </w:rPr>
                <w:delText>T0504833:</w:delText>
              </w:r>
              <w:r w:rsidRPr="00B9499D" w:rsidDel="00977676">
                <w:rPr>
                  <w:lang w:val="en-US"/>
                </w:rPr>
                <w:delText>D</w:delText>
              </w:r>
              <w:r w:rsidRPr="00B9499D" w:rsidDel="00977676">
                <w:delText>T_Cnt</w:delText>
              </w:r>
            </w:del>
            <w:bookmarkStart w:id="7105" w:name="_Toc210318174"/>
            <w:bookmarkStart w:id="7106" w:name="_Toc210318701"/>
            <w:bookmarkStart w:id="7107" w:name="_Toc226562440"/>
            <w:bookmarkStart w:id="7108" w:name="_Toc226562971"/>
            <w:bookmarkEnd w:id="7105"/>
            <w:bookmarkEnd w:id="7106"/>
            <w:bookmarkEnd w:id="7107"/>
            <w:bookmarkEnd w:id="7108"/>
          </w:p>
        </w:tc>
        <w:tc>
          <w:tcPr>
            <w:tcW w:w="500" w:type="pct"/>
          </w:tcPr>
          <w:p w14:paraId="5EA7DC22" w14:textId="3870814F" w:rsidR="00947AD3" w:rsidRPr="00B9499D" w:rsidDel="00214087" w:rsidRDefault="00947AD3" w:rsidP="00947AD3">
            <w:pPr>
              <w:pStyle w:val="GOSTTablenorm"/>
              <w:rPr>
                <w:del w:id="7109" w:author="Щанов Александр Валентинович" w:date="2024-07-29T12:45:00Z"/>
              </w:rPr>
            </w:pPr>
            <w:del w:id="7110" w:author="Щанов Александр Валентинович" w:date="2024-07-25T14:46:00Z">
              <w:r w:rsidRPr="00B9499D" w:rsidDel="00977676">
                <w:delText>Строка</w:delText>
              </w:r>
            </w:del>
            <w:bookmarkStart w:id="7111" w:name="_Toc210318175"/>
            <w:bookmarkStart w:id="7112" w:name="_Toc210318702"/>
            <w:bookmarkStart w:id="7113" w:name="_Toc226562441"/>
            <w:bookmarkStart w:id="7114" w:name="_Toc226562972"/>
            <w:bookmarkEnd w:id="7111"/>
            <w:bookmarkEnd w:id="7112"/>
            <w:bookmarkEnd w:id="7113"/>
            <w:bookmarkEnd w:id="7114"/>
          </w:p>
        </w:tc>
        <w:tc>
          <w:tcPr>
            <w:tcW w:w="300" w:type="pct"/>
          </w:tcPr>
          <w:p w14:paraId="68B4DB31" w14:textId="3C3BD3C3" w:rsidR="00947AD3" w:rsidRPr="00B9499D" w:rsidDel="00214087" w:rsidRDefault="00947AD3" w:rsidP="00947AD3">
            <w:pPr>
              <w:pStyle w:val="GOSTTablenorm"/>
              <w:rPr>
                <w:del w:id="7115" w:author="Щанов Александр Валентинович" w:date="2024-07-29T12:45:00Z"/>
              </w:rPr>
            </w:pPr>
            <w:del w:id="7116" w:author="Щанов Александр Валентинович" w:date="2024-07-25T14:46:00Z">
              <w:r w:rsidRPr="00B9499D" w:rsidDel="00977676">
                <w:delText>Да</w:delText>
              </w:r>
            </w:del>
            <w:bookmarkStart w:id="7117" w:name="_Toc210318176"/>
            <w:bookmarkStart w:id="7118" w:name="_Toc210318703"/>
            <w:bookmarkStart w:id="7119" w:name="_Toc226562442"/>
            <w:bookmarkStart w:id="7120" w:name="_Toc226562973"/>
            <w:bookmarkEnd w:id="7117"/>
            <w:bookmarkEnd w:id="7118"/>
            <w:bookmarkEnd w:id="7119"/>
            <w:bookmarkEnd w:id="7120"/>
          </w:p>
        </w:tc>
        <w:tc>
          <w:tcPr>
            <w:tcW w:w="315" w:type="pct"/>
          </w:tcPr>
          <w:p w14:paraId="7D49D4A4" w14:textId="19B30735" w:rsidR="00947AD3" w:rsidRPr="00B9499D" w:rsidDel="00214087" w:rsidRDefault="00947AD3" w:rsidP="00947AD3">
            <w:pPr>
              <w:pStyle w:val="GOSTTablenorm"/>
              <w:rPr>
                <w:del w:id="7121" w:author="Щанов Александр Валентинович" w:date="2024-07-29T12:45:00Z"/>
              </w:rPr>
            </w:pPr>
            <w:del w:id="7122" w:author="Щанов Александр Валентинович" w:date="2024-07-25T14:46:00Z">
              <w:r w:rsidRPr="00B9499D" w:rsidDel="00977676">
                <w:delText>=1</w:delText>
              </w:r>
            </w:del>
            <w:bookmarkStart w:id="7123" w:name="_Toc210318177"/>
            <w:bookmarkStart w:id="7124" w:name="_Toc210318704"/>
            <w:bookmarkStart w:id="7125" w:name="_Toc226562443"/>
            <w:bookmarkStart w:id="7126" w:name="_Toc226562974"/>
            <w:bookmarkEnd w:id="7123"/>
            <w:bookmarkEnd w:id="7124"/>
            <w:bookmarkEnd w:id="7125"/>
            <w:bookmarkEnd w:id="7126"/>
          </w:p>
        </w:tc>
        <w:tc>
          <w:tcPr>
            <w:tcW w:w="2035" w:type="pct"/>
          </w:tcPr>
          <w:p w14:paraId="146FA2B9" w14:textId="042831C2" w:rsidR="00947AD3" w:rsidRPr="004F5489" w:rsidDel="00977676" w:rsidRDefault="00947AD3" w:rsidP="00947AD3">
            <w:pPr>
              <w:pStyle w:val="GOSTTablenorm"/>
              <w:rPr>
                <w:del w:id="7127" w:author="Щанов Александр Валентинович" w:date="2024-07-25T14:46:00Z"/>
              </w:rPr>
            </w:pPr>
            <w:del w:id="7128" w:author="Щанов Александр Валентинович" w:date="2024-07-25T14:46:00Z">
              <w:r w:rsidDel="00977676">
                <w:delText>Указывается значение аналитического признака «Контур» для отражения по дебету записи учета.</w:delText>
              </w:r>
              <w:bookmarkStart w:id="7129" w:name="_Toc210318178"/>
              <w:bookmarkStart w:id="7130" w:name="_Toc210318705"/>
              <w:bookmarkStart w:id="7131" w:name="_Toc226562444"/>
              <w:bookmarkStart w:id="7132" w:name="_Toc226562975"/>
              <w:bookmarkEnd w:id="7129"/>
              <w:bookmarkEnd w:id="7130"/>
              <w:bookmarkEnd w:id="7131"/>
              <w:bookmarkEnd w:id="7132"/>
            </w:del>
          </w:p>
          <w:p w14:paraId="19C25286" w14:textId="1509871E" w:rsidR="00947AD3" w:rsidRPr="00B9499D" w:rsidDel="00214087" w:rsidRDefault="00947AD3" w:rsidP="00947AD3">
            <w:pPr>
              <w:pStyle w:val="GOSTTablenorm"/>
              <w:rPr>
                <w:del w:id="7133" w:author="Щанов Александр Валентинович" w:date="2024-07-29T12:45:00Z"/>
              </w:rPr>
            </w:pPr>
            <w:del w:id="7134" w:author="Щанов Александр Валентинович" w:date="2024-07-25T14:46:00Z">
              <w:r w:rsidRPr="00B9499D" w:rsidDel="00977676">
                <w:delText>Допускается заполнение прочерком</w:delText>
              </w:r>
            </w:del>
            <w:bookmarkStart w:id="7135" w:name="_Toc210318179"/>
            <w:bookmarkStart w:id="7136" w:name="_Toc210318706"/>
            <w:bookmarkStart w:id="7137" w:name="_Toc226562445"/>
            <w:bookmarkStart w:id="7138" w:name="_Toc226562976"/>
            <w:bookmarkEnd w:id="7135"/>
            <w:bookmarkEnd w:id="7136"/>
            <w:bookmarkEnd w:id="7137"/>
            <w:bookmarkEnd w:id="7138"/>
          </w:p>
        </w:tc>
        <w:bookmarkStart w:id="7139" w:name="_Toc210318180"/>
        <w:bookmarkStart w:id="7140" w:name="_Toc210318707"/>
        <w:bookmarkStart w:id="7141" w:name="_Toc226562446"/>
        <w:bookmarkStart w:id="7142" w:name="_Toc226562977"/>
        <w:bookmarkEnd w:id="7139"/>
        <w:bookmarkEnd w:id="7140"/>
        <w:bookmarkEnd w:id="7141"/>
        <w:bookmarkEnd w:id="7142"/>
      </w:tr>
      <w:tr w:rsidR="00947AD3" w:rsidRPr="00B9499D" w:rsidDel="00214087" w14:paraId="415FF33D" w14:textId="18340BC9" w:rsidTr="00BB1586">
        <w:trPr>
          <w:del w:id="7143" w:author="Щанов Александр Валентинович" w:date="2024-07-29T12:45:00Z"/>
        </w:trPr>
        <w:tc>
          <w:tcPr>
            <w:tcW w:w="1100" w:type="pct"/>
          </w:tcPr>
          <w:p w14:paraId="34939A01" w14:textId="402E3A54" w:rsidR="00947AD3" w:rsidRPr="00B9499D" w:rsidDel="00214087" w:rsidRDefault="00947AD3" w:rsidP="00947AD3">
            <w:pPr>
              <w:pStyle w:val="GOSTTablenorm"/>
              <w:rPr>
                <w:del w:id="7144" w:author="Щанов Александр Валентинович" w:date="2024-07-29T12:45:00Z"/>
              </w:rPr>
            </w:pPr>
            <w:del w:id="7145" w:author="Щанов Александр Валентинович" w:date="2024-07-25T14:46:00Z">
              <w:r w:rsidRPr="00B9499D" w:rsidDel="00977676">
                <w:delText>Контур по Кт</w:delText>
              </w:r>
            </w:del>
            <w:bookmarkStart w:id="7146" w:name="_Toc210318181"/>
            <w:bookmarkStart w:id="7147" w:name="_Toc210318708"/>
            <w:bookmarkStart w:id="7148" w:name="_Toc226562447"/>
            <w:bookmarkStart w:id="7149" w:name="_Toc226562978"/>
            <w:bookmarkEnd w:id="7146"/>
            <w:bookmarkEnd w:id="7147"/>
            <w:bookmarkEnd w:id="7148"/>
            <w:bookmarkEnd w:id="7149"/>
          </w:p>
        </w:tc>
        <w:tc>
          <w:tcPr>
            <w:tcW w:w="750" w:type="pct"/>
          </w:tcPr>
          <w:p w14:paraId="1D87D50F" w14:textId="5CDFC2B3" w:rsidR="00947AD3" w:rsidRPr="00B9499D" w:rsidDel="00214087" w:rsidRDefault="00947AD3" w:rsidP="00947AD3">
            <w:pPr>
              <w:pStyle w:val="GOSTTablenorm"/>
              <w:rPr>
                <w:del w:id="7150" w:author="Щанов Александр Валентинович" w:date="2024-07-29T12:45:00Z"/>
              </w:rPr>
            </w:pPr>
            <w:del w:id="7151" w:author="Щанов Александр Валентинович" w:date="2024-07-25T14:46:00Z">
              <w:r w:rsidRPr="00A71881" w:rsidDel="00977676">
                <w:rPr>
                  <w:b/>
                  <w:bCs/>
                  <w:szCs w:val="22"/>
                </w:rPr>
                <w:delText>T0504833:</w:delText>
              </w:r>
              <w:r w:rsidRPr="00B9499D" w:rsidDel="00977676">
                <w:delText>CT_Cnt</w:delText>
              </w:r>
            </w:del>
            <w:bookmarkStart w:id="7152" w:name="_Toc210318182"/>
            <w:bookmarkStart w:id="7153" w:name="_Toc210318709"/>
            <w:bookmarkStart w:id="7154" w:name="_Toc226562448"/>
            <w:bookmarkStart w:id="7155" w:name="_Toc226562979"/>
            <w:bookmarkEnd w:id="7152"/>
            <w:bookmarkEnd w:id="7153"/>
            <w:bookmarkEnd w:id="7154"/>
            <w:bookmarkEnd w:id="7155"/>
          </w:p>
        </w:tc>
        <w:tc>
          <w:tcPr>
            <w:tcW w:w="500" w:type="pct"/>
          </w:tcPr>
          <w:p w14:paraId="7F0558DE" w14:textId="3B7E3C7D" w:rsidR="00947AD3" w:rsidRPr="00B9499D" w:rsidDel="00214087" w:rsidRDefault="00947AD3" w:rsidP="00947AD3">
            <w:pPr>
              <w:pStyle w:val="GOSTTablenorm"/>
              <w:rPr>
                <w:del w:id="7156" w:author="Щанов Александр Валентинович" w:date="2024-07-29T12:45:00Z"/>
              </w:rPr>
            </w:pPr>
            <w:del w:id="7157" w:author="Щанов Александр Валентинович" w:date="2024-07-25T14:46:00Z">
              <w:r w:rsidRPr="00B9499D" w:rsidDel="00977676">
                <w:delText>Строка</w:delText>
              </w:r>
            </w:del>
            <w:bookmarkStart w:id="7158" w:name="_Toc210318183"/>
            <w:bookmarkStart w:id="7159" w:name="_Toc210318710"/>
            <w:bookmarkStart w:id="7160" w:name="_Toc226562449"/>
            <w:bookmarkStart w:id="7161" w:name="_Toc226562980"/>
            <w:bookmarkEnd w:id="7158"/>
            <w:bookmarkEnd w:id="7159"/>
            <w:bookmarkEnd w:id="7160"/>
            <w:bookmarkEnd w:id="7161"/>
          </w:p>
        </w:tc>
        <w:tc>
          <w:tcPr>
            <w:tcW w:w="300" w:type="pct"/>
          </w:tcPr>
          <w:p w14:paraId="0B2F343D" w14:textId="5186EC63" w:rsidR="00947AD3" w:rsidRPr="00B9499D" w:rsidDel="00214087" w:rsidRDefault="00947AD3" w:rsidP="00947AD3">
            <w:pPr>
              <w:pStyle w:val="GOSTTablenorm"/>
              <w:rPr>
                <w:del w:id="7162" w:author="Щанов Александр Валентинович" w:date="2024-07-29T12:45:00Z"/>
              </w:rPr>
            </w:pPr>
            <w:del w:id="7163" w:author="Щанов Александр Валентинович" w:date="2024-07-25T14:46:00Z">
              <w:r w:rsidRPr="00B9499D" w:rsidDel="00977676">
                <w:delText>Да</w:delText>
              </w:r>
            </w:del>
            <w:bookmarkStart w:id="7164" w:name="_Toc210318184"/>
            <w:bookmarkStart w:id="7165" w:name="_Toc210318711"/>
            <w:bookmarkStart w:id="7166" w:name="_Toc226562450"/>
            <w:bookmarkStart w:id="7167" w:name="_Toc226562981"/>
            <w:bookmarkEnd w:id="7164"/>
            <w:bookmarkEnd w:id="7165"/>
            <w:bookmarkEnd w:id="7166"/>
            <w:bookmarkEnd w:id="7167"/>
          </w:p>
        </w:tc>
        <w:tc>
          <w:tcPr>
            <w:tcW w:w="315" w:type="pct"/>
          </w:tcPr>
          <w:p w14:paraId="2CF3B7BE" w14:textId="457077B6" w:rsidR="00947AD3" w:rsidRPr="00B9499D" w:rsidDel="00214087" w:rsidRDefault="00947AD3" w:rsidP="00947AD3">
            <w:pPr>
              <w:pStyle w:val="GOSTTablenorm"/>
              <w:rPr>
                <w:del w:id="7168" w:author="Щанов Александр Валентинович" w:date="2024-07-29T12:45:00Z"/>
              </w:rPr>
            </w:pPr>
            <w:del w:id="7169" w:author="Щанов Александр Валентинович" w:date="2024-07-25T14:46:00Z">
              <w:r w:rsidRPr="00B9499D" w:rsidDel="00977676">
                <w:delText>=1</w:delText>
              </w:r>
            </w:del>
            <w:bookmarkStart w:id="7170" w:name="_Toc210318185"/>
            <w:bookmarkStart w:id="7171" w:name="_Toc210318712"/>
            <w:bookmarkStart w:id="7172" w:name="_Toc226562451"/>
            <w:bookmarkStart w:id="7173" w:name="_Toc226562982"/>
            <w:bookmarkEnd w:id="7170"/>
            <w:bookmarkEnd w:id="7171"/>
            <w:bookmarkEnd w:id="7172"/>
            <w:bookmarkEnd w:id="7173"/>
          </w:p>
        </w:tc>
        <w:tc>
          <w:tcPr>
            <w:tcW w:w="2035" w:type="pct"/>
          </w:tcPr>
          <w:p w14:paraId="1CDCB49D" w14:textId="513DFFC6" w:rsidR="00947AD3" w:rsidDel="00977676" w:rsidRDefault="00947AD3" w:rsidP="00947AD3">
            <w:pPr>
              <w:pStyle w:val="GOSTTablenorm"/>
              <w:rPr>
                <w:del w:id="7174" w:author="Щанов Александр Валентинович" w:date="2024-07-25T14:46:00Z"/>
              </w:rPr>
            </w:pPr>
            <w:del w:id="7175" w:author="Щанов Александр Валентинович" w:date="2024-07-25T14:46:00Z">
              <w:r w:rsidDel="00977676">
                <w:delText>Указывается значение аналитического признака «Контур» для от</w:delText>
              </w:r>
              <w:r w:rsidDel="00977676">
                <w:lastRenderedPageBreak/>
                <w:delText>ражения по кредиту записи учета.</w:delText>
              </w:r>
              <w:bookmarkStart w:id="7176" w:name="_Toc210318186"/>
              <w:bookmarkStart w:id="7177" w:name="_Toc210318713"/>
              <w:bookmarkStart w:id="7178" w:name="_Toc226562452"/>
              <w:bookmarkStart w:id="7179" w:name="_Toc226562983"/>
              <w:bookmarkEnd w:id="7176"/>
              <w:bookmarkEnd w:id="7177"/>
              <w:bookmarkEnd w:id="7178"/>
              <w:bookmarkEnd w:id="7179"/>
            </w:del>
          </w:p>
          <w:p w14:paraId="5A09B48A" w14:textId="528A2180" w:rsidR="00947AD3" w:rsidRPr="00B9499D" w:rsidDel="00214087" w:rsidRDefault="00947AD3" w:rsidP="00947AD3">
            <w:pPr>
              <w:pStyle w:val="GOSTTablenorm"/>
              <w:rPr>
                <w:del w:id="7180" w:author="Щанов Александр Валентинович" w:date="2024-07-29T12:45:00Z"/>
              </w:rPr>
            </w:pPr>
            <w:del w:id="7181" w:author="Щанов Александр Валентинович" w:date="2024-07-25T14:46:00Z">
              <w:r w:rsidRPr="00B9499D" w:rsidDel="00977676">
                <w:delText>Допускается заполнение прочерком</w:delText>
              </w:r>
            </w:del>
            <w:bookmarkStart w:id="7182" w:name="_Toc210318187"/>
            <w:bookmarkStart w:id="7183" w:name="_Toc210318714"/>
            <w:bookmarkStart w:id="7184" w:name="_Toc226562453"/>
            <w:bookmarkStart w:id="7185" w:name="_Toc226562984"/>
            <w:bookmarkEnd w:id="7182"/>
            <w:bookmarkEnd w:id="7183"/>
            <w:bookmarkEnd w:id="7184"/>
            <w:bookmarkEnd w:id="7185"/>
          </w:p>
        </w:tc>
        <w:bookmarkStart w:id="7186" w:name="_Toc210318188"/>
        <w:bookmarkStart w:id="7187" w:name="_Toc210318715"/>
        <w:bookmarkStart w:id="7188" w:name="_Toc226562454"/>
        <w:bookmarkStart w:id="7189" w:name="_Toc226562985"/>
        <w:bookmarkEnd w:id="7186"/>
        <w:bookmarkEnd w:id="7187"/>
        <w:bookmarkEnd w:id="7188"/>
        <w:bookmarkEnd w:id="7189"/>
      </w:tr>
      <w:tr w:rsidR="00947AD3" w:rsidRPr="00B9499D" w:rsidDel="00214087" w14:paraId="5482C04D" w14:textId="4A6CCA4A" w:rsidTr="00BB1586">
        <w:trPr>
          <w:del w:id="7190" w:author="Щанов Александр Валентинович" w:date="2024-07-29T12:45:00Z"/>
        </w:trPr>
        <w:tc>
          <w:tcPr>
            <w:tcW w:w="1100" w:type="pct"/>
          </w:tcPr>
          <w:p w14:paraId="19035496" w14:textId="792E8BC7" w:rsidR="00947AD3" w:rsidRPr="00EE4072" w:rsidDel="00214087" w:rsidRDefault="00947AD3" w:rsidP="00947AD3">
            <w:pPr>
              <w:pStyle w:val="GOSTTablenorm"/>
              <w:rPr>
                <w:del w:id="7191" w:author="Щанов Александр Валентинович" w:date="2024-07-29T12:45:00Z"/>
              </w:rPr>
            </w:pPr>
            <w:del w:id="7192" w:author="Щанов Александр Валентинович" w:date="2024-07-25T14:46:00Z">
              <w:r w:rsidRPr="00EE4072" w:rsidDel="00977676">
                <w:lastRenderedPageBreak/>
                <w:delText>Лицевой счет по Дт</w:delText>
              </w:r>
            </w:del>
            <w:bookmarkStart w:id="7193" w:name="_Toc210318189"/>
            <w:bookmarkStart w:id="7194" w:name="_Toc210318716"/>
            <w:bookmarkStart w:id="7195" w:name="_Toc226562455"/>
            <w:bookmarkStart w:id="7196" w:name="_Toc226562986"/>
            <w:bookmarkEnd w:id="7193"/>
            <w:bookmarkEnd w:id="7194"/>
            <w:bookmarkEnd w:id="7195"/>
            <w:bookmarkEnd w:id="7196"/>
          </w:p>
        </w:tc>
        <w:tc>
          <w:tcPr>
            <w:tcW w:w="750" w:type="pct"/>
          </w:tcPr>
          <w:p w14:paraId="2FD0C7C6" w14:textId="1CF69ECF" w:rsidR="00947AD3" w:rsidRPr="00EE4072" w:rsidDel="00214087" w:rsidRDefault="00947AD3" w:rsidP="00947AD3">
            <w:pPr>
              <w:pStyle w:val="GOSTTablenorm"/>
              <w:rPr>
                <w:del w:id="7197" w:author="Щанов Александр Валентинович" w:date="2024-07-29T12:45:00Z"/>
              </w:rPr>
            </w:pPr>
            <w:del w:id="7198" w:author="Щанов Александр Валентинович" w:date="2024-07-25T14:46:00Z">
              <w:r w:rsidRPr="00A71881" w:rsidDel="00977676">
                <w:rPr>
                  <w:b/>
                  <w:bCs/>
                  <w:szCs w:val="22"/>
                </w:rPr>
                <w:delText>T0504833:</w:delText>
              </w:r>
              <w:r w:rsidRPr="00EE4072" w:rsidDel="00977676">
                <w:delText>DT_LS</w:delText>
              </w:r>
            </w:del>
            <w:bookmarkStart w:id="7199" w:name="_Toc210318190"/>
            <w:bookmarkStart w:id="7200" w:name="_Toc210318717"/>
            <w:bookmarkStart w:id="7201" w:name="_Toc226562456"/>
            <w:bookmarkStart w:id="7202" w:name="_Toc226562987"/>
            <w:bookmarkEnd w:id="7199"/>
            <w:bookmarkEnd w:id="7200"/>
            <w:bookmarkEnd w:id="7201"/>
            <w:bookmarkEnd w:id="7202"/>
          </w:p>
        </w:tc>
        <w:tc>
          <w:tcPr>
            <w:tcW w:w="500" w:type="pct"/>
          </w:tcPr>
          <w:p w14:paraId="778CC321" w14:textId="2BF9697E" w:rsidR="00947AD3" w:rsidRPr="00EE4072" w:rsidDel="00214087" w:rsidRDefault="00947AD3" w:rsidP="00947AD3">
            <w:pPr>
              <w:pStyle w:val="GOSTTablenorm"/>
              <w:rPr>
                <w:del w:id="7203" w:author="Щанов Александр Валентинович" w:date="2024-07-29T12:45:00Z"/>
              </w:rPr>
            </w:pPr>
            <w:del w:id="7204" w:author="Щанов Александр Валентинович" w:date="2024-07-25T14:46:00Z">
              <w:r w:rsidRPr="00EE4072" w:rsidDel="00977676">
                <w:delText>Строка</w:delText>
              </w:r>
            </w:del>
            <w:bookmarkStart w:id="7205" w:name="_Toc210318191"/>
            <w:bookmarkStart w:id="7206" w:name="_Toc210318718"/>
            <w:bookmarkStart w:id="7207" w:name="_Toc226562457"/>
            <w:bookmarkStart w:id="7208" w:name="_Toc226562988"/>
            <w:bookmarkEnd w:id="7205"/>
            <w:bookmarkEnd w:id="7206"/>
            <w:bookmarkEnd w:id="7207"/>
            <w:bookmarkEnd w:id="7208"/>
          </w:p>
        </w:tc>
        <w:tc>
          <w:tcPr>
            <w:tcW w:w="300" w:type="pct"/>
          </w:tcPr>
          <w:p w14:paraId="6E26BEC6" w14:textId="291C775C" w:rsidR="00947AD3" w:rsidRPr="00EE4072" w:rsidDel="00214087" w:rsidRDefault="00947AD3" w:rsidP="00947AD3">
            <w:pPr>
              <w:pStyle w:val="GOSTTablenorm"/>
              <w:rPr>
                <w:del w:id="7209" w:author="Щанов Александр Валентинович" w:date="2024-07-29T12:45:00Z"/>
              </w:rPr>
            </w:pPr>
            <w:del w:id="7210" w:author="Щанов Александр Валентинович" w:date="2024-07-25T14:46:00Z">
              <w:r w:rsidRPr="00EE4072" w:rsidDel="00977676">
                <w:delText>Да</w:delText>
              </w:r>
            </w:del>
            <w:bookmarkStart w:id="7211" w:name="_Toc210318192"/>
            <w:bookmarkStart w:id="7212" w:name="_Toc210318719"/>
            <w:bookmarkStart w:id="7213" w:name="_Toc226562458"/>
            <w:bookmarkStart w:id="7214" w:name="_Toc226562989"/>
            <w:bookmarkEnd w:id="7211"/>
            <w:bookmarkEnd w:id="7212"/>
            <w:bookmarkEnd w:id="7213"/>
            <w:bookmarkEnd w:id="7214"/>
          </w:p>
        </w:tc>
        <w:tc>
          <w:tcPr>
            <w:tcW w:w="315" w:type="pct"/>
          </w:tcPr>
          <w:p w14:paraId="5F71A073" w14:textId="78FD069C" w:rsidR="00947AD3" w:rsidRPr="00EE4072" w:rsidDel="00214087" w:rsidRDefault="00947AD3" w:rsidP="00947AD3">
            <w:pPr>
              <w:pStyle w:val="GOSTTablenorm"/>
              <w:rPr>
                <w:del w:id="7215" w:author="Щанов Александр Валентинович" w:date="2024-07-29T12:45:00Z"/>
              </w:rPr>
            </w:pPr>
            <w:del w:id="7216" w:author="Щанов Александр Валентинович" w:date="2024-07-25T14:46:00Z">
              <w:r w:rsidRPr="00EE4072" w:rsidDel="00977676">
                <w:delText>&lt;=20</w:delText>
              </w:r>
            </w:del>
            <w:bookmarkStart w:id="7217" w:name="_Toc210318193"/>
            <w:bookmarkStart w:id="7218" w:name="_Toc210318720"/>
            <w:bookmarkStart w:id="7219" w:name="_Toc226562459"/>
            <w:bookmarkStart w:id="7220" w:name="_Toc226562990"/>
            <w:bookmarkEnd w:id="7217"/>
            <w:bookmarkEnd w:id="7218"/>
            <w:bookmarkEnd w:id="7219"/>
            <w:bookmarkEnd w:id="7220"/>
          </w:p>
        </w:tc>
        <w:tc>
          <w:tcPr>
            <w:tcW w:w="2035" w:type="pct"/>
          </w:tcPr>
          <w:p w14:paraId="2525329F" w14:textId="203941AE" w:rsidR="00947AD3" w:rsidRPr="00EE4072" w:rsidDel="00977676" w:rsidRDefault="00947AD3" w:rsidP="00947AD3">
            <w:pPr>
              <w:pStyle w:val="GOSTTablenorm"/>
              <w:rPr>
                <w:del w:id="7221" w:author="Щанов Александр Валентинович" w:date="2024-07-25T14:46:00Z"/>
              </w:rPr>
            </w:pPr>
            <w:del w:id="7222" w:author="Щанов Александр Валентинович" w:date="2024-07-25T14:46:00Z">
              <w:r w:rsidRPr="00EE4072" w:rsidDel="00977676">
                <w:delText>Указывается значение аналитического признака «ЛС» (Лицевой счет) для отражения по дебету записи учета.</w:delText>
              </w:r>
              <w:bookmarkStart w:id="7223" w:name="_Toc210318194"/>
              <w:bookmarkStart w:id="7224" w:name="_Toc210318721"/>
              <w:bookmarkStart w:id="7225" w:name="_Toc226562460"/>
              <w:bookmarkStart w:id="7226" w:name="_Toc226562991"/>
              <w:bookmarkEnd w:id="7223"/>
              <w:bookmarkEnd w:id="7224"/>
              <w:bookmarkEnd w:id="7225"/>
              <w:bookmarkEnd w:id="7226"/>
            </w:del>
          </w:p>
          <w:p w14:paraId="1F13C53F" w14:textId="4F9962B6" w:rsidR="00947AD3" w:rsidRPr="00EE4072" w:rsidDel="00214087" w:rsidRDefault="00947AD3" w:rsidP="00947AD3">
            <w:pPr>
              <w:pStyle w:val="GOSTTablenorm"/>
              <w:rPr>
                <w:del w:id="7227" w:author="Щанов Александр Валентинович" w:date="2024-07-29T12:45:00Z"/>
              </w:rPr>
            </w:pPr>
            <w:del w:id="7228" w:author="Щанов Александр Валентинович" w:date="2024-07-25T14:46:00Z">
              <w:r w:rsidRPr="00EE4072" w:rsidDel="00977676">
                <w:delText>Допускается заполнение прочерком</w:delText>
              </w:r>
            </w:del>
            <w:bookmarkStart w:id="7229" w:name="_Toc210318195"/>
            <w:bookmarkStart w:id="7230" w:name="_Toc210318722"/>
            <w:bookmarkStart w:id="7231" w:name="_Toc226562461"/>
            <w:bookmarkStart w:id="7232" w:name="_Toc226562992"/>
            <w:bookmarkEnd w:id="7229"/>
            <w:bookmarkEnd w:id="7230"/>
            <w:bookmarkEnd w:id="7231"/>
            <w:bookmarkEnd w:id="7232"/>
          </w:p>
        </w:tc>
        <w:bookmarkStart w:id="7233" w:name="_Toc210318196"/>
        <w:bookmarkStart w:id="7234" w:name="_Toc210318723"/>
        <w:bookmarkStart w:id="7235" w:name="_Toc226562462"/>
        <w:bookmarkStart w:id="7236" w:name="_Toc226562993"/>
        <w:bookmarkEnd w:id="7233"/>
        <w:bookmarkEnd w:id="7234"/>
        <w:bookmarkEnd w:id="7235"/>
        <w:bookmarkEnd w:id="7236"/>
      </w:tr>
      <w:tr w:rsidR="00947AD3" w:rsidRPr="00B9499D" w:rsidDel="00214087" w14:paraId="12955A66" w14:textId="7358DDE6" w:rsidTr="00BB1586">
        <w:trPr>
          <w:del w:id="7237" w:author="Щанов Александр Валентинович" w:date="2024-07-29T12:45:00Z"/>
        </w:trPr>
        <w:tc>
          <w:tcPr>
            <w:tcW w:w="1100" w:type="pct"/>
          </w:tcPr>
          <w:p w14:paraId="37182F94" w14:textId="793D9B66" w:rsidR="00947AD3" w:rsidRPr="00EE4072" w:rsidDel="00214087" w:rsidRDefault="00947AD3" w:rsidP="00947AD3">
            <w:pPr>
              <w:pStyle w:val="GOSTTablenorm"/>
              <w:rPr>
                <w:del w:id="7238" w:author="Щанов Александр Валентинович" w:date="2024-07-29T12:45:00Z"/>
              </w:rPr>
            </w:pPr>
            <w:del w:id="7239" w:author="Щанов Александр Валентинович" w:date="2024-07-25T14:46:00Z">
              <w:r w:rsidRPr="00EE4072" w:rsidDel="00977676">
                <w:delText>Лицевой счет по Кт</w:delText>
              </w:r>
            </w:del>
            <w:bookmarkStart w:id="7240" w:name="_Toc210318197"/>
            <w:bookmarkStart w:id="7241" w:name="_Toc210318724"/>
            <w:bookmarkStart w:id="7242" w:name="_Toc226562463"/>
            <w:bookmarkStart w:id="7243" w:name="_Toc226562994"/>
            <w:bookmarkEnd w:id="7240"/>
            <w:bookmarkEnd w:id="7241"/>
            <w:bookmarkEnd w:id="7242"/>
            <w:bookmarkEnd w:id="7243"/>
          </w:p>
        </w:tc>
        <w:tc>
          <w:tcPr>
            <w:tcW w:w="750" w:type="pct"/>
          </w:tcPr>
          <w:p w14:paraId="35E5FFEE" w14:textId="7369A1F3" w:rsidR="00947AD3" w:rsidRPr="00EE4072" w:rsidDel="00214087" w:rsidRDefault="00947AD3" w:rsidP="00947AD3">
            <w:pPr>
              <w:pStyle w:val="GOSTTablenorm"/>
              <w:rPr>
                <w:del w:id="7244" w:author="Щанов Александр Валентинович" w:date="2024-07-29T12:45:00Z"/>
              </w:rPr>
            </w:pPr>
            <w:del w:id="7245" w:author="Щанов Александр Валентинович" w:date="2024-07-25T14:46:00Z">
              <w:r w:rsidRPr="00A71881" w:rsidDel="00977676">
                <w:rPr>
                  <w:b/>
                  <w:bCs/>
                  <w:szCs w:val="22"/>
                </w:rPr>
                <w:delText>T0504833:</w:delText>
              </w:r>
              <w:r w:rsidRPr="00EE4072" w:rsidDel="00977676">
                <w:delText>CT_LS</w:delText>
              </w:r>
            </w:del>
            <w:bookmarkStart w:id="7246" w:name="_Toc210318198"/>
            <w:bookmarkStart w:id="7247" w:name="_Toc210318725"/>
            <w:bookmarkStart w:id="7248" w:name="_Toc226562464"/>
            <w:bookmarkStart w:id="7249" w:name="_Toc226562995"/>
            <w:bookmarkEnd w:id="7246"/>
            <w:bookmarkEnd w:id="7247"/>
            <w:bookmarkEnd w:id="7248"/>
            <w:bookmarkEnd w:id="7249"/>
          </w:p>
        </w:tc>
        <w:tc>
          <w:tcPr>
            <w:tcW w:w="500" w:type="pct"/>
          </w:tcPr>
          <w:p w14:paraId="53982C05" w14:textId="095C19B7" w:rsidR="00947AD3" w:rsidRPr="00EE4072" w:rsidDel="00214087" w:rsidRDefault="00947AD3" w:rsidP="00947AD3">
            <w:pPr>
              <w:pStyle w:val="GOSTTablenorm"/>
              <w:rPr>
                <w:del w:id="7250" w:author="Щанов Александр Валентинович" w:date="2024-07-29T12:45:00Z"/>
              </w:rPr>
            </w:pPr>
            <w:del w:id="7251" w:author="Щанов Александр Валентинович" w:date="2024-07-25T14:46:00Z">
              <w:r w:rsidRPr="00EE4072" w:rsidDel="00977676">
                <w:delText>Строка</w:delText>
              </w:r>
            </w:del>
            <w:bookmarkStart w:id="7252" w:name="_Toc210318199"/>
            <w:bookmarkStart w:id="7253" w:name="_Toc210318726"/>
            <w:bookmarkStart w:id="7254" w:name="_Toc226562465"/>
            <w:bookmarkStart w:id="7255" w:name="_Toc226562996"/>
            <w:bookmarkEnd w:id="7252"/>
            <w:bookmarkEnd w:id="7253"/>
            <w:bookmarkEnd w:id="7254"/>
            <w:bookmarkEnd w:id="7255"/>
          </w:p>
        </w:tc>
        <w:tc>
          <w:tcPr>
            <w:tcW w:w="300" w:type="pct"/>
          </w:tcPr>
          <w:p w14:paraId="0FDD9E80" w14:textId="6BA2127E" w:rsidR="00947AD3" w:rsidRPr="00EE4072" w:rsidDel="00214087" w:rsidRDefault="00947AD3" w:rsidP="00947AD3">
            <w:pPr>
              <w:pStyle w:val="GOSTTablenorm"/>
              <w:rPr>
                <w:del w:id="7256" w:author="Щанов Александр Валентинович" w:date="2024-07-29T12:45:00Z"/>
              </w:rPr>
            </w:pPr>
            <w:del w:id="7257" w:author="Щанов Александр Валентинович" w:date="2024-07-25T14:46:00Z">
              <w:r w:rsidRPr="00EE4072" w:rsidDel="00977676">
                <w:delText>Да</w:delText>
              </w:r>
            </w:del>
            <w:bookmarkStart w:id="7258" w:name="_Toc210318200"/>
            <w:bookmarkStart w:id="7259" w:name="_Toc210318727"/>
            <w:bookmarkStart w:id="7260" w:name="_Toc226562466"/>
            <w:bookmarkStart w:id="7261" w:name="_Toc226562997"/>
            <w:bookmarkEnd w:id="7258"/>
            <w:bookmarkEnd w:id="7259"/>
            <w:bookmarkEnd w:id="7260"/>
            <w:bookmarkEnd w:id="7261"/>
          </w:p>
        </w:tc>
        <w:tc>
          <w:tcPr>
            <w:tcW w:w="315" w:type="pct"/>
          </w:tcPr>
          <w:p w14:paraId="44165071" w14:textId="47B19343" w:rsidR="00947AD3" w:rsidRPr="00EE4072" w:rsidDel="00214087" w:rsidRDefault="00947AD3" w:rsidP="00947AD3">
            <w:pPr>
              <w:pStyle w:val="GOSTTablenorm"/>
              <w:rPr>
                <w:del w:id="7262" w:author="Щанов Александр Валентинович" w:date="2024-07-29T12:45:00Z"/>
              </w:rPr>
            </w:pPr>
            <w:del w:id="7263" w:author="Щанов Александр Валентинович" w:date="2024-07-25T14:46:00Z">
              <w:r w:rsidRPr="00EE4072" w:rsidDel="00977676">
                <w:delText>&lt;=20</w:delText>
              </w:r>
            </w:del>
            <w:bookmarkStart w:id="7264" w:name="_Toc210318201"/>
            <w:bookmarkStart w:id="7265" w:name="_Toc210318728"/>
            <w:bookmarkStart w:id="7266" w:name="_Toc226562467"/>
            <w:bookmarkStart w:id="7267" w:name="_Toc226562998"/>
            <w:bookmarkEnd w:id="7264"/>
            <w:bookmarkEnd w:id="7265"/>
            <w:bookmarkEnd w:id="7266"/>
            <w:bookmarkEnd w:id="7267"/>
          </w:p>
        </w:tc>
        <w:tc>
          <w:tcPr>
            <w:tcW w:w="2035" w:type="pct"/>
          </w:tcPr>
          <w:p w14:paraId="2718E4E1" w14:textId="509D7D39" w:rsidR="00947AD3" w:rsidRPr="00EE4072" w:rsidDel="00977676" w:rsidRDefault="00947AD3" w:rsidP="00947AD3">
            <w:pPr>
              <w:pStyle w:val="GOSTTablenorm"/>
              <w:rPr>
                <w:del w:id="7268" w:author="Щанов Александр Валентинович" w:date="2024-07-25T14:46:00Z"/>
              </w:rPr>
            </w:pPr>
            <w:del w:id="7269" w:author="Щанов Александр Валентинович" w:date="2024-07-25T14:46:00Z">
              <w:r w:rsidRPr="00EE4072" w:rsidDel="00977676">
                <w:delText>Указывается значение аналитического признака «ЛС» (Лицевой счет) для отражения по кредиту записи учета.</w:delText>
              </w:r>
              <w:bookmarkStart w:id="7270" w:name="_Toc210318202"/>
              <w:bookmarkStart w:id="7271" w:name="_Toc210318729"/>
              <w:bookmarkStart w:id="7272" w:name="_Toc226562468"/>
              <w:bookmarkStart w:id="7273" w:name="_Toc226562999"/>
              <w:bookmarkEnd w:id="7270"/>
              <w:bookmarkEnd w:id="7271"/>
              <w:bookmarkEnd w:id="7272"/>
              <w:bookmarkEnd w:id="7273"/>
            </w:del>
          </w:p>
          <w:p w14:paraId="01115FD0" w14:textId="44D9D1F8" w:rsidR="00947AD3" w:rsidRPr="00EE4072" w:rsidDel="00214087" w:rsidRDefault="00947AD3" w:rsidP="00947AD3">
            <w:pPr>
              <w:pStyle w:val="GOSTTablenorm"/>
              <w:rPr>
                <w:del w:id="7274" w:author="Щанов Александр Валентинович" w:date="2024-07-29T12:45:00Z"/>
              </w:rPr>
            </w:pPr>
            <w:del w:id="7275" w:author="Щанов Александр Валентинович" w:date="2024-07-25T14:46:00Z">
              <w:r w:rsidRPr="00EE4072" w:rsidDel="00977676">
                <w:delText>Допускается заполнение прочерком</w:delText>
              </w:r>
            </w:del>
            <w:bookmarkStart w:id="7276" w:name="_Toc210318203"/>
            <w:bookmarkStart w:id="7277" w:name="_Toc210318730"/>
            <w:bookmarkStart w:id="7278" w:name="_Toc226562469"/>
            <w:bookmarkStart w:id="7279" w:name="_Toc226563000"/>
            <w:bookmarkEnd w:id="7276"/>
            <w:bookmarkEnd w:id="7277"/>
            <w:bookmarkEnd w:id="7278"/>
            <w:bookmarkEnd w:id="7279"/>
          </w:p>
        </w:tc>
        <w:bookmarkStart w:id="7280" w:name="_Toc210318204"/>
        <w:bookmarkStart w:id="7281" w:name="_Toc210318731"/>
        <w:bookmarkStart w:id="7282" w:name="_Toc226562470"/>
        <w:bookmarkStart w:id="7283" w:name="_Toc226563001"/>
        <w:bookmarkEnd w:id="7280"/>
        <w:bookmarkEnd w:id="7281"/>
        <w:bookmarkEnd w:id="7282"/>
        <w:bookmarkEnd w:id="7283"/>
      </w:tr>
      <w:tr w:rsidR="00947AD3" w:rsidRPr="00B9499D" w:rsidDel="00214087" w14:paraId="4DC3AD25" w14:textId="64D0C964" w:rsidTr="00BB1586">
        <w:trPr>
          <w:del w:id="7284" w:author="Щанов Александр Валентинович" w:date="2024-07-29T12:45:00Z"/>
        </w:trPr>
        <w:tc>
          <w:tcPr>
            <w:tcW w:w="1100" w:type="pct"/>
          </w:tcPr>
          <w:p w14:paraId="06B9B880" w14:textId="13FE1B4D" w:rsidR="00947AD3" w:rsidRPr="00EE4072" w:rsidDel="00214087" w:rsidRDefault="00947AD3" w:rsidP="00947AD3">
            <w:pPr>
              <w:pStyle w:val="GOSTTablenorm"/>
              <w:rPr>
                <w:del w:id="7285" w:author="Щанов Александр Валентинович" w:date="2024-07-29T12:45:00Z"/>
              </w:rPr>
            </w:pPr>
            <w:del w:id="7286" w:author="Щанов Александр Валентинович" w:date="2024-07-25T14:46:00Z">
              <w:r w:rsidRPr="00EE4072" w:rsidDel="00977676">
                <w:delText>Подведомственное учреждение по Дт</w:delText>
              </w:r>
            </w:del>
            <w:bookmarkStart w:id="7287" w:name="_Toc210318205"/>
            <w:bookmarkStart w:id="7288" w:name="_Toc210318732"/>
            <w:bookmarkStart w:id="7289" w:name="_Toc226562471"/>
            <w:bookmarkStart w:id="7290" w:name="_Toc226563002"/>
            <w:bookmarkEnd w:id="7287"/>
            <w:bookmarkEnd w:id="7288"/>
            <w:bookmarkEnd w:id="7289"/>
            <w:bookmarkEnd w:id="7290"/>
          </w:p>
        </w:tc>
        <w:tc>
          <w:tcPr>
            <w:tcW w:w="750" w:type="pct"/>
          </w:tcPr>
          <w:p w14:paraId="1DE7C362" w14:textId="34D9185B" w:rsidR="00947AD3" w:rsidRPr="00EE4072" w:rsidDel="00214087" w:rsidRDefault="00947AD3" w:rsidP="00947AD3">
            <w:pPr>
              <w:pStyle w:val="GOSTTablenorm"/>
              <w:rPr>
                <w:del w:id="7291" w:author="Щанов Александр Валентинович" w:date="2024-07-29T12:45:00Z"/>
              </w:rPr>
            </w:pPr>
            <w:del w:id="7292" w:author="Щанов Александр Валентинович" w:date="2024-07-25T14:46:00Z">
              <w:r w:rsidRPr="00A71881" w:rsidDel="00977676">
                <w:rPr>
                  <w:b/>
                  <w:bCs/>
                  <w:szCs w:val="22"/>
                </w:rPr>
                <w:delText>T0504833:</w:delText>
              </w:r>
              <w:r w:rsidRPr="00EE4072" w:rsidDel="00977676">
                <w:delText>DT_PUCH</w:delText>
              </w:r>
            </w:del>
            <w:bookmarkStart w:id="7293" w:name="_Toc210318206"/>
            <w:bookmarkStart w:id="7294" w:name="_Toc210318733"/>
            <w:bookmarkStart w:id="7295" w:name="_Toc226562472"/>
            <w:bookmarkStart w:id="7296" w:name="_Toc226563003"/>
            <w:bookmarkEnd w:id="7293"/>
            <w:bookmarkEnd w:id="7294"/>
            <w:bookmarkEnd w:id="7295"/>
            <w:bookmarkEnd w:id="7296"/>
          </w:p>
        </w:tc>
        <w:tc>
          <w:tcPr>
            <w:tcW w:w="500" w:type="pct"/>
          </w:tcPr>
          <w:p w14:paraId="5F3F3D43" w14:textId="0C2EF216" w:rsidR="00947AD3" w:rsidRPr="00EE4072" w:rsidDel="00214087" w:rsidRDefault="00947AD3" w:rsidP="00947AD3">
            <w:pPr>
              <w:pStyle w:val="GOSTTablenorm"/>
              <w:rPr>
                <w:del w:id="7297" w:author="Щанов Александр Валентинович" w:date="2024-07-29T12:45:00Z"/>
              </w:rPr>
            </w:pPr>
            <w:del w:id="7298" w:author="Щанов Александр Валентинович" w:date="2024-07-25T14:46:00Z">
              <w:r w:rsidRPr="00EE4072" w:rsidDel="00977676">
                <w:delText>Строка</w:delText>
              </w:r>
            </w:del>
            <w:bookmarkStart w:id="7299" w:name="_Toc210318207"/>
            <w:bookmarkStart w:id="7300" w:name="_Toc210318734"/>
            <w:bookmarkStart w:id="7301" w:name="_Toc226562473"/>
            <w:bookmarkStart w:id="7302" w:name="_Toc226563004"/>
            <w:bookmarkEnd w:id="7299"/>
            <w:bookmarkEnd w:id="7300"/>
            <w:bookmarkEnd w:id="7301"/>
            <w:bookmarkEnd w:id="7302"/>
          </w:p>
        </w:tc>
        <w:tc>
          <w:tcPr>
            <w:tcW w:w="300" w:type="pct"/>
          </w:tcPr>
          <w:p w14:paraId="181E0D72" w14:textId="1AC6AA4E" w:rsidR="00947AD3" w:rsidRPr="00EE4072" w:rsidDel="00214087" w:rsidRDefault="00947AD3" w:rsidP="00947AD3">
            <w:pPr>
              <w:pStyle w:val="GOSTTablenorm"/>
              <w:rPr>
                <w:del w:id="7303" w:author="Щанов Александр Валентинович" w:date="2024-07-29T12:45:00Z"/>
              </w:rPr>
            </w:pPr>
            <w:del w:id="7304" w:author="Щанов Александр Валентинович" w:date="2024-07-25T14:46:00Z">
              <w:r w:rsidRPr="00EE4072" w:rsidDel="00977676">
                <w:delText>Да</w:delText>
              </w:r>
            </w:del>
            <w:bookmarkStart w:id="7305" w:name="_Toc210318208"/>
            <w:bookmarkStart w:id="7306" w:name="_Toc210318735"/>
            <w:bookmarkStart w:id="7307" w:name="_Toc226562474"/>
            <w:bookmarkStart w:id="7308" w:name="_Toc226563005"/>
            <w:bookmarkEnd w:id="7305"/>
            <w:bookmarkEnd w:id="7306"/>
            <w:bookmarkEnd w:id="7307"/>
            <w:bookmarkEnd w:id="7308"/>
          </w:p>
        </w:tc>
        <w:tc>
          <w:tcPr>
            <w:tcW w:w="315" w:type="pct"/>
          </w:tcPr>
          <w:p w14:paraId="53F67EF7" w14:textId="1DC9673D" w:rsidR="00947AD3" w:rsidRPr="00EE4072" w:rsidDel="00214087" w:rsidRDefault="00947AD3" w:rsidP="00947AD3">
            <w:pPr>
              <w:pStyle w:val="GOSTTablenorm"/>
              <w:rPr>
                <w:del w:id="7309" w:author="Щанов Александр Валентинович" w:date="2024-07-29T12:45:00Z"/>
              </w:rPr>
            </w:pPr>
            <w:del w:id="7310" w:author="Щанов Александр Валентинович" w:date="2024-07-25T14:46:00Z">
              <w:r w:rsidRPr="00EE4072" w:rsidDel="00977676">
                <w:delText>&lt;=25</w:delText>
              </w:r>
            </w:del>
            <w:bookmarkStart w:id="7311" w:name="_Toc210318209"/>
            <w:bookmarkStart w:id="7312" w:name="_Toc210318736"/>
            <w:bookmarkStart w:id="7313" w:name="_Toc226562475"/>
            <w:bookmarkStart w:id="7314" w:name="_Toc226563006"/>
            <w:bookmarkEnd w:id="7311"/>
            <w:bookmarkEnd w:id="7312"/>
            <w:bookmarkEnd w:id="7313"/>
            <w:bookmarkEnd w:id="7314"/>
          </w:p>
        </w:tc>
        <w:tc>
          <w:tcPr>
            <w:tcW w:w="2035" w:type="pct"/>
          </w:tcPr>
          <w:p w14:paraId="3271BE8B" w14:textId="0E214999" w:rsidR="00947AD3" w:rsidRPr="00EE4072" w:rsidDel="00977676" w:rsidRDefault="00947AD3" w:rsidP="00947AD3">
            <w:pPr>
              <w:pStyle w:val="GOSTTablenorm"/>
              <w:rPr>
                <w:del w:id="7315" w:author="Щанов Александр Валентинович" w:date="2024-07-25T14:46:00Z"/>
              </w:rPr>
            </w:pPr>
            <w:del w:id="7316" w:author="Щанов Александр Валентинович" w:date="2024-07-25T14:46:00Z">
              <w:r w:rsidRPr="00EE4072" w:rsidDel="00977676">
                <w:delText>Указывается значение аналитического признака «УБП» (Подведомственное учреждение, участник бюджетного процесса) для отражения по дебету записи учета.</w:delText>
              </w:r>
              <w:bookmarkStart w:id="7317" w:name="_Toc210318210"/>
              <w:bookmarkStart w:id="7318" w:name="_Toc210318737"/>
              <w:bookmarkStart w:id="7319" w:name="_Toc226562476"/>
              <w:bookmarkStart w:id="7320" w:name="_Toc226563007"/>
              <w:bookmarkEnd w:id="7317"/>
              <w:bookmarkEnd w:id="7318"/>
              <w:bookmarkEnd w:id="7319"/>
              <w:bookmarkEnd w:id="7320"/>
            </w:del>
          </w:p>
          <w:p w14:paraId="50A7BB27" w14:textId="2E1132A6" w:rsidR="00947AD3" w:rsidRPr="00EE4072" w:rsidDel="00214087" w:rsidRDefault="00947AD3" w:rsidP="00947AD3">
            <w:pPr>
              <w:pStyle w:val="GOSTTablenorm"/>
              <w:rPr>
                <w:del w:id="7321" w:author="Щанов Александр Валентинович" w:date="2024-07-29T12:45:00Z"/>
              </w:rPr>
            </w:pPr>
            <w:del w:id="7322" w:author="Щанов Александр Валентинович" w:date="2024-07-25T14:46:00Z">
              <w:r w:rsidRPr="00EE4072" w:rsidDel="00977676">
                <w:delText>Допускается заполнение прочерком</w:delText>
              </w:r>
            </w:del>
            <w:bookmarkStart w:id="7323" w:name="_Toc210318211"/>
            <w:bookmarkStart w:id="7324" w:name="_Toc210318738"/>
            <w:bookmarkStart w:id="7325" w:name="_Toc226562477"/>
            <w:bookmarkStart w:id="7326" w:name="_Toc226563008"/>
            <w:bookmarkEnd w:id="7323"/>
            <w:bookmarkEnd w:id="7324"/>
            <w:bookmarkEnd w:id="7325"/>
            <w:bookmarkEnd w:id="7326"/>
          </w:p>
        </w:tc>
        <w:bookmarkStart w:id="7327" w:name="_Toc210318212"/>
        <w:bookmarkStart w:id="7328" w:name="_Toc210318739"/>
        <w:bookmarkStart w:id="7329" w:name="_Toc226562478"/>
        <w:bookmarkStart w:id="7330" w:name="_Toc226563009"/>
        <w:bookmarkEnd w:id="7327"/>
        <w:bookmarkEnd w:id="7328"/>
        <w:bookmarkEnd w:id="7329"/>
        <w:bookmarkEnd w:id="7330"/>
      </w:tr>
      <w:tr w:rsidR="00947AD3" w:rsidRPr="00B9499D" w:rsidDel="00214087" w14:paraId="086821EF" w14:textId="5314EDB1" w:rsidTr="00BB1586">
        <w:trPr>
          <w:del w:id="7331" w:author="Щанов Александр Валентинович" w:date="2024-07-29T12:45:00Z"/>
        </w:trPr>
        <w:tc>
          <w:tcPr>
            <w:tcW w:w="1100" w:type="pct"/>
          </w:tcPr>
          <w:p w14:paraId="66D64672" w14:textId="2D91BFF0" w:rsidR="00947AD3" w:rsidRPr="00EE4072" w:rsidDel="00214087" w:rsidRDefault="00947AD3" w:rsidP="00947AD3">
            <w:pPr>
              <w:pStyle w:val="GOSTTablenorm"/>
              <w:rPr>
                <w:del w:id="7332" w:author="Щанов Александр Валентинович" w:date="2024-07-29T12:45:00Z"/>
              </w:rPr>
            </w:pPr>
            <w:del w:id="7333" w:author="Щанов Александр Валентинович" w:date="2024-07-25T14:46:00Z">
              <w:r w:rsidRPr="00EE4072" w:rsidDel="00977676">
                <w:delText>Подведомственное учреждение по Кт</w:delText>
              </w:r>
            </w:del>
            <w:bookmarkStart w:id="7334" w:name="_Toc210318213"/>
            <w:bookmarkStart w:id="7335" w:name="_Toc210318740"/>
            <w:bookmarkStart w:id="7336" w:name="_Toc226562479"/>
            <w:bookmarkStart w:id="7337" w:name="_Toc226563010"/>
            <w:bookmarkEnd w:id="7334"/>
            <w:bookmarkEnd w:id="7335"/>
            <w:bookmarkEnd w:id="7336"/>
            <w:bookmarkEnd w:id="7337"/>
          </w:p>
        </w:tc>
        <w:tc>
          <w:tcPr>
            <w:tcW w:w="750" w:type="pct"/>
          </w:tcPr>
          <w:p w14:paraId="455973BB" w14:textId="14668D06" w:rsidR="00947AD3" w:rsidRPr="00EE4072" w:rsidDel="00214087" w:rsidRDefault="00947AD3" w:rsidP="00947AD3">
            <w:pPr>
              <w:pStyle w:val="GOSTTablenorm"/>
              <w:rPr>
                <w:del w:id="7338" w:author="Щанов Александр Валентинович" w:date="2024-07-29T12:45:00Z"/>
              </w:rPr>
            </w:pPr>
            <w:del w:id="7339" w:author="Щанов Александр Валентинович" w:date="2024-07-25T14:46:00Z">
              <w:r w:rsidRPr="00A71881" w:rsidDel="00977676">
                <w:rPr>
                  <w:b/>
                  <w:bCs/>
                  <w:szCs w:val="22"/>
                </w:rPr>
                <w:delText>T0504833:</w:delText>
              </w:r>
              <w:r w:rsidRPr="00EE4072" w:rsidDel="00977676">
                <w:delText>CT_PUCH</w:delText>
              </w:r>
            </w:del>
            <w:bookmarkStart w:id="7340" w:name="_Toc210318214"/>
            <w:bookmarkStart w:id="7341" w:name="_Toc210318741"/>
            <w:bookmarkStart w:id="7342" w:name="_Toc226562480"/>
            <w:bookmarkStart w:id="7343" w:name="_Toc226563011"/>
            <w:bookmarkEnd w:id="7340"/>
            <w:bookmarkEnd w:id="7341"/>
            <w:bookmarkEnd w:id="7342"/>
            <w:bookmarkEnd w:id="7343"/>
          </w:p>
        </w:tc>
        <w:tc>
          <w:tcPr>
            <w:tcW w:w="500" w:type="pct"/>
          </w:tcPr>
          <w:p w14:paraId="13B9B17E" w14:textId="6316956F" w:rsidR="00947AD3" w:rsidRPr="00EE4072" w:rsidDel="00214087" w:rsidRDefault="00947AD3" w:rsidP="00947AD3">
            <w:pPr>
              <w:pStyle w:val="GOSTTablenorm"/>
              <w:rPr>
                <w:del w:id="7344" w:author="Щанов Александр Валентинович" w:date="2024-07-29T12:45:00Z"/>
              </w:rPr>
            </w:pPr>
            <w:del w:id="7345" w:author="Щанов Александр Валентинович" w:date="2024-07-25T14:46:00Z">
              <w:r w:rsidRPr="00EE4072" w:rsidDel="00977676">
                <w:delText>Строка</w:delText>
              </w:r>
            </w:del>
            <w:bookmarkStart w:id="7346" w:name="_Toc210318215"/>
            <w:bookmarkStart w:id="7347" w:name="_Toc210318742"/>
            <w:bookmarkStart w:id="7348" w:name="_Toc226562481"/>
            <w:bookmarkStart w:id="7349" w:name="_Toc226563012"/>
            <w:bookmarkEnd w:id="7346"/>
            <w:bookmarkEnd w:id="7347"/>
            <w:bookmarkEnd w:id="7348"/>
            <w:bookmarkEnd w:id="7349"/>
          </w:p>
        </w:tc>
        <w:tc>
          <w:tcPr>
            <w:tcW w:w="300" w:type="pct"/>
          </w:tcPr>
          <w:p w14:paraId="55DAD91B" w14:textId="78D34717" w:rsidR="00947AD3" w:rsidRPr="00EE4072" w:rsidDel="00214087" w:rsidRDefault="00947AD3" w:rsidP="00947AD3">
            <w:pPr>
              <w:pStyle w:val="GOSTTablenorm"/>
              <w:rPr>
                <w:del w:id="7350" w:author="Щанов Александр Валентинович" w:date="2024-07-29T12:45:00Z"/>
              </w:rPr>
            </w:pPr>
            <w:del w:id="7351" w:author="Щанов Александр Валентинович" w:date="2024-07-25T14:46:00Z">
              <w:r w:rsidRPr="00EE4072" w:rsidDel="00977676">
                <w:delText>Да</w:delText>
              </w:r>
            </w:del>
            <w:bookmarkStart w:id="7352" w:name="_Toc210318216"/>
            <w:bookmarkStart w:id="7353" w:name="_Toc210318743"/>
            <w:bookmarkStart w:id="7354" w:name="_Toc226562482"/>
            <w:bookmarkStart w:id="7355" w:name="_Toc226563013"/>
            <w:bookmarkEnd w:id="7352"/>
            <w:bookmarkEnd w:id="7353"/>
            <w:bookmarkEnd w:id="7354"/>
            <w:bookmarkEnd w:id="7355"/>
          </w:p>
        </w:tc>
        <w:tc>
          <w:tcPr>
            <w:tcW w:w="315" w:type="pct"/>
          </w:tcPr>
          <w:p w14:paraId="47C7D2B3" w14:textId="33162B8B" w:rsidR="00947AD3" w:rsidRPr="00EE4072" w:rsidDel="00214087" w:rsidRDefault="00947AD3" w:rsidP="00947AD3">
            <w:pPr>
              <w:pStyle w:val="GOSTTablenorm"/>
              <w:rPr>
                <w:del w:id="7356" w:author="Щанов Александр Валентинович" w:date="2024-07-29T12:45:00Z"/>
              </w:rPr>
            </w:pPr>
            <w:del w:id="7357" w:author="Щанов Александр Валентинович" w:date="2024-07-25T14:46:00Z">
              <w:r w:rsidRPr="00EE4072" w:rsidDel="00977676">
                <w:delText>&lt;=25</w:delText>
              </w:r>
            </w:del>
            <w:bookmarkStart w:id="7358" w:name="_Toc210318217"/>
            <w:bookmarkStart w:id="7359" w:name="_Toc210318744"/>
            <w:bookmarkStart w:id="7360" w:name="_Toc226562483"/>
            <w:bookmarkStart w:id="7361" w:name="_Toc226563014"/>
            <w:bookmarkEnd w:id="7358"/>
            <w:bookmarkEnd w:id="7359"/>
            <w:bookmarkEnd w:id="7360"/>
            <w:bookmarkEnd w:id="7361"/>
          </w:p>
        </w:tc>
        <w:tc>
          <w:tcPr>
            <w:tcW w:w="2035" w:type="pct"/>
          </w:tcPr>
          <w:p w14:paraId="57EAFA76" w14:textId="02A1ACD4" w:rsidR="00947AD3" w:rsidRPr="00EE4072" w:rsidDel="00977676" w:rsidRDefault="00947AD3" w:rsidP="00947AD3">
            <w:pPr>
              <w:pStyle w:val="GOSTTablenorm"/>
              <w:rPr>
                <w:del w:id="7362" w:author="Щанов Александр Валентинович" w:date="2024-07-25T14:46:00Z"/>
              </w:rPr>
            </w:pPr>
            <w:del w:id="7363" w:author="Щанов Александр Валентинович" w:date="2024-07-25T14:46:00Z">
              <w:r w:rsidRPr="00EE4072" w:rsidDel="00977676">
                <w:delText>Указывается значение аналитического признака «УБП» (Подведомственное учреждение, участник бюджетного процесса) для отражения по кредиту записи учета.</w:delText>
              </w:r>
              <w:bookmarkStart w:id="7364" w:name="_Toc210318218"/>
              <w:bookmarkStart w:id="7365" w:name="_Toc210318745"/>
              <w:bookmarkStart w:id="7366" w:name="_Toc226562484"/>
              <w:bookmarkStart w:id="7367" w:name="_Toc226563015"/>
              <w:bookmarkEnd w:id="7364"/>
              <w:bookmarkEnd w:id="7365"/>
              <w:bookmarkEnd w:id="7366"/>
              <w:bookmarkEnd w:id="7367"/>
            </w:del>
          </w:p>
          <w:p w14:paraId="6C976E1C" w14:textId="0F6FE79B" w:rsidR="00947AD3" w:rsidRPr="00EE4072" w:rsidDel="00214087" w:rsidRDefault="00947AD3" w:rsidP="00947AD3">
            <w:pPr>
              <w:pStyle w:val="GOSTTablenorm"/>
              <w:rPr>
                <w:del w:id="7368" w:author="Щанов Александр Валентинович" w:date="2024-07-29T12:45:00Z"/>
              </w:rPr>
            </w:pPr>
            <w:del w:id="7369" w:author="Щанов Александр Валентинович" w:date="2024-07-25T14:46:00Z">
              <w:r w:rsidRPr="00EE4072" w:rsidDel="00977676">
                <w:delText>Допускается заполнение прочерком</w:delText>
              </w:r>
            </w:del>
            <w:bookmarkStart w:id="7370" w:name="_Toc210318219"/>
            <w:bookmarkStart w:id="7371" w:name="_Toc210318746"/>
            <w:bookmarkStart w:id="7372" w:name="_Toc226562485"/>
            <w:bookmarkStart w:id="7373" w:name="_Toc226563016"/>
            <w:bookmarkEnd w:id="7370"/>
            <w:bookmarkEnd w:id="7371"/>
            <w:bookmarkEnd w:id="7372"/>
            <w:bookmarkEnd w:id="7373"/>
          </w:p>
        </w:tc>
        <w:bookmarkStart w:id="7374" w:name="_Toc210318220"/>
        <w:bookmarkStart w:id="7375" w:name="_Toc210318747"/>
        <w:bookmarkStart w:id="7376" w:name="_Toc226562486"/>
        <w:bookmarkStart w:id="7377" w:name="_Toc226563017"/>
        <w:bookmarkEnd w:id="7374"/>
        <w:bookmarkEnd w:id="7375"/>
        <w:bookmarkEnd w:id="7376"/>
        <w:bookmarkEnd w:id="7377"/>
      </w:tr>
      <w:tr w:rsidR="00947AD3" w:rsidRPr="00B9499D" w:rsidDel="00214087" w14:paraId="53B6AD68" w14:textId="566BA5F4" w:rsidTr="00BB1586">
        <w:trPr>
          <w:del w:id="7378" w:author="Щанов Александр Валентинович" w:date="2024-07-29T12:45:00Z"/>
        </w:trPr>
        <w:tc>
          <w:tcPr>
            <w:tcW w:w="1100" w:type="pct"/>
          </w:tcPr>
          <w:p w14:paraId="1DEA87BF" w14:textId="5266077B" w:rsidR="00947AD3" w:rsidRPr="00EE4072" w:rsidDel="00214087" w:rsidRDefault="00947AD3" w:rsidP="00947AD3">
            <w:pPr>
              <w:pStyle w:val="GOSTTablenorm"/>
              <w:rPr>
                <w:del w:id="7379" w:author="Щанов Александр Валентинович" w:date="2024-07-29T12:45:00Z"/>
              </w:rPr>
            </w:pPr>
            <w:del w:id="7380" w:author="Щанов Александр Валентинович" w:date="2024-07-25T14:46:00Z">
              <w:r w:rsidRPr="00EE4072" w:rsidDel="00977676">
                <w:delText>Код цели (аналитический код) по Дт</w:delText>
              </w:r>
            </w:del>
            <w:bookmarkStart w:id="7381" w:name="_Toc210318221"/>
            <w:bookmarkStart w:id="7382" w:name="_Toc210318748"/>
            <w:bookmarkStart w:id="7383" w:name="_Toc226562487"/>
            <w:bookmarkStart w:id="7384" w:name="_Toc226563018"/>
            <w:bookmarkEnd w:id="7381"/>
            <w:bookmarkEnd w:id="7382"/>
            <w:bookmarkEnd w:id="7383"/>
            <w:bookmarkEnd w:id="7384"/>
          </w:p>
        </w:tc>
        <w:tc>
          <w:tcPr>
            <w:tcW w:w="750" w:type="pct"/>
          </w:tcPr>
          <w:p w14:paraId="49666D86" w14:textId="7BAC2B3E" w:rsidR="00947AD3" w:rsidRPr="00EE4072" w:rsidDel="00214087" w:rsidRDefault="00947AD3" w:rsidP="00947AD3">
            <w:pPr>
              <w:pStyle w:val="GOSTTablenorm"/>
              <w:rPr>
                <w:del w:id="7385" w:author="Щанов Александр Валентинович" w:date="2024-07-29T12:45:00Z"/>
              </w:rPr>
            </w:pPr>
            <w:del w:id="7386" w:author="Щанов Александр Валентинович" w:date="2024-07-25T14:46:00Z">
              <w:r w:rsidRPr="00A71881" w:rsidDel="00977676">
                <w:rPr>
                  <w:b/>
                  <w:bCs/>
                  <w:szCs w:val="22"/>
                </w:rPr>
                <w:delText>T0504833:</w:delText>
              </w:r>
              <w:r w:rsidRPr="00EE4072" w:rsidDel="00977676">
                <w:delText>DT_KS</w:delText>
              </w:r>
            </w:del>
            <w:bookmarkStart w:id="7387" w:name="_Toc210318222"/>
            <w:bookmarkStart w:id="7388" w:name="_Toc210318749"/>
            <w:bookmarkStart w:id="7389" w:name="_Toc226562488"/>
            <w:bookmarkStart w:id="7390" w:name="_Toc226563019"/>
            <w:bookmarkEnd w:id="7387"/>
            <w:bookmarkEnd w:id="7388"/>
            <w:bookmarkEnd w:id="7389"/>
            <w:bookmarkEnd w:id="7390"/>
          </w:p>
        </w:tc>
        <w:tc>
          <w:tcPr>
            <w:tcW w:w="500" w:type="pct"/>
          </w:tcPr>
          <w:p w14:paraId="79847DED" w14:textId="0AFC83FA" w:rsidR="00947AD3" w:rsidRPr="00EE4072" w:rsidDel="00214087" w:rsidRDefault="00947AD3" w:rsidP="00947AD3">
            <w:pPr>
              <w:pStyle w:val="GOSTTablenorm"/>
              <w:rPr>
                <w:del w:id="7391" w:author="Щанов Александр Валентинович" w:date="2024-07-29T12:45:00Z"/>
              </w:rPr>
            </w:pPr>
            <w:del w:id="7392" w:author="Щанов Александр Валентинович" w:date="2024-07-25T14:46:00Z">
              <w:r w:rsidRPr="00EE4072" w:rsidDel="00977676">
                <w:delText>Строка</w:delText>
              </w:r>
            </w:del>
            <w:bookmarkStart w:id="7393" w:name="_Toc210318223"/>
            <w:bookmarkStart w:id="7394" w:name="_Toc210318750"/>
            <w:bookmarkStart w:id="7395" w:name="_Toc226562489"/>
            <w:bookmarkStart w:id="7396" w:name="_Toc226563020"/>
            <w:bookmarkEnd w:id="7393"/>
            <w:bookmarkEnd w:id="7394"/>
            <w:bookmarkEnd w:id="7395"/>
            <w:bookmarkEnd w:id="7396"/>
          </w:p>
        </w:tc>
        <w:tc>
          <w:tcPr>
            <w:tcW w:w="300" w:type="pct"/>
          </w:tcPr>
          <w:p w14:paraId="6ADFDB8A" w14:textId="36680ABA" w:rsidR="00947AD3" w:rsidRPr="00EE4072" w:rsidDel="00214087" w:rsidRDefault="00947AD3" w:rsidP="00947AD3">
            <w:pPr>
              <w:pStyle w:val="GOSTTablenorm"/>
              <w:rPr>
                <w:del w:id="7397" w:author="Щанов Александр Валентинович" w:date="2024-07-29T12:45:00Z"/>
              </w:rPr>
            </w:pPr>
            <w:del w:id="7398" w:author="Щанов Александр Валентинович" w:date="2024-07-25T14:46:00Z">
              <w:r w:rsidRPr="00EE4072" w:rsidDel="00977676">
                <w:delText>Да</w:delText>
              </w:r>
            </w:del>
            <w:bookmarkStart w:id="7399" w:name="_Toc210318224"/>
            <w:bookmarkStart w:id="7400" w:name="_Toc210318751"/>
            <w:bookmarkStart w:id="7401" w:name="_Toc226562490"/>
            <w:bookmarkStart w:id="7402" w:name="_Toc226563021"/>
            <w:bookmarkEnd w:id="7399"/>
            <w:bookmarkEnd w:id="7400"/>
            <w:bookmarkEnd w:id="7401"/>
            <w:bookmarkEnd w:id="7402"/>
          </w:p>
        </w:tc>
        <w:tc>
          <w:tcPr>
            <w:tcW w:w="315" w:type="pct"/>
          </w:tcPr>
          <w:p w14:paraId="28F63372" w14:textId="7D5C2BC2" w:rsidR="00947AD3" w:rsidRPr="00EE4072" w:rsidDel="00214087" w:rsidRDefault="00947AD3" w:rsidP="00947AD3">
            <w:pPr>
              <w:pStyle w:val="GOSTTablenorm"/>
              <w:rPr>
                <w:del w:id="7403" w:author="Щанов Александр Валентинович" w:date="2024-07-29T12:45:00Z"/>
              </w:rPr>
            </w:pPr>
            <w:del w:id="7404" w:author="Щанов Александр Валентинович" w:date="2024-07-25T14:46:00Z">
              <w:r w:rsidRPr="00EE4072" w:rsidDel="00977676">
                <w:delText>&lt;=25</w:delText>
              </w:r>
            </w:del>
            <w:bookmarkStart w:id="7405" w:name="_Toc210318225"/>
            <w:bookmarkStart w:id="7406" w:name="_Toc210318752"/>
            <w:bookmarkStart w:id="7407" w:name="_Toc226562491"/>
            <w:bookmarkStart w:id="7408" w:name="_Toc226563022"/>
            <w:bookmarkEnd w:id="7405"/>
            <w:bookmarkEnd w:id="7406"/>
            <w:bookmarkEnd w:id="7407"/>
            <w:bookmarkEnd w:id="7408"/>
          </w:p>
        </w:tc>
        <w:tc>
          <w:tcPr>
            <w:tcW w:w="2035" w:type="pct"/>
          </w:tcPr>
          <w:p w14:paraId="08206F10" w14:textId="461E5332" w:rsidR="00947AD3" w:rsidRPr="00EE4072" w:rsidDel="00977676" w:rsidRDefault="00947AD3" w:rsidP="00947AD3">
            <w:pPr>
              <w:pStyle w:val="GOSTTablenorm"/>
              <w:rPr>
                <w:del w:id="7409" w:author="Щанов Александр Валентинович" w:date="2024-07-25T14:46:00Z"/>
              </w:rPr>
            </w:pPr>
            <w:del w:id="7410" w:author="Щанов Александр Валентинович" w:date="2024-07-25T14:46:00Z">
              <w:r w:rsidRPr="00EE4072" w:rsidDel="00977676">
                <w:delText>Указывается значение аналитического признака «Код цели» (Код цели, аналитический код) для отражения по дебету записи учета.</w:delText>
              </w:r>
              <w:bookmarkStart w:id="7411" w:name="_Toc210318226"/>
              <w:bookmarkStart w:id="7412" w:name="_Toc210318753"/>
              <w:bookmarkStart w:id="7413" w:name="_Toc226562492"/>
              <w:bookmarkStart w:id="7414" w:name="_Toc226563023"/>
              <w:bookmarkEnd w:id="7411"/>
              <w:bookmarkEnd w:id="7412"/>
              <w:bookmarkEnd w:id="7413"/>
              <w:bookmarkEnd w:id="7414"/>
            </w:del>
          </w:p>
          <w:p w14:paraId="5F5179B3" w14:textId="146A8B38" w:rsidR="00947AD3" w:rsidRPr="00EE4072" w:rsidDel="00214087" w:rsidRDefault="00947AD3" w:rsidP="00947AD3">
            <w:pPr>
              <w:pStyle w:val="GOSTTablenorm"/>
              <w:rPr>
                <w:del w:id="7415" w:author="Щанов Александр Валентинович" w:date="2024-07-29T12:45:00Z"/>
              </w:rPr>
            </w:pPr>
            <w:del w:id="7416" w:author="Щанов Александр Валентинович" w:date="2024-07-25T14:46:00Z">
              <w:r w:rsidRPr="00EE4072" w:rsidDel="00977676">
                <w:delText>Допускается заполнение прочерком</w:delText>
              </w:r>
            </w:del>
            <w:bookmarkStart w:id="7417" w:name="_Toc210318227"/>
            <w:bookmarkStart w:id="7418" w:name="_Toc210318754"/>
            <w:bookmarkStart w:id="7419" w:name="_Toc226562493"/>
            <w:bookmarkStart w:id="7420" w:name="_Toc226563024"/>
            <w:bookmarkEnd w:id="7417"/>
            <w:bookmarkEnd w:id="7418"/>
            <w:bookmarkEnd w:id="7419"/>
            <w:bookmarkEnd w:id="7420"/>
          </w:p>
        </w:tc>
        <w:bookmarkStart w:id="7421" w:name="_Toc210318228"/>
        <w:bookmarkStart w:id="7422" w:name="_Toc210318755"/>
        <w:bookmarkStart w:id="7423" w:name="_Toc226562494"/>
        <w:bookmarkStart w:id="7424" w:name="_Toc226563025"/>
        <w:bookmarkEnd w:id="7421"/>
        <w:bookmarkEnd w:id="7422"/>
        <w:bookmarkEnd w:id="7423"/>
        <w:bookmarkEnd w:id="7424"/>
      </w:tr>
      <w:tr w:rsidR="00947AD3" w:rsidRPr="00B9499D" w:rsidDel="00214087" w14:paraId="6E1FB7DE" w14:textId="60D1EF1A" w:rsidTr="00BB1586">
        <w:trPr>
          <w:del w:id="7425" w:author="Щанов Александр Валентинович" w:date="2024-07-29T12:45:00Z"/>
        </w:trPr>
        <w:tc>
          <w:tcPr>
            <w:tcW w:w="1100" w:type="pct"/>
          </w:tcPr>
          <w:p w14:paraId="22273F68" w14:textId="556886BC" w:rsidR="00947AD3" w:rsidRPr="00EE4072" w:rsidDel="00214087" w:rsidRDefault="00947AD3" w:rsidP="00947AD3">
            <w:pPr>
              <w:pStyle w:val="GOSTTablenorm"/>
              <w:rPr>
                <w:del w:id="7426" w:author="Щанов Александр Валентинович" w:date="2024-07-29T12:45:00Z"/>
              </w:rPr>
            </w:pPr>
            <w:del w:id="7427" w:author="Щанов Александр Валентинович" w:date="2024-07-25T14:46:00Z">
              <w:r w:rsidRPr="00EE4072" w:rsidDel="00977676">
                <w:delText>Код цели (аналитический код) по Кт</w:delText>
              </w:r>
            </w:del>
            <w:bookmarkStart w:id="7428" w:name="_Toc210318229"/>
            <w:bookmarkStart w:id="7429" w:name="_Toc210318756"/>
            <w:bookmarkStart w:id="7430" w:name="_Toc226562495"/>
            <w:bookmarkStart w:id="7431" w:name="_Toc226563026"/>
            <w:bookmarkEnd w:id="7428"/>
            <w:bookmarkEnd w:id="7429"/>
            <w:bookmarkEnd w:id="7430"/>
            <w:bookmarkEnd w:id="7431"/>
          </w:p>
        </w:tc>
        <w:tc>
          <w:tcPr>
            <w:tcW w:w="750" w:type="pct"/>
          </w:tcPr>
          <w:p w14:paraId="56B83D57" w14:textId="633DC18D" w:rsidR="00947AD3" w:rsidRPr="00EE4072" w:rsidDel="00214087" w:rsidRDefault="00947AD3" w:rsidP="00947AD3">
            <w:pPr>
              <w:pStyle w:val="GOSTTablenorm"/>
              <w:rPr>
                <w:del w:id="7432" w:author="Щанов Александр Валентинович" w:date="2024-07-29T12:45:00Z"/>
              </w:rPr>
            </w:pPr>
            <w:del w:id="7433" w:author="Щанов Александр Валентинович" w:date="2024-07-25T14:46:00Z">
              <w:r w:rsidRPr="00A71881" w:rsidDel="00977676">
                <w:rPr>
                  <w:b/>
                  <w:bCs/>
                  <w:szCs w:val="22"/>
                </w:rPr>
                <w:delText>T0504833:</w:delText>
              </w:r>
              <w:r w:rsidRPr="00EE4072" w:rsidDel="00977676">
                <w:delText>CT_KS</w:delText>
              </w:r>
            </w:del>
            <w:bookmarkStart w:id="7434" w:name="_Toc210318230"/>
            <w:bookmarkStart w:id="7435" w:name="_Toc210318757"/>
            <w:bookmarkStart w:id="7436" w:name="_Toc226562496"/>
            <w:bookmarkStart w:id="7437" w:name="_Toc226563027"/>
            <w:bookmarkEnd w:id="7434"/>
            <w:bookmarkEnd w:id="7435"/>
            <w:bookmarkEnd w:id="7436"/>
            <w:bookmarkEnd w:id="7437"/>
          </w:p>
        </w:tc>
        <w:tc>
          <w:tcPr>
            <w:tcW w:w="500" w:type="pct"/>
          </w:tcPr>
          <w:p w14:paraId="75161429" w14:textId="0591593F" w:rsidR="00947AD3" w:rsidRPr="00EE4072" w:rsidDel="00214087" w:rsidRDefault="00947AD3" w:rsidP="00947AD3">
            <w:pPr>
              <w:pStyle w:val="GOSTTablenorm"/>
              <w:rPr>
                <w:del w:id="7438" w:author="Щанов Александр Валентинович" w:date="2024-07-29T12:45:00Z"/>
              </w:rPr>
            </w:pPr>
            <w:del w:id="7439" w:author="Щанов Александр Валентинович" w:date="2024-07-25T14:46:00Z">
              <w:r w:rsidRPr="00EE4072" w:rsidDel="00977676">
                <w:delText>Строка</w:delText>
              </w:r>
            </w:del>
            <w:bookmarkStart w:id="7440" w:name="_Toc210318231"/>
            <w:bookmarkStart w:id="7441" w:name="_Toc210318758"/>
            <w:bookmarkStart w:id="7442" w:name="_Toc226562497"/>
            <w:bookmarkStart w:id="7443" w:name="_Toc226563028"/>
            <w:bookmarkEnd w:id="7440"/>
            <w:bookmarkEnd w:id="7441"/>
            <w:bookmarkEnd w:id="7442"/>
            <w:bookmarkEnd w:id="7443"/>
          </w:p>
        </w:tc>
        <w:tc>
          <w:tcPr>
            <w:tcW w:w="300" w:type="pct"/>
          </w:tcPr>
          <w:p w14:paraId="6B1055C3" w14:textId="4D8316CA" w:rsidR="00947AD3" w:rsidRPr="00EE4072" w:rsidDel="00214087" w:rsidRDefault="00947AD3" w:rsidP="00947AD3">
            <w:pPr>
              <w:pStyle w:val="GOSTTablenorm"/>
              <w:rPr>
                <w:del w:id="7444" w:author="Щанов Александр Валентинович" w:date="2024-07-29T12:45:00Z"/>
              </w:rPr>
            </w:pPr>
            <w:del w:id="7445" w:author="Щанов Александр Валентинович" w:date="2024-07-25T14:46:00Z">
              <w:r w:rsidRPr="00EE4072" w:rsidDel="00977676">
                <w:delText>Да</w:delText>
              </w:r>
            </w:del>
            <w:bookmarkStart w:id="7446" w:name="_Toc210318232"/>
            <w:bookmarkStart w:id="7447" w:name="_Toc210318759"/>
            <w:bookmarkStart w:id="7448" w:name="_Toc226562498"/>
            <w:bookmarkStart w:id="7449" w:name="_Toc226563029"/>
            <w:bookmarkEnd w:id="7446"/>
            <w:bookmarkEnd w:id="7447"/>
            <w:bookmarkEnd w:id="7448"/>
            <w:bookmarkEnd w:id="7449"/>
          </w:p>
        </w:tc>
        <w:tc>
          <w:tcPr>
            <w:tcW w:w="315" w:type="pct"/>
          </w:tcPr>
          <w:p w14:paraId="6CB71731" w14:textId="6C9DEFB9" w:rsidR="00947AD3" w:rsidRPr="00EE4072" w:rsidDel="00214087" w:rsidRDefault="00947AD3" w:rsidP="00947AD3">
            <w:pPr>
              <w:pStyle w:val="GOSTTablenorm"/>
              <w:rPr>
                <w:del w:id="7450" w:author="Щанов Александр Валентинович" w:date="2024-07-29T12:45:00Z"/>
              </w:rPr>
            </w:pPr>
            <w:del w:id="7451" w:author="Щанов Александр Валентинович" w:date="2024-07-25T14:46:00Z">
              <w:r w:rsidRPr="00EE4072" w:rsidDel="00977676">
                <w:delText>&lt;=25</w:delText>
              </w:r>
            </w:del>
            <w:bookmarkStart w:id="7452" w:name="_Toc210318233"/>
            <w:bookmarkStart w:id="7453" w:name="_Toc210318760"/>
            <w:bookmarkStart w:id="7454" w:name="_Toc226562499"/>
            <w:bookmarkStart w:id="7455" w:name="_Toc226563030"/>
            <w:bookmarkEnd w:id="7452"/>
            <w:bookmarkEnd w:id="7453"/>
            <w:bookmarkEnd w:id="7454"/>
            <w:bookmarkEnd w:id="7455"/>
          </w:p>
        </w:tc>
        <w:tc>
          <w:tcPr>
            <w:tcW w:w="2035" w:type="pct"/>
          </w:tcPr>
          <w:p w14:paraId="4701AEA8" w14:textId="6BFBAB95" w:rsidR="00947AD3" w:rsidRPr="00EE4072" w:rsidDel="00977676" w:rsidRDefault="00947AD3" w:rsidP="00947AD3">
            <w:pPr>
              <w:pStyle w:val="GOSTTablenorm"/>
              <w:rPr>
                <w:del w:id="7456" w:author="Щанов Александр Валентинович" w:date="2024-07-25T14:46:00Z"/>
              </w:rPr>
            </w:pPr>
            <w:del w:id="7457" w:author="Щанов Александр Валентинович" w:date="2024-07-25T14:46:00Z">
              <w:r w:rsidRPr="00EE4072" w:rsidDel="00977676">
                <w:delText>Указывается значение аналитического признака «Код цели» (Код цели, аналитический код) для отражения по кредиту записи учета.</w:delText>
              </w:r>
              <w:bookmarkStart w:id="7458" w:name="_Toc210318234"/>
              <w:bookmarkStart w:id="7459" w:name="_Toc210318761"/>
              <w:bookmarkStart w:id="7460" w:name="_Toc226562500"/>
              <w:bookmarkStart w:id="7461" w:name="_Toc226563031"/>
              <w:bookmarkEnd w:id="7458"/>
              <w:bookmarkEnd w:id="7459"/>
              <w:bookmarkEnd w:id="7460"/>
              <w:bookmarkEnd w:id="7461"/>
            </w:del>
          </w:p>
          <w:p w14:paraId="2696469D" w14:textId="30F27727" w:rsidR="00947AD3" w:rsidRPr="00EE4072" w:rsidDel="00214087" w:rsidRDefault="00947AD3" w:rsidP="00947AD3">
            <w:pPr>
              <w:pStyle w:val="GOSTTablenorm"/>
              <w:rPr>
                <w:del w:id="7462" w:author="Щанов Александр Валентинович" w:date="2024-07-29T12:45:00Z"/>
              </w:rPr>
            </w:pPr>
            <w:del w:id="7463" w:author="Щанов Александр Валентинович" w:date="2024-07-25T14:46:00Z">
              <w:r w:rsidRPr="00EE4072" w:rsidDel="00977676">
                <w:delText>Допускается заполнение прочерком</w:delText>
              </w:r>
            </w:del>
            <w:bookmarkStart w:id="7464" w:name="_Toc210318235"/>
            <w:bookmarkStart w:id="7465" w:name="_Toc210318762"/>
            <w:bookmarkStart w:id="7466" w:name="_Toc226562501"/>
            <w:bookmarkStart w:id="7467" w:name="_Toc226563032"/>
            <w:bookmarkEnd w:id="7464"/>
            <w:bookmarkEnd w:id="7465"/>
            <w:bookmarkEnd w:id="7466"/>
            <w:bookmarkEnd w:id="7467"/>
          </w:p>
        </w:tc>
        <w:bookmarkStart w:id="7468" w:name="_Toc210318236"/>
        <w:bookmarkStart w:id="7469" w:name="_Toc210318763"/>
        <w:bookmarkStart w:id="7470" w:name="_Toc226562502"/>
        <w:bookmarkStart w:id="7471" w:name="_Toc226563033"/>
        <w:bookmarkEnd w:id="7468"/>
        <w:bookmarkEnd w:id="7469"/>
        <w:bookmarkEnd w:id="7470"/>
        <w:bookmarkEnd w:id="7471"/>
      </w:tr>
      <w:tr w:rsidR="00947AD3" w:rsidRPr="00B9499D" w:rsidDel="00214087" w14:paraId="56260B85" w14:textId="1105EB92" w:rsidTr="00BB1586">
        <w:trPr>
          <w:del w:id="7472" w:author="Щанов Александр Валентинович" w:date="2024-07-29T12:45:00Z"/>
        </w:trPr>
        <w:tc>
          <w:tcPr>
            <w:tcW w:w="1100" w:type="pct"/>
          </w:tcPr>
          <w:p w14:paraId="51DDC0C0" w14:textId="2CED0989" w:rsidR="00947AD3" w:rsidRPr="00EE4072" w:rsidDel="00214087" w:rsidRDefault="00947AD3" w:rsidP="00947AD3">
            <w:pPr>
              <w:pStyle w:val="GOSTTablenorm"/>
              <w:rPr>
                <w:del w:id="7473" w:author="Щанов Александр Валентинович" w:date="2024-07-29T12:45:00Z"/>
              </w:rPr>
            </w:pPr>
            <w:del w:id="7474" w:author="Щанов Александр Валентинович" w:date="2024-07-25T14:46:00Z">
              <w:r w:rsidRPr="00EE4072" w:rsidDel="00977676">
                <w:delText>Бюджетное обязательство по Дт</w:delText>
              </w:r>
            </w:del>
            <w:bookmarkStart w:id="7475" w:name="_Toc210318237"/>
            <w:bookmarkStart w:id="7476" w:name="_Toc210318764"/>
            <w:bookmarkStart w:id="7477" w:name="_Toc226562503"/>
            <w:bookmarkStart w:id="7478" w:name="_Toc226563034"/>
            <w:bookmarkEnd w:id="7475"/>
            <w:bookmarkEnd w:id="7476"/>
            <w:bookmarkEnd w:id="7477"/>
            <w:bookmarkEnd w:id="7478"/>
          </w:p>
        </w:tc>
        <w:tc>
          <w:tcPr>
            <w:tcW w:w="750" w:type="pct"/>
          </w:tcPr>
          <w:p w14:paraId="43385E64" w14:textId="084BE7EE" w:rsidR="00947AD3" w:rsidRPr="00EE4072" w:rsidDel="00214087" w:rsidRDefault="00947AD3" w:rsidP="00947AD3">
            <w:pPr>
              <w:pStyle w:val="GOSTTablenorm"/>
              <w:rPr>
                <w:del w:id="7479" w:author="Щанов Александр Валентинович" w:date="2024-07-29T12:45:00Z"/>
              </w:rPr>
            </w:pPr>
            <w:del w:id="7480" w:author="Щанов Александр Валентинович" w:date="2024-07-25T14:46:00Z">
              <w:r w:rsidRPr="00A71881" w:rsidDel="00977676">
                <w:rPr>
                  <w:b/>
                  <w:bCs/>
                  <w:szCs w:val="22"/>
                </w:rPr>
                <w:delText>T0504833:</w:delText>
              </w:r>
              <w:r w:rsidRPr="00EE4072" w:rsidDel="00977676">
                <w:delText>DT_BO</w:delText>
              </w:r>
            </w:del>
            <w:bookmarkStart w:id="7481" w:name="_Toc210318238"/>
            <w:bookmarkStart w:id="7482" w:name="_Toc210318765"/>
            <w:bookmarkStart w:id="7483" w:name="_Toc226562504"/>
            <w:bookmarkStart w:id="7484" w:name="_Toc226563035"/>
            <w:bookmarkEnd w:id="7481"/>
            <w:bookmarkEnd w:id="7482"/>
            <w:bookmarkEnd w:id="7483"/>
            <w:bookmarkEnd w:id="7484"/>
          </w:p>
        </w:tc>
        <w:tc>
          <w:tcPr>
            <w:tcW w:w="500" w:type="pct"/>
          </w:tcPr>
          <w:p w14:paraId="6489F798" w14:textId="1293CFC1" w:rsidR="00947AD3" w:rsidRPr="00EE4072" w:rsidDel="00214087" w:rsidRDefault="00947AD3" w:rsidP="00947AD3">
            <w:pPr>
              <w:pStyle w:val="GOSTTablenorm"/>
              <w:rPr>
                <w:del w:id="7485" w:author="Щанов Александр Валентинович" w:date="2024-07-29T12:45:00Z"/>
              </w:rPr>
            </w:pPr>
            <w:del w:id="7486" w:author="Щанов Александр Валентинович" w:date="2024-07-25T14:46:00Z">
              <w:r w:rsidRPr="00EE4072" w:rsidDel="00977676">
                <w:delText>Строка</w:delText>
              </w:r>
            </w:del>
            <w:bookmarkStart w:id="7487" w:name="_Toc210318239"/>
            <w:bookmarkStart w:id="7488" w:name="_Toc210318766"/>
            <w:bookmarkStart w:id="7489" w:name="_Toc226562505"/>
            <w:bookmarkStart w:id="7490" w:name="_Toc226563036"/>
            <w:bookmarkEnd w:id="7487"/>
            <w:bookmarkEnd w:id="7488"/>
            <w:bookmarkEnd w:id="7489"/>
            <w:bookmarkEnd w:id="7490"/>
          </w:p>
        </w:tc>
        <w:tc>
          <w:tcPr>
            <w:tcW w:w="300" w:type="pct"/>
          </w:tcPr>
          <w:p w14:paraId="1BEC772F" w14:textId="508B5C32" w:rsidR="00947AD3" w:rsidRPr="00EE4072" w:rsidDel="00214087" w:rsidRDefault="00947AD3" w:rsidP="00947AD3">
            <w:pPr>
              <w:pStyle w:val="GOSTTablenorm"/>
              <w:rPr>
                <w:del w:id="7491" w:author="Щанов Александр Валентинович" w:date="2024-07-29T12:45:00Z"/>
              </w:rPr>
            </w:pPr>
            <w:del w:id="7492" w:author="Щанов Александр Валентинович" w:date="2024-07-25T14:46:00Z">
              <w:r w:rsidRPr="00EE4072" w:rsidDel="00977676">
                <w:delText>Да</w:delText>
              </w:r>
            </w:del>
            <w:bookmarkStart w:id="7493" w:name="_Toc210318240"/>
            <w:bookmarkStart w:id="7494" w:name="_Toc210318767"/>
            <w:bookmarkStart w:id="7495" w:name="_Toc226562506"/>
            <w:bookmarkStart w:id="7496" w:name="_Toc226563037"/>
            <w:bookmarkEnd w:id="7493"/>
            <w:bookmarkEnd w:id="7494"/>
            <w:bookmarkEnd w:id="7495"/>
            <w:bookmarkEnd w:id="7496"/>
          </w:p>
        </w:tc>
        <w:tc>
          <w:tcPr>
            <w:tcW w:w="315" w:type="pct"/>
          </w:tcPr>
          <w:p w14:paraId="59A50E4E" w14:textId="3B9BA33E" w:rsidR="00947AD3" w:rsidRPr="00EE4072" w:rsidDel="00214087" w:rsidRDefault="00947AD3" w:rsidP="00947AD3">
            <w:pPr>
              <w:pStyle w:val="GOSTTablenorm"/>
              <w:rPr>
                <w:del w:id="7497" w:author="Щанов Александр Валентинович" w:date="2024-07-29T12:45:00Z"/>
              </w:rPr>
            </w:pPr>
            <w:del w:id="7498" w:author="Щанов Александр Валентинович" w:date="2024-07-25T14:46:00Z">
              <w:r w:rsidRPr="00EE4072" w:rsidDel="00977676">
                <w:delText>&lt;=25</w:delText>
              </w:r>
            </w:del>
            <w:bookmarkStart w:id="7499" w:name="_Toc210318241"/>
            <w:bookmarkStart w:id="7500" w:name="_Toc210318768"/>
            <w:bookmarkStart w:id="7501" w:name="_Toc226562507"/>
            <w:bookmarkStart w:id="7502" w:name="_Toc226563038"/>
            <w:bookmarkEnd w:id="7499"/>
            <w:bookmarkEnd w:id="7500"/>
            <w:bookmarkEnd w:id="7501"/>
            <w:bookmarkEnd w:id="7502"/>
          </w:p>
        </w:tc>
        <w:tc>
          <w:tcPr>
            <w:tcW w:w="2035" w:type="pct"/>
          </w:tcPr>
          <w:p w14:paraId="2C22A413" w14:textId="0B362569" w:rsidR="00947AD3" w:rsidRPr="00EE4072" w:rsidDel="00977676" w:rsidRDefault="00947AD3" w:rsidP="00947AD3">
            <w:pPr>
              <w:pStyle w:val="GOSTTablenorm"/>
              <w:rPr>
                <w:del w:id="7503" w:author="Щанов Александр Валентинович" w:date="2024-07-25T14:46:00Z"/>
              </w:rPr>
            </w:pPr>
            <w:del w:id="7504" w:author="Щанов Александр Валентинович" w:date="2024-07-25T14:46:00Z">
              <w:r w:rsidRPr="00EE4072" w:rsidDel="00977676">
                <w:delText>Указывается значение аналитического признака «БО» (Бюджетное обязательство) для отражения по дебету записи учета.</w:delText>
              </w:r>
              <w:bookmarkStart w:id="7505" w:name="_Toc210318242"/>
              <w:bookmarkStart w:id="7506" w:name="_Toc210318769"/>
              <w:bookmarkStart w:id="7507" w:name="_Toc226562508"/>
              <w:bookmarkStart w:id="7508" w:name="_Toc226563039"/>
              <w:bookmarkEnd w:id="7505"/>
              <w:bookmarkEnd w:id="7506"/>
              <w:bookmarkEnd w:id="7507"/>
              <w:bookmarkEnd w:id="7508"/>
            </w:del>
          </w:p>
          <w:p w14:paraId="47FD294B" w14:textId="3745EF9B" w:rsidR="00947AD3" w:rsidRPr="00EE4072" w:rsidDel="00214087" w:rsidRDefault="00947AD3" w:rsidP="00947AD3">
            <w:pPr>
              <w:pStyle w:val="GOSTTablenorm"/>
              <w:rPr>
                <w:del w:id="7509" w:author="Щанов Александр Валентинович" w:date="2024-07-29T12:45:00Z"/>
              </w:rPr>
            </w:pPr>
            <w:del w:id="7510" w:author="Щанов Александр Валентинович" w:date="2024-07-25T14:46:00Z">
              <w:r w:rsidRPr="00EE4072" w:rsidDel="00977676">
                <w:delText>Допускается заполнение прочерком</w:delText>
              </w:r>
            </w:del>
            <w:bookmarkStart w:id="7511" w:name="_Toc210318243"/>
            <w:bookmarkStart w:id="7512" w:name="_Toc210318770"/>
            <w:bookmarkStart w:id="7513" w:name="_Toc226562509"/>
            <w:bookmarkStart w:id="7514" w:name="_Toc226563040"/>
            <w:bookmarkEnd w:id="7511"/>
            <w:bookmarkEnd w:id="7512"/>
            <w:bookmarkEnd w:id="7513"/>
            <w:bookmarkEnd w:id="7514"/>
          </w:p>
        </w:tc>
        <w:bookmarkStart w:id="7515" w:name="_Toc210318244"/>
        <w:bookmarkStart w:id="7516" w:name="_Toc210318771"/>
        <w:bookmarkStart w:id="7517" w:name="_Toc226562510"/>
        <w:bookmarkStart w:id="7518" w:name="_Toc226563041"/>
        <w:bookmarkEnd w:id="7515"/>
        <w:bookmarkEnd w:id="7516"/>
        <w:bookmarkEnd w:id="7517"/>
        <w:bookmarkEnd w:id="7518"/>
      </w:tr>
      <w:tr w:rsidR="00947AD3" w:rsidRPr="00B9499D" w:rsidDel="00214087" w14:paraId="1107C8C4" w14:textId="1B1114AA" w:rsidTr="00BB1586">
        <w:trPr>
          <w:del w:id="7519" w:author="Щанов Александр Валентинович" w:date="2024-07-29T12:45:00Z"/>
        </w:trPr>
        <w:tc>
          <w:tcPr>
            <w:tcW w:w="1100" w:type="pct"/>
          </w:tcPr>
          <w:p w14:paraId="0C94CF07" w14:textId="2CB27F43" w:rsidR="00947AD3" w:rsidRPr="00B9499D" w:rsidDel="00214087" w:rsidRDefault="00947AD3" w:rsidP="00947AD3">
            <w:pPr>
              <w:pStyle w:val="GOSTTablenorm"/>
              <w:rPr>
                <w:del w:id="7520" w:author="Щанов Александр Валентинович" w:date="2024-07-29T12:45:00Z"/>
              </w:rPr>
            </w:pPr>
            <w:del w:id="7521" w:author="Щанов Александр Валентинович" w:date="2024-07-25T14:46:00Z">
              <w:r w:rsidRPr="00B9499D" w:rsidDel="00977676">
                <w:lastRenderedPageBreak/>
                <w:delText>Бюджетное обязательство по Кт</w:delText>
              </w:r>
            </w:del>
            <w:bookmarkStart w:id="7522" w:name="_Toc210318245"/>
            <w:bookmarkStart w:id="7523" w:name="_Toc210318772"/>
            <w:bookmarkStart w:id="7524" w:name="_Toc226562511"/>
            <w:bookmarkStart w:id="7525" w:name="_Toc226563042"/>
            <w:bookmarkEnd w:id="7522"/>
            <w:bookmarkEnd w:id="7523"/>
            <w:bookmarkEnd w:id="7524"/>
            <w:bookmarkEnd w:id="7525"/>
          </w:p>
        </w:tc>
        <w:tc>
          <w:tcPr>
            <w:tcW w:w="750" w:type="pct"/>
          </w:tcPr>
          <w:p w14:paraId="43D6EDA0" w14:textId="1FAE934A" w:rsidR="00947AD3" w:rsidRPr="00B9499D" w:rsidDel="00214087" w:rsidRDefault="00947AD3" w:rsidP="00947AD3">
            <w:pPr>
              <w:pStyle w:val="GOSTTablenorm"/>
              <w:rPr>
                <w:del w:id="7526" w:author="Щанов Александр Валентинович" w:date="2024-07-29T12:45:00Z"/>
              </w:rPr>
            </w:pPr>
            <w:del w:id="7527" w:author="Щанов Александр Валентинович" w:date="2024-07-25T14:46:00Z">
              <w:r w:rsidRPr="00A71881" w:rsidDel="00977676">
                <w:rPr>
                  <w:b/>
                  <w:bCs/>
                  <w:szCs w:val="22"/>
                </w:rPr>
                <w:delText>T0504833:</w:delText>
              </w:r>
              <w:r w:rsidRPr="00B9499D" w:rsidDel="00977676">
                <w:rPr>
                  <w:lang w:val="en-US"/>
                </w:rPr>
                <w:delText>C</w:delText>
              </w:r>
              <w:r w:rsidRPr="00B9499D" w:rsidDel="00977676">
                <w:delText>T_BO</w:delText>
              </w:r>
            </w:del>
            <w:bookmarkStart w:id="7528" w:name="_Toc210318246"/>
            <w:bookmarkStart w:id="7529" w:name="_Toc210318773"/>
            <w:bookmarkStart w:id="7530" w:name="_Toc226562512"/>
            <w:bookmarkStart w:id="7531" w:name="_Toc226563043"/>
            <w:bookmarkEnd w:id="7528"/>
            <w:bookmarkEnd w:id="7529"/>
            <w:bookmarkEnd w:id="7530"/>
            <w:bookmarkEnd w:id="7531"/>
          </w:p>
        </w:tc>
        <w:tc>
          <w:tcPr>
            <w:tcW w:w="500" w:type="pct"/>
          </w:tcPr>
          <w:p w14:paraId="2766E1CD" w14:textId="6A7E8627" w:rsidR="00947AD3" w:rsidRPr="00B9499D" w:rsidDel="00214087" w:rsidRDefault="00947AD3" w:rsidP="00947AD3">
            <w:pPr>
              <w:pStyle w:val="GOSTTablenorm"/>
              <w:rPr>
                <w:del w:id="7532" w:author="Щанов Александр Валентинович" w:date="2024-07-29T12:45:00Z"/>
              </w:rPr>
            </w:pPr>
            <w:del w:id="7533" w:author="Щанов Александр Валентинович" w:date="2024-07-25T14:46:00Z">
              <w:r w:rsidRPr="00B9499D" w:rsidDel="00977676">
                <w:delText>Строка</w:delText>
              </w:r>
            </w:del>
            <w:bookmarkStart w:id="7534" w:name="_Toc210318247"/>
            <w:bookmarkStart w:id="7535" w:name="_Toc210318774"/>
            <w:bookmarkStart w:id="7536" w:name="_Toc226562513"/>
            <w:bookmarkStart w:id="7537" w:name="_Toc226563044"/>
            <w:bookmarkEnd w:id="7534"/>
            <w:bookmarkEnd w:id="7535"/>
            <w:bookmarkEnd w:id="7536"/>
            <w:bookmarkEnd w:id="7537"/>
          </w:p>
        </w:tc>
        <w:tc>
          <w:tcPr>
            <w:tcW w:w="300" w:type="pct"/>
          </w:tcPr>
          <w:p w14:paraId="30F144AC" w14:textId="39B3C570" w:rsidR="00947AD3" w:rsidRPr="00B9499D" w:rsidDel="00214087" w:rsidRDefault="00947AD3" w:rsidP="00947AD3">
            <w:pPr>
              <w:pStyle w:val="GOSTTablenorm"/>
              <w:rPr>
                <w:del w:id="7538" w:author="Щанов Александр Валентинович" w:date="2024-07-29T12:45:00Z"/>
              </w:rPr>
            </w:pPr>
            <w:del w:id="7539" w:author="Щанов Александр Валентинович" w:date="2024-07-25T14:46:00Z">
              <w:r w:rsidRPr="00B9499D" w:rsidDel="00977676">
                <w:delText>Да</w:delText>
              </w:r>
            </w:del>
            <w:bookmarkStart w:id="7540" w:name="_Toc210318248"/>
            <w:bookmarkStart w:id="7541" w:name="_Toc210318775"/>
            <w:bookmarkStart w:id="7542" w:name="_Toc226562514"/>
            <w:bookmarkStart w:id="7543" w:name="_Toc226563045"/>
            <w:bookmarkEnd w:id="7540"/>
            <w:bookmarkEnd w:id="7541"/>
            <w:bookmarkEnd w:id="7542"/>
            <w:bookmarkEnd w:id="7543"/>
          </w:p>
        </w:tc>
        <w:tc>
          <w:tcPr>
            <w:tcW w:w="315" w:type="pct"/>
          </w:tcPr>
          <w:p w14:paraId="32E4541A" w14:textId="5E0022C6" w:rsidR="00947AD3" w:rsidRPr="00B9499D" w:rsidDel="00214087" w:rsidRDefault="00947AD3" w:rsidP="00947AD3">
            <w:pPr>
              <w:pStyle w:val="GOSTTablenorm"/>
              <w:rPr>
                <w:del w:id="7544" w:author="Щанов Александр Валентинович" w:date="2024-07-29T12:45:00Z"/>
              </w:rPr>
            </w:pPr>
            <w:del w:id="7545" w:author="Щанов Александр Валентинович" w:date="2024-07-25T14:46:00Z">
              <w:r w:rsidRPr="00B9499D" w:rsidDel="00977676">
                <w:delText>&lt;=25</w:delText>
              </w:r>
            </w:del>
            <w:bookmarkStart w:id="7546" w:name="_Toc210318249"/>
            <w:bookmarkStart w:id="7547" w:name="_Toc210318776"/>
            <w:bookmarkStart w:id="7548" w:name="_Toc226562515"/>
            <w:bookmarkStart w:id="7549" w:name="_Toc226563046"/>
            <w:bookmarkEnd w:id="7546"/>
            <w:bookmarkEnd w:id="7547"/>
            <w:bookmarkEnd w:id="7548"/>
            <w:bookmarkEnd w:id="7549"/>
          </w:p>
        </w:tc>
        <w:tc>
          <w:tcPr>
            <w:tcW w:w="2035" w:type="pct"/>
          </w:tcPr>
          <w:p w14:paraId="7C7B2635" w14:textId="26B1E641" w:rsidR="00947AD3" w:rsidDel="00977676" w:rsidRDefault="00947AD3" w:rsidP="00947AD3">
            <w:pPr>
              <w:pStyle w:val="GOSTTablenorm"/>
              <w:rPr>
                <w:del w:id="7550" w:author="Щанов Александр Валентинович" w:date="2024-07-25T14:46:00Z"/>
              </w:rPr>
            </w:pPr>
            <w:del w:id="7551" w:author="Щанов Александр Валентинович" w:date="2024-07-25T14:46:00Z">
              <w:r w:rsidDel="00977676">
                <w:delText>Указывается значение аналитического признака «БО» (Бюджетное обязательство) для отражения по кредиту записи учета.</w:delText>
              </w:r>
              <w:bookmarkStart w:id="7552" w:name="_Toc210318250"/>
              <w:bookmarkStart w:id="7553" w:name="_Toc210318777"/>
              <w:bookmarkStart w:id="7554" w:name="_Toc226562516"/>
              <w:bookmarkStart w:id="7555" w:name="_Toc226563047"/>
              <w:bookmarkEnd w:id="7552"/>
              <w:bookmarkEnd w:id="7553"/>
              <w:bookmarkEnd w:id="7554"/>
              <w:bookmarkEnd w:id="7555"/>
            </w:del>
          </w:p>
          <w:p w14:paraId="1B75CB5F" w14:textId="11DB09BB" w:rsidR="00947AD3" w:rsidRPr="00B9499D" w:rsidDel="00214087" w:rsidRDefault="00947AD3" w:rsidP="00947AD3">
            <w:pPr>
              <w:pStyle w:val="GOSTTablenorm"/>
              <w:rPr>
                <w:del w:id="7556" w:author="Щанов Александр Валентинович" w:date="2024-07-29T12:45:00Z"/>
              </w:rPr>
            </w:pPr>
            <w:del w:id="7557" w:author="Щанов Александр Валентинович" w:date="2024-07-25T14:46:00Z">
              <w:r w:rsidRPr="008C1F2F" w:rsidDel="00977676">
                <w:delText>Допускается заполнение прочерком</w:delText>
              </w:r>
            </w:del>
            <w:bookmarkStart w:id="7558" w:name="_Toc210318251"/>
            <w:bookmarkStart w:id="7559" w:name="_Toc210318778"/>
            <w:bookmarkStart w:id="7560" w:name="_Toc226562517"/>
            <w:bookmarkStart w:id="7561" w:name="_Toc226563048"/>
            <w:bookmarkEnd w:id="7558"/>
            <w:bookmarkEnd w:id="7559"/>
            <w:bookmarkEnd w:id="7560"/>
            <w:bookmarkEnd w:id="7561"/>
          </w:p>
        </w:tc>
        <w:bookmarkStart w:id="7562" w:name="_Toc210318252"/>
        <w:bookmarkStart w:id="7563" w:name="_Toc210318779"/>
        <w:bookmarkStart w:id="7564" w:name="_Toc226562518"/>
        <w:bookmarkStart w:id="7565" w:name="_Toc226563049"/>
        <w:bookmarkEnd w:id="7562"/>
        <w:bookmarkEnd w:id="7563"/>
        <w:bookmarkEnd w:id="7564"/>
        <w:bookmarkEnd w:id="7565"/>
      </w:tr>
      <w:tr w:rsidR="00947AD3" w:rsidRPr="00B9499D" w:rsidDel="00214087" w14:paraId="1DB556E7" w14:textId="462AB5F1" w:rsidTr="00BB1586">
        <w:trPr>
          <w:del w:id="7566" w:author="Щанов Александр Валентинович" w:date="2024-07-29T12:45:00Z"/>
        </w:trPr>
        <w:tc>
          <w:tcPr>
            <w:tcW w:w="1100" w:type="pct"/>
          </w:tcPr>
          <w:p w14:paraId="72ADC517" w14:textId="6F07ABD7" w:rsidR="00947AD3" w:rsidRPr="00B9499D" w:rsidDel="00214087" w:rsidRDefault="00947AD3" w:rsidP="00947AD3">
            <w:pPr>
              <w:pStyle w:val="GOSTTablenorm"/>
              <w:rPr>
                <w:del w:id="7567" w:author="Щанов Александр Валентинович" w:date="2024-07-29T12:45:00Z"/>
              </w:rPr>
            </w:pPr>
            <w:del w:id="7568" w:author="Щанов Александр Валентинович" w:date="2024-07-25T14:46:00Z">
              <w:r w:rsidDel="00977676">
                <w:delText>ОКТМО</w:delText>
              </w:r>
              <w:r w:rsidRPr="00B9499D" w:rsidDel="00977676">
                <w:delText xml:space="preserve"> по Дт</w:delText>
              </w:r>
            </w:del>
            <w:bookmarkStart w:id="7569" w:name="_Toc210318253"/>
            <w:bookmarkStart w:id="7570" w:name="_Toc210318780"/>
            <w:bookmarkStart w:id="7571" w:name="_Toc226562519"/>
            <w:bookmarkStart w:id="7572" w:name="_Toc226563050"/>
            <w:bookmarkEnd w:id="7569"/>
            <w:bookmarkEnd w:id="7570"/>
            <w:bookmarkEnd w:id="7571"/>
            <w:bookmarkEnd w:id="7572"/>
          </w:p>
        </w:tc>
        <w:tc>
          <w:tcPr>
            <w:tcW w:w="750" w:type="pct"/>
          </w:tcPr>
          <w:p w14:paraId="0F6F04E9" w14:textId="37B028AC" w:rsidR="00947AD3" w:rsidRPr="00214087" w:rsidDel="00214087" w:rsidRDefault="00947AD3" w:rsidP="00947AD3">
            <w:pPr>
              <w:pStyle w:val="GOSTTablenorm"/>
              <w:rPr>
                <w:del w:id="7573" w:author="Щанов Александр Валентинович" w:date="2024-07-29T12:45:00Z"/>
              </w:rPr>
            </w:pPr>
            <w:del w:id="7574" w:author="Щанов Александр Валентинович" w:date="2024-07-25T14:46:00Z">
              <w:r w:rsidRPr="00A71881" w:rsidDel="00977676">
                <w:rPr>
                  <w:b/>
                  <w:bCs/>
                  <w:szCs w:val="22"/>
                </w:rPr>
                <w:delText>T0504833:</w:delText>
              </w:r>
              <w:r w:rsidRPr="00B9499D" w:rsidDel="00977676">
                <w:delText>DT_</w:delText>
              </w:r>
              <w:r w:rsidDel="00977676">
                <w:rPr>
                  <w:lang w:val="en-US"/>
                </w:rPr>
                <w:delText>OKTMO</w:delText>
              </w:r>
            </w:del>
            <w:bookmarkStart w:id="7575" w:name="_Toc210318254"/>
            <w:bookmarkStart w:id="7576" w:name="_Toc210318781"/>
            <w:bookmarkStart w:id="7577" w:name="_Toc226562520"/>
            <w:bookmarkStart w:id="7578" w:name="_Toc226563051"/>
            <w:bookmarkEnd w:id="7575"/>
            <w:bookmarkEnd w:id="7576"/>
            <w:bookmarkEnd w:id="7577"/>
            <w:bookmarkEnd w:id="7578"/>
          </w:p>
        </w:tc>
        <w:tc>
          <w:tcPr>
            <w:tcW w:w="500" w:type="pct"/>
          </w:tcPr>
          <w:p w14:paraId="311C145F" w14:textId="4F185399" w:rsidR="00947AD3" w:rsidRPr="00B9499D" w:rsidDel="00214087" w:rsidRDefault="00947AD3" w:rsidP="00947AD3">
            <w:pPr>
              <w:pStyle w:val="GOSTTablenorm"/>
              <w:rPr>
                <w:del w:id="7579" w:author="Щанов Александр Валентинович" w:date="2024-07-29T12:45:00Z"/>
              </w:rPr>
            </w:pPr>
            <w:del w:id="7580" w:author="Щанов Александр Валентинович" w:date="2024-07-25T14:46:00Z">
              <w:r w:rsidRPr="00B9499D" w:rsidDel="00977676">
                <w:delText>Строка</w:delText>
              </w:r>
            </w:del>
            <w:bookmarkStart w:id="7581" w:name="_Toc210318255"/>
            <w:bookmarkStart w:id="7582" w:name="_Toc210318782"/>
            <w:bookmarkStart w:id="7583" w:name="_Toc226562521"/>
            <w:bookmarkStart w:id="7584" w:name="_Toc226563052"/>
            <w:bookmarkEnd w:id="7581"/>
            <w:bookmarkEnd w:id="7582"/>
            <w:bookmarkEnd w:id="7583"/>
            <w:bookmarkEnd w:id="7584"/>
          </w:p>
        </w:tc>
        <w:tc>
          <w:tcPr>
            <w:tcW w:w="300" w:type="pct"/>
          </w:tcPr>
          <w:p w14:paraId="1D463D0E" w14:textId="413A8B99" w:rsidR="00947AD3" w:rsidRPr="00B9499D" w:rsidDel="00214087" w:rsidRDefault="00947AD3" w:rsidP="00947AD3">
            <w:pPr>
              <w:pStyle w:val="GOSTTablenorm"/>
              <w:rPr>
                <w:del w:id="7585" w:author="Щанов Александр Валентинович" w:date="2024-07-29T12:45:00Z"/>
              </w:rPr>
            </w:pPr>
            <w:del w:id="7586" w:author="Щанов Александр Валентинович" w:date="2024-07-25T14:46:00Z">
              <w:r w:rsidRPr="00B9499D" w:rsidDel="00977676">
                <w:delText>Да</w:delText>
              </w:r>
            </w:del>
            <w:bookmarkStart w:id="7587" w:name="_Toc210318256"/>
            <w:bookmarkStart w:id="7588" w:name="_Toc210318783"/>
            <w:bookmarkStart w:id="7589" w:name="_Toc226562522"/>
            <w:bookmarkStart w:id="7590" w:name="_Toc226563053"/>
            <w:bookmarkEnd w:id="7587"/>
            <w:bookmarkEnd w:id="7588"/>
            <w:bookmarkEnd w:id="7589"/>
            <w:bookmarkEnd w:id="7590"/>
          </w:p>
        </w:tc>
        <w:tc>
          <w:tcPr>
            <w:tcW w:w="315" w:type="pct"/>
          </w:tcPr>
          <w:p w14:paraId="2AA112EF" w14:textId="6C44E302" w:rsidR="00947AD3" w:rsidRPr="00B9499D" w:rsidDel="00214087" w:rsidRDefault="00947AD3" w:rsidP="00947AD3">
            <w:pPr>
              <w:pStyle w:val="GOSTTablenorm"/>
              <w:rPr>
                <w:del w:id="7591" w:author="Щанов Александр Валентинович" w:date="2024-07-29T12:45:00Z"/>
              </w:rPr>
            </w:pPr>
            <w:del w:id="7592" w:author="Щанов Александр Валентинович" w:date="2024-07-25T14:46:00Z">
              <w:r w:rsidRPr="00B9499D" w:rsidDel="00977676">
                <w:delText>&lt;=25</w:delText>
              </w:r>
            </w:del>
            <w:bookmarkStart w:id="7593" w:name="_Toc210318257"/>
            <w:bookmarkStart w:id="7594" w:name="_Toc210318784"/>
            <w:bookmarkStart w:id="7595" w:name="_Toc226562523"/>
            <w:bookmarkStart w:id="7596" w:name="_Toc226563054"/>
            <w:bookmarkEnd w:id="7593"/>
            <w:bookmarkEnd w:id="7594"/>
            <w:bookmarkEnd w:id="7595"/>
            <w:bookmarkEnd w:id="7596"/>
          </w:p>
        </w:tc>
        <w:tc>
          <w:tcPr>
            <w:tcW w:w="2035" w:type="pct"/>
          </w:tcPr>
          <w:p w14:paraId="0060344B" w14:textId="0AEA5A79" w:rsidR="00947AD3" w:rsidDel="00977676" w:rsidRDefault="00947AD3" w:rsidP="00947AD3">
            <w:pPr>
              <w:pStyle w:val="GOSTTablenorm"/>
              <w:rPr>
                <w:del w:id="7597" w:author="Щанов Александр Валентинович" w:date="2024-07-25T14:46:00Z"/>
              </w:rPr>
            </w:pPr>
            <w:del w:id="7598" w:author="Щанов Александр Валентинович" w:date="2024-07-25T14:46:00Z">
              <w:r w:rsidDel="00977676">
                <w:delText>Указывается значение аналитического признака «ОКТМО» для отражения по дебету записи учета.</w:delText>
              </w:r>
              <w:bookmarkStart w:id="7599" w:name="_Toc210318258"/>
              <w:bookmarkStart w:id="7600" w:name="_Toc210318785"/>
              <w:bookmarkStart w:id="7601" w:name="_Toc226562524"/>
              <w:bookmarkStart w:id="7602" w:name="_Toc226563055"/>
              <w:bookmarkEnd w:id="7599"/>
              <w:bookmarkEnd w:id="7600"/>
              <w:bookmarkEnd w:id="7601"/>
              <w:bookmarkEnd w:id="7602"/>
            </w:del>
          </w:p>
          <w:p w14:paraId="05C2D015" w14:textId="5B9D8CAD" w:rsidR="00947AD3" w:rsidRPr="00B9499D" w:rsidDel="00214087" w:rsidRDefault="00947AD3" w:rsidP="00947AD3">
            <w:pPr>
              <w:pStyle w:val="GOSTTablenorm"/>
              <w:rPr>
                <w:del w:id="7603" w:author="Щанов Александр Валентинович" w:date="2024-07-29T12:45:00Z"/>
              </w:rPr>
            </w:pPr>
            <w:del w:id="7604" w:author="Щанов Александр Валентинович" w:date="2024-07-25T14:46:00Z">
              <w:r w:rsidRPr="008C1F2F" w:rsidDel="00977676">
                <w:delText>Допускается заполнение прочерком</w:delText>
              </w:r>
            </w:del>
            <w:bookmarkStart w:id="7605" w:name="_Toc210318259"/>
            <w:bookmarkStart w:id="7606" w:name="_Toc210318786"/>
            <w:bookmarkStart w:id="7607" w:name="_Toc226562525"/>
            <w:bookmarkStart w:id="7608" w:name="_Toc226563056"/>
            <w:bookmarkEnd w:id="7605"/>
            <w:bookmarkEnd w:id="7606"/>
            <w:bookmarkEnd w:id="7607"/>
            <w:bookmarkEnd w:id="7608"/>
          </w:p>
        </w:tc>
        <w:bookmarkStart w:id="7609" w:name="_Toc210318260"/>
        <w:bookmarkStart w:id="7610" w:name="_Toc210318787"/>
        <w:bookmarkStart w:id="7611" w:name="_Toc226562526"/>
        <w:bookmarkStart w:id="7612" w:name="_Toc226563057"/>
        <w:bookmarkEnd w:id="7609"/>
        <w:bookmarkEnd w:id="7610"/>
        <w:bookmarkEnd w:id="7611"/>
        <w:bookmarkEnd w:id="7612"/>
      </w:tr>
      <w:tr w:rsidR="00947AD3" w:rsidRPr="00B9499D" w:rsidDel="00214087" w14:paraId="6F361BC9" w14:textId="30B7A469" w:rsidTr="00BB1586">
        <w:trPr>
          <w:del w:id="7613" w:author="Щанов Александр Валентинович" w:date="2024-07-29T12:45:00Z"/>
        </w:trPr>
        <w:tc>
          <w:tcPr>
            <w:tcW w:w="1100" w:type="pct"/>
          </w:tcPr>
          <w:p w14:paraId="50D39047" w14:textId="2AC86D4D" w:rsidR="00947AD3" w:rsidRPr="00B9499D" w:rsidDel="00214087" w:rsidRDefault="00947AD3" w:rsidP="00947AD3">
            <w:pPr>
              <w:pStyle w:val="GOSTTablenorm"/>
              <w:rPr>
                <w:del w:id="7614" w:author="Щанов Александр Валентинович" w:date="2024-07-29T12:45:00Z"/>
              </w:rPr>
            </w:pPr>
            <w:del w:id="7615" w:author="Щанов Александр Валентинович" w:date="2024-07-25T14:46:00Z">
              <w:r w:rsidDel="00977676">
                <w:delText>ОКТМО</w:delText>
              </w:r>
              <w:r w:rsidRPr="00B9499D" w:rsidDel="00977676">
                <w:delText xml:space="preserve"> по Кт</w:delText>
              </w:r>
            </w:del>
            <w:bookmarkStart w:id="7616" w:name="_Toc210318261"/>
            <w:bookmarkStart w:id="7617" w:name="_Toc210318788"/>
            <w:bookmarkStart w:id="7618" w:name="_Toc226562527"/>
            <w:bookmarkStart w:id="7619" w:name="_Toc226563058"/>
            <w:bookmarkEnd w:id="7616"/>
            <w:bookmarkEnd w:id="7617"/>
            <w:bookmarkEnd w:id="7618"/>
            <w:bookmarkEnd w:id="7619"/>
          </w:p>
        </w:tc>
        <w:tc>
          <w:tcPr>
            <w:tcW w:w="750" w:type="pct"/>
          </w:tcPr>
          <w:p w14:paraId="5F52DBD4" w14:textId="1F9997C6" w:rsidR="00947AD3" w:rsidRPr="00214087" w:rsidDel="00214087" w:rsidRDefault="00947AD3" w:rsidP="00947AD3">
            <w:pPr>
              <w:pStyle w:val="GOSTTablenorm"/>
              <w:rPr>
                <w:del w:id="7620" w:author="Щанов Александр Валентинович" w:date="2024-07-29T12:45:00Z"/>
              </w:rPr>
            </w:pPr>
            <w:del w:id="7621" w:author="Щанов Александр Валентинович" w:date="2024-07-25T14:46:00Z">
              <w:r w:rsidRPr="00A71881" w:rsidDel="00977676">
                <w:rPr>
                  <w:b/>
                  <w:bCs/>
                  <w:szCs w:val="22"/>
                </w:rPr>
                <w:delText>T0504833:</w:delText>
              </w:r>
              <w:r w:rsidRPr="00B9499D" w:rsidDel="00977676">
                <w:rPr>
                  <w:lang w:val="en-US"/>
                </w:rPr>
                <w:delText>C</w:delText>
              </w:r>
              <w:r w:rsidRPr="00B9499D" w:rsidDel="00977676">
                <w:delText>T_</w:delText>
              </w:r>
              <w:r w:rsidDel="00977676">
                <w:rPr>
                  <w:lang w:val="en-US"/>
                </w:rPr>
                <w:delText>OKTMO</w:delText>
              </w:r>
            </w:del>
            <w:bookmarkStart w:id="7622" w:name="_Toc210318262"/>
            <w:bookmarkStart w:id="7623" w:name="_Toc210318789"/>
            <w:bookmarkStart w:id="7624" w:name="_Toc226562528"/>
            <w:bookmarkStart w:id="7625" w:name="_Toc226563059"/>
            <w:bookmarkEnd w:id="7622"/>
            <w:bookmarkEnd w:id="7623"/>
            <w:bookmarkEnd w:id="7624"/>
            <w:bookmarkEnd w:id="7625"/>
          </w:p>
        </w:tc>
        <w:tc>
          <w:tcPr>
            <w:tcW w:w="500" w:type="pct"/>
          </w:tcPr>
          <w:p w14:paraId="08C8490F" w14:textId="2211E96B" w:rsidR="00947AD3" w:rsidRPr="00B9499D" w:rsidDel="00214087" w:rsidRDefault="00947AD3" w:rsidP="00947AD3">
            <w:pPr>
              <w:pStyle w:val="GOSTTablenorm"/>
              <w:rPr>
                <w:del w:id="7626" w:author="Щанов Александр Валентинович" w:date="2024-07-29T12:45:00Z"/>
              </w:rPr>
            </w:pPr>
            <w:del w:id="7627" w:author="Щанов Александр Валентинович" w:date="2024-07-25T14:46:00Z">
              <w:r w:rsidRPr="00B9499D" w:rsidDel="00977676">
                <w:delText>Строка</w:delText>
              </w:r>
            </w:del>
            <w:bookmarkStart w:id="7628" w:name="_Toc210318263"/>
            <w:bookmarkStart w:id="7629" w:name="_Toc210318790"/>
            <w:bookmarkStart w:id="7630" w:name="_Toc226562529"/>
            <w:bookmarkStart w:id="7631" w:name="_Toc226563060"/>
            <w:bookmarkEnd w:id="7628"/>
            <w:bookmarkEnd w:id="7629"/>
            <w:bookmarkEnd w:id="7630"/>
            <w:bookmarkEnd w:id="7631"/>
          </w:p>
        </w:tc>
        <w:tc>
          <w:tcPr>
            <w:tcW w:w="300" w:type="pct"/>
          </w:tcPr>
          <w:p w14:paraId="06A76D4A" w14:textId="0C5E78C7" w:rsidR="00947AD3" w:rsidRPr="00B9499D" w:rsidDel="00214087" w:rsidRDefault="00947AD3" w:rsidP="00947AD3">
            <w:pPr>
              <w:pStyle w:val="GOSTTablenorm"/>
              <w:rPr>
                <w:del w:id="7632" w:author="Щанов Александр Валентинович" w:date="2024-07-29T12:45:00Z"/>
              </w:rPr>
            </w:pPr>
            <w:del w:id="7633" w:author="Щанов Александр Валентинович" w:date="2024-07-25T14:46:00Z">
              <w:r w:rsidRPr="00B9499D" w:rsidDel="00977676">
                <w:delText>Да</w:delText>
              </w:r>
            </w:del>
            <w:bookmarkStart w:id="7634" w:name="_Toc210318264"/>
            <w:bookmarkStart w:id="7635" w:name="_Toc210318791"/>
            <w:bookmarkStart w:id="7636" w:name="_Toc226562530"/>
            <w:bookmarkStart w:id="7637" w:name="_Toc226563061"/>
            <w:bookmarkEnd w:id="7634"/>
            <w:bookmarkEnd w:id="7635"/>
            <w:bookmarkEnd w:id="7636"/>
            <w:bookmarkEnd w:id="7637"/>
          </w:p>
        </w:tc>
        <w:tc>
          <w:tcPr>
            <w:tcW w:w="315" w:type="pct"/>
          </w:tcPr>
          <w:p w14:paraId="60186322" w14:textId="478ECFAF" w:rsidR="00947AD3" w:rsidRPr="00B9499D" w:rsidDel="00214087" w:rsidRDefault="00947AD3" w:rsidP="00947AD3">
            <w:pPr>
              <w:pStyle w:val="GOSTTablenorm"/>
              <w:rPr>
                <w:del w:id="7638" w:author="Щанов Александр Валентинович" w:date="2024-07-29T12:45:00Z"/>
              </w:rPr>
            </w:pPr>
            <w:del w:id="7639" w:author="Щанов Александр Валентинович" w:date="2024-07-25T14:46:00Z">
              <w:r w:rsidRPr="00B9499D" w:rsidDel="00977676">
                <w:delText>&lt;=25</w:delText>
              </w:r>
            </w:del>
            <w:bookmarkStart w:id="7640" w:name="_Toc210318265"/>
            <w:bookmarkStart w:id="7641" w:name="_Toc210318792"/>
            <w:bookmarkStart w:id="7642" w:name="_Toc226562531"/>
            <w:bookmarkStart w:id="7643" w:name="_Toc226563062"/>
            <w:bookmarkEnd w:id="7640"/>
            <w:bookmarkEnd w:id="7641"/>
            <w:bookmarkEnd w:id="7642"/>
            <w:bookmarkEnd w:id="7643"/>
          </w:p>
        </w:tc>
        <w:tc>
          <w:tcPr>
            <w:tcW w:w="2035" w:type="pct"/>
          </w:tcPr>
          <w:p w14:paraId="229FF27C" w14:textId="5572D267" w:rsidR="00947AD3" w:rsidDel="00977676" w:rsidRDefault="00947AD3" w:rsidP="00947AD3">
            <w:pPr>
              <w:pStyle w:val="GOSTTablenorm"/>
              <w:rPr>
                <w:del w:id="7644" w:author="Щанов Александр Валентинович" w:date="2024-07-25T14:46:00Z"/>
              </w:rPr>
            </w:pPr>
            <w:del w:id="7645" w:author="Щанов Александр Валентинович" w:date="2024-07-25T14:46:00Z">
              <w:r w:rsidDel="00977676">
                <w:delText>Указывается значение аналитического признака «ОКТМО» для отражения по кредиту записи учета.</w:delText>
              </w:r>
              <w:bookmarkStart w:id="7646" w:name="_Toc210318266"/>
              <w:bookmarkStart w:id="7647" w:name="_Toc210318793"/>
              <w:bookmarkStart w:id="7648" w:name="_Toc226562532"/>
              <w:bookmarkStart w:id="7649" w:name="_Toc226563063"/>
              <w:bookmarkEnd w:id="7646"/>
              <w:bookmarkEnd w:id="7647"/>
              <w:bookmarkEnd w:id="7648"/>
              <w:bookmarkEnd w:id="7649"/>
            </w:del>
          </w:p>
          <w:p w14:paraId="6D263E6F" w14:textId="30FE8EC3" w:rsidR="00947AD3" w:rsidRPr="00B9499D" w:rsidDel="00214087" w:rsidRDefault="00947AD3" w:rsidP="00947AD3">
            <w:pPr>
              <w:pStyle w:val="GOSTTablenorm"/>
              <w:rPr>
                <w:del w:id="7650" w:author="Щанов Александр Валентинович" w:date="2024-07-29T12:45:00Z"/>
              </w:rPr>
            </w:pPr>
            <w:del w:id="7651" w:author="Щанов Александр Валентинович" w:date="2024-07-25T14:46:00Z">
              <w:r w:rsidRPr="008C1F2F" w:rsidDel="00977676">
                <w:delText>Допускается заполнение прочерком</w:delText>
              </w:r>
            </w:del>
            <w:bookmarkStart w:id="7652" w:name="_Toc210318267"/>
            <w:bookmarkStart w:id="7653" w:name="_Toc210318794"/>
            <w:bookmarkStart w:id="7654" w:name="_Toc226562533"/>
            <w:bookmarkStart w:id="7655" w:name="_Toc226563064"/>
            <w:bookmarkEnd w:id="7652"/>
            <w:bookmarkEnd w:id="7653"/>
            <w:bookmarkEnd w:id="7654"/>
            <w:bookmarkEnd w:id="7655"/>
          </w:p>
        </w:tc>
        <w:bookmarkStart w:id="7656" w:name="_Toc210318268"/>
        <w:bookmarkStart w:id="7657" w:name="_Toc210318795"/>
        <w:bookmarkStart w:id="7658" w:name="_Toc226562534"/>
        <w:bookmarkStart w:id="7659" w:name="_Toc226563065"/>
        <w:bookmarkEnd w:id="7656"/>
        <w:bookmarkEnd w:id="7657"/>
        <w:bookmarkEnd w:id="7658"/>
        <w:bookmarkEnd w:id="7659"/>
      </w:tr>
      <w:tr w:rsidR="00947AD3" w:rsidRPr="00B9499D" w:rsidDel="00214087" w14:paraId="19AEFCC7" w14:textId="360BBB96" w:rsidTr="00BB1586">
        <w:trPr>
          <w:del w:id="7660" w:author="Щанов Александр Валентинович" w:date="2024-07-29T12:45:00Z"/>
        </w:trPr>
        <w:tc>
          <w:tcPr>
            <w:tcW w:w="1100" w:type="pct"/>
          </w:tcPr>
          <w:p w14:paraId="09D4EAC7" w14:textId="38F79B71" w:rsidR="00947AD3" w:rsidRPr="00B9499D" w:rsidDel="00214087" w:rsidRDefault="00947AD3" w:rsidP="00947AD3">
            <w:pPr>
              <w:pStyle w:val="GOSTTablenorm"/>
              <w:rPr>
                <w:del w:id="7661" w:author="Щанов Александр Валентинович" w:date="2024-07-29T12:45:00Z"/>
              </w:rPr>
            </w:pPr>
            <w:del w:id="7662" w:author="Щанов Александр Валентинович" w:date="2024-07-25T14:46:00Z">
              <w:r w:rsidRPr="00B9499D" w:rsidDel="00977676">
                <w:delText>Признак заключительных оборотов по Дт</w:delText>
              </w:r>
            </w:del>
            <w:bookmarkStart w:id="7663" w:name="_Toc210318269"/>
            <w:bookmarkStart w:id="7664" w:name="_Toc210318796"/>
            <w:bookmarkStart w:id="7665" w:name="_Toc226562535"/>
            <w:bookmarkStart w:id="7666" w:name="_Toc226563066"/>
            <w:bookmarkEnd w:id="7663"/>
            <w:bookmarkEnd w:id="7664"/>
            <w:bookmarkEnd w:id="7665"/>
            <w:bookmarkEnd w:id="7666"/>
          </w:p>
        </w:tc>
        <w:tc>
          <w:tcPr>
            <w:tcW w:w="750" w:type="pct"/>
          </w:tcPr>
          <w:p w14:paraId="483F9867" w14:textId="04913511" w:rsidR="00947AD3" w:rsidRPr="00B9499D" w:rsidDel="00214087" w:rsidRDefault="00947AD3" w:rsidP="00947AD3">
            <w:pPr>
              <w:pStyle w:val="GOSTTablenorm"/>
              <w:rPr>
                <w:del w:id="7667" w:author="Щанов Александр Валентинович" w:date="2024-07-29T12:45:00Z"/>
              </w:rPr>
            </w:pPr>
            <w:del w:id="7668" w:author="Щанов Александр Валентинович" w:date="2024-07-25T14:46:00Z">
              <w:r w:rsidRPr="00A71881" w:rsidDel="00977676">
                <w:rPr>
                  <w:b/>
                  <w:bCs/>
                  <w:szCs w:val="22"/>
                </w:rPr>
                <w:delText>T0504833:</w:delText>
              </w:r>
              <w:r w:rsidRPr="00B9499D" w:rsidDel="00977676">
                <w:delText>DT_PZO</w:delText>
              </w:r>
            </w:del>
            <w:bookmarkStart w:id="7669" w:name="_Toc210318270"/>
            <w:bookmarkStart w:id="7670" w:name="_Toc210318797"/>
            <w:bookmarkStart w:id="7671" w:name="_Toc226562536"/>
            <w:bookmarkStart w:id="7672" w:name="_Toc226563067"/>
            <w:bookmarkEnd w:id="7669"/>
            <w:bookmarkEnd w:id="7670"/>
            <w:bookmarkEnd w:id="7671"/>
            <w:bookmarkEnd w:id="7672"/>
          </w:p>
        </w:tc>
        <w:tc>
          <w:tcPr>
            <w:tcW w:w="500" w:type="pct"/>
          </w:tcPr>
          <w:p w14:paraId="4AC68587" w14:textId="07FC7A8B" w:rsidR="00947AD3" w:rsidRPr="00B9499D" w:rsidDel="00214087" w:rsidRDefault="00947AD3" w:rsidP="00947AD3">
            <w:pPr>
              <w:pStyle w:val="GOSTTablenorm"/>
              <w:rPr>
                <w:del w:id="7673" w:author="Щанов Александр Валентинович" w:date="2024-07-29T12:45:00Z"/>
              </w:rPr>
            </w:pPr>
            <w:del w:id="7674" w:author="Щанов Александр Валентинович" w:date="2024-07-25T14:46:00Z">
              <w:r w:rsidRPr="00B9499D" w:rsidDel="00977676">
                <w:delText>Строка</w:delText>
              </w:r>
            </w:del>
            <w:bookmarkStart w:id="7675" w:name="_Toc210318271"/>
            <w:bookmarkStart w:id="7676" w:name="_Toc210318798"/>
            <w:bookmarkStart w:id="7677" w:name="_Toc226562537"/>
            <w:bookmarkStart w:id="7678" w:name="_Toc226563068"/>
            <w:bookmarkEnd w:id="7675"/>
            <w:bookmarkEnd w:id="7676"/>
            <w:bookmarkEnd w:id="7677"/>
            <w:bookmarkEnd w:id="7678"/>
          </w:p>
        </w:tc>
        <w:tc>
          <w:tcPr>
            <w:tcW w:w="300" w:type="pct"/>
          </w:tcPr>
          <w:p w14:paraId="3CFD6B47" w14:textId="20A6E36B" w:rsidR="00947AD3" w:rsidRPr="00B9499D" w:rsidDel="00214087" w:rsidRDefault="00947AD3" w:rsidP="00947AD3">
            <w:pPr>
              <w:pStyle w:val="GOSTTablenorm"/>
              <w:rPr>
                <w:del w:id="7679" w:author="Щанов Александр Валентинович" w:date="2024-07-29T12:45:00Z"/>
              </w:rPr>
            </w:pPr>
            <w:del w:id="7680" w:author="Щанов Александр Валентинович" w:date="2024-07-25T14:46:00Z">
              <w:r w:rsidRPr="00B9499D" w:rsidDel="00977676">
                <w:delText>Да</w:delText>
              </w:r>
            </w:del>
            <w:bookmarkStart w:id="7681" w:name="_Toc210318272"/>
            <w:bookmarkStart w:id="7682" w:name="_Toc210318799"/>
            <w:bookmarkStart w:id="7683" w:name="_Toc226562538"/>
            <w:bookmarkStart w:id="7684" w:name="_Toc226563069"/>
            <w:bookmarkEnd w:id="7681"/>
            <w:bookmarkEnd w:id="7682"/>
            <w:bookmarkEnd w:id="7683"/>
            <w:bookmarkEnd w:id="7684"/>
          </w:p>
        </w:tc>
        <w:tc>
          <w:tcPr>
            <w:tcW w:w="315" w:type="pct"/>
          </w:tcPr>
          <w:p w14:paraId="61095776" w14:textId="6F312212" w:rsidR="00947AD3" w:rsidRPr="00B9499D" w:rsidDel="00214087" w:rsidRDefault="00947AD3" w:rsidP="00947AD3">
            <w:pPr>
              <w:pStyle w:val="GOSTTablenorm"/>
              <w:rPr>
                <w:del w:id="7685" w:author="Щанов Александр Валентинович" w:date="2024-07-29T12:45:00Z"/>
              </w:rPr>
            </w:pPr>
            <w:del w:id="7686" w:author="Щанов Александр Валентинович" w:date="2024-07-25T14:46:00Z">
              <w:r w:rsidRPr="00B9499D" w:rsidDel="00977676">
                <w:delText>&lt;=25</w:delText>
              </w:r>
            </w:del>
            <w:bookmarkStart w:id="7687" w:name="_Toc210318273"/>
            <w:bookmarkStart w:id="7688" w:name="_Toc210318800"/>
            <w:bookmarkStart w:id="7689" w:name="_Toc226562539"/>
            <w:bookmarkStart w:id="7690" w:name="_Toc226563070"/>
            <w:bookmarkEnd w:id="7687"/>
            <w:bookmarkEnd w:id="7688"/>
            <w:bookmarkEnd w:id="7689"/>
            <w:bookmarkEnd w:id="7690"/>
          </w:p>
        </w:tc>
        <w:tc>
          <w:tcPr>
            <w:tcW w:w="2035" w:type="pct"/>
          </w:tcPr>
          <w:p w14:paraId="3E6D2D73" w14:textId="0C3D0A22" w:rsidR="00947AD3" w:rsidDel="00977676" w:rsidRDefault="00947AD3" w:rsidP="00947AD3">
            <w:pPr>
              <w:pStyle w:val="GOSTTablenorm"/>
              <w:rPr>
                <w:del w:id="7691" w:author="Щанов Александр Валентинович" w:date="2024-07-25T14:46:00Z"/>
              </w:rPr>
            </w:pPr>
            <w:del w:id="7692" w:author="Щанов Александр Валентинович" w:date="2024-07-25T14:46:00Z">
              <w:r w:rsidDel="00977676">
                <w:delText>Указывается значение аналитического признака «ЗО» (Признак заключительных оборотов) для отражения по дебету записи учета.</w:delText>
              </w:r>
              <w:bookmarkStart w:id="7693" w:name="_Toc210318274"/>
              <w:bookmarkStart w:id="7694" w:name="_Toc210318801"/>
              <w:bookmarkStart w:id="7695" w:name="_Toc226562540"/>
              <w:bookmarkStart w:id="7696" w:name="_Toc226563071"/>
              <w:bookmarkEnd w:id="7693"/>
              <w:bookmarkEnd w:id="7694"/>
              <w:bookmarkEnd w:id="7695"/>
              <w:bookmarkEnd w:id="7696"/>
            </w:del>
          </w:p>
          <w:p w14:paraId="7D75579C" w14:textId="1CBA66F0" w:rsidR="00947AD3" w:rsidRPr="00B9499D" w:rsidDel="00214087" w:rsidRDefault="00947AD3" w:rsidP="00947AD3">
            <w:pPr>
              <w:pStyle w:val="GOSTTablenorm"/>
              <w:rPr>
                <w:del w:id="7697" w:author="Щанов Александр Валентинович" w:date="2024-07-29T12:45:00Z"/>
              </w:rPr>
            </w:pPr>
            <w:del w:id="7698" w:author="Щанов Александр Валентинович" w:date="2024-07-25T14:46:00Z">
              <w:r w:rsidRPr="008C1F2F" w:rsidDel="00977676">
                <w:delText>Допускается заполнение прочерком</w:delText>
              </w:r>
            </w:del>
            <w:bookmarkStart w:id="7699" w:name="_Toc210318275"/>
            <w:bookmarkStart w:id="7700" w:name="_Toc210318802"/>
            <w:bookmarkStart w:id="7701" w:name="_Toc226562541"/>
            <w:bookmarkStart w:id="7702" w:name="_Toc226563072"/>
            <w:bookmarkEnd w:id="7699"/>
            <w:bookmarkEnd w:id="7700"/>
            <w:bookmarkEnd w:id="7701"/>
            <w:bookmarkEnd w:id="7702"/>
          </w:p>
        </w:tc>
        <w:bookmarkStart w:id="7703" w:name="_Toc210318276"/>
        <w:bookmarkStart w:id="7704" w:name="_Toc210318803"/>
        <w:bookmarkStart w:id="7705" w:name="_Toc226562542"/>
        <w:bookmarkStart w:id="7706" w:name="_Toc226563073"/>
        <w:bookmarkEnd w:id="7703"/>
        <w:bookmarkEnd w:id="7704"/>
        <w:bookmarkEnd w:id="7705"/>
        <w:bookmarkEnd w:id="7706"/>
      </w:tr>
      <w:tr w:rsidR="00947AD3" w:rsidRPr="00B9499D" w:rsidDel="00214087" w14:paraId="59E69ECC" w14:textId="159EB11E" w:rsidTr="00BB1586">
        <w:trPr>
          <w:del w:id="7707" w:author="Щанов Александр Валентинович" w:date="2024-07-29T12:45:00Z"/>
        </w:trPr>
        <w:tc>
          <w:tcPr>
            <w:tcW w:w="1100" w:type="pct"/>
          </w:tcPr>
          <w:p w14:paraId="69241091" w14:textId="396ADED4" w:rsidR="00947AD3" w:rsidRPr="00B9499D" w:rsidDel="00214087" w:rsidRDefault="00947AD3" w:rsidP="00947AD3">
            <w:pPr>
              <w:pStyle w:val="GOSTTablenorm"/>
              <w:rPr>
                <w:del w:id="7708" w:author="Щанов Александр Валентинович" w:date="2024-07-29T12:45:00Z"/>
              </w:rPr>
            </w:pPr>
            <w:del w:id="7709" w:author="Щанов Александр Валентинович" w:date="2024-07-25T14:46:00Z">
              <w:r w:rsidRPr="00B9499D" w:rsidDel="00977676">
                <w:delText>Признак заключительных оборотов по Кт</w:delText>
              </w:r>
            </w:del>
            <w:bookmarkStart w:id="7710" w:name="_Toc210318277"/>
            <w:bookmarkStart w:id="7711" w:name="_Toc210318804"/>
            <w:bookmarkStart w:id="7712" w:name="_Toc226562543"/>
            <w:bookmarkStart w:id="7713" w:name="_Toc226563074"/>
            <w:bookmarkEnd w:id="7710"/>
            <w:bookmarkEnd w:id="7711"/>
            <w:bookmarkEnd w:id="7712"/>
            <w:bookmarkEnd w:id="7713"/>
          </w:p>
        </w:tc>
        <w:tc>
          <w:tcPr>
            <w:tcW w:w="750" w:type="pct"/>
          </w:tcPr>
          <w:p w14:paraId="279C864F" w14:textId="46C69639" w:rsidR="00947AD3" w:rsidRPr="00B9499D" w:rsidDel="00214087" w:rsidRDefault="00947AD3" w:rsidP="00947AD3">
            <w:pPr>
              <w:pStyle w:val="GOSTTablenorm"/>
              <w:rPr>
                <w:del w:id="7714" w:author="Щанов Александр Валентинович" w:date="2024-07-29T12:45:00Z"/>
              </w:rPr>
            </w:pPr>
            <w:del w:id="7715" w:author="Щанов Александр Валентинович" w:date="2024-07-25T14:46:00Z">
              <w:r w:rsidRPr="00A71881" w:rsidDel="00977676">
                <w:rPr>
                  <w:b/>
                  <w:bCs/>
                  <w:szCs w:val="22"/>
                </w:rPr>
                <w:delText>T0504833:</w:delText>
              </w:r>
              <w:r w:rsidRPr="00B9499D" w:rsidDel="00977676">
                <w:rPr>
                  <w:lang w:val="en-US"/>
                </w:rPr>
                <w:delText>C</w:delText>
              </w:r>
              <w:r w:rsidRPr="00B9499D" w:rsidDel="00977676">
                <w:delText>T_PZO</w:delText>
              </w:r>
            </w:del>
            <w:bookmarkStart w:id="7716" w:name="_Toc210318278"/>
            <w:bookmarkStart w:id="7717" w:name="_Toc210318805"/>
            <w:bookmarkStart w:id="7718" w:name="_Toc226562544"/>
            <w:bookmarkStart w:id="7719" w:name="_Toc226563075"/>
            <w:bookmarkEnd w:id="7716"/>
            <w:bookmarkEnd w:id="7717"/>
            <w:bookmarkEnd w:id="7718"/>
            <w:bookmarkEnd w:id="7719"/>
          </w:p>
        </w:tc>
        <w:tc>
          <w:tcPr>
            <w:tcW w:w="500" w:type="pct"/>
          </w:tcPr>
          <w:p w14:paraId="3AD9534D" w14:textId="3A4BA54C" w:rsidR="00947AD3" w:rsidRPr="00B9499D" w:rsidDel="00214087" w:rsidRDefault="00947AD3" w:rsidP="00947AD3">
            <w:pPr>
              <w:pStyle w:val="GOSTTablenorm"/>
              <w:rPr>
                <w:del w:id="7720" w:author="Щанов Александр Валентинович" w:date="2024-07-29T12:45:00Z"/>
              </w:rPr>
            </w:pPr>
            <w:del w:id="7721" w:author="Щанов Александр Валентинович" w:date="2024-07-25T14:46:00Z">
              <w:r w:rsidRPr="00B9499D" w:rsidDel="00977676">
                <w:delText>Строка</w:delText>
              </w:r>
            </w:del>
            <w:bookmarkStart w:id="7722" w:name="_Toc210318279"/>
            <w:bookmarkStart w:id="7723" w:name="_Toc210318806"/>
            <w:bookmarkStart w:id="7724" w:name="_Toc226562545"/>
            <w:bookmarkStart w:id="7725" w:name="_Toc226563076"/>
            <w:bookmarkEnd w:id="7722"/>
            <w:bookmarkEnd w:id="7723"/>
            <w:bookmarkEnd w:id="7724"/>
            <w:bookmarkEnd w:id="7725"/>
          </w:p>
        </w:tc>
        <w:tc>
          <w:tcPr>
            <w:tcW w:w="300" w:type="pct"/>
          </w:tcPr>
          <w:p w14:paraId="3E5D7934" w14:textId="41A08C72" w:rsidR="00947AD3" w:rsidRPr="00B9499D" w:rsidDel="00214087" w:rsidRDefault="00947AD3" w:rsidP="00947AD3">
            <w:pPr>
              <w:pStyle w:val="GOSTTablenorm"/>
              <w:rPr>
                <w:del w:id="7726" w:author="Щанов Александр Валентинович" w:date="2024-07-29T12:45:00Z"/>
              </w:rPr>
            </w:pPr>
            <w:del w:id="7727" w:author="Щанов Александр Валентинович" w:date="2024-07-25T14:46:00Z">
              <w:r w:rsidRPr="00B9499D" w:rsidDel="00977676">
                <w:delText>Да</w:delText>
              </w:r>
            </w:del>
            <w:bookmarkStart w:id="7728" w:name="_Toc210318280"/>
            <w:bookmarkStart w:id="7729" w:name="_Toc210318807"/>
            <w:bookmarkStart w:id="7730" w:name="_Toc226562546"/>
            <w:bookmarkStart w:id="7731" w:name="_Toc226563077"/>
            <w:bookmarkEnd w:id="7728"/>
            <w:bookmarkEnd w:id="7729"/>
            <w:bookmarkEnd w:id="7730"/>
            <w:bookmarkEnd w:id="7731"/>
          </w:p>
        </w:tc>
        <w:tc>
          <w:tcPr>
            <w:tcW w:w="315" w:type="pct"/>
          </w:tcPr>
          <w:p w14:paraId="22FF9DA1" w14:textId="6916C292" w:rsidR="00947AD3" w:rsidRPr="00B9499D" w:rsidDel="00214087" w:rsidRDefault="00947AD3" w:rsidP="00947AD3">
            <w:pPr>
              <w:pStyle w:val="GOSTTablenorm"/>
              <w:rPr>
                <w:del w:id="7732" w:author="Щанов Александр Валентинович" w:date="2024-07-29T12:45:00Z"/>
              </w:rPr>
            </w:pPr>
            <w:del w:id="7733" w:author="Щанов Александр Валентинович" w:date="2024-07-25T14:46:00Z">
              <w:r w:rsidRPr="00B9499D" w:rsidDel="00977676">
                <w:delText>&lt;=25</w:delText>
              </w:r>
            </w:del>
            <w:bookmarkStart w:id="7734" w:name="_Toc210318281"/>
            <w:bookmarkStart w:id="7735" w:name="_Toc210318808"/>
            <w:bookmarkStart w:id="7736" w:name="_Toc226562547"/>
            <w:bookmarkStart w:id="7737" w:name="_Toc226563078"/>
            <w:bookmarkEnd w:id="7734"/>
            <w:bookmarkEnd w:id="7735"/>
            <w:bookmarkEnd w:id="7736"/>
            <w:bookmarkEnd w:id="7737"/>
          </w:p>
        </w:tc>
        <w:tc>
          <w:tcPr>
            <w:tcW w:w="2035" w:type="pct"/>
          </w:tcPr>
          <w:p w14:paraId="434EE5E1" w14:textId="3FCF3EC3" w:rsidR="00947AD3" w:rsidDel="00977676" w:rsidRDefault="00947AD3" w:rsidP="00947AD3">
            <w:pPr>
              <w:pStyle w:val="GOSTTablenorm"/>
              <w:rPr>
                <w:del w:id="7738" w:author="Щанов Александр Валентинович" w:date="2024-07-25T14:46:00Z"/>
              </w:rPr>
            </w:pPr>
            <w:del w:id="7739" w:author="Щанов Александр Валентинович" w:date="2024-07-25T14:46:00Z">
              <w:r w:rsidDel="00977676">
                <w:delText>Указывается значение аналитического признака «ЗО» (Признак заключительных оборотов) для отражения по кредиту записи учета.</w:delText>
              </w:r>
              <w:bookmarkStart w:id="7740" w:name="_Toc210318282"/>
              <w:bookmarkStart w:id="7741" w:name="_Toc210318809"/>
              <w:bookmarkStart w:id="7742" w:name="_Toc226562548"/>
              <w:bookmarkStart w:id="7743" w:name="_Toc226563079"/>
              <w:bookmarkEnd w:id="7740"/>
              <w:bookmarkEnd w:id="7741"/>
              <w:bookmarkEnd w:id="7742"/>
              <w:bookmarkEnd w:id="7743"/>
            </w:del>
          </w:p>
          <w:p w14:paraId="44D5D203" w14:textId="0CA79F80" w:rsidR="00947AD3" w:rsidRPr="00B9499D" w:rsidDel="00214087" w:rsidRDefault="00947AD3" w:rsidP="00947AD3">
            <w:pPr>
              <w:pStyle w:val="GOSTTablenorm"/>
              <w:rPr>
                <w:del w:id="7744" w:author="Щанов Александр Валентинович" w:date="2024-07-29T12:45:00Z"/>
              </w:rPr>
            </w:pPr>
            <w:del w:id="7745" w:author="Щанов Александр Валентинович" w:date="2024-07-25T14:46:00Z">
              <w:r w:rsidRPr="008C1F2F" w:rsidDel="00977676">
                <w:delText>Допускается заполнение прочерком</w:delText>
              </w:r>
            </w:del>
            <w:bookmarkStart w:id="7746" w:name="_Toc210318283"/>
            <w:bookmarkStart w:id="7747" w:name="_Toc210318810"/>
            <w:bookmarkStart w:id="7748" w:name="_Toc226562549"/>
            <w:bookmarkStart w:id="7749" w:name="_Toc226563080"/>
            <w:bookmarkEnd w:id="7746"/>
            <w:bookmarkEnd w:id="7747"/>
            <w:bookmarkEnd w:id="7748"/>
            <w:bookmarkEnd w:id="7749"/>
          </w:p>
        </w:tc>
        <w:bookmarkStart w:id="7750" w:name="_Toc210318284"/>
        <w:bookmarkStart w:id="7751" w:name="_Toc210318811"/>
        <w:bookmarkStart w:id="7752" w:name="_Toc226562550"/>
        <w:bookmarkStart w:id="7753" w:name="_Toc226563081"/>
        <w:bookmarkEnd w:id="7750"/>
        <w:bookmarkEnd w:id="7751"/>
        <w:bookmarkEnd w:id="7752"/>
        <w:bookmarkEnd w:id="7753"/>
      </w:tr>
      <w:tr w:rsidR="00947AD3" w:rsidRPr="00B9499D" w:rsidDel="00214087" w14:paraId="610D5227" w14:textId="1965416F" w:rsidTr="00BB1586">
        <w:trPr>
          <w:del w:id="7754" w:author="Щанов Александр Валентинович" w:date="2024-07-29T12:45:00Z"/>
        </w:trPr>
        <w:tc>
          <w:tcPr>
            <w:tcW w:w="1100" w:type="pct"/>
          </w:tcPr>
          <w:p w14:paraId="7F66CC8D" w14:textId="5941DE93" w:rsidR="00947AD3" w:rsidRPr="00B9499D" w:rsidDel="00214087" w:rsidRDefault="00947AD3" w:rsidP="00947AD3">
            <w:pPr>
              <w:pStyle w:val="GOSTTablenorm"/>
              <w:rPr>
                <w:del w:id="7755" w:author="Щанов Александр Валентинович" w:date="2024-07-29T12:45:00Z"/>
              </w:rPr>
            </w:pPr>
            <w:del w:id="7756" w:author="Щанов Александр Валентинович" w:date="2024-07-25T14:46:00Z">
              <w:r w:rsidDel="00977676">
                <w:delText>ОКС/КМИ</w:delText>
              </w:r>
              <w:r w:rsidRPr="00B9499D" w:rsidDel="00977676">
                <w:delText xml:space="preserve"> по Дт</w:delText>
              </w:r>
            </w:del>
            <w:bookmarkStart w:id="7757" w:name="_Toc210318285"/>
            <w:bookmarkStart w:id="7758" w:name="_Toc210318812"/>
            <w:bookmarkStart w:id="7759" w:name="_Toc226562551"/>
            <w:bookmarkStart w:id="7760" w:name="_Toc226563082"/>
            <w:bookmarkEnd w:id="7757"/>
            <w:bookmarkEnd w:id="7758"/>
            <w:bookmarkEnd w:id="7759"/>
            <w:bookmarkEnd w:id="7760"/>
          </w:p>
        </w:tc>
        <w:tc>
          <w:tcPr>
            <w:tcW w:w="750" w:type="pct"/>
          </w:tcPr>
          <w:p w14:paraId="25C23243" w14:textId="7103312D" w:rsidR="00947AD3" w:rsidRPr="00B9499D" w:rsidDel="00214087" w:rsidRDefault="00947AD3" w:rsidP="00947AD3">
            <w:pPr>
              <w:pStyle w:val="GOSTTablenorm"/>
              <w:rPr>
                <w:del w:id="7761" w:author="Щанов Александр Валентинович" w:date="2024-07-29T12:45:00Z"/>
              </w:rPr>
            </w:pPr>
            <w:del w:id="7762" w:author="Щанов Александр Валентинович" w:date="2024-07-25T14:46:00Z">
              <w:r w:rsidRPr="00A71881" w:rsidDel="00977676">
                <w:rPr>
                  <w:b/>
                  <w:bCs/>
                  <w:szCs w:val="22"/>
                </w:rPr>
                <w:delText>T0504833:</w:delText>
              </w:r>
              <w:r w:rsidRPr="00B9499D" w:rsidDel="00977676">
                <w:delText>DT_FAIP</w:delText>
              </w:r>
            </w:del>
            <w:bookmarkStart w:id="7763" w:name="_Toc210318286"/>
            <w:bookmarkStart w:id="7764" w:name="_Toc210318813"/>
            <w:bookmarkStart w:id="7765" w:name="_Toc226562552"/>
            <w:bookmarkStart w:id="7766" w:name="_Toc226563083"/>
            <w:bookmarkEnd w:id="7763"/>
            <w:bookmarkEnd w:id="7764"/>
            <w:bookmarkEnd w:id="7765"/>
            <w:bookmarkEnd w:id="7766"/>
          </w:p>
        </w:tc>
        <w:tc>
          <w:tcPr>
            <w:tcW w:w="500" w:type="pct"/>
          </w:tcPr>
          <w:p w14:paraId="260F03B1" w14:textId="00E94352" w:rsidR="00947AD3" w:rsidRPr="00B9499D" w:rsidDel="00214087" w:rsidRDefault="00947AD3" w:rsidP="00947AD3">
            <w:pPr>
              <w:pStyle w:val="GOSTTablenorm"/>
              <w:rPr>
                <w:del w:id="7767" w:author="Щанов Александр Валентинович" w:date="2024-07-29T12:45:00Z"/>
              </w:rPr>
            </w:pPr>
            <w:del w:id="7768" w:author="Щанов Александр Валентинович" w:date="2024-07-25T14:46:00Z">
              <w:r w:rsidRPr="00B9499D" w:rsidDel="00977676">
                <w:delText>Строка</w:delText>
              </w:r>
            </w:del>
            <w:bookmarkStart w:id="7769" w:name="_Toc210318287"/>
            <w:bookmarkStart w:id="7770" w:name="_Toc210318814"/>
            <w:bookmarkStart w:id="7771" w:name="_Toc226562553"/>
            <w:bookmarkStart w:id="7772" w:name="_Toc226563084"/>
            <w:bookmarkEnd w:id="7769"/>
            <w:bookmarkEnd w:id="7770"/>
            <w:bookmarkEnd w:id="7771"/>
            <w:bookmarkEnd w:id="7772"/>
          </w:p>
        </w:tc>
        <w:tc>
          <w:tcPr>
            <w:tcW w:w="300" w:type="pct"/>
          </w:tcPr>
          <w:p w14:paraId="290D5E7D" w14:textId="14F093E3" w:rsidR="00947AD3" w:rsidRPr="00B9499D" w:rsidDel="00214087" w:rsidRDefault="00947AD3" w:rsidP="00947AD3">
            <w:pPr>
              <w:pStyle w:val="GOSTTablenorm"/>
              <w:rPr>
                <w:del w:id="7773" w:author="Щанов Александр Валентинович" w:date="2024-07-29T12:45:00Z"/>
              </w:rPr>
            </w:pPr>
            <w:del w:id="7774" w:author="Щанов Александр Валентинович" w:date="2024-07-25T14:46:00Z">
              <w:r w:rsidRPr="00B9499D" w:rsidDel="00977676">
                <w:delText>Да</w:delText>
              </w:r>
            </w:del>
            <w:bookmarkStart w:id="7775" w:name="_Toc210318288"/>
            <w:bookmarkStart w:id="7776" w:name="_Toc210318815"/>
            <w:bookmarkStart w:id="7777" w:name="_Toc226562554"/>
            <w:bookmarkStart w:id="7778" w:name="_Toc226563085"/>
            <w:bookmarkEnd w:id="7775"/>
            <w:bookmarkEnd w:id="7776"/>
            <w:bookmarkEnd w:id="7777"/>
            <w:bookmarkEnd w:id="7778"/>
          </w:p>
        </w:tc>
        <w:tc>
          <w:tcPr>
            <w:tcW w:w="315" w:type="pct"/>
          </w:tcPr>
          <w:p w14:paraId="00EEBC4D" w14:textId="24520A13" w:rsidR="00947AD3" w:rsidRPr="00B9499D" w:rsidDel="00214087" w:rsidRDefault="00947AD3" w:rsidP="00947AD3">
            <w:pPr>
              <w:pStyle w:val="GOSTTablenorm"/>
              <w:rPr>
                <w:del w:id="7779" w:author="Щанов Александр Валентинович" w:date="2024-07-29T12:45:00Z"/>
              </w:rPr>
            </w:pPr>
            <w:del w:id="7780" w:author="Щанов Александр Валентинович" w:date="2024-07-25T14:46:00Z">
              <w:r w:rsidRPr="00B9499D" w:rsidDel="00977676">
                <w:delText>&lt;=25</w:delText>
              </w:r>
            </w:del>
            <w:bookmarkStart w:id="7781" w:name="_Toc210318289"/>
            <w:bookmarkStart w:id="7782" w:name="_Toc210318816"/>
            <w:bookmarkStart w:id="7783" w:name="_Toc226562555"/>
            <w:bookmarkStart w:id="7784" w:name="_Toc226563086"/>
            <w:bookmarkEnd w:id="7781"/>
            <w:bookmarkEnd w:id="7782"/>
            <w:bookmarkEnd w:id="7783"/>
            <w:bookmarkEnd w:id="7784"/>
          </w:p>
        </w:tc>
        <w:tc>
          <w:tcPr>
            <w:tcW w:w="2035" w:type="pct"/>
          </w:tcPr>
          <w:p w14:paraId="61BA961C" w14:textId="4D51AE82" w:rsidR="00947AD3" w:rsidDel="00977676" w:rsidRDefault="00947AD3" w:rsidP="00947AD3">
            <w:pPr>
              <w:pStyle w:val="GOSTTablenorm"/>
              <w:rPr>
                <w:del w:id="7785" w:author="Щанов Александр Валентинович" w:date="2024-07-25T14:46:00Z"/>
              </w:rPr>
            </w:pPr>
            <w:del w:id="7786" w:author="Щанов Александр Валентинович" w:date="2024-07-25T14:46:00Z">
              <w:r w:rsidDel="00977676">
                <w:delText>Указывается значение аналитического признака «ОКС/КМИ» (Код объекта капитального строительства/ капитальных вложений, мероприятия по информатизации) для отражения по дебету записи учета.</w:delText>
              </w:r>
              <w:bookmarkStart w:id="7787" w:name="_Toc210318290"/>
              <w:bookmarkStart w:id="7788" w:name="_Toc210318817"/>
              <w:bookmarkStart w:id="7789" w:name="_Toc226562556"/>
              <w:bookmarkStart w:id="7790" w:name="_Toc226563087"/>
              <w:bookmarkEnd w:id="7787"/>
              <w:bookmarkEnd w:id="7788"/>
              <w:bookmarkEnd w:id="7789"/>
              <w:bookmarkEnd w:id="7790"/>
            </w:del>
          </w:p>
          <w:p w14:paraId="4E1D9C98" w14:textId="51A09AF3" w:rsidR="00947AD3" w:rsidRPr="00B9499D" w:rsidDel="00214087" w:rsidRDefault="00947AD3" w:rsidP="00947AD3">
            <w:pPr>
              <w:pStyle w:val="GOSTTablenorm"/>
              <w:rPr>
                <w:del w:id="7791" w:author="Щанов Александр Валентинович" w:date="2024-07-29T12:45:00Z"/>
              </w:rPr>
            </w:pPr>
            <w:del w:id="7792" w:author="Щанов Александр Валентинович" w:date="2024-07-25T14:46:00Z">
              <w:r w:rsidRPr="008C1F2F" w:rsidDel="00977676">
                <w:delText>Допускается заполнение прочерком</w:delText>
              </w:r>
            </w:del>
            <w:bookmarkStart w:id="7793" w:name="_Toc210318291"/>
            <w:bookmarkStart w:id="7794" w:name="_Toc210318818"/>
            <w:bookmarkStart w:id="7795" w:name="_Toc226562557"/>
            <w:bookmarkStart w:id="7796" w:name="_Toc226563088"/>
            <w:bookmarkEnd w:id="7793"/>
            <w:bookmarkEnd w:id="7794"/>
            <w:bookmarkEnd w:id="7795"/>
            <w:bookmarkEnd w:id="7796"/>
          </w:p>
        </w:tc>
        <w:bookmarkStart w:id="7797" w:name="_Toc210318292"/>
        <w:bookmarkStart w:id="7798" w:name="_Toc210318819"/>
        <w:bookmarkStart w:id="7799" w:name="_Toc226562558"/>
        <w:bookmarkStart w:id="7800" w:name="_Toc226563089"/>
        <w:bookmarkEnd w:id="7797"/>
        <w:bookmarkEnd w:id="7798"/>
        <w:bookmarkEnd w:id="7799"/>
        <w:bookmarkEnd w:id="7800"/>
      </w:tr>
      <w:tr w:rsidR="00947AD3" w:rsidRPr="00B9499D" w:rsidDel="00947AD3" w14:paraId="4450ED1C" w14:textId="5B4C859F" w:rsidTr="00BB1586">
        <w:trPr>
          <w:del w:id="7801" w:author="Щанов Александр Валентинович" w:date="2024-07-25T14:47:00Z"/>
        </w:trPr>
        <w:tc>
          <w:tcPr>
            <w:tcW w:w="1100" w:type="pct"/>
          </w:tcPr>
          <w:p w14:paraId="57158153" w14:textId="57BE40C5" w:rsidR="00947AD3" w:rsidRPr="00B9499D" w:rsidDel="00947AD3" w:rsidRDefault="00947AD3" w:rsidP="00947AD3">
            <w:pPr>
              <w:pStyle w:val="GOSTTablenorm"/>
              <w:rPr>
                <w:del w:id="7802" w:author="Щанов Александр Валентинович" w:date="2024-07-25T14:47:00Z"/>
              </w:rPr>
            </w:pPr>
            <w:del w:id="7803" w:author="Щанов Александр Валентинович" w:date="2024-07-25T14:47:00Z">
              <w:r w:rsidDel="00947AD3">
                <w:delText>ОКС/КМИ</w:delText>
              </w:r>
              <w:r w:rsidRPr="00B9499D" w:rsidDel="00947AD3">
                <w:delText xml:space="preserve"> по Кт</w:delText>
              </w:r>
              <w:bookmarkStart w:id="7804" w:name="_Toc210318293"/>
              <w:bookmarkStart w:id="7805" w:name="_Toc210318820"/>
              <w:bookmarkStart w:id="7806" w:name="_Toc226562559"/>
              <w:bookmarkStart w:id="7807" w:name="_Toc226563090"/>
              <w:bookmarkEnd w:id="7804"/>
              <w:bookmarkEnd w:id="7805"/>
              <w:bookmarkEnd w:id="7806"/>
              <w:bookmarkEnd w:id="7807"/>
            </w:del>
          </w:p>
        </w:tc>
        <w:tc>
          <w:tcPr>
            <w:tcW w:w="750" w:type="pct"/>
          </w:tcPr>
          <w:p w14:paraId="6F0F4137" w14:textId="37BA77AD" w:rsidR="00947AD3" w:rsidRPr="00B9499D" w:rsidDel="00947AD3" w:rsidRDefault="00947AD3" w:rsidP="00947AD3">
            <w:pPr>
              <w:pStyle w:val="GOSTTablenorm"/>
              <w:rPr>
                <w:del w:id="7808" w:author="Щанов Александр Валентинович" w:date="2024-07-25T14:47:00Z"/>
              </w:rPr>
            </w:pPr>
            <w:del w:id="7809" w:author="Щанов Александр Валентинович" w:date="2024-07-25T14:47:00Z">
              <w:r w:rsidRPr="00A71881" w:rsidDel="00947AD3">
                <w:rPr>
                  <w:b/>
                  <w:bCs/>
                  <w:szCs w:val="22"/>
                </w:rPr>
                <w:delText>T0504833:</w:delText>
              </w:r>
              <w:r w:rsidRPr="00B9499D" w:rsidDel="00947AD3">
                <w:rPr>
                  <w:lang w:val="en-US"/>
                </w:rPr>
                <w:delText>C</w:delText>
              </w:r>
              <w:r w:rsidRPr="00B9499D" w:rsidDel="00947AD3">
                <w:delText>T_FAIP</w:delText>
              </w:r>
              <w:bookmarkStart w:id="7810" w:name="_Toc210318294"/>
              <w:bookmarkStart w:id="7811" w:name="_Toc210318821"/>
              <w:bookmarkStart w:id="7812" w:name="_Toc226562560"/>
              <w:bookmarkStart w:id="7813" w:name="_Toc226563091"/>
              <w:bookmarkEnd w:id="7810"/>
              <w:bookmarkEnd w:id="7811"/>
              <w:bookmarkEnd w:id="7812"/>
              <w:bookmarkEnd w:id="7813"/>
            </w:del>
          </w:p>
        </w:tc>
        <w:tc>
          <w:tcPr>
            <w:tcW w:w="500" w:type="pct"/>
          </w:tcPr>
          <w:p w14:paraId="3745C2AF" w14:textId="078E0609" w:rsidR="00947AD3" w:rsidRPr="00B9499D" w:rsidDel="00947AD3" w:rsidRDefault="00947AD3" w:rsidP="00947AD3">
            <w:pPr>
              <w:pStyle w:val="GOSTTablenorm"/>
              <w:rPr>
                <w:del w:id="7814" w:author="Щанов Александр Валентинович" w:date="2024-07-25T14:47:00Z"/>
              </w:rPr>
            </w:pPr>
            <w:del w:id="7815" w:author="Щанов Александр Валентинович" w:date="2024-07-25T14:47:00Z">
              <w:r w:rsidRPr="00B9499D" w:rsidDel="00947AD3">
                <w:delText>Строка</w:delText>
              </w:r>
              <w:bookmarkStart w:id="7816" w:name="_Toc210318295"/>
              <w:bookmarkStart w:id="7817" w:name="_Toc210318822"/>
              <w:bookmarkStart w:id="7818" w:name="_Toc226562561"/>
              <w:bookmarkStart w:id="7819" w:name="_Toc226563092"/>
              <w:bookmarkEnd w:id="7816"/>
              <w:bookmarkEnd w:id="7817"/>
              <w:bookmarkEnd w:id="7818"/>
              <w:bookmarkEnd w:id="7819"/>
            </w:del>
          </w:p>
        </w:tc>
        <w:tc>
          <w:tcPr>
            <w:tcW w:w="300" w:type="pct"/>
          </w:tcPr>
          <w:p w14:paraId="0A4A760A" w14:textId="6E8A471B" w:rsidR="00947AD3" w:rsidRPr="00B9499D" w:rsidDel="00947AD3" w:rsidRDefault="00947AD3" w:rsidP="00947AD3">
            <w:pPr>
              <w:pStyle w:val="GOSTTablenorm"/>
              <w:rPr>
                <w:del w:id="7820" w:author="Щанов Александр Валентинович" w:date="2024-07-25T14:47:00Z"/>
              </w:rPr>
            </w:pPr>
            <w:del w:id="7821" w:author="Щанов Александр Валентинович" w:date="2024-07-25T14:47:00Z">
              <w:r w:rsidRPr="00B9499D" w:rsidDel="00947AD3">
                <w:delText>Да</w:delText>
              </w:r>
              <w:bookmarkStart w:id="7822" w:name="_Toc210318296"/>
              <w:bookmarkStart w:id="7823" w:name="_Toc210318823"/>
              <w:bookmarkStart w:id="7824" w:name="_Toc226562562"/>
              <w:bookmarkStart w:id="7825" w:name="_Toc226563093"/>
              <w:bookmarkEnd w:id="7822"/>
              <w:bookmarkEnd w:id="7823"/>
              <w:bookmarkEnd w:id="7824"/>
              <w:bookmarkEnd w:id="7825"/>
            </w:del>
          </w:p>
        </w:tc>
        <w:tc>
          <w:tcPr>
            <w:tcW w:w="315" w:type="pct"/>
          </w:tcPr>
          <w:p w14:paraId="659F1587" w14:textId="49D6CDB8" w:rsidR="00947AD3" w:rsidRPr="00B9499D" w:rsidDel="00947AD3" w:rsidRDefault="00947AD3" w:rsidP="00947AD3">
            <w:pPr>
              <w:pStyle w:val="GOSTTablenorm"/>
              <w:rPr>
                <w:del w:id="7826" w:author="Щанов Александр Валентинович" w:date="2024-07-25T14:47:00Z"/>
              </w:rPr>
            </w:pPr>
            <w:del w:id="7827" w:author="Щанов Александр Валентинович" w:date="2024-07-25T14:47:00Z">
              <w:r w:rsidRPr="00B9499D" w:rsidDel="00947AD3">
                <w:delText>&lt;=25</w:delText>
              </w:r>
              <w:bookmarkStart w:id="7828" w:name="_Toc210318297"/>
              <w:bookmarkStart w:id="7829" w:name="_Toc210318824"/>
              <w:bookmarkStart w:id="7830" w:name="_Toc226562563"/>
              <w:bookmarkStart w:id="7831" w:name="_Toc226563094"/>
              <w:bookmarkEnd w:id="7828"/>
              <w:bookmarkEnd w:id="7829"/>
              <w:bookmarkEnd w:id="7830"/>
              <w:bookmarkEnd w:id="7831"/>
            </w:del>
          </w:p>
        </w:tc>
        <w:tc>
          <w:tcPr>
            <w:tcW w:w="2035" w:type="pct"/>
          </w:tcPr>
          <w:p w14:paraId="2309C937" w14:textId="7C652AA8" w:rsidR="00947AD3" w:rsidDel="00947AD3" w:rsidRDefault="00947AD3" w:rsidP="00947AD3">
            <w:pPr>
              <w:pStyle w:val="GOSTTablenorm"/>
              <w:rPr>
                <w:del w:id="7832" w:author="Щанов Александр Валентинович" w:date="2024-07-25T14:47:00Z"/>
              </w:rPr>
            </w:pPr>
            <w:del w:id="7833" w:author="Щанов Александр Валентинович" w:date="2024-07-25T14:47:00Z">
              <w:r w:rsidDel="00947AD3">
                <w:delText>Указывается значение аналитического признака «ОКС/КМИ» (Код объекта капитального строительства/капитальных вложений, мероприятия по информатизации) для отражения по кредиту записи учета.</w:delText>
              </w:r>
              <w:bookmarkStart w:id="7834" w:name="_Toc210318298"/>
              <w:bookmarkStart w:id="7835" w:name="_Toc210318825"/>
              <w:bookmarkStart w:id="7836" w:name="_Toc226562564"/>
              <w:bookmarkStart w:id="7837" w:name="_Toc226563095"/>
              <w:bookmarkEnd w:id="7834"/>
              <w:bookmarkEnd w:id="7835"/>
              <w:bookmarkEnd w:id="7836"/>
              <w:bookmarkEnd w:id="7837"/>
            </w:del>
          </w:p>
          <w:p w14:paraId="49790F68" w14:textId="50800BAB" w:rsidR="00947AD3" w:rsidRPr="00B9499D" w:rsidDel="00947AD3" w:rsidRDefault="00947AD3" w:rsidP="00947AD3">
            <w:pPr>
              <w:pStyle w:val="GOSTTablenorm"/>
              <w:rPr>
                <w:del w:id="7838" w:author="Щанов Александр Валентинович" w:date="2024-07-25T14:47:00Z"/>
              </w:rPr>
            </w:pPr>
            <w:del w:id="7839" w:author="Щанов Александр Валентинович" w:date="2024-07-25T14:47:00Z">
              <w:r w:rsidRPr="008C1F2F" w:rsidDel="00947AD3">
                <w:delText>Допускается заполнение прочерком</w:delText>
              </w:r>
              <w:bookmarkStart w:id="7840" w:name="_Toc210318299"/>
              <w:bookmarkStart w:id="7841" w:name="_Toc210318826"/>
              <w:bookmarkStart w:id="7842" w:name="_Toc226562565"/>
              <w:bookmarkStart w:id="7843" w:name="_Toc226563096"/>
              <w:bookmarkEnd w:id="7840"/>
              <w:bookmarkEnd w:id="7841"/>
              <w:bookmarkEnd w:id="7842"/>
              <w:bookmarkEnd w:id="7843"/>
            </w:del>
          </w:p>
        </w:tc>
        <w:bookmarkStart w:id="7844" w:name="_Toc210318300"/>
        <w:bookmarkStart w:id="7845" w:name="_Toc210318827"/>
        <w:bookmarkStart w:id="7846" w:name="_Toc226562566"/>
        <w:bookmarkStart w:id="7847" w:name="_Toc226563097"/>
        <w:bookmarkEnd w:id="7844"/>
        <w:bookmarkEnd w:id="7845"/>
        <w:bookmarkEnd w:id="7846"/>
        <w:bookmarkEnd w:id="7847"/>
      </w:tr>
      <w:tr w:rsidR="00947AD3" w:rsidRPr="00B9499D" w:rsidDel="00947AD3" w14:paraId="49A020C4" w14:textId="3F8EF499" w:rsidTr="00BB1586">
        <w:trPr>
          <w:del w:id="7848" w:author="Щанов Александр Валентинович" w:date="2024-07-25T14:47:00Z"/>
        </w:trPr>
        <w:tc>
          <w:tcPr>
            <w:tcW w:w="1100" w:type="pct"/>
          </w:tcPr>
          <w:p w14:paraId="6FA52D53" w14:textId="54330B8B" w:rsidR="00947AD3" w:rsidRPr="00B9499D" w:rsidDel="00947AD3" w:rsidRDefault="00947AD3" w:rsidP="00947AD3">
            <w:pPr>
              <w:pStyle w:val="GOSTTablenorm"/>
              <w:rPr>
                <w:del w:id="7849" w:author="Щанов Александр Валентинович" w:date="2024-07-25T14:47:00Z"/>
              </w:rPr>
            </w:pPr>
            <w:del w:id="7850" w:author="Щанов Александр Валентинович" w:date="2024-07-25T14:47:00Z">
              <w:r w:rsidDel="00947AD3">
                <w:lastRenderedPageBreak/>
                <w:delText>Финансовый орган</w:delText>
              </w:r>
              <w:r w:rsidRPr="00B9499D" w:rsidDel="00947AD3">
                <w:delText xml:space="preserve"> по Дт</w:delText>
              </w:r>
              <w:bookmarkStart w:id="7851" w:name="_Toc210318301"/>
              <w:bookmarkStart w:id="7852" w:name="_Toc210318828"/>
              <w:bookmarkStart w:id="7853" w:name="_Toc226562567"/>
              <w:bookmarkStart w:id="7854" w:name="_Toc226563098"/>
              <w:bookmarkEnd w:id="7851"/>
              <w:bookmarkEnd w:id="7852"/>
              <w:bookmarkEnd w:id="7853"/>
              <w:bookmarkEnd w:id="7854"/>
            </w:del>
          </w:p>
        </w:tc>
        <w:tc>
          <w:tcPr>
            <w:tcW w:w="750" w:type="pct"/>
          </w:tcPr>
          <w:p w14:paraId="2EC8C768" w14:textId="785C36E4" w:rsidR="00947AD3" w:rsidRPr="00B9499D" w:rsidDel="00947AD3" w:rsidRDefault="00947AD3" w:rsidP="00947AD3">
            <w:pPr>
              <w:pStyle w:val="GOSTTablenorm"/>
              <w:rPr>
                <w:del w:id="7855" w:author="Щанов Александр Валентинович" w:date="2024-07-25T14:47:00Z"/>
              </w:rPr>
            </w:pPr>
            <w:del w:id="7856" w:author="Щанов Александр Валентинович" w:date="2024-07-25T14:47:00Z">
              <w:r w:rsidRPr="00A71881" w:rsidDel="00947AD3">
                <w:rPr>
                  <w:b/>
                  <w:bCs/>
                  <w:szCs w:val="22"/>
                </w:rPr>
                <w:delText>T0504833:</w:delText>
              </w:r>
              <w:r w:rsidRPr="00B9499D" w:rsidDel="00947AD3">
                <w:delText>DT_FO</w:delText>
              </w:r>
              <w:bookmarkStart w:id="7857" w:name="_Toc210318302"/>
              <w:bookmarkStart w:id="7858" w:name="_Toc210318829"/>
              <w:bookmarkStart w:id="7859" w:name="_Toc226562568"/>
              <w:bookmarkStart w:id="7860" w:name="_Toc226563099"/>
              <w:bookmarkEnd w:id="7857"/>
              <w:bookmarkEnd w:id="7858"/>
              <w:bookmarkEnd w:id="7859"/>
              <w:bookmarkEnd w:id="7860"/>
            </w:del>
          </w:p>
        </w:tc>
        <w:tc>
          <w:tcPr>
            <w:tcW w:w="500" w:type="pct"/>
          </w:tcPr>
          <w:p w14:paraId="6796BD2A" w14:textId="04B2C3F0" w:rsidR="00947AD3" w:rsidRPr="00B9499D" w:rsidDel="00947AD3" w:rsidRDefault="00947AD3" w:rsidP="00947AD3">
            <w:pPr>
              <w:pStyle w:val="GOSTTablenorm"/>
              <w:rPr>
                <w:del w:id="7861" w:author="Щанов Александр Валентинович" w:date="2024-07-25T14:47:00Z"/>
              </w:rPr>
            </w:pPr>
            <w:del w:id="7862" w:author="Щанов Александр Валентинович" w:date="2024-07-25T14:47:00Z">
              <w:r w:rsidRPr="00B9499D" w:rsidDel="00947AD3">
                <w:delText>Строка</w:delText>
              </w:r>
              <w:bookmarkStart w:id="7863" w:name="_Toc210318303"/>
              <w:bookmarkStart w:id="7864" w:name="_Toc210318830"/>
              <w:bookmarkStart w:id="7865" w:name="_Toc226562569"/>
              <w:bookmarkStart w:id="7866" w:name="_Toc226563100"/>
              <w:bookmarkEnd w:id="7863"/>
              <w:bookmarkEnd w:id="7864"/>
              <w:bookmarkEnd w:id="7865"/>
              <w:bookmarkEnd w:id="7866"/>
            </w:del>
          </w:p>
        </w:tc>
        <w:tc>
          <w:tcPr>
            <w:tcW w:w="300" w:type="pct"/>
          </w:tcPr>
          <w:p w14:paraId="1CE3F30A" w14:textId="5EE60B76" w:rsidR="00947AD3" w:rsidRPr="00B9499D" w:rsidDel="00947AD3" w:rsidRDefault="00947AD3" w:rsidP="00947AD3">
            <w:pPr>
              <w:pStyle w:val="GOSTTablenorm"/>
              <w:rPr>
                <w:del w:id="7867" w:author="Щанов Александр Валентинович" w:date="2024-07-25T14:47:00Z"/>
              </w:rPr>
            </w:pPr>
            <w:del w:id="7868" w:author="Щанов Александр Валентинович" w:date="2024-07-25T14:47:00Z">
              <w:r w:rsidRPr="00B9499D" w:rsidDel="00947AD3">
                <w:delText>Да</w:delText>
              </w:r>
              <w:bookmarkStart w:id="7869" w:name="_Toc210318304"/>
              <w:bookmarkStart w:id="7870" w:name="_Toc210318831"/>
              <w:bookmarkStart w:id="7871" w:name="_Toc226562570"/>
              <w:bookmarkStart w:id="7872" w:name="_Toc226563101"/>
              <w:bookmarkEnd w:id="7869"/>
              <w:bookmarkEnd w:id="7870"/>
              <w:bookmarkEnd w:id="7871"/>
              <w:bookmarkEnd w:id="7872"/>
            </w:del>
          </w:p>
        </w:tc>
        <w:tc>
          <w:tcPr>
            <w:tcW w:w="315" w:type="pct"/>
          </w:tcPr>
          <w:p w14:paraId="6FEF86FE" w14:textId="3A5284DC" w:rsidR="00947AD3" w:rsidRPr="00B9499D" w:rsidDel="00947AD3" w:rsidRDefault="00947AD3" w:rsidP="00947AD3">
            <w:pPr>
              <w:pStyle w:val="GOSTTablenorm"/>
              <w:rPr>
                <w:del w:id="7873" w:author="Щанов Александр Валентинович" w:date="2024-07-25T14:47:00Z"/>
              </w:rPr>
            </w:pPr>
            <w:del w:id="7874" w:author="Щанов Александр Валентинович" w:date="2024-07-25T14:47:00Z">
              <w:r w:rsidRPr="00B9499D" w:rsidDel="00947AD3">
                <w:delText>&lt;=25</w:delText>
              </w:r>
              <w:bookmarkStart w:id="7875" w:name="_Toc210318305"/>
              <w:bookmarkStart w:id="7876" w:name="_Toc210318832"/>
              <w:bookmarkStart w:id="7877" w:name="_Toc226562571"/>
              <w:bookmarkStart w:id="7878" w:name="_Toc226563102"/>
              <w:bookmarkEnd w:id="7875"/>
              <w:bookmarkEnd w:id="7876"/>
              <w:bookmarkEnd w:id="7877"/>
              <w:bookmarkEnd w:id="7878"/>
            </w:del>
          </w:p>
        </w:tc>
        <w:tc>
          <w:tcPr>
            <w:tcW w:w="2035" w:type="pct"/>
          </w:tcPr>
          <w:p w14:paraId="531ABF99" w14:textId="0ABFC158" w:rsidR="00947AD3" w:rsidDel="00947AD3" w:rsidRDefault="00947AD3" w:rsidP="00947AD3">
            <w:pPr>
              <w:pStyle w:val="GOSTTablenorm"/>
              <w:rPr>
                <w:del w:id="7879" w:author="Щанов Александр Валентинович" w:date="2024-07-25T14:47:00Z"/>
              </w:rPr>
            </w:pPr>
            <w:del w:id="7880" w:author="Щанов Александр Валентинович" w:date="2024-07-25T14:47:00Z">
              <w:r w:rsidDel="00947AD3">
                <w:delText>Указывается значение аналитического признака «ФО» (Финансовый орган) для отражения по дебету записи учета.</w:delText>
              </w:r>
              <w:bookmarkStart w:id="7881" w:name="_Toc210318306"/>
              <w:bookmarkStart w:id="7882" w:name="_Toc210318833"/>
              <w:bookmarkStart w:id="7883" w:name="_Toc226562572"/>
              <w:bookmarkStart w:id="7884" w:name="_Toc226563103"/>
              <w:bookmarkEnd w:id="7881"/>
              <w:bookmarkEnd w:id="7882"/>
              <w:bookmarkEnd w:id="7883"/>
              <w:bookmarkEnd w:id="7884"/>
            </w:del>
          </w:p>
          <w:p w14:paraId="44353E34" w14:textId="4CAA626E" w:rsidR="00947AD3" w:rsidRPr="00B9499D" w:rsidDel="00947AD3" w:rsidRDefault="00947AD3" w:rsidP="00947AD3">
            <w:pPr>
              <w:pStyle w:val="GOSTTablenorm"/>
              <w:rPr>
                <w:del w:id="7885" w:author="Щанов Александр Валентинович" w:date="2024-07-25T14:47:00Z"/>
              </w:rPr>
            </w:pPr>
            <w:del w:id="7886" w:author="Щанов Александр Валентинович" w:date="2024-07-25T14:47:00Z">
              <w:r w:rsidRPr="008C1F2F" w:rsidDel="00947AD3">
                <w:delText>Допускается заполнение прочерком</w:delText>
              </w:r>
              <w:bookmarkStart w:id="7887" w:name="_Toc210318307"/>
              <w:bookmarkStart w:id="7888" w:name="_Toc210318834"/>
              <w:bookmarkStart w:id="7889" w:name="_Toc226562573"/>
              <w:bookmarkStart w:id="7890" w:name="_Toc226563104"/>
              <w:bookmarkEnd w:id="7887"/>
              <w:bookmarkEnd w:id="7888"/>
              <w:bookmarkEnd w:id="7889"/>
              <w:bookmarkEnd w:id="7890"/>
            </w:del>
          </w:p>
        </w:tc>
        <w:bookmarkStart w:id="7891" w:name="_Toc210318308"/>
        <w:bookmarkStart w:id="7892" w:name="_Toc210318835"/>
        <w:bookmarkStart w:id="7893" w:name="_Toc226562574"/>
        <w:bookmarkStart w:id="7894" w:name="_Toc226563105"/>
        <w:bookmarkEnd w:id="7891"/>
        <w:bookmarkEnd w:id="7892"/>
        <w:bookmarkEnd w:id="7893"/>
        <w:bookmarkEnd w:id="7894"/>
      </w:tr>
      <w:tr w:rsidR="00947AD3" w:rsidRPr="00B9499D" w:rsidDel="00947AD3" w14:paraId="25D972D0" w14:textId="125515BF" w:rsidTr="00BB1586">
        <w:trPr>
          <w:del w:id="7895" w:author="Щанов Александр Валентинович" w:date="2024-07-25T14:47:00Z"/>
        </w:trPr>
        <w:tc>
          <w:tcPr>
            <w:tcW w:w="1100" w:type="pct"/>
          </w:tcPr>
          <w:p w14:paraId="1F15CACF" w14:textId="40A6A6D5" w:rsidR="00947AD3" w:rsidRPr="00B9499D" w:rsidDel="00947AD3" w:rsidRDefault="00947AD3" w:rsidP="00947AD3">
            <w:pPr>
              <w:pStyle w:val="GOSTTablenorm"/>
              <w:rPr>
                <w:del w:id="7896" w:author="Щанов Александр Валентинович" w:date="2024-07-25T14:47:00Z"/>
              </w:rPr>
            </w:pPr>
            <w:del w:id="7897" w:author="Щанов Александр Валентинович" w:date="2024-07-25T14:47:00Z">
              <w:r w:rsidDel="00947AD3">
                <w:delText>Финансовый орган</w:delText>
              </w:r>
              <w:r w:rsidRPr="00B9499D" w:rsidDel="00947AD3">
                <w:delText xml:space="preserve"> по Кт</w:delText>
              </w:r>
              <w:bookmarkStart w:id="7898" w:name="_Toc210318309"/>
              <w:bookmarkStart w:id="7899" w:name="_Toc210318836"/>
              <w:bookmarkStart w:id="7900" w:name="_Toc226562575"/>
              <w:bookmarkStart w:id="7901" w:name="_Toc226563106"/>
              <w:bookmarkEnd w:id="7898"/>
              <w:bookmarkEnd w:id="7899"/>
              <w:bookmarkEnd w:id="7900"/>
              <w:bookmarkEnd w:id="7901"/>
            </w:del>
          </w:p>
        </w:tc>
        <w:tc>
          <w:tcPr>
            <w:tcW w:w="750" w:type="pct"/>
          </w:tcPr>
          <w:p w14:paraId="2212253E" w14:textId="2C15574D" w:rsidR="00947AD3" w:rsidRPr="00B9499D" w:rsidDel="00947AD3" w:rsidRDefault="00947AD3" w:rsidP="00947AD3">
            <w:pPr>
              <w:pStyle w:val="GOSTTablenorm"/>
              <w:rPr>
                <w:del w:id="7902" w:author="Щанов Александр Валентинович" w:date="2024-07-25T14:47:00Z"/>
              </w:rPr>
            </w:pPr>
            <w:del w:id="7903" w:author="Щанов Александр Валентинович" w:date="2024-07-25T14:47:00Z">
              <w:r w:rsidRPr="00A71881" w:rsidDel="00947AD3">
                <w:rPr>
                  <w:b/>
                  <w:bCs/>
                  <w:szCs w:val="22"/>
                </w:rPr>
                <w:delText>T0504833:</w:delText>
              </w:r>
              <w:commentRangeStart w:id="7904"/>
              <w:commentRangeStart w:id="7905"/>
              <w:r w:rsidRPr="00B9499D" w:rsidDel="00947AD3">
                <w:rPr>
                  <w:lang w:val="en-US"/>
                </w:rPr>
                <w:delText>C</w:delText>
              </w:r>
              <w:commentRangeEnd w:id="7904"/>
              <w:r w:rsidRPr="00B9499D" w:rsidDel="00947AD3">
                <w:rPr>
                  <w:rStyle w:val="afff4"/>
                  <w:sz w:val="22"/>
                  <w:szCs w:val="20"/>
                </w:rPr>
                <w:commentReference w:id="7904"/>
              </w:r>
              <w:commentRangeEnd w:id="7905"/>
              <w:r w:rsidRPr="00B9499D" w:rsidDel="00947AD3">
                <w:rPr>
                  <w:rStyle w:val="afff4"/>
                  <w:sz w:val="22"/>
                  <w:szCs w:val="20"/>
                </w:rPr>
                <w:commentReference w:id="7905"/>
              </w:r>
              <w:r w:rsidRPr="00B9499D" w:rsidDel="00947AD3">
                <w:delText>T_FO</w:delText>
              </w:r>
              <w:bookmarkStart w:id="7906" w:name="_Toc210318310"/>
              <w:bookmarkStart w:id="7907" w:name="_Toc210318837"/>
              <w:bookmarkStart w:id="7908" w:name="_Toc226562576"/>
              <w:bookmarkStart w:id="7909" w:name="_Toc226563107"/>
              <w:bookmarkEnd w:id="7906"/>
              <w:bookmarkEnd w:id="7907"/>
              <w:bookmarkEnd w:id="7908"/>
              <w:bookmarkEnd w:id="7909"/>
            </w:del>
          </w:p>
        </w:tc>
        <w:tc>
          <w:tcPr>
            <w:tcW w:w="500" w:type="pct"/>
          </w:tcPr>
          <w:p w14:paraId="2D2B7E49" w14:textId="49C2FF69" w:rsidR="00947AD3" w:rsidRPr="00B9499D" w:rsidDel="00947AD3" w:rsidRDefault="00947AD3" w:rsidP="00947AD3">
            <w:pPr>
              <w:pStyle w:val="GOSTTablenorm"/>
              <w:rPr>
                <w:del w:id="7910" w:author="Щанов Александр Валентинович" w:date="2024-07-25T14:47:00Z"/>
              </w:rPr>
            </w:pPr>
            <w:del w:id="7911" w:author="Щанов Александр Валентинович" w:date="2024-07-25T14:47:00Z">
              <w:r w:rsidRPr="00B9499D" w:rsidDel="00947AD3">
                <w:delText>Строка</w:delText>
              </w:r>
              <w:bookmarkStart w:id="7912" w:name="_Toc210318311"/>
              <w:bookmarkStart w:id="7913" w:name="_Toc210318838"/>
              <w:bookmarkStart w:id="7914" w:name="_Toc226562577"/>
              <w:bookmarkStart w:id="7915" w:name="_Toc226563108"/>
              <w:bookmarkEnd w:id="7912"/>
              <w:bookmarkEnd w:id="7913"/>
              <w:bookmarkEnd w:id="7914"/>
              <w:bookmarkEnd w:id="7915"/>
            </w:del>
          </w:p>
        </w:tc>
        <w:tc>
          <w:tcPr>
            <w:tcW w:w="300" w:type="pct"/>
          </w:tcPr>
          <w:p w14:paraId="78988A49" w14:textId="58CD4233" w:rsidR="00947AD3" w:rsidRPr="00B9499D" w:rsidDel="00947AD3" w:rsidRDefault="00947AD3" w:rsidP="00947AD3">
            <w:pPr>
              <w:pStyle w:val="GOSTTablenorm"/>
              <w:rPr>
                <w:del w:id="7916" w:author="Щанов Александр Валентинович" w:date="2024-07-25T14:47:00Z"/>
              </w:rPr>
            </w:pPr>
            <w:del w:id="7917" w:author="Щанов Александр Валентинович" w:date="2024-07-25T14:47:00Z">
              <w:r w:rsidRPr="00B9499D" w:rsidDel="00947AD3">
                <w:delText>Да</w:delText>
              </w:r>
              <w:bookmarkStart w:id="7918" w:name="_Toc210318312"/>
              <w:bookmarkStart w:id="7919" w:name="_Toc210318839"/>
              <w:bookmarkStart w:id="7920" w:name="_Toc226562578"/>
              <w:bookmarkStart w:id="7921" w:name="_Toc226563109"/>
              <w:bookmarkEnd w:id="7918"/>
              <w:bookmarkEnd w:id="7919"/>
              <w:bookmarkEnd w:id="7920"/>
              <w:bookmarkEnd w:id="7921"/>
            </w:del>
          </w:p>
        </w:tc>
        <w:tc>
          <w:tcPr>
            <w:tcW w:w="315" w:type="pct"/>
          </w:tcPr>
          <w:p w14:paraId="0EFE1593" w14:textId="55717D50" w:rsidR="00947AD3" w:rsidRPr="00B9499D" w:rsidDel="00947AD3" w:rsidRDefault="00947AD3" w:rsidP="00947AD3">
            <w:pPr>
              <w:pStyle w:val="GOSTTablenorm"/>
              <w:rPr>
                <w:del w:id="7922" w:author="Щанов Александр Валентинович" w:date="2024-07-25T14:47:00Z"/>
              </w:rPr>
            </w:pPr>
            <w:del w:id="7923" w:author="Щанов Александр Валентинович" w:date="2024-07-25T14:47:00Z">
              <w:r w:rsidRPr="00B9499D" w:rsidDel="00947AD3">
                <w:delText>&lt;=25</w:delText>
              </w:r>
              <w:bookmarkStart w:id="7924" w:name="_Toc210318313"/>
              <w:bookmarkStart w:id="7925" w:name="_Toc210318840"/>
              <w:bookmarkStart w:id="7926" w:name="_Toc226562579"/>
              <w:bookmarkStart w:id="7927" w:name="_Toc226563110"/>
              <w:bookmarkEnd w:id="7924"/>
              <w:bookmarkEnd w:id="7925"/>
              <w:bookmarkEnd w:id="7926"/>
              <w:bookmarkEnd w:id="7927"/>
            </w:del>
          </w:p>
        </w:tc>
        <w:tc>
          <w:tcPr>
            <w:tcW w:w="2035" w:type="pct"/>
          </w:tcPr>
          <w:p w14:paraId="448E500A" w14:textId="4412C176" w:rsidR="00947AD3" w:rsidDel="00947AD3" w:rsidRDefault="00947AD3" w:rsidP="00947AD3">
            <w:pPr>
              <w:pStyle w:val="GOSTTablenorm"/>
              <w:rPr>
                <w:del w:id="7928" w:author="Щанов Александр Валентинович" w:date="2024-07-25T14:47:00Z"/>
              </w:rPr>
            </w:pPr>
            <w:del w:id="7929" w:author="Щанов Александр Валентинович" w:date="2024-07-25T14:47:00Z">
              <w:r w:rsidDel="00947AD3">
                <w:delText>Указывается значение аналитического признака «ФО» (Финансовый орган) для отражения по дебету записи учета.</w:delText>
              </w:r>
              <w:bookmarkStart w:id="7930" w:name="_Toc210318314"/>
              <w:bookmarkStart w:id="7931" w:name="_Toc210318841"/>
              <w:bookmarkStart w:id="7932" w:name="_Toc226562580"/>
              <w:bookmarkStart w:id="7933" w:name="_Toc226563111"/>
              <w:bookmarkEnd w:id="7930"/>
              <w:bookmarkEnd w:id="7931"/>
              <w:bookmarkEnd w:id="7932"/>
              <w:bookmarkEnd w:id="7933"/>
            </w:del>
          </w:p>
          <w:p w14:paraId="22A16CD9" w14:textId="499FCBAA" w:rsidR="00947AD3" w:rsidRPr="00B9499D" w:rsidDel="00947AD3" w:rsidRDefault="00947AD3" w:rsidP="00947AD3">
            <w:pPr>
              <w:pStyle w:val="GOSTTablenorm"/>
              <w:rPr>
                <w:del w:id="7934" w:author="Щанов Александр Валентинович" w:date="2024-07-25T14:47:00Z"/>
              </w:rPr>
            </w:pPr>
            <w:del w:id="7935" w:author="Щанов Александр Валентинович" w:date="2024-07-25T14:47:00Z">
              <w:r w:rsidRPr="008C1F2F" w:rsidDel="00947AD3">
                <w:delText>Допускается заполнение прочерком</w:delText>
              </w:r>
              <w:bookmarkStart w:id="7936" w:name="_Toc210318315"/>
              <w:bookmarkStart w:id="7937" w:name="_Toc210318842"/>
              <w:bookmarkStart w:id="7938" w:name="_Toc226562581"/>
              <w:bookmarkStart w:id="7939" w:name="_Toc226563112"/>
              <w:bookmarkEnd w:id="7936"/>
              <w:bookmarkEnd w:id="7937"/>
              <w:bookmarkEnd w:id="7938"/>
              <w:bookmarkEnd w:id="7939"/>
            </w:del>
          </w:p>
        </w:tc>
        <w:bookmarkStart w:id="7940" w:name="_Toc210318316"/>
        <w:bookmarkStart w:id="7941" w:name="_Toc210318843"/>
        <w:bookmarkStart w:id="7942" w:name="_Toc226562582"/>
        <w:bookmarkStart w:id="7943" w:name="_Toc226563113"/>
        <w:bookmarkEnd w:id="7940"/>
        <w:bookmarkEnd w:id="7941"/>
        <w:bookmarkEnd w:id="7942"/>
        <w:bookmarkEnd w:id="7943"/>
      </w:tr>
      <w:tr w:rsidR="00947AD3" w:rsidRPr="00B9499D" w:rsidDel="00947AD3" w14:paraId="4F249E27" w14:textId="5DF99378" w:rsidTr="00BB1586">
        <w:trPr>
          <w:del w:id="7944" w:author="Щанов Александр Валентинович" w:date="2024-07-25T14:47:00Z"/>
        </w:trPr>
        <w:tc>
          <w:tcPr>
            <w:tcW w:w="1100" w:type="pct"/>
          </w:tcPr>
          <w:p w14:paraId="22164EF6" w14:textId="653003D2" w:rsidR="00947AD3" w:rsidDel="00947AD3" w:rsidRDefault="00947AD3" w:rsidP="00947AD3">
            <w:pPr>
              <w:pStyle w:val="GOSTTablenorm"/>
              <w:rPr>
                <w:del w:id="7945" w:author="Щанов Александр Валентинович" w:date="2024-07-25T14:47:00Z"/>
              </w:rPr>
            </w:pPr>
            <w:del w:id="7946" w:author="Щанов Александр Валентинович" w:date="2024-07-25T14:47:00Z">
              <w:r w:rsidDel="00947AD3">
                <w:delText>Счет контрагента по Дт</w:delText>
              </w:r>
              <w:bookmarkStart w:id="7947" w:name="_Toc210318317"/>
              <w:bookmarkStart w:id="7948" w:name="_Toc210318844"/>
              <w:bookmarkStart w:id="7949" w:name="_Toc226562583"/>
              <w:bookmarkStart w:id="7950" w:name="_Toc226563114"/>
              <w:bookmarkEnd w:id="7947"/>
              <w:bookmarkEnd w:id="7948"/>
              <w:bookmarkEnd w:id="7949"/>
              <w:bookmarkEnd w:id="7950"/>
            </w:del>
          </w:p>
        </w:tc>
        <w:tc>
          <w:tcPr>
            <w:tcW w:w="750" w:type="pct"/>
          </w:tcPr>
          <w:p w14:paraId="4CDFEC16" w14:textId="38AF8375" w:rsidR="00947AD3" w:rsidRPr="00A71881" w:rsidDel="00947AD3" w:rsidRDefault="00947AD3" w:rsidP="00947AD3">
            <w:pPr>
              <w:pStyle w:val="GOSTTablenorm"/>
              <w:rPr>
                <w:del w:id="7951" w:author="Щанов Александр Валентинович" w:date="2024-07-25T14:47:00Z"/>
                <w:b/>
                <w:bCs/>
                <w:szCs w:val="22"/>
              </w:rPr>
            </w:pPr>
            <w:del w:id="7952" w:author="Щанов Александр Валентинович" w:date="2024-07-25T14:47:00Z">
              <w:r w:rsidRPr="00A71881" w:rsidDel="00947AD3">
                <w:rPr>
                  <w:b/>
                  <w:lang w:val="en-US"/>
                </w:rPr>
                <w:delText>T</w:delText>
              </w:r>
              <w:r w:rsidRPr="00214087" w:rsidDel="00947AD3">
                <w:rPr>
                  <w:b/>
                </w:rPr>
                <w:delText>0504833:</w:delText>
              </w:r>
              <w:r w:rsidDel="00947AD3">
                <w:rPr>
                  <w:lang w:val="en-US"/>
                </w:rPr>
                <w:delText>DT</w:delText>
              </w:r>
              <w:r w:rsidRPr="00B9499D" w:rsidDel="00947AD3">
                <w:delText>_</w:delText>
              </w:r>
              <w:r w:rsidDel="00947AD3">
                <w:rPr>
                  <w:lang w:val="en-US"/>
                </w:rPr>
                <w:delText>CA</w:delText>
              </w:r>
              <w:bookmarkStart w:id="7953" w:name="_Toc210318318"/>
              <w:bookmarkStart w:id="7954" w:name="_Toc210318845"/>
              <w:bookmarkStart w:id="7955" w:name="_Toc226562584"/>
              <w:bookmarkStart w:id="7956" w:name="_Toc226563115"/>
              <w:bookmarkEnd w:id="7953"/>
              <w:bookmarkEnd w:id="7954"/>
              <w:bookmarkEnd w:id="7955"/>
              <w:bookmarkEnd w:id="7956"/>
            </w:del>
          </w:p>
        </w:tc>
        <w:tc>
          <w:tcPr>
            <w:tcW w:w="500" w:type="pct"/>
          </w:tcPr>
          <w:p w14:paraId="4570F516" w14:textId="47ECF0E5" w:rsidR="00947AD3" w:rsidRPr="00B9499D" w:rsidDel="00947AD3" w:rsidRDefault="00947AD3" w:rsidP="00947AD3">
            <w:pPr>
              <w:pStyle w:val="GOSTTablenorm"/>
              <w:rPr>
                <w:del w:id="7957" w:author="Щанов Александр Валентинович" w:date="2024-07-25T14:47:00Z"/>
              </w:rPr>
            </w:pPr>
            <w:del w:id="7958" w:author="Щанов Александр Валентинович" w:date="2024-07-25T14:47:00Z">
              <w:r w:rsidRPr="003257B7" w:rsidDel="00947AD3">
                <w:delText>Строка</w:delText>
              </w:r>
              <w:bookmarkStart w:id="7959" w:name="_Toc210318319"/>
              <w:bookmarkStart w:id="7960" w:name="_Toc210318846"/>
              <w:bookmarkStart w:id="7961" w:name="_Toc226562585"/>
              <w:bookmarkStart w:id="7962" w:name="_Toc226563116"/>
              <w:bookmarkEnd w:id="7959"/>
              <w:bookmarkEnd w:id="7960"/>
              <w:bookmarkEnd w:id="7961"/>
              <w:bookmarkEnd w:id="7962"/>
            </w:del>
          </w:p>
        </w:tc>
        <w:tc>
          <w:tcPr>
            <w:tcW w:w="300" w:type="pct"/>
          </w:tcPr>
          <w:p w14:paraId="197738D1" w14:textId="67E25329" w:rsidR="00947AD3" w:rsidRPr="00B9499D" w:rsidDel="00947AD3" w:rsidRDefault="00947AD3" w:rsidP="00947AD3">
            <w:pPr>
              <w:pStyle w:val="GOSTTablenorm"/>
              <w:rPr>
                <w:del w:id="7963" w:author="Щанов Александр Валентинович" w:date="2024-07-25T14:47:00Z"/>
              </w:rPr>
            </w:pPr>
            <w:del w:id="7964" w:author="Щанов Александр Валентинович" w:date="2024-07-25T14:47:00Z">
              <w:r w:rsidRPr="00B9499D" w:rsidDel="00947AD3">
                <w:delText>Да</w:delText>
              </w:r>
              <w:bookmarkStart w:id="7965" w:name="_Toc210318320"/>
              <w:bookmarkStart w:id="7966" w:name="_Toc210318847"/>
              <w:bookmarkStart w:id="7967" w:name="_Toc226562586"/>
              <w:bookmarkStart w:id="7968" w:name="_Toc226563117"/>
              <w:bookmarkEnd w:id="7965"/>
              <w:bookmarkEnd w:id="7966"/>
              <w:bookmarkEnd w:id="7967"/>
              <w:bookmarkEnd w:id="7968"/>
            </w:del>
          </w:p>
        </w:tc>
        <w:tc>
          <w:tcPr>
            <w:tcW w:w="315" w:type="pct"/>
          </w:tcPr>
          <w:p w14:paraId="0DCB6C04" w14:textId="5BD97FA2" w:rsidR="00947AD3" w:rsidRPr="00B9499D" w:rsidDel="00947AD3" w:rsidRDefault="00947AD3" w:rsidP="00947AD3">
            <w:pPr>
              <w:pStyle w:val="GOSTTablenorm"/>
              <w:rPr>
                <w:del w:id="7969" w:author="Щанов Александр Валентинович" w:date="2024-07-25T14:47:00Z"/>
              </w:rPr>
            </w:pPr>
            <w:del w:id="7970" w:author="Щанов Александр Валентинович" w:date="2024-07-25T14:47:00Z">
              <w:r w:rsidDel="00947AD3">
                <w:delText>=20</w:delText>
              </w:r>
              <w:bookmarkStart w:id="7971" w:name="_Toc210318321"/>
              <w:bookmarkStart w:id="7972" w:name="_Toc210318848"/>
              <w:bookmarkStart w:id="7973" w:name="_Toc226562587"/>
              <w:bookmarkStart w:id="7974" w:name="_Toc226563118"/>
              <w:bookmarkEnd w:id="7971"/>
              <w:bookmarkEnd w:id="7972"/>
              <w:bookmarkEnd w:id="7973"/>
              <w:bookmarkEnd w:id="7974"/>
            </w:del>
          </w:p>
        </w:tc>
        <w:tc>
          <w:tcPr>
            <w:tcW w:w="2035" w:type="pct"/>
          </w:tcPr>
          <w:p w14:paraId="4FFB90DF" w14:textId="4E2BCD72" w:rsidR="00947AD3" w:rsidDel="00947AD3" w:rsidRDefault="00947AD3" w:rsidP="00947AD3">
            <w:pPr>
              <w:pStyle w:val="GOSTTablenorm"/>
              <w:rPr>
                <w:del w:id="7975" w:author="Щанов Александр Валентинович" w:date="2024-07-25T14:47:00Z"/>
              </w:rPr>
            </w:pPr>
            <w:del w:id="7976" w:author="Щанов Александр Валентинович" w:date="2024-07-25T14:47:00Z">
              <w:r w:rsidDel="00947AD3">
                <w:delText>Указывается значение аналитического признака «</w:delText>
              </w:r>
              <w:r w:rsidRPr="00964776" w:rsidDel="00947AD3">
                <w:delText>Счет контрагента</w:delText>
              </w:r>
              <w:r w:rsidDel="00947AD3">
                <w:delText>» (</w:delText>
              </w:r>
              <w:r w:rsidRPr="00964776" w:rsidDel="00947AD3">
                <w:delText>Код корреспондирующего счета казначейского учета</w:delText>
              </w:r>
              <w:r w:rsidDel="00947AD3">
                <w:delText>) для отражения по дебету записи учета.</w:delText>
              </w:r>
              <w:bookmarkStart w:id="7977" w:name="_Toc210318322"/>
              <w:bookmarkStart w:id="7978" w:name="_Toc210318849"/>
              <w:bookmarkStart w:id="7979" w:name="_Toc226562588"/>
              <w:bookmarkStart w:id="7980" w:name="_Toc226563119"/>
              <w:bookmarkEnd w:id="7977"/>
              <w:bookmarkEnd w:id="7978"/>
              <w:bookmarkEnd w:id="7979"/>
              <w:bookmarkEnd w:id="7980"/>
            </w:del>
          </w:p>
          <w:p w14:paraId="00F1966E" w14:textId="0F80DF0C" w:rsidR="00947AD3" w:rsidDel="00947AD3" w:rsidRDefault="00947AD3" w:rsidP="00947AD3">
            <w:pPr>
              <w:pStyle w:val="GOSTTablenorm"/>
              <w:rPr>
                <w:del w:id="7981" w:author="Щанов Александр Валентинович" w:date="2024-07-25T14:47:00Z"/>
              </w:rPr>
            </w:pPr>
            <w:del w:id="7982" w:author="Щанов Александр Валентинович" w:date="2024-07-25T14:47:00Z">
              <w:r w:rsidRPr="008C1F2F" w:rsidDel="00947AD3">
                <w:delText>Допускается заполнение прочерком</w:delText>
              </w:r>
              <w:bookmarkStart w:id="7983" w:name="_Toc210318323"/>
              <w:bookmarkStart w:id="7984" w:name="_Toc210318850"/>
              <w:bookmarkStart w:id="7985" w:name="_Toc226562589"/>
              <w:bookmarkStart w:id="7986" w:name="_Toc226563120"/>
              <w:bookmarkEnd w:id="7983"/>
              <w:bookmarkEnd w:id="7984"/>
              <w:bookmarkEnd w:id="7985"/>
              <w:bookmarkEnd w:id="7986"/>
            </w:del>
          </w:p>
        </w:tc>
        <w:bookmarkStart w:id="7987" w:name="_Toc210318324"/>
        <w:bookmarkStart w:id="7988" w:name="_Toc210318851"/>
        <w:bookmarkStart w:id="7989" w:name="_Toc226562590"/>
        <w:bookmarkStart w:id="7990" w:name="_Toc226563121"/>
        <w:bookmarkEnd w:id="7987"/>
        <w:bookmarkEnd w:id="7988"/>
        <w:bookmarkEnd w:id="7989"/>
        <w:bookmarkEnd w:id="7990"/>
      </w:tr>
      <w:tr w:rsidR="00947AD3" w:rsidRPr="00B9499D" w:rsidDel="00947AD3" w14:paraId="27C210D0" w14:textId="5680A105" w:rsidTr="00BB1586">
        <w:trPr>
          <w:del w:id="7991" w:author="Щанов Александр Валентинович" w:date="2024-07-25T14:47:00Z"/>
        </w:trPr>
        <w:tc>
          <w:tcPr>
            <w:tcW w:w="1100" w:type="pct"/>
          </w:tcPr>
          <w:p w14:paraId="4AD40DBE" w14:textId="4A9B4C34" w:rsidR="00947AD3" w:rsidDel="00947AD3" w:rsidRDefault="00947AD3" w:rsidP="00947AD3">
            <w:pPr>
              <w:pStyle w:val="GOSTTablenorm"/>
              <w:rPr>
                <w:del w:id="7992" w:author="Щанов Александр Валентинович" w:date="2024-07-25T14:47:00Z"/>
              </w:rPr>
            </w:pPr>
            <w:del w:id="7993" w:author="Щанов Александр Валентинович" w:date="2024-07-25T14:47:00Z">
              <w:r w:rsidDel="00947AD3">
                <w:delText>Счет контрагента по Кт</w:delText>
              </w:r>
              <w:bookmarkStart w:id="7994" w:name="_Toc210318325"/>
              <w:bookmarkStart w:id="7995" w:name="_Toc210318852"/>
              <w:bookmarkStart w:id="7996" w:name="_Toc226562591"/>
              <w:bookmarkStart w:id="7997" w:name="_Toc226563122"/>
              <w:bookmarkEnd w:id="7994"/>
              <w:bookmarkEnd w:id="7995"/>
              <w:bookmarkEnd w:id="7996"/>
              <w:bookmarkEnd w:id="7997"/>
            </w:del>
          </w:p>
        </w:tc>
        <w:tc>
          <w:tcPr>
            <w:tcW w:w="750" w:type="pct"/>
          </w:tcPr>
          <w:p w14:paraId="44201395" w14:textId="36AC03E3" w:rsidR="00947AD3" w:rsidRPr="00A71881" w:rsidDel="00947AD3" w:rsidRDefault="00947AD3" w:rsidP="00947AD3">
            <w:pPr>
              <w:pStyle w:val="GOSTTablenorm"/>
              <w:rPr>
                <w:del w:id="7998" w:author="Щанов Александр Валентинович" w:date="2024-07-25T14:47:00Z"/>
                <w:b/>
                <w:bCs/>
                <w:szCs w:val="22"/>
              </w:rPr>
            </w:pPr>
            <w:del w:id="7999" w:author="Щанов Александр Валентинович" w:date="2024-07-25T14:47:00Z">
              <w:r w:rsidRPr="00A71881" w:rsidDel="00947AD3">
                <w:rPr>
                  <w:b/>
                  <w:lang w:val="en-US"/>
                </w:rPr>
                <w:delText>T</w:delText>
              </w:r>
              <w:r w:rsidRPr="00214087" w:rsidDel="00947AD3">
                <w:rPr>
                  <w:b/>
                </w:rPr>
                <w:delText>0504833:</w:delText>
              </w:r>
              <w:r w:rsidDel="00947AD3">
                <w:rPr>
                  <w:lang w:val="en-US"/>
                </w:rPr>
                <w:delText>CT</w:delText>
              </w:r>
              <w:r w:rsidRPr="00B9499D" w:rsidDel="00947AD3">
                <w:delText>_</w:delText>
              </w:r>
              <w:r w:rsidDel="00947AD3">
                <w:rPr>
                  <w:lang w:val="en-US"/>
                </w:rPr>
                <w:delText>CA</w:delText>
              </w:r>
              <w:bookmarkStart w:id="8000" w:name="_Toc210318326"/>
              <w:bookmarkStart w:id="8001" w:name="_Toc210318853"/>
              <w:bookmarkStart w:id="8002" w:name="_Toc226562592"/>
              <w:bookmarkStart w:id="8003" w:name="_Toc226563123"/>
              <w:bookmarkEnd w:id="8000"/>
              <w:bookmarkEnd w:id="8001"/>
              <w:bookmarkEnd w:id="8002"/>
              <w:bookmarkEnd w:id="8003"/>
            </w:del>
          </w:p>
        </w:tc>
        <w:tc>
          <w:tcPr>
            <w:tcW w:w="500" w:type="pct"/>
          </w:tcPr>
          <w:p w14:paraId="1D9C01A4" w14:textId="19ABB3C0" w:rsidR="00947AD3" w:rsidRPr="00B9499D" w:rsidDel="00947AD3" w:rsidRDefault="00947AD3" w:rsidP="00947AD3">
            <w:pPr>
              <w:pStyle w:val="GOSTTablenorm"/>
              <w:rPr>
                <w:del w:id="8004" w:author="Щанов Александр Валентинович" w:date="2024-07-25T14:47:00Z"/>
              </w:rPr>
            </w:pPr>
            <w:del w:id="8005" w:author="Щанов Александр Валентинович" w:date="2024-07-25T14:47:00Z">
              <w:r w:rsidRPr="003257B7" w:rsidDel="00947AD3">
                <w:delText>Строка</w:delText>
              </w:r>
              <w:bookmarkStart w:id="8006" w:name="_Toc210318327"/>
              <w:bookmarkStart w:id="8007" w:name="_Toc210318854"/>
              <w:bookmarkStart w:id="8008" w:name="_Toc226562593"/>
              <w:bookmarkStart w:id="8009" w:name="_Toc226563124"/>
              <w:bookmarkEnd w:id="8006"/>
              <w:bookmarkEnd w:id="8007"/>
              <w:bookmarkEnd w:id="8008"/>
              <w:bookmarkEnd w:id="8009"/>
            </w:del>
          </w:p>
        </w:tc>
        <w:tc>
          <w:tcPr>
            <w:tcW w:w="300" w:type="pct"/>
          </w:tcPr>
          <w:p w14:paraId="04F7A123" w14:textId="6B1B8C37" w:rsidR="00947AD3" w:rsidRPr="00B9499D" w:rsidDel="00947AD3" w:rsidRDefault="00947AD3" w:rsidP="00947AD3">
            <w:pPr>
              <w:pStyle w:val="GOSTTablenorm"/>
              <w:rPr>
                <w:del w:id="8010" w:author="Щанов Александр Валентинович" w:date="2024-07-25T14:47:00Z"/>
              </w:rPr>
            </w:pPr>
            <w:del w:id="8011" w:author="Щанов Александр Валентинович" w:date="2024-07-25T14:47:00Z">
              <w:r w:rsidRPr="00B9499D" w:rsidDel="00947AD3">
                <w:delText>Да</w:delText>
              </w:r>
              <w:bookmarkStart w:id="8012" w:name="_Toc210318328"/>
              <w:bookmarkStart w:id="8013" w:name="_Toc210318855"/>
              <w:bookmarkStart w:id="8014" w:name="_Toc226562594"/>
              <w:bookmarkStart w:id="8015" w:name="_Toc226563125"/>
              <w:bookmarkEnd w:id="8012"/>
              <w:bookmarkEnd w:id="8013"/>
              <w:bookmarkEnd w:id="8014"/>
              <w:bookmarkEnd w:id="8015"/>
            </w:del>
          </w:p>
        </w:tc>
        <w:tc>
          <w:tcPr>
            <w:tcW w:w="315" w:type="pct"/>
          </w:tcPr>
          <w:p w14:paraId="2AED63CE" w14:textId="77866A36" w:rsidR="00947AD3" w:rsidRPr="00B9499D" w:rsidDel="00947AD3" w:rsidRDefault="00947AD3" w:rsidP="00947AD3">
            <w:pPr>
              <w:pStyle w:val="GOSTTablenorm"/>
              <w:rPr>
                <w:del w:id="8016" w:author="Щанов Александр Валентинович" w:date="2024-07-25T14:47:00Z"/>
              </w:rPr>
            </w:pPr>
            <w:del w:id="8017" w:author="Щанов Александр Валентинович" w:date="2024-07-25T14:47:00Z">
              <w:r w:rsidDel="00947AD3">
                <w:delText>=20</w:delText>
              </w:r>
              <w:bookmarkStart w:id="8018" w:name="_Toc210318329"/>
              <w:bookmarkStart w:id="8019" w:name="_Toc210318856"/>
              <w:bookmarkStart w:id="8020" w:name="_Toc226562595"/>
              <w:bookmarkStart w:id="8021" w:name="_Toc226563126"/>
              <w:bookmarkEnd w:id="8018"/>
              <w:bookmarkEnd w:id="8019"/>
              <w:bookmarkEnd w:id="8020"/>
              <w:bookmarkEnd w:id="8021"/>
            </w:del>
          </w:p>
        </w:tc>
        <w:tc>
          <w:tcPr>
            <w:tcW w:w="2035" w:type="pct"/>
          </w:tcPr>
          <w:p w14:paraId="701A9021" w14:textId="5626ADB1" w:rsidR="00947AD3" w:rsidDel="00947AD3" w:rsidRDefault="00947AD3" w:rsidP="00947AD3">
            <w:pPr>
              <w:pStyle w:val="GOSTTablenorm"/>
              <w:rPr>
                <w:del w:id="8022" w:author="Щанов Александр Валентинович" w:date="2024-07-25T14:47:00Z"/>
              </w:rPr>
            </w:pPr>
            <w:del w:id="8023" w:author="Щанов Александр Валентинович" w:date="2024-07-25T14:47:00Z">
              <w:r w:rsidDel="00947AD3">
                <w:delText>Указывается значение аналитического признака «</w:delText>
              </w:r>
              <w:r w:rsidRPr="00964776" w:rsidDel="00947AD3">
                <w:delText>Счет контрагента</w:delText>
              </w:r>
              <w:r w:rsidDel="00947AD3">
                <w:delText>» (</w:delText>
              </w:r>
              <w:r w:rsidRPr="00964776" w:rsidDel="00947AD3">
                <w:delText>Код корреспондирующего счета казначейского учета</w:delText>
              </w:r>
              <w:r w:rsidDel="00947AD3">
                <w:delText>) для отражения по кредиту записи учета.</w:delText>
              </w:r>
              <w:bookmarkStart w:id="8024" w:name="_Toc210318330"/>
              <w:bookmarkStart w:id="8025" w:name="_Toc210318857"/>
              <w:bookmarkStart w:id="8026" w:name="_Toc226562596"/>
              <w:bookmarkStart w:id="8027" w:name="_Toc226563127"/>
              <w:bookmarkEnd w:id="8024"/>
              <w:bookmarkEnd w:id="8025"/>
              <w:bookmarkEnd w:id="8026"/>
              <w:bookmarkEnd w:id="8027"/>
            </w:del>
          </w:p>
          <w:p w14:paraId="461827F7" w14:textId="170FDC3C" w:rsidR="00947AD3" w:rsidDel="00947AD3" w:rsidRDefault="00947AD3" w:rsidP="00947AD3">
            <w:pPr>
              <w:pStyle w:val="GOSTTablenorm"/>
              <w:rPr>
                <w:del w:id="8028" w:author="Щанов Александр Валентинович" w:date="2024-07-25T14:47:00Z"/>
              </w:rPr>
            </w:pPr>
            <w:del w:id="8029" w:author="Щанов Александр Валентинович" w:date="2024-07-25T14:47:00Z">
              <w:r w:rsidRPr="008C1F2F" w:rsidDel="00947AD3">
                <w:delText>Допускается заполнение прочерком</w:delText>
              </w:r>
              <w:bookmarkStart w:id="8030" w:name="_Toc210318331"/>
              <w:bookmarkStart w:id="8031" w:name="_Toc210318858"/>
              <w:bookmarkStart w:id="8032" w:name="_Toc226562597"/>
              <w:bookmarkStart w:id="8033" w:name="_Toc226563128"/>
              <w:bookmarkEnd w:id="8030"/>
              <w:bookmarkEnd w:id="8031"/>
              <w:bookmarkEnd w:id="8032"/>
              <w:bookmarkEnd w:id="8033"/>
            </w:del>
          </w:p>
        </w:tc>
        <w:bookmarkStart w:id="8034" w:name="_Toc210318332"/>
        <w:bookmarkStart w:id="8035" w:name="_Toc210318859"/>
        <w:bookmarkStart w:id="8036" w:name="_Toc226562598"/>
        <w:bookmarkStart w:id="8037" w:name="_Toc226563129"/>
        <w:bookmarkEnd w:id="8034"/>
        <w:bookmarkEnd w:id="8035"/>
        <w:bookmarkEnd w:id="8036"/>
        <w:bookmarkEnd w:id="8037"/>
      </w:tr>
      <w:tr w:rsidR="00947AD3" w:rsidRPr="00B9499D" w:rsidDel="00947AD3" w14:paraId="543BC4BE" w14:textId="4BA09D9E" w:rsidTr="00BB1586">
        <w:trPr>
          <w:del w:id="8038" w:author="Щанов Александр Валентинович" w:date="2024-07-25T14:47:00Z"/>
        </w:trPr>
        <w:tc>
          <w:tcPr>
            <w:tcW w:w="1100" w:type="pct"/>
          </w:tcPr>
          <w:p w14:paraId="5B0BCC7C" w14:textId="73E7655D" w:rsidR="00947AD3" w:rsidDel="00947AD3" w:rsidRDefault="00947AD3" w:rsidP="00947AD3">
            <w:pPr>
              <w:pStyle w:val="GOSTTablenorm"/>
              <w:rPr>
                <w:del w:id="8039" w:author="Щанов Александр Валентинович" w:date="2024-07-25T14:47:00Z"/>
              </w:rPr>
            </w:pPr>
            <w:del w:id="8040" w:author="Щанов Александр Валентинович" w:date="2024-07-25T14:47:00Z">
              <w:r w:rsidRPr="007F26A9" w:rsidDel="00947AD3">
                <w:delText>Код СКУ корреспондирующий</w:delText>
              </w:r>
              <w:r w:rsidDel="00947AD3">
                <w:delText xml:space="preserve"> по Дт</w:delText>
              </w:r>
              <w:bookmarkStart w:id="8041" w:name="_Toc210318333"/>
              <w:bookmarkStart w:id="8042" w:name="_Toc210318860"/>
              <w:bookmarkStart w:id="8043" w:name="_Toc226562599"/>
              <w:bookmarkStart w:id="8044" w:name="_Toc226563130"/>
              <w:bookmarkEnd w:id="8041"/>
              <w:bookmarkEnd w:id="8042"/>
              <w:bookmarkEnd w:id="8043"/>
              <w:bookmarkEnd w:id="8044"/>
            </w:del>
          </w:p>
        </w:tc>
        <w:tc>
          <w:tcPr>
            <w:tcW w:w="750" w:type="pct"/>
          </w:tcPr>
          <w:p w14:paraId="6EB0917A" w14:textId="02239F97" w:rsidR="00947AD3" w:rsidRPr="00A71881" w:rsidDel="00947AD3" w:rsidRDefault="00947AD3" w:rsidP="00947AD3">
            <w:pPr>
              <w:pStyle w:val="GOSTTablenorm"/>
              <w:rPr>
                <w:del w:id="8045" w:author="Щанов Александр Валентинович" w:date="2024-07-25T14:47:00Z"/>
                <w:b/>
                <w:bCs/>
                <w:szCs w:val="22"/>
              </w:rPr>
            </w:pPr>
            <w:del w:id="8046" w:author="Щанов Александр Валентинович" w:date="2024-07-25T14:47:00Z">
              <w:r w:rsidRPr="00A71881" w:rsidDel="00947AD3">
                <w:rPr>
                  <w:b/>
                  <w:lang w:val="en-US"/>
                </w:rPr>
                <w:delText>T</w:delText>
              </w:r>
              <w:r w:rsidRPr="00214087" w:rsidDel="00947AD3">
                <w:rPr>
                  <w:b/>
                </w:rPr>
                <w:delText>0504833</w:delText>
              </w:r>
              <w:r w:rsidRPr="00214087" w:rsidDel="00947AD3">
                <w:delText>:</w:delText>
              </w:r>
              <w:r w:rsidRPr="00160506" w:rsidDel="00947AD3">
                <w:delText>DT_AccountCorr</w:delText>
              </w:r>
              <w:bookmarkStart w:id="8047" w:name="_Toc210318334"/>
              <w:bookmarkStart w:id="8048" w:name="_Toc210318861"/>
              <w:bookmarkStart w:id="8049" w:name="_Toc226562600"/>
              <w:bookmarkStart w:id="8050" w:name="_Toc226563131"/>
              <w:bookmarkEnd w:id="8047"/>
              <w:bookmarkEnd w:id="8048"/>
              <w:bookmarkEnd w:id="8049"/>
              <w:bookmarkEnd w:id="8050"/>
            </w:del>
          </w:p>
        </w:tc>
        <w:tc>
          <w:tcPr>
            <w:tcW w:w="500" w:type="pct"/>
          </w:tcPr>
          <w:p w14:paraId="06C9ECC3" w14:textId="505D4E14" w:rsidR="00947AD3" w:rsidRPr="00B9499D" w:rsidDel="00947AD3" w:rsidRDefault="00947AD3" w:rsidP="00947AD3">
            <w:pPr>
              <w:pStyle w:val="GOSTTablenorm"/>
              <w:rPr>
                <w:del w:id="8051" w:author="Щанов Александр Валентинович" w:date="2024-07-25T14:47:00Z"/>
              </w:rPr>
            </w:pPr>
            <w:del w:id="8052" w:author="Щанов Александр Валентинович" w:date="2024-07-25T14:47:00Z">
              <w:r w:rsidRPr="003257B7" w:rsidDel="00947AD3">
                <w:delText>Строка</w:delText>
              </w:r>
              <w:bookmarkStart w:id="8053" w:name="_Toc210318335"/>
              <w:bookmarkStart w:id="8054" w:name="_Toc210318862"/>
              <w:bookmarkStart w:id="8055" w:name="_Toc226562601"/>
              <w:bookmarkStart w:id="8056" w:name="_Toc226563132"/>
              <w:bookmarkEnd w:id="8053"/>
              <w:bookmarkEnd w:id="8054"/>
              <w:bookmarkEnd w:id="8055"/>
              <w:bookmarkEnd w:id="8056"/>
            </w:del>
          </w:p>
        </w:tc>
        <w:tc>
          <w:tcPr>
            <w:tcW w:w="300" w:type="pct"/>
          </w:tcPr>
          <w:p w14:paraId="0B8C96A3" w14:textId="26893C72" w:rsidR="00947AD3" w:rsidRPr="00B9499D" w:rsidDel="00947AD3" w:rsidRDefault="00947AD3" w:rsidP="00947AD3">
            <w:pPr>
              <w:pStyle w:val="GOSTTablenorm"/>
              <w:rPr>
                <w:del w:id="8057" w:author="Щанов Александр Валентинович" w:date="2024-07-25T14:47:00Z"/>
              </w:rPr>
            </w:pPr>
            <w:del w:id="8058" w:author="Щанов Александр Валентинович" w:date="2024-07-25T14:47:00Z">
              <w:r w:rsidRPr="00B9499D" w:rsidDel="00947AD3">
                <w:delText>Да</w:delText>
              </w:r>
              <w:bookmarkStart w:id="8059" w:name="_Toc210318336"/>
              <w:bookmarkStart w:id="8060" w:name="_Toc210318863"/>
              <w:bookmarkStart w:id="8061" w:name="_Toc226562602"/>
              <w:bookmarkStart w:id="8062" w:name="_Toc226563133"/>
              <w:bookmarkEnd w:id="8059"/>
              <w:bookmarkEnd w:id="8060"/>
              <w:bookmarkEnd w:id="8061"/>
              <w:bookmarkEnd w:id="8062"/>
            </w:del>
          </w:p>
        </w:tc>
        <w:tc>
          <w:tcPr>
            <w:tcW w:w="315" w:type="pct"/>
          </w:tcPr>
          <w:p w14:paraId="2B7B9B9F" w14:textId="386C189D" w:rsidR="00947AD3" w:rsidRPr="00B9499D" w:rsidDel="00947AD3" w:rsidRDefault="00947AD3" w:rsidP="00947AD3">
            <w:pPr>
              <w:pStyle w:val="GOSTTablenorm"/>
              <w:rPr>
                <w:del w:id="8063" w:author="Щанов Александр Валентинович" w:date="2024-07-25T14:47:00Z"/>
              </w:rPr>
            </w:pPr>
            <w:del w:id="8064" w:author="Щанов Александр Валентинович" w:date="2024-07-25T14:47:00Z">
              <w:r w:rsidDel="00947AD3">
                <w:delText>=5</w:delText>
              </w:r>
              <w:bookmarkStart w:id="8065" w:name="_Toc210318337"/>
              <w:bookmarkStart w:id="8066" w:name="_Toc210318864"/>
              <w:bookmarkStart w:id="8067" w:name="_Toc226562603"/>
              <w:bookmarkStart w:id="8068" w:name="_Toc226563134"/>
              <w:bookmarkEnd w:id="8065"/>
              <w:bookmarkEnd w:id="8066"/>
              <w:bookmarkEnd w:id="8067"/>
              <w:bookmarkEnd w:id="8068"/>
            </w:del>
          </w:p>
        </w:tc>
        <w:tc>
          <w:tcPr>
            <w:tcW w:w="2035" w:type="pct"/>
          </w:tcPr>
          <w:p w14:paraId="400DE346" w14:textId="48713766" w:rsidR="00947AD3" w:rsidDel="00947AD3" w:rsidRDefault="00947AD3" w:rsidP="00947AD3">
            <w:pPr>
              <w:pStyle w:val="GOSTTablenorm"/>
              <w:rPr>
                <w:del w:id="8069" w:author="Щанов Александр Валентинович" w:date="2024-07-25T14:47:00Z"/>
              </w:rPr>
            </w:pPr>
            <w:del w:id="8070" w:author="Щанов Александр Валентинович" w:date="2024-07-25T14:47:00Z">
              <w:r w:rsidDel="00947AD3">
                <w:delText>Указывается значение аналитического признака «</w:delText>
              </w:r>
              <w:r w:rsidRPr="00964776" w:rsidDel="00947AD3">
                <w:delText>Счет контрагента</w:delText>
              </w:r>
              <w:r w:rsidDel="00947AD3">
                <w:delText>» (</w:delText>
              </w:r>
              <w:r w:rsidRPr="00964776" w:rsidDel="00947AD3">
                <w:delText>Номер казначейского/ банковского счета контрагента</w:delText>
              </w:r>
              <w:r w:rsidDel="00947AD3">
                <w:delText>) для отражения по дебету записи учета.</w:delText>
              </w:r>
              <w:bookmarkStart w:id="8071" w:name="_Toc210318338"/>
              <w:bookmarkStart w:id="8072" w:name="_Toc210318865"/>
              <w:bookmarkStart w:id="8073" w:name="_Toc226562604"/>
              <w:bookmarkStart w:id="8074" w:name="_Toc226563135"/>
              <w:bookmarkEnd w:id="8071"/>
              <w:bookmarkEnd w:id="8072"/>
              <w:bookmarkEnd w:id="8073"/>
              <w:bookmarkEnd w:id="8074"/>
            </w:del>
          </w:p>
          <w:p w14:paraId="6FD4DD54" w14:textId="22B317B1" w:rsidR="00947AD3" w:rsidDel="00947AD3" w:rsidRDefault="00947AD3" w:rsidP="00947AD3">
            <w:pPr>
              <w:pStyle w:val="GOSTTablenorm"/>
              <w:rPr>
                <w:del w:id="8075" w:author="Щанов Александр Валентинович" w:date="2024-07-25T14:47:00Z"/>
              </w:rPr>
            </w:pPr>
            <w:del w:id="8076" w:author="Щанов Александр Валентинович" w:date="2024-07-25T14:47:00Z">
              <w:r w:rsidRPr="008C1F2F" w:rsidDel="00947AD3">
                <w:delText>Допускается заполнение прочерком</w:delText>
              </w:r>
              <w:bookmarkStart w:id="8077" w:name="_Toc210318339"/>
              <w:bookmarkStart w:id="8078" w:name="_Toc210318866"/>
              <w:bookmarkStart w:id="8079" w:name="_Toc226562605"/>
              <w:bookmarkStart w:id="8080" w:name="_Toc226563136"/>
              <w:bookmarkEnd w:id="8077"/>
              <w:bookmarkEnd w:id="8078"/>
              <w:bookmarkEnd w:id="8079"/>
              <w:bookmarkEnd w:id="8080"/>
            </w:del>
          </w:p>
        </w:tc>
        <w:bookmarkStart w:id="8081" w:name="_Toc210318340"/>
        <w:bookmarkStart w:id="8082" w:name="_Toc210318867"/>
        <w:bookmarkStart w:id="8083" w:name="_Toc226562606"/>
        <w:bookmarkStart w:id="8084" w:name="_Toc226563137"/>
        <w:bookmarkEnd w:id="8081"/>
        <w:bookmarkEnd w:id="8082"/>
        <w:bookmarkEnd w:id="8083"/>
        <w:bookmarkEnd w:id="8084"/>
      </w:tr>
      <w:tr w:rsidR="00947AD3" w:rsidRPr="00B9499D" w:rsidDel="00947AD3" w14:paraId="03DA3CDA" w14:textId="543724C9" w:rsidTr="00BB1586">
        <w:trPr>
          <w:del w:id="8085" w:author="Щанов Александр Валентинович" w:date="2024-07-25T14:47:00Z"/>
        </w:trPr>
        <w:tc>
          <w:tcPr>
            <w:tcW w:w="1100" w:type="pct"/>
          </w:tcPr>
          <w:p w14:paraId="13F79627" w14:textId="7CAE1737" w:rsidR="00947AD3" w:rsidDel="00947AD3" w:rsidRDefault="00947AD3" w:rsidP="00947AD3">
            <w:pPr>
              <w:pStyle w:val="GOSTTablenorm"/>
              <w:rPr>
                <w:del w:id="8086" w:author="Щанов Александр Валентинович" w:date="2024-07-25T14:47:00Z"/>
              </w:rPr>
            </w:pPr>
            <w:del w:id="8087" w:author="Щанов Александр Валентинович" w:date="2024-07-25T14:47:00Z">
              <w:r w:rsidRPr="007F26A9" w:rsidDel="00947AD3">
                <w:delText>Код СКУ корреспондирующий</w:delText>
              </w:r>
              <w:r w:rsidDel="00947AD3">
                <w:delText xml:space="preserve"> по Дт</w:delText>
              </w:r>
              <w:bookmarkStart w:id="8088" w:name="_Toc210318341"/>
              <w:bookmarkStart w:id="8089" w:name="_Toc210318868"/>
              <w:bookmarkStart w:id="8090" w:name="_Toc226562607"/>
              <w:bookmarkStart w:id="8091" w:name="_Toc226563138"/>
              <w:bookmarkEnd w:id="8088"/>
              <w:bookmarkEnd w:id="8089"/>
              <w:bookmarkEnd w:id="8090"/>
              <w:bookmarkEnd w:id="8091"/>
            </w:del>
          </w:p>
        </w:tc>
        <w:tc>
          <w:tcPr>
            <w:tcW w:w="750" w:type="pct"/>
          </w:tcPr>
          <w:p w14:paraId="1C480394" w14:textId="01ACA73B" w:rsidR="00947AD3" w:rsidRPr="00A71881" w:rsidDel="00947AD3" w:rsidRDefault="00947AD3" w:rsidP="00947AD3">
            <w:pPr>
              <w:pStyle w:val="GOSTTablenorm"/>
              <w:rPr>
                <w:del w:id="8092" w:author="Щанов Александр Валентинович" w:date="2024-07-25T14:47:00Z"/>
                <w:b/>
                <w:bCs/>
                <w:szCs w:val="22"/>
              </w:rPr>
            </w:pPr>
            <w:del w:id="8093" w:author="Щанов Александр Валентинович" w:date="2024-07-25T14:47:00Z">
              <w:r w:rsidRPr="00A71881" w:rsidDel="00947AD3">
                <w:rPr>
                  <w:b/>
                  <w:lang w:val="en-US"/>
                </w:rPr>
                <w:delText>T</w:delText>
              </w:r>
              <w:r w:rsidRPr="00214087" w:rsidDel="00947AD3">
                <w:rPr>
                  <w:b/>
                </w:rPr>
                <w:delText>0504833:</w:delText>
              </w:r>
              <w:r w:rsidRPr="00214087" w:rsidDel="00947AD3">
                <w:delText xml:space="preserve"> </w:delText>
              </w:r>
              <w:r w:rsidRPr="00160506" w:rsidDel="00947AD3">
                <w:rPr>
                  <w:lang w:val="en-US"/>
                </w:rPr>
                <w:delText>C</w:delText>
              </w:r>
              <w:r w:rsidRPr="00160506" w:rsidDel="00947AD3">
                <w:delText>T_AccountCorr</w:delText>
              </w:r>
              <w:bookmarkStart w:id="8094" w:name="_Toc210318342"/>
              <w:bookmarkStart w:id="8095" w:name="_Toc210318869"/>
              <w:bookmarkStart w:id="8096" w:name="_Toc226562608"/>
              <w:bookmarkStart w:id="8097" w:name="_Toc226563139"/>
              <w:bookmarkEnd w:id="8094"/>
              <w:bookmarkEnd w:id="8095"/>
              <w:bookmarkEnd w:id="8096"/>
              <w:bookmarkEnd w:id="8097"/>
            </w:del>
          </w:p>
        </w:tc>
        <w:tc>
          <w:tcPr>
            <w:tcW w:w="500" w:type="pct"/>
          </w:tcPr>
          <w:p w14:paraId="11BDFB17" w14:textId="07756502" w:rsidR="00947AD3" w:rsidRPr="00B9499D" w:rsidDel="00947AD3" w:rsidRDefault="00947AD3" w:rsidP="00947AD3">
            <w:pPr>
              <w:pStyle w:val="GOSTTablenorm"/>
              <w:rPr>
                <w:del w:id="8098" w:author="Щанов Александр Валентинович" w:date="2024-07-25T14:47:00Z"/>
              </w:rPr>
            </w:pPr>
            <w:del w:id="8099" w:author="Щанов Александр Валентинович" w:date="2024-07-25T14:47:00Z">
              <w:r w:rsidRPr="003257B7" w:rsidDel="00947AD3">
                <w:delText>Строка</w:delText>
              </w:r>
              <w:bookmarkStart w:id="8100" w:name="_Toc210318343"/>
              <w:bookmarkStart w:id="8101" w:name="_Toc210318870"/>
              <w:bookmarkStart w:id="8102" w:name="_Toc226562609"/>
              <w:bookmarkStart w:id="8103" w:name="_Toc226563140"/>
              <w:bookmarkEnd w:id="8100"/>
              <w:bookmarkEnd w:id="8101"/>
              <w:bookmarkEnd w:id="8102"/>
              <w:bookmarkEnd w:id="8103"/>
            </w:del>
          </w:p>
        </w:tc>
        <w:tc>
          <w:tcPr>
            <w:tcW w:w="300" w:type="pct"/>
          </w:tcPr>
          <w:p w14:paraId="40566F48" w14:textId="3DB0C043" w:rsidR="00947AD3" w:rsidRPr="00B9499D" w:rsidDel="00947AD3" w:rsidRDefault="00947AD3" w:rsidP="00947AD3">
            <w:pPr>
              <w:pStyle w:val="GOSTTablenorm"/>
              <w:rPr>
                <w:del w:id="8104" w:author="Щанов Александр Валентинович" w:date="2024-07-25T14:47:00Z"/>
              </w:rPr>
            </w:pPr>
            <w:del w:id="8105" w:author="Щанов Александр Валентинович" w:date="2024-07-25T14:47:00Z">
              <w:r w:rsidRPr="00B9499D" w:rsidDel="00947AD3">
                <w:delText>Да</w:delText>
              </w:r>
              <w:bookmarkStart w:id="8106" w:name="_Toc210318344"/>
              <w:bookmarkStart w:id="8107" w:name="_Toc210318871"/>
              <w:bookmarkStart w:id="8108" w:name="_Toc226562610"/>
              <w:bookmarkStart w:id="8109" w:name="_Toc226563141"/>
              <w:bookmarkEnd w:id="8106"/>
              <w:bookmarkEnd w:id="8107"/>
              <w:bookmarkEnd w:id="8108"/>
              <w:bookmarkEnd w:id="8109"/>
            </w:del>
          </w:p>
        </w:tc>
        <w:tc>
          <w:tcPr>
            <w:tcW w:w="315" w:type="pct"/>
          </w:tcPr>
          <w:p w14:paraId="4EF7F366" w14:textId="077836BB" w:rsidR="00947AD3" w:rsidRPr="00B9499D" w:rsidDel="00947AD3" w:rsidRDefault="00947AD3" w:rsidP="00947AD3">
            <w:pPr>
              <w:pStyle w:val="GOSTTablenorm"/>
              <w:rPr>
                <w:del w:id="8110" w:author="Щанов Александр Валентинович" w:date="2024-07-25T14:47:00Z"/>
              </w:rPr>
            </w:pPr>
            <w:del w:id="8111" w:author="Щанов Александр Валентинович" w:date="2024-07-25T14:47:00Z">
              <w:r w:rsidDel="00947AD3">
                <w:delText>=5</w:delText>
              </w:r>
              <w:bookmarkStart w:id="8112" w:name="_Toc210318345"/>
              <w:bookmarkStart w:id="8113" w:name="_Toc210318872"/>
              <w:bookmarkStart w:id="8114" w:name="_Toc226562611"/>
              <w:bookmarkStart w:id="8115" w:name="_Toc226563142"/>
              <w:bookmarkEnd w:id="8112"/>
              <w:bookmarkEnd w:id="8113"/>
              <w:bookmarkEnd w:id="8114"/>
              <w:bookmarkEnd w:id="8115"/>
            </w:del>
          </w:p>
        </w:tc>
        <w:tc>
          <w:tcPr>
            <w:tcW w:w="2035" w:type="pct"/>
          </w:tcPr>
          <w:p w14:paraId="19416C85" w14:textId="57B2837D" w:rsidR="00947AD3" w:rsidDel="00947AD3" w:rsidRDefault="00947AD3" w:rsidP="00947AD3">
            <w:pPr>
              <w:pStyle w:val="GOSTTablenorm"/>
              <w:rPr>
                <w:del w:id="8116" w:author="Щанов Александр Валентинович" w:date="2024-07-25T14:47:00Z"/>
              </w:rPr>
            </w:pPr>
            <w:del w:id="8117" w:author="Щанов Александр Валентинович" w:date="2024-07-25T14:47:00Z">
              <w:r w:rsidDel="00947AD3">
                <w:delText>Указывается значение аналитического признака «</w:delText>
              </w:r>
              <w:r w:rsidRPr="00964776" w:rsidDel="00947AD3">
                <w:delText>Счет контрагента</w:delText>
              </w:r>
              <w:r w:rsidDel="00947AD3">
                <w:delText>» (</w:delText>
              </w:r>
              <w:r w:rsidRPr="00964776" w:rsidDel="00947AD3">
                <w:delText>Номер казначейского/ банковского счета контрагента</w:delText>
              </w:r>
              <w:r w:rsidDel="00947AD3">
                <w:delText>) для отражения по кредиту записи учета.</w:delText>
              </w:r>
              <w:bookmarkStart w:id="8118" w:name="_Toc210318346"/>
              <w:bookmarkStart w:id="8119" w:name="_Toc210318873"/>
              <w:bookmarkStart w:id="8120" w:name="_Toc226562612"/>
              <w:bookmarkStart w:id="8121" w:name="_Toc226563143"/>
              <w:bookmarkEnd w:id="8118"/>
              <w:bookmarkEnd w:id="8119"/>
              <w:bookmarkEnd w:id="8120"/>
              <w:bookmarkEnd w:id="8121"/>
            </w:del>
          </w:p>
          <w:p w14:paraId="7DECE355" w14:textId="0C813767" w:rsidR="00947AD3" w:rsidDel="00947AD3" w:rsidRDefault="00947AD3" w:rsidP="00947AD3">
            <w:pPr>
              <w:pStyle w:val="GOSTTablenorm"/>
              <w:rPr>
                <w:del w:id="8122" w:author="Щанов Александр Валентинович" w:date="2024-07-25T14:47:00Z"/>
              </w:rPr>
            </w:pPr>
            <w:del w:id="8123" w:author="Щанов Александр Валентинович" w:date="2024-07-25T14:47:00Z">
              <w:r w:rsidRPr="008C1F2F" w:rsidDel="00947AD3">
                <w:delText>Допускается заполнение прочерком</w:delText>
              </w:r>
              <w:bookmarkStart w:id="8124" w:name="_Toc210318347"/>
              <w:bookmarkStart w:id="8125" w:name="_Toc210318874"/>
              <w:bookmarkStart w:id="8126" w:name="_Toc226562613"/>
              <w:bookmarkStart w:id="8127" w:name="_Toc226563144"/>
              <w:bookmarkEnd w:id="8124"/>
              <w:bookmarkEnd w:id="8125"/>
              <w:bookmarkEnd w:id="8126"/>
              <w:bookmarkEnd w:id="8127"/>
            </w:del>
          </w:p>
        </w:tc>
        <w:bookmarkStart w:id="8128" w:name="_Toc210318348"/>
        <w:bookmarkStart w:id="8129" w:name="_Toc210318875"/>
        <w:bookmarkStart w:id="8130" w:name="_Toc226562614"/>
        <w:bookmarkStart w:id="8131" w:name="_Toc226563145"/>
        <w:bookmarkEnd w:id="8128"/>
        <w:bookmarkEnd w:id="8129"/>
        <w:bookmarkEnd w:id="8130"/>
        <w:bookmarkEnd w:id="8131"/>
      </w:tr>
    </w:tbl>
    <w:p w14:paraId="4C4BAC8B" w14:textId="74DD7D82" w:rsidR="004731B9" w:rsidRPr="002E233D" w:rsidRDefault="004731B9" w:rsidP="002E233D">
      <w:pPr>
        <w:pStyle w:val="31"/>
        <w:rPr>
          <w:ins w:id="8132" w:author="Андрей EXP-327886" w:date="2025-09-25T16:49:00Z"/>
        </w:rPr>
      </w:pPr>
      <w:bookmarkStart w:id="8133" w:name="_Ref196309511"/>
      <w:bookmarkStart w:id="8134" w:name="_Toc206663667"/>
      <w:bookmarkStart w:id="8135" w:name="_Toc226563146"/>
      <w:ins w:id="8136" w:author="Андрей EXP-327886" w:date="2025-09-25T16:49:00Z">
        <w:r w:rsidRPr="002E233D">
          <w:lastRenderedPageBreak/>
          <w:t>«</w:t>
        </w:r>
        <w:r w:rsidRPr="002E233D">
          <w:rPr>
            <w:rStyle w:val="32"/>
            <w:b/>
            <w:iCs/>
          </w:rPr>
          <w:t xml:space="preserve">Распоряжение о совершении казначейского платежа (перечисление)» </w:t>
        </w:r>
        <w:commentRangeStart w:id="8137"/>
        <w:commentRangeStart w:id="8138"/>
        <w:r w:rsidRPr="002E233D">
          <w:rPr>
            <w:rStyle w:val="32"/>
            <w:b/>
            <w:iCs/>
          </w:rPr>
          <w:t>MSC_RSKP_Perech</w:t>
        </w:r>
      </w:ins>
      <w:bookmarkEnd w:id="8133"/>
      <w:bookmarkEnd w:id="8134"/>
      <w:ins w:id="8139" w:author="Андрей EXP-327886" w:date="2025-09-25T16:55:00Z">
        <w:del w:id="8140" w:author="Кирилл Воробьёв" w:date="2026-01-27T17:55:00Z">
          <w:r w:rsidR="002E233D" w:rsidDel="00C1458A">
            <w:rPr>
              <w:rStyle w:val="32"/>
              <w:b/>
              <w:iCs/>
            </w:rPr>
            <w:delText>_?</w:delText>
          </w:r>
        </w:del>
        <w:bookmarkEnd w:id="8135"/>
        <w:commentRangeEnd w:id="8137"/>
        <w:r w:rsidR="002E233D" w:rsidRPr="002E233D">
          <w:rPr>
            <w:rStyle w:val="afff4"/>
            <w:sz w:val="26"/>
            <w:szCs w:val="26"/>
          </w:rPr>
          <w:commentReference w:id="8137"/>
        </w:r>
      </w:ins>
      <w:commentRangeEnd w:id="8138"/>
      <w:r w:rsidR="00C1458A" w:rsidRPr="002E233D">
        <w:rPr>
          <w:rStyle w:val="afff4"/>
          <w:sz w:val="26"/>
          <w:szCs w:val="26"/>
        </w:rPr>
        <w:commentReference w:id="8138"/>
      </w:r>
    </w:p>
    <w:p w14:paraId="0E2740AB" w14:textId="447678BA" w:rsidR="004731B9" w:rsidRPr="00601F01" w:rsidRDefault="004731B9" w:rsidP="002E233D">
      <w:pPr>
        <w:pStyle w:val="41"/>
        <w:rPr>
          <w:ins w:id="8141" w:author="Андрей EXP-327886" w:date="2025-09-25T16:49:00Z"/>
        </w:rPr>
      </w:pPr>
      <w:bookmarkStart w:id="8142" w:name="_Toc206663668"/>
      <w:bookmarkStart w:id="8143" w:name="_Toc226563147"/>
      <w:ins w:id="8144" w:author="Андрей EXP-327886" w:date="2025-09-25T16:49:00Z">
        <w:r w:rsidRPr="00601F01">
          <w:t xml:space="preserve">Перечень параметров тела запроса (Document) по документу </w:t>
        </w:r>
        <w:r w:rsidRPr="00501CC5">
          <w:t>«</w:t>
        </w:r>
        <w:r>
          <w:t xml:space="preserve">Распоряжение о совершении казначейского платежа (перечисление)» </w:t>
        </w:r>
        <w:commentRangeStart w:id="8145"/>
        <w:commentRangeStart w:id="8146"/>
        <w:r w:rsidRPr="003101D8">
          <w:rPr>
            <w:lang w:val="en-US"/>
          </w:rPr>
          <w:t>MSC</w:t>
        </w:r>
        <w:r w:rsidRPr="003101D8">
          <w:t>_</w:t>
        </w:r>
        <w:r w:rsidRPr="003101D8">
          <w:rPr>
            <w:lang w:val="en-US"/>
          </w:rPr>
          <w:t>RSKP</w:t>
        </w:r>
        <w:r w:rsidRPr="003101D8">
          <w:t>_</w:t>
        </w:r>
        <w:r w:rsidRPr="003101D8">
          <w:rPr>
            <w:lang w:val="en-US"/>
          </w:rPr>
          <w:t>Perech</w:t>
        </w:r>
        <w:bookmarkEnd w:id="8142"/>
        <w:del w:id="8147" w:author="Кирилл Воробьёв" w:date="2026-01-27T17:55:00Z">
          <w:r w:rsidDel="00C1458A">
            <w:delText>_</w:delText>
          </w:r>
        </w:del>
      </w:ins>
      <w:ins w:id="8148" w:author="Андрей EXP-327886" w:date="2025-09-25T16:50:00Z">
        <w:del w:id="8149" w:author="Кирилл Воробьёв" w:date="2026-01-27T17:55:00Z">
          <w:r w:rsidDel="00C1458A">
            <w:delText>?</w:delText>
          </w:r>
        </w:del>
        <w:bookmarkEnd w:id="8143"/>
        <w:commentRangeEnd w:id="8145"/>
        <w:r w:rsidRPr="00601F01">
          <w:rPr>
            <w:rStyle w:val="afff4"/>
            <w:sz w:val="24"/>
            <w:szCs w:val="26"/>
          </w:rPr>
          <w:commentReference w:id="8145"/>
        </w:r>
      </w:ins>
      <w:commentRangeEnd w:id="8146"/>
      <w:r w:rsidR="00C1458A" w:rsidRPr="00601F01">
        <w:rPr>
          <w:rStyle w:val="afff4"/>
          <w:sz w:val="24"/>
          <w:szCs w:val="26"/>
        </w:rPr>
        <w:commentReference w:id="8146"/>
      </w:r>
    </w:p>
    <w:p w14:paraId="12E89061" w14:textId="6A990159" w:rsidR="004731B9" w:rsidRDefault="004731B9" w:rsidP="004731B9">
      <w:pPr>
        <w:pStyle w:val="GOSTNameTable"/>
        <w:numPr>
          <w:ilvl w:val="0"/>
          <w:numId w:val="8"/>
        </w:numPr>
        <w:rPr>
          <w:ins w:id="8150" w:author="Андрей EXP-327886" w:date="2025-09-25T16:49:00Z"/>
        </w:rPr>
      </w:pPr>
      <w:ins w:id="8151" w:author="Андрей EXP-327886" w:date="2025-09-25T16:49:00Z">
        <w:r w:rsidRPr="00420F5A">
          <w:fldChar w:fldCharType="begin"/>
        </w:r>
        <w:r w:rsidRPr="006053B6">
          <w:instrText xml:space="preserve"> SEQ Таблица \* ARABIC </w:instrText>
        </w:r>
        <w:r w:rsidRPr="00420F5A">
          <w:fldChar w:fldCharType="separate"/>
        </w:r>
      </w:ins>
      <w:bookmarkStart w:id="8152" w:name="_Toc206663722"/>
      <w:bookmarkStart w:id="8153" w:name="_Toc226563175"/>
      <w:r w:rsidR="00AB1BE0">
        <w:rPr>
          <w:noProof/>
        </w:rPr>
        <w:t>19</w:t>
      </w:r>
      <w:ins w:id="8154" w:author="Андрей EXP-327886" w:date="2025-09-25T16:49:00Z">
        <w:r w:rsidRPr="00420F5A">
          <w:fldChar w:fldCharType="end"/>
        </w:r>
        <w:r w:rsidRPr="006053B6">
          <w:t xml:space="preserve"> - Параметры тела (Document) запроса на подбор / сторнирование / переформирование записей учета по документу </w:t>
        </w:r>
        <w:r w:rsidRPr="00501CC5">
          <w:t>«</w:t>
        </w:r>
        <w:r>
          <w:t xml:space="preserve">Распоряжение о совершении казначейского платежа (перечисление)» </w:t>
        </w:r>
        <w:commentRangeStart w:id="8155"/>
        <w:commentRangeStart w:id="8156"/>
        <w:r w:rsidRPr="003101D8">
          <w:rPr>
            <w:lang w:val="en-US"/>
          </w:rPr>
          <w:t>MSC</w:t>
        </w:r>
        <w:r w:rsidRPr="003101D8">
          <w:t>_</w:t>
        </w:r>
        <w:r w:rsidRPr="003101D8">
          <w:rPr>
            <w:lang w:val="en-US"/>
          </w:rPr>
          <w:t>RSKP</w:t>
        </w:r>
        <w:r w:rsidRPr="003101D8">
          <w:t>_</w:t>
        </w:r>
        <w:r w:rsidRPr="003101D8">
          <w:rPr>
            <w:lang w:val="en-US"/>
          </w:rPr>
          <w:t>Perech</w:t>
        </w:r>
      </w:ins>
      <w:bookmarkEnd w:id="8152"/>
      <w:ins w:id="8157" w:author="Андрей EXP-327886" w:date="2025-09-25T16:50:00Z">
        <w:del w:id="8158" w:author="Кирилл Воробьёв" w:date="2026-01-27T17:55:00Z">
          <w:r w:rsidDel="00C1458A">
            <w:delText>_?</w:delText>
          </w:r>
        </w:del>
        <w:bookmarkEnd w:id="8153"/>
        <w:commentRangeEnd w:id="8155"/>
        <w:r>
          <w:rPr>
            <w:rStyle w:val="afff4"/>
            <w:sz w:val="24"/>
            <w:szCs w:val="20"/>
          </w:rPr>
          <w:commentReference w:id="8155"/>
        </w:r>
      </w:ins>
      <w:commentRangeEnd w:id="8156"/>
      <w:r w:rsidR="00C1458A">
        <w:rPr>
          <w:rStyle w:val="afff4"/>
          <w:sz w:val="24"/>
          <w:szCs w:val="20"/>
        </w:rPr>
        <w:commentReference w:id="8156"/>
      </w:r>
    </w:p>
    <w:tbl>
      <w:tblPr>
        <w:tblStyle w:val="GOSTTable"/>
        <w:tblW w:w="5001" w:type="pct"/>
        <w:tblLayout w:type="fixed"/>
        <w:tblLook w:val="00A0" w:firstRow="1" w:lastRow="0" w:firstColumn="1" w:lastColumn="0" w:noHBand="0" w:noVBand="0"/>
      </w:tblPr>
      <w:tblGrid>
        <w:gridCol w:w="3429"/>
        <w:gridCol w:w="2409"/>
        <w:gridCol w:w="1561"/>
        <w:gridCol w:w="851"/>
        <w:gridCol w:w="993"/>
        <w:gridCol w:w="6520"/>
      </w:tblGrid>
      <w:tr w:rsidR="004731B9" w:rsidRPr="00B074CA" w14:paraId="5F1F28D8" w14:textId="77777777" w:rsidTr="00C61C6D">
        <w:trPr>
          <w:cnfStyle w:val="100000000000" w:firstRow="1" w:lastRow="0" w:firstColumn="0" w:lastColumn="0" w:oddVBand="0" w:evenVBand="0" w:oddHBand="0" w:evenHBand="0" w:firstRowFirstColumn="0" w:firstRowLastColumn="0" w:lastRowFirstColumn="0" w:lastRowLastColumn="0"/>
          <w:ins w:id="8159" w:author="Андрей EXP-327886" w:date="2025-09-25T16:49:00Z"/>
        </w:trPr>
        <w:tc>
          <w:tcPr>
            <w:tcW w:w="1088" w:type="pct"/>
          </w:tcPr>
          <w:p w14:paraId="7EF78BD0" w14:textId="77777777" w:rsidR="004731B9" w:rsidRPr="00B074CA" w:rsidRDefault="004731B9" w:rsidP="00C61C6D">
            <w:pPr>
              <w:pStyle w:val="GOSTTableHead"/>
              <w:rPr>
                <w:ins w:id="8160" w:author="Андрей EXP-327886" w:date="2025-09-25T16:49:00Z"/>
              </w:rPr>
            </w:pPr>
            <w:ins w:id="8161" w:author="Андрей EXP-327886" w:date="2025-09-25T16:49:00Z">
              <w:r w:rsidRPr="00B074CA">
                <w:t xml:space="preserve">Наименование </w:t>
              </w:r>
            </w:ins>
          </w:p>
          <w:p w14:paraId="79BB9BB3" w14:textId="77777777" w:rsidR="004731B9" w:rsidRPr="00FC0C55" w:rsidRDefault="004731B9" w:rsidP="00C61C6D">
            <w:pPr>
              <w:pStyle w:val="GOSTTableHead"/>
              <w:rPr>
                <w:ins w:id="8162" w:author="Андрей EXP-327886" w:date="2025-09-25T16:49:00Z"/>
              </w:rPr>
            </w:pPr>
            <w:ins w:id="8163" w:author="Андрей EXP-327886" w:date="2025-09-25T16:49:00Z">
              <w:r>
                <w:t>параметра</w:t>
              </w:r>
            </w:ins>
          </w:p>
        </w:tc>
        <w:tc>
          <w:tcPr>
            <w:tcW w:w="764" w:type="pct"/>
          </w:tcPr>
          <w:p w14:paraId="2D512CDF" w14:textId="77777777" w:rsidR="004731B9" w:rsidRPr="00B074CA" w:rsidRDefault="004731B9" w:rsidP="00C61C6D">
            <w:pPr>
              <w:pStyle w:val="GOSTTableHead"/>
              <w:rPr>
                <w:ins w:id="8164" w:author="Андрей EXP-327886" w:date="2025-09-25T16:49:00Z"/>
              </w:rPr>
            </w:pPr>
            <w:ins w:id="8165" w:author="Андрей EXP-327886" w:date="2025-09-25T16:49:00Z">
              <w:r w:rsidRPr="00B074CA">
                <w:t>На</w:t>
              </w:r>
              <w:r>
                <w:t>звание</w:t>
              </w:r>
              <w:r w:rsidRPr="00B074CA">
                <w:t xml:space="preserve"> </w:t>
              </w:r>
            </w:ins>
          </w:p>
          <w:p w14:paraId="1E3330D2" w14:textId="77777777" w:rsidR="004731B9" w:rsidRPr="00B074CA" w:rsidRDefault="004731B9" w:rsidP="00C61C6D">
            <w:pPr>
              <w:pStyle w:val="GOSTTableHead"/>
              <w:rPr>
                <w:ins w:id="8166" w:author="Андрей EXP-327886" w:date="2025-09-25T16:49:00Z"/>
              </w:rPr>
            </w:pPr>
            <w:ins w:id="8167" w:author="Андрей EXP-327886" w:date="2025-09-25T16:49:00Z">
              <w:r>
                <w:t>тэга</w:t>
              </w:r>
            </w:ins>
          </w:p>
        </w:tc>
        <w:tc>
          <w:tcPr>
            <w:tcW w:w="495" w:type="pct"/>
          </w:tcPr>
          <w:p w14:paraId="2CE4988B" w14:textId="77777777" w:rsidR="004731B9" w:rsidRPr="00B074CA" w:rsidRDefault="004731B9" w:rsidP="00C61C6D">
            <w:pPr>
              <w:pStyle w:val="GOSTTableHead"/>
              <w:rPr>
                <w:ins w:id="8168" w:author="Андрей EXP-327886" w:date="2025-09-25T16:49:00Z"/>
              </w:rPr>
            </w:pPr>
            <w:ins w:id="8169" w:author="Андрей EXP-327886" w:date="2025-09-25T16:49:00Z">
              <w:r w:rsidRPr="00B074CA">
                <w:t>Тип данных</w:t>
              </w:r>
            </w:ins>
          </w:p>
        </w:tc>
        <w:tc>
          <w:tcPr>
            <w:tcW w:w="270" w:type="pct"/>
          </w:tcPr>
          <w:p w14:paraId="58BCE56F" w14:textId="77777777" w:rsidR="004731B9" w:rsidRPr="00AF40E8" w:rsidRDefault="004731B9" w:rsidP="00C61C6D">
            <w:pPr>
              <w:pStyle w:val="GOSTTableHead"/>
              <w:rPr>
                <w:ins w:id="8170" w:author="Андрей EXP-327886" w:date="2025-09-25T16:49:00Z"/>
              </w:rPr>
            </w:pPr>
            <w:ins w:id="8171" w:author="Андрей EXP-327886" w:date="2025-09-25T16:49:00Z">
              <w:r>
                <w:t>Обяза-тель-ность</w:t>
              </w:r>
            </w:ins>
          </w:p>
        </w:tc>
        <w:tc>
          <w:tcPr>
            <w:tcW w:w="315" w:type="pct"/>
          </w:tcPr>
          <w:p w14:paraId="61BAC477" w14:textId="77777777" w:rsidR="004731B9" w:rsidRPr="00B074CA" w:rsidRDefault="004731B9" w:rsidP="00C61C6D">
            <w:pPr>
              <w:pStyle w:val="GOSTTableHead"/>
              <w:rPr>
                <w:ins w:id="8172" w:author="Андрей EXP-327886" w:date="2025-09-25T16:49:00Z"/>
              </w:rPr>
            </w:pPr>
            <w:ins w:id="8173" w:author="Андрей EXP-327886" w:date="2025-09-25T16:49:00Z">
              <w:r w:rsidRPr="00B074CA">
                <w:t>Размерн</w:t>
              </w:r>
              <w:r>
                <w:t>-</w:t>
              </w:r>
              <w:r w:rsidRPr="00B074CA">
                <w:t>ость</w:t>
              </w:r>
            </w:ins>
          </w:p>
        </w:tc>
        <w:tc>
          <w:tcPr>
            <w:tcW w:w="2068" w:type="pct"/>
          </w:tcPr>
          <w:p w14:paraId="550FEDB5" w14:textId="77777777" w:rsidR="004731B9" w:rsidRPr="00B074CA" w:rsidRDefault="004731B9" w:rsidP="00C61C6D">
            <w:pPr>
              <w:pStyle w:val="GOSTTableHead"/>
              <w:rPr>
                <w:ins w:id="8174" w:author="Андрей EXP-327886" w:date="2025-09-25T16:49:00Z"/>
              </w:rPr>
            </w:pPr>
            <w:ins w:id="8175" w:author="Андрей EXP-327886" w:date="2025-09-25T16:49:00Z">
              <w:r>
                <w:t>Описание</w:t>
              </w:r>
            </w:ins>
          </w:p>
        </w:tc>
      </w:tr>
      <w:tr w:rsidR="004731B9" w:rsidRPr="00B074CA" w14:paraId="77693A09" w14:textId="77777777" w:rsidTr="00C61C6D">
        <w:trPr>
          <w:cnfStyle w:val="000000100000" w:firstRow="0" w:lastRow="0" w:firstColumn="0" w:lastColumn="0" w:oddVBand="0" w:evenVBand="0" w:oddHBand="1" w:evenHBand="0" w:firstRowFirstColumn="0" w:firstRowLastColumn="0" w:lastRowFirstColumn="0" w:lastRowLastColumn="0"/>
          <w:ins w:id="8176" w:author="Андрей EXP-327886" w:date="2025-09-25T16:49:00Z"/>
        </w:trPr>
        <w:tc>
          <w:tcPr>
            <w:tcW w:w="1088" w:type="pct"/>
          </w:tcPr>
          <w:p w14:paraId="496EDC7B" w14:textId="77777777" w:rsidR="004731B9" w:rsidRPr="00B074CA" w:rsidRDefault="004731B9" w:rsidP="00C61C6D">
            <w:pPr>
              <w:pStyle w:val="GOSTTablenorm"/>
              <w:rPr>
                <w:ins w:id="8177" w:author="Андрей EXP-327886" w:date="2025-09-25T16:49:00Z"/>
              </w:rPr>
            </w:pPr>
            <w:ins w:id="8178" w:author="Андрей EXP-327886" w:date="2025-09-25T16:49:00Z">
              <w:r w:rsidRPr="00B9499D">
                <w:t>Номер документа</w:t>
              </w:r>
            </w:ins>
          </w:p>
        </w:tc>
        <w:tc>
          <w:tcPr>
            <w:tcW w:w="764" w:type="pct"/>
          </w:tcPr>
          <w:p w14:paraId="3D0D37BF" w14:textId="77777777" w:rsidR="004731B9" w:rsidRPr="00B074CA" w:rsidRDefault="004731B9" w:rsidP="00C61C6D">
            <w:pPr>
              <w:pStyle w:val="GOSTTablenorm"/>
              <w:rPr>
                <w:ins w:id="8179" w:author="Андрей EXP-327886" w:date="2025-09-25T16:49:00Z"/>
              </w:rPr>
            </w:pPr>
            <w:ins w:id="8180" w:author="Андрей EXP-327886" w:date="2025-09-25T16:49:00Z">
              <w:r w:rsidRPr="00B66992">
                <w:t>INF_DocNumber</w:t>
              </w:r>
            </w:ins>
          </w:p>
        </w:tc>
        <w:tc>
          <w:tcPr>
            <w:tcW w:w="495" w:type="pct"/>
          </w:tcPr>
          <w:p w14:paraId="3F2064CA" w14:textId="77777777" w:rsidR="004731B9" w:rsidRPr="00B074CA" w:rsidRDefault="004731B9" w:rsidP="00C61C6D">
            <w:pPr>
              <w:pStyle w:val="GOSTTablenorm"/>
              <w:rPr>
                <w:ins w:id="8181" w:author="Андрей EXP-327886" w:date="2025-09-25T16:49:00Z"/>
              </w:rPr>
            </w:pPr>
            <w:ins w:id="8182" w:author="Андрей EXP-327886" w:date="2025-09-25T16:49:00Z">
              <w:r w:rsidRPr="008E680B">
                <w:t>Строка</w:t>
              </w:r>
            </w:ins>
          </w:p>
        </w:tc>
        <w:tc>
          <w:tcPr>
            <w:tcW w:w="270" w:type="pct"/>
          </w:tcPr>
          <w:p w14:paraId="58C78162" w14:textId="77777777" w:rsidR="004731B9" w:rsidRPr="00B074CA" w:rsidRDefault="004731B9" w:rsidP="00C61C6D">
            <w:pPr>
              <w:pStyle w:val="GOSTTablenorm"/>
              <w:rPr>
                <w:ins w:id="8183" w:author="Андрей EXP-327886" w:date="2025-09-25T16:49:00Z"/>
              </w:rPr>
            </w:pPr>
            <w:ins w:id="8184" w:author="Андрей EXP-327886" w:date="2025-09-25T16:49:00Z">
              <w:r w:rsidRPr="00B9499D">
                <w:t>Да</w:t>
              </w:r>
            </w:ins>
          </w:p>
        </w:tc>
        <w:tc>
          <w:tcPr>
            <w:tcW w:w="315" w:type="pct"/>
          </w:tcPr>
          <w:p w14:paraId="78BB6AEF" w14:textId="77777777" w:rsidR="004731B9" w:rsidRPr="00B074CA" w:rsidRDefault="004731B9" w:rsidP="00C61C6D">
            <w:pPr>
              <w:pStyle w:val="GOSTTablenorm"/>
              <w:rPr>
                <w:ins w:id="8185" w:author="Андрей EXP-327886" w:date="2025-09-25T16:49:00Z"/>
              </w:rPr>
            </w:pPr>
            <w:ins w:id="8186" w:author="Андрей EXP-327886" w:date="2025-09-25T16:49:00Z">
              <w:r w:rsidRPr="00C75A4E">
                <w:t>&lt;=</w:t>
              </w:r>
              <w:r>
                <w:t>15</w:t>
              </w:r>
            </w:ins>
          </w:p>
        </w:tc>
        <w:tc>
          <w:tcPr>
            <w:tcW w:w="2068" w:type="pct"/>
          </w:tcPr>
          <w:p w14:paraId="490246F6" w14:textId="77777777" w:rsidR="004731B9" w:rsidRPr="00B074CA" w:rsidRDefault="004731B9" w:rsidP="00C61C6D">
            <w:pPr>
              <w:pStyle w:val="GOSTTablenorm"/>
              <w:rPr>
                <w:ins w:id="8187" w:author="Андрей EXP-327886" w:date="2025-09-25T16:49:00Z"/>
              </w:rPr>
            </w:pPr>
            <w:ins w:id="8188" w:author="Андрей EXP-327886" w:date="2025-09-25T16:49:00Z">
              <w:r w:rsidRPr="00B9499D">
                <w:t>Указывается номер документа</w:t>
              </w:r>
            </w:ins>
          </w:p>
        </w:tc>
      </w:tr>
      <w:tr w:rsidR="004731B9" w:rsidRPr="00B074CA" w14:paraId="32915E74" w14:textId="77777777" w:rsidTr="00C61C6D">
        <w:trPr>
          <w:cnfStyle w:val="000000010000" w:firstRow="0" w:lastRow="0" w:firstColumn="0" w:lastColumn="0" w:oddVBand="0" w:evenVBand="0" w:oddHBand="0" w:evenHBand="1" w:firstRowFirstColumn="0" w:firstRowLastColumn="0" w:lastRowFirstColumn="0" w:lastRowLastColumn="0"/>
          <w:ins w:id="8189" w:author="Андрей EXP-327886" w:date="2025-09-25T16:49:00Z"/>
        </w:trPr>
        <w:tc>
          <w:tcPr>
            <w:tcW w:w="1088" w:type="pct"/>
          </w:tcPr>
          <w:p w14:paraId="1AE44FFA" w14:textId="77777777" w:rsidR="004731B9" w:rsidRPr="00B074CA" w:rsidRDefault="004731B9" w:rsidP="00C61C6D">
            <w:pPr>
              <w:pStyle w:val="GOSTTablenorm"/>
              <w:rPr>
                <w:ins w:id="8190" w:author="Андрей EXP-327886" w:date="2025-09-25T16:49:00Z"/>
              </w:rPr>
            </w:pPr>
            <w:ins w:id="8191" w:author="Андрей EXP-327886" w:date="2025-09-25T16:49:00Z">
              <w:r w:rsidRPr="00B9499D">
                <w:t>Дата документа</w:t>
              </w:r>
            </w:ins>
          </w:p>
        </w:tc>
        <w:tc>
          <w:tcPr>
            <w:tcW w:w="764" w:type="pct"/>
          </w:tcPr>
          <w:p w14:paraId="43DCE217" w14:textId="77777777" w:rsidR="004731B9" w:rsidRPr="00B074CA" w:rsidRDefault="004731B9" w:rsidP="00C61C6D">
            <w:pPr>
              <w:pStyle w:val="GOSTTablenorm"/>
              <w:rPr>
                <w:ins w:id="8192" w:author="Андрей EXP-327886" w:date="2025-09-25T16:49:00Z"/>
              </w:rPr>
            </w:pPr>
            <w:ins w:id="8193" w:author="Андрей EXP-327886" w:date="2025-09-25T16:49:00Z">
              <w:r w:rsidRPr="00B66992">
                <w:t>INF_DocDate</w:t>
              </w:r>
            </w:ins>
          </w:p>
        </w:tc>
        <w:tc>
          <w:tcPr>
            <w:tcW w:w="495" w:type="pct"/>
          </w:tcPr>
          <w:p w14:paraId="0BDA7602" w14:textId="77777777" w:rsidR="004731B9" w:rsidRPr="00B074CA" w:rsidRDefault="004731B9" w:rsidP="00C61C6D">
            <w:pPr>
              <w:pStyle w:val="GOSTTablenorm"/>
              <w:rPr>
                <w:ins w:id="8194" w:author="Андрей EXP-327886" w:date="2025-09-25T16:49:00Z"/>
              </w:rPr>
            </w:pPr>
            <w:ins w:id="8195" w:author="Андрей EXP-327886" w:date="2025-09-25T16:49:00Z">
              <w:r w:rsidRPr="00B9499D">
                <w:t>Дата</w:t>
              </w:r>
            </w:ins>
          </w:p>
        </w:tc>
        <w:tc>
          <w:tcPr>
            <w:tcW w:w="270" w:type="pct"/>
          </w:tcPr>
          <w:p w14:paraId="56EDE28C" w14:textId="77777777" w:rsidR="004731B9" w:rsidRPr="00B074CA" w:rsidRDefault="004731B9" w:rsidP="00C61C6D">
            <w:pPr>
              <w:pStyle w:val="GOSTTablenorm"/>
              <w:rPr>
                <w:ins w:id="8196" w:author="Андрей EXP-327886" w:date="2025-09-25T16:49:00Z"/>
              </w:rPr>
            </w:pPr>
            <w:ins w:id="8197" w:author="Андрей EXP-327886" w:date="2025-09-25T16:49:00Z">
              <w:r w:rsidRPr="00B9499D">
                <w:t>Да</w:t>
              </w:r>
            </w:ins>
          </w:p>
        </w:tc>
        <w:tc>
          <w:tcPr>
            <w:tcW w:w="315" w:type="pct"/>
          </w:tcPr>
          <w:p w14:paraId="7F18FB0F" w14:textId="77777777" w:rsidR="004731B9" w:rsidRPr="00B074CA" w:rsidRDefault="004731B9" w:rsidP="00C61C6D">
            <w:pPr>
              <w:pStyle w:val="GOSTTablenorm"/>
              <w:rPr>
                <w:ins w:id="8198" w:author="Андрей EXP-327886" w:date="2025-09-25T16:49:00Z"/>
              </w:rPr>
            </w:pPr>
            <w:ins w:id="8199" w:author="Андрей EXP-327886" w:date="2025-09-25T16:49:00Z">
              <w:r>
                <w:t>-</w:t>
              </w:r>
            </w:ins>
          </w:p>
        </w:tc>
        <w:tc>
          <w:tcPr>
            <w:tcW w:w="2068" w:type="pct"/>
          </w:tcPr>
          <w:p w14:paraId="7C64655B" w14:textId="77777777" w:rsidR="004731B9" w:rsidRPr="00B074CA" w:rsidRDefault="004731B9" w:rsidP="00C61C6D">
            <w:pPr>
              <w:pStyle w:val="GOSTTablenorm"/>
              <w:rPr>
                <w:ins w:id="8200" w:author="Андрей EXP-327886" w:date="2025-09-25T16:49:00Z"/>
              </w:rPr>
            </w:pPr>
            <w:ins w:id="8201" w:author="Андрей EXP-327886" w:date="2025-09-25T16:49:00Z">
              <w:r w:rsidRPr="00B9499D">
                <w:t>Указывается дата</w:t>
              </w:r>
              <w:r>
                <w:t xml:space="preserve"> документа в формате YYYY-MM-DD</w:t>
              </w:r>
            </w:ins>
          </w:p>
        </w:tc>
      </w:tr>
      <w:tr w:rsidR="004731B9" w:rsidRPr="00B074CA" w14:paraId="7F3E0BFC" w14:textId="77777777" w:rsidTr="00C61C6D">
        <w:trPr>
          <w:cnfStyle w:val="000000100000" w:firstRow="0" w:lastRow="0" w:firstColumn="0" w:lastColumn="0" w:oddVBand="0" w:evenVBand="0" w:oddHBand="1" w:evenHBand="0" w:firstRowFirstColumn="0" w:firstRowLastColumn="0" w:lastRowFirstColumn="0" w:lastRowLastColumn="0"/>
          <w:ins w:id="8202" w:author="Андрей EXP-327886" w:date="2025-09-25T16:49:00Z"/>
        </w:trPr>
        <w:tc>
          <w:tcPr>
            <w:tcW w:w="1088" w:type="pct"/>
          </w:tcPr>
          <w:p w14:paraId="0DE14E80" w14:textId="77777777" w:rsidR="004731B9" w:rsidRPr="00B074CA" w:rsidRDefault="004731B9" w:rsidP="00C61C6D">
            <w:pPr>
              <w:pStyle w:val="GOSTTablenorm"/>
              <w:rPr>
                <w:ins w:id="8203" w:author="Андрей EXP-327886" w:date="2025-09-25T16:49:00Z"/>
              </w:rPr>
            </w:pPr>
            <w:ins w:id="8204" w:author="Андрей EXP-327886" w:date="2025-09-25T16:49:00Z">
              <w:r>
                <w:rPr>
                  <w:szCs w:val="22"/>
                </w:rPr>
                <w:t>Вид документа</w:t>
              </w:r>
            </w:ins>
          </w:p>
        </w:tc>
        <w:tc>
          <w:tcPr>
            <w:tcW w:w="764" w:type="pct"/>
          </w:tcPr>
          <w:p w14:paraId="178D4D7C" w14:textId="77777777" w:rsidR="004731B9" w:rsidRPr="00B074CA" w:rsidRDefault="004731B9" w:rsidP="00C61C6D">
            <w:pPr>
              <w:pStyle w:val="GOSTTablenorm"/>
              <w:rPr>
                <w:ins w:id="8205" w:author="Андрей EXP-327886" w:date="2025-09-25T16:49:00Z"/>
              </w:rPr>
            </w:pPr>
            <w:ins w:id="8206" w:author="Андрей EXP-327886" w:date="2025-09-25T16:49:00Z">
              <w:r w:rsidRPr="00B66992">
                <w:t>SystemInformation_TF_DocType</w:t>
              </w:r>
            </w:ins>
          </w:p>
        </w:tc>
        <w:tc>
          <w:tcPr>
            <w:tcW w:w="495" w:type="pct"/>
          </w:tcPr>
          <w:p w14:paraId="22E23E61" w14:textId="77777777" w:rsidR="004731B9" w:rsidRPr="00B074CA" w:rsidRDefault="004731B9" w:rsidP="00C61C6D">
            <w:pPr>
              <w:pStyle w:val="GOSTTablenorm"/>
              <w:rPr>
                <w:ins w:id="8207" w:author="Андрей EXP-327886" w:date="2025-09-25T16:49:00Z"/>
              </w:rPr>
            </w:pPr>
            <w:ins w:id="8208" w:author="Андрей EXP-327886" w:date="2025-09-25T16:49:00Z">
              <w:r w:rsidRPr="008E680B">
                <w:t>Строка</w:t>
              </w:r>
            </w:ins>
          </w:p>
        </w:tc>
        <w:tc>
          <w:tcPr>
            <w:tcW w:w="270" w:type="pct"/>
          </w:tcPr>
          <w:p w14:paraId="5C7FC8C8" w14:textId="77777777" w:rsidR="004731B9" w:rsidRPr="00B074CA" w:rsidRDefault="004731B9" w:rsidP="00C61C6D">
            <w:pPr>
              <w:pStyle w:val="GOSTTablenorm"/>
              <w:rPr>
                <w:ins w:id="8209" w:author="Андрей EXP-327886" w:date="2025-09-25T16:49:00Z"/>
              </w:rPr>
            </w:pPr>
            <w:ins w:id="8210" w:author="Андрей EXP-327886" w:date="2025-09-25T16:49:00Z">
              <w:r w:rsidRPr="00B9499D">
                <w:rPr>
                  <w:szCs w:val="22"/>
                </w:rPr>
                <w:t>Да</w:t>
              </w:r>
            </w:ins>
          </w:p>
        </w:tc>
        <w:tc>
          <w:tcPr>
            <w:tcW w:w="315" w:type="pct"/>
          </w:tcPr>
          <w:p w14:paraId="2D468DAE" w14:textId="77777777" w:rsidR="004731B9" w:rsidRPr="00B074CA" w:rsidRDefault="004731B9" w:rsidP="00C61C6D">
            <w:pPr>
              <w:pStyle w:val="GOSTTablenorm"/>
              <w:rPr>
                <w:ins w:id="8211" w:author="Андрей EXP-327886" w:date="2025-09-25T16:49:00Z"/>
              </w:rPr>
            </w:pPr>
            <w:ins w:id="8212" w:author="Андрей EXP-327886" w:date="2025-09-25T16:49:00Z">
              <w:r>
                <w:t>=3</w:t>
              </w:r>
            </w:ins>
          </w:p>
        </w:tc>
        <w:tc>
          <w:tcPr>
            <w:tcW w:w="2068" w:type="pct"/>
          </w:tcPr>
          <w:p w14:paraId="06B60AB4" w14:textId="77777777" w:rsidR="004731B9" w:rsidRDefault="004731B9" w:rsidP="00C61C6D">
            <w:pPr>
              <w:pStyle w:val="GOSTTablenorm"/>
              <w:rPr>
                <w:ins w:id="8213" w:author="Андрей EXP-327886" w:date="2025-09-25T16:49:00Z"/>
                <w:szCs w:val="22"/>
              </w:rPr>
            </w:pPr>
            <w:ins w:id="8214" w:author="Андрей EXP-327886" w:date="2025-09-25T16:49:00Z">
              <w:r>
                <w:rPr>
                  <w:szCs w:val="22"/>
                </w:rPr>
                <w:t>Указывается код вида документа.</w:t>
              </w:r>
            </w:ins>
          </w:p>
          <w:p w14:paraId="10C5619A" w14:textId="77777777" w:rsidR="004731B9" w:rsidRPr="00B074CA" w:rsidRDefault="004731B9" w:rsidP="00C61C6D">
            <w:pPr>
              <w:pStyle w:val="GOSTTablenorm"/>
              <w:rPr>
                <w:ins w:id="8215" w:author="Андрей EXP-327886" w:date="2025-09-25T16:49:00Z"/>
              </w:rPr>
            </w:pPr>
            <w:ins w:id="8216" w:author="Андрей EXP-327886" w:date="2025-09-25T16:49:00Z">
              <w:r>
                <w:rPr>
                  <w:szCs w:val="22"/>
                </w:rPr>
                <w:t xml:space="preserve">Заполняется значением </w:t>
              </w:r>
              <w:r>
                <w:t>«РСП»</w:t>
              </w:r>
            </w:ins>
          </w:p>
        </w:tc>
      </w:tr>
      <w:tr w:rsidR="004731B9" w:rsidRPr="00B074CA" w14:paraId="54F95A67" w14:textId="77777777" w:rsidTr="00C61C6D">
        <w:trPr>
          <w:cnfStyle w:val="000000010000" w:firstRow="0" w:lastRow="0" w:firstColumn="0" w:lastColumn="0" w:oddVBand="0" w:evenVBand="0" w:oddHBand="0" w:evenHBand="1" w:firstRowFirstColumn="0" w:firstRowLastColumn="0" w:lastRowFirstColumn="0" w:lastRowLastColumn="0"/>
          <w:ins w:id="8217" w:author="Андрей EXP-327886" w:date="2025-09-25T16:49:00Z"/>
        </w:trPr>
        <w:tc>
          <w:tcPr>
            <w:tcW w:w="1088" w:type="pct"/>
          </w:tcPr>
          <w:p w14:paraId="0A5EC7D9" w14:textId="77777777" w:rsidR="004731B9" w:rsidRPr="00B074CA" w:rsidRDefault="004731B9" w:rsidP="00C61C6D">
            <w:pPr>
              <w:pStyle w:val="GOSTTablenorm"/>
              <w:rPr>
                <w:ins w:id="8218" w:author="Андрей EXP-327886" w:date="2025-09-25T16:49:00Z"/>
              </w:rPr>
            </w:pPr>
            <w:ins w:id="8219" w:author="Андрей EXP-327886" w:date="2025-09-25T16:49:00Z">
              <w:r w:rsidRPr="00B9499D">
                <w:t>Код валюты по ОКВ</w:t>
              </w:r>
            </w:ins>
          </w:p>
        </w:tc>
        <w:tc>
          <w:tcPr>
            <w:tcW w:w="764" w:type="pct"/>
          </w:tcPr>
          <w:p w14:paraId="712588B3" w14:textId="77777777" w:rsidR="004731B9" w:rsidRPr="00B074CA" w:rsidRDefault="004731B9" w:rsidP="00C61C6D">
            <w:pPr>
              <w:pStyle w:val="GOSTTablenorm"/>
              <w:rPr>
                <w:ins w:id="8220" w:author="Андрей EXP-327886" w:date="2025-09-25T16:49:00Z"/>
              </w:rPr>
            </w:pPr>
            <w:ins w:id="8221" w:author="Андрей EXP-327886" w:date="2025-09-25T16:49:00Z">
              <w:r w:rsidRPr="00B66992">
                <w:t>InfPayment_OKV_Code</w:t>
              </w:r>
            </w:ins>
          </w:p>
        </w:tc>
        <w:tc>
          <w:tcPr>
            <w:tcW w:w="495" w:type="pct"/>
          </w:tcPr>
          <w:p w14:paraId="47FA360F" w14:textId="77777777" w:rsidR="004731B9" w:rsidRPr="00B074CA" w:rsidRDefault="004731B9" w:rsidP="00C61C6D">
            <w:pPr>
              <w:pStyle w:val="GOSTTablenorm"/>
              <w:rPr>
                <w:ins w:id="8222" w:author="Андрей EXP-327886" w:date="2025-09-25T16:49:00Z"/>
              </w:rPr>
            </w:pPr>
            <w:ins w:id="8223" w:author="Андрей EXP-327886" w:date="2025-09-25T16:49:00Z">
              <w:r w:rsidRPr="008E680B">
                <w:t>Строка</w:t>
              </w:r>
            </w:ins>
          </w:p>
        </w:tc>
        <w:tc>
          <w:tcPr>
            <w:tcW w:w="270" w:type="pct"/>
          </w:tcPr>
          <w:p w14:paraId="64F8C107" w14:textId="77777777" w:rsidR="004731B9" w:rsidRPr="00B074CA" w:rsidRDefault="004731B9" w:rsidP="00C61C6D">
            <w:pPr>
              <w:pStyle w:val="GOSTTablenorm"/>
              <w:rPr>
                <w:ins w:id="8224" w:author="Андрей EXP-327886" w:date="2025-09-25T16:49:00Z"/>
              </w:rPr>
            </w:pPr>
            <w:ins w:id="8225" w:author="Андрей EXP-327886" w:date="2025-09-25T16:49:00Z">
              <w:r w:rsidRPr="00B9499D">
                <w:t>Да</w:t>
              </w:r>
            </w:ins>
          </w:p>
        </w:tc>
        <w:tc>
          <w:tcPr>
            <w:tcW w:w="315" w:type="pct"/>
          </w:tcPr>
          <w:p w14:paraId="361212BE" w14:textId="77777777" w:rsidR="004731B9" w:rsidRPr="00B074CA" w:rsidRDefault="004731B9" w:rsidP="00C61C6D">
            <w:pPr>
              <w:pStyle w:val="GOSTTablenorm"/>
              <w:rPr>
                <w:ins w:id="8226" w:author="Андрей EXP-327886" w:date="2025-09-25T16:49:00Z"/>
              </w:rPr>
            </w:pPr>
            <w:ins w:id="8227" w:author="Андрей EXP-327886" w:date="2025-09-25T16:49:00Z">
              <w:r>
                <w:t>=3</w:t>
              </w:r>
            </w:ins>
          </w:p>
        </w:tc>
        <w:tc>
          <w:tcPr>
            <w:tcW w:w="2068" w:type="pct"/>
          </w:tcPr>
          <w:p w14:paraId="6E65DDC2" w14:textId="77777777" w:rsidR="004731B9" w:rsidRPr="00B074CA" w:rsidRDefault="004731B9" w:rsidP="00C61C6D">
            <w:pPr>
              <w:pStyle w:val="GOSTTablenorm"/>
              <w:rPr>
                <w:ins w:id="8228" w:author="Андрей EXP-327886" w:date="2025-09-25T16:49:00Z"/>
              </w:rPr>
            </w:pPr>
            <w:ins w:id="8229" w:author="Андрей EXP-327886" w:date="2025-09-25T16:49:00Z">
              <w:r w:rsidRPr="00B9499D">
                <w:t xml:space="preserve">Указывается </w:t>
              </w:r>
              <w:r>
                <w:t xml:space="preserve">цифровой </w:t>
              </w:r>
              <w:r w:rsidRPr="00B9499D">
                <w:t>код валюты по Общеро</w:t>
              </w:r>
              <w:r>
                <w:t>ссийскому классификатору валют</w:t>
              </w:r>
            </w:ins>
          </w:p>
        </w:tc>
      </w:tr>
      <w:tr w:rsidR="004731B9" w:rsidRPr="00B074CA" w14:paraId="189031D5" w14:textId="77777777" w:rsidTr="00C61C6D">
        <w:trPr>
          <w:cnfStyle w:val="000000100000" w:firstRow="0" w:lastRow="0" w:firstColumn="0" w:lastColumn="0" w:oddVBand="0" w:evenVBand="0" w:oddHBand="1" w:evenHBand="0" w:firstRowFirstColumn="0" w:firstRowLastColumn="0" w:lastRowFirstColumn="0" w:lastRowLastColumn="0"/>
          <w:ins w:id="8230" w:author="Андрей EXP-327886" w:date="2025-09-25T16:49:00Z"/>
        </w:trPr>
        <w:tc>
          <w:tcPr>
            <w:tcW w:w="1088" w:type="pct"/>
          </w:tcPr>
          <w:p w14:paraId="7D0E1614" w14:textId="77777777" w:rsidR="004731B9" w:rsidRPr="00B074CA" w:rsidRDefault="004731B9" w:rsidP="00C61C6D">
            <w:pPr>
              <w:pStyle w:val="GOSTTablenorm"/>
              <w:rPr>
                <w:ins w:id="8231" w:author="Андрей EXP-327886" w:date="2025-09-25T16:49:00Z"/>
              </w:rPr>
            </w:pPr>
            <w:ins w:id="8232" w:author="Андрей EXP-327886" w:date="2025-09-25T16:49:00Z">
              <w:r w:rsidRPr="00B9499D">
                <w:t>Контур</w:t>
              </w:r>
            </w:ins>
          </w:p>
        </w:tc>
        <w:tc>
          <w:tcPr>
            <w:tcW w:w="764" w:type="pct"/>
          </w:tcPr>
          <w:p w14:paraId="2071F65A" w14:textId="77777777" w:rsidR="004731B9" w:rsidRPr="00B074CA" w:rsidRDefault="004731B9" w:rsidP="00C61C6D">
            <w:pPr>
              <w:pStyle w:val="GOSTTablenorm"/>
              <w:rPr>
                <w:ins w:id="8233" w:author="Андрей EXP-327886" w:date="2025-09-25T16:49:00Z"/>
              </w:rPr>
            </w:pPr>
            <w:ins w:id="8234" w:author="Андрей EXP-327886" w:date="2025-09-25T16:49:00Z">
              <w:r w:rsidRPr="00B66992">
                <w:t>SystemInformation_Contour</w:t>
              </w:r>
            </w:ins>
          </w:p>
        </w:tc>
        <w:tc>
          <w:tcPr>
            <w:tcW w:w="495" w:type="pct"/>
          </w:tcPr>
          <w:p w14:paraId="4F04A28D" w14:textId="77777777" w:rsidR="004731B9" w:rsidRPr="00B074CA" w:rsidRDefault="004731B9" w:rsidP="00C61C6D">
            <w:pPr>
              <w:pStyle w:val="GOSTTablenorm"/>
              <w:rPr>
                <w:ins w:id="8235" w:author="Андрей EXP-327886" w:date="2025-09-25T16:49:00Z"/>
              </w:rPr>
            </w:pPr>
            <w:ins w:id="8236" w:author="Андрей EXP-327886" w:date="2025-09-25T16:49:00Z">
              <w:r>
                <w:t>Строка</w:t>
              </w:r>
            </w:ins>
          </w:p>
        </w:tc>
        <w:tc>
          <w:tcPr>
            <w:tcW w:w="270" w:type="pct"/>
          </w:tcPr>
          <w:p w14:paraId="7FDCDC7A" w14:textId="77777777" w:rsidR="004731B9" w:rsidRPr="00B074CA" w:rsidRDefault="004731B9" w:rsidP="00C61C6D">
            <w:pPr>
              <w:pStyle w:val="GOSTTablenorm"/>
              <w:rPr>
                <w:ins w:id="8237" w:author="Андрей EXP-327886" w:date="2025-09-25T16:49:00Z"/>
              </w:rPr>
            </w:pPr>
            <w:ins w:id="8238" w:author="Андрей EXP-327886" w:date="2025-09-25T16:49:00Z">
              <w:r w:rsidRPr="00B9499D">
                <w:t>Да</w:t>
              </w:r>
            </w:ins>
          </w:p>
        </w:tc>
        <w:tc>
          <w:tcPr>
            <w:tcW w:w="315" w:type="pct"/>
          </w:tcPr>
          <w:p w14:paraId="57032BAE" w14:textId="77777777" w:rsidR="004731B9" w:rsidRPr="00B074CA" w:rsidRDefault="004731B9" w:rsidP="00C61C6D">
            <w:pPr>
              <w:pStyle w:val="GOSTTablenorm"/>
              <w:rPr>
                <w:ins w:id="8239" w:author="Андрей EXP-327886" w:date="2025-09-25T16:49:00Z"/>
              </w:rPr>
            </w:pPr>
            <w:ins w:id="8240" w:author="Андрей EXP-327886" w:date="2025-09-25T16:49:00Z">
              <w:r>
                <w:t>=1</w:t>
              </w:r>
            </w:ins>
          </w:p>
        </w:tc>
        <w:tc>
          <w:tcPr>
            <w:tcW w:w="2068" w:type="pct"/>
          </w:tcPr>
          <w:p w14:paraId="2FAF99B0" w14:textId="77777777" w:rsidR="004731B9" w:rsidRPr="00B9499D" w:rsidRDefault="004731B9" w:rsidP="00C61C6D">
            <w:pPr>
              <w:pStyle w:val="GOSTTablenorm"/>
              <w:rPr>
                <w:ins w:id="8241" w:author="Андрей EXP-327886" w:date="2025-09-25T16:49:00Z"/>
              </w:rPr>
            </w:pPr>
            <w:ins w:id="8242" w:author="Андрей EXP-327886" w:date="2025-09-25T16:49:00Z">
              <w:r w:rsidRPr="00B9499D">
                <w:t>Указывается код контура,</w:t>
              </w:r>
              <w:r>
                <w:t xml:space="preserve"> в котором проводится операция.</w:t>
              </w:r>
            </w:ins>
          </w:p>
          <w:p w14:paraId="7EA7C8DB" w14:textId="77777777" w:rsidR="004731B9" w:rsidRPr="00B9499D" w:rsidRDefault="004731B9" w:rsidP="00C61C6D">
            <w:pPr>
              <w:pStyle w:val="GOSTTablenorm"/>
              <w:rPr>
                <w:ins w:id="8243" w:author="Андрей EXP-327886" w:date="2025-09-25T16:49:00Z"/>
              </w:rPr>
            </w:pPr>
            <w:ins w:id="8244" w:author="Андрей EXP-327886" w:date="2025-09-25T16:49:00Z">
              <w:r w:rsidRPr="00B9499D">
                <w:t>Возможные значения:</w:t>
              </w:r>
            </w:ins>
          </w:p>
          <w:p w14:paraId="05D1642F" w14:textId="77777777" w:rsidR="004731B9" w:rsidRPr="00A82AF1" w:rsidRDefault="004731B9" w:rsidP="004731B9">
            <w:pPr>
              <w:pStyle w:val="GOSTTableListMark1"/>
              <w:numPr>
                <w:ilvl w:val="0"/>
                <w:numId w:val="1"/>
              </w:numPr>
              <w:tabs>
                <w:tab w:val="clear" w:pos="340"/>
                <w:tab w:val="num" w:pos="369"/>
              </w:tabs>
              <w:ind w:left="368"/>
              <w:rPr>
                <w:ins w:id="8245" w:author="Андрей EXP-327886" w:date="2025-09-25T16:49:00Z"/>
              </w:rPr>
            </w:pPr>
            <w:ins w:id="8246" w:author="Андрей EXP-327886" w:date="2025-09-25T16:49:00Z">
              <w:r>
                <w:t>«</w:t>
              </w:r>
              <w:r>
                <w:rPr>
                  <w:lang w:val="en-US"/>
                </w:rPr>
                <w:t>O</w:t>
              </w:r>
              <w:r>
                <w:t>» – о</w:t>
              </w:r>
              <w:r w:rsidRPr="00A82AF1">
                <w:t>ткрытый;</w:t>
              </w:r>
            </w:ins>
          </w:p>
          <w:p w14:paraId="4CFD24D5" w14:textId="77777777" w:rsidR="004731B9" w:rsidRPr="00A82AF1" w:rsidRDefault="004731B9" w:rsidP="004731B9">
            <w:pPr>
              <w:pStyle w:val="GOSTTableListMark1"/>
              <w:numPr>
                <w:ilvl w:val="0"/>
                <w:numId w:val="1"/>
              </w:numPr>
              <w:tabs>
                <w:tab w:val="clear" w:pos="340"/>
                <w:tab w:val="num" w:pos="369"/>
              </w:tabs>
              <w:ind w:left="368"/>
              <w:rPr>
                <w:ins w:id="8247" w:author="Андрей EXP-327886" w:date="2025-09-25T16:49:00Z"/>
              </w:rPr>
            </w:pPr>
            <w:ins w:id="8248" w:author="Андрей EXP-327886" w:date="2025-09-25T16:49:00Z">
              <w:r w:rsidRPr="00A82AF1">
                <w:t xml:space="preserve">«S» – </w:t>
              </w:r>
              <w:r>
                <w:t>з</w:t>
              </w:r>
              <w:r w:rsidRPr="00A82AF1">
                <w:t>ащищенный;</w:t>
              </w:r>
            </w:ins>
          </w:p>
          <w:p w14:paraId="267ADD57" w14:textId="77777777" w:rsidR="004731B9" w:rsidRPr="00A82AF1" w:rsidRDefault="004731B9" w:rsidP="004731B9">
            <w:pPr>
              <w:pStyle w:val="GOSTTableListMark1"/>
              <w:numPr>
                <w:ilvl w:val="0"/>
                <w:numId w:val="1"/>
              </w:numPr>
              <w:tabs>
                <w:tab w:val="clear" w:pos="340"/>
                <w:tab w:val="num" w:pos="369"/>
              </w:tabs>
              <w:ind w:left="368"/>
              <w:rPr>
                <w:ins w:id="8249" w:author="Андрей EXP-327886" w:date="2025-09-25T16:49:00Z"/>
              </w:rPr>
            </w:pPr>
            <w:ins w:id="8250" w:author="Андрей EXP-327886" w:date="2025-09-25T16:49:00Z">
              <w:r>
                <w:t>«</w:t>
              </w:r>
              <w:r w:rsidRPr="00A82AF1">
                <w:t>1</w:t>
              </w:r>
              <w:r>
                <w:t>»</w:t>
              </w:r>
              <w:r w:rsidRPr="00A82AF1">
                <w:t xml:space="preserve"> – открытый;</w:t>
              </w:r>
            </w:ins>
          </w:p>
          <w:p w14:paraId="528A23E7" w14:textId="77777777" w:rsidR="004731B9" w:rsidRPr="00B074CA" w:rsidRDefault="004731B9" w:rsidP="004731B9">
            <w:pPr>
              <w:pStyle w:val="GOSTTableListMark1"/>
              <w:numPr>
                <w:ilvl w:val="0"/>
                <w:numId w:val="1"/>
              </w:numPr>
              <w:tabs>
                <w:tab w:val="clear" w:pos="340"/>
              </w:tabs>
              <w:ind w:left="283" w:hanging="170"/>
              <w:rPr>
                <w:ins w:id="8251" w:author="Андрей EXP-327886" w:date="2025-09-25T16:49:00Z"/>
              </w:rPr>
            </w:pPr>
            <w:ins w:id="8252" w:author="Андрей EXP-327886" w:date="2025-09-25T16:49:00Z">
              <w:r>
                <w:t>«</w:t>
              </w:r>
              <w:r w:rsidRPr="00A82AF1">
                <w:t>2</w:t>
              </w:r>
              <w:r>
                <w:t>»</w:t>
              </w:r>
              <w:r w:rsidRPr="00A82AF1">
                <w:t xml:space="preserve"> - защищенный</w:t>
              </w:r>
            </w:ins>
          </w:p>
        </w:tc>
      </w:tr>
      <w:tr w:rsidR="004731B9" w:rsidRPr="00B074CA" w14:paraId="0491DFAA" w14:textId="77777777" w:rsidTr="00C61C6D">
        <w:trPr>
          <w:cnfStyle w:val="000000010000" w:firstRow="0" w:lastRow="0" w:firstColumn="0" w:lastColumn="0" w:oddVBand="0" w:evenVBand="0" w:oddHBand="0" w:evenHBand="1" w:firstRowFirstColumn="0" w:firstRowLastColumn="0" w:lastRowFirstColumn="0" w:lastRowLastColumn="0"/>
          <w:ins w:id="8253" w:author="Андрей EXP-327886" w:date="2025-09-25T16:49:00Z"/>
        </w:trPr>
        <w:tc>
          <w:tcPr>
            <w:tcW w:w="1088" w:type="pct"/>
          </w:tcPr>
          <w:p w14:paraId="6ED474D8" w14:textId="77777777" w:rsidR="004731B9" w:rsidRPr="00B074CA" w:rsidRDefault="004731B9" w:rsidP="00C61C6D">
            <w:pPr>
              <w:pStyle w:val="GOSTTablenorm"/>
              <w:rPr>
                <w:ins w:id="8254" w:author="Андрей EXP-327886" w:date="2025-09-25T16:49:00Z"/>
              </w:rPr>
            </w:pPr>
            <w:ins w:id="8255" w:author="Андрей EXP-327886" w:date="2025-09-25T16:49:00Z">
              <w:r w:rsidRPr="00B9499D">
                <w:t>Уровень конфиденциальности</w:t>
              </w:r>
            </w:ins>
          </w:p>
        </w:tc>
        <w:tc>
          <w:tcPr>
            <w:tcW w:w="764" w:type="pct"/>
          </w:tcPr>
          <w:p w14:paraId="679372B6" w14:textId="77777777" w:rsidR="004731B9" w:rsidRPr="00B074CA" w:rsidRDefault="004731B9" w:rsidP="00C61C6D">
            <w:pPr>
              <w:pStyle w:val="GOSTTablenorm"/>
              <w:rPr>
                <w:ins w:id="8256" w:author="Андрей EXP-327886" w:date="2025-09-25T16:49:00Z"/>
              </w:rPr>
            </w:pPr>
            <w:ins w:id="8257" w:author="Андрей EXP-327886" w:date="2025-09-25T16:49:00Z">
              <w:r w:rsidRPr="00A82AF1">
                <w:t>StmInfrmtn_AccessLevelStereotype</w:t>
              </w:r>
            </w:ins>
          </w:p>
        </w:tc>
        <w:tc>
          <w:tcPr>
            <w:tcW w:w="495" w:type="pct"/>
          </w:tcPr>
          <w:p w14:paraId="1EA48DB4" w14:textId="77777777" w:rsidR="004731B9" w:rsidRPr="00B074CA" w:rsidRDefault="004731B9" w:rsidP="00C61C6D">
            <w:pPr>
              <w:pStyle w:val="GOSTTablenorm"/>
              <w:rPr>
                <w:ins w:id="8258" w:author="Андрей EXP-327886" w:date="2025-09-25T16:49:00Z"/>
              </w:rPr>
            </w:pPr>
            <w:ins w:id="8259" w:author="Андрей EXP-327886" w:date="2025-09-25T16:49:00Z">
              <w:r>
                <w:t>Строка</w:t>
              </w:r>
            </w:ins>
          </w:p>
        </w:tc>
        <w:tc>
          <w:tcPr>
            <w:tcW w:w="270" w:type="pct"/>
          </w:tcPr>
          <w:p w14:paraId="29DD0736" w14:textId="77777777" w:rsidR="004731B9" w:rsidRPr="00B074CA" w:rsidRDefault="004731B9" w:rsidP="00C61C6D">
            <w:pPr>
              <w:pStyle w:val="GOSTTablenorm"/>
              <w:rPr>
                <w:ins w:id="8260" w:author="Андрей EXP-327886" w:date="2025-09-25T16:49:00Z"/>
              </w:rPr>
            </w:pPr>
            <w:ins w:id="8261" w:author="Андрей EXP-327886" w:date="2025-09-25T16:49:00Z">
              <w:r w:rsidRPr="00B9499D">
                <w:t>Да</w:t>
              </w:r>
            </w:ins>
          </w:p>
        </w:tc>
        <w:tc>
          <w:tcPr>
            <w:tcW w:w="315" w:type="pct"/>
          </w:tcPr>
          <w:p w14:paraId="1F6A6DC6" w14:textId="77777777" w:rsidR="004731B9" w:rsidRPr="00B074CA" w:rsidRDefault="004731B9" w:rsidP="00C61C6D">
            <w:pPr>
              <w:pStyle w:val="GOSTTablenorm"/>
              <w:rPr>
                <w:ins w:id="8262" w:author="Андрей EXP-327886" w:date="2025-09-25T16:49:00Z"/>
              </w:rPr>
            </w:pPr>
            <w:ins w:id="8263" w:author="Андрей EXP-327886" w:date="2025-09-25T16:49:00Z">
              <w:r>
                <w:t>=1</w:t>
              </w:r>
            </w:ins>
          </w:p>
        </w:tc>
        <w:tc>
          <w:tcPr>
            <w:tcW w:w="2068" w:type="pct"/>
          </w:tcPr>
          <w:p w14:paraId="5101FF86" w14:textId="77777777" w:rsidR="004731B9" w:rsidRPr="00B9499D" w:rsidRDefault="004731B9" w:rsidP="00C61C6D">
            <w:pPr>
              <w:pStyle w:val="GOSTTablenorm"/>
              <w:rPr>
                <w:ins w:id="8264" w:author="Андрей EXP-327886" w:date="2025-09-25T16:49:00Z"/>
              </w:rPr>
            </w:pPr>
            <w:ins w:id="8265" w:author="Андрей EXP-327886" w:date="2025-09-25T16:49:00Z">
              <w:r w:rsidRPr="00B9499D">
                <w:t>Указывается уровень конфиденциальности документа.</w:t>
              </w:r>
            </w:ins>
          </w:p>
          <w:p w14:paraId="54B4932B" w14:textId="77777777" w:rsidR="004731B9" w:rsidRPr="00B9499D" w:rsidRDefault="004731B9" w:rsidP="00C61C6D">
            <w:pPr>
              <w:pStyle w:val="GOSTTablenorm"/>
              <w:rPr>
                <w:ins w:id="8266" w:author="Андрей EXP-327886" w:date="2025-09-25T16:49:00Z"/>
              </w:rPr>
            </w:pPr>
            <w:ins w:id="8267" w:author="Андрей EXP-327886" w:date="2025-09-25T16:49:00Z">
              <w:r w:rsidRPr="00B9499D">
                <w:t>Возможные значения:</w:t>
              </w:r>
            </w:ins>
          </w:p>
          <w:p w14:paraId="2E7EAA25" w14:textId="77777777" w:rsidR="004731B9" w:rsidRPr="00B9499D" w:rsidRDefault="004731B9" w:rsidP="004731B9">
            <w:pPr>
              <w:pStyle w:val="GOSTTableListMark1"/>
              <w:numPr>
                <w:ilvl w:val="0"/>
                <w:numId w:val="1"/>
              </w:numPr>
              <w:tabs>
                <w:tab w:val="clear" w:pos="340"/>
                <w:tab w:val="num" w:pos="369"/>
              </w:tabs>
              <w:ind w:left="368"/>
              <w:rPr>
                <w:ins w:id="8268" w:author="Андрей EXP-327886" w:date="2025-09-25T16:49:00Z"/>
              </w:rPr>
            </w:pPr>
            <w:ins w:id="8269" w:author="Андрей EXP-327886" w:date="2025-09-25T16:49:00Z">
              <w:r w:rsidRPr="00B9499D">
                <w:t>«0» - Несекретно;</w:t>
              </w:r>
            </w:ins>
          </w:p>
          <w:p w14:paraId="4C5218E5" w14:textId="77777777" w:rsidR="004731B9" w:rsidRPr="00B074CA" w:rsidRDefault="004731B9" w:rsidP="004731B9">
            <w:pPr>
              <w:pStyle w:val="GOSTTableListMark1"/>
              <w:numPr>
                <w:ilvl w:val="0"/>
                <w:numId w:val="1"/>
              </w:numPr>
              <w:tabs>
                <w:tab w:val="clear" w:pos="340"/>
              </w:tabs>
              <w:ind w:left="283" w:hanging="170"/>
              <w:rPr>
                <w:ins w:id="8270" w:author="Андрей EXP-327886" w:date="2025-09-25T16:49:00Z"/>
              </w:rPr>
            </w:pPr>
            <w:ins w:id="8271" w:author="Андрей EXP-327886" w:date="2025-09-25T16:49:00Z">
              <w:r w:rsidRPr="00B9499D">
                <w:t>«</w:t>
              </w:r>
              <w:r>
                <w:t>1» - Для служебного пользования</w:t>
              </w:r>
            </w:ins>
          </w:p>
        </w:tc>
      </w:tr>
      <w:tr w:rsidR="004731B9" w:rsidRPr="00B074CA" w14:paraId="5935DF85" w14:textId="77777777" w:rsidTr="00C61C6D">
        <w:trPr>
          <w:cnfStyle w:val="000000100000" w:firstRow="0" w:lastRow="0" w:firstColumn="0" w:lastColumn="0" w:oddVBand="0" w:evenVBand="0" w:oddHBand="1" w:evenHBand="0" w:firstRowFirstColumn="0" w:firstRowLastColumn="0" w:lastRowFirstColumn="0" w:lastRowLastColumn="0"/>
          <w:ins w:id="8272" w:author="Андрей EXP-327886" w:date="2025-09-25T16:49:00Z"/>
        </w:trPr>
        <w:tc>
          <w:tcPr>
            <w:tcW w:w="1088" w:type="pct"/>
          </w:tcPr>
          <w:p w14:paraId="6B3E2165" w14:textId="77777777" w:rsidR="004731B9" w:rsidRPr="00B074CA" w:rsidRDefault="004731B9" w:rsidP="00C61C6D">
            <w:pPr>
              <w:pStyle w:val="GOSTTablenorm"/>
              <w:rPr>
                <w:ins w:id="8273" w:author="Андрей EXP-327886" w:date="2025-09-25T16:49:00Z"/>
              </w:rPr>
            </w:pPr>
            <w:ins w:id="8274" w:author="Андрей EXP-327886" w:date="2025-09-25T16:49:00Z">
              <w:r w:rsidRPr="001C1B16">
                <w:t>Код бюджета</w:t>
              </w:r>
            </w:ins>
          </w:p>
        </w:tc>
        <w:tc>
          <w:tcPr>
            <w:tcW w:w="764" w:type="pct"/>
          </w:tcPr>
          <w:p w14:paraId="49941913" w14:textId="77777777" w:rsidR="004731B9" w:rsidRPr="009E2ABB" w:rsidRDefault="004731B9" w:rsidP="00C61C6D">
            <w:pPr>
              <w:pStyle w:val="GOSTTablenorm"/>
              <w:rPr>
                <w:ins w:id="8275" w:author="Андрей EXP-327886" w:date="2025-09-25T16:49:00Z"/>
                <w:lang w:val="en-US"/>
              </w:rPr>
            </w:pPr>
            <w:ins w:id="8276" w:author="Андрей EXP-327886" w:date="2025-09-25T16:49:00Z">
              <w:r w:rsidRPr="009E2ABB">
                <w:rPr>
                  <w:lang w:val="en-US"/>
                </w:rPr>
                <w:t>InfPayer_SI_PAY_BT_Code</w:t>
              </w:r>
            </w:ins>
          </w:p>
        </w:tc>
        <w:tc>
          <w:tcPr>
            <w:tcW w:w="495" w:type="pct"/>
          </w:tcPr>
          <w:p w14:paraId="5192D1A2" w14:textId="77777777" w:rsidR="004731B9" w:rsidRPr="00B074CA" w:rsidRDefault="004731B9" w:rsidP="00C61C6D">
            <w:pPr>
              <w:pStyle w:val="GOSTTablenorm"/>
              <w:rPr>
                <w:ins w:id="8277" w:author="Андрей EXP-327886" w:date="2025-09-25T16:49:00Z"/>
              </w:rPr>
            </w:pPr>
            <w:ins w:id="8278" w:author="Андрей EXP-327886" w:date="2025-09-25T16:49:00Z">
              <w:r>
                <w:t>Строка</w:t>
              </w:r>
            </w:ins>
          </w:p>
        </w:tc>
        <w:tc>
          <w:tcPr>
            <w:tcW w:w="270" w:type="pct"/>
          </w:tcPr>
          <w:p w14:paraId="088104A1" w14:textId="77777777" w:rsidR="004731B9" w:rsidRPr="00B074CA" w:rsidRDefault="004731B9" w:rsidP="00C61C6D">
            <w:pPr>
              <w:pStyle w:val="GOSTTablenorm"/>
              <w:rPr>
                <w:ins w:id="8279" w:author="Андрей EXP-327886" w:date="2025-09-25T16:49:00Z"/>
              </w:rPr>
            </w:pPr>
            <w:ins w:id="8280" w:author="Андрей EXP-327886" w:date="2025-09-25T16:49:00Z">
              <w:r w:rsidRPr="001C1B16">
                <w:rPr>
                  <w:szCs w:val="22"/>
                </w:rPr>
                <w:t>Да</w:t>
              </w:r>
            </w:ins>
          </w:p>
        </w:tc>
        <w:tc>
          <w:tcPr>
            <w:tcW w:w="315" w:type="pct"/>
          </w:tcPr>
          <w:p w14:paraId="589B409F" w14:textId="77777777" w:rsidR="004731B9" w:rsidRPr="00B074CA" w:rsidRDefault="004731B9" w:rsidP="00C61C6D">
            <w:pPr>
              <w:pStyle w:val="GOSTTablenorm"/>
              <w:rPr>
                <w:ins w:id="8281" w:author="Андрей EXP-327886" w:date="2025-09-25T16:49:00Z"/>
              </w:rPr>
            </w:pPr>
            <w:ins w:id="8282" w:author="Андрей EXP-327886" w:date="2025-09-25T16:49:00Z">
              <w:r>
                <w:t>=8</w:t>
              </w:r>
            </w:ins>
          </w:p>
        </w:tc>
        <w:tc>
          <w:tcPr>
            <w:tcW w:w="2068" w:type="pct"/>
          </w:tcPr>
          <w:p w14:paraId="570AED13" w14:textId="77777777" w:rsidR="004731B9" w:rsidRPr="00B074CA" w:rsidRDefault="004731B9" w:rsidP="00C61C6D">
            <w:pPr>
              <w:pStyle w:val="GOSTTablenorm"/>
              <w:rPr>
                <w:ins w:id="8283" w:author="Андрей EXP-327886" w:date="2025-09-25T16:49:00Z"/>
              </w:rPr>
            </w:pPr>
            <w:ins w:id="8284" w:author="Андрей EXP-327886" w:date="2025-09-25T16:49:00Z">
              <w:r w:rsidRPr="001C1B16">
                <w:t>Указывается код бюджета в соответствии со справочником «Бюджеты»</w:t>
              </w:r>
            </w:ins>
          </w:p>
        </w:tc>
      </w:tr>
      <w:tr w:rsidR="004731B9" w:rsidRPr="00B074CA" w14:paraId="75241634" w14:textId="77777777" w:rsidTr="00C61C6D">
        <w:trPr>
          <w:cnfStyle w:val="000000010000" w:firstRow="0" w:lastRow="0" w:firstColumn="0" w:lastColumn="0" w:oddVBand="0" w:evenVBand="0" w:oddHBand="0" w:evenHBand="1" w:firstRowFirstColumn="0" w:firstRowLastColumn="0" w:lastRowFirstColumn="0" w:lastRowLastColumn="0"/>
          <w:ins w:id="8285" w:author="Андрей EXP-327886" w:date="2025-09-25T16:49:00Z"/>
        </w:trPr>
        <w:tc>
          <w:tcPr>
            <w:tcW w:w="1088" w:type="pct"/>
          </w:tcPr>
          <w:p w14:paraId="02CCE78F" w14:textId="77777777" w:rsidR="004731B9" w:rsidRPr="001C1B16" w:rsidRDefault="004731B9" w:rsidP="00C61C6D">
            <w:pPr>
              <w:pStyle w:val="GOSTTablenorm"/>
              <w:rPr>
                <w:ins w:id="8286" w:author="Андрей EXP-327886" w:date="2025-09-25T16:49:00Z"/>
              </w:rPr>
            </w:pPr>
            <w:ins w:id="8287" w:author="Андрей EXP-327886" w:date="2025-09-25T16:49:00Z">
              <w:r w:rsidRPr="001C1B16">
                <w:lastRenderedPageBreak/>
                <w:t>Номер лицевого счета плательщика</w:t>
              </w:r>
            </w:ins>
          </w:p>
        </w:tc>
        <w:tc>
          <w:tcPr>
            <w:tcW w:w="764" w:type="pct"/>
          </w:tcPr>
          <w:p w14:paraId="09DBFE31" w14:textId="77777777" w:rsidR="004731B9" w:rsidRPr="00B074CA" w:rsidRDefault="004731B9" w:rsidP="00C61C6D">
            <w:pPr>
              <w:pStyle w:val="GOSTTablenorm"/>
              <w:rPr>
                <w:ins w:id="8288" w:author="Андрей EXP-327886" w:date="2025-09-25T16:49:00Z"/>
              </w:rPr>
            </w:pPr>
            <w:ins w:id="8289" w:author="Андрей EXP-327886" w:date="2025-09-25T16:49:00Z">
              <w:r w:rsidRPr="009E2ABB">
                <w:t>InfPayer_Customer_AccountNumber</w:t>
              </w:r>
            </w:ins>
          </w:p>
        </w:tc>
        <w:tc>
          <w:tcPr>
            <w:tcW w:w="495" w:type="pct"/>
          </w:tcPr>
          <w:p w14:paraId="57B35BD8" w14:textId="77777777" w:rsidR="004731B9" w:rsidRPr="00B074CA" w:rsidRDefault="004731B9" w:rsidP="00C61C6D">
            <w:pPr>
              <w:pStyle w:val="GOSTTablenorm"/>
              <w:rPr>
                <w:ins w:id="8290" w:author="Андрей EXP-327886" w:date="2025-09-25T16:49:00Z"/>
              </w:rPr>
            </w:pPr>
            <w:ins w:id="8291" w:author="Андрей EXP-327886" w:date="2025-09-25T16:49:00Z">
              <w:r>
                <w:t>Строка</w:t>
              </w:r>
            </w:ins>
          </w:p>
        </w:tc>
        <w:tc>
          <w:tcPr>
            <w:tcW w:w="270" w:type="pct"/>
          </w:tcPr>
          <w:p w14:paraId="16D7473A" w14:textId="77777777" w:rsidR="004731B9" w:rsidRPr="00B074CA" w:rsidRDefault="004731B9" w:rsidP="00C61C6D">
            <w:pPr>
              <w:pStyle w:val="GOSTTablenorm"/>
              <w:rPr>
                <w:ins w:id="8292" w:author="Андрей EXP-327886" w:date="2025-09-25T16:49:00Z"/>
              </w:rPr>
            </w:pPr>
            <w:ins w:id="8293" w:author="Андрей EXP-327886" w:date="2025-09-25T16:49:00Z">
              <w:r w:rsidRPr="001C1B16">
                <w:rPr>
                  <w:szCs w:val="22"/>
                </w:rPr>
                <w:t>Да</w:t>
              </w:r>
            </w:ins>
          </w:p>
        </w:tc>
        <w:tc>
          <w:tcPr>
            <w:tcW w:w="315" w:type="pct"/>
          </w:tcPr>
          <w:p w14:paraId="5BD4377D" w14:textId="77777777" w:rsidR="004731B9" w:rsidRPr="00B074CA" w:rsidRDefault="004731B9" w:rsidP="00C61C6D">
            <w:pPr>
              <w:pStyle w:val="GOSTTablenorm"/>
              <w:rPr>
                <w:ins w:id="8294" w:author="Андрей EXP-327886" w:date="2025-09-25T16:49:00Z"/>
              </w:rPr>
            </w:pPr>
            <w:ins w:id="8295" w:author="Андрей EXP-327886" w:date="2025-09-25T16:49:00Z">
              <w:r>
                <w:t>=11</w:t>
              </w:r>
            </w:ins>
          </w:p>
        </w:tc>
        <w:tc>
          <w:tcPr>
            <w:tcW w:w="2068" w:type="pct"/>
          </w:tcPr>
          <w:p w14:paraId="776191D2" w14:textId="77777777" w:rsidR="004731B9" w:rsidRPr="00B074CA" w:rsidRDefault="004731B9" w:rsidP="00C61C6D">
            <w:pPr>
              <w:pStyle w:val="GOSTTablenorm"/>
              <w:rPr>
                <w:ins w:id="8296" w:author="Андрей EXP-327886" w:date="2025-09-25T16:49:00Z"/>
              </w:rPr>
            </w:pPr>
            <w:ins w:id="8297" w:author="Андрей EXP-327886" w:date="2025-09-25T16:49:00Z">
              <w:r w:rsidRPr="001C1B16">
                <w:t>Указывается номер лицевого счета плательщика</w:t>
              </w:r>
            </w:ins>
          </w:p>
        </w:tc>
      </w:tr>
      <w:tr w:rsidR="004731B9" w:rsidRPr="00B074CA" w14:paraId="6BBCC361" w14:textId="77777777" w:rsidTr="00C61C6D">
        <w:trPr>
          <w:cnfStyle w:val="000000100000" w:firstRow="0" w:lastRow="0" w:firstColumn="0" w:lastColumn="0" w:oddVBand="0" w:evenVBand="0" w:oddHBand="1" w:evenHBand="0" w:firstRowFirstColumn="0" w:firstRowLastColumn="0" w:lastRowFirstColumn="0" w:lastRowLastColumn="0"/>
          <w:ins w:id="8298" w:author="Андрей EXP-327886" w:date="2025-09-25T16:49:00Z"/>
        </w:trPr>
        <w:tc>
          <w:tcPr>
            <w:tcW w:w="1088" w:type="pct"/>
          </w:tcPr>
          <w:p w14:paraId="0474BEE8" w14:textId="77777777" w:rsidR="004731B9" w:rsidRDefault="004731B9" w:rsidP="00C61C6D">
            <w:pPr>
              <w:pStyle w:val="GOSTTablenorm"/>
              <w:rPr>
                <w:ins w:id="8299" w:author="Андрей EXP-327886" w:date="2025-09-25T16:49:00Z"/>
              </w:rPr>
            </w:pPr>
            <w:ins w:id="8300" w:author="Андрей EXP-327886" w:date="2025-09-25T16:49:00Z">
              <w:r w:rsidRPr="003C7617">
                <w:rPr>
                  <w:b/>
                </w:rPr>
                <w:t xml:space="preserve">Расшифровка </w:t>
              </w:r>
              <w:r>
                <w:rPr>
                  <w:b/>
                </w:rPr>
                <w:t>РСКП</w:t>
              </w:r>
            </w:ins>
          </w:p>
        </w:tc>
        <w:tc>
          <w:tcPr>
            <w:tcW w:w="764" w:type="pct"/>
          </w:tcPr>
          <w:p w14:paraId="0DCC810F" w14:textId="77777777" w:rsidR="004731B9" w:rsidRPr="00F16DBC" w:rsidRDefault="004731B9" w:rsidP="00C61C6D">
            <w:pPr>
              <w:pStyle w:val="GOSTTablenorm"/>
              <w:rPr>
                <w:ins w:id="8301" w:author="Андрей EXP-327886" w:date="2025-09-25T16:49:00Z"/>
                <w:lang w:val="en-US"/>
              </w:rPr>
            </w:pPr>
            <w:ins w:id="8302" w:author="Андрей EXP-327886" w:date="2025-09-25T16:49:00Z">
              <w:r w:rsidRPr="00F16DBC">
                <w:rPr>
                  <w:b/>
                  <w:bCs/>
                </w:rPr>
                <w:t>IncludedPaymentsDes</w:t>
              </w:r>
              <w:r>
                <w:rPr>
                  <w:b/>
                  <w:bCs/>
                </w:rPr>
                <w:t>с</w:t>
              </w:r>
            </w:ins>
          </w:p>
        </w:tc>
        <w:tc>
          <w:tcPr>
            <w:tcW w:w="495" w:type="pct"/>
          </w:tcPr>
          <w:p w14:paraId="797FC774" w14:textId="77777777" w:rsidR="004731B9" w:rsidRPr="00B074CA" w:rsidRDefault="004731B9" w:rsidP="00C61C6D">
            <w:pPr>
              <w:pStyle w:val="GOSTTablenorm"/>
              <w:rPr>
                <w:ins w:id="8303" w:author="Андрей EXP-327886" w:date="2025-09-25T16:49:00Z"/>
              </w:rPr>
            </w:pPr>
            <w:ins w:id="8304" w:author="Андрей EXP-327886" w:date="2025-09-25T16:49:00Z">
              <w:r w:rsidRPr="00B9499D">
                <w:t>Массив</w:t>
              </w:r>
            </w:ins>
          </w:p>
        </w:tc>
        <w:tc>
          <w:tcPr>
            <w:tcW w:w="270" w:type="pct"/>
          </w:tcPr>
          <w:p w14:paraId="3613B762" w14:textId="77777777" w:rsidR="004731B9" w:rsidRPr="00B074CA" w:rsidRDefault="004731B9" w:rsidP="00C61C6D">
            <w:pPr>
              <w:pStyle w:val="GOSTTablenorm"/>
              <w:rPr>
                <w:ins w:id="8305" w:author="Андрей EXP-327886" w:date="2025-09-25T16:49:00Z"/>
              </w:rPr>
            </w:pPr>
            <w:ins w:id="8306" w:author="Андрей EXP-327886" w:date="2025-09-25T16:49:00Z">
              <w:r w:rsidRPr="00B9499D">
                <w:t>Да</w:t>
              </w:r>
            </w:ins>
          </w:p>
        </w:tc>
        <w:tc>
          <w:tcPr>
            <w:tcW w:w="315" w:type="pct"/>
          </w:tcPr>
          <w:p w14:paraId="2D6F0963" w14:textId="77777777" w:rsidR="004731B9" w:rsidRPr="00B074CA" w:rsidRDefault="004731B9" w:rsidP="00C61C6D">
            <w:pPr>
              <w:pStyle w:val="GOSTTablenorm"/>
              <w:rPr>
                <w:ins w:id="8307" w:author="Андрей EXP-327886" w:date="2025-09-25T16:49:00Z"/>
              </w:rPr>
            </w:pPr>
            <w:ins w:id="8308" w:author="Андрей EXP-327886" w:date="2025-09-25T16:49:00Z">
              <w:r>
                <w:t>-</w:t>
              </w:r>
            </w:ins>
          </w:p>
        </w:tc>
        <w:tc>
          <w:tcPr>
            <w:tcW w:w="2068" w:type="pct"/>
          </w:tcPr>
          <w:p w14:paraId="17C7EC31" w14:textId="77777777" w:rsidR="004731B9" w:rsidRPr="00B074CA" w:rsidRDefault="004731B9" w:rsidP="00C61C6D">
            <w:pPr>
              <w:pStyle w:val="GOSTTablenorm"/>
              <w:rPr>
                <w:ins w:id="8309" w:author="Андрей EXP-327886" w:date="2025-09-25T16:49:00Z"/>
              </w:rPr>
            </w:pPr>
            <w:ins w:id="8310" w:author="Андрей EXP-327886" w:date="2025-09-25T16:49:00Z">
              <w:r>
                <w:t>-</w:t>
              </w:r>
            </w:ins>
          </w:p>
        </w:tc>
      </w:tr>
      <w:tr w:rsidR="004731B9" w:rsidRPr="00B074CA" w14:paraId="353C4F3B" w14:textId="77777777" w:rsidTr="00C61C6D">
        <w:trPr>
          <w:cnfStyle w:val="000000010000" w:firstRow="0" w:lastRow="0" w:firstColumn="0" w:lastColumn="0" w:oddVBand="0" w:evenVBand="0" w:oddHBand="0" w:evenHBand="1" w:firstRowFirstColumn="0" w:firstRowLastColumn="0" w:lastRowFirstColumn="0" w:lastRowLastColumn="0"/>
          <w:ins w:id="8311" w:author="Андрей EXP-327886" w:date="2025-09-25T16:49:00Z"/>
        </w:trPr>
        <w:tc>
          <w:tcPr>
            <w:tcW w:w="1088" w:type="pct"/>
          </w:tcPr>
          <w:p w14:paraId="43A04731" w14:textId="77777777" w:rsidR="004731B9" w:rsidRPr="00F96CC5" w:rsidRDefault="004731B9" w:rsidP="00C61C6D">
            <w:pPr>
              <w:pStyle w:val="GOSTTablenorm"/>
              <w:rPr>
                <w:ins w:id="8312" w:author="Андрей EXP-327886" w:date="2025-09-25T16:49:00Z"/>
              </w:rPr>
            </w:pPr>
            <w:ins w:id="8313" w:author="Андрей EXP-327886" w:date="2025-09-25T16:49:00Z">
              <w:r w:rsidRPr="00B24314">
                <w:t>Идентификатор строки</w:t>
              </w:r>
            </w:ins>
          </w:p>
        </w:tc>
        <w:tc>
          <w:tcPr>
            <w:tcW w:w="764" w:type="pct"/>
          </w:tcPr>
          <w:p w14:paraId="76D7EC4D" w14:textId="77777777" w:rsidR="004731B9" w:rsidRPr="00B074CA" w:rsidRDefault="004731B9" w:rsidP="00C61C6D">
            <w:pPr>
              <w:pStyle w:val="GOSTTablenorm"/>
              <w:rPr>
                <w:ins w:id="8314" w:author="Андрей EXP-327886" w:date="2025-09-25T16:49:00Z"/>
              </w:rPr>
            </w:pPr>
            <w:ins w:id="8315" w:author="Андрей EXP-327886" w:date="2025-09-25T16:49:00Z">
              <w:r w:rsidRPr="00F16DBC">
                <w:rPr>
                  <w:b/>
                </w:rPr>
                <w:t>IncludedPaymentsDesc</w:t>
              </w:r>
              <w:r w:rsidRPr="007E6F17">
                <w:rPr>
                  <w:b/>
                </w:rPr>
                <w:t>:</w:t>
              </w:r>
              <w:r>
                <w:rPr>
                  <w:lang w:val="en-US"/>
                </w:rPr>
                <w:t>id</w:t>
              </w:r>
            </w:ins>
          </w:p>
        </w:tc>
        <w:tc>
          <w:tcPr>
            <w:tcW w:w="495" w:type="pct"/>
          </w:tcPr>
          <w:p w14:paraId="54914D71" w14:textId="77777777" w:rsidR="004731B9" w:rsidRPr="00B074CA" w:rsidRDefault="004731B9" w:rsidP="00C61C6D">
            <w:pPr>
              <w:pStyle w:val="GOSTTablenorm"/>
              <w:rPr>
                <w:ins w:id="8316" w:author="Андрей EXP-327886" w:date="2025-09-25T16:49:00Z"/>
              </w:rPr>
            </w:pPr>
            <w:ins w:id="8317" w:author="Андрей EXP-327886" w:date="2025-09-25T16:49:00Z">
              <w:r w:rsidRPr="00B24314">
                <w:t>Число</w:t>
              </w:r>
            </w:ins>
          </w:p>
        </w:tc>
        <w:tc>
          <w:tcPr>
            <w:tcW w:w="270" w:type="pct"/>
          </w:tcPr>
          <w:p w14:paraId="6554D179" w14:textId="77777777" w:rsidR="004731B9" w:rsidRPr="00B074CA" w:rsidRDefault="004731B9" w:rsidP="00C61C6D">
            <w:pPr>
              <w:pStyle w:val="GOSTTablenorm"/>
              <w:rPr>
                <w:ins w:id="8318" w:author="Андрей EXP-327886" w:date="2025-09-25T16:49:00Z"/>
              </w:rPr>
            </w:pPr>
            <w:ins w:id="8319" w:author="Андрей EXP-327886" w:date="2025-09-25T16:49:00Z">
              <w:r w:rsidRPr="00106607">
                <w:t>Да</w:t>
              </w:r>
            </w:ins>
          </w:p>
        </w:tc>
        <w:tc>
          <w:tcPr>
            <w:tcW w:w="315" w:type="pct"/>
          </w:tcPr>
          <w:p w14:paraId="01F4FE9B" w14:textId="77777777" w:rsidR="004731B9" w:rsidRPr="00B074CA" w:rsidRDefault="004731B9" w:rsidP="00C61C6D">
            <w:pPr>
              <w:pStyle w:val="GOSTTablenorm"/>
              <w:rPr>
                <w:ins w:id="8320" w:author="Андрей EXP-327886" w:date="2025-09-25T16:49:00Z"/>
              </w:rPr>
            </w:pPr>
            <w:ins w:id="8321" w:author="Андрей EXP-327886" w:date="2025-09-25T16:49:00Z">
              <w:r w:rsidRPr="000A28B2">
                <w:t>&lt;=20</w:t>
              </w:r>
            </w:ins>
          </w:p>
        </w:tc>
        <w:tc>
          <w:tcPr>
            <w:tcW w:w="2068" w:type="pct"/>
          </w:tcPr>
          <w:p w14:paraId="2ED82626" w14:textId="77777777" w:rsidR="004731B9" w:rsidRPr="00B074CA" w:rsidRDefault="004731B9" w:rsidP="00C61C6D">
            <w:pPr>
              <w:pStyle w:val="GOSTTablenorm"/>
              <w:rPr>
                <w:ins w:id="8322" w:author="Андрей EXP-327886" w:date="2025-09-25T16:49:00Z"/>
              </w:rPr>
            </w:pPr>
            <w:ins w:id="8323" w:author="Андрей EXP-327886" w:date="2025-09-25T16:49:00Z">
              <w:r w:rsidRPr="00106607">
                <w:t>Указывается технический идентификатор строки</w:t>
              </w:r>
            </w:ins>
          </w:p>
        </w:tc>
      </w:tr>
      <w:tr w:rsidR="004731B9" w:rsidRPr="00B074CA" w14:paraId="6F6CFE1F" w14:textId="77777777" w:rsidTr="00C61C6D">
        <w:trPr>
          <w:cnfStyle w:val="000000100000" w:firstRow="0" w:lastRow="0" w:firstColumn="0" w:lastColumn="0" w:oddVBand="0" w:evenVBand="0" w:oddHBand="1" w:evenHBand="0" w:firstRowFirstColumn="0" w:firstRowLastColumn="0" w:lastRowFirstColumn="0" w:lastRowLastColumn="0"/>
          <w:ins w:id="8324" w:author="Андрей EXP-327886" w:date="2025-09-25T16:49:00Z"/>
        </w:trPr>
        <w:tc>
          <w:tcPr>
            <w:tcW w:w="1088" w:type="pct"/>
          </w:tcPr>
          <w:p w14:paraId="65B86997" w14:textId="77777777" w:rsidR="004731B9" w:rsidRPr="00F96CC5" w:rsidRDefault="004731B9" w:rsidP="00C61C6D">
            <w:pPr>
              <w:pStyle w:val="GOSTTablenorm"/>
              <w:rPr>
                <w:ins w:id="8325" w:author="Андрей EXP-327886" w:date="2025-09-25T16:49:00Z"/>
              </w:rPr>
            </w:pPr>
            <w:ins w:id="8326" w:author="Андрей EXP-327886" w:date="2025-09-25T16:49:00Z">
              <w:r w:rsidRPr="00B9499D">
                <w:t>Номер строки</w:t>
              </w:r>
            </w:ins>
          </w:p>
        </w:tc>
        <w:tc>
          <w:tcPr>
            <w:tcW w:w="764" w:type="pct"/>
          </w:tcPr>
          <w:p w14:paraId="6EB7B9EB" w14:textId="77777777" w:rsidR="004731B9" w:rsidRPr="00F16DBC" w:rsidRDefault="004731B9" w:rsidP="00C61C6D">
            <w:pPr>
              <w:pStyle w:val="GOSTTablenorm"/>
              <w:rPr>
                <w:ins w:id="8327" w:author="Андрей EXP-327886" w:date="2025-09-25T16:49:00Z"/>
              </w:rPr>
            </w:pPr>
            <w:ins w:id="8328" w:author="Андрей EXP-327886" w:date="2025-09-25T16:49:00Z">
              <w:r w:rsidRPr="00F16DBC">
                <w:rPr>
                  <w:b/>
                </w:rPr>
                <w:t>IncludedPaymentsDesc</w:t>
              </w:r>
              <w:r w:rsidRPr="00F16DBC">
                <w:rPr>
                  <w:bCs/>
                </w:rPr>
                <w:t>:NumbRow</w:t>
              </w:r>
            </w:ins>
          </w:p>
        </w:tc>
        <w:tc>
          <w:tcPr>
            <w:tcW w:w="495" w:type="pct"/>
          </w:tcPr>
          <w:p w14:paraId="19645413" w14:textId="77777777" w:rsidR="004731B9" w:rsidRPr="00B074CA" w:rsidRDefault="004731B9" w:rsidP="00C61C6D">
            <w:pPr>
              <w:pStyle w:val="GOSTTablenorm"/>
              <w:rPr>
                <w:ins w:id="8329" w:author="Андрей EXP-327886" w:date="2025-09-25T16:49:00Z"/>
              </w:rPr>
            </w:pPr>
            <w:ins w:id="8330" w:author="Андрей EXP-327886" w:date="2025-09-25T16:49:00Z">
              <w:r w:rsidRPr="00B24314">
                <w:t>Число</w:t>
              </w:r>
            </w:ins>
          </w:p>
        </w:tc>
        <w:tc>
          <w:tcPr>
            <w:tcW w:w="270" w:type="pct"/>
          </w:tcPr>
          <w:p w14:paraId="38FA1F5D" w14:textId="77777777" w:rsidR="004731B9" w:rsidRPr="00B074CA" w:rsidRDefault="004731B9" w:rsidP="00C61C6D">
            <w:pPr>
              <w:pStyle w:val="GOSTTablenorm"/>
              <w:rPr>
                <w:ins w:id="8331" w:author="Андрей EXP-327886" w:date="2025-09-25T16:49:00Z"/>
              </w:rPr>
            </w:pPr>
            <w:ins w:id="8332" w:author="Андрей EXP-327886" w:date="2025-09-25T16:49:00Z">
              <w:r w:rsidRPr="00B9499D">
                <w:t>Да</w:t>
              </w:r>
            </w:ins>
          </w:p>
        </w:tc>
        <w:tc>
          <w:tcPr>
            <w:tcW w:w="315" w:type="pct"/>
          </w:tcPr>
          <w:p w14:paraId="6E92110B" w14:textId="77777777" w:rsidR="004731B9" w:rsidRPr="00B074CA" w:rsidRDefault="004731B9" w:rsidP="00C61C6D">
            <w:pPr>
              <w:pStyle w:val="GOSTTablenorm"/>
              <w:rPr>
                <w:ins w:id="8333" w:author="Андрей EXP-327886" w:date="2025-09-25T16:49:00Z"/>
              </w:rPr>
            </w:pPr>
            <w:ins w:id="8334" w:author="Андрей EXP-327886" w:date="2025-09-25T16:49:00Z">
              <w:r w:rsidRPr="00685E75">
                <w:t>&lt;=4</w:t>
              </w:r>
            </w:ins>
          </w:p>
        </w:tc>
        <w:tc>
          <w:tcPr>
            <w:tcW w:w="2068" w:type="pct"/>
          </w:tcPr>
          <w:p w14:paraId="74A4C02A" w14:textId="77777777" w:rsidR="004731B9" w:rsidRPr="00B074CA" w:rsidRDefault="004731B9" w:rsidP="00C61C6D">
            <w:pPr>
              <w:pStyle w:val="GOSTTablenorm"/>
              <w:rPr>
                <w:ins w:id="8335" w:author="Андрей EXP-327886" w:date="2025-09-25T16:49:00Z"/>
              </w:rPr>
            </w:pPr>
            <w:ins w:id="8336" w:author="Андрей EXP-327886" w:date="2025-09-25T16:49:00Z">
              <w:r w:rsidRPr="00B9499D">
                <w:t>Указывается порядковый номер строки расшифровки заявки</w:t>
              </w:r>
            </w:ins>
          </w:p>
        </w:tc>
      </w:tr>
      <w:tr w:rsidR="004731B9" w:rsidRPr="00B074CA" w14:paraId="13615CF4" w14:textId="77777777" w:rsidTr="00C61C6D">
        <w:trPr>
          <w:cnfStyle w:val="000000010000" w:firstRow="0" w:lastRow="0" w:firstColumn="0" w:lastColumn="0" w:oddVBand="0" w:evenVBand="0" w:oddHBand="0" w:evenHBand="1" w:firstRowFirstColumn="0" w:firstRowLastColumn="0" w:lastRowFirstColumn="0" w:lastRowLastColumn="0"/>
          <w:ins w:id="8337" w:author="Андрей EXP-327886" w:date="2025-09-25T16:49:00Z"/>
        </w:trPr>
        <w:tc>
          <w:tcPr>
            <w:tcW w:w="1088" w:type="pct"/>
          </w:tcPr>
          <w:p w14:paraId="435DD6A2" w14:textId="77777777" w:rsidR="004731B9" w:rsidRPr="00F96CC5" w:rsidRDefault="004731B9" w:rsidP="00C61C6D">
            <w:pPr>
              <w:pStyle w:val="GOSTTablenorm"/>
              <w:rPr>
                <w:ins w:id="8338" w:author="Андрей EXP-327886" w:date="2025-09-25T16:49:00Z"/>
              </w:rPr>
            </w:pPr>
            <w:ins w:id="8339" w:author="Андрей EXP-327886" w:date="2025-09-25T16:49:00Z">
              <w:r w:rsidRPr="00B9499D">
                <w:t>КБК плательщика</w:t>
              </w:r>
            </w:ins>
          </w:p>
        </w:tc>
        <w:tc>
          <w:tcPr>
            <w:tcW w:w="764" w:type="pct"/>
          </w:tcPr>
          <w:p w14:paraId="01FFE9EF" w14:textId="77777777" w:rsidR="004731B9" w:rsidRDefault="004731B9" w:rsidP="00C61C6D">
            <w:pPr>
              <w:pStyle w:val="GOSTTablenorm"/>
              <w:rPr>
                <w:ins w:id="8340" w:author="Андрей EXP-327886" w:date="2025-09-25T16:49:00Z"/>
                <w:bCs/>
              </w:rPr>
            </w:pPr>
            <w:ins w:id="8341" w:author="Андрей EXP-327886" w:date="2025-09-25T16:49:00Z">
              <w:r w:rsidRPr="00F16DBC">
                <w:rPr>
                  <w:b/>
                </w:rPr>
                <w:t>IncludedPaymentsDesc</w:t>
              </w:r>
              <w:r w:rsidRPr="00F16DBC">
                <w:rPr>
                  <w:bCs/>
                </w:rPr>
                <w:t>:KBKPayer_KBK</w:t>
              </w:r>
            </w:ins>
          </w:p>
          <w:p w14:paraId="51BE2A93" w14:textId="77777777" w:rsidR="004731B9" w:rsidRPr="00B074CA" w:rsidRDefault="004731B9" w:rsidP="00C61C6D">
            <w:pPr>
              <w:pStyle w:val="GOSTTablenorm"/>
              <w:rPr>
                <w:ins w:id="8342" w:author="Андрей EXP-327886" w:date="2025-09-25T16:49:00Z"/>
              </w:rPr>
            </w:pPr>
          </w:p>
        </w:tc>
        <w:tc>
          <w:tcPr>
            <w:tcW w:w="495" w:type="pct"/>
          </w:tcPr>
          <w:p w14:paraId="07741E74" w14:textId="77777777" w:rsidR="004731B9" w:rsidRPr="00B074CA" w:rsidRDefault="004731B9" w:rsidP="00C61C6D">
            <w:pPr>
              <w:pStyle w:val="GOSTTablenorm"/>
              <w:rPr>
                <w:ins w:id="8343" w:author="Андрей EXP-327886" w:date="2025-09-25T16:49:00Z"/>
              </w:rPr>
            </w:pPr>
            <w:ins w:id="8344" w:author="Андрей EXP-327886" w:date="2025-09-25T16:49:00Z">
              <w:r>
                <w:t>Строка</w:t>
              </w:r>
            </w:ins>
          </w:p>
        </w:tc>
        <w:tc>
          <w:tcPr>
            <w:tcW w:w="270" w:type="pct"/>
          </w:tcPr>
          <w:p w14:paraId="0CC0F27B" w14:textId="77777777" w:rsidR="004731B9" w:rsidRPr="00B074CA" w:rsidRDefault="004731B9" w:rsidP="00C61C6D">
            <w:pPr>
              <w:pStyle w:val="GOSTTablenorm"/>
              <w:rPr>
                <w:ins w:id="8345" w:author="Андрей EXP-327886" w:date="2025-09-25T16:49:00Z"/>
              </w:rPr>
            </w:pPr>
            <w:ins w:id="8346" w:author="Андрей EXP-327886" w:date="2025-09-25T16:49:00Z">
              <w:r>
                <w:t>Да</w:t>
              </w:r>
            </w:ins>
          </w:p>
        </w:tc>
        <w:tc>
          <w:tcPr>
            <w:tcW w:w="315" w:type="pct"/>
          </w:tcPr>
          <w:p w14:paraId="6122FDD9" w14:textId="77777777" w:rsidR="004731B9" w:rsidRPr="00B074CA" w:rsidRDefault="004731B9" w:rsidP="00C61C6D">
            <w:pPr>
              <w:pStyle w:val="GOSTTablenorm"/>
              <w:rPr>
                <w:ins w:id="8347" w:author="Андрей EXP-327886" w:date="2025-09-25T16:49:00Z"/>
              </w:rPr>
            </w:pPr>
            <w:ins w:id="8348" w:author="Андрей EXP-327886" w:date="2025-09-25T16:49:00Z">
              <w:r w:rsidRPr="000A28B2">
                <w:t>&lt;=20</w:t>
              </w:r>
            </w:ins>
          </w:p>
        </w:tc>
        <w:tc>
          <w:tcPr>
            <w:tcW w:w="2068" w:type="pct"/>
          </w:tcPr>
          <w:p w14:paraId="16714B45" w14:textId="77777777" w:rsidR="004731B9" w:rsidRPr="00B074CA" w:rsidRDefault="004731B9" w:rsidP="00C61C6D">
            <w:pPr>
              <w:pStyle w:val="GOSTTablenorm"/>
              <w:rPr>
                <w:ins w:id="8349" w:author="Андрей EXP-327886" w:date="2025-09-25T16:49:00Z"/>
              </w:rPr>
            </w:pPr>
            <w:ins w:id="8350" w:author="Андрей EXP-327886" w:date="2025-09-25T16:49:00Z">
              <w:r w:rsidRPr="00B9499D">
                <w:t>Указывается код по бюджетной классификации для отраже</w:t>
              </w:r>
              <w:r>
                <w:t>ния операции на ЛС плательщика</w:t>
              </w:r>
            </w:ins>
          </w:p>
        </w:tc>
      </w:tr>
      <w:tr w:rsidR="004731B9" w:rsidRPr="00B074CA" w14:paraId="6FF90DE4" w14:textId="77777777" w:rsidTr="00C61C6D">
        <w:trPr>
          <w:cnfStyle w:val="000000100000" w:firstRow="0" w:lastRow="0" w:firstColumn="0" w:lastColumn="0" w:oddVBand="0" w:evenVBand="0" w:oddHBand="1" w:evenHBand="0" w:firstRowFirstColumn="0" w:firstRowLastColumn="0" w:lastRowFirstColumn="0" w:lastRowLastColumn="0"/>
          <w:ins w:id="8351" w:author="Андрей EXP-327886" w:date="2025-09-25T16:49:00Z"/>
        </w:trPr>
        <w:tc>
          <w:tcPr>
            <w:tcW w:w="1088" w:type="pct"/>
          </w:tcPr>
          <w:p w14:paraId="1937A9AD" w14:textId="77777777" w:rsidR="004731B9" w:rsidRDefault="004731B9" w:rsidP="00C61C6D">
            <w:pPr>
              <w:pStyle w:val="GOSTTablenorm"/>
              <w:rPr>
                <w:ins w:id="8352" w:author="Андрей EXP-327886" w:date="2025-09-25T16:49:00Z"/>
              </w:rPr>
            </w:pPr>
            <w:ins w:id="8353" w:author="Андрей EXP-327886" w:date="2025-09-25T16:49:00Z">
              <w:r w:rsidRPr="00B9499D">
                <w:t xml:space="preserve">Код </w:t>
              </w:r>
              <w:r>
                <w:t>прослеживаемости</w:t>
              </w:r>
              <w:r w:rsidRPr="00B9499D">
                <w:t xml:space="preserve"> плательщика</w:t>
              </w:r>
            </w:ins>
          </w:p>
        </w:tc>
        <w:tc>
          <w:tcPr>
            <w:tcW w:w="764" w:type="pct"/>
          </w:tcPr>
          <w:p w14:paraId="07750BB2" w14:textId="77777777" w:rsidR="004731B9" w:rsidRPr="00B074CA" w:rsidRDefault="004731B9" w:rsidP="00C61C6D">
            <w:pPr>
              <w:pStyle w:val="GOSTTablenorm"/>
              <w:rPr>
                <w:ins w:id="8354" w:author="Андрей EXP-327886" w:date="2025-09-25T16:49:00Z"/>
              </w:rPr>
            </w:pPr>
            <w:ins w:id="8355" w:author="Андрей EXP-327886" w:date="2025-09-25T16:49:00Z">
              <w:r w:rsidRPr="00F16DBC">
                <w:rPr>
                  <w:b/>
                </w:rPr>
                <w:t>IncludedPaymentsDesc</w:t>
              </w:r>
              <w:r w:rsidRPr="00F16DBC">
                <w:rPr>
                  <w:bCs/>
                </w:rPr>
                <w:t>:traceability_code</w:t>
              </w:r>
            </w:ins>
          </w:p>
        </w:tc>
        <w:tc>
          <w:tcPr>
            <w:tcW w:w="495" w:type="pct"/>
          </w:tcPr>
          <w:p w14:paraId="304E67D5" w14:textId="77777777" w:rsidR="004731B9" w:rsidRPr="00B074CA" w:rsidRDefault="004731B9" w:rsidP="00C61C6D">
            <w:pPr>
              <w:pStyle w:val="GOSTTablenorm"/>
              <w:rPr>
                <w:ins w:id="8356" w:author="Андрей EXP-327886" w:date="2025-09-25T16:49:00Z"/>
              </w:rPr>
            </w:pPr>
            <w:ins w:id="8357" w:author="Андрей EXP-327886" w:date="2025-09-25T16:49:00Z">
              <w:r>
                <w:t>Строка</w:t>
              </w:r>
            </w:ins>
          </w:p>
        </w:tc>
        <w:tc>
          <w:tcPr>
            <w:tcW w:w="270" w:type="pct"/>
          </w:tcPr>
          <w:p w14:paraId="4AF22ABF" w14:textId="77777777" w:rsidR="004731B9" w:rsidRPr="00B074CA" w:rsidRDefault="004731B9" w:rsidP="00C61C6D">
            <w:pPr>
              <w:pStyle w:val="GOSTTablenorm"/>
              <w:rPr>
                <w:ins w:id="8358" w:author="Андрей EXP-327886" w:date="2025-09-25T16:49:00Z"/>
              </w:rPr>
            </w:pPr>
            <w:ins w:id="8359" w:author="Андрей EXP-327886" w:date="2025-09-25T16:49:00Z">
              <w:r w:rsidRPr="004067E9">
                <w:rPr>
                  <w:szCs w:val="22"/>
                </w:rPr>
                <w:t>Нет</w:t>
              </w:r>
            </w:ins>
          </w:p>
        </w:tc>
        <w:tc>
          <w:tcPr>
            <w:tcW w:w="315" w:type="pct"/>
          </w:tcPr>
          <w:p w14:paraId="475ECF75" w14:textId="77777777" w:rsidR="004731B9" w:rsidRPr="00B074CA" w:rsidRDefault="004731B9" w:rsidP="00C61C6D">
            <w:pPr>
              <w:pStyle w:val="GOSTTablenorm"/>
              <w:rPr>
                <w:ins w:id="8360" w:author="Андрей EXP-327886" w:date="2025-09-25T16:49:00Z"/>
              </w:rPr>
            </w:pPr>
            <w:ins w:id="8361" w:author="Андрей EXP-327886" w:date="2025-09-25T16:49:00Z">
              <w:r w:rsidRPr="000A28B2">
                <w:t>&lt;=</w:t>
              </w:r>
              <w:r>
                <w:t>25</w:t>
              </w:r>
            </w:ins>
          </w:p>
        </w:tc>
        <w:tc>
          <w:tcPr>
            <w:tcW w:w="2068" w:type="pct"/>
          </w:tcPr>
          <w:p w14:paraId="1B498ED4" w14:textId="77777777" w:rsidR="004731B9" w:rsidRPr="00B074CA" w:rsidRDefault="004731B9" w:rsidP="00C61C6D">
            <w:pPr>
              <w:pStyle w:val="GOSTTablenorm"/>
              <w:rPr>
                <w:ins w:id="8362" w:author="Андрей EXP-327886" w:date="2025-09-25T16:49:00Z"/>
              </w:rPr>
            </w:pPr>
            <w:ins w:id="8363" w:author="Андрей EXP-327886" w:date="2025-09-25T16:49:00Z">
              <w:r w:rsidRPr="00B9499D">
                <w:t>Указывается код цели (аналитический код) для отражения операции на ЛС плательщика</w:t>
              </w:r>
              <w:r>
                <w:t xml:space="preserve"> (при наличии)</w:t>
              </w:r>
            </w:ins>
          </w:p>
        </w:tc>
      </w:tr>
      <w:tr w:rsidR="004731B9" w:rsidRPr="00B074CA" w14:paraId="7959D85B" w14:textId="77777777" w:rsidTr="00C61C6D">
        <w:trPr>
          <w:cnfStyle w:val="000000010000" w:firstRow="0" w:lastRow="0" w:firstColumn="0" w:lastColumn="0" w:oddVBand="0" w:evenVBand="0" w:oddHBand="0" w:evenHBand="1" w:firstRowFirstColumn="0" w:firstRowLastColumn="0" w:lastRowFirstColumn="0" w:lastRowLastColumn="0"/>
          <w:ins w:id="8364" w:author="Андрей EXP-327886" w:date="2025-09-25T16:49:00Z"/>
        </w:trPr>
        <w:tc>
          <w:tcPr>
            <w:tcW w:w="1088" w:type="pct"/>
          </w:tcPr>
          <w:p w14:paraId="4096CA7B" w14:textId="77777777" w:rsidR="004731B9" w:rsidRDefault="004731B9" w:rsidP="00C61C6D">
            <w:pPr>
              <w:pStyle w:val="GOSTTablenorm"/>
              <w:rPr>
                <w:ins w:id="8365" w:author="Андрей EXP-327886" w:date="2025-09-25T16:49:00Z"/>
              </w:rPr>
            </w:pPr>
            <w:ins w:id="8366" w:author="Андрей EXP-327886" w:date="2025-09-25T16:49:00Z">
              <w:r w:rsidRPr="00B9499D">
                <w:t xml:space="preserve">Сумма в валюте </w:t>
              </w:r>
            </w:ins>
          </w:p>
        </w:tc>
        <w:tc>
          <w:tcPr>
            <w:tcW w:w="764" w:type="pct"/>
          </w:tcPr>
          <w:p w14:paraId="73E2A4AD" w14:textId="77777777" w:rsidR="004731B9" w:rsidRPr="00B074CA" w:rsidRDefault="004731B9" w:rsidP="00C61C6D">
            <w:pPr>
              <w:pStyle w:val="GOSTTablenorm"/>
              <w:rPr>
                <w:ins w:id="8367" w:author="Андрей EXP-327886" w:date="2025-09-25T16:49:00Z"/>
              </w:rPr>
            </w:pPr>
            <w:ins w:id="8368" w:author="Андрей EXP-327886" w:date="2025-09-25T16:49:00Z">
              <w:r w:rsidRPr="00F16DBC">
                <w:rPr>
                  <w:b/>
                </w:rPr>
                <w:t>IncludedPaymentsDesc</w:t>
              </w:r>
              <w:r w:rsidRPr="00F16DBC">
                <w:rPr>
                  <w:bCs/>
                </w:rPr>
                <w:t>:amountCurr</w:t>
              </w:r>
            </w:ins>
          </w:p>
        </w:tc>
        <w:tc>
          <w:tcPr>
            <w:tcW w:w="495" w:type="pct"/>
          </w:tcPr>
          <w:p w14:paraId="58D47270" w14:textId="77777777" w:rsidR="004731B9" w:rsidRPr="00B074CA" w:rsidRDefault="004731B9" w:rsidP="00C61C6D">
            <w:pPr>
              <w:pStyle w:val="GOSTTablenorm"/>
              <w:rPr>
                <w:ins w:id="8369" w:author="Андрей EXP-327886" w:date="2025-09-25T16:49:00Z"/>
              </w:rPr>
            </w:pPr>
            <w:ins w:id="8370" w:author="Андрей EXP-327886" w:date="2025-09-25T16:49:00Z">
              <w:r w:rsidRPr="00B9499D">
                <w:t>Сумма</w:t>
              </w:r>
            </w:ins>
          </w:p>
        </w:tc>
        <w:tc>
          <w:tcPr>
            <w:tcW w:w="270" w:type="pct"/>
          </w:tcPr>
          <w:p w14:paraId="69371A9C" w14:textId="77777777" w:rsidR="004731B9" w:rsidRPr="00B074CA" w:rsidRDefault="004731B9" w:rsidP="00C61C6D">
            <w:pPr>
              <w:pStyle w:val="GOSTTablenorm"/>
              <w:rPr>
                <w:ins w:id="8371" w:author="Андрей EXP-327886" w:date="2025-09-25T16:49:00Z"/>
              </w:rPr>
            </w:pPr>
            <w:ins w:id="8372" w:author="Андрей EXP-327886" w:date="2025-09-25T16:49:00Z">
              <w:r w:rsidRPr="00B9499D">
                <w:t>Да</w:t>
              </w:r>
            </w:ins>
          </w:p>
        </w:tc>
        <w:tc>
          <w:tcPr>
            <w:tcW w:w="315" w:type="pct"/>
          </w:tcPr>
          <w:p w14:paraId="0204D068" w14:textId="77777777" w:rsidR="004731B9" w:rsidRPr="00B074CA" w:rsidRDefault="004731B9" w:rsidP="00C61C6D">
            <w:pPr>
              <w:pStyle w:val="GOSTTablenorm"/>
              <w:rPr>
                <w:ins w:id="8373" w:author="Андрей EXP-327886" w:date="2025-09-25T16:49:00Z"/>
              </w:rPr>
            </w:pPr>
            <w:ins w:id="8374" w:author="Андрей EXP-327886" w:date="2025-09-25T16:49:00Z">
              <w:r>
                <w:t>-</w:t>
              </w:r>
            </w:ins>
          </w:p>
        </w:tc>
        <w:tc>
          <w:tcPr>
            <w:tcW w:w="2068" w:type="pct"/>
          </w:tcPr>
          <w:p w14:paraId="0DBBD151" w14:textId="77777777" w:rsidR="004731B9" w:rsidRPr="00B074CA" w:rsidRDefault="004731B9" w:rsidP="00C61C6D">
            <w:pPr>
              <w:pStyle w:val="GOSTTablenorm"/>
              <w:rPr>
                <w:ins w:id="8375" w:author="Андрей EXP-327886" w:date="2025-09-25T16:49:00Z"/>
              </w:rPr>
            </w:pPr>
            <w:ins w:id="8376" w:author="Андрей EXP-327886" w:date="2025-09-25T16:49:00Z">
              <w:r w:rsidRPr="00B9499D">
                <w:t xml:space="preserve">Сумма платежа в единицах валюты, указанной в реквизите ZR_MSC_OKV_CD, с </w:t>
              </w:r>
              <w:r>
                <w:t>точностью 2 знака после запятой</w:t>
              </w:r>
            </w:ins>
          </w:p>
        </w:tc>
      </w:tr>
      <w:tr w:rsidR="004731B9" w:rsidRPr="00B074CA" w14:paraId="19DB5FC9" w14:textId="77777777" w:rsidTr="00C61C6D">
        <w:trPr>
          <w:cnfStyle w:val="000000100000" w:firstRow="0" w:lastRow="0" w:firstColumn="0" w:lastColumn="0" w:oddVBand="0" w:evenVBand="0" w:oddHBand="1" w:evenHBand="0" w:firstRowFirstColumn="0" w:firstRowLastColumn="0" w:lastRowFirstColumn="0" w:lastRowLastColumn="0"/>
          <w:ins w:id="8377" w:author="Андрей EXP-327886" w:date="2025-09-25T16:49:00Z"/>
        </w:trPr>
        <w:tc>
          <w:tcPr>
            <w:tcW w:w="1088" w:type="pct"/>
          </w:tcPr>
          <w:p w14:paraId="06CE1A4A" w14:textId="77777777" w:rsidR="004731B9" w:rsidRDefault="004731B9" w:rsidP="00C61C6D">
            <w:pPr>
              <w:pStyle w:val="GOSTTablenorm"/>
              <w:rPr>
                <w:ins w:id="8378" w:author="Андрей EXP-327886" w:date="2025-09-25T16:49:00Z"/>
              </w:rPr>
            </w:pPr>
            <w:ins w:id="8379" w:author="Андрей EXP-327886" w:date="2025-09-25T16:49:00Z">
              <w:r w:rsidRPr="00B9499D">
                <w:t>Сумма в рублях</w:t>
              </w:r>
              <w:r>
                <w:t xml:space="preserve"> (учетная)</w:t>
              </w:r>
            </w:ins>
          </w:p>
        </w:tc>
        <w:tc>
          <w:tcPr>
            <w:tcW w:w="764" w:type="pct"/>
          </w:tcPr>
          <w:p w14:paraId="2BD34CB2" w14:textId="77777777" w:rsidR="004731B9" w:rsidRPr="00B074CA" w:rsidRDefault="004731B9" w:rsidP="00C61C6D">
            <w:pPr>
              <w:pStyle w:val="GOSTTablenorm"/>
              <w:rPr>
                <w:ins w:id="8380" w:author="Андрей EXP-327886" w:date="2025-09-25T16:49:00Z"/>
              </w:rPr>
            </w:pPr>
            <w:ins w:id="8381" w:author="Андрей EXP-327886" w:date="2025-09-25T16:49:00Z">
              <w:r w:rsidRPr="00F16DBC">
                <w:rPr>
                  <w:b/>
                </w:rPr>
                <w:t>IncludedPaymentsDesc</w:t>
              </w:r>
              <w:r w:rsidRPr="00F16DBC">
                <w:rPr>
                  <w:bCs/>
                </w:rPr>
                <w:t>:amountRub</w:t>
              </w:r>
            </w:ins>
          </w:p>
        </w:tc>
        <w:tc>
          <w:tcPr>
            <w:tcW w:w="495" w:type="pct"/>
          </w:tcPr>
          <w:p w14:paraId="64320AE6" w14:textId="77777777" w:rsidR="004731B9" w:rsidRPr="00B074CA" w:rsidRDefault="004731B9" w:rsidP="00C61C6D">
            <w:pPr>
              <w:pStyle w:val="GOSTTablenorm"/>
              <w:rPr>
                <w:ins w:id="8382" w:author="Андрей EXP-327886" w:date="2025-09-25T16:49:00Z"/>
              </w:rPr>
            </w:pPr>
            <w:ins w:id="8383" w:author="Андрей EXP-327886" w:date="2025-09-25T16:49:00Z">
              <w:r w:rsidRPr="00B9499D">
                <w:t>Сумма</w:t>
              </w:r>
            </w:ins>
          </w:p>
        </w:tc>
        <w:tc>
          <w:tcPr>
            <w:tcW w:w="270" w:type="pct"/>
          </w:tcPr>
          <w:p w14:paraId="6ED90945" w14:textId="77777777" w:rsidR="004731B9" w:rsidRPr="00B074CA" w:rsidRDefault="004731B9" w:rsidP="00C61C6D">
            <w:pPr>
              <w:pStyle w:val="GOSTTablenorm"/>
              <w:rPr>
                <w:ins w:id="8384" w:author="Андрей EXP-327886" w:date="2025-09-25T16:49:00Z"/>
              </w:rPr>
            </w:pPr>
            <w:ins w:id="8385" w:author="Андрей EXP-327886" w:date="2025-09-25T16:49:00Z">
              <w:r>
                <w:t>Да</w:t>
              </w:r>
            </w:ins>
          </w:p>
        </w:tc>
        <w:tc>
          <w:tcPr>
            <w:tcW w:w="315" w:type="pct"/>
          </w:tcPr>
          <w:p w14:paraId="1745959A" w14:textId="77777777" w:rsidR="004731B9" w:rsidRPr="00B074CA" w:rsidRDefault="004731B9" w:rsidP="00C61C6D">
            <w:pPr>
              <w:pStyle w:val="GOSTTablenorm"/>
              <w:rPr>
                <w:ins w:id="8386" w:author="Андрей EXP-327886" w:date="2025-09-25T16:49:00Z"/>
              </w:rPr>
            </w:pPr>
            <w:ins w:id="8387" w:author="Андрей EXP-327886" w:date="2025-09-25T16:49:00Z">
              <w:r>
                <w:t>-</w:t>
              </w:r>
            </w:ins>
          </w:p>
        </w:tc>
        <w:tc>
          <w:tcPr>
            <w:tcW w:w="2068" w:type="pct"/>
          </w:tcPr>
          <w:p w14:paraId="6389003F" w14:textId="77777777" w:rsidR="004731B9" w:rsidRPr="00B074CA" w:rsidRDefault="004731B9" w:rsidP="00C61C6D">
            <w:pPr>
              <w:pStyle w:val="GOSTTablenorm"/>
              <w:rPr>
                <w:ins w:id="8388" w:author="Андрей EXP-327886" w:date="2025-09-25T16:49:00Z"/>
              </w:rPr>
            </w:pPr>
            <w:ins w:id="8389" w:author="Андрей EXP-327886" w:date="2025-09-25T16:49:00Z">
              <w:r w:rsidRPr="00B9499D">
                <w:t>Сумма платежа в рублевом эквиваленте с точностью 2 знака посл</w:t>
              </w:r>
              <w:r>
                <w:t>е запятой</w:t>
              </w:r>
            </w:ins>
          </w:p>
        </w:tc>
      </w:tr>
      <w:tr w:rsidR="004731B9" w:rsidRPr="00B074CA" w14:paraId="337DD442" w14:textId="77777777" w:rsidTr="00C61C6D">
        <w:trPr>
          <w:cnfStyle w:val="000000010000" w:firstRow="0" w:lastRow="0" w:firstColumn="0" w:lastColumn="0" w:oddVBand="0" w:evenVBand="0" w:oddHBand="0" w:evenHBand="1" w:firstRowFirstColumn="0" w:firstRowLastColumn="0" w:lastRowFirstColumn="0" w:lastRowLastColumn="0"/>
          <w:ins w:id="8390" w:author="Андрей EXP-327886" w:date="2025-09-25T16:49:00Z"/>
        </w:trPr>
        <w:tc>
          <w:tcPr>
            <w:tcW w:w="1088" w:type="pct"/>
          </w:tcPr>
          <w:p w14:paraId="0FF64EE8" w14:textId="77777777" w:rsidR="004731B9" w:rsidRPr="007B7984" w:rsidRDefault="004731B9" w:rsidP="00C61C6D">
            <w:pPr>
              <w:pStyle w:val="GOSTTablenorm"/>
              <w:rPr>
                <w:ins w:id="8391" w:author="Андрей EXP-327886" w:date="2025-09-25T16:49:00Z"/>
                <w:b/>
              </w:rPr>
            </w:pPr>
            <w:ins w:id="8392" w:author="Андрей EXP-327886" w:date="2025-09-25T16:49:00Z">
              <w:r w:rsidRPr="007B7984">
                <w:rPr>
                  <w:b/>
                </w:rPr>
                <w:t>Информация о получателях</w:t>
              </w:r>
            </w:ins>
          </w:p>
        </w:tc>
        <w:tc>
          <w:tcPr>
            <w:tcW w:w="764" w:type="pct"/>
          </w:tcPr>
          <w:p w14:paraId="773DC630" w14:textId="77777777" w:rsidR="004731B9" w:rsidRPr="00B074CA" w:rsidRDefault="004731B9" w:rsidP="00C61C6D">
            <w:pPr>
              <w:pStyle w:val="GOSTTablenorm"/>
              <w:rPr>
                <w:ins w:id="8393" w:author="Андрей EXP-327886" w:date="2025-09-25T16:49:00Z"/>
              </w:rPr>
            </w:pPr>
            <w:ins w:id="8394" w:author="Андрей EXP-327886" w:date="2025-09-25T16:49:00Z">
              <w:r w:rsidRPr="00F16DBC">
                <w:rPr>
                  <w:b/>
                </w:rPr>
                <w:t>InfRecipient</w:t>
              </w:r>
            </w:ins>
          </w:p>
        </w:tc>
        <w:tc>
          <w:tcPr>
            <w:tcW w:w="495" w:type="pct"/>
          </w:tcPr>
          <w:p w14:paraId="17E90A37" w14:textId="77777777" w:rsidR="004731B9" w:rsidRPr="00B074CA" w:rsidRDefault="004731B9" w:rsidP="00C61C6D">
            <w:pPr>
              <w:pStyle w:val="GOSTTablenorm"/>
              <w:rPr>
                <w:ins w:id="8395" w:author="Андрей EXP-327886" w:date="2025-09-25T16:49:00Z"/>
              </w:rPr>
            </w:pPr>
            <w:ins w:id="8396" w:author="Андрей EXP-327886" w:date="2025-09-25T16:49:00Z">
              <w:r w:rsidRPr="00B9499D">
                <w:t>Массив</w:t>
              </w:r>
            </w:ins>
          </w:p>
        </w:tc>
        <w:tc>
          <w:tcPr>
            <w:tcW w:w="270" w:type="pct"/>
          </w:tcPr>
          <w:p w14:paraId="62398D4F" w14:textId="77777777" w:rsidR="004731B9" w:rsidRPr="00B074CA" w:rsidRDefault="004731B9" w:rsidP="00C61C6D">
            <w:pPr>
              <w:pStyle w:val="GOSTTablenorm"/>
              <w:rPr>
                <w:ins w:id="8397" w:author="Андрей EXP-327886" w:date="2025-09-25T16:49:00Z"/>
              </w:rPr>
            </w:pPr>
            <w:ins w:id="8398" w:author="Андрей EXP-327886" w:date="2025-09-25T16:49:00Z">
              <w:r>
                <w:t>Да</w:t>
              </w:r>
            </w:ins>
          </w:p>
        </w:tc>
        <w:tc>
          <w:tcPr>
            <w:tcW w:w="315" w:type="pct"/>
          </w:tcPr>
          <w:p w14:paraId="54EF0BC8" w14:textId="77777777" w:rsidR="004731B9" w:rsidRPr="00B074CA" w:rsidRDefault="004731B9" w:rsidP="00C61C6D">
            <w:pPr>
              <w:pStyle w:val="GOSTTablenorm"/>
              <w:rPr>
                <w:ins w:id="8399" w:author="Андрей EXP-327886" w:date="2025-09-25T16:49:00Z"/>
              </w:rPr>
            </w:pPr>
            <w:ins w:id="8400" w:author="Андрей EXP-327886" w:date="2025-09-25T16:49:00Z">
              <w:r>
                <w:t>-</w:t>
              </w:r>
            </w:ins>
          </w:p>
        </w:tc>
        <w:tc>
          <w:tcPr>
            <w:tcW w:w="2068" w:type="pct"/>
          </w:tcPr>
          <w:p w14:paraId="71A3C9B3" w14:textId="77777777" w:rsidR="004731B9" w:rsidRPr="00B074CA" w:rsidRDefault="004731B9" w:rsidP="00C61C6D">
            <w:pPr>
              <w:pStyle w:val="GOSTTablenorm"/>
              <w:rPr>
                <w:ins w:id="8401" w:author="Андрей EXP-327886" w:date="2025-09-25T16:49:00Z"/>
              </w:rPr>
            </w:pPr>
            <w:ins w:id="8402" w:author="Андрей EXP-327886" w:date="2025-09-25T16:49:00Z">
              <w:r>
                <w:t>-</w:t>
              </w:r>
            </w:ins>
          </w:p>
        </w:tc>
      </w:tr>
      <w:tr w:rsidR="004731B9" w:rsidRPr="00B074CA" w14:paraId="6F3E5252" w14:textId="77777777" w:rsidTr="00C61C6D">
        <w:trPr>
          <w:cnfStyle w:val="000000100000" w:firstRow="0" w:lastRow="0" w:firstColumn="0" w:lastColumn="0" w:oddVBand="0" w:evenVBand="0" w:oddHBand="1" w:evenHBand="0" w:firstRowFirstColumn="0" w:firstRowLastColumn="0" w:lastRowFirstColumn="0" w:lastRowLastColumn="0"/>
          <w:ins w:id="8403" w:author="Андрей EXP-327886" w:date="2025-09-25T16:49:00Z"/>
        </w:trPr>
        <w:tc>
          <w:tcPr>
            <w:tcW w:w="1088" w:type="pct"/>
          </w:tcPr>
          <w:p w14:paraId="7D44C7F5" w14:textId="77777777" w:rsidR="004731B9" w:rsidRDefault="004731B9" w:rsidP="00C61C6D">
            <w:pPr>
              <w:pStyle w:val="GOSTTablenorm"/>
              <w:rPr>
                <w:ins w:id="8404" w:author="Андрей EXP-327886" w:date="2025-09-25T16:49:00Z"/>
              </w:rPr>
            </w:pPr>
            <w:ins w:id="8405" w:author="Андрей EXP-327886" w:date="2025-09-25T16:49:00Z">
              <w:r w:rsidRPr="00B24314">
                <w:t>Идентификатор строки</w:t>
              </w:r>
            </w:ins>
          </w:p>
        </w:tc>
        <w:tc>
          <w:tcPr>
            <w:tcW w:w="764" w:type="pct"/>
          </w:tcPr>
          <w:p w14:paraId="52B7F5FE" w14:textId="77777777" w:rsidR="004731B9" w:rsidRPr="00F16DBC" w:rsidRDefault="004731B9" w:rsidP="00C61C6D">
            <w:pPr>
              <w:pStyle w:val="GOSTTablenorm"/>
              <w:rPr>
                <w:ins w:id="8406" w:author="Андрей EXP-327886" w:date="2025-09-25T16:49:00Z"/>
                <w:lang w:val="en-US"/>
              </w:rPr>
            </w:pPr>
            <w:ins w:id="8407" w:author="Андрей EXP-327886" w:date="2025-09-25T16:49:00Z">
              <w:r w:rsidRPr="00F16DBC">
                <w:rPr>
                  <w:b/>
                </w:rPr>
                <w:t>InfRecipient</w:t>
              </w:r>
              <w:r w:rsidRPr="00F16DBC">
                <w:rPr>
                  <w:bCs/>
                </w:rPr>
                <w:t>:</w:t>
              </w:r>
              <w:r>
                <w:rPr>
                  <w:bCs/>
                  <w:lang w:val="en-US"/>
                </w:rPr>
                <w:t>id</w:t>
              </w:r>
            </w:ins>
          </w:p>
        </w:tc>
        <w:tc>
          <w:tcPr>
            <w:tcW w:w="495" w:type="pct"/>
          </w:tcPr>
          <w:p w14:paraId="7664F201" w14:textId="77777777" w:rsidR="004731B9" w:rsidRPr="00B074CA" w:rsidRDefault="004731B9" w:rsidP="00C61C6D">
            <w:pPr>
              <w:pStyle w:val="GOSTTablenorm"/>
              <w:rPr>
                <w:ins w:id="8408" w:author="Андрей EXP-327886" w:date="2025-09-25T16:49:00Z"/>
              </w:rPr>
            </w:pPr>
            <w:ins w:id="8409" w:author="Андрей EXP-327886" w:date="2025-09-25T16:49:00Z">
              <w:r>
                <w:t>Число</w:t>
              </w:r>
            </w:ins>
          </w:p>
        </w:tc>
        <w:tc>
          <w:tcPr>
            <w:tcW w:w="270" w:type="pct"/>
          </w:tcPr>
          <w:p w14:paraId="19A4FD50" w14:textId="77777777" w:rsidR="004731B9" w:rsidRPr="00B074CA" w:rsidRDefault="004731B9" w:rsidP="00C61C6D">
            <w:pPr>
              <w:pStyle w:val="GOSTTablenorm"/>
              <w:rPr>
                <w:ins w:id="8410" w:author="Андрей EXP-327886" w:date="2025-09-25T16:49:00Z"/>
              </w:rPr>
            </w:pPr>
            <w:ins w:id="8411" w:author="Андрей EXP-327886" w:date="2025-09-25T16:49:00Z">
              <w:r w:rsidRPr="00106607">
                <w:t>Да</w:t>
              </w:r>
            </w:ins>
          </w:p>
        </w:tc>
        <w:tc>
          <w:tcPr>
            <w:tcW w:w="315" w:type="pct"/>
          </w:tcPr>
          <w:p w14:paraId="69969D95" w14:textId="77777777" w:rsidR="004731B9" w:rsidRPr="00B074CA" w:rsidRDefault="004731B9" w:rsidP="00C61C6D">
            <w:pPr>
              <w:pStyle w:val="GOSTTablenorm"/>
              <w:rPr>
                <w:ins w:id="8412" w:author="Андрей EXP-327886" w:date="2025-09-25T16:49:00Z"/>
              </w:rPr>
            </w:pPr>
            <w:ins w:id="8413" w:author="Андрей EXP-327886" w:date="2025-09-25T16:49:00Z">
              <w:r w:rsidRPr="000A28B2">
                <w:t>&lt;=20</w:t>
              </w:r>
            </w:ins>
          </w:p>
        </w:tc>
        <w:tc>
          <w:tcPr>
            <w:tcW w:w="2068" w:type="pct"/>
          </w:tcPr>
          <w:p w14:paraId="52284DD2" w14:textId="77777777" w:rsidR="004731B9" w:rsidRPr="00B074CA" w:rsidRDefault="004731B9" w:rsidP="00C61C6D">
            <w:pPr>
              <w:pStyle w:val="GOSTTablenorm"/>
              <w:rPr>
                <w:ins w:id="8414" w:author="Андрей EXP-327886" w:date="2025-09-25T16:49:00Z"/>
              </w:rPr>
            </w:pPr>
            <w:ins w:id="8415" w:author="Андрей EXP-327886" w:date="2025-09-25T16:49:00Z">
              <w:r w:rsidRPr="00A5664C">
                <w:rPr>
                  <w:szCs w:val="22"/>
                </w:rPr>
                <w:t>Указывается технический идентификатор строки</w:t>
              </w:r>
            </w:ins>
          </w:p>
        </w:tc>
      </w:tr>
      <w:tr w:rsidR="004731B9" w:rsidRPr="00B074CA" w14:paraId="329C5EBB" w14:textId="77777777" w:rsidTr="00C61C6D">
        <w:trPr>
          <w:cnfStyle w:val="000000010000" w:firstRow="0" w:lastRow="0" w:firstColumn="0" w:lastColumn="0" w:oddVBand="0" w:evenVBand="0" w:oddHBand="0" w:evenHBand="1" w:firstRowFirstColumn="0" w:firstRowLastColumn="0" w:lastRowFirstColumn="0" w:lastRowLastColumn="0"/>
          <w:ins w:id="8416" w:author="Андрей EXP-327886" w:date="2025-09-25T16:49:00Z"/>
        </w:trPr>
        <w:tc>
          <w:tcPr>
            <w:tcW w:w="1088" w:type="pct"/>
          </w:tcPr>
          <w:p w14:paraId="44E8F63F" w14:textId="77777777" w:rsidR="004731B9" w:rsidRDefault="004731B9" w:rsidP="00C61C6D">
            <w:pPr>
              <w:pStyle w:val="GOSTTablenorm"/>
              <w:rPr>
                <w:ins w:id="8417" w:author="Андрей EXP-327886" w:date="2025-09-25T16:49:00Z"/>
              </w:rPr>
            </w:pPr>
            <w:ins w:id="8418" w:author="Андрей EXP-327886" w:date="2025-09-25T16:49:00Z">
              <w:r w:rsidRPr="00576AA3">
                <w:rPr>
                  <w:rFonts w:eastAsiaTheme="minorHAnsi"/>
                </w:rPr>
                <w:t>Номер строки по порядку</w:t>
              </w:r>
            </w:ins>
          </w:p>
        </w:tc>
        <w:tc>
          <w:tcPr>
            <w:tcW w:w="764" w:type="pct"/>
          </w:tcPr>
          <w:p w14:paraId="383B9C4A" w14:textId="77777777" w:rsidR="004731B9" w:rsidRPr="00B074CA" w:rsidRDefault="004731B9" w:rsidP="00C61C6D">
            <w:pPr>
              <w:pStyle w:val="GOSTTablenorm"/>
              <w:rPr>
                <w:ins w:id="8419" w:author="Андрей EXP-327886" w:date="2025-09-25T16:49:00Z"/>
              </w:rPr>
            </w:pPr>
            <w:ins w:id="8420" w:author="Андрей EXP-327886" w:date="2025-09-25T16:49:00Z">
              <w:r w:rsidRPr="00F16DBC">
                <w:rPr>
                  <w:b/>
                </w:rPr>
                <w:t>InfRecipient</w:t>
              </w:r>
              <w:r w:rsidRPr="00F16DBC">
                <w:rPr>
                  <w:bCs/>
                </w:rPr>
                <w:t>:NumbRow</w:t>
              </w:r>
            </w:ins>
          </w:p>
        </w:tc>
        <w:tc>
          <w:tcPr>
            <w:tcW w:w="495" w:type="pct"/>
          </w:tcPr>
          <w:p w14:paraId="61E78EB5" w14:textId="77777777" w:rsidR="004731B9" w:rsidRPr="00B074CA" w:rsidRDefault="004731B9" w:rsidP="00C61C6D">
            <w:pPr>
              <w:pStyle w:val="GOSTTablenorm"/>
              <w:rPr>
                <w:ins w:id="8421" w:author="Андрей EXP-327886" w:date="2025-09-25T16:49:00Z"/>
              </w:rPr>
            </w:pPr>
            <w:ins w:id="8422" w:author="Андрей EXP-327886" w:date="2025-09-25T16:49:00Z">
              <w:r>
                <w:t>Число</w:t>
              </w:r>
            </w:ins>
          </w:p>
        </w:tc>
        <w:tc>
          <w:tcPr>
            <w:tcW w:w="270" w:type="pct"/>
          </w:tcPr>
          <w:p w14:paraId="0B5AAF11" w14:textId="77777777" w:rsidR="004731B9" w:rsidRPr="00B074CA" w:rsidRDefault="004731B9" w:rsidP="00C61C6D">
            <w:pPr>
              <w:pStyle w:val="GOSTTablenorm"/>
              <w:rPr>
                <w:ins w:id="8423" w:author="Андрей EXP-327886" w:date="2025-09-25T16:49:00Z"/>
              </w:rPr>
            </w:pPr>
            <w:ins w:id="8424" w:author="Андрей EXP-327886" w:date="2025-09-25T16:49:00Z">
              <w:r w:rsidRPr="00B9499D">
                <w:t>Да</w:t>
              </w:r>
            </w:ins>
          </w:p>
        </w:tc>
        <w:tc>
          <w:tcPr>
            <w:tcW w:w="315" w:type="pct"/>
          </w:tcPr>
          <w:p w14:paraId="30FAD593" w14:textId="77777777" w:rsidR="004731B9" w:rsidRPr="00B074CA" w:rsidRDefault="004731B9" w:rsidP="00C61C6D">
            <w:pPr>
              <w:pStyle w:val="GOSTTablenorm"/>
              <w:rPr>
                <w:ins w:id="8425" w:author="Андрей EXP-327886" w:date="2025-09-25T16:49:00Z"/>
              </w:rPr>
            </w:pPr>
            <w:ins w:id="8426" w:author="Андрей EXP-327886" w:date="2025-09-25T16:49:00Z">
              <w:r w:rsidRPr="00685E75">
                <w:t>&lt;=</w:t>
              </w:r>
              <w:r>
                <w:t>3</w:t>
              </w:r>
            </w:ins>
          </w:p>
        </w:tc>
        <w:tc>
          <w:tcPr>
            <w:tcW w:w="2068" w:type="pct"/>
          </w:tcPr>
          <w:p w14:paraId="21E03D4C" w14:textId="77777777" w:rsidR="004731B9" w:rsidRPr="00B074CA" w:rsidRDefault="004731B9" w:rsidP="00C61C6D">
            <w:pPr>
              <w:pStyle w:val="GOSTTablenorm"/>
              <w:rPr>
                <w:ins w:id="8427" w:author="Андрей EXP-327886" w:date="2025-09-25T16:49:00Z"/>
              </w:rPr>
            </w:pPr>
            <w:ins w:id="8428" w:author="Андрей EXP-327886" w:date="2025-09-25T16:49:00Z">
              <w:r w:rsidRPr="00A5664C">
                <w:rPr>
                  <w:szCs w:val="22"/>
                </w:rPr>
                <w:t>Указывается порядковый номер строки расшифровки заявки.</w:t>
              </w:r>
            </w:ins>
          </w:p>
        </w:tc>
      </w:tr>
      <w:tr w:rsidR="004731B9" w:rsidRPr="00B074CA" w14:paraId="35937EC3" w14:textId="77777777" w:rsidTr="00C61C6D">
        <w:trPr>
          <w:cnfStyle w:val="000000100000" w:firstRow="0" w:lastRow="0" w:firstColumn="0" w:lastColumn="0" w:oddVBand="0" w:evenVBand="0" w:oddHBand="1" w:evenHBand="0" w:firstRowFirstColumn="0" w:firstRowLastColumn="0" w:lastRowFirstColumn="0" w:lastRowLastColumn="0"/>
          <w:ins w:id="8429" w:author="Андрей EXP-327886" w:date="2025-09-25T16:49:00Z"/>
        </w:trPr>
        <w:tc>
          <w:tcPr>
            <w:tcW w:w="1088" w:type="pct"/>
          </w:tcPr>
          <w:p w14:paraId="33EB08C5" w14:textId="77777777" w:rsidR="004731B9" w:rsidRDefault="004731B9" w:rsidP="00C61C6D">
            <w:pPr>
              <w:pStyle w:val="GOSTTablenorm"/>
              <w:rPr>
                <w:ins w:id="8430" w:author="Андрей EXP-327886" w:date="2025-09-25T16:49:00Z"/>
              </w:rPr>
            </w:pPr>
            <w:ins w:id="8431" w:author="Андрей EXP-327886" w:date="2025-09-25T16:49:00Z">
              <w:r>
                <w:rPr>
                  <w:szCs w:val="22"/>
                </w:rPr>
                <w:t>Код прослеживаемости</w:t>
              </w:r>
              <w:r w:rsidRPr="00B9499D">
                <w:rPr>
                  <w:szCs w:val="22"/>
                </w:rPr>
                <w:t xml:space="preserve"> плательщика</w:t>
              </w:r>
            </w:ins>
          </w:p>
        </w:tc>
        <w:tc>
          <w:tcPr>
            <w:tcW w:w="764" w:type="pct"/>
          </w:tcPr>
          <w:p w14:paraId="5ABC496D" w14:textId="77777777" w:rsidR="004731B9" w:rsidRPr="00B074CA" w:rsidRDefault="004731B9" w:rsidP="00C61C6D">
            <w:pPr>
              <w:pStyle w:val="GOSTTablenorm"/>
              <w:rPr>
                <w:ins w:id="8432" w:author="Андрей EXP-327886" w:date="2025-09-25T16:49:00Z"/>
              </w:rPr>
            </w:pPr>
            <w:ins w:id="8433" w:author="Андрей EXP-327886" w:date="2025-09-25T16:49:00Z">
              <w:r w:rsidRPr="00F16DBC">
                <w:rPr>
                  <w:b/>
                </w:rPr>
                <w:t>InfRecipient</w:t>
              </w:r>
              <w:r w:rsidRPr="00F16DBC">
                <w:rPr>
                  <w:bCs/>
                </w:rPr>
                <w:t>:DetailsRecipientOrganization_traceability_code</w:t>
              </w:r>
            </w:ins>
          </w:p>
        </w:tc>
        <w:tc>
          <w:tcPr>
            <w:tcW w:w="495" w:type="pct"/>
          </w:tcPr>
          <w:p w14:paraId="0459CEF7" w14:textId="77777777" w:rsidR="004731B9" w:rsidRPr="00B074CA" w:rsidRDefault="004731B9" w:rsidP="00C61C6D">
            <w:pPr>
              <w:pStyle w:val="GOSTTablenorm"/>
              <w:rPr>
                <w:ins w:id="8434" w:author="Андрей EXP-327886" w:date="2025-09-25T16:49:00Z"/>
              </w:rPr>
            </w:pPr>
            <w:ins w:id="8435" w:author="Андрей EXP-327886" w:date="2025-09-25T16:49:00Z">
              <w:r>
                <w:t>Строка</w:t>
              </w:r>
            </w:ins>
          </w:p>
        </w:tc>
        <w:tc>
          <w:tcPr>
            <w:tcW w:w="270" w:type="pct"/>
          </w:tcPr>
          <w:p w14:paraId="04659095" w14:textId="77777777" w:rsidR="004731B9" w:rsidRPr="00B074CA" w:rsidRDefault="004731B9" w:rsidP="00C61C6D">
            <w:pPr>
              <w:pStyle w:val="GOSTTablenorm"/>
              <w:rPr>
                <w:ins w:id="8436" w:author="Андрей EXP-327886" w:date="2025-09-25T16:49:00Z"/>
              </w:rPr>
            </w:pPr>
            <w:ins w:id="8437" w:author="Андрей EXP-327886" w:date="2025-09-25T16:49:00Z">
              <w:r w:rsidRPr="00B9499D">
                <w:rPr>
                  <w:szCs w:val="22"/>
                </w:rPr>
                <w:t>Нет</w:t>
              </w:r>
            </w:ins>
          </w:p>
        </w:tc>
        <w:tc>
          <w:tcPr>
            <w:tcW w:w="315" w:type="pct"/>
          </w:tcPr>
          <w:p w14:paraId="4768561B" w14:textId="77777777" w:rsidR="004731B9" w:rsidRPr="00B074CA" w:rsidRDefault="004731B9" w:rsidP="00C61C6D">
            <w:pPr>
              <w:pStyle w:val="GOSTTablenorm"/>
              <w:rPr>
                <w:ins w:id="8438" w:author="Андрей EXP-327886" w:date="2025-09-25T16:49:00Z"/>
              </w:rPr>
            </w:pPr>
            <w:ins w:id="8439" w:author="Андрей EXP-327886" w:date="2025-09-25T16:49:00Z">
              <w:r w:rsidRPr="000A28B2">
                <w:t>&lt;=</w:t>
              </w:r>
              <w:r>
                <w:t>25</w:t>
              </w:r>
            </w:ins>
          </w:p>
        </w:tc>
        <w:tc>
          <w:tcPr>
            <w:tcW w:w="2068" w:type="pct"/>
          </w:tcPr>
          <w:p w14:paraId="08BC2992" w14:textId="77777777" w:rsidR="004731B9" w:rsidRPr="00B074CA" w:rsidRDefault="004731B9" w:rsidP="00C61C6D">
            <w:pPr>
              <w:pStyle w:val="GOSTTablenorm"/>
              <w:rPr>
                <w:ins w:id="8440" w:author="Андрей EXP-327886" w:date="2025-09-25T16:49:00Z"/>
              </w:rPr>
            </w:pPr>
            <w:ins w:id="8441" w:author="Андрей EXP-327886" w:date="2025-09-25T16:49:00Z">
              <w:r w:rsidRPr="00A5664C">
                <w:rPr>
                  <w:szCs w:val="22"/>
                </w:rPr>
                <w:t xml:space="preserve">Указывается код </w:t>
              </w:r>
              <w:r>
                <w:rPr>
                  <w:szCs w:val="22"/>
                </w:rPr>
                <w:t xml:space="preserve">прослеживаемости </w:t>
              </w:r>
              <w:r w:rsidRPr="00A5664C">
                <w:rPr>
                  <w:szCs w:val="22"/>
                </w:rPr>
                <w:t>для отражения операции на ЛС плательщика, относящийся к текущей строке документа (при наличии).</w:t>
              </w:r>
            </w:ins>
          </w:p>
        </w:tc>
      </w:tr>
      <w:tr w:rsidR="004731B9" w:rsidRPr="00B074CA" w14:paraId="34730139" w14:textId="77777777" w:rsidTr="00C61C6D">
        <w:trPr>
          <w:cnfStyle w:val="000000010000" w:firstRow="0" w:lastRow="0" w:firstColumn="0" w:lastColumn="0" w:oddVBand="0" w:evenVBand="0" w:oddHBand="0" w:evenHBand="1" w:firstRowFirstColumn="0" w:firstRowLastColumn="0" w:lastRowFirstColumn="0" w:lastRowLastColumn="0"/>
          <w:ins w:id="8442" w:author="Андрей EXP-327886" w:date="2025-09-25T16:49:00Z"/>
        </w:trPr>
        <w:tc>
          <w:tcPr>
            <w:tcW w:w="1088" w:type="pct"/>
          </w:tcPr>
          <w:p w14:paraId="7672C592" w14:textId="77777777" w:rsidR="004731B9" w:rsidRDefault="004731B9" w:rsidP="00C61C6D">
            <w:pPr>
              <w:pStyle w:val="GOSTTablenorm"/>
              <w:rPr>
                <w:ins w:id="8443" w:author="Андрей EXP-327886" w:date="2025-09-25T16:49:00Z"/>
              </w:rPr>
            </w:pPr>
            <w:ins w:id="8444" w:author="Андрей EXP-327886" w:date="2025-09-25T16:49:00Z">
              <w:r w:rsidRPr="00576AA3">
                <w:rPr>
                  <w:rFonts w:eastAsiaTheme="minorHAnsi"/>
                  <w:lang w:val="en-US"/>
                </w:rPr>
                <w:t xml:space="preserve">Сумма в валюте </w:t>
              </w:r>
            </w:ins>
          </w:p>
        </w:tc>
        <w:tc>
          <w:tcPr>
            <w:tcW w:w="764" w:type="pct"/>
          </w:tcPr>
          <w:p w14:paraId="2C125DDD" w14:textId="77777777" w:rsidR="004731B9" w:rsidRPr="00B074CA" w:rsidRDefault="004731B9" w:rsidP="00C61C6D">
            <w:pPr>
              <w:pStyle w:val="GOSTTablenorm"/>
              <w:rPr>
                <w:ins w:id="8445" w:author="Андрей EXP-327886" w:date="2025-09-25T16:49:00Z"/>
              </w:rPr>
            </w:pPr>
            <w:ins w:id="8446" w:author="Андрей EXP-327886" w:date="2025-09-25T16:49:00Z">
              <w:r w:rsidRPr="00F16DBC">
                <w:rPr>
                  <w:b/>
                </w:rPr>
                <w:t>InfRecipient</w:t>
              </w:r>
              <w:r w:rsidRPr="00F16DBC">
                <w:rPr>
                  <w:bCs/>
                </w:rPr>
                <w:t>:</w:t>
              </w:r>
              <w:r w:rsidRPr="00CF3130">
                <w:rPr>
                  <w:bCs/>
                </w:rPr>
                <w:t>DetailsRec</w:t>
              </w:r>
              <w:r w:rsidRPr="00CF3130">
                <w:rPr>
                  <w:bCs/>
                </w:rPr>
                <w:lastRenderedPageBreak/>
                <w:t>ipientOrganization_AmountVal</w:t>
              </w:r>
            </w:ins>
          </w:p>
        </w:tc>
        <w:tc>
          <w:tcPr>
            <w:tcW w:w="495" w:type="pct"/>
          </w:tcPr>
          <w:p w14:paraId="57A7A972" w14:textId="77777777" w:rsidR="004731B9" w:rsidRPr="00B074CA" w:rsidRDefault="004731B9" w:rsidP="00C61C6D">
            <w:pPr>
              <w:pStyle w:val="GOSTTablenorm"/>
              <w:rPr>
                <w:ins w:id="8447" w:author="Андрей EXP-327886" w:date="2025-09-25T16:49:00Z"/>
              </w:rPr>
            </w:pPr>
            <w:ins w:id="8448" w:author="Андрей EXP-327886" w:date="2025-09-25T16:49:00Z">
              <w:r w:rsidRPr="00B9499D">
                <w:lastRenderedPageBreak/>
                <w:t>Сумма</w:t>
              </w:r>
            </w:ins>
          </w:p>
        </w:tc>
        <w:tc>
          <w:tcPr>
            <w:tcW w:w="270" w:type="pct"/>
          </w:tcPr>
          <w:p w14:paraId="561C632A" w14:textId="77777777" w:rsidR="004731B9" w:rsidRPr="00B074CA" w:rsidRDefault="004731B9" w:rsidP="00C61C6D">
            <w:pPr>
              <w:pStyle w:val="GOSTTablenorm"/>
              <w:rPr>
                <w:ins w:id="8449" w:author="Андрей EXP-327886" w:date="2025-09-25T16:49:00Z"/>
              </w:rPr>
            </w:pPr>
            <w:ins w:id="8450" w:author="Андрей EXP-327886" w:date="2025-09-25T16:49:00Z">
              <w:r w:rsidRPr="00B9499D">
                <w:rPr>
                  <w:szCs w:val="22"/>
                </w:rPr>
                <w:t>Да</w:t>
              </w:r>
            </w:ins>
          </w:p>
        </w:tc>
        <w:tc>
          <w:tcPr>
            <w:tcW w:w="315" w:type="pct"/>
          </w:tcPr>
          <w:p w14:paraId="1A15198D" w14:textId="77777777" w:rsidR="004731B9" w:rsidRPr="00B074CA" w:rsidRDefault="004731B9" w:rsidP="00C61C6D">
            <w:pPr>
              <w:pStyle w:val="GOSTTablenorm"/>
              <w:rPr>
                <w:ins w:id="8451" w:author="Андрей EXP-327886" w:date="2025-09-25T16:49:00Z"/>
              </w:rPr>
            </w:pPr>
            <w:ins w:id="8452" w:author="Андрей EXP-327886" w:date="2025-09-25T16:49:00Z">
              <w:r>
                <w:t>-</w:t>
              </w:r>
            </w:ins>
          </w:p>
        </w:tc>
        <w:tc>
          <w:tcPr>
            <w:tcW w:w="2068" w:type="pct"/>
          </w:tcPr>
          <w:p w14:paraId="36820127" w14:textId="77777777" w:rsidR="004731B9" w:rsidRPr="00B074CA" w:rsidRDefault="004731B9" w:rsidP="00C61C6D">
            <w:pPr>
              <w:pStyle w:val="GOSTTablenorm"/>
              <w:rPr>
                <w:ins w:id="8453" w:author="Андрей EXP-327886" w:date="2025-09-25T16:49:00Z"/>
              </w:rPr>
            </w:pPr>
            <w:ins w:id="8454" w:author="Андрей EXP-327886" w:date="2025-09-25T16:49:00Z">
              <w:r w:rsidRPr="00A5664C">
                <w:rPr>
                  <w:szCs w:val="22"/>
                </w:rPr>
                <w:t>Сумма платежа в валюте с точностью 2 знака после запятой</w:t>
              </w:r>
            </w:ins>
          </w:p>
        </w:tc>
      </w:tr>
      <w:tr w:rsidR="004731B9" w:rsidRPr="00B074CA" w14:paraId="08BDBCB9" w14:textId="77777777" w:rsidTr="00C61C6D">
        <w:trPr>
          <w:cnfStyle w:val="000000100000" w:firstRow="0" w:lastRow="0" w:firstColumn="0" w:lastColumn="0" w:oddVBand="0" w:evenVBand="0" w:oddHBand="1" w:evenHBand="0" w:firstRowFirstColumn="0" w:firstRowLastColumn="0" w:lastRowFirstColumn="0" w:lastRowLastColumn="0"/>
          <w:ins w:id="8455" w:author="Андрей EXP-327886" w:date="2025-09-25T16:49:00Z"/>
        </w:trPr>
        <w:tc>
          <w:tcPr>
            <w:tcW w:w="1088" w:type="pct"/>
          </w:tcPr>
          <w:p w14:paraId="3B02A932" w14:textId="77777777" w:rsidR="004731B9" w:rsidRPr="00576AA3" w:rsidRDefault="004731B9" w:rsidP="00C61C6D">
            <w:pPr>
              <w:pStyle w:val="GOSTTablenorm"/>
              <w:rPr>
                <w:ins w:id="8456" w:author="Андрей EXP-327886" w:date="2025-09-25T16:49:00Z"/>
                <w:rFonts w:eastAsiaTheme="minorHAnsi"/>
                <w:lang w:val="en-US"/>
              </w:rPr>
            </w:pPr>
            <w:ins w:id="8457" w:author="Андрей EXP-327886" w:date="2025-09-25T16:49:00Z">
              <w:r w:rsidRPr="00B9499D">
                <w:t>Сумма в рублях</w:t>
              </w:r>
              <w:r>
                <w:t xml:space="preserve"> (учетная)</w:t>
              </w:r>
            </w:ins>
          </w:p>
        </w:tc>
        <w:tc>
          <w:tcPr>
            <w:tcW w:w="764" w:type="pct"/>
          </w:tcPr>
          <w:p w14:paraId="7021B38F" w14:textId="77777777" w:rsidR="004731B9" w:rsidRPr="00B074CA" w:rsidRDefault="004731B9" w:rsidP="00C61C6D">
            <w:pPr>
              <w:pStyle w:val="GOSTTablenorm"/>
              <w:rPr>
                <w:ins w:id="8458" w:author="Андрей EXP-327886" w:date="2025-09-25T16:49:00Z"/>
              </w:rPr>
            </w:pPr>
            <w:ins w:id="8459" w:author="Андрей EXP-327886" w:date="2025-09-25T16:49:00Z">
              <w:r w:rsidRPr="00F16DBC">
                <w:rPr>
                  <w:b/>
                </w:rPr>
                <w:t>InfRecipient</w:t>
              </w:r>
              <w:r w:rsidRPr="00F16DBC">
                <w:rPr>
                  <w:bCs/>
                </w:rPr>
                <w:t>:</w:t>
              </w:r>
              <w:r w:rsidRPr="00CF3130">
                <w:rPr>
                  <w:bCs/>
                </w:rPr>
                <w:t>DetailsRecipientOrganization_AmountRub</w:t>
              </w:r>
            </w:ins>
          </w:p>
        </w:tc>
        <w:tc>
          <w:tcPr>
            <w:tcW w:w="495" w:type="pct"/>
          </w:tcPr>
          <w:p w14:paraId="57F27154" w14:textId="77777777" w:rsidR="004731B9" w:rsidRPr="00B074CA" w:rsidRDefault="004731B9" w:rsidP="00C61C6D">
            <w:pPr>
              <w:pStyle w:val="GOSTTablenorm"/>
              <w:rPr>
                <w:ins w:id="8460" w:author="Андрей EXP-327886" w:date="2025-09-25T16:49:00Z"/>
              </w:rPr>
            </w:pPr>
            <w:ins w:id="8461" w:author="Андрей EXP-327886" w:date="2025-09-25T16:49:00Z">
              <w:r w:rsidRPr="00B9499D">
                <w:t>Сумма</w:t>
              </w:r>
            </w:ins>
          </w:p>
        </w:tc>
        <w:tc>
          <w:tcPr>
            <w:tcW w:w="270" w:type="pct"/>
          </w:tcPr>
          <w:p w14:paraId="0AF29170" w14:textId="77777777" w:rsidR="004731B9" w:rsidRPr="00B9499D" w:rsidRDefault="004731B9" w:rsidP="00C61C6D">
            <w:pPr>
              <w:pStyle w:val="GOSTTablenorm"/>
              <w:rPr>
                <w:ins w:id="8462" w:author="Андрей EXP-327886" w:date="2025-09-25T16:49:00Z"/>
                <w:szCs w:val="22"/>
              </w:rPr>
            </w:pPr>
            <w:ins w:id="8463" w:author="Андрей EXP-327886" w:date="2025-09-25T16:49:00Z">
              <w:r>
                <w:rPr>
                  <w:szCs w:val="22"/>
                </w:rPr>
                <w:t>Да</w:t>
              </w:r>
            </w:ins>
          </w:p>
        </w:tc>
        <w:tc>
          <w:tcPr>
            <w:tcW w:w="315" w:type="pct"/>
          </w:tcPr>
          <w:p w14:paraId="16C23B13" w14:textId="77777777" w:rsidR="004731B9" w:rsidRPr="00B074CA" w:rsidRDefault="004731B9" w:rsidP="00C61C6D">
            <w:pPr>
              <w:pStyle w:val="GOSTTablenorm"/>
              <w:rPr>
                <w:ins w:id="8464" w:author="Андрей EXP-327886" w:date="2025-09-25T16:49:00Z"/>
              </w:rPr>
            </w:pPr>
            <w:ins w:id="8465" w:author="Андрей EXP-327886" w:date="2025-09-25T16:49:00Z">
              <w:r>
                <w:t>-</w:t>
              </w:r>
            </w:ins>
          </w:p>
        </w:tc>
        <w:tc>
          <w:tcPr>
            <w:tcW w:w="2068" w:type="pct"/>
          </w:tcPr>
          <w:p w14:paraId="34610306" w14:textId="77777777" w:rsidR="004731B9" w:rsidRPr="00A5664C" w:rsidRDefault="004731B9" w:rsidP="00C61C6D">
            <w:pPr>
              <w:pStyle w:val="GOSTTablenorm"/>
              <w:rPr>
                <w:ins w:id="8466" w:author="Андрей EXP-327886" w:date="2025-09-25T16:49:00Z"/>
                <w:szCs w:val="22"/>
              </w:rPr>
            </w:pPr>
            <w:ins w:id="8467" w:author="Андрей EXP-327886" w:date="2025-09-25T16:49:00Z">
              <w:r>
                <w:rPr>
                  <w:szCs w:val="22"/>
                </w:rPr>
                <w:t xml:space="preserve">Учетная сумма в валюте </w:t>
              </w:r>
              <w:r w:rsidRPr="00A5664C">
                <w:rPr>
                  <w:szCs w:val="22"/>
                </w:rPr>
                <w:t>Российской Федерации (в рублях)</w:t>
              </w:r>
              <w:r>
                <w:rPr>
                  <w:szCs w:val="22"/>
                </w:rPr>
                <w:t xml:space="preserve"> с точностью </w:t>
              </w:r>
              <w:r w:rsidRPr="00A5664C">
                <w:rPr>
                  <w:szCs w:val="22"/>
                </w:rPr>
                <w:t>2 знака после запятой</w:t>
              </w:r>
              <w:r>
                <w:rPr>
                  <w:szCs w:val="22"/>
                </w:rPr>
                <w:t>.</w:t>
              </w:r>
            </w:ins>
          </w:p>
        </w:tc>
      </w:tr>
      <w:tr w:rsidR="004731B9" w:rsidRPr="00B074CA" w14:paraId="242B31BC" w14:textId="77777777" w:rsidTr="00C61C6D">
        <w:trPr>
          <w:cnfStyle w:val="000000010000" w:firstRow="0" w:lastRow="0" w:firstColumn="0" w:lastColumn="0" w:oddVBand="0" w:evenVBand="0" w:oddHBand="0" w:evenHBand="1" w:firstRowFirstColumn="0" w:firstRowLastColumn="0" w:lastRowFirstColumn="0" w:lastRowLastColumn="0"/>
          <w:ins w:id="8468" w:author="Андрей EXP-327886" w:date="2025-09-25T16:49:00Z"/>
        </w:trPr>
        <w:tc>
          <w:tcPr>
            <w:tcW w:w="1088" w:type="pct"/>
          </w:tcPr>
          <w:p w14:paraId="71FDB9E1" w14:textId="77777777" w:rsidR="004731B9" w:rsidRDefault="004731B9" w:rsidP="00C61C6D">
            <w:pPr>
              <w:pStyle w:val="GOSTTablenorm"/>
              <w:rPr>
                <w:ins w:id="8469" w:author="Андрей EXP-327886" w:date="2025-09-25T16:49:00Z"/>
              </w:rPr>
            </w:pPr>
            <w:ins w:id="8470" w:author="Андрей EXP-327886" w:date="2025-09-25T16:49:00Z">
              <w:r w:rsidRPr="00576AA3">
                <w:rPr>
                  <w:rFonts w:eastAsiaTheme="minorHAnsi"/>
                </w:rPr>
                <w:t xml:space="preserve">Признак </w:t>
              </w:r>
              <w:r>
                <w:rPr>
                  <w:rFonts w:eastAsiaTheme="minorHAnsi"/>
                </w:rPr>
                <w:t>исполнения</w:t>
              </w:r>
            </w:ins>
          </w:p>
        </w:tc>
        <w:tc>
          <w:tcPr>
            <w:tcW w:w="764" w:type="pct"/>
          </w:tcPr>
          <w:p w14:paraId="2DD0E12E" w14:textId="77777777" w:rsidR="004731B9" w:rsidRPr="00B074CA" w:rsidRDefault="004731B9" w:rsidP="00C61C6D">
            <w:pPr>
              <w:pStyle w:val="GOSTTablenorm"/>
              <w:rPr>
                <w:ins w:id="8471" w:author="Андрей EXP-327886" w:date="2025-09-25T16:49:00Z"/>
              </w:rPr>
            </w:pPr>
            <w:ins w:id="8472" w:author="Андрей EXP-327886" w:date="2025-09-25T16:49:00Z">
              <w:r w:rsidRPr="00F16DBC">
                <w:rPr>
                  <w:b/>
                </w:rPr>
                <w:t>InfRecipient</w:t>
              </w:r>
              <w:r w:rsidRPr="00F16DBC">
                <w:rPr>
                  <w:bCs/>
                </w:rPr>
                <w:t>:</w:t>
              </w:r>
              <w:r w:rsidRPr="00CF3130">
                <w:rPr>
                  <w:bCs/>
                </w:rPr>
                <w:t>SIGN_EXECUTED</w:t>
              </w:r>
            </w:ins>
          </w:p>
        </w:tc>
        <w:tc>
          <w:tcPr>
            <w:tcW w:w="495" w:type="pct"/>
          </w:tcPr>
          <w:p w14:paraId="415B5F87" w14:textId="77777777" w:rsidR="004731B9" w:rsidRPr="00B074CA" w:rsidRDefault="004731B9" w:rsidP="00C61C6D">
            <w:pPr>
              <w:pStyle w:val="GOSTTablenorm"/>
              <w:rPr>
                <w:ins w:id="8473" w:author="Андрей EXP-327886" w:date="2025-09-25T16:49:00Z"/>
              </w:rPr>
            </w:pPr>
            <w:ins w:id="8474" w:author="Андрей EXP-327886" w:date="2025-09-25T16:49:00Z">
              <w:r>
                <w:t>Строка</w:t>
              </w:r>
            </w:ins>
          </w:p>
        </w:tc>
        <w:tc>
          <w:tcPr>
            <w:tcW w:w="270" w:type="pct"/>
          </w:tcPr>
          <w:p w14:paraId="696C9243" w14:textId="77777777" w:rsidR="004731B9" w:rsidRPr="00B074CA" w:rsidRDefault="004731B9" w:rsidP="00C61C6D">
            <w:pPr>
              <w:pStyle w:val="GOSTTablenorm"/>
              <w:rPr>
                <w:ins w:id="8475" w:author="Андрей EXP-327886" w:date="2025-09-25T16:49:00Z"/>
              </w:rPr>
            </w:pPr>
            <w:ins w:id="8476" w:author="Андрей EXP-327886" w:date="2025-09-25T16:49:00Z">
              <w:r>
                <w:t>Нет</w:t>
              </w:r>
            </w:ins>
          </w:p>
        </w:tc>
        <w:tc>
          <w:tcPr>
            <w:tcW w:w="315" w:type="pct"/>
          </w:tcPr>
          <w:p w14:paraId="0533F47A" w14:textId="77777777" w:rsidR="004731B9" w:rsidRPr="00B074CA" w:rsidRDefault="004731B9" w:rsidP="00C61C6D">
            <w:pPr>
              <w:pStyle w:val="GOSTTablenorm"/>
              <w:rPr>
                <w:ins w:id="8477" w:author="Андрей EXP-327886" w:date="2025-09-25T16:49:00Z"/>
              </w:rPr>
            </w:pPr>
            <w:ins w:id="8478" w:author="Андрей EXP-327886" w:date="2025-09-25T16:49:00Z">
              <w:r>
                <w:t>=1</w:t>
              </w:r>
            </w:ins>
          </w:p>
        </w:tc>
        <w:tc>
          <w:tcPr>
            <w:tcW w:w="2068" w:type="pct"/>
          </w:tcPr>
          <w:p w14:paraId="3536A185" w14:textId="77777777" w:rsidR="004731B9" w:rsidRPr="00A5664C" w:rsidRDefault="004731B9" w:rsidP="00C61C6D">
            <w:pPr>
              <w:pStyle w:val="GOSTTablenorm"/>
              <w:rPr>
                <w:ins w:id="8479" w:author="Андрей EXP-327886" w:date="2025-09-25T16:49:00Z"/>
                <w:szCs w:val="22"/>
              </w:rPr>
            </w:pPr>
            <w:ins w:id="8480" w:author="Андрей EXP-327886" w:date="2025-09-25T16:49:00Z">
              <w:r w:rsidRPr="00A5664C">
                <w:rPr>
                  <w:szCs w:val="22"/>
                </w:rPr>
                <w:t>Признак исполнения расчетного документа.</w:t>
              </w:r>
            </w:ins>
          </w:p>
          <w:p w14:paraId="0BDF43CF" w14:textId="77777777" w:rsidR="004731B9" w:rsidRPr="00A5664C" w:rsidRDefault="004731B9" w:rsidP="00C61C6D">
            <w:pPr>
              <w:pStyle w:val="GOSTTablenorm"/>
              <w:rPr>
                <w:ins w:id="8481" w:author="Андрей EXP-327886" w:date="2025-09-25T16:49:00Z"/>
                <w:szCs w:val="22"/>
              </w:rPr>
            </w:pPr>
            <w:ins w:id="8482" w:author="Андрей EXP-327886" w:date="2025-09-25T16:49:00Z">
              <w:r w:rsidRPr="00A5664C">
                <w:rPr>
                  <w:szCs w:val="22"/>
                </w:rPr>
                <w:t>Возможные значения:</w:t>
              </w:r>
            </w:ins>
          </w:p>
          <w:p w14:paraId="0F392389" w14:textId="77777777" w:rsidR="004731B9" w:rsidRPr="00A5664C" w:rsidRDefault="004731B9" w:rsidP="004731B9">
            <w:pPr>
              <w:pStyle w:val="GOSTTableListMark1"/>
              <w:numPr>
                <w:ilvl w:val="0"/>
                <w:numId w:val="1"/>
              </w:numPr>
              <w:tabs>
                <w:tab w:val="num" w:pos="369"/>
              </w:tabs>
              <w:ind w:left="368"/>
              <w:rPr>
                <w:ins w:id="8483" w:author="Андрей EXP-327886" w:date="2025-09-25T16:49:00Z"/>
                <w:szCs w:val="22"/>
              </w:rPr>
            </w:pPr>
            <w:ins w:id="8484" w:author="Андрей EXP-327886" w:date="2025-09-25T16:49:00Z">
              <w:r w:rsidRPr="00A5664C">
                <w:rPr>
                  <w:szCs w:val="22"/>
                </w:rPr>
                <w:t>«Y» – Исполнен;</w:t>
              </w:r>
            </w:ins>
          </w:p>
          <w:p w14:paraId="1E14EF40" w14:textId="77777777" w:rsidR="004731B9" w:rsidRPr="00B074CA" w:rsidRDefault="004731B9" w:rsidP="004731B9">
            <w:pPr>
              <w:pStyle w:val="GOSTTableListMark1"/>
              <w:numPr>
                <w:ilvl w:val="0"/>
                <w:numId w:val="1"/>
              </w:numPr>
              <w:tabs>
                <w:tab w:val="clear" w:pos="340"/>
              </w:tabs>
              <w:ind w:left="283" w:hanging="170"/>
              <w:rPr>
                <w:ins w:id="8485" w:author="Андрей EXP-327886" w:date="2025-09-25T16:49:00Z"/>
              </w:rPr>
            </w:pPr>
            <w:ins w:id="8486" w:author="Андрей EXP-327886" w:date="2025-09-25T16:49:00Z">
              <w:r w:rsidRPr="00A5664C">
                <w:t>«N» – Отменен</w:t>
              </w:r>
            </w:ins>
          </w:p>
        </w:tc>
      </w:tr>
    </w:tbl>
    <w:p w14:paraId="281FB7B7" w14:textId="77777777" w:rsidR="004731B9" w:rsidRDefault="004731B9" w:rsidP="002E233D">
      <w:pPr>
        <w:pStyle w:val="41"/>
        <w:rPr>
          <w:ins w:id="8487" w:author="Андрей EXP-327886" w:date="2025-09-25T16:49:00Z"/>
        </w:rPr>
      </w:pPr>
      <w:bookmarkStart w:id="8488" w:name="_Toc206663669"/>
      <w:bookmarkStart w:id="8489" w:name="_Toc226563148"/>
      <w:ins w:id="8490" w:author="Андрей EXP-327886" w:date="2025-09-25T16:49:00Z">
        <w:r w:rsidRPr="00536994">
          <w:t xml:space="preserve">Пример запроса по </w:t>
        </w:r>
        <w:r w:rsidRPr="00A8527A">
          <w:t>документу</w:t>
        </w:r>
        <w:r>
          <w:t xml:space="preserve"> </w:t>
        </w:r>
        <w:r w:rsidRPr="00501CC5">
          <w:t>«</w:t>
        </w:r>
        <w:r>
          <w:t xml:space="preserve">Распоряжение о совершении казначейского платежа (перечисление)» </w:t>
        </w:r>
        <w:commentRangeStart w:id="8491"/>
        <w:r w:rsidRPr="003101D8">
          <w:rPr>
            <w:lang w:val="en-US"/>
          </w:rPr>
          <w:t>MSC</w:t>
        </w:r>
        <w:r w:rsidRPr="003101D8">
          <w:t>_</w:t>
        </w:r>
        <w:r w:rsidRPr="003101D8">
          <w:rPr>
            <w:lang w:val="en-US"/>
          </w:rPr>
          <w:t>RSKP</w:t>
        </w:r>
        <w:r w:rsidRPr="003101D8">
          <w:t>_</w:t>
        </w:r>
        <w:r w:rsidRPr="003101D8">
          <w:rPr>
            <w:lang w:val="en-US"/>
          </w:rPr>
          <w:t>Perech</w:t>
        </w:r>
      </w:ins>
      <w:bookmarkEnd w:id="8488"/>
      <w:bookmarkEnd w:id="8489"/>
      <w:commentRangeEnd w:id="8491"/>
      <w:ins w:id="8492" w:author="Андрей EXP-327886" w:date="2025-09-25T17:00:00Z">
        <w:r w:rsidR="00A40383">
          <w:rPr>
            <w:rStyle w:val="afff4"/>
            <w:sz w:val="24"/>
            <w:szCs w:val="26"/>
          </w:rPr>
          <w:commentReference w:id="8491"/>
        </w:r>
      </w:ins>
    </w:p>
    <w:p w14:paraId="4DCAD038" w14:textId="77777777" w:rsidR="00734A7E" w:rsidRDefault="00734A7E" w:rsidP="00734A7E">
      <w:pPr>
        <w:pStyle w:val="GOSTNormal"/>
        <w:rPr>
          <w:ins w:id="8493" w:author="Щанов Александр Валентинович" w:date="2024-07-25T15:29:00Z"/>
        </w:rPr>
      </w:pPr>
    </w:p>
    <w:p w14:paraId="087D4214" w14:textId="76D5062B" w:rsidR="000A006E" w:rsidRDefault="000A006E">
      <w:pPr>
        <w:ind w:firstLine="0"/>
        <w:jc w:val="left"/>
        <w:rPr>
          <w:ins w:id="8494" w:author="Опаева Лидия Арашаевна" w:date="2025-10-02T17:05:00Z"/>
        </w:rPr>
      </w:pPr>
      <w:ins w:id="8495" w:author="Опаева Лидия Арашаевна" w:date="2025-10-02T17:05:00Z">
        <w:r>
          <w:br w:type="page"/>
        </w:r>
      </w:ins>
    </w:p>
    <w:p w14:paraId="5DFA92B2" w14:textId="529A9A33" w:rsidR="000A006E" w:rsidRPr="00350208" w:rsidRDefault="000A006E" w:rsidP="000A006E">
      <w:pPr>
        <w:pStyle w:val="31"/>
        <w:rPr>
          <w:ins w:id="8496" w:author="Опаева Лидия Арашаевна" w:date="2025-10-02T17:05:00Z"/>
        </w:rPr>
      </w:pPr>
      <w:bookmarkStart w:id="8497" w:name="_Toc226563149"/>
      <w:ins w:id="8498" w:author="Опаева Лидия Арашаевна" w:date="2025-10-02T17:05:00Z">
        <w:r w:rsidRPr="00943DFB">
          <w:lastRenderedPageBreak/>
          <w:t xml:space="preserve">«Бухгалтерская справка (ф. 0504833)» </w:t>
        </w:r>
        <w:r w:rsidRPr="000A006E">
          <w:t xml:space="preserve">ARP_SVAP_NG_PUDS </w:t>
        </w:r>
        <w:r w:rsidRPr="00943DFB">
          <w:t>(Document)</w:t>
        </w:r>
        <w:bookmarkEnd w:id="8497"/>
      </w:ins>
    </w:p>
    <w:p w14:paraId="70DA96DF" w14:textId="022C05D9" w:rsidR="000A006E" w:rsidRPr="00350208" w:rsidRDefault="000A006E" w:rsidP="00AD77C4">
      <w:pPr>
        <w:pStyle w:val="41"/>
        <w:numPr>
          <w:ilvl w:val="3"/>
          <w:numId w:val="85"/>
        </w:numPr>
        <w:rPr>
          <w:ins w:id="8499" w:author="Опаева Лидия Арашаевна" w:date="2025-10-02T17:05:00Z"/>
        </w:rPr>
      </w:pPr>
      <w:bookmarkStart w:id="8500" w:name="_Toc226563150"/>
      <w:ins w:id="8501" w:author="Опаева Лидия Арашаевна" w:date="2025-10-02T17:05:00Z">
        <w:r w:rsidRPr="00397DBC">
          <w:t xml:space="preserve">Перечень параметров тела запроса (Document) по документу «Бухгалтерская справка (ф. 0504833)» </w:t>
        </w:r>
        <w:r w:rsidRPr="000A006E">
          <w:t>ARP_SVAP_NG_PUDS</w:t>
        </w:r>
        <w:bookmarkEnd w:id="8500"/>
      </w:ins>
    </w:p>
    <w:p w14:paraId="0CDACB8C" w14:textId="3D28632F" w:rsidR="000A006E" w:rsidRDefault="000A006E" w:rsidP="000A006E">
      <w:pPr>
        <w:pStyle w:val="GOSTNameTable"/>
        <w:numPr>
          <w:ilvl w:val="0"/>
          <w:numId w:val="86"/>
        </w:numPr>
        <w:tabs>
          <w:tab w:val="num" w:pos="1844"/>
        </w:tabs>
        <w:rPr>
          <w:ins w:id="8502" w:author="Опаева Лидия Арашаевна" w:date="2025-10-02T17:05:00Z"/>
        </w:rPr>
      </w:pPr>
      <w:ins w:id="8503" w:author="Опаева Лидия Арашаевна" w:date="2025-10-02T17:05:00Z">
        <w:r>
          <w:rPr>
            <w:noProof/>
          </w:rPr>
          <w:fldChar w:fldCharType="begin"/>
        </w:r>
        <w:r>
          <w:instrText xml:space="preserve"> SEQ Таблица \* ARABIC </w:instrText>
        </w:r>
        <w:r>
          <w:rPr>
            <w:noProof/>
          </w:rPr>
          <w:fldChar w:fldCharType="separate"/>
        </w:r>
      </w:ins>
      <w:bookmarkStart w:id="8504" w:name="_Toc226563176"/>
      <w:r w:rsidR="00AB1BE0">
        <w:rPr>
          <w:noProof/>
        </w:rPr>
        <w:t>20</w:t>
      </w:r>
      <w:ins w:id="8505" w:author="Опаева Лидия Арашаевна" w:date="2025-10-02T17:05:00Z">
        <w:r>
          <w:fldChar w:fldCharType="end"/>
        </w:r>
        <w:r>
          <w:t xml:space="preserve"> - Параметры тела (Document) запроса на подбор / сторнирование / переформирование записей учета по документу </w:t>
        </w:r>
        <w:r w:rsidRPr="00397DBC">
          <w:t xml:space="preserve">«Бухгалтерская справка (ф. 0504833)» </w:t>
        </w:r>
        <w:r w:rsidRPr="000A006E">
          <w:t>ARP_SVAP_NG_PUDS</w:t>
        </w:r>
        <w:bookmarkEnd w:id="8504"/>
      </w:ins>
    </w:p>
    <w:tbl>
      <w:tblPr>
        <w:tblStyle w:val="GOSTTable"/>
        <w:tblW w:w="5000" w:type="pct"/>
        <w:tblLayout w:type="fixed"/>
        <w:tblLook w:val="07E0" w:firstRow="1" w:lastRow="1" w:firstColumn="1" w:lastColumn="1" w:noHBand="1" w:noVBand="1"/>
      </w:tblPr>
      <w:tblGrid>
        <w:gridCol w:w="3530"/>
        <w:gridCol w:w="2506"/>
        <w:gridCol w:w="1765"/>
        <w:gridCol w:w="1179"/>
        <w:gridCol w:w="1179"/>
        <w:gridCol w:w="5601"/>
      </w:tblGrid>
      <w:tr w:rsidR="000A006E" w14:paraId="3F328A86" w14:textId="77777777" w:rsidTr="006703EA">
        <w:trPr>
          <w:cnfStyle w:val="100000000000" w:firstRow="1" w:lastRow="0" w:firstColumn="0" w:lastColumn="0" w:oddVBand="0" w:evenVBand="0" w:oddHBand="0" w:evenHBand="0" w:firstRowFirstColumn="0" w:firstRowLastColumn="0" w:lastRowFirstColumn="0" w:lastRowLastColumn="0"/>
          <w:ins w:id="8506" w:author="Опаева Лидия Арашаевна" w:date="2025-10-02T17:05:00Z"/>
        </w:trPr>
        <w:tc>
          <w:tcPr>
            <w:tcW w:w="1120" w:type="pct"/>
          </w:tcPr>
          <w:p w14:paraId="40BF67F1" w14:textId="77777777" w:rsidR="000A006E" w:rsidRPr="00F56162" w:rsidRDefault="000A006E" w:rsidP="006703EA">
            <w:pPr>
              <w:pStyle w:val="GOSTTableHead"/>
              <w:rPr>
                <w:ins w:id="8507" w:author="Опаева Лидия Арашаевна" w:date="2025-10-02T17:05:00Z"/>
                <w:szCs w:val="22"/>
              </w:rPr>
            </w:pPr>
            <w:ins w:id="8508" w:author="Опаева Лидия Арашаевна" w:date="2025-10-02T17:05:00Z">
              <w:r w:rsidRPr="00A57119">
                <w:t>Наименование параметра</w:t>
              </w:r>
            </w:ins>
          </w:p>
        </w:tc>
        <w:tc>
          <w:tcPr>
            <w:tcW w:w="795" w:type="pct"/>
          </w:tcPr>
          <w:p w14:paraId="0A03573B" w14:textId="77777777" w:rsidR="000A006E" w:rsidRPr="00F56162" w:rsidRDefault="000A006E" w:rsidP="006703EA">
            <w:pPr>
              <w:pStyle w:val="GOSTTableHead"/>
              <w:rPr>
                <w:ins w:id="8509" w:author="Опаева Лидия Арашаевна" w:date="2025-10-02T17:05:00Z"/>
                <w:szCs w:val="22"/>
                <w:lang w:val="en-US"/>
              </w:rPr>
            </w:pPr>
            <w:ins w:id="8510" w:author="Опаева Лидия Арашаевна" w:date="2025-10-02T17:05:00Z">
              <w:r w:rsidRPr="00A57119">
                <w:t>Название тэга</w:t>
              </w:r>
            </w:ins>
          </w:p>
        </w:tc>
        <w:tc>
          <w:tcPr>
            <w:tcW w:w="560" w:type="pct"/>
          </w:tcPr>
          <w:p w14:paraId="3D361B45" w14:textId="77777777" w:rsidR="000A006E" w:rsidRPr="00F56162" w:rsidRDefault="000A006E" w:rsidP="006703EA">
            <w:pPr>
              <w:pStyle w:val="GOSTTableHead"/>
              <w:rPr>
                <w:ins w:id="8511" w:author="Опаева Лидия Арашаевна" w:date="2025-10-02T17:05:00Z"/>
                <w:szCs w:val="22"/>
                <w:lang w:eastAsia="en-US"/>
              </w:rPr>
            </w:pPr>
            <w:ins w:id="8512" w:author="Опаева Лидия Арашаевна" w:date="2025-10-02T17:05:00Z">
              <w:r w:rsidRPr="00A57119">
                <w:t>Тип данных</w:t>
              </w:r>
            </w:ins>
          </w:p>
        </w:tc>
        <w:tc>
          <w:tcPr>
            <w:tcW w:w="374" w:type="pct"/>
          </w:tcPr>
          <w:p w14:paraId="5FC0FFAE" w14:textId="77777777" w:rsidR="000A006E" w:rsidRPr="00F56162" w:rsidRDefault="000A006E" w:rsidP="006703EA">
            <w:pPr>
              <w:pStyle w:val="GOSTTableHead"/>
              <w:rPr>
                <w:ins w:id="8513" w:author="Опаева Лидия Арашаевна" w:date="2025-10-02T17:05:00Z"/>
                <w:szCs w:val="22"/>
              </w:rPr>
            </w:pPr>
            <w:ins w:id="8514" w:author="Опаева Лидия Арашаевна" w:date="2025-10-02T17:05:00Z">
              <w:r w:rsidRPr="00A57119">
                <w:t>Обязательность</w:t>
              </w:r>
            </w:ins>
          </w:p>
        </w:tc>
        <w:tc>
          <w:tcPr>
            <w:tcW w:w="374" w:type="pct"/>
          </w:tcPr>
          <w:p w14:paraId="0A1D9958" w14:textId="77777777" w:rsidR="000A006E" w:rsidRPr="00F56162" w:rsidRDefault="000A006E" w:rsidP="006703EA">
            <w:pPr>
              <w:pStyle w:val="GOSTTableHead"/>
              <w:rPr>
                <w:ins w:id="8515" w:author="Опаева Лидия Арашаевна" w:date="2025-10-02T17:05:00Z"/>
                <w:szCs w:val="22"/>
              </w:rPr>
            </w:pPr>
            <w:ins w:id="8516" w:author="Опаева Лидия Арашаевна" w:date="2025-10-02T17:05:00Z">
              <w:r w:rsidRPr="00A57119">
                <w:t>Размерность</w:t>
              </w:r>
            </w:ins>
          </w:p>
        </w:tc>
        <w:tc>
          <w:tcPr>
            <w:tcW w:w="1777" w:type="pct"/>
          </w:tcPr>
          <w:p w14:paraId="2C90845C" w14:textId="77777777" w:rsidR="000A006E" w:rsidRDefault="000A006E" w:rsidP="006703EA">
            <w:pPr>
              <w:pStyle w:val="GOSTTableHead"/>
              <w:rPr>
                <w:ins w:id="8517" w:author="Опаева Лидия Арашаевна" w:date="2025-10-02T17:05:00Z"/>
                <w:szCs w:val="22"/>
              </w:rPr>
            </w:pPr>
            <w:ins w:id="8518" w:author="Опаева Лидия Арашаевна" w:date="2025-10-02T17:05:00Z">
              <w:r w:rsidRPr="00A57119">
                <w:t>Описание</w:t>
              </w:r>
            </w:ins>
          </w:p>
        </w:tc>
      </w:tr>
      <w:tr w:rsidR="000A006E" w:rsidRPr="00A57119" w14:paraId="29DB6DFA" w14:textId="77777777" w:rsidTr="006703EA">
        <w:trPr>
          <w:ins w:id="8519" w:author="Опаева Лидия Арашаевна" w:date="2025-10-02T17:05:00Z"/>
        </w:trPr>
        <w:tc>
          <w:tcPr>
            <w:tcW w:w="1120" w:type="pct"/>
          </w:tcPr>
          <w:p w14:paraId="10F90D00" w14:textId="77777777" w:rsidR="000A006E" w:rsidRPr="00A57119" w:rsidRDefault="000A006E" w:rsidP="006703EA">
            <w:pPr>
              <w:pStyle w:val="GOSTTablenorm"/>
              <w:rPr>
                <w:ins w:id="8520" w:author="Опаева Лидия Арашаевна" w:date="2025-10-02T17:05:00Z"/>
              </w:rPr>
            </w:pPr>
            <w:ins w:id="8521" w:author="Опаева Лидия Арашаевна" w:date="2025-10-02T17:05:00Z">
              <w:r w:rsidRPr="00A57119">
                <w:t>Номер документа</w:t>
              </w:r>
            </w:ins>
          </w:p>
        </w:tc>
        <w:tc>
          <w:tcPr>
            <w:tcW w:w="795" w:type="pct"/>
          </w:tcPr>
          <w:p w14:paraId="3D747611" w14:textId="77777777" w:rsidR="000A006E" w:rsidRPr="00A57119" w:rsidRDefault="000A006E" w:rsidP="006703EA">
            <w:pPr>
              <w:pStyle w:val="GOSTTablenorm"/>
              <w:rPr>
                <w:ins w:id="8522" w:author="Опаева Лидия Арашаевна" w:date="2025-10-02T17:05:00Z"/>
              </w:rPr>
            </w:pPr>
            <w:ins w:id="8523" w:author="Опаева Лидия Арашаевна" w:date="2025-10-02T17:05:00Z">
              <w:r w:rsidRPr="00A57119">
                <w:t>TtlPrt_DcNmbr</w:t>
              </w:r>
            </w:ins>
          </w:p>
        </w:tc>
        <w:tc>
          <w:tcPr>
            <w:tcW w:w="560" w:type="pct"/>
          </w:tcPr>
          <w:p w14:paraId="37E24570" w14:textId="77777777" w:rsidR="000A006E" w:rsidRPr="00A57119" w:rsidRDefault="000A006E" w:rsidP="006703EA">
            <w:pPr>
              <w:pStyle w:val="GOSTTablenorm"/>
              <w:rPr>
                <w:ins w:id="8524" w:author="Опаева Лидия Арашаевна" w:date="2025-10-02T17:05:00Z"/>
                <w:lang w:eastAsia="en-US"/>
              </w:rPr>
            </w:pPr>
            <w:ins w:id="8525" w:author="Опаева Лидия Арашаевна" w:date="2025-10-02T17:05:00Z">
              <w:r w:rsidRPr="00A57119">
                <w:t>Строка</w:t>
              </w:r>
            </w:ins>
          </w:p>
        </w:tc>
        <w:tc>
          <w:tcPr>
            <w:tcW w:w="374" w:type="pct"/>
          </w:tcPr>
          <w:p w14:paraId="7E8EBCAA" w14:textId="77777777" w:rsidR="000A006E" w:rsidRPr="00A57119" w:rsidRDefault="000A006E" w:rsidP="006703EA">
            <w:pPr>
              <w:pStyle w:val="GOSTTablenorm"/>
              <w:rPr>
                <w:ins w:id="8526" w:author="Опаева Лидия Арашаевна" w:date="2025-10-02T17:05:00Z"/>
              </w:rPr>
            </w:pPr>
            <w:ins w:id="8527" w:author="Опаева Лидия Арашаевна" w:date="2025-10-02T17:05:00Z">
              <w:r w:rsidRPr="00A57119">
                <w:t>Да</w:t>
              </w:r>
            </w:ins>
          </w:p>
        </w:tc>
        <w:tc>
          <w:tcPr>
            <w:tcW w:w="374" w:type="pct"/>
          </w:tcPr>
          <w:p w14:paraId="44E8C3F0" w14:textId="77777777" w:rsidR="000A006E" w:rsidRPr="00A57119" w:rsidRDefault="000A006E" w:rsidP="006703EA">
            <w:pPr>
              <w:pStyle w:val="GOSTTablenorm"/>
              <w:rPr>
                <w:ins w:id="8528" w:author="Опаева Лидия Арашаевна" w:date="2025-10-02T17:05:00Z"/>
              </w:rPr>
            </w:pPr>
            <w:ins w:id="8529" w:author="Опаева Лидия Арашаевна" w:date="2025-10-02T17:05:00Z">
              <w:r w:rsidRPr="00A57119">
                <w:t>&lt;=50</w:t>
              </w:r>
            </w:ins>
          </w:p>
        </w:tc>
        <w:tc>
          <w:tcPr>
            <w:tcW w:w="1777" w:type="pct"/>
          </w:tcPr>
          <w:p w14:paraId="30B1A388" w14:textId="77777777" w:rsidR="000A006E" w:rsidRPr="00A57119" w:rsidRDefault="000A006E" w:rsidP="006703EA">
            <w:pPr>
              <w:pStyle w:val="GOSTTablenorm"/>
              <w:rPr>
                <w:ins w:id="8530" w:author="Опаева Лидия Арашаевна" w:date="2025-10-02T17:05:00Z"/>
              </w:rPr>
            </w:pPr>
            <w:ins w:id="8531" w:author="Опаева Лидия Арашаевна" w:date="2025-10-02T17:05:00Z">
              <w:r w:rsidRPr="00A57119">
                <w:t>Указывается номер документа</w:t>
              </w:r>
            </w:ins>
          </w:p>
        </w:tc>
      </w:tr>
      <w:tr w:rsidR="000A006E" w:rsidRPr="00A57119" w14:paraId="5DC4309B" w14:textId="77777777" w:rsidTr="006703EA">
        <w:trPr>
          <w:ins w:id="8532" w:author="Опаева Лидия Арашаевна" w:date="2025-10-02T17:05:00Z"/>
        </w:trPr>
        <w:tc>
          <w:tcPr>
            <w:tcW w:w="1120" w:type="pct"/>
          </w:tcPr>
          <w:p w14:paraId="6216D3EE" w14:textId="77777777" w:rsidR="000A006E" w:rsidRPr="00A57119" w:rsidRDefault="000A006E" w:rsidP="006703EA">
            <w:pPr>
              <w:pStyle w:val="GOSTTablenorm"/>
              <w:rPr>
                <w:ins w:id="8533" w:author="Опаева Лидия Арашаевна" w:date="2025-10-02T17:05:00Z"/>
              </w:rPr>
            </w:pPr>
            <w:ins w:id="8534" w:author="Опаева Лидия Арашаевна" w:date="2025-10-02T17:05:00Z">
              <w:r w:rsidRPr="00A57119">
                <w:t>Дата документа</w:t>
              </w:r>
            </w:ins>
          </w:p>
        </w:tc>
        <w:tc>
          <w:tcPr>
            <w:tcW w:w="795" w:type="pct"/>
          </w:tcPr>
          <w:p w14:paraId="20CD2F93" w14:textId="77777777" w:rsidR="000A006E" w:rsidRPr="00A57119" w:rsidRDefault="000A006E" w:rsidP="006703EA">
            <w:pPr>
              <w:pStyle w:val="GOSTTablenorm"/>
              <w:rPr>
                <w:ins w:id="8535" w:author="Опаева Лидия Арашаевна" w:date="2025-10-02T17:05:00Z"/>
              </w:rPr>
            </w:pPr>
            <w:ins w:id="8536" w:author="Опаева Лидия Арашаевна" w:date="2025-10-02T17:05:00Z">
              <w:r w:rsidRPr="00A57119">
                <w:t>TtlPrt_Dt</w:t>
              </w:r>
            </w:ins>
          </w:p>
        </w:tc>
        <w:tc>
          <w:tcPr>
            <w:tcW w:w="560" w:type="pct"/>
          </w:tcPr>
          <w:p w14:paraId="7AA6D345" w14:textId="77777777" w:rsidR="000A006E" w:rsidRPr="00A57119" w:rsidRDefault="000A006E" w:rsidP="006703EA">
            <w:pPr>
              <w:pStyle w:val="GOSTTablenorm"/>
              <w:rPr>
                <w:ins w:id="8537" w:author="Опаева Лидия Арашаевна" w:date="2025-10-02T17:05:00Z"/>
                <w:lang w:eastAsia="en-US"/>
              </w:rPr>
            </w:pPr>
            <w:ins w:id="8538" w:author="Опаева Лидия Арашаевна" w:date="2025-10-02T17:05:00Z">
              <w:r w:rsidRPr="00A57119">
                <w:t>Дата</w:t>
              </w:r>
            </w:ins>
          </w:p>
        </w:tc>
        <w:tc>
          <w:tcPr>
            <w:tcW w:w="374" w:type="pct"/>
          </w:tcPr>
          <w:p w14:paraId="6D03F919" w14:textId="77777777" w:rsidR="000A006E" w:rsidRPr="00A57119" w:rsidRDefault="000A006E" w:rsidP="006703EA">
            <w:pPr>
              <w:pStyle w:val="GOSTTablenorm"/>
              <w:rPr>
                <w:ins w:id="8539" w:author="Опаева Лидия Арашаевна" w:date="2025-10-02T17:05:00Z"/>
              </w:rPr>
            </w:pPr>
            <w:ins w:id="8540" w:author="Опаева Лидия Арашаевна" w:date="2025-10-02T17:05:00Z">
              <w:r w:rsidRPr="00A57119">
                <w:t>Да</w:t>
              </w:r>
            </w:ins>
          </w:p>
        </w:tc>
        <w:tc>
          <w:tcPr>
            <w:tcW w:w="374" w:type="pct"/>
          </w:tcPr>
          <w:p w14:paraId="4C7817D0" w14:textId="77777777" w:rsidR="000A006E" w:rsidRPr="00A57119" w:rsidRDefault="000A006E" w:rsidP="006703EA">
            <w:pPr>
              <w:pStyle w:val="GOSTTablenorm"/>
              <w:rPr>
                <w:ins w:id="8541" w:author="Опаева Лидия Арашаевна" w:date="2025-10-02T17:05:00Z"/>
              </w:rPr>
            </w:pPr>
          </w:p>
        </w:tc>
        <w:tc>
          <w:tcPr>
            <w:tcW w:w="1777" w:type="pct"/>
          </w:tcPr>
          <w:p w14:paraId="36365769" w14:textId="77777777" w:rsidR="000A006E" w:rsidRPr="00A57119" w:rsidRDefault="000A006E" w:rsidP="006703EA">
            <w:pPr>
              <w:pStyle w:val="GOSTTablenorm"/>
              <w:rPr>
                <w:ins w:id="8542" w:author="Опаева Лидия Арашаевна" w:date="2025-10-02T17:05:00Z"/>
              </w:rPr>
            </w:pPr>
            <w:ins w:id="8543" w:author="Опаева Лидия Арашаевна" w:date="2025-10-02T17:05:00Z">
              <w:r w:rsidRPr="00A57119">
                <w:t>Указывается дата документа в формате YYYY-MM-DD</w:t>
              </w:r>
            </w:ins>
          </w:p>
        </w:tc>
      </w:tr>
      <w:tr w:rsidR="000A006E" w:rsidRPr="00A57119" w14:paraId="78D79576" w14:textId="77777777" w:rsidTr="006703EA">
        <w:trPr>
          <w:ins w:id="8544" w:author="Опаева Лидия Арашаевна" w:date="2025-10-02T17:05:00Z"/>
        </w:trPr>
        <w:tc>
          <w:tcPr>
            <w:tcW w:w="1120" w:type="pct"/>
          </w:tcPr>
          <w:p w14:paraId="4A89A5DD" w14:textId="77777777" w:rsidR="000A006E" w:rsidRPr="00A57119" w:rsidRDefault="000A006E" w:rsidP="006703EA">
            <w:pPr>
              <w:pStyle w:val="GOSTTablenorm"/>
              <w:rPr>
                <w:ins w:id="8545" w:author="Опаева Лидия Арашаевна" w:date="2025-10-02T17:05:00Z"/>
              </w:rPr>
            </w:pPr>
            <w:ins w:id="8546" w:author="Опаева Лидия Арашаевна" w:date="2025-10-02T17:05:00Z">
              <w:r w:rsidRPr="00A57119">
                <w:t>Дата исправления</w:t>
              </w:r>
            </w:ins>
          </w:p>
        </w:tc>
        <w:tc>
          <w:tcPr>
            <w:tcW w:w="795" w:type="pct"/>
          </w:tcPr>
          <w:p w14:paraId="1DACFD48" w14:textId="77777777" w:rsidR="000A006E" w:rsidRPr="00A57119" w:rsidRDefault="000A006E" w:rsidP="006703EA">
            <w:pPr>
              <w:pStyle w:val="GOSTTablenorm"/>
              <w:rPr>
                <w:ins w:id="8547" w:author="Опаева Лидия Арашаевна" w:date="2025-10-02T17:05:00Z"/>
              </w:rPr>
            </w:pPr>
            <w:ins w:id="8548" w:author="Опаева Лидия Арашаевна" w:date="2025-10-02T17:05:00Z">
              <w:r w:rsidRPr="00A57119">
                <w:t>TtlPrt_</w:t>
              </w:r>
              <w:r w:rsidRPr="00A57119">
                <w:rPr>
                  <w:lang w:val="en-US"/>
                </w:rPr>
                <w:t>CorrectionDate</w:t>
              </w:r>
            </w:ins>
          </w:p>
        </w:tc>
        <w:tc>
          <w:tcPr>
            <w:tcW w:w="560" w:type="pct"/>
          </w:tcPr>
          <w:p w14:paraId="107D7F83" w14:textId="77777777" w:rsidR="000A006E" w:rsidRPr="00A57119" w:rsidRDefault="000A006E" w:rsidP="006703EA">
            <w:pPr>
              <w:pStyle w:val="GOSTTablenorm"/>
              <w:rPr>
                <w:ins w:id="8549" w:author="Опаева Лидия Арашаевна" w:date="2025-10-02T17:05:00Z"/>
                <w:lang w:eastAsia="en-US"/>
              </w:rPr>
            </w:pPr>
            <w:ins w:id="8550" w:author="Опаева Лидия Арашаевна" w:date="2025-10-02T17:05:00Z">
              <w:r w:rsidRPr="00A57119">
                <w:t>Дата</w:t>
              </w:r>
            </w:ins>
          </w:p>
        </w:tc>
        <w:tc>
          <w:tcPr>
            <w:tcW w:w="374" w:type="pct"/>
          </w:tcPr>
          <w:p w14:paraId="39917B97" w14:textId="77777777" w:rsidR="000A006E" w:rsidRPr="00A57119" w:rsidRDefault="000A006E" w:rsidP="006703EA">
            <w:pPr>
              <w:pStyle w:val="GOSTTablenorm"/>
              <w:rPr>
                <w:ins w:id="8551" w:author="Опаева Лидия Арашаевна" w:date="2025-10-02T17:05:00Z"/>
              </w:rPr>
            </w:pPr>
            <w:ins w:id="8552" w:author="Опаева Лидия Арашаевна" w:date="2025-10-02T17:05:00Z">
              <w:r w:rsidRPr="00A57119">
                <w:t>Да</w:t>
              </w:r>
            </w:ins>
          </w:p>
        </w:tc>
        <w:tc>
          <w:tcPr>
            <w:tcW w:w="374" w:type="pct"/>
          </w:tcPr>
          <w:p w14:paraId="1D3F0FC6" w14:textId="77777777" w:rsidR="000A006E" w:rsidRPr="00A57119" w:rsidRDefault="000A006E" w:rsidP="006703EA">
            <w:pPr>
              <w:pStyle w:val="GOSTTablenorm"/>
              <w:rPr>
                <w:ins w:id="8553" w:author="Опаева Лидия Арашаевна" w:date="2025-10-02T17:05:00Z"/>
              </w:rPr>
            </w:pPr>
          </w:p>
        </w:tc>
        <w:tc>
          <w:tcPr>
            <w:tcW w:w="1777" w:type="pct"/>
          </w:tcPr>
          <w:p w14:paraId="174CD016" w14:textId="77777777" w:rsidR="000A006E" w:rsidRPr="00A57119" w:rsidRDefault="000A006E" w:rsidP="006703EA">
            <w:pPr>
              <w:pStyle w:val="GOSTTablenorm"/>
              <w:rPr>
                <w:ins w:id="8554" w:author="Опаева Лидия Арашаевна" w:date="2025-10-02T17:05:00Z"/>
              </w:rPr>
            </w:pPr>
            <w:ins w:id="8555" w:author="Опаева Лидия Арашаевна" w:date="2025-10-02T17:05:00Z">
              <w:r w:rsidRPr="00A57119">
                <w:t>Указывается дата и</w:t>
              </w:r>
              <w:r>
                <w:t>справления в формате YYYY-MM-DD</w:t>
              </w:r>
            </w:ins>
          </w:p>
        </w:tc>
      </w:tr>
      <w:tr w:rsidR="000A006E" w:rsidRPr="00A57119" w14:paraId="004AA967" w14:textId="77777777" w:rsidTr="006703EA">
        <w:trPr>
          <w:ins w:id="8556" w:author="Опаева Лидия Арашаевна" w:date="2025-10-02T17:05:00Z"/>
        </w:trPr>
        <w:tc>
          <w:tcPr>
            <w:tcW w:w="1120" w:type="pct"/>
          </w:tcPr>
          <w:p w14:paraId="018DB5EC" w14:textId="77777777" w:rsidR="000A006E" w:rsidRPr="00A57119" w:rsidRDefault="000A006E" w:rsidP="006703EA">
            <w:pPr>
              <w:pStyle w:val="GOSTTablenorm"/>
              <w:rPr>
                <w:ins w:id="8557" w:author="Опаева Лидия Арашаевна" w:date="2025-10-02T17:05:00Z"/>
              </w:rPr>
            </w:pPr>
            <w:ins w:id="8558" w:author="Опаева Лидия Арашаевна" w:date="2025-10-02T17:05:00Z">
              <w:r w:rsidRPr="00A57119">
                <w:t>Дата ввода в действие</w:t>
              </w:r>
            </w:ins>
          </w:p>
        </w:tc>
        <w:tc>
          <w:tcPr>
            <w:tcW w:w="795" w:type="pct"/>
          </w:tcPr>
          <w:p w14:paraId="3488E17F" w14:textId="77777777" w:rsidR="000A006E" w:rsidRPr="00A57119" w:rsidRDefault="000A006E" w:rsidP="006703EA">
            <w:pPr>
              <w:pStyle w:val="GOSTTablenorm"/>
              <w:rPr>
                <w:ins w:id="8559" w:author="Опаева Лидия Арашаевна" w:date="2025-10-02T17:05:00Z"/>
              </w:rPr>
            </w:pPr>
            <w:ins w:id="8560" w:author="Опаева Лидия Арашаевна" w:date="2025-10-02T17:05:00Z">
              <w:r w:rsidRPr="00A57119">
                <w:t>TtlPrt_EffectiveDate</w:t>
              </w:r>
            </w:ins>
          </w:p>
        </w:tc>
        <w:tc>
          <w:tcPr>
            <w:tcW w:w="560" w:type="pct"/>
          </w:tcPr>
          <w:p w14:paraId="023F98E9" w14:textId="77777777" w:rsidR="000A006E" w:rsidRPr="00A57119" w:rsidRDefault="000A006E" w:rsidP="006703EA">
            <w:pPr>
              <w:pStyle w:val="GOSTTablenorm"/>
              <w:rPr>
                <w:ins w:id="8561" w:author="Опаева Лидия Арашаевна" w:date="2025-10-02T17:05:00Z"/>
                <w:lang w:eastAsia="en-US"/>
              </w:rPr>
            </w:pPr>
            <w:ins w:id="8562" w:author="Опаева Лидия Арашаевна" w:date="2025-10-02T17:05:00Z">
              <w:r w:rsidRPr="00A57119">
                <w:t>Дата</w:t>
              </w:r>
            </w:ins>
          </w:p>
        </w:tc>
        <w:tc>
          <w:tcPr>
            <w:tcW w:w="374" w:type="pct"/>
          </w:tcPr>
          <w:p w14:paraId="5CD9E478" w14:textId="77777777" w:rsidR="000A006E" w:rsidRPr="00A57119" w:rsidRDefault="000A006E" w:rsidP="006703EA">
            <w:pPr>
              <w:pStyle w:val="GOSTTablenorm"/>
              <w:rPr>
                <w:ins w:id="8563" w:author="Опаева Лидия Арашаевна" w:date="2025-10-02T17:05:00Z"/>
              </w:rPr>
            </w:pPr>
            <w:ins w:id="8564" w:author="Опаева Лидия Арашаевна" w:date="2025-10-02T17:05:00Z">
              <w:r w:rsidRPr="00A57119">
                <w:t>Да</w:t>
              </w:r>
            </w:ins>
          </w:p>
        </w:tc>
        <w:tc>
          <w:tcPr>
            <w:tcW w:w="374" w:type="pct"/>
          </w:tcPr>
          <w:p w14:paraId="2E1EAC2C" w14:textId="77777777" w:rsidR="000A006E" w:rsidRPr="00A57119" w:rsidRDefault="000A006E" w:rsidP="006703EA">
            <w:pPr>
              <w:pStyle w:val="GOSTTablenorm"/>
              <w:rPr>
                <w:ins w:id="8565" w:author="Опаева Лидия Арашаевна" w:date="2025-10-02T17:05:00Z"/>
              </w:rPr>
            </w:pPr>
          </w:p>
        </w:tc>
        <w:tc>
          <w:tcPr>
            <w:tcW w:w="1777" w:type="pct"/>
          </w:tcPr>
          <w:p w14:paraId="69BFDB3D" w14:textId="77777777" w:rsidR="000A006E" w:rsidRPr="00A57119" w:rsidRDefault="000A006E" w:rsidP="006703EA">
            <w:pPr>
              <w:pStyle w:val="GOSTTablenorm"/>
              <w:rPr>
                <w:ins w:id="8566" w:author="Опаева Лидия Арашаевна" w:date="2025-10-02T17:05:00Z"/>
              </w:rPr>
            </w:pPr>
            <w:ins w:id="8567" w:author="Опаева Лидия Арашаевна" w:date="2025-10-02T17:05:00Z">
              <w:r w:rsidRPr="00A57119">
                <w:t>Указывается дата ввода в действие сформированных зап</w:t>
              </w:r>
              <w:r>
                <w:t>исей учета в формате YYYY-MM-DD</w:t>
              </w:r>
            </w:ins>
          </w:p>
        </w:tc>
      </w:tr>
      <w:tr w:rsidR="000A006E" w:rsidRPr="00A57119" w14:paraId="7A67471B" w14:textId="77777777" w:rsidTr="006703EA">
        <w:trPr>
          <w:ins w:id="8568" w:author="Опаева Лидия Арашаевна" w:date="2025-10-02T17:05:00Z"/>
        </w:trPr>
        <w:tc>
          <w:tcPr>
            <w:tcW w:w="1120" w:type="pct"/>
          </w:tcPr>
          <w:p w14:paraId="4B5179A8" w14:textId="77777777" w:rsidR="000A006E" w:rsidRPr="00A57119" w:rsidRDefault="000A006E" w:rsidP="006703EA">
            <w:pPr>
              <w:pStyle w:val="GOSTTablenorm"/>
              <w:rPr>
                <w:ins w:id="8569" w:author="Опаева Лидия Арашаевна" w:date="2025-10-02T17:05:00Z"/>
              </w:rPr>
            </w:pPr>
            <w:ins w:id="8570" w:author="Опаева Лидия Арашаевна" w:date="2025-10-02T17:05:00Z">
              <w:r w:rsidRPr="00A57119">
                <w:t>Тип справки</w:t>
              </w:r>
            </w:ins>
          </w:p>
        </w:tc>
        <w:tc>
          <w:tcPr>
            <w:tcW w:w="795" w:type="pct"/>
          </w:tcPr>
          <w:p w14:paraId="0FB50671" w14:textId="77777777" w:rsidR="000A006E" w:rsidRPr="00A57119" w:rsidRDefault="000A006E" w:rsidP="006703EA">
            <w:pPr>
              <w:pStyle w:val="GOSTTablenorm"/>
              <w:rPr>
                <w:ins w:id="8571" w:author="Опаева Лидия Арашаевна" w:date="2025-10-02T17:05:00Z"/>
              </w:rPr>
            </w:pPr>
            <w:ins w:id="8572" w:author="Опаева Лидия Арашаевна" w:date="2025-10-02T17:05:00Z">
              <w:r w:rsidRPr="00A57119">
                <w:t>TtlPrt_TypeDoc</w:t>
              </w:r>
            </w:ins>
          </w:p>
        </w:tc>
        <w:tc>
          <w:tcPr>
            <w:tcW w:w="560" w:type="pct"/>
          </w:tcPr>
          <w:p w14:paraId="2EC4C7D6" w14:textId="77777777" w:rsidR="000A006E" w:rsidRPr="00A57119" w:rsidRDefault="000A006E" w:rsidP="006703EA">
            <w:pPr>
              <w:pStyle w:val="GOSTTablenorm"/>
              <w:rPr>
                <w:ins w:id="8573" w:author="Опаева Лидия Арашаевна" w:date="2025-10-02T17:05:00Z"/>
                <w:lang w:eastAsia="en-US"/>
              </w:rPr>
            </w:pPr>
            <w:ins w:id="8574" w:author="Опаева Лидия Арашаевна" w:date="2025-10-02T17:05:00Z">
              <w:r w:rsidRPr="00A57119">
                <w:t>Строка</w:t>
              </w:r>
            </w:ins>
          </w:p>
        </w:tc>
        <w:tc>
          <w:tcPr>
            <w:tcW w:w="374" w:type="pct"/>
          </w:tcPr>
          <w:p w14:paraId="4E332BB7" w14:textId="77777777" w:rsidR="000A006E" w:rsidRPr="00A57119" w:rsidRDefault="000A006E" w:rsidP="006703EA">
            <w:pPr>
              <w:pStyle w:val="GOSTTablenorm"/>
              <w:rPr>
                <w:ins w:id="8575" w:author="Опаева Лидия Арашаевна" w:date="2025-10-02T17:05:00Z"/>
              </w:rPr>
            </w:pPr>
            <w:ins w:id="8576" w:author="Опаева Лидия Арашаевна" w:date="2025-10-02T17:05:00Z">
              <w:r w:rsidRPr="00A57119">
                <w:t>Да</w:t>
              </w:r>
            </w:ins>
          </w:p>
        </w:tc>
        <w:tc>
          <w:tcPr>
            <w:tcW w:w="374" w:type="pct"/>
          </w:tcPr>
          <w:p w14:paraId="1C20F68E" w14:textId="77777777" w:rsidR="000A006E" w:rsidRPr="00A57119" w:rsidRDefault="000A006E" w:rsidP="006703EA">
            <w:pPr>
              <w:pStyle w:val="GOSTTablenorm"/>
              <w:rPr>
                <w:ins w:id="8577" w:author="Опаева Лидия Арашаевна" w:date="2025-10-02T17:05:00Z"/>
              </w:rPr>
            </w:pPr>
            <w:ins w:id="8578" w:author="Опаева Лидия Арашаевна" w:date="2025-10-02T17:05:00Z">
              <w:r w:rsidRPr="00A57119">
                <w:t>=3</w:t>
              </w:r>
            </w:ins>
          </w:p>
        </w:tc>
        <w:tc>
          <w:tcPr>
            <w:tcW w:w="1777" w:type="pct"/>
          </w:tcPr>
          <w:p w14:paraId="379F6EB7" w14:textId="795A3943" w:rsidR="000A006E" w:rsidRPr="00A57119" w:rsidRDefault="000A006E" w:rsidP="000A006E">
            <w:pPr>
              <w:pStyle w:val="GOSTTablenorm"/>
              <w:rPr>
                <w:ins w:id="8579" w:author="Опаева Лидия Арашаевна" w:date="2025-10-02T17:05:00Z"/>
              </w:rPr>
            </w:pPr>
            <w:ins w:id="8580" w:author="Опаева Лидия Арашаевна" w:date="2025-10-02T17:05:00Z">
              <w:r>
                <w:t>Указывается значение «БС</w:t>
              </w:r>
            </w:ins>
            <w:ins w:id="8581" w:author="Опаева Лидия Арашаевна" w:date="2025-10-02T17:06:00Z">
              <w:r>
                <w:t>Е</w:t>
              </w:r>
            </w:ins>
            <w:ins w:id="8582" w:author="Опаева Лидия Арашаевна" w:date="2025-10-02T17:05:00Z">
              <w:r>
                <w:t>»</w:t>
              </w:r>
            </w:ins>
          </w:p>
        </w:tc>
      </w:tr>
      <w:tr w:rsidR="000A006E" w:rsidRPr="00A57119" w14:paraId="14C9A758" w14:textId="77777777" w:rsidTr="006703EA">
        <w:trPr>
          <w:ins w:id="8583" w:author="Опаева Лидия Арашаевна" w:date="2025-10-02T17:05:00Z"/>
        </w:trPr>
        <w:tc>
          <w:tcPr>
            <w:tcW w:w="1120" w:type="pct"/>
          </w:tcPr>
          <w:p w14:paraId="671FD4D6" w14:textId="77777777" w:rsidR="000A006E" w:rsidRPr="00A57119" w:rsidRDefault="000A006E" w:rsidP="006703EA">
            <w:pPr>
              <w:pStyle w:val="GOSTTablenorm"/>
              <w:rPr>
                <w:ins w:id="8584" w:author="Опаева Лидия Арашаевна" w:date="2025-10-02T17:05:00Z"/>
              </w:rPr>
            </w:pPr>
            <w:ins w:id="8585" w:author="Опаева Лидия Арашаевна" w:date="2025-10-02T17:05:00Z">
              <w:r w:rsidRPr="00A57119">
                <w:t>Наименование типа справки</w:t>
              </w:r>
            </w:ins>
          </w:p>
        </w:tc>
        <w:tc>
          <w:tcPr>
            <w:tcW w:w="795" w:type="pct"/>
          </w:tcPr>
          <w:p w14:paraId="4B3503A9" w14:textId="77777777" w:rsidR="000A006E" w:rsidRPr="00A57119" w:rsidRDefault="000A006E" w:rsidP="006703EA">
            <w:pPr>
              <w:pStyle w:val="GOSTTablenorm"/>
              <w:rPr>
                <w:ins w:id="8586" w:author="Опаева Лидия Арашаевна" w:date="2025-10-02T17:05:00Z"/>
              </w:rPr>
            </w:pPr>
            <w:ins w:id="8587" w:author="Опаева Лидия Арашаевна" w:date="2025-10-02T17:05:00Z">
              <w:r w:rsidRPr="00A57119">
                <w:t>TtlPrt_FullTypeDoc</w:t>
              </w:r>
            </w:ins>
          </w:p>
        </w:tc>
        <w:tc>
          <w:tcPr>
            <w:tcW w:w="560" w:type="pct"/>
          </w:tcPr>
          <w:p w14:paraId="4BDA5624" w14:textId="77777777" w:rsidR="000A006E" w:rsidRPr="00A57119" w:rsidRDefault="000A006E" w:rsidP="006703EA">
            <w:pPr>
              <w:pStyle w:val="GOSTTablenorm"/>
              <w:rPr>
                <w:ins w:id="8588" w:author="Опаева Лидия Арашаевна" w:date="2025-10-02T17:05:00Z"/>
                <w:lang w:eastAsia="en-US"/>
              </w:rPr>
            </w:pPr>
            <w:ins w:id="8589" w:author="Опаева Лидия Арашаевна" w:date="2025-10-02T17:05:00Z">
              <w:r w:rsidRPr="00A57119">
                <w:t>Строка</w:t>
              </w:r>
            </w:ins>
          </w:p>
        </w:tc>
        <w:tc>
          <w:tcPr>
            <w:tcW w:w="374" w:type="pct"/>
          </w:tcPr>
          <w:p w14:paraId="12278490" w14:textId="77777777" w:rsidR="000A006E" w:rsidRPr="00A57119" w:rsidRDefault="000A006E" w:rsidP="006703EA">
            <w:pPr>
              <w:pStyle w:val="GOSTTablenorm"/>
              <w:rPr>
                <w:ins w:id="8590" w:author="Опаева Лидия Арашаевна" w:date="2025-10-02T17:05:00Z"/>
              </w:rPr>
            </w:pPr>
            <w:ins w:id="8591" w:author="Опаева Лидия Арашаевна" w:date="2025-10-02T17:05:00Z">
              <w:r w:rsidRPr="00A57119">
                <w:t>Да</w:t>
              </w:r>
            </w:ins>
          </w:p>
        </w:tc>
        <w:tc>
          <w:tcPr>
            <w:tcW w:w="374" w:type="pct"/>
          </w:tcPr>
          <w:p w14:paraId="111547DB" w14:textId="77777777" w:rsidR="000A006E" w:rsidRPr="00A57119" w:rsidRDefault="000A006E" w:rsidP="006703EA">
            <w:pPr>
              <w:pStyle w:val="GOSTTablenorm"/>
              <w:rPr>
                <w:ins w:id="8592" w:author="Опаева Лидия Арашаевна" w:date="2025-10-02T17:05:00Z"/>
              </w:rPr>
            </w:pPr>
            <w:ins w:id="8593" w:author="Опаева Лидия Арашаевна" w:date="2025-10-02T17:05:00Z">
              <w:r w:rsidRPr="00A57119">
                <w:t>&lt;=2000</w:t>
              </w:r>
            </w:ins>
          </w:p>
        </w:tc>
        <w:tc>
          <w:tcPr>
            <w:tcW w:w="1777" w:type="pct"/>
          </w:tcPr>
          <w:p w14:paraId="7872513B" w14:textId="77777777" w:rsidR="000A006E" w:rsidRPr="00A57119" w:rsidRDefault="000A006E" w:rsidP="006703EA">
            <w:pPr>
              <w:pStyle w:val="GOSTTablenorm"/>
              <w:rPr>
                <w:ins w:id="8594" w:author="Опаева Лидия Арашаевна" w:date="2025-10-02T17:05:00Z"/>
              </w:rPr>
            </w:pPr>
            <w:ins w:id="8595" w:author="Опаева Лидия Арашаевна" w:date="2025-10-02T17:05:00Z">
              <w:r w:rsidRPr="00A57119">
                <w:t>Указывается наименование справки, соответствующее типу.</w:t>
              </w:r>
            </w:ins>
          </w:p>
          <w:p w14:paraId="54A338DF" w14:textId="1AE67EF8" w:rsidR="000A006E" w:rsidRPr="00A57119" w:rsidRDefault="000A006E" w:rsidP="000A006E">
            <w:pPr>
              <w:pStyle w:val="GOSTTablenorm"/>
              <w:rPr>
                <w:ins w:id="8596" w:author="Опаева Лидия Арашаевна" w:date="2025-10-02T17:05:00Z"/>
              </w:rPr>
            </w:pPr>
            <w:ins w:id="8597" w:author="Опаева Лидия Арашаевна" w:date="2025-10-02T17:05:00Z">
              <w:r w:rsidRPr="00A57119">
                <w:t>Для типа «БС</w:t>
              </w:r>
            </w:ins>
            <w:ins w:id="8598" w:author="Опаева Лидия Арашаевна" w:date="2025-10-02T17:06:00Z">
              <w:r>
                <w:t>Е</w:t>
              </w:r>
            </w:ins>
            <w:ins w:id="8599" w:author="Опаева Лидия Арашаевна" w:date="2025-10-02T17:05:00Z">
              <w:r w:rsidRPr="00A57119">
                <w:t xml:space="preserve">» </w:t>
              </w:r>
              <w:r w:rsidRPr="00A57119">
                <w:rPr>
                  <w:szCs w:val="22"/>
                </w:rPr>
                <w:t>–</w:t>
              </w:r>
              <w:r w:rsidRPr="00A57119">
                <w:t xml:space="preserve"> </w:t>
              </w:r>
            </w:ins>
            <w:ins w:id="8600" w:author="Опаева Лидия Арашаевна" w:date="2025-10-02T17:06:00Z">
              <w:r w:rsidRPr="00B443F0">
                <w:t>Справка по открытию года</w:t>
              </w:r>
            </w:ins>
          </w:p>
        </w:tc>
      </w:tr>
      <w:tr w:rsidR="000A006E" w:rsidRPr="00A57119" w14:paraId="2973E286" w14:textId="77777777" w:rsidTr="006703EA">
        <w:trPr>
          <w:ins w:id="8601" w:author="Опаева Лидия Арашаевна" w:date="2025-10-02T17:05:00Z"/>
        </w:trPr>
        <w:tc>
          <w:tcPr>
            <w:tcW w:w="1120" w:type="pct"/>
          </w:tcPr>
          <w:p w14:paraId="172596C4" w14:textId="77777777" w:rsidR="000A006E" w:rsidRPr="00A57119" w:rsidRDefault="000A006E" w:rsidP="006703EA">
            <w:pPr>
              <w:pStyle w:val="GOSTTablenorm"/>
              <w:rPr>
                <w:ins w:id="8602" w:author="Опаева Лидия Арашаевна" w:date="2025-10-02T17:05:00Z"/>
              </w:rPr>
            </w:pPr>
            <w:ins w:id="8603" w:author="Опаева Лидия Арашаевна" w:date="2025-10-02T17:05:00Z">
              <w:r w:rsidRPr="00A57119">
                <w:t>Код валюты по ОКВ</w:t>
              </w:r>
            </w:ins>
          </w:p>
        </w:tc>
        <w:tc>
          <w:tcPr>
            <w:tcW w:w="795" w:type="pct"/>
          </w:tcPr>
          <w:p w14:paraId="18158EBC" w14:textId="77777777" w:rsidR="000A006E" w:rsidRPr="00A57119" w:rsidRDefault="000A006E" w:rsidP="006703EA">
            <w:pPr>
              <w:pStyle w:val="GOSTTablenorm"/>
              <w:rPr>
                <w:ins w:id="8604" w:author="Опаева Лидия Арашаевна" w:date="2025-10-02T17:05:00Z"/>
              </w:rPr>
            </w:pPr>
            <w:ins w:id="8605" w:author="Опаева Лидия Арашаевна" w:date="2025-10-02T17:05:00Z">
              <w:r w:rsidRPr="00A57119">
                <w:t>TtlPrt_CdCrr</w:t>
              </w:r>
            </w:ins>
          </w:p>
        </w:tc>
        <w:tc>
          <w:tcPr>
            <w:tcW w:w="560" w:type="pct"/>
          </w:tcPr>
          <w:p w14:paraId="0E117840" w14:textId="77777777" w:rsidR="000A006E" w:rsidRPr="00A57119" w:rsidRDefault="000A006E" w:rsidP="006703EA">
            <w:pPr>
              <w:pStyle w:val="GOSTTablenorm"/>
              <w:rPr>
                <w:ins w:id="8606" w:author="Опаева Лидия Арашаевна" w:date="2025-10-02T17:05:00Z"/>
                <w:lang w:eastAsia="en-US"/>
              </w:rPr>
            </w:pPr>
            <w:ins w:id="8607" w:author="Опаева Лидия Арашаевна" w:date="2025-10-02T17:05:00Z">
              <w:r w:rsidRPr="00A57119">
                <w:t>Строка</w:t>
              </w:r>
            </w:ins>
          </w:p>
        </w:tc>
        <w:tc>
          <w:tcPr>
            <w:tcW w:w="374" w:type="pct"/>
          </w:tcPr>
          <w:p w14:paraId="4F3EDA55" w14:textId="77777777" w:rsidR="000A006E" w:rsidRPr="00A57119" w:rsidRDefault="000A006E" w:rsidP="006703EA">
            <w:pPr>
              <w:pStyle w:val="GOSTTablenorm"/>
              <w:rPr>
                <w:ins w:id="8608" w:author="Опаева Лидия Арашаевна" w:date="2025-10-02T17:05:00Z"/>
              </w:rPr>
            </w:pPr>
            <w:ins w:id="8609" w:author="Опаева Лидия Арашаевна" w:date="2025-10-02T17:05:00Z">
              <w:r w:rsidRPr="00A57119">
                <w:t>Да</w:t>
              </w:r>
            </w:ins>
          </w:p>
        </w:tc>
        <w:tc>
          <w:tcPr>
            <w:tcW w:w="374" w:type="pct"/>
          </w:tcPr>
          <w:p w14:paraId="394AD9BA" w14:textId="77777777" w:rsidR="000A006E" w:rsidRPr="00A57119" w:rsidRDefault="000A006E" w:rsidP="006703EA">
            <w:pPr>
              <w:pStyle w:val="GOSTTablenorm"/>
              <w:rPr>
                <w:ins w:id="8610" w:author="Опаева Лидия Арашаевна" w:date="2025-10-02T17:05:00Z"/>
              </w:rPr>
            </w:pPr>
            <w:ins w:id="8611" w:author="Опаева Лидия Арашаевна" w:date="2025-10-02T17:05:00Z">
              <w:r w:rsidRPr="00A57119">
                <w:t>=3</w:t>
              </w:r>
            </w:ins>
          </w:p>
        </w:tc>
        <w:tc>
          <w:tcPr>
            <w:tcW w:w="1777" w:type="pct"/>
          </w:tcPr>
          <w:p w14:paraId="078F8F2A" w14:textId="77777777" w:rsidR="000A006E" w:rsidRPr="00A57119" w:rsidRDefault="000A006E" w:rsidP="006703EA">
            <w:pPr>
              <w:pStyle w:val="GOSTTablenorm"/>
              <w:rPr>
                <w:ins w:id="8612" w:author="Опаева Лидия Арашаевна" w:date="2025-10-02T17:05:00Z"/>
              </w:rPr>
            </w:pPr>
            <w:ins w:id="8613" w:author="Опаева Лидия Арашаевна" w:date="2025-10-02T17:05:00Z">
              <w:r w:rsidRPr="00A57119">
                <w:t>Указывается код валюты по Общероссийскому классификатору валют. Допустимо указывать как цифровой, так и буквенный код валюты</w:t>
              </w:r>
            </w:ins>
          </w:p>
        </w:tc>
      </w:tr>
      <w:tr w:rsidR="000A006E" w:rsidRPr="00A57119" w14:paraId="418F50B3" w14:textId="77777777" w:rsidTr="006703EA">
        <w:trPr>
          <w:ins w:id="8614" w:author="Опаева Лидия Арашаевна" w:date="2025-10-02T17:05:00Z"/>
        </w:trPr>
        <w:tc>
          <w:tcPr>
            <w:tcW w:w="1120" w:type="pct"/>
          </w:tcPr>
          <w:p w14:paraId="5DC60538" w14:textId="77777777" w:rsidR="000A006E" w:rsidRPr="00A57119" w:rsidRDefault="000A006E" w:rsidP="006703EA">
            <w:pPr>
              <w:pStyle w:val="GOSTTablenorm"/>
              <w:rPr>
                <w:ins w:id="8615" w:author="Опаева Лидия Арашаевна" w:date="2025-10-02T17:05:00Z"/>
              </w:rPr>
            </w:pPr>
            <w:ins w:id="8616" w:author="Опаева Лидия Арашаевна" w:date="2025-10-02T17:05:00Z">
              <w:r w:rsidRPr="00A57119">
                <w:t>Уровень конфиденциальности</w:t>
              </w:r>
            </w:ins>
          </w:p>
        </w:tc>
        <w:tc>
          <w:tcPr>
            <w:tcW w:w="795" w:type="pct"/>
          </w:tcPr>
          <w:p w14:paraId="10C32DAF" w14:textId="77777777" w:rsidR="000A006E" w:rsidRPr="00A57119" w:rsidRDefault="000A006E" w:rsidP="006703EA">
            <w:pPr>
              <w:pStyle w:val="GOSTTablenorm"/>
              <w:rPr>
                <w:ins w:id="8617" w:author="Опаева Лидия Арашаевна" w:date="2025-10-02T17:05:00Z"/>
              </w:rPr>
            </w:pPr>
            <w:ins w:id="8618" w:author="Опаева Лидия Арашаевна" w:date="2025-10-02T17:05:00Z">
              <w:r w:rsidRPr="00A57119">
                <w:t>SystemInformation_UFOS_SECRECY</w:t>
              </w:r>
            </w:ins>
          </w:p>
        </w:tc>
        <w:tc>
          <w:tcPr>
            <w:tcW w:w="560" w:type="pct"/>
          </w:tcPr>
          <w:p w14:paraId="2ABC3B1D" w14:textId="77777777" w:rsidR="000A006E" w:rsidRPr="00A57119" w:rsidRDefault="000A006E" w:rsidP="006703EA">
            <w:pPr>
              <w:pStyle w:val="GOSTTablenorm"/>
              <w:rPr>
                <w:ins w:id="8619" w:author="Опаева Лидия Арашаевна" w:date="2025-10-02T17:05:00Z"/>
                <w:lang w:eastAsia="en-US"/>
              </w:rPr>
            </w:pPr>
            <w:ins w:id="8620" w:author="Опаева Лидия Арашаевна" w:date="2025-10-02T17:05:00Z">
              <w:r w:rsidRPr="00A57119">
                <w:t>Число</w:t>
              </w:r>
            </w:ins>
          </w:p>
        </w:tc>
        <w:tc>
          <w:tcPr>
            <w:tcW w:w="374" w:type="pct"/>
          </w:tcPr>
          <w:p w14:paraId="12348547" w14:textId="77777777" w:rsidR="000A006E" w:rsidRPr="00A57119" w:rsidRDefault="000A006E" w:rsidP="006703EA">
            <w:pPr>
              <w:pStyle w:val="GOSTTablenorm"/>
              <w:rPr>
                <w:ins w:id="8621" w:author="Опаева Лидия Арашаевна" w:date="2025-10-02T17:05:00Z"/>
              </w:rPr>
            </w:pPr>
            <w:ins w:id="8622" w:author="Опаева Лидия Арашаевна" w:date="2025-10-02T17:05:00Z">
              <w:r w:rsidRPr="00A57119">
                <w:t>Да</w:t>
              </w:r>
            </w:ins>
          </w:p>
        </w:tc>
        <w:tc>
          <w:tcPr>
            <w:tcW w:w="374" w:type="pct"/>
          </w:tcPr>
          <w:p w14:paraId="03E9C20C" w14:textId="77777777" w:rsidR="000A006E" w:rsidRPr="00A57119" w:rsidRDefault="000A006E" w:rsidP="006703EA">
            <w:pPr>
              <w:pStyle w:val="GOSTTablenorm"/>
              <w:rPr>
                <w:ins w:id="8623" w:author="Опаева Лидия Арашаевна" w:date="2025-10-02T17:05:00Z"/>
              </w:rPr>
            </w:pPr>
            <w:ins w:id="8624" w:author="Опаева Лидия Арашаевна" w:date="2025-10-02T17:05:00Z">
              <w:r w:rsidRPr="00A57119">
                <w:t>=1</w:t>
              </w:r>
            </w:ins>
          </w:p>
        </w:tc>
        <w:tc>
          <w:tcPr>
            <w:tcW w:w="1777" w:type="pct"/>
          </w:tcPr>
          <w:p w14:paraId="39C60440" w14:textId="77777777" w:rsidR="000A006E" w:rsidRPr="00A57119" w:rsidRDefault="000A006E" w:rsidP="006703EA">
            <w:pPr>
              <w:pStyle w:val="GOSTTablenorm"/>
              <w:rPr>
                <w:ins w:id="8625" w:author="Опаева Лидия Арашаевна" w:date="2025-10-02T17:05:00Z"/>
              </w:rPr>
            </w:pPr>
            <w:ins w:id="8626" w:author="Опаева Лидия Арашаевна" w:date="2025-10-02T17:05:00Z">
              <w:r w:rsidRPr="00A57119">
                <w:t>Указывается уровень конфиденциальности документа.</w:t>
              </w:r>
            </w:ins>
          </w:p>
          <w:p w14:paraId="7C9DE66F" w14:textId="77777777" w:rsidR="000A006E" w:rsidRPr="00A57119" w:rsidRDefault="000A006E" w:rsidP="006703EA">
            <w:pPr>
              <w:pStyle w:val="GOSTTablenorm"/>
              <w:rPr>
                <w:ins w:id="8627" w:author="Опаева Лидия Арашаевна" w:date="2025-10-02T17:05:00Z"/>
              </w:rPr>
            </w:pPr>
            <w:ins w:id="8628" w:author="Опаева Лидия Арашаевна" w:date="2025-10-02T17:05:00Z">
              <w:r w:rsidRPr="00A57119">
                <w:t>Возможные значения:</w:t>
              </w:r>
            </w:ins>
          </w:p>
          <w:p w14:paraId="509E32B3" w14:textId="77777777" w:rsidR="000A006E" w:rsidRPr="00A57119" w:rsidRDefault="000A006E" w:rsidP="006703EA">
            <w:pPr>
              <w:pStyle w:val="GOSTTableListMark1"/>
              <w:numPr>
                <w:ilvl w:val="0"/>
                <w:numId w:val="1"/>
              </w:numPr>
              <w:rPr>
                <w:ins w:id="8629" w:author="Опаева Лидия Арашаевна" w:date="2025-10-02T17:05:00Z"/>
              </w:rPr>
            </w:pPr>
            <w:ins w:id="8630" w:author="Опаева Лидия Арашаевна" w:date="2025-10-02T17:05:00Z">
              <w:r w:rsidRPr="00A57119">
                <w:t xml:space="preserve">«0» </w:t>
              </w:r>
              <w:r w:rsidRPr="00A57119">
                <w:rPr>
                  <w:szCs w:val="22"/>
                </w:rPr>
                <w:t>–</w:t>
              </w:r>
              <w:r w:rsidRPr="00A57119">
                <w:t xml:space="preserve"> Несекретно;</w:t>
              </w:r>
            </w:ins>
          </w:p>
          <w:p w14:paraId="600BD8F6" w14:textId="77777777" w:rsidR="000A006E" w:rsidRPr="00A57119" w:rsidRDefault="000A006E" w:rsidP="006703EA">
            <w:pPr>
              <w:pStyle w:val="GOSTTableListMark1"/>
              <w:numPr>
                <w:ilvl w:val="0"/>
                <w:numId w:val="1"/>
              </w:numPr>
              <w:rPr>
                <w:ins w:id="8631" w:author="Опаева Лидия Арашаевна" w:date="2025-10-02T17:05:00Z"/>
              </w:rPr>
            </w:pPr>
            <w:ins w:id="8632" w:author="Опаева Лидия Арашаевна" w:date="2025-10-02T17:05:00Z">
              <w:r w:rsidRPr="00A57119">
                <w:t xml:space="preserve">«1» </w:t>
              </w:r>
              <w:r w:rsidRPr="00A57119">
                <w:rPr>
                  <w:szCs w:val="22"/>
                </w:rPr>
                <w:t>–</w:t>
              </w:r>
              <w:r>
                <w:t xml:space="preserve"> Для служебного пользования</w:t>
              </w:r>
            </w:ins>
          </w:p>
        </w:tc>
      </w:tr>
      <w:tr w:rsidR="000A006E" w:rsidRPr="00A57119" w14:paraId="121F5862" w14:textId="77777777" w:rsidTr="006703EA">
        <w:trPr>
          <w:ins w:id="8633" w:author="Опаева Лидия Арашаевна" w:date="2025-10-02T17:05:00Z"/>
        </w:trPr>
        <w:tc>
          <w:tcPr>
            <w:tcW w:w="1120" w:type="pct"/>
          </w:tcPr>
          <w:p w14:paraId="3217BC1E" w14:textId="77777777" w:rsidR="000A006E" w:rsidRPr="00A57119" w:rsidRDefault="000A006E" w:rsidP="006703EA">
            <w:pPr>
              <w:pStyle w:val="GOSTTablenorm"/>
              <w:rPr>
                <w:ins w:id="8634" w:author="Опаева Лидия Арашаевна" w:date="2025-10-02T17:05:00Z"/>
              </w:rPr>
            </w:pPr>
            <w:ins w:id="8635" w:author="Опаева Лидия Арашаевна" w:date="2025-10-02T17:05:00Z">
              <w:r w:rsidRPr="00A57119">
                <w:t>Книга учета</w:t>
              </w:r>
            </w:ins>
          </w:p>
        </w:tc>
        <w:tc>
          <w:tcPr>
            <w:tcW w:w="795" w:type="pct"/>
          </w:tcPr>
          <w:p w14:paraId="5398A39D" w14:textId="77777777" w:rsidR="000A006E" w:rsidRPr="00A57119" w:rsidRDefault="000A006E" w:rsidP="006703EA">
            <w:pPr>
              <w:pStyle w:val="GOSTTablenorm"/>
              <w:rPr>
                <w:ins w:id="8636" w:author="Опаева Лидия Арашаевна" w:date="2025-10-02T17:05:00Z"/>
              </w:rPr>
            </w:pPr>
            <w:ins w:id="8637" w:author="Опаева Лидия Арашаевна" w:date="2025-10-02T17:05:00Z">
              <w:r w:rsidRPr="00A57119">
                <w:t>TtlPrt_LEDGERBOOK</w:t>
              </w:r>
            </w:ins>
          </w:p>
        </w:tc>
        <w:tc>
          <w:tcPr>
            <w:tcW w:w="560" w:type="pct"/>
          </w:tcPr>
          <w:p w14:paraId="21C99A46" w14:textId="77777777" w:rsidR="000A006E" w:rsidRPr="00A57119" w:rsidRDefault="000A006E" w:rsidP="006703EA">
            <w:pPr>
              <w:pStyle w:val="GOSTTablenorm"/>
              <w:rPr>
                <w:ins w:id="8638" w:author="Опаева Лидия Арашаевна" w:date="2025-10-02T17:05:00Z"/>
                <w:lang w:eastAsia="en-US"/>
              </w:rPr>
            </w:pPr>
            <w:ins w:id="8639" w:author="Опаева Лидия Арашаевна" w:date="2025-10-02T17:05:00Z">
              <w:r w:rsidRPr="00A57119">
                <w:t>Строка</w:t>
              </w:r>
            </w:ins>
          </w:p>
        </w:tc>
        <w:tc>
          <w:tcPr>
            <w:tcW w:w="374" w:type="pct"/>
          </w:tcPr>
          <w:p w14:paraId="4E3039E8" w14:textId="77777777" w:rsidR="000A006E" w:rsidRPr="00A57119" w:rsidRDefault="000A006E" w:rsidP="006703EA">
            <w:pPr>
              <w:pStyle w:val="GOSTTablenorm"/>
              <w:rPr>
                <w:ins w:id="8640" w:author="Опаева Лидия Арашаевна" w:date="2025-10-02T17:05:00Z"/>
              </w:rPr>
            </w:pPr>
            <w:ins w:id="8641" w:author="Опаева Лидия Арашаевна" w:date="2025-10-02T17:05:00Z">
              <w:r w:rsidRPr="00A57119">
                <w:t>Да</w:t>
              </w:r>
            </w:ins>
          </w:p>
        </w:tc>
        <w:tc>
          <w:tcPr>
            <w:tcW w:w="374" w:type="pct"/>
          </w:tcPr>
          <w:p w14:paraId="2B2A6840" w14:textId="77777777" w:rsidR="000A006E" w:rsidRPr="00A57119" w:rsidRDefault="000A006E" w:rsidP="006703EA">
            <w:pPr>
              <w:pStyle w:val="GOSTTablenorm"/>
              <w:rPr>
                <w:ins w:id="8642" w:author="Опаева Лидия Арашаевна" w:date="2025-10-02T17:05:00Z"/>
              </w:rPr>
            </w:pPr>
            <w:ins w:id="8643" w:author="Опаева Лидия Арашаевна" w:date="2025-10-02T17:05:00Z">
              <w:r w:rsidRPr="00A57119">
                <w:t>&lt;=100</w:t>
              </w:r>
            </w:ins>
          </w:p>
        </w:tc>
        <w:tc>
          <w:tcPr>
            <w:tcW w:w="1777" w:type="pct"/>
          </w:tcPr>
          <w:p w14:paraId="14EE3977" w14:textId="77777777" w:rsidR="000A006E" w:rsidRPr="0047582C" w:rsidRDefault="000A006E" w:rsidP="006703EA">
            <w:pPr>
              <w:pStyle w:val="GOSTTablenorm"/>
              <w:rPr>
                <w:ins w:id="8644" w:author="Опаева Лидия Арашаевна" w:date="2025-10-02T17:05:00Z"/>
              </w:rPr>
            </w:pPr>
            <w:ins w:id="8645" w:author="Опаева Лидия Арашаевна" w:date="2025-10-02T17:05:00Z">
              <w:r w:rsidRPr="00A57119">
                <w:t>Указывается системное наименование книги бухгалтерского учета в соответствии со справочником «Книги уче</w:t>
              </w:r>
              <w:r w:rsidRPr="00A57119">
                <w:lastRenderedPageBreak/>
                <w:t xml:space="preserve">та» в </w:t>
              </w:r>
              <w:r w:rsidRPr="00A57119">
                <w:rPr>
                  <w:lang w:val="en-US"/>
                </w:rPr>
                <w:t>SVAP</w:t>
              </w:r>
            </w:ins>
          </w:p>
        </w:tc>
      </w:tr>
      <w:tr w:rsidR="000A006E" w:rsidRPr="00A57119" w14:paraId="2D32474D" w14:textId="77777777" w:rsidTr="006703EA">
        <w:trPr>
          <w:trHeight w:val="825"/>
          <w:ins w:id="8646" w:author="Опаева Лидия Арашаевна" w:date="2025-10-02T17:05:00Z"/>
        </w:trPr>
        <w:tc>
          <w:tcPr>
            <w:tcW w:w="1120" w:type="pct"/>
          </w:tcPr>
          <w:p w14:paraId="578E6C62" w14:textId="77777777" w:rsidR="000A006E" w:rsidRPr="00A57119" w:rsidRDefault="000A006E" w:rsidP="006703EA">
            <w:pPr>
              <w:pStyle w:val="GOSTTablenorm"/>
              <w:rPr>
                <w:ins w:id="8647" w:author="Опаева Лидия Арашаевна" w:date="2025-10-02T17:05:00Z"/>
              </w:rPr>
            </w:pPr>
            <w:ins w:id="8648" w:author="Опаева Лидия Арашаевна" w:date="2025-10-02T17:05:00Z">
              <w:r w:rsidRPr="00A57119">
                <w:lastRenderedPageBreak/>
                <w:t>Подсистема-инициатор</w:t>
              </w:r>
            </w:ins>
          </w:p>
        </w:tc>
        <w:tc>
          <w:tcPr>
            <w:tcW w:w="795" w:type="pct"/>
          </w:tcPr>
          <w:p w14:paraId="0DE0E211" w14:textId="77777777" w:rsidR="000A006E" w:rsidRPr="00A57119" w:rsidRDefault="000A006E" w:rsidP="006703EA">
            <w:pPr>
              <w:pStyle w:val="GOSTTablenorm"/>
              <w:rPr>
                <w:ins w:id="8649" w:author="Опаева Лидия Арашаевна" w:date="2025-10-02T17:05:00Z"/>
              </w:rPr>
            </w:pPr>
            <w:ins w:id="8650" w:author="Опаева Лидия Арашаевна" w:date="2025-10-02T17:05:00Z">
              <w:r w:rsidRPr="00A57119">
                <w:t>TtlPrt_</w:t>
              </w:r>
              <w:r w:rsidRPr="00A57119">
                <w:rPr>
                  <w:lang w:val="en-US"/>
                </w:rPr>
                <w:t>Source</w:t>
              </w:r>
            </w:ins>
          </w:p>
        </w:tc>
        <w:tc>
          <w:tcPr>
            <w:tcW w:w="560" w:type="pct"/>
          </w:tcPr>
          <w:p w14:paraId="074D6053" w14:textId="77777777" w:rsidR="000A006E" w:rsidRPr="00A57119" w:rsidRDefault="000A006E" w:rsidP="006703EA">
            <w:pPr>
              <w:pStyle w:val="GOSTTablenorm"/>
              <w:rPr>
                <w:ins w:id="8651" w:author="Опаева Лидия Арашаевна" w:date="2025-10-02T17:05:00Z"/>
                <w:lang w:eastAsia="en-US"/>
              </w:rPr>
            </w:pPr>
            <w:ins w:id="8652" w:author="Опаева Лидия Арашаевна" w:date="2025-10-02T17:05:00Z">
              <w:r w:rsidRPr="00A57119">
                <w:t>Строка</w:t>
              </w:r>
            </w:ins>
          </w:p>
        </w:tc>
        <w:tc>
          <w:tcPr>
            <w:tcW w:w="374" w:type="pct"/>
          </w:tcPr>
          <w:p w14:paraId="3E7501D5" w14:textId="77777777" w:rsidR="000A006E" w:rsidRPr="00A57119" w:rsidRDefault="000A006E" w:rsidP="006703EA">
            <w:pPr>
              <w:pStyle w:val="GOSTTablenorm"/>
              <w:rPr>
                <w:ins w:id="8653" w:author="Опаева Лидия Арашаевна" w:date="2025-10-02T17:05:00Z"/>
              </w:rPr>
            </w:pPr>
            <w:ins w:id="8654" w:author="Опаева Лидия Арашаевна" w:date="2025-10-02T17:05:00Z">
              <w:r w:rsidRPr="00A57119">
                <w:t>Да</w:t>
              </w:r>
            </w:ins>
          </w:p>
        </w:tc>
        <w:tc>
          <w:tcPr>
            <w:tcW w:w="374" w:type="pct"/>
          </w:tcPr>
          <w:p w14:paraId="29D40C44" w14:textId="77777777" w:rsidR="000A006E" w:rsidRPr="00A57119" w:rsidRDefault="000A006E" w:rsidP="006703EA">
            <w:pPr>
              <w:pStyle w:val="GOSTTablenorm"/>
              <w:rPr>
                <w:ins w:id="8655" w:author="Опаева Лидия Арашаевна" w:date="2025-10-02T17:05:00Z"/>
              </w:rPr>
            </w:pPr>
            <w:ins w:id="8656" w:author="Опаева Лидия Арашаевна" w:date="2025-10-02T17:05:00Z">
              <w:r w:rsidRPr="00A57119">
                <w:t>&lt;=20</w:t>
              </w:r>
            </w:ins>
          </w:p>
        </w:tc>
        <w:tc>
          <w:tcPr>
            <w:tcW w:w="1777" w:type="pct"/>
          </w:tcPr>
          <w:p w14:paraId="46E755E8" w14:textId="77777777" w:rsidR="000A006E" w:rsidRDefault="000A006E" w:rsidP="006703EA">
            <w:pPr>
              <w:pStyle w:val="GOSTTablenorm"/>
              <w:rPr>
                <w:ins w:id="8657" w:author="Опаева Лидия Арашаевна" w:date="2025-10-02T17:05:00Z"/>
              </w:rPr>
            </w:pPr>
            <w:ins w:id="8658" w:author="Опаева Лидия Арашаевна" w:date="2025-10-02T17:05:00Z">
              <w:r w:rsidRPr="00A57119">
                <w:t>Указывается подсистема, по операциям которого осуще</w:t>
              </w:r>
              <w:r>
                <w:t>ствляется формирование справки.</w:t>
              </w:r>
            </w:ins>
          </w:p>
          <w:p w14:paraId="33D790E1" w14:textId="77777777" w:rsidR="000A006E" w:rsidRDefault="000A006E" w:rsidP="006703EA">
            <w:pPr>
              <w:pStyle w:val="GOSTTablenorm"/>
              <w:rPr>
                <w:ins w:id="8659" w:author="Опаева Лидия Арашаевна" w:date="2025-10-02T17:05:00Z"/>
              </w:rPr>
            </w:pPr>
            <w:ins w:id="8660" w:author="Опаева Лидия Арашаевна" w:date="2025-10-02T17:05:00Z">
              <w:r w:rsidRPr="00A57119">
                <w:t>Возможны</w:t>
              </w:r>
              <w:r>
                <w:t>е значения:</w:t>
              </w:r>
            </w:ins>
          </w:p>
          <w:p w14:paraId="6FDDDB48" w14:textId="77777777" w:rsidR="000A006E" w:rsidRPr="00A57119" w:rsidRDefault="000A006E" w:rsidP="006703EA">
            <w:pPr>
              <w:pStyle w:val="GOSTTableListMark1"/>
              <w:numPr>
                <w:ilvl w:val="0"/>
                <w:numId w:val="1"/>
              </w:numPr>
              <w:rPr>
                <w:ins w:id="8661" w:author="Опаева Лидия Арашаевна" w:date="2025-10-02T17:05:00Z"/>
              </w:rPr>
            </w:pPr>
            <w:ins w:id="8662" w:author="Опаева Лидия Арашаевна" w:date="2025-10-02T17:05:00Z">
              <w:r w:rsidRPr="00BB7E48">
                <w:t xml:space="preserve"> «ПУ</w:t>
              </w:r>
              <w:r>
                <w:t>Д</w:t>
              </w:r>
              <w:r w:rsidRPr="00BB7E48">
                <w:t>С»</w:t>
              </w:r>
            </w:ins>
          </w:p>
        </w:tc>
      </w:tr>
      <w:tr w:rsidR="000A006E" w:rsidRPr="00A57119" w14:paraId="5C4E4A88" w14:textId="77777777" w:rsidTr="006703EA">
        <w:trPr>
          <w:ins w:id="8663" w:author="Опаева Лидия Арашаевна" w:date="2025-10-02T17:05:00Z"/>
        </w:trPr>
        <w:tc>
          <w:tcPr>
            <w:tcW w:w="1120" w:type="pct"/>
          </w:tcPr>
          <w:p w14:paraId="7CE62F68" w14:textId="77777777" w:rsidR="000A006E" w:rsidRPr="00B97E8E" w:rsidRDefault="000A006E" w:rsidP="006703EA">
            <w:pPr>
              <w:pStyle w:val="GOSTTablenorm"/>
              <w:rPr>
                <w:ins w:id="8664" w:author="Опаева Лидия Арашаевна" w:date="2025-10-02T17:05:00Z"/>
                <w:b/>
              </w:rPr>
            </w:pPr>
            <w:ins w:id="8665" w:author="Опаева Лидия Арашаевна" w:date="2025-10-02T17:05:00Z">
              <w:r w:rsidRPr="00B97E8E">
                <w:rPr>
                  <w:b/>
                </w:rPr>
                <w:t>Строки</w:t>
              </w:r>
            </w:ins>
          </w:p>
        </w:tc>
        <w:tc>
          <w:tcPr>
            <w:tcW w:w="795" w:type="pct"/>
          </w:tcPr>
          <w:p w14:paraId="25B5B234" w14:textId="77777777" w:rsidR="000A006E" w:rsidRPr="00B97E8E" w:rsidRDefault="000A006E" w:rsidP="006703EA">
            <w:pPr>
              <w:pStyle w:val="GOSTTablenorm"/>
              <w:rPr>
                <w:ins w:id="8666" w:author="Опаева Лидия Арашаевна" w:date="2025-10-02T17:05:00Z"/>
                <w:b/>
              </w:rPr>
            </w:pPr>
            <w:ins w:id="8667" w:author="Опаева Лидия Арашаевна" w:date="2025-10-02T17:05:00Z">
              <w:r w:rsidRPr="00B97E8E">
                <w:rPr>
                  <w:b/>
                </w:rPr>
                <w:t>T0504833</w:t>
              </w:r>
            </w:ins>
          </w:p>
        </w:tc>
        <w:tc>
          <w:tcPr>
            <w:tcW w:w="560" w:type="pct"/>
          </w:tcPr>
          <w:p w14:paraId="46822D76" w14:textId="77777777" w:rsidR="000A006E" w:rsidRPr="00B97E8E" w:rsidRDefault="000A006E" w:rsidP="006703EA">
            <w:pPr>
              <w:pStyle w:val="GOSTTablenorm"/>
              <w:rPr>
                <w:ins w:id="8668" w:author="Опаева Лидия Арашаевна" w:date="2025-10-02T17:05:00Z"/>
                <w:lang w:eastAsia="en-US"/>
              </w:rPr>
            </w:pPr>
            <w:ins w:id="8669" w:author="Опаева Лидия Арашаевна" w:date="2025-10-02T17:05:00Z">
              <w:r w:rsidRPr="00B97E8E">
                <w:t>Массив</w:t>
              </w:r>
            </w:ins>
          </w:p>
        </w:tc>
        <w:tc>
          <w:tcPr>
            <w:tcW w:w="374" w:type="pct"/>
          </w:tcPr>
          <w:p w14:paraId="0B16E708" w14:textId="77777777" w:rsidR="000A006E" w:rsidRPr="00A57119" w:rsidRDefault="000A006E" w:rsidP="006703EA">
            <w:pPr>
              <w:pStyle w:val="GOSTTablenorm"/>
              <w:rPr>
                <w:ins w:id="8670" w:author="Опаева Лидия Арашаевна" w:date="2025-10-02T17:05:00Z"/>
              </w:rPr>
            </w:pPr>
            <w:ins w:id="8671" w:author="Опаева Лидия Арашаевна" w:date="2025-10-02T17:05:00Z">
              <w:r w:rsidRPr="00A57119">
                <w:t>Да</w:t>
              </w:r>
            </w:ins>
          </w:p>
        </w:tc>
        <w:tc>
          <w:tcPr>
            <w:tcW w:w="374" w:type="pct"/>
          </w:tcPr>
          <w:p w14:paraId="08A9C53F" w14:textId="77777777" w:rsidR="000A006E" w:rsidRPr="00A57119" w:rsidRDefault="000A006E" w:rsidP="006703EA">
            <w:pPr>
              <w:pStyle w:val="GOSTTablenorm"/>
              <w:rPr>
                <w:ins w:id="8672" w:author="Опаева Лидия Арашаевна" w:date="2025-10-02T17:05:00Z"/>
              </w:rPr>
            </w:pPr>
          </w:p>
        </w:tc>
        <w:tc>
          <w:tcPr>
            <w:tcW w:w="1777" w:type="pct"/>
          </w:tcPr>
          <w:p w14:paraId="7400C339" w14:textId="77777777" w:rsidR="000A006E" w:rsidRPr="00A57119" w:rsidRDefault="000A006E" w:rsidP="006703EA">
            <w:pPr>
              <w:pStyle w:val="GOSTTablenorm"/>
              <w:rPr>
                <w:ins w:id="8673" w:author="Опаева Лидия Арашаевна" w:date="2025-10-02T17:05:00Z"/>
              </w:rPr>
            </w:pPr>
          </w:p>
        </w:tc>
      </w:tr>
      <w:tr w:rsidR="000A006E" w:rsidRPr="00A57119" w14:paraId="6211FC89" w14:textId="77777777" w:rsidTr="006703EA">
        <w:trPr>
          <w:ins w:id="8674" w:author="Опаева Лидия Арашаевна" w:date="2025-10-02T17:05:00Z"/>
        </w:trPr>
        <w:tc>
          <w:tcPr>
            <w:tcW w:w="1120" w:type="pct"/>
          </w:tcPr>
          <w:p w14:paraId="428E21BE" w14:textId="77777777" w:rsidR="000A006E" w:rsidRPr="00A57119" w:rsidRDefault="000A006E" w:rsidP="006703EA">
            <w:pPr>
              <w:pStyle w:val="GOSTTablenorm"/>
              <w:rPr>
                <w:ins w:id="8675" w:author="Опаева Лидия Арашаевна" w:date="2025-10-02T17:05:00Z"/>
              </w:rPr>
            </w:pPr>
            <w:ins w:id="8676" w:author="Опаева Лидия Арашаевна" w:date="2025-10-02T17:05:00Z">
              <w:r w:rsidRPr="00A57119">
                <w:t>Идентификатор строки</w:t>
              </w:r>
            </w:ins>
          </w:p>
        </w:tc>
        <w:tc>
          <w:tcPr>
            <w:tcW w:w="795" w:type="pct"/>
          </w:tcPr>
          <w:p w14:paraId="61B143CC" w14:textId="77777777" w:rsidR="000A006E" w:rsidRPr="00A57119" w:rsidRDefault="000A006E" w:rsidP="006703EA">
            <w:pPr>
              <w:pStyle w:val="GOSTTablenorm"/>
              <w:rPr>
                <w:ins w:id="8677" w:author="Опаева Лидия Арашаевна" w:date="2025-10-02T17:05:00Z"/>
              </w:rPr>
            </w:pPr>
            <w:ins w:id="8678" w:author="Опаева Лидия Арашаевна" w:date="2025-10-02T17:05:00Z">
              <w:r w:rsidRPr="00B97E8E">
                <w:rPr>
                  <w:b/>
                </w:rPr>
                <w:t>T0504833:</w:t>
              </w:r>
              <w:r w:rsidRPr="00A57119">
                <w:rPr>
                  <w:lang w:val="en-US"/>
                </w:rPr>
                <w:t>id</w:t>
              </w:r>
            </w:ins>
          </w:p>
        </w:tc>
        <w:tc>
          <w:tcPr>
            <w:tcW w:w="560" w:type="pct"/>
          </w:tcPr>
          <w:p w14:paraId="6882D7C7" w14:textId="77777777" w:rsidR="000A006E" w:rsidRPr="00A57119" w:rsidRDefault="000A006E" w:rsidP="006703EA">
            <w:pPr>
              <w:pStyle w:val="GOSTTablenorm"/>
              <w:rPr>
                <w:ins w:id="8679" w:author="Опаева Лидия Арашаевна" w:date="2025-10-02T17:05:00Z"/>
              </w:rPr>
            </w:pPr>
            <w:ins w:id="8680" w:author="Опаева Лидия Арашаевна" w:date="2025-10-02T17:05:00Z">
              <w:r w:rsidRPr="00A57119">
                <w:t>Число</w:t>
              </w:r>
            </w:ins>
          </w:p>
        </w:tc>
        <w:tc>
          <w:tcPr>
            <w:tcW w:w="374" w:type="pct"/>
          </w:tcPr>
          <w:p w14:paraId="7E9CD1FE" w14:textId="77777777" w:rsidR="000A006E" w:rsidRPr="00A57119" w:rsidRDefault="000A006E" w:rsidP="006703EA">
            <w:pPr>
              <w:pStyle w:val="GOSTTablenorm"/>
              <w:rPr>
                <w:ins w:id="8681" w:author="Опаева Лидия Арашаевна" w:date="2025-10-02T17:05:00Z"/>
              </w:rPr>
            </w:pPr>
            <w:ins w:id="8682" w:author="Опаева Лидия Арашаевна" w:date="2025-10-02T17:05:00Z">
              <w:r w:rsidRPr="00A57119">
                <w:t>Да</w:t>
              </w:r>
            </w:ins>
          </w:p>
        </w:tc>
        <w:tc>
          <w:tcPr>
            <w:tcW w:w="374" w:type="pct"/>
          </w:tcPr>
          <w:p w14:paraId="61310245" w14:textId="77777777" w:rsidR="000A006E" w:rsidRPr="00A57119" w:rsidRDefault="000A006E" w:rsidP="006703EA">
            <w:pPr>
              <w:pStyle w:val="GOSTTablenorm"/>
              <w:rPr>
                <w:ins w:id="8683" w:author="Опаева Лидия Арашаевна" w:date="2025-10-02T17:05:00Z"/>
              </w:rPr>
            </w:pPr>
            <w:ins w:id="8684" w:author="Опаева Лидия Арашаевна" w:date="2025-10-02T17:05:00Z">
              <w:r w:rsidRPr="00A57119">
                <w:t>&lt;=20</w:t>
              </w:r>
            </w:ins>
          </w:p>
        </w:tc>
        <w:tc>
          <w:tcPr>
            <w:tcW w:w="1777" w:type="pct"/>
          </w:tcPr>
          <w:p w14:paraId="3030FACB" w14:textId="77777777" w:rsidR="000A006E" w:rsidRPr="00A57119" w:rsidRDefault="000A006E" w:rsidP="006703EA">
            <w:pPr>
              <w:pStyle w:val="GOSTTablenorm"/>
              <w:rPr>
                <w:ins w:id="8685" w:author="Опаева Лидия Арашаевна" w:date="2025-10-02T17:05:00Z"/>
              </w:rPr>
            </w:pPr>
            <w:ins w:id="8686" w:author="Опаева Лидия Арашаевна" w:date="2025-10-02T17:05:00Z">
              <w:r w:rsidRPr="00A57119">
                <w:t>Указывается технический идентификатор строки</w:t>
              </w:r>
            </w:ins>
          </w:p>
        </w:tc>
      </w:tr>
      <w:tr w:rsidR="000A006E" w:rsidRPr="00A57119" w14:paraId="729B6D6A" w14:textId="77777777" w:rsidTr="006703EA">
        <w:trPr>
          <w:ins w:id="8687" w:author="Опаева Лидия Арашаевна" w:date="2025-10-02T17:05:00Z"/>
        </w:trPr>
        <w:tc>
          <w:tcPr>
            <w:tcW w:w="1120" w:type="pct"/>
          </w:tcPr>
          <w:p w14:paraId="6711F5D9" w14:textId="77777777" w:rsidR="000A006E" w:rsidRPr="00A57119" w:rsidRDefault="000A006E" w:rsidP="006703EA">
            <w:pPr>
              <w:pStyle w:val="GOSTTablenorm"/>
              <w:rPr>
                <w:ins w:id="8688" w:author="Опаева Лидия Арашаевна" w:date="2025-10-02T17:05:00Z"/>
              </w:rPr>
            </w:pPr>
            <w:ins w:id="8689" w:author="Опаева Лидия Арашаевна" w:date="2025-10-02T17:05:00Z">
              <w:r w:rsidRPr="00A57119">
                <w:t>Номер строки</w:t>
              </w:r>
            </w:ins>
          </w:p>
        </w:tc>
        <w:tc>
          <w:tcPr>
            <w:tcW w:w="795" w:type="pct"/>
          </w:tcPr>
          <w:p w14:paraId="37117D1E" w14:textId="77777777" w:rsidR="000A006E" w:rsidRPr="00A57119" w:rsidRDefault="000A006E" w:rsidP="006703EA">
            <w:pPr>
              <w:pStyle w:val="GOSTTablenorm"/>
              <w:rPr>
                <w:ins w:id="8690" w:author="Опаева Лидия Арашаевна" w:date="2025-10-02T17:05:00Z"/>
              </w:rPr>
            </w:pPr>
            <w:ins w:id="8691" w:author="Опаева Лидия Арашаевна" w:date="2025-10-02T17:05:00Z">
              <w:r w:rsidRPr="00B97E8E">
                <w:rPr>
                  <w:b/>
                </w:rPr>
                <w:t>T0504833:</w:t>
              </w:r>
              <w:r w:rsidRPr="00A57119">
                <w:t>NPP</w:t>
              </w:r>
            </w:ins>
          </w:p>
        </w:tc>
        <w:tc>
          <w:tcPr>
            <w:tcW w:w="560" w:type="pct"/>
          </w:tcPr>
          <w:p w14:paraId="34F9C855" w14:textId="77777777" w:rsidR="000A006E" w:rsidRPr="00A57119" w:rsidRDefault="000A006E" w:rsidP="006703EA">
            <w:pPr>
              <w:pStyle w:val="GOSTTablenorm"/>
              <w:rPr>
                <w:ins w:id="8692" w:author="Опаева Лидия Арашаевна" w:date="2025-10-02T17:05:00Z"/>
                <w:lang w:eastAsia="en-US"/>
              </w:rPr>
            </w:pPr>
            <w:ins w:id="8693" w:author="Опаева Лидия Арашаевна" w:date="2025-10-02T17:05:00Z">
              <w:r w:rsidRPr="00A57119">
                <w:t>Число</w:t>
              </w:r>
            </w:ins>
          </w:p>
        </w:tc>
        <w:tc>
          <w:tcPr>
            <w:tcW w:w="374" w:type="pct"/>
          </w:tcPr>
          <w:p w14:paraId="6D8735F3" w14:textId="77777777" w:rsidR="000A006E" w:rsidRPr="00A57119" w:rsidRDefault="000A006E" w:rsidP="006703EA">
            <w:pPr>
              <w:pStyle w:val="GOSTTablenorm"/>
              <w:rPr>
                <w:ins w:id="8694" w:author="Опаева Лидия Арашаевна" w:date="2025-10-02T17:05:00Z"/>
              </w:rPr>
            </w:pPr>
            <w:ins w:id="8695" w:author="Опаева Лидия Арашаевна" w:date="2025-10-02T17:05:00Z">
              <w:r w:rsidRPr="00A57119">
                <w:t>Да</w:t>
              </w:r>
            </w:ins>
          </w:p>
        </w:tc>
        <w:tc>
          <w:tcPr>
            <w:tcW w:w="374" w:type="pct"/>
          </w:tcPr>
          <w:p w14:paraId="772D99A5" w14:textId="77777777" w:rsidR="000A006E" w:rsidRPr="00A57119" w:rsidRDefault="000A006E" w:rsidP="006703EA">
            <w:pPr>
              <w:pStyle w:val="GOSTTablenorm"/>
              <w:rPr>
                <w:ins w:id="8696" w:author="Опаева Лидия Арашаевна" w:date="2025-10-02T17:05:00Z"/>
              </w:rPr>
            </w:pPr>
            <w:ins w:id="8697" w:author="Опаева Лидия Арашаевна" w:date="2025-10-02T17:05:00Z">
              <w:r w:rsidRPr="00A57119">
                <w:t>&lt;=5</w:t>
              </w:r>
            </w:ins>
          </w:p>
        </w:tc>
        <w:tc>
          <w:tcPr>
            <w:tcW w:w="1777" w:type="pct"/>
          </w:tcPr>
          <w:p w14:paraId="2B6C3E36" w14:textId="77777777" w:rsidR="000A006E" w:rsidRPr="00A57119" w:rsidRDefault="000A006E" w:rsidP="006703EA">
            <w:pPr>
              <w:pStyle w:val="GOSTTablenorm"/>
              <w:rPr>
                <w:ins w:id="8698" w:author="Опаева Лидия Арашаевна" w:date="2025-10-02T17:05:00Z"/>
              </w:rPr>
            </w:pPr>
            <w:ins w:id="8699" w:author="Опаева Лидия Арашаевна" w:date="2025-10-02T17:05:00Z">
              <w:r w:rsidRPr="00A57119">
                <w:t>Указывается порядковый номер строки</w:t>
              </w:r>
            </w:ins>
          </w:p>
        </w:tc>
      </w:tr>
      <w:tr w:rsidR="000A006E" w:rsidRPr="00A57119" w14:paraId="67D9914E" w14:textId="77777777" w:rsidTr="006703EA">
        <w:trPr>
          <w:ins w:id="8700" w:author="Опаева Лидия Арашаевна" w:date="2025-10-02T17:05:00Z"/>
        </w:trPr>
        <w:tc>
          <w:tcPr>
            <w:tcW w:w="1120" w:type="pct"/>
          </w:tcPr>
          <w:p w14:paraId="4FC16681" w14:textId="77777777" w:rsidR="000A006E" w:rsidRPr="00A57119" w:rsidRDefault="000A006E" w:rsidP="006703EA">
            <w:pPr>
              <w:pStyle w:val="GOSTTablenorm"/>
              <w:rPr>
                <w:ins w:id="8701" w:author="Опаева Лидия Арашаевна" w:date="2025-10-02T17:05:00Z"/>
              </w:rPr>
            </w:pPr>
            <w:ins w:id="8702" w:author="Опаева Лидия Арашаевна" w:date="2025-10-02T17:05:00Z">
              <w:r w:rsidRPr="00A57119">
                <w:t>Наименование операции</w:t>
              </w:r>
            </w:ins>
          </w:p>
        </w:tc>
        <w:tc>
          <w:tcPr>
            <w:tcW w:w="795" w:type="pct"/>
          </w:tcPr>
          <w:p w14:paraId="49864B63" w14:textId="77777777" w:rsidR="000A006E" w:rsidRPr="00A57119" w:rsidRDefault="000A006E" w:rsidP="006703EA">
            <w:pPr>
              <w:pStyle w:val="GOSTTablenorm"/>
              <w:rPr>
                <w:ins w:id="8703" w:author="Опаева Лидия Арашаевна" w:date="2025-10-02T17:05:00Z"/>
              </w:rPr>
            </w:pPr>
            <w:ins w:id="8704" w:author="Опаева Лидия Арашаевна" w:date="2025-10-02T17:05:00Z">
              <w:r w:rsidRPr="00B97E8E">
                <w:rPr>
                  <w:b/>
                  <w:lang w:val="en-US"/>
                </w:rPr>
                <w:t>T0504833</w:t>
              </w:r>
              <w:r w:rsidRPr="00B97E8E">
                <w:rPr>
                  <w:b/>
                </w:rPr>
                <w:t>:</w:t>
              </w:r>
              <w:r w:rsidRPr="00A57119">
                <w:t>NAME_O</w:t>
              </w:r>
            </w:ins>
          </w:p>
        </w:tc>
        <w:tc>
          <w:tcPr>
            <w:tcW w:w="560" w:type="pct"/>
          </w:tcPr>
          <w:p w14:paraId="4006FDB7" w14:textId="77777777" w:rsidR="000A006E" w:rsidRPr="00A57119" w:rsidRDefault="000A006E" w:rsidP="006703EA">
            <w:pPr>
              <w:pStyle w:val="GOSTTablenorm"/>
              <w:rPr>
                <w:ins w:id="8705" w:author="Опаева Лидия Арашаевна" w:date="2025-10-02T17:05:00Z"/>
                <w:lang w:eastAsia="en-US"/>
              </w:rPr>
            </w:pPr>
            <w:ins w:id="8706" w:author="Опаева Лидия Арашаевна" w:date="2025-10-02T17:05:00Z">
              <w:r w:rsidRPr="00A57119">
                <w:t>Строка</w:t>
              </w:r>
            </w:ins>
          </w:p>
        </w:tc>
        <w:tc>
          <w:tcPr>
            <w:tcW w:w="374" w:type="pct"/>
          </w:tcPr>
          <w:p w14:paraId="67402CC5" w14:textId="77777777" w:rsidR="000A006E" w:rsidRPr="00A57119" w:rsidRDefault="000A006E" w:rsidP="006703EA">
            <w:pPr>
              <w:pStyle w:val="GOSTTablenorm"/>
              <w:rPr>
                <w:ins w:id="8707" w:author="Опаева Лидия Арашаевна" w:date="2025-10-02T17:05:00Z"/>
              </w:rPr>
            </w:pPr>
            <w:ins w:id="8708" w:author="Опаева Лидия Арашаевна" w:date="2025-10-02T17:05:00Z">
              <w:r w:rsidRPr="00A57119">
                <w:t>Да</w:t>
              </w:r>
            </w:ins>
          </w:p>
        </w:tc>
        <w:tc>
          <w:tcPr>
            <w:tcW w:w="374" w:type="pct"/>
          </w:tcPr>
          <w:p w14:paraId="240272DC" w14:textId="77777777" w:rsidR="000A006E" w:rsidRPr="00A57119" w:rsidRDefault="000A006E" w:rsidP="006703EA">
            <w:pPr>
              <w:pStyle w:val="GOSTTablenorm"/>
              <w:rPr>
                <w:ins w:id="8709" w:author="Опаева Лидия Арашаевна" w:date="2025-10-02T17:05:00Z"/>
              </w:rPr>
            </w:pPr>
            <w:ins w:id="8710" w:author="Опаева Лидия Арашаевна" w:date="2025-10-02T17:05:00Z">
              <w:r w:rsidRPr="00A57119">
                <w:t>&lt;=2000</w:t>
              </w:r>
            </w:ins>
          </w:p>
        </w:tc>
        <w:tc>
          <w:tcPr>
            <w:tcW w:w="1777" w:type="pct"/>
          </w:tcPr>
          <w:p w14:paraId="0CFD2DFA" w14:textId="77777777" w:rsidR="000A006E" w:rsidRPr="00A57119" w:rsidRDefault="000A006E" w:rsidP="006703EA">
            <w:pPr>
              <w:pStyle w:val="GOSTTablenorm"/>
              <w:rPr>
                <w:ins w:id="8711" w:author="Опаева Лидия Арашаевна" w:date="2025-10-02T17:05:00Z"/>
              </w:rPr>
            </w:pPr>
            <w:ins w:id="8712" w:author="Опаева Лидия Арашаевна" w:date="2025-10-02T17:05:00Z">
              <w:r w:rsidRPr="00A57119">
                <w:t xml:space="preserve">Указывается произвольное наименование операции, может отсутствовать в справочнике «Наименования записей учета» в </w:t>
              </w:r>
              <w:r w:rsidRPr="00A57119">
                <w:rPr>
                  <w:lang w:val="en-US"/>
                </w:rPr>
                <w:t>SVAP</w:t>
              </w:r>
            </w:ins>
          </w:p>
        </w:tc>
      </w:tr>
      <w:tr w:rsidR="000A006E" w:rsidRPr="00A57119" w14:paraId="1655513A" w14:textId="77777777" w:rsidTr="006703EA">
        <w:trPr>
          <w:ins w:id="8713" w:author="Опаева Лидия Арашаевна" w:date="2025-10-02T17:05:00Z"/>
        </w:trPr>
        <w:tc>
          <w:tcPr>
            <w:tcW w:w="1120" w:type="pct"/>
          </w:tcPr>
          <w:p w14:paraId="20A85419" w14:textId="77777777" w:rsidR="000A006E" w:rsidRPr="00A57119" w:rsidRDefault="000A006E" w:rsidP="006703EA">
            <w:pPr>
              <w:pStyle w:val="GOSTTablenorm"/>
              <w:rPr>
                <w:ins w:id="8714" w:author="Опаева Лидия Арашаевна" w:date="2025-10-02T17:05:00Z"/>
              </w:rPr>
            </w:pPr>
            <w:ins w:id="8715" w:author="Опаева Лидия Арашаевна" w:date="2025-10-02T17:05:00Z">
              <w:r w:rsidRPr="00A57119">
                <w:t>Основание операции</w:t>
              </w:r>
            </w:ins>
          </w:p>
        </w:tc>
        <w:tc>
          <w:tcPr>
            <w:tcW w:w="795" w:type="pct"/>
          </w:tcPr>
          <w:p w14:paraId="74AF1919" w14:textId="77777777" w:rsidR="000A006E" w:rsidRPr="00A57119" w:rsidRDefault="000A006E" w:rsidP="006703EA">
            <w:pPr>
              <w:pStyle w:val="GOSTTablenorm"/>
              <w:rPr>
                <w:ins w:id="8716" w:author="Опаева Лидия Арашаевна" w:date="2025-10-02T17:05:00Z"/>
              </w:rPr>
            </w:pPr>
            <w:ins w:id="8717" w:author="Опаева Лидия Арашаевна" w:date="2025-10-02T17:05:00Z">
              <w:r w:rsidRPr="00B97E8E">
                <w:rPr>
                  <w:b/>
                </w:rPr>
                <w:t>T0504833:</w:t>
              </w:r>
              <w:r w:rsidRPr="00A57119">
                <w:t>NAME_O</w:t>
              </w:r>
              <w:r w:rsidRPr="00A57119">
                <w:rPr>
                  <w:lang w:val="en-US"/>
                </w:rPr>
                <w:t>O</w:t>
              </w:r>
            </w:ins>
          </w:p>
        </w:tc>
        <w:tc>
          <w:tcPr>
            <w:tcW w:w="560" w:type="pct"/>
          </w:tcPr>
          <w:p w14:paraId="7C62C200" w14:textId="77777777" w:rsidR="000A006E" w:rsidRPr="00A57119" w:rsidRDefault="000A006E" w:rsidP="006703EA">
            <w:pPr>
              <w:pStyle w:val="GOSTTablenorm"/>
              <w:rPr>
                <w:ins w:id="8718" w:author="Опаева Лидия Арашаевна" w:date="2025-10-02T17:05:00Z"/>
                <w:lang w:eastAsia="en-US"/>
              </w:rPr>
            </w:pPr>
            <w:ins w:id="8719" w:author="Опаева Лидия Арашаевна" w:date="2025-10-02T17:05:00Z">
              <w:r w:rsidRPr="00A57119">
                <w:t>Строка</w:t>
              </w:r>
            </w:ins>
          </w:p>
        </w:tc>
        <w:tc>
          <w:tcPr>
            <w:tcW w:w="374" w:type="pct"/>
          </w:tcPr>
          <w:p w14:paraId="73B965D2" w14:textId="77777777" w:rsidR="000A006E" w:rsidRPr="00A57119" w:rsidRDefault="000A006E" w:rsidP="006703EA">
            <w:pPr>
              <w:pStyle w:val="GOSTTablenorm"/>
              <w:rPr>
                <w:ins w:id="8720" w:author="Опаева Лидия Арашаевна" w:date="2025-10-02T17:05:00Z"/>
              </w:rPr>
            </w:pPr>
            <w:ins w:id="8721" w:author="Опаева Лидия Арашаевна" w:date="2025-10-02T17:05:00Z">
              <w:r w:rsidRPr="00A57119">
                <w:t>Да</w:t>
              </w:r>
            </w:ins>
          </w:p>
        </w:tc>
        <w:tc>
          <w:tcPr>
            <w:tcW w:w="374" w:type="pct"/>
          </w:tcPr>
          <w:p w14:paraId="2A8411D1" w14:textId="77777777" w:rsidR="000A006E" w:rsidRPr="00A57119" w:rsidRDefault="000A006E" w:rsidP="006703EA">
            <w:pPr>
              <w:pStyle w:val="GOSTTablenorm"/>
              <w:rPr>
                <w:ins w:id="8722" w:author="Опаева Лидия Арашаевна" w:date="2025-10-02T17:05:00Z"/>
              </w:rPr>
            </w:pPr>
            <w:ins w:id="8723" w:author="Опаева Лидия Арашаевна" w:date="2025-10-02T17:05:00Z">
              <w:r w:rsidRPr="00A57119">
                <w:t>&lt;=2000</w:t>
              </w:r>
            </w:ins>
          </w:p>
        </w:tc>
        <w:tc>
          <w:tcPr>
            <w:tcW w:w="1777" w:type="pct"/>
          </w:tcPr>
          <w:p w14:paraId="27AC4164" w14:textId="77777777" w:rsidR="000A006E" w:rsidRPr="00A57119" w:rsidRDefault="000A006E" w:rsidP="006703EA">
            <w:pPr>
              <w:pStyle w:val="GOSTTablenorm"/>
              <w:rPr>
                <w:ins w:id="8724" w:author="Опаева Лидия Арашаевна" w:date="2025-10-02T17:05:00Z"/>
              </w:rPr>
            </w:pPr>
            <w:ins w:id="8725" w:author="Опаева Лидия Арашаевна" w:date="2025-10-02T17:05:00Z">
              <w:r w:rsidRPr="00A57119">
                <w:t>Указывается основание для проведения операции (произвольный текст)</w:t>
              </w:r>
            </w:ins>
          </w:p>
        </w:tc>
      </w:tr>
      <w:tr w:rsidR="000A006E" w:rsidRPr="00A57119" w14:paraId="333FE6C5" w14:textId="77777777" w:rsidTr="006703EA">
        <w:trPr>
          <w:ins w:id="8726" w:author="Опаева Лидия Арашаевна" w:date="2025-10-02T17:05:00Z"/>
        </w:trPr>
        <w:tc>
          <w:tcPr>
            <w:tcW w:w="1120" w:type="pct"/>
          </w:tcPr>
          <w:p w14:paraId="6219E4E0" w14:textId="77777777" w:rsidR="000A006E" w:rsidRPr="00A57119" w:rsidRDefault="000A006E" w:rsidP="006703EA">
            <w:pPr>
              <w:pStyle w:val="GOSTTablenorm"/>
              <w:rPr>
                <w:ins w:id="8727" w:author="Опаева Лидия Арашаевна" w:date="2025-10-02T17:05:00Z"/>
              </w:rPr>
            </w:pPr>
            <w:ins w:id="8728" w:author="Опаева Лидия Арашаевна" w:date="2025-10-02T17:05:00Z">
              <w:r w:rsidRPr="00A57119">
                <w:t>Сумма в валюте документа</w:t>
              </w:r>
            </w:ins>
          </w:p>
        </w:tc>
        <w:tc>
          <w:tcPr>
            <w:tcW w:w="795" w:type="pct"/>
          </w:tcPr>
          <w:p w14:paraId="166E582B" w14:textId="77777777" w:rsidR="000A006E" w:rsidRPr="00A57119" w:rsidRDefault="000A006E" w:rsidP="006703EA">
            <w:pPr>
              <w:pStyle w:val="GOSTTablenorm"/>
              <w:rPr>
                <w:ins w:id="8729" w:author="Опаева Лидия Арашаевна" w:date="2025-10-02T17:05:00Z"/>
              </w:rPr>
            </w:pPr>
            <w:ins w:id="8730" w:author="Опаева Лидия Арашаевна" w:date="2025-10-02T17:05:00Z">
              <w:r w:rsidRPr="00B97E8E">
                <w:rPr>
                  <w:b/>
                </w:rPr>
                <w:t>T0504833:</w:t>
              </w:r>
              <w:r w:rsidRPr="00A57119">
                <w:t>SUMM</w:t>
              </w:r>
            </w:ins>
          </w:p>
        </w:tc>
        <w:tc>
          <w:tcPr>
            <w:tcW w:w="560" w:type="pct"/>
          </w:tcPr>
          <w:p w14:paraId="22392797" w14:textId="77777777" w:rsidR="000A006E" w:rsidRPr="00A57119" w:rsidRDefault="000A006E" w:rsidP="006703EA">
            <w:pPr>
              <w:pStyle w:val="GOSTTablenorm"/>
              <w:rPr>
                <w:ins w:id="8731" w:author="Опаева Лидия Арашаевна" w:date="2025-10-02T17:05:00Z"/>
                <w:lang w:eastAsia="en-US"/>
              </w:rPr>
            </w:pPr>
            <w:ins w:id="8732" w:author="Опаева Лидия Арашаевна" w:date="2025-10-02T17:05:00Z">
              <w:r w:rsidRPr="00A57119">
                <w:t>Сумма</w:t>
              </w:r>
            </w:ins>
          </w:p>
        </w:tc>
        <w:tc>
          <w:tcPr>
            <w:tcW w:w="374" w:type="pct"/>
          </w:tcPr>
          <w:p w14:paraId="05B087A7" w14:textId="77777777" w:rsidR="000A006E" w:rsidRPr="00A57119" w:rsidRDefault="000A006E" w:rsidP="006703EA">
            <w:pPr>
              <w:pStyle w:val="GOSTTablenorm"/>
              <w:rPr>
                <w:ins w:id="8733" w:author="Опаева Лидия Арашаевна" w:date="2025-10-02T17:05:00Z"/>
              </w:rPr>
            </w:pPr>
            <w:ins w:id="8734" w:author="Опаева Лидия Арашаевна" w:date="2025-10-02T17:05:00Z">
              <w:r w:rsidRPr="00A57119">
                <w:t>Да</w:t>
              </w:r>
            </w:ins>
          </w:p>
        </w:tc>
        <w:tc>
          <w:tcPr>
            <w:tcW w:w="374" w:type="pct"/>
          </w:tcPr>
          <w:p w14:paraId="6050C332" w14:textId="77777777" w:rsidR="000A006E" w:rsidRPr="00A57119" w:rsidRDefault="000A006E" w:rsidP="006703EA">
            <w:pPr>
              <w:pStyle w:val="GOSTTablenorm"/>
              <w:rPr>
                <w:ins w:id="8735" w:author="Опаева Лидия Арашаевна" w:date="2025-10-02T17:05:00Z"/>
              </w:rPr>
            </w:pPr>
          </w:p>
        </w:tc>
        <w:tc>
          <w:tcPr>
            <w:tcW w:w="1777" w:type="pct"/>
          </w:tcPr>
          <w:p w14:paraId="155D317B" w14:textId="77777777" w:rsidR="000A006E" w:rsidRPr="00A57119" w:rsidRDefault="000A006E" w:rsidP="006703EA">
            <w:pPr>
              <w:pStyle w:val="GOSTTablenorm"/>
              <w:rPr>
                <w:ins w:id="8736" w:author="Опаева Лидия Арашаевна" w:date="2025-10-02T17:05:00Z"/>
              </w:rPr>
            </w:pPr>
            <w:ins w:id="8737" w:author="Опаева Лидия Арашаевна" w:date="2025-10-02T17:05:00Z">
              <w:r w:rsidRPr="00A57119">
                <w:t xml:space="preserve">Сумма передается в единицах валюты, указанной в параметре TtlPrt_CdCrr, с </w:t>
              </w:r>
              <w:r>
                <w:t>точностью 2 знака после запятой</w:t>
              </w:r>
            </w:ins>
          </w:p>
        </w:tc>
      </w:tr>
      <w:tr w:rsidR="000A006E" w:rsidRPr="00A57119" w14:paraId="17A0CB62" w14:textId="77777777" w:rsidTr="006703EA">
        <w:trPr>
          <w:ins w:id="8738" w:author="Опаева Лидия Арашаевна" w:date="2025-10-02T17:05:00Z"/>
        </w:trPr>
        <w:tc>
          <w:tcPr>
            <w:tcW w:w="1120" w:type="pct"/>
          </w:tcPr>
          <w:p w14:paraId="3584D80D" w14:textId="77777777" w:rsidR="000A006E" w:rsidRPr="00A57119" w:rsidRDefault="000A006E" w:rsidP="006703EA">
            <w:pPr>
              <w:pStyle w:val="GOSTTablenorm"/>
              <w:rPr>
                <w:ins w:id="8739" w:author="Опаева Лидия Арашаевна" w:date="2025-10-02T17:05:00Z"/>
              </w:rPr>
            </w:pPr>
            <w:ins w:id="8740" w:author="Опаева Лидия Арашаевна" w:date="2025-10-02T17:05:00Z">
              <w:r w:rsidRPr="00A57119">
                <w:t>Учетная сумма</w:t>
              </w:r>
            </w:ins>
          </w:p>
        </w:tc>
        <w:tc>
          <w:tcPr>
            <w:tcW w:w="795" w:type="pct"/>
          </w:tcPr>
          <w:p w14:paraId="44614550" w14:textId="77777777" w:rsidR="000A006E" w:rsidRPr="00A57119" w:rsidRDefault="000A006E" w:rsidP="006703EA">
            <w:pPr>
              <w:pStyle w:val="GOSTTablenorm"/>
              <w:rPr>
                <w:ins w:id="8741" w:author="Опаева Лидия Арашаевна" w:date="2025-10-02T17:05:00Z"/>
              </w:rPr>
            </w:pPr>
            <w:ins w:id="8742" w:author="Опаева Лидия Арашаевна" w:date="2025-10-02T17:05:00Z">
              <w:r w:rsidRPr="00B97E8E">
                <w:rPr>
                  <w:b/>
                </w:rPr>
                <w:t>T0504833:</w:t>
              </w:r>
              <w:r w:rsidRPr="00A57119">
                <w:t>RgSUMM</w:t>
              </w:r>
            </w:ins>
          </w:p>
        </w:tc>
        <w:tc>
          <w:tcPr>
            <w:tcW w:w="560" w:type="pct"/>
          </w:tcPr>
          <w:p w14:paraId="62ACD8B0" w14:textId="77777777" w:rsidR="000A006E" w:rsidRPr="00A57119" w:rsidRDefault="000A006E" w:rsidP="006703EA">
            <w:pPr>
              <w:pStyle w:val="GOSTTablenorm"/>
              <w:rPr>
                <w:ins w:id="8743" w:author="Опаева Лидия Арашаевна" w:date="2025-10-02T17:05:00Z"/>
                <w:lang w:eastAsia="en-US"/>
              </w:rPr>
            </w:pPr>
            <w:ins w:id="8744" w:author="Опаева Лидия Арашаевна" w:date="2025-10-02T17:05:00Z">
              <w:r w:rsidRPr="00A57119">
                <w:t>Сумма</w:t>
              </w:r>
            </w:ins>
          </w:p>
        </w:tc>
        <w:tc>
          <w:tcPr>
            <w:tcW w:w="374" w:type="pct"/>
          </w:tcPr>
          <w:p w14:paraId="1C01D4D8" w14:textId="77777777" w:rsidR="000A006E" w:rsidRPr="00A57119" w:rsidRDefault="000A006E" w:rsidP="006703EA">
            <w:pPr>
              <w:pStyle w:val="GOSTTablenorm"/>
              <w:rPr>
                <w:ins w:id="8745" w:author="Опаева Лидия Арашаевна" w:date="2025-10-02T17:05:00Z"/>
              </w:rPr>
            </w:pPr>
            <w:ins w:id="8746" w:author="Опаева Лидия Арашаевна" w:date="2025-10-02T17:05:00Z">
              <w:r w:rsidRPr="00A57119">
                <w:t>Да</w:t>
              </w:r>
            </w:ins>
          </w:p>
        </w:tc>
        <w:tc>
          <w:tcPr>
            <w:tcW w:w="374" w:type="pct"/>
          </w:tcPr>
          <w:p w14:paraId="0D4F3472" w14:textId="77777777" w:rsidR="000A006E" w:rsidRPr="00A57119" w:rsidRDefault="000A006E" w:rsidP="006703EA">
            <w:pPr>
              <w:pStyle w:val="GOSTTablenorm"/>
              <w:rPr>
                <w:ins w:id="8747" w:author="Опаева Лидия Арашаевна" w:date="2025-10-02T17:05:00Z"/>
              </w:rPr>
            </w:pPr>
          </w:p>
        </w:tc>
        <w:tc>
          <w:tcPr>
            <w:tcW w:w="1777" w:type="pct"/>
          </w:tcPr>
          <w:p w14:paraId="329BA1F4" w14:textId="77777777" w:rsidR="000A006E" w:rsidRPr="00A57119" w:rsidRDefault="000A006E" w:rsidP="006703EA">
            <w:pPr>
              <w:pStyle w:val="GOSTTablenorm"/>
              <w:rPr>
                <w:ins w:id="8748" w:author="Опаева Лидия Арашаевна" w:date="2025-10-02T17:05:00Z"/>
              </w:rPr>
            </w:pPr>
            <w:ins w:id="8749" w:author="Опаева Лидия Арашаевна" w:date="2025-10-02T17:05:00Z">
              <w:r w:rsidRPr="00A57119">
                <w:t>Сумма передается в единицах валюты учета (в рублях) с точностью 2 знака после запято</w:t>
              </w:r>
              <w:r>
                <w:t>й</w:t>
              </w:r>
            </w:ins>
          </w:p>
        </w:tc>
      </w:tr>
      <w:tr w:rsidR="000A006E" w:rsidRPr="00A57119" w14:paraId="6E1BD154" w14:textId="77777777" w:rsidTr="006703EA">
        <w:trPr>
          <w:ins w:id="8750" w:author="Опаева Лидия Арашаевна" w:date="2025-10-02T17:05:00Z"/>
        </w:trPr>
        <w:tc>
          <w:tcPr>
            <w:tcW w:w="1120" w:type="pct"/>
          </w:tcPr>
          <w:p w14:paraId="0EA73BDB" w14:textId="77777777" w:rsidR="000A006E" w:rsidRPr="00A57119" w:rsidRDefault="000A006E" w:rsidP="006703EA">
            <w:pPr>
              <w:pStyle w:val="GOSTTablenorm"/>
              <w:rPr>
                <w:ins w:id="8751" w:author="Опаева Лидия Арашаевна" w:date="2025-10-02T17:05:00Z"/>
              </w:rPr>
            </w:pPr>
            <w:ins w:id="8752" w:author="Опаева Лидия Арашаевна" w:date="2025-10-02T17:05:00Z">
              <w:r w:rsidRPr="00A57119">
                <w:t>Счет Дт</w:t>
              </w:r>
            </w:ins>
          </w:p>
        </w:tc>
        <w:tc>
          <w:tcPr>
            <w:tcW w:w="795" w:type="pct"/>
          </w:tcPr>
          <w:p w14:paraId="40AFFE73" w14:textId="77777777" w:rsidR="000A006E" w:rsidRPr="00A57119" w:rsidRDefault="000A006E" w:rsidP="006703EA">
            <w:pPr>
              <w:pStyle w:val="GOSTTablenorm"/>
              <w:rPr>
                <w:ins w:id="8753" w:author="Опаева Лидия Арашаевна" w:date="2025-10-02T17:05:00Z"/>
              </w:rPr>
            </w:pPr>
            <w:ins w:id="8754" w:author="Опаева Лидия Арашаевна" w:date="2025-10-02T17:05:00Z">
              <w:r w:rsidRPr="00B97E8E">
                <w:rPr>
                  <w:b/>
                </w:rPr>
                <w:t>T0504833:</w:t>
              </w:r>
              <w:r w:rsidRPr="00A57119">
                <w:t>DT_ACCOUNT</w:t>
              </w:r>
            </w:ins>
          </w:p>
        </w:tc>
        <w:tc>
          <w:tcPr>
            <w:tcW w:w="560" w:type="pct"/>
          </w:tcPr>
          <w:p w14:paraId="3AC15CF7" w14:textId="77777777" w:rsidR="000A006E" w:rsidRPr="00A57119" w:rsidRDefault="000A006E" w:rsidP="006703EA">
            <w:pPr>
              <w:pStyle w:val="GOSTTablenorm"/>
              <w:rPr>
                <w:ins w:id="8755" w:author="Опаева Лидия Арашаевна" w:date="2025-10-02T17:05:00Z"/>
                <w:lang w:eastAsia="en-US"/>
              </w:rPr>
            </w:pPr>
            <w:ins w:id="8756" w:author="Опаева Лидия Арашаевна" w:date="2025-10-02T17:05:00Z">
              <w:r w:rsidRPr="00A57119">
                <w:t>Строка</w:t>
              </w:r>
            </w:ins>
          </w:p>
        </w:tc>
        <w:tc>
          <w:tcPr>
            <w:tcW w:w="374" w:type="pct"/>
          </w:tcPr>
          <w:p w14:paraId="27184BBF" w14:textId="77777777" w:rsidR="000A006E" w:rsidRPr="00A57119" w:rsidRDefault="000A006E" w:rsidP="006703EA">
            <w:pPr>
              <w:pStyle w:val="GOSTTablenorm"/>
              <w:rPr>
                <w:ins w:id="8757" w:author="Опаева Лидия Арашаевна" w:date="2025-10-02T17:05:00Z"/>
              </w:rPr>
            </w:pPr>
            <w:ins w:id="8758" w:author="Опаева Лидия Арашаевна" w:date="2025-10-02T17:05:00Z">
              <w:r w:rsidRPr="00A57119">
                <w:t>Да</w:t>
              </w:r>
            </w:ins>
          </w:p>
        </w:tc>
        <w:tc>
          <w:tcPr>
            <w:tcW w:w="374" w:type="pct"/>
          </w:tcPr>
          <w:p w14:paraId="6A1E93F5" w14:textId="77777777" w:rsidR="000A006E" w:rsidRPr="00A57119" w:rsidRDefault="000A006E" w:rsidP="006703EA">
            <w:pPr>
              <w:pStyle w:val="GOSTTablenorm"/>
              <w:rPr>
                <w:ins w:id="8759" w:author="Опаева Лидия Арашаевна" w:date="2025-10-02T17:05:00Z"/>
              </w:rPr>
            </w:pPr>
            <w:ins w:id="8760" w:author="Опаева Лидия Арашаевна" w:date="2025-10-02T17:05:00Z">
              <w:r w:rsidRPr="00A57119">
                <w:rPr>
                  <w:lang w:val="en-US"/>
                </w:rPr>
                <w:t>&lt;</w:t>
              </w:r>
              <w:r w:rsidRPr="00A57119">
                <w:t>=5</w:t>
              </w:r>
            </w:ins>
          </w:p>
        </w:tc>
        <w:tc>
          <w:tcPr>
            <w:tcW w:w="1777" w:type="pct"/>
          </w:tcPr>
          <w:p w14:paraId="321F1956" w14:textId="77777777" w:rsidR="000A006E" w:rsidRPr="00A57119" w:rsidRDefault="000A006E" w:rsidP="006703EA">
            <w:pPr>
              <w:pStyle w:val="GOSTTablenorm"/>
              <w:rPr>
                <w:ins w:id="8761" w:author="Опаева Лидия Арашаевна" w:date="2025-10-02T17:05:00Z"/>
              </w:rPr>
            </w:pPr>
            <w:ins w:id="8762" w:author="Опаева Лидия Арашаевна" w:date="2025-10-02T17:05:00Z">
              <w:r w:rsidRPr="00A57119">
                <w:t xml:space="preserve">Указывается код счета казначейского учета (номер забалансового счета) в соответствии со справочником «План счетов» в </w:t>
              </w:r>
              <w:r w:rsidRPr="00A57119">
                <w:rPr>
                  <w:lang w:val="en-US"/>
                </w:rPr>
                <w:t>SVAP</w:t>
              </w:r>
              <w:r w:rsidRPr="00A57119">
                <w:t xml:space="preserve"> для о</w:t>
              </w:r>
              <w:r>
                <w:t>тражения по дебету записи учета</w:t>
              </w:r>
            </w:ins>
          </w:p>
        </w:tc>
      </w:tr>
      <w:tr w:rsidR="000A006E" w:rsidRPr="00A57119" w14:paraId="4777A1A7" w14:textId="77777777" w:rsidTr="006703EA">
        <w:trPr>
          <w:ins w:id="8763" w:author="Опаева Лидия Арашаевна" w:date="2025-10-02T17:05:00Z"/>
        </w:trPr>
        <w:tc>
          <w:tcPr>
            <w:tcW w:w="1120" w:type="pct"/>
          </w:tcPr>
          <w:p w14:paraId="3C3A8298" w14:textId="77777777" w:rsidR="000A006E" w:rsidRPr="00A57119" w:rsidRDefault="000A006E" w:rsidP="006703EA">
            <w:pPr>
              <w:pStyle w:val="GOSTTablenorm"/>
              <w:rPr>
                <w:ins w:id="8764" w:author="Опаева Лидия Арашаевна" w:date="2025-10-02T17:05:00Z"/>
              </w:rPr>
            </w:pPr>
            <w:ins w:id="8765" w:author="Опаева Лидия Арашаевна" w:date="2025-10-02T17:05:00Z">
              <w:r w:rsidRPr="00A57119">
                <w:t>ОКТМО КС Дт</w:t>
              </w:r>
            </w:ins>
          </w:p>
        </w:tc>
        <w:tc>
          <w:tcPr>
            <w:tcW w:w="795" w:type="pct"/>
          </w:tcPr>
          <w:p w14:paraId="2BB0DD75" w14:textId="77777777" w:rsidR="000A006E" w:rsidRPr="00A57119" w:rsidRDefault="000A006E" w:rsidP="006703EA">
            <w:pPr>
              <w:pStyle w:val="GOSTTablenorm"/>
              <w:rPr>
                <w:ins w:id="8766" w:author="Опаева Лидия Арашаевна" w:date="2025-10-02T17:05:00Z"/>
              </w:rPr>
            </w:pPr>
            <w:ins w:id="8767" w:author="Опаева Лидия Арашаевна" w:date="2025-10-02T17:05:00Z">
              <w:r w:rsidRPr="00B97E8E">
                <w:rPr>
                  <w:b/>
                </w:rPr>
                <w:t>T0504833:</w:t>
              </w:r>
              <w:r w:rsidRPr="00A57119">
                <w:t>DT_OKTMOKS</w:t>
              </w:r>
            </w:ins>
          </w:p>
        </w:tc>
        <w:tc>
          <w:tcPr>
            <w:tcW w:w="560" w:type="pct"/>
          </w:tcPr>
          <w:p w14:paraId="3B2C9BFC" w14:textId="77777777" w:rsidR="000A006E" w:rsidRPr="00A57119" w:rsidRDefault="000A006E" w:rsidP="006703EA">
            <w:pPr>
              <w:pStyle w:val="GOSTTablenorm"/>
              <w:rPr>
                <w:ins w:id="8768" w:author="Опаева Лидия Арашаевна" w:date="2025-10-02T17:05:00Z"/>
                <w:lang w:eastAsia="en-US"/>
              </w:rPr>
            </w:pPr>
            <w:ins w:id="8769" w:author="Опаева Лидия Арашаевна" w:date="2025-10-02T17:05:00Z">
              <w:r w:rsidRPr="00A57119">
                <w:t>Строка</w:t>
              </w:r>
            </w:ins>
          </w:p>
        </w:tc>
        <w:tc>
          <w:tcPr>
            <w:tcW w:w="374" w:type="pct"/>
          </w:tcPr>
          <w:p w14:paraId="3968DB27" w14:textId="77777777" w:rsidR="000A006E" w:rsidRPr="00A57119" w:rsidRDefault="000A006E" w:rsidP="006703EA">
            <w:pPr>
              <w:pStyle w:val="GOSTTablenorm"/>
              <w:rPr>
                <w:ins w:id="8770" w:author="Опаева Лидия Арашаевна" w:date="2025-10-02T17:05:00Z"/>
              </w:rPr>
            </w:pPr>
            <w:ins w:id="8771" w:author="Опаева Лидия Арашаевна" w:date="2025-10-02T17:05:00Z">
              <w:r w:rsidRPr="00A57119">
                <w:t>Да</w:t>
              </w:r>
            </w:ins>
          </w:p>
        </w:tc>
        <w:tc>
          <w:tcPr>
            <w:tcW w:w="374" w:type="pct"/>
          </w:tcPr>
          <w:p w14:paraId="06AC4163" w14:textId="77777777" w:rsidR="000A006E" w:rsidRPr="00A57119" w:rsidRDefault="000A006E" w:rsidP="006703EA">
            <w:pPr>
              <w:pStyle w:val="GOSTTablenorm"/>
              <w:rPr>
                <w:ins w:id="8772" w:author="Опаева Лидия Арашаевна" w:date="2025-10-02T17:05:00Z"/>
              </w:rPr>
            </w:pPr>
            <w:ins w:id="8773" w:author="Опаева Лидия Арашаевна" w:date="2025-10-02T17:05:00Z">
              <w:r w:rsidRPr="00A57119">
                <w:t>&lt;=8</w:t>
              </w:r>
            </w:ins>
          </w:p>
        </w:tc>
        <w:tc>
          <w:tcPr>
            <w:tcW w:w="1777" w:type="pct"/>
          </w:tcPr>
          <w:p w14:paraId="19551AC1" w14:textId="77777777" w:rsidR="000A006E" w:rsidRPr="00A57119" w:rsidRDefault="000A006E" w:rsidP="006703EA">
            <w:pPr>
              <w:pStyle w:val="GOSTTablenorm"/>
              <w:rPr>
                <w:ins w:id="8774" w:author="Опаева Лидия Арашаевна" w:date="2025-10-02T17:05:00Z"/>
              </w:rPr>
            </w:pPr>
            <w:ins w:id="8775" w:author="Опаева Лидия Арашаевна" w:date="2025-10-02T17:05:00Z">
              <w:r w:rsidRPr="00A57119">
                <w:t>Указывается значение аналитического признака «ОКТМО КС» (код по ОКТМО казначейского счета) для отражения по дебету записи аналитического учета.</w:t>
              </w:r>
            </w:ins>
          </w:p>
          <w:p w14:paraId="70F022E5" w14:textId="77777777" w:rsidR="000A006E" w:rsidRPr="00A57119" w:rsidRDefault="000A006E" w:rsidP="006703EA">
            <w:pPr>
              <w:pStyle w:val="GOSTTablenorm"/>
              <w:rPr>
                <w:ins w:id="8776" w:author="Опаева Лидия Арашаевна" w:date="2025-10-02T17:05:00Z"/>
              </w:rPr>
            </w:pPr>
            <w:ins w:id="8777" w:author="Опаева Лидия Арашаевна" w:date="2025-10-02T17:05:00Z">
              <w:r w:rsidRPr="00A57119">
                <w:t>Допускается заполнение прочерком</w:t>
              </w:r>
            </w:ins>
          </w:p>
        </w:tc>
      </w:tr>
      <w:tr w:rsidR="000A006E" w:rsidRPr="00A57119" w14:paraId="1C83628F" w14:textId="77777777" w:rsidTr="006703EA">
        <w:trPr>
          <w:ins w:id="8778" w:author="Опаева Лидия Арашаевна" w:date="2025-10-02T17:05:00Z"/>
        </w:trPr>
        <w:tc>
          <w:tcPr>
            <w:tcW w:w="1120" w:type="pct"/>
          </w:tcPr>
          <w:p w14:paraId="53816440" w14:textId="77777777" w:rsidR="000A006E" w:rsidRPr="00A57119" w:rsidRDefault="000A006E" w:rsidP="006703EA">
            <w:pPr>
              <w:pStyle w:val="GOSTTablenorm"/>
              <w:rPr>
                <w:ins w:id="8779" w:author="Опаева Лидия Арашаевна" w:date="2025-10-02T17:05:00Z"/>
              </w:rPr>
            </w:pPr>
            <w:ins w:id="8780" w:author="Опаева Лидия Арашаевна" w:date="2025-10-02T17:05:00Z">
              <w:r w:rsidRPr="00A57119">
                <w:t>ЛС Дт</w:t>
              </w:r>
            </w:ins>
          </w:p>
        </w:tc>
        <w:tc>
          <w:tcPr>
            <w:tcW w:w="795" w:type="pct"/>
          </w:tcPr>
          <w:p w14:paraId="25EFCA43" w14:textId="77777777" w:rsidR="000A006E" w:rsidRPr="00A57119" w:rsidRDefault="000A006E" w:rsidP="006703EA">
            <w:pPr>
              <w:pStyle w:val="GOSTTablenorm"/>
              <w:rPr>
                <w:ins w:id="8781" w:author="Опаева Лидия Арашаевна" w:date="2025-10-02T17:05:00Z"/>
              </w:rPr>
            </w:pPr>
            <w:ins w:id="8782" w:author="Опаева Лидия Арашаевна" w:date="2025-10-02T17:05:00Z">
              <w:r w:rsidRPr="00B97E8E">
                <w:rPr>
                  <w:b/>
                </w:rPr>
                <w:t>T0504833:</w:t>
              </w:r>
              <w:r w:rsidRPr="00A57119">
                <w:rPr>
                  <w:lang w:val="en-US"/>
                </w:rPr>
                <w:t>D</w:t>
              </w:r>
              <w:r w:rsidRPr="00A57119">
                <w:t>T_LS</w:t>
              </w:r>
            </w:ins>
          </w:p>
        </w:tc>
        <w:tc>
          <w:tcPr>
            <w:tcW w:w="560" w:type="pct"/>
          </w:tcPr>
          <w:p w14:paraId="7B2F2C1A" w14:textId="77777777" w:rsidR="000A006E" w:rsidRPr="00A57119" w:rsidRDefault="000A006E" w:rsidP="006703EA">
            <w:pPr>
              <w:pStyle w:val="GOSTTablenorm"/>
              <w:rPr>
                <w:ins w:id="8783" w:author="Опаева Лидия Арашаевна" w:date="2025-10-02T17:05:00Z"/>
                <w:lang w:eastAsia="en-US"/>
              </w:rPr>
            </w:pPr>
            <w:ins w:id="8784" w:author="Опаева Лидия Арашаевна" w:date="2025-10-02T17:05:00Z">
              <w:r w:rsidRPr="00A57119">
                <w:t>Строка</w:t>
              </w:r>
            </w:ins>
          </w:p>
        </w:tc>
        <w:tc>
          <w:tcPr>
            <w:tcW w:w="374" w:type="pct"/>
          </w:tcPr>
          <w:p w14:paraId="5BBBD163" w14:textId="77777777" w:rsidR="000A006E" w:rsidRPr="00A57119" w:rsidRDefault="000A006E" w:rsidP="006703EA">
            <w:pPr>
              <w:pStyle w:val="GOSTTablenorm"/>
              <w:rPr>
                <w:ins w:id="8785" w:author="Опаева Лидия Арашаевна" w:date="2025-10-02T17:05:00Z"/>
              </w:rPr>
            </w:pPr>
            <w:ins w:id="8786" w:author="Опаева Лидия Арашаевна" w:date="2025-10-02T17:05:00Z">
              <w:r w:rsidRPr="00A57119">
                <w:t>Да</w:t>
              </w:r>
            </w:ins>
          </w:p>
        </w:tc>
        <w:tc>
          <w:tcPr>
            <w:tcW w:w="374" w:type="pct"/>
          </w:tcPr>
          <w:p w14:paraId="4F5CAB31" w14:textId="77777777" w:rsidR="000A006E" w:rsidRPr="00A57119" w:rsidRDefault="000A006E" w:rsidP="006703EA">
            <w:pPr>
              <w:pStyle w:val="GOSTTablenorm"/>
              <w:rPr>
                <w:ins w:id="8787" w:author="Опаева Лидия Арашаевна" w:date="2025-10-02T17:05:00Z"/>
              </w:rPr>
            </w:pPr>
            <w:ins w:id="8788" w:author="Опаева Лидия Арашаевна" w:date="2025-10-02T17:05:00Z">
              <w:r w:rsidRPr="00A57119">
                <w:t>&lt;=11</w:t>
              </w:r>
            </w:ins>
          </w:p>
        </w:tc>
        <w:tc>
          <w:tcPr>
            <w:tcW w:w="1777" w:type="pct"/>
          </w:tcPr>
          <w:p w14:paraId="312043AE" w14:textId="77777777" w:rsidR="000A006E" w:rsidRPr="00A57119" w:rsidRDefault="000A006E" w:rsidP="006703EA">
            <w:pPr>
              <w:pStyle w:val="GOSTTablenorm"/>
              <w:rPr>
                <w:ins w:id="8789" w:author="Опаева Лидия Арашаевна" w:date="2025-10-02T17:05:00Z"/>
              </w:rPr>
            </w:pPr>
            <w:ins w:id="8790" w:author="Опаева Лидия Арашаевна" w:date="2025-10-02T17:05:00Z">
              <w:r w:rsidRPr="00A57119">
                <w:t xml:space="preserve">Указывается значение аналитического признака «ЛС» </w:t>
              </w:r>
              <w:r w:rsidRPr="00A57119">
                <w:lastRenderedPageBreak/>
                <w:t>для отражения по дебету записи аналитического учета.</w:t>
              </w:r>
            </w:ins>
          </w:p>
          <w:p w14:paraId="3DD12BA0" w14:textId="77777777" w:rsidR="000A006E" w:rsidRPr="00A57119" w:rsidRDefault="000A006E" w:rsidP="006703EA">
            <w:pPr>
              <w:pStyle w:val="GOSTTablenorm"/>
              <w:rPr>
                <w:ins w:id="8791" w:author="Опаева Лидия Арашаевна" w:date="2025-10-02T17:05:00Z"/>
              </w:rPr>
            </w:pPr>
            <w:ins w:id="8792" w:author="Опаева Лидия Арашаевна" w:date="2025-10-02T17:05:00Z">
              <w:r w:rsidRPr="00A57119">
                <w:t>Допускается заполнение прочерком</w:t>
              </w:r>
            </w:ins>
          </w:p>
        </w:tc>
      </w:tr>
      <w:tr w:rsidR="000A006E" w:rsidRPr="00A57119" w14:paraId="5FE969DA" w14:textId="77777777" w:rsidTr="006703EA">
        <w:trPr>
          <w:ins w:id="8793" w:author="Опаева Лидия Арашаевна" w:date="2025-10-02T17:05:00Z"/>
        </w:trPr>
        <w:tc>
          <w:tcPr>
            <w:tcW w:w="1120" w:type="pct"/>
          </w:tcPr>
          <w:p w14:paraId="7768BBB9" w14:textId="77777777" w:rsidR="000A006E" w:rsidRPr="00A57119" w:rsidRDefault="000A006E" w:rsidP="006703EA">
            <w:pPr>
              <w:pStyle w:val="GOSTTablenorm"/>
              <w:rPr>
                <w:ins w:id="8794" w:author="Опаева Лидия Арашаевна" w:date="2025-10-02T17:05:00Z"/>
              </w:rPr>
            </w:pPr>
            <w:ins w:id="8795" w:author="Опаева Лидия Арашаевна" w:date="2025-10-02T17:05:00Z">
              <w:r w:rsidRPr="00A57119">
                <w:lastRenderedPageBreak/>
                <w:t>Аналитический код СКУ Дт</w:t>
              </w:r>
            </w:ins>
          </w:p>
        </w:tc>
        <w:tc>
          <w:tcPr>
            <w:tcW w:w="795" w:type="pct"/>
          </w:tcPr>
          <w:p w14:paraId="07F695C2" w14:textId="77777777" w:rsidR="000A006E" w:rsidRPr="00A57119" w:rsidRDefault="000A006E" w:rsidP="006703EA">
            <w:pPr>
              <w:pStyle w:val="GOSTTablenorm"/>
              <w:rPr>
                <w:ins w:id="8796" w:author="Опаева Лидия Арашаевна" w:date="2025-10-02T17:05:00Z"/>
              </w:rPr>
            </w:pPr>
            <w:ins w:id="8797" w:author="Опаева Лидия Арашаевна" w:date="2025-10-02T17:05:00Z">
              <w:r w:rsidRPr="00B97E8E">
                <w:rPr>
                  <w:b/>
                </w:rPr>
                <w:t>T0504833:</w:t>
              </w:r>
              <w:r w:rsidRPr="00A57119">
                <w:t>DT_ANALITCODESKU</w:t>
              </w:r>
            </w:ins>
          </w:p>
        </w:tc>
        <w:tc>
          <w:tcPr>
            <w:tcW w:w="560" w:type="pct"/>
          </w:tcPr>
          <w:p w14:paraId="19DBD62C" w14:textId="77777777" w:rsidR="000A006E" w:rsidRPr="00A57119" w:rsidRDefault="000A006E" w:rsidP="006703EA">
            <w:pPr>
              <w:pStyle w:val="GOSTTablenorm"/>
              <w:rPr>
                <w:ins w:id="8798" w:author="Опаева Лидия Арашаевна" w:date="2025-10-02T17:05:00Z"/>
                <w:lang w:eastAsia="en-US"/>
              </w:rPr>
            </w:pPr>
            <w:ins w:id="8799" w:author="Опаева Лидия Арашаевна" w:date="2025-10-02T17:05:00Z">
              <w:r w:rsidRPr="00A57119">
                <w:t>Строка</w:t>
              </w:r>
            </w:ins>
          </w:p>
        </w:tc>
        <w:tc>
          <w:tcPr>
            <w:tcW w:w="374" w:type="pct"/>
          </w:tcPr>
          <w:p w14:paraId="21B40D49" w14:textId="77777777" w:rsidR="000A006E" w:rsidRPr="00A57119" w:rsidRDefault="000A006E" w:rsidP="006703EA">
            <w:pPr>
              <w:pStyle w:val="GOSTTablenorm"/>
              <w:rPr>
                <w:ins w:id="8800" w:author="Опаева Лидия Арашаевна" w:date="2025-10-02T17:05:00Z"/>
              </w:rPr>
            </w:pPr>
            <w:ins w:id="8801" w:author="Опаева Лидия Арашаевна" w:date="2025-10-02T17:05:00Z">
              <w:r w:rsidRPr="00A57119">
                <w:t>Да</w:t>
              </w:r>
            </w:ins>
          </w:p>
        </w:tc>
        <w:tc>
          <w:tcPr>
            <w:tcW w:w="374" w:type="pct"/>
          </w:tcPr>
          <w:p w14:paraId="136E5EF2" w14:textId="77777777" w:rsidR="000A006E" w:rsidRPr="00A57119" w:rsidRDefault="000A006E" w:rsidP="006703EA">
            <w:pPr>
              <w:pStyle w:val="GOSTTablenorm"/>
              <w:rPr>
                <w:ins w:id="8802" w:author="Опаева Лидия Арашаевна" w:date="2025-10-02T17:05:00Z"/>
              </w:rPr>
            </w:pPr>
            <w:ins w:id="8803" w:author="Опаева Лидия Арашаевна" w:date="2025-10-02T17:05:00Z">
              <w:r w:rsidRPr="00A57119">
                <w:t>&lt;=</w:t>
              </w:r>
              <w:r w:rsidRPr="00A57119">
                <w:rPr>
                  <w:lang w:val="en-US"/>
                </w:rPr>
                <w:t>2</w:t>
              </w:r>
            </w:ins>
          </w:p>
        </w:tc>
        <w:tc>
          <w:tcPr>
            <w:tcW w:w="1777" w:type="pct"/>
          </w:tcPr>
          <w:p w14:paraId="0C3D30F3" w14:textId="77777777" w:rsidR="000A006E" w:rsidRPr="00A57119" w:rsidRDefault="000A006E" w:rsidP="006703EA">
            <w:pPr>
              <w:pStyle w:val="GOSTTablenorm"/>
              <w:rPr>
                <w:ins w:id="8804" w:author="Опаева Лидия Арашаевна" w:date="2025-10-02T17:05:00Z"/>
              </w:rPr>
            </w:pPr>
            <w:ins w:id="8805" w:author="Опаева Лидия Арашаевна" w:date="2025-10-02T17:05:00Z">
              <w:r w:rsidRPr="00A57119">
                <w:t>Указывается значение аналитического признака «Аналитический код СКУ» для отражения по дебету записи учета.</w:t>
              </w:r>
            </w:ins>
          </w:p>
          <w:p w14:paraId="228B953F" w14:textId="77777777" w:rsidR="000A006E" w:rsidRPr="00A57119" w:rsidRDefault="000A006E" w:rsidP="006703EA">
            <w:pPr>
              <w:pStyle w:val="GOSTTablenorm"/>
              <w:rPr>
                <w:ins w:id="8806" w:author="Опаева Лидия Арашаевна" w:date="2025-10-02T17:05:00Z"/>
              </w:rPr>
            </w:pPr>
            <w:ins w:id="8807" w:author="Опаева Лидия Арашаевна" w:date="2025-10-02T17:05:00Z">
              <w:r w:rsidRPr="00A57119">
                <w:t>Д</w:t>
              </w:r>
              <w:r>
                <w:t>опускается заполнение прочерком</w:t>
              </w:r>
            </w:ins>
          </w:p>
        </w:tc>
      </w:tr>
      <w:tr w:rsidR="000A006E" w:rsidRPr="00A57119" w14:paraId="399D4D38" w14:textId="77777777" w:rsidTr="006703EA">
        <w:trPr>
          <w:ins w:id="8808" w:author="Опаева Лидия Арашаевна" w:date="2025-10-02T17:05:00Z"/>
        </w:trPr>
        <w:tc>
          <w:tcPr>
            <w:tcW w:w="1120" w:type="pct"/>
          </w:tcPr>
          <w:p w14:paraId="188EB37A" w14:textId="77777777" w:rsidR="000A006E" w:rsidRPr="00A57119" w:rsidRDefault="000A006E" w:rsidP="006703EA">
            <w:pPr>
              <w:pStyle w:val="GOSTTablenorm"/>
              <w:rPr>
                <w:ins w:id="8809" w:author="Опаева Лидия Арашаевна" w:date="2025-10-02T17:05:00Z"/>
              </w:rPr>
            </w:pPr>
            <w:ins w:id="8810" w:author="Опаева Лидия Арашаевна" w:date="2025-10-02T17:05:00Z">
              <w:r w:rsidRPr="00A57119">
                <w:t>КБК Дт</w:t>
              </w:r>
            </w:ins>
          </w:p>
        </w:tc>
        <w:tc>
          <w:tcPr>
            <w:tcW w:w="795" w:type="pct"/>
          </w:tcPr>
          <w:p w14:paraId="35881CA6" w14:textId="77777777" w:rsidR="000A006E" w:rsidRPr="00A57119" w:rsidRDefault="000A006E" w:rsidP="006703EA">
            <w:pPr>
              <w:pStyle w:val="GOSTTablenorm"/>
              <w:rPr>
                <w:ins w:id="8811" w:author="Опаева Лидия Арашаевна" w:date="2025-10-02T17:05:00Z"/>
              </w:rPr>
            </w:pPr>
            <w:ins w:id="8812" w:author="Опаева Лидия Арашаевна" w:date="2025-10-02T17:05:00Z">
              <w:r w:rsidRPr="00B97E8E">
                <w:rPr>
                  <w:b/>
                </w:rPr>
                <w:t>T0504833:</w:t>
              </w:r>
              <w:r w:rsidRPr="00A57119">
                <w:t>DT_KBK</w:t>
              </w:r>
            </w:ins>
          </w:p>
        </w:tc>
        <w:tc>
          <w:tcPr>
            <w:tcW w:w="560" w:type="pct"/>
          </w:tcPr>
          <w:p w14:paraId="41BFD12A" w14:textId="77777777" w:rsidR="000A006E" w:rsidRPr="00A57119" w:rsidRDefault="000A006E" w:rsidP="006703EA">
            <w:pPr>
              <w:pStyle w:val="GOSTTablenorm"/>
              <w:rPr>
                <w:ins w:id="8813" w:author="Опаева Лидия Арашаевна" w:date="2025-10-02T17:05:00Z"/>
                <w:lang w:eastAsia="en-US"/>
              </w:rPr>
            </w:pPr>
            <w:ins w:id="8814" w:author="Опаева Лидия Арашаевна" w:date="2025-10-02T17:05:00Z">
              <w:r w:rsidRPr="00A57119">
                <w:t>Строка</w:t>
              </w:r>
            </w:ins>
          </w:p>
        </w:tc>
        <w:tc>
          <w:tcPr>
            <w:tcW w:w="374" w:type="pct"/>
          </w:tcPr>
          <w:p w14:paraId="76C80F52" w14:textId="77777777" w:rsidR="000A006E" w:rsidRPr="00A57119" w:rsidRDefault="000A006E" w:rsidP="006703EA">
            <w:pPr>
              <w:pStyle w:val="GOSTTablenorm"/>
              <w:rPr>
                <w:ins w:id="8815" w:author="Опаева Лидия Арашаевна" w:date="2025-10-02T17:05:00Z"/>
              </w:rPr>
            </w:pPr>
            <w:ins w:id="8816" w:author="Опаева Лидия Арашаевна" w:date="2025-10-02T17:05:00Z">
              <w:r w:rsidRPr="00A57119">
                <w:t>Да</w:t>
              </w:r>
            </w:ins>
          </w:p>
        </w:tc>
        <w:tc>
          <w:tcPr>
            <w:tcW w:w="374" w:type="pct"/>
          </w:tcPr>
          <w:p w14:paraId="7400BF89" w14:textId="77777777" w:rsidR="000A006E" w:rsidRPr="00A57119" w:rsidRDefault="000A006E" w:rsidP="006703EA">
            <w:pPr>
              <w:pStyle w:val="GOSTTablenorm"/>
              <w:rPr>
                <w:ins w:id="8817" w:author="Опаева Лидия Арашаевна" w:date="2025-10-02T17:05:00Z"/>
              </w:rPr>
            </w:pPr>
            <w:ins w:id="8818" w:author="Опаева Лидия Арашаевна" w:date="2025-10-02T17:05:00Z">
              <w:r w:rsidRPr="00A57119">
                <w:t>&lt;=20</w:t>
              </w:r>
            </w:ins>
          </w:p>
        </w:tc>
        <w:tc>
          <w:tcPr>
            <w:tcW w:w="1777" w:type="pct"/>
          </w:tcPr>
          <w:p w14:paraId="5BC0E99F" w14:textId="77777777" w:rsidR="000A006E" w:rsidRPr="00A57119" w:rsidRDefault="000A006E" w:rsidP="006703EA">
            <w:pPr>
              <w:pStyle w:val="GOSTTablenorm"/>
              <w:rPr>
                <w:ins w:id="8819" w:author="Опаева Лидия Арашаевна" w:date="2025-10-02T17:05:00Z"/>
              </w:rPr>
            </w:pPr>
            <w:ins w:id="8820" w:author="Опаева Лидия Арашаевна" w:date="2025-10-02T17:05:00Z">
              <w:r w:rsidRPr="00A57119">
                <w:t>Указывается значение аналитического признака «КБК»  (Код по бюджетной классификации) для отражения по дебету записи учета.</w:t>
              </w:r>
            </w:ins>
          </w:p>
          <w:p w14:paraId="12CF6689" w14:textId="77777777" w:rsidR="000A006E" w:rsidRPr="00A57119" w:rsidRDefault="000A006E" w:rsidP="006703EA">
            <w:pPr>
              <w:pStyle w:val="GOSTTablenorm"/>
              <w:rPr>
                <w:ins w:id="8821" w:author="Опаева Лидия Арашаевна" w:date="2025-10-02T17:05:00Z"/>
              </w:rPr>
            </w:pPr>
            <w:ins w:id="8822" w:author="Опаева Лидия Арашаевна" w:date="2025-10-02T17:05:00Z">
              <w:r w:rsidRPr="00A57119">
                <w:t>Д</w:t>
              </w:r>
              <w:r>
                <w:t>опускается заполнение прочерком</w:t>
              </w:r>
            </w:ins>
          </w:p>
        </w:tc>
      </w:tr>
      <w:tr w:rsidR="000A006E" w:rsidRPr="00BB7E48" w14:paraId="04A03C6B" w14:textId="77777777" w:rsidTr="006703EA">
        <w:trPr>
          <w:ins w:id="8823" w:author="Опаева Лидия Арашаевна" w:date="2025-10-02T17:05:00Z"/>
        </w:trPr>
        <w:tc>
          <w:tcPr>
            <w:tcW w:w="1120" w:type="pct"/>
          </w:tcPr>
          <w:p w14:paraId="62A820B4" w14:textId="77777777" w:rsidR="000A006E" w:rsidRPr="00BB7E48" w:rsidRDefault="000A006E" w:rsidP="006703EA">
            <w:pPr>
              <w:pStyle w:val="GOSTTablenorm"/>
              <w:rPr>
                <w:ins w:id="8824" w:author="Опаева Лидия Арашаевна" w:date="2025-10-02T17:05:00Z"/>
              </w:rPr>
            </w:pPr>
            <w:ins w:id="8825" w:author="Опаева Лидия Арашаевна" w:date="2025-10-02T17:05:00Z">
              <w:r w:rsidRPr="00BB7E48">
                <w:t>Тип КБК Дт</w:t>
              </w:r>
            </w:ins>
          </w:p>
        </w:tc>
        <w:tc>
          <w:tcPr>
            <w:tcW w:w="795" w:type="pct"/>
          </w:tcPr>
          <w:p w14:paraId="66FB7E8B" w14:textId="77777777" w:rsidR="000A006E" w:rsidRPr="00BB7E48" w:rsidRDefault="000A006E" w:rsidP="006703EA">
            <w:pPr>
              <w:pStyle w:val="GOSTTablenorm"/>
              <w:rPr>
                <w:ins w:id="8826" w:author="Опаева Лидия Арашаевна" w:date="2025-10-02T17:05:00Z"/>
              </w:rPr>
            </w:pPr>
            <w:ins w:id="8827" w:author="Опаева Лидия Арашаевна" w:date="2025-10-02T17:05:00Z">
              <w:r w:rsidRPr="00BB7E48">
                <w:rPr>
                  <w:b/>
                </w:rPr>
                <w:t>T0504833:</w:t>
              </w:r>
              <w:r w:rsidRPr="00BB7E48">
                <w:t>DT_</w:t>
              </w:r>
              <w:r w:rsidRPr="00BB7E48">
                <w:rPr>
                  <w:lang w:val="en-US"/>
                </w:rPr>
                <w:t>TYPE</w:t>
              </w:r>
              <w:r w:rsidRPr="00BB7E48">
                <w:t>KBK</w:t>
              </w:r>
            </w:ins>
          </w:p>
        </w:tc>
        <w:tc>
          <w:tcPr>
            <w:tcW w:w="560" w:type="pct"/>
          </w:tcPr>
          <w:p w14:paraId="59327C93" w14:textId="77777777" w:rsidR="000A006E" w:rsidRPr="00BB7E48" w:rsidRDefault="000A006E" w:rsidP="006703EA">
            <w:pPr>
              <w:pStyle w:val="GOSTTablenorm"/>
              <w:rPr>
                <w:ins w:id="8828" w:author="Опаева Лидия Арашаевна" w:date="2025-10-02T17:05:00Z"/>
              </w:rPr>
            </w:pPr>
            <w:ins w:id="8829" w:author="Опаева Лидия Арашаевна" w:date="2025-10-02T17:05:00Z">
              <w:r w:rsidRPr="00BB7E48">
                <w:t>Строка</w:t>
              </w:r>
            </w:ins>
          </w:p>
        </w:tc>
        <w:tc>
          <w:tcPr>
            <w:tcW w:w="374" w:type="pct"/>
          </w:tcPr>
          <w:p w14:paraId="00E20AB1" w14:textId="77777777" w:rsidR="000A006E" w:rsidRPr="00BB7E48" w:rsidRDefault="000A006E" w:rsidP="006703EA">
            <w:pPr>
              <w:pStyle w:val="GOSTTablenorm"/>
              <w:rPr>
                <w:ins w:id="8830" w:author="Опаева Лидия Арашаевна" w:date="2025-10-02T17:05:00Z"/>
              </w:rPr>
            </w:pPr>
            <w:ins w:id="8831" w:author="Опаева Лидия Арашаевна" w:date="2025-10-02T17:05:00Z">
              <w:r w:rsidRPr="00BB7E48">
                <w:t>Да</w:t>
              </w:r>
            </w:ins>
          </w:p>
        </w:tc>
        <w:tc>
          <w:tcPr>
            <w:tcW w:w="374" w:type="pct"/>
          </w:tcPr>
          <w:p w14:paraId="7AC0E25E" w14:textId="77777777" w:rsidR="000A006E" w:rsidRPr="00BB7E48" w:rsidRDefault="000A006E" w:rsidP="006703EA">
            <w:pPr>
              <w:pStyle w:val="GOSTTablenorm"/>
              <w:rPr>
                <w:ins w:id="8832" w:author="Опаева Лидия Арашаевна" w:date="2025-10-02T17:05:00Z"/>
              </w:rPr>
            </w:pPr>
            <w:ins w:id="8833" w:author="Опаева Лидия Арашаевна" w:date="2025-10-02T17:05:00Z">
              <w:r w:rsidRPr="00BB7E48">
                <w:rPr>
                  <w:lang w:val="en-US"/>
                </w:rPr>
                <w:t>&lt;</w:t>
              </w:r>
              <w:r w:rsidRPr="00BB7E48">
                <w:t>=2</w:t>
              </w:r>
            </w:ins>
          </w:p>
        </w:tc>
        <w:tc>
          <w:tcPr>
            <w:tcW w:w="1777" w:type="pct"/>
          </w:tcPr>
          <w:p w14:paraId="54B92796" w14:textId="77777777" w:rsidR="000A006E" w:rsidRPr="00BB7E48" w:rsidRDefault="000A006E" w:rsidP="006703EA">
            <w:pPr>
              <w:pStyle w:val="GOSTTablenorm"/>
              <w:rPr>
                <w:ins w:id="8834" w:author="Опаева Лидия Арашаевна" w:date="2025-10-02T17:05:00Z"/>
              </w:rPr>
            </w:pPr>
            <w:ins w:id="8835" w:author="Опаева Лидия Арашаевна" w:date="2025-10-02T17:05:00Z">
              <w:r w:rsidRPr="00BB7E48">
                <w:t>Указывается значение аналитического признака «Тип КБК» для отражения по дебету записи учета.</w:t>
              </w:r>
            </w:ins>
          </w:p>
          <w:p w14:paraId="5E307909" w14:textId="77777777" w:rsidR="000A006E" w:rsidRPr="00BB7E48" w:rsidRDefault="000A006E" w:rsidP="006703EA">
            <w:pPr>
              <w:pStyle w:val="GOSTTablenorm"/>
              <w:rPr>
                <w:ins w:id="8836" w:author="Опаева Лидия Арашаевна" w:date="2025-10-02T17:05:00Z"/>
              </w:rPr>
            </w:pPr>
            <w:ins w:id="8837" w:author="Опаева Лидия Арашаевна" w:date="2025-10-02T17:05:00Z">
              <w:r w:rsidRPr="00BB7E48">
                <w:t>Допускается заполнение прочерком</w:t>
              </w:r>
            </w:ins>
          </w:p>
        </w:tc>
      </w:tr>
      <w:tr w:rsidR="000A006E" w:rsidRPr="00BB7E48" w14:paraId="18AEE13F" w14:textId="77777777" w:rsidTr="006703EA">
        <w:trPr>
          <w:ins w:id="8838" w:author="Опаева Лидия Арашаевна" w:date="2025-10-02T17:05:00Z"/>
        </w:trPr>
        <w:tc>
          <w:tcPr>
            <w:tcW w:w="1120" w:type="pct"/>
          </w:tcPr>
          <w:p w14:paraId="123A88CD" w14:textId="77777777" w:rsidR="000A006E" w:rsidRPr="00BB7E48" w:rsidRDefault="000A006E" w:rsidP="006703EA">
            <w:pPr>
              <w:pStyle w:val="GOSTTablenorm"/>
              <w:rPr>
                <w:ins w:id="8839" w:author="Опаева Лидия Арашаевна" w:date="2025-10-02T17:05:00Z"/>
              </w:rPr>
            </w:pPr>
            <w:ins w:id="8840" w:author="Опаева Лидия Арашаевна" w:date="2025-10-02T17:05:00Z">
              <w:r w:rsidRPr="00BB7E48">
                <w:t>Код валюты Дт</w:t>
              </w:r>
            </w:ins>
          </w:p>
        </w:tc>
        <w:tc>
          <w:tcPr>
            <w:tcW w:w="795" w:type="pct"/>
          </w:tcPr>
          <w:p w14:paraId="6A9ECF3A" w14:textId="77777777" w:rsidR="000A006E" w:rsidRPr="00BB7E48" w:rsidRDefault="000A006E" w:rsidP="006703EA">
            <w:pPr>
              <w:pStyle w:val="GOSTTablenorm"/>
              <w:rPr>
                <w:ins w:id="8841" w:author="Опаева Лидия Арашаевна" w:date="2025-10-02T17:05:00Z"/>
              </w:rPr>
            </w:pPr>
            <w:ins w:id="8842" w:author="Опаева Лидия Арашаевна" w:date="2025-10-02T17:05:00Z">
              <w:r w:rsidRPr="00BB7E48">
                <w:rPr>
                  <w:b/>
                </w:rPr>
                <w:t>T0504833:</w:t>
              </w:r>
              <w:r w:rsidRPr="00BB7E48">
                <w:t>DT_VALCODE</w:t>
              </w:r>
            </w:ins>
          </w:p>
        </w:tc>
        <w:tc>
          <w:tcPr>
            <w:tcW w:w="560" w:type="pct"/>
          </w:tcPr>
          <w:p w14:paraId="6980CB18" w14:textId="77777777" w:rsidR="000A006E" w:rsidRPr="00BB7E48" w:rsidRDefault="000A006E" w:rsidP="006703EA">
            <w:pPr>
              <w:pStyle w:val="GOSTTablenorm"/>
              <w:rPr>
                <w:ins w:id="8843" w:author="Опаева Лидия Арашаевна" w:date="2025-10-02T17:05:00Z"/>
                <w:lang w:eastAsia="en-US"/>
              </w:rPr>
            </w:pPr>
            <w:ins w:id="8844" w:author="Опаева Лидия Арашаевна" w:date="2025-10-02T17:05:00Z">
              <w:r w:rsidRPr="00BB7E48">
                <w:t>Строка</w:t>
              </w:r>
            </w:ins>
          </w:p>
        </w:tc>
        <w:tc>
          <w:tcPr>
            <w:tcW w:w="374" w:type="pct"/>
          </w:tcPr>
          <w:p w14:paraId="0CFC4E8F" w14:textId="77777777" w:rsidR="000A006E" w:rsidRPr="00BB7E48" w:rsidRDefault="000A006E" w:rsidP="006703EA">
            <w:pPr>
              <w:pStyle w:val="GOSTTablenorm"/>
              <w:rPr>
                <w:ins w:id="8845" w:author="Опаева Лидия Арашаевна" w:date="2025-10-02T17:05:00Z"/>
              </w:rPr>
            </w:pPr>
            <w:ins w:id="8846" w:author="Опаева Лидия Арашаевна" w:date="2025-10-02T17:05:00Z">
              <w:r w:rsidRPr="00BB7E48">
                <w:t>Да</w:t>
              </w:r>
            </w:ins>
          </w:p>
        </w:tc>
        <w:tc>
          <w:tcPr>
            <w:tcW w:w="374" w:type="pct"/>
          </w:tcPr>
          <w:p w14:paraId="465E7A92" w14:textId="77777777" w:rsidR="000A006E" w:rsidRPr="00BB7E48" w:rsidRDefault="000A006E" w:rsidP="006703EA">
            <w:pPr>
              <w:pStyle w:val="GOSTTablenorm"/>
              <w:rPr>
                <w:ins w:id="8847" w:author="Опаева Лидия Арашаевна" w:date="2025-10-02T17:05:00Z"/>
              </w:rPr>
            </w:pPr>
            <w:ins w:id="8848" w:author="Опаева Лидия Арашаевна" w:date="2025-10-02T17:05:00Z">
              <w:r w:rsidRPr="00BB7E48">
                <w:t>&lt;=3</w:t>
              </w:r>
            </w:ins>
          </w:p>
        </w:tc>
        <w:tc>
          <w:tcPr>
            <w:tcW w:w="1777" w:type="pct"/>
          </w:tcPr>
          <w:p w14:paraId="31911CD7" w14:textId="77777777" w:rsidR="000A006E" w:rsidRPr="00BB7E48" w:rsidRDefault="000A006E" w:rsidP="006703EA">
            <w:pPr>
              <w:pStyle w:val="GOSTTablenorm"/>
              <w:rPr>
                <w:ins w:id="8849" w:author="Опаева Лидия Арашаевна" w:date="2025-10-02T17:05:00Z"/>
              </w:rPr>
            </w:pPr>
            <w:ins w:id="8850" w:author="Опаева Лидия Арашаевна" w:date="2025-10-02T17:05:00Z">
              <w:r w:rsidRPr="00BB7E48">
                <w:t>Указывается значение аналитического признака «Код валюты» для отражения по дебету записи учета.</w:t>
              </w:r>
            </w:ins>
          </w:p>
          <w:p w14:paraId="270C29DE" w14:textId="77777777" w:rsidR="000A006E" w:rsidRPr="00BB7E48" w:rsidRDefault="000A006E" w:rsidP="006703EA">
            <w:pPr>
              <w:pStyle w:val="GOSTTablenorm"/>
              <w:rPr>
                <w:ins w:id="8851" w:author="Опаева Лидия Арашаевна" w:date="2025-10-02T17:05:00Z"/>
              </w:rPr>
            </w:pPr>
            <w:ins w:id="8852" w:author="Опаева Лидия Арашаевна" w:date="2025-10-02T17:05:00Z">
              <w:r w:rsidRPr="00BB7E48">
                <w:t>Допускается заполнение прочерком</w:t>
              </w:r>
            </w:ins>
          </w:p>
        </w:tc>
      </w:tr>
      <w:tr w:rsidR="000A006E" w:rsidRPr="00BB7E48" w14:paraId="7AAC3480" w14:textId="77777777" w:rsidTr="006703EA">
        <w:trPr>
          <w:ins w:id="8853" w:author="Опаева Лидия Арашаевна" w:date="2025-10-02T17:05:00Z"/>
        </w:trPr>
        <w:tc>
          <w:tcPr>
            <w:tcW w:w="1120" w:type="pct"/>
          </w:tcPr>
          <w:p w14:paraId="0803FF30" w14:textId="77777777" w:rsidR="000A006E" w:rsidRPr="00BB7E48" w:rsidRDefault="000A006E" w:rsidP="006703EA">
            <w:pPr>
              <w:pStyle w:val="GOSTTablenorm"/>
              <w:rPr>
                <w:ins w:id="8854" w:author="Опаева Лидия Арашаевна" w:date="2025-10-02T17:05:00Z"/>
              </w:rPr>
            </w:pPr>
            <w:ins w:id="8855" w:author="Опаева Лидия Арашаевна" w:date="2025-10-02T17:05:00Z">
              <w:r w:rsidRPr="00BB7E48">
                <w:t>ТОФК КС Дт</w:t>
              </w:r>
            </w:ins>
          </w:p>
        </w:tc>
        <w:tc>
          <w:tcPr>
            <w:tcW w:w="795" w:type="pct"/>
          </w:tcPr>
          <w:p w14:paraId="1C618AFD" w14:textId="77777777" w:rsidR="000A006E" w:rsidRPr="00BB7E48" w:rsidRDefault="000A006E" w:rsidP="006703EA">
            <w:pPr>
              <w:pStyle w:val="GOSTTablenorm"/>
              <w:rPr>
                <w:ins w:id="8856" w:author="Опаева Лидия Арашаевна" w:date="2025-10-02T17:05:00Z"/>
              </w:rPr>
            </w:pPr>
            <w:ins w:id="8857" w:author="Опаева Лидия Арашаевна" w:date="2025-10-02T17:05:00Z">
              <w:r w:rsidRPr="00BB7E48">
                <w:rPr>
                  <w:b/>
                </w:rPr>
                <w:t>T0504833:</w:t>
              </w:r>
              <w:r w:rsidRPr="00BB7E48">
                <w:t>DT_TOFKKS</w:t>
              </w:r>
            </w:ins>
          </w:p>
        </w:tc>
        <w:tc>
          <w:tcPr>
            <w:tcW w:w="560" w:type="pct"/>
          </w:tcPr>
          <w:p w14:paraId="651DC860" w14:textId="77777777" w:rsidR="000A006E" w:rsidRPr="00BB7E48" w:rsidRDefault="000A006E" w:rsidP="006703EA">
            <w:pPr>
              <w:pStyle w:val="GOSTTablenorm"/>
              <w:rPr>
                <w:ins w:id="8858" w:author="Опаева Лидия Арашаевна" w:date="2025-10-02T17:05:00Z"/>
                <w:lang w:eastAsia="en-US"/>
              </w:rPr>
            </w:pPr>
            <w:ins w:id="8859" w:author="Опаева Лидия Арашаевна" w:date="2025-10-02T17:05:00Z">
              <w:r w:rsidRPr="00BB7E48">
                <w:t>Строка</w:t>
              </w:r>
            </w:ins>
          </w:p>
        </w:tc>
        <w:tc>
          <w:tcPr>
            <w:tcW w:w="374" w:type="pct"/>
          </w:tcPr>
          <w:p w14:paraId="429CFB1E" w14:textId="77777777" w:rsidR="000A006E" w:rsidRPr="00BB7E48" w:rsidRDefault="000A006E" w:rsidP="006703EA">
            <w:pPr>
              <w:pStyle w:val="GOSTTablenorm"/>
              <w:rPr>
                <w:ins w:id="8860" w:author="Опаева Лидия Арашаевна" w:date="2025-10-02T17:05:00Z"/>
              </w:rPr>
            </w:pPr>
            <w:ins w:id="8861" w:author="Опаева Лидия Арашаевна" w:date="2025-10-02T17:05:00Z">
              <w:r w:rsidRPr="00BB7E48">
                <w:t>Да</w:t>
              </w:r>
            </w:ins>
          </w:p>
        </w:tc>
        <w:tc>
          <w:tcPr>
            <w:tcW w:w="374" w:type="pct"/>
          </w:tcPr>
          <w:p w14:paraId="1B5A8B7D" w14:textId="77777777" w:rsidR="000A006E" w:rsidRPr="00BB7E48" w:rsidRDefault="000A006E" w:rsidP="006703EA">
            <w:pPr>
              <w:pStyle w:val="GOSTTablenorm"/>
              <w:rPr>
                <w:ins w:id="8862" w:author="Опаева Лидия Арашаевна" w:date="2025-10-02T17:05:00Z"/>
              </w:rPr>
            </w:pPr>
            <w:ins w:id="8863" w:author="Опаева Лидия Арашаевна" w:date="2025-10-02T17:05:00Z">
              <w:r w:rsidRPr="00BB7E48">
                <w:t>&lt;=2</w:t>
              </w:r>
            </w:ins>
          </w:p>
        </w:tc>
        <w:tc>
          <w:tcPr>
            <w:tcW w:w="1777" w:type="pct"/>
          </w:tcPr>
          <w:p w14:paraId="7BA5E8DD" w14:textId="77777777" w:rsidR="000A006E" w:rsidRPr="00BB7E48" w:rsidRDefault="000A006E" w:rsidP="006703EA">
            <w:pPr>
              <w:pStyle w:val="GOSTTablenorm"/>
              <w:rPr>
                <w:ins w:id="8864" w:author="Опаева Лидия Арашаевна" w:date="2025-10-02T17:05:00Z"/>
              </w:rPr>
            </w:pPr>
            <w:ins w:id="8865" w:author="Опаева Лидия Арашаевна" w:date="2025-10-02T17:05:00Z">
              <w:r w:rsidRPr="00BB7E48">
                <w:t>Указывается значение аналитического признака «ТОФК КС» для отражения по дебету записи учета.</w:t>
              </w:r>
            </w:ins>
          </w:p>
          <w:p w14:paraId="26E357CE" w14:textId="77777777" w:rsidR="000A006E" w:rsidRPr="00BB7E48" w:rsidRDefault="000A006E" w:rsidP="006703EA">
            <w:pPr>
              <w:pStyle w:val="GOSTTablenorm"/>
              <w:rPr>
                <w:ins w:id="8866" w:author="Опаева Лидия Арашаевна" w:date="2025-10-02T17:05:00Z"/>
              </w:rPr>
            </w:pPr>
            <w:ins w:id="8867" w:author="Опаева Лидия Арашаевна" w:date="2025-10-02T17:05:00Z">
              <w:r w:rsidRPr="00BB7E48">
                <w:t>Допускается заполнение прочерком</w:t>
              </w:r>
            </w:ins>
          </w:p>
        </w:tc>
      </w:tr>
      <w:tr w:rsidR="000A006E" w:rsidRPr="00BB7E48" w14:paraId="71A01F5F" w14:textId="77777777" w:rsidTr="006703EA">
        <w:trPr>
          <w:ins w:id="8868" w:author="Опаева Лидия Арашаевна" w:date="2025-10-02T17:05:00Z"/>
        </w:trPr>
        <w:tc>
          <w:tcPr>
            <w:tcW w:w="1120" w:type="pct"/>
          </w:tcPr>
          <w:p w14:paraId="3B671B52" w14:textId="77777777" w:rsidR="000A006E" w:rsidRPr="00BB7E48" w:rsidRDefault="000A006E" w:rsidP="006703EA">
            <w:pPr>
              <w:pStyle w:val="GOSTTablenorm"/>
              <w:rPr>
                <w:ins w:id="8869" w:author="Опаева Лидия Арашаевна" w:date="2025-10-02T17:05:00Z"/>
              </w:rPr>
            </w:pPr>
            <w:ins w:id="8870" w:author="Опаева Лидия Арашаевна" w:date="2025-10-02T17:05:00Z">
              <w:r w:rsidRPr="00BB7E48">
                <w:t>Порядковый номер КС Дт</w:t>
              </w:r>
            </w:ins>
          </w:p>
        </w:tc>
        <w:tc>
          <w:tcPr>
            <w:tcW w:w="795" w:type="pct"/>
          </w:tcPr>
          <w:p w14:paraId="7D8FE656" w14:textId="77777777" w:rsidR="000A006E" w:rsidRPr="00BB7E48" w:rsidRDefault="000A006E" w:rsidP="006703EA">
            <w:pPr>
              <w:pStyle w:val="GOSTTablenorm"/>
              <w:rPr>
                <w:ins w:id="8871" w:author="Опаева Лидия Арашаевна" w:date="2025-10-02T17:05:00Z"/>
              </w:rPr>
            </w:pPr>
            <w:ins w:id="8872" w:author="Опаева Лидия Арашаевна" w:date="2025-10-02T17:05:00Z">
              <w:r w:rsidRPr="00BB7E48">
                <w:rPr>
                  <w:b/>
                </w:rPr>
                <w:t>T0504833:</w:t>
              </w:r>
              <w:r w:rsidRPr="00BB7E48">
                <w:t>DT_PNKS</w:t>
              </w:r>
            </w:ins>
          </w:p>
        </w:tc>
        <w:tc>
          <w:tcPr>
            <w:tcW w:w="560" w:type="pct"/>
          </w:tcPr>
          <w:p w14:paraId="1484715F" w14:textId="77777777" w:rsidR="000A006E" w:rsidRPr="00BB7E48" w:rsidRDefault="000A006E" w:rsidP="006703EA">
            <w:pPr>
              <w:pStyle w:val="GOSTTablenorm"/>
              <w:rPr>
                <w:ins w:id="8873" w:author="Опаева Лидия Арашаевна" w:date="2025-10-02T17:05:00Z"/>
                <w:lang w:eastAsia="en-US"/>
              </w:rPr>
            </w:pPr>
            <w:ins w:id="8874" w:author="Опаева Лидия Арашаевна" w:date="2025-10-02T17:05:00Z">
              <w:r w:rsidRPr="00BB7E48">
                <w:t>Строка</w:t>
              </w:r>
            </w:ins>
          </w:p>
        </w:tc>
        <w:tc>
          <w:tcPr>
            <w:tcW w:w="374" w:type="pct"/>
          </w:tcPr>
          <w:p w14:paraId="37FE145E" w14:textId="77777777" w:rsidR="000A006E" w:rsidRPr="00BB7E48" w:rsidRDefault="000A006E" w:rsidP="006703EA">
            <w:pPr>
              <w:pStyle w:val="GOSTTablenorm"/>
              <w:rPr>
                <w:ins w:id="8875" w:author="Опаева Лидия Арашаевна" w:date="2025-10-02T17:05:00Z"/>
              </w:rPr>
            </w:pPr>
            <w:ins w:id="8876" w:author="Опаева Лидия Арашаевна" w:date="2025-10-02T17:05:00Z">
              <w:r w:rsidRPr="00BB7E48">
                <w:t>Да</w:t>
              </w:r>
            </w:ins>
          </w:p>
        </w:tc>
        <w:tc>
          <w:tcPr>
            <w:tcW w:w="374" w:type="pct"/>
          </w:tcPr>
          <w:p w14:paraId="29601F3C" w14:textId="77777777" w:rsidR="000A006E" w:rsidRPr="00BB7E48" w:rsidRDefault="000A006E" w:rsidP="006703EA">
            <w:pPr>
              <w:pStyle w:val="GOSTTablenorm"/>
              <w:rPr>
                <w:ins w:id="8877" w:author="Опаева Лидия Арашаевна" w:date="2025-10-02T17:05:00Z"/>
              </w:rPr>
            </w:pPr>
            <w:ins w:id="8878" w:author="Опаева Лидия Арашаевна" w:date="2025-10-02T17:05:00Z">
              <w:r w:rsidRPr="00BB7E48">
                <w:rPr>
                  <w:lang w:val="en-US"/>
                </w:rPr>
                <w:t>&lt;</w:t>
              </w:r>
              <w:r w:rsidRPr="00BB7E48">
                <w:t>=2</w:t>
              </w:r>
            </w:ins>
          </w:p>
        </w:tc>
        <w:tc>
          <w:tcPr>
            <w:tcW w:w="1777" w:type="pct"/>
          </w:tcPr>
          <w:p w14:paraId="679B0667" w14:textId="77777777" w:rsidR="000A006E" w:rsidRPr="00BB7E48" w:rsidRDefault="000A006E" w:rsidP="006703EA">
            <w:pPr>
              <w:pStyle w:val="GOSTTablenorm"/>
              <w:rPr>
                <w:ins w:id="8879" w:author="Опаева Лидия Арашаевна" w:date="2025-10-02T17:05:00Z"/>
              </w:rPr>
            </w:pPr>
            <w:ins w:id="8880" w:author="Опаева Лидия Арашаевна" w:date="2025-10-02T17:05:00Z">
              <w:r w:rsidRPr="00BB7E48">
                <w:t>Указывается значение аналитического признака «Порядковый номер КС» для отражения по дебету записи учета.</w:t>
              </w:r>
            </w:ins>
          </w:p>
          <w:p w14:paraId="415193CE" w14:textId="77777777" w:rsidR="000A006E" w:rsidRPr="00BB7E48" w:rsidRDefault="000A006E" w:rsidP="006703EA">
            <w:pPr>
              <w:pStyle w:val="GOSTTablenorm"/>
              <w:rPr>
                <w:ins w:id="8881" w:author="Опаева Лидия Арашаевна" w:date="2025-10-02T17:05:00Z"/>
              </w:rPr>
            </w:pPr>
            <w:ins w:id="8882" w:author="Опаева Лидия Арашаевна" w:date="2025-10-02T17:05:00Z">
              <w:r w:rsidRPr="00BB7E48">
                <w:t>Допускается заполнение прочерком</w:t>
              </w:r>
            </w:ins>
          </w:p>
        </w:tc>
      </w:tr>
      <w:tr w:rsidR="000A006E" w:rsidRPr="00BB7E48" w14:paraId="09567138" w14:textId="77777777" w:rsidTr="006703EA">
        <w:trPr>
          <w:ins w:id="8883" w:author="Опаева Лидия Арашаевна" w:date="2025-10-02T17:05:00Z"/>
        </w:trPr>
        <w:tc>
          <w:tcPr>
            <w:tcW w:w="1120" w:type="pct"/>
          </w:tcPr>
          <w:p w14:paraId="26E0820A" w14:textId="77777777" w:rsidR="000A006E" w:rsidRPr="00BB7E48" w:rsidRDefault="000A006E" w:rsidP="006703EA">
            <w:pPr>
              <w:pStyle w:val="GOSTTablenorm"/>
              <w:rPr>
                <w:ins w:id="8884" w:author="Опаева Лидия Арашаевна" w:date="2025-10-02T17:05:00Z"/>
              </w:rPr>
            </w:pPr>
            <w:ins w:id="8885" w:author="Опаева Лидия Арашаевна" w:date="2025-10-02T17:05:00Z">
              <w:r w:rsidRPr="00BB7E48">
                <w:t>Банковский счет Дт</w:t>
              </w:r>
            </w:ins>
          </w:p>
        </w:tc>
        <w:tc>
          <w:tcPr>
            <w:tcW w:w="795" w:type="pct"/>
          </w:tcPr>
          <w:p w14:paraId="0DE97D4C" w14:textId="77777777" w:rsidR="000A006E" w:rsidRPr="00BB7E48" w:rsidRDefault="000A006E" w:rsidP="006703EA">
            <w:pPr>
              <w:pStyle w:val="GOSTTablenorm"/>
              <w:rPr>
                <w:ins w:id="8886" w:author="Опаева Лидия Арашаевна" w:date="2025-10-02T17:05:00Z"/>
              </w:rPr>
            </w:pPr>
            <w:ins w:id="8887" w:author="Опаева Лидия Арашаевна" w:date="2025-10-02T17:05:00Z">
              <w:r w:rsidRPr="00BB7E48">
                <w:rPr>
                  <w:b/>
                </w:rPr>
                <w:t>T0504833:</w:t>
              </w:r>
              <w:r w:rsidRPr="00BB7E48">
                <w:t>DT_BA</w:t>
              </w:r>
            </w:ins>
          </w:p>
        </w:tc>
        <w:tc>
          <w:tcPr>
            <w:tcW w:w="560" w:type="pct"/>
          </w:tcPr>
          <w:p w14:paraId="517880E9" w14:textId="77777777" w:rsidR="000A006E" w:rsidRPr="00BB7E48" w:rsidRDefault="000A006E" w:rsidP="006703EA">
            <w:pPr>
              <w:pStyle w:val="GOSTTablenorm"/>
              <w:rPr>
                <w:ins w:id="8888" w:author="Опаева Лидия Арашаевна" w:date="2025-10-02T17:05:00Z"/>
                <w:lang w:eastAsia="en-US"/>
              </w:rPr>
            </w:pPr>
            <w:ins w:id="8889" w:author="Опаева Лидия Арашаевна" w:date="2025-10-02T17:05:00Z">
              <w:r w:rsidRPr="00BB7E48">
                <w:t>Строка</w:t>
              </w:r>
            </w:ins>
          </w:p>
        </w:tc>
        <w:tc>
          <w:tcPr>
            <w:tcW w:w="374" w:type="pct"/>
          </w:tcPr>
          <w:p w14:paraId="16F63C3F" w14:textId="77777777" w:rsidR="000A006E" w:rsidRPr="00BB7E48" w:rsidRDefault="000A006E" w:rsidP="006703EA">
            <w:pPr>
              <w:pStyle w:val="GOSTTablenorm"/>
              <w:rPr>
                <w:ins w:id="8890" w:author="Опаева Лидия Арашаевна" w:date="2025-10-02T17:05:00Z"/>
              </w:rPr>
            </w:pPr>
            <w:ins w:id="8891" w:author="Опаева Лидия Арашаевна" w:date="2025-10-02T17:05:00Z">
              <w:r w:rsidRPr="00BB7E48">
                <w:t>Да</w:t>
              </w:r>
            </w:ins>
          </w:p>
        </w:tc>
        <w:tc>
          <w:tcPr>
            <w:tcW w:w="374" w:type="pct"/>
          </w:tcPr>
          <w:p w14:paraId="7F71E8F1" w14:textId="77777777" w:rsidR="000A006E" w:rsidRPr="00BB7E48" w:rsidRDefault="000A006E" w:rsidP="006703EA">
            <w:pPr>
              <w:pStyle w:val="GOSTTablenorm"/>
              <w:rPr>
                <w:ins w:id="8892" w:author="Опаева Лидия Арашаевна" w:date="2025-10-02T17:05:00Z"/>
              </w:rPr>
            </w:pPr>
            <w:ins w:id="8893" w:author="Опаева Лидия Арашаевна" w:date="2025-10-02T17:05:00Z">
              <w:r w:rsidRPr="00BB7E48">
                <w:t>&lt;=20</w:t>
              </w:r>
            </w:ins>
          </w:p>
        </w:tc>
        <w:tc>
          <w:tcPr>
            <w:tcW w:w="1777" w:type="pct"/>
          </w:tcPr>
          <w:p w14:paraId="50025E42" w14:textId="77777777" w:rsidR="000A006E" w:rsidRPr="00BB7E48" w:rsidRDefault="000A006E" w:rsidP="006703EA">
            <w:pPr>
              <w:pStyle w:val="GOSTTablenorm"/>
              <w:rPr>
                <w:ins w:id="8894" w:author="Опаева Лидия Арашаевна" w:date="2025-10-02T17:05:00Z"/>
              </w:rPr>
            </w:pPr>
            <w:ins w:id="8895" w:author="Опаева Лидия Арашаевна" w:date="2025-10-02T17:05:00Z">
              <w:r w:rsidRPr="00BB7E48">
                <w:t>Указывается значение аналитического признака «Банковский счет» для отражения по дебету записи учета.</w:t>
              </w:r>
            </w:ins>
          </w:p>
          <w:p w14:paraId="05E6FBCC" w14:textId="77777777" w:rsidR="000A006E" w:rsidRPr="00BB7E48" w:rsidRDefault="000A006E" w:rsidP="006703EA">
            <w:pPr>
              <w:pStyle w:val="GOSTTablenorm"/>
              <w:rPr>
                <w:ins w:id="8896" w:author="Опаева Лидия Арашаевна" w:date="2025-10-02T17:05:00Z"/>
              </w:rPr>
            </w:pPr>
            <w:ins w:id="8897" w:author="Опаева Лидия Арашаевна" w:date="2025-10-02T17:05:00Z">
              <w:r w:rsidRPr="00BB7E48">
                <w:t>Допускается заполнение прочерком</w:t>
              </w:r>
            </w:ins>
          </w:p>
        </w:tc>
      </w:tr>
      <w:tr w:rsidR="000A006E" w:rsidRPr="00BB7E48" w14:paraId="299A41DC" w14:textId="77777777" w:rsidTr="006703EA">
        <w:trPr>
          <w:ins w:id="8898" w:author="Опаева Лидия Арашаевна" w:date="2025-10-02T17:05:00Z"/>
        </w:trPr>
        <w:tc>
          <w:tcPr>
            <w:tcW w:w="1120" w:type="pct"/>
          </w:tcPr>
          <w:p w14:paraId="544215FC" w14:textId="77777777" w:rsidR="000A006E" w:rsidRPr="00BB7E48" w:rsidRDefault="000A006E" w:rsidP="006703EA">
            <w:pPr>
              <w:pStyle w:val="GOSTTablenorm"/>
              <w:rPr>
                <w:ins w:id="8899" w:author="Опаева Лидия Арашаевна" w:date="2025-10-02T17:05:00Z"/>
              </w:rPr>
            </w:pPr>
            <w:ins w:id="8900" w:author="Опаева Лидия Арашаевна" w:date="2025-10-02T17:05:00Z">
              <w:r w:rsidRPr="00BB7E48">
                <w:t>ТОФК Дт</w:t>
              </w:r>
            </w:ins>
          </w:p>
        </w:tc>
        <w:tc>
          <w:tcPr>
            <w:tcW w:w="795" w:type="pct"/>
          </w:tcPr>
          <w:p w14:paraId="06523792" w14:textId="77777777" w:rsidR="000A006E" w:rsidRPr="00BB7E48" w:rsidRDefault="000A006E" w:rsidP="006703EA">
            <w:pPr>
              <w:pStyle w:val="GOSTTablenorm"/>
              <w:rPr>
                <w:ins w:id="8901" w:author="Опаева Лидия Арашаевна" w:date="2025-10-02T17:05:00Z"/>
              </w:rPr>
            </w:pPr>
            <w:ins w:id="8902" w:author="Опаева Лидия Арашаевна" w:date="2025-10-02T17:05:00Z">
              <w:r w:rsidRPr="00BB7E48">
                <w:rPr>
                  <w:b/>
                </w:rPr>
                <w:t>T0504833:</w:t>
              </w:r>
              <w:r w:rsidRPr="00BB7E48">
                <w:t>DT_</w:t>
              </w:r>
              <w:r w:rsidRPr="00BB7E48">
                <w:rPr>
                  <w:lang w:val="en-US"/>
                </w:rPr>
                <w:t>TOFK</w:t>
              </w:r>
            </w:ins>
          </w:p>
        </w:tc>
        <w:tc>
          <w:tcPr>
            <w:tcW w:w="560" w:type="pct"/>
          </w:tcPr>
          <w:p w14:paraId="1B2A9968" w14:textId="77777777" w:rsidR="000A006E" w:rsidRPr="00BB7E48" w:rsidRDefault="000A006E" w:rsidP="006703EA">
            <w:pPr>
              <w:pStyle w:val="GOSTTablenorm"/>
              <w:rPr>
                <w:ins w:id="8903" w:author="Опаева Лидия Арашаевна" w:date="2025-10-02T17:05:00Z"/>
                <w:lang w:eastAsia="en-US"/>
              </w:rPr>
            </w:pPr>
            <w:ins w:id="8904" w:author="Опаева Лидия Арашаевна" w:date="2025-10-02T17:05:00Z">
              <w:r w:rsidRPr="00BB7E48">
                <w:t>Строка</w:t>
              </w:r>
            </w:ins>
          </w:p>
        </w:tc>
        <w:tc>
          <w:tcPr>
            <w:tcW w:w="374" w:type="pct"/>
          </w:tcPr>
          <w:p w14:paraId="4C4BFB8E" w14:textId="77777777" w:rsidR="000A006E" w:rsidRPr="00BB7E48" w:rsidRDefault="000A006E" w:rsidP="006703EA">
            <w:pPr>
              <w:pStyle w:val="GOSTTablenorm"/>
              <w:rPr>
                <w:ins w:id="8905" w:author="Опаева Лидия Арашаевна" w:date="2025-10-02T17:05:00Z"/>
              </w:rPr>
            </w:pPr>
            <w:ins w:id="8906" w:author="Опаева Лидия Арашаевна" w:date="2025-10-02T17:05:00Z">
              <w:r w:rsidRPr="00BB7E48">
                <w:t>Да</w:t>
              </w:r>
            </w:ins>
          </w:p>
        </w:tc>
        <w:tc>
          <w:tcPr>
            <w:tcW w:w="374" w:type="pct"/>
          </w:tcPr>
          <w:p w14:paraId="19FE4916" w14:textId="77777777" w:rsidR="000A006E" w:rsidRPr="00BB7E48" w:rsidRDefault="000A006E" w:rsidP="006703EA">
            <w:pPr>
              <w:pStyle w:val="GOSTTablenorm"/>
              <w:rPr>
                <w:ins w:id="8907" w:author="Опаева Лидия Арашаевна" w:date="2025-10-02T17:05:00Z"/>
              </w:rPr>
            </w:pPr>
            <w:ins w:id="8908" w:author="Опаева Лидия Арашаевна" w:date="2025-10-02T17:05:00Z">
              <w:r w:rsidRPr="00BB7E48">
                <w:t>&lt;=4</w:t>
              </w:r>
            </w:ins>
          </w:p>
        </w:tc>
        <w:tc>
          <w:tcPr>
            <w:tcW w:w="1777" w:type="pct"/>
          </w:tcPr>
          <w:p w14:paraId="4B4683F1" w14:textId="77777777" w:rsidR="000A006E" w:rsidRPr="00BB7E48" w:rsidRDefault="000A006E" w:rsidP="006703EA">
            <w:pPr>
              <w:pStyle w:val="GOSTTablenorm"/>
              <w:rPr>
                <w:ins w:id="8909" w:author="Опаева Лидия Арашаевна" w:date="2025-10-02T17:05:00Z"/>
              </w:rPr>
            </w:pPr>
            <w:ins w:id="8910" w:author="Опаева Лидия Арашаевна" w:date="2025-10-02T17:05:00Z">
              <w:r w:rsidRPr="00BB7E48">
                <w:t>Указывается значение аналитического признака «ТОФК</w:t>
              </w:r>
              <w:r w:rsidRPr="00BB7E48" w:rsidDel="000A0FA3">
                <w:t xml:space="preserve"> </w:t>
              </w:r>
              <w:r w:rsidRPr="00BB7E48">
                <w:lastRenderedPageBreak/>
                <w:t>» для отражения по дебету записи учета.</w:t>
              </w:r>
            </w:ins>
          </w:p>
          <w:p w14:paraId="6B40A22B" w14:textId="77777777" w:rsidR="000A006E" w:rsidRPr="00BB7E48" w:rsidRDefault="000A006E" w:rsidP="006703EA">
            <w:pPr>
              <w:pStyle w:val="GOSTTablenorm"/>
              <w:rPr>
                <w:ins w:id="8911" w:author="Опаева Лидия Арашаевна" w:date="2025-10-02T17:05:00Z"/>
              </w:rPr>
            </w:pPr>
            <w:ins w:id="8912" w:author="Опаева Лидия Арашаевна" w:date="2025-10-02T17:05:00Z">
              <w:r w:rsidRPr="00BB7E48">
                <w:t>Допускается заполнение прочерком</w:t>
              </w:r>
            </w:ins>
          </w:p>
        </w:tc>
      </w:tr>
      <w:tr w:rsidR="000A006E" w:rsidRPr="00BB7E48" w14:paraId="0D8BDCC1" w14:textId="77777777" w:rsidTr="006703EA">
        <w:trPr>
          <w:ins w:id="8913" w:author="Опаева Лидия Арашаевна" w:date="2025-10-02T17:05:00Z"/>
        </w:trPr>
        <w:tc>
          <w:tcPr>
            <w:tcW w:w="1120" w:type="pct"/>
          </w:tcPr>
          <w:p w14:paraId="1DDD60AD" w14:textId="77777777" w:rsidR="000A006E" w:rsidRPr="00BB7E48" w:rsidRDefault="000A006E" w:rsidP="006703EA">
            <w:pPr>
              <w:pStyle w:val="GOSTTablenorm"/>
              <w:rPr>
                <w:ins w:id="8914" w:author="Опаева Лидия Арашаевна" w:date="2025-10-02T17:05:00Z"/>
              </w:rPr>
            </w:pPr>
            <w:ins w:id="8915" w:author="Опаева Лидия Арашаевна" w:date="2025-10-02T17:05:00Z">
              <w:r w:rsidRPr="00BB7E48">
                <w:lastRenderedPageBreak/>
                <w:t>Код СКУ корреспондирующий Дт</w:t>
              </w:r>
            </w:ins>
          </w:p>
        </w:tc>
        <w:tc>
          <w:tcPr>
            <w:tcW w:w="795" w:type="pct"/>
          </w:tcPr>
          <w:p w14:paraId="50D298D3" w14:textId="77777777" w:rsidR="000A006E" w:rsidRPr="00BB7E48" w:rsidRDefault="000A006E" w:rsidP="006703EA">
            <w:pPr>
              <w:pStyle w:val="GOSTTablenorm"/>
              <w:rPr>
                <w:ins w:id="8916" w:author="Опаева Лидия Арашаевна" w:date="2025-10-02T17:05:00Z"/>
              </w:rPr>
            </w:pPr>
            <w:ins w:id="8917" w:author="Опаева Лидия Арашаевна" w:date="2025-10-02T17:05:00Z">
              <w:r w:rsidRPr="00BB7E48">
                <w:rPr>
                  <w:b/>
                </w:rPr>
                <w:t>T0504833:</w:t>
              </w:r>
              <w:r w:rsidRPr="00BB7E48">
                <w:t>DT_ACCOUNTCORR</w:t>
              </w:r>
            </w:ins>
          </w:p>
        </w:tc>
        <w:tc>
          <w:tcPr>
            <w:tcW w:w="560" w:type="pct"/>
          </w:tcPr>
          <w:p w14:paraId="3A3DB789" w14:textId="77777777" w:rsidR="000A006E" w:rsidRPr="00BB7E48" w:rsidRDefault="000A006E" w:rsidP="006703EA">
            <w:pPr>
              <w:pStyle w:val="GOSTTablenorm"/>
              <w:rPr>
                <w:ins w:id="8918" w:author="Опаева Лидия Арашаевна" w:date="2025-10-02T17:05:00Z"/>
                <w:lang w:eastAsia="en-US"/>
              </w:rPr>
            </w:pPr>
            <w:ins w:id="8919" w:author="Опаева Лидия Арашаевна" w:date="2025-10-02T17:05:00Z">
              <w:r w:rsidRPr="00BB7E48">
                <w:t>Строка</w:t>
              </w:r>
            </w:ins>
          </w:p>
        </w:tc>
        <w:tc>
          <w:tcPr>
            <w:tcW w:w="374" w:type="pct"/>
          </w:tcPr>
          <w:p w14:paraId="6CB6D749" w14:textId="77777777" w:rsidR="000A006E" w:rsidRPr="00BB7E48" w:rsidRDefault="000A006E" w:rsidP="006703EA">
            <w:pPr>
              <w:pStyle w:val="GOSTTablenorm"/>
              <w:rPr>
                <w:ins w:id="8920" w:author="Опаева Лидия Арашаевна" w:date="2025-10-02T17:05:00Z"/>
              </w:rPr>
            </w:pPr>
            <w:ins w:id="8921" w:author="Опаева Лидия Арашаевна" w:date="2025-10-02T17:05:00Z">
              <w:r w:rsidRPr="00BB7E48">
                <w:t>Да</w:t>
              </w:r>
            </w:ins>
          </w:p>
        </w:tc>
        <w:tc>
          <w:tcPr>
            <w:tcW w:w="374" w:type="pct"/>
          </w:tcPr>
          <w:p w14:paraId="3D6E0787" w14:textId="77777777" w:rsidR="000A006E" w:rsidRPr="00BB7E48" w:rsidRDefault="000A006E" w:rsidP="006703EA">
            <w:pPr>
              <w:pStyle w:val="GOSTTablenorm"/>
              <w:rPr>
                <w:ins w:id="8922" w:author="Опаева Лидия Арашаевна" w:date="2025-10-02T17:05:00Z"/>
              </w:rPr>
            </w:pPr>
            <w:ins w:id="8923" w:author="Опаева Лидия Арашаевна" w:date="2025-10-02T17:05:00Z">
              <w:r w:rsidRPr="00BB7E48">
                <w:t>&lt;=5</w:t>
              </w:r>
            </w:ins>
          </w:p>
        </w:tc>
        <w:tc>
          <w:tcPr>
            <w:tcW w:w="1777" w:type="pct"/>
          </w:tcPr>
          <w:p w14:paraId="41239132" w14:textId="77777777" w:rsidR="000A006E" w:rsidRPr="00BB7E48" w:rsidRDefault="000A006E" w:rsidP="006703EA">
            <w:pPr>
              <w:pStyle w:val="GOSTTablenorm"/>
              <w:rPr>
                <w:ins w:id="8924" w:author="Опаева Лидия Арашаевна" w:date="2025-10-02T17:05:00Z"/>
              </w:rPr>
            </w:pPr>
            <w:ins w:id="8925" w:author="Опаева Лидия Арашаевна" w:date="2025-10-02T17:05:00Z">
              <w:r w:rsidRPr="00BB7E48">
                <w:t>Указывается значение аналитического признака «Код СКУ корреспондирующий» для отражения по дебету записи учета.</w:t>
              </w:r>
            </w:ins>
          </w:p>
          <w:p w14:paraId="0C860C20" w14:textId="77777777" w:rsidR="000A006E" w:rsidRPr="00BB7E48" w:rsidRDefault="000A006E" w:rsidP="006703EA">
            <w:pPr>
              <w:pStyle w:val="GOSTTablenorm"/>
              <w:rPr>
                <w:ins w:id="8926" w:author="Опаева Лидия Арашаевна" w:date="2025-10-02T17:05:00Z"/>
              </w:rPr>
            </w:pPr>
            <w:ins w:id="8927" w:author="Опаева Лидия Арашаевна" w:date="2025-10-02T17:05:00Z">
              <w:r w:rsidRPr="00BB7E48">
                <w:t>Допускается заполнение прочерком</w:t>
              </w:r>
            </w:ins>
          </w:p>
        </w:tc>
      </w:tr>
      <w:tr w:rsidR="000A006E" w:rsidRPr="00BB7E48" w14:paraId="612F8F87" w14:textId="77777777" w:rsidTr="006703EA">
        <w:trPr>
          <w:ins w:id="8928" w:author="Опаева Лидия Арашаевна" w:date="2025-10-02T17:05:00Z"/>
        </w:trPr>
        <w:tc>
          <w:tcPr>
            <w:tcW w:w="1120" w:type="pct"/>
          </w:tcPr>
          <w:p w14:paraId="49A08346" w14:textId="77777777" w:rsidR="000A006E" w:rsidRPr="00BB7E48" w:rsidRDefault="000A006E" w:rsidP="006703EA">
            <w:pPr>
              <w:pStyle w:val="GOSTTablenorm"/>
              <w:rPr>
                <w:ins w:id="8929" w:author="Опаева Лидия Арашаевна" w:date="2025-10-02T17:05:00Z"/>
              </w:rPr>
            </w:pPr>
            <w:ins w:id="8930" w:author="Опаева Лидия Арашаевна" w:date="2025-10-02T17:05:00Z">
              <w:r w:rsidRPr="00BB7E48">
                <w:t>Тип СКУ Дт</w:t>
              </w:r>
            </w:ins>
          </w:p>
        </w:tc>
        <w:tc>
          <w:tcPr>
            <w:tcW w:w="795" w:type="pct"/>
          </w:tcPr>
          <w:p w14:paraId="2DD8DFE2" w14:textId="77777777" w:rsidR="000A006E" w:rsidRPr="00BB7E48" w:rsidRDefault="000A006E" w:rsidP="006703EA">
            <w:pPr>
              <w:pStyle w:val="GOSTTablenorm"/>
              <w:rPr>
                <w:ins w:id="8931" w:author="Опаева Лидия Арашаевна" w:date="2025-10-02T17:05:00Z"/>
              </w:rPr>
            </w:pPr>
            <w:ins w:id="8932" w:author="Опаева Лидия Арашаевна" w:date="2025-10-02T17:05:00Z">
              <w:r w:rsidRPr="00BB7E48">
                <w:rPr>
                  <w:b/>
                </w:rPr>
                <w:t>T0504833:</w:t>
              </w:r>
              <w:r w:rsidRPr="00BB7E48">
                <w:t>DT_ACCOUNTTYPE</w:t>
              </w:r>
            </w:ins>
          </w:p>
        </w:tc>
        <w:tc>
          <w:tcPr>
            <w:tcW w:w="560" w:type="pct"/>
          </w:tcPr>
          <w:p w14:paraId="7411B791" w14:textId="77777777" w:rsidR="000A006E" w:rsidRPr="00BB7E48" w:rsidRDefault="000A006E" w:rsidP="006703EA">
            <w:pPr>
              <w:pStyle w:val="GOSTTablenorm"/>
              <w:rPr>
                <w:ins w:id="8933" w:author="Опаева Лидия Арашаевна" w:date="2025-10-02T17:05:00Z"/>
                <w:lang w:eastAsia="en-US"/>
              </w:rPr>
            </w:pPr>
            <w:ins w:id="8934" w:author="Опаева Лидия Арашаевна" w:date="2025-10-02T17:05:00Z">
              <w:r w:rsidRPr="00BB7E48">
                <w:t>Строка</w:t>
              </w:r>
            </w:ins>
          </w:p>
        </w:tc>
        <w:tc>
          <w:tcPr>
            <w:tcW w:w="374" w:type="pct"/>
          </w:tcPr>
          <w:p w14:paraId="66BC270A" w14:textId="77777777" w:rsidR="000A006E" w:rsidRPr="00BB7E48" w:rsidRDefault="000A006E" w:rsidP="006703EA">
            <w:pPr>
              <w:pStyle w:val="GOSTTablenorm"/>
              <w:rPr>
                <w:ins w:id="8935" w:author="Опаева Лидия Арашаевна" w:date="2025-10-02T17:05:00Z"/>
              </w:rPr>
            </w:pPr>
            <w:ins w:id="8936" w:author="Опаева Лидия Арашаевна" w:date="2025-10-02T17:05:00Z">
              <w:r w:rsidRPr="00BB7E48">
                <w:t>Да</w:t>
              </w:r>
            </w:ins>
          </w:p>
        </w:tc>
        <w:tc>
          <w:tcPr>
            <w:tcW w:w="374" w:type="pct"/>
          </w:tcPr>
          <w:p w14:paraId="5B32A417" w14:textId="77777777" w:rsidR="000A006E" w:rsidRPr="00BB7E48" w:rsidRDefault="000A006E" w:rsidP="006703EA">
            <w:pPr>
              <w:pStyle w:val="GOSTTablenorm"/>
              <w:rPr>
                <w:ins w:id="8937" w:author="Опаева Лидия Арашаевна" w:date="2025-10-02T17:05:00Z"/>
              </w:rPr>
            </w:pPr>
            <w:ins w:id="8938" w:author="Опаева Лидия Арашаевна" w:date="2025-10-02T17:05:00Z">
              <w:r w:rsidRPr="00BB7E48">
                <w:t>&lt;=2</w:t>
              </w:r>
            </w:ins>
          </w:p>
        </w:tc>
        <w:tc>
          <w:tcPr>
            <w:tcW w:w="1777" w:type="pct"/>
          </w:tcPr>
          <w:p w14:paraId="40CDF10E" w14:textId="77777777" w:rsidR="000A006E" w:rsidRPr="00BB7E48" w:rsidRDefault="000A006E" w:rsidP="006703EA">
            <w:pPr>
              <w:pStyle w:val="GOSTTablenorm"/>
              <w:rPr>
                <w:ins w:id="8939" w:author="Опаева Лидия Арашаевна" w:date="2025-10-02T17:05:00Z"/>
              </w:rPr>
            </w:pPr>
            <w:ins w:id="8940" w:author="Опаева Лидия Арашаевна" w:date="2025-10-02T17:05:00Z">
              <w:r w:rsidRPr="00BB7E48">
                <w:t>Указывается значение аналитического признака «Тип СКУ» для отражения по дебету записи учета.</w:t>
              </w:r>
            </w:ins>
          </w:p>
          <w:p w14:paraId="37A572BD" w14:textId="77777777" w:rsidR="000A006E" w:rsidRPr="00BB7E48" w:rsidRDefault="000A006E" w:rsidP="006703EA">
            <w:pPr>
              <w:pStyle w:val="GOSTTablenorm"/>
              <w:rPr>
                <w:ins w:id="8941" w:author="Опаева Лидия Арашаевна" w:date="2025-10-02T17:05:00Z"/>
              </w:rPr>
            </w:pPr>
            <w:ins w:id="8942" w:author="Опаева Лидия Арашаевна" w:date="2025-10-02T17:05:00Z">
              <w:r w:rsidRPr="00BB7E48">
                <w:t>Допускается заполнение прочерком</w:t>
              </w:r>
            </w:ins>
          </w:p>
        </w:tc>
      </w:tr>
      <w:tr w:rsidR="000A006E" w:rsidRPr="00BB7E48" w14:paraId="25F116A9" w14:textId="77777777" w:rsidTr="006703EA">
        <w:trPr>
          <w:ins w:id="8943" w:author="Опаева Лидия Арашаевна" w:date="2025-10-02T17:05:00Z"/>
        </w:trPr>
        <w:tc>
          <w:tcPr>
            <w:tcW w:w="1120" w:type="pct"/>
          </w:tcPr>
          <w:p w14:paraId="78A22A32" w14:textId="77777777" w:rsidR="000A006E" w:rsidRPr="00BB7E48" w:rsidRDefault="000A006E" w:rsidP="006703EA">
            <w:pPr>
              <w:pStyle w:val="GOSTTablenorm"/>
              <w:rPr>
                <w:ins w:id="8944" w:author="Опаева Лидия Арашаевна" w:date="2025-10-02T17:05:00Z"/>
              </w:rPr>
            </w:pPr>
            <w:ins w:id="8945" w:author="Опаева Лидия Арашаевна" w:date="2025-10-02T17:05:00Z">
              <w:r w:rsidRPr="00BB7E48">
                <w:t xml:space="preserve">ЗО Дт </w:t>
              </w:r>
            </w:ins>
          </w:p>
        </w:tc>
        <w:tc>
          <w:tcPr>
            <w:tcW w:w="795" w:type="pct"/>
          </w:tcPr>
          <w:p w14:paraId="0039BF8C" w14:textId="77777777" w:rsidR="000A006E" w:rsidRPr="00BB7E48" w:rsidRDefault="000A006E" w:rsidP="006703EA">
            <w:pPr>
              <w:pStyle w:val="GOSTTablenorm"/>
              <w:rPr>
                <w:ins w:id="8946" w:author="Опаева Лидия Арашаевна" w:date="2025-10-02T17:05:00Z"/>
              </w:rPr>
            </w:pPr>
            <w:ins w:id="8947" w:author="Опаева Лидия Арашаевна" w:date="2025-10-02T17:05:00Z">
              <w:r w:rsidRPr="00BB7E48">
                <w:rPr>
                  <w:b/>
                </w:rPr>
                <w:t>T0504833:</w:t>
              </w:r>
              <w:r w:rsidRPr="00BB7E48">
                <w:t>DT_PZO</w:t>
              </w:r>
            </w:ins>
          </w:p>
        </w:tc>
        <w:tc>
          <w:tcPr>
            <w:tcW w:w="560" w:type="pct"/>
          </w:tcPr>
          <w:p w14:paraId="4276093E" w14:textId="77777777" w:rsidR="000A006E" w:rsidRPr="00BB7E48" w:rsidRDefault="000A006E" w:rsidP="006703EA">
            <w:pPr>
              <w:pStyle w:val="GOSTTablenorm"/>
              <w:rPr>
                <w:ins w:id="8948" w:author="Опаева Лидия Арашаевна" w:date="2025-10-02T17:05:00Z"/>
                <w:lang w:eastAsia="en-US"/>
              </w:rPr>
            </w:pPr>
            <w:ins w:id="8949" w:author="Опаева Лидия Арашаевна" w:date="2025-10-02T17:05:00Z">
              <w:r w:rsidRPr="00BB7E48">
                <w:t>Строка</w:t>
              </w:r>
            </w:ins>
          </w:p>
        </w:tc>
        <w:tc>
          <w:tcPr>
            <w:tcW w:w="374" w:type="pct"/>
          </w:tcPr>
          <w:p w14:paraId="454D6FE2" w14:textId="77777777" w:rsidR="000A006E" w:rsidRPr="00BB7E48" w:rsidRDefault="000A006E" w:rsidP="006703EA">
            <w:pPr>
              <w:pStyle w:val="GOSTTablenorm"/>
              <w:rPr>
                <w:ins w:id="8950" w:author="Опаева Лидия Арашаевна" w:date="2025-10-02T17:05:00Z"/>
              </w:rPr>
            </w:pPr>
            <w:ins w:id="8951" w:author="Опаева Лидия Арашаевна" w:date="2025-10-02T17:05:00Z">
              <w:r w:rsidRPr="00BB7E48">
                <w:t>Да</w:t>
              </w:r>
            </w:ins>
          </w:p>
        </w:tc>
        <w:tc>
          <w:tcPr>
            <w:tcW w:w="374" w:type="pct"/>
          </w:tcPr>
          <w:p w14:paraId="46CA0997" w14:textId="77777777" w:rsidR="000A006E" w:rsidRPr="00BB7E48" w:rsidRDefault="000A006E" w:rsidP="006703EA">
            <w:pPr>
              <w:pStyle w:val="GOSTTablenorm"/>
              <w:rPr>
                <w:ins w:id="8952" w:author="Опаева Лидия Арашаевна" w:date="2025-10-02T17:05:00Z"/>
              </w:rPr>
            </w:pPr>
            <w:ins w:id="8953" w:author="Опаева Лидия Арашаевна" w:date="2025-10-02T17:05:00Z">
              <w:r w:rsidRPr="00BB7E48">
                <w:t>&lt;=10</w:t>
              </w:r>
            </w:ins>
          </w:p>
        </w:tc>
        <w:tc>
          <w:tcPr>
            <w:tcW w:w="1777" w:type="pct"/>
          </w:tcPr>
          <w:p w14:paraId="4FDED38D" w14:textId="77777777" w:rsidR="000A006E" w:rsidRPr="00BB7E48" w:rsidRDefault="000A006E" w:rsidP="006703EA">
            <w:pPr>
              <w:pStyle w:val="GOSTTablenorm"/>
              <w:rPr>
                <w:ins w:id="8954" w:author="Опаева Лидия Арашаевна" w:date="2025-10-02T17:05:00Z"/>
              </w:rPr>
            </w:pPr>
            <w:ins w:id="8955" w:author="Опаева Лидия Арашаевна" w:date="2025-10-02T17:05:00Z">
              <w:r w:rsidRPr="00BB7E48">
                <w:t>Указывается значение аналитического признака «ЗО» (Признак заключительных оборотов) для отражения по дебету записи учета.</w:t>
              </w:r>
            </w:ins>
          </w:p>
          <w:p w14:paraId="32669F11" w14:textId="77777777" w:rsidR="000A006E" w:rsidRPr="00BB7E48" w:rsidRDefault="000A006E" w:rsidP="006703EA">
            <w:pPr>
              <w:pStyle w:val="GOSTTablenorm"/>
              <w:rPr>
                <w:ins w:id="8956" w:author="Опаева Лидия Арашаевна" w:date="2025-10-02T17:05:00Z"/>
              </w:rPr>
            </w:pPr>
            <w:ins w:id="8957" w:author="Опаева Лидия Арашаевна" w:date="2025-10-02T17:05:00Z">
              <w:r w:rsidRPr="00BB7E48">
                <w:t>Допускается заполнение прочерком</w:t>
              </w:r>
            </w:ins>
          </w:p>
        </w:tc>
      </w:tr>
      <w:tr w:rsidR="000A006E" w:rsidRPr="00BB7E48" w14:paraId="32604893" w14:textId="77777777" w:rsidTr="006703EA">
        <w:trPr>
          <w:ins w:id="8958" w:author="Опаева Лидия Арашаевна" w:date="2025-10-02T17:05:00Z"/>
        </w:trPr>
        <w:tc>
          <w:tcPr>
            <w:tcW w:w="1120" w:type="pct"/>
          </w:tcPr>
          <w:p w14:paraId="2CFF0FD0" w14:textId="77777777" w:rsidR="000A006E" w:rsidRPr="00BB7E48" w:rsidRDefault="000A006E" w:rsidP="006703EA">
            <w:pPr>
              <w:pStyle w:val="GOSTTablenorm"/>
              <w:rPr>
                <w:ins w:id="8959" w:author="Опаева Лидия Арашаевна" w:date="2025-10-02T17:05:00Z"/>
              </w:rPr>
            </w:pPr>
            <w:ins w:id="8960" w:author="Опаева Лидия Арашаевна" w:date="2025-10-02T17:05:00Z">
              <w:r w:rsidRPr="00BB7E48">
                <w:t>Счет Кт</w:t>
              </w:r>
            </w:ins>
          </w:p>
        </w:tc>
        <w:tc>
          <w:tcPr>
            <w:tcW w:w="795" w:type="pct"/>
          </w:tcPr>
          <w:p w14:paraId="500E5DCD" w14:textId="77777777" w:rsidR="000A006E" w:rsidRPr="00BB7E48" w:rsidRDefault="000A006E" w:rsidP="006703EA">
            <w:pPr>
              <w:pStyle w:val="GOSTTablenorm"/>
              <w:rPr>
                <w:ins w:id="8961" w:author="Опаева Лидия Арашаевна" w:date="2025-10-02T17:05:00Z"/>
              </w:rPr>
            </w:pPr>
            <w:ins w:id="8962" w:author="Опаева Лидия Арашаевна" w:date="2025-10-02T17:05:00Z">
              <w:r w:rsidRPr="00BB7E48">
                <w:rPr>
                  <w:b/>
                </w:rPr>
                <w:t>T0504833:</w:t>
              </w:r>
              <w:r w:rsidRPr="00BB7E48">
                <w:t>CT_ACCOUNT</w:t>
              </w:r>
            </w:ins>
          </w:p>
        </w:tc>
        <w:tc>
          <w:tcPr>
            <w:tcW w:w="560" w:type="pct"/>
          </w:tcPr>
          <w:p w14:paraId="52316700" w14:textId="77777777" w:rsidR="000A006E" w:rsidRPr="00BB7E48" w:rsidRDefault="000A006E" w:rsidP="006703EA">
            <w:pPr>
              <w:pStyle w:val="GOSTTablenorm"/>
              <w:rPr>
                <w:ins w:id="8963" w:author="Опаева Лидия Арашаевна" w:date="2025-10-02T17:05:00Z"/>
                <w:lang w:val="en-US" w:eastAsia="en-US"/>
              </w:rPr>
            </w:pPr>
            <w:ins w:id="8964" w:author="Опаева Лидия Арашаевна" w:date="2025-10-02T17:05:00Z">
              <w:r w:rsidRPr="00BB7E48">
                <w:t>Строка</w:t>
              </w:r>
              <w:r w:rsidRPr="00BB7E48">
                <w:rPr>
                  <w:lang w:val="en-US"/>
                </w:rPr>
                <w:t xml:space="preserve"> </w:t>
              </w:r>
            </w:ins>
          </w:p>
        </w:tc>
        <w:tc>
          <w:tcPr>
            <w:tcW w:w="374" w:type="pct"/>
          </w:tcPr>
          <w:p w14:paraId="4C49498F" w14:textId="77777777" w:rsidR="000A006E" w:rsidRPr="00BB7E48" w:rsidRDefault="000A006E" w:rsidP="006703EA">
            <w:pPr>
              <w:pStyle w:val="GOSTTablenorm"/>
              <w:rPr>
                <w:ins w:id="8965" w:author="Опаева Лидия Арашаевна" w:date="2025-10-02T17:05:00Z"/>
              </w:rPr>
            </w:pPr>
            <w:ins w:id="8966" w:author="Опаева Лидия Арашаевна" w:date="2025-10-02T17:05:00Z">
              <w:r w:rsidRPr="00BB7E48">
                <w:t>Да</w:t>
              </w:r>
            </w:ins>
          </w:p>
        </w:tc>
        <w:tc>
          <w:tcPr>
            <w:tcW w:w="374" w:type="pct"/>
          </w:tcPr>
          <w:p w14:paraId="3297D5A2" w14:textId="77777777" w:rsidR="000A006E" w:rsidRPr="00BB7E48" w:rsidRDefault="000A006E" w:rsidP="006703EA">
            <w:pPr>
              <w:pStyle w:val="GOSTTablenorm"/>
              <w:rPr>
                <w:ins w:id="8967" w:author="Опаева Лидия Арашаевна" w:date="2025-10-02T17:05:00Z"/>
              </w:rPr>
            </w:pPr>
            <w:ins w:id="8968" w:author="Опаева Лидия Арашаевна" w:date="2025-10-02T17:05:00Z">
              <w:r w:rsidRPr="00BB7E48">
                <w:rPr>
                  <w:lang w:val="en-US"/>
                </w:rPr>
                <w:t>&lt;</w:t>
              </w:r>
              <w:r w:rsidRPr="00BB7E48">
                <w:t>=5</w:t>
              </w:r>
            </w:ins>
          </w:p>
        </w:tc>
        <w:tc>
          <w:tcPr>
            <w:tcW w:w="1777" w:type="pct"/>
          </w:tcPr>
          <w:p w14:paraId="05EB63CC" w14:textId="77777777" w:rsidR="000A006E" w:rsidRPr="00BB7E48" w:rsidRDefault="000A006E" w:rsidP="006703EA">
            <w:pPr>
              <w:pStyle w:val="GOSTTablenorm"/>
              <w:rPr>
                <w:ins w:id="8969" w:author="Опаева Лидия Арашаевна" w:date="2025-10-02T17:05:00Z"/>
              </w:rPr>
            </w:pPr>
            <w:ins w:id="8970" w:author="Опаева Лидия Арашаевна" w:date="2025-10-02T17:05:00Z">
              <w:r w:rsidRPr="00BB7E48">
                <w:t>Указывается код счета казначейского учета (номер забалансового счета) в соответствии со справочником «План счето</w:t>
              </w:r>
              <w:r w:rsidRPr="00131313">
                <w:t xml:space="preserve"> </w:t>
              </w:r>
              <w:r>
                <w:t>ПУР КС</w:t>
              </w:r>
              <w:r w:rsidRPr="00BB7E48">
                <w:t xml:space="preserve">» в </w:t>
              </w:r>
              <w:r w:rsidRPr="00BB7E48">
                <w:rPr>
                  <w:lang w:val="en-US"/>
                </w:rPr>
                <w:t>SVAP</w:t>
              </w:r>
              <w:r w:rsidRPr="00BB7E48">
                <w:t xml:space="preserve"> для отражения по кредиту записи учета</w:t>
              </w:r>
            </w:ins>
          </w:p>
        </w:tc>
      </w:tr>
      <w:tr w:rsidR="000A006E" w:rsidRPr="00BB7E48" w14:paraId="43E50E6A" w14:textId="77777777" w:rsidTr="006703EA">
        <w:trPr>
          <w:ins w:id="8971" w:author="Опаева Лидия Арашаевна" w:date="2025-10-02T17:05:00Z"/>
        </w:trPr>
        <w:tc>
          <w:tcPr>
            <w:tcW w:w="1120" w:type="pct"/>
          </w:tcPr>
          <w:p w14:paraId="32CD0379" w14:textId="77777777" w:rsidR="000A006E" w:rsidRPr="00BB7E48" w:rsidRDefault="000A006E" w:rsidP="006703EA">
            <w:pPr>
              <w:pStyle w:val="GOSTTablenorm"/>
              <w:rPr>
                <w:ins w:id="8972" w:author="Опаева Лидия Арашаевна" w:date="2025-10-02T17:05:00Z"/>
              </w:rPr>
            </w:pPr>
            <w:ins w:id="8973" w:author="Опаева Лидия Арашаевна" w:date="2025-10-02T17:05:00Z">
              <w:r w:rsidRPr="00BB7E48">
                <w:t>ОКТМО КС Кт</w:t>
              </w:r>
            </w:ins>
          </w:p>
        </w:tc>
        <w:tc>
          <w:tcPr>
            <w:tcW w:w="795" w:type="pct"/>
          </w:tcPr>
          <w:p w14:paraId="7E0B0B26" w14:textId="77777777" w:rsidR="000A006E" w:rsidRPr="00BB7E48" w:rsidRDefault="000A006E" w:rsidP="006703EA">
            <w:pPr>
              <w:pStyle w:val="GOSTTablenorm"/>
              <w:rPr>
                <w:ins w:id="8974" w:author="Опаева Лидия Арашаевна" w:date="2025-10-02T17:05:00Z"/>
              </w:rPr>
            </w:pPr>
            <w:ins w:id="8975" w:author="Опаева Лидия Арашаевна" w:date="2025-10-02T17:05:00Z">
              <w:r w:rsidRPr="00BB7E48">
                <w:rPr>
                  <w:b/>
                </w:rPr>
                <w:t>T0504833:</w:t>
              </w:r>
              <w:r w:rsidRPr="00BB7E48">
                <w:t>CT_OKTMOKS</w:t>
              </w:r>
            </w:ins>
          </w:p>
        </w:tc>
        <w:tc>
          <w:tcPr>
            <w:tcW w:w="560" w:type="pct"/>
          </w:tcPr>
          <w:p w14:paraId="08B7BAFA" w14:textId="77777777" w:rsidR="000A006E" w:rsidRPr="00BB7E48" w:rsidRDefault="000A006E" w:rsidP="006703EA">
            <w:pPr>
              <w:pStyle w:val="GOSTTablenorm"/>
              <w:rPr>
                <w:ins w:id="8976" w:author="Опаева Лидия Арашаевна" w:date="2025-10-02T17:05:00Z"/>
                <w:lang w:eastAsia="en-US"/>
              </w:rPr>
            </w:pPr>
            <w:ins w:id="8977" w:author="Опаева Лидия Арашаевна" w:date="2025-10-02T17:05:00Z">
              <w:r w:rsidRPr="00BB7E48">
                <w:t>Строка</w:t>
              </w:r>
            </w:ins>
          </w:p>
        </w:tc>
        <w:tc>
          <w:tcPr>
            <w:tcW w:w="374" w:type="pct"/>
          </w:tcPr>
          <w:p w14:paraId="0B8CBA34" w14:textId="77777777" w:rsidR="000A006E" w:rsidRPr="00BB7E48" w:rsidRDefault="000A006E" w:rsidP="006703EA">
            <w:pPr>
              <w:pStyle w:val="GOSTTablenorm"/>
              <w:rPr>
                <w:ins w:id="8978" w:author="Опаева Лидия Арашаевна" w:date="2025-10-02T17:05:00Z"/>
              </w:rPr>
            </w:pPr>
            <w:ins w:id="8979" w:author="Опаева Лидия Арашаевна" w:date="2025-10-02T17:05:00Z">
              <w:r w:rsidRPr="00BB7E48">
                <w:t>Да</w:t>
              </w:r>
            </w:ins>
          </w:p>
        </w:tc>
        <w:tc>
          <w:tcPr>
            <w:tcW w:w="374" w:type="pct"/>
          </w:tcPr>
          <w:p w14:paraId="30D004E7" w14:textId="77777777" w:rsidR="000A006E" w:rsidRPr="00BB7E48" w:rsidRDefault="000A006E" w:rsidP="006703EA">
            <w:pPr>
              <w:pStyle w:val="GOSTTablenorm"/>
              <w:rPr>
                <w:ins w:id="8980" w:author="Опаева Лидия Арашаевна" w:date="2025-10-02T17:05:00Z"/>
              </w:rPr>
            </w:pPr>
            <w:ins w:id="8981" w:author="Опаева Лидия Арашаевна" w:date="2025-10-02T17:05:00Z">
              <w:r w:rsidRPr="00BB7E48">
                <w:t>&lt;=8</w:t>
              </w:r>
            </w:ins>
          </w:p>
        </w:tc>
        <w:tc>
          <w:tcPr>
            <w:tcW w:w="1777" w:type="pct"/>
          </w:tcPr>
          <w:p w14:paraId="3758EB9C" w14:textId="77777777" w:rsidR="000A006E" w:rsidRPr="00BB7E48" w:rsidRDefault="000A006E" w:rsidP="006703EA">
            <w:pPr>
              <w:pStyle w:val="GOSTTablenorm"/>
              <w:rPr>
                <w:ins w:id="8982" w:author="Опаева Лидия Арашаевна" w:date="2025-10-02T17:05:00Z"/>
              </w:rPr>
            </w:pPr>
            <w:ins w:id="8983" w:author="Опаева Лидия Арашаевна" w:date="2025-10-02T17:05:00Z">
              <w:r w:rsidRPr="00BB7E48">
                <w:t>Указывается значение аналитического признака «ОКТМО КС» (код по ОКТМО казначейского счета) для отражения по кредиту записи аналитического учета.</w:t>
              </w:r>
            </w:ins>
          </w:p>
          <w:p w14:paraId="69538368" w14:textId="77777777" w:rsidR="000A006E" w:rsidRPr="00BB7E48" w:rsidRDefault="000A006E" w:rsidP="006703EA">
            <w:pPr>
              <w:pStyle w:val="GOSTTablenorm"/>
              <w:rPr>
                <w:ins w:id="8984" w:author="Опаева Лидия Арашаевна" w:date="2025-10-02T17:05:00Z"/>
              </w:rPr>
            </w:pPr>
            <w:ins w:id="8985" w:author="Опаева Лидия Арашаевна" w:date="2025-10-02T17:05:00Z">
              <w:r w:rsidRPr="00BB7E48">
                <w:t>Допускается заполнение прочерком</w:t>
              </w:r>
            </w:ins>
          </w:p>
        </w:tc>
      </w:tr>
      <w:tr w:rsidR="000A006E" w:rsidRPr="00BB7E48" w14:paraId="2F3B452D" w14:textId="77777777" w:rsidTr="006703EA">
        <w:trPr>
          <w:ins w:id="8986" w:author="Опаева Лидия Арашаевна" w:date="2025-10-02T17:05:00Z"/>
        </w:trPr>
        <w:tc>
          <w:tcPr>
            <w:tcW w:w="1120" w:type="pct"/>
          </w:tcPr>
          <w:p w14:paraId="4566C5FC" w14:textId="77777777" w:rsidR="000A006E" w:rsidRPr="00BB7E48" w:rsidRDefault="000A006E" w:rsidP="006703EA">
            <w:pPr>
              <w:pStyle w:val="GOSTTablenorm"/>
              <w:rPr>
                <w:ins w:id="8987" w:author="Опаева Лидия Арашаевна" w:date="2025-10-02T17:05:00Z"/>
              </w:rPr>
            </w:pPr>
            <w:ins w:id="8988" w:author="Опаева Лидия Арашаевна" w:date="2025-10-02T17:05:00Z">
              <w:r w:rsidRPr="00BB7E48">
                <w:t>ЛС Кт</w:t>
              </w:r>
            </w:ins>
          </w:p>
        </w:tc>
        <w:tc>
          <w:tcPr>
            <w:tcW w:w="795" w:type="pct"/>
          </w:tcPr>
          <w:p w14:paraId="12C62759" w14:textId="77777777" w:rsidR="000A006E" w:rsidRPr="00BB7E48" w:rsidRDefault="000A006E" w:rsidP="006703EA">
            <w:pPr>
              <w:pStyle w:val="GOSTTablenorm"/>
              <w:rPr>
                <w:ins w:id="8989" w:author="Опаева Лидия Арашаевна" w:date="2025-10-02T17:05:00Z"/>
              </w:rPr>
            </w:pPr>
            <w:ins w:id="8990" w:author="Опаева Лидия Арашаевна" w:date="2025-10-02T17:05:00Z">
              <w:r w:rsidRPr="00BB7E48">
                <w:rPr>
                  <w:b/>
                </w:rPr>
                <w:t>T0504833:</w:t>
              </w:r>
              <w:r w:rsidRPr="00BB7E48">
                <w:rPr>
                  <w:lang w:val="en-US"/>
                </w:rPr>
                <w:t>CT</w:t>
              </w:r>
              <w:r w:rsidRPr="00BB7E48">
                <w:t>_LS</w:t>
              </w:r>
            </w:ins>
          </w:p>
        </w:tc>
        <w:tc>
          <w:tcPr>
            <w:tcW w:w="560" w:type="pct"/>
          </w:tcPr>
          <w:p w14:paraId="56E029CB" w14:textId="77777777" w:rsidR="000A006E" w:rsidRPr="00BB7E48" w:rsidRDefault="000A006E" w:rsidP="006703EA">
            <w:pPr>
              <w:pStyle w:val="GOSTTablenorm"/>
              <w:rPr>
                <w:ins w:id="8991" w:author="Опаева Лидия Арашаевна" w:date="2025-10-02T17:05:00Z"/>
                <w:lang w:eastAsia="en-US"/>
              </w:rPr>
            </w:pPr>
            <w:ins w:id="8992" w:author="Опаева Лидия Арашаевна" w:date="2025-10-02T17:05:00Z">
              <w:r w:rsidRPr="00BB7E48">
                <w:t>Строка</w:t>
              </w:r>
            </w:ins>
          </w:p>
        </w:tc>
        <w:tc>
          <w:tcPr>
            <w:tcW w:w="374" w:type="pct"/>
          </w:tcPr>
          <w:p w14:paraId="70B02DE1" w14:textId="77777777" w:rsidR="000A006E" w:rsidRPr="00BB7E48" w:rsidRDefault="000A006E" w:rsidP="006703EA">
            <w:pPr>
              <w:pStyle w:val="GOSTTablenorm"/>
              <w:rPr>
                <w:ins w:id="8993" w:author="Опаева Лидия Арашаевна" w:date="2025-10-02T17:05:00Z"/>
              </w:rPr>
            </w:pPr>
            <w:ins w:id="8994" w:author="Опаева Лидия Арашаевна" w:date="2025-10-02T17:05:00Z">
              <w:r w:rsidRPr="00BB7E48">
                <w:t>Да</w:t>
              </w:r>
            </w:ins>
          </w:p>
        </w:tc>
        <w:tc>
          <w:tcPr>
            <w:tcW w:w="374" w:type="pct"/>
          </w:tcPr>
          <w:p w14:paraId="31DD087A" w14:textId="77777777" w:rsidR="000A006E" w:rsidRPr="00BB7E48" w:rsidRDefault="000A006E" w:rsidP="006703EA">
            <w:pPr>
              <w:pStyle w:val="GOSTTablenorm"/>
              <w:rPr>
                <w:ins w:id="8995" w:author="Опаева Лидия Арашаевна" w:date="2025-10-02T17:05:00Z"/>
              </w:rPr>
            </w:pPr>
            <w:ins w:id="8996" w:author="Опаева Лидия Арашаевна" w:date="2025-10-02T17:05:00Z">
              <w:r w:rsidRPr="00BB7E48">
                <w:t>&lt;=11</w:t>
              </w:r>
            </w:ins>
          </w:p>
        </w:tc>
        <w:tc>
          <w:tcPr>
            <w:tcW w:w="1777" w:type="pct"/>
          </w:tcPr>
          <w:p w14:paraId="079AEDFD" w14:textId="77777777" w:rsidR="000A006E" w:rsidRPr="00BB7E48" w:rsidRDefault="000A006E" w:rsidP="006703EA">
            <w:pPr>
              <w:pStyle w:val="GOSTTablenorm"/>
              <w:rPr>
                <w:ins w:id="8997" w:author="Опаева Лидия Арашаевна" w:date="2025-10-02T17:05:00Z"/>
              </w:rPr>
            </w:pPr>
            <w:ins w:id="8998" w:author="Опаева Лидия Арашаевна" w:date="2025-10-02T17:05:00Z">
              <w:r w:rsidRPr="00BB7E48">
                <w:t>Указывается значение аналитического признака «ЛС» для отражения по кредиту записи аналитического учета.</w:t>
              </w:r>
            </w:ins>
          </w:p>
          <w:p w14:paraId="5DA8C931" w14:textId="77777777" w:rsidR="000A006E" w:rsidRPr="00BB7E48" w:rsidRDefault="000A006E" w:rsidP="006703EA">
            <w:pPr>
              <w:pStyle w:val="GOSTTablenorm"/>
              <w:rPr>
                <w:ins w:id="8999" w:author="Опаева Лидия Арашаевна" w:date="2025-10-02T17:05:00Z"/>
              </w:rPr>
            </w:pPr>
            <w:ins w:id="9000" w:author="Опаева Лидия Арашаевна" w:date="2025-10-02T17:05:00Z">
              <w:r w:rsidRPr="00BB7E48">
                <w:t>Допускается заполнение прочерком</w:t>
              </w:r>
            </w:ins>
          </w:p>
        </w:tc>
      </w:tr>
      <w:tr w:rsidR="000A006E" w:rsidRPr="00BB7E48" w14:paraId="69CCA657" w14:textId="77777777" w:rsidTr="006703EA">
        <w:trPr>
          <w:ins w:id="9001" w:author="Опаева Лидия Арашаевна" w:date="2025-10-02T17:05:00Z"/>
        </w:trPr>
        <w:tc>
          <w:tcPr>
            <w:tcW w:w="1120" w:type="pct"/>
          </w:tcPr>
          <w:p w14:paraId="0FD9AA2A" w14:textId="77777777" w:rsidR="000A006E" w:rsidRPr="00BB7E48" w:rsidRDefault="000A006E" w:rsidP="006703EA">
            <w:pPr>
              <w:pStyle w:val="GOSTTablenorm"/>
              <w:rPr>
                <w:ins w:id="9002" w:author="Опаева Лидия Арашаевна" w:date="2025-10-02T17:05:00Z"/>
              </w:rPr>
            </w:pPr>
            <w:ins w:id="9003" w:author="Опаева Лидия Арашаевна" w:date="2025-10-02T17:05:00Z">
              <w:r w:rsidRPr="00BB7E48">
                <w:t>Аналитический код СКУ Кт</w:t>
              </w:r>
            </w:ins>
          </w:p>
        </w:tc>
        <w:tc>
          <w:tcPr>
            <w:tcW w:w="795" w:type="pct"/>
          </w:tcPr>
          <w:p w14:paraId="2C61C66E" w14:textId="77777777" w:rsidR="000A006E" w:rsidRPr="00BB7E48" w:rsidRDefault="000A006E" w:rsidP="006703EA">
            <w:pPr>
              <w:pStyle w:val="GOSTTablenorm"/>
              <w:rPr>
                <w:ins w:id="9004" w:author="Опаева Лидия Арашаевна" w:date="2025-10-02T17:05:00Z"/>
              </w:rPr>
            </w:pPr>
            <w:ins w:id="9005" w:author="Опаева Лидия Арашаевна" w:date="2025-10-02T17:05:00Z">
              <w:r w:rsidRPr="00BB7E48">
                <w:rPr>
                  <w:b/>
                </w:rPr>
                <w:t>T0504833:</w:t>
              </w:r>
              <w:r w:rsidRPr="00BB7E48">
                <w:t>CT_ANALITCODESKU</w:t>
              </w:r>
            </w:ins>
          </w:p>
        </w:tc>
        <w:tc>
          <w:tcPr>
            <w:tcW w:w="560" w:type="pct"/>
          </w:tcPr>
          <w:p w14:paraId="3E063424" w14:textId="77777777" w:rsidR="000A006E" w:rsidRPr="00BB7E48" w:rsidRDefault="000A006E" w:rsidP="006703EA">
            <w:pPr>
              <w:pStyle w:val="GOSTTablenorm"/>
              <w:rPr>
                <w:ins w:id="9006" w:author="Опаева Лидия Арашаевна" w:date="2025-10-02T17:05:00Z"/>
                <w:lang w:eastAsia="en-US"/>
              </w:rPr>
            </w:pPr>
            <w:ins w:id="9007" w:author="Опаева Лидия Арашаевна" w:date="2025-10-02T17:05:00Z">
              <w:r w:rsidRPr="00BB7E48">
                <w:t>Строка</w:t>
              </w:r>
            </w:ins>
          </w:p>
        </w:tc>
        <w:tc>
          <w:tcPr>
            <w:tcW w:w="374" w:type="pct"/>
          </w:tcPr>
          <w:p w14:paraId="0F0B1C2D" w14:textId="77777777" w:rsidR="000A006E" w:rsidRPr="00BB7E48" w:rsidRDefault="000A006E" w:rsidP="006703EA">
            <w:pPr>
              <w:pStyle w:val="GOSTTablenorm"/>
              <w:rPr>
                <w:ins w:id="9008" w:author="Опаева Лидия Арашаевна" w:date="2025-10-02T17:05:00Z"/>
              </w:rPr>
            </w:pPr>
            <w:ins w:id="9009" w:author="Опаева Лидия Арашаевна" w:date="2025-10-02T17:05:00Z">
              <w:r w:rsidRPr="00BB7E48">
                <w:t>Да</w:t>
              </w:r>
            </w:ins>
          </w:p>
        </w:tc>
        <w:tc>
          <w:tcPr>
            <w:tcW w:w="374" w:type="pct"/>
          </w:tcPr>
          <w:p w14:paraId="3844AEAF" w14:textId="77777777" w:rsidR="000A006E" w:rsidRPr="00BB7E48" w:rsidRDefault="000A006E" w:rsidP="006703EA">
            <w:pPr>
              <w:pStyle w:val="GOSTTablenorm"/>
              <w:rPr>
                <w:ins w:id="9010" w:author="Опаева Лидия Арашаевна" w:date="2025-10-02T17:05:00Z"/>
              </w:rPr>
            </w:pPr>
            <w:ins w:id="9011" w:author="Опаева Лидия Арашаевна" w:date="2025-10-02T17:05:00Z">
              <w:r w:rsidRPr="00BB7E48">
                <w:t>&lt;=</w:t>
              </w:r>
              <w:r w:rsidRPr="00BB7E48">
                <w:rPr>
                  <w:lang w:val="en-US"/>
                </w:rPr>
                <w:t>2</w:t>
              </w:r>
            </w:ins>
          </w:p>
        </w:tc>
        <w:tc>
          <w:tcPr>
            <w:tcW w:w="1777" w:type="pct"/>
          </w:tcPr>
          <w:p w14:paraId="3DEE3C3A" w14:textId="77777777" w:rsidR="000A006E" w:rsidRPr="00BB7E48" w:rsidRDefault="000A006E" w:rsidP="006703EA">
            <w:pPr>
              <w:pStyle w:val="GOSTTablenorm"/>
              <w:rPr>
                <w:ins w:id="9012" w:author="Опаева Лидия Арашаевна" w:date="2025-10-02T17:05:00Z"/>
              </w:rPr>
            </w:pPr>
            <w:ins w:id="9013" w:author="Опаева Лидия Арашаевна" w:date="2025-10-02T17:05:00Z">
              <w:r w:rsidRPr="00BB7E48">
                <w:t>Указывается значение аналитического признака «Аналитический код СКУ» для отражения по кредиту записи учета.</w:t>
              </w:r>
            </w:ins>
          </w:p>
          <w:p w14:paraId="77894FF0" w14:textId="77777777" w:rsidR="000A006E" w:rsidRPr="00BB7E48" w:rsidRDefault="000A006E" w:rsidP="006703EA">
            <w:pPr>
              <w:pStyle w:val="GOSTTablenorm"/>
              <w:rPr>
                <w:ins w:id="9014" w:author="Опаева Лидия Арашаевна" w:date="2025-10-02T17:05:00Z"/>
              </w:rPr>
            </w:pPr>
            <w:ins w:id="9015" w:author="Опаева Лидия Арашаевна" w:date="2025-10-02T17:05:00Z">
              <w:r w:rsidRPr="00BB7E48">
                <w:lastRenderedPageBreak/>
                <w:t xml:space="preserve">Допускается заполнение прочерком </w:t>
              </w:r>
            </w:ins>
          </w:p>
        </w:tc>
      </w:tr>
      <w:tr w:rsidR="000A006E" w:rsidRPr="00BB7E48" w14:paraId="27C18128" w14:textId="77777777" w:rsidTr="006703EA">
        <w:trPr>
          <w:ins w:id="9016" w:author="Опаева Лидия Арашаевна" w:date="2025-10-02T17:05:00Z"/>
        </w:trPr>
        <w:tc>
          <w:tcPr>
            <w:tcW w:w="1120" w:type="pct"/>
          </w:tcPr>
          <w:p w14:paraId="6B16570E" w14:textId="77777777" w:rsidR="000A006E" w:rsidRPr="00BB7E48" w:rsidRDefault="000A006E" w:rsidP="006703EA">
            <w:pPr>
              <w:pStyle w:val="GOSTTablenorm"/>
              <w:rPr>
                <w:ins w:id="9017" w:author="Опаева Лидия Арашаевна" w:date="2025-10-02T17:05:00Z"/>
              </w:rPr>
            </w:pPr>
            <w:ins w:id="9018" w:author="Опаева Лидия Арашаевна" w:date="2025-10-02T17:05:00Z">
              <w:r w:rsidRPr="00BB7E48">
                <w:lastRenderedPageBreak/>
                <w:t>КБК Кт</w:t>
              </w:r>
            </w:ins>
          </w:p>
        </w:tc>
        <w:tc>
          <w:tcPr>
            <w:tcW w:w="795" w:type="pct"/>
          </w:tcPr>
          <w:p w14:paraId="5316B32A" w14:textId="77777777" w:rsidR="000A006E" w:rsidRPr="00BB7E48" w:rsidRDefault="000A006E" w:rsidP="006703EA">
            <w:pPr>
              <w:pStyle w:val="GOSTTablenorm"/>
              <w:rPr>
                <w:ins w:id="9019" w:author="Опаева Лидия Арашаевна" w:date="2025-10-02T17:05:00Z"/>
              </w:rPr>
            </w:pPr>
            <w:ins w:id="9020" w:author="Опаева Лидия Арашаевна" w:date="2025-10-02T17:05:00Z">
              <w:r w:rsidRPr="00BB7E48">
                <w:rPr>
                  <w:b/>
                </w:rPr>
                <w:t>T0504833:</w:t>
              </w:r>
              <w:r w:rsidRPr="00BB7E48">
                <w:t>CT_KBK</w:t>
              </w:r>
            </w:ins>
          </w:p>
        </w:tc>
        <w:tc>
          <w:tcPr>
            <w:tcW w:w="560" w:type="pct"/>
          </w:tcPr>
          <w:p w14:paraId="28E42E7F" w14:textId="77777777" w:rsidR="000A006E" w:rsidRPr="00BB7E48" w:rsidRDefault="000A006E" w:rsidP="006703EA">
            <w:pPr>
              <w:pStyle w:val="GOSTTablenorm"/>
              <w:rPr>
                <w:ins w:id="9021" w:author="Опаева Лидия Арашаевна" w:date="2025-10-02T17:05:00Z"/>
                <w:lang w:eastAsia="en-US"/>
              </w:rPr>
            </w:pPr>
            <w:ins w:id="9022" w:author="Опаева Лидия Арашаевна" w:date="2025-10-02T17:05:00Z">
              <w:r w:rsidRPr="00BB7E48">
                <w:t>Строка</w:t>
              </w:r>
            </w:ins>
          </w:p>
        </w:tc>
        <w:tc>
          <w:tcPr>
            <w:tcW w:w="374" w:type="pct"/>
          </w:tcPr>
          <w:p w14:paraId="54D8889D" w14:textId="77777777" w:rsidR="000A006E" w:rsidRPr="00BB7E48" w:rsidRDefault="000A006E" w:rsidP="006703EA">
            <w:pPr>
              <w:pStyle w:val="GOSTTablenorm"/>
              <w:rPr>
                <w:ins w:id="9023" w:author="Опаева Лидия Арашаевна" w:date="2025-10-02T17:05:00Z"/>
              </w:rPr>
            </w:pPr>
            <w:ins w:id="9024" w:author="Опаева Лидия Арашаевна" w:date="2025-10-02T17:05:00Z">
              <w:r w:rsidRPr="00BB7E48">
                <w:t>Да</w:t>
              </w:r>
            </w:ins>
          </w:p>
        </w:tc>
        <w:tc>
          <w:tcPr>
            <w:tcW w:w="374" w:type="pct"/>
          </w:tcPr>
          <w:p w14:paraId="11FDDE02" w14:textId="77777777" w:rsidR="000A006E" w:rsidRPr="00BB7E48" w:rsidRDefault="000A006E" w:rsidP="006703EA">
            <w:pPr>
              <w:pStyle w:val="GOSTTablenorm"/>
              <w:rPr>
                <w:ins w:id="9025" w:author="Опаева Лидия Арашаевна" w:date="2025-10-02T17:05:00Z"/>
              </w:rPr>
            </w:pPr>
            <w:ins w:id="9026" w:author="Опаева Лидия Арашаевна" w:date="2025-10-02T17:05:00Z">
              <w:r w:rsidRPr="00BB7E48">
                <w:t>&lt;=20</w:t>
              </w:r>
            </w:ins>
          </w:p>
        </w:tc>
        <w:tc>
          <w:tcPr>
            <w:tcW w:w="1777" w:type="pct"/>
          </w:tcPr>
          <w:p w14:paraId="533AA693" w14:textId="77777777" w:rsidR="000A006E" w:rsidRPr="00BB7E48" w:rsidRDefault="000A006E" w:rsidP="006703EA">
            <w:pPr>
              <w:pStyle w:val="GOSTTablenorm"/>
              <w:rPr>
                <w:ins w:id="9027" w:author="Опаева Лидия Арашаевна" w:date="2025-10-02T17:05:00Z"/>
              </w:rPr>
            </w:pPr>
            <w:ins w:id="9028" w:author="Опаева Лидия Арашаевна" w:date="2025-10-02T17:05:00Z">
              <w:r w:rsidRPr="00BB7E48">
                <w:t>Указывается значение аналитического признака «КБК»  (Код по бюджетной классификации) для отражения по кредиту записи учета.</w:t>
              </w:r>
            </w:ins>
          </w:p>
          <w:p w14:paraId="0C1549EB" w14:textId="77777777" w:rsidR="000A006E" w:rsidRPr="00BB7E48" w:rsidRDefault="000A006E" w:rsidP="006703EA">
            <w:pPr>
              <w:pStyle w:val="GOSTTablenorm"/>
              <w:rPr>
                <w:ins w:id="9029" w:author="Опаева Лидия Арашаевна" w:date="2025-10-02T17:05:00Z"/>
              </w:rPr>
            </w:pPr>
            <w:ins w:id="9030" w:author="Опаева Лидия Арашаевна" w:date="2025-10-02T17:05:00Z">
              <w:r w:rsidRPr="00BB7E48">
                <w:t>Допускается заполнение прочерком</w:t>
              </w:r>
            </w:ins>
          </w:p>
        </w:tc>
      </w:tr>
      <w:tr w:rsidR="000A006E" w:rsidRPr="00BB7E48" w14:paraId="4A558F32" w14:textId="77777777" w:rsidTr="006703EA">
        <w:trPr>
          <w:ins w:id="9031" w:author="Опаева Лидия Арашаевна" w:date="2025-10-02T17:05:00Z"/>
        </w:trPr>
        <w:tc>
          <w:tcPr>
            <w:tcW w:w="1120" w:type="pct"/>
          </w:tcPr>
          <w:p w14:paraId="4584ABA1" w14:textId="77777777" w:rsidR="000A006E" w:rsidRPr="00BB7E48" w:rsidRDefault="000A006E" w:rsidP="006703EA">
            <w:pPr>
              <w:pStyle w:val="GOSTTablenorm"/>
              <w:rPr>
                <w:ins w:id="9032" w:author="Опаева Лидия Арашаевна" w:date="2025-10-02T17:05:00Z"/>
              </w:rPr>
            </w:pPr>
            <w:ins w:id="9033" w:author="Опаева Лидия Арашаевна" w:date="2025-10-02T17:05:00Z">
              <w:r w:rsidRPr="00BB7E48">
                <w:t>Тип КБК Кт</w:t>
              </w:r>
            </w:ins>
          </w:p>
        </w:tc>
        <w:tc>
          <w:tcPr>
            <w:tcW w:w="795" w:type="pct"/>
          </w:tcPr>
          <w:p w14:paraId="0DB92000" w14:textId="77777777" w:rsidR="000A006E" w:rsidRPr="00BB7E48" w:rsidRDefault="000A006E" w:rsidP="006703EA">
            <w:pPr>
              <w:pStyle w:val="GOSTTablenorm"/>
              <w:rPr>
                <w:ins w:id="9034" w:author="Опаева Лидия Арашаевна" w:date="2025-10-02T17:05:00Z"/>
              </w:rPr>
            </w:pPr>
            <w:ins w:id="9035" w:author="Опаева Лидия Арашаевна" w:date="2025-10-02T17:05:00Z">
              <w:r w:rsidRPr="00BB7E48">
                <w:rPr>
                  <w:b/>
                </w:rPr>
                <w:t>T0504833:</w:t>
              </w:r>
              <w:r w:rsidRPr="00BB7E48">
                <w:t>СT_</w:t>
              </w:r>
              <w:r w:rsidRPr="00BB7E48">
                <w:rPr>
                  <w:lang w:val="en-US"/>
                </w:rPr>
                <w:t>TYPE</w:t>
              </w:r>
              <w:r w:rsidRPr="00BB7E48">
                <w:t>KBK</w:t>
              </w:r>
            </w:ins>
          </w:p>
        </w:tc>
        <w:tc>
          <w:tcPr>
            <w:tcW w:w="560" w:type="pct"/>
          </w:tcPr>
          <w:p w14:paraId="120D51AE" w14:textId="77777777" w:rsidR="000A006E" w:rsidRPr="00BB7E48" w:rsidRDefault="000A006E" w:rsidP="006703EA">
            <w:pPr>
              <w:pStyle w:val="GOSTTablenorm"/>
              <w:rPr>
                <w:ins w:id="9036" w:author="Опаева Лидия Арашаевна" w:date="2025-10-02T17:05:00Z"/>
              </w:rPr>
            </w:pPr>
            <w:ins w:id="9037" w:author="Опаева Лидия Арашаевна" w:date="2025-10-02T17:05:00Z">
              <w:r w:rsidRPr="00BB7E48">
                <w:t>Строка</w:t>
              </w:r>
            </w:ins>
          </w:p>
        </w:tc>
        <w:tc>
          <w:tcPr>
            <w:tcW w:w="374" w:type="pct"/>
          </w:tcPr>
          <w:p w14:paraId="24034419" w14:textId="77777777" w:rsidR="000A006E" w:rsidRPr="00BB7E48" w:rsidRDefault="000A006E" w:rsidP="006703EA">
            <w:pPr>
              <w:pStyle w:val="GOSTTablenorm"/>
              <w:rPr>
                <w:ins w:id="9038" w:author="Опаева Лидия Арашаевна" w:date="2025-10-02T17:05:00Z"/>
              </w:rPr>
            </w:pPr>
            <w:ins w:id="9039" w:author="Опаева Лидия Арашаевна" w:date="2025-10-02T17:05:00Z">
              <w:r w:rsidRPr="00BB7E48">
                <w:t>Да</w:t>
              </w:r>
            </w:ins>
          </w:p>
        </w:tc>
        <w:tc>
          <w:tcPr>
            <w:tcW w:w="374" w:type="pct"/>
          </w:tcPr>
          <w:p w14:paraId="2C583C4A" w14:textId="77777777" w:rsidR="000A006E" w:rsidRPr="00BB7E48" w:rsidRDefault="000A006E" w:rsidP="006703EA">
            <w:pPr>
              <w:pStyle w:val="GOSTTablenorm"/>
              <w:rPr>
                <w:ins w:id="9040" w:author="Опаева Лидия Арашаевна" w:date="2025-10-02T17:05:00Z"/>
              </w:rPr>
            </w:pPr>
            <w:ins w:id="9041" w:author="Опаева Лидия Арашаевна" w:date="2025-10-02T17:05:00Z">
              <w:r w:rsidRPr="00BB7E48">
                <w:rPr>
                  <w:lang w:val="en-US"/>
                </w:rPr>
                <w:t>&lt;</w:t>
              </w:r>
              <w:r w:rsidRPr="00BB7E48">
                <w:t>=2</w:t>
              </w:r>
            </w:ins>
          </w:p>
        </w:tc>
        <w:tc>
          <w:tcPr>
            <w:tcW w:w="1777" w:type="pct"/>
          </w:tcPr>
          <w:p w14:paraId="500DA81E" w14:textId="77777777" w:rsidR="000A006E" w:rsidRPr="00BB7E48" w:rsidRDefault="000A006E" w:rsidP="006703EA">
            <w:pPr>
              <w:pStyle w:val="GOSTTablenorm"/>
              <w:rPr>
                <w:ins w:id="9042" w:author="Опаева Лидия Арашаевна" w:date="2025-10-02T17:05:00Z"/>
              </w:rPr>
            </w:pPr>
            <w:ins w:id="9043" w:author="Опаева Лидия Арашаевна" w:date="2025-10-02T17:05:00Z">
              <w:r w:rsidRPr="00BB7E48">
                <w:t>Указывается значение аналитического признака «Тип КБК» для отражения по кредиту записи учета.</w:t>
              </w:r>
            </w:ins>
          </w:p>
          <w:p w14:paraId="36F75A72" w14:textId="77777777" w:rsidR="000A006E" w:rsidRPr="00BB7E48" w:rsidRDefault="000A006E" w:rsidP="006703EA">
            <w:pPr>
              <w:pStyle w:val="GOSTTablenorm"/>
              <w:rPr>
                <w:ins w:id="9044" w:author="Опаева Лидия Арашаевна" w:date="2025-10-02T17:05:00Z"/>
              </w:rPr>
            </w:pPr>
            <w:ins w:id="9045" w:author="Опаева Лидия Арашаевна" w:date="2025-10-02T17:05:00Z">
              <w:r w:rsidRPr="00BB7E48">
                <w:t>Допускается заполнение прочерком</w:t>
              </w:r>
            </w:ins>
          </w:p>
        </w:tc>
      </w:tr>
      <w:tr w:rsidR="000A006E" w:rsidRPr="00BB7E48" w14:paraId="6D18B106" w14:textId="77777777" w:rsidTr="006703EA">
        <w:trPr>
          <w:ins w:id="9046" w:author="Опаева Лидия Арашаевна" w:date="2025-10-02T17:05:00Z"/>
        </w:trPr>
        <w:tc>
          <w:tcPr>
            <w:tcW w:w="1120" w:type="pct"/>
          </w:tcPr>
          <w:p w14:paraId="4F634B74" w14:textId="77777777" w:rsidR="000A006E" w:rsidRPr="00BB7E48" w:rsidRDefault="000A006E" w:rsidP="006703EA">
            <w:pPr>
              <w:pStyle w:val="GOSTTablenorm"/>
              <w:rPr>
                <w:ins w:id="9047" w:author="Опаева Лидия Арашаевна" w:date="2025-10-02T17:05:00Z"/>
              </w:rPr>
            </w:pPr>
            <w:ins w:id="9048" w:author="Опаева Лидия Арашаевна" w:date="2025-10-02T17:05:00Z">
              <w:r w:rsidRPr="00BB7E48">
                <w:t>Код валюты Кт</w:t>
              </w:r>
            </w:ins>
          </w:p>
        </w:tc>
        <w:tc>
          <w:tcPr>
            <w:tcW w:w="795" w:type="pct"/>
          </w:tcPr>
          <w:p w14:paraId="2F527643" w14:textId="77777777" w:rsidR="000A006E" w:rsidRPr="00BB7E48" w:rsidRDefault="000A006E" w:rsidP="006703EA">
            <w:pPr>
              <w:pStyle w:val="GOSTTablenorm"/>
              <w:rPr>
                <w:ins w:id="9049" w:author="Опаева Лидия Арашаевна" w:date="2025-10-02T17:05:00Z"/>
              </w:rPr>
            </w:pPr>
            <w:ins w:id="9050" w:author="Опаева Лидия Арашаевна" w:date="2025-10-02T17:05:00Z">
              <w:r w:rsidRPr="00BB7E48">
                <w:rPr>
                  <w:b/>
                </w:rPr>
                <w:t>T0504833:</w:t>
              </w:r>
              <w:r w:rsidRPr="00BB7E48">
                <w:t>CT_VALCODE</w:t>
              </w:r>
            </w:ins>
          </w:p>
        </w:tc>
        <w:tc>
          <w:tcPr>
            <w:tcW w:w="560" w:type="pct"/>
          </w:tcPr>
          <w:p w14:paraId="098FA902" w14:textId="77777777" w:rsidR="000A006E" w:rsidRPr="00BB7E48" w:rsidRDefault="000A006E" w:rsidP="006703EA">
            <w:pPr>
              <w:pStyle w:val="GOSTTablenorm"/>
              <w:rPr>
                <w:ins w:id="9051" w:author="Опаева Лидия Арашаевна" w:date="2025-10-02T17:05:00Z"/>
                <w:lang w:eastAsia="en-US"/>
              </w:rPr>
            </w:pPr>
            <w:ins w:id="9052" w:author="Опаева Лидия Арашаевна" w:date="2025-10-02T17:05:00Z">
              <w:r w:rsidRPr="00BB7E48">
                <w:t>Строка</w:t>
              </w:r>
            </w:ins>
          </w:p>
        </w:tc>
        <w:tc>
          <w:tcPr>
            <w:tcW w:w="374" w:type="pct"/>
          </w:tcPr>
          <w:p w14:paraId="67535BD6" w14:textId="77777777" w:rsidR="000A006E" w:rsidRPr="00BB7E48" w:rsidRDefault="000A006E" w:rsidP="006703EA">
            <w:pPr>
              <w:pStyle w:val="GOSTTablenorm"/>
              <w:rPr>
                <w:ins w:id="9053" w:author="Опаева Лидия Арашаевна" w:date="2025-10-02T17:05:00Z"/>
              </w:rPr>
            </w:pPr>
            <w:ins w:id="9054" w:author="Опаева Лидия Арашаевна" w:date="2025-10-02T17:05:00Z">
              <w:r w:rsidRPr="00BB7E48">
                <w:t>Да</w:t>
              </w:r>
            </w:ins>
          </w:p>
        </w:tc>
        <w:tc>
          <w:tcPr>
            <w:tcW w:w="374" w:type="pct"/>
          </w:tcPr>
          <w:p w14:paraId="03F6FDBB" w14:textId="77777777" w:rsidR="000A006E" w:rsidRPr="00BB7E48" w:rsidRDefault="000A006E" w:rsidP="006703EA">
            <w:pPr>
              <w:pStyle w:val="GOSTTablenorm"/>
              <w:rPr>
                <w:ins w:id="9055" w:author="Опаева Лидия Арашаевна" w:date="2025-10-02T17:05:00Z"/>
              </w:rPr>
            </w:pPr>
            <w:ins w:id="9056" w:author="Опаева Лидия Арашаевна" w:date="2025-10-02T17:05:00Z">
              <w:r w:rsidRPr="00BB7E48">
                <w:t>&lt;=3</w:t>
              </w:r>
            </w:ins>
          </w:p>
        </w:tc>
        <w:tc>
          <w:tcPr>
            <w:tcW w:w="1777" w:type="pct"/>
          </w:tcPr>
          <w:p w14:paraId="3570B25F" w14:textId="77777777" w:rsidR="000A006E" w:rsidRPr="00BB7E48" w:rsidRDefault="000A006E" w:rsidP="006703EA">
            <w:pPr>
              <w:pStyle w:val="GOSTTablenorm"/>
              <w:rPr>
                <w:ins w:id="9057" w:author="Опаева Лидия Арашаевна" w:date="2025-10-02T17:05:00Z"/>
              </w:rPr>
            </w:pPr>
            <w:ins w:id="9058" w:author="Опаева Лидия Арашаевна" w:date="2025-10-02T17:05:00Z">
              <w:r w:rsidRPr="00BB7E48">
                <w:t>Указывается значение аналитического признака «Код валюты» для отражения по кредиту записи учета.</w:t>
              </w:r>
            </w:ins>
          </w:p>
          <w:p w14:paraId="3F77AC45" w14:textId="77777777" w:rsidR="000A006E" w:rsidRPr="00BB7E48" w:rsidRDefault="000A006E" w:rsidP="006703EA">
            <w:pPr>
              <w:pStyle w:val="GOSTTablenorm"/>
              <w:rPr>
                <w:ins w:id="9059" w:author="Опаева Лидия Арашаевна" w:date="2025-10-02T17:05:00Z"/>
              </w:rPr>
            </w:pPr>
            <w:ins w:id="9060" w:author="Опаева Лидия Арашаевна" w:date="2025-10-02T17:05:00Z">
              <w:r w:rsidRPr="00BB7E48">
                <w:t xml:space="preserve">Допускается заполнение прочерком </w:t>
              </w:r>
            </w:ins>
          </w:p>
        </w:tc>
      </w:tr>
      <w:tr w:rsidR="000A006E" w:rsidRPr="00BB7E48" w14:paraId="4828413C" w14:textId="77777777" w:rsidTr="006703EA">
        <w:trPr>
          <w:ins w:id="9061" w:author="Опаева Лидия Арашаевна" w:date="2025-10-02T17:05:00Z"/>
        </w:trPr>
        <w:tc>
          <w:tcPr>
            <w:tcW w:w="1120" w:type="pct"/>
          </w:tcPr>
          <w:p w14:paraId="674C2AD7" w14:textId="77777777" w:rsidR="000A006E" w:rsidRPr="00BB7E48" w:rsidRDefault="000A006E" w:rsidP="006703EA">
            <w:pPr>
              <w:pStyle w:val="GOSTTablenorm"/>
              <w:rPr>
                <w:ins w:id="9062" w:author="Опаева Лидия Арашаевна" w:date="2025-10-02T17:05:00Z"/>
              </w:rPr>
            </w:pPr>
            <w:ins w:id="9063" w:author="Опаева Лидия Арашаевна" w:date="2025-10-02T17:05:00Z">
              <w:r w:rsidRPr="00BB7E48">
                <w:t>ТОФК КС Кт</w:t>
              </w:r>
            </w:ins>
          </w:p>
        </w:tc>
        <w:tc>
          <w:tcPr>
            <w:tcW w:w="795" w:type="pct"/>
          </w:tcPr>
          <w:p w14:paraId="70145717" w14:textId="77777777" w:rsidR="000A006E" w:rsidRPr="00BB7E48" w:rsidRDefault="000A006E" w:rsidP="006703EA">
            <w:pPr>
              <w:pStyle w:val="GOSTTablenorm"/>
              <w:rPr>
                <w:ins w:id="9064" w:author="Опаева Лидия Арашаевна" w:date="2025-10-02T17:05:00Z"/>
              </w:rPr>
            </w:pPr>
            <w:ins w:id="9065" w:author="Опаева Лидия Арашаевна" w:date="2025-10-02T17:05:00Z">
              <w:r w:rsidRPr="00BB7E48">
                <w:rPr>
                  <w:b/>
                </w:rPr>
                <w:t>T0504833:</w:t>
              </w:r>
              <w:r w:rsidRPr="00BB7E48">
                <w:t>CT_TOFKKS</w:t>
              </w:r>
            </w:ins>
          </w:p>
        </w:tc>
        <w:tc>
          <w:tcPr>
            <w:tcW w:w="560" w:type="pct"/>
          </w:tcPr>
          <w:p w14:paraId="575DF727" w14:textId="77777777" w:rsidR="000A006E" w:rsidRPr="00BB7E48" w:rsidRDefault="000A006E" w:rsidP="006703EA">
            <w:pPr>
              <w:pStyle w:val="GOSTTablenorm"/>
              <w:rPr>
                <w:ins w:id="9066" w:author="Опаева Лидия Арашаевна" w:date="2025-10-02T17:05:00Z"/>
                <w:lang w:eastAsia="en-US"/>
              </w:rPr>
            </w:pPr>
            <w:ins w:id="9067" w:author="Опаева Лидия Арашаевна" w:date="2025-10-02T17:05:00Z">
              <w:r w:rsidRPr="00BB7E48">
                <w:t>Строка</w:t>
              </w:r>
            </w:ins>
          </w:p>
        </w:tc>
        <w:tc>
          <w:tcPr>
            <w:tcW w:w="374" w:type="pct"/>
          </w:tcPr>
          <w:p w14:paraId="4ADF7F4A" w14:textId="77777777" w:rsidR="000A006E" w:rsidRPr="00BB7E48" w:rsidRDefault="000A006E" w:rsidP="006703EA">
            <w:pPr>
              <w:pStyle w:val="GOSTTablenorm"/>
              <w:rPr>
                <w:ins w:id="9068" w:author="Опаева Лидия Арашаевна" w:date="2025-10-02T17:05:00Z"/>
              </w:rPr>
            </w:pPr>
            <w:ins w:id="9069" w:author="Опаева Лидия Арашаевна" w:date="2025-10-02T17:05:00Z">
              <w:r w:rsidRPr="00BB7E48">
                <w:t>Да</w:t>
              </w:r>
            </w:ins>
          </w:p>
        </w:tc>
        <w:tc>
          <w:tcPr>
            <w:tcW w:w="374" w:type="pct"/>
          </w:tcPr>
          <w:p w14:paraId="7B2317D7" w14:textId="77777777" w:rsidR="000A006E" w:rsidRPr="00BB7E48" w:rsidRDefault="000A006E" w:rsidP="006703EA">
            <w:pPr>
              <w:pStyle w:val="GOSTTablenorm"/>
              <w:rPr>
                <w:ins w:id="9070" w:author="Опаева Лидия Арашаевна" w:date="2025-10-02T17:05:00Z"/>
              </w:rPr>
            </w:pPr>
            <w:ins w:id="9071" w:author="Опаева Лидия Арашаевна" w:date="2025-10-02T17:05:00Z">
              <w:r w:rsidRPr="00BB7E48">
                <w:t>&lt;=2</w:t>
              </w:r>
            </w:ins>
          </w:p>
        </w:tc>
        <w:tc>
          <w:tcPr>
            <w:tcW w:w="1777" w:type="pct"/>
          </w:tcPr>
          <w:p w14:paraId="0C568AC5" w14:textId="77777777" w:rsidR="000A006E" w:rsidRPr="00BB7E48" w:rsidRDefault="000A006E" w:rsidP="006703EA">
            <w:pPr>
              <w:pStyle w:val="GOSTTablenorm"/>
              <w:rPr>
                <w:ins w:id="9072" w:author="Опаева Лидия Арашаевна" w:date="2025-10-02T17:05:00Z"/>
              </w:rPr>
            </w:pPr>
            <w:ins w:id="9073" w:author="Опаева Лидия Арашаевна" w:date="2025-10-02T17:05:00Z">
              <w:r w:rsidRPr="00BB7E48">
                <w:t>Указывается значение аналитического признака «ТОФК КС» для отражения по кредиту записи учета.</w:t>
              </w:r>
            </w:ins>
          </w:p>
          <w:p w14:paraId="6F165E30" w14:textId="77777777" w:rsidR="000A006E" w:rsidRPr="00BB7E48" w:rsidRDefault="000A006E" w:rsidP="006703EA">
            <w:pPr>
              <w:pStyle w:val="GOSTTablenorm"/>
              <w:rPr>
                <w:ins w:id="9074" w:author="Опаева Лидия Арашаевна" w:date="2025-10-02T17:05:00Z"/>
              </w:rPr>
            </w:pPr>
            <w:ins w:id="9075" w:author="Опаева Лидия Арашаевна" w:date="2025-10-02T17:05:00Z">
              <w:r w:rsidRPr="00BB7E48">
                <w:t>Допускается заполнение прочерком</w:t>
              </w:r>
            </w:ins>
          </w:p>
        </w:tc>
      </w:tr>
      <w:tr w:rsidR="000A006E" w:rsidRPr="00BB7E48" w14:paraId="38E59CD5" w14:textId="77777777" w:rsidTr="006703EA">
        <w:trPr>
          <w:ins w:id="9076" w:author="Опаева Лидия Арашаевна" w:date="2025-10-02T17:05:00Z"/>
        </w:trPr>
        <w:tc>
          <w:tcPr>
            <w:tcW w:w="1120" w:type="pct"/>
          </w:tcPr>
          <w:p w14:paraId="4B5B86EB" w14:textId="77777777" w:rsidR="000A006E" w:rsidRPr="00BB7E48" w:rsidRDefault="000A006E" w:rsidP="006703EA">
            <w:pPr>
              <w:pStyle w:val="GOSTTablenorm"/>
              <w:rPr>
                <w:ins w:id="9077" w:author="Опаева Лидия Арашаевна" w:date="2025-10-02T17:05:00Z"/>
              </w:rPr>
            </w:pPr>
            <w:ins w:id="9078" w:author="Опаева Лидия Арашаевна" w:date="2025-10-02T17:05:00Z">
              <w:r w:rsidRPr="00BB7E48">
                <w:t>Порядковый номер КС Кт</w:t>
              </w:r>
            </w:ins>
          </w:p>
        </w:tc>
        <w:tc>
          <w:tcPr>
            <w:tcW w:w="795" w:type="pct"/>
          </w:tcPr>
          <w:p w14:paraId="1153C356" w14:textId="77777777" w:rsidR="000A006E" w:rsidRPr="00BB7E48" w:rsidRDefault="000A006E" w:rsidP="006703EA">
            <w:pPr>
              <w:pStyle w:val="GOSTTablenorm"/>
              <w:rPr>
                <w:ins w:id="9079" w:author="Опаева Лидия Арашаевна" w:date="2025-10-02T17:05:00Z"/>
              </w:rPr>
            </w:pPr>
            <w:ins w:id="9080" w:author="Опаева Лидия Арашаевна" w:date="2025-10-02T17:05:00Z">
              <w:r w:rsidRPr="00BB7E48">
                <w:rPr>
                  <w:b/>
                </w:rPr>
                <w:t>T0504833:</w:t>
              </w:r>
              <w:r w:rsidRPr="00BB7E48">
                <w:t>CT_PNKS</w:t>
              </w:r>
            </w:ins>
          </w:p>
        </w:tc>
        <w:tc>
          <w:tcPr>
            <w:tcW w:w="560" w:type="pct"/>
          </w:tcPr>
          <w:p w14:paraId="5579652D" w14:textId="77777777" w:rsidR="000A006E" w:rsidRPr="00BB7E48" w:rsidRDefault="000A006E" w:rsidP="006703EA">
            <w:pPr>
              <w:pStyle w:val="GOSTTablenorm"/>
              <w:rPr>
                <w:ins w:id="9081" w:author="Опаева Лидия Арашаевна" w:date="2025-10-02T17:05:00Z"/>
                <w:lang w:eastAsia="en-US"/>
              </w:rPr>
            </w:pPr>
            <w:ins w:id="9082" w:author="Опаева Лидия Арашаевна" w:date="2025-10-02T17:05:00Z">
              <w:r w:rsidRPr="00BB7E48">
                <w:t>Строка</w:t>
              </w:r>
            </w:ins>
          </w:p>
        </w:tc>
        <w:tc>
          <w:tcPr>
            <w:tcW w:w="374" w:type="pct"/>
          </w:tcPr>
          <w:p w14:paraId="2D2B4C43" w14:textId="77777777" w:rsidR="000A006E" w:rsidRPr="00BB7E48" w:rsidRDefault="000A006E" w:rsidP="006703EA">
            <w:pPr>
              <w:pStyle w:val="GOSTTablenorm"/>
              <w:rPr>
                <w:ins w:id="9083" w:author="Опаева Лидия Арашаевна" w:date="2025-10-02T17:05:00Z"/>
              </w:rPr>
            </w:pPr>
            <w:ins w:id="9084" w:author="Опаева Лидия Арашаевна" w:date="2025-10-02T17:05:00Z">
              <w:r w:rsidRPr="00BB7E48">
                <w:t>Да</w:t>
              </w:r>
            </w:ins>
          </w:p>
        </w:tc>
        <w:tc>
          <w:tcPr>
            <w:tcW w:w="374" w:type="pct"/>
          </w:tcPr>
          <w:p w14:paraId="711962CE" w14:textId="77777777" w:rsidR="000A006E" w:rsidRPr="00BB7E48" w:rsidRDefault="000A006E" w:rsidP="006703EA">
            <w:pPr>
              <w:pStyle w:val="GOSTTablenorm"/>
              <w:rPr>
                <w:ins w:id="9085" w:author="Опаева Лидия Арашаевна" w:date="2025-10-02T17:05:00Z"/>
              </w:rPr>
            </w:pPr>
            <w:ins w:id="9086" w:author="Опаева Лидия Арашаевна" w:date="2025-10-02T17:05:00Z">
              <w:r w:rsidRPr="00BB7E48">
                <w:rPr>
                  <w:lang w:val="en-US"/>
                </w:rPr>
                <w:t>&lt;</w:t>
              </w:r>
              <w:r w:rsidRPr="00BB7E48">
                <w:t>=2</w:t>
              </w:r>
            </w:ins>
          </w:p>
        </w:tc>
        <w:tc>
          <w:tcPr>
            <w:tcW w:w="1777" w:type="pct"/>
          </w:tcPr>
          <w:p w14:paraId="75F06913" w14:textId="77777777" w:rsidR="000A006E" w:rsidRPr="00BB7E48" w:rsidRDefault="000A006E" w:rsidP="006703EA">
            <w:pPr>
              <w:pStyle w:val="GOSTTablenorm"/>
              <w:rPr>
                <w:ins w:id="9087" w:author="Опаева Лидия Арашаевна" w:date="2025-10-02T17:05:00Z"/>
              </w:rPr>
            </w:pPr>
            <w:ins w:id="9088" w:author="Опаева Лидия Арашаевна" w:date="2025-10-02T17:05:00Z">
              <w:r w:rsidRPr="00BB7E48">
                <w:t>Указывается значение аналитического признака «Порядковый номер КС» для отражения по кредиту записи учета.</w:t>
              </w:r>
            </w:ins>
          </w:p>
          <w:p w14:paraId="22FC0201" w14:textId="77777777" w:rsidR="000A006E" w:rsidRPr="00BB7E48" w:rsidRDefault="000A006E" w:rsidP="006703EA">
            <w:pPr>
              <w:pStyle w:val="GOSTTablenorm"/>
              <w:rPr>
                <w:ins w:id="9089" w:author="Опаева Лидия Арашаевна" w:date="2025-10-02T17:05:00Z"/>
              </w:rPr>
            </w:pPr>
            <w:ins w:id="9090" w:author="Опаева Лидия Арашаевна" w:date="2025-10-02T17:05:00Z">
              <w:r w:rsidRPr="00BB7E48">
                <w:t>Допускается заполнение прочерком</w:t>
              </w:r>
            </w:ins>
          </w:p>
        </w:tc>
      </w:tr>
      <w:tr w:rsidR="000A006E" w:rsidRPr="00BB7E48" w14:paraId="4574DE61" w14:textId="77777777" w:rsidTr="006703EA">
        <w:trPr>
          <w:ins w:id="9091" w:author="Опаева Лидия Арашаевна" w:date="2025-10-02T17:05:00Z"/>
        </w:trPr>
        <w:tc>
          <w:tcPr>
            <w:tcW w:w="1120" w:type="pct"/>
          </w:tcPr>
          <w:p w14:paraId="5BBE6142" w14:textId="77777777" w:rsidR="000A006E" w:rsidRPr="00BB7E48" w:rsidRDefault="000A006E" w:rsidP="006703EA">
            <w:pPr>
              <w:pStyle w:val="GOSTTablenorm"/>
              <w:rPr>
                <w:ins w:id="9092" w:author="Опаева Лидия Арашаевна" w:date="2025-10-02T17:05:00Z"/>
              </w:rPr>
            </w:pPr>
            <w:ins w:id="9093" w:author="Опаева Лидия Арашаевна" w:date="2025-10-02T17:05:00Z">
              <w:r w:rsidRPr="00BB7E48">
                <w:t>Банковский счет Кт</w:t>
              </w:r>
            </w:ins>
          </w:p>
        </w:tc>
        <w:tc>
          <w:tcPr>
            <w:tcW w:w="795" w:type="pct"/>
          </w:tcPr>
          <w:p w14:paraId="31A5FE90" w14:textId="77777777" w:rsidR="000A006E" w:rsidRPr="00BB7E48" w:rsidRDefault="000A006E" w:rsidP="006703EA">
            <w:pPr>
              <w:pStyle w:val="GOSTTablenorm"/>
              <w:rPr>
                <w:ins w:id="9094" w:author="Опаева Лидия Арашаевна" w:date="2025-10-02T17:05:00Z"/>
              </w:rPr>
            </w:pPr>
            <w:ins w:id="9095" w:author="Опаева Лидия Арашаевна" w:date="2025-10-02T17:05:00Z">
              <w:r w:rsidRPr="00BB7E48">
                <w:rPr>
                  <w:b/>
                </w:rPr>
                <w:t>T0504833:</w:t>
              </w:r>
              <w:r w:rsidRPr="00BB7E48">
                <w:t>CT_BA</w:t>
              </w:r>
            </w:ins>
          </w:p>
        </w:tc>
        <w:tc>
          <w:tcPr>
            <w:tcW w:w="560" w:type="pct"/>
          </w:tcPr>
          <w:p w14:paraId="4823AF22" w14:textId="77777777" w:rsidR="000A006E" w:rsidRPr="00BB7E48" w:rsidRDefault="000A006E" w:rsidP="006703EA">
            <w:pPr>
              <w:pStyle w:val="GOSTTablenorm"/>
              <w:rPr>
                <w:ins w:id="9096" w:author="Опаева Лидия Арашаевна" w:date="2025-10-02T17:05:00Z"/>
                <w:lang w:eastAsia="en-US"/>
              </w:rPr>
            </w:pPr>
            <w:ins w:id="9097" w:author="Опаева Лидия Арашаевна" w:date="2025-10-02T17:05:00Z">
              <w:r w:rsidRPr="00BB7E48">
                <w:t>Строка</w:t>
              </w:r>
            </w:ins>
          </w:p>
        </w:tc>
        <w:tc>
          <w:tcPr>
            <w:tcW w:w="374" w:type="pct"/>
          </w:tcPr>
          <w:p w14:paraId="1C027682" w14:textId="77777777" w:rsidR="000A006E" w:rsidRPr="00BB7E48" w:rsidRDefault="000A006E" w:rsidP="006703EA">
            <w:pPr>
              <w:pStyle w:val="GOSTTablenorm"/>
              <w:rPr>
                <w:ins w:id="9098" w:author="Опаева Лидия Арашаевна" w:date="2025-10-02T17:05:00Z"/>
              </w:rPr>
            </w:pPr>
            <w:ins w:id="9099" w:author="Опаева Лидия Арашаевна" w:date="2025-10-02T17:05:00Z">
              <w:r w:rsidRPr="00BB7E48">
                <w:t>Да</w:t>
              </w:r>
            </w:ins>
          </w:p>
        </w:tc>
        <w:tc>
          <w:tcPr>
            <w:tcW w:w="374" w:type="pct"/>
          </w:tcPr>
          <w:p w14:paraId="258913D3" w14:textId="77777777" w:rsidR="000A006E" w:rsidRPr="00BB7E48" w:rsidRDefault="000A006E" w:rsidP="006703EA">
            <w:pPr>
              <w:pStyle w:val="GOSTTablenorm"/>
              <w:rPr>
                <w:ins w:id="9100" w:author="Опаева Лидия Арашаевна" w:date="2025-10-02T17:05:00Z"/>
              </w:rPr>
            </w:pPr>
            <w:ins w:id="9101" w:author="Опаева Лидия Арашаевна" w:date="2025-10-02T17:05:00Z">
              <w:r w:rsidRPr="00BB7E48">
                <w:t>&lt;=20</w:t>
              </w:r>
            </w:ins>
          </w:p>
        </w:tc>
        <w:tc>
          <w:tcPr>
            <w:tcW w:w="1777" w:type="pct"/>
          </w:tcPr>
          <w:p w14:paraId="16CA3AC8" w14:textId="77777777" w:rsidR="000A006E" w:rsidRPr="00BB7E48" w:rsidRDefault="000A006E" w:rsidP="006703EA">
            <w:pPr>
              <w:pStyle w:val="GOSTTablenorm"/>
              <w:rPr>
                <w:ins w:id="9102" w:author="Опаева Лидия Арашаевна" w:date="2025-10-02T17:05:00Z"/>
              </w:rPr>
            </w:pPr>
            <w:ins w:id="9103" w:author="Опаева Лидия Арашаевна" w:date="2025-10-02T17:05:00Z">
              <w:r w:rsidRPr="00BB7E48">
                <w:t>Указывается значение аналитического признака «Банковский счет» для отражения по кредиту записи учета.</w:t>
              </w:r>
            </w:ins>
          </w:p>
          <w:p w14:paraId="673DB5D0" w14:textId="77777777" w:rsidR="000A006E" w:rsidRPr="00BB7E48" w:rsidRDefault="000A006E" w:rsidP="006703EA">
            <w:pPr>
              <w:pStyle w:val="GOSTTablenorm"/>
              <w:rPr>
                <w:ins w:id="9104" w:author="Опаева Лидия Арашаевна" w:date="2025-10-02T17:05:00Z"/>
              </w:rPr>
            </w:pPr>
            <w:ins w:id="9105" w:author="Опаева Лидия Арашаевна" w:date="2025-10-02T17:05:00Z">
              <w:r w:rsidRPr="00BB7E48">
                <w:t>Допускается заполнение прочерком</w:t>
              </w:r>
            </w:ins>
          </w:p>
        </w:tc>
      </w:tr>
      <w:tr w:rsidR="000A006E" w:rsidRPr="00A57119" w14:paraId="0AD39262" w14:textId="77777777" w:rsidTr="006703EA">
        <w:trPr>
          <w:ins w:id="9106" w:author="Опаева Лидия Арашаевна" w:date="2025-10-02T17:05:00Z"/>
        </w:trPr>
        <w:tc>
          <w:tcPr>
            <w:tcW w:w="1120" w:type="pct"/>
          </w:tcPr>
          <w:p w14:paraId="2F8405B5" w14:textId="77777777" w:rsidR="000A006E" w:rsidRPr="00A57119" w:rsidRDefault="000A006E" w:rsidP="006703EA">
            <w:pPr>
              <w:pStyle w:val="GOSTTablenorm"/>
              <w:rPr>
                <w:ins w:id="9107" w:author="Опаева Лидия Арашаевна" w:date="2025-10-02T17:05:00Z"/>
              </w:rPr>
            </w:pPr>
            <w:ins w:id="9108" w:author="Опаева Лидия Арашаевна" w:date="2025-10-02T17:05:00Z">
              <w:r w:rsidRPr="00A57119">
                <w:t>ТОФК Кт</w:t>
              </w:r>
            </w:ins>
          </w:p>
        </w:tc>
        <w:tc>
          <w:tcPr>
            <w:tcW w:w="795" w:type="pct"/>
          </w:tcPr>
          <w:p w14:paraId="76DBBBC1" w14:textId="77777777" w:rsidR="000A006E" w:rsidRPr="00A57119" w:rsidRDefault="000A006E" w:rsidP="006703EA">
            <w:pPr>
              <w:pStyle w:val="GOSTTablenorm"/>
              <w:rPr>
                <w:ins w:id="9109" w:author="Опаева Лидия Арашаевна" w:date="2025-10-02T17:05:00Z"/>
              </w:rPr>
            </w:pPr>
            <w:ins w:id="9110" w:author="Опаева Лидия Арашаевна" w:date="2025-10-02T17:05:00Z">
              <w:r w:rsidRPr="00FA047E">
                <w:rPr>
                  <w:b/>
                </w:rPr>
                <w:t>T0504833:</w:t>
              </w:r>
              <w:r w:rsidRPr="00A57119">
                <w:t>CT_</w:t>
              </w:r>
              <w:r w:rsidRPr="00A57119">
                <w:rPr>
                  <w:lang w:val="en-US"/>
                </w:rPr>
                <w:t>TOFK</w:t>
              </w:r>
            </w:ins>
          </w:p>
        </w:tc>
        <w:tc>
          <w:tcPr>
            <w:tcW w:w="560" w:type="pct"/>
          </w:tcPr>
          <w:p w14:paraId="66BED47F" w14:textId="77777777" w:rsidR="000A006E" w:rsidRPr="00A57119" w:rsidRDefault="000A006E" w:rsidP="006703EA">
            <w:pPr>
              <w:pStyle w:val="GOSTTablenorm"/>
              <w:rPr>
                <w:ins w:id="9111" w:author="Опаева Лидия Арашаевна" w:date="2025-10-02T17:05:00Z"/>
                <w:lang w:eastAsia="en-US"/>
              </w:rPr>
            </w:pPr>
            <w:ins w:id="9112" w:author="Опаева Лидия Арашаевна" w:date="2025-10-02T17:05:00Z">
              <w:r w:rsidRPr="00A57119">
                <w:t>Строка</w:t>
              </w:r>
            </w:ins>
          </w:p>
        </w:tc>
        <w:tc>
          <w:tcPr>
            <w:tcW w:w="374" w:type="pct"/>
          </w:tcPr>
          <w:p w14:paraId="41EAEFDE" w14:textId="77777777" w:rsidR="000A006E" w:rsidRPr="00A57119" w:rsidRDefault="000A006E" w:rsidP="006703EA">
            <w:pPr>
              <w:pStyle w:val="GOSTTablenorm"/>
              <w:rPr>
                <w:ins w:id="9113" w:author="Опаева Лидия Арашаевна" w:date="2025-10-02T17:05:00Z"/>
              </w:rPr>
            </w:pPr>
            <w:ins w:id="9114" w:author="Опаева Лидия Арашаевна" w:date="2025-10-02T17:05:00Z">
              <w:r w:rsidRPr="00A57119">
                <w:t>Да</w:t>
              </w:r>
            </w:ins>
          </w:p>
        </w:tc>
        <w:tc>
          <w:tcPr>
            <w:tcW w:w="374" w:type="pct"/>
          </w:tcPr>
          <w:p w14:paraId="6D00E86B" w14:textId="77777777" w:rsidR="000A006E" w:rsidRPr="00A57119" w:rsidRDefault="000A006E" w:rsidP="006703EA">
            <w:pPr>
              <w:pStyle w:val="GOSTTablenorm"/>
              <w:rPr>
                <w:ins w:id="9115" w:author="Опаева Лидия Арашаевна" w:date="2025-10-02T17:05:00Z"/>
              </w:rPr>
            </w:pPr>
            <w:ins w:id="9116" w:author="Опаева Лидия Арашаевна" w:date="2025-10-02T17:05:00Z">
              <w:r w:rsidRPr="00A57119">
                <w:t>&lt;=4</w:t>
              </w:r>
            </w:ins>
          </w:p>
        </w:tc>
        <w:tc>
          <w:tcPr>
            <w:tcW w:w="1777" w:type="pct"/>
          </w:tcPr>
          <w:p w14:paraId="56E149BB" w14:textId="77777777" w:rsidR="000A006E" w:rsidRPr="00A57119" w:rsidRDefault="000A006E" w:rsidP="006703EA">
            <w:pPr>
              <w:pStyle w:val="GOSTTablenorm"/>
              <w:rPr>
                <w:ins w:id="9117" w:author="Опаева Лидия Арашаевна" w:date="2025-10-02T17:05:00Z"/>
              </w:rPr>
            </w:pPr>
            <w:ins w:id="9118" w:author="Опаева Лидия Арашаевна" w:date="2025-10-02T17:05:00Z">
              <w:r w:rsidRPr="00A57119">
                <w:t>Указывается значение аналитического признака «ТОФК</w:t>
              </w:r>
              <w:r w:rsidRPr="00A57119" w:rsidDel="000A0FA3">
                <w:t xml:space="preserve"> </w:t>
              </w:r>
              <w:r w:rsidRPr="00A57119">
                <w:t>» для отражения по кредиту записи учета.</w:t>
              </w:r>
            </w:ins>
          </w:p>
          <w:p w14:paraId="1BD66453" w14:textId="77777777" w:rsidR="000A006E" w:rsidRPr="00A57119" w:rsidRDefault="000A006E" w:rsidP="006703EA">
            <w:pPr>
              <w:pStyle w:val="GOSTTablenorm"/>
              <w:rPr>
                <w:ins w:id="9119" w:author="Опаева Лидия Арашаевна" w:date="2025-10-02T17:05:00Z"/>
              </w:rPr>
            </w:pPr>
            <w:ins w:id="9120" w:author="Опаева Лидия Арашаевна" w:date="2025-10-02T17:05:00Z">
              <w:r w:rsidRPr="00A57119">
                <w:t>Допускается заполнение прочерком</w:t>
              </w:r>
            </w:ins>
          </w:p>
        </w:tc>
      </w:tr>
      <w:tr w:rsidR="000A006E" w:rsidRPr="00A57119" w14:paraId="69835288" w14:textId="77777777" w:rsidTr="006703EA">
        <w:trPr>
          <w:ins w:id="9121" w:author="Опаева Лидия Арашаевна" w:date="2025-10-02T17:05:00Z"/>
        </w:trPr>
        <w:tc>
          <w:tcPr>
            <w:tcW w:w="1120" w:type="pct"/>
          </w:tcPr>
          <w:p w14:paraId="71A35EFD" w14:textId="77777777" w:rsidR="000A006E" w:rsidRPr="00A57119" w:rsidRDefault="000A006E" w:rsidP="006703EA">
            <w:pPr>
              <w:pStyle w:val="GOSTTablenorm"/>
              <w:rPr>
                <w:ins w:id="9122" w:author="Опаева Лидия Арашаевна" w:date="2025-10-02T17:05:00Z"/>
              </w:rPr>
            </w:pPr>
            <w:ins w:id="9123" w:author="Опаева Лидия Арашаевна" w:date="2025-10-02T17:05:00Z">
              <w:r w:rsidRPr="00A57119">
                <w:t>Код СКУ корреспондирующий Кт</w:t>
              </w:r>
            </w:ins>
          </w:p>
        </w:tc>
        <w:tc>
          <w:tcPr>
            <w:tcW w:w="795" w:type="pct"/>
          </w:tcPr>
          <w:p w14:paraId="23800241" w14:textId="77777777" w:rsidR="000A006E" w:rsidRPr="00A57119" w:rsidRDefault="000A006E" w:rsidP="006703EA">
            <w:pPr>
              <w:pStyle w:val="GOSTTablenorm"/>
              <w:rPr>
                <w:ins w:id="9124" w:author="Опаева Лидия Арашаевна" w:date="2025-10-02T17:05:00Z"/>
              </w:rPr>
            </w:pPr>
            <w:ins w:id="9125" w:author="Опаева Лидия Арашаевна" w:date="2025-10-02T17:05:00Z">
              <w:r w:rsidRPr="00FA047E">
                <w:rPr>
                  <w:b/>
                </w:rPr>
                <w:t>T0504833:</w:t>
              </w:r>
              <w:r w:rsidRPr="00A57119">
                <w:t>CT_ACCOUNTCORR</w:t>
              </w:r>
            </w:ins>
          </w:p>
        </w:tc>
        <w:tc>
          <w:tcPr>
            <w:tcW w:w="560" w:type="pct"/>
          </w:tcPr>
          <w:p w14:paraId="00E33249" w14:textId="77777777" w:rsidR="000A006E" w:rsidRPr="00A57119" w:rsidRDefault="000A006E" w:rsidP="006703EA">
            <w:pPr>
              <w:pStyle w:val="GOSTTablenorm"/>
              <w:rPr>
                <w:ins w:id="9126" w:author="Опаева Лидия Арашаевна" w:date="2025-10-02T17:05:00Z"/>
                <w:lang w:eastAsia="en-US"/>
              </w:rPr>
            </w:pPr>
            <w:ins w:id="9127" w:author="Опаева Лидия Арашаевна" w:date="2025-10-02T17:05:00Z">
              <w:r w:rsidRPr="00A57119">
                <w:t>Строка</w:t>
              </w:r>
            </w:ins>
          </w:p>
        </w:tc>
        <w:tc>
          <w:tcPr>
            <w:tcW w:w="374" w:type="pct"/>
          </w:tcPr>
          <w:p w14:paraId="270CD69D" w14:textId="77777777" w:rsidR="000A006E" w:rsidRPr="00A57119" w:rsidRDefault="000A006E" w:rsidP="006703EA">
            <w:pPr>
              <w:pStyle w:val="GOSTTablenorm"/>
              <w:rPr>
                <w:ins w:id="9128" w:author="Опаева Лидия Арашаевна" w:date="2025-10-02T17:05:00Z"/>
              </w:rPr>
            </w:pPr>
            <w:ins w:id="9129" w:author="Опаева Лидия Арашаевна" w:date="2025-10-02T17:05:00Z">
              <w:r w:rsidRPr="00A57119">
                <w:t>Да</w:t>
              </w:r>
            </w:ins>
          </w:p>
        </w:tc>
        <w:tc>
          <w:tcPr>
            <w:tcW w:w="374" w:type="pct"/>
          </w:tcPr>
          <w:p w14:paraId="32921270" w14:textId="77777777" w:rsidR="000A006E" w:rsidRPr="00A57119" w:rsidRDefault="000A006E" w:rsidP="006703EA">
            <w:pPr>
              <w:pStyle w:val="GOSTTablenorm"/>
              <w:rPr>
                <w:ins w:id="9130" w:author="Опаева Лидия Арашаевна" w:date="2025-10-02T17:05:00Z"/>
              </w:rPr>
            </w:pPr>
            <w:ins w:id="9131" w:author="Опаева Лидия Арашаевна" w:date="2025-10-02T17:05:00Z">
              <w:r w:rsidRPr="00A57119">
                <w:t>&lt;=5</w:t>
              </w:r>
            </w:ins>
          </w:p>
        </w:tc>
        <w:tc>
          <w:tcPr>
            <w:tcW w:w="1777" w:type="pct"/>
          </w:tcPr>
          <w:p w14:paraId="28DA2A05" w14:textId="77777777" w:rsidR="000A006E" w:rsidRPr="00A57119" w:rsidRDefault="000A006E" w:rsidP="006703EA">
            <w:pPr>
              <w:pStyle w:val="GOSTTablenorm"/>
              <w:rPr>
                <w:ins w:id="9132" w:author="Опаева Лидия Арашаевна" w:date="2025-10-02T17:05:00Z"/>
              </w:rPr>
            </w:pPr>
            <w:ins w:id="9133" w:author="Опаева Лидия Арашаевна" w:date="2025-10-02T17:05:00Z">
              <w:r w:rsidRPr="00A57119">
                <w:t xml:space="preserve">Указывается значение аналитического признака «Код СКУ корреспондирующий» для отражения по кредиту </w:t>
              </w:r>
              <w:r w:rsidRPr="00A57119">
                <w:lastRenderedPageBreak/>
                <w:t>записи учета.</w:t>
              </w:r>
            </w:ins>
          </w:p>
          <w:p w14:paraId="548ABD0C" w14:textId="77777777" w:rsidR="000A006E" w:rsidRPr="00A57119" w:rsidRDefault="000A006E" w:rsidP="006703EA">
            <w:pPr>
              <w:pStyle w:val="GOSTTablenorm"/>
              <w:rPr>
                <w:ins w:id="9134" w:author="Опаева Лидия Арашаевна" w:date="2025-10-02T17:05:00Z"/>
              </w:rPr>
            </w:pPr>
            <w:ins w:id="9135" w:author="Опаева Лидия Арашаевна" w:date="2025-10-02T17:05:00Z">
              <w:r w:rsidRPr="00A57119">
                <w:t>Допускается заполнение прочерком</w:t>
              </w:r>
            </w:ins>
          </w:p>
        </w:tc>
      </w:tr>
      <w:tr w:rsidR="000A006E" w:rsidRPr="00A57119" w14:paraId="6931F9F2" w14:textId="77777777" w:rsidTr="006703EA">
        <w:trPr>
          <w:ins w:id="9136" w:author="Опаева Лидия Арашаевна" w:date="2025-10-02T17:05:00Z"/>
        </w:trPr>
        <w:tc>
          <w:tcPr>
            <w:tcW w:w="1120" w:type="pct"/>
          </w:tcPr>
          <w:p w14:paraId="6E021367" w14:textId="77777777" w:rsidR="000A006E" w:rsidRPr="00A57119" w:rsidRDefault="000A006E" w:rsidP="006703EA">
            <w:pPr>
              <w:pStyle w:val="GOSTTablenorm"/>
              <w:rPr>
                <w:ins w:id="9137" w:author="Опаева Лидия Арашаевна" w:date="2025-10-02T17:05:00Z"/>
              </w:rPr>
            </w:pPr>
            <w:ins w:id="9138" w:author="Опаева Лидия Арашаевна" w:date="2025-10-02T17:05:00Z">
              <w:r w:rsidRPr="00A57119">
                <w:lastRenderedPageBreak/>
                <w:t>Тип СКУ Кт</w:t>
              </w:r>
            </w:ins>
          </w:p>
        </w:tc>
        <w:tc>
          <w:tcPr>
            <w:tcW w:w="795" w:type="pct"/>
          </w:tcPr>
          <w:p w14:paraId="60AF5B1D" w14:textId="77777777" w:rsidR="000A006E" w:rsidRPr="00A57119" w:rsidRDefault="000A006E" w:rsidP="006703EA">
            <w:pPr>
              <w:pStyle w:val="GOSTTablenorm"/>
              <w:rPr>
                <w:ins w:id="9139" w:author="Опаева Лидия Арашаевна" w:date="2025-10-02T17:05:00Z"/>
              </w:rPr>
            </w:pPr>
            <w:ins w:id="9140" w:author="Опаева Лидия Арашаевна" w:date="2025-10-02T17:05:00Z">
              <w:r w:rsidRPr="00FA047E">
                <w:rPr>
                  <w:b/>
                </w:rPr>
                <w:t>T0504833:</w:t>
              </w:r>
              <w:r w:rsidRPr="00A57119">
                <w:t>CT_ACCOUNTTYPE</w:t>
              </w:r>
            </w:ins>
          </w:p>
        </w:tc>
        <w:tc>
          <w:tcPr>
            <w:tcW w:w="560" w:type="pct"/>
          </w:tcPr>
          <w:p w14:paraId="42475BC0" w14:textId="77777777" w:rsidR="000A006E" w:rsidRPr="00A57119" w:rsidRDefault="000A006E" w:rsidP="006703EA">
            <w:pPr>
              <w:pStyle w:val="GOSTTablenorm"/>
              <w:rPr>
                <w:ins w:id="9141" w:author="Опаева Лидия Арашаевна" w:date="2025-10-02T17:05:00Z"/>
                <w:lang w:eastAsia="en-US"/>
              </w:rPr>
            </w:pPr>
            <w:ins w:id="9142" w:author="Опаева Лидия Арашаевна" w:date="2025-10-02T17:05:00Z">
              <w:r w:rsidRPr="00A57119">
                <w:t>Строка</w:t>
              </w:r>
            </w:ins>
          </w:p>
        </w:tc>
        <w:tc>
          <w:tcPr>
            <w:tcW w:w="374" w:type="pct"/>
          </w:tcPr>
          <w:p w14:paraId="4697A406" w14:textId="77777777" w:rsidR="000A006E" w:rsidRPr="00A57119" w:rsidRDefault="000A006E" w:rsidP="006703EA">
            <w:pPr>
              <w:pStyle w:val="GOSTTablenorm"/>
              <w:rPr>
                <w:ins w:id="9143" w:author="Опаева Лидия Арашаевна" w:date="2025-10-02T17:05:00Z"/>
              </w:rPr>
            </w:pPr>
            <w:ins w:id="9144" w:author="Опаева Лидия Арашаевна" w:date="2025-10-02T17:05:00Z">
              <w:r w:rsidRPr="00A57119">
                <w:t>Да</w:t>
              </w:r>
            </w:ins>
          </w:p>
        </w:tc>
        <w:tc>
          <w:tcPr>
            <w:tcW w:w="374" w:type="pct"/>
          </w:tcPr>
          <w:p w14:paraId="427C5AC3" w14:textId="77777777" w:rsidR="000A006E" w:rsidRPr="00A57119" w:rsidRDefault="000A006E" w:rsidP="006703EA">
            <w:pPr>
              <w:pStyle w:val="GOSTTablenorm"/>
              <w:rPr>
                <w:ins w:id="9145" w:author="Опаева Лидия Арашаевна" w:date="2025-10-02T17:05:00Z"/>
              </w:rPr>
            </w:pPr>
            <w:ins w:id="9146" w:author="Опаева Лидия Арашаевна" w:date="2025-10-02T17:05:00Z">
              <w:r w:rsidRPr="00A57119">
                <w:t>&lt;=2</w:t>
              </w:r>
            </w:ins>
          </w:p>
        </w:tc>
        <w:tc>
          <w:tcPr>
            <w:tcW w:w="1777" w:type="pct"/>
          </w:tcPr>
          <w:p w14:paraId="37B2C9DA" w14:textId="77777777" w:rsidR="000A006E" w:rsidRPr="00A57119" w:rsidRDefault="000A006E" w:rsidP="006703EA">
            <w:pPr>
              <w:pStyle w:val="GOSTTablenorm"/>
              <w:rPr>
                <w:ins w:id="9147" w:author="Опаева Лидия Арашаевна" w:date="2025-10-02T17:05:00Z"/>
              </w:rPr>
            </w:pPr>
            <w:ins w:id="9148" w:author="Опаева Лидия Арашаевна" w:date="2025-10-02T17:05:00Z">
              <w:r w:rsidRPr="00A57119">
                <w:t>Указывается значение аналитического признака «Тип СКУ» для отражения по кредиту записи учета.</w:t>
              </w:r>
            </w:ins>
          </w:p>
          <w:p w14:paraId="60F66FF5" w14:textId="77777777" w:rsidR="000A006E" w:rsidRPr="00A57119" w:rsidRDefault="000A006E" w:rsidP="006703EA">
            <w:pPr>
              <w:pStyle w:val="GOSTTablenorm"/>
              <w:rPr>
                <w:ins w:id="9149" w:author="Опаева Лидия Арашаевна" w:date="2025-10-02T17:05:00Z"/>
              </w:rPr>
            </w:pPr>
            <w:ins w:id="9150" w:author="Опаева Лидия Арашаевна" w:date="2025-10-02T17:05:00Z">
              <w:r w:rsidRPr="00A57119">
                <w:t>Допускается заполнение прочерком</w:t>
              </w:r>
            </w:ins>
          </w:p>
        </w:tc>
      </w:tr>
      <w:tr w:rsidR="000A006E" w:rsidRPr="00A57119" w14:paraId="1FCE1DA1" w14:textId="77777777" w:rsidTr="006703EA">
        <w:trPr>
          <w:ins w:id="9151" w:author="Опаева Лидия Арашаевна" w:date="2025-10-02T17:05:00Z"/>
        </w:trPr>
        <w:tc>
          <w:tcPr>
            <w:tcW w:w="1120" w:type="pct"/>
          </w:tcPr>
          <w:p w14:paraId="3D4EA0FD" w14:textId="77777777" w:rsidR="000A006E" w:rsidRPr="00A57119" w:rsidRDefault="000A006E" w:rsidP="006703EA">
            <w:pPr>
              <w:pStyle w:val="GOSTTablenorm"/>
              <w:rPr>
                <w:ins w:id="9152" w:author="Опаева Лидия Арашаевна" w:date="2025-10-02T17:05:00Z"/>
              </w:rPr>
            </w:pPr>
            <w:ins w:id="9153" w:author="Опаева Лидия Арашаевна" w:date="2025-10-02T17:05:00Z">
              <w:r w:rsidRPr="00A57119">
                <w:t>ЗО Кт</w:t>
              </w:r>
            </w:ins>
          </w:p>
        </w:tc>
        <w:tc>
          <w:tcPr>
            <w:tcW w:w="795" w:type="pct"/>
          </w:tcPr>
          <w:p w14:paraId="0C82EF37" w14:textId="77777777" w:rsidR="000A006E" w:rsidRPr="00A57119" w:rsidRDefault="000A006E" w:rsidP="006703EA">
            <w:pPr>
              <w:pStyle w:val="GOSTTablenorm"/>
              <w:rPr>
                <w:ins w:id="9154" w:author="Опаева Лидия Арашаевна" w:date="2025-10-02T17:05:00Z"/>
              </w:rPr>
            </w:pPr>
            <w:ins w:id="9155" w:author="Опаева Лидия Арашаевна" w:date="2025-10-02T17:05:00Z">
              <w:r w:rsidRPr="00FA047E">
                <w:rPr>
                  <w:b/>
                </w:rPr>
                <w:t>T0504833:</w:t>
              </w:r>
              <w:r w:rsidRPr="00A57119">
                <w:t>CT_PZO</w:t>
              </w:r>
            </w:ins>
          </w:p>
        </w:tc>
        <w:tc>
          <w:tcPr>
            <w:tcW w:w="560" w:type="pct"/>
          </w:tcPr>
          <w:p w14:paraId="161FDAA3" w14:textId="77777777" w:rsidR="000A006E" w:rsidRPr="00A57119" w:rsidRDefault="000A006E" w:rsidP="006703EA">
            <w:pPr>
              <w:pStyle w:val="GOSTTablenorm"/>
              <w:rPr>
                <w:ins w:id="9156" w:author="Опаева Лидия Арашаевна" w:date="2025-10-02T17:05:00Z"/>
                <w:lang w:eastAsia="en-US"/>
              </w:rPr>
            </w:pPr>
            <w:ins w:id="9157" w:author="Опаева Лидия Арашаевна" w:date="2025-10-02T17:05:00Z">
              <w:r w:rsidRPr="00A57119">
                <w:t>Строка</w:t>
              </w:r>
            </w:ins>
          </w:p>
        </w:tc>
        <w:tc>
          <w:tcPr>
            <w:tcW w:w="374" w:type="pct"/>
          </w:tcPr>
          <w:p w14:paraId="5F1367E5" w14:textId="77777777" w:rsidR="000A006E" w:rsidRPr="00A57119" w:rsidRDefault="000A006E" w:rsidP="006703EA">
            <w:pPr>
              <w:pStyle w:val="GOSTTablenorm"/>
              <w:rPr>
                <w:ins w:id="9158" w:author="Опаева Лидия Арашаевна" w:date="2025-10-02T17:05:00Z"/>
              </w:rPr>
            </w:pPr>
            <w:ins w:id="9159" w:author="Опаева Лидия Арашаевна" w:date="2025-10-02T17:05:00Z">
              <w:r w:rsidRPr="00A57119">
                <w:t>Да</w:t>
              </w:r>
            </w:ins>
          </w:p>
        </w:tc>
        <w:tc>
          <w:tcPr>
            <w:tcW w:w="374" w:type="pct"/>
          </w:tcPr>
          <w:p w14:paraId="06859D61" w14:textId="77777777" w:rsidR="000A006E" w:rsidRPr="00A57119" w:rsidRDefault="000A006E" w:rsidP="006703EA">
            <w:pPr>
              <w:pStyle w:val="GOSTTablenorm"/>
              <w:rPr>
                <w:ins w:id="9160" w:author="Опаева Лидия Арашаевна" w:date="2025-10-02T17:05:00Z"/>
              </w:rPr>
            </w:pPr>
            <w:ins w:id="9161" w:author="Опаева Лидия Арашаевна" w:date="2025-10-02T17:05:00Z">
              <w:r w:rsidRPr="00A57119">
                <w:t>&lt;=10</w:t>
              </w:r>
            </w:ins>
          </w:p>
        </w:tc>
        <w:tc>
          <w:tcPr>
            <w:tcW w:w="1777" w:type="pct"/>
          </w:tcPr>
          <w:p w14:paraId="4EF335E7" w14:textId="77777777" w:rsidR="000A006E" w:rsidRPr="00A57119" w:rsidRDefault="000A006E" w:rsidP="006703EA">
            <w:pPr>
              <w:pStyle w:val="GOSTTablenorm"/>
              <w:rPr>
                <w:ins w:id="9162" w:author="Опаева Лидия Арашаевна" w:date="2025-10-02T17:05:00Z"/>
              </w:rPr>
            </w:pPr>
            <w:ins w:id="9163" w:author="Опаева Лидия Арашаевна" w:date="2025-10-02T17:05:00Z">
              <w:r w:rsidRPr="00A57119">
                <w:t>Указывается значение аналитического признака «ЗО» (Признак заключительных оборотов) для отражения по кредиту записи учета.</w:t>
              </w:r>
            </w:ins>
          </w:p>
          <w:p w14:paraId="6367CA70" w14:textId="77777777" w:rsidR="000A006E" w:rsidRPr="00A57119" w:rsidRDefault="000A006E" w:rsidP="006703EA">
            <w:pPr>
              <w:pStyle w:val="GOSTTablenorm"/>
              <w:rPr>
                <w:ins w:id="9164" w:author="Опаева Лидия Арашаевна" w:date="2025-10-02T17:05:00Z"/>
              </w:rPr>
            </w:pPr>
            <w:ins w:id="9165" w:author="Опаева Лидия Арашаевна" w:date="2025-10-02T17:05:00Z">
              <w:r w:rsidRPr="00A57119">
                <w:t>Допускается заполнение прочерком</w:t>
              </w:r>
            </w:ins>
          </w:p>
        </w:tc>
      </w:tr>
    </w:tbl>
    <w:p w14:paraId="41537564" w14:textId="01A448DA" w:rsidR="000A006E" w:rsidRDefault="000A006E" w:rsidP="00AD77C4">
      <w:pPr>
        <w:pStyle w:val="41"/>
        <w:numPr>
          <w:ilvl w:val="3"/>
          <w:numId w:val="85"/>
        </w:numPr>
        <w:rPr>
          <w:ins w:id="9166" w:author="Опаева Лидия Арашаевна" w:date="2025-10-02T17:05:00Z"/>
        </w:rPr>
      </w:pPr>
      <w:bookmarkStart w:id="9167" w:name="_Toc226563151"/>
      <w:ins w:id="9168" w:author="Опаева Лидия Арашаевна" w:date="2025-10-02T17:05:00Z">
        <w:r w:rsidRPr="00A775EA">
          <w:t xml:space="preserve">Пример запроса по документу </w:t>
        </w:r>
        <w:r w:rsidRPr="00BB7E48">
          <w:t xml:space="preserve">«Бухгалтерская справка (ф. 0504833)» </w:t>
        </w:r>
      </w:ins>
      <w:ins w:id="9169" w:author="Опаева Лидия Арашаевна" w:date="2025-10-02T17:07:00Z">
        <w:r w:rsidRPr="000A006E">
          <w:t>ARP_SVAP_NG_PUDS</w:t>
        </w:r>
      </w:ins>
      <w:bookmarkEnd w:id="9167"/>
    </w:p>
    <w:p w14:paraId="39CB573E" w14:textId="77777777" w:rsidR="000A006E" w:rsidRPr="00130FE0" w:rsidRDefault="000A006E" w:rsidP="000A006E">
      <w:pPr>
        <w:pStyle w:val="GOSTScript"/>
        <w:rPr>
          <w:ins w:id="9170" w:author="Опаева Лидия Арашаевна" w:date="2025-10-02T17:05:00Z"/>
        </w:rPr>
      </w:pPr>
      <w:ins w:id="9171" w:author="Опаева Лидия Арашаевна" w:date="2025-10-02T17:05:00Z">
        <w:r w:rsidRPr="00130FE0">
          <w:t>{</w:t>
        </w:r>
      </w:ins>
    </w:p>
    <w:p w14:paraId="48DEBE2A" w14:textId="77777777" w:rsidR="000A006E" w:rsidRPr="00130FE0" w:rsidRDefault="000A006E" w:rsidP="000A006E">
      <w:pPr>
        <w:pStyle w:val="GOSTScript"/>
        <w:rPr>
          <w:ins w:id="9172" w:author="Опаева Лидия Арашаевна" w:date="2025-10-02T17:05:00Z"/>
        </w:rPr>
      </w:pPr>
      <w:ins w:id="9173" w:author="Опаева Лидия Арашаевна" w:date="2025-10-02T17:05:00Z">
        <w:r w:rsidRPr="00130FE0">
          <w:tab/>
          <w:t>"header": {</w:t>
        </w:r>
      </w:ins>
    </w:p>
    <w:p w14:paraId="24322687" w14:textId="77777777" w:rsidR="000A006E" w:rsidRPr="00130FE0" w:rsidRDefault="000A006E" w:rsidP="000A006E">
      <w:pPr>
        <w:pStyle w:val="GOSTScript"/>
        <w:rPr>
          <w:ins w:id="9174" w:author="Опаева Лидия Арашаевна" w:date="2025-10-02T17:05:00Z"/>
        </w:rPr>
      </w:pPr>
      <w:ins w:id="9175" w:author="Опаева Лидия Арашаевна" w:date="2025-10-02T17:05:00Z">
        <w:r w:rsidRPr="00130FE0">
          <w:tab/>
        </w:r>
        <w:r w:rsidRPr="00130FE0">
          <w:tab/>
          <w:t>"Source": "</w:t>
        </w:r>
        <w:r w:rsidRPr="009E6686">
          <w:t>ARP</w:t>
        </w:r>
        <w:r w:rsidRPr="00130FE0">
          <w:t>",</w:t>
        </w:r>
      </w:ins>
    </w:p>
    <w:p w14:paraId="32FCD7A5" w14:textId="4C7D9C9C" w:rsidR="000A006E" w:rsidRPr="00130FE0" w:rsidRDefault="000A006E" w:rsidP="000A006E">
      <w:pPr>
        <w:pStyle w:val="GOSTScript"/>
        <w:rPr>
          <w:ins w:id="9176" w:author="Опаева Лидия Арашаевна" w:date="2025-10-02T17:05:00Z"/>
        </w:rPr>
      </w:pPr>
      <w:ins w:id="9177" w:author="Опаева Лидия Арашаевна" w:date="2025-10-02T17:05:00Z">
        <w:r w:rsidRPr="00130FE0">
          <w:tab/>
        </w:r>
        <w:r w:rsidRPr="00130FE0">
          <w:tab/>
          <w:t>"ReqDateTime": "202</w:t>
        </w:r>
      </w:ins>
      <w:ins w:id="9178" w:author="Опаева Лидия Арашаевна" w:date="2025-10-02T17:06:00Z">
        <w:r w:rsidRPr="000D0A5D">
          <w:t>6</w:t>
        </w:r>
      </w:ins>
      <w:ins w:id="9179" w:author="Опаева Лидия Арашаевна" w:date="2025-10-02T17:05:00Z">
        <w:r w:rsidRPr="00130FE0">
          <w:t>-</w:t>
        </w:r>
      </w:ins>
      <w:ins w:id="9180" w:author="Опаева Лидия Арашаевна" w:date="2025-10-02T17:06:00Z">
        <w:r w:rsidRPr="000D0A5D">
          <w:t>01</w:t>
        </w:r>
      </w:ins>
      <w:ins w:id="9181" w:author="Опаева Лидия Арашаевна" w:date="2025-10-02T17:05:00Z">
        <w:r w:rsidRPr="00130FE0">
          <w:t>-05 10:37:22",</w:t>
        </w:r>
      </w:ins>
    </w:p>
    <w:p w14:paraId="28E99D2D" w14:textId="77777777" w:rsidR="000A006E" w:rsidRPr="00130FE0" w:rsidRDefault="000A006E" w:rsidP="000A006E">
      <w:pPr>
        <w:pStyle w:val="GOSTScript"/>
        <w:rPr>
          <w:ins w:id="9182" w:author="Опаева Лидия Арашаевна" w:date="2025-10-02T17:05:00Z"/>
        </w:rPr>
      </w:pPr>
      <w:ins w:id="9183" w:author="Опаева Лидия Арашаевна" w:date="2025-10-02T17:05:00Z">
        <w:r w:rsidRPr="00130FE0">
          <w:tab/>
        </w:r>
        <w:r w:rsidRPr="00130FE0">
          <w:tab/>
          <w:t>"Version": "1.0",</w:t>
        </w:r>
      </w:ins>
    </w:p>
    <w:p w14:paraId="7669773E" w14:textId="77777777" w:rsidR="00CB1B7F" w:rsidRDefault="000A006E" w:rsidP="000A006E">
      <w:pPr>
        <w:pStyle w:val="GOSTScript"/>
        <w:rPr>
          <w:ins w:id="9184" w:author="Сатлер Марина Викторовна" w:date="2025-10-13T09:27:00Z"/>
        </w:rPr>
      </w:pPr>
      <w:ins w:id="9185" w:author="Опаева Лидия Арашаевна" w:date="2025-10-02T17:05:00Z">
        <w:r w:rsidRPr="00130FE0">
          <w:tab/>
        </w:r>
        <w:r w:rsidRPr="00130FE0">
          <w:tab/>
          <w:t>"Params": [</w:t>
        </w:r>
      </w:ins>
    </w:p>
    <w:p w14:paraId="253F7EB9" w14:textId="32F04671" w:rsidR="000A006E" w:rsidRPr="00130FE0" w:rsidRDefault="00CB1B7F" w:rsidP="000A006E">
      <w:pPr>
        <w:pStyle w:val="GOSTScript"/>
        <w:rPr>
          <w:ins w:id="9186" w:author="Опаева Лидия Арашаевна" w:date="2025-10-02T17:05:00Z"/>
        </w:rPr>
      </w:pPr>
      <w:ins w:id="9187" w:author="Сатлер Марина Викторовна" w:date="2025-10-13T09:27:00Z">
        <w:r w:rsidRPr="00130FE0">
          <w:tab/>
        </w:r>
        <w:r w:rsidRPr="00130FE0">
          <w:tab/>
        </w:r>
        <w:r w:rsidRPr="00130FE0">
          <w:tab/>
        </w:r>
      </w:ins>
      <w:ins w:id="9188" w:author="Опаева Лидия Арашаевна" w:date="2025-10-02T17:05:00Z">
        <w:r w:rsidR="000A006E" w:rsidRPr="00130FE0">
          <w:t>{</w:t>
        </w:r>
      </w:ins>
    </w:p>
    <w:p w14:paraId="0FED3B9A" w14:textId="77777777" w:rsidR="000A006E" w:rsidRPr="00130FE0" w:rsidRDefault="000A006E" w:rsidP="000A006E">
      <w:pPr>
        <w:pStyle w:val="GOSTScript"/>
        <w:rPr>
          <w:ins w:id="9189" w:author="Опаева Лидия Арашаевна" w:date="2025-10-02T17:05:00Z"/>
        </w:rPr>
      </w:pPr>
      <w:ins w:id="9190" w:author="Опаева Лидия Арашаевна" w:date="2025-10-02T17:05:00Z">
        <w:r w:rsidRPr="00130FE0">
          <w:tab/>
        </w:r>
        <w:r w:rsidRPr="00130FE0">
          <w:tab/>
        </w:r>
        <w:r w:rsidRPr="00130FE0">
          <w:tab/>
          <w:t>"param": "example",</w:t>
        </w:r>
      </w:ins>
    </w:p>
    <w:p w14:paraId="1B1445DC" w14:textId="77777777" w:rsidR="000A006E" w:rsidRPr="00130FE0" w:rsidRDefault="000A006E" w:rsidP="000A006E">
      <w:pPr>
        <w:pStyle w:val="GOSTScript"/>
        <w:rPr>
          <w:ins w:id="9191" w:author="Опаева Лидия Арашаевна" w:date="2025-10-02T17:05:00Z"/>
        </w:rPr>
      </w:pPr>
      <w:ins w:id="9192" w:author="Опаева Лидия Арашаевна" w:date="2025-10-02T17:05:00Z">
        <w:r w:rsidRPr="00130FE0">
          <w:tab/>
        </w:r>
        <w:r w:rsidRPr="00130FE0">
          <w:tab/>
        </w:r>
        <w:r w:rsidRPr="00130FE0">
          <w:tab/>
          <w:t>"value": "01"</w:t>
        </w:r>
      </w:ins>
    </w:p>
    <w:p w14:paraId="476BA5AC" w14:textId="6CCE68A4" w:rsidR="00CB1B7F" w:rsidRDefault="00CB1B7F" w:rsidP="000A006E">
      <w:pPr>
        <w:pStyle w:val="GOSTScript"/>
        <w:rPr>
          <w:ins w:id="9193" w:author="Сатлер Марина Викторовна" w:date="2025-10-13T09:27:00Z"/>
        </w:rPr>
      </w:pPr>
      <w:ins w:id="9194" w:author="Сатлер Марина Викторовна" w:date="2025-10-13T09:28:00Z">
        <w:r w:rsidRPr="00130FE0">
          <w:tab/>
        </w:r>
        <w:r w:rsidRPr="00130FE0">
          <w:tab/>
        </w:r>
        <w:r w:rsidRPr="00130FE0">
          <w:tab/>
        </w:r>
      </w:ins>
      <w:ins w:id="9195" w:author="Опаева Лидия Арашаевна" w:date="2025-10-02T17:05:00Z">
        <w:del w:id="9196" w:author="Сатлер Марина Викторовна" w:date="2025-10-13T09:28:00Z">
          <w:r w:rsidR="000A006E" w:rsidRPr="00130FE0" w:rsidDel="00CB1B7F">
            <w:tab/>
          </w:r>
          <w:r w:rsidR="000A006E" w:rsidRPr="00130FE0" w:rsidDel="00CB1B7F">
            <w:tab/>
          </w:r>
        </w:del>
        <w:r w:rsidR="000A006E" w:rsidRPr="00130FE0">
          <w:t>}</w:t>
        </w:r>
      </w:ins>
    </w:p>
    <w:p w14:paraId="73C8C443" w14:textId="6C8BE098" w:rsidR="000A006E" w:rsidRPr="00130FE0" w:rsidRDefault="00CB1B7F" w:rsidP="000A006E">
      <w:pPr>
        <w:pStyle w:val="GOSTScript"/>
        <w:rPr>
          <w:ins w:id="9197" w:author="Опаева Лидия Арашаевна" w:date="2025-10-02T17:05:00Z"/>
        </w:rPr>
      </w:pPr>
      <w:ins w:id="9198" w:author="Сатлер Марина Викторовна" w:date="2025-10-13T09:28:00Z">
        <w:r w:rsidRPr="00130FE0">
          <w:tab/>
        </w:r>
        <w:r w:rsidRPr="00130FE0">
          <w:tab/>
        </w:r>
      </w:ins>
      <w:ins w:id="9199" w:author="Опаева Лидия Арашаевна" w:date="2025-10-02T17:05:00Z">
        <w:r w:rsidR="000A006E" w:rsidRPr="00130FE0">
          <w:t>],</w:t>
        </w:r>
      </w:ins>
    </w:p>
    <w:p w14:paraId="781E3925" w14:textId="77777777" w:rsidR="000A006E" w:rsidRPr="00130FE0" w:rsidRDefault="000A006E" w:rsidP="000A006E">
      <w:pPr>
        <w:pStyle w:val="GOSTScript"/>
        <w:rPr>
          <w:ins w:id="9200" w:author="Опаева Лидия Арашаевна" w:date="2025-10-02T17:05:00Z"/>
        </w:rPr>
      </w:pPr>
      <w:ins w:id="9201" w:author="Опаева Лидия Арашаевна" w:date="2025-10-02T17:05:00Z">
        <w:r w:rsidRPr="00130FE0">
          <w:tab/>
        </w:r>
        <w:r w:rsidRPr="00130FE0">
          <w:tab/>
          <w:t>"ReqGuid": "</w:t>
        </w:r>
        <w:r>
          <w:t>g1a</w:t>
        </w:r>
        <w:r w:rsidRPr="00130FE0">
          <w:t>4</w:t>
        </w:r>
        <w:r>
          <w:t>i</w:t>
        </w:r>
        <w:r w:rsidRPr="00130FE0">
          <w:t>e5d-2757-4699-948c-vv72qba94f</w:t>
        </w:r>
        <w:r>
          <w:t>44</w:t>
        </w:r>
        <w:r w:rsidRPr="00130FE0">
          <w:t>",</w:t>
        </w:r>
      </w:ins>
    </w:p>
    <w:p w14:paraId="3A83358E" w14:textId="77777777" w:rsidR="000A006E" w:rsidRPr="00130FE0" w:rsidRDefault="000A006E" w:rsidP="000A006E">
      <w:pPr>
        <w:pStyle w:val="GOSTScript"/>
        <w:rPr>
          <w:ins w:id="9202" w:author="Опаева Лидия Арашаевна" w:date="2025-10-02T17:05:00Z"/>
        </w:rPr>
      </w:pPr>
      <w:ins w:id="9203" w:author="Опаева Лидия Арашаевна" w:date="2025-10-02T17:05:00Z">
        <w:r w:rsidRPr="00130FE0">
          <w:tab/>
        </w:r>
        <w:r w:rsidRPr="00130FE0">
          <w:tab/>
          <w:t>"DocGuid": "</w:t>
        </w:r>
        <w:r>
          <w:t>1f</w:t>
        </w:r>
        <w:r w:rsidRPr="00130FE0">
          <w:t>d90a7c-e339-46ff-ac39-73029ff813</w:t>
        </w:r>
        <w:r>
          <w:t>21</w:t>
        </w:r>
        <w:r w:rsidRPr="00130FE0">
          <w:t>",</w:t>
        </w:r>
      </w:ins>
    </w:p>
    <w:p w14:paraId="56AA5ED4" w14:textId="77777777" w:rsidR="000A006E" w:rsidRDefault="000A006E" w:rsidP="000A006E">
      <w:pPr>
        <w:pStyle w:val="GOSTScript"/>
        <w:rPr>
          <w:ins w:id="9204" w:author="Опаева Лидия Арашаевна" w:date="2025-10-02T17:05:00Z"/>
        </w:rPr>
      </w:pPr>
      <w:ins w:id="9205" w:author="Опаева Лидия Арашаевна" w:date="2025-10-02T17:05:00Z">
        <w:r w:rsidRPr="00130FE0">
          <w:tab/>
        </w:r>
        <w:r w:rsidRPr="00130FE0">
          <w:tab/>
          <w:t>"RequestType": "ACCOUNTING",</w:t>
        </w:r>
      </w:ins>
    </w:p>
    <w:p w14:paraId="6104C77A" w14:textId="5D158EE0" w:rsidR="000A006E" w:rsidRPr="00130FE0" w:rsidRDefault="000A006E" w:rsidP="000A006E">
      <w:pPr>
        <w:pStyle w:val="GOSTScript"/>
        <w:rPr>
          <w:ins w:id="9206" w:author="Опаева Лидия Арашаевна" w:date="2025-10-02T17:05:00Z"/>
        </w:rPr>
      </w:pPr>
      <w:ins w:id="9207" w:author="Опаева Лидия Арашаевна" w:date="2025-10-02T17:05:00Z">
        <w:r w:rsidRPr="00130FE0">
          <w:tab/>
        </w:r>
        <w:r w:rsidRPr="00130FE0">
          <w:tab/>
          <w:t>"TypeDoc": "</w:t>
        </w:r>
      </w:ins>
      <w:ins w:id="9208" w:author="Опаева Лидия Арашаевна" w:date="2025-10-02T17:07:00Z">
        <w:r w:rsidRPr="000A006E">
          <w:t>ARP_SVAP_NG_PUDS</w:t>
        </w:r>
      </w:ins>
      <w:ins w:id="9209" w:author="Опаева Лидия Арашаевна" w:date="2025-10-02T17:05:00Z">
        <w:r w:rsidRPr="00130FE0">
          <w:t>",</w:t>
        </w:r>
      </w:ins>
    </w:p>
    <w:p w14:paraId="0F6572B5" w14:textId="77777777" w:rsidR="000A006E" w:rsidRPr="00130FE0" w:rsidRDefault="000A006E" w:rsidP="000A006E">
      <w:pPr>
        <w:pStyle w:val="GOSTScript"/>
        <w:rPr>
          <w:ins w:id="9210" w:author="Опаева Лидия Арашаевна" w:date="2025-10-02T17:05:00Z"/>
          <w:iCs/>
        </w:rPr>
      </w:pPr>
      <w:ins w:id="9211" w:author="Опаева Лидия Арашаевна" w:date="2025-10-02T17:05:00Z">
        <w:r w:rsidRPr="00130FE0">
          <w:tab/>
        </w:r>
        <w:r w:rsidRPr="00130FE0">
          <w:tab/>
        </w:r>
        <w:r w:rsidRPr="170E4D90">
          <w:rPr>
            <w:iCs/>
          </w:rPr>
          <w:t>"Stage": "</w:t>
        </w:r>
        <w:r w:rsidRPr="008E4493">
          <w:rPr>
            <w:iCs/>
          </w:rPr>
          <w:t>auth</w:t>
        </w:r>
        <w:r w:rsidRPr="170E4D90">
          <w:rPr>
            <w:iCs/>
          </w:rPr>
          <w:t>",</w:t>
        </w:r>
      </w:ins>
    </w:p>
    <w:p w14:paraId="41EE45FF" w14:textId="77777777" w:rsidR="000A006E" w:rsidRPr="00130FE0" w:rsidRDefault="000A006E" w:rsidP="000A006E">
      <w:pPr>
        <w:pStyle w:val="GOSTScript"/>
        <w:rPr>
          <w:ins w:id="9212" w:author="Опаева Лидия Арашаевна" w:date="2025-10-02T17:05:00Z"/>
        </w:rPr>
      </w:pPr>
      <w:ins w:id="9213" w:author="Опаева Лидия Арашаевна" w:date="2025-10-02T17:05:00Z">
        <w:r w:rsidRPr="00130FE0">
          <w:tab/>
        </w:r>
        <w:r w:rsidRPr="00130FE0">
          <w:tab/>
          <w:t>"BalLevContrl": "0",</w:t>
        </w:r>
      </w:ins>
    </w:p>
    <w:p w14:paraId="6D0022F9" w14:textId="77777777" w:rsidR="000A006E" w:rsidRPr="00130FE0" w:rsidRDefault="000A006E" w:rsidP="000A006E">
      <w:pPr>
        <w:pStyle w:val="GOSTScript"/>
        <w:rPr>
          <w:ins w:id="9214" w:author="Опаева Лидия Арашаевна" w:date="2025-10-02T17:05:00Z"/>
        </w:rPr>
      </w:pPr>
      <w:ins w:id="9215" w:author="Опаева Лидия Арашаевна" w:date="2025-10-02T17:05:00Z">
        <w:r w:rsidRPr="00130FE0">
          <w:tab/>
        </w:r>
        <w:r w:rsidRPr="00130FE0">
          <w:tab/>
          <w:t>"Subject": "</w:t>
        </w:r>
        <w:r w:rsidRPr="00705A4B">
          <w:t>95</w:t>
        </w:r>
        <w:r w:rsidRPr="00130FE0">
          <w:t>00",</w:t>
        </w:r>
      </w:ins>
    </w:p>
    <w:p w14:paraId="394A9468" w14:textId="1CF9C8D1" w:rsidR="000A006E" w:rsidRPr="00130FE0" w:rsidRDefault="000A006E" w:rsidP="000A006E">
      <w:pPr>
        <w:pStyle w:val="GOSTScript"/>
        <w:rPr>
          <w:ins w:id="9216" w:author="Опаева Лидия Арашаевна" w:date="2025-10-02T17:05:00Z"/>
        </w:rPr>
      </w:pPr>
      <w:ins w:id="9217" w:author="Опаева Лидия Арашаевна" w:date="2025-10-02T17:05:00Z">
        <w:r w:rsidRPr="00130FE0">
          <w:tab/>
        </w:r>
        <w:r w:rsidRPr="00130FE0">
          <w:tab/>
          <w:t>"SettlementDate": "202</w:t>
        </w:r>
      </w:ins>
      <w:ins w:id="9218" w:author="Опаева Лидия Арашаевна" w:date="2025-10-02T17:07:00Z">
        <w:r w:rsidRPr="000D0A5D">
          <w:t>6</w:t>
        </w:r>
      </w:ins>
      <w:ins w:id="9219" w:author="Опаева Лидия Арашаевна" w:date="2025-10-02T17:05:00Z">
        <w:r w:rsidRPr="00130FE0">
          <w:t>-</w:t>
        </w:r>
      </w:ins>
      <w:ins w:id="9220" w:author="Опаева Лидия Арашаевна" w:date="2025-10-02T17:07:00Z">
        <w:r w:rsidRPr="000D0A5D">
          <w:t>01</w:t>
        </w:r>
      </w:ins>
      <w:ins w:id="9221" w:author="Опаева Лидия Арашаевна" w:date="2025-10-02T17:05:00Z">
        <w:r w:rsidRPr="00130FE0">
          <w:t>-0</w:t>
        </w:r>
      </w:ins>
      <w:ins w:id="9222" w:author="Опаева Лидия Арашаевна" w:date="2025-10-02T17:07:00Z">
        <w:r w:rsidRPr="000D0A5D">
          <w:t>1</w:t>
        </w:r>
      </w:ins>
      <w:ins w:id="9223" w:author="Опаева Лидия Арашаевна" w:date="2025-10-02T17:05:00Z">
        <w:r w:rsidRPr="00130FE0">
          <w:t>"</w:t>
        </w:r>
      </w:ins>
    </w:p>
    <w:p w14:paraId="7D2C2D9F" w14:textId="77777777" w:rsidR="000A006E" w:rsidRPr="00130FE0" w:rsidRDefault="000A006E" w:rsidP="000A006E">
      <w:pPr>
        <w:pStyle w:val="GOSTScript"/>
        <w:rPr>
          <w:ins w:id="9224" w:author="Опаева Лидия Арашаевна" w:date="2025-10-02T17:05:00Z"/>
        </w:rPr>
      </w:pPr>
      <w:ins w:id="9225" w:author="Опаева Лидия Арашаевна" w:date="2025-10-02T17:05:00Z">
        <w:r w:rsidRPr="00130FE0">
          <w:lastRenderedPageBreak/>
          <w:tab/>
          <w:t>},</w:t>
        </w:r>
      </w:ins>
    </w:p>
    <w:p w14:paraId="22DF36C8" w14:textId="77777777" w:rsidR="000A006E" w:rsidRPr="00130FE0" w:rsidRDefault="000A006E" w:rsidP="000A006E">
      <w:pPr>
        <w:pStyle w:val="GOSTScript"/>
        <w:rPr>
          <w:ins w:id="9226" w:author="Опаева Лидия Арашаевна" w:date="2025-10-02T17:05:00Z"/>
        </w:rPr>
      </w:pPr>
      <w:ins w:id="9227" w:author="Опаева Лидия Арашаевна" w:date="2025-10-02T17:05:00Z">
        <w:r w:rsidRPr="00130FE0">
          <w:tab/>
          <w:t>"document": {</w:t>
        </w:r>
      </w:ins>
    </w:p>
    <w:p w14:paraId="6845609C" w14:textId="77777777" w:rsidR="000A006E" w:rsidRPr="00130FE0" w:rsidRDefault="000A006E" w:rsidP="000A006E">
      <w:pPr>
        <w:pStyle w:val="GOSTScript"/>
        <w:rPr>
          <w:ins w:id="9228" w:author="Опаева Лидия Арашаевна" w:date="2025-10-02T17:05:00Z"/>
        </w:rPr>
      </w:pPr>
      <w:ins w:id="9229" w:author="Опаева Лидия Арашаевна" w:date="2025-10-02T17:05:00Z">
        <w:r w:rsidRPr="00130FE0">
          <w:tab/>
        </w:r>
        <w:r w:rsidRPr="00130FE0">
          <w:tab/>
          <w:t>"TtlPrt_DcNmbr": "33</w:t>
        </w:r>
        <w:r>
          <w:t>3</w:t>
        </w:r>
        <w:r w:rsidRPr="00130FE0">
          <w:t>",</w:t>
        </w:r>
      </w:ins>
    </w:p>
    <w:p w14:paraId="4898253A" w14:textId="185AE1EC" w:rsidR="000A006E" w:rsidRDefault="000A006E" w:rsidP="000A006E">
      <w:pPr>
        <w:pStyle w:val="GOSTScript"/>
        <w:rPr>
          <w:ins w:id="9230" w:author="Опаева Лидия Арашаевна" w:date="2025-10-02T17:05:00Z"/>
        </w:rPr>
      </w:pPr>
      <w:ins w:id="9231" w:author="Опаева Лидия Арашаевна" w:date="2025-10-02T17:05:00Z">
        <w:r w:rsidRPr="00130FE0">
          <w:tab/>
        </w:r>
        <w:r w:rsidRPr="00130FE0">
          <w:tab/>
          <w:t>"</w:t>
        </w:r>
        <w:r w:rsidRPr="00F834CE">
          <w:t>TtlPrt_Dt</w:t>
        </w:r>
        <w:r w:rsidRPr="00130FE0">
          <w:t>": "20</w:t>
        </w:r>
      </w:ins>
      <w:ins w:id="9232" w:author="Опаева Лидия Арашаевна" w:date="2025-10-02T17:07:00Z">
        <w:r w:rsidRPr="000A006E">
          <w:t>26</w:t>
        </w:r>
      </w:ins>
      <w:ins w:id="9233" w:author="Опаева Лидия Арашаевна" w:date="2025-10-02T17:05:00Z">
        <w:r>
          <w:t>-</w:t>
        </w:r>
      </w:ins>
      <w:ins w:id="9234" w:author="Опаева Лидия Арашаевна" w:date="2025-10-02T17:07:00Z">
        <w:r w:rsidRPr="000A006E">
          <w:t>01</w:t>
        </w:r>
      </w:ins>
      <w:ins w:id="9235" w:author="Опаева Лидия Арашаевна" w:date="2025-10-02T17:05:00Z">
        <w:r w:rsidRPr="00130FE0">
          <w:t>-0</w:t>
        </w:r>
      </w:ins>
      <w:ins w:id="9236" w:author="Опаева Лидия Арашаевна" w:date="2025-10-02T17:07:00Z">
        <w:r w:rsidRPr="000A006E">
          <w:t>1</w:t>
        </w:r>
      </w:ins>
      <w:ins w:id="9237" w:author="Опаева Лидия Арашаевна" w:date="2025-10-02T17:05:00Z">
        <w:r w:rsidRPr="00130FE0">
          <w:t>",</w:t>
        </w:r>
      </w:ins>
    </w:p>
    <w:p w14:paraId="0FD8F2C5" w14:textId="04067485" w:rsidR="000A006E" w:rsidRPr="00130FE0" w:rsidRDefault="000A006E" w:rsidP="000A006E">
      <w:pPr>
        <w:pStyle w:val="GOSTScript"/>
        <w:rPr>
          <w:ins w:id="9238" w:author="Опаева Лидия Арашаевна" w:date="2025-10-02T17:05:00Z"/>
        </w:rPr>
      </w:pPr>
      <w:ins w:id="9239" w:author="Опаева Лидия Арашаевна" w:date="2025-10-02T17:05:00Z">
        <w:r w:rsidRPr="00130FE0">
          <w:tab/>
        </w:r>
        <w:r w:rsidRPr="00130FE0">
          <w:tab/>
          <w:t>"</w:t>
        </w:r>
        <w:r w:rsidRPr="0055257F">
          <w:t>TtlPrt_CorrectionDate</w:t>
        </w:r>
        <w:r w:rsidRPr="00130FE0">
          <w:t>": "20</w:t>
        </w:r>
      </w:ins>
      <w:ins w:id="9240" w:author="Опаева Лидия Арашаевна" w:date="2025-10-02T17:07:00Z">
        <w:r w:rsidRPr="000A006E">
          <w:t>26</w:t>
        </w:r>
      </w:ins>
      <w:ins w:id="9241" w:author="Опаева Лидия Арашаевна" w:date="2025-10-02T17:05:00Z">
        <w:r w:rsidRPr="00130FE0">
          <w:t>-</w:t>
        </w:r>
      </w:ins>
      <w:ins w:id="9242" w:author="Опаева Лидия Арашаевна" w:date="2025-10-02T17:07:00Z">
        <w:r w:rsidRPr="000A006E">
          <w:t>01</w:t>
        </w:r>
      </w:ins>
      <w:ins w:id="9243" w:author="Опаева Лидия Арашаевна" w:date="2025-10-02T17:05:00Z">
        <w:r w:rsidRPr="006C2044">
          <w:t>-0</w:t>
        </w:r>
      </w:ins>
      <w:ins w:id="9244" w:author="Опаева Лидия Арашаевна" w:date="2025-10-02T17:07:00Z">
        <w:r w:rsidRPr="000A006E">
          <w:t>1</w:t>
        </w:r>
      </w:ins>
      <w:ins w:id="9245" w:author="Опаева Лидия Арашаевна" w:date="2025-10-02T17:05:00Z">
        <w:r w:rsidRPr="00130FE0">
          <w:t>",</w:t>
        </w:r>
      </w:ins>
    </w:p>
    <w:p w14:paraId="10E63B19" w14:textId="502F0948" w:rsidR="000A006E" w:rsidRDefault="000A006E" w:rsidP="000A006E">
      <w:pPr>
        <w:pStyle w:val="GOSTScript"/>
        <w:rPr>
          <w:ins w:id="9246" w:author="Опаева Лидия Арашаевна" w:date="2025-10-02T17:05:00Z"/>
        </w:rPr>
      </w:pPr>
      <w:ins w:id="9247" w:author="Опаева Лидия Арашаевна" w:date="2025-10-02T17:05:00Z">
        <w:r w:rsidRPr="00130FE0">
          <w:tab/>
        </w:r>
        <w:r w:rsidRPr="00130FE0">
          <w:tab/>
          <w:t>"</w:t>
        </w:r>
        <w:r w:rsidRPr="0055257F">
          <w:t>TtlPrt_EffectiveDate</w:t>
        </w:r>
        <w:r w:rsidRPr="00130FE0">
          <w:t>": "202</w:t>
        </w:r>
      </w:ins>
      <w:ins w:id="9248" w:author="Опаева Лидия Арашаевна" w:date="2025-10-02T17:08:00Z">
        <w:r w:rsidRPr="000A006E">
          <w:t>6</w:t>
        </w:r>
      </w:ins>
      <w:ins w:id="9249" w:author="Опаева Лидия Арашаевна" w:date="2025-10-02T17:05:00Z">
        <w:r w:rsidRPr="00130FE0">
          <w:t>-</w:t>
        </w:r>
      </w:ins>
      <w:ins w:id="9250" w:author="Опаева Лидия Арашаевна" w:date="2025-10-02T17:07:00Z">
        <w:r w:rsidRPr="000A006E">
          <w:t>01</w:t>
        </w:r>
      </w:ins>
      <w:ins w:id="9251" w:author="Опаева Лидия Арашаевна" w:date="2025-10-02T17:05:00Z">
        <w:r w:rsidRPr="006C2044">
          <w:t>-0</w:t>
        </w:r>
      </w:ins>
      <w:ins w:id="9252" w:author="Опаева Лидия Арашаевна" w:date="2025-10-02T17:07:00Z">
        <w:r w:rsidRPr="000A006E">
          <w:t>1</w:t>
        </w:r>
      </w:ins>
      <w:ins w:id="9253" w:author="Опаева Лидия Арашаевна" w:date="2025-10-02T17:05:00Z">
        <w:r w:rsidRPr="00130FE0">
          <w:t>",</w:t>
        </w:r>
      </w:ins>
    </w:p>
    <w:p w14:paraId="6B75E527" w14:textId="58EAA330" w:rsidR="000A006E" w:rsidRPr="003B770B" w:rsidRDefault="000A006E" w:rsidP="000A006E">
      <w:pPr>
        <w:pStyle w:val="GOSTScript"/>
        <w:rPr>
          <w:ins w:id="9254" w:author="Опаева Лидия Арашаевна" w:date="2025-10-02T17:05:00Z"/>
        </w:rPr>
      </w:pPr>
      <w:ins w:id="9255" w:author="Опаева Лидия Арашаевна" w:date="2025-10-02T17:05:00Z">
        <w:r w:rsidRPr="00130FE0">
          <w:tab/>
        </w:r>
        <w:r w:rsidRPr="00130FE0">
          <w:tab/>
        </w:r>
        <w:r w:rsidRPr="003B770B">
          <w:t>"</w:t>
        </w:r>
        <w:r w:rsidRPr="00130FE0">
          <w:t>TtlPrt</w:t>
        </w:r>
        <w:r w:rsidRPr="003B770B">
          <w:t>_</w:t>
        </w:r>
        <w:r w:rsidRPr="00130FE0">
          <w:t>TypeDoc</w:t>
        </w:r>
        <w:r w:rsidRPr="003B770B">
          <w:t>": "</w:t>
        </w:r>
        <w:r w:rsidRPr="002018E3">
          <w:t>БС</w:t>
        </w:r>
      </w:ins>
      <w:ins w:id="9256" w:author="Опаева Лидия Арашаевна" w:date="2025-10-02T17:08:00Z">
        <w:r>
          <w:rPr>
            <w:lang w:val="ru-RU"/>
          </w:rPr>
          <w:t>Е</w:t>
        </w:r>
      </w:ins>
      <w:ins w:id="9257" w:author="Опаева Лидия Арашаевна" w:date="2025-10-02T17:05:00Z">
        <w:r w:rsidRPr="003B770B">
          <w:t>",</w:t>
        </w:r>
      </w:ins>
    </w:p>
    <w:p w14:paraId="24E4F66A" w14:textId="60BF418B" w:rsidR="000A006E" w:rsidRPr="006069EC" w:rsidRDefault="000A006E" w:rsidP="000A006E">
      <w:pPr>
        <w:pStyle w:val="GOSTScript"/>
        <w:rPr>
          <w:ins w:id="9258" w:author="Опаева Лидия Арашаевна" w:date="2025-10-02T17:05:00Z"/>
          <w:lang w:val="ru-RU"/>
        </w:rPr>
      </w:pPr>
      <w:ins w:id="9259" w:author="Опаева Лидия Арашаевна" w:date="2025-10-02T17:05:00Z">
        <w:r w:rsidRPr="003B770B">
          <w:tab/>
        </w:r>
        <w:r w:rsidRPr="003B770B">
          <w:tab/>
        </w:r>
        <w:r w:rsidRPr="006069EC">
          <w:rPr>
            <w:lang w:val="ru-RU"/>
          </w:rPr>
          <w:t>"</w:t>
        </w:r>
        <w:r w:rsidRPr="00130FE0">
          <w:t>TtlPrt</w:t>
        </w:r>
        <w:r w:rsidRPr="006069EC">
          <w:rPr>
            <w:lang w:val="ru-RU"/>
          </w:rPr>
          <w:t>_</w:t>
        </w:r>
        <w:r w:rsidRPr="00130FE0">
          <w:t>FullTypeDoc</w:t>
        </w:r>
        <w:r w:rsidRPr="006069EC">
          <w:rPr>
            <w:lang w:val="ru-RU"/>
          </w:rPr>
          <w:t>": "</w:t>
        </w:r>
      </w:ins>
      <w:ins w:id="9260" w:author="Опаева Лидия Арашаевна" w:date="2025-10-02T17:08:00Z">
        <w:r w:rsidRPr="000A006E">
          <w:rPr>
            <w:lang w:val="ru-RU"/>
          </w:rPr>
          <w:t>Справка по открытию года</w:t>
        </w:r>
      </w:ins>
      <w:ins w:id="9261" w:author="Опаева Лидия Арашаевна" w:date="2025-10-02T17:05:00Z">
        <w:r w:rsidRPr="006069EC">
          <w:rPr>
            <w:lang w:val="ru-RU"/>
          </w:rPr>
          <w:t>",</w:t>
        </w:r>
      </w:ins>
    </w:p>
    <w:p w14:paraId="7ECE140D" w14:textId="77777777" w:rsidR="000A006E" w:rsidRPr="00130FE0" w:rsidRDefault="000A006E" w:rsidP="000A006E">
      <w:pPr>
        <w:pStyle w:val="GOSTScript"/>
        <w:rPr>
          <w:ins w:id="9262" w:author="Опаева Лидия Арашаевна" w:date="2025-10-02T17:05:00Z"/>
        </w:rPr>
      </w:pPr>
      <w:ins w:id="9263" w:author="Опаева Лидия Арашаевна" w:date="2025-10-02T17:05:00Z">
        <w:r w:rsidRPr="006069EC">
          <w:rPr>
            <w:lang w:val="ru-RU"/>
          </w:rPr>
          <w:tab/>
        </w:r>
        <w:r w:rsidRPr="006069EC">
          <w:rPr>
            <w:lang w:val="ru-RU"/>
          </w:rPr>
          <w:tab/>
        </w:r>
        <w:r w:rsidRPr="00130FE0">
          <w:t>"TtlPrt_CdCrr": "643",</w:t>
        </w:r>
      </w:ins>
    </w:p>
    <w:p w14:paraId="42E424DE" w14:textId="77777777" w:rsidR="000A006E" w:rsidRDefault="000A006E" w:rsidP="000A006E">
      <w:pPr>
        <w:pStyle w:val="GOSTScript"/>
        <w:rPr>
          <w:ins w:id="9264" w:author="Опаева Лидия Арашаевна" w:date="2025-10-02T17:05:00Z"/>
        </w:rPr>
      </w:pPr>
      <w:ins w:id="9265" w:author="Опаева Лидия Арашаевна" w:date="2025-10-02T17:05:00Z">
        <w:r w:rsidRPr="00371BB9">
          <w:tab/>
        </w:r>
        <w:r w:rsidRPr="00371BB9">
          <w:tab/>
        </w:r>
        <w:r w:rsidRPr="00130FE0">
          <w:t>"SystemInformation_UFOS_SECRECY": 0,</w:t>
        </w:r>
      </w:ins>
    </w:p>
    <w:p w14:paraId="45673316" w14:textId="77777777" w:rsidR="000A006E" w:rsidRPr="001179D9" w:rsidRDefault="000A006E" w:rsidP="000A006E">
      <w:pPr>
        <w:pStyle w:val="GOSTScript"/>
        <w:rPr>
          <w:ins w:id="9266" w:author="Опаева Лидия Арашаевна" w:date="2025-10-02T17:05:00Z"/>
        </w:rPr>
      </w:pPr>
      <w:ins w:id="9267" w:author="Опаева Лидия Арашаевна" w:date="2025-10-02T17:05:00Z">
        <w:r w:rsidRPr="00130FE0">
          <w:tab/>
        </w:r>
        <w:r w:rsidRPr="00130FE0">
          <w:tab/>
        </w:r>
        <w:r w:rsidRPr="001179D9">
          <w:t>"</w:t>
        </w:r>
        <w:r w:rsidRPr="00130FE0">
          <w:t>TtlPrt</w:t>
        </w:r>
        <w:r w:rsidRPr="001179D9">
          <w:t>_</w:t>
        </w:r>
        <w:r w:rsidRPr="00130FE0">
          <w:t>LEDGERBOOK</w:t>
        </w:r>
        <w:r w:rsidRPr="001179D9">
          <w:t>": "</w:t>
        </w:r>
        <w:r w:rsidRPr="005F3B51">
          <w:t>FTAccSKP</w:t>
        </w:r>
        <w:r w:rsidRPr="001179D9">
          <w:t>",</w:t>
        </w:r>
      </w:ins>
    </w:p>
    <w:p w14:paraId="231FB60D" w14:textId="77777777" w:rsidR="000A006E" w:rsidRPr="00130FE0" w:rsidRDefault="000A006E" w:rsidP="000A006E">
      <w:pPr>
        <w:pStyle w:val="GOSTScript"/>
        <w:rPr>
          <w:ins w:id="9268" w:author="Опаева Лидия Арашаевна" w:date="2025-10-02T17:05:00Z"/>
        </w:rPr>
      </w:pPr>
      <w:ins w:id="9269" w:author="Опаева Лидия Арашаевна" w:date="2025-10-02T17:05:00Z">
        <w:r w:rsidRPr="001179D9">
          <w:tab/>
        </w:r>
        <w:r w:rsidRPr="001179D9">
          <w:tab/>
        </w:r>
        <w:r w:rsidRPr="00130FE0">
          <w:t>"</w:t>
        </w:r>
        <w:r w:rsidRPr="0055257F">
          <w:t>TtlPrt_Source</w:t>
        </w:r>
        <w:r w:rsidRPr="00130FE0">
          <w:t>": "</w:t>
        </w:r>
        <w:r w:rsidRPr="002E3BC1">
          <w:t>ПУ</w:t>
        </w:r>
        <w:r>
          <w:rPr>
            <w:lang w:val="ru-RU"/>
          </w:rPr>
          <w:t>ДС</w:t>
        </w:r>
        <w:r w:rsidRPr="00130FE0">
          <w:t>",</w:t>
        </w:r>
      </w:ins>
    </w:p>
    <w:p w14:paraId="459158EF" w14:textId="77777777" w:rsidR="00CB1B7F" w:rsidRDefault="000A006E" w:rsidP="000A006E">
      <w:pPr>
        <w:pStyle w:val="GOSTScript"/>
        <w:rPr>
          <w:ins w:id="9270" w:author="Сатлер Марина Викторовна" w:date="2025-10-13T09:28:00Z"/>
        </w:rPr>
      </w:pPr>
      <w:ins w:id="9271" w:author="Опаева Лидия Арашаевна" w:date="2025-10-02T17:05:00Z">
        <w:r w:rsidRPr="001179D9">
          <w:tab/>
        </w:r>
        <w:r w:rsidRPr="001179D9">
          <w:tab/>
        </w:r>
        <w:r w:rsidRPr="00130FE0">
          <w:t>"T0504833": [</w:t>
        </w:r>
      </w:ins>
    </w:p>
    <w:p w14:paraId="1297C926" w14:textId="0C5A0D2A" w:rsidR="000A006E" w:rsidRDefault="00CB1B7F" w:rsidP="000A006E">
      <w:pPr>
        <w:pStyle w:val="GOSTScript"/>
        <w:rPr>
          <w:ins w:id="9272" w:author="Опаева Лидия Арашаевна" w:date="2025-10-02T17:05:00Z"/>
        </w:rPr>
      </w:pPr>
      <w:ins w:id="9273" w:author="Сатлер Марина Викторовна" w:date="2025-10-13T09:28:00Z">
        <w:r w:rsidRPr="00130FE0">
          <w:tab/>
        </w:r>
        <w:r w:rsidRPr="00130FE0">
          <w:tab/>
        </w:r>
        <w:r w:rsidRPr="00130FE0">
          <w:tab/>
        </w:r>
      </w:ins>
      <w:ins w:id="9274" w:author="Опаева Лидия Арашаевна" w:date="2025-10-02T17:05:00Z">
        <w:r w:rsidR="000A006E" w:rsidRPr="00130FE0">
          <w:t>{</w:t>
        </w:r>
      </w:ins>
    </w:p>
    <w:p w14:paraId="640C61A9" w14:textId="77777777" w:rsidR="000A006E" w:rsidRPr="00130FE0" w:rsidRDefault="000A006E" w:rsidP="000A006E">
      <w:pPr>
        <w:pStyle w:val="GOSTScript"/>
        <w:rPr>
          <w:ins w:id="9275" w:author="Опаева Лидия Арашаевна" w:date="2025-10-02T17:05:00Z"/>
        </w:rPr>
      </w:pPr>
      <w:ins w:id="9276" w:author="Опаева Лидия Арашаевна" w:date="2025-10-02T17:05:00Z">
        <w:r w:rsidRPr="00130FE0">
          <w:tab/>
        </w:r>
        <w:r w:rsidRPr="00130FE0">
          <w:tab/>
        </w:r>
        <w:r w:rsidRPr="00130FE0">
          <w:tab/>
          <w:t>"</w:t>
        </w:r>
        <w:r>
          <w:t>id</w:t>
        </w:r>
        <w:r w:rsidRPr="002018E3">
          <w:t>":</w:t>
        </w:r>
        <w:r>
          <w:t xml:space="preserve"> 1</w:t>
        </w:r>
        <w:r w:rsidRPr="00440033">
          <w:t>,</w:t>
        </w:r>
      </w:ins>
    </w:p>
    <w:p w14:paraId="4A0B8CB3" w14:textId="77777777" w:rsidR="000A006E" w:rsidRPr="00440033" w:rsidRDefault="000A006E" w:rsidP="000A006E">
      <w:pPr>
        <w:pStyle w:val="GOSTScript"/>
        <w:rPr>
          <w:ins w:id="9277" w:author="Опаева Лидия Арашаевна" w:date="2025-10-02T17:05:00Z"/>
        </w:rPr>
      </w:pPr>
      <w:ins w:id="9278" w:author="Опаева Лидия Арашаевна" w:date="2025-10-02T17:05:00Z">
        <w:r w:rsidRPr="00130FE0">
          <w:tab/>
        </w:r>
        <w:r w:rsidRPr="00130FE0">
          <w:tab/>
        </w:r>
        <w:r w:rsidRPr="00130FE0">
          <w:tab/>
          <w:t>"</w:t>
        </w:r>
        <w:r w:rsidRPr="0030691A">
          <w:t>NPP</w:t>
        </w:r>
        <w:r w:rsidRPr="002018E3">
          <w:t>":</w:t>
        </w:r>
        <w:r>
          <w:t xml:space="preserve"> 1</w:t>
        </w:r>
        <w:r w:rsidRPr="00440033">
          <w:t>,</w:t>
        </w:r>
      </w:ins>
    </w:p>
    <w:p w14:paraId="382195FB" w14:textId="77777777" w:rsidR="000A006E" w:rsidRDefault="000A006E" w:rsidP="000A006E">
      <w:pPr>
        <w:pStyle w:val="GOSTScript"/>
        <w:rPr>
          <w:ins w:id="9279" w:author="Опаева Лидия Арашаевна" w:date="2025-10-02T17:05:00Z"/>
        </w:rPr>
      </w:pPr>
      <w:ins w:id="9280" w:author="Опаева Лидия Арашаевна" w:date="2025-10-02T17:05:00Z">
        <w:r w:rsidRPr="00130FE0">
          <w:tab/>
        </w:r>
        <w:r w:rsidRPr="00130FE0">
          <w:tab/>
        </w:r>
        <w:r w:rsidRPr="00130FE0">
          <w:tab/>
          <w:t>"NAME_O": "Операция 2",</w:t>
        </w:r>
      </w:ins>
    </w:p>
    <w:p w14:paraId="7B8387AF" w14:textId="77777777" w:rsidR="000A006E" w:rsidRPr="00130FE0" w:rsidRDefault="000A006E" w:rsidP="000A006E">
      <w:pPr>
        <w:pStyle w:val="GOSTScript"/>
        <w:rPr>
          <w:ins w:id="9281" w:author="Опаева Лидия Арашаевна" w:date="2025-10-02T17:05:00Z"/>
        </w:rPr>
      </w:pPr>
      <w:ins w:id="9282" w:author="Опаева Лидия Арашаевна" w:date="2025-10-02T17:05:00Z">
        <w:r w:rsidRPr="00130FE0">
          <w:tab/>
        </w:r>
        <w:r w:rsidRPr="00130FE0">
          <w:tab/>
        </w:r>
        <w:r w:rsidRPr="00130FE0">
          <w:tab/>
          <w:t>"</w:t>
        </w:r>
        <w:r w:rsidRPr="0030691A">
          <w:t>NAME_OO</w:t>
        </w:r>
        <w:r w:rsidRPr="00130FE0">
          <w:t>": "</w:t>
        </w:r>
        <w:r>
          <w:t>test</w:t>
        </w:r>
        <w:r w:rsidRPr="00130FE0">
          <w:t>",</w:t>
        </w:r>
      </w:ins>
    </w:p>
    <w:p w14:paraId="7FF94C0A" w14:textId="77777777" w:rsidR="000A006E" w:rsidRPr="00130FE0" w:rsidRDefault="000A006E" w:rsidP="000A006E">
      <w:pPr>
        <w:pStyle w:val="GOSTScript"/>
        <w:rPr>
          <w:ins w:id="9283" w:author="Опаева Лидия Арашаевна" w:date="2025-10-02T17:05:00Z"/>
        </w:rPr>
      </w:pPr>
      <w:ins w:id="9284" w:author="Опаева Лидия Арашаевна" w:date="2025-10-02T17:05:00Z">
        <w:r w:rsidRPr="00130FE0">
          <w:tab/>
        </w:r>
        <w:r w:rsidRPr="00130FE0">
          <w:tab/>
        </w:r>
        <w:r w:rsidRPr="00130FE0">
          <w:tab/>
          <w:t>"SUMM": 200.00,</w:t>
        </w:r>
      </w:ins>
    </w:p>
    <w:p w14:paraId="19E72B6C" w14:textId="77777777" w:rsidR="000A006E" w:rsidRDefault="000A006E" w:rsidP="000A006E">
      <w:pPr>
        <w:pStyle w:val="GOSTScript"/>
        <w:rPr>
          <w:ins w:id="9285" w:author="Опаева Лидия Арашаевна" w:date="2025-10-02T17:05:00Z"/>
        </w:rPr>
      </w:pPr>
      <w:ins w:id="9286" w:author="Опаева Лидия Арашаевна" w:date="2025-10-02T17:05:00Z">
        <w:r w:rsidRPr="00130FE0">
          <w:tab/>
        </w:r>
        <w:r w:rsidRPr="00130FE0">
          <w:tab/>
        </w:r>
        <w:r w:rsidRPr="00130FE0">
          <w:tab/>
          <w:t>"RgSUMM": 200.00,</w:t>
        </w:r>
      </w:ins>
    </w:p>
    <w:p w14:paraId="54799797" w14:textId="77777777" w:rsidR="000A006E" w:rsidRPr="00130FE0" w:rsidRDefault="000A006E" w:rsidP="000A006E">
      <w:pPr>
        <w:pStyle w:val="GOSTScript"/>
        <w:rPr>
          <w:ins w:id="9287" w:author="Опаева Лидия Арашаевна" w:date="2025-10-02T17:05:00Z"/>
        </w:rPr>
      </w:pPr>
      <w:ins w:id="9288" w:author="Опаева Лидия Арашаевна" w:date="2025-10-02T17:05:00Z">
        <w:r w:rsidRPr="00130FE0">
          <w:tab/>
        </w:r>
        <w:r w:rsidRPr="00130FE0">
          <w:tab/>
        </w:r>
        <w:r w:rsidRPr="00130FE0">
          <w:tab/>
          <w:t>"DT_</w:t>
        </w:r>
        <w:r w:rsidRPr="00752F77">
          <w:t>ACCOUNT</w:t>
        </w:r>
        <w:r w:rsidRPr="00130FE0">
          <w:t>": "</w:t>
        </w:r>
        <w:r w:rsidRPr="004C70A1">
          <w:t>02140</w:t>
        </w:r>
        <w:r w:rsidRPr="00130FE0">
          <w:t>",</w:t>
        </w:r>
      </w:ins>
    </w:p>
    <w:p w14:paraId="57B94F06" w14:textId="77777777" w:rsidR="000A006E" w:rsidRPr="00130FE0" w:rsidRDefault="000A006E" w:rsidP="000A006E">
      <w:pPr>
        <w:pStyle w:val="GOSTScript"/>
        <w:rPr>
          <w:ins w:id="9289" w:author="Опаева Лидия Арашаевна" w:date="2025-10-02T17:05:00Z"/>
        </w:rPr>
      </w:pPr>
      <w:ins w:id="9290" w:author="Опаева Лидия Арашаевна" w:date="2025-10-02T17:05:00Z">
        <w:r w:rsidRPr="00130FE0">
          <w:tab/>
        </w:r>
        <w:r w:rsidRPr="00130FE0">
          <w:tab/>
        </w:r>
        <w:r w:rsidRPr="00130FE0">
          <w:tab/>
          <w:t>"DT_</w:t>
        </w:r>
        <w:r w:rsidRPr="00752F77">
          <w:t>OKTMOKS</w:t>
        </w:r>
        <w:r w:rsidRPr="00130FE0">
          <w:t>": "</w:t>
        </w:r>
        <w:r w:rsidRPr="005248C0">
          <w:t>00000000</w:t>
        </w:r>
        <w:r w:rsidRPr="00130FE0">
          <w:t>",</w:t>
        </w:r>
      </w:ins>
    </w:p>
    <w:p w14:paraId="7B198AD8" w14:textId="77777777" w:rsidR="000A006E" w:rsidRPr="00130FE0" w:rsidRDefault="000A006E" w:rsidP="000A006E">
      <w:pPr>
        <w:pStyle w:val="GOSTScript"/>
        <w:rPr>
          <w:ins w:id="9291" w:author="Опаева Лидия Арашаевна" w:date="2025-10-02T17:05:00Z"/>
        </w:rPr>
      </w:pPr>
      <w:ins w:id="9292" w:author="Опаева Лидия Арашаевна" w:date="2025-10-02T17:05:00Z">
        <w:r w:rsidRPr="00130FE0">
          <w:tab/>
        </w:r>
        <w:r w:rsidRPr="00130FE0">
          <w:tab/>
        </w:r>
        <w:r w:rsidRPr="00130FE0">
          <w:tab/>
          <w:t>"DT_LS": "0</w:t>
        </w:r>
        <w:r w:rsidRPr="005248C0">
          <w:t>0000000000</w:t>
        </w:r>
        <w:r w:rsidRPr="00130FE0">
          <w:t>",</w:t>
        </w:r>
      </w:ins>
    </w:p>
    <w:p w14:paraId="1DF06F5D" w14:textId="77777777" w:rsidR="000A006E" w:rsidRPr="00130FE0" w:rsidRDefault="000A006E" w:rsidP="000A006E">
      <w:pPr>
        <w:pStyle w:val="GOSTScript"/>
        <w:rPr>
          <w:ins w:id="9293" w:author="Опаева Лидия Арашаевна" w:date="2025-10-02T17:05:00Z"/>
        </w:rPr>
      </w:pPr>
      <w:ins w:id="9294" w:author="Опаева Лидия Арашаевна" w:date="2025-10-02T17:05:00Z">
        <w:r w:rsidRPr="00130FE0">
          <w:tab/>
        </w:r>
        <w:r w:rsidRPr="00130FE0">
          <w:tab/>
        </w:r>
        <w:r w:rsidRPr="00130FE0">
          <w:tab/>
          <w:t>"</w:t>
        </w:r>
        <w:r w:rsidRPr="00AC2D5A">
          <w:t>DT_ANALITCODESKU</w:t>
        </w:r>
        <w:r w:rsidRPr="00130FE0">
          <w:t>": "</w:t>
        </w:r>
        <w:r w:rsidRPr="005248C0">
          <w:t>00</w:t>
        </w:r>
        <w:r w:rsidRPr="00130FE0">
          <w:t>",</w:t>
        </w:r>
      </w:ins>
    </w:p>
    <w:p w14:paraId="2BED1608" w14:textId="50F7C8D0" w:rsidR="000A006E" w:rsidRDefault="000A006E" w:rsidP="000A006E">
      <w:pPr>
        <w:pStyle w:val="GOSTScript"/>
        <w:rPr>
          <w:ins w:id="9295" w:author="Опаева Лидия Арашаевна" w:date="2025-10-02T17:05:00Z"/>
        </w:rPr>
      </w:pPr>
      <w:ins w:id="9296" w:author="Опаева Лидия Арашаевна" w:date="2025-10-02T17:05:00Z">
        <w:r w:rsidRPr="00130FE0">
          <w:tab/>
        </w:r>
        <w:r w:rsidRPr="00130FE0">
          <w:tab/>
        </w:r>
        <w:r w:rsidRPr="00130FE0">
          <w:tab/>
          <w:t>"DT_KBK": "</w:t>
        </w:r>
        <w:r>
          <w:t>0000</w:t>
        </w:r>
      </w:ins>
      <w:ins w:id="9297" w:author="Опаева Лидия Арашаевна" w:date="2025-10-02T17:08:00Z">
        <w:r w:rsidRPr="000D0A5D">
          <w:t>00000</w:t>
        </w:r>
      </w:ins>
      <w:ins w:id="9298" w:author="Опаева Лидия Арашаевна" w:date="2025-10-02T17:05:00Z">
        <w:r>
          <w:t>00000000</w:t>
        </w:r>
      </w:ins>
      <w:ins w:id="9299" w:author="Опаева Лидия Арашаевна" w:date="2025-10-02T17:08:00Z">
        <w:r w:rsidRPr="000D0A5D">
          <w:t>000</w:t>
        </w:r>
      </w:ins>
      <w:ins w:id="9300" w:author="Опаева Лидия Арашаевна" w:date="2025-10-02T17:05:00Z">
        <w:r w:rsidRPr="00130FE0">
          <w:t>",</w:t>
        </w:r>
      </w:ins>
    </w:p>
    <w:p w14:paraId="4173032E" w14:textId="4095F7DA" w:rsidR="000A006E" w:rsidRDefault="000A006E" w:rsidP="000A006E">
      <w:pPr>
        <w:pStyle w:val="GOSTScript"/>
        <w:rPr>
          <w:ins w:id="9301" w:author="Опаева Лидия Арашаевна" w:date="2025-10-02T17:05:00Z"/>
        </w:rPr>
      </w:pPr>
      <w:ins w:id="9302" w:author="Опаева Лидия Арашаевна" w:date="2025-10-02T17:05:00Z">
        <w:r>
          <w:tab/>
        </w:r>
        <w:r>
          <w:tab/>
        </w:r>
        <w:r>
          <w:tab/>
        </w:r>
        <w:r w:rsidRPr="00130FE0">
          <w:t>"DT_</w:t>
        </w:r>
        <w:r w:rsidRPr="00C30709">
          <w:t>TYPEKBK</w:t>
        </w:r>
        <w:r w:rsidRPr="00130FE0">
          <w:t>": "</w:t>
        </w:r>
        <w:r>
          <w:t>00</w:t>
        </w:r>
        <w:r w:rsidRPr="00130FE0">
          <w:t>",</w:t>
        </w:r>
      </w:ins>
    </w:p>
    <w:p w14:paraId="744DC01E" w14:textId="77777777" w:rsidR="000A006E" w:rsidRDefault="000A006E" w:rsidP="000A006E">
      <w:pPr>
        <w:pStyle w:val="GOSTScript"/>
        <w:rPr>
          <w:ins w:id="9303" w:author="Опаева Лидия Арашаевна" w:date="2025-10-02T17:05:00Z"/>
        </w:rPr>
      </w:pPr>
      <w:ins w:id="9304" w:author="Опаева Лидия Арашаевна" w:date="2025-10-02T17:05:00Z">
        <w:r w:rsidRPr="00130FE0">
          <w:tab/>
        </w:r>
        <w:r w:rsidRPr="00130FE0">
          <w:tab/>
        </w:r>
        <w:r w:rsidRPr="00130FE0">
          <w:tab/>
          <w:t>"DT_</w:t>
        </w:r>
        <w:r w:rsidRPr="002D6C15">
          <w:t>VALCODE</w:t>
        </w:r>
        <w:r w:rsidRPr="00130FE0">
          <w:t>": "</w:t>
        </w:r>
        <w:r>
          <w:t>643</w:t>
        </w:r>
        <w:r w:rsidRPr="00130FE0">
          <w:t>",</w:t>
        </w:r>
      </w:ins>
    </w:p>
    <w:p w14:paraId="65D038E1" w14:textId="77777777" w:rsidR="000A006E" w:rsidRPr="00130FE0" w:rsidRDefault="000A006E" w:rsidP="000A006E">
      <w:pPr>
        <w:pStyle w:val="GOSTScript"/>
        <w:rPr>
          <w:ins w:id="9305" w:author="Опаева Лидия Арашаевна" w:date="2025-10-02T17:05:00Z"/>
        </w:rPr>
      </w:pPr>
      <w:ins w:id="9306" w:author="Опаева Лидия Арашаевна" w:date="2025-10-02T17:05:00Z">
        <w:r w:rsidRPr="00130FE0">
          <w:tab/>
        </w:r>
        <w:r w:rsidRPr="00130FE0">
          <w:tab/>
        </w:r>
        <w:r w:rsidRPr="00130FE0">
          <w:tab/>
          <w:t>"DT_</w:t>
        </w:r>
        <w:r w:rsidRPr="002D6C15">
          <w:t>TOFKKS</w:t>
        </w:r>
        <w:r>
          <w:t>": "95</w:t>
        </w:r>
        <w:r w:rsidRPr="00130FE0">
          <w:t>",</w:t>
        </w:r>
      </w:ins>
    </w:p>
    <w:p w14:paraId="002304DB" w14:textId="77777777" w:rsidR="000A006E" w:rsidRPr="00130FE0" w:rsidRDefault="000A006E" w:rsidP="000A006E">
      <w:pPr>
        <w:pStyle w:val="GOSTScript"/>
        <w:rPr>
          <w:ins w:id="9307" w:author="Опаева Лидия Арашаевна" w:date="2025-10-02T17:05:00Z"/>
        </w:rPr>
      </w:pPr>
      <w:ins w:id="9308" w:author="Опаева Лидия Арашаевна" w:date="2025-10-02T17:05:00Z">
        <w:r w:rsidRPr="00130FE0">
          <w:tab/>
        </w:r>
        <w:r w:rsidRPr="00130FE0">
          <w:tab/>
        </w:r>
        <w:r w:rsidRPr="00130FE0">
          <w:tab/>
          <w:t>"DT_</w:t>
        </w:r>
        <w:r w:rsidRPr="002D6C15">
          <w:t>PNKS</w:t>
        </w:r>
        <w:r w:rsidRPr="00130FE0">
          <w:t>": "</w:t>
        </w:r>
        <w:r w:rsidRPr="00371BB9">
          <w:t>00</w:t>
        </w:r>
        <w:r w:rsidRPr="00130FE0">
          <w:t>",</w:t>
        </w:r>
      </w:ins>
    </w:p>
    <w:p w14:paraId="5A7DF55D" w14:textId="77777777" w:rsidR="000A006E" w:rsidRDefault="000A006E" w:rsidP="000A006E">
      <w:pPr>
        <w:pStyle w:val="GOSTScript"/>
        <w:rPr>
          <w:ins w:id="9309" w:author="Опаева Лидия Арашаевна" w:date="2025-10-02T17:05:00Z"/>
        </w:rPr>
      </w:pPr>
      <w:ins w:id="9310" w:author="Опаева Лидия Арашаевна" w:date="2025-10-02T17:05:00Z">
        <w:r w:rsidRPr="00130FE0">
          <w:tab/>
        </w:r>
        <w:r w:rsidRPr="00130FE0">
          <w:tab/>
        </w:r>
        <w:r w:rsidRPr="00130FE0">
          <w:tab/>
        </w:r>
        <w:r w:rsidRPr="00AB33A3">
          <w:t>"DT_BA": "</w:t>
        </w:r>
        <w:r w:rsidRPr="00E1778C">
          <w:t>40103810000000000001</w:t>
        </w:r>
        <w:r w:rsidRPr="00AB33A3">
          <w:t>",</w:t>
        </w:r>
      </w:ins>
    </w:p>
    <w:p w14:paraId="2D3AC648" w14:textId="77777777" w:rsidR="000A006E" w:rsidRPr="00130FE0" w:rsidRDefault="000A006E" w:rsidP="000A006E">
      <w:pPr>
        <w:pStyle w:val="GOSTScript"/>
        <w:rPr>
          <w:ins w:id="9311" w:author="Опаева Лидия Арашаевна" w:date="2025-10-02T17:05:00Z"/>
        </w:rPr>
      </w:pPr>
      <w:ins w:id="9312" w:author="Опаева Лидия Арашаевна" w:date="2025-10-02T17:05:00Z">
        <w:r w:rsidRPr="00AB33A3">
          <w:tab/>
        </w:r>
        <w:r w:rsidRPr="00AB33A3">
          <w:tab/>
        </w:r>
        <w:r w:rsidRPr="00AB33A3">
          <w:tab/>
        </w:r>
        <w:r w:rsidRPr="00130FE0">
          <w:t>"DT_</w:t>
        </w:r>
        <w:r w:rsidRPr="002D6C15">
          <w:t>TOFK</w:t>
        </w:r>
        <w:r w:rsidRPr="00130FE0">
          <w:t>": "</w:t>
        </w:r>
        <w:r w:rsidRPr="004C70A1">
          <w:t>95</w:t>
        </w:r>
        <w:r w:rsidRPr="00371BB9">
          <w:t>00</w:t>
        </w:r>
        <w:r w:rsidRPr="00130FE0">
          <w:t>",</w:t>
        </w:r>
      </w:ins>
    </w:p>
    <w:p w14:paraId="42D583AF" w14:textId="7A9E265A" w:rsidR="000A006E" w:rsidRDefault="000A006E" w:rsidP="000A006E">
      <w:pPr>
        <w:pStyle w:val="GOSTScript"/>
        <w:rPr>
          <w:ins w:id="9313" w:author="Опаева Лидия Арашаевна" w:date="2025-10-02T17:05:00Z"/>
        </w:rPr>
      </w:pPr>
      <w:ins w:id="9314" w:author="Опаева Лидия Арашаевна" w:date="2025-10-02T17:05:00Z">
        <w:r w:rsidRPr="00130FE0">
          <w:tab/>
        </w:r>
        <w:r w:rsidRPr="00130FE0">
          <w:tab/>
        </w:r>
        <w:r w:rsidRPr="00130FE0">
          <w:tab/>
        </w:r>
        <w:r w:rsidRPr="00AB33A3">
          <w:t>"DT_ACCOUNTCORR": "</w:t>
        </w:r>
      </w:ins>
      <w:ins w:id="9315" w:author="Опаева Лидия Арашаевна" w:date="2025-10-02T17:08:00Z">
        <w:r>
          <w:rPr>
            <w:lang w:val="ru-RU"/>
          </w:rPr>
          <w:t>БАЛСЧ</w:t>
        </w:r>
      </w:ins>
      <w:ins w:id="9316" w:author="Опаева Лидия Арашаевна" w:date="2025-10-02T17:05:00Z">
        <w:r w:rsidRPr="00AB33A3">
          <w:t>",</w:t>
        </w:r>
      </w:ins>
    </w:p>
    <w:p w14:paraId="1429AE03" w14:textId="77777777" w:rsidR="000A006E" w:rsidRDefault="000A006E" w:rsidP="000A006E">
      <w:pPr>
        <w:pStyle w:val="GOSTScript"/>
        <w:rPr>
          <w:ins w:id="9317" w:author="Опаева Лидия Арашаевна" w:date="2025-10-02T17:05:00Z"/>
        </w:rPr>
      </w:pPr>
      <w:ins w:id="9318" w:author="Опаева Лидия Арашаевна" w:date="2025-10-02T17:05:00Z">
        <w:r w:rsidRPr="00AB33A3">
          <w:tab/>
        </w:r>
        <w:r w:rsidRPr="00AB33A3">
          <w:tab/>
        </w:r>
        <w:r w:rsidRPr="00AB33A3">
          <w:tab/>
          <w:t>"DT_ACCOUNTTYPE": "</w:t>
        </w:r>
        <w:r w:rsidRPr="000F3907">
          <w:t>БС</w:t>
        </w:r>
        <w:r w:rsidRPr="00AB33A3">
          <w:t>",</w:t>
        </w:r>
      </w:ins>
    </w:p>
    <w:p w14:paraId="1E056FF9" w14:textId="479C4730" w:rsidR="000A006E" w:rsidRDefault="000A006E" w:rsidP="000A006E">
      <w:pPr>
        <w:pStyle w:val="GOSTScript"/>
        <w:rPr>
          <w:ins w:id="9319" w:author="Опаева Лидия Арашаевна" w:date="2025-10-02T17:05:00Z"/>
        </w:rPr>
      </w:pPr>
      <w:ins w:id="9320" w:author="Опаева Лидия Арашаевна" w:date="2025-10-02T17:05:00Z">
        <w:r w:rsidRPr="00AB33A3">
          <w:tab/>
        </w:r>
        <w:r w:rsidRPr="00AB33A3">
          <w:tab/>
        </w:r>
        <w:r w:rsidRPr="00AB33A3">
          <w:tab/>
          <w:t>"DT_</w:t>
        </w:r>
        <w:r w:rsidRPr="00B93ECA">
          <w:t>PZO</w:t>
        </w:r>
        <w:r w:rsidRPr="00AB33A3">
          <w:t>": "</w:t>
        </w:r>
      </w:ins>
      <w:ins w:id="9321" w:author="Опаева Лидия Арашаевна" w:date="2025-10-02T17:09:00Z">
        <w:r>
          <w:rPr>
            <w:lang w:val="ru-RU"/>
          </w:rPr>
          <w:t>НГ</w:t>
        </w:r>
      </w:ins>
      <w:ins w:id="9322" w:author="Опаева Лидия Арашаевна" w:date="2025-10-02T17:05:00Z">
        <w:r w:rsidRPr="00AB33A3">
          <w:t>-</w:t>
        </w:r>
      </w:ins>
      <w:ins w:id="9323" w:author="Опаева Лидия Арашаевна" w:date="2025-10-02T17:09:00Z">
        <w:r w:rsidRPr="000A006E">
          <w:t>26</w:t>
        </w:r>
      </w:ins>
      <w:ins w:id="9324" w:author="Опаева Лидия Арашаевна" w:date="2025-10-02T17:05:00Z">
        <w:r w:rsidRPr="00AB33A3">
          <w:t>",</w:t>
        </w:r>
      </w:ins>
    </w:p>
    <w:p w14:paraId="51A576DA" w14:textId="4355DF66" w:rsidR="000A006E" w:rsidRPr="00130FE0" w:rsidRDefault="000A006E" w:rsidP="000A006E">
      <w:pPr>
        <w:pStyle w:val="GOSTScript"/>
        <w:rPr>
          <w:ins w:id="9325" w:author="Опаева Лидия Арашаевна" w:date="2025-10-02T17:05:00Z"/>
        </w:rPr>
      </w:pPr>
      <w:ins w:id="9326" w:author="Опаева Лидия Арашаевна" w:date="2025-10-02T17:05:00Z">
        <w:r w:rsidRPr="00AB33A3">
          <w:tab/>
        </w:r>
        <w:r w:rsidRPr="00AB33A3">
          <w:tab/>
        </w:r>
        <w:r w:rsidRPr="00AB33A3">
          <w:tab/>
        </w:r>
        <w:r>
          <w:t>"C</w:t>
        </w:r>
        <w:r w:rsidRPr="00130FE0">
          <w:t>T_</w:t>
        </w:r>
        <w:r w:rsidRPr="00752F77">
          <w:t>ACCOUNT</w:t>
        </w:r>
        <w:r w:rsidRPr="00130FE0">
          <w:t>": "</w:t>
        </w:r>
      </w:ins>
      <w:ins w:id="9327" w:author="Опаева Лидия Арашаевна" w:date="2025-10-02T17:08:00Z">
        <w:r>
          <w:rPr>
            <w:lang w:val="ru-RU"/>
          </w:rPr>
          <w:t>БАЛСЧ</w:t>
        </w:r>
      </w:ins>
      <w:ins w:id="9328" w:author="Опаева Лидия Арашаевна" w:date="2025-10-02T17:05:00Z">
        <w:r w:rsidRPr="00130FE0">
          <w:t>",</w:t>
        </w:r>
      </w:ins>
    </w:p>
    <w:p w14:paraId="53CD6967" w14:textId="00C694F3" w:rsidR="000A006E" w:rsidRPr="00130FE0" w:rsidRDefault="000A006E" w:rsidP="000A006E">
      <w:pPr>
        <w:pStyle w:val="GOSTScript"/>
        <w:rPr>
          <w:ins w:id="9329" w:author="Опаева Лидия Арашаевна" w:date="2025-10-02T17:05:00Z"/>
        </w:rPr>
      </w:pPr>
      <w:ins w:id="9330" w:author="Опаева Лидия Арашаевна" w:date="2025-10-02T17:05:00Z">
        <w:r w:rsidRPr="00130FE0">
          <w:tab/>
        </w:r>
        <w:r w:rsidRPr="00130FE0">
          <w:tab/>
        </w:r>
        <w:r w:rsidRPr="00130FE0">
          <w:tab/>
          <w:t>"</w:t>
        </w:r>
        <w:r>
          <w:t>C</w:t>
        </w:r>
        <w:r w:rsidRPr="00130FE0">
          <w:t>T_</w:t>
        </w:r>
        <w:r w:rsidRPr="00752F77">
          <w:t>OKTMOKS</w:t>
        </w:r>
        <w:r w:rsidRPr="00130FE0">
          <w:t>": "</w:t>
        </w:r>
      </w:ins>
      <w:ins w:id="9331" w:author="Опаева Лидия Арашаевна" w:date="2025-10-02T17:09:00Z">
        <w:r w:rsidRPr="000A006E">
          <w:t>-</w:t>
        </w:r>
      </w:ins>
      <w:ins w:id="9332" w:author="Опаева Лидия Арашаевна" w:date="2025-10-02T17:05:00Z">
        <w:r w:rsidRPr="004C70A1">
          <w:t xml:space="preserve"> </w:t>
        </w:r>
        <w:r w:rsidRPr="00130FE0">
          <w:t>",</w:t>
        </w:r>
      </w:ins>
    </w:p>
    <w:p w14:paraId="0A5176F4" w14:textId="6EB36635" w:rsidR="000A006E" w:rsidRPr="00130FE0" w:rsidRDefault="000A006E" w:rsidP="000A006E">
      <w:pPr>
        <w:pStyle w:val="GOSTScript"/>
        <w:rPr>
          <w:ins w:id="9333" w:author="Опаева Лидия Арашаевна" w:date="2025-10-02T17:05:00Z"/>
        </w:rPr>
      </w:pPr>
      <w:ins w:id="9334" w:author="Опаева Лидия Арашаевна" w:date="2025-10-02T17:05:00Z">
        <w:r w:rsidRPr="00130FE0">
          <w:tab/>
        </w:r>
        <w:r w:rsidRPr="00130FE0">
          <w:tab/>
        </w:r>
        <w:r w:rsidRPr="00130FE0">
          <w:tab/>
          <w:t>"</w:t>
        </w:r>
        <w:r>
          <w:t>C</w:t>
        </w:r>
        <w:r w:rsidRPr="00130FE0">
          <w:t>T_LS": "</w:t>
        </w:r>
      </w:ins>
      <w:ins w:id="9335" w:author="Опаева Лидия Арашаевна" w:date="2025-10-02T17:09:00Z">
        <w:r w:rsidRPr="000A006E">
          <w:t>-</w:t>
        </w:r>
      </w:ins>
      <w:ins w:id="9336" w:author="Опаева Лидия Арашаевна" w:date="2025-10-02T17:05:00Z">
        <w:r w:rsidRPr="00130FE0">
          <w:t>",</w:t>
        </w:r>
      </w:ins>
    </w:p>
    <w:p w14:paraId="724D1CA5" w14:textId="03D2E30E" w:rsidR="000A006E" w:rsidRPr="00130FE0" w:rsidRDefault="000A006E" w:rsidP="000A006E">
      <w:pPr>
        <w:pStyle w:val="GOSTScript"/>
        <w:rPr>
          <w:ins w:id="9337" w:author="Опаева Лидия Арашаевна" w:date="2025-10-02T17:05:00Z"/>
        </w:rPr>
      </w:pPr>
      <w:ins w:id="9338" w:author="Опаева Лидия Арашаевна" w:date="2025-10-02T17:05:00Z">
        <w:r w:rsidRPr="00130FE0">
          <w:lastRenderedPageBreak/>
          <w:tab/>
        </w:r>
        <w:r w:rsidRPr="00130FE0">
          <w:tab/>
        </w:r>
        <w:r w:rsidRPr="00130FE0">
          <w:tab/>
          <w:t>"</w:t>
        </w:r>
        <w:r>
          <w:t>C</w:t>
        </w:r>
        <w:r w:rsidRPr="00AC2D5A">
          <w:t>T_ANALITCODESKU</w:t>
        </w:r>
        <w:r w:rsidRPr="00130FE0">
          <w:t>": "</w:t>
        </w:r>
      </w:ins>
      <w:ins w:id="9339" w:author="Опаева Лидия Арашаевна" w:date="2025-10-02T17:09:00Z">
        <w:r w:rsidRPr="000A006E">
          <w:t>-</w:t>
        </w:r>
      </w:ins>
      <w:ins w:id="9340" w:author="Опаева Лидия Арашаевна" w:date="2025-10-02T17:05:00Z">
        <w:r w:rsidRPr="00130FE0">
          <w:t>",</w:t>
        </w:r>
      </w:ins>
    </w:p>
    <w:p w14:paraId="1350D404" w14:textId="1CC65156" w:rsidR="000A006E" w:rsidRDefault="000A006E" w:rsidP="000A006E">
      <w:pPr>
        <w:pStyle w:val="GOSTScript"/>
        <w:rPr>
          <w:ins w:id="9341" w:author="Опаева Лидия Арашаевна" w:date="2025-10-02T17:05:00Z"/>
        </w:rPr>
      </w:pPr>
      <w:ins w:id="9342" w:author="Опаева Лидия Арашаевна" w:date="2025-10-02T17:05:00Z">
        <w:r w:rsidRPr="00130FE0">
          <w:tab/>
        </w:r>
        <w:r w:rsidRPr="00130FE0">
          <w:tab/>
        </w:r>
        <w:r w:rsidRPr="00130FE0">
          <w:tab/>
          <w:t>"</w:t>
        </w:r>
        <w:r>
          <w:t>C</w:t>
        </w:r>
        <w:r w:rsidRPr="00130FE0">
          <w:t>T_KBK": "</w:t>
        </w:r>
      </w:ins>
      <w:ins w:id="9343" w:author="Опаева Лидия Арашаевна" w:date="2025-10-02T17:09:00Z">
        <w:r w:rsidRPr="000A006E">
          <w:t>-</w:t>
        </w:r>
      </w:ins>
      <w:ins w:id="9344" w:author="Опаева Лидия Арашаевна" w:date="2025-10-02T17:05:00Z">
        <w:r w:rsidRPr="00130FE0">
          <w:t>",</w:t>
        </w:r>
      </w:ins>
    </w:p>
    <w:p w14:paraId="1EE24A7D" w14:textId="31E3E860" w:rsidR="000A006E" w:rsidRDefault="000A006E" w:rsidP="000A006E">
      <w:pPr>
        <w:pStyle w:val="GOSTScript"/>
        <w:rPr>
          <w:ins w:id="9345" w:author="Опаева Лидия Арашаевна" w:date="2025-10-02T17:05:00Z"/>
        </w:rPr>
      </w:pPr>
      <w:ins w:id="9346" w:author="Опаева Лидия Арашаевна" w:date="2025-10-02T17:05:00Z">
        <w:r w:rsidRPr="007A5A4C">
          <w:tab/>
        </w:r>
        <w:r w:rsidRPr="007A5A4C">
          <w:tab/>
        </w:r>
        <w:r w:rsidRPr="007A5A4C">
          <w:tab/>
        </w:r>
        <w:r>
          <w:t>"C</w:t>
        </w:r>
        <w:r w:rsidRPr="00130FE0">
          <w:t>T_</w:t>
        </w:r>
        <w:r w:rsidRPr="00C30709">
          <w:t>TYPEKBK</w:t>
        </w:r>
        <w:r w:rsidRPr="00130FE0">
          <w:t>": "</w:t>
        </w:r>
      </w:ins>
      <w:ins w:id="9347" w:author="Опаева Лидия Арашаевна" w:date="2025-10-02T17:09:00Z">
        <w:r w:rsidRPr="000A006E">
          <w:t>-</w:t>
        </w:r>
      </w:ins>
      <w:ins w:id="9348" w:author="Опаева Лидия Арашаевна" w:date="2025-10-02T17:05:00Z">
        <w:r w:rsidRPr="00130FE0">
          <w:t>",</w:t>
        </w:r>
      </w:ins>
    </w:p>
    <w:p w14:paraId="6A505741" w14:textId="05B82BF3" w:rsidR="000A006E" w:rsidRDefault="000A006E" w:rsidP="000A006E">
      <w:pPr>
        <w:pStyle w:val="GOSTScript"/>
        <w:rPr>
          <w:ins w:id="9349" w:author="Опаева Лидия Арашаевна" w:date="2025-10-02T17:05:00Z"/>
        </w:rPr>
      </w:pPr>
      <w:ins w:id="9350" w:author="Опаева Лидия Арашаевна" w:date="2025-10-02T17:05:00Z">
        <w:r w:rsidRPr="00130FE0">
          <w:tab/>
        </w:r>
        <w:r w:rsidRPr="00130FE0">
          <w:tab/>
        </w:r>
        <w:r w:rsidRPr="00130FE0">
          <w:tab/>
          <w:t>"</w:t>
        </w:r>
        <w:r>
          <w:t>C</w:t>
        </w:r>
        <w:r w:rsidRPr="00130FE0">
          <w:t>T_</w:t>
        </w:r>
        <w:r w:rsidRPr="002D6C15">
          <w:t>VALCODE</w:t>
        </w:r>
        <w:r w:rsidRPr="00130FE0">
          <w:t>": "</w:t>
        </w:r>
      </w:ins>
      <w:ins w:id="9351" w:author="Опаева Лидия Арашаевна" w:date="2025-10-02T17:09:00Z">
        <w:r w:rsidRPr="000A006E">
          <w:t>-</w:t>
        </w:r>
      </w:ins>
      <w:ins w:id="9352" w:author="Опаева Лидия Арашаевна" w:date="2025-10-02T17:05:00Z">
        <w:r w:rsidRPr="00130FE0">
          <w:t>",</w:t>
        </w:r>
      </w:ins>
    </w:p>
    <w:p w14:paraId="27303B25" w14:textId="4FB0D4E8" w:rsidR="000A006E" w:rsidRPr="00130FE0" w:rsidRDefault="000A006E" w:rsidP="000A006E">
      <w:pPr>
        <w:pStyle w:val="GOSTScript"/>
        <w:rPr>
          <w:ins w:id="9353" w:author="Опаева Лидия Арашаевна" w:date="2025-10-02T17:05:00Z"/>
        </w:rPr>
      </w:pPr>
      <w:ins w:id="9354" w:author="Опаева Лидия Арашаевна" w:date="2025-10-02T17:05:00Z">
        <w:r w:rsidRPr="00130FE0">
          <w:tab/>
        </w:r>
        <w:r w:rsidRPr="00130FE0">
          <w:tab/>
        </w:r>
        <w:r w:rsidRPr="00130FE0">
          <w:tab/>
          <w:t>"</w:t>
        </w:r>
        <w:r>
          <w:t>C</w:t>
        </w:r>
        <w:r w:rsidRPr="00130FE0">
          <w:t>T_</w:t>
        </w:r>
        <w:r w:rsidRPr="002D6C15">
          <w:t>TOFKKS</w:t>
        </w:r>
        <w:r w:rsidRPr="00130FE0">
          <w:t>": "</w:t>
        </w:r>
      </w:ins>
      <w:ins w:id="9355" w:author="Опаева Лидия Арашаевна" w:date="2025-10-02T17:09:00Z">
        <w:r w:rsidRPr="000A006E">
          <w:t>-</w:t>
        </w:r>
      </w:ins>
      <w:ins w:id="9356" w:author="Опаева Лидия Арашаевна" w:date="2025-10-02T17:05:00Z">
        <w:r w:rsidRPr="00130FE0">
          <w:t>",</w:t>
        </w:r>
      </w:ins>
    </w:p>
    <w:p w14:paraId="0059CED1" w14:textId="5879C1EE" w:rsidR="000A006E" w:rsidRDefault="000A006E" w:rsidP="000A006E">
      <w:pPr>
        <w:pStyle w:val="GOSTScript"/>
        <w:rPr>
          <w:ins w:id="9357" w:author="Опаева Лидия Арашаевна" w:date="2025-10-02T17:05:00Z"/>
        </w:rPr>
      </w:pPr>
      <w:ins w:id="9358" w:author="Опаева Лидия Арашаевна" w:date="2025-10-02T17:05:00Z">
        <w:r w:rsidRPr="00130FE0">
          <w:tab/>
        </w:r>
        <w:r w:rsidRPr="00130FE0">
          <w:tab/>
        </w:r>
        <w:r w:rsidRPr="00130FE0">
          <w:tab/>
          <w:t>"</w:t>
        </w:r>
        <w:r>
          <w:t>C</w:t>
        </w:r>
        <w:r w:rsidRPr="00130FE0">
          <w:t>T_</w:t>
        </w:r>
        <w:r w:rsidRPr="002D6C15">
          <w:t>PNKS</w:t>
        </w:r>
        <w:r w:rsidRPr="00130FE0">
          <w:t>": "</w:t>
        </w:r>
      </w:ins>
      <w:ins w:id="9359" w:author="Опаева Лидия Арашаевна" w:date="2025-10-02T17:09:00Z">
        <w:r w:rsidRPr="000D0A5D">
          <w:t>-</w:t>
        </w:r>
      </w:ins>
      <w:ins w:id="9360" w:author="Опаева Лидия Арашаевна" w:date="2025-10-02T17:05:00Z">
        <w:r w:rsidRPr="00130FE0">
          <w:t>",</w:t>
        </w:r>
      </w:ins>
    </w:p>
    <w:p w14:paraId="105FC946" w14:textId="77777777" w:rsidR="000A006E" w:rsidRDefault="000A006E" w:rsidP="000A006E">
      <w:pPr>
        <w:pStyle w:val="GOSTScript"/>
        <w:rPr>
          <w:ins w:id="9361" w:author="Опаева Лидия Арашаевна" w:date="2025-10-02T17:05:00Z"/>
        </w:rPr>
      </w:pPr>
      <w:ins w:id="9362" w:author="Опаева Лидия Арашаевна" w:date="2025-10-02T17:05:00Z">
        <w:r w:rsidRPr="00130FE0">
          <w:tab/>
        </w:r>
        <w:r w:rsidRPr="00130FE0">
          <w:tab/>
        </w:r>
        <w:r w:rsidRPr="00130FE0">
          <w:tab/>
        </w:r>
        <w:r w:rsidRPr="00AB33A3">
          <w:t>"</w:t>
        </w:r>
        <w:r>
          <w:t>C</w:t>
        </w:r>
        <w:r w:rsidRPr="00AB33A3">
          <w:t>T_BA": "-",</w:t>
        </w:r>
      </w:ins>
    </w:p>
    <w:p w14:paraId="45B92F63" w14:textId="7178B9CF" w:rsidR="000A006E" w:rsidRPr="00130FE0" w:rsidRDefault="000A006E" w:rsidP="000A006E">
      <w:pPr>
        <w:pStyle w:val="GOSTScript"/>
        <w:rPr>
          <w:ins w:id="9363" w:author="Опаева Лидия Арашаевна" w:date="2025-10-02T17:05:00Z"/>
        </w:rPr>
      </w:pPr>
      <w:ins w:id="9364" w:author="Опаева Лидия Арашаевна" w:date="2025-10-02T17:05:00Z">
        <w:r>
          <w:tab/>
        </w:r>
        <w:r>
          <w:tab/>
        </w:r>
        <w:r w:rsidRPr="00130FE0">
          <w:tab/>
          <w:t>"</w:t>
        </w:r>
        <w:r>
          <w:t>C</w:t>
        </w:r>
        <w:r w:rsidRPr="00130FE0">
          <w:t>T_</w:t>
        </w:r>
        <w:r w:rsidRPr="002D6C15">
          <w:t>TOFK</w:t>
        </w:r>
        <w:r w:rsidRPr="00130FE0">
          <w:t>": "</w:t>
        </w:r>
      </w:ins>
      <w:ins w:id="9365" w:author="Опаева Лидия Арашаевна" w:date="2025-10-02T17:09:00Z">
        <w:r w:rsidRPr="000A006E">
          <w:t>-</w:t>
        </w:r>
      </w:ins>
      <w:ins w:id="9366" w:author="Опаева Лидия Арашаевна" w:date="2025-10-02T17:05:00Z">
        <w:r w:rsidRPr="00130FE0">
          <w:t>",</w:t>
        </w:r>
      </w:ins>
    </w:p>
    <w:p w14:paraId="6C5BD092" w14:textId="555925C5" w:rsidR="000A006E" w:rsidRDefault="000A006E" w:rsidP="000A006E">
      <w:pPr>
        <w:pStyle w:val="GOSTScript"/>
        <w:rPr>
          <w:ins w:id="9367" w:author="Опаева Лидия Арашаевна" w:date="2025-10-02T17:05:00Z"/>
        </w:rPr>
      </w:pPr>
      <w:ins w:id="9368" w:author="Опаева Лидия Арашаевна" w:date="2025-10-02T17:05:00Z">
        <w:r w:rsidRPr="00130FE0">
          <w:tab/>
        </w:r>
        <w:r w:rsidRPr="00130FE0">
          <w:tab/>
        </w:r>
        <w:r w:rsidRPr="00130FE0">
          <w:tab/>
        </w:r>
        <w:r w:rsidRPr="00AB33A3">
          <w:t>"</w:t>
        </w:r>
        <w:r>
          <w:t>C</w:t>
        </w:r>
        <w:r w:rsidRPr="00AB33A3">
          <w:t>T_ACCOUNTCORR": "</w:t>
        </w:r>
      </w:ins>
      <w:ins w:id="9369" w:author="Опаева Лидия Арашаевна" w:date="2025-10-02T17:09:00Z">
        <w:r w:rsidRPr="000A006E">
          <w:t>-</w:t>
        </w:r>
      </w:ins>
      <w:ins w:id="9370" w:author="Опаева Лидия Арашаевна" w:date="2025-10-02T17:05:00Z">
        <w:r w:rsidRPr="00AB33A3">
          <w:t>",</w:t>
        </w:r>
      </w:ins>
    </w:p>
    <w:p w14:paraId="195D5AC4" w14:textId="32CA2D5E" w:rsidR="000A006E" w:rsidRDefault="000A006E" w:rsidP="000A006E">
      <w:pPr>
        <w:pStyle w:val="GOSTScript"/>
        <w:rPr>
          <w:ins w:id="9371" w:author="Опаева Лидия Арашаевна" w:date="2025-10-02T17:05:00Z"/>
        </w:rPr>
      </w:pPr>
      <w:ins w:id="9372" w:author="Опаева Лидия Арашаевна" w:date="2025-10-02T17:05:00Z">
        <w:r w:rsidRPr="00AB33A3">
          <w:tab/>
        </w:r>
        <w:r w:rsidRPr="00AB33A3">
          <w:tab/>
        </w:r>
        <w:r w:rsidRPr="00AB33A3">
          <w:tab/>
          <w:t>"</w:t>
        </w:r>
        <w:r>
          <w:t>C</w:t>
        </w:r>
        <w:r w:rsidRPr="00AB33A3">
          <w:t>T_ACCOUNTTYPE": "</w:t>
        </w:r>
      </w:ins>
      <w:ins w:id="9373" w:author="Опаева Лидия Арашаевна" w:date="2025-10-02T17:09:00Z">
        <w:r w:rsidRPr="000A006E">
          <w:t>-</w:t>
        </w:r>
      </w:ins>
      <w:ins w:id="9374" w:author="Опаева Лидия Арашаевна" w:date="2025-10-02T17:05:00Z">
        <w:r w:rsidRPr="00AB33A3">
          <w:t>",</w:t>
        </w:r>
      </w:ins>
    </w:p>
    <w:p w14:paraId="75B7B615" w14:textId="77777777" w:rsidR="00CB1B7F" w:rsidRDefault="000A006E" w:rsidP="000A006E">
      <w:pPr>
        <w:pStyle w:val="GOSTScript"/>
        <w:rPr>
          <w:ins w:id="9375" w:author="Сатлер Марина Викторовна" w:date="2025-10-13T09:28:00Z"/>
        </w:rPr>
      </w:pPr>
      <w:ins w:id="9376" w:author="Опаева Лидия Арашаевна" w:date="2025-10-02T17:05:00Z">
        <w:r w:rsidRPr="00AB33A3">
          <w:tab/>
        </w:r>
        <w:r w:rsidRPr="00AB33A3">
          <w:tab/>
        </w:r>
        <w:r w:rsidRPr="00AB33A3">
          <w:tab/>
          <w:t>"</w:t>
        </w:r>
        <w:r>
          <w:t>C</w:t>
        </w:r>
        <w:r w:rsidRPr="00AB33A3">
          <w:t>T_</w:t>
        </w:r>
        <w:r w:rsidRPr="00B93ECA">
          <w:t>PZO</w:t>
        </w:r>
        <w:r w:rsidRPr="00AB33A3">
          <w:t>": "-"</w:t>
        </w:r>
      </w:ins>
    </w:p>
    <w:p w14:paraId="2D6FD012" w14:textId="23D13BD1" w:rsidR="000A006E" w:rsidRDefault="000A006E" w:rsidP="000A006E">
      <w:pPr>
        <w:pStyle w:val="GOSTScript"/>
        <w:rPr>
          <w:ins w:id="9377" w:author="Опаева Лидия Арашаевна" w:date="2025-10-02T17:05:00Z"/>
        </w:rPr>
      </w:pPr>
      <w:ins w:id="9378" w:author="Опаева Лидия Арашаевна" w:date="2025-10-02T17:05:00Z">
        <w:r w:rsidRPr="00C26239">
          <w:tab/>
        </w:r>
        <w:r w:rsidRPr="00C26239">
          <w:tab/>
        </w:r>
        <w:r w:rsidRPr="00C26239">
          <w:tab/>
        </w:r>
        <w:r w:rsidRPr="002018E3">
          <w:t>}</w:t>
        </w:r>
      </w:ins>
    </w:p>
    <w:p w14:paraId="358E053A" w14:textId="77777777" w:rsidR="000A006E" w:rsidRPr="002018E3" w:rsidRDefault="000A006E" w:rsidP="000A006E">
      <w:pPr>
        <w:pStyle w:val="GOSTScript"/>
        <w:rPr>
          <w:ins w:id="9379" w:author="Опаева Лидия Арашаевна" w:date="2025-10-02T17:05:00Z"/>
        </w:rPr>
      </w:pPr>
      <w:ins w:id="9380" w:author="Опаева Лидия Арашаевна" w:date="2025-10-02T17:05:00Z">
        <w:r w:rsidRPr="00C26239">
          <w:tab/>
        </w:r>
        <w:r w:rsidRPr="00C26239">
          <w:tab/>
        </w:r>
        <w:r w:rsidRPr="002018E3">
          <w:t>]</w:t>
        </w:r>
      </w:ins>
    </w:p>
    <w:p w14:paraId="246B4EE0" w14:textId="77777777" w:rsidR="000A006E" w:rsidRPr="002018E3" w:rsidRDefault="000A006E" w:rsidP="000A006E">
      <w:pPr>
        <w:pStyle w:val="GOSTScript"/>
        <w:rPr>
          <w:ins w:id="9381" w:author="Опаева Лидия Арашаевна" w:date="2025-10-02T17:05:00Z"/>
        </w:rPr>
      </w:pPr>
      <w:ins w:id="9382" w:author="Опаева Лидия Арашаевна" w:date="2025-10-02T17:05:00Z">
        <w:r w:rsidRPr="002018E3">
          <w:tab/>
          <w:t>}</w:t>
        </w:r>
      </w:ins>
    </w:p>
    <w:p w14:paraId="43BDA1D2" w14:textId="77777777" w:rsidR="000A006E" w:rsidRPr="00431832" w:rsidRDefault="000A006E" w:rsidP="000A006E">
      <w:pPr>
        <w:pStyle w:val="GOSTScript"/>
        <w:rPr>
          <w:ins w:id="9383" w:author="Опаева Лидия Арашаевна" w:date="2025-10-02T17:05:00Z"/>
          <w:lang w:eastAsia="ko-KR"/>
        </w:rPr>
      </w:pPr>
      <w:ins w:id="9384" w:author="Опаева Лидия Арашаевна" w:date="2025-10-02T17:05:00Z">
        <w:r w:rsidRPr="002018E3">
          <w:t>}</w:t>
        </w:r>
      </w:ins>
    </w:p>
    <w:p w14:paraId="655A8DB0" w14:textId="373EF154" w:rsidR="002D5C99" w:rsidRDefault="006703EA" w:rsidP="006703EA">
      <w:pPr>
        <w:pStyle w:val="31"/>
        <w:rPr>
          <w:ins w:id="9385" w:author="Тимофеева Ирина" w:date="2026-01-14T11:38:00Z"/>
        </w:rPr>
      </w:pPr>
      <w:bookmarkStart w:id="9386" w:name="_Toc226563152"/>
      <w:ins w:id="9387" w:author="Тимофеева Ирина" w:date="2026-01-14T11:33:00Z">
        <w:r>
          <w:t>«</w:t>
        </w:r>
      </w:ins>
      <w:ins w:id="9388" w:author="Тимофеева Ирина" w:date="2026-01-14T11:34:00Z">
        <w:r>
          <w:t>Распоряжение о совершении казначейского платежа (</w:t>
        </w:r>
        <w:commentRangeStart w:id="9389"/>
        <w:commentRangeStart w:id="9390"/>
        <w:r>
          <w:t>уточнение</w:t>
        </w:r>
        <w:commentRangeEnd w:id="9389"/>
        <w:r>
          <w:rPr>
            <w:rStyle w:val="afff4"/>
            <w:sz w:val="26"/>
            <w:szCs w:val="26"/>
          </w:rPr>
          <w:commentReference w:id="9389"/>
        </w:r>
      </w:ins>
      <w:commentRangeEnd w:id="9390"/>
      <w:r w:rsidR="00C1458A">
        <w:rPr>
          <w:rStyle w:val="afff4"/>
          <w:sz w:val="26"/>
          <w:szCs w:val="26"/>
        </w:rPr>
        <w:commentReference w:id="9390"/>
      </w:r>
      <w:ins w:id="9391" w:author="Тимофеева Ирина" w:date="2026-01-14T11:34:00Z">
        <w:r>
          <w:t>)»</w:t>
        </w:r>
      </w:ins>
      <w:ins w:id="9392" w:author="Кирилл Воробьёв" w:date="2026-01-27T17:56:00Z">
        <w:r w:rsidR="00C1458A">
          <w:t xml:space="preserve"> </w:t>
        </w:r>
        <w:r w:rsidR="00C1458A" w:rsidRPr="002E233D">
          <w:rPr>
            <w:rStyle w:val="32"/>
            <w:b/>
            <w:iCs/>
          </w:rPr>
          <w:t>MSC_RSKP_</w:t>
        </w:r>
        <w:r w:rsidR="00C1458A">
          <w:rPr>
            <w:rStyle w:val="32"/>
            <w:b/>
            <w:iCs/>
            <w:lang w:val="en-US"/>
          </w:rPr>
          <w:t>Utoch</w:t>
        </w:r>
      </w:ins>
      <w:bookmarkEnd w:id="9386"/>
      <w:ins w:id="9393" w:author="Тимофеева Ирина" w:date="2026-01-14T11:34:00Z">
        <w:r>
          <w:t xml:space="preserve"> </w:t>
        </w:r>
      </w:ins>
    </w:p>
    <w:p w14:paraId="1306CDE4" w14:textId="18101875" w:rsidR="00EA35A6" w:rsidRPr="001B6411" w:rsidRDefault="00EA35A6" w:rsidP="00EA35A6">
      <w:pPr>
        <w:pStyle w:val="41"/>
        <w:rPr>
          <w:ins w:id="9394" w:author="Тимофеева Ирина" w:date="2026-01-14T14:39:00Z"/>
        </w:rPr>
      </w:pPr>
      <w:bookmarkStart w:id="9395" w:name="_Toc226563153"/>
      <w:ins w:id="9396" w:author="Тимофеева Ирина" w:date="2026-01-14T14:39:00Z">
        <w:r w:rsidRPr="00601F01">
          <w:t>Перечень параметров тела запроса (Document) по документу</w:t>
        </w:r>
        <w:r>
          <w:t xml:space="preserve"> «</w:t>
        </w:r>
      </w:ins>
      <w:ins w:id="9397" w:author="Тимофеева Ирина" w:date="2026-01-14T14:54:00Z">
        <w:r w:rsidR="00D35DF6">
          <w:t>Распоряжение о совершении казначейского платежа (уточнение)»</w:t>
        </w:r>
      </w:ins>
      <w:ins w:id="9398" w:author="Кирилл Воробьёв" w:date="2026-01-27T17:56:00Z">
        <w:r w:rsidR="00C1458A" w:rsidRPr="008255A0">
          <w:t xml:space="preserve"> </w:t>
        </w:r>
        <w:r w:rsidR="00C1458A" w:rsidRPr="002E233D">
          <w:rPr>
            <w:rStyle w:val="32"/>
            <w:b/>
            <w:iCs/>
          </w:rPr>
          <w:t>MSC_RSKP_</w:t>
        </w:r>
        <w:r w:rsidR="00C1458A">
          <w:rPr>
            <w:rStyle w:val="32"/>
            <w:b/>
            <w:iCs/>
            <w:lang w:val="en-US"/>
          </w:rPr>
          <w:t>Utoch</w:t>
        </w:r>
      </w:ins>
      <w:bookmarkEnd w:id="9395"/>
    </w:p>
    <w:p w14:paraId="07155FA0" w14:textId="362EBBC0" w:rsidR="00EA35A6" w:rsidRDefault="00EA35A6" w:rsidP="00EA35A6">
      <w:pPr>
        <w:pStyle w:val="GOSTNameTable"/>
        <w:rPr>
          <w:ins w:id="9399" w:author="Тимофеева Ирина" w:date="2026-01-14T14:39:00Z"/>
        </w:rPr>
      </w:pPr>
      <w:r>
        <w:rPr>
          <w:noProof/>
        </w:rPr>
        <w:fldChar w:fldCharType="begin"/>
      </w:r>
      <w:r>
        <w:rPr>
          <w:noProof/>
        </w:rPr>
        <w:instrText xml:space="preserve"> SEQ Таблица \* ARABIC </w:instrText>
      </w:r>
      <w:r>
        <w:rPr>
          <w:noProof/>
        </w:rPr>
        <w:fldChar w:fldCharType="separate"/>
      </w:r>
      <w:bookmarkStart w:id="9400" w:name="_Toc226563177"/>
      <w:r w:rsidR="00AB1BE0">
        <w:rPr>
          <w:noProof/>
        </w:rPr>
        <w:t>21</w:t>
      </w:r>
      <w:r>
        <w:rPr>
          <w:noProof/>
        </w:rPr>
        <w:fldChar w:fldCharType="end"/>
      </w:r>
      <w:ins w:id="9401" w:author="Тимофеева Ирина" w:date="2026-01-14T14:39:00Z">
        <w:r>
          <w:t xml:space="preserve"> - </w:t>
        </w:r>
        <w:r w:rsidRPr="00617DB7">
          <w:t>Параметры тела (Document) запроса на подбор / сторнирование / переформирование записей учета по документу</w:t>
        </w:r>
        <w:r>
          <w:t xml:space="preserve"> «</w:t>
        </w:r>
      </w:ins>
      <w:ins w:id="9402" w:author="Тимофеева Ирина" w:date="2026-01-14T14:55:00Z">
        <w:r w:rsidR="00D35DF6">
          <w:t>Распоряжение о совершении казначейского платежа (уточнение)»</w:t>
        </w:r>
      </w:ins>
      <w:ins w:id="9403" w:author="Кирилл Воробьёв" w:date="2026-01-27T17:56:00Z">
        <w:r w:rsidR="00C1458A" w:rsidRPr="008255A0">
          <w:t xml:space="preserve"> </w:t>
        </w:r>
        <w:r w:rsidR="00C1458A" w:rsidRPr="002E233D">
          <w:rPr>
            <w:rStyle w:val="32"/>
            <w:b/>
          </w:rPr>
          <w:t>MSC_RSKP_</w:t>
        </w:r>
        <w:r w:rsidR="00C1458A">
          <w:rPr>
            <w:rStyle w:val="32"/>
            <w:b/>
            <w:iCs w:val="0"/>
            <w:lang w:val="en-US"/>
          </w:rPr>
          <w:t>Utoch</w:t>
        </w:r>
      </w:ins>
      <w:bookmarkEnd w:id="9400"/>
    </w:p>
    <w:tbl>
      <w:tblPr>
        <w:tblStyle w:val="GOSTTable"/>
        <w:tblW w:w="5000" w:type="pct"/>
        <w:tblLayout w:type="fixed"/>
        <w:tblLook w:val="07E0" w:firstRow="1" w:lastRow="1" w:firstColumn="1" w:lastColumn="1" w:noHBand="1" w:noVBand="1"/>
      </w:tblPr>
      <w:tblGrid>
        <w:gridCol w:w="3467"/>
        <w:gridCol w:w="2364"/>
        <w:gridCol w:w="1576"/>
        <w:gridCol w:w="946"/>
        <w:gridCol w:w="993"/>
        <w:gridCol w:w="6414"/>
      </w:tblGrid>
      <w:tr w:rsidR="00D35DF6" w:rsidRPr="00B9499D" w14:paraId="01D754E7" w14:textId="77777777" w:rsidTr="00F8492D">
        <w:trPr>
          <w:cnfStyle w:val="100000000000" w:firstRow="1" w:lastRow="0" w:firstColumn="0" w:lastColumn="0" w:oddVBand="0" w:evenVBand="0" w:oddHBand="0" w:evenHBand="0" w:firstRowFirstColumn="0" w:firstRowLastColumn="0" w:lastRowFirstColumn="0" w:lastRowLastColumn="0"/>
          <w:ins w:id="9404" w:author="Тимофеева Ирина" w:date="2026-01-14T14:53:00Z"/>
        </w:trPr>
        <w:tc>
          <w:tcPr>
            <w:tcW w:w="1100" w:type="pct"/>
          </w:tcPr>
          <w:p w14:paraId="12FE77B5" w14:textId="77777777" w:rsidR="00D35DF6" w:rsidRPr="00B9499D" w:rsidRDefault="00D35DF6" w:rsidP="00F8492D">
            <w:pPr>
              <w:pStyle w:val="GOSTTableHead"/>
              <w:rPr>
                <w:ins w:id="9405" w:author="Тимофеева Ирина" w:date="2026-01-14T14:53:00Z"/>
              </w:rPr>
            </w:pPr>
            <w:ins w:id="9406" w:author="Тимофеева Ирина" w:date="2026-01-14T14:53:00Z">
              <w:r w:rsidRPr="00B412B2">
                <w:t>Наименование параметра</w:t>
              </w:r>
            </w:ins>
          </w:p>
        </w:tc>
        <w:tc>
          <w:tcPr>
            <w:tcW w:w="750" w:type="pct"/>
          </w:tcPr>
          <w:p w14:paraId="474322D6" w14:textId="77777777" w:rsidR="00D35DF6" w:rsidRPr="00B9499D" w:rsidRDefault="00D35DF6" w:rsidP="00F8492D">
            <w:pPr>
              <w:pStyle w:val="GOSTTableHead"/>
              <w:rPr>
                <w:ins w:id="9407" w:author="Тимофеева Ирина" w:date="2026-01-14T14:53:00Z"/>
              </w:rPr>
            </w:pPr>
            <w:ins w:id="9408" w:author="Тимофеева Ирина" w:date="2026-01-14T14:53:00Z">
              <w:r w:rsidRPr="00B412B2">
                <w:t>Название тэга</w:t>
              </w:r>
            </w:ins>
          </w:p>
        </w:tc>
        <w:tc>
          <w:tcPr>
            <w:tcW w:w="500" w:type="pct"/>
          </w:tcPr>
          <w:p w14:paraId="759C3B8A" w14:textId="77777777" w:rsidR="00D35DF6" w:rsidRPr="00B9499D" w:rsidRDefault="00D35DF6" w:rsidP="00F8492D">
            <w:pPr>
              <w:pStyle w:val="GOSTTableHead"/>
              <w:rPr>
                <w:ins w:id="9409" w:author="Тимофеева Ирина" w:date="2026-01-14T14:53:00Z"/>
              </w:rPr>
            </w:pPr>
            <w:ins w:id="9410" w:author="Тимофеева Ирина" w:date="2026-01-14T14:53:00Z">
              <w:r w:rsidRPr="00B412B2">
                <w:t>Тип данных</w:t>
              </w:r>
            </w:ins>
          </w:p>
        </w:tc>
        <w:tc>
          <w:tcPr>
            <w:tcW w:w="300" w:type="pct"/>
          </w:tcPr>
          <w:p w14:paraId="05A50822" w14:textId="77777777" w:rsidR="00D35DF6" w:rsidRPr="00B9499D" w:rsidRDefault="00D35DF6" w:rsidP="00F8492D">
            <w:pPr>
              <w:pStyle w:val="GOSTTableHead"/>
              <w:rPr>
                <w:ins w:id="9411" w:author="Тимофеева Ирина" w:date="2026-01-14T14:53:00Z"/>
              </w:rPr>
            </w:pPr>
            <w:ins w:id="9412" w:author="Тимофеева Ирина" w:date="2026-01-14T14:53:00Z">
              <w:r w:rsidRPr="00B412B2">
                <w:t>Обязательность</w:t>
              </w:r>
            </w:ins>
          </w:p>
        </w:tc>
        <w:tc>
          <w:tcPr>
            <w:tcW w:w="315" w:type="pct"/>
          </w:tcPr>
          <w:p w14:paraId="2735C284" w14:textId="77777777" w:rsidR="00D35DF6" w:rsidRPr="00B9499D" w:rsidRDefault="00D35DF6" w:rsidP="00F8492D">
            <w:pPr>
              <w:pStyle w:val="GOSTTableHead"/>
              <w:rPr>
                <w:ins w:id="9413" w:author="Тимофеева Ирина" w:date="2026-01-14T14:53:00Z"/>
              </w:rPr>
            </w:pPr>
            <w:ins w:id="9414" w:author="Тимофеева Ирина" w:date="2026-01-14T14:53:00Z">
              <w:r w:rsidRPr="00B412B2">
                <w:t>Размерность</w:t>
              </w:r>
            </w:ins>
          </w:p>
        </w:tc>
        <w:tc>
          <w:tcPr>
            <w:tcW w:w="2035" w:type="pct"/>
          </w:tcPr>
          <w:p w14:paraId="54740457" w14:textId="77777777" w:rsidR="00D35DF6" w:rsidRPr="00B9499D" w:rsidRDefault="00D35DF6" w:rsidP="00F8492D">
            <w:pPr>
              <w:pStyle w:val="GOSTTableHead"/>
              <w:rPr>
                <w:ins w:id="9415" w:author="Тимофеева Ирина" w:date="2026-01-14T14:53:00Z"/>
              </w:rPr>
            </w:pPr>
            <w:ins w:id="9416" w:author="Тимофеева Ирина" w:date="2026-01-14T14:53:00Z">
              <w:r w:rsidRPr="00B412B2">
                <w:t>Описание</w:t>
              </w:r>
            </w:ins>
          </w:p>
        </w:tc>
      </w:tr>
      <w:tr w:rsidR="00D35DF6" w:rsidRPr="00B9499D" w14:paraId="6A63D6A7" w14:textId="77777777" w:rsidTr="00F8492D">
        <w:trPr>
          <w:ins w:id="9417" w:author="Тимофеева Ирина" w:date="2026-01-14T14:53:00Z"/>
        </w:trPr>
        <w:tc>
          <w:tcPr>
            <w:tcW w:w="1100" w:type="pct"/>
          </w:tcPr>
          <w:p w14:paraId="3CE0C67C" w14:textId="77777777" w:rsidR="00D35DF6" w:rsidRPr="00B9499D" w:rsidRDefault="00D35DF6" w:rsidP="00F8492D">
            <w:pPr>
              <w:pStyle w:val="GOSTTablenorm"/>
              <w:rPr>
                <w:ins w:id="9418" w:author="Тимофеева Ирина" w:date="2026-01-14T14:53:00Z"/>
                <w:bCs/>
              </w:rPr>
            </w:pPr>
            <w:ins w:id="9419" w:author="Тимофеева Ирина" w:date="2026-01-14T14:53:00Z">
              <w:r w:rsidRPr="00B9499D">
                <w:t>Номер документа</w:t>
              </w:r>
            </w:ins>
          </w:p>
        </w:tc>
        <w:tc>
          <w:tcPr>
            <w:tcW w:w="750" w:type="pct"/>
          </w:tcPr>
          <w:p w14:paraId="162B4F1B" w14:textId="7B38F24D" w:rsidR="00D35DF6" w:rsidRPr="00B9499D" w:rsidRDefault="008255A0" w:rsidP="00F8492D">
            <w:pPr>
              <w:pStyle w:val="GOSTTablenorm"/>
              <w:rPr>
                <w:ins w:id="9420" w:author="Тимофеева Ирина" w:date="2026-01-14T14:53:00Z"/>
              </w:rPr>
            </w:pPr>
            <w:ins w:id="9421" w:author="Кирилл Воробьёв" w:date="2026-01-28T11:56:00Z">
              <w:r w:rsidRPr="008255A0">
                <w:t>INF_DocNumber</w:t>
              </w:r>
            </w:ins>
          </w:p>
        </w:tc>
        <w:tc>
          <w:tcPr>
            <w:tcW w:w="500" w:type="pct"/>
          </w:tcPr>
          <w:p w14:paraId="168670F0" w14:textId="77777777" w:rsidR="00D35DF6" w:rsidRPr="00B9499D" w:rsidRDefault="00D35DF6" w:rsidP="00F8492D">
            <w:pPr>
              <w:pStyle w:val="GOSTTablenorm"/>
              <w:rPr>
                <w:ins w:id="9422" w:author="Тимофеева Ирина" w:date="2026-01-14T14:53:00Z"/>
                <w:bCs/>
              </w:rPr>
            </w:pPr>
            <w:ins w:id="9423" w:author="Тимофеева Ирина" w:date="2026-01-14T14:53:00Z">
              <w:r w:rsidRPr="00B9499D">
                <w:t>Строка</w:t>
              </w:r>
            </w:ins>
          </w:p>
        </w:tc>
        <w:tc>
          <w:tcPr>
            <w:tcW w:w="300" w:type="pct"/>
          </w:tcPr>
          <w:p w14:paraId="3EA76E85" w14:textId="77777777" w:rsidR="00D35DF6" w:rsidRPr="00B9499D" w:rsidRDefault="00D35DF6" w:rsidP="00F8492D">
            <w:pPr>
              <w:pStyle w:val="GOSTTablenorm"/>
              <w:rPr>
                <w:ins w:id="9424" w:author="Тимофеева Ирина" w:date="2026-01-14T14:53:00Z"/>
                <w:bCs/>
              </w:rPr>
            </w:pPr>
            <w:ins w:id="9425" w:author="Тимофеева Ирина" w:date="2026-01-14T14:53:00Z">
              <w:r w:rsidRPr="00B9499D">
                <w:t>Да</w:t>
              </w:r>
            </w:ins>
          </w:p>
        </w:tc>
        <w:tc>
          <w:tcPr>
            <w:tcW w:w="315" w:type="pct"/>
          </w:tcPr>
          <w:p w14:paraId="3847BB29" w14:textId="77777777" w:rsidR="00D35DF6" w:rsidRPr="00B9499D" w:rsidRDefault="00D35DF6" w:rsidP="00F8492D">
            <w:pPr>
              <w:pStyle w:val="GOSTTablenorm"/>
              <w:rPr>
                <w:ins w:id="9426" w:author="Тимофеева Ирина" w:date="2026-01-14T14:53:00Z"/>
                <w:bCs/>
              </w:rPr>
            </w:pPr>
            <w:ins w:id="9427" w:author="Тимофеева Ирина" w:date="2026-01-14T14:53:00Z">
              <w:r w:rsidRPr="00B9499D">
                <w:t>&lt;=</w:t>
              </w:r>
              <w:r w:rsidRPr="00B9499D">
                <w:rPr>
                  <w:lang w:val="en-US"/>
                </w:rPr>
                <w:t>1</w:t>
              </w:r>
              <w:r w:rsidRPr="00B9499D">
                <w:t>5</w:t>
              </w:r>
            </w:ins>
          </w:p>
        </w:tc>
        <w:tc>
          <w:tcPr>
            <w:tcW w:w="2035" w:type="pct"/>
          </w:tcPr>
          <w:p w14:paraId="32E3DB61" w14:textId="77777777" w:rsidR="00D35DF6" w:rsidRPr="00B9499D" w:rsidRDefault="00D35DF6" w:rsidP="00F8492D">
            <w:pPr>
              <w:pStyle w:val="GOSTTablenorm"/>
              <w:rPr>
                <w:ins w:id="9428" w:author="Тимофеева Ирина" w:date="2026-01-14T14:53:00Z"/>
                <w:bCs/>
              </w:rPr>
            </w:pPr>
            <w:ins w:id="9429" w:author="Тимофеева Ирина" w:date="2026-01-14T14:53:00Z">
              <w:r w:rsidRPr="00B9499D">
                <w:t>Указывается номер документа</w:t>
              </w:r>
            </w:ins>
          </w:p>
        </w:tc>
      </w:tr>
      <w:tr w:rsidR="00D35DF6" w:rsidRPr="00B9499D" w14:paraId="0E3D6634" w14:textId="77777777" w:rsidTr="00F8492D">
        <w:trPr>
          <w:ins w:id="9430" w:author="Тимофеева Ирина" w:date="2026-01-14T14:53:00Z"/>
        </w:trPr>
        <w:tc>
          <w:tcPr>
            <w:tcW w:w="1100" w:type="pct"/>
          </w:tcPr>
          <w:p w14:paraId="132EAA46" w14:textId="77777777" w:rsidR="00D35DF6" w:rsidRPr="00B9499D" w:rsidRDefault="00D35DF6" w:rsidP="00F8492D">
            <w:pPr>
              <w:pStyle w:val="GOSTTablenorm"/>
              <w:rPr>
                <w:ins w:id="9431" w:author="Тимофеева Ирина" w:date="2026-01-14T14:53:00Z"/>
                <w:bCs/>
              </w:rPr>
            </w:pPr>
            <w:ins w:id="9432" w:author="Тимофеева Ирина" w:date="2026-01-14T14:53:00Z">
              <w:r w:rsidRPr="00B9499D">
                <w:t>Дата документа</w:t>
              </w:r>
            </w:ins>
          </w:p>
        </w:tc>
        <w:tc>
          <w:tcPr>
            <w:tcW w:w="750" w:type="pct"/>
          </w:tcPr>
          <w:p w14:paraId="0046FE99" w14:textId="467D5B48" w:rsidR="00D35DF6" w:rsidRPr="00B9499D" w:rsidRDefault="008255A0" w:rsidP="00F8492D">
            <w:pPr>
              <w:pStyle w:val="GOSTTablenorm"/>
              <w:rPr>
                <w:ins w:id="9433" w:author="Тимофеева Ирина" w:date="2026-01-14T14:53:00Z"/>
              </w:rPr>
            </w:pPr>
            <w:ins w:id="9434" w:author="Кирилл Воробьёв" w:date="2026-01-28T11:56:00Z">
              <w:r w:rsidRPr="008255A0">
                <w:t>INF_DocDate</w:t>
              </w:r>
            </w:ins>
          </w:p>
        </w:tc>
        <w:tc>
          <w:tcPr>
            <w:tcW w:w="500" w:type="pct"/>
          </w:tcPr>
          <w:p w14:paraId="3EA1EBC7" w14:textId="77777777" w:rsidR="00D35DF6" w:rsidRPr="00B9499D" w:rsidRDefault="00D35DF6" w:rsidP="00F8492D">
            <w:pPr>
              <w:pStyle w:val="GOSTTablenorm"/>
              <w:rPr>
                <w:ins w:id="9435" w:author="Тимофеева Ирина" w:date="2026-01-14T14:53:00Z"/>
                <w:bCs/>
              </w:rPr>
            </w:pPr>
            <w:ins w:id="9436" w:author="Тимофеева Ирина" w:date="2026-01-14T14:53:00Z">
              <w:r w:rsidRPr="00B9499D">
                <w:rPr>
                  <w:bCs/>
                </w:rPr>
                <w:t>Дата</w:t>
              </w:r>
            </w:ins>
          </w:p>
        </w:tc>
        <w:tc>
          <w:tcPr>
            <w:tcW w:w="300" w:type="pct"/>
          </w:tcPr>
          <w:p w14:paraId="64DF13F9" w14:textId="77777777" w:rsidR="00D35DF6" w:rsidRPr="00B9499D" w:rsidRDefault="00D35DF6" w:rsidP="00F8492D">
            <w:pPr>
              <w:pStyle w:val="GOSTTablenorm"/>
              <w:rPr>
                <w:ins w:id="9437" w:author="Тимофеева Ирина" w:date="2026-01-14T14:53:00Z"/>
                <w:bCs/>
              </w:rPr>
            </w:pPr>
            <w:ins w:id="9438" w:author="Тимофеева Ирина" w:date="2026-01-14T14:53:00Z">
              <w:r w:rsidRPr="00B9499D">
                <w:t>Да</w:t>
              </w:r>
            </w:ins>
          </w:p>
        </w:tc>
        <w:tc>
          <w:tcPr>
            <w:tcW w:w="315" w:type="pct"/>
          </w:tcPr>
          <w:p w14:paraId="5D0E2826" w14:textId="26205D10" w:rsidR="00D35DF6" w:rsidRPr="00B9499D" w:rsidRDefault="00FF21FD" w:rsidP="00F8492D">
            <w:pPr>
              <w:pStyle w:val="GOSTTablenorm"/>
              <w:rPr>
                <w:ins w:id="9439" w:author="Тимофеева Ирина" w:date="2026-01-14T14:53:00Z"/>
                <w:bCs/>
              </w:rPr>
            </w:pPr>
            <w:ins w:id="9440" w:author="Тимофеева Ирина" w:date="2026-01-15T17:47:00Z">
              <w:r>
                <w:rPr>
                  <w:bCs/>
                </w:rPr>
                <w:t>=10</w:t>
              </w:r>
            </w:ins>
          </w:p>
        </w:tc>
        <w:tc>
          <w:tcPr>
            <w:tcW w:w="2035" w:type="pct"/>
          </w:tcPr>
          <w:p w14:paraId="03271AD7" w14:textId="77777777" w:rsidR="00D35DF6" w:rsidRPr="00B9499D" w:rsidRDefault="00D35DF6" w:rsidP="00F8492D">
            <w:pPr>
              <w:pStyle w:val="GOSTTablenorm"/>
              <w:rPr>
                <w:ins w:id="9441" w:author="Тимофеева Ирина" w:date="2026-01-14T14:53:00Z"/>
                <w:bCs/>
              </w:rPr>
            </w:pPr>
            <w:ins w:id="9442" w:author="Тимофеева Ирина" w:date="2026-01-14T14:53:00Z">
              <w:r w:rsidRPr="00B9499D">
                <w:t>Указывается дата</w:t>
              </w:r>
              <w:r>
                <w:t xml:space="preserve"> документа в формате YYYY-MM-DD</w:t>
              </w:r>
            </w:ins>
          </w:p>
        </w:tc>
      </w:tr>
      <w:tr w:rsidR="00D35DF6" w:rsidRPr="00B9499D" w14:paraId="72D5B927" w14:textId="77777777" w:rsidTr="00F8492D">
        <w:trPr>
          <w:ins w:id="9443" w:author="Тимофеева Ирина" w:date="2026-01-14T14:53:00Z"/>
        </w:trPr>
        <w:tc>
          <w:tcPr>
            <w:tcW w:w="1100" w:type="pct"/>
          </w:tcPr>
          <w:p w14:paraId="64867FEE" w14:textId="77777777" w:rsidR="00D35DF6" w:rsidRPr="00B9499D" w:rsidRDefault="00D35DF6" w:rsidP="00F8492D">
            <w:pPr>
              <w:pStyle w:val="GOSTTablenorm"/>
              <w:rPr>
                <w:ins w:id="9444" w:author="Тимофеева Ирина" w:date="2026-01-14T14:53:00Z"/>
              </w:rPr>
            </w:pPr>
            <w:ins w:id="9445" w:author="Тимофеева Ирина" w:date="2026-01-14T14:53:00Z">
              <w:r w:rsidRPr="00B9499D">
                <w:t>Контур</w:t>
              </w:r>
            </w:ins>
          </w:p>
        </w:tc>
        <w:tc>
          <w:tcPr>
            <w:tcW w:w="750" w:type="pct"/>
          </w:tcPr>
          <w:p w14:paraId="16E6B04B" w14:textId="3FF81F50" w:rsidR="00D35DF6" w:rsidRPr="00B9499D" w:rsidRDefault="008255A0" w:rsidP="00F8492D">
            <w:pPr>
              <w:pStyle w:val="GOSTTablenorm"/>
              <w:rPr>
                <w:ins w:id="9446" w:author="Тимофеева Ирина" w:date="2026-01-14T14:53:00Z"/>
              </w:rPr>
            </w:pPr>
            <w:ins w:id="9447" w:author="Кирилл Воробьёв" w:date="2026-01-28T11:57:00Z">
              <w:r w:rsidRPr="008255A0">
                <w:t>SystemInformation_Contour</w:t>
              </w:r>
            </w:ins>
          </w:p>
        </w:tc>
        <w:tc>
          <w:tcPr>
            <w:tcW w:w="500" w:type="pct"/>
          </w:tcPr>
          <w:p w14:paraId="2B05F721" w14:textId="77777777" w:rsidR="00D35DF6" w:rsidRPr="00B9499D" w:rsidRDefault="00D35DF6" w:rsidP="00F8492D">
            <w:pPr>
              <w:pStyle w:val="GOSTTablenorm"/>
              <w:rPr>
                <w:ins w:id="9448" w:author="Тимофеева Ирина" w:date="2026-01-14T14:53:00Z"/>
              </w:rPr>
            </w:pPr>
            <w:ins w:id="9449" w:author="Тимофеева Ирина" w:date="2026-01-14T14:53:00Z">
              <w:r w:rsidRPr="00B9499D">
                <w:t>Строка</w:t>
              </w:r>
            </w:ins>
          </w:p>
        </w:tc>
        <w:tc>
          <w:tcPr>
            <w:tcW w:w="300" w:type="pct"/>
          </w:tcPr>
          <w:p w14:paraId="1EE66436" w14:textId="77777777" w:rsidR="00D35DF6" w:rsidRPr="00B9499D" w:rsidRDefault="00D35DF6" w:rsidP="00F8492D">
            <w:pPr>
              <w:pStyle w:val="GOSTTablenorm"/>
              <w:rPr>
                <w:ins w:id="9450" w:author="Тимофеева Ирина" w:date="2026-01-14T14:53:00Z"/>
              </w:rPr>
            </w:pPr>
            <w:ins w:id="9451" w:author="Тимофеева Ирина" w:date="2026-01-14T14:53:00Z">
              <w:r w:rsidRPr="00B9499D">
                <w:t>Да</w:t>
              </w:r>
            </w:ins>
          </w:p>
        </w:tc>
        <w:tc>
          <w:tcPr>
            <w:tcW w:w="315" w:type="pct"/>
          </w:tcPr>
          <w:p w14:paraId="079F4071" w14:textId="77777777" w:rsidR="00D35DF6" w:rsidRPr="00B9499D" w:rsidRDefault="00D35DF6" w:rsidP="00F8492D">
            <w:pPr>
              <w:pStyle w:val="GOSTTablenorm"/>
              <w:rPr>
                <w:ins w:id="9452" w:author="Тимофеева Ирина" w:date="2026-01-14T14:53:00Z"/>
              </w:rPr>
            </w:pPr>
            <w:ins w:id="9453" w:author="Тимофеева Ирина" w:date="2026-01-14T14:53:00Z">
              <w:r w:rsidRPr="00B9499D">
                <w:t>=1</w:t>
              </w:r>
            </w:ins>
          </w:p>
        </w:tc>
        <w:tc>
          <w:tcPr>
            <w:tcW w:w="2035" w:type="pct"/>
          </w:tcPr>
          <w:p w14:paraId="0377D3D8" w14:textId="77777777" w:rsidR="00D35DF6" w:rsidRPr="00B9499D" w:rsidRDefault="00D35DF6" w:rsidP="00F8492D">
            <w:pPr>
              <w:pStyle w:val="GOSTTablenorm"/>
              <w:rPr>
                <w:ins w:id="9454" w:author="Тимофеева Ирина" w:date="2026-01-14T14:53:00Z"/>
              </w:rPr>
            </w:pPr>
            <w:ins w:id="9455" w:author="Тимофеева Ирина" w:date="2026-01-14T14:53:00Z">
              <w:r w:rsidRPr="00B9499D">
                <w:t>Указывается код контура,</w:t>
              </w:r>
              <w:r>
                <w:t xml:space="preserve"> в котором проводится операция.</w:t>
              </w:r>
            </w:ins>
          </w:p>
          <w:p w14:paraId="2706C011" w14:textId="77777777" w:rsidR="00D35DF6" w:rsidRPr="00B9499D" w:rsidRDefault="00D35DF6" w:rsidP="00F8492D">
            <w:pPr>
              <w:pStyle w:val="GOSTTablenorm"/>
              <w:rPr>
                <w:ins w:id="9456" w:author="Тимофеева Ирина" w:date="2026-01-14T14:53:00Z"/>
              </w:rPr>
            </w:pPr>
            <w:ins w:id="9457" w:author="Тимофеева Ирина" w:date="2026-01-14T14:53:00Z">
              <w:r w:rsidRPr="00B9499D">
                <w:t>Возможные значения:</w:t>
              </w:r>
            </w:ins>
          </w:p>
          <w:p w14:paraId="4903014D" w14:textId="77777777" w:rsidR="00D35DF6" w:rsidRPr="00B9499D" w:rsidRDefault="00D35DF6" w:rsidP="00F8492D">
            <w:pPr>
              <w:pStyle w:val="GOSTTableListMark1"/>
              <w:rPr>
                <w:ins w:id="9458" w:author="Тимофеева Ирина" w:date="2026-01-14T14:53:00Z"/>
              </w:rPr>
            </w:pPr>
            <w:ins w:id="9459" w:author="Тимофеева Ирина" w:date="2026-01-14T14:53:00Z">
              <w:r w:rsidRPr="00B9499D">
                <w:t>«</w:t>
              </w:r>
              <w:r>
                <w:rPr>
                  <w:lang w:val="en-US"/>
                </w:rPr>
                <w:t>O</w:t>
              </w:r>
              <w:r w:rsidRPr="00B9499D">
                <w:t xml:space="preserve">» </w:t>
              </w:r>
              <w:r w:rsidRPr="00EE4072">
                <w:t xml:space="preserve">– </w:t>
              </w:r>
              <w:r w:rsidRPr="00B9499D">
                <w:t>открытый;</w:t>
              </w:r>
            </w:ins>
          </w:p>
          <w:p w14:paraId="1355B87F" w14:textId="77777777" w:rsidR="00D35DF6" w:rsidRPr="00B9499D" w:rsidRDefault="00D35DF6" w:rsidP="00F8492D">
            <w:pPr>
              <w:pStyle w:val="GOSTTableListMark1"/>
              <w:rPr>
                <w:ins w:id="9460" w:author="Тимофеева Ирина" w:date="2026-01-14T14:53:00Z"/>
              </w:rPr>
            </w:pPr>
            <w:ins w:id="9461" w:author="Тимофеева Ирина" w:date="2026-01-14T14:53:00Z">
              <w:r w:rsidRPr="00B9499D">
                <w:t>«</w:t>
              </w:r>
              <w:r w:rsidRPr="00B9499D">
                <w:rPr>
                  <w:lang w:val="en-US"/>
                </w:rPr>
                <w:t>S</w:t>
              </w:r>
              <w:r w:rsidRPr="00B9499D">
                <w:t>»</w:t>
              </w:r>
              <w:r w:rsidRPr="00EE4072">
                <w:t xml:space="preserve"> – </w:t>
              </w:r>
              <w:r w:rsidRPr="00B9499D">
                <w:t>защищенный;</w:t>
              </w:r>
            </w:ins>
          </w:p>
          <w:p w14:paraId="5A93AB97" w14:textId="77777777" w:rsidR="00D35DF6" w:rsidRPr="00B9499D" w:rsidRDefault="00D35DF6" w:rsidP="00F8492D">
            <w:pPr>
              <w:pStyle w:val="GOSTTableListMark1"/>
              <w:rPr>
                <w:ins w:id="9462" w:author="Тимофеева Ирина" w:date="2026-01-14T14:53:00Z"/>
              </w:rPr>
            </w:pPr>
            <w:ins w:id="9463" w:author="Тимофеева Ирина" w:date="2026-01-14T14:53:00Z">
              <w:r>
                <w:lastRenderedPageBreak/>
                <w:t>«</w:t>
              </w:r>
              <w:r w:rsidRPr="00B9499D">
                <w:t>1</w:t>
              </w:r>
              <w:r>
                <w:t>»</w:t>
              </w:r>
              <w:r w:rsidRPr="00B9499D">
                <w:t xml:space="preserve"> – открытый;</w:t>
              </w:r>
            </w:ins>
          </w:p>
          <w:p w14:paraId="6E2A9652" w14:textId="77777777" w:rsidR="00D35DF6" w:rsidRPr="00B9499D" w:rsidRDefault="00D35DF6" w:rsidP="00F8492D">
            <w:pPr>
              <w:pStyle w:val="GOSTTableListMark1"/>
              <w:rPr>
                <w:ins w:id="9464" w:author="Тимофеева Ирина" w:date="2026-01-14T14:53:00Z"/>
              </w:rPr>
            </w:pPr>
            <w:ins w:id="9465" w:author="Тимофеева Ирина" w:date="2026-01-14T14:53:00Z">
              <w:r>
                <w:t>«</w:t>
              </w:r>
              <w:r w:rsidRPr="00B9499D">
                <w:t>2</w:t>
              </w:r>
              <w:r>
                <w:t>»</w:t>
              </w:r>
              <w:r w:rsidRPr="00B9499D">
                <w:t xml:space="preserve"> - защищенный</w:t>
              </w:r>
            </w:ins>
          </w:p>
        </w:tc>
      </w:tr>
      <w:tr w:rsidR="00D35DF6" w:rsidRPr="00B9499D" w14:paraId="20338330" w14:textId="77777777" w:rsidTr="00F8492D">
        <w:trPr>
          <w:ins w:id="9466" w:author="Тимофеева Ирина" w:date="2026-01-14T14:53:00Z"/>
        </w:trPr>
        <w:tc>
          <w:tcPr>
            <w:tcW w:w="1100" w:type="pct"/>
          </w:tcPr>
          <w:p w14:paraId="0C2D06A1" w14:textId="77777777" w:rsidR="00D35DF6" w:rsidRPr="00B9499D" w:rsidRDefault="00D35DF6" w:rsidP="00F8492D">
            <w:pPr>
              <w:pStyle w:val="GOSTTablenorm"/>
              <w:rPr>
                <w:ins w:id="9467" w:author="Тимофеева Ирина" w:date="2026-01-14T14:53:00Z"/>
                <w:bCs/>
              </w:rPr>
            </w:pPr>
            <w:ins w:id="9468" w:author="Тимофеева Ирина" w:date="2026-01-14T14:53:00Z">
              <w:r w:rsidRPr="00B9499D">
                <w:lastRenderedPageBreak/>
                <w:t>Уровень конфиденциальности</w:t>
              </w:r>
            </w:ins>
          </w:p>
        </w:tc>
        <w:tc>
          <w:tcPr>
            <w:tcW w:w="750" w:type="pct"/>
          </w:tcPr>
          <w:p w14:paraId="366412E6" w14:textId="34C6037E" w:rsidR="00D35DF6" w:rsidRPr="00B9499D" w:rsidRDefault="008255A0" w:rsidP="00F8492D">
            <w:pPr>
              <w:pStyle w:val="GOSTTablenorm"/>
              <w:rPr>
                <w:ins w:id="9469" w:author="Тимофеева Ирина" w:date="2026-01-14T14:53:00Z"/>
              </w:rPr>
            </w:pPr>
            <w:ins w:id="9470" w:author="Кирилл Воробьёв" w:date="2026-01-28T12:00:00Z">
              <w:r w:rsidRPr="00A82AF1">
                <w:t>StmInfrmtn_AccessLevelStereotype</w:t>
              </w:r>
            </w:ins>
          </w:p>
        </w:tc>
        <w:tc>
          <w:tcPr>
            <w:tcW w:w="500" w:type="pct"/>
          </w:tcPr>
          <w:p w14:paraId="3835D52D" w14:textId="77777777" w:rsidR="00D35DF6" w:rsidRPr="00B9499D" w:rsidRDefault="00D35DF6" w:rsidP="00F8492D">
            <w:pPr>
              <w:pStyle w:val="GOSTTablenorm"/>
              <w:rPr>
                <w:ins w:id="9471" w:author="Тимофеева Ирина" w:date="2026-01-14T14:53:00Z"/>
                <w:bCs/>
              </w:rPr>
            </w:pPr>
            <w:ins w:id="9472" w:author="Тимофеева Ирина" w:date="2026-01-14T14:53:00Z">
              <w:r>
                <w:t>Число</w:t>
              </w:r>
            </w:ins>
          </w:p>
        </w:tc>
        <w:tc>
          <w:tcPr>
            <w:tcW w:w="300" w:type="pct"/>
          </w:tcPr>
          <w:p w14:paraId="043FEE1A" w14:textId="77777777" w:rsidR="00D35DF6" w:rsidRPr="00B9499D" w:rsidRDefault="00D35DF6" w:rsidP="00F8492D">
            <w:pPr>
              <w:pStyle w:val="GOSTTablenorm"/>
              <w:rPr>
                <w:ins w:id="9473" w:author="Тимофеева Ирина" w:date="2026-01-14T14:53:00Z"/>
                <w:bCs/>
              </w:rPr>
            </w:pPr>
            <w:ins w:id="9474" w:author="Тимофеева Ирина" w:date="2026-01-14T14:53:00Z">
              <w:r w:rsidRPr="00B9499D">
                <w:t>Да</w:t>
              </w:r>
            </w:ins>
          </w:p>
        </w:tc>
        <w:tc>
          <w:tcPr>
            <w:tcW w:w="315" w:type="pct"/>
          </w:tcPr>
          <w:p w14:paraId="239E0B40" w14:textId="77777777" w:rsidR="00D35DF6" w:rsidRPr="00B9499D" w:rsidRDefault="00D35DF6" w:rsidP="00F8492D">
            <w:pPr>
              <w:pStyle w:val="GOSTTablenorm"/>
              <w:rPr>
                <w:ins w:id="9475" w:author="Тимофеева Ирина" w:date="2026-01-14T14:53:00Z"/>
                <w:bCs/>
              </w:rPr>
            </w:pPr>
            <w:ins w:id="9476" w:author="Тимофеева Ирина" w:date="2026-01-14T14:53:00Z">
              <w:r w:rsidRPr="00B9499D">
                <w:t>=1</w:t>
              </w:r>
            </w:ins>
          </w:p>
        </w:tc>
        <w:tc>
          <w:tcPr>
            <w:tcW w:w="2035" w:type="pct"/>
          </w:tcPr>
          <w:p w14:paraId="01226BBF" w14:textId="77777777" w:rsidR="00D35DF6" w:rsidRPr="00B9499D" w:rsidRDefault="00D35DF6" w:rsidP="00F8492D">
            <w:pPr>
              <w:pStyle w:val="GOSTTablenorm"/>
              <w:rPr>
                <w:ins w:id="9477" w:author="Тимофеева Ирина" w:date="2026-01-14T14:53:00Z"/>
              </w:rPr>
            </w:pPr>
            <w:ins w:id="9478" w:author="Тимофеева Ирина" w:date="2026-01-14T14:53:00Z">
              <w:r w:rsidRPr="00B9499D">
                <w:t>Указывается уровень конфиденциальности документа.</w:t>
              </w:r>
            </w:ins>
          </w:p>
          <w:p w14:paraId="208C3B88" w14:textId="77777777" w:rsidR="00D35DF6" w:rsidRPr="00B9499D" w:rsidRDefault="00D35DF6" w:rsidP="00F8492D">
            <w:pPr>
              <w:pStyle w:val="GOSTTablenorm"/>
              <w:rPr>
                <w:ins w:id="9479" w:author="Тимофеева Ирина" w:date="2026-01-14T14:53:00Z"/>
              </w:rPr>
            </w:pPr>
            <w:ins w:id="9480" w:author="Тимофеева Ирина" w:date="2026-01-14T14:53:00Z">
              <w:r w:rsidRPr="00B9499D">
                <w:t>Возможные значения:</w:t>
              </w:r>
            </w:ins>
          </w:p>
          <w:p w14:paraId="3ED48C47" w14:textId="77777777" w:rsidR="00D35DF6" w:rsidRPr="00B9499D" w:rsidRDefault="00D35DF6" w:rsidP="00F8492D">
            <w:pPr>
              <w:pStyle w:val="GOSTTableListMark1"/>
              <w:rPr>
                <w:ins w:id="9481" w:author="Тимофеева Ирина" w:date="2026-01-14T14:53:00Z"/>
              </w:rPr>
            </w:pPr>
            <w:ins w:id="9482" w:author="Тимофеева Ирина" w:date="2026-01-14T14:53:00Z">
              <w:r w:rsidRPr="00B9499D">
                <w:t>«0» - Несекретно;</w:t>
              </w:r>
            </w:ins>
          </w:p>
          <w:p w14:paraId="7B1643CA" w14:textId="77777777" w:rsidR="00D35DF6" w:rsidRPr="00B9499D" w:rsidRDefault="00D35DF6" w:rsidP="00F8492D">
            <w:pPr>
              <w:pStyle w:val="GOSTTableListMark1"/>
              <w:rPr>
                <w:ins w:id="9483" w:author="Тимофеева Ирина" w:date="2026-01-14T14:53:00Z"/>
                <w:bCs/>
              </w:rPr>
            </w:pPr>
            <w:ins w:id="9484" w:author="Тимофеева Ирина" w:date="2026-01-14T14:53:00Z">
              <w:r w:rsidRPr="00B9499D">
                <w:t>«</w:t>
              </w:r>
              <w:r>
                <w:t>1» - Для служебного пользования</w:t>
              </w:r>
            </w:ins>
          </w:p>
        </w:tc>
      </w:tr>
      <w:tr w:rsidR="00D35DF6" w:rsidRPr="00B9499D" w14:paraId="6ABCCA04" w14:textId="77777777" w:rsidTr="00F8492D">
        <w:trPr>
          <w:ins w:id="9485" w:author="Тимофеева Ирина" w:date="2026-01-14T14:53:00Z"/>
        </w:trPr>
        <w:tc>
          <w:tcPr>
            <w:tcW w:w="1100" w:type="pct"/>
          </w:tcPr>
          <w:p w14:paraId="733C8401" w14:textId="77777777" w:rsidR="00D35DF6" w:rsidRPr="00B9499D" w:rsidRDefault="00D35DF6" w:rsidP="00F8492D">
            <w:pPr>
              <w:pStyle w:val="GOSTTablenorm"/>
              <w:rPr>
                <w:ins w:id="9486" w:author="Тимофеева Ирина" w:date="2026-01-14T14:53:00Z"/>
                <w:bCs/>
              </w:rPr>
            </w:pPr>
            <w:ins w:id="9487" w:author="Тимофеева Ирина" w:date="2026-01-14T14:53:00Z">
              <w:r w:rsidRPr="00B9499D">
                <w:t>Код бюджета</w:t>
              </w:r>
            </w:ins>
          </w:p>
        </w:tc>
        <w:tc>
          <w:tcPr>
            <w:tcW w:w="750" w:type="pct"/>
          </w:tcPr>
          <w:p w14:paraId="73A103B6" w14:textId="3B1332EB" w:rsidR="00D35DF6" w:rsidRPr="00752D5D" w:rsidRDefault="00752D5D" w:rsidP="00F8492D">
            <w:pPr>
              <w:pStyle w:val="GOSTTablenorm"/>
              <w:rPr>
                <w:ins w:id="9488" w:author="Тимофеева Ирина" w:date="2026-01-14T14:53:00Z"/>
                <w:lang w:val="en-US"/>
              </w:rPr>
            </w:pPr>
            <w:ins w:id="9489" w:author="Кирилл Воробьёв" w:date="2026-01-28T12:02:00Z">
              <w:r w:rsidRPr="00752D5D">
                <w:rPr>
                  <w:lang w:val="en-US"/>
                </w:rPr>
                <w:t>InfPayer_SI_PAY_BT_Code</w:t>
              </w:r>
            </w:ins>
          </w:p>
        </w:tc>
        <w:tc>
          <w:tcPr>
            <w:tcW w:w="500" w:type="pct"/>
          </w:tcPr>
          <w:p w14:paraId="031845F2" w14:textId="77777777" w:rsidR="00D35DF6" w:rsidRPr="00B9499D" w:rsidRDefault="00D35DF6" w:rsidP="00F8492D">
            <w:pPr>
              <w:pStyle w:val="GOSTTablenorm"/>
              <w:rPr>
                <w:ins w:id="9490" w:author="Тимофеева Ирина" w:date="2026-01-14T14:53:00Z"/>
                <w:bCs/>
              </w:rPr>
            </w:pPr>
            <w:ins w:id="9491" w:author="Тимофеева Ирина" w:date="2026-01-14T14:53:00Z">
              <w:r w:rsidRPr="00B9499D">
                <w:t>Строка</w:t>
              </w:r>
            </w:ins>
          </w:p>
        </w:tc>
        <w:tc>
          <w:tcPr>
            <w:tcW w:w="300" w:type="pct"/>
          </w:tcPr>
          <w:p w14:paraId="55400CE2" w14:textId="77777777" w:rsidR="00D35DF6" w:rsidRPr="00B9499D" w:rsidRDefault="00D35DF6" w:rsidP="00F8492D">
            <w:pPr>
              <w:pStyle w:val="GOSTTablenorm"/>
              <w:rPr>
                <w:ins w:id="9492" w:author="Тимофеева Ирина" w:date="2026-01-14T14:53:00Z"/>
                <w:bCs/>
              </w:rPr>
            </w:pPr>
            <w:ins w:id="9493" w:author="Тимофеева Ирина" w:date="2026-01-14T14:53:00Z">
              <w:r w:rsidRPr="00B9499D">
                <w:t>Да</w:t>
              </w:r>
            </w:ins>
          </w:p>
        </w:tc>
        <w:tc>
          <w:tcPr>
            <w:tcW w:w="315" w:type="pct"/>
          </w:tcPr>
          <w:p w14:paraId="153B2E3F" w14:textId="77777777" w:rsidR="00D35DF6" w:rsidRPr="00B9499D" w:rsidRDefault="00D35DF6" w:rsidP="00F8492D">
            <w:pPr>
              <w:pStyle w:val="GOSTTablenorm"/>
              <w:rPr>
                <w:ins w:id="9494" w:author="Тимофеева Ирина" w:date="2026-01-14T14:53:00Z"/>
                <w:bCs/>
              </w:rPr>
            </w:pPr>
            <w:ins w:id="9495" w:author="Тимофеева Ирина" w:date="2026-01-14T14:53:00Z">
              <w:r w:rsidRPr="00B9499D">
                <w:t>=8</w:t>
              </w:r>
            </w:ins>
          </w:p>
        </w:tc>
        <w:tc>
          <w:tcPr>
            <w:tcW w:w="2035" w:type="pct"/>
          </w:tcPr>
          <w:p w14:paraId="1A69DFD6" w14:textId="77777777" w:rsidR="00D35DF6" w:rsidRPr="00B9499D" w:rsidRDefault="00D35DF6" w:rsidP="00F8492D">
            <w:pPr>
              <w:pStyle w:val="GOSTTablenorm"/>
              <w:rPr>
                <w:ins w:id="9496" w:author="Тимофеева Ирина" w:date="2026-01-14T14:53:00Z"/>
                <w:bCs/>
              </w:rPr>
            </w:pPr>
            <w:ins w:id="9497" w:author="Тимофеева Ирина" w:date="2026-01-14T14:53:00Z">
              <w:r w:rsidRPr="00B9499D">
                <w:t>Указывается код бюджета в соответ</w:t>
              </w:r>
              <w:r>
                <w:t>ствии со справочником «Бюджеты»</w:t>
              </w:r>
            </w:ins>
          </w:p>
        </w:tc>
      </w:tr>
      <w:tr w:rsidR="00D35DF6" w:rsidRPr="00B9499D" w14:paraId="7AAE1827" w14:textId="77777777" w:rsidTr="00F8492D">
        <w:trPr>
          <w:ins w:id="9498" w:author="Тимофеева Ирина" w:date="2026-01-14T14:53:00Z"/>
        </w:trPr>
        <w:tc>
          <w:tcPr>
            <w:tcW w:w="1100" w:type="pct"/>
          </w:tcPr>
          <w:p w14:paraId="679EDAE9" w14:textId="77777777" w:rsidR="00D35DF6" w:rsidRPr="00B9499D" w:rsidRDefault="00D35DF6" w:rsidP="00F8492D">
            <w:pPr>
              <w:pStyle w:val="GOSTTablenorm"/>
              <w:rPr>
                <w:ins w:id="9499" w:author="Тимофеева Ирина" w:date="2026-01-14T14:53:00Z"/>
              </w:rPr>
            </w:pPr>
            <w:ins w:id="9500" w:author="Тимофеева Ирина" w:date="2026-01-14T14:53:00Z">
              <w:r w:rsidRPr="00B9499D">
                <w:t>Код главы по БК уточненный</w:t>
              </w:r>
            </w:ins>
          </w:p>
        </w:tc>
        <w:tc>
          <w:tcPr>
            <w:tcW w:w="750" w:type="pct"/>
          </w:tcPr>
          <w:p w14:paraId="54410638" w14:textId="0F24D1FA" w:rsidR="00D35DF6" w:rsidRPr="00B9499D" w:rsidRDefault="00752D5D" w:rsidP="00F8492D">
            <w:pPr>
              <w:pStyle w:val="GOSTTablenorm"/>
              <w:rPr>
                <w:ins w:id="9501" w:author="Тимофеева Ирина" w:date="2026-01-14T14:53:00Z"/>
              </w:rPr>
            </w:pPr>
            <w:ins w:id="9502" w:author="Кирилл Воробьёв" w:date="2026-01-28T12:02:00Z">
              <w:r w:rsidRPr="00752D5D">
                <w:t>InfPayer_SI_PAY_Code</w:t>
              </w:r>
            </w:ins>
          </w:p>
        </w:tc>
        <w:tc>
          <w:tcPr>
            <w:tcW w:w="500" w:type="pct"/>
          </w:tcPr>
          <w:p w14:paraId="5D98698F" w14:textId="77777777" w:rsidR="00D35DF6" w:rsidRPr="00B9499D" w:rsidRDefault="00D35DF6" w:rsidP="00F8492D">
            <w:pPr>
              <w:pStyle w:val="GOSTTablenorm"/>
              <w:rPr>
                <w:ins w:id="9503" w:author="Тимофеева Ирина" w:date="2026-01-14T14:53:00Z"/>
              </w:rPr>
            </w:pPr>
            <w:ins w:id="9504" w:author="Тимофеева Ирина" w:date="2026-01-14T14:53:00Z">
              <w:r w:rsidRPr="00B9499D">
                <w:t>Строка</w:t>
              </w:r>
            </w:ins>
          </w:p>
        </w:tc>
        <w:tc>
          <w:tcPr>
            <w:tcW w:w="300" w:type="pct"/>
          </w:tcPr>
          <w:p w14:paraId="3B167D46" w14:textId="77777777" w:rsidR="00D35DF6" w:rsidRPr="00B9499D" w:rsidRDefault="00D35DF6" w:rsidP="00F8492D">
            <w:pPr>
              <w:pStyle w:val="GOSTTablenorm"/>
              <w:rPr>
                <w:ins w:id="9505" w:author="Тимофеева Ирина" w:date="2026-01-14T14:53:00Z"/>
                <w:bCs/>
              </w:rPr>
            </w:pPr>
            <w:ins w:id="9506" w:author="Тимофеева Ирина" w:date="2026-01-14T14:53:00Z">
              <w:r w:rsidRPr="00B9499D">
                <w:rPr>
                  <w:bCs/>
                </w:rPr>
                <w:t>Да</w:t>
              </w:r>
            </w:ins>
          </w:p>
        </w:tc>
        <w:tc>
          <w:tcPr>
            <w:tcW w:w="315" w:type="pct"/>
          </w:tcPr>
          <w:p w14:paraId="68D0B69A" w14:textId="77777777" w:rsidR="00D35DF6" w:rsidRPr="00B9499D" w:rsidRDefault="00D35DF6" w:rsidP="00F8492D">
            <w:pPr>
              <w:pStyle w:val="GOSTTablenorm"/>
              <w:rPr>
                <w:ins w:id="9507" w:author="Тимофеева Ирина" w:date="2026-01-14T14:53:00Z"/>
                <w:bCs/>
              </w:rPr>
            </w:pPr>
            <w:ins w:id="9508" w:author="Тимофеева Ирина" w:date="2026-01-14T14:53:00Z">
              <w:r w:rsidRPr="00B9499D">
                <w:rPr>
                  <w:lang w:val="en-US"/>
                </w:rPr>
                <w:t>=</w:t>
              </w:r>
              <w:r w:rsidRPr="00B9499D">
                <w:t>3</w:t>
              </w:r>
            </w:ins>
          </w:p>
        </w:tc>
        <w:tc>
          <w:tcPr>
            <w:tcW w:w="2035" w:type="pct"/>
          </w:tcPr>
          <w:p w14:paraId="29FA196C" w14:textId="77777777" w:rsidR="00D35DF6" w:rsidRPr="00B9499D" w:rsidRDefault="00D35DF6" w:rsidP="00F8492D">
            <w:pPr>
              <w:pStyle w:val="GOSTTablenorm"/>
              <w:rPr>
                <w:ins w:id="9509" w:author="Тимофеева Ирина" w:date="2026-01-14T14:53:00Z"/>
                <w:bCs/>
              </w:rPr>
            </w:pPr>
            <w:ins w:id="9510" w:author="Тимофеева Ирина" w:date="2026-01-14T14:53:00Z">
              <w:r w:rsidRPr="006A0860">
                <w:rPr>
                  <w:bCs/>
                </w:rPr>
                <w:t>Указывается код главы главного распорядителя, в ведомстве которого находится участник бюджетного процесса, на ЛС которого отражается уточненная операция</w:t>
              </w:r>
            </w:ins>
          </w:p>
        </w:tc>
      </w:tr>
      <w:tr w:rsidR="00D35DF6" w:rsidRPr="00B9499D" w14:paraId="4D6F723E" w14:textId="77777777" w:rsidTr="00F8492D">
        <w:trPr>
          <w:ins w:id="9511" w:author="Тимофеева Ирина" w:date="2026-01-14T14:53:00Z"/>
        </w:trPr>
        <w:tc>
          <w:tcPr>
            <w:tcW w:w="1100" w:type="pct"/>
          </w:tcPr>
          <w:p w14:paraId="03E17ACC" w14:textId="77777777" w:rsidR="00D35DF6" w:rsidRPr="00EE4072" w:rsidRDefault="00D35DF6" w:rsidP="00F8492D">
            <w:pPr>
              <w:pStyle w:val="GOSTTablenorm"/>
              <w:rPr>
                <w:ins w:id="9512" w:author="Тимофеева Ирина" w:date="2026-01-14T14:53:00Z"/>
              </w:rPr>
            </w:pPr>
            <w:ins w:id="9513" w:author="Тимофеева Ирина" w:date="2026-01-14T14:53:00Z">
              <w:r w:rsidRPr="00EE4072">
                <w:t>Номер банковского счета (казначейского счета) уточненный</w:t>
              </w:r>
            </w:ins>
          </w:p>
        </w:tc>
        <w:tc>
          <w:tcPr>
            <w:tcW w:w="750" w:type="pct"/>
          </w:tcPr>
          <w:p w14:paraId="7C308380" w14:textId="1D430008" w:rsidR="00D35DF6" w:rsidRPr="00EE4072" w:rsidRDefault="00752D5D" w:rsidP="00F8492D">
            <w:pPr>
              <w:pStyle w:val="GOSTTablenorm"/>
              <w:rPr>
                <w:ins w:id="9514" w:author="Тимофеева Ирина" w:date="2026-01-14T14:53:00Z"/>
              </w:rPr>
            </w:pPr>
            <w:ins w:id="9515" w:author="Кирилл Воробьёв" w:date="2026-01-28T12:02:00Z">
              <w:r w:rsidRPr="00752D5D">
                <w:t>InfPayer_Customer_AccNum</w:t>
              </w:r>
            </w:ins>
          </w:p>
        </w:tc>
        <w:tc>
          <w:tcPr>
            <w:tcW w:w="500" w:type="pct"/>
          </w:tcPr>
          <w:p w14:paraId="6C31C9D2" w14:textId="77777777" w:rsidR="00D35DF6" w:rsidRPr="00EE4072" w:rsidRDefault="00D35DF6" w:rsidP="00F8492D">
            <w:pPr>
              <w:pStyle w:val="GOSTTablenorm"/>
              <w:rPr>
                <w:ins w:id="9516" w:author="Тимофеева Ирина" w:date="2026-01-14T14:53:00Z"/>
              </w:rPr>
            </w:pPr>
            <w:ins w:id="9517" w:author="Тимофеева Ирина" w:date="2026-01-14T14:53:00Z">
              <w:r w:rsidRPr="00EE4072">
                <w:t>Строка</w:t>
              </w:r>
            </w:ins>
          </w:p>
        </w:tc>
        <w:tc>
          <w:tcPr>
            <w:tcW w:w="300" w:type="pct"/>
          </w:tcPr>
          <w:p w14:paraId="4D187519" w14:textId="77777777" w:rsidR="00D35DF6" w:rsidRPr="00EE4072" w:rsidRDefault="00D35DF6" w:rsidP="00F8492D">
            <w:pPr>
              <w:pStyle w:val="GOSTTablenorm"/>
              <w:rPr>
                <w:ins w:id="9518" w:author="Тимофеева Ирина" w:date="2026-01-14T14:53:00Z"/>
              </w:rPr>
            </w:pPr>
            <w:ins w:id="9519" w:author="Тимофеева Ирина" w:date="2026-01-14T14:53:00Z">
              <w:r w:rsidRPr="00EE4072">
                <w:t>Нет</w:t>
              </w:r>
            </w:ins>
          </w:p>
        </w:tc>
        <w:tc>
          <w:tcPr>
            <w:tcW w:w="315" w:type="pct"/>
          </w:tcPr>
          <w:p w14:paraId="3E512B01" w14:textId="77777777" w:rsidR="00D35DF6" w:rsidRPr="00EE4072" w:rsidRDefault="00D35DF6" w:rsidP="00F8492D">
            <w:pPr>
              <w:pStyle w:val="GOSTTablenorm"/>
              <w:rPr>
                <w:ins w:id="9520" w:author="Тимофеева Ирина" w:date="2026-01-14T14:53:00Z"/>
              </w:rPr>
            </w:pPr>
            <w:ins w:id="9521" w:author="Тимофеева Ирина" w:date="2026-01-14T14:53:00Z">
              <w:r w:rsidRPr="00EE4072">
                <w:t>=20</w:t>
              </w:r>
            </w:ins>
          </w:p>
        </w:tc>
        <w:tc>
          <w:tcPr>
            <w:tcW w:w="2035" w:type="pct"/>
          </w:tcPr>
          <w:p w14:paraId="4AEBA6EB" w14:textId="77777777" w:rsidR="00D35DF6" w:rsidRPr="00EE4072" w:rsidRDefault="00D35DF6" w:rsidP="00F8492D">
            <w:pPr>
              <w:pStyle w:val="GOSTTablenorm"/>
              <w:rPr>
                <w:ins w:id="9522" w:author="Тимофеева Ирина" w:date="2026-01-14T14:53:00Z"/>
              </w:rPr>
            </w:pPr>
            <w:ins w:id="9523" w:author="Тимофеева Ирина" w:date="2026-01-14T14:53:00Z">
              <w:r w:rsidRPr="00EE4072">
                <w:t>Указывается номер банков-ского счета (казначейского счета) уточненный. Заполняется в случае уточнения средств с КС 3420 «Средства единого казначейского счета до выяснения принадлежности»</w:t>
              </w:r>
            </w:ins>
          </w:p>
        </w:tc>
      </w:tr>
      <w:tr w:rsidR="00D35DF6" w:rsidRPr="00B9499D" w14:paraId="4D02394E" w14:textId="77777777" w:rsidTr="00F8492D">
        <w:trPr>
          <w:ins w:id="9524" w:author="Тимофеева Ирина" w:date="2026-01-14T14:53:00Z"/>
        </w:trPr>
        <w:tc>
          <w:tcPr>
            <w:tcW w:w="1100" w:type="pct"/>
          </w:tcPr>
          <w:p w14:paraId="477E8B71" w14:textId="77777777" w:rsidR="00D35DF6" w:rsidRPr="00EE4072" w:rsidRDefault="00D35DF6" w:rsidP="00F8492D">
            <w:pPr>
              <w:pStyle w:val="GOSTTablenorm"/>
              <w:rPr>
                <w:ins w:id="9525" w:author="Тимофеева Ирина" w:date="2026-01-14T14:53:00Z"/>
              </w:rPr>
            </w:pPr>
            <w:ins w:id="9526" w:author="Тимофеева Ирина" w:date="2026-01-14T14:53:00Z">
              <w:r>
                <w:t>Код валюты по ОКВ</w:t>
              </w:r>
            </w:ins>
          </w:p>
        </w:tc>
        <w:tc>
          <w:tcPr>
            <w:tcW w:w="750" w:type="pct"/>
          </w:tcPr>
          <w:p w14:paraId="5CB83C80" w14:textId="48D751E6" w:rsidR="00D35DF6" w:rsidRPr="00EE4072" w:rsidRDefault="00752D5D" w:rsidP="00F8492D">
            <w:pPr>
              <w:pStyle w:val="GOSTTablenorm"/>
              <w:rPr>
                <w:ins w:id="9527" w:author="Тимофеева Ирина" w:date="2026-01-14T14:53:00Z"/>
              </w:rPr>
            </w:pPr>
            <w:ins w:id="9528" w:author="Кирилл Воробьёв" w:date="2026-01-28T12:03:00Z">
              <w:r w:rsidRPr="00752D5D">
                <w:t>INF_OKV_CODE</w:t>
              </w:r>
            </w:ins>
          </w:p>
        </w:tc>
        <w:tc>
          <w:tcPr>
            <w:tcW w:w="500" w:type="pct"/>
          </w:tcPr>
          <w:p w14:paraId="22F5DB29" w14:textId="77777777" w:rsidR="00D35DF6" w:rsidRPr="00EE4072" w:rsidRDefault="00D35DF6" w:rsidP="00F8492D">
            <w:pPr>
              <w:pStyle w:val="GOSTTablenorm"/>
              <w:rPr>
                <w:ins w:id="9529" w:author="Тимофеева Ирина" w:date="2026-01-14T14:53:00Z"/>
              </w:rPr>
            </w:pPr>
            <w:ins w:id="9530" w:author="Тимофеева Ирина" w:date="2026-01-14T14:53:00Z">
              <w:r>
                <w:t xml:space="preserve">Строка </w:t>
              </w:r>
            </w:ins>
          </w:p>
        </w:tc>
        <w:tc>
          <w:tcPr>
            <w:tcW w:w="300" w:type="pct"/>
          </w:tcPr>
          <w:p w14:paraId="4CE57382" w14:textId="77777777" w:rsidR="00D35DF6" w:rsidRPr="00EE4072" w:rsidRDefault="00D35DF6" w:rsidP="00F8492D">
            <w:pPr>
              <w:pStyle w:val="GOSTTablenorm"/>
              <w:rPr>
                <w:ins w:id="9531" w:author="Тимофеева Ирина" w:date="2026-01-14T14:53:00Z"/>
              </w:rPr>
            </w:pPr>
            <w:ins w:id="9532" w:author="Тимофеева Ирина" w:date="2026-01-14T14:53:00Z">
              <w:r>
                <w:t>Да</w:t>
              </w:r>
            </w:ins>
          </w:p>
        </w:tc>
        <w:tc>
          <w:tcPr>
            <w:tcW w:w="315" w:type="pct"/>
          </w:tcPr>
          <w:p w14:paraId="198D243C" w14:textId="77777777" w:rsidR="00D35DF6" w:rsidRPr="00EE4072" w:rsidRDefault="00D35DF6" w:rsidP="00F8492D">
            <w:pPr>
              <w:pStyle w:val="GOSTTablenorm"/>
              <w:rPr>
                <w:ins w:id="9533" w:author="Тимофеева Ирина" w:date="2026-01-14T14:53:00Z"/>
              </w:rPr>
            </w:pPr>
            <w:ins w:id="9534" w:author="Тимофеева Ирина" w:date="2026-01-14T14:53:00Z">
              <w:r>
                <w:t>=3</w:t>
              </w:r>
            </w:ins>
          </w:p>
        </w:tc>
        <w:tc>
          <w:tcPr>
            <w:tcW w:w="2035" w:type="pct"/>
          </w:tcPr>
          <w:p w14:paraId="56B3DBC0" w14:textId="77777777" w:rsidR="00D35DF6" w:rsidRPr="00EE4072" w:rsidRDefault="00D35DF6" w:rsidP="00F8492D">
            <w:pPr>
              <w:pStyle w:val="GOSTTablenorm"/>
              <w:rPr>
                <w:ins w:id="9535" w:author="Тимофеева Ирина" w:date="2026-01-14T14:53:00Z"/>
              </w:rPr>
            </w:pPr>
            <w:ins w:id="9536" w:author="Тимофеева Ирина" w:date="2026-01-14T14:53:00Z">
              <w:r w:rsidRPr="00B9499D">
                <w:t xml:space="preserve">Указывается </w:t>
              </w:r>
              <w:r>
                <w:t xml:space="preserve">цифровой </w:t>
              </w:r>
              <w:r w:rsidRPr="00B9499D">
                <w:t>код валюты по Общероссийскому классификатору валют</w:t>
              </w:r>
            </w:ins>
          </w:p>
        </w:tc>
      </w:tr>
      <w:tr w:rsidR="00D35DF6" w:rsidRPr="00B9499D" w14:paraId="3FC030CC" w14:textId="77777777" w:rsidTr="00F8492D">
        <w:trPr>
          <w:ins w:id="9537" w:author="Тимофеева Ирина" w:date="2026-01-14T14:53:00Z"/>
        </w:trPr>
        <w:tc>
          <w:tcPr>
            <w:tcW w:w="1100" w:type="pct"/>
          </w:tcPr>
          <w:p w14:paraId="695D3608" w14:textId="1DD7BF85" w:rsidR="00D35DF6" w:rsidRPr="00EE4072" w:rsidRDefault="004A127B" w:rsidP="00F8492D">
            <w:pPr>
              <w:pStyle w:val="GOSTTablenorm"/>
              <w:rPr>
                <w:ins w:id="9538" w:author="Тимофеева Ирина" w:date="2026-01-14T14:53:00Z"/>
                <w:b/>
              </w:rPr>
            </w:pPr>
            <w:ins w:id="9539" w:author="Тимофеева Ирина" w:date="2026-01-14T16:48:00Z">
              <w:r>
                <w:rPr>
                  <w:b/>
                </w:rPr>
                <w:t>Уточняемые реквизиты</w:t>
              </w:r>
            </w:ins>
          </w:p>
        </w:tc>
        <w:tc>
          <w:tcPr>
            <w:tcW w:w="750" w:type="pct"/>
          </w:tcPr>
          <w:p w14:paraId="37EEC2CC" w14:textId="69A7D084" w:rsidR="00D35DF6" w:rsidRPr="00EE4072" w:rsidRDefault="00752D5D" w:rsidP="00F8492D">
            <w:pPr>
              <w:pStyle w:val="GOSTTablenorm"/>
              <w:rPr>
                <w:ins w:id="9540" w:author="Тимофеева Ирина" w:date="2026-01-14T14:53:00Z"/>
                <w:b/>
              </w:rPr>
            </w:pPr>
            <w:ins w:id="9541" w:author="Кирилл Воробьёв" w:date="2026-01-28T12:03:00Z">
              <w:r w:rsidRPr="00752D5D">
                <w:rPr>
                  <w:b/>
                </w:rPr>
                <w:t>DETAILS</w:t>
              </w:r>
            </w:ins>
          </w:p>
        </w:tc>
        <w:tc>
          <w:tcPr>
            <w:tcW w:w="500" w:type="pct"/>
          </w:tcPr>
          <w:p w14:paraId="5DB3E98B" w14:textId="77777777" w:rsidR="00D35DF6" w:rsidRPr="00B9499D" w:rsidRDefault="00D35DF6" w:rsidP="00F8492D">
            <w:pPr>
              <w:pStyle w:val="GOSTTablenorm"/>
              <w:rPr>
                <w:ins w:id="9542" w:author="Тимофеева Ирина" w:date="2026-01-14T14:53:00Z"/>
                <w:bCs/>
              </w:rPr>
            </w:pPr>
            <w:ins w:id="9543" w:author="Тимофеева Ирина" w:date="2026-01-14T14:53:00Z">
              <w:r w:rsidRPr="00B9499D">
                <w:t>Массив</w:t>
              </w:r>
            </w:ins>
          </w:p>
        </w:tc>
        <w:tc>
          <w:tcPr>
            <w:tcW w:w="300" w:type="pct"/>
          </w:tcPr>
          <w:p w14:paraId="5A1366BE" w14:textId="77777777" w:rsidR="00D35DF6" w:rsidRPr="005C6BDA" w:rsidRDefault="00D35DF6" w:rsidP="00F8492D">
            <w:pPr>
              <w:pStyle w:val="GOSTTablenorm"/>
              <w:rPr>
                <w:ins w:id="9544" w:author="Тимофеева Ирина" w:date="2026-01-14T14:53:00Z"/>
                <w:bCs/>
              </w:rPr>
            </w:pPr>
            <w:ins w:id="9545" w:author="Тимофеева Ирина" w:date="2026-01-14T14:53:00Z">
              <w:r w:rsidRPr="00B9499D">
                <w:t>Да</w:t>
              </w:r>
            </w:ins>
          </w:p>
        </w:tc>
        <w:tc>
          <w:tcPr>
            <w:tcW w:w="315" w:type="pct"/>
          </w:tcPr>
          <w:p w14:paraId="35595A6B" w14:textId="77777777" w:rsidR="00D35DF6" w:rsidRPr="00B9499D" w:rsidRDefault="00D35DF6" w:rsidP="00F8492D">
            <w:pPr>
              <w:pStyle w:val="GOSTTablenorm"/>
              <w:rPr>
                <w:ins w:id="9546" w:author="Тимофеева Ирина" w:date="2026-01-14T14:53:00Z"/>
                <w:bCs/>
              </w:rPr>
            </w:pPr>
            <w:ins w:id="9547" w:author="Тимофеева Ирина" w:date="2026-01-14T14:53:00Z">
              <w:r>
                <w:rPr>
                  <w:bCs/>
                </w:rPr>
                <w:t>-</w:t>
              </w:r>
            </w:ins>
          </w:p>
        </w:tc>
        <w:tc>
          <w:tcPr>
            <w:tcW w:w="2035" w:type="pct"/>
          </w:tcPr>
          <w:p w14:paraId="3FEE9B14" w14:textId="77777777" w:rsidR="00D35DF6" w:rsidRPr="00B9499D" w:rsidRDefault="00D35DF6" w:rsidP="00F8492D">
            <w:pPr>
              <w:pStyle w:val="GOSTTablenorm"/>
              <w:rPr>
                <w:ins w:id="9548" w:author="Тимофеева Ирина" w:date="2026-01-14T14:53:00Z"/>
                <w:bCs/>
              </w:rPr>
            </w:pPr>
            <w:ins w:id="9549" w:author="Тимофеева Ирина" w:date="2026-01-14T14:53:00Z">
              <w:r>
                <w:rPr>
                  <w:bCs/>
                </w:rPr>
                <w:t>-</w:t>
              </w:r>
            </w:ins>
          </w:p>
        </w:tc>
      </w:tr>
      <w:tr w:rsidR="00D35DF6" w:rsidRPr="00B9499D" w14:paraId="44AE27C7" w14:textId="77777777" w:rsidTr="00F8492D">
        <w:trPr>
          <w:ins w:id="9550" w:author="Тимофеева Ирина" w:date="2026-01-14T14:53:00Z"/>
        </w:trPr>
        <w:tc>
          <w:tcPr>
            <w:tcW w:w="1100" w:type="pct"/>
          </w:tcPr>
          <w:p w14:paraId="4B1CD67A" w14:textId="77777777" w:rsidR="00D35DF6" w:rsidRPr="00B9499D" w:rsidRDefault="00D35DF6" w:rsidP="00F8492D">
            <w:pPr>
              <w:pStyle w:val="GOSTTablenorm"/>
              <w:rPr>
                <w:ins w:id="9551" w:author="Тимофеева Ирина" w:date="2026-01-14T14:53:00Z"/>
              </w:rPr>
            </w:pPr>
            <w:ins w:id="9552" w:author="Тимофеева Ирина" w:date="2026-01-14T14:53:00Z">
              <w:r>
                <w:t>Идентификатор строки</w:t>
              </w:r>
            </w:ins>
          </w:p>
        </w:tc>
        <w:tc>
          <w:tcPr>
            <w:tcW w:w="750" w:type="pct"/>
          </w:tcPr>
          <w:p w14:paraId="2C5CF464" w14:textId="5662B781" w:rsidR="00D35DF6" w:rsidRPr="00752D5D" w:rsidRDefault="00752D5D" w:rsidP="00F8492D">
            <w:pPr>
              <w:pStyle w:val="GOSTTablenorm"/>
              <w:rPr>
                <w:ins w:id="9553" w:author="Тимофеева Ирина" w:date="2026-01-14T14:53:00Z"/>
              </w:rPr>
            </w:pPr>
            <w:ins w:id="9554" w:author="Кирилл Воробьёв" w:date="2026-01-28T12:03:00Z">
              <w:r w:rsidRPr="00752D5D">
                <w:rPr>
                  <w:b/>
                  <w:bCs/>
                </w:rPr>
                <w:t>DETAILS:</w:t>
              </w:r>
            </w:ins>
            <w:ins w:id="9555" w:author="Кирилл Воробьёв" w:date="2026-01-28T12:06:00Z">
              <w:r>
                <w:rPr>
                  <w:bCs/>
                  <w:lang w:val="en-US"/>
                </w:rPr>
                <w:t>id</w:t>
              </w:r>
            </w:ins>
          </w:p>
        </w:tc>
        <w:tc>
          <w:tcPr>
            <w:tcW w:w="500" w:type="pct"/>
          </w:tcPr>
          <w:p w14:paraId="051873A7" w14:textId="77777777" w:rsidR="00D35DF6" w:rsidRPr="636E334D" w:rsidRDefault="00D35DF6" w:rsidP="00F8492D">
            <w:pPr>
              <w:pStyle w:val="GOSTTablenorm"/>
              <w:rPr>
                <w:ins w:id="9556" w:author="Тимофеева Ирина" w:date="2026-01-14T14:53:00Z"/>
              </w:rPr>
            </w:pPr>
            <w:ins w:id="9557" w:author="Тимофеева Ирина" w:date="2026-01-14T14:53:00Z">
              <w:r w:rsidRPr="000B4650">
                <w:t>Число</w:t>
              </w:r>
            </w:ins>
          </w:p>
        </w:tc>
        <w:tc>
          <w:tcPr>
            <w:tcW w:w="300" w:type="pct"/>
          </w:tcPr>
          <w:p w14:paraId="1619808C" w14:textId="77777777" w:rsidR="00D35DF6" w:rsidRPr="00B9499D" w:rsidRDefault="00D35DF6" w:rsidP="00F8492D">
            <w:pPr>
              <w:pStyle w:val="GOSTTablenorm"/>
              <w:rPr>
                <w:ins w:id="9558" w:author="Тимофеева Ирина" w:date="2026-01-14T14:53:00Z"/>
              </w:rPr>
            </w:pPr>
            <w:ins w:id="9559" w:author="Тимофеева Ирина" w:date="2026-01-14T14:53:00Z">
              <w:r w:rsidRPr="000B4650">
                <w:t>Да</w:t>
              </w:r>
            </w:ins>
          </w:p>
        </w:tc>
        <w:tc>
          <w:tcPr>
            <w:tcW w:w="315" w:type="pct"/>
          </w:tcPr>
          <w:p w14:paraId="6B653B25" w14:textId="77777777" w:rsidR="00D35DF6" w:rsidRPr="00B9499D" w:rsidRDefault="00D35DF6" w:rsidP="00F8492D">
            <w:pPr>
              <w:pStyle w:val="GOSTTablenorm"/>
              <w:rPr>
                <w:ins w:id="9560" w:author="Тимофеева Ирина" w:date="2026-01-14T14:53:00Z"/>
              </w:rPr>
            </w:pPr>
            <w:ins w:id="9561" w:author="Тимофеева Ирина" w:date="2026-01-14T14:53:00Z">
              <w:r w:rsidRPr="000B4650">
                <w:t>&lt;=20</w:t>
              </w:r>
            </w:ins>
          </w:p>
        </w:tc>
        <w:tc>
          <w:tcPr>
            <w:tcW w:w="2035" w:type="pct"/>
          </w:tcPr>
          <w:p w14:paraId="259AF4CD" w14:textId="77777777" w:rsidR="00D35DF6" w:rsidRPr="00B9499D" w:rsidRDefault="00D35DF6" w:rsidP="00F8492D">
            <w:pPr>
              <w:pStyle w:val="GOSTTablenorm"/>
              <w:rPr>
                <w:ins w:id="9562" w:author="Тимофеева Ирина" w:date="2026-01-14T14:53:00Z"/>
                <w:bCs/>
              </w:rPr>
            </w:pPr>
            <w:ins w:id="9563" w:author="Тимофеева Ирина" w:date="2026-01-14T14:53:00Z">
              <w:r w:rsidRPr="000B4650">
                <w:t>Указывается технический идентификатор строки</w:t>
              </w:r>
            </w:ins>
          </w:p>
        </w:tc>
      </w:tr>
      <w:tr w:rsidR="00D35DF6" w:rsidRPr="00B9499D" w14:paraId="551C46E3" w14:textId="77777777" w:rsidTr="00F8492D">
        <w:trPr>
          <w:ins w:id="9564" w:author="Тимофеева Ирина" w:date="2026-01-14T14:53:00Z"/>
        </w:trPr>
        <w:tc>
          <w:tcPr>
            <w:tcW w:w="1100" w:type="pct"/>
          </w:tcPr>
          <w:p w14:paraId="6838C5D2" w14:textId="77777777" w:rsidR="00D35DF6" w:rsidRPr="00B9499D" w:rsidRDefault="00D35DF6" w:rsidP="00F8492D">
            <w:pPr>
              <w:pStyle w:val="GOSTTablenorm"/>
              <w:rPr>
                <w:ins w:id="9565" w:author="Тимофеева Ирина" w:date="2026-01-14T14:53:00Z"/>
              </w:rPr>
            </w:pPr>
            <w:ins w:id="9566" w:author="Тимофеева Ирина" w:date="2026-01-14T14:53:00Z">
              <w:r w:rsidRPr="00B9499D">
                <w:t>Номер строки уточняемой</w:t>
              </w:r>
            </w:ins>
          </w:p>
        </w:tc>
        <w:tc>
          <w:tcPr>
            <w:tcW w:w="750" w:type="pct"/>
          </w:tcPr>
          <w:p w14:paraId="650A02E5" w14:textId="16A0C01A" w:rsidR="00D35DF6" w:rsidRPr="00B9499D" w:rsidRDefault="00752D5D" w:rsidP="00F8492D">
            <w:pPr>
              <w:pStyle w:val="GOSTTablenorm"/>
              <w:rPr>
                <w:ins w:id="9567" w:author="Тимофеева Ирина" w:date="2026-01-14T14:53:00Z"/>
              </w:rPr>
            </w:pPr>
            <w:ins w:id="9568" w:author="Кирилл Воробьёв" w:date="2026-01-28T12:04:00Z">
              <w:r w:rsidRPr="00752D5D">
                <w:rPr>
                  <w:b/>
                  <w:bCs/>
                </w:rPr>
                <w:t>DETAILS:</w:t>
              </w:r>
            </w:ins>
            <w:ins w:id="9569" w:author="Кирилл Воробьёв" w:date="2026-01-28T12:06:00Z">
              <w:r w:rsidRPr="00752D5D">
                <w:t>RecordNum</w:t>
              </w:r>
            </w:ins>
          </w:p>
        </w:tc>
        <w:tc>
          <w:tcPr>
            <w:tcW w:w="500" w:type="pct"/>
          </w:tcPr>
          <w:p w14:paraId="4C1E03D3" w14:textId="77777777" w:rsidR="00D35DF6" w:rsidRPr="00B9499D" w:rsidRDefault="00D35DF6" w:rsidP="00F8492D">
            <w:pPr>
              <w:pStyle w:val="GOSTTablenorm"/>
              <w:rPr>
                <w:ins w:id="9570" w:author="Тимофеева Ирина" w:date="2026-01-14T14:53:00Z"/>
              </w:rPr>
            </w:pPr>
            <w:ins w:id="9571" w:author="Тимофеева Ирина" w:date="2026-01-14T14:53:00Z">
              <w:r w:rsidRPr="636E334D">
                <w:t>Число</w:t>
              </w:r>
            </w:ins>
          </w:p>
        </w:tc>
        <w:tc>
          <w:tcPr>
            <w:tcW w:w="300" w:type="pct"/>
          </w:tcPr>
          <w:p w14:paraId="3685A06D" w14:textId="77777777" w:rsidR="00D35DF6" w:rsidRPr="00B9499D" w:rsidRDefault="00D35DF6" w:rsidP="00F8492D">
            <w:pPr>
              <w:pStyle w:val="GOSTTablenorm"/>
              <w:rPr>
                <w:ins w:id="9572" w:author="Тимофеева Ирина" w:date="2026-01-14T14:53:00Z"/>
                <w:bCs/>
              </w:rPr>
            </w:pPr>
            <w:ins w:id="9573" w:author="Тимофеева Ирина" w:date="2026-01-14T14:53:00Z">
              <w:r w:rsidRPr="00B9499D">
                <w:t>Да</w:t>
              </w:r>
            </w:ins>
          </w:p>
        </w:tc>
        <w:tc>
          <w:tcPr>
            <w:tcW w:w="315" w:type="pct"/>
          </w:tcPr>
          <w:p w14:paraId="3F684938" w14:textId="77777777" w:rsidR="00D35DF6" w:rsidRPr="00B9499D" w:rsidRDefault="00D35DF6" w:rsidP="00F8492D">
            <w:pPr>
              <w:pStyle w:val="GOSTTablenorm"/>
              <w:rPr>
                <w:ins w:id="9574" w:author="Тимофеева Ирина" w:date="2026-01-14T14:53:00Z"/>
                <w:bCs/>
              </w:rPr>
            </w:pPr>
            <w:ins w:id="9575" w:author="Тимофеева Ирина" w:date="2026-01-14T14:53:00Z">
              <w:r w:rsidRPr="00B9499D">
                <w:t>&lt;=7</w:t>
              </w:r>
            </w:ins>
          </w:p>
        </w:tc>
        <w:tc>
          <w:tcPr>
            <w:tcW w:w="2035" w:type="pct"/>
          </w:tcPr>
          <w:p w14:paraId="1ECDB819" w14:textId="77777777" w:rsidR="00D35DF6" w:rsidRPr="00B9499D" w:rsidRDefault="00D35DF6" w:rsidP="00F8492D">
            <w:pPr>
              <w:pStyle w:val="GOSTTablenorm"/>
              <w:rPr>
                <w:ins w:id="9576" w:author="Тимофеева Ирина" w:date="2026-01-14T14:53:00Z"/>
                <w:bCs/>
              </w:rPr>
            </w:pPr>
          </w:p>
        </w:tc>
      </w:tr>
      <w:tr w:rsidR="00D35DF6" w:rsidRPr="00B9499D" w14:paraId="7692DB7E" w14:textId="77777777" w:rsidTr="00F8492D">
        <w:trPr>
          <w:ins w:id="9577" w:author="Тимофеева Ирина" w:date="2026-01-14T14:53:00Z"/>
        </w:trPr>
        <w:tc>
          <w:tcPr>
            <w:tcW w:w="1100" w:type="pct"/>
          </w:tcPr>
          <w:p w14:paraId="38D847F5" w14:textId="77777777" w:rsidR="00D35DF6" w:rsidRPr="00B9499D" w:rsidRDefault="00D35DF6" w:rsidP="00F8492D">
            <w:pPr>
              <w:pStyle w:val="GOSTTablenorm"/>
              <w:rPr>
                <w:ins w:id="9578" w:author="Тимофеева Ирина" w:date="2026-01-14T14:53:00Z"/>
              </w:rPr>
            </w:pPr>
            <w:ins w:id="9579" w:author="Тимофеева Ирина" w:date="2026-01-14T14:53:00Z">
              <w:r w:rsidRPr="00B9499D">
                <w:t>Тип уточняемой операции</w:t>
              </w:r>
            </w:ins>
          </w:p>
        </w:tc>
        <w:tc>
          <w:tcPr>
            <w:tcW w:w="750" w:type="pct"/>
          </w:tcPr>
          <w:p w14:paraId="5C4D6582" w14:textId="25DDD893" w:rsidR="00D35DF6" w:rsidRPr="00B9499D" w:rsidRDefault="00752D5D" w:rsidP="00F8492D">
            <w:pPr>
              <w:pStyle w:val="GOSTTablenorm"/>
              <w:rPr>
                <w:ins w:id="9580" w:author="Тимофеева Ирина" w:date="2026-01-14T14:53:00Z"/>
              </w:rPr>
            </w:pPr>
            <w:ins w:id="9581" w:author="Кирилл Воробьёв" w:date="2026-01-28T12:04:00Z">
              <w:r w:rsidRPr="00752D5D">
                <w:rPr>
                  <w:b/>
                  <w:bCs/>
                </w:rPr>
                <w:t>DETAILS:</w:t>
              </w:r>
            </w:ins>
            <w:ins w:id="9582" w:author="Кирилл Воробьёв" w:date="2026-01-28T12:07:00Z">
              <w:r w:rsidRPr="00752D5D">
                <w:t>OperType</w:t>
              </w:r>
            </w:ins>
          </w:p>
        </w:tc>
        <w:tc>
          <w:tcPr>
            <w:tcW w:w="500" w:type="pct"/>
          </w:tcPr>
          <w:p w14:paraId="203C0E76" w14:textId="77777777" w:rsidR="00D35DF6" w:rsidRPr="00B9499D" w:rsidRDefault="00D35DF6" w:rsidP="00F8492D">
            <w:pPr>
              <w:pStyle w:val="GOSTTablenorm"/>
              <w:rPr>
                <w:ins w:id="9583" w:author="Тимофеева Ирина" w:date="2026-01-14T14:53:00Z"/>
                <w:bCs/>
              </w:rPr>
            </w:pPr>
            <w:ins w:id="9584" w:author="Тимофеева Ирина" w:date="2026-01-14T14:53:00Z">
              <w:r w:rsidRPr="00B9499D">
                <w:t>Строка</w:t>
              </w:r>
            </w:ins>
          </w:p>
        </w:tc>
        <w:tc>
          <w:tcPr>
            <w:tcW w:w="300" w:type="pct"/>
          </w:tcPr>
          <w:p w14:paraId="3B037D5D" w14:textId="77777777" w:rsidR="00D35DF6" w:rsidRPr="00B9499D" w:rsidRDefault="00D35DF6" w:rsidP="00F8492D">
            <w:pPr>
              <w:pStyle w:val="GOSTTablenorm"/>
              <w:rPr>
                <w:ins w:id="9585" w:author="Тимофеева Ирина" w:date="2026-01-14T14:53:00Z"/>
                <w:bCs/>
              </w:rPr>
            </w:pPr>
            <w:ins w:id="9586" w:author="Тимофеева Ирина" w:date="2026-01-14T14:53:00Z">
              <w:r w:rsidRPr="00B9499D">
                <w:t>Да</w:t>
              </w:r>
            </w:ins>
          </w:p>
        </w:tc>
        <w:tc>
          <w:tcPr>
            <w:tcW w:w="315" w:type="pct"/>
          </w:tcPr>
          <w:p w14:paraId="0FED30FB" w14:textId="77777777" w:rsidR="00D35DF6" w:rsidRPr="00B9499D" w:rsidRDefault="00D35DF6" w:rsidP="00F8492D">
            <w:pPr>
              <w:pStyle w:val="GOSTTablenorm"/>
              <w:rPr>
                <w:ins w:id="9587" w:author="Тимофеева Ирина" w:date="2026-01-14T14:53:00Z"/>
                <w:bCs/>
              </w:rPr>
            </w:pPr>
            <w:ins w:id="9588" w:author="Тимофеева Ирина" w:date="2026-01-14T14:53:00Z">
              <w:r w:rsidRPr="00B9499D">
                <w:t>=1</w:t>
              </w:r>
            </w:ins>
          </w:p>
        </w:tc>
        <w:tc>
          <w:tcPr>
            <w:tcW w:w="2035" w:type="pct"/>
          </w:tcPr>
          <w:p w14:paraId="197CB8A5" w14:textId="77777777" w:rsidR="00D35DF6" w:rsidRPr="00B9499D" w:rsidRDefault="00D35DF6" w:rsidP="00F8492D">
            <w:pPr>
              <w:pStyle w:val="GOSTTablenorm"/>
              <w:rPr>
                <w:ins w:id="9589" w:author="Тимофеева Ирина" w:date="2026-01-14T14:53:00Z"/>
              </w:rPr>
            </w:pPr>
            <w:ins w:id="9590" w:author="Тимофеева Ирина" w:date="2026-01-14T14:53:00Z">
              <w:r w:rsidRPr="00B9499D">
                <w:t>Возможные значения:</w:t>
              </w:r>
            </w:ins>
          </w:p>
          <w:p w14:paraId="60C452E7" w14:textId="77777777" w:rsidR="00D35DF6" w:rsidRPr="00B9499D" w:rsidRDefault="00D35DF6" w:rsidP="00F8492D">
            <w:pPr>
              <w:pStyle w:val="GOSTTableListMark1"/>
              <w:rPr>
                <w:ins w:id="9591" w:author="Тимофеева Ирина" w:date="2026-01-14T14:53:00Z"/>
              </w:rPr>
            </w:pPr>
            <w:ins w:id="9592" w:author="Тимофеева Ирина" w:date="2026-01-14T14:53:00Z">
              <w:r w:rsidRPr="00B9499D">
                <w:t>«1»</w:t>
              </w:r>
              <w:r>
                <w:t xml:space="preserve"> </w:t>
              </w:r>
              <w:r w:rsidRPr="00B9499D">
                <w:t>- Поступление</w:t>
              </w:r>
              <w:r>
                <w:t>;</w:t>
              </w:r>
            </w:ins>
          </w:p>
          <w:p w14:paraId="66AD5443" w14:textId="77777777" w:rsidR="00D35DF6" w:rsidRPr="00B9499D" w:rsidRDefault="00D35DF6" w:rsidP="00F8492D">
            <w:pPr>
              <w:pStyle w:val="GOSTTableListMark1"/>
              <w:rPr>
                <w:ins w:id="9593" w:author="Тимофеева Ирина" w:date="2026-01-14T14:53:00Z"/>
              </w:rPr>
            </w:pPr>
            <w:ins w:id="9594" w:author="Тимофеева Ирина" w:date="2026-01-14T14:53:00Z">
              <w:r w:rsidRPr="00B9499D">
                <w:t>«2» - Возврат поступлений</w:t>
              </w:r>
              <w:r>
                <w:t>;</w:t>
              </w:r>
            </w:ins>
          </w:p>
          <w:p w14:paraId="22868135" w14:textId="77777777" w:rsidR="00D35DF6" w:rsidRPr="00B9499D" w:rsidRDefault="00D35DF6" w:rsidP="00F8492D">
            <w:pPr>
              <w:pStyle w:val="GOSTTableListMark1"/>
              <w:rPr>
                <w:ins w:id="9595" w:author="Тимофеева Ирина" w:date="2026-01-14T14:53:00Z"/>
              </w:rPr>
            </w:pPr>
            <w:ins w:id="9596" w:author="Тимофеева Ирина" w:date="2026-01-14T14:53:00Z">
              <w:r w:rsidRPr="00B9499D">
                <w:t>«3» - Кассовый расход</w:t>
              </w:r>
              <w:r>
                <w:t>;</w:t>
              </w:r>
            </w:ins>
          </w:p>
          <w:p w14:paraId="1D179331" w14:textId="77777777" w:rsidR="00D35DF6" w:rsidRPr="00B9499D" w:rsidRDefault="00D35DF6" w:rsidP="00F8492D">
            <w:pPr>
              <w:pStyle w:val="GOSTTableListMark1"/>
              <w:rPr>
                <w:ins w:id="9597" w:author="Тимофеева Ирина" w:date="2026-01-14T14:53:00Z"/>
              </w:rPr>
            </w:pPr>
            <w:ins w:id="9598" w:author="Тимофеева Ирина" w:date="2026-01-14T14:53:00Z">
              <w:r w:rsidRPr="00B9499D">
                <w:t>«4» - Восстановление кассового расхода</w:t>
              </w:r>
              <w:r>
                <w:t>;</w:t>
              </w:r>
            </w:ins>
          </w:p>
          <w:p w14:paraId="2C767679" w14:textId="77777777" w:rsidR="00D35DF6" w:rsidRPr="00B9499D" w:rsidRDefault="00D35DF6" w:rsidP="00F8492D">
            <w:pPr>
              <w:pStyle w:val="GOSTTableListMark1"/>
              <w:rPr>
                <w:ins w:id="9599" w:author="Тимофеева Ирина" w:date="2026-01-14T14:53:00Z"/>
              </w:rPr>
            </w:pPr>
            <w:ins w:id="9600" w:author="Тимофеева Ирина" w:date="2026-01-14T14:53:00Z">
              <w:r w:rsidRPr="00B9499D">
                <w:lastRenderedPageBreak/>
                <w:t>«5» - Уточнение ДВС</w:t>
              </w:r>
              <w:r>
                <w:t>;</w:t>
              </w:r>
            </w:ins>
          </w:p>
          <w:p w14:paraId="57ABD839" w14:textId="77777777" w:rsidR="00D35DF6" w:rsidRPr="00B9499D" w:rsidRDefault="00D35DF6" w:rsidP="00F8492D">
            <w:pPr>
              <w:pStyle w:val="GOSTTableListMark1"/>
              <w:rPr>
                <w:ins w:id="9601" w:author="Тимофеева Ирина" w:date="2026-01-14T14:53:00Z"/>
                <w:bCs/>
              </w:rPr>
            </w:pPr>
            <w:ins w:id="9602" w:author="Тимофеева Ирина" w:date="2026-01-14T14:53:00Z">
              <w:r w:rsidRPr="00B9499D">
                <w:t>«-» - Уточнение НВС</w:t>
              </w:r>
            </w:ins>
          </w:p>
        </w:tc>
      </w:tr>
      <w:tr w:rsidR="00D35DF6" w:rsidRPr="00B9499D" w14:paraId="03D0DB57" w14:textId="77777777" w:rsidTr="00F8492D">
        <w:trPr>
          <w:ins w:id="9603" w:author="Тимофеева Ирина" w:date="2026-01-14T14:53:00Z"/>
        </w:trPr>
        <w:tc>
          <w:tcPr>
            <w:tcW w:w="1100" w:type="pct"/>
          </w:tcPr>
          <w:p w14:paraId="7AFB7A57" w14:textId="77777777" w:rsidR="00D35DF6" w:rsidRPr="00F26CCB" w:rsidRDefault="00D35DF6" w:rsidP="00F8492D">
            <w:pPr>
              <w:pStyle w:val="GOSTTablenorm"/>
              <w:rPr>
                <w:ins w:id="9604" w:author="Тимофеева Ирина" w:date="2026-01-14T14:53:00Z"/>
              </w:rPr>
            </w:pPr>
            <w:ins w:id="9605" w:author="Тимофеева Ирина" w:date="2026-01-14T14:53:00Z">
              <w:r w:rsidRPr="006F2FFC">
                <w:lastRenderedPageBreak/>
                <w:t>Номер лицевого счета уточняемый</w:t>
              </w:r>
            </w:ins>
          </w:p>
        </w:tc>
        <w:tc>
          <w:tcPr>
            <w:tcW w:w="750" w:type="pct"/>
          </w:tcPr>
          <w:p w14:paraId="1C914854" w14:textId="54DC6E9B" w:rsidR="00D35DF6" w:rsidRPr="00F26CCB" w:rsidRDefault="00752D5D" w:rsidP="00F8492D">
            <w:pPr>
              <w:pStyle w:val="GOSTTablenorm"/>
              <w:rPr>
                <w:ins w:id="9606" w:author="Тимофеева Ирина" w:date="2026-01-14T14:53:00Z"/>
              </w:rPr>
            </w:pPr>
            <w:ins w:id="9607" w:author="Кирилл Воробьёв" w:date="2026-01-28T12:04:00Z">
              <w:r w:rsidRPr="00752D5D">
                <w:rPr>
                  <w:b/>
                  <w:bCs/>
                </w:rPr>
                <w:t>DETAILS:</w:t>
              </w:r>
            </w:ins>
            <w:ins w:id="9608" w:author="Кирилл Воробьёв" w:date="2026-01-28T12:09:00Z">
              <w:r w:rsidRPr="00D40F4A">
                <w:t>AccountNum</w:t>
              </w:r>
            </w:ins>
          </w:p>
        </w:tc>
        <w:tc>
          <w:tcPr>
            <w:tcW w:w="500" w:type="pct"/>
          </w:tcPr>
          <w:p w14:paraId="0C908793" w14:textId="77777777" w:rsidR="00D35DF6" w:rsidRPr="00F26CCB" w:rsidRDefault="00D35DF6" w:rsidP="00F8492D">
            <w:pPr>
              <w:pStyle w:val="GOSTTablenorm"/>
              <w:rPr>
                <w:ins w:id="9609" w:author="Тимофеева Ирина" w:date="2026-01-14T14:53:00Z"/>
              </w:rPr>
            </w:pPr>
            <w:ins w:id="9610" w:author="Тимофеева Ирина" w:date="2026-01-14T14:53:00Z">
              <w:r w:rsidRPr="0017407D">
                <w:t>Строка</w:t>
              </w:r>
            </w:ins>
          </w:p>
        </w:tc>
        <w:tc>
          <w:tcPr>
            <w:tcW w:w="300" w:type="pct"/>
          </w:tcPr>
          <w:p w14:paraId="1FADC9B4" w14:textId="77777777" w:rsidR="00D35DF6" w:rsidRPr="00F26CCB" w:rsidRDefault="00D35DF6" w:rsidP="00F8492D">
            <w:pPr>
              <w:pStyle w:val="GOSTTablenorm"/>
              <w:rPr>
                <w:ins w:id="9611" w:author="Тимофеева Ирина" w:date="2026-01-14T14:53:00Z"/>
              </w:rPr>
            </w:pPr>
            <w:ins w:id="9612" w:author="Тимофеева Ирина" w:date="2026-01-14T14:53:00Z">
              <w:r w:rsidRPr="0017407D">
                <w:t>Нет</w:t>
              </w:r>
            </w:ins>
          </w:p>
        </w:tc>
        <w:tc>
          <w:tcPr>
            <w:tcW w:w="315" w:type="pct"/>
          </w:tcPr>
          <w:p w14:paraId="691FB3D0" w14:textId="77777777" w:rsidR="00D35DF6" w:rsidRPr="00F26CCB" w:rsidRDefault="00D35DF6" w:rsidP="00F8492D">
            <w:pPr>
              <w:pStyle w:val="GOSTTablenorm"/>
              <w:rPr>
                <w:ins w:id="9613" w:author="Тимофеева Ирина" w:date="2026-01-14T14:53:00Z"/>
              </w:rPr>
            </w:pPr>
            <w:ins w:id="9614" w:author="Тимофеева Ирина" w:date="2026-01-14T14:53:00Z">
              <w:r w:rsidRPr="0017407D">
                <w:t>=11</w:t>
              </w:r>
            </w:ins>
          </w:p>
        </w:tc>
        <w:tc>
          <w:tcPr>
            <w:tcW w:w="2035" w:type="pct"/>
          </w:tcPr>
          <w:p w14:paraId="00421FF6" w14:textId="77777777" w:rsidR="00D35DF6" w:rsidRPr="00F26CCB" w:rsidRDefault="00D35DF6" w:rsidP="00F8492D">
            <w:pPr>
              <w:pStyle w:val="GOSTTablenorm"/>
              <w:rPr>
                <w:ins w:id="9615" w:author="Тимофеева Ирина" w:date="2026-01-14T14:53:00Z"/>
              </w:rPr>
            </w:pPr>
            <w:ins w:id="9616" w:author="Тимофеева Ирина" w:date="2026-01-14T14:53:00Z">
              <w:r w:rsidRPr="0017407D">
                <w:t>Указывается номер лицевого счета, на котором отражается уточняемая операция. Не заполняется в случае уточнения средств с КС 3420 «Средства единого казначейского счета до выяснения принадлежности»</w:t>
              </w:r>
            </w:ins>
          </w:p>
        </w:tc>
      </w:tr>
      <w:tr w:rsidR="00D35DF6" w:rsidRPr="00B9499D" w14:paraId="13962227" w14:textId="77777777" w:rsidTr="00F8492D">
        <w:trPr>
          <w:ins w:id="9617" w:author="Тимофеева Ирина" w:date="2026-01-14T14:53:00Z"/>
        </w:trPr>
        <w:tc>
          <w:tcPr>
            <w:tcW w:w="1100" w:type="pct"/>
          </w:tcPr>
          <w:p w14:paraId="7E7B4A35" w14:textId="77777777" w:rsidR="00D35DF6" w:rsidRPr="00273086" w:rsidRDefault="00D35DF6" w:rsidP="00F8492D">
            <w:pPr>
              <w:pStyle w:val="GOSTTablenorm"/>
              <w:rPr>
                <w:ins w:id="9618" w:author="Тимофеева Ирина" w:date="2026-01-14T14:53:00Z"/>
              </w:rPr>
            </w:pPr>
            <w:ins w:id="9619" w:author="Тимофеева Ирина" w:date="2026-01-14T14:53:00Z">
              <w:r w:rsidRPr="006F2FFC">
                <w:t>Код главы по БК уточняемый</w:t>
              </w:r>
            </w:ins>
          </w:p>
        </w:tc>
        <w:tc>
          <w:tcPr>
            <w:tcW w:w="750" w:type="pct"/>
          </w:tcPr>
          <w:p w14:paraId="5ADAC4E8" w14:textId="278C0ECC" w:rsidR="00D35DF6" w:rsidRPr="00273086" w:rsidRDefault="00752D5D" w:rsidP="00F8492D">
            <w:pPr>
              <w:pStyle w:val="GOSTTablenorm"/>
              <w:rPr>
                <w:ins w:id="9620" w:author="Тимофеева Ирина" w:date="2026-01-14T14:53:00Z"/>
              </w:rPr>
            </w:pPr>
            <w:commentRangeStart w:id="9621"/>
            <w:ins w:id="9622" w:author="Кирилл Воробьёв" w:date="2026-01-28T12:04:00Z">
              <w:r w:rsidRPr="00752D5D">
                <w:rPr>
                  <w:b/>
                  <w:bCs/>
                </w:rPr>
                <w:t>DETAILS:</w:t>
              </w:r>
            </w:ins>
            <w:ins w:id="9623" w:author="Кирилл Воробьёв" w:date="2026-01-28T12:13:00Z">
              <w:r w:rsidR="006C5AAC" w:rsidRPr="00D40F4A">
                <w:t>KBK</w:t>
              </w:r>
            </w:ins>
            <w:ins w:id="9624" w:author="Кирилл Воробьёв" w:date="2026-01-28T12:25:00Z">
              <w:r w:rsidR="00D40F4A" w:rsidRPr="00D40F4A">
                <w:t>?</w:t>
              </w:r>
            </w:ins>
            <w:commentRangeEnd w:id="9621"/>
            <w:r w:rsidR="00D40F4A" w:rsidRPr="00273086">
              <w:rPr>
                <w:rStyle w:val="afff4"/>
                <w:sz w:val="22"/>
                <w:szCs w:val="20"/>
              </w:rPr>
              <w:commentReference w:id="9621"/>
            </w:r>
          </w:p>
        </w:tc>
        <w:tc>
          <w:tcPr>
            <w:tcW w:w="500" w:type="pct"/>
          </w:tcPr>
          <w:p w14:paraId="15C0D053" w14:textId="77777777" w:rsidR="00D35DF6" w:rsidRPr="0017407D" w:rsidRDefault="00D35DF6" w:rsidP="00F8492D">
            <w:pPr>
              <w:pStyle w:val="GOSTTablenorm"/>
              <w:rPr>
                <w:ins w:id="9625" w:author="Тимофеева Ирина" w:date="2026-01-14T14:53:00Z"/>
              </w:rPr>
            </w:pPr>
            <w:ins w:id="9626" w:author="Тимофеева Ирина" w:date="2026-01-14T14:53:00Z">
              <w:r w:rsidRPr="0017407D">
                <w:t>Строка</w:t>
              </w:r>
            </w:ins>
          </w:p>
        </w:tc>
        <w:tc>
          <w:tcPr>
            <w:tcW w:w="300" w:type="pct"/>
          </w:tcPr>
          <w:p w14:paraId="2104C40A" w14:textId="77777777" w:rsidR="00D35DF6" w:rsidRPr="0017407D" w:rsidRDefault="00D35DF6" w:rsidP="00F8492D">
            <w:pPr>
              <w:pStyle w:val="GOSTTablenorm"/>
              <w:rPr>
                <w:ins w:id="9627" w:author="Тимофеева Ирина" w:date="2026-01-14T14:53:00Z"/>
              </w:rPr>
            </w:pPr>
            <w:ins w:id="9628" w:author="Тимофеева Ирина" w:date="2026-01-14T14:53:00Z">
              <w:r w:rsidRPr="0017407D">
                <w:t>Нет</w:t>
              </w:r>
            </w:ins>
          </w:p>
        </w:tc>
        <w:tc>
          <w:tcPr>
            <w:tcW w:w="315" w:type="pct"/>
          </w:tcPr>
          <w:p w14:paraId="4EE17CD6" w14:textId="77777777" w:rsidR="00D35DF6" w:rsidRPr="0017407D" w:rsidRDefault="00D35DF6" w:rsidP="00F8492D">
            <w:pPr>
              <w:pStyle w:val="GOSTTablenorm"/>
              <w:rPr>
                <w:ins w:id="9629" w:author="Тимофеева Ирина" w:date="2026-01-14T14:53:00Z"/>
              </w:rPr>
            </w:pPr>
            <w:ins w:id="9630" w:author="Тимофеева Ирина" w:date="2026-01-14T14:53:00Z">
              <w:r w:rsidRPr="0017407D">
                <w:t>=3</w:t>
              </w:r>
            </w:ins>
          </w:p>
        </w:tc>
        <w:tc>
          <w:tcPr>
            <w:tcW w:w="2035" w:type="pct"/>
          </w:tcPr>
          <w:p w14:paraId="3B7F0957" w14:textId="77777777" w:rsidR="00D35DF6" w:rsidRPr="00F26CCB" w:rsidRDefault="00D35DF6" w:rsidP="00F8492D">
            <w:pPr>
              <w:pStyle w:val="GOSTTablenorm"/>
              <w:rPr>
                <w:ins w:id="9631" w:author="Тимофеева Ирина" w:date="2026-01-14T14:53:00Z"/>
              </w:rPr>
            </w:pPr>
            <w:ins w:id="9632" w:author="Тимофеева Ирина" w:date="2026-01-14T14:53:00Z">
              <w:r w:rsidRPr="0017407D">
                <w:t>Указывается код главы главного распорядителя, в ведомстве которого находится участник бюджетного процесса, на ЛС которого отражается уточняемая операция. Не заполняется в случае уточнения средств с КС 3420 «Средства единого казначейского счета до выяснения принадлежности»</w:t>
              </w:r>
            </w:ins>
          </w:p>
        </w:tc>
      </w:tr>
      <w:tr w:rsidR="00D35DF6" w:rsidRPr="00B9499D" w14:paraId="1E33DE64" w14:textId="77777777" w:rsidTr="00F8492D">
        <w:trPr>
          <w:ins w:id="9633" w:author="Тимофеева Ирина" w:date="2026-01-14T14:53:00Z"/>
        </w:trPr>
        <w:tc>
          <w:tcPr>
            <w:tcW w:w="1100" w:type="pct"/>
          </w:tcPr>
          <w:p w14:paraId="01A8F9F4" w14:textId="77777777" w:rsidR="00D35DF6" w:rsidRPr="00B9499D" w:rsidRDefault="00D35DF6" w:rsidP="00F8492D">
            <w:pPr>
              <w:pStyle w:val="GOSTTablenorm"/>
              <w:rPr>
                <w:ins w:id="9634" w:author="Тимофеева Ирина" w:date="2026-01-14T14:53:00Z"/>
              </w:rPr>
            </w:pPr>
            <w:ins w:id="9635" w:author="Тимофеева Ирина" w:date="2026-01-14T14:53:00Z">
              <w:r w:rsidRPr="00B9499D">
                <w:t>КБК уточняемый</w:t>
              </w:r>
            </w:ins>
          </w:p>
        </w:tc>
        <w:tc>
          <w:tcPr>
            <w:tcW w:w="750" w:type="pct"/>
          </w:tcPr>
          <w:p w14:paraId="4A89B991" w14:textId="5F25B8E4" w:rsidR="00D35DF6" w:rsidRPr="00B9499D" w:rsidRDefault="00752D5D" w:rsidP="00F8492D">
            <w:pPr>
              <w:pStyle w:val="GOSTTablenorm"/>
              <w:rPr>
                <w:ins w:id="9636" w:author="Тимофеева Ирина" w:date="2026-01-14T14:53:00Z"/>
              </w:rPr>
            </w:pPr>
            <w:ins w:id="9637" w:author="Кирилл Воробьёв" w:date="2026-01-28T12:04:00Z">
              <w:r w:rsidRPr="00752D5D">
                <w:rPr>
                  <w:b/>
                  <w:bCs/>
                </w:rPr>
                <w:t>DETAILS:</w:t>
              </w:r>
            </w:ins>
            <w:ins w:id="9638" w:author="Кирилл Воробьёв" w:date="2026-01-28T12:10:00Z">
              <w:r w:rsidRPr="00D40F4A">
                <w:t>KBK</w:t>
              </w:r>
            </w:ins>
          </w:p>
        </w:tc>
        <w:tc>
          <w:tcPr>
            <w:tcW w:w="500" w:type="pct"/>
          </w:tcPr>
          <w:p w14:paraId="20A0C4CC" w14:textId="77777777" w:rsidR="00D35DF6" w:rsidRPr="00B9499D" w:rsidRDefault="00D35DF6" w:rsidP="00F8492D">
            <w:pPr>
              <w:pStyle w:val="GOSTTablenorm"/>
              <w:rPr>
                <w:ins w:id="9639" w:author="Тимофеева Ирина" w:date="2026-01-14T14:53:00Z"/>
                <w:bCs/>
              </w:rPr>
            </w:pPr>
            <w:ins w:id="9640" w:author="Тимофеева Ирина" w:date="2026-01-14T14:53:00Z">
              <w:r w:rsidRPr="00B9499D">
                <w:t>Строка</w:t>
              </w:r>
            </w:ins>
          </w:p>
        </w:tc>
        <w:tc>
          <w:tcPr>
            <w:tcW w:w="300" w:type="pct"/>
          </w:tcPr>
          <w:p w14:paraId="52AA923C" w14:textId="77777777" w:rsidR="00D35DF6" w:rsidRPr="00B9499D" w:rsidRDefault="00D35DF6" w:rsidP="00F8492D">
            <w:pPr>
              <w:pStyle w:val="GOSTTablenorm"/>
              <w:rPr>
                <w:ins w:id="9641" w:author="Тимофеева Ирина" w:date="2026-01-14T14:53:00Z"/>
                <w:bCs/>
              </w:rPr>
            </w:pPr>
            <w:ins w:id="9642" w:author="Тимофеева Ирина" w:date="2026-01-14T14:53:00Z">
              <w:r w:rsidRPr="00B9499D">
                <w:rPr>
                  <w:bCs/>
                </w:rPr>
                <w:t>Нет</w:t>
              </w:r>
            </w:ins>
          </w:p>
        </w:tc>
        <w:tc>
          <w:tcPr>
            <w:tcW w:w="315" w:type="pct"/>
          </w:tcPr>
          <w:p w14:paraId="74B8F69D" w14:textId="77777777" w:rsidR="00D35DF6" w:rsidRPr="00B9499D" w:rsidRDefault="00D35DF6" w:rsidP="00F8492D">
            <w:pPr>
              <w:pStyle w:val="GOSTTablenorm"/>
              <w:rPr>
                <w:ins w:id="9643" w:author="Тимофеева Ирина" w:date="2026-01-14T14:53:00Z"/>
                <w:bCs/>
              </w:rPr>
            </w:pPr>
            <w:ins w:id="9644" w:author="Тимофеева Ирина" w:date="2026-01-14T14:53:00Z">
              <w:r w:rsidRPr="00B9499D">
                <w:rPr>
                  <w:lang w:val="en-US"/>
                </w:rPr>
                <w:t>=20</w:t>
              </w:r>
            </w:ins>
          </w:p>
        </w:tc>
        <w:tc>
          <w:tcPr>
            <w:tcW w:w="2035" w:type="pct"/>
          </w:tcPr>
          <w:p w14:paraId="76D9D7AC" w14:textId="77777777" w:rsidR="00D35DF6" w:rsidRPr="00B9499D" w:rsidRDefault="00D35DF6" w:rsidP="00F8492D">
            <w:pPr>
              <w:pStyle w:val="GOSTTablenorm"/>
              <w:rPr>
                <w:ins w:id="9645" w:author="Тимофеева Ирина" w:date="2026-01-14T14:53:00Z"/>
                <w:bCs/>
              </w:rPr>
            </w:pPr>
            <w:ins w:id="9646" w:author="Тимофеева Ирина" w:date="2026-01-14T14:53:00Z">
              <w:r w:rsidRPr="0017407D">
                <w:t>Указывается код по бюджетной классификации для отражения операции на ЛС уточняемом. П</w:t>
              </w:r>
              <w:r>
                <w:t>о л/с с кодом 05 не заполняется</w:t>
              </w:r>
            </w:ins>
          </w:p>
        </w:tc>
      </w:tr>
      <w:tr w:rsidR="00D35DF6" w:rsidRPr="00B9499D" w14:paraId="33473D92" w14:textId="77777777" w:rsidTr="00F8492D">
        <w:trPr>
          <w:ins w:id="9647" w:author="Тимофеева Ирина" w:date="2026-01-14T14:53:00Z"/>
        </w:trPr>
        <w:tc>
          <w:tcPr>
            <w:tcW w:w="1100" w:type="pct"/>
          </w:tcPr>
          <w:p w14:paraId="46E77460" w14:textId="0225368F" w:rsidR="00D35DF6" w:rsidRPr="00B9499D" w:rsidRDefault="00A531F2" w:rsidP="00F8492D">
            <w:pPr>
              <w:pStyle w:val="GOSTTablenorm"/>
              <w:rPr>
                <w:ins w:id="9648" w:author="Тимофеева Ирина" w:date="2026-01-14T14:53:00Z"/>
              </w:rPr>
            </w:pPr>
            <w:ins w:id="9649" w:author="Тимофеева Ирина" w:date="2026-01-14T17:43:00Z">
              <w:r>
                <w:t>Код прослеживаемости</w:t>
              </w:r>
            </w:ins>
          </w:p>
        </w:tc>
        <w:tc>
          <w:tcPr>
            <w:tcW w:w="750" w:type="pct"/>
          </w:tcPr>
          <w:p w14:paraId="38685CBE" w14:textId="27F35325" w:rsidR="00D35DF6" w:rsidRPr="00B9499D" w:rsidRDefault="00752D5D" w:rsidP="00F8492D">
            <w:pPr>
              <w:pStyle w:val="GOSTTablenorm"/>
              <w:rPr>
                <w:ins w:id="9650" w:author="Тимофеева Ирина" w:date="2026-01-14T14:53:00Z"/>
              </w:rPr>
            </w:pPr>
            <w:ins w:id="9651" w:author="Кирилл Воробьёв" w:date="2026-01-28T12:04:00Z">
              <w:r w:rsidRPr="00752D5D">
                <w:rPr>
                  <w:b/>
                  <w:bCs/>
                </w:rPr>
                <w:t>DETAILS:</w:t>
              </w:r>
            </w:ins>
            <w:ins w:id="9652" w:author="Кирилл Воробьёв" w:date="2026-01-28T12:21:00Z">
              <w:r w:rsidR="00D40F4A" w:rsidRPr="00D40F4A">
                <w:t>Traceability_code</w:t>
              </w:r>
            </w:ins>
          </w:p>
        </w:tc>
        <w:tc>
          <w:tcPr>
            <w:tcW w:w="500" w:type="pct"/>
          </w:tcPr>
          <w:p w14:paraId="16BAC502" w14:textId="77777777" w:rsidR="00D35DF6" w:rsidRPr="00B9499D" w:rsidRDefault="00D35DF6" w:rsidP="00F8492D">
            <w:pPr>
              <w:pStyle w:val="GOSTTablenorm"/>
              <w:rPr>
                <w:ins w:id="9653" w:author="Тимофеева Ирина" w:date="2026-01-14T14:53:00Z"/>
                <w:bCs/>
              </w:rPr>
            </w:pPr>
            <w:ins w:id="9654" w:author="Тимофеева Ирина" w:date="2026-01-14T14:53:00Z">
              <w:r w:rsidRPr="00B9499D">
                <w:t>Строка</w:t>
              </w:r>
            </w:ins>
          </w:p>
        </w:tc>
        <w:tc>
          <w:tcPr>
            <w:tcW w:w="300" w:type="pct"/>
          </w:tcPr>
          <w:p w14:paraId="1624AB5B" w14:textId="77777777" w:rsidR="00D35DF6" w:rsidRPr="00B9499D" w:rsidRDefault="00D35DF6" w:rsidP="00F8492D">
            <w:pPr>
              <w:pStyle w:val="GOSTTablenorm"/>
              <w:rPr>
                <w:ins w:id="9655" w:author="Тимофеева Ирина" w:date="2026-01-14T14:53:00Z"/>
                <w:bCs/>
              </w:rPr>
            </w:pPr>
            <w:ins w:id="9656" w:author="Тимофеева Ирина" w:date="2026-01-14T14:53:00Z">
              <w:r w:rsidRPr="00B9499D">
                <w:rPr>
                  <w:bCs/>
                </w:rPr>
                <w:t>Нет</w:t>
              </w:r>
            </w:ins>
          </w:p>
        </w:tc>
        <w:tc>
          <w:tcPr>
            <w:tcW w:w="315" w:type="pct"/>
          </w:tcPr>
          <w:p w14:paraId="17CE7C6E" w14:textId="77777777" w:rsidR="00D35DF6" w:rsidRPr="00B9499D" w:rsidRDefault="00D35DF6" w:rsidP="00F8492D">
            <w:pPr>
              <w:pStyle w:val="GOSTTablenorm"/>
              <w:rPr>
                <w:ins w:id="9657" w:author="Тимофеева Ирина" w:date="2026-01-14T14:53:00Z"/>
                <w:bCs/>
              </w:rPr>
            </w:pPr>
            <w:ins w:id="9658" w:author="Тимофеева Ирина" w:date="2026-01-14T14:53:00Z">
              <w:r w:rsidRPr="00B9499D">
                <w:t>&lt;=25</w:t>
              </w:r>
            </w:ins>
          </w:p>
        </w:tc>
        <w:tc>
          <w:tcPr>
            <w:tcW w:w="2035" w:type="pct"/>
          </w:tcPr>
          <w:p w14:paraId="67884E8B" w14:textId="7833F924" w:rsidR="00D35DF6" w:rsidRPr="00B9499D" w:rsidRDefault="00D35DF6" w:rsidP="00F8492D">
            <w:pPr>
              <w:pStyle w:val="GOSTTablenorm"/>
              <w:rPr>
                <w:ins w:id="9659" w:author="Тимофеева Ирина" w:date="2026-01-14T14:53:00Z"/>
              </w:rPr>
            </w:pPr>
            <w:ins w:id="9660" w:author="Тимофеева Ирина" w:date="2026-01-14T14:53:00Z">
              <w:r w:rsidRPr="33249EA7">
                <w:t xml:space="preserve">Указывается код </w:t>
              </w:r>
            </w:ins>
            <w:ins w:id="9661" w:author="Тимофеева Ирина" w:date="2026-01-14T17:43:00Z">
              <w:r w:rsidR="00A531F2">
                <w:t xml:space="preserve">прослеживаемости </w:t>
              </w:r>
            </w:ins>
            <w:ins w:id="9662" w:author="Тимофеева Ирина" w:date="2026-01-14T14:53:00Z">
              <w:r w:rsidRPr="33249EA7">
                <w:t>для отражения операции на ЛС уточняемом. По л/с с кодом 05 может указываться:</w:t>
              </w:r>
            </w:ins>
          </w:p>
          <w:p w14:paraId="733A0861" w14:textId="77777777" w:rsidR="00D35DF6" w:rsidRDefault="00D35DF6" w:rsidP="00F8492D">
            <w:pPr>
              <w:pStyle w:val="GOSTTableListMark1"/>
              <w:rPr>
                <w:ins w:id="9663" w:author="Тимофеева Ирина" w:date="2026-01-14T14:53:00Z"/>
              </w:rPr>
            </w:pPr>
            <w:ins w:id="9664" w:author="Тимофеева Ирина" w:date="2026-01-14T14:53:00Z">
              <w:r w:rsidRPr="33249EA7">
                <w:t>идентификац</w:t>
              </w:r>
              <w:r>
                <w:t>ионный код выплаты (25 знаков);</w:t>
              </w:r>
            </w:ins>
          </w:p>
          <w:p w14:paraId="146061EF" w14:textId="77777777" w:rsidR="00D35DF6" w:rsidRPr="00B9499D" w:rsidRDefault="00D35DF6" w:rsidP="00F8492D">
            <w:pPr>
              <w:pStyle w:val="GOSTTableListMark1"/>
              <w:rPr>
                <w:ins w:id="9665" w:author="Тимофеева Ирина" w:date="2026-01-14T14:53:00Z"/>
              </w:rPr>
            </w:pPr>
            <w:ins w:id="9666" w:author="Тимофеева Ирина" w:date="2026-01-14T14:53:00Z">
              <w:r w:rsidRPr="33249EA7">
                <w:t>идентификационный код поступления (23 знака);</w:t>
              </w:r>
            </w:ins>
          </w:p>
          <w:p w14:paraId="361DE0D6" w14:textId="77777777" w:rsidR="00D35DF6" w:rsidRPr="00B9499D" w:rsidRDefault="00D35DF6" w:rsidP="00F8492D">
            <w:pPr>
              <w:pStyle w:val="GOSTTablenorm"/>
              <w:rPr>
                <w:ins w:id="9667" w:author="Тимофеева Ирина" w:date="2026-01-14T14:53:00Z"/>
              </w:rPr>
            </w:pPr>
            <w:ins w:id="9668" w:author="Тимофеева Ирина" w:date="2026-01-14T14:53:00Z">
              <w:r w:rsidRPr="33249EA7">
                <w:t xml:space="preserve">Не заполняется в случае уточнения НВС и средств с </w:t>
              </w:r>
              <w:r w:rsidRPr="007B56D1">
                <w:t>КС 3420 «Средства единого казначейского счета до выяснения принадлежности»</w:t>
              </w:r>
            </w:ins>
          </w:p>
        </w:tc>
      </w:tr>
      <w:tr w:rsidR="00D35DF6" w:rsidRPr="00B9499D" w14:paraId="6239004E" w14:textId="77777777" w:rsidTr="00F8492D">
        <w:trPr>
          <w:ins w:id="9669" w:author="Тимофеева Ирина" w:date="2026-01-14T14:53:00Z"/>
        </w:trPr>
        <w:tc>
          <w:tcPr>
            <w:tcW w:w="1100" w:type="pct"/>
          </w:tcPr>
          <w:p w14:paraId="4F11DCFC" w14:textId="77777777" w:rsidR="00D35DF6" w:rsidRPr="00B9499D" w:rsidRDefault="00D35DF6" w:rsidP="00F8492D">
            <w:pPr>
              <w:pStyle w:val="GOSTTablenorm"/>
              <w:rPr>
                <w:ins w:id="9670" w:author="Тимофеева Ирина" w:date="2026-01-14T14:53:00Z"/>
              </w:rPr>
            </w:pPr>
            <w:ins w:id="9671" w:author="Тимофеева Ирина" w:date="2026-01-14T14:53:00Z">
              <w:r>
                <w:t>Идентификационный код поступления уточняемый</w:t>
              </w:r>
            </w:ins>
          </w:p>
        </w:tc>
        <w:tc>
          <w:tcPr>
            <w:tcW w:w="750" w:type="pct"/>
          </w:tcPr>
          <w:p w14:paraId="7B578C4E" w14:textId="7424FA76" w:rsidR="00D35DF6" w:rsidRPr="00B9499D" w:rsidRDefault="00752D5D" w:rsidP="00F8492D">
            <w:pPr>
              <w:pStyle w:val="GOSTTablenorm"/>
              <w:rPr>
                <w:ins w:id="9672" w:author="Тимофеева Ирина" w:date="2026-01-14T14:53:00Z"/>
              </w:rPr>
            </w:pPr>
            <w:commentRangeStart w:id="9673"/>
            <w:ins w:id="9674" w:author="Кирилл Воробьёв" w:date="2026-01-28T12:04:00Z">
              <w:r w:rsidRPr="00752D5D">
                <w:rPr>
                  <w:b/>
                  <w:bCs/>
                </w:rPr>
                <w:t>DETAILS:</w:t>
              </w:r>
            </w:ins>
            <w:ins w:id="9675" w:author="Кирилл Воробьёв" w:date="2026-01-28T12:25:00Z">
              <w:r w:rsidR="00D40F4A" w:rsidRPr="00D40F4A">
                <w:t>?</w:t>
              </w:r>
            </w:ins>
            <w:commentRangeEnd w:id="9673"/>
            <w:r w:rsidR="00D40F4A" w:rsidRPr="00B9499D">
              <w:rPr>
                <w:rStyle w:val="afff4"/>
                <w:sz w:val="22"/>
                <w:szCs w:val="20"/>
              </w:rPr>
              <w:commentReference w:id="9673"/>
            </w:r>
          </w:p>
        </w:tc>
        <w:tc>
          <w:tcPr>
            <w:tcW w:w="500" w:type="pct"/>
          </w:tcPr>
          <w:p w14:paraId="68AE8797" w14:textId="77777777" w:rsidR="00D35DF6" w:rsidRPr="00B9499D" w:rsidRDefault="00D35DF6" w:rsidP="00F8492D">
            <w:pPr>
              <w:pStyle w:val="GOSTTablenorm"/>
              <w:rPr>
                <w:ins w:id="9676" w:author="Тимофеева Ирина" w:date="2026-01-14T14:53:00Z"/>
              </w:rPr>
            </w:pPr>
            <w:ins w:id="9677" w:author="Тимофеева Ирина" w:date="2026-01-14T14:53:00Z">
              <w:r w:rsidRPr="00B9499D">
                <w:t>Строка</w:t>
              </w:r>
            </w:ins>
          </w:p>
        </w:tc>
        <w:tc>
          <w:tcPr>
            <w:tcW w:w="300" w:type="pct"/>
          </w:tcPr>
          <w:p w14:paraId="0A94A46B" w14:textId="77777777" w:rsidR="00D35DF6" w:rsidRPr="00B9499D" w:rsidRDefault="00D35DF6" w:rsidP="00F8492D">
            <w:pPr>
              <w:pStyle w:val="GOSTTablenorm"/>
              <w:rPr>
                <w:ins w:id="9678" w:author="Тимофеева Ирина" w:date="2026-01-14T14:53:00Z"/>
                <w:bCs/>
              </w:rPr>
            </w:pPr>
            <w:ins w:id="9679" w:author="Тимофеева Ирина" w:date="2026-01-14T14:53:00Z">
              <w:r w:rsidRPr="00B9499D">
                <w:rPr>
                  <w:bCs/>
                </w:rPr>
                <w:t>Нет</w:t>
              </w:r>
            </w:ins>
          </w:p>
        </w:tc>
        <w:tc>
          <w:tcPr>
            <w:tcW w:w="315" w:type="pct"/>
          </w:tcPr>
          <w:p w14:paraId="03745A51" w14:textId="77777777" w:rsidR="00D35DF6" w:rsidRPr="00B9499D" w:rsidRDefault="00D35DF6" w:rsidP="00F8492D">
            <w:pPr>
              <w:pStyle w:val="GOSTTablenorm"/>
              <w:rPr>
                <w:ins w:id="9680" w:author="Тимофеева Ирина" w:date="2026-01-14T14:53:00Z"/>
              </w:rPr>
            </w:pPr>
            <w:ins w:id="9681" w:author="Тимофеева Ирина" w:date="2026-01-14T14:53:00Z">
              <w:r w:rsidRPr="00B9499D">
                <w:t>=2</w:t>
              </w:r>
              <w:r>
                <w:t>3</w:t>
              </w:r>
            </w:ins>
          </w:p>
        </w:tc>
        <w:tc>
          <w:tcPr>
            <w:tcW w:w="2035" w:type="pct"/>
          </w:tcPr>
          <w:p w14:paraId="21B986CE" w14:textId="77777777" w:rsidR="00D35DF6" w:rsidRDefault="00D35DF6" w:rsidP="00F8492D">
            <w:pPr>
              <w:pStyle w:val="GOSTTablenorm"/>
              <w:rPr>
                <w:ins w:id="9682" w:author="Тимофеева Ирина" w:date="2026-01-14T14:53:00Z"/>
                <w:bCs/>
              </w:rPr>
            </w:pPr>
            <w:ins w:id="9683" w:author="Тимофеева Ирина" w:date="2026-01-14T14:53:00Z">
              <w:r w:rsidRPr="0017407D">
                <w:t xml:space="preserve">Указывается идентификационный </w:t>
              </w:r>
              <w:r w:rsidRPr="0017407D">
                <w:rPr>
                  <w:bCs/>
                </w:rPr>
                <w:t xml:space="preserve">код поступления </w:t>
              </w:r>
              <w:r>
                <w:rPr>
                  <w:bCs/>
                </w:rPr>
                <w:t>(23 знака) для отражения операции на</w:t>
              </w:r>
              <w:r w:rsidRPr="0017407D">
                <w:rPr>
                  <w:bCs/>
                </w:rPr>
                <w:t xml:space="preserve"> ЛС </w:t>
              </w:r>
              <w:r>
                <w:rPr>
                  <w:bCs/>
                </w:rPr>
                <w:t>уточняемом</w:t>
              </w:r>
              <w:r w:rsidRPr="0017407D">
                <w:rPr>
                  <w:bCs/>
                </w:rPr>
                <w:t>.</w:t>
              </w:r>
            </w:ins>
          </w:p>
          <w:p w14:paraId="65755B35" w14:textId="77777777" w:rsidR="00D35DF6" w:rsidRPr="00A07339" w:rsidRDefault="00D35DF6" w:rsidP="00F8492D">
            <w:pPr>
              <w:pStyle w:val="GOSTTablenorm"/>
              <w:rPr>
                <w:ins w:id="9684" w:author="Тимофеева Ирина" w:date="2026-01-14T14:53:00Z"/>
                <w:bCs/>
              </w:rPr>
            </w:pPr>
            <w:ins w:id="9685" w:author="Тимофеева Ирина" w:date="2026-01-14T14:53:00Z">
              <w:r>
                <w:rPr>
                  <w:bCs/>
                </w:rPr>
                <w:t>З</w:t>
              </w:r>
              <w:r w:rsidRPr="0017407D">
                <w:rPr>
                  <w:bCs/>
                </w:rPr>
                <w:t xml:space="preserve">аполняется в случае уточнения </w:t>
              </w:r>
              <w:r>
                <w:rPr>
                  <w:bCs/>
                </w:rPr>
                <w:t xml:space="preserve">поступлений и выплат по ИКВ, отличному от 25-ти нулей. При уточнении </w:t>
              </w:r>
              <w:r w:rsidRPr="0017407D">
                <w:rPr>
                  <w:bCs/>
                </w:rPr>
                <w:t>НВС</w:t>
              </w:r>
              <w:r>
                <w:rPr>
                  <w:bCs/>
                </w:rPr>
                <w:t xml:space="preserve">, </w:t>
              </w:r>
              <w:r w:rsidRPr="33249EA7">
                <w:t xml:space="preserve">средств с </w:t>
              </w:r>
              <w:r w:rsidRPr="007B56D1">
                <w:t>КС 3420 «Средства единого казначейского счета до выяснения принадлежности»</w:t>
              </w:r>
              <w:r w:rsidRPr="0017407D">
                <w:rPr>
                  <w:bCs/>
                </w:rPr>
                <w:t xml:space="preserve"> и </w:t>
              </w:r>
              <w:r>
                <w:rPr>
                  <w:bCs/>
                </w:rPr>
                <w:t>выплат по ИКВ, равному 25-ти нулям, не заполняется</w:t>
              </w:r>
            </w:ins>
          </w:p>
        </w:tc>
      </w:tr>
      <w:tr w:rsidR="00D35DF6" w:rsidRPr="00B9499D" w14:paraId="6F39FA68" w14:textId="77777777" w:rsidTr="00F8492D">
        <w:trPr>
          <w:ins w:id="9686" w:author="Тимофеева Ирина" w:date="2026-01-14T14:53:00Z"/>
        </w:trPr>
        <w:tc>
          <w:tcPr>
            <w:tcW w:w="1100" w:type="pct"/>
          </w:tcPr>
          <w:p w14:paraId="3FCD9A6F" w14:textId="0DBBFD36" w:rsidR="00D35DF6" w:rsidRPr="00EE4072" w:rsidRDefault="004A127B" w:rsidP="00F8492D">
            <w:pPr>
              <w:pStyle w:val="GOSTTablenorm"/>
              <w:rPr>
                <w:ins w:id="9687" w:author="Тимофеева Ирина" w:date="2026-01-14T14:53:00Z"/>
                <w:b/>
              </w:rPr>
            </w:pPr>
            <w:ins w:id="9688" w:author="Тимофеева Ирина" w:date="2026-01-14T16:49:00Z">
              <w:r>
                <w:rPr>
                  <w:b/>
                </w:rPr>
                <w:lastRenderedPageBreak/>
                <w:t>Уточненные реквизиты</w:t>
              </w:r>
            </w:ins>
          </w:p>
        </w:tc>
        <w:tc>
          <w:tcPr>
            <w:tcW w:w="750" w:type="pct"/>
          </w:tcPr>
          <w:p w14:paraId="4DAA75F5" w14:textId="4866D26E" w:rsidR="00D35DF6" w:rsidRPr="00EE4072" w:rsidRDefault="00752D5D" w:rsidP="00F8492D">
            <w:pPr>
              <w:pStyle w:val="GOSTTablenorm"/>
              <w:rPr>
                <w:ins w:id="9689" w:author="Тимофеева Ирина" w:date="2026-01-14T14:53:00Z"/>
                <w:b/>
                <w:lang w:val="en-US"/>
              </w:rPr>
            </w:pPr>
            <w:ins w:id="9690" w:author="Кирилл Воробьёв" w:date="2026-01-28T12:04:00Z">
              <w:r w:rsidRPr="00752D5D">
                <w:rPr>
                  <w:b/>
                  <w:lang w:val="en-US"/>
                </w:rPr>
                <w:t>Updated</w:t>
              </w:r>
            </w:ins>
          </w:p>
        </w:tc>
        <w:tc>
          <w:tcPr>
            <w:tcW w:w="500" w:type="pct"/>
          </w:tcPr>
          <w:p w14:paraId="1F7C057B" w14:textId="77777777" w:rsidR="00D35DF6" w:rsidRPr="00B9499D" w:rsidRDefault="00D35DF6" w:rsidP="00F8492D">
            <w:pPr>
              <w:pStyle w:val="GOSTTablenorm"/>
              <w:rPr>
                <w:ins w:id="9691" w:author="Тимофеева Ирина" w:date="2026-01-14T14:53:00Z"/>
                <w:bCs/>
              </w:rPr>
            </w:pPr>
            <w:ins w:id="9692" w:author="Тимофеева Ирина" w:date="2026-01-14T14:53:00Z">
              <w:r w:rsidRPr="00B9499D">
                <w:t>Массив</w:t>
              </w:r>
            </w:ins>
          </w:p>
        </w:tc>
        <w:tc>
          <w:tcPr>
            <w:tcW w:w="300" w:type="pct"/>
          </w:tcPr>
          <w:p w14:paraId="73EB127A" w14:textId="77777777" w:rsidR="00D35DF6" w:rsidRPr="005C6BDA" w:rsidRDefault="00D35DF6" w:rsidP="00F8492D">
            <w:pPr>
              <w:pStyle w:val="GOSTTablenorm"/>
              <w:rPr>
                <w:ins w:id="9693" w:author="Тимофеева Ирина" w:date="2026-01-14T14:53:00Z"/>
                <w:bCs/>
              </w:rPr>
            </w:pPr>
            <w:ins w:id="9694" w:author="Тимофеева Ирина" w:date="2026-01-14T14:53:00Z">
              <w:r w:rsidRPr="00B9499D">
                <w:t>Да</w:t>
              </w:r>
            </w:ins>
          </w:p>
        </w:tc>
        <w:tc>
          <w:tcPr>
            <w:tcW w:w="315" w:type="pct"/>
          </w:tcPr>
          <w:p w14:paraId="1C30C783" w14:textId="77777777" w:rsidR="00D35DF6" w:rsidRPr="00B9499D" w:rsidRDefault="00D35DF6" w:rsidP="00F8492D">
            <w:pPr>
              <w:pStyle w:val="GOSTTablenorm"/>
              <w:rPr>
                <w:ins w:id="9695" w:author="Тимофеева Ирина" w:date="2026-01-14T14:53:00Z"/>
                <w:bCs/>
              </w:rPr>
            </w:pPr>
            <w:ins w:id="9696" w:author="Тимофеева Ирина" w:date="2026-01-14T14:53:00Z">
              <w:r>
                <w:rPr>
                  <w:bCs/>
                </w:rPr>
                <w:t>-</w:t>
              </w:r>
            </w:ins>
          </w:p>
        </w:tc>
        <w:tc>
          <w:tcPr>
            <w:tcW w:w="2035" w:type="pct"/>
          </w:tcPr>
          <w:p w14:paraId="1662A35E" w14:textId="2832C4A5" w:rsidR="00D35DF6" w:rsidRDefault="00D35DF6" w:rsidP="00F8492D">
            <w:pPr>
              <w:pStyle w:val="GOSTTablenorm"/>
              <w:rPr>
                <w:ins w:id="9697" w:author="Тимофеева Ирина" w:date="2026-01-14T14:53:00Z"/>
                <w:bCs/>
              </w:rPr>
            </w:pPr>
            <w:ins w:id="9698" w:author="Тимофеева Ирина" w:date="2026-01-14T14:53:00Z">
              <w:r w:rsidRPr="00E11743">
                <w:rPr>
                  <w:bCs/>
                </w:rPr>
                <w:t xml:space="preserve">Одной уточняемой строке </w:t>
              </w:r>
              <w:r>
                <w:rPr>
                  <w:bCs/>
                </w:rPr>
                <w:t xml:space="preserve">блока </w:t>
              </w:r>
            </w:ins>
            <w:commentRangeStart w:id="9699"/>
            <w:ins w:id="9700" w:author="Тимофеева Ирина" w:date="2026-01-14T16:51:00Z">
              <w:r w:rsidR="004A127B" w:rsidRPr="004A127B">
                <w:rPr>
                  <w:bCs/>
                  <w:i/>
                </w:rPr>
                <w:t>Уточняемые реквизиты</w:t>
              </w:r>
              <w:r w:rsidR="004A127B">
                <w:rPr>
                  <w:bCs/>
                </w:rPr>
                <w:t xml:space="preserve"> </w:t>
              </w:r>
            </w:ins>
            <w:commentRangeEnd w:id="9699"/>
            <w:ins w:id="9701" w:author="Тимофеева Ирина" w:date="2026-01-14T16:54:00Z">
              <w:r w:rsidR="004A127B" w:rsidRPr="00E11743">
                <w:rPr>
                  <w:rStyle w:val="afff4"/>
                  <w:bCs/>
                  <w:sz w:val="22"/>
                  <w:szCs w:val="20"/>
                </w:rPr>
                <w:commentReference w:id="9699"/>
              </w:r>
            </w:ins>
            <w:ins w:id="9702" w:author="Тимофеева Ирина" w:date="2026-01-14T14:53:00Z">
              <w:r w:rsidRPr="00E11743">
                <w:rPr>
                  <w:bCs/>
                </w:rPr>
                <w:t>может соответствовать несколько уточняющих строк</w:t>
              </w:r>
              <w:r>
                <w:rPr>
                  <w:bCs/>
                </w:rPr>
                <w:t xml:space="preserve"> блока</w:t>
              </w:r>
            </w:ins>
            <w:ins w:id="9703" w:author="Тимофеева Ирина" w:date="2026-01-14T16:54:00Z">
              <w:r w:rsidR="004A127B">
                <w:rPr>
                  <w:bCs/>
                </w:rPr>
                <w:t xml:space="preserve"> </w:t>
              </w:r>
              <w:commentRangeStart w:id="9704"/>
              <w:r w:rsidR="004A127B" w:rsidRPr="004A127B">
                <w:rPr>
                  <w:bCs/>
                  <w:i/>
                </w:rPr>
                <w:t>Уточненные реквизиты</w:t>
              </w:r>
              <w:commentRangeEnd w:id="9704"/>
              <w:r w:rsidR="004A127B" w:rsidRPr="00E11743">
                <w:rPr>
                  <w:rStyle w:val="afff4"/>
                  <w:bCs/>
                  <w:sz w:val="22"/>
                  <w:szCs w:val="20"/>
                </w:rPr>
                <w:commentReference w:id="9704"/>
              </w:r>
            </w:ins>
            <w:ins w:id="9705" w:author="Тимофеева Ирина" w:date="2026-01-14T14:53:00Z">
              <w:r w:rsidRPr="00E11743">
                <w:rPr>
                  <w:bCs/>
                </w:rPr>
                <w:t>. Уточняемая и относящиеся к ней уточняющие строки связаны по значению номера строки.</w:t>
              </w:r>
            </w:ins>
          </w:p>
          <w:p w14:paraId="6121F828" w14:textId="77777777" w:rsidR="00D35DF6" w:rsidRPr="00B9499D" w:rsidRDefault="00D35DF6" w:rsidP="00F8492D">
            <w:pPr>
              <w:pStyle w:val="GOSTTablenorm"/>
              <w:rPr>
                <w:ins w:id="9706" w:author="Тимофеева Ирина" w:date="2026-01-14T14:53:00Z"/>
                <w:bCs/>
              </w:rPr>
            </w:pPr>
            <w:ins w:id="9707" w:author="Тимофеева Ирина" w:date="2026-01-14T14:53:00Z">
              <w:r w:rsidRPr="001D42F7">
                <w:rPr>
                  <w:b/>
                  <w:bCs/>
                </w:rPr>
                <w:t>Внимание!</w:t>
              </w:r>
              <w:r>
                <w:rPr>
                  <w:bCs/>
                </w:rPr>
                <w:t xml:space="preserve"> В учет</w:t>
              </w:r>
              <w:r w:rsidRPr="00FD6AA7">
                <w:rPr>
                  <w:bCs/>
                </w:rPr>
                <w:t xml:space="preserve"> </w:t>
              </w:r>
              <w:r>
                <w:rPr>
                  <w:bCs/>
                </w:rPr>
                <w:t>передаются все уточняющие строки, присутствующие в документе. Строки, по которым формирование записей учета не требуется ввиду отсутствия влияния на состояние учетных данных (уточняются реквизиты платежа, не включенные в аналитики учета), отсекаются через условия срабатывания правил формирования записей учета</w:t>
              </w:r>
            </w:ins>
          </w:p>
        </w:tc>
      </w:tr>
      <w:tr w:rsidR="00D35DF6" w:rsidRPr="00B9499D" w14:paraId="0B92B9E6" w14:textId="77777777" w:rsidTr="00F8492D">
        <w:trPr>
          <w:ins w:id="9708" w:author="Тимофеева Ирина" w:date="2026-01-14T14:53:00Z"/>
        </w:trPr>
        <w:tc>
          <w:tcPr>
            <w:tcW w:w="1100" w:type="pct"/>
          </w:tcPr>
          <w:p w14:paraId="1E486CDB" w14:textId="77777777" w:rsidR="00D35DF6" w:rsidRPr="00B9499D" w:rsidRDefault="00D35DF6" w:rsidP="00F8492D">
            <w:pPr>
              <w:pStyle w:val="GOSTTablenorm"/>
              <w:rPr>
                <w:ins w:id="9709" w:author="Тимофеева Ирина" w:date="2026-01-14T14:53:00Z"/>
                <w:szCs w:val="22"/>
              </w:rPr>
            </w:pPr>
            <w:ins w:id="9710" w:author="Тимофеева Ирина" w:date="2026-01-14T14:53:00Z">
              <w:r>
                <w:t>Идентификатор строки</w:t>
              </w:r>
            </w:ins>
          </w:p>
        </w:tc>
        <w:tc>
          <w:tcPr>
            <w:tcW w:w="750" w:type="pct"/>
          </w:tcPr>
          <w:p w14:paraId="5B84D7D0" w14:textId="6165A263" w:rsidR="00D35DF6" w:rsidRPr="00752D5D" w:rsidRDefault="00752D5D" w:rsidP="00F8492D">
            <w:pPr>
              <w:pStyle w:val="GOSTTablenorm"/>
              <w:rPr>
                <w:ins w:id="9711" w:author="Тимофеева Ирина" w:date="2026-01-14T14:53:00Z"/>
                <w:szCs w:val="22"/>
              </w:rPr>
            </w:pPr>
            <w:ins w:id="9712" w:author="Кирилл Воробьёв" w:date="2026-01-28T12:04:00Z">
              <w:r w:rsidRPr="00752D5D">
                <w:rPr>
                  <w:b/>
                  <w:lang w:val="en-US"/>
                </w:rPr>
                <w:t>Updated</w:t>
              </w:r>
              <w:r>
                <w:rPr>
                  <w:b/>
                </w:rPr>
                <w:t>:</w:t>
              </w:r>
            </w:ins>
            <w:ins w:id="9713" w:author="Кирилл Воробьёв" w:date="2026-01-28T12:06:00Z">
              <w:r>
                <w:rPr>
                  <w:bCs/>
                  <w:lang w:val="en-US"/>
                </w:rPr>
                <w:t>id</w:t>
              </w:r>
            </w:ins>
          </w:p>
        </w:tc>
        <w:tc>
          <w:tcPr>
            <w:tcW w:w="500" w:type="pct"/>
          </w:tcPr>
          <w:p w14:paraId="125820A1" w14:textId="77777777" w:rsidR="00D35DF6" w:rsidRPr="636E334D" w:rsidRDefault="00D35DF6" w:rsidP="00F8492D">
            <w:pPr>
              <w:pStyle w:val="GOSTTablenorm"/>
              <w:rPr>
                <w:ins w:id="9714" w:author="Тимофеева Ирина" w:date="2026-01-14T14:53:00Z"/>
                <w:szCs w:val="22"/>
              </w:rPr>
            </w:pPr>
            <w:ins w:id="9715" w:author="Тимофеева Ирина" w:date="2026-01-14T14:53:00Z">
              <w:r w:rsidRPr="000B4650">
                <w:rPr>
                  <w:szCs w:val="22"/>
                </w:rPr>
                <w:t>Число</w:t>
              </w:r>
            </w:ins>
          </w:p>
        </w:tc>
        <w:tc>
          <w:tcPr>
            <w:tcW w:w="300" w:type="pct"/>
          </w:tcPr>
          <w:p w14:paraId="59E880B3" w14:textId="77777777" w:rsidR="00D35DF6" w:rsidRPr="00B9499D" w:rsidRDefault="00D35DF6" w:rsidP="00F8492D">
            <w:pPr>
              <w:pStyle w:val="GOSTTablenorm"/>
              <w:rPr>
                <w:ins w:id="9716" w:author="Тимофеева Ирина" w:date="2026-01-14T14:53:00Z"/>
                <w:szCs w:val="22"/>
              </w:rPr>
            </w:pPr>
            <w:ins w:id="9717" w:author="Тимофеева Ирина" w:date="2026-01-14T14:53:00Z">
              <w:r w:rsidRPr="000B4650">
                <w:rPr>
                  <w:szCs w:val="22"/>
                </w:rPr>
                <w:t>Да</w:t>
              </w:r>
            </w:ins>
          </w:p>
        </w:tc>
        <w:tc>
          <w:tcPr>
            <w:tcW w:w="315" w:type="pct"/>
          </w:tcPr>
          <w:p w14:paraId="479E466B" w14:textId="77777777" w:rsidR="00D35DF6" w:rsidRPr="00B9499D" w:rsidRDefault="00D35DF6" w:rsidP="00F8492D">
            <w:pPr>
              <w:pStyle w:val="GOSTTablenorm"/>
              <w:rPr>
                <w:ins w:id="9718" w:author="Тимофеева Ирина" w:date="2026-01-14T14:53:00Z"/>
                <w:szCs w:val="22"/>
              </w:rPr>
            </w:pPr>
            <w:ins w:id="9719" w:author="Тимофеева Ирина" w:date="2026-01-14T14:53:00Z">
              <w:r w:rsidRPr="000B4650">
                <w:rPr>
                  <w:szCs w:val="22"/>
                </w:rPr>
                <w:t>&lt;=20</w:t>
              </w:r>
            </w:ins>
          </w:p>
        </w:tc>
        <w:tc>
          <w:tcPr>
            <w:tcW w:w="2035" w:type="pct"/>
          </w:tcPr>
          <w:p w14:paraId="1E004639" w14:textId="77777777" w:rsidR="00D35DF6" w:rsidRPr="00B9499D" w:rsidRDefault="00D35DF6" w:rsidP="00F8492D">
            <w:pPr>
              <w:pStyle w:val="GOSTTablenorm"/>
              <w:rPr>
                <w:ins w:id="9720" w:author="Тимофеева Ирина" w:date="2026-01-14T14:53:00Z"/>
                <w:bCs/>
                <w:szCs w:val="22"/>
              </w:rPr>
            </w:pPr>
            <w:ins w:id="9721" w:author="Тимофеева Ирина" w:date="2026-01-14T14:53:00Z">
              <w:r w:rsidRPr="000B4650">
                <w:rPr>
                  <w:szCs w:val="22"/>
                </w:rPr>
                <w:t>Указывается технический идентификатор строки</w:t>
              </w:r>
            </w:ins>
          </w:p>
        </w:tc>
      </w:tr>
      <w:tr w:rsidR="00D35DF6" w:rsidRPr="00B9499D" w14:paraId="5A1BBB65" w14:textId="77777777" w:rsidTr="00F8492D">
        <w:trPr>
          <w:ins w:id="9722" w:author="Тимофеева Ирина" w:date="2026-01-14T14:53:00Z"/>
        </w:trPr>
        <w:tc>
          <w:tcPr>
            <w:tcW w:w="1100" w:type="pct"/>
          </w:tcPr>
          <w:p w14:paraId="16F26115" w14:textId="77777777" w:rsidR="00D35DF6" w:rsidRPr="00B9499D" w:rsidRDefault="00D35DF6" w:rsidP="00F8492D">
            <w:pPr>
              <w:pStyle w:val="GOSTTablenorm"/>
              <w:rPr>
                <w:ins w:id="9723" w:author="Тимофеева Ирина" w:date="2026-01-14T14:53:00Z"/>
                <w:szCs w:val="22"/>
              </w:rPr>
            </w:pPr>
            <w:ins w:id="9724" w:author="Тимофеева Ирина" w:date="2026-01-14T14:53:00Z">
              <w:r w:rsidRPr="00B9499D">
                <w:rPr>
                  <w:szCs w:val="22"/>
                </w:rPr>
                <w:t>Номер строки уточняющей</w:t>
              </w:r>
            </w:ins>
          </w:p>
        </w:tc>
        <w:tc>
          <w:tcPr>
            <w:tcW w:w="750" w:type="pct"/>
          </w:tcPr>
          <w:p w14:paraId="6B8322C4" w14:textId="2BC23436" w:rsidR="00D35DF6" w:rsidRPr="00B9499D" w:rsidRDefault="00752D5D" w:rsidP="00F8492D">
            <w:pPr>
              <w:pStyle w:val="GOSTTablenorm"/>
              <w:rPr>
                <w:ins w:id="9725" w:author="Тимофеева Ирина" w:date="2026-01-14T14:53:00Z"/>
                <w:szCs w:val="22"/>
              </w:rPr>
            </w:pPr>
            <w:ins w:id="9726" w:author="Кирилл Воробьёв" w:date="2026-01-28T12:04:00Z">
              <w:r w:rsidRPr="00752D5D">
                <w:rPr>
                  <w:b/>
                  <w:lang w:val="en-US"/>
                </w:rPr>
                <w:t>Updated</w:t>
              </w:r>
              <w:r>
                <w:rPr>
                  <w:b/>
                </w:rPr>
                <w:t>:</w:t>
              </w:r>
            </w:ins>
            <w:ins w:id="9727" w:author="Кирилл Воробьёв" w:date="2026-01-28T12:43:00Z">
              <w:r w:rsidR="008C3BF2" w:rsidRPr="00077245">
                <w:rPr>
                  <w:bCs/>
                </w:rPr>
                <w:t>UR_RecordNum</w:t>
              </w:r>
            </w:ins>
          </w:p>
        </w:tc>
        <w:tc>
          <w:tcPr>
            <w:tcW w:w="500" w:type="pct"/>
          </w:tcPr>
          <w:p w14:paraId="20D9A5A0" w14:textId="77777777" w:rsidR="00D35DF6" w:rsidRPr="00B9499D" w:rsidRDefault="00D35DF6" w:rsidP="00F8492D">
            <w:pPr>
              <w:pStyle w:val="GOSTTablenorm"/>
              <w:rPr>
                <w:ins w:id="9728" w:author="Тимофеева Ирина" w:date="2026-01-14T14:53:00Z"/>
                <w:szCs w:val="22"/>
              </w:rPr>
            </w:pPr>
            <w:ins w:id="9729" w:author="Тимофеева Ирина" w:date="2026-01-14T14:53:00Z">
              <w:r w:rsidRPr="636E334D">
                <w:rPr>
                  <w:szCs w:val="22"/>
                </w:rPr>
                <w:t>Число</w:t>
              </w:r>
            </w:ins>
          </w:p>
        </w:tc>
        <w:tc>
          <w:tcPr>
            <w:tcW w:w="300" w:type="pct"/>
          </w:tcPr>
          <w:p w14:paraId="58B3BEAB" w14:textId="77777777" w:rsidR="00D35DF6" w:rsidRPr="00B9499D" w:rsidRDefault="00D35DF6" w:rsidP="00F8492D">
            <w:pPr>
              <w:pStyle w:val="GOSTTablenorm"/>
              <w:rPr>
                <w:ins w:id="9730" w:author="Тимофеева Ирина" w:date="2026-01-14T14:53:00Z"/>
                <w:bCs/>
                <w:szCs w:val="22"/>
              </w:rPr>
            </w:pPr>
            <w:ins w:id="9731" w:author="Тимофеева Ирина" w:date="2026-01-14T14:53:00Z">
              <w:r w:rsidRPr="00B9499D">
                <w:rPr>
                  <w:szCs w:val="22"/>
                </w:rPr>
                <w:t>Да</w:t>
              </w:r>
            </w:ins>
          </w:p>
        </w:tc>
        <w:tc>
          <w:tcPr>
            <w:tcW w:w="315" w:type="pct"/>
          </w:tcPr>
          <w:p w14:paraId="02A69445" w14:textId="77777777" w:rsidR="00D35DF6" w:rsidRPr="00B9499D" w:rsidRDefault="00D35DF6" w:rsidP="00F8492D">
            <w:pPr>
              <w:pStyle w:val="GOSTTablenorm"/>
              <w:rPr>
                <w:ins w:id="9732" w:author="Тимофеева Ирина" w:date="2026-01-14T14:53:00Z"/>
                <w:bCs/>
                <w:szCs w:val="22"/>
              </w:rPr>
            </w:pPr>
            <w:ins w:id="9733" w:author="Тимофеева Ирина" w:date="2026-01-14T14:53:00Z">
              <w:r w:rsidRPr="00B9499D">
                <w:rPr>
                  <w:szCs w:val="22"/>
                </w:rPr>
                <w:t>&lt;=7</w:t>
              </w:r>
            </w:ins>
          </w:p>
        </w:tc>
        <w:tc>
          <w:tcPr>
            <w:tcW w:w="2035" w:type="pct"/>
          </w:tcPr>
          <w:p w14:paraId="4B92CEFE" w14:textId="3C8293BD" w:rsidR="00D35DF6" w:rsidRPr="00B9499D" w:rsidRDefault="00F8492D" w:rsidP="00F8492D">
            <w:pPr>
              <w:pStyle w:val="GOSTTablenorm"/>
              <w:rPr>
                <w:ins w:id="9734" w:author="Тимофеева Ирина" w:date="2026-01-14T14:53:00Z"/>
                <w:bCs/>
                <w:szCs w:val="22"/>
              </w:rPr>
            </w:pPr>
            <w:ins w:id="9735" w:author="Тимофеева Ирина" w:date="2026-01-15T09:52:00Z">
              <w:r>
                <w:rPr>
                  <w:bCs/>
                  <w:szCs w:val="22"/>
                </w:rPr>
                <w:t>-</w:t>
              </w:r>
            </w:ins>
          </w:p>
        </w:tc>
      </w:tr>
      <w:tr w:rsidR="00D35DF6" w:rsidRPr="00B9499D" w14:paraId="29AA7B4A" w14:textId="77777777" w:rsidTr="00F8492D">
        <w:trPr>
          <w:ins w:id="9736" w:author="Тимофеева Ирина" w:date="2026-01-14T14:53:00Z"/>
        </w:trPr>
        <w:tc>
          <w:tcPr>
            <w:tcW w:w="1100" w:type="pct"/>
          </w:tcPr>
          <w:p w14:paraId="74F0E95B" w14:textId="77777777" w:rsidR="00D35DF6" w:rsidRPr="00B9499D" w:rsidRDefault="00D35DF6" w:rsidP="00F8492D">
            <w:pPr>
              <w:pStyle w:val="GOSTTablenorm"/>
              <w:rPr>
                <w:ins w:id="9737" w:author="Тимофеева Ирина" w:date="2026-01-14T14:53:00Z"/>
                <w:szCs w:val="22"/>
              </w:rPr>
            </w:pPr>
            <w:ins w:id="9738" w:author="Тимофеева Ирина" w:date="2026-01-14T14:53:00Z">
              <w:r w:rsidRPr="00B9499D">
                <w:rPr>
                  <w:szCs w:val="22"/>
                  <w:lang w:val="en-US"/>
                </w:rPr>
                <w:t>Номер лицевого счета уточненный</w:t>
              </w:r>
            </w:ins>
          </w:p>
        </w:tc>
        <w:tc>
          <w:tcPr>
            <w:tcW w:w="750" w:type="pct"/>
          </w:tcPr>
          <w:p w14:paraId="593535D4" w14:textId="27CCC206" w:rsidR="00D35DF6" w:rsidRPr="0017407D" w:rsidRDefault="00752D5D" w:rsidP="00F8492D">
            <w:pPr>
              <w:pStyle w:val="GOSTTablenorm"/>
              <w:rPr>
                <w:ins w:id="9739" w:author="Тимофеева Ирина" w:date="2026-01-14T14:53:00Z"/>
                <w:szCs w:val="22"/>
                <w:lang w:val="en-US"/>
              </w:rPr>
            </w:pPr>
            <w:ins w:id="9740" w:author="Кирилл Воробьёв" w:date="2026-01-28T12:04:00Z">
              <w:r w:rsidRPr="00752D5D">
                <w:rPr>
                  <w:b/>
                  <w:lang w:val="en-US"/>
                </w:rPr>
                <w:t>Updated</w:t>
              </w:r>
              <w:r>
                <w:rPr>
                  <w:b/>
                </w:rPr>
                <w:t>:</w:t>
              </w:r>
            </w:ins>
            <w:ins w:id="9741" w:author="Кирилл Воробьёв" w:date="2026-01-28T12:44:00Z">
              <w:r w:rsidR="008C3BF2" w:rsidRPr="008C3BF2">
                <w:rPr>
                  <w:bCs/>
                </w:rPr>
                <w:t>UR_REC_ACCOUNTNUM</w:t>
              </w:r>
            </w:ins>
          </w:p>
        </w:tc>
        <w:tc>
          <w:tcPr>
            <w:tcW w:w="500" w:type="pct"/>
          </w:tcPr>
          <w:p w14:paraId="695EE3E6" w14:textId="77777777" w:rsidR="00D35DF6" w:rsidRPr="00B9499D" w:rsidRDefault="00D35DF6" w:rsidP="00F8492D">
            <w:pPr>
              <w:pStyle w:val="GOSTTablenorm"/>
              <w:rPr>
                <w:ins w:id="9742" w:author="Тимофеева Ирина" w:date="2026-01-14T14:53:00Z"/>
                <w:szCs w:val="22"/>
              </w:rPr>
            </w:pPr>
            <w:ins w:id="9743" w:author="Тимофеева Ирина" w:date="2026-01-14T14:53:00Z">
              <w:r w:rsidRPr="00B9499D">
                <w:rPr>
                  <w:szCs w:val="22"/>
                </w:rPr>
                <w:t>Строка</w:t>
              </w:r>
            </w:ins>
          </w:p>
        </w:tc>
        <w:tc>
          <w:tcPr>
            <w:tcW w:w="300" w:type="pct"/>
          </w:tcPr>
          <w:p w14:paraId="7859DF3E" w14:textId="77777777" w:rsidR="00D35DF6" w:rsidRPr="00B9499D" w:rsidRDefault="00D35DF6" w:rsidP="00F8492D">
            <w:pPr>
              <w:pStyle w:val="GOSTTablenorm"/>
              <w:rPr>
                <w:ins w:id="9744" w:author="Тимофеева Ирина" w:date="2026-01-14T14:53:00Z"/>
                <w:szCs w:val="22"/>
              </w:rPr>
            </w:pPr>
            <w:ins w:id="9745" w:author="Тимофеева Ирина" w:date="2026-01-14T14:53:00Z">
              <w:r w:rsidRPr="00B9499D">
                <w:rPr>
                  <w:bCs/>
                  <w:szCs w:val="22"/>
                </w:rPr>
                <w:t>Да</w:t>
              </w:r>
            </w:ins>
          </w:p>
        </w:tc>
        <w:tc>
          <w:tcPr>
            <w:tcW w:w="315" w:type="pct"/>
          </w:tcPr>
          <w:p w14:paraId="2AD654EC" w14:textId="77777777" w:rsidR="00D35DF6" w:rsidRPr="00B9499D" w:rsidRDefault="00D35DF6" w:rsidP="00F8492D">
            <w:pPr>
              <w:pStyle w:val="GOSTTablenorm"/>
              <w:rPr>
                <w:ins w:id="9746" w:author="Тимофеева Ирина" w:date="2026-01-14T14:53:00Z"/>
                <w:szCs w:val="22"/>
              </w:rPr>
            </w:pPr>
            <w:ins w:id="9747" w:author="Тимофеева Ирина" w:date="2026-01-14T14:53:00Z">
              <w:r w:rsidRPr="00B9499D">
                <w:rPr>
                  <w:szCs w:val="22"/>
                  <w:lang w:val="en-US"/>
                </w:rPr>
                <w:t>=</w:t>
              </w:r>
              <w:r w:rsidRPr="00B9499D">
                <w:rPr>
                  <w:szCs w:val="22"/>
                </w:rPr>
                <w:t>11</w:t>
              </w:r>
            </w:ins>
          </w:p>
        </w:tc>
        <w:tc>
          <w:tcPr>
            <w:tcW w:w="2035" w:type="pct"/>
          </w:tcPr>
          <w:p w14:paraId="7B849DE6" w14:textId="77777777" w:rsidR="00D35DF6" w:rsidRPr="00B9499D" w:rsidRDefault="00D35DF6" w:rsidP="00F8492D">
            <w:pPr>
              <w:pStyle w:val="GOSTTablenorm"/>
              <w:rPr>
                <w:ins w:id="9748" w:author="Тимофеева Ирина" w:date="2026-01-14T14:53:00Z"/>
                <w:bCs/>
                <w:szCs w:val="22"/>
              </w:rPr>
            </w:pPr>
            <w:ins w:id="9749" w:author="Тимофеева Ирина" w:date="2026-01-14T14:53:00Z">
              <w:r>
                <w:rPr>
                  <w:bCs/>
                  <w:szCs w:val="22"/>
                </w:rPr>
                <w:t>Указывается номер лицевого счета, на котором отражается уточненная операция</w:t>
              </w:r>
            </w:ins>
          </w:p>
        </w:tc>
      </w:tr>
      <w:tr w:rsidR="00D35DF6" w:rsidRPr="00B9499D" w14:paraId="6459CC3E" w14:textId="77777777" w:rsidTr="00F8492D">
        <w:trPr>
          <w:ins w:id="9750" w:author="Тимофеева Ирина" w:date="2026-01-14T14:53:00Z"/>
        </w:trPr>
        <w:tc>
          <w:tcPr>
            <w:tcW w:w="1100" w:type="pct"/>
          </w:tcPr>
          <w:p w14:paraId="0C488DBE" w14:textId="77777777" w:rsidR="00D35DF6" w:rsidRPr="00B9499D" w:rsidRDefault="00D35DF6" w:rsidP="00F8492D">
            <w:pPr>
              <w:pStyle w:val="GOSTTablenorm"/>
              <w:rPr>
                <w:ins w:id="9751" w:author="Тимофеева Ирина" w:date="2026-01-14T14:53:00Z"/>
                <w:szCs w:val="22"/>
              </w:rPr>
            </w:pPr>
            <w:ins w:id="9752" w:author="Тимофеева Ирина" w:date="2026-01-14T14:53:00Z">
              <w:r w:rsidRPr="00B9499D">
                <w:rPr>
                  <w:szCs w:val="22"/>
                </w:rPr>
                <w:t>КБК уточненный</w:t>
              </w:r>
            </w:ins>
          </w:p>
        </w:tc>
        <w:tc>
          <w:tcPr>
            <w:tcW w:w="750" w:type="pct"/>
          </w:tcPr>
          <w:p w14:paraId="56726CEB" w14:textId="635A78DE" w:rsidR="00D35DF6" w:rsidRPr="00B9499D" w:rsidRDefault="00752D5D" w:rsidP="00F8492D">
            <w:pPr>
              <w:pStyle w:val="GOSTTablenorm"/>
              <w:rPr>
                <w:ins w:id="9753" w:author="Тимофеева Ирина" w:date="2026-01-14T14:53:00Z"/>
                <w:szCs w:val="22"/>
                <w:lang w:val="en-US"/>
              </w:rPr>
            </w:pPr>
            <w:ins w:id="9754" w:author="Кирилл Воробьёв" w:date="2026-01-28T12:04:00Z">
              <w:r w:rsidRPr="00752D5D">
                <w:rPr>
                  <w:b/>
                  <w:lang w:val="en-US"/>
                </w:rPr>
                <w:t>Updated</w:t>
              </w:r>
              <w:r>
                <w:rPr>
                  <w:b/>
                </w:rPr>
                <w:t>:</w:t>
              </w:r>
            </w:ins>
            <w:ins w:id="9755" w:author="Кирилл Воробьёв" w:date="2026-01-28T12:44:00Z">
              <w:r w:rsidR="008C3BF2" w:rsidRPr="008C3BF2">
                <w:rPr>
                  <w:bCs/>
                </w:rPr>
                <w:t>UR_KBK</w:t>
              </w:r>
            </w:ins>
          </w:p>
        </w:tc>
        <w:tc>
          <w:tcPr>
            <w:tcW w:w="500" w:type="pct"/>
          </w:tcPr>
          <w:p w14:paraId="7EC9445D" w14:textId="77777777" w:rsidR="00D35DF6" w:rsidRPr="00B9499D" w:rsidRDefault="00D35DF6" w:rsidP="00F8492D">
            <w:pPr>
              <w:pStyle w:val="GOSTTablenorm"/>
              <w:rPr>
                <w:ins w:id="9756" w:author="Тимофеева Ирина" w:date="2026-01-14T14:53:00Z"/>
                <w:szCs w:val="22"/>
                <w:lang w:val="en-US"/>
              </w:rPr>
            </w:pPr>
            <w:ins w:id="9757" w:author="Тимофеева Ирина" w:date="2026-01-14T14:53:00Z">
              <w:r w:rsidRPr="00B9499D">
                <w:rPr>
                  <w:szCs w:val="22"/>
                </w:rPr>
                <w:t>Строка</w:t>
              </w:r>
            </w:ins>
          </w:p>
        </w:tc>
        <w:tc>
          <w:tcPr>
            <w:tcW w:w="300" w:type="pct"/>
          </w:tcPr>
          <w:p w14:paraId="0A50B18E" w14:textId="77777777" w:rsidR="00D35DF6" w:rsidRPr="00B9499D" w:rsidRDefault="00D35DF6" w:rsidP="00F8492D">
            <w:pPr>
              <w:pStyle w:val="GOSTTablenorm"/>
              <w:rPr>
                <w:ins w:id="9758" w:author="Тимофеева Ирина" w:date="2026-01-14T14:53:00Z"/>
                <w:szCs w:val="22"/>
                <w:lang w:val="en-US"/>
              </w:rPr>
            </w:pPr>
            <w:ins w:id="9759" w:author="Тимофеева Ирина" w:date="2026-01-14T14:53:00Z">
              <w:r w:rsidRPr="00B9499D">
                <w:rPr>
                  <w:bCs/>
                  <w:szCs w:val="22"/>
                </w:rPr>
                <w:t>Нет</w:t>
              </w:r>
            </w:ins>
          </w:p>
        </w:tc>
        <w:tc>
          <w:tcPr>
            <w:tcW w:w="315" w:type="pct"/>
          </w:tcPr>
          <w:p w14:paraId="54B83B2C" w14:textId="77777777" w:rsidR="00D35DF6" w:rsidRPr="00B9499D" w:rsidRDefault="00D35DF6" w:rsidP="00F8492D">
            <w:pPr>
              <w:pStyle w:val="GOSTTablenorm"/>
              <w:rPr>
                <w:ins w:id="9760" w:author="Тимофеева Ирина" w:date="2026-01-14T14:53:00Z"/>
                <w:szCs w:val="22"/>
                <w:lang w:val="en-US"/>
              </w:rPr>
            </w:pPr>
            <w:ins w:id="9761" w:author="Тимофеева Ирина" w:date="2026-01-14T14:53:00Z">
              <w:r w:rsidRPr="00B9499D">
                <w:rPr>
                  <w:szCs w:val="22"/>
                  <w:lang w:val="en-US"/>
                </w:rPr>
                <w:t>=20</w:t>
              </w:r>
            </w:ins>
          </w:p>
        </w:tc>
        <w:tc>
          <w:tcPr>
            <w:tcW w:w="2035" w:type="pct"/>
          </w:tcPr>
          <w:p w14:paraId="3AC2F5BB" w14:textId="77777777" w:rsidR="00D35DF6" w:rsidRPr="00B9499D" w:rsidRDefault="00D35DF6" w:rsidP="00F8492D">
            <w:pPr>
              <w:pStyle w:val="GOSTTablenorm"/>
              <w:rPr>
                <w:ins w:id="9762" w:author="Тимофеева Ирина" w:date="2026-01-14T14:53:00Z"/>
                <w:szCs w:val="22"/>
                <w:lang w:val="en-US"/>
              </w:rPr>
            </w:pPr>
            <w:ins w:id="9763" w:author="Тимофеева Ирина" w:date="2026-01-14T14:53:00Z">
              <w:r w:rsidRPr="006B555C">
                <w:rPr>
                  <w:bCs/>
                  <w:szCs w:val="22"/>
                </w:rPr>
                <w:t>Указывается код по бюджетной классификации для отражения операции на ЛС</w:t>
              </w:r>
              <w:r>
                <w:rPr>
                  <w:bCs/>
                  <w:szCs w:val="22"/>
                </w:rPr>
                <w:t xml:space="preserve"> уточненном</w:t>
              </w:r>
              <w:r w:rsidRPr="006B555C">
                <w:rPr>
                  <w:bCs/>
                  <w:szCs w:val="22"/>
                </w:rPr>
                <w:t>. П</w:t>
              </w:r>
              <w:r>
                <w:rPr>
                  <w:bCs/>
                  <w:szCs w:val="22"/>
                </w:rPr>
                <w:t>о л/с с кодом 05 не заполняется</w:t>
              </w:r>
            </w:ins>
          </w:p>
        </w:tc>
      </w:tr>
      <w:tr w:rsidR="00D35DF6" w:rsidRPr="00B9499D" w14:paraId="13E5A2B9" w14:textId="77777777" w:rsidTr="00F8492D">
        <w:trPr>
          <w:ins w:id="9764" w:author="Тимофеева Ирина" w:date="2026-01-14T14:53:00Z"/>
        </w:trPr>
        <w:tc>
          <w:tcPr>
            <w:tcW w:w="1100" w:type="pct"/>
          </w:tcPr>
          <w:p w14:paraId="63FD4109" w14:textId="5913ED24" w:rsidR="00D35DF6" w:rsidRPr="00B9499D" w:rsidRDefault="00D35DF6" w:rsidP="007E7271">
            <w:pPr>
              <w:pStyle w:val="GOSTTablenorm"/>
              <w:rPr>
                <w:ins w:id="9765" w:author="Тимофеева Ирина" w:date="2026-01-14T14:53:00Z"/>
                <w:bCs/>
                <w:szCs w:val="22"/>
              </w:rPr>
            </w:pPr>
            <w:ins w:id="9766" w:author="Тимофеева Ирина" w:date="2026-01-14T14:53:00Z">
              <w:r w:rsidRPr="00B9499D">
                <w:rPr>
                  <w:szCs w:val="22"/>
                </w:rPr>
                <w:t xml:space="preserve">Код </w:t>
              </w:r>
            </w:ins>
            <w:ins w:id="9767" w:author="Тимофеева Ирина" w:date="2026-01-14T17:52:00Z">
              <w:r w:rsidR="007E7271">
                <w:rPr>
                  <w:szCs w:val="22"/>
                </w:rPr>
                <w:t>прослеживаемости</w:t>
              </w:r>
            </w:ins>
          </w:p>
        </w:tc>
        <w:tc>
          <w:tcPr>
            <w:tcW w:w="750" w:type="pct"/>
          </w:tcPr>
          <w:p w14:paraId="05B4E04C" w14:textId="0EA176E2" w:rsidR="00D35DF6" w:rsidRPr="00B9499D" w:rsidRDefault="00752D5D" w:rsidP="00F8492D">
            <w:pPr>
              <w:pStyle w:val="GOSTTablenorm"/>
              <w:rPr>
                <w:ins w:id="9768" w:author="Тимофеева Ирина" w:date="2026-01-14T14:53:00Z"/>
                <w:szCs w:val="22"/>
                <w:lang w:val="en-US"/>
              </w:rPr>
            </w:pPr>
            <w:ins w:id="9769" w:author="Кирилл Воробьёв" w:date="2026-01-28T12:04:00Z">
              <w:r w:rsidRPr="00752D5D">
                <w:rPr>
                  <w:b/>
                  <w:lang w:val="en-US"/>
                </w:rPr>
                <w:t>Updated</w:t>
              </w:r>
              <w:r>
                <w:rPr>
                  <w:b/>
                </w:rPr>
                <w:t>:</w:t>
              </w:r>
            </w:ins>
            <w:ins w:id="9770" w:author="Кирилл Воробьёв" w:date="2026-01-28T12:45:00Z">
              <w:r w:rsidR="008C3BF2" w:rsidRPr="008C3BF2">
                <w:rPr>
                  <w:bCs/>
                </w:rPr>
                <w:t>UR_Traceability_code</w:t>
              </w:r>
            </w:ins>
          </w:p>
        </w:tc>
        <w:tc>
          <w:tcPr>
            <w:tcW w:w="500" w:type="pct"/>
          </w:tcPr>
          <w:p w14:paraId="070D77EA" w14:textId="77777777" w:rsidR="00D35DF6" w:rsidRPr="00B9499D" w:rsidRDefault="00D35DF6" w:rsidP="00F8492D">
            <w:pPr>
              <w:pStyle w:val="GOSTTablenorm"/>
              <w:rPr>
                <w:ins w:id="9771" w:author="Тимофеева Ирина" w:date="2026-01-14T14:53:00Z"/>
                <w:szCs w:val="22"/>
                <w:lang w:val="en-US"/>
              </w:rPr>
            </w:pPr>
            <w:ins w:id="9772" w:author="Тимофеева Ирина" w:date="2026-01-14T14:53:00Z">
              <w:r w:rsidRPr="00B9499D">
                <w:rPr>
                  <w:szCs w:val="22"/>
                </w:rPr>
                <w:t>Строка</w:t>
              </w:r>
            </w:ins>
          </w:p>
        </w:tc>
        <w:tc>
          <w:tcPr>
            <w:tcW w:w="300" w:type="pct"/>
          </w:tcPr>
          <w:p w14:paraId="2ABDF73E" w14:textId="77777777" w:rsidR="00D35DF6" w:rsidRPr="00B9499D" w:rsidRDefault="00D35DF6" w:rsidP="00F8492D">
            <w:pPr>
              <w:pStyle w:val="GOSTTablenorm"/>
              <w:rPr>
                <w:ins w:id="9773" w:author="Тимофеева Ирина" w:date="2026-01-14T14:53:00Z"/>
                <w:bCs/>
                <w:szCs w:val="22"/>
              </w:rPr>
            </w:pPr>
            <w:ins w:id="9774" w:author="Тимофеева Ирина" w:date="2026-01-14T14:53:00Z">
              <w:r w:rsidRPr="00B9499D">
                <w:rPr>
                  <w:bCs/>
                  <w:szCs w:val="22"/>
                </w:rPr>
                <w:t>Да</w:t>
              </w:r>
            </w:ins>
          </w:p>
        </w:tc>
        <w:tc>
          <w:tcPr>
            <w:tcW w:w="315" w:type="pct"/>
          </w:tcPr>
          <w:p w14:paraId="54C2D7F2" w14:textId="77777777" w:rsidR="00D35DF6" w:rsidRPr="00B9499D" w:rsidRDefault="00D35DF6" w:rsidP="00F8492D">
            <w:pPr>
              <w:pStyle w:val="GOSTTablenorm"/>
              <w:rPr>
                <w:ins w:id="9775" w:author="Тимофеева Ирина" w:date="2026-01-14T14:53:00Z"/>
                <w:szCs w:val="22"/>
                <w:lang w:val="en-US"/>
              </w:rPr>
            </w:pPr>
            <w:ins w:id="9776" w:author="Тимофеева Ирина" w:date="2026-01-14T14:53:00Z">
              <w:r w:rsidRPr="00B9499D">
                <w:rPr>
                  <w:szCs w:val="22"/>
                </w:rPr>
                <w:t>&lt;=25</w:t>
              </w:r>
            </w:ins>
          </w:p>
        </w:tc>
        <w:tc>
          <w:tcPr>
            <w:tcW w:w="2035" w:type="pct"/>
          </w:tcPr>
          <w:p w14:paraId="51E33142" w14:textId="0FFCFDBD" w:rsidR="00D35DF6" w:rsidRPr="0017407D" w:rsidRDefault="00D35DF6" w:rsidP="007E7271">
            <w:pPr>
              <w:pStyle w:val="GOSTTablenorm"/>
              <w:rPr>
                <w:ins w:id="9777" w:author="Тимофеева Ирина" w:date="2026-01-14T14:53:00Z"/>
                <w:szCs w:val="22"/>
              </w:rPr>
            </w:pPr>
            <w:ins w:id="9778" w:author="Тимофеева Ирина" w:date="2026-01-14T14:53:00Z">
              <w:r w:rsidRPr="33249EA7">
                <w:rPr>
                  <w:szCs w:val="22"/>
                </w:rPr>
                <w:t>Указывается</w:t>
              </w:r>
            </w:ins>
            <w:ins w:id="9779" w:author="Тимофеева Ирина" w:date="2026-01-14T17:52:00Z">
              <w:r w:rsidR="007E7271">
                <w:rPr>
                  <w:szCs w:val="22"/>
                </w:rPr>
                <w:t xml:space="preserve"> код прослеживае</w:t>
              </w:r>
            </w:ins>
            <w:ins w:id="9780" w:author="Тимофеева Ирина" w:date="2026-01-14T17:53:00Z">
              <w:r w:rsidR="007E7271">
                <w:rPr>
                  <w:szCs w:val="22"/>
                </w:rPr>
                <w:t>мости</w:t>
              </w:r>
            </w:ins>
            <w:ins w:id="9781" w:author="Тимофеева Ирина" w:date="2026-01-14T14:53:00Z">
              <w:r w:rsidRPr="33249EA7">
                <w:rPr>
                  <w:szCs w:val="22"/>
                </w:rPr>
                <w:t xml:space="preserve"> для отражения операции на ЛС уточненном. По л/с с кодом 05 указывается код НПА (4 знака) или код средств (15 знаков) при уточнении НВС и поступлений или идентификационный код выплат (25 знаков) при уточнении выплат</w:t>
              </w:r>
            </w:ins>
          </w:p>
        </w:tc>
      </w:tr>
      <w:tr w:rsidR="00D35DF6" w:rsidRPr="00B9499D" w14:paraId="3EEFDA4C" w14:textId="77777777" w:rsidTr="00F8492D">
        <w:trPr>
          <w:ins w:id="9782" w:author="Тимофеева Ирина" w:date="2026-01-14T14:53:00Z"/>
        </w:trPr>
        <w:tc>
          <w:tcPr>
            <w:tcW w:w="1100" w:type="pct"/>
          </w:tcPr>
          <w:p w14:paraId="6BA03C57" w14:textId="77777777" w:rsidR="00D35DF6" w:rsidRPr="00A07339" w:rsidRDefault="00D35DF6" w:rsidP="00F8492D">
            <w:pPr>
              <w:pStyle w:val="GOSTTablenorm"/>
              <w:rPr>
                <w:ins w:id="9783" w:author="Тимофеева Ирина" w:date="2026-01-14T14:53:00Z"/>
                <w:szCs w:val="22"/>
              </w:rPr>
            </w:pPr>
            <w:ins w:id="9784" w:author="Тимофеева Ирина" w:date="2026-01-14T14:53:00Z">
              <w:r w:rsidRPr="00B9499D">
                <w:rPr>
                  <w:szCs w:val="22"/>
                  <w:lang w:val="en-US"/>
                </w:rPr>
                <w:t>Идентификационный код поступления</w:t>
              </w:r>
              <w:r>
                <w:rPr>
                  <w:szCs w:val="22"/>
                </w:rPr>
                <w:t xml:space="preserve"> уточненный</w:t>
              </w:r>
            </w:ins>
          </w:p>
        </w:tc>
        <w:tc>
          <w:tcPr>
            <w:tcW w:w="750" w:type="pct"/>
          </w:tcPr>
          <w:p w14:paraId="7D37CB17" w14:textId="01ADCFB1" w:rsidR="00D35DF6" w:rsidRPr="00B9499D" w:rsidRDefault="00752D5D" w:rsidP="00F8492D">
            <w:pPr>
              <w:pStyle w:val="GOSTTablenorm"/>
              <w:rPr>
                <w:ins w:id="9785" w:author="Тимофеева Ирина" w:date="2026-01-14T14:53:00Z"/>
                <w:szCs w:val="22"/>
                <w:lang w:val="en-US"/>
              </w:rPr>
            </w:pPr>
            <w:commentRangeStart w:id="9786"/>
            <w:ins w:id="9787" w:author="Кирилл Воробьёв" w:date="2026-01-28T12:04:00Z">
              <w:r w:rsidRPr="00752D5D">
                <w:rPr>
                  <w:b/>
                  <w:lang w:val="en-US"/>
                </w:rPr>
                <w:t>Updated</w:t>
              </w:r>
              <w:r>
                <w:rPr>
                  <w:b/>
                </w:rPr>
                <w:t>:</w:t>
              </w:r>
            </w:ins>
            <w:ins w:id="9788" w:author="Кирилл Воробьёв" w:date="2026-01-28T12:50:00Z">
              <w:r w:rsidR="008C3BF2">
                <w:rPr>
                  <w:b/>
                </w:rPr>
                <w:t>?</w:t>
              </w:r>
            </w:ins>
            <w:commentRangeEnd w:id="9786"/>
            <w:r w:rsidR="008C3BF2" w:rsidRPr="00B9499D">
              <w:rPr>
                <w:rStyle w:val="afff4"/>
                <w:sz w:val="22"/>
                <w:szCs w:val="22"/>
                <w:lang w:val="en-US"/>
              </w:rPr>
              <w:commentReference w:id="9786"/>
            </w:r>
          </w:p>
        </w:tc>
        <w:tc>
          <w:tcPr>
            <w:tcW w:w="500" w:type="pct"/>
          </w:tcPr>
          <w:p w14:paraId="60772A5D" w14:textId="77777777" w:rsidR="00D35DF6" w:rsidRPr="00B9499D" w:rsidRDefault="00D35DF6" w:rsidP="00F8492D">
            <w:pPr>
              <w:pStyle w:val="GOSTTablenorm"/>
              <w:rPr>
                <w:ins w:id="9789" w:author="Тимофеева Ирина" w:date="2026-01-14T14:53:00Z"/>
                <w:szCs w:val="22"/>
                <w:lang w:val="en-US"/>
              </w:rPr>
            </w:pPr>
            <w:ins w:id="9790" w:author="Тимофеева Ирина" w:date="2026-01-14T14:53:00Z">
              <w:r w:rsidRPr="00B9499D">
                <w:rPr>
                  <w:szCs w:val="22"/>
                </w:rPr>
                <w:t>Строка</w:t>
              </w:r>
            </w:ins>
          </w:p>
        </w:tc>
        <w:tc>
          <w:tcPr>
            <w:tcW w:w="300" w:type="pct"/>
          </w:tcPr>
          <w:p w14:paraId="56A1191C" w14:textId="77777777" w:rsidR="00D35DF6" w:rsidRPr="00B9499D" w:rsidRDefault="00D35DF6" w:rsidP="00F8492D">
            <w:pPr>
              <w:pStyle w:val="GOSTTablenorm"/>
              <w:rPr>
                <w:ins w:id="9791" w:author="Тимофеева Ирина" w:date="2026-01-14T14:53:00Z"/>
                <w:szCs w:val="22"/>
                <w:lang w:val="en-US"/>
              </w:rPr>
            </w:pPr>
            <w:ins w:id="9792" w:author="Тимофеева Ирина" w:date="2026-01-14T14:53:00Z">
              <w:r w:rsidRPr="00B9499D">
                <w:rPr>
                  <w:bCs/>
                  <w:szCs w:val="22"/>
                </w:rPr>
                <w:t>Нет</w:t>
              </w:r>
            </w:ins>
          </w:p>
        </w:tc>
        <w:tc>
          <w:tcPr>
            <w:tcW w:w="315" w:type="pct"/>
          </w:tcPr>
          <w:p w14:paraId="7D4D3384" w14:textId="77777777" w:rsidR="00D35DF6" w:rsidRPr="00B9499D" w:rsidRDefault="00D35DF6" w:rsidP="00F8492D">
            <w:pPr>
              <w:pStyle w:val="GOSTTablenorm"/>
              <w:rPr>
                <w:ins w:id="9793" w:author="Тимофеева Ирина" w:date="2026-01-14T14:53:00Z"/>
                <w:szCs w:val="22"/>
                <w:lang w:val="en-US"/>
              </w:rPr>
            </w:pPr>
            <w:ins w:id="9794" w:author="Тимофеева Ирина" w:date="2026-01-14T14:53:00Z">
              <w:r w:rsidRPr="00B9499D">
                <w:rPr>
                  <w:szCs w:val="22"/>
                </w:rPr>
                <w:t>=2</w:t>
              </w:r>
              <w:r>
                <w:rPr>
                  <w:szCs w:val="22"/>
                </w:rPr>
                <w:t>3</w:t>
              </w:r>
            </w:ins>
          </w:p>
        </w:tc>
        <w:tc>
          <w:tcPr>
            <w:tcW w:w="2035" w:type="pct"/>
          </w:tcPr>
          <w:p w14:paraId="15BE41D2" w14:textId="77777777" w:rsidR="00D35DF6" w:rsidRPr="0017407D" w:rsidRDefault="00D35DF6" w:rsidP="00F8492D">
            <w:pPr>
              <w:pStyle w:val="GOSTTablenorm"/>
              <w:rPr>
                <w:ins w:id="9795" w:author="Тимофеева Ирина" w:date="2026-01-14T14:53:00Z"/>
                <w:szCs w:val="22"/>
              </w:rPr>
            </w:pPr>
            <w:ins w:id="9796" w:author="Тимофеева Ирина" w:date="2026-01-14T14:53:00Z">
              <w:r w:rsidRPr="0017407D">
                <w:rPr>
                  <w:szCs w:val="22"/>
                </w:rPr>
                <w:t xml:space="preserve">Указывается идентификационный </w:t>
              </w:r>
              <w:r w:rsidRPr="0017407D">
                <w:rPr>
                  <w:bCs/>
                  <w:szCs w:val="22"/>
                </w:rPr>
                <w:t>код поступления для отражения операции на ЛС уточненном. Заполняется в случае уточнения НВС и поступлений. При уточнении выплат не заполняется</w:t>
              </w:r>
            </w:ins>
          </w:p>
        </w:tc>
      </w:tr>
      <w:tr w:rsidR="00D35DF6" w:rsidRPr="00B9499D" w14:paraId="214B7462" w14:textId="77777777" w:rsidTr="00F8492D">
        <w:trPr>
          <w:ins w:id="9797" w:author="Тимофеева Ирина" w:date="2026-01-14T14:53:00Z"/>
        </w:trPr>
        <w:tc>
          <w:tcPr>
            <w:tcW w:w="1100" w:type="pct"/>
          </w:tcPr>
          <w:p w14:paraId="12967A9E" w14:textId="77777777" w:rsidR="00D35DF6" w:rsidRPr="00B9499D" w:rsidRDefault="00D35DF6" w:rsidP="00F8492D">
            <w:pPr>
              <w:pStyle w:val="GOSTTablenorm"/>
              <w:rPr>
                <w:ins w:id="9798" w:author="Тимофеева Ирина" w:date="2026-01-14T14:53:00Z"/>
                <w:szCs w:val="22"/>
                <w:lang w:val="en-US"/>
              </w:rPr>
            </w:pPr>
            <w:ins w:id="9799" w:author="Тимофеева Ирина" w:date="2026-01-14T14:53:00Z">
              <w:r>
                <w:rPr>
                  <w:szCs w:val="22"/>
                </w:rPr>
                <w:t>Сумма в валюте документа</w:t>
              </w:r>
            </w:ins>
          </w:p>
        </w:tc>
        <w:tc>
          <w:tcPr>
            <w:tcW w:w="750" w:type="pct"/>
          </w:tcPr>
          <w:p w14:paraId="31EAAD2E" w14:textId="2BBB7373" w:rsidR="00D35DF6" w:rsidRPr="00A71881" w:rsidRDefault="00752D5D" w:rsidP="00F8492D">
            <w:pPr>
              <w:pStyle w:val="GOSTTablenorm"/>
              <w:rPr>
                <w:ins w:id="9800" w:author="Тимофеева Ирина" w:date="2026-01-14T14:53:00Z"/>
                <w:b/>
                <w:szCs w:val="22"/>
                <w:lang w:val="en-US"/>
              </w:rPr>
            </w:pPr>
            <w:ins w:id="9801" w:author="Кирилл Воробьёв" w:date="2026-01-28T12:04:00Z">
              <w:r w:rsidRPr="00752D5D">
                <w:rPr>
                  <w:b/>
                  <w:lang w:val="en-US"/>
                </w:rPr>
                <w:t>Updated</w:t>
              </w:r>
              <w:r>
                <w:rPr>
                  <w:b/>
                </w:rPr>
                <w:t>:</w:t>
              </w:r>
            </w:ins>
            <w:ins w:id="9802" w:author="Кирилл Воробьёв" w:date="2026-01-28T12:51:00Z">
              <w:r w:rsidR="008C3BF2" w:rsidRPr="008C3BF2">
                <w:rPr>
                  <w:bCs/>
                </w:rPr>
                <w:t>UR_Amount_Currency</w:t>
              </w:r>
            </w:ins>
          </w:p>
        </w:tc>
        <w:tc>
          <w:tcPr>
            <w:tcW w:w="500" w:type="pct"/>
          </w:tcPr>
          <w:p w14:paraId="130296E1" w14:textId="77777777" w:rsidR="00D35DF6" w:rsidRPr="00B9499D" w:rsidRDefault="00D35DF6" w:rsidP="00F8492D">
            <w:pPr>
              <w:pStyle w:val="GOSTTablenorm"/>
              <w:rPr>
                <w:ins w:id="9803" w:author="Тимофеева Ирина" w:date="2026-01-14T14:53:00Z"/>
                <w:szCs w:val="22"/>
              </w:rPr>
            </w:pPr>
            <w:ins w:id="9804" w:author="Тимофеева Ирина" w:date="2026-01-14T14:53:00Z">
              <w:r>
                <w:t>Сумма</w:t>
              </w:r>
            </w:ins>
          </w:p>
        </w:tc>
        <w:tc>
          <w:tcPr>
            <w:tcW w:w="300" w:type="pct"/>
          </w:tcPr>
          <w:p w14:paraId="6562EF0E" w14:textId="390A19F4" w:rsidR="00D35DF6" w:rsidRPr="00B9499D" w:rsidRDefault="004A127B" w:rsidP="00F8492D">
            <w:pPr>
              <w:pStyle w:val="GOSTTablenorm"/>
              <w:rPr>
                <w:ins w:id="9805" w:author="Тимофеева Ирина" w:date="2026-01-14T14:53:00Z"/>
                <w:bCs/>
                <w:szCs w:val="22"/>
              </w:rPr>
            </w:pPr>
            <w:ins w:id="9806" w:author="Тимофеева Ирина" w:date="2026-01-14T16:46:00Z">
              <w:r>
                <w:rPr>
                  <w:bCs/>
                  <w:szCs w:val="22"/>
                </w:rPr>
                <w:t>Да</w:t>
              </w:r>
            </w:ins>
          </w:p>
        </w:tc>
        <w:tc>
          <w:tcPr>
            <w:tcW w:w="315" w:type="pct"/>
          </w:tcPr>
          <w:p w14:paraId="1F79EA91" w14:textId="77777777" w:rsidR="00D35DF6" w:rsidRPr="00B9499D" w:rsidRDefault="00D35DF6" w:rsidP="00F8492D">
            <w:pPr>
              <w:pStyle w:val="GOSTTablenorm"/>
              <w:rPr>
                <w:ins w:id="9807" w:author="Тимофеева Ирина" w:date="2026-01-14T14:53:00Z"/>
                <w:szCs w:val="22"/>
              </w:rPr>
            </w:pPr>
            <w:ins w:id="9808" w:author="Тимофеева Ирина" w:date="2026-01-14T14:53:00Z">
              <w:r>
                <w:t>-</w:t>
              </w:r>
            </w:ins>
          </w:p>
        </w:tc>
        <w:tc>
          <w:tcPr>
            <w:tcW w:w="2035" w:type="pct"/>
          </w:tcPr>
          <w:p w14:paraId="64E4317D" w14:textId="49497195" w:rsidR="00D35DF6" w:rsidRPr="0017407D" w:rsidRDefault="00D35DF6" w:rsidP="004203EE">
            <w:pPr>
              <w:pStyle w:val="GOSTTablenorm"/>
              <w:rPr>
                <w:ins w:id="9809" w:author="Тимофеева Ирина" w:date="2026-01-14T14:53:00Z"/>
                <w:szCs w:val="22"/>
              </w:rPr>
            </w:pPr>
            <w:ins w:id="9810" w:author="Тимофеева Ирина" w:date="2026-01-14T14:53:00Z">
              <w:r w:rsidRPr="00B9499D">
                <w:t xml:space="preserve">Сумма </w:t>
              </w:r>
              <w:r>
                <w:t xml:space="preserve">операции </w:t>
              </w:r>
              <w:r w:rsidRPr="00B9499D">
                <w:t>в единицах валюты, указанной в реквизите</w:t>
              </w:r>
              <w:r>
                <w:t xml:space="preserve"> </w:t>
              </w:r>
            </w:ins>
            <w:ins w:id="9811" w:author="Тимофеева Ирина" w:date="2026-01-14T16:45:00Z">
              <w:r w:rsidR="004A127B" w:rsidRPr="004A127B">
                <w:rPr>
                  <w:i/>
                </w:rPr>
                <w:t xml:space="preserve">Код валюты по </w:t>
              </w:r>
              <w:commentRangeStart w:id="9812"/>
              <w:r w:rsidR="004A127B" w:rsidRPr="004A127B">
                <w:rPr>
                  <w:i/>
                </w:rPr>
                <w:t>ОКВ</w:t>
              </w:r>
            </w:ins>
            <w:commentRangeEnd w:id="9812"/>
            <w:ins w:id="9813" w:author="Тимофеева Ирина" w:date="2026-01-14T16:46:00Z">
              <w:r w:rsidR="004A127B" w:rsidRPr="00B9499D">
                <w:rPr>
                  <w:rStyle w:val="afff4"/>
                  <w:sz w:val="22"/>
                  <w:szCs w:val="20"/>
                </w:rPr>
                <w:commentReference w:id="9812"/>
              </w:r>
            </w:ins>
            <w:ins w:id="9814" w:author="Тимофеева Ирина" w:date="2026-01-14T14:53:00Z">
              <w:r w:rsidRPr="00B9499D">
                <w:t xml:space="preserve">, с </w:t>
              </w:r>
              <w:r w:rsidR="004203EE">
                <w:t>точностью 2 знака после запятой</w:t>
              </w:r>
            </w:ins>
          </w:p>
        </w:tc>
      </w:tr>
      <w:tr w:rsidR="00D35DF6" w:rsidRPr="00B9499D" w14:paraId="79F8C8C3" w14:textId="77777777" w:rsidTr="00F8492D">
        <w:trPr>
          <w:ins w:id="9815" w:author="Тимофеева Ирина" w:date="2026-01-14T14:53:00Z"/>
        </w:trPr>
        <w:tc>
          <w:tcPr>
            <w:tcW w:w="1100" w:type="pct"/>
          </w:tcPr>
          <w:p w14:paraId="66BCA39F" w14:textId="77777777" w:rsidR="00D35DF6" w:rsidRPr="00B9499D" w:rsidRDefault="00D35DF6" w:rsidP="00F8492D">
            <w:pPr>
              <w:pStyle w:val="GOSTTablenorm"/>
              <w:rPr>
                <w:ins w:id="9816" w:author="Тимофеева Ирина" w:date="2026-01-14T14:53:00Z"/>
                <w:szCs w:val="22"/>
              </w:rPr>
            </w:pPr>
            <w:ins w:id="9817" w:author="Тимофеева Ирина" w:date="2026-01-14T14:53:00Z">
              <w:r w:rsidRPr="00B9499D">
                <w:rPr>
                  <w:szCs w:val="22"/>
                </w:rPr>
                <w:lastRenderedPageBreak/>
                <w:t>Сум</w:t>
              </w:r>
              <w:r>
                <w:rPr>
                  <w:szCs w:val="22"/>
                </w:rPr>
                <w:t>ма в рублях</w:t>
              </w:r>
            </w:ins>
          </w:p>
        </w:tc>
        <w:tc>
          <w:tcPr>
            <w:tcW w:w="750" w:type="pct"/>
          </w:tcPr>
          <w:p w14:paraId="6DDE0AA9" w14:textId="0176B487" w:rsidR="00D35DF6" w:rsidRPr="00B9499D" w:rsidRDefault="00752D5D" w:rsidP="00F8492D">
            <w:pPr>
              <w:pStyle w:val="GOSTTablenorm"/>
              <w:rPr>
                <w:ins w:id="9818" w:author="Тимофеева Ирина" w:date="2026-01-14T14:53:00Z"/>
                <w:szCs w:val="22"/>
                <w:lang w:val="en-US"/>
              </w:rPr>
            </w:pPr>
            <w:ins w:id="9819" w:author="Кирилл Воробьёв" w:date="2026-01-28T12:04:00Z">
              <w:r w:rsidRPr="00752D5D">
                <w:rPr>
                  <w:b/>
                  <w:lang w:val="en-US"/>
                </w:rPr>
                <w:t>Updated</w:t>
              </w:r>
              <w:r>
                <w:rPr>
                  <w:b/>
                </w:rPr>
                <w:t>:</w:t>
              </w:r>
            </w:ins>
            <w:ins w:id="9820" w:author="Кирилл Воробьёв" w:date="2026-01-28T12:52:00Z">
              <w:r w:rsidR="008C3BF2" w:rsidRPr="008C3BF2">
                <w:rPr>
                  <w:bCs/>
                </w:rPr>
                <w:t>UR_Amount_rub</w:t>
              </w:r>
            </w:ins>
          </w:p>
        </w:tc>
        <w:tc>
          <w:tcPr>
            <w:tcW w:w="500" w:type="pct"/>
          </w:tcPr>
          <w:p w14:paraId="7A4BF7EB" w14:textId="77777777" w:rsidR="00D35DF6" w:rsidRPr="00B9499D" w:rsidRDefault="00D35DF6" w:rsidP="00F8492D">
            <w:pPr>
              <w:pStyle w:val="GOSTTablenorm"/>
              <w:rPr>
                <w:ins w:id="9821" w:author="Тимофеева Ирина" w:date="2026-01-14T14:53:00Z"/>
                <w:szCs w:val="22"/>
                <w:lang w:val="en-US"/>
              </w:rPr>
            </w:pPr>
            <w:ins w:id="9822" w:author="Тимофеева Ирина" w:date="2026-01-14T14:53:00Z">
              <w:r w:rsidRPr="00B9499D">
                <w:rPr>
                  <w:szCs w:val="22"/>
                </w:rPr>
                <w:t>Сумма</w:t>
              </w:r>
            </w:ins>
          </w:p>
        </w:tc>
        <w:tc>
          <w:tcPr>
            <w:tcW w:w="300" w:type="pct"/>
          </w:tcPr>
          <w:p w14:paraId="4F72DC65" w14:textId="57D8929B" w:rsidR="00D35DF6" w:rsidRPr="004A127B" w:rsidRDefault="004A127B" w:rsidP="00F8492D">
            <w:pPr>
              <w:pStyle w:val="GOSTTablenorm"/>
              <w:rPr>
                <w:ins w:id="9823" w:author="Тимофеева Ирина" w:date="2026-01-14T14:53:00Z"/>
                <w:szCs w:val="22"/>
              </w:rPr>
            </w:pPr>
            <w:ins w:id="9824" w:author="Тимофеева Ирина" w:date="2026-01-14T16:46:00Z">
              <w:r>
                <w:rPr>
                  <w:szCs w:val="22"/>
                </w:rPr>
                <w:t>Да</w:t>
              </w:r>
            </w:ins>
          </w:p>
        </w:tc>
        <w:tc>
          <w:tcPr>
            <w:tcW w:w="315" w:type="pct"/>
          </w:tcPr>
          <w:p w14:paraId="047DE96F" w14:textId="27568D93" w:rsidR="00D35DF6" w:rsidRPr="004A127B" w:rsidRDefault="004A127B" w:rsidP="00F8492D">
            <w:pPr>
              <w:pStyle w:val="GOSTTablenorm"/>
              <w:rPr>
                <w:ins w:id="9825" w:author="Тимофеева Ирина" w:date="2026-01-14T14:53:00Z"/>
                <w:szCs w:val="22"/>
              </w:rPr>
            </w:pPr>
            <w:ins w:id="9826" w:author="Тимофеева Ирина" w:date="2026-01-14T16:53:00Z">
              <w:r>
                <w:rPr>
                  <w:szCs w:val="22"/>
                </w:rPr>
                <w:t>-</w:t>
              </w:r>
            </w:ins>
          </w:p>
        </w:tc>
        <w:tc>
          <w:tcPr>
            <w:tcW w:w="2035" w:type="pct"/>
          </w:tcPr>
          <w:p w14:paraId="22217E58" w14:textId="1C8A7285" w:rsidR="00D35DF6" w:rsidRPr="00B9499D" w:rsidRDefault="004203EE" w:rsidP="00F8492D">
            <w:pPr>
              <w:pStyle w:val="GOSTTablenorm"/>
              <w:rPr>
                <w:ins w:id="9827" w:author="Тимофеева Ирина" w:date="2026-01-14T14:53:00Z"/>
                <w:bCs/>
                <w:szCs w:val="22"/>
              </w:rPr>
            </w:pPr>
            <w:ins w:id="9828" w:author="Тимофеева Ирина" w:date="2026-01-15T11:56:00Z">
              <w:r w:rsidRPr="00B9499D">
                <w:t>Сумма платежа в рублевом эквиваленте с точностью 2 знака посл</w:t>
              </w:r>
              <w:r>
                <w:t>е запятой</w:t>
              </w:r>
            </w:ins>
          </w:p>
        </w:tc>
      </w:tr>
      <w:tr w:rsidR="009042A9" w:rsidRPr="00B9499D" w14:paraId="2F9A2B48" w14:textId="77777777" w:rsidTr="00F8492D">
        <w:trPr>
          <w:ins w:id="9829" w:author="Тимофеева Ирина EXP-328522" w:date="2026-04-23T17:49:00Z"/>
        </w:trPr>
        <w:tc>
          <w:tcPr>
            <w:tcW w:w="1100" w:type="pct"/>
          </w:tcPr>
          <w:p w14:paraId="141EBDED" w14:textId="05750CBF" w:rsidR="009042A9" w:rsidRPr="00B9499D" w:rsidRDefault="009042A9" w:rsidP="009042A9">
            <w:pPr>
              <w:pStyle w:val="GOSTTablenorm"/>
              <w:rPr>
                <w:ins w:id="9830" w:author="Тимофеева Ирина EXP-328522" w:date="2026-04-23T17:49:00Z"/>
                <w:szCs w:val="22"/>
              </w:rPr>
            </w:pPr>
            <w:ins w:id="9831" w:author="Тимофеева Ирина EXP-328522" w:date="2026-04-23T17:49:00Z">
              <w:r>
                <w:rPr>
                  <w:szCs w:val="22"/>
                </w:rPr>
                <w:t xml:space="preserve">Расчетная сумма в рублях </w:t>
              </w:r>
              <w:commentRangeStart w:id="9832"/>
              <w:r>
                <w:rPr>
                  <w:szCs w:val="22"/>
                </w:rPr>
                <w:t>уточненная</w:t>
              </w:r>
              <w:commentRangeEnd w:id="9832"/>
              <w:r>
                <w:rPr>
                  <w:rStyle w:val="afff4"/>
                </w:rPr>
                <w:commentReference w:id="9832"/>
              </w:r>
            </w:ins>
          </w:p>
        </w:tc>
        <w:tc>
          <w:tcPr>
            <w:tcW w:w="750" w:type="pct"/>
          </w:tcPr>
          <w:p w14:paraId="7A68EBF6" w14:textId="77777777" w:rsidR="009042A9" w:rsidRPr="009042A9" w:rsidRDefault="009042A9" w:rsidP="009042A9">
            <w:pPr>
              <w:pStyle w:val="GOSTTablenorm"/>
              <w:rPr>
                <w:ins w:id="9833" w:author="Тимофеева Ирина EXP-328522" w:date="2026-04-23T17:49:00Z"/>
                <w:b/>
              </w:rPr>
            </w:pPr>
          </w:p>
        </w:tc>
        <w:tc>
          <w:tcPr>
            <w:tcW w:w="500" w:type="pct"/>
          </w:tcPr>
          <w:p w14:paraId="2631256B" w14:textId="40087E03" w:rsidR="009042A9" w:rsidRPr="00B9499D" w:rsidRDefault="009042A9" w:rsidP="009042A9">
            <w:pPr>
              <w:pStyle w:val="GOSTTablenorm"/>
              <w:rPr>
                <w:ins w:id="9834" w:author="Тимофеева Ирина EXP-328522" w:date="2026-04-23T17:49:00Z"/>
                <w:szCs w:val="22"/>
              </w:rPr>
            </w:pPr>
            <w:ins w:id="9835" w:author="Тимофеева Ирина EXP-328522" w:date="2026-04-23T17:49:00Z">
              <w:r>
                <w:t>Сумма</w:t>
              </w:r>
            </w:ins>
          </w:p>
        </w:tc>
        <w:tc>
          <w:tcPr>
            <w:tcW w:w="300" w:type="pct"/>
          </w:tcPr>
          <w:p w14:paraId="467546D3" w14:textId="20D711BB" w:rsidR="009042A9" w:rsidRDefault="009042A9" w:rsidP="009042A9">
            <w:pPr>
              <w:pStyle w:val="GOSTTablenorm"/>
              <w:rPr>
                <w:ins w:id="9836" w:author="Тимофеева Ирина EXP-328522" w:date="2026-04-23T17:49:00Z"/>
                <w:szCs w:val="22"/>
              </w:rPr>
            </w:pPr>
            <w:ins w:id="9837" w:author="Тимофеева Ирина EXP-328522" w:date="2026-04-23T17:49:00Z">
              <w:r>
                <w:t>Нет</w:t>
              </w:r>
            </w:ins>
          </w:p>
        </w:tc>
        <w:tc>
          <w:tcPr>
            <w:tcW w:w="315" w:type="pct"/>
          </w:tcPr>
          <w:p w14:paraId="1C2AD509" w14:textId="77777777" w:rsidR="009042A9" w:rsidRDefault="009042A9" w:rsidP="009042A9">
            <w:pPr>
              <w:pStyle w:val="GOSTTablenorm"/>
              <w:rPr>
                <w:ins w:id="9838" w:author="Тимофеева Ирина EXP-328522" w:date="2026-04-23T17:49:00Z"/>
                <w:szCs w:val="22"/>
              </w:rPr>
            </w:pPr>
          </w:p>
        </w:tc>
        <w:tc>
          <w:tcPr>
            <w:tcW w:w="2035" w:type="pct"/>
          </w:tcPr>
          <w:p w14:paraId="323B7F94" w14:textId="75D00833" w:rsidR="009042A9" w:rsidRPr="00B9499D" w:rsidRDefault="009042A9" w:rsidP="009042A9">
            <w:pPr>
              <w:pStyle w:val="GOSTTablenorm"/>
              <w:rPr>
                <w:ins w:id="9839" w:author="Тимофеева Ирина EXP-328522" w:date="2026-04-23T17:49:00Z"/>
              </w:rPr>
            </w:pPr>
            <w:ins w:id="9840" w:author="Тимофеева Ирина EXP-328522" w:date="2026-04-23T17:49:00Z">
              <w:r>
                <w:t xml:space="preserve">Сумма операции в </w:t>
              </w:r>
              <w:r w:rsidRPr="007036CE">
                <w:t>валюте Российской Федерации (в рублях), с точностью 2 знака после запятой</w:t>
              </w:r>
            </w:ins>
          </w:p>
        </w:tc>
      </w:tr>
    </w:tbl>
    <w:p w14:paraId="0CDFE00F" w14:textId="77777777" w:rsidR="006703EA" w:rsidRPr="006703EA" w:rsidRDefault="006703EA" w:rsidP="00EA35A6">
      <w:pPr>
        <w:pStyle w:val="GOSTNormal"/>
      </w:pPr>
      <w:bookmarkStart w:id="9841" w:name="_GoBack"/>
      <w:bookmarkEnd w:id="9841"/>
    </w:p>
    <w:bookmarkStart w:id="9842" w:name="_Запрос_на_сторнирование"/>
    <w:bookmarkStart w:id="9843" w:name="_Toc131524529"/>
    <w:bookmarkStart w:id="9844" w:name="_Toc131524799"/>
    <w:bookmarkStart w:id="9845" w:name="_Toc131524533"/>
    <w:bookmarkStart w:id="9846" w:name="_Toc131524803"/>
    <w:bookmarkStart w:id="9847" w:name="_Toc131524534"/>
    <w:bookmarkStart w:id="9848" w:name="_Toc131524804"/>
    <w:bookmarkStart w:id="9849" w:name="_Toc131524535"/>
    <w:bookmarkStart w:id="9850" w:name="_Toc131524805"/>
    <w:bookmarkStart w:id="9851" w:name="_Toc131524536"/>
    <w:bookmarkStart w:id="9852" w:name="_Toc131524806"/>
    <w:bookmarkStart w:id="9853" w:name="_Toc131524537"/>
    <w:bookmarkStart w:id="9854" w:name="_Toc131524807"/>
    <w:bookmarkStart w:id="9855" w:name="_Toc131524538"/>
    <w:bookmarkStart w:id="9856" w:name="_Toc131524808"/>
    <w:bookmarkStart w:id="9857" w:name="_Toc131524539"/>
    <w:bookmarkStart w:id="9858" w:name="_Toc131524809"/>
    <w:bookmarkStart w:id="9859" w:name="_Toc131524540"/>
    <w:bookmarkStart w:id="9860" w:name="_Toc131524810"/>
    <w:bookmarkStart w:id="9861" w:name="_Toc131524541"/>
    <w:bookmarkStart w:id="9862" w:name="_Toc131524811"/>
    <w:bookmarkStart w:id="9863" w:name="_Приложение_1"/>
    <w:bookmarkStart w:id="9864" w:name="_Приложение_1_Перечень"/>
    <w:bookmarkStart w:id="9865" w:name="_Запросы_по_управлению"/>
    <w:bookmarkStart w:id="9866" w:name="_Toc131524657"/>
    <w:bookmarkStart w:id="9867" w:name="_Toc131524927"/>
    <w:bookmarkStart w:id="9868" w:name="_Toc131524669"/>
    <w:bookmarkStart w:id="9869" w:name="_Toc131524939"/>
    <w:bookmarkStart w:id="9870" w:name="_Toc131524670"/>
    <w:bookmarkStart w:id="9871" w:name="_Toc131524940"/>
    <w:bookmarkStart w:id="9872" w:name="_Toc131524671"/>
    <w:bookmarkStart w:id="9873" w:name="_Toc131524941"/>
    <w:bookmarkStart w:id="9874" w:name="_Toc131524672"/>
    <w:bookmarkStart w:id="9875" w:name="_Toc131524942"/>
    <w:bookmarkStart w:id="9876" w:name="_Toc131524676"/>
    <w:bookmarkStart w:id="9877" w:name="_Toc131524946"/>
    <w:bookmarkStart w:id="9878" w:name="_Toc131524681"/>
    <w:bookmarkStart w:id="9879" w:name="_Toc131524951"/>
    <w:bookmarkStart w:id="9880" w:name="_Toc131524688"/>
    <w:bookmarkStart w:id="9881" w:name="_Toc131524958"/>
    <w:bookmarkStart w:id="9882" w:name="_Toc131524692"/>
    <w:bookmarkStart w:id="9883" w:name="_Toc131524962"/>
    <w:bookmarkEnd w:id="9842"/>
    <w:bookmarkEnd w:id="9843"/>
    <w:bookmarkEnd w:id="9844"/>
    <w:bookmarkEnd w:id="9845"/>
    <w:bookmarkEnd w:id="9846"/>
    <w:bookmarkEnd w:id="9847"/>
    <w:bookmarkEnd w:id="9848"/>
    <w:bookmarkEnd w:id="9849"/>
    <w:bookmarkEnd w:id="9850"/>
    <w:bookmarkEnd w:id="9851"/>
    <w:bookmarkEnd w:id="9852"/>
    <w:bookmarkEnd w:id="9853"/>
    <w:bookmarkEnd w:id="9854"/>
    <w:bookmarkEnd w:id="9855"/>
    <w:bookmarkEnd w:id="9856"/>
    <w:bookmarkEnd w:id="9857"/>
    <w:bookmarkEnd w:id="9858"/>
    <w:bookmarkEnd w:id="9859"/>
    <w:bookmarkEnd w:id="9860"/>
    <w:bookmarkEnd w:id="9861"/>
    <w:bookmarkEnd w:id="9862"/>
    <w:bookmarkEnd w:id="9863"/>
    <w:bookmarkEnd w:id="9864"/>
    <w:bookmarkEnd w:id="9865"/>
    <w:bookmarkEnd w:id="9866"/>
    <w:bookmarkEnd w:id="9867"/>
    <w:bookmarkEnd w:id="9868"/>
    <w:bookmarkEnd w:id="9869"/>
    <w:bookmarkEnd w:id="9870"/>
    <w:bookmarkEnd w:id="9871"/>
    <w:bookmarkEnd w:id="9872"/>
    <w:bookmarkEnd w:id="9873"/>
    <w:bookmarkEnd w:id="9874"/>
    <w:bookmarkEnd w:id="9875"/>
    <w:bookmarkEnd w:id="9876"/>
    <w:bookmarkEnd w:id="9877"/>
    <w:bookmarkEnd w:id="9878"/>
    <w:bookmarkEnd w:id="9879"/>
    <w:bookmarkEnd w:id="9880"/>
    <w:bookmarkEnd w:id="9881"/>
    <w:bookmarkEnd w:id="9882"/>
    <w:bookmarkEnd w:id="9883"/>
    <w:p w14:paraId="4E93D09B" w14:textId="5DD7EB1B" w:rsidR="004B131F" w:rsidRPr="004B131F" w:rsidRDefault="004B131F" w:rsidP="004B131F">
      <w:pPr>
        <w:pStyle w:val="a3"/>
      </w:pPr>
      <w:r>
        <w:lastRenderedPageBreak/>
        <w:fldChar w:fldCharType="begin"/>
      </w:r>
      <w:r>
        <w:instrText xml:space="preserve"> SEQ Приложение \* ARABIC </w:instrText>
      </w:r>
      <w:r>
        <w:fldChar w:fldCharType="separate"/>
      </w:r>
      <w:bookmarkStart w:id="9884" w:name="_Ref155792394"/>
      <w:bookmarkStart w:id="9885" w:name="_Toc226563154"/>
      <w:r w:rsidR="00AB1BE0">
        <w:rPr>
          <w:noProof/>
        </w:rPr>
        <w:t>1</w:t>
      </w:r>
      <w:bookmarkEnd w:id="9884"/>
      <w:r>
        <w:fldChar w:fldCharType="end"/>
      </w:r>
      <w:r>
        <w:t xml:space="preserve">. </w:t>
      </w:r>
      <w:r w:rsidRPr="00B656AE">
        <w:t>ПЕРЕЧЕНЬ АТРИБУТОВ ДОКУМЕНТОВ, ЗАПОЛНЯЕМЫХ В SVAP ПО РЕЗУЛЬТАТАМ ОБРАБОТКИ ЗАПРОСОВ НА ПОДБОР/ СТОРНИРОВАНИЕ / ПЕРЕФОРМИРОВАНИЕ ЗАПИСЕЙ УЧЕТА</w:t>
      </w:r>
      <w:bookmarkEnd w:id="9885"/>
    </w:p>
    <w:p w14:paraId="72C44742" w14:textId="6A3C60DE" w:rsidR="00512B7E" w:rsidRDefault="00512B7E" w:rsidP="00512B7E">
      <w:pPr>
        <w:jc w:val="left"/>
        <w:rPr>
          <w:spacing w:val="-4"/>
          <w:szCs w:val="24"/>
        </w:rPr>
      </w:pPr>
      <w:r w:rsidRPr="00765CA8">
        <w:rPr>
          <w:rStyle w:val="GOSTNormal0"/>
        </w:rPr>
        <w:t xml:space="preserve">Перечень атрибутов, </w:t>
      </w:r>
      <w:r w:rsidR="00550F9C" w:rsidRPr="00765CA8">
        <w:rPr>
          <w:rStyle w:val="GOSTNormal0"/>
        </w:rPr>
        <w:t>общих для всех типов документов</w:t>
      </w:r>
      <w:r w:rsidRPr="00765CA8">
        <w:rPr>
          <w:rStyle w:val="GOSTNormal0"/>
        </w:rPr>
        <w:t>, приведен в</w:t>
      </w:r>
      <w:r w:rsidR="00765CA8">
        <w:rPr>
          <w:rStyle w:val="GOSTNormal0"/>
        </w:rPr>
        <w:t xml:space="preserve"> таблице </w:t>
      </w:r>
      <w:r w:rsidR="00765CA8">
        <w:rPr>
          <w:rStyle w:val="GOSTNormal0"/>
        </w:rPr>
        <w:fldChar w:fldCharType="begin"/>
      </w:r>
      <w:r w:rsidR="00765CA8">
        <w:rPr>
          <w:rStyle w:val="GOSTNormal0"/>
        </w:rPr>
        <w:instrText xml:space="preserve"> REF _Ref155795056 \h </w:instrText>
      </w:r>
      <w:r w:rsidR="00765CA8">
        <w:rPr>
          <w:rStyle w:val="GOSTNormal0"/>
        </w:rPr>
      </w:r>
      <w:r w:rsidR="00765CA8">
        <w:rPr>
          <w:rStyle w:val="GOSTNormal0"/>
        </w:rPr>
        <w:fldChar w:fldCharType="separate"/>
      </w:r>
      <w:r w:rsidR="00AB1BE0">
        <w:rPr>
          <w:noProof/>
        </w:rPr>
        <w:t>22</w:t>
      </w:r>
      <w:r w:rsidR="00765CA8">
        <w:rPr>
          <w:rStyle w:val="GOSTNormal0"/>
        </w:rPr>
        <w:fldChar w:fldCharType="end"/>
      </w:r>
      <w:r w:rsidRPr="00B9499D">
        <w:rPr>
          <w:spacing w:val="-4"/>
          <w:szCs w:val="24"/>
        </w:rPr>
        <w:t>.</w:t>
      </w:r>
    </w:p>
    <w:p w14:paraId="19BE4C4E" w14:textId="272A5E92" w:rsidR="00765CA8" w:rsidRDefault="00287672" w:rsidP="00765CA8">
      <w:pPr>
        <w:pStyle w:val="GOSTNameTable"/>
      </w:pPr>
      <w:r>
        <w:rPr>
          <w:noProof/>
        </w:rPr>
        <w:fldChar w:fldCharType="begin"/>
      </w:r>
      <w:r>
        <w:rPr>
          <w:noProof/>
        </w:rPr>
        <w:instrText xml:space="preserve"> SEQ Таблица \* ARABIC </w:instrText>
      </w:r>
      <w:r>
        <w:rPr>
          <w:noProof/>
        </w:rPr>
        <w:fldChar w:fldCharType="separate"/>
      </w:r>
      <w:bookmarkStart w:id="9886" w:name="_Ref155795056"/>
      <w:bookmarkStart w:id="9887" w:name="_Toc226563178"/>
      <w:r w:rsidR="00AB1BE0">
        <w:rPr>
          <w:noProof/>
        </w:rPr>
        <w:t>22</w:t>
      </w:r>
      <w:bookmarkEnd w:id="9886"/>
      <w:r>
        <w:rPr>
          <w:noProof/>
        </w:rPr>
        <w:fldChar w:fldCharType="end"/>
      </w:r>
      <w:r w:rsidR="00765CA8">
        <w:t xml:space="preserve"> - </w:t>
      </w:r>
      <w:r w:rsidR="00765CA8" w:rsidRPr="007536B4">
        <w:t>Перечень атрибутов, общих для всех типов документов</w:t>
      </w:r>
      <w:bookmarkEnd w:id="9887"/>
    </w:p>
    <w:tbl>
      <w:tblPr>
        <w:tblStyle w:val="GOSTTable"/>
        <w:tblW w:w="4966" w:type="pct"/>
        <w:tblLayout w:type="fixed"/>
        <w:tblLook w:val="07E0" w:firstRow="1" w:lastRow="1" w:firstColumn="1" w:lastColumn="1" w:noHBand="1" w:noVBand="1"/>
      </w:tblPr>
      <w:tblGrid>
        <w:gridCol w:w="3472"/>
        <w:gridCol w:w="945"/>
        <w:gridCol w:w="3472"/>
        <w:gridCol w:w="3472"/>
        <w:gridCol w:w="4292"/>
      </w:tblGrid>
      <w:tr w:rsidR="00512B7E" w:rsidRPr="00B9499D" w14:paraId="7FD623F2" w14:textId="77777777" w:rsidTr="00AD0A38">
        <w:trPr>
          <w:cnfStyle w:val="100000000000" w:firstRow="1" w:lastRow="0" w:firstColumn="0" w:lastColumn="0" w:oddVBand="0" w:evenVBand="0" w:oddHBand="0" w:evenHBand="0" w:firstRowFirstColumn="0" w:firstRowLastColumn="0" w:lastRowFirstColumn="0" w:lastRowLastColumn="0"/>
        </w:trPr>
        <w:tc>
          <w:tcPr>
            <w:tcW w:w="1109" w:type="pct"/>
          </w:tcPr>
          <w:p w14:paraId="6EEEA5BC" w14:textId="77777777" w:rsidR="00512B7E" w:rsidRPr="00B9499D" w:rsidRDefault="00512B7E" w:rsidP="002F6952">
            <w:pPr>
              <w:pStyle w:val="GOSTTableHead"/>
              <w:rPr>
                <w:szCs w:val="22"/>
              </w:rPr>
            </w:pPr>
            <w:r w:rsidRPr="109D8E8A">
              <w:t>Наименование атрибута</w:t>
            </w:r>
            <w:r w:rsidRPr="109D8E8A">
              <w:rPr>
                <w:rStyle w:val="af6"/>
                <w:b w:val="0"/>
                <w:bCs w:val="0"/>
              </w:rPr>
              <w:footnoteReference w:id="8"/>
            </w:r>
          </w:p>
        </w:tc>
        <w:tc>
          <w:tcPr>
            <w:tcW w:w="302" w:type="pct"/>
          </w:tcPr>
          <w:p w14:paraId="545919C0" w14:textId="77777777" w:rsidR="00512B7E" w:rsidRPr="00B9499D" w:rsidRDefault="00512B7E" w:rsidP="002F6952">
            <w:pPr>
              <w:pStyle w:val="GOSTTableHead"/>
              <w:rPr>
                <w:szCs w:val="22"/>
              </w:rPr>
            </w:pPr>
            <w:r w:rsidRPr="00B9499D">
              <w:rPr>
                <w:szCs w:val="22"/>
              </w:rPr>
              <w:t>Вычисляемый атрибут</w:t>
            </w:r>
          </w:p>
        </w:tc>
        <w:tc>
          <w:tcPr>
            <w:tcW w:w="1109" w:type="pct"/>
          </w:tcPr>
          <w:p w14:paraId="793DCFB6" w14:textId="77777777" w:rsidR="00512B7E" w:rsidRPr="00B9499D" w:rsidRDefault="00512B7E" w:rsidP="002F6952">
            <w:pPr>
              <w:pStyle w:val="GOSTTableHead"/>
              <w:rPr>
                <w:szCs w:val="22"/>
              </w:rPr>
            </w:pPr>
            <w:r w:rsidRPr="00B9499D">
              <w:rPr>
                <w:szCs w:val="22"/>
              </w:rPr>
              <w:t>Описание атрибута</w:t>
            </w:r>
          </w:p>
        </w:tc>
        <w:tc>
          <w:tcPr>
            <w:tcW w:w="1109" w:type="pct"/>
          </w:tcPr>
          <w:p w14:paraId="535667B6" w14:textId="77777777" w:rsidR="00512B7E" w:rsidRPr="00B9499D" w:rsidRDefault="00512B7E" w:rsidP="002F6952">
            <w:pPr>
              <w:pStyle w:val="GOSTTableHead"/>
              <w:rPr>
                <w:szCs w:val="22"/>
              </w:rPr>
            </w:pPr>
            <w:r w:rsidRPr="00B9499D">
              <w:rPr>
                <w:szCs w:val="22"/>
              </w:rPr>
              <w:t>Реквизит документа (наименование тега)</w:t>
            </w:r>
          </w:p>
        </w:tc>
        <w:tc>
          <w:tcPr>
            <w:tcW w:w="1371" w:type="pct"/>
          </w:tcPr>
          <w:p w14:paraId="34D58EDA" w14:textId="77777777" w:rsidR="00512B7E" w:rsidRPr="00B9499D" w:rsidRDefault="00512B7E" w:rsidP="002F6952">
            <w:pPr>
              <w:pStyle w:val="GOSTTableHead"/>
              <w:rPr>
                <w:szCs w:val="22"/>
              </w:rPr>
            </w:pPr>
            <w:r w:rsidRPr="00B9499D">
              <w:rPr>
                <w:szCs w:val="22"/>
              </w:rPr>
              <w:t>Алгоритм вычисления</w:t>
            </w:r>
          </w:p>
        </w:tc>
      </w:tr>
      <w:tr w:rsidR="00512B7E" w:rsidRPr="00B9499D" w14:paraId="12A625E0" w14:textId="77777777" w:rsidTr="00AD0A38">
        <w:tc>
          <w:tcPr>
            <w:tcW w:w="1109" w:type="pct"/>
          </w:tcPr>
          <w:p w14:paraId="552E0A8D" w14:textId="0119E0F7" w:rsidR="00512B7E" w:rsidRPr="00B9499D" w:rsidRDefault="00512B7E" w:rsidP="002F6952">
            <w:pPr>
              <w:pStyle w:val="GOSTTablenorm"/>
              <w:rPr>
                <w:szCs w:val="22"/>
              </w:rPr>
            </w:pPr>
            <w:r w:rsidRPr="00B9499D">
              <w:rPr>
                <w:szCs w:val="22"/>
              </w:rPr>
              <w:t>Система_отправитель</w:t>
            </w:r>
            <w:r w:rsidR="0005643E" w:rsidRPr="00B9499D">
              <w:rPr>
                <w:szCs w:val="22"/>
              </w:rPr>
              <w:t>*</w:t>
            </w:r>
          </w:p>
        </w:tc>
        <w:tc>
          <w:tcPr>
            <w:tcW w:w="302" w:type="pct"/>
          </w:tcPr>
          <w:p w14:paraId="6257A501" w14:textId="77777777" w:rsidR="00512B7E" w:rsidRPr="00B9499D" w:rsidRDefault="00512B7E" w:rsidP="002F6952">
            <w:pPr>
              <w:pStyle w:val="GOSTTablenorm"/>
              <w:rPr>
                <w:szCs w:val="22"/>
              </w:rPr>
            </w:pPr>
            <w:r w:rsidRPr="00B9499D">
              <w:rPr>
                <w:szCs w:val="22"/>
              </w:rPr>
              <w:t>нет</w:t>
            </w:r>
          </w:p>
        </w:tc>
        <w:tc>
          <w:tcPr>
            <w:tcW w:w="1109" w:type="pct"/>
          </w:tcPr>
          <w:p w14:paraId="5761F2C6" w14:textId="77777777" w:rsidR="00512B7E" w:rsidRPr="00B9499D" w:rsidRDefault="00512B7E" w:rsidP="002F6952">
            <w:pPr>
              <w:pStyle w:val="GOSTTablenorm"/>
              <w:rPr>
                <w:szCs w:val="22"/>
              </w:rPr>
            </w:pPr>
            <w:r w:rsidRPr="00B9499D">
              <w:rPr>
                <w:szCs w:val="22"/>
              </w:rPr>
              <w:t>Функциональная подсистема ГИИС ЭБ, направившая запрос (ПУР ЭБ, ПУиО ЭБ и др.)</w:t>
            </w:r>
          </w:p>
        </w:tc>
        <w:tc>
          <w:tcPr>
            <w:tcW w:w="1109" w:type="pct"/>
          </w:tcPr>
          <w:p w14:paraId="63AB86D8" w14:textId="77777777" w:rsidR="00512B7E" w:rsidRPr="00B9499D" w:rsidRDefault="00512B7E" w:rsidP="002F6952">
            <w:pPr>
              <w:pStyle w:val="GOSTTablenorm"/>
              <w:rPr>
                <w:szCs w:val="22"/>
              </w:rPr>
            </w:pPr>
            <w:r w:rsidRPr="00B9499D">
              <w:rPr>
                <w:szCs w:val="22"/>
              </w:rPr>
              <w:t>Source</w:t>
            </w:r>
          </w:p>
        </w:tc>
        <w:tc>
          <w:tcPr>
            <w:tcW w:w="1371" w:type="pct"/>
          </w:tcPr>
          <w:p w14:paraId="46610268" w14:textId="77777777" w:rsidR="00512B7E" w:rsidRPr="00B9499D" w:rsidRDefault="00512B7E" w:rsidP="00726940">
            <w:pPr>
              <w:jc w:val="center"/>
              <w:rPr>
                <w:sz w:val="22"/>
                <w:szCs w:val="22"/>
              </w:rPr>
            </w:pPr>
          </w:p>
        </w:tc>
      </w:tr>
      <w:tr w:rsidR="00512B7E" w:rsidRPr="00B9499D" w14:paraId="496BC10D" w14:textId="77777777" w:rsidTr="00AD0A38">
        <w:tc>
          <w:tcPr>
            <w:tcW w:w="1109" w:type="pct"/>
          </w:tcPr>
          <w:p w14:paraId="0B07D0E7" w14:textId="77777777" w:rsidR="00512B7E" w:rsidRPr="00B9499D" w:rsidRDefault="00512B7E" w:rsidP="002F6952">
            <w:pPr>
              <w:pStyle w:val="GOSTTablenorm"/>
              <w:rPr>
                <w:szCs w:val="22"/>
              </w:rPr>
            </w:pPr>
            <w:r w:rsidRPr="00B9499D">
              <w:rPr>
                <w:szCs w:val="22"/>
              </w:rPr>
              <w:t>Субъект_учета</w:t>
            </w:r>
          </w:p>
        </w:tc>
        <w:tc>
          <w:tcPr>
            <w:tcW w:w="302" w:type="pct"/>
          </w:tcPr>
          <w:p w14:paraId="45E5EF2E" w14:textId="77777777" w:rsidR="00512B7E" w:rsidRPr="00B9499D" w:rsidRDefault="00512B7E" w:rsidP="002F6952">
            <w:pPr>
              <w:pStyle w:val="GOSTTablenorm"/>
              <w:rPr>
                <w:szCs w:val="22"/>
              </w:rPr>
            </w:pPr>
            <w:r w:rsidRPr="00B9499D">
              <w:rPr>
                <w:szCs w:val="22"/>
              </w:rPr>
              <w:t>нет</w:t>
            </w:r>
          </w:p>
        </w:tc>
        <w:tc>
          <w:tcPr>
            <w:tcW w:w="1109" w:type="pct"/>
          </w:tcPr>
          <w:p w14:paraId="21159992" w14:textId="289F97DF" w:rsidR="00512B7E" w:rsidRPr="00B9499D" w:rsidRDefault="00512B7E" w:rsidP="002F6952">
            <w:pPr>
              <w:pStyle w:val="GOSTTablenorm"/>
              <w:rPr>
                <w:szCs w:val="22"/>
              </w:rPr>
            </w:pPr>
            <w:r w:rsidRPr="00B9499D">
              <w:rPr>
                <w:szCs w:val="22"/>
              </w:rPr>
              <w:t>Субъект учета (код ТОФК</w:t>
            </w:r>
            <w:r w:rsidR="00550F9C">
              <w:rPr>
                <w:szCs w:val="22"/>
              </w:rPr>
              <w:t>/ЦС по учету</w:t>
            </w:r>
            <w:r w:rsidRPr="00B9499D">
              <w:rPr>
                <w:szCs w:val="22"/>
              </w:rPr>
              <w:t>, в котором проводится операция)</w:t>
            </w:r>
          </w:p>
        </w:tc>
        <w:tc>
          <w:tcPr>
            <w:tcW w:w="1109" w:type="pct"/>
          </w:tcPr>
          <w:p w14:paraId="54B1320E" w14:textId="77777777" w:rsidR="00512B7E" w:rsidRPr="00B9499D" w:rsidRDefault="00512B7E" w:rsidP="002F6952">
            <w:pPr>
              <w:pStyle w:val="GOSTTablenorm"/>
              <w:rPr>
                <w:szCs w:val="22"/>
              </w:rPr>
            </w:pPr>
            <w:r w:rsidRPr="00B9499D">
              <w:rPr>
                <w:szCs w:val="22"/>
              </w:rPr>
              <w:t>Subject</w:t>
            </w:r>
          </w:p>
        </w:tc>
        <w:tc>
          <w:tcPr>
            <w:tcW w:w="1371" w:type="pct"/>
          </w:tcPr>
          <w:p w14:paraId="2CDA2FE2" w14:textId="77777777" w:rsidR="00512B7E" w:rsidRPr="00B9499D" w:rsidRDefault="00512B7E" w:rsidP="00726940">
            <w:pPr>
              <w:jc w:val="center"/>
              <w:rPr>
                <w:sz w:val="22"/>
                <w:szCs w:val="22"/>
              </w:rPr>
            </w:pPr>
          </w:p>
        </w:tc>
      </w:tr>
      <w:tr w:rsidR="00AD0A38" w:rsidRPr="00B9499D" w14:paraId="68118253" w14:textId="77777777" w:rsidTr="00AD0A38">
        <w:trPr>
          <w:ins w:id="9890" w:author="Сатлер Марина Викторовна" w:date="2026-04-08T17:29:00Z"/>
        </w:trPr>
        <w:tc>
          <w:tcPr>
            <w:tcW w:w="1109" w:type="pct"/>
          </w:tcPr>
          <w:p w14:paraId="7139337A" w14:textId="56A5687D" w:rsidR="00AD0A38" w:rsidRPr="00AD0A38" w:rsidRDefault="00AD0A38" w:rsidP="00AD0A38">
            <w:pPr>
              <w:pStyle w:val="GOSTTablenorm"/>
              <w:rPr>
                <w:ins w:id="9891" w:author="Сатлер Марина Викторовна" w:date="2026-04-08T17:29:00Z"/>
                <w:szCs w:val="22"/>
                <w:highlight w:val="green"/>
              </w:rPr>
            </w:pPr>
            <w:commentRangeStart w:id="9892"/>
            <w:ins w:id="9893" w:author="Сатлер Марина Викторовна" w:date="2026-04-08T17:29:00Z">
              <w:r w:rsidRPr="00AD0A38">
                <w:rPr>
                  <w:szCs w:val="22"/>
                  <w:highlight w:val="green"/>
                </w:rPr>
                <w:t>Инициатор_события_учета*</w:t>
              </w:r>
            </w:ins>
          </w:p>
        </w:tc>
        <w:tc>
          <w:tcPr>
            <w:tcW w:w="302" w:type="pct"/>
          </w:tcPr>
          <w:p w14:paraId="3A78CD0D" w14:textId="22D91DD8" w:rsidR="00AD0A38" w:rsidRPr="00AD0A38" w:rsidRDefault="00AD0A38" w:rsidP="00AD0A38">
            <w:pPr>
              <w:pStyle w:val="GOSTTablenorm"/>
              <w:rPr>
                <w:ins w:id="9894" w:author="Сатлер Марина Викторовна" w:date="2026-04-08T17:29:00Z"/>
                <w:szCs w:val="22"/>
                <w:highlight w:val="green"/>
              </w:rPr>
            </w:pPr>
            <w:ins w:id="9895" w:author="Сатлер Марина Викторовна" w:date="2026-04-08T17:29:00Z">
              <w:r w:rsidRPr="00AD0A38">
                <w:rPr>
                  <w:highlight w:val="green"/>
                </w:rPr>
                <w:t>нет</w:t>
              </w:r>
            </w:ins>
          </w:p>
        </w:tc>
        <w:tc>
          <w:tcPr>
            <w:tcW w:w="1109" w:type="pct"/>
          </w:tcPr>
          <w:p w14:paraId="475F3DC5" w14:textId="7E5A9C11" w:rsidR="00AD0A38" w:rsidRPr="00AD0A38" w:rsidRDefault="00AD0A38" w:rsidP="00AD0A38">
            <w:pPr>
              <w:pStyle w:val="GOSTTablenorm"/>
              <w:rPr>
                <w:ins w:id="9896" w:author="Сатлер Марина Викторовна" w:date="2026-04-08T17:29:00Z"/>
                <w:szCs w:val="22"/>
                <w:highlight w:val="green"/>
              </w:rPr>
            </w:pPr>
            <w:ins w:id="9897" w:author="Сатлер Марина Викторовна" w:date="2026-04-08T17:29:00Z">
              <w:r w:rsidRPr="00AD0A38">
                <w:rPr>
                  <w:highlight w:val="green"/>
                </w:rPr>
                <w:t>ТОФК-инициатор события учета</w:t>
              </w:r>
            </w:ins>
          </w:p>
        </w:tc>
        <w:tc>
          <w:tcPr>
            <w:tcW w:w="1109" w:type="pct"/>
          </w:tcPr>
          <w:p w14:paraId="2BD18470" w14:textId="752225A5" w:rsidR="00AD0A38" w:rsidRPr="00AD0A38" w:rsidRDefault="00AD0A38" w:rsidP="00AD0A38">
            <w:pPr>
              <w:pStyle w:val="GOSTTablenorm"/>
              <w:rPr>
                <w:ins w:id="9898" w:author="Сатлер Марина Викторовна" w:date="2026-04-08T17:29:00Z"/>
                <w:szCs w:val="22"/>
                <w:highlight w:val="green"/>
              </w:rPr>
            </w:pPr>
            <w:ins w:id="9899" w:author="Сатлер Марина Викторовна" w:date="2026-04-08T17:29:00Z">
              <w:r w:rsidRPr="00AD0A38">
                <w:rPr>
                  <w:highlight w:val="green"/>
                </w:rPr>
                <w:t>Subject</w:t>
              </w:r>
              <w:commentRangeEnd w:id="9892"/>
              <w:r w:rsidRPr="00AD0A38">
                <w:rPr>
                  <w:rStyle w:val="afff4"/>
                  <w:sz w:val="22"/>
                  <w:szCs w:val="22"/>
                  <w:highlight w:val="green"/>
                </w:rPr>
                <w:commentReference w:id="9892"/>
              </w:r>
            </w:ins>
          </w:p>
        </w:tc>
        <w:tc>
          <w:tcPr>
            <w:tcW w:w="1371" w:type="pct"/>
          </w:tcPr>
          <w:p w14:paraId="1FD2764F" w14:textId="77777777" w:rsidR="00AD0A38" w:rsidRPr="00B9499D" w:rsidRDefault="00AD0A38" w:rsidP="00AD0A38">
            <w:pPr>
              <w:jc w:val="center"/>
              <w:rPr>
                <w:ins w:id="9900" w:author="Сатлер Марина Викторовна" w:date="2026-04-08T17:29:00Z"/>
                <w:sz w:val="22"/>
                <w:szCs w:val="22"/>
              </w:rPr>
            </w:pPr>
          </w:p>
        </w:tc>
      </w:tr>
      <w:tr w:rsidR="00512B7E" w:rsidRPr="00B9499D" w14:paraId="70BF958A" w14:textId="77777777" w:rsidTr="00AD0A38">
        <w:tc>
          <w:tcPr>
            <w:tcW w:w="1109" w:type="pct"/>
          </w:tcPr>
          <w:p w14:paraId="45D9E24B" w14:textId="58D80C91" w:rsidR="00512B7E" w:rsidRPr="00B9499D" w:rsidRDefault="00512B7E" w:rsidP="002F6952">
            <w:pPr>
              <w:pStyle w:val="GOSTTablenorm"/>
              <w:rPr>
                <w:szCs w:val="22"/>
              </w:rPr>
            </w:pPr>
            <w:r w:rsidRPr="00B9499D">
              <w:rPr>
                <w:szCs w:val="22"/>
              </w:rPr>
              <w:t>Тип_документа</w:t>
            </w:r>
            <w:r w:rsidR="0005643E" w:rsidRPr="00B9499D">
              <w:rPr>
                <w:szCs w:val="22"/>
              </w:rPr>
              <w:t>*</w:t>
            </w:r>
          </w:p>
        </w:tc>
        <w:tc>
          <w:tcPr>
            <w:tcW w:w="302" w:type="pct"/>
          </w:tcPr>
          <w:p w14:paraId="52CB3787" w14:textId="77777777" w:rsidR="00512B7E" w:rsidRPr="00B9499D" w:rsidRDefault="00512B7E" w:rsidP="002F6952">
            <w:pPr>
              <w:pStyle w:val="GOSTTablenorm"/>
              <w:rPr>
                <w:szCs w:val="22"/>
              </w:rPr>
            </w:pPr>
            <w:r w:rsidRPr="00B9499D">
              <w:rPr>
                <w:szCs w:val="22"/>
              </w:rPr>
              <w:t>нет</w:t>
            </w:r>
          </w:p>
        </w:tc>
        <w:tc>
          <w:tcPr>
            <w:tcW w:w="1109" w:type="pct"/>
          </w:tcPr>
          <w:p w14:paraId="591E1F8A" w14:textId="0A858C5E" w:rsidR="00512B7E" w:rsidRPr="00B9499D" w:rsidRDefault="00512B7E" w:rsidP="00765CA8">
            <w:pPr>
              <w:pStyle w:val="GOSTTablenorm"/>
              <w:rPr>
                <w:szCs w:val="22"/>
              </w:rPr>
            </w:pPr>
            <w:r w:rsidRPr="00B9499D">
              <w:rPr>
                <w:szCs w:val="22"/>
              </w:rPr>
              <w:t>Тип документа</w:t>
            </w:r>
            <w:r w:rsidR="00765CA8">
              <w:rPr>
                <w:szCs w:val="22"/>
              </w:rPr>
              <w:t xml:space="preserve"> в соответствии с таблицей </w:t>
            </w:r>
            <w:r w:rsidR="00765CA8">
              <w:rPr>
                <w:szCs w:val="22"/>
              </w:rPr>
              <w:fldChar w:fldCharType="begin"/>
            </w:r>
            <w:r w:rsidR="00765CA8">
              <w:rPr>
                <w:szCs w:val="22"/>
              </w:rPr>
              <w:instrText xml:space="preserve"> REF _Ref155791724 \h </w:instrText>
            </w:r>
            <w:r w:rsidR="00765CA8">
              <w:rPr>
                <w:szCs w:val="22"/>
              </w:rPr>
            </w:r>
            <w:r w:rsidR="00765CA8">
              <w:rPr>
                <w:szCs w:val="22"/>
              </w:rPr>
              <w:fldChar w:fldCharType="separate"/>
            </w:r>
            <w:r w:rsidR="00AB1BE0">
              <w:rPr>
                <w:noProof/>
              </w:rPr>
              <w:t>2</w:t>
            </w:r>
            <w:r w:rsidR="00765CA8">
              <w:rPr>
                <w:szCs w:val="22"/>
              </w:rPr>
              <w:fldChar w:fldCharType="end"/>
            </w:r>
          </w:p>
        </w:tc>
        <w:tc>
          <w:tcPr>
            <w:tcW w:w="1109" w:type="pct"/>
          </w:tcPr>
          <w:p w14:paraId="73ACE7BE" w14:textId="77777777" w:rsidR="00512B7E" w:rsidRPr="00B9499D" w:rsidRDefault="00512B7E" w:rsidP="002F6952">
            <w:pPr>
              <w:pStyle w:val="GOSTTablenorm"/>
              <w:rPr>
                <w:szCs w:val="22"/>
              </w:rPr>
            </w:pPr>
            <w:r w:rsidRPr="00B9499D">
              <w:rPr>
                <w:szCs w:val="22"/>
              </w:rPr>
              <w:t>TypeDoc</w:t>
            </w:r>
          </w:p>
        </w:tc>
        <w:tc>
          <w:tcPr>
            <w:tcW w:w="1371" w:type="pct"/>
          </w:tcPr>
          <w:p w14:paraId="4B435278" w14:textId="77777777" w:rsidR="00512B7E" w:rsidRPr="00B9499D" w:rsidRDefault="00512B7E" w:rsidP="00726940">
            <w:pPr>
              <w:jc w:val="center"/>
              <w:rPr>
                <w:sz w:val="22"/>
                <w:szCs w:val="22"/>
              </w:rPr>
            </w:pPr>
          </w:p>
        </w:tc>
      </w:tr>
      <w:tr w:rsidR="00512B7E" w:rsidRPr="00B9499D" w14:paraId="5E85E29D" w14:textId="77777777" w:rsidTr="00AD0A38">
        <w:tc>
          <w:tcPr>
            <w:tcW w:w="1109" w:type="pct"/>
          </w:tcPr>
          <w:p w14:paraId="00D8C812" w14:textId="7366F04A" w:rsidR="00512B7E" w:rsidRPr="00B9499D" w:rsidRDefault="00512B7E" w:rsidP="002F6952">
            <w:pPr>
              <w:pStyle w:val="GOSTTablenorm"/>
              <w:rPr>
                <w:szCs w:val="22"/>
              </w:rPr>
            </w:pPr>
            <w:r w:rsidRPr="00B9499D">
              <w:rPr>
                <w:szCs w:val="22"/>
              </w:rPr>
              <w:t>Идентификатор_документа</w:t>
            </w:r>
            <w:r w:rsidR="0005643E" w:rsidRPr="00B9499D">
              <w:rPr>
                <w:szCs w:val="22"/>
              </w:rPr>
              <w:t>*</w:t>
            </w:r>
          </w:p>
        </w:tc>
        <w:tc>
          <w:tcPr>
            <w:tcW w:w="302" w:type="pct"/>
          </w:tcPr>
          <w:p w14:paraId="1780149C" w14:textId="77777777" w:rsidR="00512B7E" w:rsidRPr="00B9499D" w:rsidRDefault="00512B7E" w:rsidP="002F6952">
            <w:pPr>
              <w:pStyle w:val="GOSTTablenorm"/>
              <w:rPr>
                <w:szCs w:val="22"/>
              </w:rPr>
            </w:pPr>
            <w:r w:rsidRPr="00B9499D">
              <w:rPr>
                <w:szCs w:val="22"/>
              </w:rPr>
              <w:t>нет</w:t>
            </w:r>
          </w:p>
        </w:tc>
        <w:tc>
          <w:tcPr>
            <w:tcW w:w="1109" w:type="pct"/>
          </w:tcPr>
          <w:p w14:paraId="27A375BF" w14:textId="77777777" w:rsidR="00512B7E" w:rsidRPr="00B9499D" w:rsidRDefault="00512B7E" w:rsidP="002F6952">
            <w:pPr>
              <w:pStyle w:val="GOSTTablenorm"/>
              <w:rPr>
                <w:szCs w:val="22"/>
              </w:rPr>
            </w:pPr>
            <w:r w:rsidRPr="00B9499D">
              <w:rPr>
                <w:szCs w:val="22"/>
              </w:rPr>
              <w:t>Глобальный идентификатор документа</w:t>
            </w:r>
          </w:p>
        </w:tc>
        <w:tc>
          <w:tcPr>
            <w:tcW w:w="1109" w:type="pct"/>
          </w:tcPr>
          <w:p w14:paraId="44E8F3E5" w14:textId="77777777" w:rsidR="00512B7E" w:rsidRPr="00B9499D" w:rsidRDefault="00512B7E" w:rsidP="002F6952">
            <w:pPr>
              <w:pStyle w:val="GOSTTablenorm"/>
              <w:rPr>
                <w:szCs w:val="22"/>
              </w:rPr>
            </w:pPr>
            <w:r w:rsidRPr="00B9499D">
              <w:rPr>
                <w:szCs w:val="22"/>
              </w:rPr>
              <w:t>DocGuid</w:t>
            </w:r>
          </w:p>
        </w:tc>
        <w:tc>
          <w:tcPr>
            <w:tcW w:w="1371" w:type="pct"/>
          </w:tcPr>
          <w:p w14:paraId="37E16FAC" w14:textId="77777777" w:rsidR="00512B7E" w:rsidRPr="00B9499D" w:rsidRDefault="00512B7E" w:rsidP="00726940">
            <w:pPr>
              <w:jc w:val="center"/>
              <w:rPr>
                <w:sz w:val="22"/>
                <w:szCs w:val="22"/>
              </w:rPr>
            </w:pPr>
          </w:p>
        </w:tc>
      </w:tr>
      <w:tr w:rsidR="00512B7E" w:rsidRPr="00B9499D" w14:paraId="02DC1E5E" w14:textId="77777777" w:rsidTr="00AD0A38">
        <w:tc>
          <w:tcPr>
            <w:tcW w:w="1109" w:type="pct"/>
          </w:tcPr>
          <w:p w14:paraId="515385AA" w14:textId="77777777" w:rsidR="00512B7E" w:rsidRPr="00B9499D" w:rsidRDefault="00512B7E" w:rsidP="002F6952">
            <w:pPr>
              <w:pStyle w:val="GOSTTablenorm"/>
              <w:rPr>
                <w:szCs w:val="22"/>
              </w:rPr>
            </w:pPr>
            <w:r w:rsidRPr="00B9499D">
              <w:rPr>
                <w:szCs w:val="22"/>
              </w:rPr>
              <w:lastRenderedPageBreak/>
              <w:t>Дата_отражения_в_учете</w:t>
            </w:r>
          </w:p>
        </w:tc>
        <w:tc>
          <w:tcPr>
            <w:tcW w:w="302" w:type="pct"/>
          </w:tcPr>
          <w:p w14:paraId="0C3BA26D" w14:textId="77777777" w:rsidR="00512B7E" w:rsidRPr="00B9499D" w:rsidRDefault="00512B7E" w:rsidP="002F6952">
            <w:pPr>
              <w:pStyle w:val="GOSTTablenorm"/>
              <w:rPr>
                <w:szCs w:val="22"/>
              </w:rPr>
            </w:pPr>
            <w:r w:rsidRPr="00B9499D">
              <w:rPr>
                <w:szCs w:val="22"/>
              </w:rPr>
              <w:t>нет</w:t>
            </w:r>
          </w:p>
        </w:tc>
        <w:tc>
          <w:tcPr>
            <w:tcW w:w="1109" w:type="pct"/>
          </w:tcPr>
          <w:p w14:paraId="66D2F701" w14:textId="77777777" w:rsidR="00512B7E" w:rsidRPr="00B9499D" w:rsidRDefault="00512B7E" w:rsidP="002F6952">
            <w:pPr>
              <w:pStyle w:val="GOSTTablenorm"/>
              <w:rPr>
                <w:szCs w:val="22"/>
              </w:rPr>
            </w:pPr>
            <w:r w:rsidRPr="00B9499D">
              <w:rPr>
                <w:szCs w:val="22"/>
              </w:rPr>
              <w:t>Дата отражения в учете (всегда передается в составе запроса)</w:t>
            </w:r>
          </w:p>
        </w:tc>
        <w:tc>
          <w:tcPr>
            <w:tcW w:w="1109" w:type="pct"/>
          </w:tcPr>
          <w:p w14:paraId="2264E4B6" w14:textId="6ED2B4BB" w:rsidR="00512B7E" w:rsidRPr="00B9499D" w:rsidRDefault="009A2320" w:rsidP="00061D61">
            <w:pPr>
              <w:ind w:firstLine="0"/>
              <w:rPr>
                <w:sz w:val="22"/>
                <w:szCs w:val="22"/>
              </w:rPr>
            </w:pPr>
            <w:r w:rsidRPr="00B9499D">
              <w:rPr>
                <w:sz w:val="22"/>
                <w:szCs w:val="22"/>
              </w:rPr>
              <w:t>SettlementDate</w:t>
            </w:r>
          </w:p>
        </w:tc>
        <w:tc>
          <w:tcPr>
            <w:tcW w:w="1371" w:type="pct"/>
          </w:tcPr>
          <w:p w14:paraId="13A6D8E9" w14:textId="77777777" w:rsidR="00512B7E" w:rsidRPr="00B9499D" w:rsidRDefault="00512B7E" w:rsidP="00726940">
            <w:pPr>
              <w:jc w:val="center"/>
              <w:rPr>
                <w:sz w:val="22"/>
                <w:szCs w:val="22"/>
              </w:rPr>
            </w:pPr>
          </w:p>
        </w:tc>
      </w:tr>
    </w:tbl>
    <w:p w14:paraId="243F600B" w14:textId="77777777" w:rsidR="00DE7388" w:rsidRPr="00B9499D" w:rsidRDefault="00DE7388" w:rsidP="00765CA8">
      <w:pPr>
        <w:pStyle w:val="GOSTNormal"/>
      </w:pPr>
    </w:p>
    <w:p w14:paraId="0F594E31" w14:textId="42603D05" w:rsidR="00512B7E" w:rsidRDefault="00512B7E" w:rsidP="00765CA8">
      <w:pPr>
        <w:pStyle w:val="GOSTNormal"/>
        <w:rPr>
          <w:ins w:id="9901" w:author="Сказецкая Наталья Камилевна" w:date="2024-08-12T15:09:00Z"/>
        </w:rPr>
      </w:pPr>
      <w:r w:rsidRPr="00B9499D">
        <w:t xml:space="preserve">Перечень атрибутов, </w:t>
      </w:r>
      <w:r w:rsidR="00550F9C">
        <w:t>соответствующих типу документа</w:t>
      </w:r>
      <w:r w:rsidR="00874F44" w:rsidRPr="00874F44">
        <w:t xml:space="preserve">, </w:t>
      </w:r>
      <w:r w:rsidRPr="00B9499D">
        <w:t>приведен в</w:t>
      </w:r>
      <w:r w:rsidR="00765CA8">
        <w:t xml:space="preserve"> таблиц</w:t>
      </w:r>
      <w:r w:rsidR="00867982">
        <w:t xml:space="preserve">ах </w:t>
      </w:r>
      <w:r w:rsidR="00867982">
        <w:fldChar w:fldCharType="begin"/>
      </w:r>
      <w:r w:rsidR="00867982">
        <w:instrText xml:space="preserve"> REF _Ref155795119 \h </w:instrText>
      </w:r>
      <w:r w:rsidR="00867982">
        <w:fldChar w:fldCharType="separate"/>
      </w:r>
      <w:r w:rsidR="00AB1BE0">
        <w:rPr>
          <w:noProof/>
        </w:rPr>
        <w:t>23</w:t>
      </w:r>
      <w:r w:rsidR="00867982">
        <w:fldChar w:fldCharType="end"/>
      </w:r>
      <w:r w:rsidR="00867982">
        <w:t xml:space="preserve"> - </w:t>
      </w:r>
      <w:r w:rsidR="00867982">
        <w:fldChar w:fldCharType="begin"/>
      </w:r>
      <w:r w:rsidR="00867982">
        <w:instrText xml:space="preserve"> REF _Ref157180818 \h </w:instrText>
      </w:r>
      <w:r w:rsidR="00867982">
        <w:fldChar w:fldCharType="separate"/>
      </w:r>
      <w:r w:rsidR="00AB1BE0">
        <w:rPr>
          <w:noProof/>
        </w:rPr>
        <w:t>37</w:t>
      </w:r>
      <w:r w:rsidR="00867982">
        <w:fldChar w:fldCharType="end"/>
      </w:r>
      <w:r w:rsidR="00765CA8">
        <w:t>.</w:t>
      </w:r>
    </w:p>
    <w:p w14:paraId="696F7D04" w14:textId="7CAB10E8" w:rsidR="00A733E0" w:rsidRDefault="00A733E0" w:rsidP="00A733E0">
      <w:pPr>
        <w:rPr>
          <w:ins w:id="9902" w:author="Сказецкая Наталья Камилевна" w:date="2024-08-12T15:09:00Z"/>
        </w:rPr>
      </w:pPr>
      <w:ins w:id="9903" w:author="Сказецкая Наталья Камилевна" w:date="2024-08-12T15:09:00Z">
        <w:r w:rsidRPr="00A92F23">
          <w:rPr>
            <w:szCs w:val="22"/>
          </w:rPr>
          <w:t xml:space="preserve">Описание </w:t>
        </w:r>
        <w:r>
          <w:rPr>
            <w:szCs w:val="22"/>
          </w:rPr>
          <w:t>требований к атрибутам документов</w:t>
        </w:r>
        <w:r w:rsidRPr="00A92F23">
          <w:rPr>
            <w:szCs w:val="22"/>
          </w:rPr>
          <w:t xml:space="preserve"> </w:t>
        </w:r>
      </w:ins>
      <w:ins w:id="9904" w:author="Сказецкая Наталья Камилевна" w:date="2024-08-12T15:10:00Z">
        <w:r>
          <w:t>«</w:t>
        </w:r>
        <w:r w:rsidRPr="00A72D36">
          <w:t>Заявление на проведение операций с иностранной валютой</w:t>
        </w:r>
        <w:r>
          <w:t>»</w:t>
        </w:r>
        <w:r w:rsidRPr="00384EF8">
          <w:t xml:space="preserve"> </w:t>
        </w:r>
        <w:r w:rsidRPr="00A72D36">
          <w:t>MSC_AppForeignCurr</w:t>
        </w:r>
      </w:ins>
      <w:ins w:id="9905" w:author="Сказецкая Наталья Камилевна" w:date="2024-08-12T15:09:00Z">
        <w:r>
          <w:rPr>
            <w:szCs w:val="22"/>
          </w:rPr>
          <w:t xml:space="preserve">, </w:t>
        </w:r>
      </w:ins>
      <w:ins w:id="9906" w:author="Сказецкая Наталья Камилевна" w:date="2024-08-12T15:10:00Z">
        <w:r w:rsidRPr="00A72D36">
          <w:t>«Извещение о поступлении в иностранно</w:t>
        </w:r>
        <w:r>
          <w:t>й</w:t>
        </w:r>
        <w:r w:rsidRPr="00A72D36">
          <w:t xml:space="preserve"> валюте» MSC_NoticeRecForCurr</w:t>
        </w:r>
      </w:ins>
      <w:ins w:id="9907" w:author="Сказецкая Наталья Камилевна" w:date="2024-08-12T15:09:00Z">
        <w:r w:rsidRPr="003E0634">
          <w:rPr>
            <w:szCs w:val="22"/>
          </w:rPr>
          <w:t xml:space="preserve"> </w:t>
        </w:r>
        <w:r>
          <w:rPr>
            <w:szCs w:val="22"/>
          </w:rPr>
          <w:t>приведено в томе 4</w:t>
        </w:r>
        <w:r>
          <w:t>.</w:t>
        </w:r>
      </w:ins>
    </w:p>
    <w:p w14:paraId="04682EEB" w14:textId="4D693E50" w:rsidR="00765CA8" w:rsidRDefault="00287672" w:rsidP="00765CA8">
      <w:pPr>
        <w:pStyle w:val="GOSTNameTable"/>
      </w:pPr>
      <w:r>
        <w:rPr>
          <w:noProof/>
        </w:rPr>
        <w:fldChar w:fldCharType="begin"/>
      </w:r>
      <w:r>
        <w:rPr>
          <w:noProof/>
        </w:rPr>
        <w:instrText xml:space="preserve"> SEQ Таблица \* ARABIC </w:instrText>
      </w:r>
      <w:r>
        <w:rPr>
          <w:noProof/>
        </w:rPr>
        <w:fldChar w:fldCharType="separate"/>
      </w:r>
      <w:bookmarkStart w:id="9908" w:name="_Ref155795119"/>
      <w:bookmarkStart w:id="9909" w:name="_Toc226563179"/>
      <w:r w:rsidR="00AB1BE0">
        <w:rPr>
          <w:noProof/>
        </w:rPr>
        <w:t>23</w:t>
      </w:r>
      <w:bookmarkEnd w:id="9908"/>
      <w:r>
        <w:rPr>
          <w:noProof/>
        </w:rPr>
        <w:fldChar w:fldCharType="end"/>
      </w:r>
      <w:r w:rsidR="00765CA8">
        <w:t xml:space="preserve"> - </w:t>
      </w:r>
      <w:r w:rsidR="00765CA8" w:rsidRPr="00F5353A">
        <w:t>Перечень атрибутов, соответствующих типу документа</w:t>
      </w:r>
      <w:r w:rsidR="00F5353A" w:rsidRPr="00F5353A">
        <w:t xml:space="preserve"> </w:t>
      </w:r>
      <w:r w:rsidR="00867982">
        <w:t>«</w:t>
      </w:r>
      <w:r w:rsidR="00F5353A" w:rsidRPr="00F5353A">
        <w:t>Заявка на кассовый расход</w:t>
      </w:r>
      <w:r w:rsidR="00867982">
        <w:t>»</w:t>
      </w:r>
      <w:r w:rsidR="00F5353A" w:rsidRPr="00F5353A">
        <w:t xml:space="preserve"> (ф. 0531801) MSC_ApplCashFlow</w:t>
      </w:r>
      <w:bookmarkEnd w:id="9909"/>
    </w:p>
    <w:tbl>
      <w:tblPr>
        <w:tblStyle w:val="GOSTTable"/>
        <w:tblW w:w="5000" w:type="pct"/>
        <w:tblLayout w:type="fixed"/>
        <w:tblLook w:val="07E0" w:firstRow="1" w:lastRow="1" w:firstColumn="1" w:lastColumn="1" w:noHBand="1" w:noVBand="1"/>
      </w:tblPr>
      <w:tblGrid>
        <w:gridCol w:w="3495"/>
        <w:gridCol w:w="952"/>
        <w:gridCol w:w="3496"/>
        <w:gridCol w:w="3496"/>
        <w:gridCol w:w="4321"/>
      </w:tblGrid>
      <w:tr w:rsidR="00765CA8" w:rsidRPr="00B9499D" w14:paraId="2972CFF6" w14:textId="77777777" w:rsidTr="00F5353A">
        <w:trPr>
          <w:cnfStyle w:val="100000000000" w:firstRow="1" w:lastRow="0" w:firstColumn="0" w:lastColumn="0" w:oddVBand="0" w:evenVBand="0" w:oddHBand="0" w:evenHBand="0" w:firstRowFirstColumn="0" w:firstRowLastColumn="0" w:lastRowFirstColumn="0" w:lastRowLastColumn="0"/>
        </w:trPr>
        <w:tc>
          <w:tcPr>
            <w:tcW w:w="1109" w:type="pct"/>
            <w:hideMark/>
          </w:tcPr>
          <w:p w14:paraId="70196F83" w14:textId="77777777" w:rsidR="00512B7E" w:rsidRPr="00765CA8" w:rsidRDefault="00512B7E" w:rsidP="00765CA8">
            <w:pPr>
              <w:pStyle w:val="GOSTTableHead"/>
            </w:pPr>
            <w:r w:rsidRPr="00765CA8">
              <w:t>Наименование атрибута</w:t>
            </w:r>
          </w:p>
        </w:tc>
        <w:tc>
          <w:tcPr>
            <w:tcW w:w="302" w:type="pct"/>
            <w:hideMark/>
          </w:tcPr>
          <w:p w14:paraId="1AD7D9E5" w14:textId="77777777" w:rsidR="00512B7E" w:rsidRPr="00765CA8" w:rsidRDefault="00512B7E" w:rsidP="00765CA8">
            <w:pPr>
              <w:pStyle w:val="GOSTTableHead"/>
            </w:pPr>
            <w:r w:rsidRPr="00765CA8">
              <w:t>Вычисляемый атрибут</w:t>
            </w:r>
          </w:p>
        </w:tc>
        <w:tc>
          <w:tcPr>
            <w:tcW w:w="1109" w:type="pct"/>
            <w:hideMark/>
          </w:tcPr>
          <w:p w14:paraId="65CEEFD8" w14:textId="77777777" w:rsidR="00512B7E" w:rsidRPr="00765CA8" w:rsidRDefault="00512B7E" w:rsidP="00765CA8">
            <w:pPr>
              <w:pStyle w:val="GOSTTableHead"/>
            </w:pPr>
            <w:r w:rsidRPr="00765CA8">
              <w:t>Описание атрибута</w:t>
            </w:r>
          </w:p>
        </w:tc>
        <w:tc>
          <w:tcPr>
            <w:tcW w:w="1109" w:type="pct"/>
            <w:hideMark/>
          </w:tcPr>
          <w:p w14:paraId="4ED42083" w14:textId="77777777" w:rsidR="00512B7E" w:rsidRPr="00765CA8" w:rsidRDefault="00512B7E" w:rsidP="00765CA8">
            <w:pPr>
              <w:pStyle w:val="GOSTTableHead"/>
            </w:pPr>
            <w:r w:rsidRPr="00765CA8">
              <w:t>Реквизит документа (наименование тега)</w:t>
            </w:r>
          </w:p>
        </w:tc>
        <w:tc>
          <w:tcPr>
            <w:tcW w:w="1371" w:type="pct"/>
            <w:hideMark/>
          </w:tcPr>
          <w:p w14:paraId="3AF022C6" w14:textId="77777777" w:rsidR="00512B7E" w:rsidRPr="00765CA8" w:rsidRDefault="00512B7E" w:rsidP="00765CA8">
            <w:pPr>
              <w:pStyle w:val="GOSTTableHead"/>
            </w:pPr>
            <w:r w:rsidRPr="00765CA8">
              <w:t>Алгоритм вычисления</w:t>
            </w:r>
          </w:p>
        </w:tc>
      </w:tr>
      <w:tr w:rsidR="00E516C7" w:rsidRPr="00B9499D" w14:paraId="7E034FF9" w14:textId="77777777" w:rsidTr="00F5353A">
        <w:tc>
          <w:tcPr>
            <w:tcW w:w="1109" w:type="pct"/>
            <w:hideMark/>
          </w:tcPr>
          <w:p w14:paraId="57B667AA" w14:textId="4F1D357A" w:rsidR="00512B7E" w:rsidRPr="00B9499D" w:rsidRDefault="00512B7E" w:rsidP="00765CA8">
            <w:pPr>
              <w:pStyle w:val="GOSTTablenorm"/>
            </w:pPr>
            <w:r w:rsidRPr="00B9499D">
              <w:t>Номер_документа</w:t>
            </w:r>
            <w:r w:rsidR="0005643E" w:rsidRPr="00B9499D">
              <w:t>*</w:t>
            </w:r>
          </w:p>
        </w:tc>
        <w:tc>
          <w:tcPr>
            <w:tcW w:w="302" w:type="pct"/>
            <w:hideMark/>
          </w:tcPr>
          <w:p w14:paraId="0BB3BEAD" w14:textId="77777777" w:rsidR="00512B7E" w:rsidRPr="00B9499D" w:rsidRDefault="00512B7E" w:rsidP="00765CA8">
            <w:pPr>
              <w:pStyle w:val="GOSTTablenorm"/>
            </w:pPr>
            <w:r w:rsidRPr="00B9499D">
              <w:t>нет</w:t>
            </w:r>
          </w:p>
        </w:tc>
        <w:tc>
          <w:tcPr>
            <w:tcW w:w="1109" w:type="pct"/>
            <w:hideMark/>
          </w:tcPr>
          <w:p w14:paraId="09A6A521" w14:textId="77777777" w:rsidR="00512B7E" w:rsidRPr="00B9499D" w:rsidRDefault="00512B7E" w:rsidP="00765CA8">
            <w:pPr>
              <w:pStyle w:val="GOSTTablenorm"/>
            </w:pPr>
            <w:r w:rsidRPr="00B9499D">
              <w:t>Номер документа</w:t>
            </w:r>
          </w:p>
        </w:tc>
        <w:tc>
          <w:tcPr>
            <w:tcW w:w="1109" w:type="pct"/>
            <w:hideMark/>
          </w:tcPr>
          <w:p w14:paraId="591991E4" w14:textId="77777777" w:rsidR="00512B7E" w:rsidRPr="00B9499D" w:rsidRDefault="00512B7E" w:rsidP="00765CA8">
            <w:pPr>
              <w:pStyle w:val="GOSTTablenorm"/>
            </w:pPr>
            <w:r w:rsidRPr="00B9499D">
              <w:t>ZR_RqstNm</w:t>
            </w:r>
          </w:p>
        </w:tc>
        <w:tc>
          <w:tcPr>
            <w:tcW w:w="1371" w:type="pct"/>
          </w:tcPr>
          <w:p w14:paraId="44FECCCB" w14:textId="77777777" w:rsidR="00512B7E" w:rsidRPr="00B9499D" w:rsidRDefault="00512B7E" w:rsidP="00765CA8">
            <w:pPr>
              <w:pStyle w:val="GOSTTablenorm"/>
            </w:pPr>
          </w:p>
        </w:tc>
      </w:tr>
      <w:tr w:rsidR="00E516C7" w:rsidRPr="00B9499D" w14:paraId="7EF3E2F6" w14:textId="77777777" w:rsidTr="00F5353A">
        <w:tc>
          <w:tcPr>
            <w:tcW w:w="1109" w:type="pct"/>
            <w:hideMark/>
          </w:tcPr>
          <w:p w14:paraId="6020078E" w14:textId="2E99670F" w:rsidR="00512B7E" w:rsidRPr="00B9499D" w:rsidRDefault="00512B7E" w:rsidP="00765CA8">
            <w:pPr>
              <w:pStyle w:val="GOSTTablenorm"/>
            </w:pPr>
            <w:r w:rsidRPr="00B9499D">
              <w:t>Дата_документа</w:t>
            </w:r>
            <w:r w:rsidR="0005643E" w:rsidRPr="00B9499D">
              <w:t>*</w:t>
            </w:r>
          </w:p>
        </w:tc>
        <w:tc>
          <w:tcPr>
            <w:tcW w:w="302" w:type="pct"/>
            <w:hideMark/>
          </w:tcPr>
          <w:p w14:paraId="47CEB56B" w14:textId="77777777" w:rsidR="00512B7E" w:rsidRPr="00B9499D" w:rsidRDefault="00512B7E" w:rsidP="00765CA8">
            <w:pPr>
              <w:pStyle w:val="GOSTTablenorm"/>
            </w:pPr>
            <w:r w:rsidRPr="00B9499D">
              <w:t>нет</w:t>
            </w:r>
          </w:p>
        </w:tc>
        <w:tc>
          <w:tcPr>
            <w:tcW w:w="1109" w:type="pct"/>
            <w:hideMark/>
          </w:tcPr>
          <w:p w14:paraId="601293C0" w14:textId="77777777" w:rsidR="00512B7E" w:rsidRPr="00B9499D" w:rsidRDefault="00512B7E" w:rsidP="00765CA8">
            <w:pPr>
              <w:pStyle w:val="GOSTTablenorm"/>
            </w:pPr>
            <w:r w:rsidRPr="00B9499D">
              <w:t>Дата документа</w:t>
            </w:r>
          </w:p>
        </w:tc>
        <w:tc>
          <w:tcPr>
            <w:tcW w:w="1109" w:type="pct"/>
            <w:hideMark/>
          </w:tcPr>
          <w:p w14:paraId="43BB0A56" w14:textId="77777777" w:rsidR="00512B7E" w:rsidRPr="00B9499D" w:rsidRDefault="00512B7E" w:rsidP="00765CA8">
            <w:pPr>
              <w:pStyle w:val="GOSTTablenorm"/>
            </w:pPr>
            <w:r w:rsidRPr="00B9499D">
              <w:t>ZR_MSC_Infrmtn_CrtnDt</w:t>
            </w:r>
          </w:p>
        </w:tc>
        <w:tc>
          <w:tcPr>
            <w:tcW w:w="1371" w:type="pct"/>
          </w:tcPr>
          <w:p w14:paraId="79885A0F" w14:textId="77777777" w:rsidR="00512B7E" w:rsidRPr="00B9499D" w:rsidRDefault="00512B7E" w:rsidP="00765CA8">
            <w:pPr>
              <w:pStyle w:val="GOSTTablenorm"/>
            </w:pPr>
          </w:p>
        </w:tc>
      </w:tr>
      <w:tr w:rsidR="005558EF" w:rsidRPr="00B9499D" w14:paraId="5B361B92" w14:textId="77777777" w:rsidTr="00F5353A">
        <w:tc>
          <w:tcPr>
            <w:tcW w:w="1109" w:type="pct"/>
          </w:tcPr>
          <w:p w14:paraId="09BE69FD" w14:textId="51AEA336" w:rsidR="005558EF" w:rsidRPr="00B9499D" w:rsidRDefault="005558EF" w:rsidP="00765CA8">
            <w:pPr>
              <w:pStyle w:val="GOSTTablenorm"/>
            </w:pPr>
            <w:r w:rsidRPr="009645C1">
              <w:t>Наименование_документа</w:t>
            </w:r>
          </w:p>
        </w:tc>
        <w:tc>
          <w:tcPr>
            <w:tcW w:w="302" w:type="pct"/>
          </w:tcPr>
          <w:p w14:paraId="68F4C1C9" w14:textId="33B83665" w:rsidR="005558EF" w:rsidRPr="00B9499D" w:rsidRDefault="005558EF" w:rsidP="00765CA8">
            <w:pPr>
              <w:pStyle w:val="GOSTTablenorm"/>
            </w:pPr>
            <w:r w:rsidRPr="009645C1">
              <w:t>да</w:t>
            </w:r>
          </w:p>
        </w:tc>
        <w:tc>
          <w:tcPr>
            <w:tcW w:w="1109" w:type="pct"/>
          </w:tcPr>
          <w:p w14:paraId="10BB22AD" w14:textId="3D0B8A1F" w:rsidR="005558EF" w:rsidRPr="00B9499D" w:rsidRDefault="005558EF" w:rsidP="00765CA8">
            <w:pPr>
              <w:pStyle w:val="GOSTTablenorm"/>
            </w:pPr>
            <w:r w:rsidRPr="009645C1">
              <w:t>Наименование документа</w:t>
            </w:r>
          </w:p>
        </w:tc>
        <w:tc>
          <w:tcPr>
            <w:tcW w:w="1109" w:type="pct"/>
          </w:tcPr>
          <w:p w14:paraId="762DF47A" w14:textId="4464EF5E" w:rsidR="005558EF" w:rsidRPr="00B9499D" w:rsidRDefault="005558EF" w:rsidP="00765CA8">
            <w:pPr>
              <w:pStyle w:val="GOSTTablenorm"/>
            </w:pPr>
          </w:p>
        </w:tc>
        <w:tc>
          <w:tcPr>
            <w:tcW w:w="1371" w:type="pct"/>
          </w:tcPr>
          <w:p w14:paraId="5C08DDE9" w14:textId="288B9B6C" w:rsidR="005558EF" w:rsidRPr="005558EF" w:rsidRDefault="005558EF" w:rsidP="00765CA8">
            <w:pPr>
              <w:pStyle w:val="GOSTTablenorm"/>
            </w:pPr>
            <w:r w:rsidRPr="0017407D">
              <w:t>Наименование докумен</w:t>
            </w:r>
            <w:r w:rsidR="00765CA8">
              <w:t>та определяется по справочнику «</w:t>
            </w:r>
            <w:r w:rsidRPr="0017407D">
              <w:t>Типы документов</w:t>
            </w:r>
            <w:r w:rsidR="00765CA8">
              <w:t>»</w:t>
            </w:r>
            <w:r w:rsidRPr="0017407D">
              <w:t xml:space="preserve"> с помощью значения атрибута Тип_документа (</w:t>
            </w:r>
            <w:r w:rsidRPr="0017407D">
              <w:rPr>
                <w:lang w:val="en-US"/>
              </w:rPr>
              <w:t>TypeDoc</w:t>
            </w:r>
            <w:r w:rsidRPr="0017407D">
              <w:t>) из заголовка запроса</w:t>
            </w:r>
          </w:p>
        </w:tc>
      </w:tr>
      <w:tr w:rsidR="009645C1" w:rsidRPr="00B9499D" w14:paraId="1C919F7C" w14:textId="77777777" w:rsidTr="00F5353A">
        <w:tc>
          <w:tcPr>
            <w:tcW w:w="1109" w:type="pct"/>
          </w:tcPr>
          <w:p w14:paraId="55313FE6" w14:textId="12F9F3CE" w:rsidR="009645C1" w:rsidRPr="00B9499D" w:rsidRDefault="009645C1" w:rsidP="00765CA8">
            <w:pPr>
              <w:pStyle w:val="GOSTTablenorm"/>
            </w:pPr>
            <w:r w:rsidRPr="00B9499D">
              <w:t>Код_валюты</w:t>
            </w:r>
          </w:p>
        </w:tc>
        <w:tc>
          <w:tcPr>
            <w:tcW w:w="302" w:type="pct"/>
          </w:tcPr>
          <w:p w14:paraId="5D6D2EC6" w14:textId="1A0AED18" w:rsidR="009645C1" w:rsidRPr="00B9499D" w:rsidRDefault="009645C1" w:rsidP="00765CA8">
            <w:pPr>
              <w:pStyle w:val="GOSTTablenorm"/>
            </w:pPr>
            <w:r w:rsidRPr="00B9499D">
              <w:t>да</w:t>
            </w:r>
          </w:p>
        </w:tc>
        <w:tc>
          <w:tcPr>
            <w:tcW w:w="1109" w:type="pct"/>
          </w:tcPr>
          <w:p w14:paraId="40A84210" w14:textId="30368198" w:rsidR="009645C1" w:rsidRPr="00B9499D" w:rsidRDefault="009645C1" w:rsidP="00765CA8">
            <w:pPr>
              <w:pStyle w:val="GOSTTablenorm"/>
            </w:pPr>
            <w:r w:rsidRPr="00B9499D">
              <w:t>Код валюты по ОКВ</w:t>
            </w:r>
          </w:p>
        </w:tc>
        <w:tc>
          <w:tcPr>
            <w:tcW w:w="1109" w:type="pct"/>
          </w:tcPr>
          <w:p w14:paraId="11FB3B61" w14:textId="36166FD3" w:rsidR="009645C1" w:rsidRPr="00B9499D" w:rsidRDefault="009645C1" w:rsidP="00765CA8">
            <w:pPr>
              <w:pStyle w:val="GOSTTablenorm"/>
            </w:pPr>
            <w:r w:rsidRPr="00B9499D">
              <w:t>ZR_MSC_OKV_CD</w:t>
            </w:r>
          </w:p>
        </w:tc>
        <w:tc>
          <w:tcPr>
            <w:tcW w:w="1371" w:type="pct"/>
          </w:tcPr>
          <w:p w14:paraId="1F3AB6D2" w14:textId="77777777" w:rsidR="00C9019A" w:rsidRPr="00B9499D" w:rsidRDefault="00C9019A" w:rsidP="00765CA8">
            <w:pPr>
              <w:pStyle w:val="GOSTTablenorm"/>
            </w:pPr>
            <w:r w:rsidRPr="00B9499D">
              <w:t>В составе документа может приходить как цифровой, так и буквенный код валюты.</w:t>
            </w:r>
          </w:p>
          <w:p w14:paraId="2A845D66" w14:textId="4E8233A5" w:rsidR="00C9019A" w:rsidRPr="00B9499D" w:rsidRDefault="00C9019A" w:rsidP="00765CA8">
            <w:pPr>
              <w:pStyle w:val="GOSTTableListNum10"/>
            </w:pPr>
            <w:r w:rsidRPr="00B9499D">
              <w:t xml:space="preserve"> если код валюты пришел цифровой, то в атрибут его значение записывается в неизменном виде;</w:t>
            </w:r>
          </w:p>
          <w:p w14:paraId="6E21AA5D" w14:textId="4EAA4E57" w:rsidR="009645C1" w:rsidRPr="00B9499D" w:rsidRDefault="00C9019A" w:rsidP="00D6669C">
            <w:pPr>
              <w:pStyle w:val="GOSTTableListNum10"/>
            </w:pPr>
            <w:r w:rsidRPr="00B9499D">
              <w:t xml:space="preserve"> если код валюты пришел буквенный, то в атрибут его значение записывается после преобразования в цифровой по данным </w:t>
            </w:r>
            <w:r w:rsidRPr="00B9499D">
              <w:lastRenderedPageBreak/>
              <w:t>справочника «Общероссийский классификатор валют (ОКВ)»</w:t>
            </w:r>
            <w:bookmarkStart w:id="9910" w:name="_Ref170137786"/>
            <w:r w:rsidR="00D6669C">
              <w:rPr>
                <w:rStyle w:val="af6"/>
              </w:rPr>
              <w:footnoteReference w:id="9"/>
            </w:r>
            <w:bookmarkEnd w:id="9910"/>
            <w:r w:rsidRPr="00B9499D">
              <w:t>.</w:t>
            </w:r>
          </w:p>
        </w:tc>
      </w:tr>
      <w:tr w:rsidR="00E516C7" w:rsidRPr="00B9499D" w14:paraId="7C309DD5" w14:textId="77777777" w:rsidTr="00F5353A">
        <w:tc>
          <w:tcPr>
            <w:tcW w:w="1109" w:type="pct"/>
          </w:tcPr>
          <w:p w14:paraId="6D56FEC3" w14:textId="77777777" w:rsidR="00512B7E" w:rsidRPr="00B9499D" w:rsidRDefault="00512B7E" w:rsidP="00765CA8">
            <w:pPr>
              <w:pStyle w:val="GOSTTablenorm"/>
            </w:pPr>
            <w:r w:rsidRPr="00B9499D">
              <w:lastRenderedPageBreak/>
              <w:t>Дата_ввода_в_действие</w:t>
            </w:r>
          </w:p>
        </w:tc>
        <w:tc>
          <w:tcPr>
            <w:tcW w:w="302" w:type="pct"/>
          </w:tcPr>
          <w:p w14:paraId="3D78615F" w14:textId="77777777" w:rsidR="00512B7E" w:rsidRPr="00B9499D" w:rsidRDefault="00512B7E" w:rsidP="00765CA8">
            <w:pPr>
              <w:pStyle w:val="GOSTTablenorm"/>
            </w:pPr>
            <w:r w:rsidRPr="00B9499D">
              <w:t>да</w:t>
            </w:r>
          </w:p>
        </w:tc>
        <w:tc>
          <w:tcPr>
            <w:tcW w:w="1109" w:type="pct"/>
          </w:tcPr>
          <w:p w14:paraId="4E3C4DF5" w14:textId="77777777" w:rsidR="00512B7E" w:rsidRPr="00B9499D" w:rsidRDefault="00512B7E" w:rsidP="00765CA8">
            <w:pPr>
              <w:pStyle w:val="GOSTTablenorm"/>
            </w:pPr>
            <w:r w:rsidRPr="00B9499D">
              <w:t>Дата ввода в действие</w:t>
            </w:r>
          </w:p>
        </w:tc>
        <w:tc>
          <w:tcPr>
            <w:tcW w:w="1109" w:type="pct"/>
          </w:tcPr>
          <w:p w14:paraId="7A877EAD" w14:textId="03733B5D" w:rsidR="00512B7E" w:rsidRPr="00B9499D" w:rsidRDefault="000503F2" w:rsidP="00765CA8">
            <w:pPr>
              <w:pStyle w:val="GOSTTablenorm"/>
            </w:pPr>
            <w:r w:rsidRPr="00B9499D">
              <w:t>SettlementDate</w:t>
            </w:r>
            <w:r w:rsidR="00512B7E" w:rsidRPr="00B9499D">
              <w:t xml:space="preserve"> (из заголовка запроса)</w:t>
            </w:r>
          </w:p>
        </w:tc>
        <w:tc>
          <w:tcPr>
            <w:tcW w:w="1371" w:type="pct"/>
          </w:tcPr>
          <w:p w14:paraId="3B13A869" w14:textId="77777777" w:rsidR="00512B7E" w:rsidRPr="00B9499D" w:rsidRDefault="00512B7E" w:rsidP="00765CA8">
            <w:pPr>
              <w:pStyle w:val="GOSTTablenorm"/>
            </w:pPr>
            <w:r w:rsidRPr="00B9499D">
              <w:t>Для данного типа документов Дата_ввода_в_действие = Дата_отражения_в_учете</w:t>
            </w:r>
          </w:p>
        </w:tc>
      </w:tr>
      <w:tr w:rsidR="00E516C7" w:rsidRPr="00B9499D" w14:paraId="3DFE05C0" w14:textId="77777777" w:rsidTr="00F5353A">
        <w:tc>
          <w:tcPr>
            <w:tcW w:w="1109" w:type="pct"/>
            <w:hideMark/>
          </w:tcPr>
          <w:p w14:paraId="7023DE7A" w14:textId="77777777" w:rsidR="00512B7E" w:rsidRPr="00B9499D" w:rsidRDefault="00512B7E" w:rsidP="00765CA8">
            <w:pPr>
              <w:pStyle w:val="GOSTTablenorm"/>
            </w:pPr>
            <w:r w:rsidRPr="00B9499D">
              <w:t>Код_контура_документа</w:t>
            </w:r>
          </w:p>
        </w:tc>
        <w:tc>
          <w:tcPr>
            <w:tcW w:w="302" w:type="pct"/>
            <w:hideMark/>
          </w:tcPr>
          <w:p w14:paraId="2B1ACFF4" w14:textId="77777777" w:rsidR="00512B7E" w:rsidRPr="00B9499D" w:rsidRDefault="00512B7E" w:rsidP="00765CA8">
            <w:pPr>
              <w:pStyle w:val="GOSTTablenorm"/>
            </w:pPr>
            <w:r w:rsidRPr="00B9499D">
              <w:t>нет</w:t>
            </w:r>
          </w:p>
        </w:tc>
        <w:tc>
          <w:tcPr>
            <w:tcW w:w="1109" w:type="pct"/>
            <w:hideMark/>
          </w:tcPr>
          <w:p w14:paraId="3EA89131" w14:textId="77777777" w:rsidR="00512B7E" w:rsidRPr="00B9499D" w:rsidRDefault="00512B7E" w:rsidP="00765CA8">
            <w:pPr>
              <w:pStyle w:val="GOSTTablenorm"/>
            </w:pPr>
            <w:r w:rsidRPr="00B9499D">
              <w:t>Код контура в том виде, как он содержится в документе</w:t>
            </w:r>
          </w:p>
        </w:tc>
        <w:tc>
          <w:tcPr>
            <w:tcW w:w="1109" w:type="pct"/>
            <w:hideMark/>
          </w:tcPr>
          <w:p w14:paraId="63D6DE90" w14:textId="77777777" w:rsidR="00512B7E" w:rsidRPr="00B9499D" w:rsidRDefault="00512B7E" w:rsidP="00765CA8">
            <w:pPr>
              <w:pStyle w:val="GOSTTablenorm"/>
            </w:pPr>
            <w:r w:rsidRPr="00B9499D">
              <w:t>StmInfrmtn_Contour_Code</w:t>
            </w:r>
          </w:p>
        </w:tc>
        <w:tc>
          <w:tcPr>
            <w:tcW w:w="1371" w:type="pct"/>
            <w:hideMark/>
          </w:tcPr>
          <w:p w14:paraId="45252B61" w14:textId="77777777" w:rsidR="00512B7E" w:rsidRPr="00B9499D" w:rsidRDefault="00512B7E" w:rsidP="00765CA8">
            <w:pPr>
              <w:pStyle w:val="GOSTTablenorm"/>
            </w:pPr>
          </w:p>
        </w:tc>
      </w:tr>
      <w:tr w:rsidR="00E516C7" w:rsidRPr="00B9499D" w14:paraId="6E6A9E47" w14:textId="77777777" w:rsidTr="00F5353A">
        <w:tc>
          <w:tcPr>
            <w:tcW w:w="1109" w:type="pct"/>
            <w:hideMark/>
          </w:tcPr>
          <w:p w14:paraId="552F6499" w14:textId="77777777" w:rsidR="00512B7E" w:rsidRPr="00B9499D" w:rsidRDefault="00512B7E" w:rsidP="00765CA8">
            <w:pPr>
              <w:pStyle w:val="GOSTTablenorm"/>
            </w:pPr>
            <w:r w:rsidRPr="00B9499D">
              <w:t>Код_контура</w:t>
            </w:r>
          </w:p>
        </w:tc>
        <w:tc>
          <w:tcPr>
            <w:tcW w:w="302" w:type="pct"/>
            <w:hideMark/>
          </w:tcPr>
          <w:p w14:paraId="16333739" w14:textId="77777777" w:rsidR="00512B7E" w:rsidRPr="00B9499D" w:rsidRDefault="00512B7E" w:rsidP="00765CA8">
            <w:pPr>
              <w:pStyle w:val="GOSTTablenorm"/>
            </w:pPr>
            <w:r w:rsidRPr="00B9499D">
              <w:t>да</w:t>
            </w:r>
          </w:p>
        </w:tc>
        <w:tc>
          <w:tcPr>
            <w:tcW w:w="1109" w:type="pct"/>
            <w:hideMark/>
          </w:tcPr>
          <w:p w14:paraId="45DA3FED" w14:textId="77777777" w:rsidR="00512B7E" w:rsidRPr="00B9499D" w:rsidRDefault="00512B7E" w:rsidP="00765CA8">
            <w:pPr>
              <w:pStyle w:val="GOSTTablenorm"/>
            </w:pPr>
            <w:r w:rsidRPr="00B9499D">
              <w:t>Код контура, приведенный к стандартному виду</w:t>
            </w:r>
          </w:p>
        </w:tc>
        <w:tc>
          <w:tcPr>
            <w:tcW w:w="1109" w:type="pct"/>
            <w:hideMark/>
          </w:tcPr>
          <w:p w14:paraId="60D3461B" w14:textId="77777777" w:rsidR="00512B7E" w:rsidRPr="00B9499D" w:rsidRDefault="00512B7E" w:rsidP="00765CA8">
            <w:pPr>
              <w:pStyle w:val="GOSTTablenorm"/>
            </w:pPr>
            <w:r w:rsidRPr="00B9499D">
              <w:t>StmInfrmtn_Contour_Code</w:t>
            </w:r>
          </w:p>
        </w:tc>
        <w:tc>
          <w:tcPr>
            <w:tcW w:w="1371" w:type="pct"/>
            <w:hideMark/>
          </w:tcPr>
          <w:p w14:paraId="24355FF0" w14:textId="082F21E6" w:rsidR="00512B7E" w:rsidRPr="00B9499D" w:rsidRDefault="00512B7E" w:rsidP="00765CA8">
            <w:pPr>
              <w:pStyle w:val="GOSTTablenorm"/>
              <w:rPr>
                <w:rFonts w:eastAsiaTheme="minorEastAsia"/>
              </w:rPr>
            </w:pPr>
            <w:r w:rsidRPr="00B9499D">
              <w:t xml:space="preserve">Если в теге документа </w:t>
            </w:r>
            <w:r w:rsidR="00765CA8">
              <w:t>«</w:t>
            </w:r>
            <w:r w:rsidRPr="00B9499D">
              <w:t>1</w:t>
            </w:r>
            <w:r w:rsidR="00765CA8">
              <w:t>»</w:t>
            </w:r>
            <w:r w:rsidRPr="00B9499D">
              <w:t xml:space="preserve"> или </w:t>
            </w:r>
            <w:r w:rsidR="00765CA8">
              <w:t>«O»</w:t>
            </w:r>
            <w:r w:rsidRPr="00B9499D">
              <w:t xml:space="preserve">, то значение </w:t>
            </w:r>
            <w:r w:rsidR="00765CA8">
              <w:t>«</w:t>
            </w:r>
            <w:r w:rsidRPr="00B9499D">
              <w:t>1</w:t>
            </w:r>
            <w:r w:rsidR="00765CA8">
              <w:t>».</w:t>
            </w:r>
          </w:p>
          <w:p w14:paraId="2EAE43C5" w14:textId="16CA68F4" w:rsidR="00512B7E" w:rsidRPr="00B9499D" w:rsidRDefault="00512B7E" w:rsidP="00765CA8">
            <w:pPr>
              <w:pStyle w:val="GOSTTablenorm"/>
            </w:pPr>
            <w:r w:rsidRPr="00B9499D">
              <w:t xml:space="preserve">Если в теге документа </w:t>
            </w:r>
            <w:r w:rsidR="00765CA8">
              <w:t>«</w:t>
            </w:r>
            <w:r w:rsidRPr="00B9499D">
              <w:t>2</w:t>
            </w:r>
            <w:r w:rsidR="00765CA8">
              <w:t>»</w:t>
            </w:r>
            <w:r w:rsidRPr="00B9499D">
              <w:t xml:space="preserve"> или </w:t>
            </w:r>
            <w:r w:rsidR="00765CA8">
              <w:t>«</w:t>
            </w:r>
            <w:r w:rsidRPr="00B9499D">
              <w:t>S</w:t>
            </w:r>
            <w:r w:rsidR="00765CA8">
              <w:t>»</w:t>
            </w:r>
            <w:r w:rsidRPr="00B9499D">
              <w:t xml:space="preserve">, то значение </w:t>
            </w:r>
            <w:r w:rsidR="00765CA8">
              <w:t>«</w:t>
            </w:r>
            <w:r w:rsidRPr="00B9499D">
              <w:t>2</w:t>
            </w:r>
            <w:r w:rsidR="00765CA8">
              <w:t>»</w:t>
            </w:r>
          </w:p>
        </w:tc>
      </w:tr>
      <w:tr w:rsidR="00E516C7" w:rsidRPr="00B9499D" w14:paraId="7C648689" w14:textId="77777777" w:rsidTr="00F5353A">
        <w:tc>
          <w:tcPr>
            <w:tcW w:w="1109" w:type="pct"/>
            <w:hideMark/>
          </w:tcPr>
          <w:p w14:paraId="0B46EF19" w14:textId="77777777" w:rsidR="00512B7E" w:rsidRPr="00B9499D" w:rsidRDefault="00512B7E" w:rsidP="00765CA8">
            <w:pPr>
              <w:pStyle w:val="GOSTTablenorm"/>
            </w:pPr>
            <w:r w:rsidRPr="00B9499D">
              <w:t>Уровень_конфиденциальности</w:t>
            </w:r>
          </w:p>
        </w:tc>
        <w:tc>
          <w:tcPr>
            <w:tcW w:w="302" w:type="pct"/>
            <w:hideMark/>
          </w:tcPr>
          <w:p w14:paraId="3B4F5BBD" w14:textId="77777777" w:rsidR="00512B7E" w:rsidRPr="00B9499D" w:rsidRDefault="00512B7E" w:rsidP="00765CA8">
            <w:pPr>
              <w:pStyle w:val="GOSTTablenorm"/>
            </w:pPr>
            <w:r w:rsidRPr="00B9499D">
              <w:t>нет</w:t>
            </w:r>
          </w:p>
        </w:tc>
        <w:tc>
          <w:tcPr>
            <w:tcW w:w="1109" w:type="pct"/>
            <w:hideMark/>
          </w:tcPr>
          <w:p w14:paraId="6E7F2A57" w14:textId="77777777" w:rsidR="00512B7E" w:rsidRPr="00B9499D" w:rsidRDefault="00512B7E" w:rsidP="00765CA8">
            <w:pPr>
              <w:pStyle w:val="GOSTTablenorm"/>
            </w:pPr>
            <w:r w:rsidRPr="00B9499D">
              <w:t>Уровень конфиденциальности</w:t>
            </w:r>
          </w:p>
        </w:tc>
        <w:tc>
          <w:tcPr>
            <w:tcW w:w="1109" w:type="pct"/>
            <w:hideMark/>
          </w:tcPr>
          <w:p w14:paraId="1F882CCA" w14:textId="77777777" w:rsidR="00512B7E" w:rsidRPr="00B9499D" w:rsidRDefault="00512B7E" w:rsidP="00765CA8">
            <w:pPr>
              <w:pStyle w:val="GOSTTablenorm"/>
            </w:pPr>
            <w:r w:rsidRPr="00B9499D">
              <w:t>StmInfrmtn_AccessLevelStereotype</w:t>
            </w:r>
          </w:p>
        </w:tc>
        <w:tc>
          <w:tcPr>
            <w:tcW w:w="1371" w:type="pct"/>
            <w:hideMark/>
          </w:tcPr>
          <w:p w14:paraId="462B0B7D" w14:textId="77777777" w:rsidR="00512B7E" w:rsidRPr="00B9499D" w:rsidRDefault="00512B7E" w:rsidP="00765CA8">
            <w:pPr>
              <w:pStyle w:val="GOSTTablenorm"/>
            </w:pPr>
          </w:p>
        </w:tc>
      </w:tr>
      <w:tr w:rsidR="00E516C7" w:rsidRPr="009042A9" w14:paraId="1A24FD9A" w14:textId="77777777" w:rsidTr="00F5353A">
        <w:tc>
          <w:tcPr>
            <w:tcW w:w="1109" w:type="pct"/>
            <w:hideMark/>
          </w:tcPr>
          <w:p w14:paraId="378A2497" w14:textId="77777777" w:rsidR="00512B7E" w:rsidRPr="00B9499D" w:rsidRDefault="00512B7E" w:rsidP="00765CA8">
            <w:pPr>
              <w:pStyle w:val="GOSTTablenorm"/>
            </w:pPr>
            <w:r w:rsidRPr="00B9499D">
              <w:t>Код_бюджета</w:t>
            </w:r>
          </w:p>
        </w:tc>
        <w:tc>
          <w:tcPr>
            <w:tcW w:w="302" w:type="pct"/>
            <w:hideMark/>
          </w:tcPr>
          <w:p w14:paraId="49AA8135" w14:textId="77777777" w:rsidR="00512B7E" w:rsidRPr="00B9499D" w:rsidRDefault="00512B7E" w:rsidP="00765CA8">
            <w:pPr>
              <w:pStyle w:val="GOSTTablenorm"/>
            </w:pPr>
            <w:r w:rsidRPr="00B9499D">
              <w:t>нет</w:t>
            </w:r>
          </w:p>
        </w:tc>
        <w:tc>
          <w:tcPr>
            <w:tcW w:w="1109" w:type="pct"/>
            <w:hideMark/>
          </w:tcPr>
          <w:p w14:paraId="2D2BAB9E" w14:textId="77777777" w:rsidR="00512B7E" w:rsidRPr="00B9499D" w:rsidRDefault="00512B7E" w:rsidP="00765CA8">
            <w:pPr>
              <w:pStyle w:val="GOSTTablenorm"/>
            </w:pPr>
            <w:r w:rsidRPr="00B9499D">
              <w:t>Код бюджета</w:t>
            </w:r>
          </w:p>
        </w:tc>
        <w:tc>
          <w:tcPr>
            <w:tcW w:w="1109" w:type="pct"/>
            <w:hideMark/>
          </w:tcPr>
          <w:p w14:paraId="7F638C4F" w14:textId="77777777" w:rsidR="00512B7E" w:rsidRPr="00B9499D" w:rsidRDefault="00512B7E" w:rsidP="00765CA8">
            <w:pPr>
              <w:pStyle w:val="GOSTTablenorm"/>
              <w:rPr>
                <w:lang w:val="en-US"/>
              </w:rPr>
            </w:pPr>
            <w:r w:rsidRPr="00B9499D">
              <w:rPr>
                <w:lang w:val="en-US"/>
              </w:rPr>
              <w:t>ZR_MSC_Orgnztn_MSC_Bdgt_Cd</w:t>
            </w:r>
          </w:p>
        </w:tc>
        <w:tc>
          <w:tcPr>
            <w:tcW w:w="1371" w:type="pct"/>
            <w:hideMark/>
          </w:tcPr>
          <w:p w14:paraId="290AB095" w14:textId="77777777" w:rsidR="00512B7E" w:rsidRPr="00B9499D" w:rsidRDefault="00512B7E" w:rsidP="00765CA8">
            <w:pPr>
              <w:pStyle w:val="GOSTTablenorm"/>
              <w:rPr>
                <w:lang w:val="en-US"/>
              </w:rPr>
            </w:pPr>
          </w:p>
        </w:tc>
      </w:tr>
      <w:tr w:rsidR="00E516C7" w:rsidRPr="00B9499D" w14:paraId="60A032BD" w14:textId="77777777" w:rsidTr="00F5353A">
        <w:tc>
          <w:tcPr>
            <w:tcW w:w="1109" w:type="pct"/>
            <w:hideMark/>
          </w:tcPr>
          <w:p w14:paraId="1821BCA3" w14:textId="77777777" w:rsidR="00512B7E" w:rsidRPr="00B9499D" w:rsidRDefault="00512B7E" w:rsidP="00765CA8">
            <w:pPr>
              <w:pStyle w:val="GOSTTablenorm"/>
            </w:pPr>
            <w:r w:rsidRPr="00B9499D">
              <w:t>Тип_бюджета</w:t>
            </w:r>
          </w:p>
        </w:tc>
        <w:tc>
          <w:tcPr>
            <w:tcW w:w="302" w:type="pct"/>
            <w:hideMark/>
          </w:tcPr>
          <w:p w14:paraId="614E7BD3" w14:textId="77777777" w:rsidR="00512B7E" w:rsidRPr="00B9499D" w:rsidRDefault="00512B7E" w:rsidP="00765CA8">
            <w:pPr>
              <w:pStyle w:val="GOSTTablenorm"/>
            </w:pPr>
            <w:r w:rsidRPr="00B9499D">
              <w:t>да</w:t>
            </w:r>
          </w:p>
        </w:tc>
        <w:tc>
          <w:tcPr>
            <w:tcW w:w="1109" w:type="pct"/>
            <w:hideMark/>
          </w:tcPr>
          <w:p w14:paraId="1AF139DA" w14:textId="77777777" w:rsidR="00512B7E" w:rsidRPr="00B9499D" w:rsidRDefault="00512B7E" w:rsidP="00765CA8">
            <w:pPr>
              <w:pStyle w:val="GOSTTablenorm"/>
            </w:pPr>
            <w:r w:rsidRPr="00B9499D">
              <w:t>Тип бюджета</w:t>
            </w:r>
          </w:p>
        </w:tc>
        <w:tc>
          <w:tcPr>
            <w:tcW w:w="1109" w:type="pct"/>
            <w:hideMark/>
          </w:tcPr>
          <w:p w14:paraId="33451EC3" w14:textId="77777777" w:rsidR="00512B7E" w:rsidRPr="00B9499D" w:rsidRDefault="00512B7E" w:rsidP="00765CA8">
            <w:pPr>
              <w:pStyle w:val="GOSTTablenorm"/>
              <w:rPr>
                <w:lang w:val="en-US"/>
              </w:rPr>
            </w:pPr>
            <w:r w:rsidRPr="00B9499D">
              <w:rPr>
                <w:lang w:val="en-US"/>
              </w:rPr>
              <w:t>ZR_MSC_Orgnztn_MSC_Bdgt_Cd</w:t>
            </w:r>
          </w:p>
        </w:tc>
        <w:tc>
          <w:tcPr>
            <w:tcW w:w="1371" w:type="pct"/>
            <w:hideMark/>
          </w:tcPr>
          <w:p w14:paraId="7DB9EC03" w14:textId="10315BB0" w:rsidR="00512B7E" w:rsidRPr="00B9499D" w:rsidRDefault="00512B7E" w:rsidP="00765CA8">
            <w:pPr>
              <w:pStyle w:val="GOSTTablenorm"/>
            </w:pPr>
            <w:r w:rsidRPr="00B9499D">
              <w:t xml:space="preserve">Тип бюджета определяется по справочнику </w:t>
            </w:r>
            <w:r w:rsidR="00F033FE" w:rsidRPr="00B9499D">
              <w:t>«</w:t>
            </w:r>
            <w:r w:rsidRPr="00B9499D">
              <w:t>Бюджет</w:t>
            </w:r>
            <w:r w:rsidR="00F033FE" w:rsidRPr="00B9499D">
              <w:t>ы»</w:t>
            </w:r>
            <w:r w:rsidR="00765CA8">
              <w:t xml:space="preserve"> (поиск по значению «</w:t>
            </w:r>
            <w:r w:rsidRPr="00B9499D">
              <w:t>Код бюджета</w:t>
            </w:r>
            <w:r w:rsidR="00765CA8">
              <w:t>»</w:t>
            </w:r>
            <w:r w:rsidRPr="00B9499D">
              <w:t>)</w:t>
            </w:r>
            <w:r w:rsidR="00C9019A" w:rsidRPr="00B9499D">
              <w:rPr>
                <w:rStyle w:val="af6"/>
                <w:szCs w:val="22"/>
              </w:rPr>
              <w:t>5</w:t>
            </w:r>
          </w:p>
        </w:tc>
      </w:tr>
      <w:tr w:rsidR="00E516C7" w:rsidRPr="00B9499D" w14:paraId="7DFC6094" w14:textId="77777777" w:rsidTr="00F5353A">
        <w:tc>
          <w:tcPr>
            <w:tcW w:w="1109" w:type="pct"/>
            <w:hideMark/>
          </w:tcPr>
          <w:p w14:paraId="7CC75C0A" w14:textId="16E82AA8" w:rsidR="00512B7E" w:rsidRPr="00B9499D" w:rsidRDefault="00512B7E" w:rsidP="00765CA8">
            <w:pPr>
              <w:pStyle w:val="GOSTTablenorm"/>
            </w:pPr>
            <w:r w:rsidRPr="00B9499D">
              <w:t>Номер_</w:t>
            </w:r>
            <w:r w:rsidR="00B556A9">
              <w:t>ЛС</w:t>
            </w:r>
            <w:r w:rsidRPr="00B9499D">
              <w:t>_плательщика</w:t>
            </w:r>
          </w:p>
        </w:tc>
        <w:tc>
          <w:tcPr>
            <w:tcW w:w="302" w:type="pct"/>
            <w:hideMark/>
          </w:tcPr>
          <w:p w14:paraId="0722F49B" w14:textId="77777777" w:rsidR="00512B7E" w:rsidRPr="00B9499D" w:rsidRDefault="00512B7E" w:rsidP="00765CA8">
            <w:pPr>
              <w:pStyle w:val="GOSTTablenorm"/>
            </w:pPr>
            <w:r w:rsidRPr="00B9499D">
              <w:t>нет</w:t>
            </w:r>
          </w:p>
        </w:tc>
        <w:tc>
          <w:tcPr>
            <w:tcW w:w="1109" w:type="pct"/>
            <w:hideMark/>
          </w:tcPr>
          <w:p w14:paraId="630E9348" w14:textId="77777777" w:rsidR="00512B7E" w:rsidRPr="00B9499D" w:rsidRDefault="00512B7E" w:rsidP="00765CA8">
            <w:pPr>
              <w:pStyle w:val="GOSTTablenorm"/>
            </w:pPr>
            <w:r w:rsidRPr="00B9499D">
              <w:t>Номер лицевого счета плательщика</w:t>
            </w:r>
          </w:p>
        </w:tc>
        <w:tc>
          <w:tcPr>
            <w:tcW w:w="1109" w:type="pct"/>
            <w:hideMark/>
          </w:tcPr>
          <w:p w14:paraId="41351B1B" w14:textId="77777777" w:rsidR="00512B7E" w:rsidRPr="00B9499D" w:rsidRDefault="00512B7E" w:rsidP="00765CA8">
            <w:pPr>
              <w:pStyle w:val="GOSTTablenorm"/>
            </w:pPr>
            <w:r w:rsidRPr="00B9499D">
              <w:t>ZR_MSC_Cstmr_AcntNmbr</w:t>
            </w:r>
          </w:p>
        </w:tc>
        <w:tc>
          <w:tcPr>
            <w:tcW w:w="1371" w:type="pct"/>
            <w:hideMark/>
          </w:tcPr>
          <w:p w14:paraId="2D5DAE81" w14:textId="77777777" w:rsidR="00512B7E" w:rsidRPr="00B9499D" w:rsidRDefault="00512B7E" w:rsidP="00765CA8">
            <w:pPr>
              <w:pStyle w:val="GOSTTablenorm"/>
            </w:pPr>
          </w:p>
        </w:tc>
      </w:tr>
      <w:tr w:rsidR="00C70BED" w:rsidRPr="005C6BDA" w14:paraId="16C985A8" w14:textId="77777777" w:rsidTr="00F5353A">
        <w:tc>
          <w:tcPr>
            <w:tcW w:w="1109" w:type="pct"/>
          </w:tcPr>
          <w:p w14:paraId="7C48EA92" w14:textId="4AD8A19D" w:rsidR="00C70BED" w:rsidRPr="005C6BDA" w:rsidRDefault="00C70BED" w:rsidP="00765CA8">
            <w:pPr>
              <w:pStyle w:val="GOSTTablenorm"/>
            </w:pPr>
            <w:r w:rsidRPr="0012287D">
              <w:t>Номер_строки</w:t>
            </w:r>
          </w:p>
        </w:tc>
        <w:tc>
          <w:tcPr>
            <w:tcW w:w="302" w:type="pct"/>
          </w:tcPr>
          <w:p w14:paraId="145BCC52" w14:textId="73BCE91C" w:rsidR="00C70BED" w:rsidRPr="005C6BDA" w:rsidRDefault="00C70BED" w:rsidP="00765CA8">
            <w:pPr>
              <w:pStyle w:val="GOSTTablenorm"/>
            </w:pPr>
            <w:r w:rsidRPr="0012287D">
              <w:t>нет</w:t>
            </w:r>
          </w:p>
        </w:tc>
        <w:tc>
          <w:tcPr>
            <w:tcW w:w="1109" w:type="pct"/>
          </w:tcPr>
          <w:p w14:paraId="20BA11C6" w14:textId="3147D8A6" w:rsidR="00C70BED" w:rsidRPr="005C6BDA" w:rsidRDefault="00C70BED" w:rsidP="00765CA8">
            <w:pPr>
              <w:pStyle w:val="GOSTTablenorm"/>
            </w:pPr>
            <w:r w:rsidRPr="0012287D">
              <w:t>Номер строки</w:t>
            </w:r>
          </w:p>
        </w:tc>
        <w:tc>
          <w:tcPr>
            <w:tcW w:w="1109" w:type="pct"/>
          </w:tcPr>
          <w:p w14:paraId="1D48A44F" w14:textId="50971FA4" w:rsidR="00C70BED" w:rsidRPr="005C6BDA" w:rsidRDefault="00C70BED" w:rsidP="00765CA8">
            <w:pPr>
              <w:pStyle w:val="GOSTTablenorm"/>
            </w:pPr>
            <w:r w:rsidRPr="005C6BDA">
              <w:t>ZRST:</w:t>
            </w:r>
            <w:r w:rsidRPr="00C70BED">
              <w:t>NumPP</w:t>
            </w:r>
          </w:p>
        </w:tc>
        <w:tc>
          <w:tcPr>
            <w:tcW w:w="1371" w:type="pct"/>
          </w:tcPr>
          <w:p w14:paraId="06D43A34" w14:textId="77777777" w:rsidR="00C70BED" w:rsidRPr="005C6BDA" w:rsidRDefault="00C70BED" w:rsidP="00765CA8">
            <w:pPr>
              <w:pStyle w:val="GOSTTablenorm"/>
            </w:pPr>
          </w:p>
        </w:tc>
      </w:tr>
      <w:tr w:rsidR="00E516C7" w:rsidRPr="00B9499D" w14:paraId="62476A1D" w14:textId="77777777" w:rsidTr="00F5353A">
        <w:tc>
          <w:tcPr>
            <w:tcW w:w="1109" w:type="pct"/>
            <w:hideMark/>
          </w:tcPr>
          <w:p w14:paraId="68C01861" w14:textId="77777777" w:rsidR="00512B7E" w:rsidRPr="00B9499D" w:rsidRDefault="00512B7E" w:rsidP="00765CA8">
            <w:pPr>
              <w:pStyle w:val="GOSTTablenorm"/>
            </w:pPr>
            <w:r w:rsidRPr="00B9499D">
              <w:t>КБК_плательщика</w:t>
            </w:r>
          </w:p>
        </w:tc>
        <w:tc>
          <w:tcPr>
            <w:tcW w:w="302" w:type="pct"/>
            <w:hideMark/>
          </w:tcPr>
          <w:p w14:paraId="2C743AC6" w14:textId="77777777" w:rsidR="00512B7E" w:rsidRPr="00B9499D" w:rsidRDefault="00512B7E" w:rsidP="00765CA8">
            <w:pPr>
              <w:pStyle w:val="GOSTTablenorm"/>
            </w:pPr>
            <w:r w:rsidRPr="00B9499D">
              <w:t>нет</w:t>
            </w:r>
          </w:p>
        </w:tc>
        <w:tc>
          <w:tcPr>
            <w:tcW w:w="1109" w:type="pct"/>
            <w:hideMark/>
          </w:tcPr>
          <w:p w14:paraId="01FF893D" w14:textId="77777777" w:rsidR="00512B7E" w:rsidRPr="00B9499D" w:rsidRDefault="00512B7E" w:rsidP="00765CA8">
            <w:pPr>
              <w:pStyle w:val="GOSTTablenorm"/>
            </w:pPr>
            <w:r w:rsidRPr="00B9499D">
              <w:t>КБК плательщика (по строке документа)</w:t>
            </w:r>
          </w:p>
        </w:tc>
        <w:tc>
          <w:tcPr>
            <w:tcW w:w="1109" w:type="pct"/>
            <w:hideMark/>
          </w:tcPr>
          <w:p w14:paraId="43408B54" w14:textId="77777777" w:rsidR="00512B7E" w:rsidRPr="00B9499D" w:rsidRDefault="00512B7E" w:rsidP="00765CA8">
            <w:pPr>
              <w:pStyle w:val="GOSTTablenorm"/>
            </w:pPr>
            <w:r w:rsidRPr="00B9499D">
              <w:t>ZRST:MSC_KBKPyr_KBK</w:t>
            </w:r>
          </w:p>
        </w:tc>
        <w:tc>
          <w:tcPr>
            <w:tcW w:w="1371" w:type="pct"/>
            <w:hideMark/>
          </w:tcPr>
          <w:p w14:paraId="1E2DE8C4" w14:textId="77777777" w:rsidR="00512B7E" w:rsidRPr="00B9499D" w:rsidRDefault="00512B7E" w:rsidP="00765CA8">
            <w:pPr>
              <w:pStyle w:val="GOSTTablenorm"/>
            </w:pPr>
          </w:p>
        </w:tc>
      </w:tr>
      <w:tr w:rsidR="00916712" w:rsidRPr="00B9499D" w14:paraId="5D2BFC91" w14:textId="77777777" w:rsidTr="00F5353A">
        <w:tc>
          <w:tcPr>
            <w:tcW w:w="1109" w:type="pct"/>
          </w:tcPr>
          <w:p w14:paraId="71238C4B" w14:textId="10A96B1C" w:rsidR="00916712" w:rsidRPr="00B9499D" w:rsidRDefault="00916712" w:rsidP="00765CA8">
            <w:pPr>
              <w:pStyle w:val="GOSTTablenorm"/>
            </w:pPr>
            <w:r w:rsidRPr="00035400">
              <w:lastRenderedPageBreak/>
              <w:t>Тип_КБК_лс</w:t>
            </w:r>
          </w:p>
        </w:tc>
        <w:tc>
          <w:tcPr>
            <w:tcW w:w="302" w:type="pct"/>
          </w:tcPr>
          <w:p w14:paraId="7BCA0A3C" w14:textId="4E7ED97A" w:rsidR="00916712" w:rsidRPr="00B9499D" w:rsidRDefault="00916712" w:rsidP="00765CA8">
            <w:pPr>
              <w:pStyle w:val="GOSTTablenorm"/>
            </w:pPr>
            <w:r w:rsidRPr="00035400">
              <w:t>да</w:t>
            </w:r>
          </w:p>
        </w:tc>
        <w:tc>
          <w:tcPr>
            <w:tcW w:w="1109" w:type="pct"/>
          </w:tcPr>
          <w:p w14:paraId="10F79CB5" w14:textId="736A0205" w:rsidR="00916712" w:rsidRPr="00B9499D" w:rsidRDefault="00916712" w:rsidP="00765CA8">
            <w:pPr>
              <w:pStyle w:val="GOSTTablenorm"/>
            </w:pPr>
            <w:r w:rsidRPr="00035400">
              <w:t>Тип КБК плательщика</w:t>
            </w:r>
          </w:p>
        </w:tc>
        <w:tc>
          <w:tcPr>
            <w:tcW w:w="1109" w:type="pct"/>
          </w:tcPr>
          <w:p w14:paraId="06437771" w14:textId="77777777" w:rsidR="00916712" w:rsidRPr="00B9499D" w:rsidRDefault="00916712" w:rsidP="00765CA8">
            <w:pPr>
              <w:pStyle w:val="GOSTTablenorm"/>
            </w:pPr>
          </w:p>
        </w:tc>
        <w:tc>
          <w:tcPr>
            <w:tcW w:w="1371" w:type="pct"/>
          </w:tcPr>
          <w:p w14:paraId="6549D98E" w14:textId="44DC7ED0" w:rsidR="00916712" w:rsidRPr="00B9499D" w:rsidRDefault="00916712" w:rsidP="00765CA8">
            <w:pPr>
              <w:pStyle w:val="GOSTTablenorm"/>
            </w:pPr>
            <w:r w:rsidRPr="00035400">
              <w:t>Атрибут всегда заполняется значением «31»</w:t>
            </w:r>
          </w:p>
        </w:tc>
      </w:tr>
      <w:tr w:rsidR="00E516C7" w:rsidRPr="00B9499D" w14:paraId="6A1DB6D6" w14:textId="77777777" w:rsidTr="00F5353A">
        <w:tc>
          <w:tcPr>
            <w:tcW w:w="1109" w:type="pct"/>
            <w:hideMark/>
          </w:tcPr>
          <w:p w14:paraId="68BEBC3D" w14:textId="77777777" w:rsidR="00512B7E" w:rsidRPr="00B9499D" w:rsidRDefault="00512B7E" w:rsidP="00765CA8">
            <w:pPr>
              <w:pStyle w:val="GOSTTablenorm"/>
            </w:pPr>
            <w:r w:rsidRPr="00B9499D">
              <w:t>Код_цели_плательщика</w:t>
            </w:r>
          </w:p>
        </w:tc>
        <w:tc>
          <w:tcPr>
            <w:tcW w:w="302" w:type="pct"/>
            <w:hideMark/>
          </w:tcPr>
          <w:p w14:paraId="78486AF7" w14:textId="77777777" w:rsidR="00512B7E" w:rsidRPr="00B9499D" w:rsidRDefault="00512B7E" w:rsidP="00765CA8">
            <w:pPr>
              <w:pStyle w:val="GOSTTablenorm"/>
            </w:pPr>
            <w:r w:rsidRPr="00B9499D">
              <w:t>нет</w:t>
            </w:r>
          </w:p>
        </w:tc>
        <w:tc>
          <w:tcPr>
            <w:tcW w:w="1109" w:type="pct"/>
            <w:hideMark/>
          </w:tcPr>
          <w:p w14:paraId="0D3C7AC6" w14:textId="5810BC8B" w:rsidR="00512B7E" w:rsidRPr="00B9499D" w:rsidRDefault="00512B7E" w:rsidP="00765CA8">
            <w:pPr>
              <w:pStyle w:val="GOSTTablenorm"/>
            </w:pPr>
            <w:r w:rsidRPr="00B9499D">
              <w:t>Код цели (аналитический код) плательщика</w:t>
            </w:r>
            <w:r w:rsidR="00712986" w:rsidRPr="00B9499D">
              <w:t xml:space="preserve"> (по строке документа)</w:t>
            </w:r>
          </w:p>
        </w:tc>
        <w:tc>
          <w:tcPr>
            <w:tcW w:w="1109" w:type="pct"/>
            <w:hideMark/>
          </w:tcPr>
          <w:p w14:paraId="643EA6EA" w14:textId="77777777" w:rsidR="00512B7E" w:rsidRPr="00B9499D" w:rsidRDefault="00512B7E" w:rsidP="00765CA8">
            <w:pPr>
              <w:pStyle w:val="GOSTTablenorm"/>
            </w:pPr>
            <w:r w:rsidRPr="00B9499D">
              <w:t>ZRST:MSC_KBKPyr_TrgtCd</w:t>
            </w:r>
          </w:p>
        </w:tc>
        <w:tc>
          <w:tcPr>
            <w:tcW w:w="1371" w:type="pct"/>
            <w:hideMark/>
          </w:tcPr>
          <w:p w14:paraId="5296468F" w14:textId="77777777" w:rsidR="00512B7E" w:rsidRPr="00B9499D" w:rsidRDefault="00512B7E" w:rsidP="00765CA8">
            <w:pPr>
              <w:pStyle w:val="GOSTTablenorm"/>
            </w:pPr>
          </w:p>
        </w:tc>
      </w:tr>
      <w:tr w:rsidR="00E516C7" w:rsidRPr="00B9499D" w14:paraId="1354E1E7" w14:textId="77777777" w:rsidTr="00F5353A">
        <w:tc>
          <w:tcPr>
            <w:tcW w:w="1109" w:type="pct"/>
            <w:hideMark/>
          </w:tcPr>
          <w:p w14:paraId="10FC163F" w14:textId="7540A679" w:rsidR="00512B7E" w:rsidRPr="00B9499D" w:rsidRDefault="00512B7E" w:rsidP="002F6952">
            <w:pPr>
              <w:pStyle w:val="GOSTTablenorm"/>
              <w:rPr>
                <w:szCs w:val="22"/>
              </w:rPr>
            </w:pPr>
            <w:r w:rsidRPr="00B9499D">
              <w:rPr>
                <w:szCs w:val="22"/>
              </w:rPr>
              <w:t>Код_НПА</w:t>
            </w:r>
          </w:p>
        </w:tc>
        <w:tc>
          <w:tcPr>
            <w:tcW w:w="302" w:type="pct"/>
            <w:hideMark/>
          </w:tcPr>
          <w:p w14:paraId="31EE34F2" w14:textId="77777777" w:rsidR="00512B7E" w:rsidRPr="00B9499D" w:rsidRDefault="00512B7E" w:rsidP="002F6952">
            <w:pPr>
              <w:pStyle w:val="GOSTTablenorm"/>
              <w:rPr>
                <w:szCs w:val="22"/>
              </w:rPr>
            </w:pPr>
            <w:r w:rsidRPr="00B9499D">
              <w:rPr>
                <w:szCs w:val="22"/>
              </w:rPr>
              <w:t>да</w:t>
            </w:r>
          </w:p>
        </w:tc>
        <w:tc>
          <w:tcPr>
            <w:tcW w:w="1109" w:type="pct"/>
            <w:hideMark/>
          </w:tcPr>
          <w:p w14:paraId="1A71FB63" w14:textId="390E32F1" w:rsidR="00512B7E" w:rsidRPr="00B9499D" w:rsidRDefault="00512B7E" w:rsidP="002F6952">
            <w:pPr>
              <w:pStyle w:val="GOSTTablenorm"/>
              <w:rPr>
                <w:szCs w:val="22"/>
              </w:rPr>
            </w:pPr>
            <w:r w:rsidRPr="00B9499D">
              <w:rPr>
                <w:szCs w:val="22"/>
              </w:rPr>
              <w:t>Код НПА</w:t>
            </w:r>
            <w:r w:rsidR="00712986" w:rsidRPr="00B9499D">
              <w:rPr>
                <w:szCs w:val="22"/>
              </w:rPr>
              <w:t xml:space="preserve"> (по строке документа)</w:t>
            </w:r>
          </w:p>
        </w:tc>
        <w:tc>
          <w:tcPr>
            <w:tcW w:w="1109" w:type="pct"/>
            <w:hideMark/>
          </w:tcPr>
          <w:p w14:paraId="21C5C5C8" w14:textId="77777777" w:rsidR="00512B7E" w:rsidRPr="00B9499D" w:rsidRDefault="00512B7E" w:rsidP="002F6952">
            <w:pPr>
              <w:pStyle w:val="GOSTTablenorm"/>
              <w:rPr>
                <w:szCs w:val="22"/>
              </w:rPr>
            </w:pPr>
            <w:r w:rsidRPr="00B9499D">
              <w:rPr>
                <w:szCs w:val="22"/>
              </w:rPr>
              <w:t>ZRST:MSC_KBKPyr_TrgtCd</w:t>
            </w:r>
          </w:p>
        </w:tc>
        <w:tc>
          <w:tcPr>
            <w:tcW w:w="1371" w:type="pct"/>
            <w:hideMark/>
          </w:tcPr>
          <w:p w14:paraId="3B4141B4" w14:textId="2D803F4E" w:rsidR="00512B7E" w:rsidRPr="00765CA8" w:rsidRDefault="00512B7E" w:rsidP="00792E0E">
            <w:pPr>
              <w:pStyle w:val="GOSTTableListNum10"/>
              <w:numPr>
                <w:ilvl w:val="0"/>
                <w:numId w:val="9"/>
              </w:numPr>
              <w:rPr>
                <w:rFonts w:eastAsiaTheme="minorEastAsia"/>
              </w:rPr>
            </w:pPr>
            <w:r w:rsidRPr="00B9499D">
              <w:t>4 символа (12-15 разряды) - если есть значение в источнике, отличное от 25 нулей</w:t>
            </w:r>
            <w:r w:rsidR="00765CA8">
              <w:t>;</w:t>
            </w:r>
          </w:p>
          <w:p w14:paraId="51826B22" w14:textId="2182B2AD" w:rsidR="00512B7E" w:rsidRPr="00B9499D" w:rsidRDefault="00512B7E" w:rsidP="00765CA8">
            <w:pPr>
              <w:pStyle w:val="GOSTTableListNum10"/>
            </w:pPr>
            <w:r w:rsidRPr="00B9499D">
              <w:t>пусто - если значе</w:t>
            </w:r>
            <w:r w:rsidR="00765CA8">
              <w:t>ния нет или значение = 25 нулей</w:t>
            </w:r>
          </w:p>
        </w:tc>
      </w:tr>
      <w:tr w:rsidR="00970DD4" w:rsidRPr="00B9499D" w14:paraId="6CFFB5AD" w14:textId="77777777" w:rsidTr="00F5353A">
        <w:tc>
          <w:tcPr>
            <w:tcW w:w="1109" w:type="pct"/>
          </w:tcPr>
          <w:p w14:paraId="454B58AC" w14:textId="6DAFD0C1" w:rsidR="00970DD4" w:rsidRPr="00796941" w:rsidRDefault="00970DD4" w:rsidP="00796941">
            <w:pPr>
              <w:pStyle w:val="GOSTTablenorm"/>
            </w:pPr>
            <w:r w:rsidRPr="00796941">
              <w:t>Направление_выплаты</w:t>
            </w:r>
          </w:p>
        </w:tc>
        <w:tc>
          <w:tcPr>
            <w:tcW w:w="302" w:type="pct"/>
          </w:tcPr>
          <w:p w14:paraId="76958C68" w14:textId="3D243D15" w:rsidR="00970DD4" w:rsidRPr="00796941" w:rsidRDefault="00970DD4" w:rsidP="00796941">
            <w:pPr>
              <w:pStyle w:val="GOSTTablenorm"/>
            </w:pPr>
            <w:r w:rsidRPr="00796941">
              <w:t>да</w:t>
            </w:r>
          </w:p>
        </w:tc>
        <w:tc>
          <w:tcPr>
            <w:tcW w:w="1109" w:type="pct"/>
          </w:tcPr>
          <w:p w14:paraId="62386E63" w14:textId="5DAE575F" w:rsidR="00970DD4" w:rsidRPr="00796941" w:rsidRDefault="00970DD4" w:rsidP="00796941">
            <w:pPr>
              <w:pStyle w:val="GOSTTablenorm"/>
            </w:pPr>
            <w:r w:rsidRPr="00796941">
              <w:t>Направление выплаты (по строке документа)</w:t>
            </w:r>
          </w:p>
        </w:tc>
        <w:tc>
          <w:tcPr>
            <w:tcW w:w="1109" w:type="pct"/>
          </w:tcPr>
          <w:p w14:paraId="29EFA881" w14:textId="5E9FE203" w:rsidR="00970DD4" w:rsidRPr="00796941" w:rsidRDefault="00970DD4" w:rsidP="00796941">
            <w:pPr>
              <w:pStyle w:val="GOSTTablenorm"/>
            </w:pPr>
            <w:r w:rsidRPr="00796941">
              <w:t>ZRST:MSC_KBKPyr_TrgtCd</w:t>
            </w:r>
          </w:p>
        </w:tc>
        <w:tc>
          <w:tcPr>
            <w:tcW w:w="1371" w:type="pct"/>
          </w:tcPr>
          <w:p w14:paraId="4B6EFEA2" w14:textId="073DDC59" w:rsidR="00EA3C17" w:rsidRDefault="00970DD4" w:rsidP="00792E0E">
            <w:pPr>
              <w:pStyle w:val="GOSTTableListNum10"/>
              <w:numPr>
                <w:ilvl w:val="0"/>
                <w:numId w:val="10"/>
              </w:numPr>
            </w:pPr>
            <w:r>
              <w:t>2 символа (24-25 разряды</w:t>
            </w:r>
            <w:r w:rsidRPr="00B9499D">
              <w:t>) - если значение в источнике имеет 25 разрядов и отличное от 25 нулей</w:t>
            </w:r>
            <w:r>
              <w:t>;</w:t>
            </w:r>
          </w:p>
          <w:p w14:paraId="6A201CDA" w14:textId="4E374BEB" w:rsidR="00970DD4" w:rsidRPr="00B9499D" w:rsidRDefault="00970DD4" w:rsidP="00796941">
            <w:pPr>
              <w:pStyle w:val="GOSTTableListNum10"/>
            </w:pPr>
            <w:r w:rsidRPr="00B9499D">
              <w:t xml:space="preserve"> пусто - если значение в источнике имеет 23 разряда </w:t>
            </w:r>
            <w:r>
              <w:t xml:space="preserve">или </w:t>
            </w:r>
            <w:r w:rsidRPr="00B9499D">
              <w:t>значения нет или значение = 25 нулей</w:t>
            </w:r>
          </w:p>
        </w:tc>
      </w:tr>
      <w:tr w:rsidR="00E516C7" w:rsidRPr="00B9499D" w14:paraId="08D8D929" w14:textId="77777777" w:rsidTr="00F5353A">
        <w:tc>
          <w:tcPr>
            <w:tcW w:w="1109" w:type="pct"/>
            <w:hideMark/>
          </w:tcPr>
          <w:p w14:paraId="3A6B19A2" w14:textId="4C3F61FF" w:rsidR="00512B7E" w:rsidRPr="00796941" w:rsidRDefault="00512B7E" w:rsidP="00796941">
            <w:pPr>
              <w:pStyle w:val="GOSTTablenorm"/>
            </w:pPr>
            <w:r w:rsidRPr="00796941">
              <w:t>Код_НПА_направление_выплаты</w:t>
            </w:r>
          </w:p>
        </w:tc>
        <w:tc>
          <w:tcPr>
            <w:tcW w:w="302" w:type="pct"/>
            <w:hideMark/>
          </w:tcPr>
          <w:p w14:paraId="39C336F7" w14:textId="77777777" w:rsidR="00512B7E" w:rsidRPr="00796941" w:rsidRDefault="00512B7E" w:rsidP="00796941">
            <w:pPr>
              <w:pStyle w:val="GOSTTablenorm"/>
            </w:pPr>
            <w:r w:rsidRPr="00796941">
              <w:t>да</w:t>
            </w:r>
          </w:p>
        </w:tc>
        <w:tc>
          <w:tcPr>
            <w:tcW w:w="1109" w:type="pct"/>
            <w:hideMark/>
          </w:tcPr>
          <w:p w14:paraId="112076C7" w14:textId="557F2C6C" w:rsidR="00512B7E" w:rsidRPr="00796941" w:rsidRDefault="00512B7E" w:rsidP="00796941">
            <w:pPr>
              <w:pStyle w:val="GOSTTablenorm"/>
            </w:pPr>
            <w:r w:rsidRPr="00796941">
              <w:t>Код НПА и направление выплаты</w:t>
            </w:r>
            <w:r w:rsidR="00712986" w:rsidRPr="00796941">
              <w:t xml:space="preserve"> (по строке документа)</w:t>
            </w:r>
          </w:p>
        </w:tc>
        <w:tc>
          <w:tcPr>
            <w:tcW w:w="1109" w:type="pct"/>
            <w:hideMark/>
          </w:tcPr>
          <w:p w14:paraId="257969FD" w14:textId="77777777" w:rsidR="00512B7E" w:rsidRPr="00796941" w:rsidRDefault="00512B7E" w:rsidP="00796941">
            <w:pPr>
              <w:pStyle w:val="GOSTTablenorm"/>
            </w:pPr>
            <w:r w:rsidRPr="00796941">
              <w:t>ZRST:MSC_KBKPyr_TrgtCd</w:t>
            </w:r>
          </w:p>
        </w:tc>
        <w:tc>
          <w:tcPr>
            <w:tcW w:w="1371" w:type="pct"/>
            <w:hideMark/>
          </w:tcPr>
          <w:p w14:paraId="3DE3E381" w14:textId="4FB78F7A" w:rsidR="00512B7E" w:rsidRPr="00796941" w:rsidRDefault="00512B7E" w:rsidP="00792E0E">
            <w:pPr>
              <w:pStyle w:val="GOSTTableListNum10"/>
              <w:numPr>
                <w:ilvl w:val="0"/>
                <w:numId w:val="11"/>
              </w:numPr>
              <w:rPr>
                <w:rFonts w:eastAsiaTheme="minorEastAsia"/>
              </w:rPr>
            </w:pPr>
            <w:r w:rsidRPr="00B9499D">
              <w:t xml:space="preserve"> 4 символа (12-15 разряды) - если значение в источнике имеет 23 разряда (в этом частном случае Код_НПА_направление_выплаты</w:t>
            </w:r>
            <w:r w:rsidR="00B401E0">
              <w:t> </w:t>
            </w:r>
            <w:r w:rsidRPr="00B9499D">
              <w:t>=</w:t>
            </w:r>
            <w:r w:rsidR="00B401E0">
              <w:t> </w:t>
            </w:r>
            <w:r w:rsidRPr="00B9499D">
              <w:t>Код_НПА)</w:t>
            </w:r>
            <w:r w:rsidR="00796941">
              <w:t>;</w:t>
            </w:r>
          </w:p>
          <w:p w14:paraId="6A9BA879" w14:textId="548EEA89" w:rsidR="00512B7E" w:rsidRPr="00B9499D" w:rsidRDefault="00512B7E" w:rsidP="00796941">
            <w:pPr>
              <w:pStyle w:val="GOSTTableListNum10"/>
            </w:pPr>
            <w:r w:rsidRPr="00B9499D">
              <w:t xml:space="preserve"> 7 символов ([12-15 разряды]-[24-25 разряды]) - если значение в источнике имеет 25 разрядов и отличное от 25 нулей (</w:t>
            </w:r>
            <w:r w:rsidRPr="00B9499D">
              <w:rPr>
                <w:rStyle w:val="aff2"/>
                <w:rFonts w:eastAsiaTheme="majorEastAsia"/>
              </w:rPr>
              <w:t>между двумя группами символов тире!</w:t>
            </w:r>
            <w:r w:rsidRPr="00B9499D">
              <w:t>)</w:t>
            </w:r>
            <w:r w:rsidR="00796941">
              <w:t>;</w:t>
            </w:r>
          </w:p>
          <w:p w14:paraId="709B1746" w14:textId="693A56FA" w:rsidR="00512B7E" w:rsidRPr="00B9499D" w:rsidRDefault="00512B7E" w:rsidP="00796941">
            <w:pPr>
              <w:pStyle w:val="GOSTTableListNum10"/>
            </w:pPr>
            <w:r w:rsidRPr="00B9499D">
              <w:t xml:space="preserve"> пусто - если значения нет или значение = </w:t>
            </w:r>
            <w:r w:rsidRPr="00B9499D">
              <w:lastRenderedPageBreak/>
              <w:t>25 нулей</w:t>
            </w:r>
          </w:p>
        </w:tc>
      </w:tr>
      <w:tr w:rsidR="009645C1" w:rsidRPr="00B9499D" w14:paraId="17119B06" w14:textId="77777777" w:rsidTr="00F5353A">
        <w:tc>
          <w:tcPr>
            <w:tcW w:w="1109" w:type="pct"/>
          </w:tcPr>
          <w:p w14:paraId="020FAFC6" w14:textId="20D40DF6" w:rsidR="009645C1" w:rsidRPr="00B9499D" w:rsidRDefault="009645C1" w:rsidP="00796941">
            <w:pPr>
              <w:pStyle w:val="GOSTTablenorm"/>
            </w:pPr>
            <w:r w:rsidRPr="00B9499D">
              <w:lastRenderedPageBreak/>
              <w:t>Сумма_руб</w:t>
            </w:r>
          </w:p>
        </w:tc>
        <w:tc>
          <w:tcPr>
            <w:tcW w:w="302" w:type="pct"/>
          </w:tcPr>
          <w:p w14:paraId="2ED6E30C" w14:textId="0228638C" w:rsidR="009645C1" w:rsidRPr="00B9499D" w:rsidRDefault="009645C1" w:rsidP="00796941">
            <w:pPr>
              <w:pStyle w:val="GOSTTablenorm"/>
            </w:pPr>
            <w:r w:rsidRPr="00B9499D">
              <w:t>да</w:t>
            </w:r>
          </w:p>
        </w:tc>
        <w:tc>
          <w:tcPr>
            <w:tcW w:w="1109" w:type="pct"/>
          </w:tcPr>
          <w:p w14:paraId="04D10BF9" w14:textId="627FA8C8" w:rsidR="009645C1" w:rsidRPr="00B9499D" w:rsidRDefault="009645C1" w:rsidP="00796941">
            <w:pPr>
              <w:pStyle w:val="GOSTTablenorm"/>
            </w:pPr>
            <w:r w:rsidRPr="00B9499D">
              <w:t>Сумма в рублях (по строке документа)</w:t>
            </w:r>
          </w:p>
        </w:tc>
        <w:tc>
          <w:tcPr>
            <w:tcW w:w="1109" w:type="pct"/>
          </w:tcPr>
          <w:p w14:paraId="62C4F3F2" w14:textId="567ADFF7" w:rsidR="009645C1" w:rsidRPr="00B9499D" w:rsidRDefault="009645C1" w:rsidP="00796941">
            <w:pPr>
              <w:pStyle w:val="GOSTTablenorm"/>
            </w:pPr>
            <w:r w:rsidRPr="00B9499D">
              <w:t>ZRST:AmntRb</w:t>
            </w:r>
          </w:p>
        </w:tc>
        <w:tc>
          <w:tcPr>
            <w:tcW w:w="1371" w:type="pct"/>
          </w:tcPr>
          <w:p w14:paraId="39AF59B7" w14:textId="211173C9" w:rsidR="009645C1" w:rsidRPr="00B9499D" w:rsidRDefault="00712986">
            <w:pPr>
              <w:pStyle w:val="GOSTTablenorm"/>
            </w:pPr>
            <w:r w:rsidRPr="00B9499D">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E516C7" w:rsidRPr="00B9499D" w14:paraId="5804D2A2" w14:textId="77777777" w:rsidTr="00F5353A">
        <w:tc>
          <w:tcPr>
            <w:tcW w:w="1109" w:type="pct"/>
            <w:hideMark/>
          </w:tcPr>
          <w:p w14:paraId="1974EAFB" w14:textId="77777777" w:rsidR="00512B7E" w:rsidRPr="00796941" w:rsidRDefault="00512B7E" w:rsidP="00796941">
            <w:pPr>
              <w:pStyle w:val="GOSTTablenorm"/>
            </w:pPr>
            <w:r w:rsidRPr="00796941">
              <w:t>Сумма_валюта_операции</w:t>
            </w:r>
          </w:p>
        </w:tc>
        <w:tc>
          <w:tcPr>
            <w:tcW w:w="302" w:type="pct"/>
            <w:hideMark/>
          </w:tcPr>
          <w:p w14:paraId="356762B2" w14:textId="77777777" w:rsidR="00512B7E" w:rsidRPr="00796941" w:rsidRDefault="00512B7E" w:rsidP="00796941">
            <w:pPr>
              <w:pStyle w:val="GOSTTablenorm"/>
            </w:pPr>
            <w:r w:rsidRPr="00796941">
              <w:t>да</w:t>
            </w:r>
          </w:p>
        </w:tc>
        <w:tc>
          <w:tcPr>
            <w:tcW w:w="1109" w:type="pct"/>
            <w:hideMark/>
          </w:tcPr>
          <w:p w14:paraId="5A421364" w14:textId="5B3BB0A0" w:rsidR="00512B7E" w:rsidRPr="00796941" w:rsidRDefault="00512B7E" w:rsidP="00796941">
            <w:pPr>
              <w:pStyle w:val="GOSTTablenorm"/>
            </w:pPr>
            <w:r w:rsidRPr="00796941">
              <w:t>Сумма в валюте заявки</w:t>
            </w:r>
            <w:r w:rsidR="00712986" w:rsidRPr="00796941">
              <w:t xml:space="preserve"> (по строке документа)</w:t>
            </w:r>
          </w:p>
        </w:tc>
        <w:tc>
          <w:tcPr>
            <w:tcW w:w="1109" w:type="pct"/>
            <w:hideMark/>
          </w:tcPr>
          <w:p w14:paraId="33EEBD2B" w14:textId="77777777" w:rsidR="00512B7E" w:rsidRPr="00796941" w:rsidRDefault="00512B7E" w:rsidP="00796941">
            <w:pPr>
              <w:pStyle w:val="GOSTTablenorm"/>
            </w:pPr>
            <w:r w:rsidRPr="00796941">
              <w:t>ZRST:AmntCrrPrpsl</w:t>
            </w:r>
          </w:p>
        </w:tc>
        <w:tc>
          <w:tcPr>
            <w:tcW w:w="1371" w:type="pct"/>
            <w:hideMark/>
          </w:tcPr>
          <w:p w14:paraId="68DBEC4A" w14:textId="6B921E25" w:rsidR="00512B7E" w:rsidRPr="00796941" w:rsidRDefault="00712986" w:rsidP="00796941">
            <w:pPr>
              <w:pStyle w:val="GOSTTablenorm"/>
            </w:pPr>
            <w:r w:rsidRPr="00796941">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E516C7" w:rsidRPr="00B9499D" w14:paraId="55A6B29F" w14:textId="77777777" w:rsidTr="00F5353A">
        <w:tc>
          <w:tcPr>
            <w:tcW w:w="1109" w:type="pct"/>
            <w:hideMark/>
          </w:tcPr>
          <w:p w14:paraId="4C118571" w14:textId="77777777" w:rsidR="00512B7E" w:rsidRPr="00B9499D" w:rsidRDefault="00512B7E" w:rsidP="00796941">
            <w:pPr>
              <w:pStyle w:val="GOSTTablenorm"/>
            </w:pPr>
            <w:r w:rsidRPr="00B9499D">
              <w:t>Сумма_валюта_учета_руб</w:t>
            </w:r>
          </w:p>
        </w:tc>
        <w:tc>
          <w:tcPr>
            <w:tcW w:w="302" w:type="pct"/>
            <w:hideMark/>
          </w:tcPr>
          <w:p w14:paraId="57390BCD" w14:textId="77777777" w:rsidR="00512B7E" w:rsidRPr="00B9499D" w:rsidRDefault="00512B7E" w:rsidP="00796941">
            <w:pPr>
              <w:pStyle w:val="GOSTTablenorm"/>
            </w:pPr>
            <w:r w:rsidRPr="00B9499D">
              <w:t>да</w:t>
            </w:r>
          </w:p>
        </w:tc>
        <w:tc>
          <w:tcPr>
            <w:tcW w:w="1109" w:type="pct"/>
            <w:hideMark/>
          </w:tcPr>
          <w:p w14:paraId="4286A9D0" w14:textId="77777777" w:rsidR="00512B7E" w:rsidRPr="00B9499D" w:rsidRDefault="00512B7E" w:rsidP="00796941">
            <w:pPr>
              <w:pStyle w:val="GOSTTablenorm"/>
            </w:pPr>
            <w:r w:rsidRPr="00B9499D">
              <w:t>Сумма в валюте учета (руб)</w:t>
            </w:r>
          </w:p>
        </w:tc>
        <w:tc>
          <w:tcPr>
            <w:tcW w:w="1109" w:type="pct"/>
            <w:hideMark/>
          </w:tcPr>
          <w:p w14:paraId="432D7172" w14:textId="77777777" w:rsidR="00512B7E" w:rsidRPr="00B9499D" w:rsidRDefault="00512B7E" w:rsidP="00796941">
            <w:pPr>
              <w:pStyle w:val="GOSTTablenorm"/>
              <w:rPr>
                <w:rFonts w:eastAsiaTheme="minorEastAsia"/>
              </w:rPr>
            </w:pPr>
            <w:r w:rsidRPr="00B9499D">
              <w:t>ZRST:AmntCrrPrpsl</w:t>
            </w:r>
          </w:p>
          <w:p w14:paraId="4165F6EF" w14:textId="77777777" w:rsidR="00512B7E" w:rsidRPr="00B9499D" w:rsidRDefault="00512B7E" w:rsidP="00796941">
            <w:pPr>
              <w:pStyle w:val="GOSTTablenorm"/>
            </w:pPr>
            <w:r w:rsidRPr="00B9499D">
              <w:t>ZRST:AmntRb</w:t>
            </w:r>
          </w:p>
        </w:tc>
        <w:tc>
          <w:tcPr>
            <w:tcW w:w="1371" w:type="pct"/>
            <w:hideMark/>
          </w:tcPr>
          <w:p w14:paraId="7FBF0477" w14:textId="77777777" w:rsidR="00512B7E" w:rsidRPr="00B9499D" w:rsidRDefault="00512B7E" w:rsidP="00796941">
            <w:pPr>
              <w:pStyle w:val="GOSTTablenorm"/>
            </w:pPr>
            <w:r w:rsidRPr="00B9499D">
              <w:t>Алгоритм вычисления зависит от значения атрибута Код_валюты:</w:t>
            </w:r>
          </w:p>
          <w:p w14:paraId="0DCD98E3" w14:textId="0717A480" w:rsidR="00D04BB8" w:rsidRDefault="00512B7E" w:rsidP="00792E0E">
            <w:pPr>
              <w:pStyle w:val="GOSTTableListNum10"/>
              <w:numPr>
                <w:ilvl w:val="0"/>
                <w:numId w:val="12"/>
              </w:numPr>
            </w:pPr>
            <w:r w:rsidRPr="00B9499D">
              <w:t xml:space="preserve"> если Код_валюты</w:t>
            </w:r>
            <w:r w:rsidR="00B401E0">
              <w:t> </w:t>
            </w:r>
            <w:r w:rsidRPr="00B9499D">
              <w:t>=</w:t>
            </w:r>
            <w:r w:rsidR="00B401E0">
              <w:t> </w:t>
            </w:r>
            <w:r w:rsidRPr="00B9499D">
              <w:t>643, то в атрибут передается значение реквизита ZRST:AmntCrrPrpsl*100</w:t>
            </w:r>
            <w:r w:rsidR="00D04BB8">
              <w:t>;</w:t>
            </w:r>
          </w:p>
          <w:p w14:paraId="5E1B3AAC" w14:textId="3863B219" w:rsidR="00512B7E" w:rsidRPr="00B9499D" w:rsidRDefault="00512B7E" w:rsidP="00D04BB8">
            <w:pPr>
              <w:pStyle w:val="GOSTTableListNum10"/>
            </w:pPr>
            <w:r w:rsidRPr="00B9499D">
              <w:t xml:space="preserve"> если Код_валюты &lt;&gt; 643, то в атрибут передается значение реквизита ZRST:AmntRb*100</w:t>
            </w:r>
          </w:p>
        </w:tc>
      </w:tr>
    </w:tbl>
    <w:p w14:paraId="10FF3801" w14:textId="2E7026EF" w:rsidR="006043A1" w:rsidRDefault="008242B4" w:rsidP="00867982">
      <w:pPr>
        <w:pStyle w:val="GOSTNameTable"/>
      </w:pPr>
      <w:r>
        <w:rPr>
          <w:noProof/>
        </w:rPr>
        <w:fldChar w:fldCharType="begin"/>
      </w:r>
      <w:r>
        <w:rPr>
          <w:noProof/>
        </w:rPr>
        <w:instrText xml:space="preserve"> SEQ Таблица \* ARABIC </w:instrText>
      </w:r>
      <w:r>
        <w:rPr>
          <w:noProof/>
        </w:rPr>
        <w:fldChar w:fldCharType="separate"/>
      </w:r>
      <w:bookmarkStart w:id="9911" w:name="_Toc226563180"/>
      <w:r w:rsidR="00AB1BE0">
        <w:rPr>
          <w:noProof/>
        </w:rPr>
        <w:t>24</w:t>
      </w:r>
      <w:r>
        <w:rPr>
          <w:noProof/>
        </w:rPr>
        <w:fldChar w:fldCharType="end"/>
      </w:r>
      <w:r w:rsidR="006043A1">
        <w:t xml:space="preserve"> - </w:t>
      </w:r>
      <w:r w:rsidR="006043A1" w:rsidRPr="006B098C">
        <w:t>Перечень атрибутов, соответствующих типу документа</w:t>
      </w:r>
      <w:r w:rsidR="006043A1">
        <w:t xml:space="preserve"> «</w:t>
      </w:r>
      <w:r w:rsidR="006043A1" w:rsidRPr="00D04BB8">
        <w:rPr>
          <w:sz w:val="22"/>
          <w:szCs w:val="22"/>
        </w:rPr>
        <w:t>Заявка на кассовый расход (сокращенная)</w:t>
      </w:r>
      <w:r w:rsidR="006043A1">
        <w:rPr>
          <w:sz w:val="22"/>
          <w:szCs w:val="22"/>
        </w:rPr>
        <w:t>»</w:t>
      </w:r>
      <w:r w:rsidR="006043A1" w:rsidRPr="00D04BB8">
        <w:rPr>
          <w:sz w:val="22"/>
          <w:szCs w:val="22"/>
        </w:rPr>
        <w:t xml:space="preserve"> (ф. </w:t>
      </w:r>
      <w:r w:rsidR="006043A1">
        <w:rPr>
          <w:sz w:val="22"/>
          <w:szCs w:val="22"/>
        </w:rPr>
        <w:t>0531851) MSC_ApplCashFlowShrt</w:t>
      </w:r>
      <w:bookmarkEnd w:id="9911"/>
    </w:p>
    <w:tbl>
      <w:tblPr>
        <w:tblStyle w:val="GOSTTable"/>
        <w:tblW w:w="5000" w:type="pct"/>
        <w:tblLayout w:type="fixed"/>
        <w:tblLook w:val="07E0" w:firstRow="1" w:lastRow="1" w:firstColumn="1" w:lastColumn="1" w:noHBand="1" w:noVBand="1"/>
      </w:tblPr>
      <w:tblGrid>
        <w:gridCol w:w="3495"/>
        <w:gridCol w:w="952"/>
        <w:gridCol w:w="3496"/>
        <w:gridCol w:w="3496"/>
        <w:gridCol w:w="4321"/>
      </w:tblGrid>
      <w:tr w:rsidR="00F265CC" w:rsidRPr="00B9499D" w14:paraId="66B93AA4" w14:textId="77777777" w:rsidTr="000976AD">
        <w:trPr>
          <w:cnfStyle w:val="100000000000" w:firstRow="1" w:lastRow="0" w:firstColumn="0" w:lastColumn="0" w:oddVBand="0" w:evenVBand="0" w:oddHBand="0" w:evenHBand="0" w:firstRowFirstColumn="0" w:firstRowLastColumn="0" w:lastRowFirstColumn="0" w:lastRowLastColumn="0"/>
        </w:trPr>
        <w:tc>
          <w:tcPr>
            <w:tcW w:w="1109" w:type="pct"/>
          </w:tcPr>
          <w:p w14:paraId="5DCEB1F5" w14:textId="638E4311" w:rsidR="00F265CC" w:rsidRPr="00B9499D" w:rsidRDefault="00F265CC" w:rsidP="000976AD">
            <w:pPr>
              <w:pStyle w:val="GOSTTableHead"/>
            </w:pPr>
            <w:r w:rsidRPr="00B9499D">
              <w:t>Наименование атрибута</w:t>
            </w:r>
          </w:p>
        </w:tc>
        <w:tc>
          <w:tcPr>
            <w:tcW w:w="302" w:type="pct"/>
          </w:tcPr>
          <w:p w14:paraId="5D8DE705" w14:textId="63AFD524" w:rsidR="00F265CC" w:rsidRPr="00B9499D" w:rsidRDefault="00F265CC" w:rsidP="000976AD">
            <w:pPr>
              <w:pStyle w:val="GOSTTableHead"/>
            </w:pPr>
            <w:r w:rsidRPr="00B9499D">
              <w:t>Вычисляемый атрибут</w:t>
            </w:r>
          </w:p>
        </w:tc>
        <w:tc>
          <w:tcPr>
            <w:tcW w:w="1109" w:type="pct"/>
          </w:tcPr>
          <w:p w14:paraId="27E49943" w14:textId="6B90AA7B" w:rsidR="00F265CC" w:rsidRPr="00B9499D" w:rsidRDefault="00F265CC" w:rsidP="000976AD">
            <w:pPr>
              <w:pStyle w:val="GOSTTableHead"/>
            </w:pPr>
            <w:r w:rsidRPr="00B9499D">
              <w:t>Описание атрибута</w:t>
            </w:r>
          </w:p>
        </w:tc>
        <w:tc>
          <w:tcPr>
            <w:tcW w:w="1109" w:type="pct"/>
          </w:tcPr>
          <w:p w14:paraId="07D86F24" w14:textId="27E919CF" w:rsidR="00F265CC" w:rsidRPr="00B9499D" w:rsidRDefault="00F265CC" w:rsidP="000976AD">
            <w:pPr>
              <w:pStyle w:val="GOSTTableHead"/>
            </w:pPr>
            <w:r w:rsidRPr="00B9499D">
              <w:t>Реквизит документа (наименование тега)</w:t>
            </w:r>
          </w:p>
        </w:tc>
        <w:tc>
          <w:tcPr>
            <w:tcW w:w="1371" w:type="pct"/>
          </w:tcPr>
          <w:p w14:paraId="152C7CB7" w14:textId="348FEE0C" w:rsidR="00F265CC" w:rsidRPr="00B9499D" w:rsidRDefault="00F265CC" w:rsidP="000976AD">
            <w:pPr>
              <w:pStyle w:val="GOSTTableHead"/>
            </w:pPr>
            <w:r w:rsidRPr="00B9499D">
              <w:t>Алгоритм вычисления</w:t>
            </w:r>
          </w:p>
        </w:tc>
      </w:tr>
      <w:tr w:rsidR="00E516C7" w:rsidRPr="00B9499D" w14:paraId="1655167C" w14:textId="77777777" w:rsidTr="00867982">
        <w:tc>
          <w:tcPr>
            <w:tcW w:w="1109" w:type="pct"/>
          </w:tcPr>
          <w:p w14:paraId="2959D01C" w14:textId="4E1366D7" w:rsidR="00512B7E" w:rsidRPr="00B9499D" w:rsidRDefault="00512B7E" w:rsidP="00D04BB8">
            <w:pPr>
              <w:pStyle w:val="GOSTTablenorm"/>
            </w:pPr>
            <w:r w:rsidRPr="00B9499D">
              <w:t>Номер_документа</w:t>
            </w:r>
            <w:r w:rsidR="0005643E" w:rsidRPr="00B9499D">
              <w:t>*</w:t>
            </w:r>
          </w:p>
        </w:tc>
        <w:tc>
          <w:tcPr>
            <w:tcW w:w="302" w:type="pct"/>
          </w:tcPr>
          <w:p w14:paraId="759186CE" w14:textId="77777777" w:rsidR="00512B7E" w:rsidRPr="00B9499D" w:rsidRDefault="00512B7E" w:rsidP="00D04BB8">
            <w:pPr>
              <w:pStyle w:val="GOSTTablenorm"/>
            </w:pPr>
            <w:r w:rsidRPr="00B9499D">
              <w:t>нет</w:t>
            </w:r>
          </w:p>
        </w:tc>
        <w:tc>
          <w:tcPr>
            <w:tcW w:w="1109" w:type="pct"/>
          </w:tcPr>
          <w:p w14:paraId="6AED755C" w14:textId="77777777" w:rsidR="00512B7E" w:rsidRPr="00B9499D" w:rsidRDefault="00512B7E" w:rsidP="00D04BB8">
            <w:pPr>
              <w:pStyle w:val="GOSTTablenorm"/>
            </w:pPr>
            <w:r w:rsidRPr="00B9499D">
              <w:t>Номер документа</w:t>
            </w:r>
          </w:p>
        </w:tc>
        <w:tc>
          <w:tcPr>
            <w:tcW w:w="1109" w:type="pct"/>
          </w:tcPr>
          <w:p w14:paraId="32BC333F" w14:textId="77777777" w:rsidR="00512B7E" w:rsidRPr="00B9499D" w:rsidRDefault="00512B7E" w:rsidP="00D04BB8">
            <w:pPr>
              <w:pStyle w:val="GOSTTablenorm"/>
            </w:pPr>
            <w:r w:rsidRPr="00B9499D">
              <w:t>ZR_RqstNm</w:t>
            </w:r>
          </w:p>
        </w:tc>
        <w:tc>
          <w:tcPr>
            <w:tcW w:w="1371" w:type="pct"/>
          </w:tcPr>
          <w:p w14:paraId="7906D638" w14:textId="77777777" w:rsidR="00512B7E" w:rsidRPr="00B9499D" w:rsidRDefault="00512B7E" w:rsidP="00D04BB8">
            <w:pPr>
              <w:pStyle w:val="GOSTTablenorm"/>
            </w:pPr>
          </w:p>
        </w:tc>
      </w:tr>
      <w:tr w:rsidR="00E516C7" w:rsidRPr="00B9499D" w14:paraId="31B0D4DD" w14:textId="77777777" w:rsidTr="00867982">
        <w:tc>
          <w:tcPr>
            <w:tcW w:w="1109" w:type="pct"/>
          </w:tcPr>
          <w:p w14:paraId="594C5B80" w14:textId="595D2F61" w:rsidR="00512B7E" w:rsidRPr="00B9499D" w:rsidRDefault="00512B7E" w:rsidP="00D04BB8">
            <w:pPr>
              <w:pStyle w:val="GOSTTablenorm"/>
            </w:pPr>
            <w:r w:rsidRPr="00B9499D">
              <w:lastRenderedPageBreak/>
              <w:t>Дата_документа</w:t>
            </w:r>
            <w:r w:rsidR="0005643E" w:rsidRPr="00B9499D">
              <w:t>*</w:t>
            </w:r>
          </w:p>
        </w:tc>
        <w:tc>
          <w:tcPr>
            <w:tcW w:w="302" w:type="pct"/>
          </w:tcPr>
          <w:p w14:paraId="615F3023" w14:textId="77777777" w:rsidR="00512B7E" w:rsidRPr="00B9499D" w:rsidRDefault="00512B7E" w:rsidP="00D04BB8">
            <w:pPr>
              <w:pStyle w:val="GOSTTablenorm"/>
            </w:pPr>
            <w:r w:rsidRPr="00B9499D">
              <w:t>нет</w:t>
            </w:r>
          </w:p>
        </w:tc>
        <w:tc>
          <w:tcPr>
            <w:tcW w:w="1109" w:type="pct"/>
          </w:tcPr>
          <w:p w14:paraId="1BC6AB79" w14:textId="77777777" w:rsidR="00512B7E" w:rsidRPr="00B9499D" w:rsidRDefault="00512B7E" w:rsidP="00D04BB8">
            <w:pPr>
              <w:pStyle w:val="GOSTTablenorm"/>
            </w:pPr>
            <w:r w:rsidRPr="00B9499D">
              <w:t>Дата документа</w:t>
            </w:r>
          </w:p>
        </w:tc>
        <w:tc>
          <w:tcPr>
            <w:tcW w:w="1109" w:type="pct"/>
          </w:tcPr>
          <w:p w14:paraId="2FAD04FE" w14:textId="77777777" w:rsidR="00512B7E" w:rsidRPr="00B9499D" w:rsidRDefault="00512B7E" w:rsidP="00D04BB8">
            <w:pPr>
              <w:pStyle w:val="GOSTTablenorm"/>
            </w:pPr>
            <w:r w:rsidRPr="00B9499D">
              <w:t>ZR_MSC_Infrmtn_CrtnDt</w:t>
            </w:r>
          </w:p>
        </w:tc>
        <w:tc>
          <w:tcPr>
            <w:tcW w:w="1371" w:type="pct"/>
          </w:tcPr>
          <w:p w14:paraId="1BA55B6B" w14:textId="77777777" w:rsidR="00512B7E" w:rsidRPr="00B9499D" w:rsidRDefault="00512B7E" w:rsidP="00D04BB8">
            <w:pPr>
              <w:pStyle w:val="GOSTTablenorm"/>
            </w:pPr>
          </w:p>
        </w:tc>
      </w:tr>
      <w:tr w:rsidR="005558EF" w:rsidRPr="00B9499D" w14:paraId="22B92F03" w14:textId="77777777" w:rsidTr="00867982">
        <w:tc>
          <w:tcPr>
            <w:tcW w:w="1109" w:type="pct"/>
          </w:tcPr>
          <w:p w14:paraId="761B7D4A" w14:textId="239B71BF" w:rsidR="005558EF" w:rsidRPr="00B9499D" w:rsidRDefault="005558EF" w:rsidP="00D04BB8">
            <w:pPr>
              <w:pStyle w:val="GOSTTablenorm"/>
            </w:pPr>
            <w:r w:rsidRPr="009645C1">
              <w:t>Наименование_документа</w:t>
            </w:r>
          </w:p>
        </w:tc>
        <w:tc>
          <w:tcPr>
            <w:tcW w:w="302" w:type="pct"/>
          </w:tcPr>
          <w:p w14:paraId="17A277FF" w14:textId="1D675F91" w:rsidR="005558EF" w:rsidRPr="00B9499D" w:rsidRDefault="005558EF" w:rsidP="00D04BB8">
            <w:pPr>
              <w:pStyle w:val="GOSTTablenorm"/>
            </w:pPr>
            <w:r w:rsidRPr="009645C1">
              <w:t>да</w:t>
            </w:r>
          </w:p>
        </w:tc>
        <w:tc>
          <w:tcPr>
            <w:tcW w:w="1109" w:type="pct"/>
          </w:tcPr>
          <w:p w14:paraId="4EE22BB5" w14:textId="21C9F37A" w:rsidR="005558EF" w:rsidRPr="00B9499D" w:rsidRDefault="005558EF" w:rsidP="00D04BB8">
            <w:pPr>
              <w:pStyle w:val="GOSTTablenorm"/>
            </w:pPr>
            <w:r w:rsidRPr="009645C1">
              <w:t>Наименование документа</w:t>
            </w:r>
          </w:p>
        </w:tc>
        <w:tc>
          <w:tcPr>
            <w:tcW w:w="1109" w:type="pct"/>
          </w:tcPr>
          <w:p w14:paraId="55B38FD3" w14:textId="77777777" w:rsidR="005558EF" w:rsidRPr="00B9499D" w:rsidRDefault="005558EF" w:rsidP="00D04BB8">
            <w:pPr>
              <w:pStyle w:val="GOSTTablenorm"/>
            </w:pPr>
          </w:p>
        </w:tc>
        <w:tc>
          <w:tcPr>
            <w:tcW w:w="1371" w:type="pct"/>
          </w:tcPr>
          <w:p w14:paraId="64A18005" w14:textId="2DEF41B5" w:rsidR="005558EF" w:rsidRPr="00B9499D" w:rsidRDefault="005558EF" w:rsidP="00D04BB8">
            <w:pPr>
              <w:pStyle w:val="GOSTTablenorm"/>
            </w:pPr>
            <w:r w:rsidRPr="00A21327">
              <w:t>Наименование документа определяется</w:t>
            </w:r>
            <w:r w:rsidR="00D04BB8">
              <w:t xml:space="preserve"> по справочнику «</w:t>
            </w:r>
            <w:r w:rsidRPr="00A21327">
              <w:t>Типы документов</w:t>
            </w:r>
            <w:r w:rsidR="00D04BB8">
              <w:t>»</w:t>
            </w:r>
            <w:r w:rsidRPr="00A21327">
              <w:t xml:space="preserve"> с помощью значения атрибута Тип_документа (</w:t>
            </w:r>
            <w:r w:rsidRPr="00A21327">
              <w:rPr>
                <w:lang w:val="en-US"/>
              </w:rPr>
              <w:t>TypeDoc</w:t>
            </w:r>
            <w:r w:rsidRPr="00A21327">
              <w:t>) из заголовка запроса</w:t>
            </w:r>
          </w:p>
        </w:tc>
      </w:tr>
      <w:tr w:rsidR="00E516C7" w:rsidRPr="00B9499D" w14:paraId="4BD7878D" w14:textId="77777777" w:rsidTr="00867982">
        <w:tc>
          <w:tcPr>
            <w:tcW w:w="1109" w:type="pct"/>
          </w:tcPr>
          <w:p w14:paraId="67E2F694" w14:textId="77777777" w:rsidR="00512B7E" w:rsidRPr="00B9499D" w:rsidRDefault="00512B7E" w:rsidP="00D04BB8">
            <w:pPr>
              <w:pStyle w:val="GOSTTablenorm"/>
            </w:pPr>
            <w:r w:rsidRPr="00B9499D">
              <w:t>Дата_ввода_в_действие</w:t>
            </w:r>
          </w:p>
        </w:tc>
        <w:tc>
          <w:tcPr>
            <w:tcW w:w="302" w:type="pct"/>
          </w:tcPr>
          <w:p w14:paraId="091A72DF" w14:textId="77777777" w:rsidR="00512B7E" w:rsidRPr="00B9499D" w:rsidRDefault="00512B7E" w:rsidP="00D04BB8">
            <w:pPr>
              <w:pStyle w:val="GOSTTablenorm"/>
            </w:pPr>
            <w:r w:rsidRPr="00B9499D">
              <w:t>да</w:t>
            </w:r>
          </w:p>
        </w:tc>
        <w:tc>
          <w:tcPr>
            <w:tcW w:w="1109" w:type="pct"/>
          </w:tcPr>
          <w:p w14:paraId="56B58617" w14:textId="77777777" w:rsidR="00512B7E" w:rsidRPr="00B9499D" w:rsidRDefault="00512B7E" w:rsidP="00D04BB8">
            <w:pPr>
              <w:pStyle w:val="GOSTTablenorm"/>
            </w:pPr>
            <w:r w:rsidRPr="00B9499D">
              <w:t>Дата ввода в действие</w:t>
            </w:r>
          </w:p>
        </w:tc>
        <w:tc>
          <w:tcPr>
            <w:tcW w:w="1109" w:type="pct"/>
          </w:tcPr>
          <w:p w14:paraId="0CE5F939" w14:textId="754DB14B" w:rsidR="00512B7E" w:rsidRPr="00B9499D" w:rsidRDefault="00CD6ADC" w:rsidP="00D04BB8">
            <w:pPr>
              <w:pStyle w:val="GOSTTablenorm"/>
            </w:pPr>
            <w:r w:rsidRPr="00B9499D">
              <w:t>SettlementDate</w:t>
            </w:r>
            <w:r w:rsidR="00512B7E" w:rsidRPr="00B9499D">
              <w:rPr>
                <w:bCs/>
              </w:rPr>
              <w:t xml:space="preserve"> (из заголовка запроса)</w:t>
            </w:r>
          </w:p>
        </w:tc>
        <w:tc>
          <w:tcPr>
            <w:tcW w:w="1371" w:type="pct"/>
          </w:tcPr>
          <w:p w14:paraId="6D96C384" w14:textId="51C63514" w:rsidR="00512B7E" w:rsidRPr="00B9499D" w:rsidRDefault="00512B7E" w:rsidP="00B401E0">
            <w:pPr>
              <w:pStyle w:val="GOSTTablenorm"/>
            </w:pPr>
            <w:r w:rsidRPr="00B9499D">
              <w:t>Для данного типа документов Дата_ввода_в_действие</w:t>
            </w:r>
            <w:r w:rsidR="00B401E0">
              <w:t> </w:t>
            </w:r>
            <w:r w:rsidRPr="00B9499D">
              <w:t>=</w:t>
            </w:r>
            <w:r w:rsidR="00B401E0">
              <w:t> </w:t>
            </w:r>
            <w:r w:rsidRPr="00B9499D">
              <w:t>Дата_отражения_в_учете</w:t>
            </w:r>
          </w:p>
        </w:tc>
      </w:tr>
      <w:tr w:rsidR="00C9019A" w:rsidRPr="00B9499D" w14:paraId="7BB93BCD" w14:textId="77777777" w:rsidTr="00867982">
        <w:tc>
          <w:tcPr>
            <w:tcW w:w="1109" w:type="pct"/>
          </w:tcPr>
          <w:p w14:paraId="2FF12BEA" w14:textId="6DB42E3D" w:rsidR="00C9019A" w:rsidRPr="00B9499D" w:rsidRDefault="00C9019A" w:rsidP="00D04BB8">
            <w:pPr>
              <w:pStyle w:val="GOSTTablenorm"/>
            </w:pPr>
            <w:r w:rsidRPr="00B9499D">
              <w:t>Код_валюты</w:t>
            </w:r>
          </w:p>
        </w:tc>
        <w:tc>
          <w:tcPr>
            <w:tcW w:w="302" w:type="pct"/>
          </w:tcPr>
          <w:p w14:paraId="522E82BA" w14:textId="345ED618" w:rsidR="00C9019A" w:rsidRPr="00B9499D" w:rsidRDefault="00C9019A" w:rsidP="00D04BB8">
            <w:pPr>
              <w:pStyle w:val="GOSTTablenorm"/>
            </w:pPr>
            <w:r w:rsidRPr="00B9499D">
              <w:t>да</w:t>
            </w:r>
          </w:p>
        </w:tc>
        <w:tc>
          <w:tcPr>
            <w:tcW w:w="1109" w:type="pct"/>
          </w:tcPr>
          <w:p w14:paraId="5D5A07CA" w14:textId="35481AFB" w:rsidR="00C9019A" w:rsidRPr="00B9499D" w:rsidRDefault="00C9019A" w:rsidP="00D04BB8">
            <w:pPr>
              <w:pStyle w:val="GOSTTablenorm"/>
            </w:pPr>
            <w:r w:rsidRPr="00B9499D">
              <w:t>Код валюты по ОКВ</w:t>
            </w:r>
          </w:p>
        </w:tc>
        <w:tc>
          <w:tcPr>
            <w:tcW w:w="1109" w:type="pct"/>
          </w:tcPr>
          <w:p w14:paraId="61E9B1A3" w14:textId="2A3FD4DE" w:rsidR="00C9019A" w:rsidRPr="00B9499D" w:rsidRDefault="00C9019A" w:rsidP="00D04BB8">
            <w:pPr>
              <w:pStyle w:val="GOSTTablenorm"/>
            </w:pPr>
            <w:r w:rsidRPr="00B9499D">
              <w:t>ZR_MSC_OKV_CD</w:t>
            </w:r>
          </w:p>
        </w:tc>
        <w:tc>
          <w:tcPr>
            <w:tcW w:w="1371" w:type="pct"/>
          </w:tcPr>
          <w:p w14:paraId="0C85E21D" w14:textId="77777777" w:rsidR="00C9019A" w:rsidRPr="00B9499D" w:rsidRDefault="00C9019A" w:rsidP="00D04BB8">
            <w:pPr>
              <w:pStyle w:val="GOSTTablenorm"/>
            </w:pPr>
            <w:r w:rsidRPr="00B9499D">
              <w:t>В составе документа может приходить как цифровой, так и буквенный код валюты.</w:t>
            </w:r>
          </w:p>
          <w:p w14:paraId="07402005" w14:textId="08830755" w:rsidR="00C9019A" w:rsidRPr="00B9499D" w:rsidRDefault="00C9019A" w:rsidP="00792E0E">
            <w:pPr>
              <w:pStyle w:val="GOSTTableListNum10"/>
              <w:numPr>
                <w:ilvl w:val="0"/>
                <w:numId w:val="13"/>
              </w:numPr>
            </w:pPr>
            <w:r w:rsidRPr="00B9499D">
              <w:t xml:space="preserve"> если код валюты пришел цифровой, то в атрибут его значение записывается в неизменном виде;</w:t>
            </w:r>
          </w:p>
          <w:p w14:paraId="5D50B193" w14:textId="5E31A1A9" w:rsidR="00C9019A" w:rsidRPr="00B9499D" w:rsidRDefault="00C9019A" w:rsidP="00D04BB8">
            <w:pPr>
              <w:pStyle w:val="GOSTTableListNum10"/>
            </w:pPr>
            <w:r w:rsidRPr="00B9499D">
              <w:t xml:space="preserve"> если код валюты пришел буквенный, то в атрибут его значение записывается после преобразования в цифровой по данным справочника «Общероссий</w:t>
            </w:r>
            <w:r w:rsidR="00D04BB8">
              <w:t>ский классификатор валют (ОКВ)»</w:t>
            </w:r>
          </w:p>
        </w:tc>
      </w:tr>
      <w:tr w:rsidR="00E516C7" w:rsidRPr="00B9499D" w14:paraId="6271A27F" w14:textId="77777777" w:rsidTr="00867982">
        <w:tc>
          <w:tcPr>
            <w:tcW w:w="1109" w:type="pct"/>
          </w:tcPr>
          <w:p w14:paraId="26781BF1" w14:textId="77777777" w:rsidR="00512B7E" w:rsidRPr="00B9499D" w:rsidRDefault="00512B7E" w:rsidP="00D04BB8">
            <w:pPr>
              <w:pStyle w:val="GOSTTablenorm"/>
            </w:pPr>
            <w:r w:rsidRPr="00B9499D">
              <w:t>Код_контура_документа</w:t>
            </w:r>
          </w:p>
        </w:tc>
        <w:tc>
          <w:tcPr>
            <w:tcW w:w="302" w:type="pct"/>
          </w:tcPr>
          <w:p w14:paraId="68D4BFB8" w14:textId="77777777" w:rsidR="00512B7E" w:rsidRPr="00B9499D" w:rsidRDefault="00512B7E" w:rsidP="00D04BB8">
            <w:pPr>
              <w:pStyle w:val="GOSTTablenorm"/>
            </w:pPr>
            <w:r w:rsidRPr="00B9499D">
              <w:t>нет</w:t>
            </w:r>
          </w:p>
        </w:tc>
        <w:tc>
          <w:tcPr>
            <w:tcW w:w="1109" w:type="pct"/>
          </w:tcPr>
          <w:p w14:paraId="44CBE783" w14:textId="77777777" w:rsidR="00512B7E" w:rsidRPr="00B9499D" w:rsidRDefault="00512B7E" w:rsidP="00D04BB8">
            <w:pPr>
              <w:pStyle w:val="GOSTTablenorm"/>
            </w:pPr>
            <w:r w:rsidRPr="00B9499D">
              <w:t>Код контура в том виде, как он содержится в документе</w:t>
            </w:r>
          </w:p>
        </w:tc>
        <w:tc>
          <w:tcPr>
            <w:tcW w:w="1109" w:type="pct"/>
          </w:tcPr>
          <w:p w14:paraId="5D7D551E" w14:textId="77777777" w:rsidR="00512B7E" w:rsidRPr="00B9499D" w:rsidRDefault="00512B7E" w:rsidP="00D04BB8">
            <w:pPr>
              <w:pStyle w:val="GOSTTablenorm"/>
            </w:pPr>
            <w:r w:rsidRPr="00B9499D">
              <w:t>StmInfrmtn_Contour_Code</w:t>
            </w:r>
          </w:p>
        </w:tc>
        <w:tc>
          <w:tcPr>
            <w:tcW w:w="1371" w:type="pct"/>
          </w:tcPr>
          <w:p w14:paraId="2C375982" w14:textId="77777777" w:rsidR="00512B7E" w:rsidRPr="00B9499D" w:rsidRDefault="00512B7E" w:rsidP="00D04BB8">
            <w:pPr>
              <w:pStyle w:val="GOSTTablenorm"/>
            </w:pPr>
          </w:p>
        </w:tc>
      </w:tr>
      <w:tr w:rsidR="00E516C7" w:rsidRPr="00B9499D" w14:paraId="25120671" w14:textId="77777777" w:rsidTr="00867982">
        <w:tc>
          <w:tcPr>
            <w:tcW w:w="1109" w:type="pct"/>
          </w:tcPr>
          <w:p w14:paraId="3C73CCE9" w14:textId="77777777" w:rsidR="00512B7E" w:rsidRPr="00B9499D" w:rsidRDefault="00512B7E" w:rsidP="00D04BB8">
            <w:pPr>
              <w:pStyle w:val="GOSTTablenorm"/>
            </w:pPr>
            <w:r w:rsidRPr="00B9499D">
              <w:t>Код_контура</w:t>
            </w:r>
          </w:p>
        </w:tc>
        <w:tc>
          <w:tcPr>
            <w:tcW w:w="302" w:type="pct"/>
          </w:tcPr>
          <w:p w14:paraId="4188DA44" w14:textId="77777777" w:rsidR="00512B7E" w:rsidRPr="00B9499D" w:rsidRDefault="00512B7E" w:rsidP="00D04BB8">
            <w:pPr>
              <w:pStyle w:val="GOSTTablenorm"/>
            </w:pPr>
            <w:r w:rsidRPr="00B9499D">
              <w:t>да</w:t>
            </w:r>
          </w:p>
        </w:tc>
        <w:tc>
          <w:tcPr>
            <w:tcW w:w="1109" w:type="pct"/>
          </w:tcPr>
          <w:p w14:paraId="3A2A3174" w14:textId="77777777" w:rsidR="00512B7E" w:rsidRPr="00B9499D" w:rsidRDefault="00512B7E" w:rsidP="00D04BB8">
            <w:pPr>
              <w:pStyle w:val="GOSTTablenorm"/>
            </w:pPr>
            <w:r w:rsidRPr="00B9499D">
              <w:t>Код контура, приведенный к стандартному виду</w:t>
            </w:r>
          </w:p>
        </w:tc>
        <w:tc>
          <w:tcPr>
            <w:tcW w:w="1109" w:type="pct"/>
          </w:tcPr>
          <w:p w14:paraId="7FB8054E" w14:textId="77777777" w:rsidR="00512B7E" w:rsidRPr="00B9499D" w:rsidRDefault="00512B7E" w:rsidP="00D04BB8">
            <w:pPr>
              <w:pStyle w:val="GOSTTablenorm"/>
            </w:pPr>
            <w:r w:rsidRPr="00B9499D">
              <w:t>StmInfrmtn_Contour_Code</w:t>
            </w:r>
          </w:p>
        </w:tc>
        <w:tc>
          <w:tcPr>
            <w:tcW w:w="1371" w:type="pct"/>
          </w:tcPr>
          <w:p w14:paraId="51B07D31" w14:textId="5B4658BA" w:rsidR="00512B7E" w:rsidRPr="00B9499D" w:rsidRDefault="00512B7E" w:rsidP="00D04BB8">
            <w:pPr>
              <w:pStyle w:val="GOSTTablenorm"/>
            </w:pPr>
            <w:r w:rsidRPr="00B9499D">
              <w:t xml:space="preserve">Если в теге документа </w:t>
            </w:r>
            <w:r w:rsidR="00D04BB8">
              <w:t>«</w:t>
            </w:r>
            <w:r w:rsidRPr="00B9499D">
              <w:t>1</w:t>
            </w:r>
            <w:r w:rsidR="00D04BB8">
              <w:t>»</w:t>
            </w:r>
            <w:r w:rsidRPr="00B9499D">
              <w:t xml:space="preserve"> или </w:t>
            </w:r>
            <w:r w:rsidR="00D04BB8">
              <w:t>«</w:t>
            </w:r>
            <w:r w:rsidRPr="00B9499D">
              <w:t>O</w:t>
            </w:r>
            <w:r w:rsidR="00D04BB8">
              <w:t>»</w:t>
            </w:r>
            <w:r w:rsidRPr="00B9499D">
              <w:t xml:space="preserve">, то значение </w:t>
            </w:r>
            <w:r w:rsidR="00D04BB8">
              <w:t>«</w:t>
            </w:r>
            <w:r w:rsidRPr="00B9499D">
              <w:t>1</w:t>
            </w:r>
            <w:r w:rsidR="00D04BB8">
              <w:t>».</w:t>
            </w:r>
          </w:p>
          <w:p w14:paraId="7ABFA461" w14:textId="182F2263" w:rsidR="00512B7E" w:rsidRPr="00B9499D" w:rsidRDefault="00512B7E" w:rsidP="00D04BB8">
            <w:pPr>
              <w:pStyle w:val="GOSTTablenorm"/>
            </w:pPr>
            <w:r w:rsidRPr="00B9499D">
              <w:t xml:space="preserve">Если в теге документа </w:t>
            </w:r>
            <w:r w:rsidR="00D04BB8">
              <w:t>«</w:t>
            </w:r>
            <w:r w:rsidRPr="00B9499D">
              <w:t>2</w:t>
            </w:r>
            <w:r w:rsidR="00D04BB8">
              <w:t>»</w:t>
            </w:r>
            <w:r w:rsidRPr="00B9499D">
              <w:t xml:space="preserve"> или </w:t>
            </w:r>
            <w:r w:rsidR="00D04BB8">
              <w:t>«</w:t>
            </w:r>
            <w:r w:rsidRPr="00B9499D">
              <w:t>S</w:t>
            </w:r>
            <w:r w:rsidR="00D04BB8">
              <w:t>»</w:t>
            </w:r>
            <w:r w:rsidRPr="00B9499D">
              <w:t xml:space="preserve">, то значение </w:t>
            </w:r>
            <w:r w:rsidR="00D04BB8">
              <w:t>«</w:t>
            </w:r>
            <w:r w:rsidRPr="00B9499D">
              <w:t>2</w:t>
            </w:r>
            <w:r w:rsidR="00D04BB8">
              <w:t>»</w:t>
            </w:r>
          </w:p>
        </w:tc>
      </w:tr>
      <w:tr w:rsidR="00E516C7" w:rsidRPr="00B9499D" w14:paraId="405648DD" w14:textId="77777777" w:rsidTr="00867982">
        <w:tc>
          <w:tcPr>
            <w:tcW w:w="1109" w:type="pct"/>
          </w:tcPr>
          <w:p w14:paraId="3F8DD16D" w14:textId="77777777" w:rsidR="00512B7E" w:rsidRPr="00B9499D" w:rsidRDefault="00512B7E" w:rsidP="00D04BB8">
            <w:pPr>
              <w:pStyle w:val="GOSTTablenorm"/>
            </w:pPr>
            <w:r w:rsidRPr="00B9499D">
              <w:t>Уровень_конфиденциальности</w:t>
            </w:r>
          </w:p>
        </w:tc>
        <w:tc>
          <w:tcPr>
            <w:tcW w:w="302" w:type="pct"/>
          </w:tcPr>
          <w:p w14:paraId="3EA81B2A" w14:textId="77777777" w:rsidR="00512B7E" w:rsidRPr="00B9499D" w:rsidRDefault="00512B7E" w:rsidP="00D04BB8">
            <w:pPr>
              <w:pStyle w:val="GOSTTablenorm"/>
            </w:pPr>
            <w:r w:rsidRPr="00B9499D">
              <w:t>нет</w:t>
            </w:r>
          </w:p>
        </w:tc>
        <w:tc>
          <w:tcPr>
            <w:tcW w:w="1109" w:type="pct"/>
          </w:tcPr>
          <w:p w14:paraId="5226E88F" w14:textId="77777777" w:rsidR="00512B7E" w:rsidRPr="00B9499D" w:rsidRDefault="00512B7E" w:rsidP="00D04BB8">
            <w:pPr>
              <w:pStyle w:val="GOSTTablenorm"/>
            </w:pPr>
            <w:r w:rsidRPr="00B9499D">
              <w:t>Уровень конфиденциальности</w:t>
            </w:r>
          </w:p>
        </w:tc>
        <w:tc>
          <w:tcPr>
            <w:tcW w:w="1109" w:type="pct"/>
          </w:tcPr>
          <w:p w14:paraId="39B488AC" w14:textId="77777777" w:rsidR="00512B7E" w:rsidRPr="00B9499D" w:rsidRDefault="00512B7E" w:rsidP="00D04BB8">
            <w:pPr>
              <w:pStyle w:val="GOSTTablenorm"/>
            </w:pPr>
            <w:r w:rsidRPr="00B9499D">
              <w:t>StmInfrmtn_AccessLevelStereotype</w:t>
            </w:r>
          </w:p>
        </w:tc>
        <w:tc>
          <w:tcPr>
            <w:tcW w:w="1371" w:type="pct"/>
          </w:tcPr>
          <w:p w14:paraId="5DEBF657" w14:textId="77777777" w:rsidR="00512B7E" w:rsidRPr="00B9499D" w:rsidRDefault="00512B7E" w:rsidP="00D04BB8">
            <w:pPr>
              <w:pStyle w:val="GOSTTablenorm"/>
            </w:pPr>
          </w:p>
        </w:tc>
      </w:tr>
      <w:tr w:rsidR="00DA2067" w:rsidRPr="009042A9" w14:paraId="5B347A27" w14:textId="77777777" w:rsidTr="00867982">
        <w:tc>
          <w:tcPr>
            <w:tcW w:w="1109" w:type="pct"/>
          </w:tcPr>
          <w:p w14:paraId="4FC4C6EE" w14:textId="36E211C3" w:rsidR="00DA2067" w:rsidRPr="00B9499D" w:rsidRDefault="00DA2067" w:rsidP="00D04BB8">
            <w:pPr>
              <w:pStyle w:val="GOSTTablenorm"/>
            </w:pPr>
            <w:r w:rsidRPr="00B9499D">
              <w:t>Код_бюджета</w:t>
            </w:r>
          </w:p>
        </w:tc>
        <w:tc>
          <w:tcPr>
            <w:tcW w:w="302" w:type="pct"/>
          </w:tcPr>
          <w:p w14:paraId="4B10743F" w14:textId="19D02F46" w:rsidR="00DA2067" w:rsidRPr="00B9499D" w:rsidRDefault="00DA2067" w:rsidP="00D04BB8">
            <w:pPr>
              <w:pStyle w:val="GOSTTablenorm"/>
            </w:pPr>
            <w:r w:rsidRPr="00B9499D">
              <w:t>нет</w:t>
            </w:r>
          </w:p>
        </w:tc>
        <w:tc>
          <w:tcPr>
            <w:tcW w:w="1109" w:type="pct"/>
          </w:tcPr>
          <w:p w14:paraId="51488248" w14:textId="62B24434" w:rsidR="00DA2067" w:rsidRPr="00B9499D" w:rsidRDefault="00DA2067" w:rsidP="00D04BB8">
            <w:pPr>
              <w:pStyle w:val="GOSTTablenorm"/>
            </w:pPr>
            <w:r w:rsidRPr="00B9499D">
              <w:t>Код бюджета</w:t>
            </w:r>
          </w:p>
        </w:tc>
        <w:tc>
          <w:tcPr>
            <w:tcW w:w="1109" w:type="pct"/>
          </w:tcPr>
          <w:p w14:paraId="65BAE57C" w14:textId="6BEF6C6F" w:rsidR="00DA2067" w:rsidRPr="00B9499D" w:rsidRDefault="00DA2067" w:rsidP="00D04BB8">
            <w:pPr>
              <w:pStyle w:val="GOSTTablenorm"/>
              <w:rPr>
                <w:lang w:val="en-US"/>
              </w:rPr>
            </w:pPr>
            <w:r w:rsidRPr="00B9499D">
              <w:rPr>
                <w:lang w:val="en-US"/>
              </w:rPr>
              <w:t>ZR_MSC_Orgnztn_MSC_Bdgt_Cd</w:t>
            </w:r>
          </w:p>
        </w:tc>
        <w:tc>
          <w:tcPr>
            <w:tcW w:w="1371" w:type="pct"/>
          </w:tcPr>
          <w:p w14:paraId="4E02C460" w14:textId="77777777" w:rsidR="00DA2067" w:rsidRPr="00B9499D" w:rsidRDefault="00DA2067" w:rsidP="00D04BB8">
            <w:pPr>
              <w:pStyle w:val="GOSTTablenorm"/>
              <w:rPr>
                <w:lang w:val="en-US"/>
              </w:rPr>
            </w:pPr>
          </w:p>
        </w:tc>
      </w:tr>
      <w:tr w:rsidR="00F03208" w:rsidRPr="00B9499D" w14:paraId="307EDC05" w14:textId="77777777" w:rsidTr="00867982">
        <w:tc>
          <w:tcPr>
            <w:tcW w:w="1109" w:type="pct"/>
          </w:tcPr>
          <w:p w14:paraId="588C30F7" w14:textId="5B1FCD97" w:rsidR="00F03208" w:rsidRPr="00B9499D" w:rsidRDefault="00F03208" w:rsidP="00D04BB8">
            <w:pPr>
              <w:pStyle w:val="GOSTTablenorm"/>
            </w:pPr>
            <w:r w:rsidRPr="00B9499D">
              <w:lastRenderedPageBreak/>
              <w:t>Тип_бюджета</w:t>
            </w:r>
          </w:p>
        </w:tc>
        <w:tc>
          <w:tcPr>
            <w:tcW w:w="302" w:type="pct"/>
          </w:tcPr>
          <w:p w14:paraId="153F64F3" w14:textId="6E1F1004" w:rsidR="00F03208" w:rsidRPr="00B9499D" w:rsidRDefault="00F03208" w:rsidP="00D04BB8">
            <w:pPr>
              <w:pStyle w:val="GOSTTablenorm"/>
            </w:pPr>
            <w:r w:rsidRPr="00B9499D">
              <w:t>да</w:t>
            </w:r>
          </w:p>
        </w:tc>
        <w:tc>
          <w:tcPr>
            <w:tcW w:w="1109" w:type="pct"/>
          </w:tcPr>
          <w:p w14:paraId="3C10835D" w14:textId="38B65474" w:rsidR="00F03208" w:rsidRPr="00B9499D" w:rsidRDefault="00F03208" w:rsidP="00D04BB8">
            <w:pPr>
              <w:pStyle w:val="GOSTTablenorm"/>
            </w:pPr>
            <w:r w:rsidRPr="00B9499D">
              <w:t>Тип бюджета</w:t>
            </w:r>
          </w:p>
        </w:tc>
        <w:tc>
          <w:tcPr>
            <w:tcW w:w="1109" w:type="pct"/>
          </w:tcPr>
          <w:p w14:paraId="608C4C64" w14:textId="45D2A84D" w:rsidR="00F03208" w:rsidRPr="00B9499D" w:rsidRDefault="00F03208" w:rsidP="00D04BB8">
            <w:pPr>
              <w:pStyle w:val="GOSTTablenorm"/>
              <w:rPr>
                <w:lang w:val="en-US"/>
              </w:rPr>
            </w:pPr>
            <w:r w:rsidRPr="00B9499D">
              <w:rPr>
                <w:lang w:val="en-US"/>
              </w:rPr>
              <w:t>ZR_MSC_Orgnztn_MSC_Bdgt_Cd</w:t>
            </w:r>
          </w:p>
        </w:tc>
        <w:tc>
          <w:tcPr>
            <w:tcW w:w="1371" w:type="pct"/>
          </w:tcPr>
          <w:p w14:paraId="015B8EB8" w14:textId="0B9D8D59" w:rsidR="00F03208" w:rsidRPr="00B9499D" w:rsidRDefault="00F03208" w:rsidP="00D04BB8">
            <w:pPr>
              <w:pStyle w:val="GOSTTablenorm"/>
            </w:pPr>
            <w:r w:rsidRPr="00B9499D">
              <w:t xml:space="preserve">Тип бюджета определяется по справочнику «Бюджеты» (поиск по значению </w:t>
            </w:r>
            <w:r w:rsidR="00D04BB8">
              <w:t>«</w:t>
            </w:r>
            <w:r w:rsidRPr="00B9499D">
              <w:t>Код бюджета</w:t>
            </w:r>
            <w:r w:rsidR="00D04BB8">
              <w:t>»</w:t>
            </w:r>
            <w:r w:rsidRPr="00B9499D">
              <w:t>)</w:t>
            </w:r>
          </w:p>
        </w:tc>
      </w:tr>
      <w:tr w:rsidR="00E516C7" w:rsidRPr="00B9499D" w14:paraId="7AAC5BAB" w14:textId="77777777" w:rsidTr="00867982">
        <w:tc>
          <w:tcPr>
            <w:tcW w:w="1109" w:type="pct"/>
          </w:tcPr>
          <w:p w14:paraId="49361748" w14:textId="0753774E" w:rsidR="00512B7E" w:rsidRPr="00B9499D" w:rsidRDefault="00512B7E" w:rsidP="00D04BB8">
            <w:pPr>
              <w:pStyle w:val="GOSTTablenorm"/>
            </w:pPr>
            <w:r w:rsidRPr="00B9499D">
              <w:t>Номер_</w:t>
            </w:r>
            <w:r w:rsidR="00B556A9">
              <w:t>ЛС</w:t>
            </w:r>
            <w:r w:rsidRPr="00B9499D">
              <w:t>_плательщика</w:t>
            </w:r>
          </w:p>
        </w:tc>
        <w:tc>
          <w:tcPr>
            <w:tcW w:w="302" w:type="pct"/>
          </w:tcPr>
          <w:p w14:paraId="3B280C8F" w14:textId="77777777" w:rsidR="00512B7E" w:rsidRPr="00B9499D" w:rsidRDefault="00512B7E" w:rsidP="00D04BB8">
            <w:pPr>
              <w:pStyle w:val="GOSTTablenorm"/>
            </w:pPr>
            <w:r w:rsidRPr="00B9499D">
              <w:t>нет</w:t>
            </w:r>
          </w:p>
        </w:tc>
        <w:tc>
          <w:tcPr>
            <w:tcW w:w="1109" w:type="pct"/>
          </w:tcPr>
          <w:p w14:paraId="0A7696E7" w14:textId="77777777" w:rsidR="00512B7E" w:rsidRPr="00B9499D" w:rsidRDefault="00512B7E" w:rsidP="00D04BB8">
            <w:pPr>
              <w:pStyle w:val="GOSTTablenorm"/>
            </w:pPr>
            <w:r w:rsidRPr="00B9499D">
              <w:t>Номер лицевого счета плательщика</w:t>
            </w:r>
          </w:p>
        </w:tc>
        <w:tc>
          <w:tcPr>
            <w:tcW w:w="1109" w:type="pct"/>
          </w:tcPr>
          <w:p w14:paraId="0287E44E" w14:textId="77777777" w:rsidR="00512B7E" w:rsidRPr="00B9499D" w:rsidRDefault="00512B7E" w:rsidP="00D04BB8">
            <w:pPr>
              <w:pStyle w:val="GOSTTablenorm"/>
            </w:pPr>
            <w:r w:rsidRPr="00B9499D">
              <w:t>ZR_MSC_Cstmr_AcntNmbr</w:t>
            </w:r>
          </w:p>
        </w:tc>
        <w:tc>
          <w:tcPr>
            <w:tcW w:w="1371" w:type="pct"/>
          </w:tcPr>
          <w:p w14:paraId="324E2348" w14:textId="77777777" w:rsidR="00512B7E" w:rsidRPr="00B9499D" w:rsidRDefault="00512B7E" w:rsidP="00D04BB8">
            <w:pPr>
              <w:pStyle w:val="GOSTTablenorm"/>
            </w:pPr>
          </w:p>
        </w:tc>
      </w:tr>
      <w:tr w:rsidR="00E516C7" w:rsidRPr="00B9499D" w14:paraId="6CE607AD" w14:textId="77777777" w:rsidTr="00867982">
        <w:tc>
          <w:tcPr>
            <w:tcW w:w="1109" w:type="pct"/>
          </w:tcPr>
          <w:p w14:paraId="132F52F0" w14:textId="77777777" w:rsidR="00512B7E" w:rsidRPr="00B9499D" w:rsidRDefault="00512B7E" w:rsidP="00D04BB8">
            <w:pPr>
              <w:pStyle w:val="GOSTTablenorm"/>
              <w:rPr>
                <w:lang w:val="en-US"/>
              </w:rPr>
            </w:pPr>
            <w:r w:rsidRPr="00B9499D">
              <w:t>КБК_плательщика</w:t>
            </w:r>
          </w:p>
        </w:tc>
        <w:tc>
          <w:tcPr>
            <w:tcW w:w="302" w:type="pct"/>
          </w:tcPr>
          <w:p w14:paraId="198D7245" w14:textId="77777777" w:rsidR="00512B7E" w:rsidRPr="00B9499D" w:rsidRDefault="00512B7E" w:rsidP="00D04BB8">
            <w:pPr>
              <w:pStyle w:val="GOSTTablenorm"/>
              <w:rPr>
                <w:lang w:val="en-US"/>
              </w:rPr>
            </w:pPr>
            <w:r w:rsidRPr="00B9499D">
              <w:t>нет</w:t>
            </w:r>
          </w:p>
        </w:tc>
        <w:tc>
          <w:tcPr>
            <w:tcW w:w="1109" w:type="pct"/>
          </w:tcPr>
          <w:p w14:paraId="62657391" w14:textId="77777777" w:rsidR="00512B7E" w:rsidRPr="00B9499D" w:rsidRDefault="00512B7E" w:rsidP="00D04BB8">
            <w:pPr>
              <w:pStyle w:val="GOSTTablenorm"/>
              <w:rPr>
                <w:lang w:val="en-US"/>
              </w:rPr>
            </w:pPr>
            <w:r w:rsidRPr="00B9499D">
              <w:t>КБК плательщика</w:t>
            </w:r>
          </w:p>
        </w:tc>
        <w:tc>
          <w:tcPr>
            <w:tcW w:w="1109" w:type="pct"/>
          </w:tcPr>
          <w:p w14:paraId="690F6BD9" w14:textId="77777777" w:rsidR="00512B7E" w:rsidRPr="00B9499D" w:rsidRDefault="00512B7E" w:rsidP="00D04BB8">
            <w:pPr>
              <w:pStyle w:val="GOSTTablenorm"/>
              <w:rPr>
                <w:lang w:val="en-US"/>
              </w:rPr>
            </w:pPr>
            <w:r w:rsidRPr="00B9499D">
              <w:t>zr_kbkpyr_KBK</w:t>
            </w:r>
          </w:p>
        </w:tc>
        <w:tc>
          <w:tcPr>
            <w:tcW w:w="1371" w:type="pct"/>
          </w:tcPr>
          <w:p w14:paraId="0FA94C6F" w14:textId="77777777" w:rsidR="00512B7E" w:rsidRPr="00B9499D" w:rsidRDefault="00512B7E" w:rsidP="00D04BB8">
            <w:pPr>
              <w:pStyle w:val="GOSTTablenorm"/>
              <w:rPr>
                <w:lang w:val="en-US"/>
              </w:rPr>
            </w:pPr>
          </w:p>
        </w:tc>
      </w:tr>
      <w:tr w:rsidR="00916712" w:rsidRPr="00B9499D" w14:paraId="5908507C" w14:textId="77777777" w:rsidTr="00867982">
        <w:tc>
          <w:tcPr>
            <w:tcW w:w="1109" w:type="pct"/>
          </w:tcPr>
          <w:p w14:paraId="39A86846" w14:textId="7E58E876" w:rsidR="00916712" w:rsidRPr="00B9499D" w:rsidRDefault="00916712" w:rsidP="00D04BB8">
            <w:pPr>
              <w:pStyle w:val="GOSTTablenorm"/>
            </w:pPr>
            <w:r w:rsidRPr="004B3115">
              <w:t>Тип_КБК_лс</w:t>
            </w:r>
          </w:p>
        </w:tc>
        <w:tc>
          <w:tcPr>
            <w:tcW w:w="302" w:type="pct"/>
          </w:tcPr>
          <w:p w14:paraId="0CB52ABC" w14:textId="33DAEFF4" w:rsidR="00916712" w:rsidRPr="00B9499D" w:rsidRDefault="00916712" w:rsidP="00D04BB8">
            <w:pPr>
              <w:pStyle w:val="GOSTTablenorm"/>
            </w:pPr>
            <w:r w:rsidRPr="004B3115">
              <w:t>да</w:t>
            </w:r>
          </w:p>
        </w:tc>
        <w:tc>
          <w:tcPr>
            <w:tcW w:w="1109" w:type="pct"/>
          </w:tcPr>
          <w:p w14:paraId="1D3537F4" w14:textId="71342B7F" w:rsidR="00916712" w:rsidRPr="00B9499D" w:rsidRDefault="00916712" w:rsidP="00D04BB8">
            <w:pPr>
              <w:pStyle w:val="GOSTTablenorm"/>
            </w:pPr>
            <w:r w:rsidRPr="004B3115">
              <w:t>Тип КБК плательщика</w:t>
            </w:r>
          </w:p>
        </w:tc>
        <w:tc>
          <w:tcPr>
            <w:tcW w:w="1109" w:type="pct"/>
          </w:tcPr>
          <w:p w14:paraId="1DB05453" w14:textId="77777777" w:rsidR="00916712" w:rsidRPr="00B9499D" w:rsidRDefault="00916712" w:rsidP="00D04BB8">
            <w:pPr>
              <w:pStyle w:val="GOSTTablenorm"/>
            </w:pPr>
          </w:p>
        </w:tc>
        <w:tc>
          <w:tcPr>
            <w:tcW w:w="1371" w:type="pct"/>
          </w:tcPr>
          <w:p w14:paraId="109FAEF9" w14:textId="79758864" w:rsidR="00916712" w:rsidRPr="00B9499D" w:rsidRDefault="00916712" w:rsidP="00D04BB8">
            <w:pPr>
              <w:pStyle w:val="GOSTTablenorm"/>
              <w:rPr>
                <w:lang w:val="en-US"/>
              </w:rPr>
            </w:pPr>
            <w:r w:rsidRPr="004B3115">
              <w:t>Атрибут всегда заполняется значением «31»</w:t>
            </w:r>
          </w:p>
        </w:tc>
      </w:tr>
      <w:tr w:rsidR="00E516C7" w:rsidRPr="00B9499D" w14:paraId="0F2C111C" w14:textId="77777777" w:rsidTr="00867982">
        <w:tc>
          <w:tcPr>
            <w:tcW w:w="1109" w:type="pct"/>
          </w:tcPr>
          <w:p w14:paraId="4FC17161" w14:textId="77777777" w:rsidR="00512B7E" w:rsidRPr="00B9499D" w:rsidRDefault="00512B7E" w:rsidP="00D04BB8">
            <w:pPr>
              <w:pStyle w:val="GOSTTablenorm"/>
              <w:rPr>
                <w:lang w:val="en-US"/>
              </w:rPr>
            </w:pPr>
            <w:r w:rsidRPr="00B9499D">
              <w:t>Код_цели_плательщика</w:t>
            </w:r>
          </w:p>
        </w:tc>
        <w:tc>
          <w:tcPr>
            <w:tcW w:w="302" w:type="pct"/>
          </w:tcPr>
          <w:p w14:paraId="4B27880E" w14:textId="77777777" w:rsidR="00512B7E" w:rsidRPr="00B9499D" w:rsidRDefault="00512B7E" w:rsidP="00D04BB8">
            <w:pPr>
              <w:pStyle w:val="GOSTTablenorm"/>
              <w:rPr>
                <w:lang w:val="en-US"/>
              </w:rPr>
            </w:pPr>
            <w:r w:rsidRPr="00B9499D">
              <w:t>нет</w:t>
            </w:r>
          </w:p>
        </w:tc>
        <w:tc>
          <w:tcPr>
            <w:tcW w:w="1109" w:type="pct"/>
          </w:tcPr>
          <w:p w14:paraId="469B578E" w14:textId="77777777" w:rsidR="00512B7E" w:rsidRPr="00B9499D" w:rsidRDefault="00512B7E" w:rsidP="00D04BB8">
            <w:pPr>
              <w:pStyle w:val="GOSTTablenorm"/>
            </w:pPr>
            <w:r w:rsidRPr="00B9499D">
              <w:t>Код цели (аналитический код) плательщика</w:t>
            </w:r>
          </w:p>
        </w:tc>
        <w:tc>
          <w:tcPr>
            <w:tcW w:w="1109" w:type="pct"/>
          </w:tcPr>
          <w:p w14:paraId="507AAD97" w14:textId="77777777" w:rsidR="00512B7E" w:rsidRPr="00B9499D" w:rsidRDefault="00512B7E" w:rsidP="00D04BB8">
            <w:pPr>
              <w:pStyle w:val="GOSTTablenorm"/>
              <w:rPr>
                <w:lang w:val="en-US"/>
              </w:rPr>
            </w:pPr>
            <w:r w:rsidRPr="00B9499D">
              <w:t>zr_kbkpyr_TrgtCd</w:t>
            </w:r>
          </w:p>
        </w:tc>
        <w:tc>
          <w:tcPr>
            <w:tcW w:w="1371" w:type="pct"/>
          </w:tcPr>
          <w:p w14:paraId="0D624CE1" w14:textId="77777777" w:rsidR="00512B7E" w:rsidRPr="00B9499D" w:rsidRDefault="00512B7E" w:rsidP="00D04BB8">
            <w:pPr>
              <w:pStyle w:val="GOSTTablenorm"/>
              <w:rPr>
                <w:lang w:val="en-US"/>
              </w:rPr>
            </w:pPr>
          </w:p>
        </w:tc>
      </w:tr>
      <w:tr w:rsidR="00E516C7" w:rsidRPr="00B9499D" w14:paraId="4D5BE7D7" w14:textId="77777777" w:rsidTr="00867982">
        <w:tc>
          <w:tcPr>
            <w:tcW w:w="1109" w:type="pct"/>
          </w:tcPr>
          <w:p w14:paraId="28990995" w14:textId="77777777" w:rsidR="00512B7E" w:rsidRPr="00B9499D" w:rsidRDefault="00512B7E" w:rsidP="00D04BB8">
            <w:pPr>
              <w:pStyle w:val="GOSTTablenorm"/>
              <w:rPr>
                <w:lang w:val="en-US"/>
              </w:rPr>
            </w:pPr>
            <w:r w:rsidRPr="00B9499D">
              <w:t>Код_НПА</w:t>
            </w:r>
          </w:p>
        </w:tc>
        <w:tc>
          <w:tcPr>
            <w:tcW w:w="302" w:type="pct"/>
          </w:tcPr>
          <w:p w14:paraId="12116BA1" w14:textId="77777777" w:rsidR="00512B7E" w:rsidRPr="00B9499D" w:rsidRDefault="00512B7E" w:rsidP="00D04BB8">
            <w:pPr>
              <w:pStyle w:val="GOSTTablenorm"/>
              <w:rPr>
                <w:lang w:val="en-US"/>
              </w:rPr>
            </w:pPr>
            <w:r w:rsidRPr="00B9499D">
              <w:t>да</w:t>
            </w:r>
          </w:p>
        </w:tc>
        <w:tc>
          <w:tcPr>
            <w:tcW w:w="1109" w:type="pct"/>
          </w:tcPr>
          <w:p w14:paraId="415AB271" w14:textId="77777777" w:rsidR="00512B7E" w:rsidRPr="00B9499D" w:rsidRDefault="00512B7E" w:rsidP="00D04BB8">
            <w:pPr>
              <w:pStyle w:val="GOSTTablenorm"/>
              <w:rPr>
                <w:lang w:val="en-US"/>
              </w:rPr>
            </w:pPr>
            <w:r w:rsidRPr="00B9499D">
              <w:t>Код НПА</w:t>
            </w:r>
          </w:p>
        </w:tc>
        <w:tc>
          <w:tcPr>
            <w:tcW w:w="1109" w:type="pct"/>
          </w:tcPr>
          <w:p w14:paraId="4F7C604F" w14:textId="77777777" w:rsidR="00512B7E" w:rsidRPr="00B9499D" w:rsidRDefault="00512B7E" w:rsidP="00D04BB8">
            <w:pPr>
              <w:pStyle w:val="GOSTTablenorm"/>
              <w:rPr>
                <w:lang w:val="en-US"/>
              </w:rPr>
            </w:pPr>
            <w:r w:rsidRPr="00B9499D">
              <w:t>zr_kbkpyr_TrgtCd</w:t>
            </w:r>
          </w:p>
        </w:tc>
        <w:tc>
          <w:tcPr>
            <w:tcW w:w="1371" w:type="pct"/>
          </w:tcPr>
          <w:p w14:paraId="71878692" w14:textId="7B3C410E" w:rsidR="00512B7E" w:rsidRPr="00D04BB8" w:rsidRDefault="00512B7E" w:rsidP="00792E0E">
            <w:pPr>
              <w:pStyle w:val="GOSTTableListNum10"/>
              <w:numPr>
                <w:ilvl w:val="0"/>
                <w:numId w:val="14"/>
              </w:numPr>
              <w:rPr>
                <w:rFonts w:eastAsiaTheme="minorEastAsia"/>
              </w:rPr>
            </w:pPr>
            <w:r w:rsidRPr="00B9499D">
              <w:t xml:space="preserve"> 4 символа (12-15 разряды) - если есть значение в источнике, отличное от 25 нулей</w:t>
            </w:r>
          </w:p>
          <w:p w14:paraId="77428100" w14:textId="6765AB5B" w:rsidR="00512B7E" w:rsidRPr="00B9499D" w:rsidRDefault="00512B7E" w:rsidP="00D04BB8">
            <w:pPr>
              <w:pStyle w:val="GOSTTableListNum10"/>
            </w:pPr>
            <w:r w:rsidRPr="00B9499D">
              <w:t xml:space="preserve"> пусто - если значе</w:t>
            </w:r>
            <w:r w:rsidR="00D04BB8">
              <w:t>ния нет или значение = 25 нулей</w:t>
            </w:r>
          </w:p>
        </w:tc>
      </w:tr>
      <w:tr w:rsidR="003F2968" w:rsidRPr="00B9499D" w14:paraId="7C9612BC" w14:textId="77777777" w:rsidTr="00867982">
        <w:tc>
          <w:tcPr>
            <w:tcW w:w="1109" w:type="pct"/>
          </w:tcPr>
          <w:p w14:paraId="38523ADC" w14:textId="3CEAFCB3" w:rsidR="003F2968" w:rsidRPr="00B9499D" w:rsidRDefault="003F2968" w:rsidP="00D04BB8">
            <w:pPr>
              <w:pStyle w:val="GOSTTablenorm"/>
            </w:pPr>
            <w:r>
              <w:t>Направление_выплаты</w:t>
            </w:r>
          </w:p>
        </w:tc>
        <w:tc>
          <w:tcPr>
            <w:tcW w:w="302" w:type="pct"/>
          </w:tcPr>
          <w:p w14:paraId="45A8CF3B" w14:textId="1DED2D7B" w:rsidR="003F2968" w:rsidRPr="00B9499D" w:rsidRDefault="003F2968" w:rsidP="00D04BB8">
            <w:pPr>
              <w:pStyle w:val="GOSTTablenorm"/>
            </w:pPr>
            <w:r>
              <w:t>да</w:t>
            </w:r>
          </w:p>
        </w:tc>
        <w:tc>
          <w:tcPr>
            <w:tcW w:w="1109" w:type="pct"/>
          </w:tcPr>
          <w:p w14:paraId="7822E4F2" w14:textId="2348A273" w:rsidR="003F2968" w:rsidRPr="00B9499D" w:rsidRDefault="003F2968" w:rsidP="00D04BB8">
            <w:pPr>
              <w:pStyle w:val="GOSTTablenorm"/>
            </w:pPr>
            <w:r>
              <w:t>Направление выплаты</w:t>
            </w:r>
          </w:p>
        </w:tc>
        <w:tc>
          <w:tcPr>
            <w:tcW w:w="1109" w:type="pct"/>
          </w:tcPr>
          <w:p w14:paraId="6DB601EF" w14:textId="6B8C00A1" w:rsidR="003F2968" w:rsidRPr="00B9499D" w:rsidRDefault="003F2968" w:rsidP="00D04BB8">
            <w:pPr>
              <w:pStyle w:val="GOSTTablenorm"/>
            </w:pPr>
            <w:r w:rsidRPr="00B9499D">
              <w:t>zr_kbkpyr_TrgtCd</w:t>
            </w:r>
          </w:p>
        </w:tc>
        <w:tc>
          <w:tcPr>
            <w:tcW w:w="1371" w:type="pct"/>
          </w:tcPr>
          <w:p w14:paraId="30FB9B22" w14:textId="525E68C9" w:rsidR="003F2968" w:rsidRDefault="003F2968" w:rsidP="00792E0E">
            <w:pPr>
              <w:pStyle w:val="GOSTTableListNum10"/>
              <w:numPr>
                <w:ilvl w:val="0"/>
                <w:numId w:val="15"/>
              </w:numPr>
            </w:pPr>
            <w:r w:rsidRPr="00B9499D">
              <w:t xml:space="preserve"> </w:t>
            </w:r>
            <w:r>
              <w:t>2 символа (24-25 разряды</w:t>
            </w:r>
            <w:r w:rsidRPr="00B9499D">
              <w:t>) - если значение в источнике имеет 25 разрядов и отличное от 25 нулей</w:t>
            </w:r>
            <w:r>
              <w:t>;</w:t>
            </w:r>
          </w:p>
          <w:p w14:paraId="7A752EEC" w14:textId="55168056" w:rsidR="003F2968" w:rsidRPr="00B9499D" w:rsidRDefault="003F2968" w:rsidP="00D04BB8">
            <w:pPr>
              <w:pStyle w:val="GOSTTableListNum10"/>
            </w:pPr>
            <w:r w:rsidRPr="00B9499D">
              <w:t xml:space="preserve"> пусто - если значение в источнике имеет 23 разряда </w:t>
            </w:r>
            <w:r>
              <w:t>или</w:t>
            </w:r>
            <w:r w:rsidRPr="00B9499D">
              <w:t xml:space="preserve"> значения нет или значение = 25 нулей</w:t>
            </w:r>
          </w:p>
        </w:tc>
      </w:tr>
      <w:tr w:rsidR="003F2968" w:rsidRPr="00B9499D" w14:paraId="191FE658" w14:textId="77777777" w:rsidTr="00867982">
        <w:tc>
          <w:tcPr>
            <w:tcW w:w="1109" w:type="pct"/>
          </w:tcPr>
          <w:p w14:paraId="59DA1346" w14:textId="77777777" w:rsidR="003F2968" w:rsidRPr="00B9499D" w:rsidRDefault="003F2968" w:rsidP="00D04BB8">
            <w:pPr>
              <w:pStyle w:val="GOSTTablenorm"/>
            </w:pPr>
            <w:r w:rsidRPr="00B9499D">
              <w:t>Код_НПА_направление_выплаты</w:t>
            </w:r>
          </w:p>
        </w:tc>
        <w:tc>
          <w:tcPr>
            <w:tcW w:w="302" w:type="pct"/>
          </w:tcPr>
          <w:p w14:paraId="1E223B0D" w14:textId="77777777" w:rsidR="003F2968" w:rsidRPr="00B9499D" w:rsidRDefault="003F2968" w:rsidP="00D04BB8">
            <w:pPr>
              <w:pStyle w:val="GOSTTablenorm"/>
            </w:pPr>
            <w:r w:rsidRPr="00B9499D">
              <w:t>да</w:t>
            </w:r>
          </w:p>
        </w:tc>
        <w:tc>
          <w:tcPr>
            <w:tcW w:w="1109" w:type="pct"/>
          </w:tcPr>
          <w:p w14:paraId="2240144D" w14:textId="77777777" w:rsidR="003F2968" w:rsidRPr="00B9499D" w:rsidRDefault="003F2968" w:rsidP="00D04BB8">
            <w:pPr>
              <w:pStyle w:val="GOSTTablenorm"/>
            </w:pPr>
            <w:r w:rsidRPr="00B9499D">
              <w:t>Код НПА и направление выплаты</w:t>
            </w:r>
          </w:p>
        </w:tc>
        <w:tc>
          <w:tcPr>
            <w:tcW w:w="1109" w:type="pct"/>
          </w:tcPr>
          <w:p w14:paraId="0F5798C1" w14:textId="77777777" w:rsidR="003F2968" w:rsidRPr="00B9499D" w:rsidRDefault="003F2968" w:rsidP="00D04BB8">
            <w:pPr>
              <w:pStyle w:val="GOSTTablenorm"/>
            </w:pPr>
            <w:r w:rsidRPr="00B9499D">
              <w:t>zr_kbkpyr_TrgtCd</w:t>
            </w:r>
          </w:p>
        </w:tc>
        <w:tc>
          <w:tcPr>
            <w:tcW w:w="1371" w:type="pct"/>
          </w:tcPr>
          <w:p w14:paraId="2E8BE23B" w14:textId="67B23B61" w:rsidR="003F2968" w:rsidRPr="00D04BB8" w:rsidRDefault="003F2968" w:rsidP="00792E0E">
            <w:pPr>
              <w:pStyle w:val="GOSTTableListNum10"/>
              <w:numPr>
                <w:ilvl w:val="0"/>
                <w:numId w:val="16"/>
              </w:numPr>
              <w:rPr>
                <w:rFonts w:eastAsiaTheme="minorEastAsia"/>
              </w:rPr>
            </w:pPr>
            <w:r w:rsidRPr="00B9499D">
              <w:t xml:space="preserve"> 4 символа (12-15 разряды) - если значение в источнике имеет 23 разряда (в этом частном случае Код_НПА_направление_выплаты</w:t>
            </w:r>
            <w:r w:rsidR="00B401E0">
              <w:t> </w:t>
            </w:r>
            <w:r w:rsidRPr="00B9499D">
              <w:t>=</w:t>
            </w:r>
            <w:r w:rsidR="00B401E0">
              <w:t> </w:t>
            </w:r>
            <w:r w:rsidRPr="00B9499D">
              <w:t>Код_НПА)</w:t>
            </w:r>
            <w:r w:rsidR="00D04BB8">
              <w:t>;</w:t>
            </w:r>
          </w:p>
          <w:p w14:paraId="4772BB2A" w14:textId="32D1C633" w:rsidR="003F2968" w:rsidRPr="00B9499D" w:rsidRDefault="003F2968" w:rsidP="00D04BB8">
            <w:pPr>
              <w:pStyle w:val="GOSTTableListNum10"/>
            </w:pPr>
            <w:r w:rsidRPr="00B9499D">
              <w:lastRenderedPageBreak/>
              <w:t xml:space="preserve"> 7 символов ([12-15 разряды]-[24-25 разряды]) - если значение в источнике имеет 25 разрядов и отличное от 25 нулей (</w:t>
            </w:r>
            <w:r w:rsidRPr="00B9499D">
              <w:rPr>
                <w:rStyle w:val="aff2"/>
                <w:rFonts w:eastAsiaTheme="majorEastAsia"/>
              </w:rPr>
              <w:t>между двумя группами символов тире!</w:t>
            </w:r>
            <w:r w:rsidRPr="00B9499D">
              <w:t>)</w:t>
            </w:r>
            <w:r w:rsidR="00D04BB8">
              <w:t>;</w:t>
            </w:r>
          </w:p>
          <w:p w14:paraId="178309E9" w14:textId="26269FEB" w:rsidR="003F2968" w:rsidRPr="00B9499D" w:rsidRDefault="003F2968" w:rsidP="00D04BB8">
            <w:pPr>
              <w:pStyle w:val="GOSTTableListNum10"/>
            </w:pPr>
            <w:r w:rsidRPr="00B9499D">
              <w:t xml:space="preserve"> пусто - если значения нет или значение = 25 нулей</w:t>
            </w:r>
          </w:p>
        </w:tc>
      </w:tr>
      <w:tr w:rsidR="003F2968" w:rsidRPr="00B9499D" w14:paraId="4A82FB08" w14:textId="77777777" w:rsidTr="00867982">
        <w:tc>
          <w:tcPr>
            <w:tcW w:w="1109" w:type="pct"/>
          </w:tcPr>
          <w:p w14:paraId="66DF6416" w14:textId="77777777" w:rsidR="003F2968" w:rsidRPr="00B9499D" w:rsidRDefault="003F2968" w:rsidP="00D04BB8">
            <w:pPr>
              <w:pStyle w:val="GOSTTablenorm"/>
            </w:pPr>
            <w:r w:rsidRPr="00B9499D">
              <w:lastRenderedPageBreak/>
              <w:t>Сумма_валюта_операции</w:t>
            </w:r>
          </w:p>
        </w:tc>
        <w:tc>
          <w:tcPr>
            <w:tcW w:w="302" w:type="pct"/>
          </w:tcPr>
          <w:p w14:paraId="230F8034" w14:textId="77777777" w:rsidR="003F2968" w:rsidRPr="00B9499D" w:rsidRDefault="003F2968" w:rsidP="00D04BB8">
            <w:pPr>
              <w:pStyle w:val="GOSTTablenorm"/>
            </w:pPr>
            <w:r w:rsidRPr="00B9499D">
              <w:t>да</w:t>
            </w:r>
          </w:p>
        </w:tc>
        <w:tc>
          <w:tcPr>
            <w:tcW w:w="1109" w:type="pct"/>
          </w:tcPr>
          <w:p w14:paraId="24B6070F" w14:textId="77777777" w:rsidR="003F2968" w:rsidRPr="00B9499D" w:rsidRDefault="003F2968" w:rsidP="00D04BB8">
            <w:pPr>
              <w:pStyle w:val="GOSTTablenorm"/>
            </w:pPr>
            <w:r w:rsidRPr="00B9499D">
              <w:t>Сумма в валюте заявки</w:t>
            </w:r>
          </w:p>
        </w:tc>
        <w:tc>
          <w:tcPr>
            <w:tcW w:w="1109" w:type="pct"/>
          </w:tcPr>
          <w:p w14:paraId="76399ED1" w14:textId="77777777" w:rsidR="003F2968" w:rsidRPr="00B9499D" w:rsidRDefault="003F2968" w:rsidP="00D04BB8">
            <w:pPr>
              <w:pStyle w:val="GOSTTablenorm"/>
            </w:pPr>
            <w:r w:rsidRPr="00B9499D">
              <w:t>ZR_AmntV</w:t>
            </w:r>
          </w:p>
        </w:tc>
        <w:tc>
          <w:tcPr>
            <w:tcW w:w="1371" w:type="pct"/>
          </w:tcPr>
          <w:p w14:paraId="1B8EA5FF" w14:textId="4DB4E728" w:rsidR="003F2968" w:rsidRPr="00B9499D" w:rsidRDefault="003F2968">
            <w:pPr>
              <w:pStyle w:val="GOSTTablenorm"/>
              <w:rPr>
                <w:szCs w:val="22"/>
              </w:rPr>
            </w:pPr>
            <w:r w:rsidRPr="00B9499D">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3F2968" w:rsidRPr="00B9499D" w14:paraId="63CA7387" w14:textId="77777777" w:rsidTr="00867982">
        <w:tc>
          <w:tcPr>
            <w:tcW w:w="1109" w:type="pct"/>
          </w:tcPr>
          <w:p w14:paraId="1DE5421E" w14:textId="77777777" w:rsidR="003F2968" w:rsidRPr="00B9499D" w:rsidRDefault="003F2968" w:rsidP="00D04BB8">
            <w:pPr>
              <w:pStyle w:val="GOSTTablenorm"/>
              <w:rPr>
                <w:szCs w:val="22"/>
              </w:rPr>
            </w:pPr>
            <w:r w:rsidRPr="00B9499D">
              <w:rPr>
                <w:szCs w:val="22"/>
              </w:rPr>
              <w:t>Сумма_валюта_учета_руб</w:t>
            </w:r>
          </w:p>
        </w:tc>
        <w:tc>
          <w:tcPr>
            <w:tcW w:w="302" w:type="pct"/>
          </w:tcPr>
          <w:p w14:paraId="7F263510" w14:textId="77777777" w:rsidR="003F2968" w:rsidRPr="00B9499D" w:rsidRDefault="003F2968" w:rsidP="00D04BB8">
            <w:pPr>
              <w:pStyle w:val="GOSTTablenorm"/>
              <w:rPr>
                <w:szCs w:val="22"/>
              </w:rPr>
            </w:pPr>
            <w:r w:rsidRPr="00B9499D">
              <w:rPr>
                <w:szCs w:val="22"/>
              </w:rPr>
              <w:t>да</w:t>
            </w:r>
          </w:p>
        </w:tc>
        <w:tc>
          <w:tcPr>
            <w:tcW w:w="1109" w:type="pct"/>
          </w:tcPr>
          <w:p w14:paraId="77CEA18B" w14:textId="77777777" w:rsidR="003F2968" w:rsidRPr="00B9499D" w:rsidRDefault="003F2968" w:rsidP="00D04BB8">
            <w:pPr>
              <w:pStyle w:val="GOSTTablenorm"/>
              <w:rPr>
                <w:szCs w:val="22"/>
              </w:rPr>
            </w:pPr>
            <w:r w:rsidRPr="00B9499D">
              <w:rPr>
                <w:szCs w:val="22"/>
              </w:rPr>
              <w:t>Сумма в валюте учета (руб)</w:t>
            </w:r>
          </w:p>
        </w:tc>
        <w:tc>
          <w:tcPr>
            <w:tcW w:w="1109" w:type="pct"/>
          </w:tcPr>
          <w:p w14:paraId="4D183FB7" w14:textId="77777777" w:rsidR="003F2968" w:rsidRPr="00B9499D" w:rsidRDefault="003F2968" w:rsidP="00D04BB8">
            <w:pPr>
              <w:pStyle w:val="GOSTTablenorm"/>
              <w:rPr>
                <w:szCs w:val="22"/>
              </w:rPr>
            </w:pPr>
            <w:r w:rsidRPr="00B9499D">
              <w:rPr>
                <w:szCs w:val="22"/>
              </w:rPr>
              <w:t>ZR_AmntV</w:t>
            </w:r>
          </w:p>
        </w:tc>
        <w:tc>
          <w:tcPr>
            <w:tcW w:w="1371" w:type="pct"/>
          </w:tcPr>
          <w:p w14:paraId="365130D0" w14:textId="63DCD9B2" w:rsidR="003F2968" w:rsidRPr="00B9499D" w:rsidRDefault="003F2968" w:rsidP="00B401E0">
            <w:pPr>
              <w:pStyle w:val="GOSTTablenorm"/>
              <w:rPr>
                <w:szCs w:val="22"/>
              </w:rPr>
            </w:pPr>
            <w:r w:rsidRPr="00B9499D">
              <w:rPr>
                <w:szCs w:val="22"/>
              </w:rPr>
              <w:t>Берем из реквизита ZR_AmntV (по данному типу документа Сумма_валюта_учета_руб</w:t>
            </w:r>
            <w:r w:rsidR="00B401E0">
              <w:rPr>
                <w:szCs w:val="22"/>
              </w:rPr>
              <w:t> </w:t>
            </w:r>
            <w:r w:rsidRPr="00B9499D">
              <w:rPr>
                <w:szCs w:val="22"/>
              </w:rPr>
              <w:t>=</w:t>
            </w:r>
            <w:r w:rsidR="00B401E0">
              <w:rPr>
                <w:szCs w:val="22"/>
              </w:rPr>
              <w:t> </w:t>
            </w:r>
            <w:r w:rsidRPr="00B9499D">
              <w:rPr>
                <w:szCs w:val="22"/>
              </w:rPr>
              <w:t>Сумма_валюта_операции)</w:t>
            </w:r>
          </w:p>
        </w:tc>
      </w:tr>
    </w:tbl>
    <w:p w14:paraId="3A3B7039" w14:textId="2A502D5B" w:rsidR="006043A1" w:rsidRDefault="008242B4" w:rsidP="00867982">
      <w:pPr>
        <w:pStyle w:val="GOSTNameTable"/>
      </w:pPr>
      <w:r>
        <w:rPr>
          <w:noProof/>
        </w:rPr>
        <w:fldChar w:fldCharType="begin"/>
      </w:r>
      <w:r>
        <w:rPr>
          <w:noProof/>
        </w:rPr>
        <w:instrText xml:space="preserve"> SEQ Таблица \* ARABIC </w:instrText>
      </w:r>
      <w:r>
        <w:rPr>
          <w:noProof/>
        </w:rPr>
        <w:fldChar w:fldCharType="separate"/>
      </w:r>
      <w:bookmarkStart w:id="9912" w:name="_Toc226563181"/>
      <w:r w:rsidR="00AB1BE0">
        <w:rPr>
          <w:noProof/>
        </w:rPr>
        <w:t>25</w:t>
      </w:r>
      <w:r>
        <w:rPr>
          <w:noProof/>
        </w:rPr>
        <w:fldChar w:fldCharType="end"/>
      </w:r>
      <w:r w:rsidR="006043A1">
        <w:t xml:space="preserve"> - </w:t>
      </w:r>
      <w:r w:rsidR="006043A1" w:rsidRPr="003E1901">
        <w:t>Перечень атрибутов, соответствующих типу документа</w:t>
      </w:r>
      <w:r w:rsidR="006043A1">
        <w:t xml:space="preserve"> </w:t>
      </w:r>
      <w:r w:rsidR="00A415B7">
        <w:t>«</w:t>
      </w:r>
      <w:r w:rsidR="006043A1" w:rsidRPr="00D04BB8">
        <w:rPr>
          <w:szCs w:val="22"/>
        </w:rPr>
        <w:t>Заявка на получение наличных денег</w:t>
      </w:r>
      <w:commentRangeStart w:id="9913"/>
      <w:commentRangeEnd w:id="9913"/>
      <w:r w:rsidR="006043A1">
        <w:rPr>
          <w:rStyle w:val="afff4"/>
          <w:sz w:val="24"/>
          <w:szCs w:val="22"/>
        </w:rPr>
        <w:commentReference w:id="9913"/>
      </w:r>
      <w:r w:rsidR="00A415B7">
        <w:rPr>
          <w:szCs w:val="22"/>
        </w:rPr>
        <w:t>»</w:t>
      </w:r>
      <w:r w:rsidR="006043A1" w:rsidRPr="00D04BB8">
        <w:rPr>
          <w:szCs w:val="22"/>
        </w:rPr>
        <w:t xml:space="preserve"> MSC_ApplCash</w:t>
      </w:r>
      <w:bookmarkEnd w:id="9912"/>
    </w:p>
    <w:tbl>
      <w:tblPr>
        <w:tblStyle w:val="GOSTTable"/>
        <w:tblW w:w="5000" w:type="pct"/>
        <w:tblLayout w:type="fixed"/>
        <w:tblLook w:val="07E0" w:firstRow="1" w:lastRow="1" w:firstColumn="1" w:lastColumn="1" w:noHBand="1" w:noVBand="1"/>
      </w:tblPr>
      <w:tblGrid>
        <w:gridCol w:w="3495"/>
        <w:gridCol w:w="952"/>
        <w:gridCol w:w="3496"/>
        <w:gridCol w:w="3496"/>
        <w:gridCol w:w="4321"/>
      </w:tblGrid>
      <w:tr w:rsidR="00F265CC" w:rsidRPr="00B9499D" w14:paraId="4C789952" w14:textId="77777777" w:rsidTr="000976AD">
        <w:trPr>
          <w:cnfStyle w:val="100000000000" w:firstRow="1" w:lastRow="0" w:firstColumn="0" w:lastColumn="0" w:oddVBand="0" w:evenVBand="0" w:oddHBand="0" w:evenHBand="0" w:firstRowFirstColumn="0" w:firstRowLastColumn="0" w:lastRowFirstColumn="0" w:lastRowLastColumn="0"/>
        </w:trPr>
        <w:tc>
          <w:tcPr>
            <w:tcW w:w="1109" w:type="pct"/>
          </w:tcPr>
          <w:p w14:paraId="52B4C703" w14:textId="714AEF06" w:rsidR="00F265CC" w:rsidRPr="00B9499D" w:rsidRDefault="00F265CC" w:rsidP="000976AD">
            <w:pPr>
              <w:pStyle w:val="GOSTTableHead"/>
            </w:pPr>
            <w:r w:rsidRPr="00B9499D">
              <w:t>Наименование атрибута</w:t>
            </w:r>
          </w:p>
        </w:tc>
        <w:tc>
          <w:tcPr>
            <w:tcW w:w="302" w:type="pct"/>
          </w:tcPr>
          <w:p w14:paraId="7C43AD21" w14:textId="62C0A573" w:rsidR="00F265CC" w:rsidRPr="00B9499D" w:rsidRDefault="00F265CC" w:rsidP="000976AD">
            <w:pPr>
              <w:pStyle w:val="GOSTTableHead"/>
            </w:pPr>
            <w:r w:rsidRPr="00B9499D">
              <w:t>Вычисляемый атрибут</w:t>
            </w:r>
          </w:p>
        </w:tc>
        <w:tc>
          <w:tcPr>
            <w:tcW w:w="1109" w:type="pct"/>
          </w:tcPr>
          <w:p w14:paraId="4B55D288" w14:textId="139818C1" w:rsidR="00F265CC" w:rsidRPr="00B9499D" w:rsidRDefault="00F265CC" w:rsidP="000976AD">
            <w:pPr>
              <w:pStyle w:val="GOSTTableHead"/>
            </w:pPr>
            <w:r w:rsidRPr="00B9499D">
              <w:t>Описание атрибута</w:t>
            </w:r>
          </w:p>
        </w:tc>
        <w:tc>
          <w:tcPr>
            <w:tcW w:w="1109" w:type="pct"/>
          </w:tcPr>
          <w:p w14:paraId="367A9BE0" w14:textId="4CFA4DC6" w:rsidR="00F265CC" w:rsidRPr="00B9499D" w:rsidRDefault="00F265CC" w:rsidP="000976AD">
            <w:pPr>
              <w:pStyle w:val="GOSTTableHead"/>
            </w:pPr>
            <w:r w:rsidRPr="00B9499D">
              <w:t>Реквизит документа (наименование тега)</w:t>
            </w:r>
          </w:p>
        </w:tc>
        <w:tc>
          <w:tcPr>
            <w:tcW w:w="1371" w:type="pct"/>
          </w:tcPr>
          <w:p w14:paraId="18BAAC81" w14:textId="39867E78" w:rsidR="00F265CC" w:rsidRPr="00B9499D" w:rsidRDefault="00F265CC" w:rsidP="000976AD">
            <w:pPr>
              <w:pStyle w:val="GOSTTableHead"/>
            </w:pPr>
            <w:r w:rsidRPr="00B9499D">
              <w:t>Алгоритм вычисления</w:t>
            </w:r>
          </w:p>
        </w:tc>
      </w:tr>
      <w:tr w:rsidR="003F2968" w:rsidRPr="00B9499D" w14:paraId="4F57BC68" w14:textId="77777777" w:rsidTr="00867982">
        <w:tc>
          <w:tcPr>
            <w:tcW w:w="1109" w:type="pct"/>
          </w:tcPr>
          <w:p w14:paraId="3A4B298B" w14:textId="3E15276C" w:rsidR="003F2968" w:rsidRPr="00B9499D" w:rsidRDefault="003F2968" w:rsidP="00D04BB8">
            <w:pPr>
              <w:pStyle w:val="GOSTTablenorm"/>
            </w:pPr>
            <w:r w:rsidRPr="00B9499D">
              <w:t>Номер_документа</w:t>
            </w:r>
            <w:r>
              <w:t>*</w:t>
            </w:r>
          </w:p>
        </w:tc>
        <w:tc>
          <w:tcPr>
            <w:tcW w:w="302" w:type="pct"/>
          </w:tcPr>
          <w:p w14:paraId="708590A3" w14:textId="77777777" w:rsidR="003F2968" w:rsidRPr="00B9499D" w:rsidRDefault="003F2968" w:rsidP="00D04BB8">
            <w:pPr>
              <w:pStyle w:val="GOSTTablenorm"/>
            </w:pPr>
            <w:r w:rsidRPr="00B9499D">
              <w:t>нет</w:t>
            </w:r>
          </w:p>
        </w:tc>
        <w:tc>
          <w:tcPr>
            <w:tcW w:w="1109" w:type="pct"/>
          </w:tcPr>
          <w:p w14:paraId="4F0AA092" w14:textId="77777777" w:rsidR="003F2968" w:rsidRPr="00B9499D" w:rsidRDefault="003F2968" w:rsidP="00D04BB8">
            <w:pPr>
              <w:pStyle w:val="GOSTTablenorm"/>
            </w:pPr>
            <w:r w:rsidRPr="00B9499D">
              <w:t>Номер документа</w:t>
            </w:r>
          </w:p>
        </w:tc>
        <w:tc>
          <w:tcPr>
            <w:tcW w:w="1109" w:type="pct"/>
          </w:tcPr>
          <w:p w14:paraId="65BED57B" w14:textId="3014DAE6" w:rsidR="003F2968" w:rsidRPr="00B9499D" w:rsidRDefault="003F2968" w:rsidP="00D04BB8">
            <w:pPr>
              <w:pStyle w:val="GOSTTablenorm"/>
            </w:pPr>
            <w:r w:rsidRPr="00B9499D">
              <w:t>ZS_NmDc</w:t>
            </w:r>
          </w:p>
        </w:tc>
        <w:tc>
          <w:tcPr>
            <w:tcW w:w="1371" w:type="pct"/>
          </w:tcPr>
          <w:p w14:paraId="6510C4B8" w14:textId="77777777" w:rsidR="003F2968" w:rsidRPr="00B9499D" w:rsidRDefault="003F2968" w:rsidP="00D04BB8">
            <w:pPr>
              <w:pStyle w:val="GOSTTablenorm"/>
            </w:pPr>
          </w:p>
        </w:tc>
      </w:tr>
      <w:tr w:rsidR="003F2968" w:rsidRPr="00B9499D" w14:paraId="77976AFB" w14:textId="77777777" w:rsidTr="00867982">
        <w:tc>
          <w:tcPr>
            <w:tcW w:w="1109" w:type="pct"/>
          </w:tcPr>
          <w:p w14:paraId="73E3BB65" w14:textId="4C963B1E" w:rsidR="003F2968" w:rsidRPr="00B9499D" w:rsidRDefault="003F2968" w:rsidP="00D04BB8">
            <w:pPr>
              <w:pStyle w:val="GOSTTablenorm"/>
            </w:pPr>
            <w:r w:rsidRPr="00B9499D">
              <w:t>Дата_документа</w:t>
            </w:r>
            <w:r>
              <w:t>*</w:t>
            </w:r>
          </w:p>
        </w:tc>
        <w:tc>
          <w:tcPr>
            <w:tcW w:w="302" w:type="pct"/>
          </w:tcPr>
          <w:p w14:paraId="0298F4D3" w14:textId="77777777" w:rsidR="003F2968" w:rsidRPr="00B9499D" w:rsidRDefault="003F2968" w:rsidP="00D04BB8">
            <w:pPr>
              <w:pStyle w:val="GOSTTablenorm"/>
            </w:pPr>
            <w:r w:rsidRPr="00B9499D">
              <w:t>нет</w:t>
            </w:r>
          </w:p>
        </w:tc>
        <w:tc>
          <w:tcPr>
            <w:tcW w:w="1109" w:type="pct"/>
          </w:tcPr>
          <w:p w14:paraId="40F5021E" w14:textId="77777777" w:rsidR="003F2968" w:rsidRPr="00B9499D" w:rsidRDefault="003F2968" w:rsidP="00D04BB8">
            <w:pPr>
              <w:pStyle w:val="GOSTTablenorm"/>
            </w:pPr>
            <w:r w:rsidRPr="00B9499D">
              <w:t>Дата документа</w:t>
            </w:r>
          </w:p>
        </w:tc>
        <w:tc>
          <w:tcPr>
            <w:tcW w:w="1109" w:type="pct"/>
          </w:tcPr>
          <w:p w14:paraId="125F0CF9" w14:textId="77777777" w:rsidR="003F2968" w:rsidRPr="00B9499D" w:rsidRDefault="003F2968" w:rsidP="00D04BB8">
            <w:pPr>
              <w:pStyle w:val="GOSTTablenorm"/>
            </w:pPr>
            <w:r w:rsidRPr="00B9499D">
              <w:t>ZS_MSC_Infrmtn_CrtnDt</w:t>
            </w:r>
          </w:p>
        </w:tc>
        <w:tc>
          <w:tcPr>
            <w:tcW w:w="1371" w:type="pct"/>
          </w:tcPr>
          <w:p w14:paraId="63816F4B" w14:textId="77777777" w:rsidR="003F2968" w:rsidRPr="00B9499D" w:rsidRDefault="003F2968" w:rsidP="00D04BB8">
            <w:pPr>
              <w:pStyle w:val="GOSTTablenorm"/>
            </w:pPr>
          </w:p>
        </w:tc>
      </w:tr>
      <w:tr w:rsidR="005A5C10" w:rsidRPr="00B9499D" w14:paraId="77109A20" w14:textId="77777777" w:rsidTr="00867982">
        <w:trPr>
          <w:ins w:id="9914" w:author="Накашидзе О.Е. EXP-250528" w:date="2023-12-18T18:24:00Z"/>
        </w:trPr>
        <w:tc>
          <w:tcPr>
            <w:tcW w:w="1109" w:type="pct"/>
          </w:tcPr>
          <w:p w14:paraId="39F356D2" w14:textId="0FD763F4" w:rsidR="005A5C10" w:rsidRPr="00B9499D" w:rsidRDefault="005A5C10" w:rsidP="00D04BB8">
            <w:pPr>
              <w:pStyle w:val="GOSTTablenorm"/>
              <w:rPr>
                <w:ins w:id="9915" w:author="Накашидзе О.Е. EXP-250528" w:date="2023-12-18T18:24:00Z"/>
              </w:rPr>
            </w:pPr>
            <w:commentRangeStart w:id="9916"/>
            <w:ins w:id="9917" w:author="Накашидзе О.Е. EXP-250528" w:date="2023-12-18T18:24:00Z">
              <w:r>
                <w:t>Вид_документа</w:t>
              </w:r>
            </w:ins>
            <w:commentRangeEnd w:id="9916"/>
            <w:ins w:id="9918" w:author="Накашидзе О.Е. EXP-250528" w:date="2023-12-18T18:25:00Z">
              <w:r w:rsidRPr="00B9499D">
                <w:rPr>
                  <w:rStyle w:val="afff4"/>
                  <w:sz w:val="22"/>
                  <w:szCs w:val="20"/>
                </w:rPr>
                <w:commentReference w:id="9916"/>
              </w:r>
            </w:ins>
          </w:p>
        </w:tc>
        <w:tc>
          <w:tcPr>
            <w:tcW w:w="302" w:type="pct"/>
          </w:tcPr>
          <w:p w14:paraId="475691DA" w14:textId="55223C64" w:rsidR="005A5C10" w:rsidRPr="00B9499D" w:rsidRDefault="005A5C10" w:rsidP="00D04BB8">
            <w:pPr>
              <w:pStyle w:val="GOSTTablenorm"/>
              <w:rPr>
                <w:ins w:id="9919" w:author="Накашидзе О.Е. EXP-250528" w:date="2023-12-18T18:24:00Z"/>
              </w:rPr>
            </w:pPr>
            <w:ins w:id="9920" w:author="Накашидзе О.Е. EXP-250528" w:date="2023-12-18T18:24:00Z">
              <w:r>
                <w:t>нет</w:t>
              </w:r>
            </w:ins>
          </w:p>
        </w:tc>
        <w:tc>
          <w:tcPr>
            <w:tcW w:w="1109" w:type="pct"/>
          </w:tcPr>
          <w:p w14:paraId="5F2630AF" w14:textId="0FE09E2C" w:rsidR="005A5C10" w:rsidRPr="00B9499D" w:rsidRDefault="005A5C10" w:rsidP="00D04BB8">
            <w:pPr>
              <w:pStyle w:val="GOSTTablenorm"/>
              <w:rPr>
                <w:ins w:id="9921" w:author="Накашидзе О.Е. EXP-250528" w:date="2023-12-18T18:24:00Z"/>
              </w:rPr>
            </w:pPr>
            <w:ins w:id="9922" w:author="Накашидзе О.Е. EXP-250528" w:date="2023-12-18T18:26:00Z">
              <w:r>
                <w:t>Вид документа</w:t>
              </w:r>
            </w:ins>
          </w:p>
        </w:tc>
        <w:tc>
          <w:tcPr>
            <w:tcW w:w="1109" w:type="pct"/>
          </w:tcPr>
          <w:p w14:paraId="57269745" w14:textId="2EB03C18" w:rsidR="005A5C10" w:rsidRPr="00B9499D" w:rsidRDefault="005A5C10" w:rsidP="00D04BB8">
            <w:pPr>
              <w:pStyle w:val="GOSTTablenorm"/>
              <w:rPr>
                <w:ins w:id="9923" w:author="Накашидзе О.Е. EXP-250528" w:date="2023-12-18T18:24:00Z"/>
              </w:rPr>
            </w:pPr>
            <w:ins w:id="9924" w:author="Накашидзе О.Е. EXP-250528" w:date="2023-12-18T18:25:00Z">
              <w:r w:rsidRPr="0034351C">
                <w:t>ZS_DocKindCode</w:t>
              </w:r>
            </w:ins>
          </w:p>
        </w:tc>
        <w:tc>
          <w:tcPr>
            <w:tcW w:w="1371" w:type="pct"/>
          </w:tcPr>
          <w:p w14:paraId="7E8608E8" w14:textId="3720B07D" w:rsidR="005A5C10" w:rsidRPr="00B9499D" w:rsidRDefault="005A5C10" w:rsidP="00D04BB8">
            <w:pPr>
              <w:pStyle w:val="GOSTTablenorm"/>
              <w:rPr>
                <w:ins w:id="9925" w:author="Накашидзе О.Е. EXP-250528" w:date="2023-12-18T18:24:00Z"/>
              </w:rPr>
            </w:pPr>
            <w:ins w:id="9926" w:author="Накашидзе О.Е. EXP-250528" w:date="2023-12-18T18:26:00Z">
              <w:r>
                <w:t>-</w:t>
              </w:r>
            </w:ins>
          </w:p>
        </w:tc>
      </w:tr>
      <w:tr w:rsidR="003F2968" w:rsidRPr="00B9499D" w14:paraId="49A5964E" w14:textId="77777777" w:rsidTr="00867982">
        <w:tc>
          <w:tcPr>
            <w:tcW w:w="1109" w:type="pct"/>
          </w:tcPr>
          <w:p w14:paraId="4674C47C" w14:textId="6126DD82" w:rsidR="003F2968" w:rsidRPr="00B9499D" w:rsidRDefault="003F2968" w:rsidP="00D04BB8">
            <w:pPr>
              <w:pStyle w:val="GOSTTablenorm"/>
            </w:pPr>
            <w:r w:rsidRPr="009645C1">
              <w:t>Наименование_документа</w:t>
            </w:r>
          </w:p>
        </w:tc>
        <w:tc>
          <w:tcPr>
            <w:tcW w:w="302" w:type="pct"/>
          </w:tcPr>
          <w:p w14:paraId="08A29793" w14:textId="2B0CB36C" w:rsidR="003F2968" w:rsidRPr="00B9499D" w:rsidRDefault="003F2968" w:rsidP="00D04BB8">
            <w:pPr>
              <w:pStyle w:val="GOSTTablenorm"/>
            </w:pPr>
            <w:r w:rsidRPr="009645C1">
              <w:t>да</w:t>
            </w:r>
          </w:p>
        </w:tc>
        <w:tc>
          <w:tcPr>
            <w:tcW w:w="1109" w:type="pct"/>
          </w:tcPr>
          <w:p w14:paraId="609DA3AA" w14:textId="214BFEFE" w:rsidR="003F2968" w:rsidRPr="00B9499D" w:rsidRDefault="003F2968" w:rsidP="00D04BB8">
            <w:pPr>
              <w:pStyle w:val="GOSTTablenorm"/>
            </w:pPr>
            <w:r w:rsidRPr="009645C1">
              <w:t>Наименование документа</w:t>
            </w:r>
          </w:p>
        </w:tc>
        <w:tc>
          <w:tcPr>
            <w:tcW w:w="1109" w:type="pct"/>
          </w:tcPr>
          <w:p w14:paraId="1A9C929E" w14:textId="77777777" w:rsidR="003F2968" w:rsidRPr="00B9499D" w:rsidRDefault="003F2968" w:rsidP="00D04BB8">
            <w:pPr>
              <w:pStyle w:val="GOSTTablenorm"/>
            </w:pPr>
          </w:p>
        </w:tc>
        <w:tc>
          <w:tcPr>
            <w:tcW w:w="1371" w:type="pct"/>
          </w:tcPr>
          <w:p w14:paraId="076AB8FC" w14:textId="655EA524" w:rsidR="005A5C10" w:rsidRDefault="005A5C10" w:rsidP="00D04BB8">
            <w:pPr>
              <w:pStyle w:val="GOSTTablenorm"/>
              <w:rPr>
                <w:ins w:id="9927" w:author="Накашидзе О.Е. EXP-250528" w:date="2023-12-18T18:26:00Z"/>
              </w:rPr>
            </w:pPr>
            <w:ins w:id="9928" w:author="Накашидзе О.Е. EXP-250528" w:date="2023-12-18T18:26:00Z">
              <w:r>
                <w:t>Вычисляется на основании значения атри</w:t>
              </w:r>
              <w:r>
                <w:lastRenderedPageBreak/>
                <w:t>бута «Вид_документа»:</w:t>
              </w:r>
            </w:ins>
          </w:p>
          <w:p w14:paraId="24474F79" w14:textId="6FD25C60" w:rsidR="005A5C10" w:rsidRPr="003D02A4" w:rsidRDefault="00510E4B" w:rsidP="00D04BB8">
            <w:pPr>
              <w:pStyle w:val="GOSTTableListMark1"/>
              <w:rPr>
                <w:ins w:id="9929" w:author="Накашидзе О.Е. EXP-250528" w:date="2023-12-18T18:26:00Z"/>
              </w:rPr>
            </w:pPr>
            <w:ins w:id="9930" w:author="Сказецкая Наталья Камилевна" w:date="2024-05-31T15:45:00Z">
              <w:r>
                <w:t>«</w:t>
              </w:r>
            </w:ins>
            <w:ins w:id="9931" w:author="Накашидзе О.Е. EXP-250528" w:date="2023-12-18T18:26:00Z">
              <w:r w:rsidR="005A5C10">
                <w:t>ЗНП</w:t>
              </w:r>
            </w:ins>
            <w:ins w:id="9932" w:author="Сказецкая Наталья Камилевна" w:date="2024-05-31T15:45:00Z">
              <w:r>
                <w:t>»</w:t>
              </w:r>
            </w:ins>
            <w:ins w:id="9933" w:author="Накашидзе О.Е. EXP-250528" w:date="2023-12-18T18:26:00Z">
              <w:r w:rsidR="005A5C10" w:rsidRPr="003D02A4">
                <w:t xml:space="preserve"> </w:t>
              </w:r>
              <w:r w:rsidR="005A5C10">
                <w:t>–</w:t>
              </w:r>
              <w:r w:rsidR="005A5C10" w:rsidRPr="003D02A4">
                <w:t xml:space="preserve"> Заяв</w:t>
              </w:r>
              <w:r w:rsidR="005A5C10">
                <w:t xml:space="preserve">ка на получение наличных денег </w:t>
              </w:r>
              <w:r w:rsidR="005A5C10" w:rsidRPr="003D02A4">
                <w:t>(ф.0531802);</w:t>
              </w:r>
            </w:ins>
          </w:p>
          <w:p w14:paraId="03B1736C" w14:textId="7724F565" w:rsidR="003F2968" w:rsidRPr="00B9499D" w:rsidRDefault="00510E4B" w:rsidP="00D04BB8">
            <w:pPr>
              <w:pStyle w:val="GOSTTableListMark1"/>
            </w:pPr>
            <w:ins w:id="9934" w:author="Сказецкая Наталья Камилевна" w:date="2024-05-31T15:45:00Z">
              <w:r>
                <w:t>«</w:t>
              </w:r>
            </w:ins>
            <w:ins w:id="9935" w:author="Накашидзе О.Е. EXP-250528" w:date="2023-12-18T18:26:00Z">
              <w:r w:rsidR="005A5C10">
                <w:t>ЗОН</w:t>
              </w:r>
            </w:ins>
            <w:ins w:id="9936" w:author="Сказецкая Наталья Камилевна" w:date="2024-05-31T15:45:00Z">
              <w:r>
                <w:t>»</w:t>
              </w:r>
            </w:ins>
            <w:ins w:id="9937" w:author="Накашидзе О.Е. EXP-250528" w:date="2023-12-18T18:26:00Z">
              <w:r w:rsidR="005A5C10">
                <w:t xml:space="preserve"> – </w:t>
              </w:r>
              <w:r w:rsidR="005A5C10" w:rsidRPr="003D02A4">
                <w:t>Заявка для обеспечения наличными денежными средствами в электронном виде</w:t>
              </w:r>
            </w:ins>
            <w:del w:id="9938" w:author="Накашидзе О.Е. EXP-250528" w:date="2023-12-18T18:26:00Z">
              <w:r w:rsidR="003F2968" w:rsidRPr="00A21327" w:rsidDel="005A5C10">
                <w:delText>Наименование документа определяется по справочнику "Типы документов" с помощью значения атрибута Тип_документа (</w:delText>
              </w:r>
              <w:r w:rsidR="003F2968" w:rsidRPr="00A21327" w:rsidDel="005A5C10">
                <w:rPr>
                  <w:lang w:val="en-US"/>
                </w:rPr>
                <w:delText>TypeDoc</w:delText>
              </w:r>
              <w:r w:rsidR="003F2968" w:rsidRPr="00A21327" w:rsidDel="005A5C10">
                <w:delText>) из заголовка запроса</w:delText>
              </w:r>
            </w:del>
          </w:p>
        </w:tc>
      </w:tr>
      <w:tr w:rsidR="003F2968" w:rsidRPr="00B9499D" w14:paraId="5776F4FC" w14:textId="77777777" w:rsidTr="00867982">
        <w:tc>
          <w:tcPr>
            <w:tcW w:w="1109" w:type="pct"/>
          </w:tcPr>
          <w:p w14:paraId="06F01E1E" w14:textId="77777777" w:rsidR="003F2968" w:rsidRPr="00B9499D" w:rsidRDefault="003F2968" w:rsidP="00D04BB8">
            <w:pPr>
              <w:pStyle w:val="GOSTTablenorm"/>
            </w:pPr>
            <w:r w:rsidRPr="00B9499D">
              <w:lastRenderedPageBreak/>
              <w:t>Дата_ввода_в_действие</w:t>
            </w:r>
          </w:p>
        </w:tc>
        <w:tc>
          <w:tcPr>
            <w:tcW w:w="302" w:type="pct"/>
          </w:tcPr>
          <w:p w14:paraId="44C00CFC" w14:textId="77777777" w:rsidR="003F2968" w:rsidRPr="00B9499D" w:rsidRDefault="003F2968" w:rsidP="00D04BB8">
            <w:pPr>
              <w:pStyle w:val="GOSTTablenorm"/>
            </w:pPr>
            <w:r w:rsidRPr="00B9499D">
              <w:t>да</w:t>
            </w:r>
          </w:p>
        </w:tc>
        <w:tc>
          <w:tcPr>
            <w:tcW w:w="1109" w:type="pct"/>
          </w:tcPr>
          <w:p w14:paraId="16BF0035" w14:textId="77777777" w:rsidR="003F2968" w:rsidRPr="00B9499D" w:rsidRDefault="003F2968" w:rsidP="00D04BB8">
            <w:pPr>
              <w:pStyle w:val="GOSTTablenorm"/>
            </w:pPr>
            <w:r w:rsidRPr="00B9499D">
              <w:t>Дата ввода в действие</w:t>
            </w:r>
          </w:p>
        </w:tc>
        <w:tc>
          <w:tcPr>
            <w:tcW w:w="1109" w:type="pct"/>
          </w:tcPr>
          <w:p w14:paraId="3877B0DE" w14:textId="54923A85" w:rsidR="003F2968" w:rsidRPr="00B9499D" w:rsidRDefault="003F2968" w:rsidP="00D04BB8">
            <w:pPr>
              <w:pStyle w:val="GOSTTablenorm"/>
            </w:pPr>
            <w:r w:rsidRPr="00B9499D">
              <w:t>SettlementDate</w:t>
            </w:r>
            <w:r w:rsidRPr="00B9499D">
              <w:rPr>
                <w:bCs/>
              </w:rPr>
              <w:t xml:space="preserve"> (из заголовка запроса)</w:t>
            </w:r>
          </w:p>
        </w:tc>
        <w:tc>
          <w:tcPr>
            <w:tcW w:w="1371" w:type="pct"/>
          </w:tcPr>
          <w:p w14:paraId="62C916A7" w14:textId="253ED471" w:rsidR="003F2968" w:rsidRPr="00B9499D" w:rsidRDefault="003F2968" w:rsidP="00B401E0">
            <w:pPr>
              <w:pStyle w:val="GOSTTablenorm"/>
            </w:pPr>
            <w:r w:rsidRPr="00B9499D">
              <w:t>Для данного типа документов Дата_ввода_в_действие</w:t>
            </w:r>
            <w:r w:rsidR="00B401E0">
              <w:t> </w:t>
            </w:r>
            <w:r w:rsidRPr="00B9499D">
              <w:t>=</w:t>
            </w:r>
            <w:r w:rsidR="00B401E0">
              <w:t> </w:t>
            </w:r>
            <w:r w:rsidRPr="00B9499D">
              <w:t>Дата_отражения_в_учете</w:t>
            </w:r>
          </w:p>
        </w:tc>
      </w:tr>
      <w:tr w:rsidR="003F2968" w:rsidRPr="00B9499D" w14:paraId="26A07D80" w14:textId="77777777" w:rsidTr="00867982">
        <w:tc>
          <w:tcPr>
            <w:tcW w:w="1109" w:type="pct"/>
          </w:tcPr>
          <w:p w14:paraId="15B2E159" w14:textId="5DE6DD8D" w:rsidR="003F2968" w:rsidRPr="00B9499D" w:rsidRDefault="003F2968" w:rsidP="00D04BB8">
            <w:pPr>
              <w:pStyle w:val="GOSTTablenorm"/>
            </w:pPr>
            <w:r w:rsidRPr="00B9499D">
              <w:t>Код_валюты</w:t>
            </w:r>
          </w:p>
        </w:tc>
        <w:tc>
          <w:tcPr>
            <w:tcW w:w="302" w:type="pct"/>
          </w:tcPr>
          <w:p w14:paraId="0A7BCF81" w14:textId="7CCE657A" w:rsidR="003F2968" w:rsidRPr="00B9499D" w:rsidRDefault="003F2968" w:rsidP="00D04BB8">
            <w:pPr>
              <w:pStyle w:val="GOSTTablenorm"/>
            </w:pPr>
            <w:r w:rsidRPr="00B9499D">
              <w:t>да</w:t>
            </w:r>
          </w:p>
        </w:tc>
        <w:tc>
          <w:tcPr>
            <w:tcW w:w="1109" w:type="pct"/>
          </w:tcPr>
          <w:p w14:paraId="4AD435DE" w14:textId="1517F1CF" w:rsidR="003F2968" w:rsidRPr="00B9499D" w:rsidRDefault="003F2968" w:rsidP="00D04BB8">
            <w:pPr>
              <w:pStyle w:val="GOSTTablenorm"/>
            </w:pPr>
            <w:r w:rsidRPr="00B9499D">
              <w:t>Код валюты по ОКВ</w:t>
            </w:r>
          </w:p>
        </w:tc>
        <w:tc>
          <w:tcPr>
            <w:tcW w:w="1109" w:type="pct"/>
          </w:tcPr>
          <w:p w14:paraId="4A2373B8" w14:textId="52A448AC" w:rsidR="003F2968" w:rsidRPr="00B9499D" w:rsidRDefault="003F2968" w:rsidP="00D04BB8">
            <w:pPr>
              <w:pStyle w:val="GOSTTablenorm"/>
            </w:pPr>
            <w:r w:rsidRPr="00B9499D">
              <w:t>StmInfrmtn_OKVCd</w:t>
            </w:r>
          </w:p>
        </w:tc>
        <w:tc>
          <w:tcPr>
            <w:tcW w:w="1371" w:type="pct"/>
          </w:tcPr>
          <w:p w14:paraId="0933DA73" w14:textId="77777777" w:rsidR="003F2968" w:rsidRPr="00B9499D" w:rsidRDefault="003F2968" w:rsidP="00D04BB8">
            <w:pPr>
              <w:pStyle w:val="GOSTTablenorm"/>
            </w:pPr>
            <w:r w:rsidRPr="00B9499D">
              <w:t>В составе документа может приходить как цифровой, так и буквенный код валюты.</w:t>
            </w:r>
          </w:p>
          <w:p w14:paraId="25502826" w14:textId="74FDEC84" w:rsidR="003F2968" w:rsidRPr="00B9499D" w:rsidRDefault="003F2968" w:rsidP="00792E0E">
            <w:pPr>
              <w:pStyle w:val="GOSTTableListNum10"/>
              <w:numPr>
                <w:ilvl w:val="0"/>
                <w:numId w:val="17"/>
              </w:numPr>
            </w:pPr>
            <w:r w:rsidRPr="00B9499D">
              <w:t xml:space="preserve"> если код валюты пришел цифровой, то в атрибут его значение записывается в неизменном виде;</w:t>
            </w:r>
          </w:p>
          <w:p w14:paraId="4D1B2D2A" w14:textId="371E08B2" w:rsidR="003F2968" w:rsidRPr="00B9499D" w:rsidRDefault="003F2968" w:rsidP="00D04BB8">
            <w:pPr>
              <w:pStyle w:val="GOSTTableListNum10"/>
            </w:pPr>
            <w:r w:rsidRPr="00B9499D">
              <w:t xml:space="preserve"> если код валюты пришел буквенный, то в атрибут его значение записывается после преобразования в цифровой по данным справочника «Общероссий</w:t>
            </w:r>
            <w:r w:rsidR="00D04BB8">
              <w:t>ский классификатор валют (ОКВ)»</w:t>
            </w:r>
          </w:p>
        </w:tc>
      </w:tr>
      <w:tr w:rsidR="003F2968" w:rsidRPr="00B9499D" w14:paraId="39139147" w14:textId="77777777" w:rsidTr="00867982">
        <w:tc>
          <w:tcPr>
            <w:tcW w:w="1109" w:type="pct"/>
          </w:tcPr>
          <w:p w14:paraId="09A14C1B" w14:textId="77777777" w:rsidR="003F2968" w:rsidRPr="00B9499D" w:rsidRDefault="003F2968" w:rsidP="00D04BB8">
            <w:pPr>
              <w:pStyle w:val="GOSTTablenorm"/>
            </w:pPr>
            <w:r w:rsidRPr="00B9499D">
              <w:t>Код_контура_документа</w:t>
            </w:r>
          </w:p>
        </w:tc>
        <w:tc>
          <w:tcPr>
            <w:tcW w:w="302" w:type="pct"/>
          </w:tcPr>
          <w:p w14:paraId="0BF15226" w14:textId="77777777" w:rsidR="003F2968" w:rsidRPr="00B9499D" w:rsidRDefault="003F2968" w:rsidP="00D04BB8">
            <w:pPr>
              <w:pStyle w:val="GOSTTablenorm"/>
            </w:pPr>
            <w:r w:rsidRPr="00B9499D">
              <w:t>нет</w:t>
            </w:r>
          </w:p>
        </w:tc>
        <w:tc>
          <w:tcPr>
            <w:tcW w:w="1109" w:type="pct"/>
          </w:tcPr>
          <w:p w14:paraId="43E920F8" w14:textId="77777777" w:rsidR="003F2968" w:rsidRPr="00B9499D" w:rsidRDefault="003F2968" w:rsidP="00D04BB8">
            <w:pPr>
              <w:pStyle w:val="GOSTTablenorm"/>
            </w:pPr>
            <w:r w:rsidRPr="00B9499D">
              <w:t>Код контура в том виде, как он содержится в документе</w:t>
            </w:r>
          </w:p>
        </w:tc>
        <w:tc>
          <w:tcPr>
            <w:tcW w:w="1109" w:type="pct"/>
          </w:tcPr>
          <w:p w14:paraId="61A2A787" w14:textId="77777777" w:rsidR="003F2968" w:rsidRPr="00B9499D" w:rsidRDefault="003F2968" w:rsidP="00D04BB8">
            <w:pPr>
              <w:pStyle w:val="GOSTTablenorm"/>
            </w:pPr>
            <w:r w:rsidRPr="00B9499D">
              <w:t>StmInfrmtn_Contour_Code</w:t>
            </w:r>
          </w:p>
        </w:tc>
        <w:tc>
          <w:tcPr>
            <w:tcW w:w="1371" w:type="pct"/>
          </w:tcPr>
          <w:p w14:paraId="3801D34A" w14:textId="77777777" w:rsidR="003F2968" w:rsidRPr="00B9499D" w:rsidRDefault="003F2968" w:rsidP="00D04BB8">
            <w:pPr>
              <w:pStyle w:val="GOSTTablenorm"/>
            </w:pPr>
          </w:p>
        </w:tc>
      </w:tr>
      <w:tr w:rsidR="003F2968" w:rsidRPr="00B9499D" w14:paraId="5A999F32" w14:textId="77777777" w:rsidTr="00867982">
        <w:tc>
          <w:tcPr>
            <w:tcW w:w="1109" w:type="pct"/>
          </w:tcPr>
          <w:p w14:paraId="3EB93100" w14:textId="77777777" w:rsidR="003F2968" w:rsidRPr="00B9499D" w:rsidRDefault="003F2968" w:rsidP="00D04BB8">
            <w:pPr>
              <w:pStyle w:val="GOSTTablenorm"/>
            </w:pPr>
            <w:r w:rsidRPr="00B9499D">
              <w:t>Код_контура</w:t>
            </w:r>
          </w:p>
        </w:tc>
        <w:tc>
          <w:tcPr>
            <w:tcW w:w="302" w:type="pct"/>
          </w:tcPr>
          <w:p w14:paraId="6199AF87" w14:textId="77777777" w:rsidR="003F2968" w:rsidRPr="00B9499D" w:rsidRDefault="003F2968" w:rsidP="00D04BB8">
            <w:pPr>
              <w:pStyle w:val="GOSTTablenorm"/>
            </w:pPr>
            <w:r w:rsidRPr="00B9499D">
              <w:t>да</w:t>
            </w:r>
          </w:p>
        </w:tc>
        <w:tc>
          <w:tcPr>
            <w:tcW w:w="1109" w:type="pct"/>
          </w:tcPr>
          <w:p w14:paraId="5FEFC8C6" w14:textId="77777777" w:rsidR="003F2968" w:rsidRPr="00B9499D" w:rsidRDefault="003F2968" w:rsidP="00D04BB8">
            <w:pPr>
              <w:pStyle w:val="GOSTTablenorm"/>
            </w:pPr>
            <w:r w:rsidRPr="00B9499D">
              <w:t>Код контура, приведенный к стандартному виду</w:t>
            </w:r>
          </w:p>
        </w:tc>
        <w:tc>
          <w:tcPr>
            <w:tcW w:w="1109" w:type="pct"/>
          </w:tcPr>
          <w:p w14:paraId="0CF64201" w14:textId="77777777" w:rsidR="003F2968" w:rsidRPr="00B9499D" w:rsidRDefault="003F2968" w:rsidP="00D04BB8">
            <w:pPr>
              <w:pStyle w:val="GOSTTablenorm"/>
            </w:pPr>
            <w:r w:rsidRPr="00B9499D">
              <w:t>StmInfrmtn_Contour_Code</w:t>
            </w:r>
          </w:p>
        </w:tc>
        <w:tc>
          <w:tcPr>
            <w:tcW w:w="1371" w:type="pct"/>
          </w:tcPr>
          <w:p w14:paraId="5E4ECD52" w14:textId="6657712B" w:rsidR="003F2968" w:rsidRPr="00B9499D" w:rsidRDefault="003F2968" w:rsidP="00D04BB8">
            <w:pPr>
              <w:pStyle w:val="GOSTTablenorm"/>
              <w:rPr>
                <w:rFonts w:eastAsiaTheme="minorEastAsia"/>
              </w:rPr>
            </w:pPr>
            <w:r w:rsidRPr="00B9499D">
              <w:t xml:space="preserve">Если в теге документа </w:t>
            </w:r>
            <w:r w:rsidR="00D04BB8">
              <w:t>«</w:t>
            </w:r>
            <w:r w:rsidRPr="00B9499D">
              <w:t>1</w:t>
            </w:r>
            <w:r w:rsidR="00D04BB8">
              <w:t>»</w:t>
            </w:r>
            <w:r w:rsidRPr="00B9499D">
              <w:t xml:space="preserve"> или </w:t>
            </w:r>
            <w:r w:rsidR="00D04BB8">
              <w:t>«</w:t>
            </w:r>
            <w:r w:rsidRPr="00B9499D">
              <w:t>O</w:t>
            </w:r>
            <w:r w:rsidR="00D04BB8">
              <w:t>»</w:t>
            </w:r>
            <w:r w:rsidRPr="00B9499D">
              <w:t xml:space="preserve">, то значение </w:t>
            </w:r>
            <w:r w:rsidR="00D04BB8">
              <w:t>«</w:t>
            </w:r>
            <w:r w:rsidRPr="00B9499D">
              <w:t>1</w:t>
            </w:r>
            <w:r w:rsidR="00D04BB8">
              <w:t>».</w:t>
            </w:r>
          </w:p>
          <w:p w14:paraId="10279C08" w14:textId="3E69CCF6" w:rsidR="003F2968" w:rsidRPr="00B9499D" w:rsidRDefault="003F2968">
            <w:pPr>
              <w:pStyle w:val="GOSTTablenorm"/>
            </w:pPr>
            <w:r w:rsidRPr="00B9499D">
              <w:lastRenderedPageBreak/>
              <w:t xml:space="preserve">Если в теге документа </w:t>
            </w:r>
            <w:r w:rsidR="00D04BB8">
              <w:t>«</w:t>
            </w:r>
            <w:r w:rsidRPr="00B9499D">
              <w:t>2</w:t>
            </w:r>
            <w:r w:rsidR="00D04BB8">
              <w:t>»</w:t>
            </w:r>
            <w:r w:rsidRPr="00B9499D">
              <w:t xml:space="preserve"> или </w:t>
            </w:r>
            <w:r w:rsidR="00D04BB8">
              <w:t>«</w:t>
            </w:r>
            <w:r w:rsidRPr="00B9499D">
              <w:t>S</w:t>
            </w:r>
            <w:r w:rsidR="00D04BB8">
              <w:t>»</w:t>
            </w:r>
            <w:r w:rsidRPr="00B9499D">
              <w:t xml:space="preserve">, то значение </w:t>
            </w:r>
            <w:r w:rsidR="00D04BB8">
              <w:t>«</w:t>
            </w:r>
            <w:r w:rsidRPr="00B9499D">
              <w:t>2</w:t>
            </w:r>
            <w:r w:rsidR="00D04BB8">
              <w:t>»</w:t>
            </w:r>
          </w:p>
        </w:tc>
      </w:tr>
      <w:tr w:rsidR="003F2968" w:rsidRPr="00B9499D" w14:paraId="27884E4E" w14:textId="77777777" w:rsidTr="00867982">
        <w:tc>
          <w:tcPr>
            <w:tcW w:w="1109" w:type="pct"/>
          </w:tcPr>
          <w:p w14:paraId="527D1528" w14:textId="77777777" w:rsidR="003F2968" w:rsidRPr="00B9499D" w:rsidRDefault="003F2968" w:rsidP="00D04BB8">
            <w:pPr>
              <w:pStyle w:val="GOSTTablenorm"/>
            </w:pPr>
            <w:r w:rsidRPr="00B9499D">
              <w:lastRenderedPageBreak/>
              <w:t>Уровень_конфиденциальности</w:t>
            </w:r>
          </w:p>
        </w:tc>
        <w:tc>
          <w:tcPr>
            <w:tcW w:w="302" w:type="pct"/>
          </w:tcPr>
          <w:p w14:paraId="23A19120" w14:textId="77777777" w:rsidR="003F2968" w:rsidRPr="00B9499D" w:rsidRDefault="003F2968" w:rsidP="00D04BB8">
            <w:pPr>
              <w:pStyle w:val="GOSTTablenorm"/>
            </w:pPr>
            <w:r w:rsidRPr="00B9499D">
              <w:t>нет</w:t>
            </w:r>
          </w:p>
        </w:tc>
        <w:tc>
          <w:tcPr>
            <w:tcW w:w="1109" w:type="pct"/>
          </w:tcPr>
          <w:p w14:paraId="08493A31" w14:textId="77777777" w:rsidR="003F2968" w:rsidRPr="00B9499D" w:rsidRDefault="003F2968" w:rsidP="00D04BB8">
            <w:pPr>
              <w:pStyle w:val="GOSTTablenorm"/>
            </w:pPr>
            <w:r w:rsidRPr="00B9499D">
              <w:t>Уровень конфиденциальности</w:t>
            </w:r>
          </w:p>
        </w:tc>
        <w:tc>
          <w:tcPr>
            <w:tcW w:w="1109" w:type="pct"/>
          </w:tcPr>
          <w:p w14:paraId="7C4A1ACD" w14:textId="77777777" w:rsidR="003F2968" w:rsidRPr="00B9499D" w:rsidRDefault="003F2968" w:rsidP="00D04BB8">
            <w:pPr>
              <w:pStyle w:val="GOSTTablenorm"/>
            </w:pPr>
            <w:r w:rsidRPr="00B9499D">
              <w:t>StmInfrmtn_AccessLevelStereotype</w:t>
            </w:r>
          </w:p>
        </w:tc>
        <w:tc>
          <w:tcPr>
            <w:tcW w:w="1371" w:type="pct"/>
          </w:tcPr>
          <w:p w14:paraId="41F322BC" w14:textId="77777777" w:rsidR="003F2968" w:rsidRPr="00B9499D" w:rsidRDefault="003F2968" w:rsidP="00D04BB8">
            <w:pPr>
              <w:pStyle w:val="GOSTTablenorm"/>
            </w:pPr>
          </w:p>
        </w:tc>
      </w:tr>
      <w:tr w:rsidR="003F2968" w:rsidRPr="00B9499D" w14:paraId="0CB0478D" w14:textId="77777777" w:rsidTr="00867982">
        <w:tc>
          <w:tcPr>
            <w:tcW w:w="1109" w:type="pct"/>
          </w:tcPr>
          <w:p w14:paraId="2B404506" w14:textId="2EC82B20" w:rsidR="003F2968" w:rsidRPr="00B9499D" w:rsidRDefault="003F2968" w:rsidP="00D04BB8">
            <w:pPr>
              <w:pStyle w:val="GOSTTablenorm"/>
            </w:pPr>
            <w:r w:rsidRPr="00B9499D">
              <w:t>Код_бюджета</w:t>
            </w:r>
          </w:p>
        </w:tc>
        <w:tc>
          <w:tcPr>
            <w:tcW w:w="302" w:type="pct"/>
          </w:tcPr>
          <w:p w14:paraId="5BA4C76D" w14:textId="502B23CB" w:rsidR="003F2968" w:rsidRPr="00B9499D" w:rsidRDefault="003F2968" w:rsidP="00D04BB8">
            <w:pPr>
              <w:pStyle w:val="GOSTTablenorm"/>
            </w:pPr>
            <w:r w:rsidRPr="00B9499D">
              <w:t>нет</w:t>
            </w:r>
          </w:p>
        </w:tc>
        <w:tc>
          <w:tcPr>
            <w:tcW w:w="1109" w:type="pct"/>
          </w:tcPr>
          <w:p w14:paraId="5B838F0A" w14:textId="2209134A" w:rsidR="003F2968" w:rsidRPr="00B9499D" w:rsidRDefault="003F2968" w:rsidP="00D04BB8">
            <w:pPr>
              <w:pStyle w:val="GOSTTablenorm"/>
            </w:pPr>
            <w:r w:rsidRPr="00B9499D">
              <w:t>Код бюджета</w:t>
            </w:r>
          </w:p>
        </w:tc>
        <w:tc>
          <w:tcPr>
            <w:tcW w:w="1109" w:type="pct"/>
          </w:tcPr>
          <w:p w14:paraId="611368CB" w14:textId="5135D0FA" w:rsidR="003F2968" w:rsidRPr="00B9499D" w:rsidRDefault="003F2968" w:rsidP="00D04BB8">
            <w:pPr>
              <w:pStyle w:val="GOSTTablenorm"/>
            </w:pPr>
            <w:r w:rsidRPr="00B9499D">
              <w:t>ZS_MSC_Bdgt_Cd</w:t>
            </w:r>
          </w:p>
        </w:tc>
        <w:tc>
          <w:tcPr>
            <w:tcW w:w="1371" w:type="pct"/>
          </w:tcPr>
          <w:p w14:paraId="40A81EBE" w14:textId="77777777" w:rsidR="003F2968" w:rsidRPr="00B9499D" w:rsidRDefault="003F2968" w:rsidP="00D04BB8">
            <w:pPr>
              <w:pStyle w:val="GOSTTablenorm"/>
            </w:pPr>
          </w:p>
        </w:tc>
      </w:tr>
      <w:tr w:rsidR="003F2968" w:rsidRPr="00B9499D" w14:paraId="6CD970F4" w14:textId="77777777" w:rsidTr="00867982">
        <w:tc>
          <w:tcPr>
            <w:tcW w:w="1109" w:type="pct"/>
          </w:tcPr>
          <w:p w14:paraId="79F05B1A" w14:textId="189EF185" w:rsidR="003F2968" w:rsidRPr="00B9499D" w:rsidRDefault="003F2968" w:rsidP="00D04BB8">
            <w:pPr>
              <w:pStyle w:val="GOSTTablenorm"/>
            </w:pPr>
            <w:r w:rsidRPr="00B9499D">
              <w:t>Тип_бюджета</w:t>
            </w:r>
          </w:p>
        </w:tc>
        <w:tc>
          <w:tcPr>
            <w:tcW w:w="302" w:type="pct"/>
          </w:tcPr>
          <w:p w14:paraId="14E3E7C3" w14:textId="24A447F8" w:rsidR="003F2968" w:rsidRPr="00B9499D" w:rsidRDefault="003F2968" w:rsidP="00D04BB8">
            <w:pPr>
              <w:pStyle w:val="GOSTTablenorm"/>
            </w:pPr>
            <w:r w:rsidRPr="00B9499D">
              <w:t>да</w:t>
            </w:r>
          </w:p>
        </w:tc>
        <w:tc>
          <w:tcPr>
            <w:tcW w:w="1109" w:type="pct"/>
          </w:tcPr>
          <w:p w14:paraId="063EEC4D" w14:textId="4D69C7F7" w:rsidR="003F2968" w:rsidRPr="00B9499D" w:rsidRDefault="003F2968" w:rsidP="00D04BB8">
            <w:pPr>
              <w:pStyle w:val="GOSTTablenorm"/>
            </w:pPr>
            <w:r w:rsidRPr="00B9499D">
              <w:t>Тип бюджета</w:t>
            </w:r>
          </w:p>
        </w:tc>
        <w:tc>
          <w:tcPr>
            <w:tcW w:w="1109" w:type="pct"/>
          </w:tcPr>
          <w:p w14:paraId="36FBEBE3" w14:textId="6E292485" w:rsidR="003F2968" w:rsidRPr="00B9499D" w:rsidRDefault="003F2968" w:rsidP="00D04BB8">
            <w:pPr>
              <w:pStyle w:val="GOSTTablenorm"/>
            </w:pPr>
            <w:r w:rsidRPr="00B9499D">
              <w:t>ZS_MSC_Bdgt_Cd</w:t>
            </w:r>
          </w:p>
        </w:tc>
        <w:tc>
          <w:tcPr>
            <w:tcW w:w="1371" w:type="pct"/>
          </w:tcPr>
          <w:p w14:paraId="799539DB" w14:textId="0761F891" w:rsidR="003F2968" w:rsidRPr="00B9499D" w:rsidRDefault="003F2968">
            <w:pPr>
              <w:pStyle w:val="GOSTTablenorm"/>
            </w:pPr>
            <w:r w:rsidRPr="00B9499D">
              <w:t xml:space="preserve">Тип бюджета определяется по справочнику «Бюджеты» (поиск по значению </w:t>
            </w:r>
            <w:r w:rsidR="00D04BB8">
              <w:t>«</w:t>
            </w:r>
            <w:r w:rsidRPr="00B9499D">
              <w:t>Код бюджета</w:t>
            </w:r>
            <w:r w:rsidR="00D04BB8">
              <w:t>»</w:t>
            </w:r>
            <w:r w:rsidRPr="00B9499D">
              <w:t>)</w:t>
            </w:r>
          </w:p>
        </w:tc>
      </w:tr>
      <w:tr w:rsidR="003F2968" w:rsidRPr="00B9499D" w14:paraId="1BB4EAA2" w14:textId="77777777" w:rsidTr="00867982">
        <w:tc>
          <w:tcPr>
            <w:tcW w:w="1109" w:type="pct"/>
          </w:tcPr>
          <w:p w14:paraId="3330CF2B" w14:textId="4DAD92DB" w:rsidR="003F2968" w:rsidRPr="00B9499D" w:rsidRDefault="003F2968" w:rsidP="00D04BB8">
            <w:pPr>
              <w:pStyle w:val="GOSTTablenorm"/>
            </w:pPr>
            <w:r w:rsidRPr="00B9499D">
              <w:t>Номер_</w:t>
            </w:r>
            <w:r>
              <w:t>ЛС</w:t>
            </w:r>
            <w:r w:rsidRPr="00B9499D">
              <w:t>_плательщика</w:t>
            </w:r>
          </w:p>
        </w:tc>
        <w:tc>
          <w:tcPr>
            <w:tcW w:w="302" w:type="pct"/>
          </w:tcPr>
          <w:p w14:paraId="72886D60" w14:textId="77777777" w:rsidR="003F2968" w:rsidRPr="00B9499D" w:rsidRDefault="003F2968" w:rsidP="00D04BB8">
            <w:pPr>
              <w:pStyle w:val="GOSTTablenorm"/>
            </w:pPr>
            <w:r w:rsidRPr="00B9499D">
              <w:t>нет</w:t>
            </w:r>
          </w:p>
        </w:tc>
        <w:tc>
          <w:tcPr>
            <w:tcW w:w="1109" w:type="pct"/>
          </w:tcPr>
          <w:p w14:paraId="76D8E406" w14:textId="77777777" w:rsidR="003F2968" w:rsidRPr="00B9499D" w:rsidRDefault="003F2968" w:rsidP="00D04BB8">
            <w:pPr>
              <w:pStyle w:val="GOSTTablenorm"/>
            </w:pPr>
            <w:r w:rsidRPr="00B9499D">
              <w:t>Номер лицевого счета плательщика</w:t>
            </w:r>
          </w:p>
        </w:tc>
        <w:tc>
          <w:tcPr>
            <w:tcW w:w="1109" w:type="pct"/>
          </w:tcPr>
          <w:p w14:paraId="79B0A699" w14:textId="77777777" w:rsidR="003F2968" w:rsidRPr="00B9499D" w:rsidRDefault="003F2968" w:rsidP="00D04BB8">
            <w:pPr>
              <w:pStyle w:val="GOSTTablenorm"/>
            </w:pPr>
            <w:r w:rsidRPr="00B9499D">
              <w:t>ZS_MSC_Cstmr_AcntNmbr</w:t>
            </w:r>
          </w:p>
        </w:tc>
        <w:tc>
          <w:tcPr>
            <w:tcW w:w="1371" w:type="pct"/>
          </w:tcPr>
          <w:p w14:paraId="08F4357E" w14:textId="77777777" w:rsidR="003F2968" w:rsidRPr="00B9499D" w:rsidRDefault="003F2968" w:rsidP="00D04BB8">
            <w:pPr>
              <w:pStyle w:val="GOSTTablenorm"/>
            </w:pPr>
          </w:p>
        </w:tc>
      </w:tr>
      <w:tr w:rsidR="003F2968" w:rsidRPr="00B9499D" w14:paraId="775ADAA2" w14:textId="77777777" w:rsidTr="00867982">
        <w:tc>
          <w:tcPr>
            <w:tcW w:w="1109" w:type="pct"/>
          </w:tcPr>
          <w:p w14:paraId="1721FB3C" w14:textId="714C4EEA" w:rsidR="003F2968" w:rsidRPr="00B9499D" w:rsidRDefault="003F2968" w:rsidP="00D04BB8">
            <w:pPr>
              <w:pStyle w:val="GOSTTablenorm"/>
            </w:pPr>
            <w:r w:rsidRPr="00B9499D">
              <w:t>Номер_строки</w:t>
            </w:r>
          </w:p>
        </w:tc>
        <w:tc>
          <w:tcPr>
            <w:tcW w:w="302" w:type="pct"/>
          </w:tcPr>
          <w:p w14:paraId="0DAFD988" w14:textId="2BDC35DE" w:rsidR="003F2968" w:rsidRPr="00B9499D" w:rsidRDefault="003F2968" w:rsidP="00D04BB8">
            <w:pPr>
              <w:pStyle w:val="GOSTTablenorm"/>
            </w:pPr>
            <w:r w:rsidRPr="00B9499D">
              <w:t>нет</w:t>
            </w:r>
          </w:p>
        </w:tc>
        <w:tc>
          <w:tcPr>
            <w:tcW w:w="1109" w:type="pct"/>
          </w:tcPr>
          <w:p w14:paraId="2E38FABE" w14:textId="4D1FFB2B" w:rsidR="003F2968" w:rsidRPr="00B9499D" w:rsidRDefault="003F2968" w:rsidP="00D04BB8">
            <w:pPr>
              <w:pStyle w:val="GOSTTablenorm"/>
            </w:pPr>
            <w:r w:rsidRPr="00B9499D">
              <w:t>Номер строки</w:t>
            </w:r>
          </w:p>
        </w:tc>
        <w:tc>
          <w:tcPr>
            <w:tcW w:w="1109" w:type="pct"/>
          </w:tcPr>
          <w:p w14:paraId="5AF817AC" w14:textId="1873D7B8" w:rsidR="003F2968" w:rsidRPr="00B9499D" w:rsidRDefault="003F2968" w:rsidP="00D04BB8">
            <w:pPr>
              <w:pStyle w:val="GOSTTablenorm"/>
            </w:pPr>
            <w:r w:rsidRPr="00B9499D">
              <w:t>ZSCH2:NmbRw</w:t>
            </w:r>
          </w:p>
        </w:tc>
        <w:tc>
          <w:tcPr>
            <w:tcW w:w="1371" w:type="pct"/>
          </w:tcPr>
          <w:p w14:paraId="7AB11AB7" w14:textId="77777777" w:rsidR="003F2968" w:rsidRPr="00B9499D" w:rsidRDefault="003F2968" w:rsidP="00D04BB8">
            <w:pPr>
              <w:pStyle w:val="GOSTTablenorm"/>
            </w:pPr>
          </w:p>
        </w:tc>
      </w:tr>
      <w:tr w:rsidR="003F2968" w:rsidRPr="00B9499D" w14:paraId="17075D74" w14:textId="77777777" w:rsidTr="00867982">
        <w:tc>
          <w:tcPr>
            <w:tcW w:w="1109" w:type="pct"/>
          </w:tcPr>
          <w:p w14:paraId="5D18B824" w14:textId="77777777" w:rsidR="003F2968" w:rsidRPr="00B9499D" w:rsidRDefault="003F2968" w:rsidP="00D04BB8">
            <w:pPr>
              <w:pStyle w:val="GOSTTablenorm"/>
            </w:pPr>
            <w:r w:rsidRPr="00B9499D">
              <w:t>КБК_плательщика</w:t>
            </w:r>
          </w:p>
        </w:tc>
        <w:tc>
          <w:tcPr>
            <w:tcW w:w="302" w:type="pct"/>
          </w:tcPr>
          <w:p w14:paraId="185D24B5" w14:textId="77777777" w:rsidR="003F2968" w:rsidRPr="00B9499D" w:rsidRDefault="003F2968" w:rsidP="00D04BB8">
            <w:pPr>
              <w:pStyle w:val="GOSTTablenorm"/>
            </w:pPr>
            <w:r w:rsidRPr="00B9499D">
              <w:t>нет</w:t>
            </w:r>
          </w:p>
        </w:tc>
        <w:tc>
          <w:tcPr>
            <w:tcW w:w="1109" w:type="pct"/>
          </w:tcPr>
          <w:p w14:paraId="4855EF3F" w14:textId="77777777" w:rsidR="003F2968" w:rsidRPr="00B9499D" w:rsidRDefault="003F2968" w:rsidP="00D04BB8">
            <w:pPr>
              <w:pStyle w:val="GOSTTablenorm"/>
            </w:pPr>
            <w:r w:rsidRPr="00B9499D">
              <w:t>КБК плательщика (по строке документа)</w:t>
            </w:r>
          </w:p>
        </w:tc>
        <w:tc>
          <w:tcPr>
            <w:tcW w:w="1109" w:type="pct"/>
          </w:tcPr>
          <w:p w14:paraId="23C82645" w14:textId="77777777" w:rsidR="003F2968" w:rsidRPr="00B9499D" w:rsidRDefault="003F2968" w:rsidP="00D04BB8">
            <w:pPr>
              <w:pStyle w:val="GOSTTablenorm"/>
            </w:pPr>
            <w:r w:rsidRPr="00B9499D">
              <w:t>ZSCH2:MSC_KBK_KBK</w:t>
            </w:r>
          </w:p>
        </w:tc>
        <w:tc>
          <w:tcPr>
            <w:tcW w:w="1371" w:type="pct"/>
          </w:tcPr>
          <w:p w14:paraId="5070EB80" w14:textId="77777777" w:rsidR="003F2968" w:rsidRPr="00B9499D" w:rsidRDefault="003F2968" w:rsidP="00D04BB8">
            <w:pPr>
              <w:pStyle w:val="GOSTTablenorm"/>
            </w:pPr>
          </w:p>
        </w:tc>
      </w:tr>
      <w:tr w:rsidR="003F2968" w:rsidRPr="00B9499D" w14:paraId="1C8EB81B" w14:textId="77777777" w:rsidTr="00867982">
        <w:tc>
          <w:tcPr>
            <w:tcW w:w="1109" w:type="pct"/>
          </w:tcPr>
          <w:p w14:paraId="39DF1A97" w14:textId="3F685A1A" w:rsidR="003F2968" w:rsidRPr="00B9499D" w:rsidRDefault="003F2968" w:rsidP="00D04BB8">
            <w:pPr>
              <w:pStyle w:val="GOSTTablenorm"/>
            </w:pPr>
            <w:r w:rsidRPr="004C2622">
              <w:t>Тип_КБК_лс</w:t>
            </w:r>
          </w:p>
        </w:tc>
        <w:tc>
          <w:tcPr>
            <w:tcW w:w="302" w:type="pct"/>
          </w:tcPr>
          <w:p w14:paraId="3F0BEA13" w14:textId="21557914" w:rsidR="003F2968" w:rsidRPr="00B9499D" w:rsidRDefault="003F2968" w:rsidP="00D04BB8">
            <w:pPr>
              <w:pStyle w:val="GOSTTablenorm"/>
            </w:pPr>
            <w:r w:rsidRPr="004C2622">
              <w:t>да</w:t>
            </w:r>
          </w:p>
        </w:tc>
        <w:tc>
          <w:tcPr>
            <w:tcW w:w="1109" w:type="pct"/>
          </w:tcPr>
          <w:p w14:paraId="471F9EDD" w14:textId="6712C1BD" w:rsidR="003F2968" w:rsidRPr="00B9499D" w:rsidRDefault="003F2968" w:rsidP="00D04BB8">
            <w:pPr>
              <w:pStyle w:val="GOSTTablenorm"/>
            </w:pPr>
            <w:r w:rsidRPr="004C2622">
              <w:t>Тип КБК плательщика</w:t>
            </w:r>
          </w:p>
        </w:tc>
        <w:tc>
          <w:tcPr>
            <w:tcW w:w="1109" w:type="pct"/>
          </w:tcPr>
          <w:p w14:paraId="231E5476" w14:textId="77777777" w:rsidR="003F2968" w:rsidRPr="00B9499D" w:rsidRDefault="003F2968" w:rsidP="00D04BB8">
            <w:pPr>
              <w:pStyle w:val="GOSTTablenorm"/>
            </w:pPr>
          </w:p>
        </w:tc>
        <w:tc>
          <w:tcPr>
            <w:tcW w:w="1371" w:type="pct"/>
          </w:tcPr>
          <w:p w14:paraId="5D9AF3FA" w14:textId="559F68D1" w:rsidR="003F2968" w:rsidRPr="00B9499D" w:rsidRDefault="003F2968" w:rsidP="00D04BB8">
            <w:pPr>
              <w:pStyle w:val="GOSTTablenorm"/>
            </w:pPr>
            <w:r w:rsidRPr="004C2622">
              <w:t>Атрибут всегда заполняется значением «31»</w:t>
            </w:r>
          </w:p>
        </w:tc>
      </w:tr>
      <w:tr w:rsidR="003F2968" w:rsidRPr="00B9499D" w14:paraId="7D02BB5A" w14:textId="77777777" w:rsidTr="00867982">
        <w:tc>
          <w:tcPr>
            <w:tcW w:w="1109" w:type="pct"/>
          </w:tcPr>
          <w:p w14:paraId="1098D75A" w14:textId="77777777" w:rsidR="003F2968" w:rsidRPr="00B9499D" w:rsidRDefault="003F2968" w:rsidP="00D04BB8">
            <w:pPr>
              <w:pStyle w:val="GOSTTablenorm"/>
            </w:pPr>
            <w:r w:rsidRPr="00B9499D">
              <w:t>Код_цели_плательщика</w:t>
            </w:r>
          </w:p>
        </w:tc>
        <w:tc>
          <w:tcPr>
            <w:tcW w:w="302" w:type="pct"/>
          </w:tcPr>
          <w:p w14:paraId="528A519D" w14:textId="77777777" w:rsidR="003F2968" w:rsidRPr="00B9499D" w:rsidRDefault="003F2968" w:rsidP="00D04BB8">
            <w:pPr>
              <w:pStyle w:val="GOSTTablenorm"/>
            </w:pPr>
            <w:r w:rsidRPr="00B9499D">
              <w:t>нет</w:t>
            </w:r>
          </w:p>
        </w:tc>
        <w:tc>
          <w:tcPr>
            <w:tcW w:w="1109" w:type="pct"/>
          </w:tcPr>
          <w:p w14:paraId="1F69DD89" w14:textId="6C1DD6D2" w:rsidR="003F2968" w:rsidRPr="00B9499D" w:rsidRDefault="003F2968" w:rsidP="00D04BB8">
            <w:pPr>
              <w:pStyle w:val="GOSTTablenorm"/>
            </w:pPr>
            <w:r w:rsidRPr="00B9499D">
              <w:t>Код цели (аналитический код) плательщика (по строке документа)</w:t>
            </w:r>
          </w:p>
        </w:tc>
        <w:tc>
          <w:tcPr>
            <w:tcW w:w="1109" w:type="pct"/>
          </w:tcPr>
          <w:p w14:paraId="3B64A105" w14:textId="77777777" w:rsidR="003F2968" w:rsidRPr="00B9499D" w:rsidRDefault="003F2968" w:rsidP="00D04BB8">
            <w:pPr>
              <w:pStyle w:val="GOSTTablenorm"/>
            </w:pPr>
            <w:r w:rsidRPr="00B9499D">
              <w:t>ZSCH2:MSC_KBK_TrgtCd</w:t>
            </w:r>
          </w:p>
        </w:tc>
        <w:tc>
          <w:tcPr>
            <w:tcW w:w="1371" w:type="pct"/>
          </w:tcPr>
          <w:p w14:paraId="1E8204E6" w14:textId="77777777" w:rsidR="003F2968" w:rsidRPr="00B9499D" w:rsidRDefault="003F2968" w:rsidP="00D04BB8">
            <w:pPr>
              <w:pStyle w:val="GOSTTablenorm"/>
            </w:pPr>
          </w:p>
        </w:tc>
      </w:tr>
      <w:tr w:rsidR="003F2968" w:rsidRPr="00B9499D" w14:paraId="1200DD5E" w14:textId="77777777" w:rsidTr="00867982">
        <w:tc>
          <w:tcPr>
            <w:tcW w:w="1109" w:type="pct"/>
          </w:tcPr>
          <w:p w14:paraId="6CDA56B1" w14:textId="77777777" w:rsidR="003F2968" w:rsidRPr="00B9499D" w:rsidRDefault="003F2968" w:rsidP="00D04BB8">
            <w:pPr>
              <w:pStyle w:val="GOSTTablenorm"/>
            </w:pPr>
            <w:r w:rsidRPr="00B9499D">
              <w:t>Код_НПА</w:t>
            </w:r>
          </w:p>
        </w:tc>
        <w:tc>
          <w:tcPr>
            <w:tcW w:w="302" w:type="pct"/>
          </w:tcPr>
          <w:p w14:paraId="0F3CACD4" w14:textId="77777777" w:rsidR="003F2968" w:rsidRPr="00B9499D" w:rsidRDefault="003F2968" w:rsidP="00D04BB8">
            <w:pPr>
              <w:pStyle w:val="GOSTTablenorm"/>
            </w:pPr>
            <w:r w:rsidRPr="00B9499D">
              <w:t>да</w:t>
            </w:r>
          </w:p>
        </w:tc>
        <w:tc>
          <w:tcPr>
            <w:tcW w:w="1109" w:type="pct"/>
          </w:tcPr>
          <w:p w14:paraId="25BF037B" w14:textId="7E106C20" w:rsidR="003F2968" w:rsidRPr="00B9499D" w:rsidRDefault="003F2968" w:rsidP="00D04BB8">
            <w:pPr>
              <w:pStyle w:val="GOSTTablenorm"/>
            </w:pPr>
            <w:r w:rsidRPr="00B9499D">
              <w:t>Код НПА (по строке документа)</w:t>
            </w:r>
          </w:p>
        </w:tc>
        <w:tc>
          <w:tcPr>
            <w:tcW w:w="1109" w:type="pct"/>
          </w:tcPr>
          <w:p w14:paraId="2BF53D95" w14:textId="77777777" w:rsidR="003F2968" w:rsidRPr="00B9499D" w:rsidRDefault="003F2968" w:rsidP="00D04BB8">
            <w:pPr>
              <w:pStyle w:val="GOSTTablenorm"/>
            </w:pPr>
            <w:r w:rsidRPr="00B9499D">
              <w:t>ZSCH2:MSC_KBK_TrgtCd</w:t>
            </w:r>
          </w:p>
        </w:tc>
        <w:tc>
          <w:tcPr>
            <w:tcW w:w="1371" w:type="pct"/>
          </w:tcPr>
          <w:p w14:paraId="7A4843EF" w14:textId="26C07851" w:rsidR="003F2968" w:rsidRPr="00D04BB8" w:rsidRDefault="003F2968" w:rsidP="00792E0E">
            <w:pPr>
              <w:pStyle w:val="GOSTTableListNum10"/>
              <w:numPr>
                <w:ilvl w:val="0"/>
                <w:numId w:val="18"/>
              </w:numPr>
              <w:rPr>
                <w:rFonts w:eastAsiaTheme="minorEastAsia"/>
              </w:rPr>
            </w:pPr>
            <w:r w:rsidRPr="00B9499D">
              <w:t xml:space="preserve"> 4 символа (12-15 разряды) - если есть значение в источнике, отличное от 25 нулей</w:t>
            </w:r>
            <w:r w:rsidR="00D04BB8">
              <w:t>;</w:t>
            </w:r>
          </w:p>
          <w:p w14:paraId="41631A9D" w14:textId="313F1F20" w:rsidR="003F2968" w:rsidRPr="00B9499D" w:rsidRDefault="003F2968" w:rsidP="00D04BB8">
            <w:pPr>
              <w:pStyle w:val="GOSTTableListNum10"/>
            </w:pPr>
            <w:r w:rsidRPr="00B9499D">
              <w:t xml:space="preserve"> пусто - если значе</w:t>
            </w:r>
            <w:r w:rsidR="00D04BB8">
              <w:t>ния нет или значение = 25 нулей</w:t>
            </w:r>
          </w:p>
        </w:tc>
      </w:tr>
      <w:tr w:rsidR="003F2968" w:rsidRPr="00B9499D" w14:paraId="7E699B19" w14:textId="77777777" w:rsidTr="00867982">
        <w:tc>
          <w:tcPr>
            <w:tcW w:w="1109" w:type="pct"/>
          </w:tcPr>
          <w:p w14:paraId="0EDF011E" w14:textId="60D4EDE3" w:rsidR="003F2968" w:rsidRPr="00B9499D" w:rsidRDefault="003F2968" w:rsidP="00D04BB8">
            <w:pPr>
              <w:pStyle w:val="GOSTTablenorm"/>
            </w:pPr>
            <w:r>
              <w:t>Направление_выплаты</w:t>
            </w:r>
          </w:p>
        </w:tc>
        <w:tc>
          <w:tcPr>
            <w:tcW w:w="302" w:type="pct"/>
          </w:tcPr>
          <w:p w14:paraId="1C3A99F1" w14:textId="63B7192B" w:rsidR="003F2968" w:rsidRPr="00B9499D" w:rsidRDefault="003F2968" w:rsidP="00D04BB8">
            <w:pPr>
              <w:pStyle w:val="GOSTTablenorm"/>
            </w:pPr>
            <w:r>
              <w:t>да</w:t>
            </w:r>
          </w:p>
        </w:tc>
        <w:tc>
          <w:tcPr>
            <w:tcW w:w="1109" w:type="pct"/>
          </w:tcPr>
          <w:p w14:paraId="0F307551" w14:textId="27D5F5F1" w:rsidR="003F2968" w:rsidRPr="00B9499D" w:rsidRDefault="003F2968" w:rsidP="00D04BB8">
            <w:pPr>
              <w:pStyle w:val="GOSTTablenorm"/>
            </w:pPr>
            <w:r>
              <w:t xml:space="preserve">Направление выплаты </w:t>
            </w:r>
            <w:r w:rsidRPr="00B9499D">
              <w:t>(по строке документа)</w:t>
            </w:r>
          </w:p>
        </w:tc>
        <w:tc>
          <w:tcPr>
            <w:tcW w:w="1109" w:type="pct"/>
          </w:tcPr>
          <w:p w14:paraId="511151D5" w14:textId="4A71A7A8" w:rsidR="003F2968" w:rsidRPr="00B9499D" w:rsidRDefault="003F2968" w:rsidP="00D04BB8">
            <w:pPr>
              <w:pStyle w:val="GOSTTablenorm"/>
            </w:pPr>
            <w:r w:rsidRPr="00B9499D">
              <w:t>ZSCH2:MSC_KBK_TrgtCd</w:t>
            </w:r>
          </w:p>
        </w:tc>
        <w:tc>
          <w:tcPr>
            <w:tcW w:w="1371" w:type="pct"/>
          </w:tcPr>
          <w:p w14:paraId="09FC9BC8" w14:textId="5FEA7529" w:rsidR="003F2968" w:rsidRDefault="003F2968" w:rsidP="00792E0E">
            <w:pPr>
              <w:pStyle w:val="GOSTTableListNum10"/>
              <w:numPr>
                <w:ilvl w:val="0"/>
                <w:numId w:val="19"/>
              </w:numPr>
            </w:pPr>
            <w:r w:rsidRPr="00B9499D">
              <w:t xml:space="preserve"> </w:t>
            </w:r>
            <w:r>
              <w:t>2 символа (24-25 разряды</w:t>
            </w:r>
            <w:r w:rsidRPr="00B9499D">
              <w:t>) - если значение в источнике имеет 25 разрядов и от</w:t>
            </w:r>
            <w:r w:rsidRPr="00B9499D">
              <w:lastRenderedPageBreak/>
              <w:t>личное от 25 нулей</w:t>
            </w:r>
            <w:r>
              <w:t>;</w:t>
            </w:r>
          </w:p>
          <w:p w14:paraId="207D3511" w14:textId="79984EA8" w:rsidR="003F2968" w:rsidRPr="00B9499D" w:rsidRDefault="003F2968" w:rsidP="00D04BB8">
            <w:pPr>
              <w:pStyle w:val="GOSTTableListNum10"/>
            </w:pPr>
            <w:r w:rsidRPr="00B9499D">
              <w:t xml:space="preserve"> пусто - если значение в источнике имеет 23 разряда </w:t>
            </w:r>
            <w:r>
              <w:t>или</w:t>
            </w:r>
            <w:r w:rsidRPr="00B9499D">
              <w:t xml:space="preserve"> значения нет или значение = 25 нулей</w:t>
            </w:r>
          </w:p>
        </w:tc>
      </w:tr>
      <w:tr w:rsidR="003F2968" w:rsidRPr="00B9499D" w14:paraId="387C1F04" w14:textId="77777777" w:rsidTr="00867982">
        <w:tc>
          <w:tcPr>
            <w:tcW w:w="1109" w:type="pct"/>
          </w:tcPr>
          <w:p w14:paraId="46391AF1" w14:textId="77777777" w:rsidR="003F2968" w:rsidRPr="00D04BB8" w:rsidRDefault="003F2968" w:rsidP="00D04BB8">
            <w:pPr>
              <w:pStyle w:val="GOSTTablenorm"/>
            </w:pPr>
            <w:r w:rsidRPr="00D04BB8">
              <w:lastRenderedPageBreak/>
              <w:t>Код_НПА_направление_выплаты</w:t>
            </w:r>
          </w:p>
        </w:tc>
        <w:tc>
          <w:tcPr>
            <w:tcW w:w="302" w:type="pct"/>
          </w:tcPr>
          <w:p w14:paraId="17CB6772" w14:textId="77777777" w:rsidR="003F2968" w:rsidRPr="00D04BB8" w:rsidRDefault="003F2968" w:rsidP="00D04BB8">
            <w:pPr>
              <w:pStyle w:val="GOSTTablenorm"/>
            </w:pPr>
            <w:r w:rsidRPr="00D04BB8">
              <w:t>да</w:t>
            </w:r>
          </w:p>
        </w:tc>
        <w:tc>
          <w:tcPr>
            <w:tcW w:w="1109" w:type="pct"/>
          </w:tcPr>
          <w:p w14:paraId="714C365C" w14:textId="6759A154" w:rsidR="003F2968" w:rsidRPr="00D04BB8" w:rsidRDefault="003F2968" w:rsidP="00D04BB8">
            <w:pPr>
              <w:pStyle w:val="GOSTTablenorm"/>
            </w:pPr>
            <w:r w:rsidRPr="00D04BB8">
              <w:t>Код НПА и направление выплаты (по строке документа)</w:t>
            </w:r>
          </w:p>
        </w:tc>
        <w:tc>
          <w:tcPr>
            <w:tcW w:w="1109" w:type="pct"/>
          </w:tcPr>
          <w:p w14:paraId="13CE5F3C" w14:textId="77777777" w:rsidR="003F2968" w:rsidRPr="00D04BB8" w:rsidRDefault="003F2968" w:rsidP="00D04BB8">
            <w:pPr>
              <w:pStyle w:val="GOSTTablenorm"/>
            </w:pPr>
            <w:r w:rsidRPr="00D04BB8">
              <w:t>ZSCH2:MSC_KBK_TrgtCd</w:t>
            </w:r>
          </w:p>
        </w:tc>
        <w:tc>
          <w:tcPr>
            <w:tcW w:w="1371" w:type="pct"/>
          </w:tcPr>
          <w:p w14:paraId="6F28455B" w14:textId="7E3A0C03" w:rsidR="003F2968" w:rsidRPr="00D04BB8" w:rsidRDefault="003F2968" w:rsidP="00792E0E">
            <w:pPr>
              <w:pStyle w:val="GOSTTableListNum10"/>
              <w:numPr>
                <w:ilvl w:val="0"/>
                <w:numId w:val="20"/>
              </w:numPr>
              <w:rPr>
                <w:rFonts w:eastAsiaTheme="minorEastAsia"/>
              </w:rPr>
            </w:pPr>
            <w:r w:rsidRPr="00B9499D">
              <w:t xml:space="preserve"> 4 символа (12-15 разряды) - если значение в источнике имеет 23 разряда (в этом частном случае Код_НПА_направление_выплаты</w:t>
            </w:r>
            <w:r w:rsidR="00B401E0">
              <w:t> </w:t>
            </w:r>
            <w:r w:rsidRPr="00B9499D">
              <w:t>=</w:t>
            </w:r>
            <w:r w:rsidR="00B401E0">
              <w:t> </w:t>
            </w:r>
            <w:r w:rsidRPr="00B9499D">
              <w:t>Код_НПА)</w:t>
            </w:r>
            <w:r w:rsidR="00D04BB8">
              <w:t>;</w:t>
            </w:r>
          </w:p>
          <w:p w14:paraId="76F9959D" w14:textId="77DA36F1" w:rsidR="003F2968" w:rsidRPr="00B9499D" w:rsidRDefault="003F2968" w:rsidP="00D04BB8">
            <w:pPr>
              <w:pStyle w:val="GOSTTableListNum10"/>
            </w:pPr>
            <w:r w:rsidRPr="00B9499D">
              <w:t xml:space="preserve"> 7 символов ([12-15 разряды]-[24-25 разряды]) - если значение в источнике имеет 25 разрядов и отличное от 25 нулей (</w:t>
            </w:r>
            <w:r w:rsidRPr="00B9499D">
              <w:rPr>
                <w:rStyle w:val="aff2"/>
                <w:rFonts w:eastAsiaTheme="majorEastAsia"/>
              </w:rPr>
              <w:t>между двумя группами символов тире!</w:t>
            </w:r>
            <w:r w:rsidRPr="00B9499D">
              <w:t>)</w:t>
            </w:r>
            <w:r w:rsidR="00D04BB8">
              <w:t>;</w:t>
            </w:r>
          </w:p>
          <w:p w14:paraId="5FED950E" w14:textId="6D759EC6" w:rsidR="003F2968" w:rsidRPr="00B9499D" w:rsidRDefault="003F2968" w:rsidP="00D04BB8">
            <w:pPr>
              <w:pStyle w:val="GOSTTableListNum10"/>
            </w:pPr>
            <w:r w:rsidRPr="00B9499D">
              <w:t xml:space="preserve"> пусто - если значения нет или значение = 25 нулей</w:t>
            </w:r>
          </w:p>
        </w:tc>
      </w:tr>
      <w:tr w:rsidR="003F2968" w:rsidRPr="00B9499D" w14:paraId="172729FD" w14:textId="77777777" w:rsidTr="00867982">
        <w:tc>
          <w:tcPr>
            <w:tcW w:w="1109" w:type="pct"/>
          </w:tcPr>
          <w:p w14:paraId="3B89FDC3" w14:textId="77777777" w:rsidR="003F2968" w:rsidRPr="00B9499D" w:rsidRDefault="003F2968" w:rsidP="00D04BB8">
            <w:pPr>
              <w:pStyle w:val="GOSTTablenorm"/>
            </w:pPr>
            <w:r w:rsidRPr="00B9499D">
              <w:t>Сумма_валюта_операции</w:t>
            </w:r>
          </w:p>
        </w:tc>
        <w:tc>
          <w:tcPr>
            <w:tcW w:w="302" w:type="pct"/>
          </w:tcPr>
          <w:p w14:paraId="37D8E2F4" w14:textId="77777777" w:rsidR="003F2968" w:rsidRPr="00B9499D" w:rsidRDefault="003F2968" w:rsidP="00D04BB8">
            <w:pPr>
              <w:pStyle w:val="GOSTTablenorm"/>
            </w:pPr>
            <w:r w:rsidRPr="00B9499D">
              <w:t>да</w:t>
            </w:r>
          </w:p>
        </w:tc>
        <w:tc>
          <w:tcPr>
            <w:tcW w:w="1109" w:type="pct"/>
          </w:tcPr>
          <w:p w14:paraId="16877E90" w14:textId="17F481C8" w:rsidR="003F2968" w:rsidRPr="00B9499D" w:rsidRDefault="003F2968" w:rsidP="00D04BB8">
            <w:pPr>
              <w:pStyle w:val="GOSTTablenorm"/>
            </w:pPr>
            <w:r w:rsidRPr="00B9499D">
              <w:t>Сумма в валюте заявки (по строке документа)</w:t>
            </w:r>
          </w:p>
        </w:tc>
        <w:tc>
          <w:tcPr>
            <w:tcW w:w="1109" w:type="pct"/>
          </w:tcPr>
          <w:p w14:paraId="670F1E92" w14:textId="77777777" w:rsidR="003F2968" w:rsidRPr="00B9499D" w:rsidRDefault="003F2968" w:rsidP="00D04BB8">
            <w:pPr>
              <w:pStyle w:val="GOSTTablenorm"/>
            </w:pPr>
            <w:r w:rsidRPr="00B9499D">
              <w:t>ZSCH2:Amnt1</w:t>
            </w:r>
          </w:p>
        </w:tc>
        <w:tc>
          <w:tcPr>
            <w:tcW w:w="1371" w:type="pct"/>
          </w:tcPr>
          <w:p w14:paraId="4A14B316" w14:textId="48E4EA2E" w:rsidR="003F2968" w:rsidRPr="00B9499D" w:rsidRDefault="003F2968" w:rsidP="00C76574">
            <w:pPr>
              <w:pStyle w:val="GOSTTablenorm"/>
            </w:pPr>
            <w:r w:rsidRPr="00B9499D">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3F2968" w:rsidRPr="00B9499D" w14:paraId="04A7F32E" w14:textId="77777777" w:rsidTr="00867982">
        <w:tc>
          <w:tcPr>
            <w:tcW w:w="1109" w:type="pct"/>
          </w:tcPr>
          <w:p w14:paraId="54827DF7" w14:textId="77777777" w:rsidR="003F2968" w:rsidRPr="00B9499D" w:rsidRDefault="003F2968" w:rsidP="00D04BB8">
            <w:pPr>
              <w:pStyle w:val="GOSTTablenorm"/>
            </w:pPr>
            <w:r w:rsidRPr="00B9499D">
              <w:t>Сумма_валюта_учета_руб</w:t>
            </w:r>
          </w:p>
        </w:tc>
        <w:tc>
          <w:tcPr>
            <w:tcW w:w="302" w:type="pct"/>
          </w:tcPr>
          <w:p w14:paraId="2D274945" w14:textId="77777777" w:rsidR="003F2968" w:rsidRPr="00B9499D" w:rsidRDefault="003F2968" w:rsidP="00D04BB8">
            <w:pPr>
              <w:pStyle w:val="GOSTTablenorm"/>
            </w:pPr>
            <w:r w:rsidRPr="00B9499D">
              <w:t>да</w:t>
            </w:r>
          </w:p>
        </w:tc>
        <w:tc>
          <w:tcPr>
            <w:tcW w:w="1109" w:type="pct"/>
          </w:tcPr>
          <w:p w14:paraId="57329C0E" w14:textId="77777777" w:rsidR="003F2968" w:rsidRPr="00B9499D" w:rsidRDefault="003F2968" w:rsidP="00D04BB8">
            <w:pPr>
              <w:pStyle w:val="GOSTTablenorm"/>
            </w:pPr>
            <w:r w:rsidRPr="00B9499D">
              <w:t>Сумма в валюте учета (руб)</w:t>
            </w:r>
          </w:p>
        </w:tc>
        <w:tc>
          <w:tcPr>
            <w:tcW w:w="1109" w:type="pct"/>
          </w:tcPr>
          <w:p w14:paraId="4B99A392" w14:textId="77777777" w:rsidR="003F2968" w:rsidRPr="00B9499D" w:rsidRDefault="003F2968" w:rsidP="00D04BB8">
            <w:pPr>
              <w:pStyle w:val="GOSTTablenorm"/>
            </w:pPr>
            <w:r w:rsidRPr="00B9499D">
              <w:t>ZSCH2:Amnt1</w:t>
            </w:r>
          </w:p>
        </w:tc>
        <w:tc>
          <w:tcPr>
            <w:tcW w:w="1371" w:type="pct"/>
          </w:tcPr>
          <w:p w14:paraId="6024F3C0" w14:textId="582BC59D" w:rsidR="003F2968" w:rsidRPr="00B9499D" w:rsidRDefault="003F2968" w:rsidP="00B401E0">
            <w:pPr>
              <w:pStyle w:val="GOSTTablenorm"/>
            </w:pPr>
            <w:r w:rsidRPr="00B9499D">
              <w:t>Берем из реквизита ZSCH2:Amnt1 (по данному типу документа Сумма_валюта_учета_руб</w:t>
            </w:r>
            <w:r w:rsidR="00B401E0">
              <w:t> </w:t>
            </w:r>
            <w:r w:rsidRPr="00B9499D">
              <w:t>= Сумма_валюта_операции)</w:t>
            </w:r>
          </w:p>
        </w:tc>
      </w:tr>
    </w:tbl>
    <w:p w14:paraId="1CD2198D" w14:textId="17A3101E" w:rsidR="006043A1" w:rsidRDefault="008242B4" w:rsidP="00867982">
      <w:pPr>
        <w:pStyle w:val="GOSTNameTable"/>
      </w:pPr>
      <w:r>
        <w:rPr>
          <w:noProof/>
        </w:rPr>
        <w:lastRenderedPageBreak/>
        <w:fldChar w:fldCharType="begin"/>
      </w:r>
      <w:r>
        <w:rPr>
          <w:noProof/>
        </w:rPr>
        <w:instrText xml:space="preserve"> SEQ Таблица \* ARABIC </w:instrText>
      </w:r>
      <w:r>
        <w:rPr>
          <w:noProof/>
        </w:rPr>
        <w:fldChar w:fldCharType="separate"/>
      </w:r>
      <w:bookmarkStart w:id="9939" w:name="_Toc226563182"/>
      <w:r w:rsidR="00AB1BE0">
        <w:rPr>
          <w:noProof/>
        </w:rPr>
        <w:t>26</w:t>
      </w:r>
      <w:r>
        <w:rPr>
          <w:noProof/>
        </w:rPr>
        <w:fldChar w:fldCharType="end"/>
      </w:r>
      <w:r w:rsidR="006043A1">
        <w:t xml:space="preserve"> - </w:t>
      </w:r>
      <w:r w:rsidR="006043A1" w:rsidRPr="002B0818">
        <w:t>Перечень атрибутов, соответствующих типу документа</w:t>
      </w:r>
      <w:r w:rsidR="006043A1">
        <w:t xml:space="preserve"> </w:t>
      </w:r>
      <w:r w:rsidR="00A415B7">
        <w:t>«</w:t>
      </w:r>
      <w:r w:rsidR="006043A1" w:rsidRPr="00D04BB8">
        <w:rPr>
          <w:sz w:val="22"/>
          <w:szCs w:val="22"/>
        </w:rPr>
        <w:t>Расчетный док</w:t>
      </w:r>
      <w:r w:rsidR="006043A1">
        <w:rPr>
          <w:sz w:val="22"/>
          <w:szCs w:val="22"/>
        </w:rPr>
        <w:t>умент</w:t>
      </w:r>
      <w:r w:rsidR="00A415B7">
        <w:rPr>
          <w:sz w:val="22"/>
          <w:szCs w:val="22"/>
        </w:rPr>
        <w:t>»</w:t>
      </w:r>
      <w:r w:rsidR="006043A1">
        <w:rPr>
          <w:sz w:val="22"/>
          <w:szCs w:val="22"/>
        </w:rPr>
        <w:t xml:space="preserve"> MSC_PAYM_ORDER_0401060</w:t>
      </w:r>
      <w:bookmarkEnd w:id="9939"/>
    </w:p>
    <w:tbl>
      <w:tblPr>
        <w:tblStyle w:val="GOSTTable"/>
        <w:tblW w:w="5000" w:type="pct"/>
        <w:tblLayout w:type="fixed"/>
        <w:tblLook w:val="07E0" w:firstRow="1" w:lastRow="1" w:firstColumn="1" w:lastColumn="1" w:noHBand="1" w:noVBand="1"/>
      </w:tblPr>
      <w:tblGrid>
        <w:gridCol w:w="3495"/>
        <w:gridCol w:w="952"/>
        <w:gridCol w:w="3496"/>
        <w:gridCol w:w="3496"/>
        <w:gridCol w:w="4321"/>
      </w:tblGrid>
      <w:tr w:rsidR="00F265CC" w:rsidRPr="00B9499D" w14:paraId="33080E48" w14:textId="77777777" w:rsidTr="000976AD">
        <w:trPr>
          <w:cnfStyle w:val="100000000000" w:firstRow="1" w:lastRow="0" w:firstColumn="0" w:lastColumn="0" w:oddVBand="0" w:evenVBand="0" w:oddHBand="0" w:evenHBand="0" w:firstRowFirstColumn="0" w:firstRowLastColumn="0" w:lastRowFirstColumn="0" w:lastRowLastColumn="0"/>
        </w:trPr>
        <w:tc>
          <w:tcPr>
            <w:tcW w:w="1109" w:type="pct"/>
          </w:tcPr>
          <w:p w14:paraId="1E1FF37F" w14:textId="3B664F67" w:rsidR="00F265CC" w:rsidRPr="00D04BB8" w:rsidRDefault="00F265CC" w:rsidP="000976AD">
            <w:pPr>
              <w:pStyle w:val="GOSTTableHead"/>
            </w:pPr>
            <w:r w:rsidRPr="00B9499D">
              <w:t>Наименование атрибута</w:t>
            </w:r>
          </w:p>
        </w:tc>
        <w:tc>
          <w:tcPr>
            <w:tcW w:w="302" w:type="pct"/>
          </w:tcPr>
          <w:p w14:paraId="4ACD0EAD" w14:textId="5F00FD61" w:rsidR="00F265CC" w:rsidRPr="00D04BB8" w:rsidRDefault="00F265CC" w:rsidP="000976AD">
            <w:pPr>
              <w:pStyle w:val="GOSTTableHead"/>
            </w:pPr>
            <w:r w:rsidRPr="00B9499D">
              <w:t>Вычисляемый атрибут</w:t>
            </w:r>
          </w:p>
        </w:tc>
        <w:tc>
          <w:tcPr>
            <w:tcW w:w="1109" w:type="pct"/>
          </w:tcPr>
          <w:p w14:paraId="37B8DDE3" w14:textId="44055FB5" w:rsidR="00F265CC" w:rsidRPr="00D04BB8" w:rsidRDefault="00F265CC" w:rsidP="000976AD">
            <w:pPr>
              <w:pStyle w:val="GOSTTableHead"/>
            </w:pPr>
            <w:r w:rsidRPr="00B9499D">
              <w:t>Описание атрибута</w:t>
            </w:r>
          </w:p>
        </w:tc>
        <w:tc>
          <w:tcPr>
            <w:tcW w:w="1109" w:type="pct"/>
          </w:tcPr>
          <w:p w14:paraId="4A251B8A" w14:textId="1D358B0E" w:rsidR="00F265CC" w:rsidRPr="00D04BB8" w:rsidRDefault="00F265CC" w:rsidP="000976AD">
            <w:pPr>
              <w:pStyle w:val="GOSTTableHead"/>
            </w:pPr>
            <w:r w:rsidRPr="00B9499D">
              <w:t>Реквизит документа (наименование тега)</w:t>
            </w:r>
          </w:p>
        </w:tc>
        <w:tc>
          <w:tcPr>
            <w:tcW w:w="1371" w:type="pct"/>
          </w:tcPr>
          <w:p w14:paraId="0C9E6151" w14:textId="2A246BEF" w:rsidR="00F265CC" w:rsidRPr="00D04BB8" w:rsidRDefault="00F265CC" w:rsidP="000976AD">
            <w:pPr>
              <w:pStyle w:val="GOSTTableHead"/>
            </w:pPr>
            <w:r w:rsidRPr="00B9499D">
              <w:t>Алгоритм вычисления</w:t>
            </w:r>
          </w:p>
        </w:tc>
      </w:tr>
      <w:tr w:rsidR="003F2968" w:rsidRPr="00B9499D" w14:paraId="76A7FF6C" w14:textId="77777777" w:rsidTr="00867982">
        <w:tc>
          <w:tcPr>
            <w:tcW w:w="1109" w:type="pct"/>
          </w:tcPr>
          <w:p w14:paraId="6624569D" w14:textId="66EF7DF1" w:rsidR="003F2968" w:rsidRPr="00D04BB8" w:rsidRDefault="003F2968" w:rsidP="00D04BB8">
            <w:pPr>
              <w:pStyle w:val="GOSTTablenorm"/>
            </w:pPr>
            <w:r w:rsidRPr="00D04BB8">
              <w:t>Номер_документа*</w:t>
            </w:r>
          </w:p>
        </w:tc>
        <w:tc>
          <w:tcPr>
            <w:tcW w:w="302" w:type="pct"/>
          </w:tcPr>
          <w:p w14:paraId="1B1BA6F8" w14:textId="77777777" w:rsidR="003F2968" w:rsidRPr="00D04BB8" w:rsidRDefault="003F2968" w:rsidP="00D04BB8">
            <w:pPr>
              <w:pStyle w:val="GOSTTablenorm"/>
            </w:pPr>
            <w:r w:rsidRPr="00D04BB8">
              <w:t>нет</w:t>
            </w:r>
          </w:p>
        </w:tc>
        <w:tc>
          <w:tcPr>
            <w:tcW w:w="1109" w:type="pct"/>
          </w:tcPr>
          <w:p w14:paraId="0EE13B15" w14:textId="77777777" w:rsidR="003F2968" w:rsidRPr="00D04BB8" w:rsidRDefault="003F2968" w:rsidP="00D04BB8">
            <w:pPr>
              <w:pStyle w:val="GOSTTablenorm"/>
            </w:pPr>
            <w:r w:rsidRPr="00D04BB8">
              <w:t>Номер документа</w:t>
            </w:r>
          </w:p>
        </w:tc>
        <w:tc>
          <w:tcPr>
            <w:tcW w:w="1109" w:type="pct"/>
          </w:tcPr>
          <w:p w14:paraId="71A456F0" w14:textId="77777777" w:rsidR="003F2968" w:rsidRPr="00D04BB8" w:rsidRDefault="003F2968" w:rsidP="00D04BB8">
            <w:pPr>
              <w:pStyle w:val="GOSTTablenorm"/>
            </w:pPr>
            <w:r w:rsidRPr="00D04BB8">
              <w:t>BasicRequisites_DocNum</w:t>
            </w:r>
          </w:p>
        </w:tc>
        <w:tc>
          <w:tcPr>
            <w:tcW w:w="1371" w:type="pct"/>
          </w:tcPr>
          <w:p w14:paraId="48A82BE0" w14:textId="77777777" w:rsidR="003F2968" w:rsidRPr="00D04BB8" w:rsidRDefault="003F2968" w:rsidP="00D04BB8">
            <w:pPr>
              <w:pStyle w:val="GOSTTablenorm"/>
            </w:pPr>
          </w:p>
        </w:tc>
      </w:tr>
      <w:tr w:rsidR="003F2968" w:rsidRPr="00B9499D" w14:paraId="3EB1501D" w14:textId="77777777" w:rsidTr="00867982">
        <w:tc>
          <w:tcPr>
            <w:tcW w:w="1109" w:type="pct"/>
          </w:tcPr>
          <w:p w14:paraId="25FEC447" w14:textId="0CBF815D" w:rsidR="003F2968" w:rsidRPr="00D04BB8" w:rsidRDefault="003F2968" w:rsidP="00D04BB8">
            <w:pPr>
              <w:pStyle w:val="GOSTTablenorm"/>
            </w:pPr>
            <w:r w:rsidRPr="00D04BB8">
              <w:t>Дата_документа*</w:t>
            </w:r>
          </w:p>
        </w:tc>
        <w:tc>
          <w:tcPr>
            <w:tcW w:w="302" w:type="pct"/>
          </w:tcPr>
          <w:p w14:paraId="39BC9CF4" w14:textId="77777777" w:rsidR="003F2968" w:rsidRPr="00D04BB8" w:rsidRDefault="003F2968" w:rsidP="00D04BB8">
            <w:pPr>
              <w:pStyle w:val="GOSTTablenorm"/>
            </w:pPr>
            <w:r w:rsidRPr="00D04BB8">
              <w:t>нет</w:t>
            </w:r>
          </w:p>
        </w:tc>
        <w:tc>
          <w:tcPr>
            <w:tcW w:w="1109" w:type="pct"/>
          </w:tcPr>
          <w:p w14:paraId="13DE0938" w14:textId="77777777" w:rsidR="003F2968" w:rsidRPr="00D04BB8" w:rsidRDefault="003F2968" w:rsidP="00D04BB8">
            <w:pPr>
              <w:pStyle w:val="GOSTTablenorm"/>
            </w:pPr>
            <w:r w:rsidRPr="00D04BB8">
              <w:t>Дата документа</w:t>
            </w:r>
          </w:p>
        </w:tc>
        <w:tc>
          <w:tcPr>
            <w:tcW w:w="1109" w:type="pct"/>
          </w:tcPr>
          <w:p w14:paraId="4814753F" w14:textId="77777777" w:rsidR="003F2968" w:rsidRPr="00D04BB8" w:rsidRDefault="003F2968" w:rsidP="00D04BB8">
            <w:pPr>
              <w:pStyle w:val="GOSTTablenorm"/>
            </w:pPr>
            <w:r w:rsidRPr="00D04BB8">
              <w:t>BasicRequisites_DocDate</w:t>
            </w:r>
          </w:p>
        </w:tc>
        <w:tc>
          <w:tcPr>
            <w:tcW w:w="1371" w:type="pct"/>
          </w:tcPr>
          <w:p w14:paraId="53E2CBCD" w14:textId="77777777" w:rsidR="003F2968" w:rsidRPr="00D04BB8" w:rsidRDefault="003F2968" w:rsidP="00D04BB8">
            <w:pPr>
              <w:pStyle w:val="GOSTTablenorm"/>
            </w:pPr>
          </w:p>
        </w:tc>
      </w:tr>
      <w:tr w:rsidR="003F2968" w:rsidRPr="00B9499D" w14:paraId="2A78F697" w14:textId="77777777" w:rsidTr="00867982">
        <w:tc>
          <w:tcPr>
            <w:tcW w:w="1109" w:type="pct"/>
          </w:tcPr>
          <w:p w14:paraId="335B3DCE" w14:textId="77777777" w:rsidR="003F2968" w:rsidRPr="00D04BB8" w:rsidRDefault="003F2968" w:rsidP="00D04BB8">
            <w:pPr>
              <w:pStyle w:val="GOSTTablenorm"/>
            </w:pPr>
            <w:r w:rsidRPr="00D04BB8">
              <w:t>Дата_ввода_в_действие</w:t>
            </w:r>
          </w:p>
        </w:tc>
        <w:tc>
          <w:tcPr>
            <w:tcW w:w="302" w:type="pct"/>
          </w:tcPr>
          <w:p w14:paraId="4E5ED66F" w14:textId="77777777" w:rsidR="003F2968" w:rsidRPr="00D04BB8" w:rsidRDefault="003F2968" w:rsidP="00D04BB8">
            <w:pPr>
              <w:pStyle w:val="GOSTTablenorm"/>
            </w:pPr>
            <w:r w:rsidRPr="00D04BB8">
              <w:t>да</w:t>
            </w:r>
          </w:p>
        </w:tc>
        <w:tc>
          <w:tcPr>
            <w:tcW w:w="1109" w:type="pct"/>
          </w:tcPr>
          <w:p w14:paraId="27554EEC" w14:textId="77777777" w:rsidR="003F2968" w:rsidRPr="00D04BB8" w:rsidRDefault="003F2968" w:rsidP="00D04BB8">
            <w:pPr>
              <w:pStyle w:val="GOSTTablenorm"/>
            </w:pPr>
            <w:r w:rsidRPr="00D04BB8">
              <w:t>Дата ввода в действие</w:t>
            </w:r>
          </w:p>
        </w:tc>
        <w:tc>
          <w:tcPr>
            <w:tcW w:w="1109" w:type="pct"/>
          </w:tcPr>
          <w:p w14:paraId="0EC16B1C" w14:textId="64E133D4" w:rsidR="003F2968" w:rsidRPr="00D04BB8" w:rsidRDefault="003F2968" w:rsidP="00D04BB8">
            <w:pPr>
              <w:pStyle w:val="GOSTTablenorm"/>
            </w:pPr>
            <w:r w:rsidRPr="00D04BB8">
              <w:t>SettlementDate (из заголовка запроса)</w:t>
            </w:r>
          </w:p>
        </w:tc>
        <w:tc>
          <w:tcPr>
            <w:tcW w:w="1371" w:type="pct"/>
          </w:tcPr>
          <w:p w14:paraId="2D36CD91" w14:textId="0651776E" w:rsidR="003F2968" w:rsidRPr="00D04BB8" w:rsidRDefault="003F2968" w:rsidP="00B401E0">
            <w:pPr>
              <w:pStyle w:val="GOSTTablenorm"/>
            </w:pPr>
            <w:r w:rsidRPr="00D04BB8">
              <w:t>Для данного типа документов Дата_ввода_в_действие</w:t>
            </w:r>
            <w:r w:rsidR="00B401E0">
              <w:t> </w:t>
            </w:r>
            <w:r w:rsidRPr="00D04BB8">
              <w:t>=</w:t>
            </w:r>
            <w:r w:rsidR="00B401E0">
              <w:t> </w:t>
            </w:r>
            <w:r w:rsidRPr="00D04BB8">
              <w:t>Дата_отражения_в_учете</w:t>
            </w:r>
          </w:p>
        </w:tc>
      </w:tr>
      <w:tr w:rsidR="003F2968" w:rsidRPr="00B9499D" w14:paraId="6FCDB34C" w14:textId="77777777" w:rsidTr="00867982">
        <w:tc>
          <w:tcPr>
            <w:tcW w:w="1109" w:type="pct"/>
          </w:tcPr>
          <w:p w14:paraId="3B74C265" w14:textId="6ED43AC9" w:rsidR="003F2968" w:rsidRPr="00D04BB8" w:rsidRDefault="003F2968" w:rsidP="00D04BB8">
            <w:pPr>
              <w:pStyle w:val="GOSTTablenorm"/>
            </w:pPr>
            <w:r w:rsidRPr="00D04BB8">
              <w:t>Тип_расч_документа</w:t>
            </w:r>
          </w:p>
        </w:tc>
        <w:tc>
          <w:tcPr>
            <w:tcW w:w="302" w:type="pct"/>
          </w:tcPr>
          <w:p w14:paraId="095275A3" w14:textId="5EE012E0" w:rsidR="003F2968" w:rsidRPr="00D04BB8" w:rsidRDefault="003F2968" w:rsidP="00D04BB8">
            <w:pPr>
              <w:pStyle w:val="GOSTTablenorm"/>
            </w:pPr>
            <w:r w:rsidRPr="00D04BB8">
              <w:t>нет</w:t>
            </w:r>
          </w:p>
        </w:tc>
        <w:tc>
          <w:tcPr>
            <w:tcW w:w="1109" w:type="pct"/>
          </w:tcPr>
          <w:p w14:paraId="395981A7" w14:textId="77777777" w:rsidR="003F2968" w:rsidRPr="00D04BB8" w:rsidRDefault="003F2968" w:rsidP="00D04BB8">
            <w:pPr>
              <w:pStyle w:val="GOSTTablenorm"/>
            </w:pPr>
            <w:r w:rsidRPr="00D04BB8">
              <w:t>Тип расчетного документа (банковский электронный документ, поручение о перечислении на счет в СКП) с учетом направления движения денежных средств.</w:t>
            </w:r>
          </w:p>
          <w:p w14:paraId="39CFAB60" w14:textId="77777777" w:rsidR="003F2968" w:rsidRPr="00D04BB8" w:rsidRDefault="003F2968" w:rsidP="00D04BB8">
            <w:pPr>
              <w:pStyle w:val="GOSTTablenorm"/>
              <w:rPr>
                <w:rFonts w:eastAsiaTheme="minorEastAsia"/>
              </w:rPr>
            </w:pPr>
            <w:r w:rsidRPr="00D04BB8">
              <w:t>Возможные значения:</w:t>
            </w:r>
          </w:p>
          <w:p w14:paraId="3B7792A1" w14:textId="51F6E0BA" w:rsidR="003F2968" w:rsidRPr="00D04BB8" w:rsidRDefault="003F2968" w:rsidP="00D04BB8">
            <w:pPr>
              <w:pStyle w:val="GOSTTablenorm"/>
            </w:pPr>
            <w:r w:rsidRPr="00D04BB8">
              <w:t>ЭДИ, ЭДВ, КДИ, КДВ.</w:t>
            </w:r>
          </w:p>
        </w:tc>
        <w:tc>
          <w:tcPr>
            <w:tcW w:w="1109" w:type="pct"/>
          </w:tcPr>
          <w:p w14:paraId="75410EF7" w14:textId="48473867" w:rsidR="003F2968" w:rsidRPr="00D04BB8" w:rsidRDefault="003F2968" w:rsidP="00D04BB8">
            <w:pPr>
              <w:pStyle w:val="GOSTTablenorm"/>
            </w:pPr>
            <w:r w:rsidRPr="00D04BB8">
              <w:t>BasicRequisites_POType</w:t>
            </w:r>
          </w:p>
        </w:tc>
        <w:tc>
          <w:tcPr>
            <w:tcW w:w="1371" w:type="pct"/>
          </w:tcPr>
          <w:p w14:paraId="5BE809D2" w14:textId="77777777" w:rsidR="003F2968" w:rsidRPr="00D04BB8" w:rsidRDefault="003F2968" w:rsidP="00D04BB8">
            <w:pPr>
              <w:pStyle w:val="GOSTTablenorm"/>
            </w:pPr>
          </w:p>
        </w:tc>
      </w:tr>
      <w:tr w:rsidR="003F2968" w:rsidRPr="00B9499D" w14:paraId="7F2253B1" w14:textId="77777777" w:rsidTr="00867982">
        <w:tc>
          <w:tcPr>
            <w:tcW w:w="1109" w:type="pct"/>
          </w:tcPr>
          <w:p w14:paraId="3977F0A5" w14:textId="2A2B18CA" w:rsidR="003F2968" w:rsidRPr="00D04BB8" w:rsidRDefault="003F2968" w:rsidP="00D04BB8">
            <w:pPr>
              <w:pStyle w:val="GOSTTablenorm"/>
            </w:pPr>
            <w:r w:rsidRPr="00D04BB8">
              <w:t>Тип_ED</w:t>
            </w:r>
          </w:p>
        </w:tc>
        <w:tc>
          <w:tcPr>
            <w:tcW w:w="302" w:type="pct"/>
          </w:tcPr>
          <w:p w14:paraId="4957C115" w14:textId="5262CFF4" w:rsidR="003F2968" w:rsidRPr="00D04BB8" w:rsidRDefault="003F2968" w:rsidP="00D04BB8">
            <w:pPr>
              <w:pStyle w:val="GOSTTablenorm"/>
            </w:pPr>
            <w:r w:rsidRPr="00D04BB8">
              <w:t>нет</w:t>
            </w:r>
          </w:p>
        </w:tc>
        <w:tc>
          <w:tcPr>
            <w:tcW w:w="1109" w:type="pct"/>
          </w:tcPr>
          <w:p w14:paraId="469725FC" w14:textId="33D0A3ED" w:rsidR="003F2968" w:rsidRPr="00D04BB8" w:rsidRDefault="003F2968" w:rsidP="00D04BB8">
            <w:pPr>
              <w:pStyle w:val="GOSTTablenorm"/>
            </w:pPr>
            <w:r w:rsidRPr="00D04BB8">
              <w:t>Код типа ED расчетного документа</w:t>
            </w:r>
          </w:p>
        </w:tc>
        <w:tc>
          <w:tcPr>
            <w:tcW w:w="1109" w:type="pct"/>
          </w:tcPr>
          <w:p w14:paraId="2F9908D8" w14:textId="662D7E3B" w:rsidR="003F2968" w:rsidRPr="00D04BB8" w:rsidRDefault="003F2968" w:rsidP="00D04BB8">
            <w:pPr>
              <w:pStyle w:val="GOSTTablenorm"/>
            </w:pPr>
            <w:r w:rsidRPr="00D04BB8">
              <w:t>BasicRequisites_EDType</w:t>
            </w:r>
          </w:p>
        </w:tc>
        <w:tc>
          <w:tcPr>
            <w:tcW w:w="1371" w:type="pct"/>
          </w:tcPr>
          <w:p w14:paraId="1CF50736" w14:textId="77777777" w:rsidR="003F2968" w:rsidRPr="00D04BB8" w:rsidRDefault="003F2968" w:rsidP="00D04BB8">
            <w:pPr>
              <w:pStyle w:val="GOSTTablenorm"/>
            </w:pPr>
          </w:p>
        </w:tc>
      </w:tr>
      <w:tr w:rsidR="003F2968" w:rsidRPr="00B9499D" w14:paraId="638EBF81" w14:textId="77777777" w:rsidTr="00867982">
        <w:tc>
          <w:tcPr>
            <w:tcW w:w="1109" w:type="pct"/>
          </w:tcPr>
          <w:p w14:paraId="5DCF6E2A" w14:textId="004C5872" w:rsidR="003F2968" w:rsidRPr="00D04BB8" w:rsidRDefault="003F2968" w:rsidP="00D04BB8">
            <w:pPr>
              <w:pStyle w:val="GOSTTablenorm"/>
            </w:pPr>
            <w:r w:rsidRPr="00D04BB8">
              <w:t>Наименование_расч_документа</w:t>
            </w:r>
          </w:p>
        </w:tc>
        <w:tc>
          <w:tcPr>
            <w:tcW w:w="302" w:type="pct"/>
          </w:tcPr>
          <w:p w14:paraId="79C22E0D" w14:textId="201E4D93" w:rsidR="003F2968" w:rsidRPr="00D04BB8" w:rsidRDefault="003F2968" w:rsidP="00D04BB8">
            <w:pPr>
              <w:pStyle w:val="GOSTTablenorm"/>
            </w:pPr>
            <w:r w:rsidRPr="00D04BB8">
              <w:t>да</w:t>
            </w:r>
          </w:p>
        </w:tc>
        <w:tc>
          <w:tcPr>
            <w:tcW w:w="1109" w:type="pct"/>
          </w:tcPr>
          <w:p w14:paraId="296D9F09" w14:textId="4592C8B3" w:rsidR="003F2968" w:rsidRPr="00CC66D7" w:rsidRDefault="003F2968" w:rsidP="00CC66D7">
            <w:pPr>
              <w:pStyle w:val="GOSTTablenorm"/>
            </w:pPr>
            <w:r w:rsidRPr="00CC66D7">
              <w:t>Наименование расчетного документа в соответствии с типом ED</w:t>
            </w:r>
          </w:p>
        </w:tc>
        <w:tc>
          <w:tcPr>
            <w:tcW w:w="1109" w:type="pct"/>
          </w:tcPr>
          <w:p w14:paraId="6D7AEEEA" w14:textId="77777777" w:rsidR="003F2968" w:rsidRPr="00D04BB8" w:rsidRDefault="003F2968" w:rsidP="00D04BB8">
            <w:pPr>
              <w:pStyle w:val="GOSTTablenorm"/>
            </w:pPr>
          </w:p>
        </w:tc>
        <w:tc>
          <w:tcPr>
            <w:tcW w:w="1371" w:type="pct"/>
          </w:tcPr>
          <w:p w14:paraId="2B2A507C" w14:textId="2301960E" w:rsidR="003F2968" w:rsidRPr="00D04BB8" w:rsidRDefault="00510E4B" w:rsidP="00E50494">
            <w:pPr>
              <w:pStyle w:val="GOSTTableListMark1"/>
            </w:pPr>
            <w:r>
              <w:t>«</w:t>
            </w:r>
            <w:r w:rsidR="003F2968" w:rsidRPr="00D04BB8">
              <w:t>ED101</w:t>
            </w:r>
            <w:r>
              <w:t>» – Платежное поручение</w:t>
            </w:r>
            <w:r w:rsidR="003F2968" w:rsidRPr="00D04BB8">
              <w:t>;</w:t>
            </w:r>
          </w:p>
          <w:p w14:paraId="115E71ED" w14:textId="5FAD9D4B" w:rsidR="003F2968" w:rsidRPr="00D04BB8" w:rsidRDefault="00510E4B" w:rsidP="00E50494">
            <w:pPr>
              <w:pStyle w:val="GOSTTableListMark1"/>
            </w:pPr>
            <w:r>
              <w:t>«</w:t>
            </w:r>
            <w:r w:rsidR="003F2968" w:rsidRPr="00D04BB8">
              <w:t>ED103</w:t>
            </w:r>
            <w:r>
              <w:t>» – Платежное требование</w:t>
            </w:r>
            <w:r w:rsidR="003F2968" w:rsidRPr="00D04BB8">
              <w:t>;</w:t>
            </w:r>
          </w:p>
          <w:p w14:paraId="6F455282" w14:textId="474B940E" w:rsidR="003F2968" w:rsidRPr="00D04BB8" w:rsidRDefault="00510E4B" w:rsidP="00E50494">
            <w:pPr>
              <w:pStyle w:val="GOSTTableListMark1"/>
            </w:pPr>
            <w:r>
              <w:t>«</w:t>
            </w:r>
            <w:r w:rsidR="003F2968" w:rsidRPr="00D04BB8">
              <w:t>ED104</w:t>
            </w:r>
            <w:r>
              <w:t>»</w:t>
            </w:r>
            <w:r w:rsidR="003F2968" w:rsidRPr="00D04BB8">
              <w:t xml:space="preserve"> –</w:t>
            </w:r>
            <w:r>
              <w:t xml:space="preserve"> Инкассовое поручение</w:t>
            </w:r>
            <w:r w:rsidR="003F2968" w:rsidRPr="00D04BB8">
              <w:t>;</w:t>
            </w:r>
          </w:p>
          <w:p w14:paraId="517B3505" w14:textId="728C1410" w:rsidR="003F2968" w:rsidRPr="00D04BB8" w:rsidRDefault="00510E4B" w:rsidP="00E50494">
            <w:pPr>
              <w:pStyle w:val="GOSTTableListMark1"/>
            </w:pPr>
            <w:r>
              <w:t>«</w:t>
            </w:r>
            <w:r w:rsidR="003F2968" w:rsidRPr="00D04BB8">
              <w:t>ED105</w:t>
            </w:r>
            <w:r>
              <w:t>»</w:t>
            </w:r>
            <w:r w:rsidR="003F2968" w:rsidRPr="00D04BB8">
              <w:t xml:space="preserve"> –</w:t>
            </w:r>
            <w:r>
              <w:t xml:space="preserve"> </w:t>
            </w:r>
            <w:r w:rsidR="003F2968" w:rsidRPr="00D04BB8">
              <w:t>Платежный ордер;</w:t>
            </w:r>
          </w:p>
          <w:p w14:paraId="7EADDAF4" w14:textId="4E6B48FD" w:rsidR="003F2968" w:rsidRPr="00D04BB8" w:rsidRDefault="00510E4B" w:rsidP="00E50494">
            <w:pPr>
              <w:pStyle w:val="GOSTTableListMark1"/>
            </w:pPr>
            <w:r>
              <w:t>«</w:t>
            </w:r>
            <w:r w:rsidR="003F2968" w:rsidRPr="00D04BB8">
              <w:t>ED108</w:t>
            </w:r>
            <w:r>
              <w:t>»</w:t>
            </w:r>
            <w:r w:rsidR="003F2968" w:rsidRPr="00D04BB8">
              <w:t xml:space="preserve"> –</w:t>
            </w:r>
            <w:r>
              <w:t xml:space="preserve"> </w:t>
            </w:r>
            <w:r w:rsidR="003F2968" w:rsidRPr="00D04BB8">
              <w:t>Платежное поручение на общую сумму с реестром;</w:t>
            </w:r>
          </w:p>
          <w:p w14:paraId="2487B7C9" w14:textId="1597E9EF" w:rsidR="00C8133C" w:rsidRPr="00D04BB8" w:rsidRDefault="00510E4B" w:rsidP="00E50494">
            <w:pPr>
              <w:pStyle w:val="GOSTTableListMark1"/>
            </w:pPr>
            <w:r>
              <w:t>«</w:t>
            </w:r>
            <w:r w:rsidR="003F2968" w:rsidRPr="00D04BB8">
              <w:t>VD101</w:t>
            </w:r>
            <w:r>
              <w:t>»</w:t>
            </w:r>
            <w:r w:rsidR="003F2968" w:rsidRPr="00D04BB8">
              <w:t xml:space="preserve"> - Поручение о перечислении на счет</w:t>
            </w:r>
            <w:r w:rsidR="00C8133C" w:rsidRPr="00D04BB8">
              <w:t>;</w:t>
            </w:r>
          </w:p>
          <w:p w14:paraId="77ADA89F" w14:textId="77777777" w:rsidR="003F2968" w:rsidRDefault="00510E4B" w:rsidP="00E50494">
            <w:pPr>
              <w:pStyle w:val="GOSTTableListMark1"/>
              <w:rPr>
                <w:ins w:id="9940" w:author="Якименко С.В. EXP-328203" w:date="2026-03-23T14:48:00Z"/>
              </w:rPr>
            </w:pPr>
            <w:r>
              <w:t>«</w:t>
            </w:r>
            <w:r w:rsidR="00C8133C" w:rsidRPr="00D04BB8">
              <w:t>VDG25</w:t>
            </w:r>
            <w:r>
              <w:t>»</w:t>
            </w:r>
            <w:r w:rsidR="00C8133C" w:rsidRPr="00D04BB8">
              <w:t xml:space="preserve"> - Платежное поручение</w:t>
            </w:r>
          </w:p>
          <w:p w14:paraId="3837B475" w14:textId="77777777" w:rsidR="00E50494" w:rsidRPr="007036CE" w:rsidRDefault="00E50494" w:rsidP="00E50494">
            <w:pPr>
              <w:pStyle w:val="GOSTTableListMark1"/>
              <w:rPr>
                <w:ins w:id="9941" w:author="Якименко С.В. EXP-328203" w:date="2026-03-23T14:48:00Z"/>
              </w:rPr>
            </w:pPr>
            <w:ins w:id="9942" w:author="Якименко С.В. EXP-328203" w:date="2026-03-23T14:48:00Z">
              <w:r w:rsidRPr="007036CE">
                <w:t>G101 – Платежное поручение (ЦР);</w:t>
              </w:r>
            </w:ins>
          </w:p>
          <w:p w14:paraId="202C6E43" w14:textId="4C12C67E" w:rsidR="00E50494" w:rsidRPr="00D04BB8" w:rsidRDefault="00E50494" w:rsidP="00E50494">
            <w:pPr>
              <w:pStyle w:val="GOSTTableListMark1"/>
            </w:pPr>
            <w:ins w:id="9943" w:author="Якименко С.В. EXP-328203" w:date="2026-03-23T14:48:00Z">
              <w:r w:rsidRPr="007036CE">
                <w:t xml:space="preserve">G108 – Платежное поручение на общую </w:t>
              </w:r>
              <w:r w:rsidRPr="007036CE">
                <w:lastRenderedPageBreak/>
                <w:t>сумму с реестром (ЦР)</w:t>
              </w:r>
            </w:ins>
          </w:p>
        </w:tc>
      </w:tr>
      <w:tr w:rsidR="003F2968" w:rsidRPr="00B9499D" w14:paraId="1D9882A9" w14:textId="77777777" w:rsidTr="00867982">
        <w:tc>
          <w:tcPr>
            <w:tcW w:w="1109" w:type="pct"/>
          </w:tcPr>
          <w:p w14:paraId="21746CEF" w14:textId="7AA56A1A" w:rsidR="003F2968" w:rsidRPr="00D04BB8" w:rsidRDefault="003F2968" w:rsidP="00D04BB8">
            <w:pPr>
              <w:pStyle w:val="GOSTTablenorm"/>
            </w:pPr>
            <w:r w:rsidRPr="00D04BB8">
              <w:lastRenderedPageBreak/>
              <w:t>Код_валюты</w:t>
            </w:r>
          </w:p>
        </w:tc>
        <w:tc>
          <w:tcPr>
            <w:tcW w:w="302" w:type="pct"/>
          </w:tcPr>
          <w:p w14:paraId="0A83D030" w14:textId="36E44E79" w:rsidR="003F2968" w:rsidRPr="00D04BB8" w:rsidRDefault="003F2968" w:rsidP="00D04BB8">
            <w:pPr>
              <w:pStyle w:val="GOSTTablenorm"/>
            </w:pPr>
            <w:r w:rsidRPr="00D04BB8">
              <w:t>да</w:t>
            </w:r>
          </w:p>
        </w:tc>
        <w:tc>
          <w:tcPr>
            <w:tcW w:w="1109" w:type="pct"/>
          </w:tcPr>
          <w:p w14:paraId="7DD68039" w14:textId="6FA34881" w:rsidR="003F2968" w:rsidRPr="00CC66D7" w:rsidRDefault="003F2968" w:rsidP="00CC66D7">
            <w:pPr>
              <w:pStyle w:val="GOSTTablenorm"/>
            </w:pPr>
            <w:r w:rsidRPr="00CC66D7">
              <w:t>Код валюты по ОКВ</w:t>
            </w:r>
          </w:p>
        </w:tc>
        <w:tc>
          <w:tcPr>
            <w:tcW w:w="1109" w:type="pct"/>
          </w:tcPr>
          <w:p w14:paraId="29021327" w14:textId="3D2B0F65" w:rsidR="003F2968" w:rsidRPr="00D04BB8" w:rsidRDefault="003F2968" w:rsidP="00D04BB8">
            <w:pPr>
              <w:pStyle w:val="GOSTTablenorm"/>
            </w:pPr>
          </w:p>
        </w:tc>
        <w:tc>
          <w:tcPr>
            <w:tcW w:w="1371" w:type="pct"/>
          </w:tcPr>
          <w:p w14:paraId="4FA5902A" w14:textId="474A9103" w:rsidR="003F2968" w:rsidRPr="00D04BB8" w:rsidRDefault="003F2968" w:rsidP="00D04BB8">
            <w:pPr>
              <w:pStyle w:val="GOSTTablenorm"/>
            </w:pPr>
            <w:bookmarkStart w:id="9944" w:name="_Hlk120176237"/>
            <w:r w:rsidRPr="00D04BB8">
              <w:t xml:space="preserve">Атрибут всегда заполняется значением </w:t>
            </w:r>
            <w:r w:rsidR="00D04BB8">
              <w:t>«</w:t>
            </w:r>
            <w:r w:rsidRPr="00D04BB8">
              <w:t>643</w:t>
            </w:r>
            <w:bookmarkEnd w:id="9944"/>
            <w:r w:rsidR="00D04BB8">
              <w:t>»</w:t>
            </w:r>
          </w:p>
        </w:tc>
      </w:tr>
      <w:tr w:rsidR="003F2968" w:rsidRPr="00B9499D" w14:paraId="46B33B13" w14:textId="77777777" w:rsidTr="00867982">
        <w:tc>
          <w:tcPr>
            <w:tcW w:w="1109" w:type="pct"/>
          </w:tcPr>
          <w:p w14:paraId="7D98BA32" w14:textId="6D2987CC" w:rsidR="003F2968" w:rsidRPr="00D04BB8" w:rsidRDefault="003F2968" w:rsidP="00D04BB8">
            <w:pPr>
              <w:pStyle w:val="GOSTTablenorm"/>
            </w:pPr>
            <w:r w:rsidRPr="00D04BB8">
              <w:t>Код_контура_документа</w:t>
            </w:r>
          </w:p>
        </w:tc>
        <w:tc>
          <w:tcPr>
            <w:tcW w:w="302" w:type="pct"/>
          </w:tcPr>
          <w:p w14:paraId="672C0AF8" w14:textId="066D8CFA" w:rsidR="003F2968" w:rsidRPr="00D04BB8" w:rsidRDefault="003F2968" w:rsidP="00D04BB8">
            <w:pPr>
              <w:pStyle w:val="GOSTTablenorm"/>
            </w:pPr>
            <w:r w:rsidRPr="00D04BB8">
              <w:t>да</w:t>
            </w:r>
          </w:p>
        </w:tc>
        <w:tc>
          <w:tcPr>
            <w:tcW w:w="1109" w:type="pct"/>
          </w:tcPr>
          <w:p w14:paraId="1FADC135" w14:textId="33C6010D" w:rsidR="003F2968" w:rsidRPr="00CC66D7" w:rsidRDefault="003F2968" w:rsidP="00CC66D7">
            <w:pPr>
              <w:pStyle w:val="GOSTTablenorm"/>
            </w:pPr>
            <w:r w:rsidRPr="00CC66D7">
              <w:t>Код контура в том виде, как он содержится в документе</w:t>
            </w:r>
          </w:p>
        </w:tc>
        <w:tc>
          <w:tcPr>
            <w:tcW w:w="1109" w:type="pct"/>
          </w:tcPr>
          <w:p w14:paraId="67D9E46B" w14:textId="4E232C55" w:rsidR="003F2968" w:rsidRPr="00A71881" w:rsidRDefault="003F2968" w:rsidP="00D04BB8">
            <w:pPr>
              <w:pStyle w:val="GOSTTablenorm"/>
              <w:rPr>
                <w:lang w:val="en-US"/>
              </w:rPr>
            </w:pPr>
            <w:r w:rsidRPr="00A71881">
              <w:rPr>
                <w:lang w:val="en-US"/>
              </w:rPr>
              <w:t xml:space="preserve">Payee_Contour </w:t>
            </w:r>
            <w:r w:rsidRPr="00D04BB8">
              <w:t>или</w:t>
            </w:r>
            <w:r w:rsidRPr="00A71881">
              <w:rPr>
                <w:lang w:val="en-US"/>
              </w:rPr>
              <w:t xml:space="preserve"> Payer_Contour</w:t>
            </w:r>
          </w:p>
        </w:tc>
        <w:tc>
          <w:tcPr>
            <w:tcW w:w="1371" w:type="pct"/>
          </w:tcPr>
          <w:p w14:paraId="3668A633" w14:textId="267C37F9" w:rsidR="003F2968" w:rsidRPr="00D04BB8" w:rsidRDefault="003F2968" w:rsidP="00D04BB8">
            <w:pPr>
              <w:pStyle w:val="GOSTTablenorm"/>
            </w:pPr>
            <w:r w:rsidRPr="00D04BB8">
              <w:t>Если тип расчетного документа = ЭДИ, КДИ, то заполняется значением реквизита Контур плательщика (Payer_Contour)</w:t>
            </w:r>
            <w:ins w:id="9945" w:author="Сатлер Марина Викторовна" w:date="2024-01-10T16:20:00Z">
              <w:r w:rsidR="00D04BB8" w:rsidRPr="00D04BB8">
                <w:t>.</w:t>
              </w:r>
            </w:ins>
          </w:p>
          <w:p w14:paraId="2D1CD8BB" w14:textId="460FF831" w:rsidR="003F2968" w:rsidRPr="00D04BB8" w:rsidRDefault="003F2968" w:rsidP="00D04BB8">
            <w:pPr>
              <w:pStyle w:val="GOSTTablenorm"/>
            </w:pPr>
            <w:r w:rsidRPr="00D04BB8">
              <w:t>Если тип расчетного документа = ЭДВ, КДВ, то заполняется значением реквизита Контур получателя (Payee_Contour)</w:t>
            </w:r>
          </w:p>
        </w:tc>
      </w:tr>
      <w:tr w:rsidR="003F2968" w:rsidRPr="00B9499D" w14:paraId="4B48DC1A" w14:textId="77777777" w:rsidTr="00867982">
        <w:tc>
          <w:tcPr>
            <w:tcW w:w="1109" w:type="pct"/>
          </w:tcPr>
          <w:p w14:paraId="64EE2A22" w14:textId="77777777" w:rsidR="003F2968" w:rsidRPr="00D04BB8" w:rsidRDefault="003F2968" w:rsidP="00D04BB8">
            <w:pPr>
              <w:pStyle w:val="GOSTTablenorm"/>
            </w:pPr>
            <w:r w:rsidRPr="00D04BB8">
              <w:t>Код_контура</w:t>
            </w:r>
          </w:p>
        </w:tc>
        <w:tc>
          <w:tcPr>
            <w:tcW w:w="302" w:type="pct"/>
          </w:tcPr>
          <w:p w14:paraId="1FD33937" w14:textId="77777777" w:rsidR="003F2968" w:rsidRPr="00D04BB8" w:rsidRDefault="003F2968" w:rsidP="00D04BB8">
            <w:pPr>
              <w:pStyle w:val="GOSTTablenorm"/>
            </w:pPr>
            <w:r w:rsidRPr="00D04BB8">
              <w:t>да</w:t>
            </w:r>
          </w:p>
        </w:tc>
        <w:tc>
          <w:tcPr>
            <w:tcW w:w="1109" w:type="pct"/>
          </w:tcPr>
          <w:p w14:paraId="0546A4D0" w14:textId="77777777" w:rsidR="003F2968" w:rsidRPr="00CC66D7" w:rsidRDefault="003F2968" w:rsidP="00CC66D7">
            <w:pPr>
              <w:pStyle w:val="GOSTTablenorm"/>
            </w:pPr>
            <w:r w:rsidRPr="00CC66D7">
              <w:t>Код контура, приведенный к стандартному виду</w:t>
            </w:r>
          </w:p>
        </w:tc>
        <w:tc>
          <w:tcPr>
            <w:tcW w:w="1109" w:type="pct"/>
          </w:tcPr>
          <w:p w14:paraId="022D6B06" w14:textId="65EDC67F" w:rsidR="003F2968" w:rsidRPr="00A71881" w:rsidRDefault="003F2968" w:rsidP="00D04BB8">
            <w:pPr>
              <w:pStyle w:val="GOSTTablenorm"/>
              <w:rPr>
                <w:lang w:val="en-US"/>
              </w:rPr>
            </w:pPr>
            <w:r w:rsidRPr="00A71881">
              <w:rPr>
                <w:lang w:val="en-US"/>
              </w:rPr>
              <w:t xml:space="preserve">Payee_Contour </w:t>
            </w:r>
            <w:r w:rsidRPr="00D04BB8">
              <w:t>или</w:t>
            </w:r>
            <w:r w:rsidRPr="00A71881">
              <w:rPr>
                <w:lang w:val="en-US"/>
              </w:rPr>
              <w:t xml:space="preserve"> Payer_Contour</w:t>
            </w:r>
          </w:p>
        </w:tc>
        <w:tc>
          <w:tcPr>
            <w:tcW w:w="1371" w:type="pct"/>
          </w:tcPr>
          <w:p w14:paraId="6DE4F0DE" w14:textId="10F8B6D0" w:rsidR="003F2968" w:rsidRPr="00D04BB8" w:rsidRDefault="003F2968" w:rsidP="00D04BB8">
            <w:pPr>
              <w:pStyle w:val="GOSTTablenorm"/>
            </w:pPr>
            <w:r w:rsidRPr="00D04BB8">
              <w:t>Заполняется на основании значения атрибута Код_контура_документа</w:t>
            </w:r>
            <w:r w:rsidR="00C76574">
              <w:t>.</w:t>
            </w:r>
          </w:p>
          <w:p w14:paraId="02F962B9" w14:textId="1CDF17D9" w:rsidR="003F2968" w:rsidRPr="00D04BB8" w:rsidRDefault="00D04BB8" w:rsidP="00D04BB8">
            <w:pPr>
              <w:pStyle w:val="GOSTTablenorm"/>
              <w:rPr>
                <w:rFonts w:eastAsiaTheme="minorEastAsia"/>
              </w:rPr>
            </w:pPr>
            <w:r>
              <w:t>Если в теге документа «</w:t>
            </w:r>
            <w:r w:rsidR="003F2968" w:rsidRPr="00D04BB8">
              <w:t>1</w:t>
            </w:r>
            <w:r>
              <w:t>»</w:t>
            </w:r>
            <w:r w:rsidR="003F2968" w:rsidRPr="00D04BB8">
              <w:t xml:space="preserve"> или </w:t>
            </w:r>
            <w:r>
              <w:t>«</w:t>
            </w:r>
            <w:r w:rsidR="003F2968" w:rsidRPr="00D04BB8">
              <w:t>O</w:t>
            </w:r>
            <w:r>
              <w:t>»</w:t>
            </w:r>
            <w:r w:rsidR="003F2968" w:rsidRPr="00D04BB8">
              <w:t xml:space="preserve">, то значение </w:t>
            </w:r>
            <w:r>
              <w:t>«</w:t>
            </w:r>
            <w:r w:rsidR="003F2968" w:rsidRPr="00D04BB8">
              <w:t>1</w:t>
            </w:r>
            <w:r>
              <w:t>».</w:t>
            </w:r>
          </w:p>
          <w:p w14:paraId="0879FF6E" w14:textId="52F0F409" w:rsidR="003F2968" w:rsidRPr="00D04BB8" w:rsidRDefault="003F2968" w:rsidP="00D04BB8">
            <w:pPr>
              <w:pStyle w:val="GOSTTablenorm"/>
            </w:pPr>
            <w:r w:rsidRPr="00D04BB8">
              <w:t xml:space="preserve">Если в теге документа </w:t>
            </w:r>
            <w:r w:rsidR="00D04BB8">
              <w:t>«</w:t>
            </w:r>
            <w:r w:rsidRPr="00D04BB8">
              <w:t>2</w:t>
            </w:r>
            <w:r w:rsidR="00D04BB8">
              <w:t>»</w:t>
            </w:r>
            <w:r w:rsidRPr="00D04BB8">
              <w:t xml:space="preserve"> или </w:t>
            </w:r>
            <w:r w:rsidR="00D04BB8">
              <w:t>«</w:t>
            </w:r>
            <w:r w:rsidRPr="00D04BB8">
              <w:t>S</w:t>
            </w:r>
            <w:r w:rsidR="00D04BB8">
              <w:t>»</w:t>
            </w:r>
            <w:r w:rsidRPr="00D04BB8">
              <w:t xml:space="preserve">, то значение </w:t>
            </w:r>
            <w:r w:rsidR="00D04BB8">
              <w:t>«</w:t>
            </w:r>
            <w:r w:rsidRPr="00D04BB8">
              <w:t>2</w:t>
            </w:r>
            <w:r w:rsidR="00D04BB8">
              <w:t>»</w:t>
            </w:r>
          </w:p>
        </w:tc>
      </w:tr>
      <w:tr w:rsidR="003F2968" w:rsidRPr="00B9499D" w14:paraId="38D5D300" w14:textId="77777777" w:rsidTr="00867982">
        <w:tc>
          <w:tcPr>
            <w:tcW w:w="1109" w:type="pct"/>
          </w:tcPr>
          <w:p w14:paraId="4530B3AD" w14:textId="77777777" w:rsidR="003F2968" w:rsidRPr="00D04BB8" w:rsidRDefault="003F2968" w:rsidP="00D04BB8">
            <w:pPr>
              <w:pStyle w:val="GOSTTablenorm"/>
            </w:pPr>
            <w:r w:rsidRPr="00D04BB8">
              <w:t>Уровень_конфиденциальности</w:t>
            </w:r>
          </w:p>
        </w:tc>
        <w:tc>
          <w:tcPr>
            <w:tcW w:w="302" w:type="pct"/>
          </w:tcPr>
          <w:p w14:paraId="7869D2B4" w14:textId="77777777" w:rsidR="003F2968" w:rsidRPr="00D04BB8" w:rsidRDefault="003F2968" w:rsidP="00D04BB8">
            <w:pPr>
              <w:pStyle w:val="GOSTTablenorm"/>
            </w:pPr>
            <w:r w:rsidRPr="00D04BB8">
              <w:t>нет</w:t>
            </w:r>
          </w:p>
        </w:tc>
        <w:tc>
          <w:tcPr>
            <w:tcW w:w="1109" w:type="pct"/>
          </w:tcPr>
          <w:p w14:paraId="0EC541F3" w14:textId="77777777" w:rsidR="003F2968" w:rsidRPr="00D04BB8" w:rsidRDefault="003F2968" w:rsidP="00D04BB8">
            <w:pPr>
              <w:pStyle w:val="GOSTTablenorm"/>
            </w:pPr>
            <w:r w:rsidRPr="00D04BB8">
              <w:t>Уровень конфиденциальности</w:t>
            </w:r>
          </w:p>
        </w:tc>
        <w:tc>
          <w:tcPr>
            <w:tcW w:w="1109" w:type="pct"/>
          </w:tcPr>
          <w:p w14:paraId="407FB2D0" w14:textId="77777777" w:rsidR="003F2968" w:rsidRPr="00D04BB8" w:rsidRDefault="003F2968" w:rsidP="00D04BB8">
            <w:pPr>
              <w:pStyle w:val="GOSTTablenorm"/>
            </w:pPr>
            <w:r w:rsidRPr="00D04BB8">
              <w:t>StmInfrmtn_AccessLevelStereotype</w:t>
            </w:r>
          </w:p>
        </w:tc>
        <w:tc>
          <w:tcPr>
            <w:tcW w:w="1371" w:type="pct"/>
          </w:tcPr>
          <w:p w14:paraId="7DFB9D7D" w14:textId="77777777" w:rsidR="003F2968" w:rsidRPr="00D04BB8" w:rsidRDefault="003F2968" w:rsidP="00D04BB8">
            <w:pPr>
              <w:pStyle w:val="GOSTTablenorm"/>
            </w:pPr>
          </w:p>
        </w:tc>
      </w:tr>
      <w:tr w:rsidR="003F2968" w:rsidRPr="00B9499D" w14:paraId="4892CC8C" w14:textId="77777777" w:rsidTr="00867982">
        <w:tc>
          <w:tcPr>
            <w:tcW w:w="1109" w:type="pct"/>
          </w:tcPr>
          <w:p w14:paraId="7E0C73F3" w14:textId="77777777" w:rsidR="003F2968" w:rsidRPr="00D04BB8" w:rsidRDefault="003F2968" w:rsidP="00D04BB8">
            <w:pPr>
              <w:pStyle w:val="GOSTTablenorm"/>
            </w:pPr>
            <w:r w:rsidRPr="00D04BB8">
              <w:t>Код_бюджета</w:t>
            </w:r>
          </w:p>
        </w:tc>
        <w:tc>
          <w:tcPr>
            <w:tcW w:w="302" w:type="pct"/>
          </w:tcPr>
          <w:p w14:paraId="3EC92006" w14:textId="77777777" w:rsidR="003F2968" w:rsidRPr="00D04BB8" w:rsidRDefault="003F2968" w:rsidP="00D04BB8">
            <w:pPr>
              <w:pStyle w:val="GOSTTablenorm"/>
            </w:pPr>
            <w:r w:rsidRPr="00D04BB8">
              <w:t>нет</w:t>
            </w:r>
          </w:p>
        </w:tc>
        <w:tc>
          <w:tcPr>
            <w:tcW w:w="1109" w:type="pct"/>
          </w:tcPr>
          <w:p w14:paraId="44DE4BA3" w14:textId="77777777" w:rsidR="003F2968" w:rsidRPr="00D04BB8" w:rsidRDefault="003F2968" w:rsidP="00D04BB8">
            <w:pPr>
              <w:pStyle w:val="GOSTTablenorm"/>
            </w:pPr>
            <w:r w:rsidRPr="00D04BB8">
              <w:t>Код бюджета</w:t>
            </w:r>
          </w:p>
        </w:tc>
        <w:tc>
          <w:tcPr>
            <w:tcW w:w="1109" w:type="pct"/>
          </w:tcPr>
          <w:p w14:paraId="1F0894AB" w14:textId="345BBFAB" w:rsidR="003F2968" w:rsidRPr="00A71881" w:rsidRDefault="003F2968" w:rsidP="00D04BB8">
            <w:pPr>
              <w:pStyle w:val="GOSTTablenorm"/>
              <w:rPr>
                <w:lang w:val="en-US"/>
              </w:rPr>
            </w:pPr>
            <w:r w:rsidRPr="00A71881">
              <w:rPr>
                <w:lang w:val="en-US"/>
              </w:rPr>
              <w:t xml:space="preserve">Payer_BudgetCode </w:t>
            </w:r>
            <w:r w:rsidRPr="00D04BB8">
              <w:t>или</w:t>
            </w:r>
            <w:r w:rsidRPr="00A71881">
              <w:rPr>
                <w:lang w:val="en-US"/>
              </w:rPr>
              <w:t xml:space="preserve"> Paye</w:t>
            </w:r>
            <w:r w:rsidRPr="00D04BB8">
              <w:t>е</w:t>
            </w:r>
            <w:r w:rsidRPr="00A71881">
              <w:rPr>
                <w:lang w:val="en-US"/>
              </w:rPr>
              <w:t>_BudgetCode</w:t>
            </w:r>
          </w:p>
        </w:tc>
        <w:tc>
          <w:tcPr>
            <w:tcW w:w="1371" w:type="pct"/>
          </w:tcPr>
          <w:p w14:paraId="3ED4E175" w14:textId="77777777" w:rsidR="003F2968" w:rsidRPr="00D04BB8" w:rsidRDefault="003F2968" w:rsidP="00D04BB8">
            <w:pPr>
              <w:pStyle w:val="GOSTTablenorm"/>
            </w:pPr>
            <w:r w:rsidRPr="00D04BB8">
              <w:t>Если тип расчетного документа = ЭДИ, КДИ, то заполняется значением реквизита Код бюджета плательщика (Payer_BudgetCode).</w:t>
            </w:r>
          </w:p>
          <w:p w14:paraId="273C1F8B" w14:textId="1DF9127D" w:rsidR="003F2968" w:rsidRPr="00D04BB8" w:rsidRDefault="003F2968" w:rsidP="00D04BB8">
            <w:pPr>
              <w:pStyle w:val="GOSTTablenorm"/>
            </w:pPr>
            <w:r w:rsidRPr="00D04BB8">
              <w:t>Если тип расчетного документа = ЭДВ, КДВ, то заполняется значением реквизита Код бюджета получателя (Payeе_BudgetCode</w:t>
            </w:r>
            <w:r w:rsidR="00D04BB8">
              <w:t>)</w:t>
            </w:r>
          </w:p>
        </w:tc>
      </w:tr>
      <w:tr w:rsidR="003F2968" w:rsidRPr="00B9499D" w14:paraId="7F23EDCD" w14:textId="77777777" w:rsidTr="00867982">
        <w:tc>
          <w:tcPr>
            <w:tcW w:w="1109" w:type="pct"/>
          </w:tcPr>
          <w:p w14:paraId="42BDE16A" w14:textId="77777777" w:rsidR="003F2968" w:rsidRPr="00D04BB8" w:rsidRDefault="003F2968" w:rsidP="00D04BB8">
            <w:pPr>
              <w:pStyle w:val="GOSTTablenorm"/>
            </w:pPr>
            <w:r w:rsidRPr="00D04BB8">
              <w:t>Тип_бюджета</w:t>
            </w:r>
          </w:p>
        </w:tc>
        <w:tc>
          <w:tcPr>
            <w:tcW w:w="302" w:type="pct"/>
          </w:tcPr>
          <w:p w14:paraId="097D6F16" w14:textId="77777777" w:rsidR="003F2968" w:rsidRPr="00D04BB8" w:rsidRDefault="003F2968" w:rsidP="00D04BB8">
            <w:pPr>
              <w:pStyle w:val="GOSTTablenorm"/>
            </w:pPr>
            <w:r w:rsidRPr="00D04BB8">
              <w:t>да</w:t>
            </w:r>
          </w:p>
        </w:tc>
        <w:tc>
          <w:tcPr>
            <w:tcW w:w="1109" w:type="pct"/>
          </w:tcPr>
          <w:p w14:paraId="2C1B4EB9" w14:textId="77777777" w:rsidR="003F2968" w:rsidRPr="00D04BB8" w:rsidRDefault="003F2968" w:rsidP="00D04BB8">
            <w:pPr>
              <w:pStyle w:val="GOSTTablenorm"/>
            </w:pPr>
            <w:r w:rsidRPr="00D04BB8">
              <w:t>Тип бюджета</w:t>
            </w:r>
          </w:p>
        </w:tc>
        <w:tc>
          <w:tcPr>
            <w:tcW w:w="1109" w:type="pct"/>
          </w:tcPr>
          <w:p w14:paraId="2EA7DDBC" w14:textId="3E257717" w:rsidR="003F2968" w:rsidRPr="00A71881" w:rsidRDefault="003F2968" w:rsidP="00D04BB8">
            <w:pPr>
              <w:pStyle w:val="GOSTTablenorm"/>
              <w:rPr>
                <w:lang w:val="en-US"/>
              </w:rPr>
            </w:pPr>
            <w:r w:rsidRPr="00A71881">
              <w:rPr>
                <w:lang w:val="en-US"/>
              </w:rPr>
              <w:t xml:space="preserve">Payer_BudgetCode </w:t>
            </w:r>
            <w:r w:rsidRPr="00D04BB8">
              <w:t>или</w:t>
            </w:r>
            <w:r w:rsidRPr="00A71881">
              <w:rPr>
                <w:lang w:val="en-US"/>
              </w:rPr>
              <w:t xml:space="preserve"> Paye</w:t>
            </w:r>
            <w:r w:rsidRPr="00D04BB8">
              <w:t>е</w:t>
            </w:r>
            <w:r w:rsidRPr="00A71881">
              <w:rPr>
                <w:lang w:val="en-US"/>
              </w:rPr>
              <w:t>_BudgetCode</w:t>
            </w:r>
          </w:p>
        </w:tc>
        <w:tc>
          <w:tcPr>
            <w:tcW w:w="1371" w:type="pct"/>
          </w:tcPr>
          <w:p w14:paraId="78F2368E" w14:textId="6F4721F1" w:rsidR="003F2968" w:rsidRPr="00D04BB8" w:rsidRDefault="003F2968" w:rsidP="00D04BB8">
            <w:pPr>
              <w:pStyle w:val="GOSTTablenorm"/>
            </w:pPr>
            <w:r w:rsidRPr="00D04BB8">
              <w:t xml:space="preserve">Тип бюджета определяется по справочнику «Бюджеты» (поиск по значению </w:t>
            </w:r>
            <w:r w:rsidR="00D04BB8">
              <w:t>«</w:t>
            </w:r>
            <w:r w:rsidRPr="00D04BB8">
              <w:t xml:space="preserve">Код </w:t>
            </w:r>
            <w:r w:rsidRPr="00D04BB8">
              <w:lastRenderedPageBreak/>
              <w:t>бюджета</w:t>
            </w:r>
            <w:r w:rsidR="00D04BB8">
              <w:t>»</w:t>
            </w:r>
            <w:r w:rsidRPr="00D04BB8">
              <w:t>)</w:t>
            </w:r>
          </w:p>
        </w:tc>
      </w:tr>
      <w:tr w:rsidR="00E50494" w:rsidRPr="00B9499D" w14:paraId="4F9EB537" w14:textId="77777777" w:rsidTr="00867982">
        <w:trPr>
          <w:ins w:id="9946" w:author="Якименко С.В. EXP-328203" w:date="2026-03-23T14:49:00Z"/>
        </w:trPr>
        <w:tc>
          <w:tcPr>
            <w:tcW w:w="1109" w:type="pct"/>
          </w:tcPr>
          <w:p w14:paraId="366766E8" w14:textId="5DE2B750" w:rsidR="00E50494" w:rsidRPr="00D04BB8" w:rsidRDefault="00E50494" w:rsidP="006562CC">
            <w:pPr>
              <w:pStyle w:val="GOSTTablenorm"/>
              <w:rPr>
                <w:ins w:id="9947" w:author="Якименко С.В. EXP-328203" w:date="2026-03-23T14:49:00Z"/>
              </w:rPr>
            </w:pPr>
            <w:ins w:id="9948" w:author="Якименко С.В. EXP-328203" w:date="2026-03-23T14:49:00Z">
              <w:r w:rsidRPr="007036CE">
                <w:lastRenderedPageBreak/>
                <w:t>Номер</w:t>
              </w:r>
            </w:ins>
            <w:ins w:id="9949" w:author="Якименко С.В. EXP-328203" w:date="2026-03-23T14:52:00Z">
              <w:r w:rsidR="006562CC">
                <w:t>_</w:t>
              </w:r>
            </w:ins>
            <w:ins w:id="9950" w:author="Якименко С.В. EXP-328203" w:date="2026-03-23T14:49:00Z">
              <w:r w:rsidRPr="007036CE">
                <w:t>кошелька</w:t>
              </w:r>
            </w:ins>
            <w:ins w:id="9951" w:author="Якименко С.В. EXP-328203" w:date="2026-03-23T14:52:00Z">
              <w:r w:rsidR="006562CC">
                <w:t>_</w:t>
              </w:r>
            </w:ins>
            <w:ins w:id="9952" w:author="Якименко С.В. EXP-328203" w:date="2026-03-23T14:49:00Z">
              <w:r w:rsidRPr="007036CE">
                <w:t>ЦР</w:t>
              </w:r>
            </w:ins>
          </w:p>
        </w:tc>
        <w:tc>
          <w:tcPr>
            <w:tcW w:w="302" w:type="pct"/>
          </w:tcPr>
          <w:p w14:paraId="37E3908C" w14:textId="5EBE9D8B" w:rsidR="00E50494" w:rsidRPr="00D04BB8" w:rsidRDefault="00E50494" w:rsidP="00E50494">
            <w:pPr>
              <w:pStyle w:val="GOSTTablenorm"/>
              <w:rPr>
                <w:ins w:id="9953" w:author="Якименко С.В. EXP-328203" w:date="2026-03-23T14:49:00Z"/>
              </w:rPr>
            </w:pPr>
            <w:ins w:id="9954" w:author="Якименко С.В. EXP-328203" w:date="2026-03-23T14:49:00Z">
              <w:r w:rsidRPr="007036CE">
                <w:t>нет</w:t>
              </w:r>
            </w:ins>
          </w:p>
        </w:tc>
        <w:tc>
          <w:tcPr>
            <w:tcW w:w="1109" w:type="pct"/>
          </w:tcPr>
          <w:p w14:paraId="302D2287" w14:textId="51AEB9F5" w:rsidR="00E50494" w:rsidRPr="00D04BB8" w:rsidRDefault="00E50494" w:rsidP="00E50494">
            <w:pPr>
              <w:pStyle w:val="GOSTTablenorm"/>
              <w:rPr>
                <w:ins w:id="9955" w:author="Якименко С.В. EXP-328203" w:date="2026-03-23T14:49:00Z"/>
              </w:rPr>
            </w:pPr>
            <w:ins w:id="9956" w:author="Якименко С.В. EXP-328203" w:date="2026-03-23T14:49:00Z">
              <w:r w:rsidRPr="007036CE">
                <w:t xml:space="preserve">Номер цифрового кошелька, открытый Федеральному казначейству на </w:t>
              </w:r>
              <w:r w:rsidRPr="007036CE">
                <w:rPr>
                  <w:szCs w:val="24"/>
                </w:rPr>
                <w:t>ПлЦР БР</w:t>
              </w:r>
            </w:ins>
          </w:p>
        </w:tc>
        <w:tc>
          <w:tcPr>
            <w:tcW w:w="1109" w:type="pct"/>
          </w:tcPr>
          <w:p w14:paraId="4E925C73" w14:textId="64F7C992" w:rsidR="00E50494" w:rsidRPr="00BB730B" w:rsidRDefault="00BB730B" w:rsidP="00E50494">
            <w:pPr>
              <w:pStyle w:val="GOSTTablenorm"/>
              <w:rPr>
                <w:ins w:id="9957" w:author="Якименко С.В. EXP-328203" w:date="2026-03-23T14:49:00Z"/>
              </w:rPr>
            </w:pPr>
            <w:ins w:id="9958" w:author="Кирилл Воробьёв" w:date="2026-03-23T21:06:00Z">
              <w:r w:rsidRPr="00BB730B">
                <w:t>MarksCS_CheckAccDigRUB</w:t>
              </w:r>
            </w:ins>
          </w:p>
        </w:tc>
        <w:tc>
          <w:tcPr>
            <w:tcW w:w="1371" w:type="pct"/>
          </w:tcPr>
          <w:p w14:paraId="5FF18596" w14:textId="033EE3D4" w:rsidR="00E50494" w:rsidRPr="00D04BB8" w:rsidRDefault="00E50494" w:rsidP="00E50494">
            <w:pPr>
              <w:pStyle w:val="GOSTTablenorm"/>
              <w:rPr>
                <w:ins w:id="9959" w:author="Якименко С.В. EXP-328203" w:date="2026-03-23T14:49:00Z"/>
              </w:rPr>
            </w:pPr>
            <w:ins w:id="9960" w:author="Якименко С.В. EXP-328203" w:date="2026-03-23T14:50:00Z">
              <w:r>
                <w:t>-</w:t>
              </w:r>
            </w:ins>
          </w:p>
        </w:tc>
      </w:tr>
      <w:tr w:rsidR="00E50494" w:rsidRPr="00B9499D" w14:paraId="2417268E" w14:textId="77777777" w:rsidTr="00867982">
        <w:tc>
          <w:tcPr>
            <w:tcW w:w="1109" w:type="pct"/>
          </w:tcPr>
          <w:p w14:paraId="2066DA5E" w14:textId="1E15CA47" w:rsidR="00E50494" w:rsidRPr="00B9499D" w:rsidRDefault="00E50494" w:rsidP="00E50494">
            <w:pPr>
              <w:pStyle w:val="GOSTTablenorm"/>
              <w:rPr>
                <w:szCs w:val="22"/>
              </w:rPr>
            </w:pPr>
            <w:r w:rsidRPr="00B9499D">
              <w:rPr>
                <w:szCs w:val="22"/>
              </w:rPr>
              <w:t>Номер_</w:t>
            </w:r>
            <w:r>
              <w:rPr>
                <w:szCs w:val="22"/>
              </w:rPr>
              <w:t>ЛС</w:t>
            </w:r>
            <w:r w:rsidRPr="00B9499D">
              <w:rPr>
                <w:szCs w:val="22"/>
              </w:rPr>
              <w:t>_плательщика</w:t>
            </w:r>
          </w:p>
        </w:tc>
        <w:tc>
          <w:tcPr>
            <w:tcW w:w="302" w:type="pct"/>
          </w:tcPr>
          <w:p w14:paraId="24D41C98" w14:textId="77777777" w:rsidR="00E50494" w:rsidRPr="00B9499D" w:rsidRDefault="00E50494" w:rsidP="00E50494">
            <w:pPr>
              <w:pStyle w:val="GOSTTablenorm"/>
              <w:rPr>
                <w:szCs w:val="22"/>
              </w:rPr>
            </w:pPr>
            <w:r w:rsidRPr="00B9499D">
              <w:rPr>
                <w:szCs w:val="22"/>
              </w:rPr>
              <w:t>нет</w:t>
            </w:r>
          </w:p>
        </w:tc>
        <w:tc>
          <w:tcPr>
            <w:tcW w:w="1109" w:type="pct"/>
          </w:tcPr>
          <w:p w14:paraId="7859C1E4" w14:textId="77777777" w:rsidR="00E50494" w:rsidRPr="00B9499D" w:rsidRDefault="00E50494" w:rsidP="00E50494">
            <w:pPr>
              <w:pStyle w:val="GOSTTablenorm"/>
              <w:rPr>
                <w:szCs w:val="22"/>
              </w:rPr>
            </w:pPr>
            <w:r w:rsidRPr="00B9499D">
              <w:rPr>
                <w:szCs w:val="22"/>
              </w:rPr>
              <w:t>Номер лицевого счета плательщика</w:t>
            </w:r>
          </w:p>
        </w:tc>
        <w:tc>
          <w:tcPr>
            <w:tcW w:w="1109" w:type="pct"/>
          </w:tcPr>
          <w:p w14:paraId="26703D64" w14:textId="77777777" w:rsidR="00E50494" w:rsidRPr="00B9499D" w:rsidRDefault="00E50494" w:rsidP="00E50494">
            <w:pPr>
              <w:pStyle w:val="GOSTTablenorm"/>
              <w:rPr>
                <w:szCs w:val="22"/>
              </w:rPr>
            </w:pPr>
            <w:r w:rsidRPr="00B9499D">
              <w:rPr>
                <w:szCs w:val="22"/>
              </w:rPr>
              <w:t>Payer_AccountNumber</w:t>
            </w:r>
          </w:p>
        </w:tc>
        <w:tc>
          <w:tcPr>
            <w:tcW w:w="1371" w:type="pct"/>
          </w:tcPr>
          <w:p w14:paraId="3AEFFF05" w14:textId="77777777" w:rsidR="00E50494" w:rsidRPr="00B9499D" w:rsidRDefault="00E50494" w:rsidP="00E50494">
            <w:pPr>
              <w:pStyle w:val="GOSTTablenorm"/>
              <w:rPr>
                <w:szCs w:val="22"/>
              </w:rPr>
            </w:pPr>
          </w:p>
        </w:tc>
      </w:tr>
      <w:tr w:rsidR="00E50494" w:rsidRPr="00B9499D" w14:paraId="41C42524" w14:textId="77777777" w:rsidTr="00867982">
        <w:tc>
          <w:tcPr>
            <w:tcW w:w="1109" w:type="pct"/>
          </w:tcPr>
          <w:p w14:paraId="4A3DBD52" w14:textId="1F6EBB6A" w:rsidR="00E50494" w:rsidRPr="00B9499D" w:rsidRDefault="00E50494" w:rsidP="00E50494">
            <w:pPr>
              <w:pStyle w:val="GOSTTablenorm"/>
              <w:rPr>
                <w:szCs w:val="22"/>
              </w:rPr>
            </w:pPr>
            <w:bookmarkStart w:id="9961" w:name="_Hlk120179362"/>
            <w:r w:rsidRPr="00B9499D">
              <w:rPr>
                <w:szCs w:val="22"/>
              </w:rPr>
              <w:t>Номер_</w:t>
            </w:r>
            <w:r>
              <w:rPr>
                <w:szCs w:val="22"/>
              </w:rPr>
              <w:t>ЛС</w:t>
            </w:r>
            <w:r w:rsidRPr="00B9499D">
              <w:rPr>
                <w:szCs w:val="22"/>
              </w:rPr>
              <w:t>_получателя</w:t>
            </w:r>
            <w:bookmarkEnd w:id="9961"/>
          </w:p>
        </w:tc>
        <w:tc>
          <w:tcPr>
            <w:tcW w:w="302" w:type="pct"/>
          </w:tcPr>
          <w:p w14:paraId="3D94CCA1" w14:textId="2AB7779F" w:rsidR="00E50494" w:rsidRPr="00B9499D" w:rsidRDefault="00E50494" w:rsidP="00E50494">
            <w:pPr>
              <w:pStyle w:val="GOSTTablenorm"/>
              <w:rPr>
                <w:szCs w:val="22"/>
              </w:rPr>
            </w:pPr>
            <w:r w:rsidRPr="00B9499D">
              <w:rPr>
                <w:szCs w:val="22"/>
              </w:rPr>
              <w:t>нет</w:t>
            </w:r>
          </w:p>
        </w:tc>
        <w:tc>
          <w:tcPr>
            <w:tcW w:w="1109" w:type="pct"/>
          </w:tcPr>
          <w:p w14:paraId="107B0E2A" w14:textId="5B74D6C4" w:rsidR="00E50494" w:rsidRPr="00B9499D" w:rsidRDefault="00E50494" w:rsidP="00E50494">
            <w:pPr>
              <w:pStyle w:val="GOSTTablenorm"/>
              <w:rPr>
                <w:szCs w:val="22"/>
              </w:rPr>
            </w:pPr>
            <w:r w:rsidRPr="00B9499D">
              <w:rPr>
                <w:szCs w:val="22"/>
              </w:rPr>
              <w:t>Номер лицевого счета получателя</w:t>
            </w:r>
          </w:p>
        </w:tc>
        <w:tc>
          <w:tcPr>
            <w:tcW w:w="1109" w:type="pct"/>
          </w:tcPr>
          <w:p w14:paraId="5BDB1448" w14:textId="3D3D3A09" w:rsidR="00E50494" w:rsidRPr="00B9499D" w:rsidRDefault="00E50494" w:rsidP="00E50494">
            <w:pPr>
              <w:pStyle w:val="GOSTTablenorm"/>
              <w:rPr>
                <w:szCs w:val="22"/>
              </w:rPr>
            </w:pPr>
            <w:r w:rsidRPr="0017407D">
              <w:rPr>
                <w:szCs w:val="22"/>
                <w:lang w:val="en-US"/>
              </w:rPr>
              <w:t>Payee_AccountNumber</w:t>
            </w:r>
          </w:p>
        </w:tc>
        <w:tc>
          <w:tcPr>
            <w:tcW w:w="1371" w:type="pct"/>
          </w:tcPr>
          <w:p w14:paraId="7EA602BE" w14:textId="77777777" w:rsidR="00E50494" w:rsidRPr="00B9499D" w:rsidRDefault="00E50494" w:rsidP="00E50494">
            <w:pPr>
              <w:pStyle w:val="GOSTTablenorm"/>
              <w:rPr>
                <w:szCs w:val="22"/>
              </w:rPr>
            </w:pPr>
          </w:p>
        </w:tc>
      </w:tr>
      <w:tr w:rsidR="00E50494" w:rsidRPr="00B9499D" w14:paraId="450BD8E0" w14:textId="77777777" w:rsidTr="00867982">
        <w:tc>
          <w:tcPr>
            <w:tcW w:w="1109" w:type="pct"/>
          </w:tcPr>
          <w:p w14:paraId="3A461BA7" w14:textId="1D2B9637" w:rsidR="00E50494" w:rsidRPr="00B9499D" w:rsidRDefault="00E50494" w:rsidP="00E50494">
            <w:pPr>
              <w:pStyle w:val="GOSTTablenorm"/>
            </w:pPr>
            <w:del w:id="9962" w:author="Сатлер Марина Викторовна" w:date="2024-02-29T13:04:00Z">
              <w:r w:rsidDel="001E1625">
                <w:delText xml:space="preserve"> </w:delText>
              </w:r>
            </w:del>
            <w:r w:rsidRPr="00882FB0">
              <w:t>РС_КС_</w:t>
            </w:r>
            <w:r w:rsidRPr="00F50FE6">
              <w:t>плательщика</w:t>
            </w:r>
          </w:p>
        </w:tc>
        <w:tc>
          <w:tcPr>
            <w:tcW w:w="302" w:type="pct"/>
          </w:tcPr>
          <w:p w14:paraId="2E9FA0E6" w14:textId="53298659" w:rsidR="00E50494" w:rsidRPr="00B9499D" w:rsidRDefault="00E50494" w:rsidP="00E50494">
            <w:pPr>
              <w:pStyle w:val="GOSTTablenorm"/>
            </w:pPr>
            <w:r w:rsidRPr="00B9499D">
              <w:t>нет</w:t>
            </w:r>
          </w:p>
        </w:tc>
        <w:tc>
          <w:tcPr>
            <w:tcW w:w="1109" w:type="pct"/>
          </w:tcPr>
          <w:p w14:paraId="3CEC591E" w14:textId="5A5169C1" w:rsidR="00E50494" w:rsidRPr="00B9499D" w:rsidRDefault="00E50494" w:rsidP="00E50494">
            <w:pPr>
              <w:pStyle w:val="GOSTTablenorm"/>
            </w:pPr>
            <w:r>
              <w:t>Расчетный или казначейский счет</w:t>
            </w:r>
            <w:r w:rsidRPr="009645C1">
              <w:t xml:space="preserve"> плательщика</w:t>
            </w:r>
          </w:p>
        </w:tc>
        <w:tc>
          <w:tcPr>
            <w:tcW w:w="1109" w:type="pct"/>
          </w:tcPr>
          <w:p w14:paraId="5223AB44" w14:textId="4707EF95" w:rsidR="00E50494" w:rsidRPr="00B9499D" w:rsidRDefault="00E50494" w:rsidP="00E50494">
            <w:pPr>
              <w:pStyle w:val="GOSTTablenorm"/>
            </w:pPr>
            <w:r w:rsidRPr="00B9499D">
              <w:t>Payer_CheckAcc</w:t>
            </w:r>
          </w:p>
        </w:tc>
        <w:tc>
          <w:tcPr>
            <w:tcW w:w="1371" w:type="pct"/>
          </w:tcPr>
          <w:p w14:paraId="3D6E219A" w14:textId="77777777" w:rsidR="00E50494" w:rsidRPr="00B9499D" w:rsidRDefault="00E50494" w:rsidP="00E50494">
            <w:pPr>
              <w:pStyle w:val="GOSTTablenorm"/>
            </w:pPr>
          </w:p>
        </w:tc>
      </w:tr>
      <w:tr w:rsidR="00E50494" w:rsidRPr="00B9499D" w14:paraId="4BACEB41" w14:textId="77777777" w:rsidTr="00867982">
        <w:tc>
          <w:tcPr>
            <w:tcW w:w="1109" w:type="pct"/>
          </w:tcPr>
          <w:p w14:paraId="728BF199" w14:textId="167F0E75" w:rsidR="00E50494" w:rsidRPr="00B9499D" w:rsidRDefault="00E50494" w:rsidP="00E50494">
            <w:pPr>
              <w:pStyle w:val="GOSTTablenorm"/>
            </w:pPr>
            <w:r w:rsidRPr="00B9499D">
              <w:t>Счет_получателя</w:t>
            </w:r>
          </w:p>
        </w:tc>
        <w:tc>
          <w:tcPr>
            <w:tcW w:w="302" w:type="pct"/>
          </w:tcPr>
          <w:p w14:paraId="7DC06DD1" w14:textId="235A647D" w:rsidR="00E50494" w:rsidRPr="00B9499D" w:rsidRDefault="00E50494" w:rsidP="00E50494">
            <w:pPr>
              <w:pStyle w:val="GOSTTablenorm"/>
            </w:pPr>
            <w:r w:rsidRPr="00B9499D">
              <w:t>нет</w:t>
            </w:r>
          </w:p>
        </w:tc>
        <w:tc>
          <w:tcPr>
            <w:tcW w:w="1109" w:type="pct"/>
          </w:tcPr>
          <w:p w14:paraId="5A41F937" w14:textId="5DCDDBE9" w:rsidR="00E50494" w:rsidRPr="00B9499D" w:rsidRDefault="00E50494" w:rsidP="00E50494">
            <w:pPr>
              <w:pStyle w:val="GOSTTablenorm"/>
            </w:pPr>
            <w:r w:rsidRPr="00B9499D">
              <w:t>Счет получателя</w:t>
            </w:r>
          </w:p>
        </w:tc>
        <w:tc>
          <w:tcPr>
            <w:tcW w:w="1109" w:type="pct"/>
          </w:tcPr>
          <w:p w14:paraId="30028A6C" w14:textId="3D7A64F1" w:rsidR="00E50494" w:rsidRPr="00B9499D" w:rsidRDefault="00E50494" w:rsidP="00E50494">
            <w:pPr>
              <w:pStyle w:val="GOSTTablenorm"/>
            </w:pPr>
            <w:r w:rsidRPr="00B9499D">
              <w:t>Payee_CheckAcc</w:t>
            </w:r>
          </w:p>
        </w:tc>
        <w:tc>
          <w:tcPr>
            <w:tcW w:w="1371" w:type="pct"/>
          </w:tcPr>
          <w:p w14:paraId="6C852A19" w14:textId="77777777" w:rsidR="00E50494" w:rsidRPr="00B9499D" w:rsidRDefault="00E50494" w:rsidP="00E50494">
            <w:pPr>
              <w:pStyle w:val="GOSTTablenorm"/>
            </w:pPr>
          </w:p>
        </w:tc>
      </w:tr>
      <w:tr w:rsidR="00E50494" w:rsidRPr="00B9499D" w14:paraId="3B90A1B6" w14:textId="77777777" w:rsidTr="00867982">
        <w:tc>
          <w:tcPr>
            <w:tcW w:w="1109" w:type="pct"/>
          </w:tcPr>
          <w:p w14:paraId="743072BE" w14:textId="25909D02" w:rsidR="00E50494" w:rsidRPr="00B9499D" w:rsidRDefault="00E50494" w:rsidP="00E50494">
            <w:pPr>
              <w:pStyle w:val="GOSTTablenorm"/>
            </w:pPr>
            <w:r w:rsidRPr="00B9499D">
              <w:t>КС_правопреемника</w:t>
            </w:r>
          </w:p>
        </w:tc>
        <w:tc>
          <w:tcPr>
            <w:tcW w:w="302" w:type="pct"/>
          </w:tcPr>
          <w:p w14:paraId="01AEEB8C" w14:textId="37E4260D" w:rsidR="00E50494" w:rsidRPr="00B9499D" w:rsidRDefault="00E50494" w:rsidP="00E50494">
            <w:pPr>
              <w:pStyle w:val="GOSTTablenorm"/>
            </w:pPr>
            <w:r w:rsidRPr="00B9499D">
              <w:t>нет</w:t>
            </w:r>
          </w:p>
        </w:tc>
        <w:tc>
          <w:tcPr>
            <w:tcW w:w="1109" w:type="pct"/>
          </w:tcPr>
          <w:p w14:paraId="2E8F0B8A" w14:textId="46948FC6" w:rsidR="00E50494" w:rsidRPr="00B9499D" w:rsidRDefault="00E50494" w:rsidP="00E50494">
            <w:pPr>
              <w:pStyle w:val="GOSTTablenorm"/>
            </w:pPr>
            <w:r w:rsidRPr="00B9499D">
              <w:t>Казначейский счет правопреемника</w:t>
            </w:r>
          </w:p>
        </w:tc>
        <w:tc>
          <w:tcPr>
            <w:tcW w:w="1109" w:type="pct"/>
          </w:tcPr>
          <w:p w14:paraId="40BA7105" w14:textId="4C5C6A9B" w:rsidR="00E50494" w:rsidRPr="00B9499D" w:rsidRDefault="00E50494" w:rsidP="00E50494">
            <w:pPr>
              <w:pStyle w:val="GOSTTablenorm"/>
            </w:pPr>
            <w:r w:rsidRPr="00B9499D">
              <w:t>stmInfrmtn_KSsuccessor</w:t>
            </w:r>
          </w:p>
        </w:tc>
        <w:tc>
          <w:tcPr>
            <w:tcW w:w="1371" w:type="pct"/>
          </w:tcPr>
          <w:p w14:paraId="4B8EAD06" w14:textId="77777777" w:rsidR="00E50494" w:rsidRPr="00B9499D" w:rsidRDefault="00E50494" w:rsidP="00E50494">
            <w:pPr>
              <w:pStyle w:val="GOSTTablenorm"/>
            </w:pPr>
          </w:p>
        </w:tc>
      </w:tr>
      <w:tr w:rsidR="00E50494" w:rsidRPr="00B9499D" w14:paraId="079CCC53" w14:textId="77777777" w:rsidTr="00867982">
        <w:tc>
          <w:tcPr>
            <w:tcW w:w="1109" w:type="pct"/>
          </w:tcPr>
          <w:p w14:paraId="5702B71D" w14:textId="1072A7AF" w:rsidR="00E50494" w:rsidRPr="00B9499D" w:rsidRDefault="00E50494" w:rsidP="00E50494">
            <w:pPr>
              <w:pStyle w:val="GOSTTablenorm"/>
            </w:pPr>
            <w:r w:rsidRPr="00B9499D">
              <w:t>РС_КС_получателя</w:t>
            </w:r>
          </w:p>
        </w:tc>
        <w:tc>
          <w:tcPr>
            <w:tcW w:w="302" w:type="pct"/>
          </w:tcPr>
          <w:p w14:paraId="1E37C01C" w14:textId="1997A338" w:rsidR="00E50494" w:rsidRPr="00B9499D" w:rsidRDefault="00E50494" w:rsidP="00E50494">
            <w:pPr>
              <w:pStyle w:val="GOSTTablenorm"/>
            </w:pPr>
            <w:r w:rsidRPr="00B9499D">
              <w:t>да</w:t>
            </w:r>
          </w:p>
        </w:tc>
        <w:tc>
          <w:tcPr>
            <w:tcW w:w="1109" w:type="pct"/>
          </w:tcPr>
          <w:p w14:paraId="5BD1AD37" w14:textId="64CD6E45" w:rsidR="00E50494" w:rsidRPr="00B9499D" w:rsidRDefault="00E50494" w:rsidP="00E50494">
            <w:pPr>
              <w:pStyle w:val="GOSTTablenorm"/>
            </w:pPr>
            <w:r>
              <w:t>Расчетный или казначейский счет</w:t>
            </w:r>
            <w:r w:rsidRPr="009645C1">
              <w:t xml:space="preserve"> получателя</w:t>
            </w:r>
          </w:p>
        </w:tc>
        <w:tc>
          <w:tcPr>
            <w:tcW w:w="1109" w:type="pct"/>
          </w:tcPr>
          <w:p w14:paraId="15EEF5EB" w14:textId="77777777" w:rsidR="00E50494" w:rsidRPr="00B9499D" w:rsidRDefault="00E50494" w:rsidP="00E50494">
            <w:pPr>
              <w:pStyle w:val="GOSTTablenorm"/>
            </w:pPr>
          </w:p>
        </w:tc>
        <w:tc>
          <w:tcPr>
            <w:tcW w:w="1371" w:type="pct"/>
          </w:tcPr>
          <w:p w14:paraId="3ACB29CA" w14:textId="15D0F784" w:rsidR="00E50494" w:rsidRPr="00D04BB8" w:rsidRDefault="00E50494" w:rsidP="00E50494">
            <w:pPr>
              <w:pStyle w:val="GOSTTableListNum10"/>
              <w:numPr>
                <w:ilvl w:val="0"/>
                <w:numId w:val="21"/>
              </w:numPr>
              <w:rPr>
                <w:rFonts w:eastAsiaTheme="minorEastAsia"/>
              </w:rPr>
            </w:pPr>
            <w:r w:rsidRPr="00B9499D">
              <w:t xml:space="preserve"> заполняется значением реквизита stmInfrmtn_KSsuccessor</w:t>
            </w:r>
            <w:r>
              <w:t>;</w:t>
            </w:r>
          </w:p>
          <w:p w14:paraId="0B5CF12C" w14:textId="79CF5DAA" w:rsidR="00E50494" w:rsidRPr="00B9499D" w:rsidRDefault="00E50494" w:rsidP="00E50494">
            <w:pPr>
              <w:pStyle w:val="GOSTTableListNum10"/>
            </w:pPr>
            <w:r w:rsidRPr="00B9499D">
              <w:t xml:space="preserve"> если данный реквизит пустой или отсутствует в документе, то заполняется значением реквизита Payee_CheckAcc</w:t>
            </w:r>
          </w:p>
        </w:tc>
      </w:tr>
      <w:tr w:rsidR="00E50494" w:rsidRPr="00B9499D" w14:paraId="21BF072A" w14:textId="77777777" w:rsidTr="00867982">
        <w:tc>
          <w:tcPr>
            <w:tcW w:w="1109" w:type="pct"/>
          </w:tcPr>
          <w:p w14:paraId="272ED0DB" w14:textId="77777777" w:rsidR="00E50494" w:rsidRPr="00B9499D" w:rsidRDefault="00E50494" w:rsidP="00E50494">
            <w:pPr>
              <w:pStyle w:val="GOSTTablenorm"/>
            </w:pPr>
            <w:r w:rsidRPr="00B9499D">
              <w:t>КБК</w:t>
            </w:r>
          </w:p>
        </w:tc>
        <w:tc>
          <w:tcPr>
            <w:tcW w:w="302" w:type="pct"/>
          </w:tcPr>
          <w:p w14:paraId="4A0F2F09" w14:textId="77777777" w:rsidR="00E50494" w:rsidRPr="00B9499D" w:rsidRDefault="00E50494" w:rsidP="00E50494">
            <w:pPr>
              <w:pStyle w:val="GOSTTablenorm"/>
            </w:pPr>
            <w:r w:rsidRPr="00B9499D">
              <w:t>нет</w:t>
            </w:r>
          </w:p>
        </w:tc>
        <w:tc>
          <w:tcPr>
            <w:tcW w:w="1109" w:type="pct"/>
          </w:tcPr>
          <w:p w14:paraId="438C3F11" w14:textId="77777777" w:rsidR="00E50494" w:rsidRPr="00B9499D" w:rsidRDefault="00E50494" w:rsidP="00E50494">
            <w:pPr>
              <w:pStyle w:val="GOSTTablenorm"/>
            </w:pPr>
            <w:r w:rsidRPr="00B9499D">
              <w:t>КБК. Если расчетный документ входящий, то это кбк получателя, если исходящий - плательщика. Фактически в данном поле приходит код главы, а полноценный кбк вычисляется (см. атрибуты КБК_лс и КБК_КС)</w:t>
            </w:r>
          </w:p>
        </w:tc>
        <w:tc>
          <w:tcPr>
            <w:tcW w:w="1109" w:type="pct"/>
          </w:tcPr>
          <w:p w14:paraId="765C3DFF" w14:textId="77777777" w:rsidR="00E50494" w:rsidRPr="00B9499D" w:rsidRDefault="00E50494" w:rsidP="00E50494">
            <w:pPr>
              <w:pStyle w:val="GOSTTablenorm"/>
            </w:pPr>
            <w:r w:rsidRPr="00B9499D">
              <w:t>FAHTeh:KBK</w:t>
            </w:r>
          </w:p>
        </w:tc>
        <w:tc>
          <w:tcPr>
            <w:tcW w:w="1371" w:type="pct"/>
          </w:tcPr>
          <w:p w14:paraId="4BC36323" w14:textId="77777777" w:rsidR="00E50494" w:rsidRPr="00B9499D" w:rsidRDefault="00E50494" w:rsidP="00E50494">
            <w:pPr>
              <w:pStyle w:val="GOSTTablenorm"/>
            </w:pPr>
          </w:p>
        </w:tc>
      </w:tr>
      <w:tr w:rsidR="00E50494" w:rsidRPr="00B9499D" w14:paraId="4E0CD35F" w14:textId="77777777" w:rsidTr="00867982">
        <w:tc>
          <w:tcPr>
            <w:tcW w:w="1109" w:type="pct"/>
          </w:tcPr>
          <w:p w14:paraId="38829ABE" w14:textId="77777777" w:rsidR="00E50494" w:rsidRPr="00B9499D" w:rsidRDefault="00E50494" w:rsidP="00E50494">
            <w:pPr>
              <w:pStyle w:val="GOSTTablenorm"/>
            </w:pPr>
            <w:r w:rsidRPr="00B9499D">
              <w:t>КБК_лс</w:t>
            </w:r>
          </w:p>
        </w:tc>
        <w:tc>
          <w:tcPr>
            <w:tcW w:w="302" w:type="pct"/>
          </w:tcPr>
          <w:p w14:paraId="0577459E" w14:textId="77777777" w:rsidR="00E50494" w:rsidRPr="00B9499D" w:rsidRDefault="00E50494" w:rsidP="00E50494">
            <w:pPr>
              <w:pStyle w:val="GOSTTablenorm"/>
            </w:pPr>
            <w:r w:rsidRPr="00B9499D">
              <w:t>да</w:t>
            </w:r>
          </w:p>
        </w:tc>
        <w:tc>
          <w:tcPr>
            <w:tcW w:w="1109" w:type="pct"/>
          </w:tcPr>
          <w:p w14:paraId="4BB662AA" w14:textId="77777777" w:rsidR="00E50494" w:rsidRPr="00B9499D" w:rsidRDefault="00E50494" w:rsidP="00E50494">
            <w:pPr>
              <w:pStyle w:val="GOSTTablenorm"/>
            </w:pPr>
            <w:r w:rsidRPr="00B9499D">
              <w:t>КБК по лицевому счету</w:t>
            </w:r>
          </w:p>
        </w:tc>
        <w:tc>
          <w:tcPr>
            <w:tcW w:w="1109" w:type="pct"/>
          </w:tcPr>
          <w:p w14:paraId="2EF3EA4D" w14:textId="77777777" w:rsidR="00E50494" w:rsidRPr="00B9499D" w:rsidRDefault="00E50494" w:rsidP="00E50494">
            <w:pPr>
              <w:pStyle w:val="GOSTTablenorm"/>
            </w:pPr>
            <w:r w:rsidRPr="00B9499D">
              <w:t>FAHTeh:KBK</w:t>
            </w:r>
          </w:p>
        </w:tc>
        <w:tc>
          <w:tcPr>
            <w:tcW w:w="1371" w:type="pct"/>
          </w:tcPr>
          <w:p w14:paraId="5E705DF1" w14:textId="77777777" w:rsidR="00E50494" w:rsidRPr="00D04BB8" w:rsidRDefault="00E50494" w:rsidP="00E50494">
            <w:pPr>
              <w:pStyle w:val="GOSTTablenorm"/>
              <w:rPr>
                <w:rFonts w:eastAsiaTheme="minorEastAsia"/>
              </w:rPr>
            </w:pPr>
            <w:r w:rsidRPr="00D04BB8">
              <w:t>Вычисляется в зависимости от типа расчет</w:t>
            </w:r>
            <w:r w:rsidRPr="00D04BB8">
              <w:lastRenderedPageBreak/>
              <w:t>ного документа:</w:t>
            </w:r>
          </w:p>
          <w:p w14:paraId="17D0DBD1" w14:textId="35DAB872" w:rsidR="00E50494" w:rsidRPr="00B9499D" w:rsidRDefault="00E50494" w:rsidP="00E50494">
            <w:pPr>
              <w:pStyle w:val="GOSTTableListNum10"/>
              <w:numPr>
                <w:ilvl w:val="0"/>
                <w:numId w:val="22"/>
              </w:numPr>
            </w:pPr>
            <w:r w:rsidRPr="00B9499D">
              <w:t xml:space="preserve"> для ЭДВ/КДВ: значение FAHTeh:KBK + 14 нулей + 510</w:t>
            </w:r>
            <w:r>
              <w:t>;</w:t>
            </w:r>
          </w:p>
          <w:p w14:paraId="428D9EAB" w14:textId="70CF1C9C" w:rsidR="00E50494" w:rsidRPr="00B9499D" w:rsidRDefault="00E50494" w:rsidP="00E50494">
            <w:pPr>
              <w:pStyle w:val="GOSTTableListNum10"/>
            </w:pPr>
            <w:r w:rsidRPr="00B9499D">
              <w:t xml:space="preserve"> для ЭДИ/КДИ: значение FAHTeh:KBK + 14 нулей + 610</w:t>
            </w:r>
          </w:p>
        </w:tc>
      </w:tr>
      <w:tr w:rsidR="00E50494" w:rsidRPr="00B9499D" w14:paraId="32DF3FB4" w14:textId="77777777" w:rsidTr="00867982">
        <w:tc>
          <w:tcPr>
            <w:tcW w:w="1109" w:type="pct"/>
          </w:tcPr>
          <w:p w14:paraId="5D15C7C4" w14:textId="77777777" w:rsidR="00E50494" w:rsidRPr="00B9499D" w:rsidRDefault="00E50494" w:rsidP="00E50494">
            <w:pPr>
              <w:pStyle w:val="GOSTTablenorm"/>
            </w:pPr>
            <w:r w:rsidRPr="00B9499D">
              <w:lastRenderedPageBreak/>
              <w:t>КБК_КС</w:t>
            </w:r>
          </w:p>
        </w:tc>
        <w:tc>
          <w:tcPr>
            <w:tcW w:w="302" w:type="pct"/>
          </w:tcPr>
          <w:p w14:paraId="279D8565" w14:textId="77777777" w:rsidR="00E50494" w:rsidRPr="00B9499D" w:rsidRDefault="00E50494" w:rsidP="00E50494">
            <w:pPr>
              <w:pStyle w:val="GOSTTablenorm"/>
            </w:pPr>
            <w:r w:rsidRPr="00B9499D">
              <w:t>да</w:t>
            </w:r>
          </w:p>
        </w:tc>
        <w:tc>
          <w:tcPr>
            <w:tcW w:w="1109" w:type="pct"/>
          </w:tcPr>
          <w:p w14:paraId="61132957" w14:textId="77777777" w:rsidR="00E50494" w:rsidRPr="00B9499D" w:rsidRDefault="00E50494" w:rsidP="00E50494">
            <w:pPr>
              <w:pStyle w:val="GOSTTablenorm"/>
            </w:pPr>
            <w:r w:rsidRPr="00B9499D">
              <w:t>КБК по казначейскому счету</w:t>
            </w:r>
          </w:p>
        </w:tc>
        <w:tc>
          <w:tcPr>
            <w:tcW w:w="1109" w:type="pct"/>
          </w:tcPr>
          <w:p w14:paraId="3725CA8B" w14:textId="028F230D" w:rsidR="00E50494" w:rsidRPr="00B9499D" w:rsidRDefault="00E50494" w:rsidP="00E50494">
            <w:pPr>
              <w:pStyle w:val="GOSTTablenorm"/>
            </w:pPr>
            <w:r w:rsidRPr="00D04BB8">
              <w:t>BasicRequisites_POType</w:t>
            </w:r>
          </w:p>
        </w:tc>
        <w:tc>
          <w:tcPr>
            <w:tcW w:w="1371" w:type="pct"/>
          </w:tcPr>
          <w:p w14:paraId="3FD80B77" w14:textId="77777777" w:rsidR="00E50494" w:rsidRPr="00B9499D" w:rsidRDefault="00E50494" w:rsidP="00E50494">
            <w:pPr>
              <w:pStyle w:val="GOSTTablenorm"/>
            </w:pPr>
            <w:r w:rsidRPr="00B9499D">
              <w:t>Вычисляется в зависимости от типа расчетного документа:</w:t>
            </w:r>
          </w:p>
          <w:p w14:paraId="5E3CAD52" w14:textId="747014B4" w:rsidR="00E50494" w:rsidRPr="00B9499D" w:rsidRDefault="00E50494" w:rsidP="00E50494">
            <w:pPr>
              <w:pStyle w:val="GOSTTableListNum10"/>
              <w:numPr>
                <w:ilvl w:val="0"/>
                <w:numId w:val="23"/>
              </w:numPr>
            </w:pPr>
            <w:r w:rsidRPr="00B9499D">
              <w:t xml:space="preserve"> для ЭДВ/КДВ: 10001050201ХХ000Z510</w:t>
            </w:r>
            <w:r>
              <w:t>;</w:t>
            </w:r>
          </w:p>
          <w:p w14:paraId="58D1FB81" w14:textId="0EB8EB4C" w:rsidR="00E50494" w:rsidRPr="00B9499D" w:rsidRDefault="00E50494" w:rsidP="00E50494">
            <w:pPr>
              <w:pStyle w:val="GOSTTableListNum10"/>
            </w:pPr>
            <w:r w:rsidRPr="00B9499D">
              <w:t xml:space="preserve"> для ЭДИ/КДИ: 10001050201ХХ000Z610</w:t>
            </w:r>
            <w:r>
              <w:t>,</w:t>
            </w:r>
          </w:p>
          <w:p w14:paraId="6126768C" w14:textId="0D506975" w:rsidR="00E50494" w:rsidRDefault="00E50494" w:rsidP="00E50494">
            <w:pPr>
              <w:pStyle w:val="GOSTTablenorm"/>
            </w:pPr>
            <w:r w:rsidRPr="00B9499D">
              <w:t>где</w:t>
            </w:r>
            <w:r>
              <w:t>:</w:t>
            </w:r>
          </w:p>
          <w:p w14:paraId="0AAA601B" w14:textId="1B9EBBB1" w:rsidR="00E50494" w:rsidRPr="00B9499D" w:rsidRDefault="00E50494" w:rsidP="00E50494">
            <w:pPr>
              <w:pStyle w:val="GOSTTablenorm"/>
            </w:pPr>
            <w:r w:rsidRPr="00B9499D">
              <w:t>XX - значение атрибута Тип_бюджета</w:t>
            </w:r>
            <w:r>
              <w:t>;</w:t>
            </w:r>
          </w:p>
          <w:p w14:paraId="2DE33C0A" w14:textId="4B9DF722" w:rsidR="00E50494" w:rsidRDefault="00E50494" w:rsidP="00E50494">
            <w:pPr>
              <w:pStyle w:val="GOSTTablenorm"/>
            </w:pPr>
            <w:r w:rsidRPr="00B9499D">
              <w:t>Z = 2, если тип бюджета = 01 (ФБ)</w:t>
            </w:r>
            <w:r>
              <w:t>, и</w:t>
            </w:r>
          </w:p>
          <w:p w14:paraId="45358FED" w14:textId="01832866" w:rsidR="00E50494" w:rsidRPr="00B9499D" w:rsidRDefault="00E50494" w:rsidP="00E50494">
            <w:pPr>
              <w:pStyle w:val="GOSTTablenorm"/>
            </w:pPr>
            <w:r w:rsidRPr="00B9499D">
              <w:t xml:space="preserve">Z = 0, </w:t>
            </w:r>
            <w:r>
              <w:t>если тип бюджета != 01 (не ФБ)</w:t>
            </w:r>
          </w:p>
        </w:tc>
      </w:tr>
      <w:tr w:rsidR="00E50494" w:rsidRPr="00B9499D" w14:paraId="609AAD3F" w14:textId="77777777" w:rsidTr="00867982">
        <w:tc>
          <w:tcPr>
            <w:tcW w:w="1109" w:type="pct"/>
          </w:tcPr>
          <w:p w14:paraId="4C7BABE2" w14:textId="01F800EA" w:rsidR="00E50494" w:rsidRPr="004179E2" w:rsidRDefault="00E50494" w:rsidP="00E50494">
            <w:pPr>
              <w:pStyle w:val="GOSTTablenorm"/>
            </w:pPr>
            <w:r w:rsidRPr="0017407D">
              <w:t>Тип_КБК_лс</w:t>
            </w:r>
          </w:p>
        </w:tc>
        <w:tc>
          <w:tcPr>
            <w:tcW w:w="302" w:type="pct"/>
          </w:tcPr>
          <w:p w14:paraId="3F7DEC38" w14:textId="35E21F61" w:rsidR="00E50494" w:rsidRPr="004179E2" w:rsidRDefault="00E50494" w:rsidP="00E50494">
            <w:pPr>
              <w:pStyle w:val="GOSTTablenorm"/>
            </w:pPr>
            <w:r w:rsidRPr="0017407D">
              <w:t>да</w:t>
            </w:r>
          </w:p>
        </w:tc>
        <w:tc>
          <w:tcPr>
            <w:tcW w:w="1109" w:type="pct"/>
          </w:tcPr>
          <w:p w14:paraId="5CDC087E" w14:textId="3EDA912C" w:rsidR="00E50494" w:rsidRPr="004179E2" w:rsidRDefault="00E50494" w:rsidP="00E50494">
            <w:pPr>
              <w:pStyle w:val="GOSTTablenorm"/>
            </w:pPr>
            <w:r w:rsidRPr="0017407D">
              <w:t>Тип КБК по лицевому счету</w:t>
            </w:r>
          </w:p>
        </w:tc>
        <w:tc>
          <w:tcPr>
            <w:tcW w:w="1109" w:type="pct"/>
          </w:tcPr>
          <w:p w14:paraId="003EB60D" w14:textId="77777777" w:rsidR="00E50494" w:rsidRPr="004179E2" w:rsidRDefault="00E50494" w:rsidP="00E50494">
            <w:pPr>
              <w:pStyle w:val="GOSTTablenorm"/>
            </w:pPr>
          </w:p>
        </w:tc>
        <w:tc>
          <w:tcPr>
            <w:tcW w:w="1371" w:type="pct"/>
          </w:tcPr>
          <w:p w14:paraId="00DAAFE6" w14:textId="62002305" w:rsidR="00E50494" w:rsidRPr="004179E2" w:rsidRDefault="00E50494" w:rsidP="00E50494">
            <w:pPr>
              <w:pStyle w:val="GOSTTablenorm"/>
            </w:pPr>
            <w:r w:rsidRPr="0017407D">
              <w:t>Атрибут всегда заполняется значением «31»</w:t>
            </w:r>
          </w:p>
        </w:tc>
      </w:tr>
      <w:tr w:rsidR="00E50494" w:rsidRPr="00B9499D" w14:paraId="4395A926" w14:textId="77777777" w:rsidTr="00867982">
        <w:tc>
          <w:tcPr>
            <w:tcW w:w="1109" w:type="pct"/>
          </w:tcPr>
          <w:p w14:paraId="557C0B99" w14:textId="3A4C4F15" w:rsidR="00E50494" w:rsidRPr="004179E2" w:rsidRDefault="00E50494" w:rsidP="00E50494">
            <w:pPr>
              <w:pStyle w:val="GOSTTablenorm"/>
            </w:pPr>
            <w:r w:rsidRPr="0017407D">
              <w:t>Тип_КБК_КС</w:t>
            </w:r>
          </w:p>
        </w:tc>
        <w:tc>
          <w:tcPr>
            <w:tcW w:w="302" w:type="pct"/>
          </w:tcPr>
          <w:p w14:paraId="12D5E0E0" w14:textId="5CDD3913" w:rsidR="00E50494" w:rsidRPr="004179E2" w:rsidRDefault="00E50494" w:rsidP="00E50494">
            <w:pPr>
              <w:pStyle w:val="GOSTTablenorm"/>
            </w:pPr>
            <w:r w:rsidRPr="0017407D">
              <w:t>да</w:t>
            </w:r>
          </w:p>
        </w:tc>
        <w:tc>
          <w:tcPr>
            <w:tcW w:w="1109" w:type="pct"/>
          </w:tcPr>
          <w:p w14:paraId="3220ACB8" w14:textId="2DE37AA0" w:rsidR="00E50494" w:rsidRPr="004179E2" w:rsidRDefault="00E50494" w:rsidP="00E50494">
            <w:pPr>
              <w:pStyle w:val="GOSTTablenorm"/>
            </w:pPr>
            <w:r w:rsidRPr="0017407D">
              <w:t>Тип КБК по казначейскому счету</w:t>
            </w:r>
          </w:p>
        </w:tc>
        <w:tc>
          <w:tcPr>
            <w:tcW w:w="1109" w:type="pct"/>
          </w:tcPr>
          <w:p w14:paraId="2A8EE34A" w14:textId="77777777" w:rsidR="00E50494" w:rsidRPr="004179E2" w:rsidRDefault="00E50494" w:rsidP="00E50494">
            <w:pPr>
              <w:pStyle w:val="GOSTTablenorm"/>
            </w:pPr>
          </w:p>
        </w:tc>
        <w:tc>
          <w:tcPr>
            <w:tcW w:w="1371" w:type="pct"/>
          </w:tcPr>
          <w:p w14:paraId="46B25C8F" w14:textId="0AE4151C" w:rsidR="00E50494" w:rsidRPr="004179E2" w:rsidRDefault="00E50494" w:rsidP="00E50494">
            <w:pPr>
              <w:pStyle w:val="GOSTTablenorm"/>
            </w:pPr>
            <w:r w:rsidRPr="0017407D">
              <w:t>Атрибут всегда заполняется значением «31»</w:t>
            </w:r>
          </w:p>
        </w:tc>
      </w:tr>
      <w:tr w:rsidR="00E50494" w:rsidRPr="00B9499D" w14:paraId="4D704C28" w14:textId="77777777" w:rsidTr="00867982">
        <w:tc>
          <w:tcPr>
            <w:tcW w:w="1109" w:type="pct"/>
          </w:tcPr>
          <w:p w14:paraId="399BB69B" w14:textId="77777777" w:rsidR="00E50494" w:rsidRPr="00B9499D" w:rsidRDefault="00E50494" w:rsidP="00E50494">
            <w:pPr>
              <w:pStyle w:val="GOSTTablenorm"/>
            </w:pPr>
            <w:r w:rsidRPr="00B9499D">
              <w:t>Код_цели</w:t>
            </w:r>
          </w:p>
        </w:tc>
        <w:tc>
          <w:tcPr>
            <w:tcW w:w="302" w:type="pct"/>
          </w:tcPr>
          <w:p w14:paraId="25B92676" w14:textId="77777777" w:rsidR="00E50494" w:rsidRPr="00B9499D" w:rsidRDefault="00E50494" w:rsidP="00E50494">
            <w:pPr>
              <w:pStyle w:val="GOSTTablenorm"/>
            </w:pPr>
            <w:r w:rsidRPr="00B9499D">
              <w:t>нет</w:t>
            </w:r>
          </w:p>
        </w:tc>
        <w:tc>
          <w:tcPr>
            <w:tcW w:w="1109" w:type="pct"/>
          </w:tcPr>
          <w:p w14:paraId="4B0541A7" w14:textId="77777777" w:rsidR="00E50494" w:rsidRPr="00B9499D" w:rsidRDefault="00E50494" w:rsidP="00E50494">
            <w:pPr>
              <w:pStyle w:val="GOSTTablenorm"/>
            </w:pPr>
            <w:r w:rsidRPr="00B9499D">
              <w:t>Код цели (аналитический код). Если расчетный документ входящий, то это код цели получателя, если исходящий - плательщика.</w:t>
            </w:r>
          </w:p>
        </w:tc>
        <w:tc>
          <w:tcPr>
            <w:tcW w:w="1109" w:type="pct"/>
          </w:tcPr>
          <w:p w14:paraId="23B473C5" w14:textId="77777777" w:rsidR="00E50494" w:rsidRPr="00B9499D" w:rsidRDefault="00E50494" w:rsidP="00E50494">
            <w:pPr>
              <w:pStyle w:val="GOSTTablenorm"/>
            </w:pPr>
            <w:r w:rsidRPr="00B9499D">
              <w:t>FAHTeh:AnalyticCode</w:t>
            </w:r>
          </w:p>
        </w:tc>
        <w:tc>
          <w:tcPr>
            <w:tcW w:w="1371" w:type="pct"/>
          </w:tcPr>
          <w:p w14:paraId="5CCA06B6" w14:textId="77777777" w:rsidR="00E50494" w:rsidRPr="00B9499D" w:rsidRDefault="00E50494" w:rsidP="00E50494">
            <w:pPr>
              <w:pStyle w:val="GOSTTablenorm"/>
            </w:pPr>
          </w:p>
        </w:tc>
      </w:tr>
      <w:tr w:rsidR="00E50494" w:rsidRPr="00B9499D" w14:paraId="0A3CF76D" w14:textId="77777777" w:rsidTr="00867982">
        <w:tc>
          <w:tcPr>
            <w:tcW w:w="1109" w:type="pct"/>
          </w:tcPr>
          <w:p w14:paraId="682684C7" w14:textId="77777777" w:rsidR="00E50494" w:rsidRPr="00B9499D" w:rsidRDefault="00E50494" w:rsidP="00E50494">
            <w:pPr>
              <w:pStyle w:val="GOSTTablenorm"/>
            </w:pPr>
            <w:r w:rsidRPr="00B9499D">
              <w:t>Код_НПА</w:t>
            </w:r>
          </w:p>
        </w:tc>
        <w:tc>
          <w:tcPr>
            <w:tcW w:w="302" w:type="pct"/>
          </w:tcPr>
          <w:p w14:paraId="28C0B5DD" w14:textId="77777777" w:rsidR="00E50494" w:rsidRPr="00B9499D" w:rsidRDefault="00E50494" w:rsidP="00E50494">
            <w:pPr>
              <w:pStyle w:val="GOSTTablenorm"/>
            </w:pPr>
            <w:r w:rsidRPr="00B9499D">
              <w:t>да</w:t>
            </w:r>
          </w:p>
        </w:tc>
        <w:tc>
          <w:tcPr>
            <w:tcW w:w="1109" w:type="pct"/>
          </w:tcPr>
          <w:p w14:paraId="040DA486" w14:textId="77777777" w:rsidR="00E50494" w:rsidRPr="00B9499D" w:rsidRDefault="00E50494" w:rsidP="00E50494">
            <w:pPr>
              <w:pStyle w:val="GOSTTablenorm"/>
            </w:pPr>
            <w:r w:rsidRPr="00B9499D">
              <w:t>Код НПА</w:t>
            </w:r>
          </w:p>
        </w:tc>
        <w:tc>
          <w:tcPr>
            <w:tcW w:w="1109" w:type="pct"/>
          </w:tcPr>
          <w:p w14:paraId="1A6D55DD" w14:textId="77777777" w:rsidR="00E50494" w:rsidRPr="00B9499D" w:rsidRDefault="00E50494" w:rsidP="00E50494">
            <w:pPr>
              <w:pStyle w:val="GOSTTablenorm"/>
            </w:pPr>
            <w:r w:rsidRPr="00B9499D">
              <w:t>FAHTeh:AnalyticCode</w:t>
            </w:r>
          </w:p>
        </w:tc>
        <w:tc>
          <w:tcPr>
            <w:tcW w:w="1371" w:type="pct"/>
          </w:tcPr>
          <w:p w14:paraId="6F83C710" w14:textId="6758677F" w:rsidR="00E50494" w:rsidRPr="00676CCF" w:rsidRDefault="00E50494" w:rsidP="00E50494">
            <w:pPr>
              <w:pStyle w:val="GOSTTableListNum10"/>
              <w:numPr>
                <w:ilvl w:val="0"/>
                <w:numId w:val="24"/>
              </w:numPr>
              <w:rPr>
                <w:rFonts w:eastAsiaTheme="minorEastAsia"/>
              </w:rPr>
            </w:pPr>
            <w:r w:rsidRPr="00B9499D">
              <w:t xml:space="preserve"> 4 символа (12-15 разряды) - если есть значение в источнике, отличное от 25 нулей</w:t>
            </w:r>
            <w:r>
              <w:t>;</w:t>
            </w:r>
          </w:p>
          <w:p w14:paraId="2D78B177" w14:textId="7635E99F" w:rsidR="00E50494" w:rsidRPr="00B9499D" w:rsidRDefault="00E50494" w:rsidP="00E50494">
            <w:pPr>
              <w:pStyle w:val="GOSTTableListNum10"/>
            </w:pPr>
            <w:r w:rsidRPr="00B9499D">
              <w:t xml:space="preserve"> пусто - если значе</w:t>
            </w:r>
            <w:r>
              <w:t>ния нет или значение = 25 нулей</w:t>
            </w:r>
          </w:p>
        </w:tc>
      </w:tr>
      <w:tr w:rsidR="00E50494" w:rsidRPr="00B9499D" w14:paraId="2928D90F" w14:textId="77777777" w:rsidTr="00867982">
        <w:tc>
          <w:tcPr>
            <w:tcW w:w="1109" w:type="pct"/>
          </w:tcPr>
          <w:p w14:paraId="75F57737" w14:textId="2B0820F4" w:rsidR="00E50494" w:rsidRPr="00B9499D" w:rsidRDefault="00E50494" w:rsidP="00E50494">
            <w:pPr>
              <w:pStyle w:val="GOSTTablenorm"/>
            </w:pPr>
            <w:r>
              <w:lastRenderedPageBreak/>
              <w:t>Направление_выплаты</w:t>
            </w:r>
          </w:p>
        </w:tc>
        <w:tc>
          <w:tcPr>
            <w:tcW w:w="302" w:type="pct"/>
          </w:tcPr>
          <w:p w14:paraId="64EB7CC7" w14:textId="71E4F2F3" w:rsidR="00E50494" w:rsidRPr="00B9499D" w:rsidRDefault="00E50494" w:rsidP="00E50494">
            <w:pPr>
              <w:pStyle w:val="GOSTTablenorm"/>
            </w:pPr>
            <w:r>
              <w:t>да</w:t>
            </w:r>
          </w:p>
        </w:tc>
        <w:tc>
          <w:tcPr>
            <w:tcW w:w="1109" w:type="pct"/>
          </w:tcPr>
          <w:p w14:paraId="391ECB9D" w14:textId="3D6822C9" w:rsidR="00E50494" w:rsidRPr="00B9499D" w:rsidRDefault="00E50494" w:rsidP="00E50494">
            <w:pPr>
              <w:pStyle w:val="GOSTTablenorm"/>
            </w:pPr>
            <w:r>
              <w:t>Направление выплаты</w:t>
            </w:r>
          </w:p>
        </w:tc>
        <w:tc>
          <w:tcPr>
            <w:tcW w:w="1109" w:type="pct"/>
          </w:tcPr>
          <w:p w14:paraId="6D762065" w14:textId="2C14DD0C" w:rsidR="00E50494" w:rsidRPr="00B9499D" w:rsidRDefault="00E50494" w:rsidP="00E50494">
            <w:pPr>
              <w:pStyle w:val="GOSTTablenorm"/>
            </w:pPr>
            <w:r w:rsidRPr="00B9499D">
              <w:t>FAHTeh:AnalyticCode</w:t>
            </w:r>
          </w:p>
        </w:tc>
        <w:tc>
          <w:tcPr>
            <w:tcW w:w="1371" w:type="pct"/>
          </w:tcPr>
          <w:p w14:paraId="5B9D2868" w14:textId="061EA421" w:rsidR="00E50494" w:rsidRDefault="00E50494" w:rsidP="00E50494">
            <w:pPr>
              <w:pStyle w:val="GOSTTableListNum10"/>
              <w:numPr>
                <w:ilvl w:val="0"/>
                <w:numId w:val="25"/>
              </w:numPr>
            </w:pPr>
            <w:r>
              <w:t>1</w:t>
            </w:r>
            <w:r w:rsidRPr="00B9499D">
              <w:t xml:space="preserve">) </w:t>
            </w:r>
            <w:r>
              <w:t>2 символа (24-25 разряды</w:t>
            </w:r>
            <w:r w:rsidRPr="00B9499D">
              <w:t>) - если значение в источнике имеет 25 разрядов и отличное от 25 нулей</w:t>
            </w:r>
            <w:r>
              <w:t>;</w:t>
            </w:r>
          </w:p>
          <w:p w14:paraId="67C5C524" w14:textId="3724101F" w:rsidR="00E50494" w:rsidRPr="00B9499D" w:rsidRDefault="00E50494" w:rsidP="00E50494">
            <w:pPr>
              <w:pStyle w:val="GOSTTableListNum10"/>
            </w:pPr>
            <w:r>
              <w:t>2</w:t>
            </w:r>
            <w:r w:rsidRPr="00B9499D">
              <w:t xml:space="preserve">) пусто - если значение в источнике имеет 23 разряда </w:t>
            </w:r>
            <w:r>
              <w:t>или</w:t>
            </w:r>
            <w:r w:rsidRPr="00B9499D">
              <w:t xml:space="preserve"> значения нет или значение = 25 нулей</w:t>
            </w:r>
          </w:p>
        </w:tc>
      </w:tr>
      <w:tr w:rsidR="00E50494" w:rsidRPr="00B9499D" w14:paraId="4023247B" w14:textId="77777777" w:rsidTr="00867982">
        <w:tc>
          <w:tcPr>
            <w:tcW w:w="1109" w:type="pct"/>
          </w:tcPr>
          <w:p w14:paraId="5FECD83A" w14:textId="77777777" w:rsidR="00E50494" w:rsidRPr="00B91CE4" w:rsidRDefault="00E50494" w:rsidP="00E50494">
            <w:pPr>
              <w:pStyle w:val="GOSTTablenorm"/>
            </w:pPr>
            <w:r w:rsidRPr="00B91CE4">
              <w:t>Код_НПА_направление_выплаты</w:t>
            </w:r>
          </w:p>
        </w:tc>
        <w:tc>
          <w:tcPr>
            <w:tcW w:w="302" w:type="pct"/>
          </w:tcPr>
          <w:p w14:paraId="1C301BCA" w14:textId="77777777" w:rsidR="00E50494" w:rsidRPr="00A71881" w:rsidRDefault="00E50494" w:rsidP="00E50494">
            <w:pPr>
              <w:pStyle w:val="GOSTTablenorm"/>
            </w:pPr>
            <w:r w:rsidRPr="00A71881">
              <w:t>да</w:t>
            </w:r>
          </w:p>
        </w:tc>
        <w:tc>
          <w:tcPr>
            <w:tcW w:w="1109" w:type="pct"/>
          </w:tcPr>
          <w:p w14:paraId="7CA6CB60" w14:textId="77777777" w:rsidR="00E50494" w:rsidRPr="00A71881" w:rsidRDefault="00E50494" w:rsidP="00E50494">
            <w:pPr>
              <w:pStyle w:val="GOSTTablenorm"/>
            </w:pPr>
            <w:r w:rsidRPr="00A71881">
              <w:t>Код НПА и направление выплаты</w:t>
            </w:r>
          </w:p>
        </w:tc>
        <w:tc>
          <w:tcPr>
            <w:tcW w:w="1109" w:type="pct"/>
          </w:tcPr>
          <w:p w14:paraId="25D52E84" w14:textId="77777777" w:rsidR="00E50494" w:rsidRPr="00A71881" w:rsidRDefault="00E50494" w:rsidP="00E50494">
            <w:pPr>
              <w:pStyle w:val="GOSTTablenorm"/>
            </w:pPr>
            <w:r w:rsidRPr="00A71881">
              <w:t>FAHTeh:AnalyticCode</w:t>
            </w:r>
          </w:p>
        </w:tc>
        <w:tc>
          <w:tcPr>
            <w:tcW w:w="1371" w:type="pct"/>
          </w:tcPr>
          <w:p w14:paraId="7E66558A" w14:textId="2EDEEEE0" w:rsidR="00E50494" w:rsidRPr="00676CCF" w:rsidRDefault="00E50494" w:rsidP="00E50494">
            <w:pPr>
              <w:pStyle w:val="GOSTTableListNum10"/>
              <w:numPr>
                <w:ilvl w:val="0"/>
                <w:numId w:val="26"/>
              </w:numPr>
              <w:rPr>
                <w:rFonts w:eastAsiaTheme="minorEastAsia"/>
              </w:rPr>
            </w:pPr>
            <w:r w:rsidRPr="00B9499D">
              <w:t xml:space="preserve"> 4 символа (12-15 разряды) - если значение в источнике имеет 23 разряда (в этом частном случае Код_НПА_направление_выплаты = Код_НПА)</w:t>
            </w:r>
            <w:r>
              <w:t>;</w:t>
            </w:r>
          </w:p>
          <w:p w14:paraId="36EC9C4C" w14:textId="5F327C7F" w:rsidR="00E50494" w:rsidRPr="00B9499D" w:rsidRDefault="00E50494" w:rsidP="00E50494">
            <w:pPr>
              <w:pStyle w:val="GOSTTableListNum10"/>
            </w:pPr>
            <w:r w:rsidRPr="00B9499D">
              <w:t xml:space="preserve"> 7 символов ([12-15 разряды]-[24-25 разряды]) - если значение в источнике имеет 25 разрядов и отличное от 25 нулей (</w:t>
            </w:r>
            <w:r w:rsidRPr="00B9499D">
              <w:rPr>
                <w:rStyle w:val="aff2"/>
                <w:rFonts w:eastAsiaTheme="majorEastAsia"/>
              </w:rPr>
              <w:t>между двумя группами символов тире!</w:t>
            </w:r>
            <w:r w:rsidRPr="00B9499D">
              <w:t>)</w:t>
            </w:r>
            <w:r>
              <w:t>;</w:t>
            </w:r>
          </w:p>
          <w:p w14:paraId="2E34F18B" w14:textId="608B321F" w:rsidR="00E50494" w:rsidRPr="00B9499D" w:rsidRDefault="00E50494" w:rsidP="00E50494">
            <w:pPr>
              <w:pStyle w:val="GOSTTableListNum10"/>
            </w:pPr>
            <w:r w:rsidRPr="00B9499D">
              <w:t xml:space="preserve"> пусто - если значения нет или значение = 25 нулей</w:t>
            </w:r>
          </w:p>
        </w:tc>
      </w:tr>
      <w:tr w:rsidR="00E50494" w:rsidRPr="00B9499D" w14:paraId="080D7DEB" w14:textId="77777777" w:rsidTr="00867982">
        <w:tc>
          <w:tcPr>
            <w:tcW w:w="1109" w:type="pct"/>
          </w:tcPr>
          <w:p w14:paraId="09491E7A" w14:textId="77777777" w:rsidR="00E50494" w:rsidRPr="00676CCF" w:rsidRDefault="00E50494" w:rsidP="00E50494">
            <w:pPr>
              <w:pStyle w:val="GOSTTablenorm"/>
            </w:pPr>
            <w:r w:rsidRPr="00676CCF">
              <w:t>Сумма_валюта_операции</w:t>
            </w:r>
          </w:p>
        </w:tc>
        <w:tc>
          <w:tcPr>
            <w:tcW w:w="302" w:type="pct"/>
          </w:tcPr>
          <w:p w14:paraId="5522EDB5" w14:textId="77777777" w:rsidR="00E50494" w:rsidRPr="00676CCF" w:rsidRDefault="00E50494" w:rsidP="00E50494">
            <w:pPr>
              <w:pStyle w:val="GOSTTablenorm"/>
            </w:pPr>
            <w:r w:rsidRPr="00676CCF">
              <w:t>да</w:t>
            </w:r>
          </w:p>
        </w:tc>
        <w:tc>
          <w:tcPr>
            <w:tcW w:w="1109" w:type="pct"/>
          </w:tcPr>
          <w:p w14:paraId="38062C38" w14:textId="1ADB5A0A" w:rsidR="00E50494" w:rsidRPr="00676CCF" w:rsidRDefault="00E50494" w:rsidP="00E50494">
            <w:pPr>
              <w:pStyle w:val="GOSTTablenorm"/>
            </w:pPr>
            <w:r w:rsidRPr="00676CCF">
              <w:t>Сумма в валюте заявки (по строке документа)</w:t>
            </w:r>
          </w:p>
        </w:tc>
        <w:tc>
          <w:tcPr>
            <w:tcW w:w="1109" w:type="pct"/>
          </w:tcPr>
          <w:p w14:paraId="5FDB36A9" w14:textId="77777777" w:rsidR="00E50494" w:rsidRPr="00676CCF" w:rsidRDefault="00E50494" w:rsidP="00E50494">
            <w:pPr>
              <w:pStyle w:val="GOSTTablenorm"/>
            </w:pPr>
            <w:r w:rsidRPr="00676CCF">
              <w:t>FAHTeh:Sum</w:t>
            </w:r>
          </w:p>
        </w:tc>
        <w:tc>
          <w:tcPr>
            <w:tcW w:w="1371" w:type="pct"/>
          </w:tcPr>
          <w:p w14:paraId="77CCD4D2" w14:textId="4354DED7" w:rsidR="00E50494" w:rsidRPr="00676CCF" w:rsidRDefault="00E50494" w:rsidP="00E50494">
            <w:pPr>
              <w:pStyle w:val="GOSTTablenorm"/>
            </w:pPr>
            <w:r w:rsidRPr="00676CCF">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E50494" w:rsidRPr="00B9499D" w14:paraId="3317594D" w14:textId="77777777" w:rsidTr="00867982">
        <w:tc>
          <w:tcPr>
            <w:tcW w:w="1109" w:type="pct"/>
          </w:tcPr>
          <w:p w14:paraId="08A45D24" w14:textId="77777777" w:rsidR="00E50494" w:rsidRPr="00676CCF" w:rsidRDefault="00E50494" w:rsidP="00E50494">
            <w:pPr>
              <w:pStyle w:val="GOSTTablenorm"/>
            </w:pPr>
            <w:r w:rsidRPr="00676CCF">
              <w:t>Сумма_валюта_учета_руб</w:t>
            </w:r>
          </w:p>
        </w:tc>
        <w:tc>
          <w:tcPr>
            <w:tcW w:w="302" w:type="pct"/>
          </w:tcPr>
          <w:p w14:paraId="2495ED78" w14:textId="77777777" w:rsidR="00E50494" w:rsidRPr="00676CCF" w:rsidRDefault="00E50494" w:rsidP="00E50494">
            <w:pPr>
              <w:pStyle w:val="GOSTTablenorm"/>
            </w:pPr>
            <w:r w:rsidRPr="00676CCF">
              <w:t>да</w:t>
            </w:r>
          </w:p>
        </w:tc>
        <w:tc>
          <w:tcPr>
            <w:tcW w:w="1109" w:type="pct"/>
          </w:tcPr>
          <w:p w14:paraId="26C3E1B2" w14:textId="77777777" w:rsidR="00E50494" w:rsidRPr="00676CCF" w:rsidRDefault="00E50494" w:rsidP="00E50494">
            <w:pPr>
              <w:pStyle w:val="GOSTTablenorm"/>
            </w:pPr>
            <w:r w:rsidRPr="00676CCF">
              <w:t>Сумма в валюте учета (руб)</w:t>
            </w:r>
          </w:p>
        </w:tc>
        <w:tc>
          <w:tcPr>
            <w:tcW w:w="1109" w:type="pct"/>
          </w:tcPr>
          <w:p w14:paraId="43B63FFB" w14:textId="77777777" w:rsidR="00E50494" w:rsidRPr="00676CCF" w:rsidRDefault="00E50494" w:rsidP="00E50494">
            <w:pPr>
              <w:pStyle w:val="GOSTTablenorm"/>
            </w:pPr>
            <w:r w:rsidRPr="00676CCF">
              <w:t>FAHTeh:Sum</w:t>
            </w:r>
          </w:p>
        </w:tc>
        <w:tc>
          <w:tcPr>
            <w:tcW w:w="1371" w:type="pct"/>
          </w:tcPr>
          <w:p w14:paraId="41C1639D" w14:textId="2F1E29DE" w:rsidR="00E50494" w:rsidRPr="00676CCF" w:rsidRDefault="00E50494" w:rsidP="00E50494">
            <w:pPr>
              <w:pStyle w:val="GOSTTablenorm"/>
            </w:pPr>
            <w:r w:rsidRPr="00676CCF">
              <w:t>Берем из реквизита FAHTeh:Sum (по данному типу документа Сумма_валюта_учета_руб</w:t>
            </w:r>
            <w:r>
              <w:t> </w:t>
            </w:r>
            <w:r w:rsidRPr="00676CCF">
              <w:t>= Сумма_валюта_операции)</w:t>
            </w:r>
          </w:p>
        </w:tc>
      </w:tr>
      <w:tr w:rsidR="00E50494" w:rsidRPr="00B9499D" w14:paraId="07F00785" w14:textId="77777777" w:rsidTr="00867982">
        <w:tc>
          <w:tcPr>
            <w:tcW w:w="1109" w:type="pct"/>
          </w:tcPr>
          <w:p w14:paraId="321A62C0" w14:textId="1B5638F7" w:rsidR="00E50494" w:rsidRPr="00676CCF" w:rsidRDefault="00E50494" w:rsidP="00E50494">
            <w:pPr>
              <w:pStyle w:val="GOSTTablenorm"/>
            </w:pPr>
            <w:r w:rsidRPr="00676CCF">
              <w:lastRenderedPageBreak/>
              <w:t>GUID_родит_документа</w:t>
            </w:r>
          </w:p>
        </w:tc>
        <w:tc>
          <w:tcPr>
            <w:tcW w:w="302" w:type="pct"/>
          </w:tcPr>
          <w:p w14:paraId="394B346B" w14:textId="55D40A1C" w:rsidR="00E50494" w:rsidRPr="00676CCF" w:rsidRDefault="00E50494" w:rsidP="00E50494">
            <w:pPr>
              <w:pStyle w:val="GOSTTablenorm"/>
            </w:pPr>
            <w:r w:rsidRPr="00676CCF">
              <w:t>нет</w:t>
            </w:r>
          </w:p>
        </w:tc>
        <w:tc>
          <w:tcPr>
            <w:tcW w:w="1109" w:type="pct"/>
          </w:tcPr>
          <w:p w14:paraId="1526D074" w14:textId="4294BEB8" w:rsidR="00E50494" w:rsidRPr="00676CCF" w:rsidRDefault="00E50494" w:rsidP="00E50494">
            <w:pPr>
              <w:pStyle w:val="GOSTTablenorm"/>
            </w:pPr>
            <w:r w:rsidRPr="00676CCF">
              <w:t>Идентификатор родительского документа клиента</w:t>
            </w:r>
          </w:p>
        </w:tc>
        <w:tc>
          <w:tcPr>
            <w:tcW w:w="1109" w:type="pct"/>
          </w:tcPr>
          <w:p w14:paraId="0D17B4FB" w14:textId="5F657DEC" w:rsidR="00E50494" w:rsidRPr="00676CCF" w:rsidRDefault="00E50494" w:rsidP="00E50494">
            <w:pPr>
              <w:pStyle w:val="GOSTTablenorm"/>
            </w:pPr>
            <w:r w:rsidRPr="00676CCF">
              <w:t>StmInfrmtn_ParentDocGUID</w:t>
            </w:r>
          </w:p>
        </w:tc>
        <w:tc>
          <w:tcPr>
            <w:tcW w:w="1371" w:type="pct"/>
          </w:tcPr>
          <w:p w14:paraId="6186B58F" w14:textId="77777777" w:rsidR="00E50494" w:rsidRPr="00676CCF" w:rsidRDefault="00E50494" w:rsidP="00E50494">
            <w:pPr>
              <w:pStyle w:val="GOSTTablenorm"/>
            </w:pPr>
          </w:p>
        </w:tc>
      </w:tr>
      <w:tr w:rsidR="00E50494" w:rsidRPr="00B9499D" w14:paraId="443FC23D" w14:textId="77777777" w:rsidTr="00867982">
        <w:tc>
          <w:tcPr>
            <w:tcW w:w="1109" w:type="pct"/>
          </w:tcPr>
          <w:p w14:paraId="1E5D2141" w14:textId="539CA1D9" w:rsidR="00E50494" w:rsidRPr="00676CCF" w:rsidRDefault="00E50494" w:rsidP="00E50494">
            <w:pPr>
              <w:pStyle w:val="GOSTTablenorm"/>
            </w:pPr>
            <w:r w:rsidRPr="00676CCF">
              <w:t xml:space="preserve">Номер_родит_документа </w:t>
            </w:r>
          </w:p>
        </w:tc>
        <w:tc>
          <w:tcPr>
            <w:tcW w:w="302" w:type="pct"/>
          </w:tcPr>
          <w:p w14:paraId="75D18D55" w14:textId="3AF9D6E0" w:rsidR="00E50494" w:rsidRPr="00676CCF" w:rsidRDefault="00E50494" w:rsidP="00E50494">
            <w:pPr>
              <w:pStyle w:val="GOSTTablenorm"/>
            </w:pPr>
            <w:r w:rsidRPr="00676CCF">
              <w:t>нет</w:t>
            </w:r>
          </w:p>
        </w:tc>
        <w:tc>
          <w:tcPr>
            <w:tcW w:w="1109" w:type="pct"/>
          </w:tcPr>
          <w:p w14:paraId="0327E41A" w14:textId="1DB52F6F" w:rsidR="00E50494" w:rsidRPr="00676CCF" w:rsidRDefault="00E50494" w:rsidP="00E50494">
            <w:pPr>
              <w:pStyle w:val="GOSTTablenorm"/>
            </w:pPr>
            <w:r w:rsidRPr="00676CCF">
              <w:t xml:space="preserve">Номер родительского документа </w:t>
            </w:r>
          </w:p>
        </w:tc>
        <w:tc>
          <w:tcPr>
            <w:tcW w:w="1109" w:type="pct"/>
          </w:tcPr>
          <w:p w14:paraId="2C66746A" w14:textId="4AE989EB" w:rsidR="00E50494" w:rsidRPr="00676CCF" w:rsidRDefault="00E50494" w:rsidP="00E50494">
            <w:pPr>
              <w:pStyle w:val="GOSTTablenorm"/>
            </w:pPr>
            <w:r w:rsidRPr="00676CCF">
              <w:t>StmInfrmtn_ParentDocNumber</w:t>
            </w:r>
          </w:p>
        </w:tc>
        <w:tc>
          <w:tcPr>
            <w:tcW w:w="1371" w:type="pct"/>
          </w:tcPr>
          <w:p w14:paraId="718CDE79" w14:textId="77777777" w:rsidR="00E50494" w:rsidRPr="00676CCF" w:rsidRDefault="00E50494" w:rsidP="00E50494">
            <w:pPr>
              <w:pStyle w:val="GOSTTablenorm"/>
            </w:pPr>
          </w:p>
        </w:tc>
      </w:tr>
      <w:tr w:rsidR="00E50494" w:rsidRPr="00B9499D" w14:paraId="6EC9533C" w14:textId="77777777" w:rsidTr="00867982">
        <w:tc>
          <w:tcPr>
            <w:tcW w:w="1109" w:type="pct"/>
          </w:tcPr>
          <w:p w14:paraId="5694980C" w14:textId="7C5CD8FB" w:rsidR="00E50494" w:rsidRPr="00676CCF" w:rsidRDefault="00E50494" w:rsidP="00E50494">
            <w:pPr>
              <w:pStyle w:val="GOSTTablenorm"/>
            </w:pPr>
            <w:r w:rsidRPr="00676CCF">
              <w:t>Дата_родит_документа</w:t>
            </w:r>
          </w:p>
        </w:tc>
        <w:tc>
          <w:tcPr>
            <w:tcW w:w="302" w:type="pct"/>
          </w:tcPr>
          <w:p w14:paraId="1D99E2D9" w14:textId="10FD0282" w:rsidR="00E50494" w:rsidRPr="00676CCF" w:rsidRDefault="00E50494" w:rsidP="00E50494">
            <w:pPr>
              <w:pStyle w:val="GOSTTablenorm"/>
            </w:pPr>
            <w:r w:rsidRPr="00676CCF">
              <w:t>нет</w:t>
            </w:r>
          </w:p>
        </w:tc>
        <w:tc>
          <w:tcPr>
            <w:tcW w:w="1109" w:type="pct"/>
          </w:tcPr>
          <w:p w14:paraId="33A05FA5" w14:textId="5555E94D" w:rsidR="00E50494" w:rsidRPr="00676CCF" w:rsidRDefault="00E50494" w:rsidP="00E50494">
            <w:pPr>
              <w:pStyle w:val="GOSTTablenorm"/>
            </w:pPr>
            <w:r w:rsidRPr="00676CCF">
              <w:t>Дата родительского документа</w:t>
            </w:r>
          </w:p>
        </w:tc>
        <w:tc>
          <w:tcPr>
            <w:tcW w:w="1109" w:type="pct"/>
          </w:tcPr>
          <w:p w14:paraId="2A821B5A" w14:textId="5BE41207" w:rsidR="00E50494" w:rsidRPr="00676CCF" w:rsidRDefault="00E50494" w:rsidP="00E50494">
            <w:pPr>
              <w:pStyle w:val="GOSTTablenorm"/>
            </w:pPr>
            <w:r w:rsidRPr="00676CCF">
              <w:t>StmInfrmtn_ParentDocDate</w:t>
            </w:r>
          </w:p>
        </w:tc>
        <w:tc>
          <w:tcPr>
            <w:tcW w:w="1371" w:type="pct"/>
          </w:tcPr>
          <w:p w14:paraId="5C602070" w14:textId="77777777" w:rsidR="00E50494" w:rsidRPr="00676CCF" w:rsidRDefault="00E50494" w:rsidP="00E50494">
            <w:pPr>
              <w:pStyle w:val="GOSTTablenorm"/>
            </w:pPr>
          </w:p>
        </w:tc>
      </w:tr>
      <w:tr w:rsidR="00E50494" w:rsidRPr="00B9499D" w14:paraId="655F7164" w14:textId="77777777" w:rsidTr="00867982">
        <w:tc>
          <w:tcPr>
            <w:tcW w:w="1109" w:type="pct"/>
          </w:tcPr>
          <w:p w14:paraId="3C8B09E0" w14:textId="57947553" w:rsidR="00E50494" w:rsidRPr="00676CCF" w:rsidRDefault="00E50494" w:rsidP="00E50494">
            <w:pPr>
              <w:pStyle w:val="GOSTTablenorm"/>
            </w:pPr>
            <w:r w:rsidRPr="00676CCF">
              <w:t>Тип_родит_документа</w:t>
            </w:r>
          </w:p>
        </w:tc>
        <w:tc>
          <w:tcPr>
            <w:tcW w:w="302" w:type="pct"/>
          </w:tcPr>
          <w:p w14:paraId="3D06B190" w14:textId="7565E8BC" w:rsidR="00E50494" w:rsidRPr="00676CCF" w:rsidRDefault="00E50494" w:rsidP="00E50494">
            <w:pPr>
              <w:pStyle w:val="GOSTTablenorm"/>
            </w:pPr>
            <w:r w:rsidRPr="00676CCF">
              <w:t>нет</w:t>
            </w:r>
          </w:p>
        </w:tc>
        <w:tc>
          <w:tcPr>
            <w:tcW w:w="1109" w:type="pct"/>
          </w:tcPr>
          <w:p w14:paraId="44D6BD53" w14:textId="619E709A" w:rsidR="00E50494" w:rsidRPr="00676CCF" w:rsidRDefault="00E50494" w:rsidP="00E50494">
            <w:pPr>
              <w:pStyle w:val="GOSTTablenorm"/>
            </w:pPr>
            <w:r w:rsidRPr="00676CCF">
              <w:t>Тип родительского документа</w:t>
            </w:r>
          </w:p>
        </w:tc>
        <w:tc>
          <w:tcPr>
            <w:tcW w:w="1109" w:type="pct"/>
          </w:tcPr>
          <w:p w14:paraId="7D29F516" w14:textId="1652AAF9" w:rsidR="00E50494" w:rsidRPr="00676CCF" w:rsidRDefault="00E50494" w:rsidP="00E50494">
            <w:pPr>
              <w:pStyle w:val="GOSTTablenorm"/>
            </w:pPr>
            <w:r w:rsidRPr="00676CCF">
              <w:t>StmInfrmtn_ParentDocType</w:t>
            </w:r>
          </w:p>
        </w:tc>
        <w:tc>
          <w:tcPr>
            <w:tcW w:w="1371" w:type="pct"/>
          </w:tcPr>
          <w:p w14:paraId="4DAC4853" w14:textId="77777777" w:rsidR="00E50494" w:rsidRPr="00676CCF" w:rsidRDefault="00E50494" w:rsidP="00E50494">
            <w:pPr>
              <w:pStyle w:val="GOSTTablenorm"/>
            </w:pPr>
          </w:p>
        </w:tc>
      </w:tr>
      <w:tr w:rsidR="00E50494" w:rsidRPr="00B9499D" w14:paraId="4292266A" w14:textId="77777777" w:rsidTr="00867982">
        <w:tc>
          <w:tcPr>
            <w:tcW w:w="1109" w:type="pct"/>
          </w:tcPr>
          <w:p w14:paraId="671388D0" w14:textId="159A2FB2" w:rsidR="00E50494" w:rsidRPr="00676CCF" w:rsidRDefault="00E50494" w:rsidP="00E50494">
            <w:pPr>
              <w:pStyle w:val="GOSTTablenorm"/>
            </w:pPr>
            <w:r w:rsidRPr="00676CCF">
              <w:t>Номер_строки_родит_документа</w:t>
            </w:r>
          </w:p>
        </w:tc>
        <w:tc>
          <w:tcPr>
            <w:tcW w:w="302" w:type="pct"/>
          </w:tcPr>
          <w:p w14:paraId="737481DB" w14:textId="57247B61" w:rsidR="00E50494" w:rsidRPr="00676CCF" w:rsidRDefault="00E50494" w:rsidP="00E50494">
            <w:pPr>
              <w:pStyle w:val="GOSTTablenorm"/>
            </w:pPr>
            <w:r w:rsidRPr="00676CCF">
              <w:t>нет</w:t>
            </w:r>
          </w:p>
        </w:tc>
        <w:tc>
          <w:tcPr>
            <w:tcW w:w="1109" w:type="pct"/>
          </w:tcPr>
          <w:p w14:paraId="57A696C8" w14:textId="2D9E2F87" w:rsidR="00E50494" w:rsidRPr="00676CCF" w:rsidRDefault="00E50494" w:rsidP="00E50494">
            <w:pPr>
              <w:pStyle w:val="GOSTTablenorm"/>
            </w:pPr>
            <w:r w:rsidRPr="00676CCF">
              <w:t>Номер строки родительского документа</w:t>
            </w:r>
          </w:p>
        </w:tc>
        <w:tc>
          <w:tcPr>
            <w:tcW w:w="1109" w:type="pct"/>
          </w:tcPr>
          <w:p w14:paraId="2CF369F9" w14:textId="2892081D" w:rsidR="00E50494" w:rsidRPr="00676CCF" w:rsidRDefault="00E50494" w:rsidP="00E50494">
            <w:pPr>
              <w:pStyle w:val="GOSTTablenorm"/>
            </w:pPr>
            <w:r w:rsidRPr="00676CCF">
              <w:t>ZSV_LineRowNum</w:t>
            </w:r>
          </w:p>
        </w:tc>
        <w:tc>
          <w:tcPr>
            <w:tcW w:w="1371" w:type="pct"/>
          </w:tcPr>
          <w:p w14:paraId="11353DD7" w14:textId="77777777" w:rsidR="00E50494" w:rsidRPr="00676CCF" w:rsidRDefault="00E50494" w:rsidP="00E50494">
            <w:pPr>
              <w:pStyle w:val="GOSTTablenorm"/>
            </w:pPr>
          </w:p>
        </w:tc>
      </w:tr>
    </w:tbl>
    <w:commentRangeStart w:id="9963"/>
    <w:p w14:paraId="3D30C714" w14:textId="5A3FE944" w:rsidR="00D91FDA" w:rsidDel="00A733E0" w:rsidRDefault="00D91FDA" w:rsidP="00D91FDA">
      <w:pPr>
        <w:pStyle w:val="GOSTNameTable"/>
        <w:rPr>
          <w:ins w:id="9964" w:author="Ярисова Полина Викторовна" w:date="2024-07-11T09:08:00Z"/>
          <w:del w:id="9965" w:author="Сказецкая Наталья Камилевна" w:date="2024-08-12T15:06:00Z"/>
        </w:rPr>
      </w:pPr>
      <w:del w:id="9966" w:author="Сказецкая Наталья Камилевна" w:date="2024-08-12T15:06:00Z">
        <w:r w:rsidDel="00A733E0">
          <w:rPr>
            <w:b w:val="0"/>
            <w:noProof/>
          </w:rPr>
          <w:fldChar w:fldCharType="begin"/>
        </w:r>
        <w:r w:rsidDel="00A733E0">
          <w:rPr>
            <w:noProof/>
          </w:rPr>
          <w:delInstrText xml:space="preserve"> SEQ Таблица \* ARABIC </w:delInstrText>
        </w:r>
        <w:r w:rsidDel="00A733E0">
          <w:rPr>
            <w:b w:val="0"/>
            <w:noProof/>
          </w:rPr>
          <w:fldChar w:fldCharType="separate"/>
        </w:r>
      </w:del>
      <w:bookmarkStart w:id="9967" w:name="_Toc162883531"/>
      <w:ins w:id="9968" w:author="Щанов Александр Валентинович" w:date="2024-07-29T13:05:00Z">
        <w:del w:id="9969" w:author="Сказецкая Наталья Камилевна" w:date="2024-08-12T15:06:00Z">
          <w:r w:rsidR="00450281" w:rsidDel="00A733E0">
            <w:rPr>
              <w:noProof/>
            </w:rPr>
            <w:delText>25</w:delText>
          </w:r>
        </w:del>
      </w:ins>
      <w:del w:id="9970" w:author="Сказецкая Наталья Камилевна" w:date="2024-08-12T15:06:00Z">
        <w:r w:rsidR="00BB1586" w:rsidDel="00A733E0">
          <w:rPr>
            <w:noProof/>
          </w:rPr>
          <w:delText>26</w:delText>
        </w:r>
        <w:r w:rsidDel="00A733E0">
          <w:rPr>
            <w:noProof/>
          </w:rPr>
          <w:delText>2554</w:delText>
        </w:r>
        <w:r w:rsidDel="00A733E0">
          <w:rPr>
            <w:b w:val="0"/>
            <w:noProof/>
          </w:rPr>
          <w:fldChar w:fldCharType="end"/>
        </w:r>
        <w:r w:rsidDel="00A733E0">
          <w:delText xml:space="preserve"> </w:delText>
        </w:r>
      </w:del>
      <w:ins w:id="9971" w:author="Ярисова Полина Викторовна" w:date="2024-07-11T09:08:00Z">
        <w:del w:id="9972" w:author="Сказецкая Наталья Камилевна" w:date="2024-08-12T15:06:00Z">
          <w:r w:rsidDel="00A733E0">
            <w:delText xml:space="preserve">- </w:delText>
          </w:r>
        </w:del>
      </w:ins>
      <w:commentRangeEnd w:id="9963"/>
      <w:r w:rsidR="00A733E0" w:rsidRPr="005E2002">
        <w:rPr>
          <w:rStyle w:val="afff4"/>
          <w:sz w:val="24"/>
          <w:szCs w:val="20"/>
        </w:rPr>
        <w:commentReference w:id="9963"/>
      </w:r>
      <w:ins w:id="9973" w:author="Ярисова Полина Викторовна" w:date="2024-07-11T09:08:00Z">
        <w:del w:id="9974" w:author="Сказецкая Наталья Камилевна" w:date="2024-08-12T15:06:00Z">
          <w:r w:rsidRPr="005E2002" w:rsidDel="00A733E0">
            <w:delText>Перечень атрибутов, соответствующих типу документа</w:delText>
          </w:r>
          <w:r w:rsidRPr="00880BC8" w:rsidDel="00A733E0">
            <w:delText xml:space="preserve"> </w:delText>
          </w:r>
          <w:r w:rsidDel="00A733E0">
            <w:delText>«</w:delText>
          </w:r>
          <w:r w:rsidRPr="00880BC8" w:rsidDel="00A733E0">
            <w:delText>Заявление на проведение операций с иностранной валютой</w:delText>
          </w:r>
          <w:r w:rsidDel="00A733E0">
            <w:delText>»</w:delText>
          </w:r>
          <w:r w:rsidRPr="00880BC8" w:rsidDel="00A733E0">
            <w:delText xml:space="preserve"> MSC_AppForeignCurr</w:delText>
          </w:r>
          <w:bookmarkEnd w:id="9967"/>
        </w:del>
      </w:ins>
    </w:p>
    <w:tbl>
      <w:tblPr>
        <w:tblStyle w:val="GOSTTable"/>
        <w:tblW w:w="5000" w:type="pct"/>
        <w:tblLayout w:type="fixed"/>
        <w:tblLook w:val="07E0" w:firstRow="1" w:lastRow="1" w:firstColumn="1" w:lastColumn="1" w:noHBand="1" w:noVBand="1"/>
      </w:tblPr>
      <w:tblGrid>
        <w:gridCol w:w="3468"/>
        <w:gridCol w:w="958"/>
        <w:gridCol w:w="3464"/>
        <w:gridCol w:w="3514"/>
        <w:gridCol w:w="4356"/>
      </w:tblGrid>
      <w:tr w:rsidR="00D91FDA" w:rsidRPr="00B9499D" w:rsidDel="00A733E0" w14:paraId="3778E430" w14:textId="30DAE701" w:rsidTr="00F40BD4">
        <w:trPr>
          <w:cnfStyle w:val="100000000000" w:firstRow="1" w:lastRow="0" w:firstColumn="0" w:lastColumn="0" w:oddVBand="0" w:evenVBand="0" w:oddHBand="0" w:evenHBand="0" w:firstRowFirstColumn="0" w:firstRowLastColumn="0" w:lastRowFirstColumn="0" w:lastRowLastColumn="0"/>
          <w:ins w:id="9975" w:author="Ярисова Полина Викторовна" w:date="2024-07-11T09:08:00Z"/>
          <w:del w:id="9976" w:author="Сказецкая Наталья Камилевна" w:date="2024-08-12T15:06:00Z"/>
        </w:trPr>
        <w:tc>
          <w:tcPr>
            <w:tcW w:w="1100" w:type="pct"/>
          </w:tcPr>
          <w:p w14:paraId="135226F4" w14:textId="66ADA0AF" w:rsidR="00D91FDA" w:rsidRPr="00B9499D" w:rsidDel="00A733E0" w:rsidRDefault="00D91FDA" w:rsidP="00F40BD4">
            <w:pPr>
              <w:pStyle w:val="GOSTTableHead"/>
              <w:rPr>
                <w:ins w:id="9977" w:author="Ярисова Полина Викторовна" w:date="2024-07-11T09:08:00Z"/>
                <w:del w:id="9978" w:author="Сказецкая Наталья Камилевна" w:date="2024-08-12T15:06:00Z"/>
              </w:rPr>
            </w:pPr>
            <w:ins w:id="9979" w:author="Ярисова Полина Викторовна" w:date="2024-07-11T09:08:00Z">
              <w:del w:id="9980" w:author="Сказецкая Наталья Камилевна" w:date="2024-08-12T15:06:00Z">
                <w:r w:rsidRPr="00B9499D" w:rsidDel="00A733E0">
                  <w:delText>Наименование атрибута</w:delText>
                </w:r>
              </w:del>
            </w:ins>
          </w:p>
        </w:tc>
        <w:tc>
          <w:tcPr>
            <w:tcW w:w="304" w:type="pct"/>
          </w:tcPr>
          <w:p w14:paraId="51AD2C91" w14:textId="7381D071" w:rsidR="00D91FDA" w:rsidRPr="00B9499D" w:rsidDel="00A733E0" w:rsidRDefault="00D91FDA" w:rsidP="00F40BD4">
            <w:pPr>
              <w:pStyle w:val="GOSTTableHead"/>
              <w:rPr>
                <w:ins w:id="9981" w:author="Ярисова Полина Викторовна" w:date="2024-07-11T09:08:00Z"/>
                <w:del w:id="9982" w:author="Сказецкая Наталья Камилевна" w:date="2024-08-12T15:06:00Z"/>
              </w:rPr>
            </w:pPr>
            <w:ins w:id="9983" w:author="Ярисова Полина Викторовна" w:date="2024-07-11T09:08:00Z">
              <w:del w:id="9984" w:author="Сказецкая Наталья Камилевна" w:date="2024-08-12T15:06:00Z">
                <w:r w:rsidRPr="00B9499D" w:rsidDel="00A733E0">
                  <w:delText>Вычисляемый атрибут</w:delText>
                </w:r>
              </w:del>
            </w:ins>
          </w:p>
        </w:tc>
        <w:tc>
          <w:tcPr>
            <w:tcW w:w="1099" w:type="pct"/>
          </w:tcPr>
          <w:p w14:paraId="7B938CEA" w14:textId="1E570D81" w:rsidR="00D91FDA" w:rsidRPr="00B9499D" w:rsidDel="00A733E0" w:rsidRDefault="00D91FDA" w:rsidP="00F40BD4">
            <w:pPr>
              <w:pStyle w:val="GOSTTableHead"/>
              <w:rPr>
                <w:ins w:id="9985" w:author="Ярисова Полина Викторовна" w:date="2024-07-11T09:08:00Z"/>
                <w:del w:id="9986" w:author="Сказецкая Наталья Камилевна" w:date="2024-08-12T15:06:00Z"/>
              </w:rPr>
            </w:pPr>
            <w:ins w:id="9987" w:author="Ярисова Полина Викторовна" w:date="2024-07-11T09:08:00Z">
              <w:del w:id="9988" w:author="Сказецкая Наталья Камилевна" w:date="2024-08-12T15:06:00Z">
                <w:r w:rsidRPr="00B9499D" w:rsidDel="00A733E0">
                  <w:delText>Описание атрибута</w:delText>
                </w:r>
              </w:del>
            </w:ins>
          </w:p>
        </w:tc>
        <w:tc>
          <w:tcPr>
            <w:tcW w:w="1115" w:type="pct"/>
          </w:tcPr>
          <w:p w14:paraId="6691EFD5" w14:textId="08D47A6C" w:rsidR="00D91FDA" w:rsidRPr="00B9499D" w:rsidDel="00A733E0" w:rsidRDefault="00D91FDA" w:rsidP="00F40BD4">
            <w:pPr>
              <w:pStyle w:val="GOSTTableHead"/>
              <w:rPr>
                <w:ins w:id="9989" w:author="Ярисова Полина Викторовна" w:date="2024-07-11T09:08:00Z"/>
                <w:del w:id="9990" w:author="Сказецкая Наталья Камилевна" w:date="2024-08-12T15:06:00Z"/>
              </w:rPr>
            </w:pPr>
            <w:ins w:id="9991" w:author="Ярисова Полина Викторовна" w:date="2024-07-11T09:08:00Z">
              <w:del w:id="9992" w:author="Сказецкая Наталья Камилевна" w:date="2024-08-12T15:06:00Z">
                <w:r w:rsidRPr="00B9499D" w:rsidDel="00A733E0">
                  <w:delText>Реквизит документа (наименование тега)</w:delText>
                </w:r>
              </w:del>
            </w:ins>
          </w:p>
        </w:tc>
        <w:tc>
          <w:tcPr>
            <w:tcW w:w="1382" w:type="pct"/>
          </w:tcPr>
          <w:p w14:paraId="07AA9DEB" w14:textId="0FBF16D0" w:rsidR="00D91FDA" w:rsidRPr="00B9499D" w:rsidDel="00A733E0" w:rsidRDefault="00D91FDA" w:rsidP="00F40BD4">
            <w:pPr>
              <w:pStyle w:val="GOSTTableHead"/>
              <w:rPr>
                <w:ins w:id="9993" w:author="Ярисова Полина Викторовна" w:date="2024-07-11T09:08:00Z"/>
                <w:del w:id="9994" w:author="Сказецкая Наталья Камилевна" w:date="2024-08-12T15:06:00Z"/>
              </w:rPr>
            </w:pPr>
            <w:ins w:id="9995" w:author="Ярисова Полина Викторовна" w:date="2024-07-11T09:08:00Z">
              <w:del w:id="9996" w:author="Сказецкая Наталья Камилевна" w:date="2024-08-12T15:06:00Z">
                <w:r w:rsidRPr="00B9499D" w:rsidDel="00A733E0">
                  <w:delText>Алгоритм вычисления</w:delText>
                </w:r>
              </w:del>
            </w:ins>
          </w:p>
        </w:tc>
      </w:tr>
      <w:tr w:rsidR="00D91FDA" w:rsidRPr="00B9499D" w:rsidDel="00A733E0" w14:paraId="7C8F4827" w14:textId="67D5AFC1" w:rsidTr="00F40BD4">
        <w:trPr>
          <w:ins w:id="9997" w:author="Ярисова Полина Викторовна" w:date="2024-07-11T09:08:00Z"/>
          <w:del w:id="9998" w:author="Сказецкая Наталья Камилевна" w:date="2024-08-12T15:06:00Z"/>
        </w:trPr>
        <w:tc>
          <w:tcPr>
            <w:tcW w:w="1100" w:type="pct"/>
          </w:tcPr>
          <w:p w14:paraId="33D6D889" w14:textId="2DE77F2F" w:rsidR="00D91FDA" w:rsidRPr="00E576D5" w:rsidDel="00A733E0" w:rsidRDefault="00D91FDA" w:rsidP="00F40BD4">
            <w:pPr>
              <w:pStyle w:val="GOSTTablenorm"/>
              <w:rPr>
                <w:ins w:id="9999" w:author="Ярисова Полина Викторовна" w:date="2024-07-11T09:08:00Z"/>
                <w:del w:id="10000" w:author="Сказецкая Наталья Камилевна" w:date="2024-08-12T15:06:00Z"/>
              </w:rPr>
            </w:pPr>
            <w:ins w:id="10001" w:author="Ярисова Полина Викторовна" w:date="2024-07-11T09:08:00Z">
              <w:del w:id="10002" w:author="Сказецкая Наталья Камилевна" w:date="2024-08-12T15:06:00Z">
                <w:r w:rsidRPr="0041658B" w:rsidDel="00A733E0">
                  <w:delText>Номер_документа*</w:delText>
                </w:r>
              </w:del>
            </w:ins>
          </w:p>
        </w:tc>
        <w:tc>
          <w:tcPr>
            <w:tcW w:w="304" w:type="pct"/>
          </w:tcPr>
          <w:p w14:paraId="543DC41A" w14:textId="19C1ADF1" w:rsidR="00D91FDA" w:rsidRPr="00E576D5" w:rsidDel="00A733E0" w:rsidRDefault="00D91FDA" w:rsidP="00F40BD4">
            <w:pPr>
              <w:pStyle w:val="GOSTTablenorm"/>
              <w:rPr>
                <w:ins w:id="10003" w:author="Ярисова Полина Викторовна" w:date="2024-07-11T09:08:00Z"/>
                <w:del w:id="10004" w:author="Сказецкая Наталья Камилевна" w:date="2024-08-12T15:06:00Z"/>
              </w:rPr>
            </w:pPr>
            <w:ins w:id="10005" w:author="Ярисова Полина Викторовна" w:date="2024-07-11T09:08:00Z">
              <w:del w:id="10006" w:author="Сказецкая Наталья Камилевна" w:date="2024-08-12T15:06:00Z">
                <w:r w:rsidRPr="00E576D5" w:rsidDel="00A733E0">
                  <w:delText>нет</w:delText>
                </w:r>
              </w:del>
            </w:ins>
          </w:p>
        </w:tc>
        <w:tc>
          <w:tcPr>
            <w:tcW w:w="1099" w:type="pct"/>
          </w:tcPr>
          <w:p w14:paraId="60990C75" w14:textId="04C492C5" w:rsidR="00D91FDA" w:rsidRPr="000B4020" w:rsidDel="00A733E0" w:rsidRDefault="00D91FDA" w:rsidP="00F40BD4">
            <w:pPr>
              <w:pStyle w:val="GOSTTablenorm"/>
              <w:rPr>
                <w:ins w:id="10007" w:author="Ярисова Полина Викторовна" w:date="2024-07-11T09:08:00Z"/>
                <w:del w:id="10008" w:author="Сказецкая Наталья Камилевна" w:date="2024-08-12T15:06:00Z"/>
              </w:rPr>
            </w:pPr>
            <w:ins w:id="10009" w:author="Ярисова Полина Викторовна" w:date="2024-07-11T09:08:00Z">
              <w:del w:id="10010" w:author="Сказецкая Наталья Камилевна" w:date="2024-08-12T15:06:00Z">
                <w:r w:rsidRPr="00E576D5" w:rsidDel="00A733E0">
                  <w:delText>Номер документа</w:delText>
                </w:r>
              </w:del>
            </w:ins>
          </w:p>
        </w:tc>
        <w:tc>
          <w:tcPr>
            <w:tcW w:w="1115" w:type="pct"/>
          </w:tcPr>
          <w:p w14:paraId="6A7FDDBC" w14:textId="08ED9AD4" w:rsidR="00D91FDA" w:rsidRPr="000B4020" w:rsidDel="00A733E0" w:rsidRDefault="00D91FDA" w:rsidP="00F40BD4">
            <w:pPr>
              <w:pStyle w:val="GOSTTablenorm"/>
              <w:rPr>
                <w:ins w:id="10011" w:author="Ярисова Полина Викторовна" w:date="2024-07-11T09:08:00Z"/>
                <w:del w:id="10012" w:author="Сказецкая Наталья Камилевна" w:date="2024-08-12T15:06:00Z"/>
              </w:rPr>
            </w:pPr>
            <w:ins w:id="10013" w:author="Ярисова Полина Викторовна" w:date="2024-07-11T09:08:00Z">
              <w:del w:id="10014" w:author="Сказецкая Наталья Камилевна" w:date="2024-08-12T15:06:00Z">
                <w:r w:rsidRPr="000B4020" w:rsidDel="00A733E0">
                  <w:delText>ZR_DeclarationNum</w:delText>
                </w:r>
              </w:del>
            </w:ins>
          </w:p>
        </w:tc>
        <w:tc>
          <w:tcPr>
            <w:tcW w:w="1382" w:type="pct"/>
          </w:tcPr>
          <w:p w14:paraId="466A7174" w14:textId="1E596DCA" w:rsidR="00D91FDA" w:rsidRPr="000B4020" w:rsidDel="00A733E0" w:rsidRDefault="00D91FDA" w:rsidP="00F40BD4">
            <w:pPr>
              <w:pStyle w:val="GOSTTablenorm"/>
              <w:rPr>
                <w:ins w:id="10015" w:author="Ярисова Полина Викторовна" w:date="2024-07-11T09:08:00Z"/>
                <w:del w:id="10016" w:author="Сказецкая Наталья Камилевна" w:date="2024-08-12T15:06:00Z"/>
              </w:rPr>
            </w:pPr>
          </w:p>
        </w:tc>
      </w:tr>
      <w:tr w:rsidR="00D91FDA" w:rsidRPr="00B9499D" w:rsidDel="00A733E0" w14:paraId="6C438E4C" w14:textId="2AFB62C3" w:rsidTr="00F40BD4">
        <w:trPr>
          <w:ins w:id="10017" w:author="Ярисова Полина Викторовна" w:date="2024-07-11T09:08:00Z"/>
          <w:del w:id="10018" w:author="Сказецкая Наталья Камилевна" w:date="2024-08-12T15:06:00Z"/>
        </w:trPr>
        <w:tc>
          <w:tcPr>
            <w:tcW w:w="1100" w:type="pct"/>
          </w:tcPr>
          <w:p w14:paraId="1FCFF848" w14:textId="081688FD" w:rsidR="00D91FDA" w:rsidRPr="00E576D5" w:rsidDel="00A733E0" w:rsidRDefault="00D91FDA" w:rsidP="00F40BD4">
            <w:pPr>
              <w:pStyle w:val="GOSTTablenorm"/>
              <w:rPr>
                <w:ins w:id="10019" w:author="Ярисова Полина Викторовна" w:date="2024-07-11T09:08:00Z"/>
                <w:del w:id="10020" w:author="Сказецкая Наталья Камилевна" w:date="2024-08-12T15:06:00Z"/>
              </w:rPr>
            </w:pPr>
            <w:ins w:id="10021" w:author="Ярисова Полина Викторовна" w:date="2024-07-11T09:08:00Z">
              <w:del w:id="10022" w:author="Сказецкая Наталья Камилевна" w:date="2024-08-12T15:06:00Z">
                <w:r w:rsidRPr="0041658B" w:rsidDel="00A733E0">
                  <w:delText>Дата_документа*</w:delText>
                </w:r>
              </w:del>
            </w:ins>
          </w:p>
        </w:tc>
        <w:tc>
          <w:tcPr>
            <w:tcW w:w="304" w:type="pct"/>
          </w:tcPr>
          <w:p w14:paraId="08749C3B" w14:textId="718F9389" w:rsidR="00D91FDA" w:rsidRPr="00E576D5" w:rsidDel="00A733E0" w:rsidRDefault="00D91FDA" w:rsidP="00F40BD4">
            <w:pPr>
              <w:pStyle w:val="GOSTTablenorm"/>
              <w:rPr>
                <w:ins w:id="10023" w:author="Ярисова Полина Викторовна" w:date="2024-07-11T09:08:00Z"/>
                <w:del w:id="10024" w:author="Сказецкая Наталья Камилевна" w:date="2024-08-12T15:06:00Z"/>
              </w:rPr>
            </w:pPr>
            <w:ins w:id="10025" w:author="Ярисова Полина Викторовна" w:date="2024-07-11T09:08:00Z">
              <w:del w:id="10026" w:author="Сказецкая Наталья Камилевна" w:date="2024-08-12T15:06:00Z">
                <w:r w:rsidRPr="00E576D5" w:rsidDel="00A733E0">
                  <w:delText>нет</w:delText>
                </w:r>
              </w:del>
            </w:ins>
          </w:p>
        </w:tc>
        <w:tc>
          <w:tcPr>
            <w:tcW w:w="1099" w:type="pct"/>
          </w:tcPr>
          <w:p w14:paraId="7C9A2E24" w14:textId="42D4846F" w:rsidR="00D91FDA" w:rsidRPr="000B4020" w:rsidDel="00A733E0" w:rsidRDefault="00D91FDA" w:rsidP="00F40BD4">
            <w:pPr>
              <w:pStyle w:val="GOSTTablenorm"/>
              <w:rPr>
                <w:ins w:id="10027" w:author="Ярисова Полина Викторовна" w:date="2024-07-11T09:08:00Z"/>
                <w:del w:id="10028" w:author="Сказецкая Наталья Камилевна" w:date="2024-08-12T15:06:00Z"/>
              </w:rPr>
            </w:pPr>
            <w:ins w:id="10029" w:author="Ярисова Полина Викторовна" w:date="2024-07-11T09:08:00Z">
              <w:del w:id="10030" w:author="Сказецкая Наталья Камилевна" w:date="2024-08-12T15:06:00Z">
                <w:r w:rsidRPr="00E576D5" w:rsidDel="00A733E0">
                  <w:delText>Дата документа</w:delText>
                </w:r>
              </w:del>
            </w:ins>
          </w:p>
        </w:tc>
        <w:tc>
          <w:tcPr>
            <w:tcW w:w="1115" w:type="pct"/>
          </w:tcPr>
          <w:p w14:paraId="41E90973" w14:textId="2EF9B302" w:rsidR="00D91FDA" w:rsidRPr="000B4020" w:rsidDel="00A733E0" w:rsidRDefault="00D91FDA" w:rsidP="00F40BD4">
            <w:pPr>
              <w:pStyle w:val="GOSTTablenorm"/>
              <w:rPr>
                <w:ins w:id="10031" w:author="Ярисова Полина Викторовна" w:date="2024-07-11T09:08:00Z"/>
                <w:del w:id="10032" w:author="Сказецкая Наталья Камилевна" w:date="2024-08-12T15:06:00Z"/>
              </w:rPr>
            </w:pPr>
            <w:ins w:id="10033" w:author="Ярисова Полина Викторовна" w:date="2024-07-11T09:08:00Z">
              <w:del w:id="10034" w:author="Сказецкая Наталья Камилевна" w:date="2024-08-12T15:06:00Z">
                <w:r w:rsidRPr="000B4020" w:rsidDel="00A733E0">
                  <w:delText>ZR_DeclarationDate</w:delText>
                </w:r>
              </w:del>
            </w:ins>
          </w:p>
        </w:tc>
        <w:tc>
          <w:tcPr>
            <w:tcW w:w="1382" w:type="pct"/>
          </w:tcPr>
          <w:p w14:paraId="241C49AF" w14:textId="3C552F11" w:rsidR="00D91FDA" w:rsidRPr="000B4020" w:rsidDel="00A733E0" w:rsidRDefault="00D91FDA" w:rsidP="00F40BD4">
            <w:pPr>
              <w:pStyle w:val="GOSTTablenorm"/>
              <w:rPr>
                <w:ins w:id="10035" w:author="Ярисова Полина Викторовна" w:date="2024-07-11T09:08:00Z"/>
                <w:del w:id="10036" w:author="Сказецкая Наталья Камилевна" w:date="2024-08-12T15:06:00Z"/>
              </w:rPr>
            </w:pPr>
          </w:p>
        </w:tc>
      </w:tr>
      <w:tr w:rsidR="00D91FDA" w:rsidRPr="00B9499D" w:rsidDel="00A733E0" w14:paraId="7350DD50" w14:textId="707B1AFD" w:rsidTr="00F40BD4">
        <w:trPr>
          <w:ins w:id="10037" w:author="Ярисова Полина Викторовна" w:date="2024-07-11T09:08:00Z"/>
          <w:del w:id="10038" w:author="Сказецкая Наталья Камилевна" w:date="2024-08-12T15:06:00Z"/>
        </w:trPr>
        <w:tc>
          <w:tcPr>
            <w:tcW w:w="1100" w:type="pct"/>
          </w:tcPr>
          <w:p w14:paraId="76B6DDA3" w14:textId="2BE9AB7D" w:rsidR="00D91FDA" w:rsidRPr="0041658B" w:rsidDel="00A733E0" w:rsidRDefault="00D91FDA" w:rsidP="00F40BD4">
            <w:pPr>
              <w:pStyle w:val="GOSTTablenorm"/>
              <w:rPr>
                <w:ins w:id="10039" w:author="Ярисова Полина Викторовна" w:date="2024-07-11T09:08:00Z"/>
                <w:del w:id="10040" w:author="Сказецкая Наталья Камилевна" w:date="2024-08-12T15:06:00Z"/>
              </w:rPr>
            </w:pPr>
            <w:ins w:id="10041" w:author="Ярисова Полина Викторовна" w:date="2024-07-11T09:08:00Z">
              <w:del w:id="10042" w:author="Сказецкая Наталья Камилевна" w:date="2024-08-12T15:06:00Z">
                <w:r w:rsidRPr="00710C84" w:rsidDel="00A733E0">
                  <w:delText>Вид_документа</w:delText>
                </w:r>
              </w:del>
            </w:ins>
          </w:p>
        </w:tc>
        <w:tc>
          <w:tcPr>
            <w:tcW w:w="304" w:type="pct"/>
          </w:tcPr>
          <w:p w14:paraId="6061A2EF" w14:textId="3738DA5F" w:rsidR="00D91FDA" w:rsidRPr="00E576D5" w:rsidDel="00A733E0" w:rsidRDefault="00D91FDA" w:rsidP="00F40BD4">
            <w:pPr>
              <w:pStyle w:val="GOSTTablenorm"/>
              <w:rPr>
                <w:ins w:id="10043" w:author="Ярисова Полина Викторовна" w:date="2024-07-11T09:08:00Z"/>
                <w:del w:id="10044" w:author="Сказецкая Наталья Камилевна" w:date="2024-08-12T15:06:00Z"/>
              </w:rPr>
            </w:pPr>
            <w:ins w:id="10045" w:author="Ярисова Полина Викторовна" w:date="2024-07-11T09:08:00Z">
              <w:del w:id="10046" w:author="Сказецкая Наталья Камилевна" w:date="2024-08-12T15:06:00Z">
                <w:r w:rsidDel="00A733E0">
                  <w:delText>да</w:delText>
                </w:r>
              </w:del>
            </w:ins>
          </w:p>
        </w:tc>
        <w:tc>
          <w:tcPr>
            <w:tcW w:w="1099" w:type="pct"/>
          </w:tcPr>
          <w:p w14:paraId="1CB49A3F" w14:textId="74B62BC2" w:rsidR="00D91FDA" w:rsidRPr="00E576D5" w:rsidDel="00A733E0" w:rsidRDefault="00D91FDA" w:rsidP="00F40BD4">
            <w:pPr>
              <w:pStyle w:val="GOSTTablenorm"/>
              <w:rPr>
                <w:ins w:id="10047" w:author="Ярисова Полина Викторовна" w:date="2024-07-11T09:08:00Z"/>
                <w:del w:id="10048" w:author="Сказецкая Наталья Камилевна" w:date="2024-08-12T15:06:00Z"/>
              </w:rPr>
            </w:pPr>
            <w:ins w:id="10049" w:author="Ярисова Полина Викторовна" w:date="2024-07-11T09:08:00Z">
              <w:del w:id="10050" w:author="Сказецкая Наталья Камилевна" w:date="2024-08-12T15:06:00Z">
                <w:r w:rsidRPr="00710C84" w:rsidDel="00A733E0">
                  <w:delText>Вид документа</w:delText>
                </w:r>
              </w:del>
            </w:ins>
          </w:p>
        </w:tc>
        <w:tc>
          <w:tcPr>
            <w:tcW w:w="1115" w:type="pct"/>
          </w:tcPr>
          <w:p w14:paraId="578E1A2F" w14:textId="6EEAA60F" w:rsidR="00D91FDA" w:rsidRPr="000B4020" w:rsidDel="00A733E0" w:rsidRDefault="00D91FDA" w:rsidP="00F40BD4">
            <w:pPr>
              <w:pStyle w:val="GOSTTablenorm"/>
              <w:rPr>
                <w:ins w:id="10051" w:author="Ярисова Полина Викторовна" w:date="2024-07-11T09:08:00Z"/>
                <w:del w:id="10052" w:author="Сказецкая Наталья Камилевна" w:date="2024-08-12T15:06:00Z"/>
              </w:rPr>
            </w:pPr>
            <w:ins w:id="10053" w:author="Ярисова Полина Викторовна" w:date="2024-07-11T09:08:00Z">
              <w:del w:id="10054" w:author="Сказецкая Наталья Камилевна" w:date="2024-08-12T15:06:00Z">
                <w:r w:rsidRPr="007048AF" w:rsidDel="00A733E0">
                  <w:delText>DopInfo_DocType</w:delText>
                </w:r>
              </w:del>
            </w:ins>
          </w:p>
        </w:tc>
        <w:tc>
          <w:tcPr>
            <w:tcW w:w="1382" w:type="pct"/>
          </w:tcPr>
          <w:p w14:paraId="018F58DE" w14:textId="54F9067F" w:rsidR="00D91FDA" w:rsidRPr="000B4020" w:rsidDel="00A733E0" w:rsidRDefault="00D91FDA" w:rsidP="00F40BD4">
            <w:pPr>
              <w:pStyle w:val="GOSTTablenorm"/>
              <w:rPr>
                <w:ins w:id="10055" w:author="Ярисова Полина Викторовна" w:date="2024-07-11T09:08:00Z"/>
                <w:del w:id="10056" w:author="Сказецкая Наталья Камилевна" w:date="2024-08-12T15:06:00Z"/>
              </w:rPr>
            </w:pPr>
            <w:ins w:id="10057" w:author="Ярисова Полина Викторовна" w:date="2024-07-11T09:08:00Z">
              <w:del w:id="10058" w:author="Сказецкая Наталья Камилевна" w:date="2024-08-12T15:06:00Z">
                <w:r w:rsidDel="00A733E0">
                  <w:rPr>
                    <w:szCs w:val="22"/>
                  </w:rPr>
                  <w:delText>Если в теге документа «</w:delText>
                </w:r>
                <w:r w:rsidDel="00A733E0">
                  <w:rPr>
                    <w:szCs w:val="22"/>
                    <w:lang w:val="en-US"/>
                  </w:rPr>
                  <w:delText>ZPO</w:delText>
                </w:r>
                <w:r w:rsidDel="00A733E0">
                  <w:rPr>
                    <w:szCs w:val="22"/>
                  </w:rPr>
                  <w:delText>»</w:delText>
                </w:r>
                <w:r w:rsidRPr="00B9499D" w:rsidDel="00A733E0">
                  <w:rPr>
                    <w:szCs w:val="22"/>
                  </w:rPr>
                  <w:delText xml:space="preserve">, то значение </w:delText>
                </w:r>
                <w:r w:rsidDel="00A733E0">
                  <w:rPr>
                    <w:szCs w:val="22"/>
                  </w:rPr>
                  <w:delText>«ЗПО».</w:delText>
                </w:r>
              </w:del>
            </w:ins>
          </w:p>
        </w:tc>
      </w:tr>
      <w:tr w:rsidR="00D91FDA" w:rsidRPr="00B9499D" w:rsidDel="00A733E0" w14:paraId="7D4DFCCE" w14:textId="3301E6A0" w:rsidTr="00F40BD4">
        <w:trPr>
          <w:ins w:id="10059" w:author="Ярисова Полина Викторовна" w:date="2024-07-11T09:08:00Z"/>
          <w:del w:id="10060" w:author="Сказецкая Наталья Камилевна" w:date="2024-08-12T15:06:00Z"/>
        </w:trPr>
        <w:tc>
          <w:tcPr>
            <w:tcW w:w="1100" w:type="pct"/>
          </w:tcPr>
          <w:p w14:paraId="00474DC3" w14:textId="2134782B" w:rsidR="00D91FDA" w:rsidRPr="00710C84" w:rsidDel="00A733E0" w:rsidRDefault="00D91FDA" w:rsidP="00F40BD4">
            <w:pPr>
              <w:pStyle w:val="GOSTTablenorm"/>
              <w:rPr>
                <w:ins w:id="10061" w:author="Ярисова Полина Викторовна" w:date="2024-07-11T09:08:00Z"/>
                <w:del w:id="10062" w:author="Сказецкая Наталья Камилевна" w:date="2024-08-12T15:06:00Z"/>
              </w:rPr>
            </w:pPr>
            <w:ins w:id="10063" w:author="Ярисова Полина Викторовна" w:date="2024-07-11T09:08:00Z">
              <w:del w:id="10064" w:author="Сказецкая Наталья Камилевна" w:date="2024-08-12T15:06:00Z">
                <w:r w:rsidRPr="009645C1" w:rsidDel="00A733E0">
                  <w:rPr>
                    <w:szCs w:val="22"/>
                  </w:rPr>
                  <w:delText>Наименование_документа</w:delText>
                </w:r>
              </w:del>
            </w:ins>
          </w:p>
        </w:tc>
        <w:tc>
          <w:tcPr>
            <w:tcW w:w="304" w:type="pct"/>
          </w:tcPr>
          <w:p w14:paraId="4A7EEF0E" w14:textId="211C04EF" w:rsidR="00D91FDA" w:rsidRPr="00710C84" w:rsidDel="00A733E0" w:rsidRDefault="00D91FDA" w:rsidP="00F40BD4">
            <w:pPr>
              <w:pStyle w:val="GOSTTablenorm"/>
              <w:rPr>
                <w:ins w:id="10065" w:author="Ярисова Полина Викторовна" w:date="2024-07-11T09:08:00Z"/>
                <w:del w:id="10066" w:author="Сказецкая Наталья Камилевна" w:date="2024-08-12T15:06:00Z"/>
              </w:rPr>
            </w:pPr>
            <w:ins w:id="10067" w:author="Ярисова Полина Викторовна" w:date="2024-07-11T09:08:00Z">
              <w:del w:id="10068" w:author="Сказецкая Наталья Камилевна" w:date="2024-08-12T15:06:00Z">
                <w:r w:rsidRPr="009645C1" w:rsidDel="00A733E0">
                  <w:rPr>
                    <w:szCs w:val="22"/>
                  </w:rPr>
                  <w:delText>да</w:delText>
                </w:r>
              </w:del>
            </w:ins>
          </w:p>
        </w:tc>
        <w:tc>
          <w:tcPr>
            <w:tcW w:w="1099" w:type="pct"/>
          </w:tcPr>
          <w:p w14:paraId="02A5D54A" w14:textId="5D42C59A" w:rsidR="00D91FDA" w:rsidRPr="00710C84" w:rsidDel="00A733E0" w:rsidRDefault="00D91FDA" w:rsidP="00F40BD4">
            <w:pPr>
              <w:pStyle w:val="GOSTTablenorm"/>
              <w:rPr>
                <w:ins w:id="10069" w:author="Ярисова Полина Викторовна" w:date="2024-07-11T09:08:00Z"/>
                <w:del w:id="10070" w:author="Сказецкая Наталья Камилевна" w:date="2024-08-12T15:06:00Z"/>
              </w:rPr>
            </w:pPr>
            <w:ins w:id="10071" w:author="Ярисова Полина Викторовна" w:date="2024-07-11T09:08:00Z">
              <w:del w:id="10072" w:author="Сказецкая Наталья Камилевна" w:date="2024-08-12T15:06:00Z">
                <w:r w:rsidRPr="009645C1" w:rsidDel="00A733E0">
                  <w:rPr>
                    <w:szCs w:val="22"/>
                  </w:rPr>
                  <w:delText>Наименование документа</w:delText>
                </w:r>
              </w:del>
            </w:ins>
          </w:p>
        </w:tc>
        <w:tc>
          <w:tcPr>
            <w:tcW w:w="1115" w:type="pct"/>
          </w:tcPr>
          <w:p w14:paraId="2EF43AA5" w14:textId="508DC54A" w:rsidR="00D91FDA" w:rsidRPr="007048AF" w:rsidDel="00A733E0" w:rsidRDefault="00D91FDA" w:rsidP="00F40BD4">
            <w:pPr>
              <w:pStyle w:val="GOSTTablenorm"/>
              <w:rPr>
                <w:ins w:id="10073" w:author="Ярисова Полина Викторовна" w:date="2024-07-11T09:08:00Z"/>
                <w:del w:id="10074" w:author="Сказецкая Наталья Камилевна" w:date="2024-08-12T15:06:00Z"/>
              </w:rPr>
            </w:pPr>
            <w:ins w:id="10075" w:author="Ярисова Полина Викторовна" w:date="2024-07-11T09:08:00Z">
              <w:del w:id="10076" w:author="Сказецкая Наталья Камилевна" w:date="2024-08-12T15:06:00Z">
                <w:r w:rsidRPr="00CC7251" w:rsidDel="00A733E0">
                  <w:rPr>
                    <w:szCs w:val="22"/>
                  </w:rPr>
                  <w:delText>TypeDoc</w:delText>
                </w:r>
              </w:del>
            </w:ins>
          </w:p>
        </w:tc>
        <w:tc>
          <w:tcPr>
            <w:tcW w:w="1382" w:type="pct"/>
          </w:tcPr>
          <w:p w14:paraId="6A7A9FB6" w14:textId="2E98B26E" w:rsidR="00D91FDA" w:rsidRPr="000B4020" w:rsidDel="00A733E0" w:rsidRDefault="00D91FDA" w:rsidP="00F40BD4">
            <w:pPr>
              <w:pStyle w:val="GOSTTablenorm"/>
              <w:rPr>
                <w:ins w:id="10077" w:author="Ярисова Полина Викторовна" w:date="2024-07-11T09:08:00Z"/>
                <w:del w:id="10078" w:author="Сказецкая Наталья Камилевна" w:date="2024-08-12T15:06:00Z"/>
              </w:rPr>
            </w:pPr>
            <w:ins w:id="10079" w:author="Ярисова Полина Викторовна" w:date="2024-07-11T09:08:00Z">
              <w:del w:id="10080" w:author="Сказецкая Наталья Камилевна" w:date="2024-08-12T15:06:00Z">
                <w:r w:rsidRPr="0017407D" w:rsidDel="00A733E0">
                  <w:rPr>
                    <w:szCs w:val="22"/>
                  </w:rPr>
                  <w:delText xml:space="preserve">Наименование документа определяется по справочнику </w:delText>
                </w:r>
                <w:r w:rsidDel="00A733E0">
                  <w:rPr>
                    <w:szCs w:val="22"/>
                  </w:rPr>
                  <w:delText>«</w:delText>
                </w:r>
                <w:r w:rsidRPr="0017407D" w:rsidDel="00A733E0">
                  <w:rPr>
                    <w:szCs w:val="22"/>
                  </w:rPr>
                  <w:delText>Типы документов</w:delText>
                </w:r>
                <w:r w:rsidDel="00A733E0">
                  <w:rPr>
                    <w:szCs w:val="22"/>
                  </w:rPr>
                  <w:delText>»</w:delText>
                </w:r>
                <w:r w:rsidRPr="0017407D" w:rsidDel="00A733E0">
                  <w:rPr>
                    <w:szCs w:val="22"/>
                  </w:rPr>
                  <w:delText xml:space="preserve"> с помощью значения атрибута Тип_документа (</w:delText>
                </w:r>
                <w:r w:rsidRPr="00CC7251" w:rsidDel="00A733E0">
                  <w:rPr>
                    <w:szCs w:val="22"/>
                  </w:rPr>
                  <w:delText>TypeDoc</w:delText>
                </w:r>
                <w:r w:rsidRPr="0017407D" w:rsidDel="00A733E0">
                  <w:rPr>
                    <w:szCs w:val="22"/>
                  </w:rPr>
                  <w:delText>) из заголовка запроса</w:delText>
                </w:r>
              </w:del>
            </w:ins>
          </w:p>
        </w:tc>
      </w:tr>
      <w:tr w:rsidR="00D91FDA" w:rsidRPr="00B9499D" w:rsidDel="00A733E0" w14:paraId="3FC72B6E" w14:textId="7B886AD9" w:rsidTr="00F40BD4">
        <w:trPr>
          <w:ins w:id="10081" w:author="Ярисова Полина Викторовна" w:date="2024-07-11T09:08:00Z"/>
          <w:del w:id="10082" w:author="Сказецкая Наталья Камилевна" w:date="2024-08-12T15:06:00Z"/>
        </w:trPr>
        <w:tc>
          <w:tcPr>
            <w:tcW w:w="1100" w:type="pct"/>
          </w:tcPr>
          <w:p w14:paraId="33E8560F" w14:textId="7AC8C291" w:rsidR="00D91FDA" w:rsidRPr="00E576D5" w:rsidDel="00A733E0" w:rsidRDefault="00D91FDA" w:rsidP="00F40BD4">
            <w:pPr>
              <w:pStyle w:val="GOSTTablenorm"/>
              <w:rPr>
                <w:ins w:id="10083" w:author="Ярисова Полина Викторовна" w:date="2024-07-11T09:08:00Z"/>
                <w:del w:id="10084" w:author="Сказецкая Наталья Камилевна" w:date="2024-08-12T15:06:00Z"/>
              </w:rPr>
            </w:pPr>
            <w:ins w:id="10085" w:author="Ярисова Полина Викторовна" w:date="2024-07-11T09:08:00Z">
              <w:del w:id="10086" w:author="Сказецкая Наталья Камилевна" w:date="2024-08-12T15:06:00Z">
                <w:r w:rsidRPr="0041658B" w:rsidDel="00A733E0">
                  <w:delText>Код_валюты</w:delText>
                </w:r>
              </w:del>
            </w:ins>
          </w:p>
        </w:tc>
        <w:tc>
          <w:tcPr>
            <w:tcW w:w="304" w:type="pct"/>
          </w:tcPr>
          <w:p w14:paraId="733A5497" w14:textId="77E9D405" w:rsidR="00D91FDA" w:rsidRPr="00E576D5" w:rsidDel="00A733E0" w:rsidRDefault="00D91FDA" w:rsidP="00F40BD4">
            <w:pPr>
              <w:pStyle w:val="GOSTTablenorm"/>
              <w:rPr>
                <w:ins w:id="10087" w:author="Ярисова Полина Викторовна" w:date="2024-07-11T09:08:00Z"/>
                <w:del w:id="10088" w:author="Сказецкая Наталья Камилевна" w:date="2024-08-12T15:06:00Z"/>
              </w:rPr>
            </w:pPr>
            <w:ins w:id="10089" w:author="Ярисова Полина Викторовна" w:date="2024-07-11T09:08:00Z">
              <w:del w:id="10090" w:author="Сказецкая Наталья Камилевна" w:date="2024-08-12T15:06:00Z">
                <w:r w:rsidDel="00A733E0">
                  <w:delText>да</w:delText>
                </w:r>
              </w:del>
            </w:ins>
          </w:p>
        </w:tc>
        <w:tc>
          <w:tcPr>
            <w:tcW w:w="1099" w:type="pct"/>
          </w:tcPr>
          <w:p w14:paraId="1FCC0836" w14:textId="6EB33089" w:rsidR="00D91FDA" w:rsidRPr="000B4020" w:rsidDel="00A733E0" w:rsidRDefault="00D91FDA" w:rsidP="00F40BD4">
            <w:pPr>
              <w:pStyle w:val="GOSTTablenorm"/>
              <w:rPr>
                <w:ins w:id="10091" w:author="Ярисова Полина Викторовна" w:date="2024-07-11T09:08:00Z"/>
                <w:del w:id="10092" w:author="Сказецкая Наталья Камилевна" w:date="2024-08-12T15:06:00Z"/>
              </w:rPr>
            </w:pPr>
            <w:ins w:id="10093" w:author="Ярисова Полина Викторовна" w:date="2024-07-11T09:08:00Z">
              <w:del w:id="10094" w:author="Сказецкая Наталья Камилевна" w:date="2024-08-12T15:06:00Z">
                <w:r w:rsidRPr="00E576D5" w:rsidDel="00A733E0">
                  <w:delText>Код валюты по ОКВ</w:delText>
                </w:r>
              </w:del>
            </w:ins>
          </w:p>
        </w:tc>
        <w:tc>
          <w:tcPr>
            <w:tcW w:w="1115" w:type="pct"/>
          </w:tcPr>
          <w:p w14:paraId="7163D40F" w14:textId="75378107" w:rsidR="00D91FDA" w:rsidRPr="0041658B" w:rsidDel="00A733E0" w:rsidRDefault="00D91FDA" w:rsidP="00F40BD4">
            <w:pPr>
              <w:pStyle w:val="GOSTTablenorm"/>
              <w:rPr>
                <w:ins w:id="10095" w:author="Ярисова Полина Викторовна" w:date="2024-07-11T09:08:00Z"/>
                <w:del w:id="10096" w:author="Сказецкая Наталья Камилевна" w:date="2024-08-12T15:06:00Z"/>
              </w:rPr>
            </w:pPr>
            <w:ins w:id="10097" w:author="Ярисова Полина Викторовна" w:date="2024-07-11T09:08:00Z">
              <w:del w:id="10098" w:author="Сказецкая Наталья Камилевна" w:date="2024-08-12T15:06:00Z">
                <w:r w:rsidRPr="00802219" w:rsidDel="00A733E0">
                  <w:delText>Transfer_CodeValute</w:delText>
                </w:r>
              </w:del>
            </w:ins>
          </w:p>
        </w:tc>
        <w:tc>
          <w:tcPr>
            <w:tcW w:w="1382" w:type="pct"/>
          </w:tcPr>
          <w:p w14:paraId="1DCB387D" w14:textId="7FD67485" w:rsidR="00D91FDA" w:rsidRPr="00B9499D" w:rsidDel="00A733E0" w:rsidRDefault="00D91FDA" w:rsidP="00F40BD4">
            <w:pPr>
              <w:pStyle w:val="GOSTTablenorm"/>
              <w:rPr>
                <w:ins w:id="10099" w:author="Ярисова Полина Викторовна" w:date="2024-07-11T09:08:00Z"/>
                <w:del w:id="10100" w:author="Сказецкая Наталья Камилевна" w:date="2024-08-12T15:06:00Z"/>
                <w:szCs w:val="22"/>
              </w:rPr>
            </w:pPr>
            <w:ins w:id="10101" w:author="Ярисова Полина Викторовна" w:date="2024-07-11T09:08:00Z">
              <w:del w:id="10102" w:author="Сказецкая Наталья Камилевна" w:date="2024-08-12T15:06:00Z">
                <w:r w:rsidRPr="00B9499D" w:rsidDel="00A733E0">
                  <w:rPr>
                    <w:szCs w:val="22"/>
                  </w:rPr>
                  <w:delText>В составе документа может приходить как цифровой, так и буквенный код валюты.</w:delText>
                </w:r>
              </w:del>
            </w:ins>
          </w:p>
          <w:p w14:paraId="1842E2C3" w14:textId="1919E283" w:rsidR="00D91FDA" w:rsidDel="00A733E0" w:rsidRDefault="00D91FDA" w:rsidP="00792E0E">
            <w:pPr>
              <w:pStyle w:val="GOSTTableListNum10"/>
              <w:numPr>
                <w:ilvl w:val="0"/>
                <w:numId w:val="9"/>
              </w:numPr>
              <w:rPr>
                <w:ins w:id="10103" w:author="Ярисова Полина Викторовна" w:date="2024-07-11T09:08:00Z"/>
                <w:del w:id="10104" w:author="Сказецкая Наталья Камилевна" w:date="2024-08-12T15:06:00Z"/>
              </w:rPr>
            </w:pPr>
            <w:ins w:id="10105" w:author="Ярисова Полина Викторовна" w:date="2024-07-11T09:08:00Z">
              <w:del w:id="10106" w:author="Сказецкая Наталья Камилевна" w:date="2024-08-12T15:06:00Z">
                <w:r w:rsidRPr="00B9499D" w:rsidDel="00A733E0">
                  <w:delText xml:space="preserve">если код валюты пришел цифровой, то в </w:delText>
                </w:r>
                <w:r w:rsidRPr="00B9499D" w:rsidDel="00A733E0">
                  <w:lastRenderedPageBreak/>
                  <w:delText>атрибут его значение записывается в неизменном виде;</w:delText>
                </w:r>
              </w:del>
            </w:ins>
          </w:p>
          <w:p w14:paraId="59021407" w14:textId="650B3F4D" w:rsidR="00D91FDA" w:rsidRPr="00E576D5" w:rsidDel="00A733E0" w:rsidRDefault="00D91FDA" w:rsidP="00792E0E">
            <w:pPr>
              <w:pStyle w:val="GOSTTableListNum10"/>
              <w:numPr>
                <w:ilvl w:val="0"/>
                <w:numId w:val="9"/>
              </w:numPr>
              <w:rPr>
                <w:ins w:id="10107" w:author="Ярисова Полина Викторовна" w:date="2024-07-11T09:08:00Z"/>
                <w:del w:id="10108" w:author="Сказецкая Наталья Камилевна" w:date="2024-08-12T15:06:00Z"/>
              </w:rPr>
            </w:pPr>
            <w:ins w:id="10109" w:author="Ярисова Полина Викторовна" w:date="2024-07-11T09:08:00Z">
              <w:del w:id="10110" w:author="Сказецкая Наталья Камилевна" w:date="2024-08-12T15:06:00Z">
                <w:r w:rsidRPr="00B9499D" w:rsidDel="00A733E0">
                  <w:delText>если код валюты пришел буквенный, то в атрибут его значение записывается после преобразования в цифровой по данным справочника «Общероссийский классификатор валют (ОКВ)»</w:delText>
                </w:r>
                <w:r w:rsidRPr="00E01259" w:rsidDel="00A733E0">
                  <w:rPr>
                    <w:rStyle w:val="af6"/>
                  </w:rPr>
                  <w:fldChar w:fldCharType="begin"/>
                </w:r>
                <w:r w:rsidRPr="003C6EBE" w:rsidDel="00A733E0">
                  <w:rPr>
                    <w:vertAlign w:val="superscript"/>
                  </w:rPr>
                  <w:delInstrText xml:space="preserve"> NOTEREF _Ref153484430 \h </w:delInstrText>
                </w:r>
                <w:r w:rsidDel="00A733E0">
                  <w:rPr>
                    <w:rStyle w:val="af6"/>
                  </w:rPr>
                  <w:delInstrText xml:space="preserve"> \* MERGEFORMAT </w:delInstrText>
                </w:r>
              </w:del>
            </w:ins>
            <w:del w:id="10111" w:author="Сказецкая Наталья Камилевна" w:date="2024-08-12T15:06:00Z">
              <w:r w:rsidRPr="00E01259" w:rsidDel="00A733E0">
                <w:rPr>
                  <w:rStyle w:val="af6"/>
                </w:rPr>
              </w:r>
            </w:del>
            <w:ins w:id="10112" w:author="Ярисова Полина Викторовна" w:date="2024-07-11T09:08:00Z">
              <w:del w:id="10113" w:author="Сказецкая Наталья Камилевна" w:date="2024-08-12T15:06:00Z">
                <w:r w:rsidRPr="00E01259" w:rsidDel="00A733E0">
                  <w:rPr>
                    <w:rStyle w:val="af6"/>
                  </w:rPr>
                  <w:fldChar w:fldCharType="separate"/>
                </w:r>
                <w:r w:rsidDel="00A733E0">
                  <w:rPr>
                    <w:vertAlign w:val="superscript"/>
                  </w:rPr>
                  <w:delText>5</w:delText>
                </w:r>
                <w:r w:rsidRPr="00E01259" w:rsidDel="00A733E0">
                  <w:rPr>
                    <w:rStyle w:val="af6"/>
                  </w:rPr>
                  <w:fldChar w:fldCharType="end"/>
                </w:r>
              </w:del>
            </w:ins>
          </w:p>
        </w:tc>
      </w:tr>
      <w:tr w:rsidR="00D91FDA" w:rsidRPr="00B9499D" w:rsidDel="00A733E0" w14:paraId="10C24DFB" w14:textId="3E7D1A8C" w:rsidTr="00F40BD4">
        <w:trPr>
          <w:ins w:id="10114" w:author="Ярисова Полина Викторовна" w:date="2024-07-11T09:08:00Z"/>
          <w:del w:id="10115" w:author="Сказецкая Наталья Камилевна" w:date="2024-08-12T15:06:00Z"/>
        </w:trPr>
        <w:tc>
          <w:tcPr>
            <w:tcW w:w="1100" w:type="pct"/>
          </w:tcPr>
          <w:p w14:paraId="56DA0176" w14:textId="0798ABAD" w:rsidR="00D91FDA" w:rsidRPr="0041658B" w:rsidDel="00A733E0" w:rsidRDefault="00D91FDA" w:rsidP="00F40BD4">
            <w:pPr>
              <w:pStyle w:val="GOSTTablenorm"/>
              <w:rPr>
                <w:ins w:id="10116" w:author="Ярисова Полина Викторовна" w:date="2024-07-11T09:08:00Z"/>
                <w:del w:id="10117" w:author="Сказецкая Наталья Камилевна" w:date="2024-08-12T15:06:00Z"/>
              </w:rPr>
            </w:pPr>
            <w:ins w:id="10118" w:author="Ярисова Полина Викторовна" w:date="2024-07-11T09:08:00Z">
              <w:del w:id="10119" w:author="Сказецкая Наталья Камилевна" w:date="2024-08-12T15:06:00Z">
                <w:r w:rsidDel="00A733E0">
                  <w:rPr>
                    <w:szCs w:val="22"/>
                  </w:rPr>
                  <w:lastRenderedPageBreak/>
                  <w:delText>Код_валюты_учета</w:delText>
                </w:r>
              </w:del>
            </w:ins>
          </w:p>
        </w:tc>
        <w:tc>
          <w:tcPr>
            <w:tcW w:w="304" w:type="pct"/>
          </w:tcPr>
          <w:p w14:paraId="0476F84B" w14:textId="738EE0E3" w:rsidR="00D91FDA" w:rsidRPr="00E576D5" w:rsidDel="00A733E0" w:rsidRDefault="00D91FDA" w:rsidP="00F40BD4">
            <w:pPr>
              <w:pStyle w:val="GOSTTablenorm"/>
              <w:rPr>
                <w:ins w:id="10120" w:author="Ярисова Полина Викторовна" w:date="2024-07-11T09:08:00Z"/>
                <w:del w:id="10121" w:author="Сказецкая Наталья Камилевна" w:date="2024-08-12T15:06:00Z"/>
              </w:rPr>
            </w:pPr>
            <w:ins w:id="10122" w:author="Ярисова Полина Викторовна" w:date="2024-07-11T09:08:00Z">
              <w:del w:id="10123" w:author="Сказецкая Наталья Камилевна" w:date="2024-08-12T15:06:00Z">
                <w:r w:rsidDel="00A733E0">
                  <w:rPr>
                    <w:szCs w:val="22"/>
                  </w:rPr>
                  <w:delText>да</w:delText>
                </w:r>
              </w:del>
            </w:ins>
          </w:p>
        </w:tc>
        <w:tc>
          <w:tcPr>
            <w:tcW w:w="1099" w:type="pct"/>
          </w:tcPr>
          <w:p w14:paraId="6320025A" w14:textId="2A6F5226" w:rsidR="00D91FDA" w:rsidRPr="00E576D5" w:rsidDel="00A733E0" w:rsidRDefault="00D91FDA" w:rsidP="00F40BD4">
            <w:pPr>
              <w:pStyle w:val="GOSTTablenorm"/>
              <w:rPr>
                <w:ins w:id="10124" w:author="Ярисова Полина Викторовна" w:date="2024-07-11T09:08:00Z"/>
                <w:del w:id="10125" w:author="Сказецкая Наталья Камилевна" w:date="2024-08-12T15:06:00Z"/>
              </w:rPr>
            </w:pPr>
            <w:ins w:id="10126" w:author="Ярисова Полина Викторовна" w:date="2024-07-11T09:08:00Z">
              <w:del w:id="10127" w:author="Сказецкая Наталья Камилевна" w:date="2024-08-12T15:06:00Z">
                <w:r w:rsidRPr="00B9499D" w:rsidDel="00A733E0">
                  <w:rPr>
                    <w:szCs w:val="22"/>
                  </w:rPr>
                  <w:delText xml:space="preserve">Код валюты </w:delText>
                </w:r>
                <w:r w:rsidDel="00A733E0">
                  <w:rPr>
                    <w:szCs w:val="22"/>
                  </w:rPr>
                  <w:delText xml:space="preserve">учета </w:delText>
                </w:r>
                <w:r w:rsidRPr="00B9499D" w:rsidDel="00A733E0">
                  <w:rPr>
                    <w:szCs w:val="22"/>
                  </w:rPr>
                  <w:delText>по ОКВ</w:delText>
                </w:r>
              </w:del>
            </w:ins>
          </w:p>
        </w:tc>
        <w:tc>
          <w:tcPr>
            <w:tcW w:w="1115" w:type="pct"/>
          </w:tcPr>
          <w:p w14:paraId="5E071DDF" w14:textId="5E16E7E6" w:rsidR="00D91FDA" w:rsidRPr="00802219" w:rsidDel="00A733E0" w:rsidRDefault="00D91FDA" w:rsidP="00F40BD4">
            <w:pPr>
              <w:pStyle w:val="GOSTTablenorm"/>
              <w:rPr>
                <w:ins w:id="10128" w:author="Ярисова Полина Викторовна" w:date="2024-07-11T09:08:00Z"/>
                <w:del w:id="10129" w:author="Сказецкая Наталья Камилевна" w:date="2024-08-12T15:06:00Z"/>
              </w:rPr>
            </w:pPr>
            <w:ins w:id="10130" w:author="Ярисова Полина Викторовна" w:date="2024-07-11T09:08:00Z">
              <w:del w:id="10131" w:author="Сказецкая Наталья Камилевна" w:date="2024-08-12T15:06:00Z">
                <w:r w:rsidDel="00A733E0">
                  <w:delText>-</w:delText>
                </w:r>
              </w:del>
            </w:ins>
          </w:p>
        </w:tc>
        <w:tc>
          <w:tcPr>
            <w:tcW w:w="1382" w:type="pct"/>
          </w:tcPr>
          <w:p w14:paraId="5211D26C" w14:textId="269BB50A" w:rsidR="00D91FDA" w:rsidRPr="00B9499D" w:rsidDel="00A733E0" w:rsidRDefault="00D91FDA" w:rsidP="00F40BD4">
            <w:pPr>
              <w:pStyle w:val="GOSTTablenorm"/>
              <w:rPr>
                <w:ins w:id="10132" w:author="Ярисова Полина Викторовна" w:date="2024-07-11T09:08:00Z"/>
                <w:del w:id="10133" w:author="Сказецкая Наталья Камилевна" w:date="2024-08-12T15:06:00Z"/>
                <w:szCs w:val="22"/>
              </w:rPr>
            </w:pPr>
            <w:ins w:id="10134" w:author="Ярисова Полина Викторовна" w:date="2024-07-11T09:08:00Z">
              <w:del w:id="10135" w:author="Сказецкая Наталья Камилевна" w:date="2024-08-12T15:06:00Z">
                <w:r w:rsidRPr="000027F9" w:rsidDel="00A733E0">
                  <w:delText>Указывается значение «643»</w:delText>
                </w:r>
              </w:del>
            </w:ins>
          </w:p>
        </w:tc>
      </w:tr>
      <w:tr w:rsidR="00D91FDA" w:rsidRPr="00B9499D" w:rsidDel="00A733E0" w14:paraId="4DAB6A8B" w14:textId="2A1D83DE" w:rsidTr="00F40BD4">
        <w:trPr>
          <w:ins w:id="10136" w:author="Ярисова Полина Викторовна" w:date="2024-07-11T09:08:00Z"/>
          <w:del w:id="10137" w:author="Сказецкая Наталья Камилевна" w:date="2024-08-12T15:06:00Z"/>
        </w:trPr>
        <w:tc>
          <w:tcPr>
            <w:tcW w:w="1100" w:type="pct"/>
          </w:tcPr>
          <w:p w14:paraId="09365A5F" w14:textId="4E2714C5" w:rsidR="00D91FDA" w:rsidRPr="00E576D5" w:rsidDel="00A733E0" w:rsidRDefault="00D91FDA" w:rsidP="00F40BD4">
            <w:pPr>
              <w:pStyle w:val="GOSTTablenorm"/>
              <w:rPr>
                <w:ins w:id="10138" w:author="Ярисова Полина Викторовна" w:date="2024-07-11T09:08:00Z"/>
                <w:del w:id="10139" w:author="Сказецкая Наталья Камилевна" w:date="2024-08-12T15:06:00Z"/>
              </w:rPr>
            </w:pPr>
            <w:ins w:id="10140" w:author="Ярисова Полина Викторовна" w:date="2024-07-11T09:08:00Z">
              <w:del w:id="10141" w:author="Сказецкая Наталья Камилевна" w:date="2024-08-12T15:06:00Z">
                <w:r w:rsidRPr="0041658B" w:rsidDel="00A733E0">
                  <w:delText>Дата_ввода_в_действие</w:delText>
                </w:r>
              </w:del>
            </w:ins>
          </w:p>
        </w:tc>
        <w:tc>
          <w:tcPr>
            <w:tcW w:w="304" w:type="pct"/>
          </w:tcPr>
          <w:p w14:paraId="0535AD3B" w14:textId="645E71DA" w:rsidR="00D91FDA" w:rsidRPr="00E576D5" w:rsidDel="00A733E0" w:rsidRDefault="00D91FDA" w:rsidP="00F40BD4">
            <w:pPr>
              <w:pStyle w:val="GOSTTablenorm"/>
              <w:rPr>
                <w:ins w:id="10142" w:author="Ярисова Полина Викторовна" w:date="2024-07-11T09:08:00Z"/>
                <w:del w:id="10143" w:author="Сказецкая Наталья Камилевна" w:date="2024-08-12T15:06:00Z"/>
              </w:rPr>
            </w:pPr>
            <w:ins w:id="10144" w:author="Ярисова Полина Викторовна" w:date="2024-07-11T09:08:00Z">
              <w:del w:id="10145" w:author="Сказецкая Наталья Камилевна" w:date="2024-08-12T15:06:00Z">
                <w:r w:rsidRPr="00E576D5" w:rsidDel="00A733E0">
                  <w:delText>да</w:delText>
                </w:r>
              </w:del>
            </w:ins>
          </w:p>
        </w:tc>
        <w:tc>
          <w:tcPr>
            <w:tcW w:w="1099" w:type="pct"/>
          </w:tcPr>
          <w:p w14:paraId="7743652E" w14:textId="137EAE38" w:rsidR="00D91FDA" w:rsidRPr="000B4020" w:rsidDel="00A733E0" w:rsidRDefault="00D91FDA" w:rsidP="00F40BD4">
            <w:pPr>
              <w:pStyle w:val="GOSTTablenorm"/>
              <w:rPr>
                <w:ins w:id="10146" w:author="Ярисова Полина Викторовна" w:date="2024-07-11T09:08:00Z"/>
                <w:del w:id="10147" w:author="Сказецкая Наталья Камилевна" w:date="2024-08-12T15:06:00Z"/>
              </w:rPr>
            </w:pPr>
            <w:ins w:id="10148" w:author="Ярисова Полина Викторовна" w:date="2024-07-11T09:08:00Z">
              <w:del w:id="10149" w:author="Сказецкая Наталья Камилевна" w:date="2024-08-12T15:06:00Z">
                <w:r w:rsidRPr="00E576D5" w:rsidDel="00A733E0">
                  <w:delText>Дата ввода в действие</w:delText>
                </w:r>
              </w:del>
            </w:ins>
          </w:p>
        </w:tc>
        <w:tc>
          <w:tcPr>
            <w:tcW w:w="1115" w:type="pct"/>
          </w:tcPr>
          <w:p w14:paraId="6F8D911E" w14:textId="7DEE5D40" w:rsidR="00D91FDA" w:rsidRPr="000B4020" w:rsidDel="00A733E0" w:rsidRDefault="00D91FDA" w:rsidP="00F40BD4">
            <w:pPr>
              <w:pStyle w:val="GOSTTablenorm"/>
              <w:rPr>
                <w:ins w:id="10150" w:author="Ярисова Полина Викторовна" w:date="2024-07-11T09:08:00Z"/>
                <w:del w:id="10151" w:author="Сказецкая Наталья Камилевна" w:date="2024-08-12T15:06:00Z"/>
              </w:rPr>
            </w:pPr>
          </w:p>
        </w:tc>
        <w:tc>
          <w:tcPr>
            <w:tcW w:w="1382" w:type="pct"/>
          </w:tcPr>
          <w:p w14:paraId="25050C09" w14:textId="681FE192" w:rsidR="00D91FDA" w:rsidRPr="00E576D5" w:rsidDel="00A733E0" w:rsidRDefault="00D91FDA" w:rsidP="00F40BD4">
            <w:pPr>
              <w:pStyle w:val="GOSTTablenorm"/>
              <w:rPr>
                <w:ins w:id="10152" w:author="Ярисова Полина Викторовна" w:date="2024-07-11T09:08:00Z"/>
                <w:del w:id="10153" w:author="Сказецкая Наталья Камилевна" w:date="2024-08-12T15:06:00Z"/>
              </w:rPr>
            </w:pPr>
            <w:ins w:id="10154" w:author="Ярисова Полина Викторовна" w:date="2024-07-11T09:08:00Z">
              <w:del w:id="10155" w:author="Сказецкая Наталья Камилевна" w:date="2024-08-12T15:06:00Z">
                <w:r w:rsidRPr="000B4020" w:rsidDel="00A733E0">
                  <w:delText>Для данного типа документов Дата_ввода_в_действие</w:delText>
                </w:r>
                <w:r w:rsidDel="00A733E0">
                  <w:delText> </w:delText>
                </w:r>
                <w:r w:rsidRPr="0041658B" w:rsidDel="00A733E0">
                  <w:delText>=</w:delText>
                </w:r>
                <w:r w:rsidDel="00A733E0">
                  <w:delText> </w:delText>
                </w:r>
                <w:r w:rsidRPr="0041658B" w:rsidDel="00A733E0">
                  <w:delText>Дата_отражения_в_учете</w:delText>
                </w:r>
              </w:del>
            </w:ins>
          </w:p>
        </w:tc>
      </w:tr>
      <w:tr w:rsidR="00D91FDA" w:rsidRPr="00B9499D" w:rsidDel="00A733E0" w14:paraId="1E50ABF9" w14:textId="46EF6DF5" w:rsidTr="00F40BD4">
        <w:trPr>
          <w:ins w:id="10156" w:author="Ярисова Полина Викторовна" w:date="2024-07-11T09:08:00Z"/>
          <w:del w:id="10157" w:author="Сказецкая Наталья Камилевна" w:date="2024-08-12T15:06:00Z"/>
        </w:trPr>
        <w:tc>
          <w:tcPr>
            <w:tcW w:w="1100" w:type="pct"/>
          </w:tcPr>
          <w:p w14:paraId="442335F4" w14:textId="6A59F80A" w:rsidR="00D91FDA" w:rsidRPr="00E576D5" w:rsidDel="00A733E0" w:rsidRDefault="00D91FDA" w:rsidP="00F40BD4">
            <w:pPr>
              <w:pStyle w:val="GOSTTablenorm"/>
              <w:rPr>
                <w:ins w:id="10158" w:author="Ярисова Полина Викторовна" w:date="2024-07-11T09:08:00Z"/>
                <w:del w:id="10159" w:author="Сказецкая Наталья Камилевна" w:date="2024-08-12T15:06:00Z"/>
              </w:rPr>
            </w:pPr>
            <w:ins w:id="10160" w:author="Ярисова Полина Викторовна" w:date="2024-07-11T09:08:00Z">
              <w:del w:id="10161" w:author="Сказецкая Наталья Камилевна" w:date="2024-08-12T15:06:00Z">
                <w:r w:rsidRPr="0041658B" w:rsidDel="00A733E0">
                  <w:delText>Код_контура</w:delText>
                </w:r>
              </w:del>
            </w:ins>
          </w:p>
        </w:tc>
        <w:tc>
          <w:tcPr>
            <w:tcW w:w="304" w:type="pct"/>
          </w:tcPr>
          <w:p w14:paraId="15D9BB38" w14:textId="06C54F6F" w:rsidR="00D91FDA" w:rsidRPr="00E576D5" w:rsidDel="00A733E0" w:rsidRDefault="00D91FDA" w:rsidP="00F40BD4">
            <w:pPr>
              <w:pStyle w:val="GOSTTablenorm"/>
              <w:rPr>
                <w:ins w:id="10162" w:author="Ярисова Полина Викторовна" w:date="2024-07-11T09:08:00Z"/>
                <w:del w:id="10163" w:author="Сказецкая Наталья Камилевна" w:date="2024-08-12T15:06:00Z"/>
              </w:rPr>
            </w:pPr>
            <w:ins w:id="10164" w:author="Ярисова Полина Викторовна" w:date="2024-07-11T09:08:00Z">
              <w:del w:id="10165" w:author="Сказецкая Наталья Камилевна" w:date="2024-08-12T15:06:00Z">
                <w:r w:rsidRPr="00E576D5" w:rsidDel="00A733E0">
                  <w:delText>да</w:delText>
                </w:r>
              </w:del>
            </w:ins>
          </w:p>
        </w:tc>
        <w:tc>
          <w:tcPr>
            <w:tcW w:w="1099" w:type="pct"/>
          </w:tcPr>
          <w:p w14:paraId="5CF00432" w14:textId="3AF7A5EF" w:rsidR="00D91FDA" w:rsidRPr="000B4020" w:rsidDel="00A733E0" w:rsidRDefault="00D91FDA" w:rsidP="00F40BD4">
            <w:pPr>
              <w:pStyle w:val="GOSTTablenorm"/>
              <w:rPr>
                <w:ins w:id="10166" w:author="Ярисова Полина Викторовна" w:date="2024-07-11T09:08:00Z"/>
                <w:del w:id="10167" w:author="Сказецкая Наталья Камилевна" w:date="2024-08-12T15:06:00Z"/>
              </w:rPr>
            </w:pPr>
            <w:ins w:id="10168" w:author="Ярисова Полина Викторовна" w:date="2024-07-11T09:08:00Z">
              <w:del w:id="10169" w:author="Сказецкая Наталья Камилевна" w:date="2024-08-12T15:06:00Z">
                <w:r w:rsidRPr="00E576D5" w:rsidDel="00A733E0">
                  <w:delText>Код контура, приведенный к стандартному виду</w:delText>
                </w:r>
              </w:del>
            </w:ins>
          </w:p>
        </w:tc>
        <w:tc>
          <w:tcPr>
            <w:tcW w:w="1115" w:type="pct"/>
          </w:tcPr>
          <w:p w14:paraId="7EDDDC7C" w14:textId="4F7A419B" w:rsidR="00D91FDA" w:rsidRPr="00E576D5" w:rsidDel="00A733E0" w:rsidRDefault="00D91FDA" w:rsidP="00F40BD4">
            <w:pPr>
              <w:pStyle w:val="GOSTTablenorm"/>
              <w:rPr>
                <w:ins w:id="10170" w:author="Ярисова Полина Викторовна" w:date="2024-07-11T09:08:00Z"/>
                <w:del w:id="10171" w:author="Сказецкая Наталья Камилевна" w:date="2024-08-12T15:06:00Z"/>
              </w:rPr>
            </w:pPr>
            <w:ins w:id="10172" w:author="Ярисова Полина Викторовна" w:date="2024-07-11T09:08:00Z">
              <w:del w:id="10173" w:author="Сказецкая Наталья Камилевна" w:date="2024-08-12T15:06:00Z">
                <w:r w:rsidRPr="00802219" w:rsidDel="00A733E0">
                  <w:delText>StmInfrmtn_</w:delText>
                </w:r>
                <w:r w:rsidRPr="0041658B" w:rsidDel="00A733E0">
                  <w:delText>Contour</w:delText>
                </w:r>
              </w:del>
            </w:ins>
          </w:p>
        </w:tc>
        <w:tc>
          <w:tcPr>
            <w:tcW w:w="1382" w:type="pct"/>
          </w:tcPr>
          <w:p w14:paraId="20607796" w14:textId="7D9E8542" w:rsidR="00D91FDA" w:rsidRPr="0041658B" w:rsidDel="00A733E0" w:rsidRDefault="00D91FDA" w:rsidP="00F40BD4">
            <w:pPr>
              <w:pStyle w:val="GOSTTablenorm"/>
              <w:rPr>
                <w:ins w:id="10174" w:author="Ярисова Полина Викторовна" w:date="2024-07-11T09:08:00Z"/>
                <w:del w:id="10175" w:author="Сказецкая Наталья Камилевна" w:date="2024-08-12T15:06:00Z"/>
                <w:rFonts w:eastAsiaTheme="minorEastAsia"/>
              </w:rPr>
            </w:pPr>
            <w:ins w:id="10176" w:author="Ярисова Полина Викторовна" w:date="2024-07-11T09:08:00Z">
              <w:del w:id="10177" w:author="Сказецкая Наталья Камилевна" w:date="2024-08-12T15:06:00Z">
                <w:r w:rsidRPr="00E576D5" w:rsidDel="00A733E0">
                  <w:delText xml:space="preserve">Если в теге документа </w:delText>
                </w:r>
                <w:r w:rsidDel="00A733E0">
                  <w:delText>«</w:delText>
                </w:r>
                <w:r w:rsidRPr="0041658B" w:rsidDel="00A733E0">
                  <w:delText>1</w:delText>
                </w:r>
                <w:r w:rsidDel="00A733E0">
                  <w:delText>»</w:delText>
                </w:r>
                <w:r w:rsidRPr="0041658B" w:rsidDel="00A733E0">
                  <w:delText xml:space="preserve"> или </w:delText>
                </w:r>
                <w:r w:rsidDel="00A733E0">
                  <w:delText>«</w:delText>
                </w:r>
                <w:r w:rsidRPr="0041658B" w:rsidDel="00A733E0">
                  <w:delText>O</w:delText>
                </w:r>
                <w:r w:rsidDel="00A733E0">
                  <w:delText>»</w:delText>
                </w:r>
                <w:r w:rsidRPr="0041658B" w:rsidDel="00A733E0">
                  <w:delText xml:space="preserve">, то значение </w:delText>
                </w:r>
                <w:r w:rsidDel="00A733E0">
                  <w:delText>«</w:delText>
                </w:r>
                <w:r w:rsidRPr="0041658B" w:rsidDel="00A733E0">
                  <w:delText>1</w:delText>
                </w:r>
                <w:r w:rsidDel="00A733E0">
                  <w:delText>».</w:delText>
                </w:r>
              </w:del>
            </w:ins>
          </w:p>
          <w:p w14:paraId="2FD876C2" w14:textId="0328952C" w:rsidR="00D91FDA" w:rsidRPr="0041658B" w:rsidDel="00A733E0" w:rsidRDefault="00D91FDA" w:rsidP="00F40BD4">
            <w:pPr>
              <w:pStyle w:val="GOSTTablenorm"/>
              <w:rPr>
                <w:ins w:id="10178" w:author="Ярисова Полина Викторовна" w:date="2024-07-11T09:08:00Z"/>
                <w:del w:id="10179" w:author="Сказецкая Наталья Камилевна" w:date="2024-08-12T15:06:00Z"/>
              </w:rPr>
            </w:pPr>
            <w:ins w:id="10180" w:author="Ярисова Полина Викторовна" w:date="2024-07-11T09:08:00Z">
              <w:del w:id="10181" w:author="Сказецкая Наталья Камилевна" w:date="2024-08-12T15:06:00Z">
                <w:r w:rsidRPr="00E576D5" w:rsidDel="00A733E0">
                  <w:delText xml:space="preserve">Если в теге документа </w:delText>
                </w:r>
                <w:r w:rsidDel="00A733E0">
                  <w:delText>«</w:delText>
                </w:r>
                <w:r w:rsidRPr="0041658B" w:rsidDel="00A733E0">
                  <w:delText>2</w:delText>
                </w:r>
                <w:r w:rsidDel="00A733E0">
                  <w:delText>»</w:delText>
                </w:r>
                <w:r w:rsidRPr="0041658B" w:rsidDel="00A733E0">
                  <w:delText xml:space="preserve"> или </w:delText>
                </w:r>
                <w:r w:rsidDel="00A733E0">
                  <w:delText>«</w:delText>
                </w:r>
                <w:r w:rsidRPr="0041658B" w:rsidDel="00A733E0">
                  <w:delText>S</w:delText>
                </w:r>
                <w:r w:rsidDel="00A733E0">
                  <w:delText>»</w:delText>
                </w:r>
                <w:r w:rsidRPr="0041658B" w:rsidDel="00A733E0">
                  <w:delText xml:space="preserve">, то значение </w:delText>
                </w:r>
                <w:r w:rsidDel="00A733E0">
                  <w:delText>«</w:delText>
                </w:r>
                <w:r w:rsidRPr="0041658B" w:rsidDel="00A733E0">
                  <w:delText>2</w:delText>
                </w:r>
                <w:r w:rsidDel="00A733E0">
                  <w:delText>»</w:delText>
                </w:r>
              </w:del>
            </w:ins>
          </w:p>
        </w:tc>
      </w:tr>
      <w:tr w:rsidR="00D91FDA" w:rsidRPr="00B9499D" w:rsidDel="00A733E0" w14:paraId="36599BAD" w14:textId="7CDC4CEB" w:rsidTr="00F40BD4">
        <w:trPr>
          <w:ins w:id="10182" w:author="Ярисова Полина Викторовна" w:date="2024-07-11T09:08:00Z"/>
          <w:del w:id="10183" w:author="Сказецкая Наталья Камилевна" w:date="2024-08-12T15:06:00Z"/>
        </w:trPr>
        <w:tc>
          <w:tcPr>
            <w:tcW w:w="1100" w:type="pct"/>
          </w:tcPr>
          <w:p w14:paraId="17E22B7A" w14:textId="226E3057" w:rsidR="00D91FDA" w:rsidRPr="00B9499D" w:rsidDel="00A733E0" w:rsidRDefault="00D91FDA" w:rsidP="00F40BD4">
            <w:pPr>
              <w:pStyle w:val="GOSTTablenorm"/>
              <w:rPr>
                <w:ins w:id="10184" w:author="Ярисова Полина Викторовна" w:date="2024-07-11T09:08:00Z"/>
                <w:del w:id="10185" w:author="Сказецкая Наталья Камилевна" w:date="2024-08-12T15:06:00Z"/>
                <w:szCs w:val="22"/>
              </w:rPr>
            </w:pPr>
            <w:ins w:id="10186" w:author="Ярисова Полина Викторовна" w:date="2024-07-11T09:08:00Z">
              <w:del w:id="10187" w:author="Сказецкая Наталья Камилевна" w:date="2024-08-12T15:06:00Z">
                <w:r w:rsidRPr="00B9499D" w:rsidDel="00A733E0">
                  <w:rPr>
                    <w:szCs w:val="22"/>
                  </w:rPr>
                  <w:delText>Уровень_конфиденциальности</w:delText>
                </w:r>
              </w:del>
            </w:ins>
          </w:p>
        </w:tc>
        <w:tc>
          <w:tcPr>
            <w:tcW w:w="304" w:type="pct"/>
          </w:tcPr>
          <w:p w14:paraId="5AAAADC0" w14:textId="7B3124D8" w:rsidR="00D91FDA" w:rsidRPr="00B9499D" w:rsidDel="00A733E0" w:rsidRDefault="00D91FDA" w:rsidP="00F40BD4">
            <w:pPr>
              <w:pStyle w:val="GOSTTablenorm"/>
              <w:rPr>
                <w:ins w:id="10188" w:author="Ярисова Полина Викторовна" w:date="2024-07-11T09:08:00Z"/>
                <w:del w:id="10189" w:author="Сказецкая Наталья Камилевна" w:date="2024-08-12T15:06:00Z"/>
                <w:szCs w:val="22"/>
              </w:rPr>
            </w:pPr>
            <w:ins w:id="10190" w:author="Ярисова Полина Викторовна" w:date="2024-07-11T09:08:00Z">
              <w:del w:id="10191" w:author="Сказецкая Наталья Камилевна" w:date="2024-08-12T15:06:00Z">
                <w:r w:rsidRPr="00B9499D" w:rsidDel="00A733E0">
                  <w:rPr>
                    <w:szCs w:val="22"/>
                  </w:rPr>
                  <w:delText>нет</w:delText>
                </w:r>
              </w:del>
            </w:ins>
          </w:p>
        </w:tc>
        <w:tc>
          <w:tcPr>
            <w:tcW w:w="1099" w:type="pct"/>
          </w:tcPr>
          <w:p w14:paraId="60D8950F" w14:textId="3B77EF7A" w:rsidR="00D91FDA" w:rsidRPr="00B9499D" w:rsidDel="00A733E0" w:rsidRDefault="00D91FDA" w:rsidP="00F40BD4">
            <w:pPr>
              <w:pStyle w:val="GOSTTablenorm"/>
              <w:rPr>
                <w:ins w:id="10192" w:author="Ярисова Полина Викторовна" w:date="2024-07-11T09:08:00Z"/>
                <w:del w:id="10193" w:author="Сказецкая Наталья Камилевна" w:date="2024-08-12T15:06:00Z"/>
                <w:szCs w:val="22"/>
              </w:rPr>
            </w:pPr>
            <w:ins w:id="10194" w:author="Ярисова Полина Викторовна" w:date="2024-07-11T09:08:00Z">
              <w:del w:id="10195" w:author="Сказецкая Наталья Камилевна" w:date="2024-08-12T15:06:00Z">
                <w:r w:rsidRPr="00B9499D" w:rsidDel="00A733E0">
                  <w:rPr>
                    <w:szCs w:val="22"/>
                  </w:rPr>
                  <w:delText>Уровень конфиденциальности</w:delText>
                </w:r>
              </w:del>
            </w:ins>
          </w:p>
        </w:tc>
        <w:tc>
          <w:tcPr>
            <w:tcW w:w="1115" w:type="pct"/>
          </w:tcPr>
          <w:p w14:paraId="6FDB5962" w14:textId="2284B223" w:rsidR="00D91FDA" w:rsidRPr="00B9499D" w:rsidDel="00A733E0" w:rsidRDefault="00D91FDA" w:rsidP="00F40BD4">
            <w:pPr>
              <w:pStyle w:val="GOSTTablenorm"/>
              <w:rPr>
                <w:ins w:id="10196" w:author="Ярисова Полина Викторовна" w:date="2024-07-11T09:08:00Z"/>
                <w:del w:id="10197" w:author="Сказецкая Наталья Камилевна" w:date="2024-08-12T15:06:00Z"/>
                <w:szCs w:val="22"/>
              </w:rPr>
            </w:pPr>
            <w:ins w:id="10198" w:author="Ярисова Полина Викторовна" w:date="2024-07-11T09:08:00Z">
              <w:del w:id="10199" w:author="Сказецкая Наталья Камилевна" w:date="2024-08-12T15:06:00Z">
                <w:r w:rsidRPr="00C035BB" w:rsidDel="00A733E0">
                  <w:rPr>
                    <w:szCs w:val="22"/>
                    <w:lang w:val="en-US"/>
                  </w:rPr>
                  <w:delText>StmInfrmtn_AccessLevelStereotype</w:delText>
                </w:r>
              </w:del>
            </w:ins>
          </w:p>
        </w:tc>
        <w:tc>
          <w:tcPr>
            <w:tcW w:w="1382" w:type="pct"/>
          </w:tcPr>
          <w:p w14:paraId="4D00E4E2" w14:textId="57B2AE79" w:rsidR="00D91FDA" w:rsidRPr="00B9499D" w:rsidDel="00A733E0" w:rsidRDefault="00D91FDA" w:rsidP="00F40BD4">
            <w:pPr>
              <w:pStyle w:val="GOSTTablenorm"/>
              <w:rPr>
                <w:ins w:id="10200" w:author="Ярисова Полина Викторовна" w:date="2024-07-11T09:08:00Z"/>
                <w:del w:id="10201" w:author="Сказецкая Наталья Камилевна" w:date="2024-08-12T15:06:00Z"/>
                <w:szCs w:val="22"/>
              </w:rPr>
            </w:pPr>
          </w:p>
        </w:tc>
      </w:tr>
      <w:tr w:rsidR="00D91FDA" w:rsidRPr="00B9499D" w:rsidDel="00A733E0" w14:paraId="73802337" w14:textId="3C967402" w:rsidTr="00F40BD4">
        <w:trPr>
          <w:ins w:id="10202" w:author="Ярисова Полина Викторовна" w:date="2024-07-11T09:08:00Z"/>
          <w:del w:id="10203" w:author="Сказецкая Наталья Камилевна" w:date="2024-08-12T15:06:00Z"/>
        </w:trPr>
        <w:tc>
          <w:tcPr>
            <w:tcW w:w="1100" w:type="pct"/>
          </w:tcPr>
          <w:p w14:paraId="26B61311" w14:textId="0240FE78" w:rsidR="00D91FDA" w:rsidRPr="00B9499D" w:rsidDel="00A733E0" w:rsidRDefault="00D91FDA" w:rsidP="00F40BD4">
            <w:pPr>
              <w:pStyle w:val="GOSTTablenorm"/>
              <w:rPr>
                <w:ins w:id="10204" w:author="Ярисова Полина Викторовна" w:date="2024-07-11T09:08:00Z"/>
                <w:del w:id="10205" w:author="Сказецкая Наталья Камилевна" w:date="2024-08-12T15:06:00Z"/>
                <w:szCs w:val="22"/>
              </w:rPr>
            </w:pPr>
            <w:ins w:id="10206" w:author="Ярисова Полина Викторовна" w:date="2024-07-11T09:08:00Z">
              <w:del w:id="10207" w:author="Сказецкая Наталья Камилевна" w:date="2024-08-12T15:06:00Z">
                <w:r w:rsidRPr="00B9499D" w:rsidDel="00A733E0">
                  <w:rPr>
                    <w:szCs w:val="22"/>
                  </w:rPr>
                  <w:delText>Код_бюджета</w:delText>
                </w:r>
              </w:del>
            </w:ins>
          </w:p>
        </w:tc>
        <w:tc>
          <w:tcPr>
            <w:tcW w:w="304" w:type="pct"/>
          </w:tcPr>
          <w:p w14:paraId="32063723" w14:textId="471295D3" w:rsidR="00D91FDA" w:rsidRPr="00B9499D" w:rsidDel="00A733E0" w:rsidRDefault="00D91FDA" w:rsidP="00F40BD4">
            <w:pPr>
              <w:pStyle w:val="GOSTTablenorm"/>
              <w:rPr>
                <w:ins w:id="10208" w:author="Ярисова Полина Викторовна" w:date="2024-07-11T09:08:00Z"/>
                <w:del w:id="10209" w:author="Сказецкая Наталья Камилевна" w:date="2024-08-12T15:06:00Z"/>
                <w:szCs w:val="22"/>
              </w:rPr>
            </w:pPr>
            <w:ins w:id="10210" w:author="Ярисова Полина Викторовна" w:date="2024-07-11T09:08:00Z">
              <w:del w:id="10211" w:author="Сказецкая Наталья Камилевна" w:date="2024-08-12T15:06:00Z">
                <w:r w:rsidRPr="00B9499D" w:rsidDel="00A733E0">
                  <w:rPr>
                    <w:szCs w:val="22"/>
                  </w:rPr>
                  <w:delText>нет</w:delText>
                </w:r>
              </w:del>
            </w:ins>
          </w:p>
        </w:tc>
        <w:tc>
          <w:tcPr>
            <w:tcW w:w="1099" w:type="pct"/>
          </w:tcPr>
          <w:p w14:paraId="337E09E4" w14:textId="438FD561" w:rsidR="00D91FDA" w:rsidRPr="00B9499D" w:rsidDel="00A733E0" w:rsidRDefault="00D91FDA" w:rsidP="00F40BD4">
            <w:pPr>
              <w:pStyle w:val="GOSTTablenorm"/>
              <w:rPr>
                <w:ins w:id="10212" w:author="Ярисова Полина Викторовна" w:date="2024-07-11T09:08:00Z"/>
                <w:del w:id="10213" w:author="Сказецкая Наталья Камилевна" w:date="2024-08-12T15:06:00Z"/>
                <w:szCs w:val="22"/>
              </w:rPr>
            </w:pPr>
            <w:ins w:id="10214" w:author="Ярисова Полина Викторовна" w:date="2024-07-11T09:08:00Z">
              <w:del w:id="10215" w:author="Сказецкая Наталья Камилевна" w:date="2024-08-12T15:06:00Z">
                <w:r w:rsidRPr="00B9499D" w:rsidDel="00A733E0">
                  <w:rPr>
                    <w:szCs w:val="22"/>
                  </w:rPr>
                  <w:delText>Код бюджета</w:delText>
                </w:r>
              </w:del>
            </w:ins>
          </w:p>
        </w:tc>
        <w:tc>
          <w:tcPr>
            <w:tcW w:w="1115" w:type="pct"/>
          </w:tcPr>
          <w:p w14:paraId="054E30F2" w14:textId="2A5756C9" w:rsidR="00D91FDA" w:rsidRPr="0017407D" w:rsidDel="00A733E0" w:rsidRDefault="00D91FDA" w:rsidP="00F40BD4">
            <w:pPr>
              <w:pStyle w:val="GOSTTablenorm"/>
              <w:rPr>
                <w:ins w:id="10216" w:author="Ярисова Полина Викторовна" w:date="2024-07-11T09:08:00Z"/>
                <w:del w:id="10217" w:author="Сказецкая Наталья Камилевна" w:date="2024-08-12T15:06:00Z"/>
                <w:szCs w:val="22"/>
                <w:lang w:val="en-US"/>
              </w:rPr>
            </w:pPr>
            <w:ins w:id="10218" w:author="Ярисова Полина Викторовна" w:date="2024-07-11T09:08:00Z">
              <w:del w:id="10219" w:author="Сказецкая Наталья Камилевна" w:date="2024-08-12T15:06:00Z">
                <w:r w:rsidRPr="00303D82" w:rsidDel="00A733E0">
                  <w:rPr>
                    <w:szCs w:val="22"/>
                  </w:rPr>
                  <w:delText>ZR_BudgetCode_Rec</w:delText>
                </w:r>
              </w:del>
            </w:ins>
          </w:p>
        </w:tc>
        <w:tc>
          <w:tcPr>
            <w:tcW w:w="1382" w:type="pct"/>
          </w:tcPr>
          <w:p w14:paraId="23B86179" w14:textId="73A92FAA" w:rsidR="00D91FDA" w:rsidRPr="00B9499D" w:rsidDel="00A733E0" w:rsidRDefault="00D91FDA" w:rsidP="00F40BD4">
            <w:pPr>
              <w:pStyle w:val="GOSTTablenorm"/>
              <w:rPr>
                <w:ins w:id="10220" w:author="Ярисова Полина Викторовна" w:date="2024-07-11T09:08:00Z"/>
                <w:del w:id="10221" w:author="Сказецкая Наталья Камилевна" w:date="2024-08-12T15:06:00Z"/>
                <w:szCs w:val="22"/>
              </w:rPr>
            </w:pPr>
          </w:p>
        </w:tc>
      </w:tr>
      <w:tr w:rsidR="00D91FDA" w:rsidRPr="00B9499D" w:rsidDel="00A733E0" w14:paraId="25F38A13" w14:textId="7753CD98" w:rsidTr="00F40BD4">
        <w:trPr>
          <w:ins w:id="10222" w:author="Ярисова Полина Викторовна" w:date="2024-07-11T09:08:00Z"/>
          <w:del w:id="10223" w:author="Сказецкая Наталья Камилевна" w:date="2024-08-12T15:06:00Z"/>
        </w:trPr>
        <w:tc>
          <w:tcPr>
            <w:tcW w:w="1100" w:type="pct"/>
          </w:tcPr>
          <w:p w14:paraId="15D3E108" w14:textId="3B1A97CE" w:rsidR="00D91FDA" w:rsidRPr="00B9499D" w:rsidDel="00A733E0" w:rsidRDefault="00D91FDA" w:rsidP="00F40BD4">
            <w:pPr>
              <w:pStyle w:val="GOSTTablenorm"/>
              <w:rPr>
                <w:ins w:id="10224" w:author="Ярисова Полина Викторовна" w:date="2024-07-11T09:08:00Z"/>
                <w:del w:id="10225" w:author="Сказецкая Наталья Камилевна" w:date="2024-08-12T15:06:00Z"/>
                <w:szCs w:val="22"/>
              </w:rPr>
            </w:pPr>
            <w:ins w:id="10226" w:author="Ярисова Полина Викторовна" w:date="2024-07-11T09:08:00Z">
              <w:del w:id="10227" w:author="Сказецкая Наталья Камилевна" w:date="2024-08-12T15:06:00Z">
                <w:r w:rsidRPr="00B9499D" w:rsidDel="00A733E0">
                  <w:rPr>
                    <w:szCs w:val="22"/>
                  </w:rPr>
                  <w:delText>Номер_</w:delText>
                </w:r>
                <w:r w:rsidDel="00A733E0">
                  <w:rPr>
                    <w:szCs w:val="22"/>
                  </w:rPr>
                  <w:delText>ЛС</w:delText>
                </w:r>
                <w:r w:rsidRPr="00B9499D" w:rsidDel="00A733E0">
                  <w:rPr>
                    <w:szCs w:val="22"/>
                  </w:rPr>
                  <w:delText>_плательщика</w:delText>
                </w:r>
              </w:del>
            </w:ins>
          </w:p>
        </w:tc>
        <w:tc>
          <w:tcPr>
            <w:tcW w:w="304" w:type="pct"/>
          </w:tcPr>
          <w:p w14:paraId="7C6CA0AE" w14:textId="2A499ECC" w:rsidR="00D91FDA" w:rsidRPr="00B9499D" w:rsidDel="00A733E0" w:rsidRDefault="00D91FDA" w:rsidP="00F40BD4">
            <w:pPr>
              <w:pStyle w:val="GOSTTablenorm"/>
              <w:rPr>
                <w:ins w:id="10228" w:author="Ярисова Полина Викторовна" w:date="2024-07-11T09:08:00Z"/>
                <w:del w:id="10229" w:author="Сказецкая Наталья Камилевна" w:date="2024-08-12T15:06:00Z"/>
                <w:szCs w:val="22"/>
              </w:rPr>
            </w:pPr>
            <w:ins w:id="10230" w:author="Ярисова Полина Викторовна" w:date="2024-07-11T09:08:00Z">
              <w:del w:id="10231" w:author="Сказецкая Наталья Камилевна" w:date="2024-08-12T15:06:00Z">
                <w:r w:rsidRPr="00B9499D" w:rsidDel="00A733E0">
                  <w:rPr>
                    <w:szCs w:val="22"/>
                  </w:rPr>
                  <w:delText>нет</w:delText>
                </w:r>
              </w:del>
            </w:ins>
          </w:p>
        </w:tc>
        <w:tc>
          <w:tcPr>
            <w:tcW w:w="1099" w:type="pct"/>
          </w:tcPr>
          <w:p w14:paraId="6E5D3CED" w14:textId="57DC9086" w:rsidR="00D91FDA" w:rsidRPr="00B9499D" w:rsidDel="00A733E0" w:rsidRDefault="00D91FDA" w:rsidP="00F40BD4">
            <w:pPr>
              <w:pStyle w:val="GOSTTablenorm"/>
              <w:rPr>
                <w:ins w:id="10232" w:author="Ярисова Полина Викторовна" w:date="2024-07-11T09:08:00Z"/>
                <w:del w:id="10233" w:author="Сказецкая Наталья Камилевна" w:date="2024-08-12T15:06:00Z"/>
                <w:szCs w:val="22"/>
              </w:rPr>
            </w:pPr>
            <w:ins w:id="10234" w:author="Ярисова Полина Викторовна" w:date="2024-07-11T09:08:00Z">
              <w:del w:id="10235" w:author="Сказецкая Наталья Камилевна" w:date="2024-08-12T15:06:00Z">
                <w:r w:rsidRPr="00B9499D" w:rsidDel="00A733E0">
                  <w:rPr>
                    <w:szCs w:val="22"/>
                  </w:rPr>
                  <w:delText>Номер лицевого счета плательщика</w:delText>
                </w:r>
              </w:del>
            </w:ins>
          </w:p>
        </w:tc>
        <w:tc>
          <w:tcPr>
            <w:tcW w:w="1115" w:type="pct"/>
          </w:tcPr>
          <w:p w14:paraId="09F74AE9" w14:textId="1B194F4D" w:rsidR="00D91FDA" w:rsidRPr="00B9499D" w:rsidDel="00A733E0" w:rsidRDefault="00D91FDA" w:rsidP="00F40BD4">
            <w:pPr>
              <w:pStyle w:val="GOSTTablenorm"/>
              <w:rPr>
                <w:ins w:id="10236" w:author="Ярисова Полина Викторовна" w:date="2024-07-11T09:08:00Z"/>
                <w:del w:id="10237" w:author="Сказецкая Наталья Камилевна" w:date="2024-08-12T15:06:00Z"/>
                <w:szCs w:val="22"/>
              </w:rPr>
            </w:pPr>
            <w:ins w:id="10238" w:author="Ярисова Полина Викторовна" w:date="2024-07-11T09:08:00Z">
              <w:del w:id="10239" w:author="Сказецкая Наталья Камилевна" w:date="2024-08-12T15:06:00Z">
                <w:r w:rsidRPr="00303D82" w:rsidDel="00A733E0">
                  <w:rPr>
                    <w:szCs w:val="22"/>
                  </w:rPr>
                  <w:delText>ZR_PersonalAccount</w:delText>
                </w:r>
              </w:del>
            </w:ins>
          </w:p>
        </w:tc>
        <w:tc>
          <w:tcPr>
            <w:tcW w:w="1382" w:type="pct"/>
          </w:tcPr>
          <w:p w14:paraId="6F017507" w14:textId="35040C2C" w:rsidR="00D91FDA" w:rsidRPr="00B9499D" w:rsidDel="00A733E0" w:rsidRDefault="00D91FDA" w:rsidP="00F40BD4">
            <w:pPr>
              <w:pStyle w:val="GOSTTablenorm"/>
              <w:rPr>
                <w:ins w:id="10240" w:author="Ярисова Полина Викторовна" w:date="2024-07-11T09:08:00Z"/>
                <w:del w:id="10241" w:author="Сказецкая Наталья Камилевна" w:date="2024-08-12T15:06:00Z"/>
                <w:szCs w:val="22"/>
              </w:rPr>
            </w:pPr>
          </w:p>
        </w:tc>
      </w:tr>
      <w:tr w:rsidR="00D91FDA" w:rsidRPr="00B9499D" w:rsidDel="00A733E0" w14:paraId="1DD5CE25" w14:textId="1852234F" w:rsidTr="00F40BD4">
        <w:trPr>
          <w:ins w:id="10242" w:author="Ярисова Полина Викторовна" w:date="2024-07-11T09:08:00Z"/>
          <w:del w:id="10243" w:author="Сказецкая Наталья Камилевна" w:date="2024-08-12T15:06:00Z"/>
        </w:trPr>
        <w:tc>
          <w:tcPr>
            <w:tcW w:w="1100" w:type="pct"/>
          </w:tcPr>
          <w:p w14:paraId="0B04D08D" w14:textId="22A407FC" w:rsidR="00D91FDA" w:rsidRPr="00B9499D" w:rsidDel="00A733E0" w:rsidRDefault="00D91FDA" w:rsidP="00F40BD4">
            <w:pPr>
              <w:pStyle w:val="GOSTTablenorm"/>
              <w:rPr>
                <w:ins w:id="10244" w:author="Ярисова Полина Викторовна" w:date="2024-07-11T09:08:00Z"/>
                <w:del w:id="10245" w:author="Сказецкая Наталья Камилевна" w:date="2024-08-12T15:06:00Z"/>
                <w:szCs w:val="22"/>
              </w:rPr>
            </w:pPr>
            <w:ins w:id="10246" w:author="Ярисова Полина Викторовна" w:date="2024-07-11T09:08:00Z">
              <w:del w:id="10247" w:author="Сказецкая Наталья Камилевна" w:date="2024-08-12T15:06:00Z">
                <w:r w:rsidRPr="00882FB0" w:rsidDel="00A733E0">
                  <w:rPr>
                    <w:szCs w:val="22"/>
                  </w:rPr>
                  <w:delText>РС_КС_</w:delText>
                </w:r>
                <w:r w:rsidRPr="00F50FE6" w:rsidDel="00A733E0">
                  <w:rPr>
                    <w:szCs w:val="22"/>
                  </w:rPr>
                  <w:delText>плательщика</w:delText>
                </w:r>
              </w:del>
            </w:ins>
          </w:p>
        </w:tc>
        <w:tc>
          <w:tcPr>
            <w:tcW w:w="304" w:type="pct"/>
          </w:tcPr>
          <w:p w14:paraId="52C155F0" w14:textId="039BFCD5" w:rsidR="00D91FDA" w:rsidRPr="00B9499D" w:rsidDel="00A733E0" w:rsidRDefault="00D91FDA" w:rsidP="00F40BD4">
            <w:pPr>
              <w:pStyle w:val="GOSTTablenorm"/>
              <w:rPr>
                <w:ins w:id="10248" w:author="Ярисова Полина Викторовна" w:date="2024-07-11T09:08:00Z"/>
                <w:del w:id="10249" w:author="Сказецкая Наталья Камилевна" w:date="2024-08-12T15:06:00Z"/>
                <w:szCs w:val="22"/>
              </w:rPr>
            </w:pPr>
            <w:ins w:id="10250" w:author="Ярисова Полина Викторовна" w:date="2024-07-11T09:08:00Z">
              <w:del w:id="10251" w:author="Сказецкая Наталья Камилевна" w:date="2024-08-12T15:06:00Z">
                <w:r w:rsidRPr="00B9499D" w:rsidDel="00A733E0">
                  <w:rPr>
                    <w:szCs w:val="22"/>
                  </w:rPr>
                  <w:delText>нет</w:delText>
                </w:r>
              </w:del>
            </w:ins>
          </w:p>
        </w:tc>
        <w:tc>
          <w:tcPr>
            <w:tcW w:w="1099" w:type="pct"/>
          </w:tcPr>
          <w:p w14:paraId="5E0AB22D" w14:textId="7CC24CE2" w:rsidR="00D91FDA" w:rsidRPr="00B9499D" w:rsidDel="00A733E0" w:rsidRDefault="00D91FDA" w:rsidP="00F40BD4">
            <w:pPr>
              <w:pStyle w:val="GOSTTablenorm"/>
              <w:rPr>
                <w:ins w:id="10252" w:author="Ярисова Полина Викторовна" w:date="2024-07-11T09:08:00Z"/>
                <w:del w:id="10253" w:author="Сказецкая Наталья Камилевна" w:date="2024-08-12T15:06:00Z"/>
                <w:szCs w:val="22"/>
              </w:rPr>
            </w:pPr>
            <w:ins w:id="10254" w:author="Ярисова Полина Викторовна" w:date="2024-07-11T09:08:00Z">
              <w:del w:id="10255" w:author="Сказецкая Наталья Камилевна" w:date="2024-08-12T15:06:00Z">
                <w:r w:rsidDel="00A733E0">
                  <w:rPr>
                    <w:szCs w:val="22"/>
                  </w:rPr>
                  <w:delText>Расчетный или казначейский счет</w:delText>
                </w:r>
                <w:r w:rsidRPr="009645C1" w:rsidDel="00A733E0">
                  <w:rPr>
                    <w:szCs w:val="22"/>
                  </w:rPr>
                  <w:delText xml:space="preserve"> плательщика</w:delText>
                </w:r>
              </w:del>
            </w:ins>
          </w:p>
        </w:tc>
        <w:tc>
          <w:tcPr>
            <w:tcW w:w="1115" w:type="pct"/>
          </w:tcPr>
          <w:p w14:paraId="5B6247F4" w14:textId="076CDA2A" w:rsidR="00D91FDA" w:rsidRPr="00B9499D" w:rsidDel="00A733E0" w:rsidRDefault="00D91FDA" w:rsidP="00F40BD4">
            <w:pPr>
              <w:pStyle w:val="GOSTTablenorm"/>
              <w:rPr>
                <w:ins w:id="10256" w:author="Ярисова Полина Викторовна" w:date="2024-07-11T09:08:00Z"/>
                <w:del w:id="10257" w:author="Сказецкая Наталья Камилевна" w:date="2024-08-12T15:06:00Z"/>
                <w:szCs w:val="22"/>
              </w:rPr>
            </w:pPr>
            <w:ins w:id="10258" w:author="Ярисова Полина Викторовна" w:date="2024-07-11T09:08:00Z">
              <w:del w:id="10259" w:author="Сказецкая Наталья Камилевна" w:date="2024-08-12T15:06:00Z">
                <w:r w:rsidRPr="006D2EF8" w:rsidDel="00A733E0">
                  <w:rPr>
                    <w:szCs w:val="22"/>
                    <w:lang w:val="en-US"/>
                  </w:rPr>
                  <w:delText>Transfer_ClientTransfer_Score</w:delText>
                </w:r>
              </w:del>
            </w:ins>
          </w:p>
        </w:tc>
        <w:tc>
          <w:tcPr>
            <w:tcW w:w="1382" w:type="pct"/>
          </w:tcPr>
          <w:p w14:paraId="646F5326" w14:textId="75FA245E" w:rsidR="00D91FDA" w:rsidRPr="00B9499D" w:rsidDel="00A733E0" w:rsidRDefault="00D91FDA" w:rsidP="00F40BD4">
            <w:pPr>
              <w:pStyle w:val="GOSTTablenorm"/>
              <w:rPr>
                <w:ins w:id="10260" w:author="Ярисова Полина Викторовна" w:date="2024-07-11T09:08:00Z"/>
                <w:del w:id="10261" w:author="Сказецкая Наталья Камилевна" w:date="2024-08-12T15:06:00Z"/>
                <w:szCs w:val="22"/>
              </w:rPr>
            </w:pPr>
          </w:p>
        </w:tc>
      </w:tr>
      <w:tr w:rsidR="00D91FDA" w:rsidRPr="000F6C86" w:rsidDel="00A733E0" w14:paraId="4FEDDA2D" w14:textId="6E796DC5" w:rsidTr="00F40BD4">
        <w:trPr>
          <w:ins w:id="10262" w:author="Ярисова Полина Викторовна" w:date="2024-07-11T09:08:00Z"/>
          <w:del w:id="10263" w:author="Сказецкая Наталья Камилевна" w:date="2024-08-12T15:06:00Z"/>
        </w:trPr>
        <w:tc>
          <w:tcPr>
            <w:tcW w:w="1100" w:type="pct"/>
          </w:tcPr>
          <w:p w14:paraId="5CCB336A" w14:textId="74EA3DAF" w:rsidR="00D91FDA" w:rsidRPr="0041658B" w:rsidDel="00A733E0" w:rsidRDefault="00D91FDA" w:rsidP="00F40BD4">
            <w:pPr>
              <w:pStyle w:val="GOSTTablenorm"/>
              <w:rPr>
                <w:ins w:id="10264" w:author="Ярисова Полина Викторовна" w:date="2024-07-11T09:08:00Z"/>
                <w:del w:id="10265" w:author="Сказецкая Наталья Камилевна" w:date="2024-08-12T15:06:00Z"/>
              </w:rPr>
            </w:pPr>
            <w:ins w:id="10266" w:author="Ярисова Полина Викторовна" w:date="2024-07-11T09:08:00Z">
              <w:del w:id="10267" w:author="Сказецкая Наталья Камилевна" w:date="2024-08-12T15:06:00Z">
                <w:r w:rsidRPr="0041658B" w:rsidDel="00A733E0">
                  <w:delText>GUID_родит_документа</w:delText>
                </w:r>
              </w:del>
            </w:ins>
          </w:p>
        </w:tc>
        <w:tc>
          <w:tcPr>
            <w:tcW w:w="304" w:type="pct"/>
          </w:tcPr>
          <w:p w14:paraId="7A806390" w14:textId="06F053C5" w:rsidR="00D91FDA" w:rsidRPr="00DF264E" w:rsidDel="00A733E0" w:rsidRDefault="00D91FDA" w:rsidP="00F40BD4">
            <w:pPr>
              <w:pStyle w:val="GOSTTablenorm"/>
              <w:rPr>
                <w:ins w:id="10268" w:author="Ярисова Полина Викторовна" w:date="2024-07-11T09:08:00Z"/>
                <w:del w:id="10269" w:author="Сказецкая Наталья Камилевна" w:date="2024-08-12T15:06:00Z"/>
              </w:rPr>
            </w:pPr>
            <w:ins w:id="10270" w:author="Ярисова Полина Викторовна" w:date="2024-07-11T09:08:00Z">
              <w:del w:id="10271" w:author="Сказецкая Наталья Камилевна" w:date="2024-08-12T15:06:00Z">
                <w:r w:rsidRPr="00E576D5" w:rsidDel="00A733E0">
                  <w:delText>нет</w:delText>
                </w:r>
              </w:del>
            </w:ins>
          </w:p>
        </w:tc>
        <w:tc>
          <w:tcPr>
            <w:tcW w:w="1099" w:type="pct"/>
          </w:tcPr>
          <w:p w14:paraId="2A788765" w14:textId="395EFE60" w:rsidR="00D91FDA" w:rsidRPr="00DF264E" w:rsidDel="00A733E0" w:rsidRDefault="00D91FDA" w:rsidP="00F40BD4">
            <w:pPr>
              <w:pStyle w:val="GOSTTablenorm"/>
              <w:rPr>
                <w:ins w:id="10272" w:author="Ярисова Полина Викторовна" w:date="2024-07-11T09:08:00Z"/>
                <w:del w:id="10273" w:author="Сказецкая Наталья Камилевна" w:date="2024-08-12T15:06:00Z"/>
              </w:rPr>
            </w:pPr>
            <w:ins w:id="10274" w:author="Ярисова Полина Викторовна" w:date="2024-07-11T09:08:00Z">
              <w:del w:id="10275" w:author="Сказецкая Наталья Камилевна" w:date="2024-08-12T15:06:00Z">
                <w:r w:rsidRPr="001A561F" w:rsidDel="00A733E0">
                  <w:delText xml:space="preserve">Идентификатор </w:delText>
                </w:r>
                <w:r w:rsidRPr="00C03DE3" w:rsidDel="00A733E0">
                  <w:delText>связанного Распоряжения</w:delText>
                </w:r>
              </w:del>
            </w:ins>
          </w:p>
        </w:tc>
        <w:tc>
          <w:tcPr>
            <w:tcW w:w="1115" w:type="pct"/>
          </w:tcPr>
          <w:p w14:paraId="6CEEFFBC" w14:textId="0A0FF5CF" w:rsidR="00D91FDA" w:rsidRPr="00E576D5" w:rsidDel="00A733E0" w:rsidRDefault="00D91FDA" w:rsidP="00F40BD4">
            <w:pPr>
              <w:pStyle w:val="GOSTTablenorm"/>
              <w:rPr>
                <w:ins w:id="10276" w:author="Ярисова Полина Викторовна" w:date="2024-07-11T09:08:00Z"/>
                <w:del w:id="10277" w:author="Сказецкая Наталья Камилевна" w:date="2024-08-12T15:06:00Z"/>
                <w:lang w:val="en-US"/>
              </w:rPr>
            </w:pPr>
            <w:ins w:id="10278" w:author="Ярисова Полина Викторовна" w:date="2024-07-11T09:08:00Z">
              <w:del w:id="10279" w:author="Сказецкая Наталья Камилевна" w:date="2024-08-12T15:06:00Z">
                <w:r w:rsidRPr="00F10C02" w:rsidDel="00A733E0">
                  <w:delText>ParentDoc:</w:delText>
                </w:r>
                <w:r w:rsidRPr="00631052" w:rsidDel="00A733E0">
                  <w:rPr>
                    <w:rFonts w:ascii="-apple-system" w:hAnsi="-apple-system"/>
                    <w:sz w:val="21"/>
                    <w:szCs w:val="21"/>
                    <w:shd w:val="clear" w:color="auto" w:fill="FFFFFF"/>
                  </w:rPr>
                  <w:delText>DopInfo_GUID_ZKR</w:delText>
                </w:r>
              </w:del>
            </w:ins>
          </w:p>
        </w:tc>
        <w:tc>
          <w:tcPr>
            <w:tcW w:w="1382" w:type="pct"/>
          </w:tcPr>
          <w:p w14:paraId="27D5CB88" w14:textId="2155AA77" w:rsidR="00D91FDA" w:rsidRPr="00E576D5" w:rsidDel="00A733E0" w:rsidRDefault="00D91FDA" w:rsidP="00F40BD4">
            <w:pPr>
              <w:pStyle w:val="GOSTTablenorm"/>
              <w:rPr>
                <w:ins w:id="10280" w:author="Ярисова Полина Викторовна" w:date="2024-07-11T09:08:00Z"/>
                <w:del w:id="10281" w:author="Сказецкая Наталья Камилевна" w:date="2024-08-12T15:06:00Z"/>
                <w:lang w:val="en-US"/>
              </w:rPr>
            </w:pPr>
          </w:p>
        </w:tc>
      </w:tr>
      <w:tr w:rsidR="00D91FDA" w:rsidRPr="000F6C86" w:rsidDel="00A733E0" w14:paraId="48B9B67E" w14:textId="68F3D105" w:rsidTr="00F40BD4">
        <w:trPr>
          <w:ins w:id="10282" w:author="Ярисова Полина Викторовна" w:date="2024-07-11T09:08:00Z"/>
          <w:del w:id="10283" w:author="Сказецкая Наталья Камилевна" w:date="2024-08-12T15:06:00Z"/>
        </w:trPr>
        <w:tc>
          <w:tcPr>
            <w:tcW w:w="1100" w:type="pct"/>
          </w:tcPr>
          <w:p w14:paraId="72D7CBE8" w14:textId="7DFC6AF7" w:rsidR="00D91FDA" w:rsidRPr="0041658B" w:rsidDel="00A733E0" w:rsidRDefault="00D91FDA" w:rsidP="00F40BD4">
            <w:pPr>
              <w:pStyle w:val="GOSTTablenorm"/>
              <w:rPr>
                <w:ins w:id="10284" w:author="Ярисова Полина Викторовна" w:date="2024-07-11T09:08:00Z"/>
                <w:del w:id="10285" w:author="Сказецкая Наталья Камилевна" w:date="2024-08-12T15:06:00Z"/>
              </w:rPr>
            </w:pPr>
            <w:ins w:id="10286" w:author="Ярисова Полина Викторовна" w:date="2024-07-11T09:08:00Z">
              <w:del w:id="10287" w:author="Сказецкая Наталья Камилевна" w:date="2024-08-12T15:06:00Z">
                <w:r w:rsidRPr="0041658B" w:rsidDel="00A733E0">
                  <w:delText>Номер_родит_документа</w:delText>
                </w:r>
              </w:del>
            </w:ins>
          </w:p>
        </w:tc>
        <w:tc>
          <w:tcPr>
            <w:tcW w:w="304" w:type="pct"/>
          </w:tcPr>
          <w:p w14:paraId="5BB68222" w14:textId="421FAC17" w:rsidR="00D91FDA" w:rsidRPr="00DF264E" w:rsidDel="00A733E0" w:rsidRDefault="00D91FDA" w:rsidP="00F40BD4">
            <w:pPr>
              <w:pStyle w:val="GOSTTablenorm"/>
              <w:rPr>
                <w:ins w:id="10288" w:author="Ярисова Полина Викторовна" w:date="2024-07-11T09:08:00Z"/>
                <w:del w:id="10289" w:author="Сказецкая Наталья Камилевна" w:date="2024-08-12T15:06:00Z"/>
              </w:rPr>
            </w:pPr>
            <w:ins w:id="10290" w:author="Ярисова Полина Викторовна" w:date="2024-07-11T09:08:00Z">
              <w:del w:id="10291" w:author="Сказецкая Наталья Камилевна" w:date="2024-08-12T15:06:00Z">
                <w:r w:rsidRPr="00E576D5" w:rsidDel="00A733E0">
                  <w:delText>нет</w:delText>
                </w:r>
              </w:del>
            </w:ins>
          </w:p>
        </w:tc>
        <w:tc>
          <w:tcPr>
            <w:tcW w:w="1099" w:type="pct"/>
          </w:tcPr>
          <w:p w14:paraId="03AB4020" w14:textId="7F7E6F7B" w:rsidR="00D91FDA" w:rsidRPr="00DF264E" w:rsidDel="00A733E0" w:rsidRDefault="00D91FDA" w:rsidP="00F40BD4">
            <w:pPr>
              <w:pStyle w:val="GOSTTablenorm"/>
              <w:rPr>
                <w:ins w:id="10292" w:author="Ярисова Полина Викторовна" w:date="2024-07-11T09:08:00Z"/>
                <w:del w:id="10293" w:author="Сказецкая Наталья Камилевна" w:date="2024-08-12T15:06:00Z"/>
              </w:rPr>
            </w:pPr>
            <w:ins w:id="10294" w:author="Ярисова Полина Викторовна" w:date="2024-07-11T09:08:00Z">
              <w:del w:id="10295" w:author="Сказецкая Наталья Камилевна" w:date="2024-08-12T15:06:00Z">
                <w:r w:rsidRPr="001A561F" w:rsidDel="00A733E0">
                  <w:delText xml:space="preserve">Номер </w:delText>
                </w:r>
                <w:r w:rsidRPr="00C03DE3" w:rsidDel="00A733E0">
                  <w:delText>связанного Распоряжения</w:delText>
                </w:r>
              </w:del>
            </w:ins>
          </w:p>
        </w:tc>
        <w:tc>
          <w:tcPr>
            <w:tcW w:w="1115" w:type="pct"/>
          </w:tcPr>
          <w:p w14:paraId="5BC7C312" w14:textId="03E7C3AF" w:rsidR="00D91FDA" w:rsidRPr="00E576D5" w:rsidDel="00A733E0" w:rsidRDefault="00D91FDA" w:rsidP="00F40BD4">
            <w:pPr>
              <w:pStyle w:val="GOSTTablenorm"/>
              <w:rPr>
                <w:ins w:id="10296" w:author="Ярисова Полина Викторовна" w:date="2024-07-11T09:08:00Z"/>
                <w:del w:id="10297" w:author="Сказецкая Наталья Камилевна" w:date="2024-08-12T15:06:00Z"/>
                <w:lang w:val="en-US"/>
              </w:rPr>
            </w:pPr>
            <w:ins w:id="10298" w:author="Ярисова Полина Викторовна" w:date="2024-07-11T09:08:00Z">
              <w:del w:id="10299" w:author="Сказецкая Наталья Камилевна" w:date="2024-08-12T15:06:00Z">
                <w:r w:rsidRPr="00F10C02" w:rsidDel="00A733E0">
                  <w:delText>ParentDoc:</w:delText>
                </w:r>
                <w:r w:rsidRPr="00631052" w:rsidDel="00A733E0">
                  <w:rPr>
                    <w:rFonts w:ascii="-apple-system" w:hAnsi="-apple-system"/>
                    <w:sz w:val="21"/>
                    <w:szCs w:val="21"/>
                    <w:shd w:val="clear" w:color="auto" w:fill="FFFFFF"/>
                  </w:rPr>
                  <w:delText>DopInfo</w:delText>
                </w:r>
                <w:r w:rsidRPr="00631052" w:rsidDel="00A733E0">
                  <w:delText>_ParentDocNumber</w:delText>
                </w:r>
              </w:del>
            </w:ins>
          </w:p>
        </w:tc>
        <w:tc>
          <w:tcPr>
            <w:tcW w:w="1382" w:type="pct"/>
          </w:tcPr>
          <w:p w14:paraId="19937344" w14:textId="6D4AC852" w:rsidR="00D91FDA" w:rsidRPr="00E576D5" w:rsidDel="00A733E0" w:rsidRDefault="00D91FDA" w:rsidP="00F40BD4">
            <w:pPr>
              <w:pStyle w:val="GOSTTablenorm"/>
              <w:rPr>
                <w:ins w:id="10300" w:author="Ярисова Полина Викторовна" w:date="2024-07-11T09:08:00Z"/>
                <w:del w:id="10301" w:author="Сказецкая Наталья Камилевна" w:date="2024-08-12T15:06:00Z"/>
                <w:lang w:val="en-US"/>
              </w:rPr>
            </w:pPr>
          </w:p>
        </w:tc>
      </w:tr>
      <w:tr w:rsidR="00D91FDA" w:rsidRPr="000F6C86" w:rsidDel="00A733E0" w14:paraId="512D8286" w14:textId="78EF953E" w:rsidTr="00F40BD4">
        <w:trPr>
          <w:ins w:id="10302" w:author="Ярисова Полина Викторовна" w:date="2024-07-11T09:08:00Z"/>
          <w:del w:id="10303" w:author="Сказецкая Наталья Камилевна" w:date="2024-08-12T15:06:00Z"/>
        </w:trPr>
        <w:tc>
          <w:tcPr>
            <w:tcW w:w="1100" w:type="pct"/>
          </w:tcPr>
          <w:p w14:paraId="179AE1DB" w14:textId="5084F348" w:rsidR="00D91FDA" w:rsidRPr="0041658B" w:rsidDel="00A733E0" w:rsidRDefault="00D91FDA" w:rsidP="00F40BD4">
            <w:pPr>
              <w:pStyle w:val="GOSTTablenorm"/>
              <w:rPr>
                <w:ins w:id="10304" w:author="Ярисова Полина Викторовна" w:date="2024-07-11T09:08:00Z"/>
                <w:del w:id="10305" w:author="Сказецкая Наталья Камилевна" w:date="2024-08-12T15:06:00Z"/>
              </w:rPr>
            </w:pPr>
            <w:ins w:id="10306" w:author="Ярисова Полина Викторовна" w:date="2024-07-11T09:08:00Z">
              <w:del w:id="10307" w:author="Сказецкая Наталья Камилевна" w:date="2024-08-12T15:06:00Z">
                <w:r w:rsidRPr="0041658B" w:rsidDel="00A733E0">
                  <w:lastRenderedPageBreak/>
                  <w:delText>Дата_родит_документа</w:delText>
                </w:r>
              </w:del>
            </w:ins>
          </w:p>
        </w:tc>
        <w:tc>
          <w:tcPr>
            <w:tcW w:w="304" w:type="pct"/>
          </w:tcPr>
          <w:p w14:paraId="2BD75F7C" w14:textId="2379F6A7" w:rsidR="00D91FDA" w:rsidRPr="00DF264E" w:rsidDel="00A733E0" w:rsidRDefault="00D91FDA" w:rsidP="00F40BD4">
            <w:pPr>
              <w:pStyle w:val="GOSTTablenorm"/>
              <w:rPr>
                <w:ins w:id="10308" w:author="Ярисова Полина Викторовна" w:date="2024-07-11T09:08:00Z"/>
                <w:del w:id="10309" w:author="Сказецкая Наталья Камилевна" w:date="2024-08-12T15:06:00Z"/>
              </w:rPr>
            </w:pPr>
            <w:ins w:id="10310" w:author="Ярисова Полина Викторовна" w:date="2024-07-11T09:08:00Z">
              <w:del w:id="10311" w:author="Сказецкая Наталья Камилевна" w:date="2024-08-12T15:06:00Z">
                <w:r w:rsidRPr="00E576D5" w:rsidDel="00A733E0">
                  <w:delText>нет</w:delText>
                </w:r>
              </w:del>
            </w:ins>
          </w:p>
        </w:tc>
        <w:tc>
          <w:tcPr>
            <w:tcW w:w="1099" w:type="pct"/>
          </w:tcPr>
          <w:p w14:paraId="0076D21F" w14:textId="232380DC" w:rsidR="00D91FDA" w:rsidRPr="00DF264E" w:rsidDel="00A733E0" w:rsidRDefault="00D91FDA" w:rsidP="00F40BD4">
            <w:pPr>
              <w:pStyle w:val="GOSTTablenorm"/>
              <w:rPr>
                <w:ins w:id="10312" w:author="Ярисова Полина Викторовна" w:date="2024-07-11T09:08:00Z"/>
                <w:del w:id="10313" w:author="Сказецкая Наталья Камилевна" w:date="2024-08-12T15:06:00Z"/>
              </w:rPr>
            </w:pPr>
            <w:ins w:id="10314" w:author="Ярисова Полина Викторовна" w:date="2024-07-11T09:08:00Z">
              <w:del w:id="10315" w:author="Сказецкая Наталья Камилевна" w:date="2024-08-12T15:06:00Z">
                <w:r w:rsidRPr="001A561F" w:rsidDel="00A733E0">
                  <w:delText xml:space="preserve">Дата </w:delText>
                </w:r>
                <w:r w:rsidRPr="00C03DE3" w:rsidDel="00A733E0">
                  <w:delText>связанного Распоряжения</w:delText>
                </w:r>
              </w:del>
            </w:ins>
          </w:p>
        </w:tc>
        <w:tc>
          <w:tcPr>
            <w:tcW w:w="1115" w:type="pct"/>
          </w:tcPr>
          <w:p w14:paraId="696799F8" w14:textId="168883DC" w:rsidR="00D91FDA" w:rsidRPr="00E576D5" w:rsidDel="00A733E0" w:rsidRDefault="00D91FDA" w:rsidP="00F40BD4">
            <w:pPr>
              <w:pStyle w:val="GOSTTablenorm"/>
              <w:rPr>
                <w:ins w:id="10316" w:author="Ярисова Полина Викторовна" w:date="2024-07-11T09:08:00Z"/>
                <w:del w:id="10317" w:author="Сказецкая Наталья Камилевна" w:date="2024-08-12T15:06:00Z"/>
                <w:lang w:val="en-US"/>
              </w:rPr>
            </w:pPr>
            <w:ins w:id="10318" w:author="Ярисова Полина Викторовна" w:date="2024-07-11T09:08:00Z">
              <w:del w:id="10319" w:author="Сказецкая Наталья Камилевна" w:date="2024-08-12T15:06:00Z">
                <w:r w:rsidRPr="00F10C02" w:rsidDel="00A733E0">
                  <w:delText>ParentDoc:</w:delText>
                </w:r>
                <w:r w:rsidRPr="00631052" w:rsidDel="00A733E0">
                  <w:rPr>
                    <w:rFonts w:ascii="-apple-system" w:hAnsi="-apple-system"/>
                    <w:sz w:val="21"/>
                    <w:szCs w:val="21"/>
                    <w:shd w:val="clear" w:color="auto" w:fill="FFFFFF"/>
                  </w:rPr>
                  <w:delText>DopInfo</w:delText>
                </w:r>
                <w:r w:rsidRPr="00631052" w:rsidDel="00A733E0">
                  <w:delText>_ParentDocDate</w:delText>
                </w:r>
              </w:del>
            </w:ins>
          </w:p>
        </w:tc>
        <w:tc>
          <w:tcPr>
            <w:tcW w:w="1382" w:type="pct"/>
          </w:tcPr>
          <w:p w14:paraId="468AAD77" w14:textId="0E37421A" w:rsidR="00D91FDA" w:rsidRPr="00E576D5" w:rsidDel="00A733E0" w:rsidRDefault="00D91FDA" w:rsidP="00F40BD4">
            <w:pPr>
              <w:pStyle w:val="GOSTTablenorm"/>
              <w:rPr>
                <w:ins w:id="10320" w:author="Ярисова Полина Викторовна" w:date="2024-07-11T09:08:00Z"/>
                <w:del w:id="10321" w:author="Сказецкая Наталья Камилевна" w:date="2024-08-12T15:06:00Z"/>
                <w:lang w:val="en-US"/>
              </w:rPr>
            </w:pPr>
          </w:p>
        </w:tc>
      </w:tr>
      <w:tr w:rsidR="00D91FDA" w:rsidRPr="000F6C86" w:rsidDel="00A733E0" w14:paraId="0D2E6694" w14:textId="44AB65C7" w:rsidTr="00F40BD4">
        <w:trPr>
          <w:ins w:id="10322" w:author="Ярисова Полина Викторовна" w:date="2024-07-11T09:08:00Z"/>
          <w:del w:id="10323" w:author="Сказецкая Наталья Камилевна" w:date="2024-08-12T15:06:00Z"/>
        </w:trPr>
        <w:tc>
          <w:tcPr>
            <w:tcW w:w="1100" w:type="pct"/>
          </w:tcPr>
          <w:p w14:paraId="59F535C8" w14:textId="3E01F6DB" w:rsidR="00D91FDA" w:rsidRPr="0041658B" w:rsidDel="00A733E0" w:rsidRDefault="00D91FDA" w:rsidP="00F40BD4">
            <w:pPr>
              <w:pStyle w:val="GOSTTablenorm"/>
              <w:rPr>
                <w:ins w:id="10324" w:author="Ярисова Полина Викторовна" w:date="2024-07-11T09:08:00Z"/>
                <w:del w:id="10325" w:author="Сказецкая Наталья Камилевна" w:date="2024-08-12T15:06:00Z"/>
              </w:rPr>
            </w:pPr>
            <w:ins w:id="10326" w:author="Ярисова Полина Викторовна" w:date="2024-07-11T09:08:00Z">
              <w:del w:id="10327" w:author="Сказецкая Наталья Камилевна" w:date="2024-08-12T15:06:00Z">
                <w:r w:rsidRPr="0041658B" w:rsidDel="00A733E0">
                  <w:delText>Тип_родит_документа</w:delText>
                </w:r>
              </w:del>
            </w:ins>
          </w:p>
        </w:tc>
        <w:tc>
          <w:tcPr>
            <w:tcW w:w="304" w:type="pct"/>
          </w:tcPr>
          <w:p w14:paraId="2F1D1119" w14:textId="6F48B3B2" w:rsidR="00D91FDA" w:rsidRPr="00DF264E" w:rsidDel="00A733E0" w:rsidRDefault="00D91FDA" w:rsidP="00F40BD4">
            <w:pPr>
              <w:pStyle w:val="GOSTTablenorm"/>
              <w:rPr>
                <w:ins w:id="10328" w:author="Ярисова Полина Викторовна" w:date="2024-07-11T09:08:00Z"/>
                <w:del w:id="10329" w:author="Сказецкая Наталья Камилевна" w:date="2024-08-12T15:06:00Z"/>
              </w:rPr>
            </w:pPr>
            <w:ins w:id="10330" w:author="Ярисова Полина Викторовна" w:date="2024-07-11T09:08:00Z">
              <w:del w:id="10331" w:author="Сказецкая Наталья Камилевна" w:date="2024-08-12T15:06:00Z">
                <w:r w:rsidRPr="00E576D5" w:rsidDel="00A733E0">
                  <w:delText>нет</w:delText>
                </w:r>
              </w:del>
            </w:ins>
          </w:p>
        </w:tc>
        <w:tc>
          <w:tcPr>
            <w:tcW w:w="1099" w:type="pct"/>
          </w:tcPr>
          <w:p w14:paraId="0925C4F3" w14:textId="43838C0D" w:rsidR="00D91FDA" w:rsidRPr="00DF264E" w:rsidDel="00A733E0" w:rsidRDefault="00D91FDA" w:rsidP="00F40BD4">
            <w:pPr>
              <w:pStyle w:val="GOSTTablenorm"/>
              <w:rPr>
                <w:ins w:id="10332" w:author="Ярисова Полина Викторовна" w:date="2024-07-11T09:08:00Z"/>
                <w:del w:id="10333" w:author="Сказецкая Наталья Камилевна" w:date="2024-08-12T15:06:00Z"/>
              </w:rPr>
            </w:pPr>
            <w:ins w:id="10334" w:author="Ярисова Полина Викторовна" w:date="2024-07-11T09:08:00Z">
              <w:del w:id="10335" w:author="Сказецкая Наталья Камилевна" w:date="2024-08-12T15:06:00Z">
                <w:r w:rsidRPr="001A561F" w:rsidDel="00A733E0">
                  <w:delText xml:space="preserve">Тип </w:delText>
                </w:r>
                <w:r w:rsidRPr="00C03DE3" w:rsidDel="00A733E0">
                  <w:delText>связанного Распоряжения</w:delText>
                </w:r>
              </w:del>
            </w:ins>
          </w:p>
        </w:tc>
        <w:tc>
          <w:tcPr>
            <w:tcW w:w="1115" w:type="pct"/>
          </w:tcPr>
          <w:p w14:paraId="09016217" w14:textId="25AFDC3D" w:rsidR="00D91FDA" w:rsidRPr="00E576D5" w:rsidDel="00A733E0" w:rsidRDefault="00D91FDA" w:rsidP="00F40BD4">
            <w:pPr>
              <w:pStyle w:val="GOSTTablenorm"/>
              <w:rPr>
                <w:ins w:id="10336" w:author="Ярисова Полина Викторовна" w:date="2024-07-11T09:08:00Z"/>
                <w:del w:id="10337" w:author="Сказецкая Наталья Камилевна" w:date="2024-08-12T15:06:00Z"/>
                <w:lang w:val="en-US"/>
              </w:rPr>
            </w:pPr>
            <w:ins w:id="10338" w:author="Ярисова Полина Викторовна" w:date="2024-07-11T09:08:00Z">
              <w:del w:id="10339" w:author="Сказецкая Наталья Камилевна" w:date="2024-08-12T15:06:00Z">
                <w:r w:rsidRPr="00F10C02" w:rsidDel="00A733E0">
                  <w:delText>ParentDoc:</w:delText>
                </w:r>
                <w:r w:rsidRPr="00631052" w:rsidDel="00A733E0">
                  <w:rPr>
                    <w:rFonts w:ascii="-apple-system" w:hAnsi="-apple-system"/>
                    <w:sz w:val="21"/>
                    <w:szCs w:val="21"/>
                    <w:shd w:val="clear" w:color="auto" w:fill="FFFFFF"/>
                  </w:rPr>
                  <w:delText>DopInfo</w:delText>
                </w:r>
                <w:r w:rsidRPr="00631052" w:rsidDel="00A733E0">
                  <w:delText>_ParentDocType</w:delText>
                </w:r>
              </w:del>
            </w:ins>
          </w:p>
        </w:tc>
        <w:tc>
          <w:tcPr>
            <w:tcW w:w="1382" w:type="pct"/>
          </w:tcPr>
          <w:p w14:paraId="151CCE98" w14:textId="66A0DF82" w:rsidR="00D91FDA" w:rsidRPr="00E576D5" w:rsidDel="00A733E0" w:rsidRDefault="00D91FDA" w:rsidP="00F40BD4">
            <w:pPr>
              <w:pStyle w:val="GOSTTablenorm"/>
              <w:rPr>
                <w:ins w:id="10340" w:author="Ярисова Полина Викторовна" w:date="2024-07-11T09:08:00Z"/>
                <w:del w:id="10341" w:author="Сказецкая Наталья Камилевна" w:date="2024-08-12T15:06:00Z"/>
                <w:lang w:val="en-US"/>
              </w:rPr>
            </w:pPr>
          </w:p>
        </w:tc>
      </w:tr>
      <w:tr w:rsidR="00EC05E0" w:rsidRPr="000F6C86" w:rsidDel="00A733E0" w14:paraId="2F503959" w14:textId="1B8B53DE" w:rsidTr="00F40BD4">
        <w:trPr>
          <w:ins w:id="10342" w:author="Ярисова Полина Викторовна" w:date="2024-07-11T09:21:00Z"/>
          <w:del w:id="10343" w:author="Сказецкая Наталья Камилевна" w:date="2024-08-12T15:06:00Z"/>
        </w:trPr>
        <w:tc>
          <w:tcPr>
            <w:tcW w:w="1100" w:type="pct"/>
          </w:tcPr>
          <w:p w14:paraId="4E7600F0" w14:textId="47E3910A" w:rsidR="00EC05E0" w:rsidRPr="0041658B" w:rsidDel="00A733E0" w:rsidRDefault="00EC05E0" w:rsidP="00EC05E0">
            <w:pPr>
              <w:pStyle w:val="GOSTTablenorm"/>
              <w:rPr>
                <w:ins w:id="10344" w:author="Ярисова Полина Викторовна" w:date="2024-07-11T09:21:00Z"/>
                <w:del w:id="10345" w:author="Сказецкая Наталья Камилевна" w:date="2024-08-12T15:06:00Z"/>
              </w:rPr>
            </w:pPr>
            <w:commentRangeStart w:id="10346"/>
            <w:ins w:id="10347" w:author="Ярисова Полина Викторовна" w:date="2024-07-11T09:21:00Z">
              <w:del w:id="10348" w:author="Сказецкая Наталья Камилевна" w:date="2024-08-12T15:06:00Z">
                <w:r w:rsidRPr="00B9499D" w:rsidDel="00A733E0">
                  <w:delText>Номер_строки</w:delText>
                </w:r>
              </w:del>
            </w:ins>
            <w:commentRangeEnd w:id="10346"/>
            <w:del w:id="10349" w:author="Сказецкая Наталья Камилевна" w:date="2024-08-12T15:06:00Z">
              <w:r w:rsidR="005532EC" w:rsidRPr="0041658B" w:rsidDel="00A733E0">
                <w:rPr>
                  <w:rStyle w:val="afff4"/>
                  <w:sz w:val="22"/>
                  <w:szCs w:val="20"/>
                </w:rPr>
                <w:commentReference w:id="10346"/>
              </w:r>
            </w:del>
          </w:p>
        </w:tc>
        <w:tc>
          <w:tcPr>
            <w:tcW w:w="304" w:type="pct"/>
          </w:tcPr>
          <w:p w14:paraId="200EDFDD" w14:textId="3250CC9F" w:rsidR="00EC05E0" w:rsidRPr="00E576D5" w:rsidDel="00A733E0" w:rsidRDefault="00EC05E0" w:rsidP="00EC05E0">
            <w:pPr>
              <w:pStyle w:val="GOSTTablenorm"/>
              <w:rPr>
                <w:ins w:id="10350" w:author="Ярисова Полина Викторовна" w:date="2024-07-11T09:21:00Z"/>
                <w:del w:id="10351" w:author="Сказецкая Наталья Камилевна" w:date="2024-08-12T15:06:00Z"/>
              </w:rPr>
            </w:pPr>
            <w:ins w:id="10352" w:author="Ярисова Полина Викторовна" w:date="2024-07-11T09:21:00Z">
              <w:del w:id="10353" w:author="Сказецкая Наталья Камилевна" w:date="2024-08-12T15:06:00Z">
                <w:r w:rsidRPr="00B9499D" w:rsidDel="00A733E0">
                  <w:delText>нет</w:delText>
                </w:r>
              </w:del>
            </w:ins>
          </w:p>
        </w:tc>
        <w:tc>
          <w:tcPr>
            <w:tcW w:w="1099" w:type="pct"/>
          </w:tcPr>
          <w:p w14:paraId="75AEF19B" w14:textId="45E0511D" w:rsidR="00EC05E0" w:rsidRPr="001A561F" w:rsidDel="00A733E0" w:rsidRDefault="00EC05E0" w:rsidP="00EC05E0">
            <w:pPr>
              <w:pStyle w:val="GOSTTablenorm"/>
              <w:rPr>
                <w:ins w:id="10354" w:author="Ярисова Полина Викторовна" w:date="2024-07-11T09:21:00Z"/>
                <w:del w:id="10355" w:author="Сказецкая Наталья Камилевна" w:date="2024-08-12T15:06:00Z"/>
              </w:rPr>
            </w:pPr>
            <w:ins w:id="10356" w:author="Ярисова Полина Викторовна" w:date="2024-07-11T09:21:00Z">
              <w:del w:id="10357" w:author="Сказецкая Наталья Камилевна" w:date="2024-08-12T15:06:00Z">
                <w:r w:rsidRPr="00B9499D" w:rsidDel="00A733E0">
                  <w:delText>Номер строки</w:delText>
                </w:r>
              </w:del>
            </w:ins>
          </w:p>
        </w:tc>
        <w:tc>
          <w:tcPr>
            <w:tcW w:w="1115" w:type="pct"/>
          </w:tcPr>
          <w:p w14:paraId="5377BCB8" w14:textId="4994AB4A" w:rsidR="00EC05E0" w:rsidRPr="00F10C02" w:rsidDel="00A733E0" w:rsidRDefault="00EC05E0" w:rsidP="00EC05E0">
            <w:pPr>
              <w:pStyle w:val="GOSTTablenorm"/>
              <w:rPr>
                <w:ins w:id="10358" w:author="Ярисова Полина Викторовна" w:date="2024-07-11T09:21:00Z"/>
                <w:del w:id="10359" w:author="Сказецкая Наталья Камилевна" w:date="2024-08-12T15:06:00Z"/>
              </w:rPr>
            </w:pPr>
          </w:p>
        </w:tc>
        <w:tc>
          <w:tcPr>
            <w:tcW w:w="1382" w:type="pct"/>
          </w:tcPr>
          <w:p w14:paraId="338FD0F6" w14:textId="677C02FB" w:rsidR="00EC05E0" w:rsidRPr="00E576D5" w:rsidDel="00A733E0" w:rsidRDefault="00EC05E0" w:rsidP="00EC05E0">
            <w:pPr>
              <w:pStyle w:val="GOSTTablenorm"/>
              <w:rPr>
                <w:ins w:id="10360" w:author="Ярисова Полина Викторовна" w:date="2024-07-11T09:21:00Z"/>
                <w:del w:id="10361" w:author="Сказецкая Наталья Камилевна" w:date="2024-08-12T15:06:00Z"/>
                <w:lang w:val="en-US"/>
              </w:rPr>
            </w:pPr>
          </w:p>
        </w:tc>
      </w:tr>
      <w:tr w:rsidR="00EC05E0" w:rsidRPr="000F6C86" w:rsidDel="00A733E0" w14:paraId="221A84B7" w14:textId="7ABE1173" w:rsidTr="00F40BD4">
        <w:trPr>
          <w:ins w:id="10362" w:author="Ярисова Полина Викторовна" w:date="2024-07-11T09:18:00Z"/>
          <w:del w:id="10363" w:author="Сказецкая Наталья Камилевна" w:date="2024-08-12T15:06:00Z"/>
        </w:trPr>
        <w:tc>
          <w:tcPr>
            <w:tcW w:w="1100" w:type="pct"/>
          </w:tcPr>
          <w:p w14:paraId="350D3DD8" w14:textId="38AFCFBE" w:rsidR="00EC05E0" w:rsidRPr="0041658B" w:rsidDel="00A733E0" w:rsidRDefault="00EC05E0" w:rsidP="00EC05E0">
            <w:pPr>
              <w:pStyle w:val="GOSTTablenorm"/>
              <w:rPr>
                <w:ins w:id="10364" w:author="Ярисова Полина Викторовна" w:date="2024-07-11T09:18:00Z"/>
                <w:del w:id="10365" w:author="Сказецкая Наталья Камилевна" w:date="2024-08-12T15:06:00Z"/>
              </w:rPr>
            </w:pPr>
            <w:ins w:id="10366" w:author="Ярисова Полина Викторовна" w:date="2024-07-11T09:18:00Z">
              <w:del w:id="10367" w:author="Сказецкая Наталья Камилевна" w:date="2024-08-12T15:06:00Z">
                <w:r w:rsidRPr="00B9499D" w:rsidDel="00A733E0">
                  <w:delText>КБК_плательщика</w:delText>
                </w:r>
              </w:del>
            </w:ins>
          </w:p>
        </w:tc>
        <w:tc>
          <w:tcPr>
            <w:tcW w:w="304" w:type="pct"/>
          </w:tcPr>
          <w:p w14:paraId="580A594A" w14:textId="5B97F12E" w:rsidR="00EC05E0" w:rsidRPr="00E576D5" w:rsidDel="00A733E0" w:rsidRDefault="00EC05E0" w:rsidP="00EC05E0">
            <w:pPr>
              <w:pStyle w:val="GOSTTablenorm"/>
              <w:rPr>
                <w:ins w:id="10368" w:author="Ярисова Полина Викторовна" w:date="2024-07-11T09:18:00Z"/>
                <w:del w:id="10369" w:author="Сказецкая Наталья Камилевна" w:date="2024-08-12T15:06:00Z"/>
              </w:rPr>
            </w:pPr>
            <w:ins w:id="10370" w:author="Ярисова Полина Викторовна" w:date="2024-07-11T09:18:00Z">
              <w:del w:id="10371" w:author="Сказецкая Наталья Камилевна" w:date="2024-08-12T15:06:00Z">
                <w:r w:rsidRPr="00B9499D" w:rsidDel="00A733E0">
                  <w:delText>нет</w:delText>
                </w:r>
              </w:del>
            </w:ins>
          </w:p>
        </w:tc>
        <w:tc>
          <w:tcPr>
            <w:tcW w:w="1099" w:type="pct"/>
          </w:tcPr>
          <w:p w14:paraId="20105336" w14:textId="450EB9A7" w:rsidR="00EC05E0" w:rsidRPr="001A561F" w:rsidDel="00A733E0" w:rsidRDefault="00EC05E0" w:rsidP="00EC05E0">
            <w:pPr>
              <w:pStyle w:val="GOSTTablenorm"/>
              <w:rPr>
                <w:ins w:id="10372" w:author="Ярисова Полина Викторовна" w:date="2024-07-11T09:18:00Z"/>
                <w:del w:id="10373" w:author="Сказецкая Наталья Камилевна" w:date="2024-08-12T15:06:00Z"/>
              </w:rPr>
            </w:pPr>
            <w:ins w:id="10374" w:author="Ярисова Полина Викторовна" w:date="2024-07-11T09:18:00Z">
              <w:del w:id="10375" w:author="Сказецкая Наталья Камилевна" w:date="2024-08-12T15:06:00Z">
                <w:r w:rsidRPr="00B9499D" w:rsidDel="00A733E0">
                  <w:delText>КБК плательщика (по строке документа)</w:delText>
                </w:r>
              </w:del>
            </w:ins>
          </w:p>
        </w:tc>
        <w:tc>
          <w:tcPr>
            <w:tcW w:w="1115" w:type="pct"/>
          </w:tcPr>
          <w:p w14:paraId="2D55049A" w14:textId="60F5264A" w:rsidR="00EC05E0" w:rsidRPr="00F10C02" w:rsidDel="00A733E0" w:rsidRDefault="00EC05E0" w:rsidP="00EC05E0">
            <w:pPr>
              <w:pStyle w:val="GOSTTablenorm"/>
              <w:rPr>
                <w:ins w:id="10376" w:author="Ярисова Полина Викторовна" w:date="2024-07-11T09:18:00Z"/>
                <w:del w:id="10377" w:author="Сказецкая Наталья Камилевна" w:date="2024-08-12T15:06:00Z"/>
              </w:rPr>
            </w:pPr>
          </w:p>
        </w:tc>
        <w:tc>
          <w:tcPr>
            <w:tcW w:w="1382" w:type="pct"/>
          </w:tcPr>
          <w:p w14:paraId="319E5473" w14:textId="37CAD0EE" w:rsidR="00EC05E0" w:rsidRPr="00F40BD4" w:rsidDel="00A733E0" w:rsidRDefault="00EC05E0" w:rsidP="00EC05E0">
            <w:pPr>
              <w:pStyle w:val="GOSTTablenorm"/>
              <w:rPr>
                <w:ins w:id="10378" w:author="Ярисова Полина Викторовна" w:date="2024-07-11T09:18:00Z"/>
                <w:del w:id="10379" w:author="Сказецкая Наталья Камилевна" w:date="2024-08-12T15:06:00Z"/>
              </w:rPr>
            </w:pPr>
          </w:p>
        </w:tc>
      </w:tr>
      <w:tr w:rsidR="00A0381B" w:rsidRPr="000F6C86" w:rsidDel="00A733E0" w14:paraId="06C156D0" w14:textId="14F609BD" w:rsidTr="00F40BD4">
        <w:trPr>
          <w:ins w:id="10380" w:author="Левина А. Д." w:date="2024-08-07T15:45:00Z"/>
          <w:del w:id="10381" w:author="Сказецкая Наталья Камилевна" w:date="2024-08-12T15:06:00Z"/>
        </w:trPr>
        <w:tc>
          <w:tcPr>
            <w:tcW w:w="1100" w:type="pct"/>
          </w:tcPr>
          <w:p w14:paraId="2474C078" w14:textId="520E9E7C" w:rsidR="00A0381B" w:rsidRPr="00B9499D" w:rsidDel="00A733E0" w:rsidRDefault="00A0381B" w:rsidP="00A0381B">
            <w:pPr>
              <w:pStyle w:val="GOSTTablenorm"/>
              <w:rPr>
                <w:ins w:id="10382" w:author="Левина А. Д." w:date="2024-08-07T15:45:00Z"/>
                <w:del w:id="10383" w:author="Сказецкая Наталья Камилевна" w:date="2024-08-12T15:06:00Z"/>
              </w:rPr>
            </w:pPr>
            <w:ins w:id="10384" w:author="Левина А. Д." w:date="2024-08-07T15:45:00Z">
              <w:del w:id="10385" w:author="Сказецкая Наталья Камилевна" w:date="2024-08-12T15:06:00Z">
                <w:r w:rsidRPr="00B9499D" w:rsidDel="00A733E0">
                  <w:delText>КБК_КС</w:delText>
                </w:r>
              </w:del>
            </w:ins>
          </w:p>
        </w:tc>
        <w:tc>
          <w:tcPr>
            <w:tcW w:w="304" w:type="pct"/>
          </w:tcPr>
          <w:p w14:paraId="2E086E8C" w14:textId="3BEDE48A" w:rsidR="00A0381B" w:rsidRPr="00B9499D" w:rsidDel="00A733E0" w:rsidRDefault="00A0381B" w:rsidP="00A0381B">
            <w:pPr>
              <w:pStyle w:val="GOSTTablenorm"/>
              <w:rPr>
                <w:ins w:id="10386" w:author="Левина А. Д." w:date="2024-08-07T15:45:00Z"/>
                <w:del w:id="10387" w:author="Сказецкая Наталья Камилевна" w:date="2024-08-12T15:06:00Z"/>
              </w:rPr>
            </w:pPr>
            <w:ins w:id="10388" w:author="Левина А. Д." w:date="2024-08-07T15:45:00Z">
              <w:del w:id="10389" w:author="Сказецкая Наталья Камилевна" w:date="2024-08-12T15:06:00Z">
                <w:r w:rsidRPr="00B9499D" w:rsidDel="00A733E0">
                  <w:delText>да</w:delText>
                </w:r>
              </w:del>
            </w:ins>
          </w:p>
        </w:tc>
        <w:tc>
          <w:tcPr>
            <w:tcW w:w="1099" w:type="pct"/>
          </w:tcPr>
          <w:p w14:paraId="1485B81F" w14:textId="646A9C48" w:rsidR="00A0381B" w:rsidRPr="00B9499D" w:rsidDel="00A733E0" w:rsidRDefault="00A0381B" w:rsidP="00A0381B">
            <w:pPr>
              <w:pStyle w:val="GOSTTablenorm"/>
              <w:rPr>
                <w:ins w:id="10390" w:author="Левина А. Д." w:date="2024-08-07T15:45:00Z"/>
                <w:del w:id="10391" w:author="Сказецкая Наталья Камилевна" w:date="2024-08-12T15:06:00Z"/>
              </w:rPr>
            </w:pPr>
            <w:ins w:id="10392" w:author="Левина А. Д." w:date="2024-08-07T15:45:00Z">
              <w:del w:id="10393" w:author="Сказецкая Наталья Камилевна" w:date="2024-08-12T15:06:00Z">
                <w:r w:rsidRPr="00B9499D" w:rsidDel="00A733E0">
                  <w:delText>КБК по казначейскому счету</w:delText>
                </w:r>
                <w:r w:rsidDel="00A733E0">
                  <w:delText xml:space="preserve"> </w:delText>
                </w:r>
                <w:r w:rsidRPr="00B9499D" w:rsidDel="00A733E0">
                  <w:delText>(по строке документа)</w:delText>
                </w:r>
              </w:del>
            </w:ins>
          </w:p>
        </w:tc>
        <w:tc>
          <w:tcPr>
            <w:tcW w:w="1115" w:type="pct"/>
          </w:tcPr>
          <w:p w14:paraId="68F526C5" w14:textId="681D8150" w:rsidR="00A0381B" w:rsidRPr="00F10C02" w:rsidDel="00A733E0" w:rsidRDefault="00A0381B" w:rsidP="00A0381B">
            <w:pPr>
              <w:pStyle w:val="GOSTTablenorm"/>
              <w:rPr>
                <w:ins w:id="10394" w:author="Левина А. Д." w:date="2024-08-07T15:45:00Z"/>
                <w:del w:id="10395" w:author="Сказецкая Наталья Камилевна" w:date="2024-08-12T15:06:00Z"/>
              </w:rPr>
            </w:pPr>
            <w:ins w:id="10396" w:author="Левина А. Д." w:date="2024-08-07T15:45:00Z">
              <w:del w:id="10397" w:author="Сказецкая Наталья Камилевна" w:date="2024-08-12T15:06:00Z">
                <w:r w:rsidDel="00A733E0">
                  <w:delText>-</w:delText>
                </w:r>
              </w:del>
            </w:ins>
          </w:p>
        </w:tc>
        <w:tc>
          <w:tcPr>
            <w:tcW w:w="1382" w:type="pct"/>
          </w:tcPr>
          <w:p w14:paraId="2467DE5D" w14:textId="6BA7FC56" w:rsidR="00A0381B" w:rsidDel="00A733E0" w:rsidRDefault="00A0381B" w:rsidP="00A0381B">
            <w:pPr>
              <w:pStyle w:val="GOSTTablenorm"/>
              <w:rPr>
                <w:ins w:id="10398" w:author="Левина А. Д." w:date="2024-08-07T15:45:00Z"/>
                <w:del w:id="10399" w:author="Сказецкая Наталья Камилевна" w:date="2024-08-12T15:06:00Z"/>
              </w:rPr>
            </w:pPr>
            <w:ins w:id="10400" w:author="Левина А. Д." w:date="2024-08-07T15:45:00Z">
              <w:del w:id="10401" w:author="Сказецкая Наталья Камилевна" w:date="2024-08-12T15:06:00Z">
                <w:r w:rsidDel="00A733E0">
                  <w:delText>Заполняется значением:</w:delText>
                </w:r>
              </w:del>
            </w:ins>
          </w:p>
          <w:p w14:paraId="1FDD4589" w14:textId="6D9F57BE" w:rsidR="00A0381B" w:rsidRPr="00F40BD4" w:rsidDel="00A733E0" w:rsidRDefault="00A0381B" w:rsidP="00A0381B">
            <w:pPr>
              <w:pStyle w:val="GOSTTablenorm"/>
              <w:rPr>
                <w:ins w:id="10402" w:author="Левина А. Д." w:date="2024-08-07T15:45:00Z"/>
                <w:del w:id="10403" w:author="Сказецкая Наталья Камилевна" w:date="2024-08-12T15:06:00Z"/>
              </w:rPr>
            </w:pPr>
            <w:ins w:id="10404" w:author="Левина А. Д." w:date="2024-08-07T15:45:00Z">
              <w:del w:id="10405" w:author="Сказецкая Наталья Камилевна" w:date="2024-08-12T15:06:00Z">
                <w:r w:rsidDel="00A733E0">
                  <w:delText>«</w:delText>
                </w:r>
                <w:r w:rsidRPr="00B9499D" w:rsidDel="00A733E0">
                  <w:delText>10001050201</w:delText>
                </w:r>
                <w:r w:rsidDel="00A733E0">
                  <w:delText>0100025</w:delText>
                </w:r>
                <w:r w:rsidRPr="00B9499D" w:rsidDel="00A733E0">
                  <w:delText>10</w:delText>
                </w:r>
                <w:r w:rsidDel="00A733E0">
                  <w:delText>»</w:delText>
                </w:r>
              </w:del>
            </w:ins>
          </w:p>
        </w:tc>
      </w:tr>
      <w:tr w:rsidR="00A0381B" w:rsidRPr="000F6C86" w:rsidDel="00A733E0" w14:paraId="65DB28A5" w14:textId="767615C9" w:rsidTr="00F40BD4">
        <w:trPr>
          <w:ins w:id="10406" w:author="Андрей EXP-291647" w:date="2024-07-23T16:27:00Z"/>
          <w:del w:id="10407" w:author="Сказецкая Наталья Камилевна" w:date="2024-08-12T15:06:00Z"/>
        </w:trPr>
        <w:tc>
          <w:tcPr>
            <w:tcW w:w="1100" w:type="pct"/>
          </w:tcPr>
          <w:p w14:paraId="5733FFD1" w14:textId="62C03797" w:rsidR="00A0381B" w:rsidRPr="00B9499D" w:rsidDel="00A733E0" w:rsidRDefault="00A0381B" w:rsidP="00A0381B">
            <w:pPr>
              <w:pStyle w:val="GOSTTablenorm"/>
              <w:rPr>
                <w:ins w:id="10408" w:author="Андрей EXP-291647" w:date="2024-07-23T16:27:00Z"/>
                <w:del w:id="10409" w:author="Сказецкая Наталья Камилевна" w:date="2024-08-12T15:06:00Z"/>
              </w:rPr>
            </w:pPr>
            <w:ins w:id="10410" w:author="Андрей EXP-291647" w:date="2024-07-23T16:27:00Z">
              <w:del w:id="10411" w:author="Сказецкая Наталья Камилевна" w:date="2024-08-12T15:06:00Z">
                <w:r w:rsidRPr="00B9499D" w:rsidDel="00A733E0">
                  <w:delText>КБК_лс</w:delText>
                </w:r>
              </w:del>
            </w:ins>
          </w:p>
        </w:tc>
        <w:tc>
          <w:tcPr>
            <w:tcW w:w="304" w:type="pct"/>
          </w:tcPr>
          <w:p w14:paraId="00E9CE52" w14:textId="36F4B098" w:rsidR="00A0381B" w:rsidRPr="00B9499D" w:rsidDel="00A733E0" w:rsidRDefault="00A0381B" w:rsidP="00A0381B">
            <w:pPr>
              <w:pStyle w:val="GOSTTablenorm"/>
              <w:rPr>
                <w:ins w:id="10412" w:author="Андрей EXP-291647" w:date="2024-07-23T16:27:00Z"/>
                <w:del w:id="10413" w:author="Сказецкая Наталья Камилевна" w:date="2024-08-12T15:06:00Z"/>
              </w:rPr>
            </w:pPr>
            <w:ins w:id="10414" w:author="Андрей EXP-291647" w:date="2024-07-23T16:27:00Z">
              <w:del w:id="10415" w:author="Сказецкая Наталья Камилевна" w:date="2024-08-12T15:06:00Z">
                <w:r w:rsidRPr="00B9499D" w:rsidDel="00A733E0">
                  <w:delText>да</w:delText>
                </w:r>
              </w:del>
            </w:ins>
          </w:p>
        </w:tc>
        <w:tc>
          <w:tcPr>
            <w:tcW w:w="1099" w:type="pct"/>
          </w:tcPr>
          <w:p w14:paraId="249CC7A7" w14:textId="5B796632" w:rsidR="00A0381B" w:rsidRPr="00B9499D" w:rsidDel="00A733E0" w:rsidRDefault="00A0381B" w:rsidP="00A0381B">
            <w:pPr>
              <w:pStyle w:val="GOSTTablenorm"/>
              <w:rPr>
                <w:ins w:id="10416" w:author="Андрей EXP-291647" w:date="2024-07-23T16:27:00Z"/>
                <w:del w:id="10417" w:author="Сказецкая Наталья Камилевна" w:date="2024-08-12T15:06:00Z"/>
              </w:rPr>
            </w:pPr>
            <w:ins w:id="10418" w:author="Андрей EXP-291647" w:date="2024-07-23T16:27:00Z">
              <w:del w:id="10419" w:author="Сказецкая Наталья Камилевна" w:date="2024-08-12T15:06:00Z">
                <w:r w:rsidRPr="00B9499D" w:rsidDel="00A733E0">
                  <w:delText>КБК по лицевому счету</w:delText>
                </w:r>
              </w:del>
            </w:ins>
          </w:p>
        </w:tc>
        <w:tc>
          <w:tcPr>
            <w:tcW w:w="1115" w:type="pct"/>
          </w:tcPr>
          <w:p w14:paraId="2DA41D6C" w14:textId="5B526361" w:rsidR="00A0381B" w:rsidRPr="00F10C02" w:rsidDel="00A733E0" w:rsidRDefault="00A0381B" w:rsidP="00A0381B">
            <w:pPr>
              <w:pStyle w:val="GOSTTablenorm"/>
              <w:rPr>
                <w:ins w:id="10420" w:author="Андрей EXP-291647" w:date="2024-07-23T16:27:00Z"/>
                <w:del w:id="10421" w:author="Сказецкая Наталья Камилевна" w:date="2024-08-12T15:06:00Z"/>
              </w:rPr>
            </w:pPr>
          </w:p>
        </w:tc>
        <w:tc>
          <w:tcPr>
            <w:tcW w:w="1382" w:type="pct"/>
          </w:tcPr>
          <w:p w14:paraId="4536A066" w14:textId="29DE0A87" w:rsidR="00A0381B" w:rsidRPr="00D04BB8" w:rsidDel="00A733E0" w:rsidRDefault="00A0381B" w:rsidP="00A0381B">
            <w:pPr>
              <w:pStyle w:val="GOSTTablenorm"/>
              <w:rPr>
                <w:ins w:id="10422" w:author="Андрей EXP-291647" w:date="2024-07-23T16:27:00Z"/>
                <w:del w:id="10423" w:author="Сказецкая Наталья Камилевна" w:date="2024-08-12T15:06:00Z"/>
                <w:rFonts w:eastAsiaTheme="minorEastAsia"/>
              </w:rPr>
            </w:pPr>
            <w:ins w:id="10424" w:author="Андрей EXP-291647" w:date="2024-07-23T16:27:00Z">
              <w:del w:id="10425" w:author="Сказецкая Наталья Камилевна" w:date="2024-08-12T15:06:00Z">
                <w:r w:rsidRPr="00D04BB8" w:rsidDel="00A733E0">
                  <w:delText xml:space="preserve">Вычисляется </w:delText>
                </w:r>
              </w:del>
            </w:ins>
            <w:ins w:id="10426" w:author="Андрей EXP-291647" w:date="2024-07-23T16:32:00Z">
              <w:del w:id="10427" w:author="Сказецкая Наталья Камилевна" w:date="2024-08-12T15:06:00Z">
                <w:r w:rsidDel="00A733E0">
                  <w:delText>по правилу:</w:delText>
                </w:r>
              </w:del>
            </w:ins>
          </w:p>
          <w:p w14:paraId="0C098FB7" w14:textId="0A9AFA04" w:rsidR="00A0381B" w:rsidRPr="00F40BD4" w:rsidDel="00A733E0" w:rsidRDefault="00A0381B" w:rsidP="00A0381B">
            <w:pPr>
              <w:pStyle w:val="GOSTTablenorm"/>
              <w:rPr>
                <w:ins w:id="10428" w:author="Андрей EXP-291647" w:date="2024-07-23T16:27:00Z"/>
                <w:del w:id="10429" w:author="Сказецкая Наталья Камилевна" w:date="2024-08-12T15:06:00Z"/>
              </w:rPr>
            </w:pPr>
            <w:ins w:id="10430" w:author="Андрей EXP-291647" w:date="2024-07-23T16:27:00Z">
              <w:del w:id="10431" w:author="Сказецкая Наталья Камилевна" w:date="2024-08-12T15:06:00Z">
                <w:r w:rsidRPr="00B9499D" w:rsidDel="00A733E0">
                  <w:delText>Значение</w:delText>
                </w:r>
              </w:del>
            </w:ins>
            <w:ins w:id="10432" w:author="Андрей EXP-291647" w:date="2024-07-23T17:23:00Z">
              <w:del w:id="10433" w:author="Сказецкая Наталья Камилевна" w:date="2024-08-12T15:06:00Z">
                <w:r w:rsidDel="00A733E0">
                  <w:delText xml:space="preserve"> передаваемого реквизита заголовочной части</w:delText>
                </w:r>
              </w:del>
            </w:ins>
            <w:ins w:id="10434" w:author="Андрей EXP-291647" w:date="2024-07-23T16:27:00Z">
              <w:del w:id="10435" w:author="Сказецкая Наталья Камилевна" w:date="2024-08-12T15:06:00Z">
                <w:r w:rsidRPr="00B9499D" w:rsidDel="00A733E0">
                  <w:delText xml:space="preserve"> </w:delText>
                </w:r>
              </w:del>
            </w:ins>
            <w:ins w:id="10436" w:author="Андрей EXP-291647" w:date="2024-07-23T17:14:00Z">
              <w:del w:id="10437" w:author="Сказецкая Наталья Камилевна" w:date="2024-08-12T15:06:00Z">
                <w:r w:rsidDel="00A733E0">
                  <w:delText>«</w:delText>
                </w:r>
              </w:del>
            </w:ins>
            <w:commentRangeStart w:id="10438"/>
            <w:ins w:id="10439" w:author="Андрей EXP-291647" w:date="2024-07-23T17:08:00Z">
              <w:del w:id="10440" w:author="Сказецкая Наталья Камилевна" w:date="2024-08-12T15:06:00Z">
                <w:r w:rsidDel="00A733E0">
                  <w:delText>Код главы</w:delText>
                </w:r>
              </w:del>
            </w:ins>
            <w:ins w:id="10441" w:author="Андрей EXP-291647" w:date="2024-07-23T17:14:00Z">
              <w:del w:id="10442" w:author="Сказецкая Наталья Камилевна" w:date="2024-08-12T15:06:00Z">
                <w:r w:rsidDel="00A733E0">
                  <w:delText>»</w:delText>
                </w:r>
              </w:del>
            </w:ins>
            <w:ins w:id="10443" w:author="Андрей EXP-291647" w:date="2024-07-23T16:27:00Z">
              <w:del w:id="10444" w:author="Сказецкая Наталья Камилевна" w:date="2024-08-12T15:06:00Z">
                <w:r w:rsidRPr="00B9499D" w:rsidDel="00A733E0">
                  <w:delText xml:space="preserve"> </w:delText>
                </w:r>
              </w:del>
            </w:ins>
            <w:commentRangeEnd w:id="10438"/>
            <w:ins w:id="10445" w:author="Андрей EXP-291647" w:date="2024-07-23T17:08:00Z">
              <w:del w:id="10446" w:author="Сказецкая Наталья Камилевна" w:date="2024-08-12T15:06:00Z">
                <w:r w:rsidRPr="00B9499D" w:rsidDel="00A733E0">
                  <w:rPr>
                    <w:rStyle w:val="afff4"/>
                    <w:sz w:val="22"/>
                    <w:szCs w:val="20"/>
                  </w:rPr>
                  <w:commentReference w:id="10438"/>
                </w:r>
              </w:del>
            </w:ins>
            <w:ins w:id="10447" w:author="Андрей EXP-291647" w:date="2024-07-23T16:27:00Z">
              <w:del w:id="10448" w:author="Сказецкая Наталья Камилевна" w:date="2024-08-12T15:06:00Z">
                <w:r w:rsidRPr="00B9499D" w:rsidDel="00A733E0">
                  <w:delText>+ 14 нулей + 610</w:delText>
                </w:r>
              </w:del>
            </w:ins>
          </w:p>
        </w:tc>
      </w:tr>
      <w:tr w:rsidR="00A0381B" w:rsidRPr="000F6C86" w:rsidDel="00A733E0" w14:paraId="7BA6837C" w14:textId="67711151" w:rsidTr="00F40BD4">
        <w:trPr>
          <w:ins w:id="10449" w:author="Ярисова Полина Викторовна" w:date="2024-07-11T09:18:00Z"/>
          <w:del w:id="10450" w:author="Сказецкая Наталья Камилевна" w:date="2024-08-12T15:06:00Z"/>
        </w:trPr>
        <w:tc>
          <w:tcPr>
            <w:tcW w:w="1100" w:type="pct"/>
          </w:tcPr>
          <w:p w14:paraId="1608F536" w14:textId="396C1515" w:rsidR="00A0381B" w:rsidRPr="0041658B" w:rsidDel="00A733E0" w:rsidRDefault="00A0381B" w:rsidP="00A0381B">
            <w:pPr>
              <w:pStyle w:val="GOSTTablenorm"/>
              <w:rPr>
                <w:ins w:id="10451" w:author="Ярисова Полина Викторовна" w:date="2024-07-11T09:18:00Z"/>
                <w:del w:id="10452" w:author="Сказецкая Наталья Камилевна" w:date="2024-08-12T15:06:00Z"/>
              </w:rPr>
            </w:pPr>
            <w:ins w:id="10453" w:author="Ярисова Полина Викторовна" w:date="2024-07-11T09:18:00Z">
              <w:del w:id="10454" w:author="Сказецкая Наталья Камилевна" w:date="2024-08-12T15:06:00Z">
                <w:r w:rsidRPr="00035400" w:rsidDel="00A733E0">
                  <w:delText>Тип_КБК_лс</w:delText>
                </w:r>
              </w:del>
            </w:ins>
          </w:p>
        </w:tc>
        <w:tc>
          <w:tcPr>
            <w:tcW w:w="304" w:type="pct"/>
          </w:tcPr>
          <w:p w14:paraId="70B3DFDF" w14:textId="594EADFC" w:rsidR="00A0381B" w:rsidRPr="00E576D5" w:rsidDel="00A733E0" w:rsidRDefault="00A0381B" w:rsidP="00A0381B">
            <w:pPr>
              <w:pStyle w:val="GOSTTablenorm"/>
              <w:rPr>
                <w:ins w:id="10455" w:author="Ярисова Полина Викторовна" w:date="2024-07-11T09:18:00Z"/>
                <w:del w:id="10456" w:author="Сказецкая Наталья Камилевна" w:date="2024-08-12T15:06:00Z"/>
              </w:rPr>
            </w:pPr>
            <w:ins w:id="10457" w:author="Ярисова Полина Викторовна" w:date="2024-07-11T09:18:00Z">
              <w:del w:id="10458" w:author="Сказецкая Наталья Камилевна" w:date="2024-08-12T15:06:00Z">
                <w:r w:rsidRPr="00035400" w:rsidDel="00A733E0">
                  <w:delText>да</w:delText>
                </w:r>
              </w:del>
            </w:ins>
          </w:p>
        </w:tc>
        <w:tc>
          <w:tcPr>
            <w:tcW w:w="1099" w:type="pct"/>
          </w:tcPr>
          <w:p w14:paraId="3FA06440" w14:textId="5826389B" w:rsidR="00A0381B" w:rsidRPr="001A561F" w:rsidDel="00A733E0" w:rsidRDefault="00A0381B" w:rsidP="00A0381B">
            <w:pPr>
              <w:pStyle w:val="GOSTTablenorm"/>
              <w:rPr>
                <w:ins w:id="10459" w:author="Ярисова Полина Викторовна" w:date="2024-07-11T09:18:00Z"/>
                <w:del w:id="10460" w:author="Сказецкая Наталья Камилевна" w:date="2024-08-12T15:06:00Z"/>
              </w:rPr>
            </w:pPr>
            <w:ins w:id="10461" w:author="Ярисова Полина Викторовна" w:date="2024-07-11T09:18:00Z">
              <w:del w:id="10462" w:author="Сказецкая Наталья Камилевна" w:date="2024-08-12T15:06:00Z">
                <w:r w:rsidRPr="00035400" w:rsidDel="00A733E0">
                  <w:delText>Тип КБК плательщика</w:delText>
                </w:r>
              </w:del>
            </w:ins>
          </w:p>
        </w:tc>
        <w:tc>
          <w:tcPr>
            <w:tcW w:w="1115" w:type="pct"/>
          </w:tcPr>
          <w:p w14:paraId="0732B702" w14:textId="4D568134" w:rsidR="00A0381B" w:rsidRPr="00F10C02" w:rsidDel="00A733E0" w:rsidRDefault="00A0381B" w:rsidP="00A0381B">
            <w:pPr>
              <w:pStyle w:val="GOSTTablenorm"/>
              <w:rPr>
                <w:ins w:id="10463" w:author="Ярисова Полина Викторовна" w:date="2024-07-11T09:18:00Z"/>
                <w:del w:id="10464" w:author="Сказецкая Наталья Камилевна" w:date="2024-08-12T15:06:00Z"/>
              </w:rPr>
            </w:pPr>
          </w:p>
        </w:tc>
        <w:tc>
          <w:tcPr>
            <w:tcW w:w="1382" w:type="pct"/>
          </w:tcPr>
          <w:p w14:paraId="3FA36D57" w14:textId="562BBFFC" w:rsidR="00A0381B" w:rsidRPr="00E576D5" w:rsidDel="00A733E0" w:rsidRDefault="00A0381B" w:rsidP="00A0381B">
            <w:pPr>
              <w:pStyle w:val="GOSTTablenorm"/>
              <w:rPr>
                <w:ins w:id="10465" w:author="Ярисова Полина Викторовна" w:date="2024-07-11T09:18:00Z"/>
                <w:del w:id="10466" w:author="Сказецкая Наталья Камилевна" w:date="2024-08-12T15:06:00Z"/>
                <w:lang w:val="en-US"/>
              </w:rPr>
            </w:pPr>
            <w:ins w:id="10467" w:author="Ярисова Полина Викторовна" w:date="2024-07-11T09:18:00Z">
              <w:del w:id="10468" w:author="Сказецкая Наталья Камилевна" w:date="2024-08-12T15:06:00Z">
                <w:r w:rsidRPr="00035400" w:rsidDel="00A733E0">
                  <w:delText>Атрибут всегда заполняется значением «31»</w:delText>
                </w:r>
              </w:del>
            </w:ins>
          </w:p>
        </w:tc>
      </w:tr>
      <w:tr w:rsidR="00A0381B" w:rsidRPr="000F6C86" w:rsidDel="00A733E0" w14:paraId="347EAA46" w14:textId="3B0C7C2E" w:rsidTr="00F40BD4">
        <w:trPr>
          <w:ins w:id="10469" w:author="Ярисова Полина Викторовна" w:date="2024-07-11T09:22:00Z"/>
          <w:del w:id="10470" w:author="Сказецкая Наталья Камилевна" w:date="2024-08-12T15:06:00Z"/>
        </w:trPr>
        <w:tc>
          <w:tcPr>
            <w:tcW w:w="1100" w:type="pct"/>
          </w:tcPr>
          <w:p w14:paraId="265A9F3F" w14:textId="0DDD6CE6" w:rsidR="00A0381B" w:rsidRPr="00035400" w:rsidDel="00A733E0" w:rsidRDefault="00A0381B" w:rsidP="00A0381B">
            <w:pPr>
              <w:pStyle w:val="GOSTTablenorm"/>
              <w:rPr>
                <w:ins w:id="10471" w:author="Ярисова Полина Викторовна" w:date="2024-07-11T09:22:00Z"/>
                <w:del w:id="10472" w:author="Сказецкая Наталья Камилевна" w:date="2024-08-12T15:06:00Z"/>
              </w:rPr>
            </w:pPr>
            <w:ins w:id="10473" w:author="Ярисова Полина Викторовна" w:date="2024-07-11T09:22:00Z">
              <w:del w:id="10474" w:author="Сказецкая Наталья Камилевна" w:date="2024-08-12T15:06:00Z">
                <w:r w:rsidRPr="0041658B" w:rsidDel="00A733E0">
                  <w:delText>Тип_КБК_КС</w:delText>
                </w:r>
              </w:del>
            </w:ins>
          </w:p>
        </w:tc>
        <w:tc>
          <w:tcPr>
            <w:tcW w:w="304" w:type="pct"/>
          </w:tcPr>
          <w:p w14:paraId="7D9BFEA9" w14:textId="6A9E75C9" w:rsidR="00A0381B" w:rsidRPr="00035400" w:rsidDel="00A733E0" w:rsidRDefault="00A0381B" w:rsidP="00A0381B">
            <w:pPr>
              <w:pStyle w:val="GOSTTablenorm"/>
              <w:rPr>
                <w:ins w:id="10475" w:author="Ярисова Полина Викторовна" w:date="2024-07-11T09:22:00Z"/>
                <w:del w:id="10476" w:author="Сказецкая Наталья Камилевна" w:date="2024-08-12T15:06:00Z"/>
              </w:rPr>
            </w:pPr>
            <w:ins w:id="10477" w:author="Ярисова Полина Викторовна" w:date="2024-07-11T09:22:00Z">
              <w:del w:id="10478" w:author="Сказецкая Наталья Камилевна" w:date="2024-08-12T15:06:00Z">
                <w:r w:rsidRPr="00DF264E" w:rsidDel="00A733E0">
                  <w:delText>да</w:delText>
                </w:r>
              </w:del>
            </w:ins>
          </w:p>
        </w:tc>
        <w:tc>
          <w:tcPr>
            <w:tcW w:w="1099" w:type="pct"/>
          </w:tcPr>
          <w:p w14:paraId="6485A43C" w14:textId="7CB4A855" w:rsidR="00A0381B" w:rsidRPr="00035400" w:rsidDel="00A733E0" w:rsidRDefault="00A0381B" w:rsidP="00A0381B">
            <w:pPr>
              <w:pStyle w:val="GOSTTablenorm"/>
              <w:rPr>
                <w:ins w:id="10479" w:author="Ярисова Полина Викторовна" w:date="2024-07-11T09:22:00Z"/>
                <w:del w:id="10480" w:author="Сказецкая Наталья Камилевна" w:date="2024-08-12T15:06:00Z"/>
              </w:rPr>
            </w:pPr>
            <w:ins w:id="10481" w:author="Ярисова Полина Викторовна" w:date="2024-07-11T09:22:00Z">
              <w:del w:id="10482" w:author="Сказецкая Наталья Камилевна" w:date="2024-08-12T15:06:00Z">
                <w:r w:rsidRPr="00DF264E" w:rsidDel="00A733E0">
                  <w:delText>Тип КБК по казначейскому счету</w:delText>
                </w:r>
                <w:r w:rsidDel="00A733E0">
                  <w:delText xml:space="preserve"> </w:delText>
                </w:r>
                <w:r w:rsidDel="00A733E0">
                  <w:rPr>
                    <w:szCs w:val="22"/>
                  </w:rPr>
                  <w:delText>(по строке документа)</w:delText>
                </w:r>
              </w:del>
            </w:ins>
          </w:p>
        </w:tc>
        <w:tc>
          <w:tcPr>
            <w:tcW w:w="1115" w:type="pct"/>
          </w:tcPr>
          <w:p w14:paraId="75FA81F6" w14:textId="39AABEDD" w:rsidR="00A0381B" w:rsidRPr="00F10C02" w:rsidDel="00A733E0" w:rsidRDefault="00A0381B" w:rsidP="00A0381B">
            <w:pPr>
              <w:pStyle w:val="GOSTTablenorm"/>
              <w:rPr>
                <w:ins w:id="10483" w:author="Ярисова Полина Викторовна" w:date="2024-07-11T09:22:00Z"/>
                <w:del w:id="10484" w:author="Сказецкая Наталья Камилевна" w:date="2024-08-12T15:06:00Z"/>
              </w:rPr>
            </w:pPr>
          </w:p>
        </w:tc>
        <w:tc>
          <w:tcPr>
            <w:tcW w:w="1382" w:type="pct"/>
          </w:tcPr>
          <w:p w14:paraId="2658B759" w14:textId="6340766F" w:rsidR="00A0381B" w:rsidRPr="00035400" w:rsidDel="00A733E0" w:rsidRDefault="00A0381B" w:rsidP="00A0381B">
            <w:pPr>
              <w:pStyle w:val="GOSTTablenorm"/>
              <w:rPr>
                <w:ins w:id="10485" w:author="Ярисова Полина Викторовна" w:date="2024-07-11T09:22:00Z"/>
                <w:del w:id="10486" w:author="Сказецкая Наталья Камилевна" w:date="2024-08-12T15:06:00Z"/>
              </w:rPr>
            </w:pPr>
            <w:ins w:id="10487" w:author="Ярисова Полина Викторовна" w:date="2024-07-11T09:22:00Z">
              <w:del w:id="10488" w:author="Сказецкая Наталья Камилевна" w:date="2024-08-12T15:06:00Z">
                <w:r w:rsidRPr="00E576D5" w:rsidDel="00A733E0">
                  <w:delText>Атрибут всегда заполняется значением «31»</w:delText>
                </w:r>
              </w:del>
            </w:ins>
          </w:p>
        </w:tc>
      </w:tr>
      <w:tr w:rsidR="00A0381B" w:rsidRPr="000F6C86" w:rsidDel="00A733E0" w14:paraId="7AB830F6" w14:textId="48DFBAAB" w:rsidTr="00F40BD4">
        <w:trPr>
          <w:ins w:id="10489" w:author="Ярисова Полина Викторовна" w:date="2024-07-11T09:18:00Z"/>
          <w:del w:id="10490" w:author="Сказецкая Наталья Камилевна" w:date="2024-08-12T15:06:00Z"/>
        </w:trPr>
        <w:tc>
          <w:tcPr>
            <w:tcW w:w="1100" w:type="pct"/>
          </w:tcPr>
          <w:p w14:paraId="00D6755A" w14:textId="794E2435" w:rsidR="00A0381B" w:rsidRPr="0041658B" w:rsidDel="00A733E0" w:rsidRDefault="00A0381B" w:rsidP="00A0381B">
            <w:pPr>
              <w:pStyle w:val="GOSTTablenorm"/>
              <w:rPr>
                <w:ins w:id="10491" w:author="Ярисова Полина Викторовна" w:date="2024-07-11T09:18:00Z"/>
                <w:del w:id="10492" w:author="Сказецкая Наталья Камилевна" w:date="2024-08-12T15:06:00Z"/>
              </w:rPr>
            </w:pPr>
            <w:ins w:id="10493" w:author="Ярисова Полина Викторовна" w:date="2024-07-11T09:18:00Z">
              <w:del w:id="10494" w:author="Сказецкая Наталья Камилевна" w:date="2024-08-12T15:06:00Z">
                <w:r w:rsidRPr="00B9499D" w:rsidDel="00A733E0">
                  <w:delText>Код_цели_плательщика</w:delText>
                </w:r>
              </w:del>
            </w:ins>
          </w:p>
        </w:tc>
        <w:tc>
          <w:tcPr>
            <w:tcW w:w="304" w:type="pct"/>
          </w:tcPr>
          <w:p w14:paraId="3E609F1D" w14:textId="592EC2A9" w:rsidR="00A0381B" w:rsidRPr="00E576D5" w:rsidDel="00A733E0" w:rsidRDefault="00A0381B" w:rsidP="00A0381B">
            <w:pPr>
              <w:pStyle w:val="GOSTTablenorm"/>
              <w:rPr>
                <w:ins w:id="10495" w:author="Ярисова Полина Викторовна" w:date="2024-07-11T09:18:00Z"/>
                <w:del w:id="10496" w:author="Сказецкая Наталья Камилевна" w:date="2024-08-12T15:06:00Z"/>
              </w:rPr>
            </w:pPr>
            <w:ins w:id="10497" w:author="Ярисова Полина Викторовна" w:date="2024-07-11T09:18:00Z">
              <w:del w:id="10498" w:author="Сказецкая Наталья Камилевна" w:date="2024-08-12T15:06:00Z">
                <w:r w:rsidRPr="00B9499D" w:rsidDel="00A733E0">
                  <w:delText>нет</w:delText>
                </w:r>
              </w:del>
            </w:ins>
          </w:p>
        </w:tc>
        <w:tc>
          <w:tcPr>
            <w:tcW w:w="1099" w:type="pct"/>
          </w:tcPr>
          <w:p w14:paraId="1BC4F5D4" w14:textId="6C759040" w:rsidR="00A0381B" w:rsidRPr="001A561F" w:rsidDel="00A733E0" w:rsidRDefault="00A0381B" w:rsidP="00A0381B">
            <w:pPr>
              <w:pStyle w:val="GOSTTablenorm"/>
              <w:rPr>
                <w:ins w:id="10499" w:author="Ярисова Полина Викторовна" w:date="2024-07-11T09:18:00Z"/>
                <w:del w:id="10500" w:author="Сказецкая Наталья Камилевна" w:date="2024-08-12T15:06:00Z"/>
              </w:rPr>
            </w:pPr>
            <w:ins w:id="10501" w:author="Ярисова Полина Викторовна" w:date="2024-07-11T09:18:00Z">
              <w:del w:id="10502" w:author="Сказецкая Наталья Камилевна" w:date="2024-08-12T15:06:00Z">
                <w:r w:rsidRPr="00B9499D" w:rsidDel="00A733E0">
                  <w:delText>Код цели (аналитический код) плательщика (по строке документа)</w:delText>
                </w:r>
              </w:del>
            </w:ins>
          </w:p>
        </w:tc>
        <w:tc>
          <w:tcPr>
            <w:tcW w:w="1115" w:type="pct"/>
          </w:tcPr>
          <w:p w14:paraId="6E17803C" w14:textId="752BD46B" w:rsidR="00A0381B" w:rsidRPr="00F10C02" w:rsidDel="00A733E0" w:rsidRDefault="00A0381B" w:rsidP="00A0381B">
            <w:pPr>
              <w:pStyle w:val="GOSTTablenorm"/>
              <w:rPr>
                <w:ins w:id="10503" w:author="Ярисова Полина Викторовна" w:date="2024-07-11T09:18:00Z"/>
                <w:del w:id="10504" w:author="Сказецкая Наталья Камилевна" w:date="2024-08-12T15:06:00Z"/>
              </w:rPr>
            </w:pPr>
          </w:p>
        </w:tc>
        <w:tc>
          <w:tcPr>
            <w:tcW w:w="1382" w:type="pct"/>
          </w:tcPr>
          <w:p w14:paraId="169F5CCF" w14:textId="2D80FFBD" w:rsidR="00A0381B" w:rsidRPr="00F40BD4" w:rsidDel="00A733E0" w:rsidRDefault="00A0381B" w:rsidP="00A0381B">
            <w:pPr>
              <w:pStyle w:val="GOSTTablenorm"/>
              <w:rPr>
                <w:ins w:id="10505" w:author="Ярисова Полина Викторовна" w:date="2024-07-11T09:18:00Z"/>
                <w:del w:id="10506" w:author="Сказецкая Наталья Камилевна" w:date="2024-08-12T15:06:00Z"/>
              </w:rPr>
            </w:pPr>
          </w:p>
        </w:tc>
      </w:tr>
      <w:tr w:rsidR="00A0381B" w:rsidRPr="000F6C86" w:rsidDel="00A733E0" w14:paraId="3FA82420" w14:textId="72291386" w:rsidTr="00F40BD4">
        <w:trPr>
          <w:ins w:id="10507" w:author="Ярисова Полина Викторовна" w:date="2024-07-11T09:18:00Z"/>
          <w:del w:id="10508" w:author="Сказецкая Наталья Камилевна" w:date="2024-08-12T15:06:00Z"/>
        </w:trPr>
        <w:tc>
          <w:tcPr>
            <w:tcW w:w="1100" w:type="pct"/>
          </w:tcPr>
          <w:p w14:paraId="6DFC5C63" w14:textId="59C8FAC5" w:rsidR="00A0381B" w:rsidRPr="0041658B" w:rsidDel="00A733E0" w:rsidRDefault="00A0381B" w:rsidP="00A0381B">
            <w:pPr>
              <w:pStyle w:val="GOSTTablenorm"/>
              <w:rPr>
                <w:ins w:id="10509" w:author="Ярисова Полина Викторовна" w:date="2024-07-11T09:18:00Z"/>
                <w:del w:id="10510" w:author="Сказецкая Наталья Камилевна" w:date="2024-08-12T15:06:00Z"/>
              </w:rPr>
            </w:pPr>
            <w:ins w:id="10511" w:author="Ярисова Полина Викторовна" w:date="2024-07-11T09:18:00Z">
              <w:del w:id="10512" w:author="Сказецкая Наталья Камилевна" w:date="2024-08-12T15:06:00Z">
                <w:r w:rsidRPr="00B9499D" w:rsidDel="00A733E0">
                  <w:rPr>
                    <w:szCs w:val="22"/>
                  </w:rPr>
                  <w:delText>Код_НПА</w:delText>
                </w:r>
              </w:del>
            </w:ins>
          </w:p>
        </w:tc>
        <w:tc>
          <w:tcPr>
            <w:tcW w:w="304" w:type="pct"/>
          </w:tcPr>
          <w:p w14:paraId="05712181" w14:textId="28DF559E" w:rsidR="00A0381B" w:rsidRPr="00E576D5" w:rsidDel="00A733E0" w:rsidRDefault="00A0381B" w:rsidP="00A0381B">
            <w:pPr>
              <w:pStyle w:val="GOSTTablenorm"/>
              <w:rPr>
                <w:ins w:id="10513" w:author="Ярисова Полина Викторовна" w:date="2024-07-11T09:18:00Z"/>
                <w:del w:id="10514" w:author="Сказецкая Наталья Камилевна" w:date="2024-08-12T15:06:00Z"/>
              </w:rPr>
            </w:pPr>
            <w:ins w:id="10515" w:author="Ярисова Полина Викторовна" w:date="2024-07-11T09:18:00Z">
              <w:del w:id="10516" w:author="Сказецкая Наталья Камилевна" w:date="2024-08-12T15:06:00Z">
                <w:r w:rsidRPr="00B9499D" w:rsidDel="00A733E0">
                  <w:rPr>
                    <w:szCs w:val="22"/>
                  </w:rPr>
                  <w:delText>да</w:delText>
                </w:r>
              </w:del>
            </w:ins>
          </w:p>
        </w:tc>
        <w:tc>
          <w:tcPr>
            <w:tcW w:w="1099" w:type="pct"/>
          </w:tcPr>
          <w:p w14:paraId="601EF5C1" w14:textId="473DA0CE" w:rsidR="00A0381B" w:rsidRPr="001A561F" w:rsidDel="00A733E0" w:rsidRDefault="00A0381B" w:rsidP="00A0381B">
            <w:pPr>
              <w:pStyle w:val="GOSTTablenorm"/>
              <w:rPr>
                <w:ins w:id="10517" w:author="Ярисова Полина Викторовна" w:date="2024-07-11T09:18:00Z"/>
                <w:del w:id="10518" w:author="Сказецкая Наталья Камилевна" w:date="2024-08-12T15:06:00Z"/>
              </w:rPr>
            </w:pPr>
            <w:ins w:id="10519" w:author="Ярисова Полина Викторовна" w:date="2024-07-11T09:18:00Z">
              <w:del w:id="10520" w:author="Сказецкая Наталья Камилевна" w:date="2024-08-12T15:06:00Z">
                <w:r w:rsidRPr="00B9499D" w:rsidDel="00A733E0">
                  <w:rPr>
                    <w:szCs w:val="22"/>
                  </w:rPr>
                  <w:delText>Код НПА (по строке документа)</w:delText>
                </w:r>
              </w:del>
            </w:ins>
          </w:p>
        </w:tc>
        <w:tc>
          <w:tcPr>
            <w:tcW w:w="1115" w:type="pct"/>
          </w:tcPr>
          <w:p w14:paraId="1EC6C72E" w14:textId="224EEA49" w:rsidR="00A0381B" w:rsidRPr="00F10C02" w:rsidDel="00A733E0" w:rsidRDefault="00A0381B" w:rsidP="00A0381B">
            <w:pPr>
              <w:pStyle w:val="GOSTTablenorm"/>
              <w:rPr>
                <w:ins w:id="10521" w:author="Ярисова Полина Викторовна" w:date="2024-07-11T09:18:00Z"/>
                <w:del w:id="10522" w:author="Сказецкая Наталья Камилевна" w:date="2024-08-12T15:06:00Z"/>
              </w:rPr>
            </w:pPr>
          </w:p>
        </w:tc>
        <w:tc>
          <w:tcPr>
            <w:tcW w:w="1382" w:type="pct"/>
          </w:tcPr>
          <w:p w14:paraId="580425E1" w14:textId="54A33EA1" w:rsidR="00A0381B" w:rsidRPr="00765CA8" w:rsidDel="00A733E0" w:rsidRDefault="00A0381B" w:rsidP="00792E0E">
            <w:pPr>
              <w:pStyle w:val="GOSTTableListNum10"/>
              <w:numPr>
                <w:ilvl w:val="0"/>
                <w:numId w:val="9"/>
              </w:numPr>
              <w:rPr>
                <w:ins w:id="10523" w:author="Ярисова Полина Викторовна" w:date="2024-07-11T09:18:00Z"/>
                <w:del w:id="10524" w:author="Сказецкая Наталья Камилевна" w:date="2024-08-12T15:06:00Z"/>
                <w:rFonts w:eastAsiaTheme="minorEastAsia"/>
              </w:rPr>
            </w:pPr>
            <w:ins w:id="10525" w:author="Ярисова Полина Викторовна" w:date="2024-07-11T09:18:00Z">
              <w:del w:id="10526" w:author="Сказецкая Наталья Камилевна" w:date="2024-08-12T15:06:00Z">
                <w:r w:rsidRPr="00B9499D" w:rsidDel="00A733E0">
                  <w:delText>4 символа (12-15 разряды) - если есть значение в источнике, отличное от 25 нулей</w:delText>
                </w:r>
                <w:r w:rsidDel="00A733E0">
                  <w:delText>;</w:delText>
                </w:r>
              </w:del>
            </w:ins>
          </w:p>
          <w:p w14:paraId="4AD3EFED" w14:textId="7F80256F" w:rsidR="00A0381B" w:rsidRPr="00EC05E0" w:rsidDel="00A733E0" w:rsidRDefault="00A0381B" w:rsidP="00A0381B">
            <w:pPr>
              <w:pStyle w:val="GOSTTablenorm"/>
              <w:rPr>
                <w:ins w:id="10527" w:author="Ярисова Полина Викторовна" w:date="2024-07-11T09:18:00Z"/>
                <w:del w:id="10528" w:author="Сказецкая Наталья Камилевна" w:date="2024-08-12T15:06:00Z"/>
              </w:rPr>
            </w:pPr>
            <w:ins w:id="10529" w:author="Ярисова Полина Викторовна" w:date="2024-07-11T09:18:00Z">
              <w:del w:id="10530" w:author="Сказецкая Наталья Камилевна" w:date="2024-08-12T15:06:00Z">
                <w:r w:rsidRPr="00B9499D" w:rsidDel="00A733E0">
                  <w:delText>пусто - если значе</w:delText>
                </w:r>
                <w:r w:rsidDel="00A733E0">
                  <w:delText>ния нет или значение = 25 нулей</w:delText>
                </w:r>
              </w:del>
            </w:ins>
          </w:p>
        </w:tc>
      </w:tr>
      <w:tr w:rsidR="00A0381B" w:rsidRPr="000F6C86" w:rsidDel="00A733E0" w14:paraId="48C40785" w14:textId="32592B68" w:rsidTr="00F40BD4">
        <w:trPr>
          <w:ins w:id="10531" w:author="Ярисова Полина Викторовна" w:date="2024-07-11T09:18:00Z"/>
          <w:del w:id="10532" w:author="Сказецкая Наталья Камилевна" w:date="2024-08-12T15:06:00Z"/>
        </w:trPr>
        <w:tc>
          <w:tcPr>
            <w:tcW w:w="1100" w:type="pct"/>
          </w:tcPr>
          <w:p w14:paraId="4C463523" w14:textId="003B6CD2" w:rsidR="00A0381B" w:rsidRPr="0041658B" w:rsidDel="00A733E0" w:rsidRDefault="00A0381B" w:rsidP="00A0381B">
            <w:pPr>
              <w:pStyle w:val="GOSTTablenorm"/>
              <w:rPr>
                <w:ins w:id="10533" w:author="Ярисова Полина Викторовна" w:date="2024-07-11T09:18:00Z"/>
                <w:del w:id="10534" w:author="Сказецкая Наталья Камилевна" w:date="2024-08-12T15:06:00Z"/>
              </w:rPr>
            </w:pPr>
            <w:ins w:id="10535" w:author="Ярисова Полина Викторовна" w:date="2024-07-11T09:18:00Z">
              <w:del w:id="10536" w:author="Сказецкая Наталья Камилевна" w:date="2024-08-12T15:06:00Z">
                <w:r w:rsidRPr="00796941" w:rsidDel="00A733E0">
                  <w:delText>Направление_выплаты</w:delText>
                </w:r>
              </w:del>
            </w:ins>
          </w:p>
        </w:tc>
        <w:tc>
          <w:tcPr>
            <w:tcW w:w="304" w:type="pct"/>
          </w:tcPr>
          <w:p w14:paraId="3C715954" w14:textId="28AB4B02" w:rsidR="00A0381B" w:rsidRPr="00E576D5" w:rsidDel="00A733E0" w:rsidRDefault="00A0381B" w:rsidP="00A0381B">
            <w:pPr>
              <w:pStyle w:val="GOSTTablenorm"/>
              <w:rPr>
                <w:ins w:id="10537" w:author="Ярисова Полина Викторовна" w:date="2024-07-11T09:18:00Z"/>
                <w:del w:id="10538" w:author="Сказецкая Наталья Камилевна" w:date="2024-08-12T15:06:00Z"/>
              </w:rPr>
            </w:pPr>
            <w:ins w:id="10539" w:author="Ярисова Полина Викторовна" w:date="2024-07-11T09:18:00Z">
              <w:del w:id="10540" w:author="Сказецкая Наталья Камилевна" w:date="2024-08-12T15:06:00Z">
                <w:r w:rsidRPr="00796941" w:rsidDel="00A733E0">
                  <w:delText>да</w:delText>
                </w:r>
              </w:del>
            </w:ins>
          </w:p>
        </w:tc>
        <w:tc>
          <w:tcPr>
            <w:tcW w:w="1099" w:type="pct"/>
          </w:tcPr>
          <w:p w14:paraId="637CCEA5" w14:textId="3C052EE6" w:rsidR="00A0381B" w:rsidRPr="001A561F" w:rsidDel="00A733E0" w:rsidRDefault="00A0381B" w:rsidP="00A0381B">
            <w:pPr>
              <w:pStyle w:val="GOSTTablenorm"/>
              <w:rPr>
                <w:ins w:id="10541" w:author="Ярисова Полина Викторовна" w:date="2024-07-11T09:18:00Z"/>
                <w:del w:id="10542" w:author="Сказецкая Наталья Камилевна" w:date="2024-08-12T15:06:00Z"/>
              </w:rPr>
            </w:pPr>
            <w:ins w:id="10543" w:author="Ярисова Полина Викторовна" w:date="2024-07-11T09:18:00Z">
              <w:del w:id="10544" w:author="Сказецкая Наталья Камилевна" w:date="2024-08-12T15:06:00Z">
                <w:r w:rsidRPr="00796941" w:rsidDel="00A733E0">
                  <w:delText>Направление выплаты (по строке документа)</w:delText>
                </w:r>
              </w:del>
            </w:ins>
          </w:p>
        </w:tc>
        <w:tc>
          <w:tcPr>
            <w:tcW w:w="1115" w:type="pct"/>
          </w:tcPr>
          <w:p w14:paraId="461075B2" w14:textId="2DE4F50A" w:rsidR="00A0381B" w:rsidRPr="00F10C02" w:rsidDel="00A733E0" w:rsidRDefault="00A0381B" w:rsidP="00A0381B">
            <w:pPr>
              <w:pStyle w:val="GOSTTablenorm"/>
              <w:rPr>
                <w:ins w:id="10545" w:author="Ярисова Полина Викторовна" w:date="2024-07-11T09:18:00Z"/>
                <w:del w:id="10546" w:author="Сказецкая Наталья Камилевна" w:date="2024-08-12T15:06:00Z"/>
              </w:rPr>
            </w:pPr>
          </w:p>
        </w:tc>
        <w:tc>
          <w:tcPr>
            <w:tcW w:w="1382" w:type="pct"/>
          </w:tcPr>
          <w:p w14:paraId="5858132E" w14:textId="6D99F16E" w:rsidR="00A0381B" w:rsidDel="00A733E0" w:rsidRDefault="00A0381B" w:rsidP="00792E0E">
            <w:pPr>
              <w:pStyle w:val="GOSTTableListNum10"/>
              <w:numPr>
                <w:ilvl w:val="0"/>
                <w:numId w:val="9"/>
              </w:numPr>
              <w:rPr>
                <w:ins w:id="10547" w:author="Ярисова Полина Викторовна" w:date="2024-07-11T09:18:00Z"/>
                <w:del w:id="10548" w:author="Сказецкая Наталья Камилевна" w:date="2024-08-12T15:06:00Z"/>
              </w:rPr>
            </w:pPr>
            <w:ins w:id="10549" w:author="Ярисова Полина Викторовна" w:date="2024-07-11T09:18:00Z">
              <w:del w:id="10550" w:author="Сказецкая Наталья Камилевна" w:date="2024-08-12T15:06:00Z">
                <w:r w:rsidDel="00A733E0">
                  <w:delText>2 символа (24-25 разряды</w:delText>
                </w:r>
                <w:r w:rsidRPr="00B9499D" w:rsidDel="00A733E0">
                  <w:delText>) - если значение в источнике имеет 25 разрядов и отличное от 25 нулей</w:delText>
                </w:r>
                <w:r w:rsidDel="00A733E0">
                  <w:delText>;</w:delText>
                </w:r>
              </w:del>
            </w:ins>
          </w:p>
          <w:p w14:paraId="007FFAC5" w14:textId="0DA5F29D" w:rsidR="00A0381B" w:rsidRPr="00EC05E0" w:rsidDel="00A733E0" w:rsidRDefault="00A0381B" w:rsidP="00A0381B">
            <w:pPr>
              <w:pStyle w:val="GOSTTablenorm"/>
              <w:rPr>
                <w:ins w:id="10551" w:author="Ярисова Полина Викторовна" w:date="2024-07-11T09:18:00Z"/>
                <w:del w:id="10552" w:author="Сказецкая Наталья Камилевна" w:date="2024-08-12T15:06:00Z"/>
              </w:rPr>
            </w:pPr>
            <w:ins w:id="10553" w:author="Ярисова Полина Викторовна" w:date="2024-07-11T09:18:00Z">
              <w:del w:id="10554" w:author="Сказецкая Наталья Камилевна" w:date="2024-08-12T15:06:00Z">
                <w:r w:rsidRPr="00B9499D" w:rsidDel="00A733E0">
                  <w:delText xml:space="preserve"> пусто - если значение в источнике имеет 23 </w:delText>
                </w:r>
                <w:r w:rsidRPr="00B9499D" w:rsidDel="00A733E0">
                  <w:lastRenderedPageBreak/>
                  <w:delText xml:space="preserve">разряда </w:delText>
                </w:r>
                <w:r w:rsidDel="00A733E0">
                  <w:delText xml:space="preserve">или </w:delText>
                </w:r>
                <w:r w:rsidRPr="00B9499D" w:rsidDel="00A733E0">
                  <w:delText>значения нет или значение = 25 нулей</w:delText>
                </w:r>
              </w:del>
            </w:ins>
          </w:p>
        </w:tc>
      </w:tr>
      <w:tr w:rsidR="00A0381B" w:rsidRPr="000F6C86" w:rsidDel="00A733E0" w14:paraId="78B4086D" w14:textId="76BED66A" w:rsidTr="00F40BD4">
        <w:trPr>
          <w:ins w:id="10555" w:author="Ярисова Полина Викторовна" w:date="2024-07-11T09:18:00Z"/>
          <w:del w:id="10556" w:author="Сказецкая Наталья Камилевна" w:date="2024-08-12T15:06:00Z"/>
        </w:trPr>
        <w:tc>
          <w:tcPr>
            <w:tcW w:w="1100" w:type="pct"/>
          </w:tcPr>
          <w:p w14:paraId="6FF657EA" w14:textId="1BD1FCAC" w:rsidR="00A0381B" w:rsidRPr="0041658B" w:rsidDel="00A733E0" w:rsidRDefault="00A0381B" w:rsidP="00A0381B">
            <w:pPr>
              <w:pStyle w:val="GOSTTablenorm"/>
              <w:rPr>
                <w:ins w:id="10557" w:author="Ярисова Полина Викторовна" w:date="2024-07-11T09:18:00Z"/>
                <w:del w:id="10558" w:author="Сказецкая Наталья Камилевна" w:date="2024-08-12T15:06:00Z"/>
              </w:rPr>
            </w:pPr>
            <w:ins w:id="10559" w:author="Ярисова Полина Викторовна" w:date="2024-07-11T09:18:00Z">
              <w:del w:id="10560" w:author="Сказецкая Наталья Камилевна" w:date="2024-08-12T15:06:00Z">
                <w:r w:rsidRPr="00796941" w:rsidDel="00A733E0">
                  <w:lastRenderedPageBreak/>
                  <w:delText>Код_НПА_направление_выплаты</w:delText>
                </w:r>
              </w:del>
            </w:ins>
          </w:p>
        </w:tc>
        <w:tc>
          <w:tcPr>
            <w:tcW w:w="304" w:type="pct"/>
          </w:tcPr>
          <w:p w14:paraId="58979A3A" w14:textId="14793899" w:rsidR="00A0381B" w:rsidRPr="00E576D5" w:rsidDel="00A733E0" w:rsidRDefault="00A0381B" w:rsidP="00A0381B">
            <w:pPr>
              <w:pStyle w:val="GOSTTablenorm"/>
              <w:rPr>
                <w:ins w:id="10561" w:author="Ярисова Полина Викторовна" w:date="2024-07-11T09:18:00Z"/>
                <w:del w:id="10562" w:author="Сказецкая Наталья Камилевна" w:date="2024-08-12T15:06:00Z"/>
              </w:rPr>
            </w:pPr>
            <w:ins w:id="10563" w:author="Ярисова Полина Викторовна" w:date="2024-07-11T09:18:00Z">
              <w:del w:id="10564" w:author="Сказецкая Наталья Камилевна" w:date="2024-08-12T15:06:00Z">
                <w:r w:rsidRPr="00796941" w:rsidDel="00A733E0">
                  <w:delText>да</w:delText>
                </w:r>
              </w:del>
            </w:ins>
          </w:p>
        </w:tc>
        <w:tc>
          <w:tcPr>
            <w:tcW w:w="1099" w:type="pct"/>
          </w:tcPr>
          <w:p w14:paraId="4B048467" w14:textId="33A6BE14" w:rsidR="00A0381B" w:rsidRPr="001A561F" w:rsidDel="00A733E0" w:rsidRDefault="00A0381B" w:rsidP="00A0381B">
            <w:pPr>
              <w:pStyle w:val="GOSTTablenorm"/>
              <w:rPr>
                <w:ins w:id="10565" w:author="Ярисова Полина Викторовна" w:date="2024-07-11T09:18:00Z"/>
                <w:del w:id="10566" w:author="Сказецкая Наталья Камилевна" w:date="2024-08-12T15:06:00Z"/>
              </w:rPr>
            </w:pPr>
            <w:ins w:id="10567" w:author="Ярисова Полина Викторовна" w:date="2024-07-11T09:18:00Z">
              <w:del w:id="10568" w:author="Сказецкая Наталья Камилевна" w:date="2024-08-12T15:06:00Z">
                <w:r w:rsidRPr="00796941" w:rsidDel="00A733E0">
                  <w:delText>Код НПА и направление выплаты (по строке документа)</w:delText>
                </w:r>
              </w:del>
            </w:ins>
          </w:p>
        </w:tc>
        <w:tc>
          <w:tcPr>
            <w:tcW w:w="1115" w:type="pct"/>
          </w:tcPr>
          <w:p w14:paraId="07583B63" w14:textId="1ED6D837" w:rsidR="00A0381B" w:rsidRPr="00F10C02" w:rsidDel="00A733E0" w:rsidRDefault="00A0381B" w:rsidP="00A0381B">
            <w:pPr>
              <w:pStyle w:val="GOSTTablenorm"/>
              <w:rPr>
                <w:ins w:id="10569" w:author="Ярисова Полина Викторовна" w:date="2024-07-11T09:18:00Z"/>
                <w:del w:id="10570" w:author="Сказецкая Наталья Камилевна" w:date="2024-08-12T15:06:00Z"/>
              </w:rPr>
            </w:pPr>
          </w:p>
        </w:tc>
        <w:tc>
          <w:tcPr>
            <w:tcW w:w="1382" w:type="pct"/>
          </w:tcPr>
          <w:p w14:paraId="472185BD" w14:textId="1747AAB3" w:rsidR="00A0381B" w:rsidRPr="00796941" w:rsidDel="00A733E0" w:rsidRDefault="00A0381B" w:rsidP="00792E0E">
            <w:pPr>
              <w:pStyle w:val="GOSTTableListNum10"/>
              <w:numPr>
                <w:ilvl w:val="0"/>
                <w:numId w:val="9"/>
              </w:numPr>
              <w:rPr>
                <w:ins w:id="10571" w:author="Ярисова Полина Викторовна" w:date="2024-07-11T09:18:00Z"/>
                <w:del w:id="10572" w:author="Сказецкая Наталья Камилевна" w:date="2024-08-12T15:06:00Z"/>
                <w:rFonts w:eastAsiaTheme="minorEastAsia"/>
              </w:rPr>
            </w:pPr>
            <w:ins w:id="10573" w:author="Ярисова Полина Викторовна" w:date="2024-07-11T09:18:00Z">
              <w:del w:id="10574" w:author="Сказецкая Наталья Камилевна" w:date="2024-08-12T15:06:00Z">
                <w:r w:rsidRPr="00B9499D" w:rsidDel="00A733E0">
                  <w:delText xml:space="preserve"> 4 символа (12-15 разряды) - если значение в источнике имеет 23 разряда (в этом частном случае Код_НПА_направление_выплаты</w:delText>
                </w:r>
                <w:r w:rsidDel="00A733E0">
                  <w:delText> </w:delText>
                </w:r>
                <w:r w:rsidRPr="00B9499D" w:rsidDel="00A733E0">
                  <w:delText>=</w:delText>
                </w:r>
                <w:r w:rsidDel="00A733E0">
                  <w:delText> </w:delText>
                </w:r>
                <w:r w:rsidRPr="00B9499D" w:rsidDel="00A733E0">
                  <w:delText>Код_НПА)</w:delText>
                </w:r>
                <w:r w:rsidDel="00A733E0">
                  <w:delText>;</w:delText>
                </w:r>
              </w:del>
            </w:ins>
          </w:p>
          <w:p w14:paraId="6C14910E" w14:textId="10F693A3" w:rsidR="00A0381B" w:rsidRPr="00B9499D" w:rsidDel="00A733E0" w:rsidRDefault="00A0381B" w:rsidP="00A0381B">
            <w:pPr>
              <w:pStyle w:val="GOSTTableListNum10"/>
              <w:rPr>
                <w:ins w:id="10575" w:author="Ярисова Полина Викторовна" w:date="2024-07-11T09:18:00Z"/>
                <w:del w:id="10576" w:author="Сказецкая Наталья Камилевна" w:date="2024-08-12T15:06:00Z"/>
              </w:rPr>
            </w:pPr>
            <w:ins w:id="10577" w:author="Ярисова Полина Викторовна" w:date="2024-07-11T09:18:00Z">
              <w:del w:id="10578" w:author="Сказецкая Наталья Камилевна" w:date="2024-08-12T15:06:00Z">
                <w:r w:rsidRPr="00B9499D" w:rsidDel="00A733E0">
                  <w:delText xml:space="preserve"> 7 символов ([12-15 разряды]-[24-25 разряды]) - если значение в источнике имеет 25 разрядов и отличное от 25 нулей (</w:delText>
                </w:r>
                <w:r w:rsidRPr="00B9499D" w:rsidDel="00A733E0">
                  <w:rPr>
                    <w:rStyle w:val="aff2"/>
                    <w:rFonts w:eastAsiaTheme="majorEastAsia"/>
                  </w:rPr>
                  <w:delText>между двумя группами символов тире!</w:delText>
                </w:r>
                <w:r w:rsidRPr="00B9499D" w:rsidDel="00A733E0">
                  <w:delText>)</w:delText>
                </w:r>
                <w:r w:rsidDel="00A733E0">
                  <w:delText>;</w:delText>
                </w:r>
              </w:del>
            </w:ins>
          </w:p>
          <w:p w14:paraId="5EEB01E1" w14:textId="05B7C9A1" w:rsidR="00A0381B" w:rsidRPr="00EC05E0" w:rsidDel="00A733E0" w:rsidRDefault="00A0381B" w:rsidP="00A0381B">
            <w:pPr>
              <w:pStyle w:val="GOSTTablenorm"/>
              <w:rPr>
                <w:ins w:id="10579" w:author="Ярисова Полина Викторовна" w:date="2024-07-11T09:18:00Z"/>
                <w:del w:id="10580" w:author="Сказецкая Наталья Камилевна" w:date="2024-08-12T15:06:00Z"/>
              </w:rPr>
            </w:pPr>
            <w:ins w:id="10581" w:author="Ярисова Полина Викторовна" w:date="2024-07-11T09:18:00Z">
              <w:del w:id="10582" w:author="Сказецкая Наталья Камилевна" w:date="2024-08-12T15:06:00Z">
                <w:r w:rsidRPr="00B9499D" w:rsidDel="00A733E0">
                  <w:delText xml:space="preserve"> пусто - если значения нет или значение = 25 нулей</w:delText>
                </w:r>
              </w:del>
            </w:ins>
          </w:p>
        </w:tc>
      </w:tr>
      <w:tr w:rsidR="00A0381B" w:rsidRPr="000F6C86" w:rsidDel="00A733E0" w14:paraId="02248C86" w14:textId="3D7715F9" w:rsidTr="00F40BD4">
        <w:trPr>
          <w:ins w:id="10583" w:author="Ярисова Полина Викторовна" w:date="2024-07-11T09:17:00Z"/>
          <w:del w:id="10584" w:author="Сказецкая Наталья Камилевна" w:date="2024-08-12T15:06:00Z"/>
        </w:trPr>
        <w:tc>
          <w:tcPr>
            <w:tcW w:w="1100" w:type="pct"/>
          </w:tcPr>
          <w:p w14:paraId="1B3B052A" w14:textId="38DAC988" w:rsidR="00A0381B" w:rsidRPr="0041658B" w:rsidDel="00A733E0" w:rsidRDefault="00A0381B" w:rsidP="00A0381B">
            <w:pPr>
              <w:pStyle w:val="GOSTTablenorm"/>
              <w:rPr>
                <w:ins w:id="10585" w:author="Ярисова Полина Викторовна" w:date="2024-07-11T09:17:00Z"/>
                <w:del w:id="10586" w:author="Сказецкая Наталья Камилевна" w:date="2024-08-12T15:06:00Z"/>
              </w:rPr>
            </w:pPr>
            <w:ins w:id="10587" w:author="Ярисова Полина Викторовна" w:date="2024-07-11T09:17:00Z">
              <w:del w:id="10588" w:author="Сказецкая Наталья Камилевна" w:date="2024-08-12T15:06:00Z">
                <w:r w:rsidRPr="0041658B" w:rsidDel="00A733E0">
                  <w:delText>Сумма</w:delText>
                </w:r>
                <w:r w:rsidRPr="00DF264E" w:rsidDel="00A733E0">
                  <w:delText>_валюта_операции</w:delText>
                </w:r>
              </w:del>
            </w:ins>
          </w:p>
        </w:tc>
        <w:tc>
          <w:tcPr>
            <w:tcW w:w="304" w:type="pct"/>
          </w:tcPr>
          <w:p w14:paraId="4241E0AB" w14:textId="04AD52DC" w:rsidR="00A0381B" w:rsidRPr="00E576D5" w:rsidDel="00A733E0" w:rsidRDefault="00A0381B" w:rsidP="00A0381B">
            <w:pPr>
              <w:pStyle w:val="GOSTTablenorm"/>
              <w:rPr>
                <w:ins w:id="10589" w:author="Ярисова Полина Викторовна" w:date="2024-07-11T09:17:00Z"/>
                <w:del w:id="10590" w:author="Сказецкая Наталья Камилевна" w:date="2024-08-12T15:06:00Z"/>
              </w:rPr>
            </w:pPr>
            <w:ins w:id="10591" w:author="Ярисова Полина Викторовна" w:date="2024-07-11T09:17:00Z">
              <w:del w:id="10592" w:author="Сказецкая Наталья Камилевна" w:date="2024-08-12T15:06:00Z">
                <w:r w:rsidDel="00A733E0">
                  <w:delText>да</w:delText>
                </w:r>
              </w:del>
            </w:ins>
          </w:p>
        </w:tc>
        <w:tc>
          <w:tcPr>
            <w:tcW w:w="1099" w:type="pct"/>
          </w:tcPr>
          <w:p w14:paraId="7454D3BD" w14:textId="67B2EAEF" w:rsidR="00A0381B" w:rsidRPr="001A561F" w:rsidDel="00A733E0" w:rsidRDefault="00A0381B" w:rsidP="00A0381B">
            <w:pPr>
              <w:pStyle w:val="GOSTTablenorm"/>
              <w:rPr>
                <w:ins w:id="10593" w:author="Ярисова Полина Викторовна" w:date="2024-07-11T09:17:00Z"/>
                <w:del w:id="10594" w:author="Сказецкая Наталья Камилевна" w:date="2024-08-12T15:06:00Z"/>
              </w:rPr>
            </w:pPr>
            <w:ins w:id="10595" w:author="Ярисова Полина Викторовна" w:date="2024-07-11T09:17:00Z">
              <w:del w:id="10596" w:author="Сказецкая Наталья Камилевна" w:date="2024-08-12T15:06:00Z">
                <w:r w:rsidRPr="00DF264E" w:rsidDel="00A733E0">
                  <w:delText xml:space="preserve">Сумма в валюте </w:delText>
                </w:r>
                <w:r w:rsidDel="00A733E0">
                  <w:delText>документа</w:delText>
                </w:r>
                <w:r w:rsidRPr="00DF264E" w:rsidDel="00A733E0">
                  <w:delText xml:space="preserve"> (по строке документа)</w:delText>
                </w:r>
              </w:del>
            </w:ins>
          </w:p>
        </w:tc>
        <w:tc>
          <w:tcPr>
            <w:tcW w:w="1115" w:type="pct"/>
          </w:tcPr>
          <w:p w14:paraId="754BEEC5" w14:textId="7D9DA2E6" w:rsidR="00A0381B" w:rsidRPr="00F10C02" w:rsidDel="00A733E0" w:rsidRDefault="00A0381B" w:rsidP="00A0381B">
            <w:pPr>
              <w:pStyle w:val="GOSTTablenorm"/>
              <w:rPr>
                <w:ins w:id="10597" w:author="Ярисова Полина Викторовна" w:date="2024-07-11T09:17:00Z"/>
                <w:del w:id="10598" w:author="Сказецкая Наталья Камилевна" w:date="2024-08-12T15:06:00Z"/>
              </w:rPr>
            </w:pPr>
            <w:ins w:id="10599" w:author="Ярисова Полина Викторовна" w:date="2024-07-11T09:17:00Z">
              <w:del w:id="10600" w:author="Сказецкая Наталья Камилевна" w:date="2024-08-12T15:06:00Z">
                <w:r w:rsidRPr="00802219" w:rsidDel="00A733E0">
                  <w:delText>PayPurpose_PayPurpose</w:delText>
                </w:r>
                <w:r w:rsidRPr="0041658B" w:rsidDel="00A733E0">
                  <w:delText>:</w:delText>
                </w:r>
                <w:r w:rsidRPr="00802219" w:rsidDel="00A733E0">
                  <w:delText>Sm</w:delText>
                </w:r>
              </w:del>
            </w:ins>
          </w:p>
        </w:tc>
        <w:tc>
          <w:tcPr>
            <w:tcW w:w="1382" w:type="pct"/>
          </w:tcPr>
          <w:p w14:paraId="7D13F82B" w14:textId="22D76CD6" w:rsidR="00A0381B" w:rsidRPr="00EC05E0" w:rsidDel="00A733E0" w:rsidRDefault="00A0381B" w:rsidP="00A0381B">
            <w:pPr>
              <w:pStyle w:val="GOSTTablenorm"/>
              <w:rPr>
                <w:ins w:id="10601" w:author="Ярисова Полина Викторовна" w:date="2024-07-11T09:17:00Z"/>
                <w:del w:id="10602" w:author="Сказецкая Наталья Камилевна" w:date="2024-08-12T15:06:00Z"/>
              </w:rPr>
            </w:pPr>
            <w:ins w:id="10603" w:author="Ярисова Полина Викторовна" w:date="2024-07-11T09:17:00Z">
              <w:del w:id="10604" w:author="Сказецкая Наталья Камилевна" w:date="2024-08-12T15:06:00Z">
                <w:r w:rsidRPr="00DF264E" w:rsidDel="00A733E0">
                  <w:delText>Сумма передается в единицах валюты с точностью 2 знака</w:delText>
                </w:r>
                <w:r w:rsidDel="00A733E0">
                  <w:delText xml:space="preserve"> после запятой -</w:delText>
                </w:r>
                <w:r w:rsidRPr="00925ECC" w:rsidDel="00A733E0">
                  <w:delText xml:space="preserve"> необходимо конвертировать в минимальные единицы валюты (для данного типа документов умножить на 100)</w:delText>
                </w:r>
              </w:del>
            </w:ins>
          </w:p>
        </w:tc>
      </w:tr>
      <w:tr w:rsidR="00A0381B" w:rsidRPr="000F6C86" w:rsidDel="00A733E0" w14:paraId="77C4A77B" w14:textId="2D9972F3" w:rsidTr="00F40BD4">
        <w:trPr>
          <w:ins w:id="10605" w:author="Ярисова Полина Викторовна" w:date="2024-07-11T09:17:00Z"/>
          <w:del w:id="10606" w:author="Сказецкая Наталья Камилевна" w:date="2024-08-12T15:06:00Z"/>
        </w:trPr>
        <w:tc>
          <w:tcPr>
            <w:tcW w:w="1100" w:type="pct"/>
          </w:tcPr>
          <w:p w14:paraId="1FAB7A8F" w14:textId="47236D8E" w:rsidR="00A0381B" w:rsidRPr="0041658B" w:rsidDel="00A733E0" w:rsidRDefault="00A0381B" w:rsidP="00A0381B">
            <w:pPr>
              <w:pStyle w:val="GOSTTablenorm"/>
              <w:rPr>
                <w:ins w:id="10607" w:author="Ярисова Полина Викторовна" w:date="2024-07-11T09:17:00Z"/>
                <w:del w:id="10608" w:author="Сказецкая Наталья Камилевна" w:date="2024-08-12T15:06:00Z"/>
              </w:rPr>
            </w:pPr>
            <w:ins w:id="10609" w:author="Ярисова Полина Викторовна" w:date="2024-07-11T09:17:00Z">
              <w:del w:id="10610" w:author="Сказецкая Наталья Камилевна" w:date="2024-08-12T15:06:00Z">
                <w:r w:rsidRPr="0041658B" w:rsidDel="00A733E0">
                  <w:delText>Сумма_валюта_учета_руб</w:delText>
                </w:r>
              </w:del>
            </w:ins>
          </w:p>
        </w:tc>
        <w:tc>
          <w:tcPr>
            <w:tcW w:w="304" w:type="pct"/>
          </w:tcPr>
          <w:p w14:paraId="1089826A" w14:textId="5F02DEA0" w:rsidR="00A0381B" w:rsidRPr="00E576D5" w:rsidDel="00A733E0" w:rsidRDefault="00A0381B" w:rsidP="00A0381B">
            <w:pPr>
              <w:pStyle w:val="GOSTTablenorm"/>
              <w:rPr>
                <w:ins w:id="10611" w:author="Ярисова Полина Викторовна" w:date="2024-07-11T09:17:00Z"/>
                <w:del w:id="10612" w:author="Сказецкая Наталья Камилевна" w:date="2024-08-12T15:06:00Z"/>
              </w:rPr>
            </w:pPr>
            <w:ins w:id="10613" w:author="Ярисова Полина Викторовна" w:date="2024-07-11T09:17:00Z">
              <w:del w:id="10614" w:author="Сказецкая Наталья Камилевна" w:date="2024-08-12T15:06:00Z">
                <w:r w:rsidDel="00A733E0">
                  <w:delText>да</w:delText>
                </w:r>
              </w:del>
            </w:ins>
          </w:p>
        </w:tc>
        <w:tc>
          <w:tcPr>
            <w:tcW w:w="1099" w:type="pct"/>
          </w:tcPr>
          <w:p w14:paraId="065CD468" w14:textId="162F6CB6" w:rsidR="00A0381B" w:rsidRPr="001A561F" w:rsidDel="00A733E0" w:rsidRDefault="00A0381B" w:rsidP="00A0381B">
            <w:pPr>
              <w:pStyle w:val="GOSTTablenorm"/>
              <w:rPr>
                <w:ins w:id="10615" w:author="Ярисова Полина Викторовна" w:date="2024-07-11T09:17:00Z"/>
                <w:del w:id="10616" w:author="Сказецкая Наталья Камилевна" w:date="2024-08-12T15:06:00Z"/>
              </w:rPr>
            </w:pPr>
            <w:ins w:id="10617" w:author="Ярисова Полина Викторовна" w:date="2024-07-11T09:17:00Z">
              <w:del w:id="10618" w:author="Сказецкая Наталья Камилевна" w:date="2024-08-12T15:06:00Z">
                <w:r w:rsidRPr="00DF264E" w:rsidDel="00A733E0">
                  <w:delText>Сумма в валюте учета (руб)</w:delText>
                </w:r>
                <w:r w:rsidDel="00A733E0">
                  <w:delText xml:space="preserve"> </w:delText>
                </w:r>
                <w:r w:rsidRPr="00DF264E" w:rsidDel="00A733E0">
                  <w:delText>(по строке документа)</w:delText>
                </w:r>
              </w:del>
            </w:ins>
          </w:p>
        </w:tc>
        <w:tc>
          <w:tcPr>
            <w:tcW w:w="1115" w:type="pct"/>
          </w:tcPr>
          <w:p w14:paraId="324D6097" w14:textId="2ECCD7CF" w:rsidR="00A0381B" w:rsidRPr="00F10C02" w:rsidDel="00A733E0" w:rsidRDefault="00A0381B" w:rsidP="00A0381B">
            <w:pPr>
              <w:pStyle w:val="GOSTTablenorm"/>
              <w:rPr>
                <w:ins w:id="10619" w:author="Ярисова Полина Викторовна" w:date="2024-07-11T09:17:00Z"/>
                <w:del w:id="10620" w:author="Сказецкая Наталья Камилевна" w:date="2024-08-12T15:06:00Z"/>
              </w:rPr>
            </w:pPr>
            <w:ins w:id="10621" w:author="Ярисова Полина Викторовна" w:date="2024-07-11T09:17:00Z">
              <w:del w:id="10622" w:author="Сказецкая Наталья Камилевна" w:date="2024-08-12T15:06:00Z">
                <w:r w:rsidRPr="00802219" w:rsidDel="00A733E0">
                  <w:delText>PayPurpose_PayPurpose</w:delText>
                </w:r>
                <w:r w:rsidRPr="0041658B" w:rsidDel="00A733E0">
                  <w:delText>:</w:delText>
                </w:r>
                <w:r w:rsidRPr="00802219" w:rsidDel="00A733E0">
                  <w:delText>AmountRub</w:delText>
                </w:r>
              </w:del>
            </w:ins>
          </w:p>
        </w:tc>
        <w:tc>
          <w:tcPr>
            <w:tcW w:w="1382" w:type="pct"/>
          </w:tcPr>
          <w:p w14:paraId="5D7F4D48" w14:textId="2FECE1A6" w:rsidR="00A0381B" w:rsidRPr="00EC05E0" w:rsidDel="00A733E0" w:rsidRDefault="00A0381B" w:rsidP="00A0381B">
            <w:pPr>
              <w:pStyle w:val="GOSTTablenorm"/>
              <w:rPr>
                <w:ins w:id="10623" w:author="Ярисова Полина Викторовна" w:date="2024-07-11T09:17:00Z"/>
                <w:del w:id="10624" w:author="Сказецкая Наталья Камилевна" w:date="2024-08-12T15:06:00Z"/>
              </w:rPr>
            </w:pPr>
            <w:ins w:id="10625" w:author="Ярисова Полина Викторовна" w:date="2024-07-11T09:17:00Z">
              <w:del w:id="10626" w:author="Сказецкая Наталья Камилевна" w:date="2024-08-12T15:06:00Z">
                <w:r w:rsidRPr="00DF264E" w:rsidDel="00A733E0">
                  <w:delText>Сумма передается в единицах валюты с точностью 2 знака</w:delText>
                </w:r>
                <w:r w:rsidDel="00A733E0">
                  <w:delText xml:space="preserve"> после запятой -</w:delText>
                </w:r>
                <w:r w:rsidRPr="00925ECC" w:rsidDel="00A733E0">
                  <w:delText xml:space="preserve"> необходимо конвертировать в минимальные единицы валюты (для данного типа документов умножить на 100)</w:delText>
                </w:r>
              </w:del>
            </w:ins>
          </w:p>
        </w:tc>
      </w:tr>
    </w:tbl>
    <w:p w14:paraId="1B1E6345" w14:textId="4F528E9F" w:rsidR="00E519D6" w:rsidDel="00A733E0" w:rsidRDefault="00E519D6" w:rsidP="00D91FDA">
      <w:pPr>
        <w:pStyle w:val="GOSTNameTable"/>
        <w:numPr>
          <w:ilvl w:val="0"/>
          <w:numId w:val="0"/>
        </w:numPr>
        <w:rPr>
          <w:del w:id="10627" w:author="Сказецкая Наталья Камилевна" w:date="2024-08-12T15:07:00Z"/>
        </w:rPr>
      </w:pPr>
    </w:p>
    <w:p w14:paraId="1D19C9C6" w14:textId="2397D3FC" w:rsidR="00E519D6" w:rsidDel="00A733E0" w:rsidRDefault="00241AEC" w:rsidP="00E519D6">
      <w:pPr>
        <w:pStyle w:val="GOSTNameTable"/>
        <w:rPr>
          <w:del w:id="10628" w:author="Сказецкая Наталья Камилевна" w:date="2024-08-12T15:07:00Z"/>
        </w:rPr>
      </w:pPr>
      <w:del w:id="10629" w:author="Сказецкая Наталья Камилевна" w:date="2024-08-12T15:07:00Z">
        <w:r w:rsidDel="00A733E0">
          <w:rPr>
            <w:b w:val="0"/>
            <w:noProof/>
          </w:rPr>
          <w:fldChar w:fldCharType="begin"/>
        </w:r>
        <w:r w:rsidDel="00A733E0">
          <w:rPr>
            <w:noProof/>
          </w:rPr>
          <w:delInstrText xml:space="preserve"> SEQ Таблица \* ARABIC </w:delInstrText>
        </w:r>
        <w:r w:rsidDel="00A733E0">
          <w:rPr>
            <w:b w:val="0"/>
            <w:noProof/>
          </w:rPr>
          <w:fldChar w:fldCharType="separate"/>
        </w:r>
      </w:del>
      <w:ins w:id="10630" w:author="Щанов Александр Валентинович" w:date="2024-07-29T13:05:00Z">
        <w:del w:id="10631" w:author="Сказецкая Наталья Камилевна" w:date="2024-08-12T15:07:00Z">
          <w:r w:rsidR="00450281" w:rsidDel="00A733E0">
            <w:rPr>
              <w:noProof/>
            </w:rPr>
            <w:delText>26</w:delText>
          </w:r>
        </w:del>
      </w:ins>
      <w:del w:id="10632" w:author="Сказецкая Наталья Камилевна" w:date="2024-08-12T15:07:00Z">
        <w:r w:rsidR="00BB1586" w:rsidDel="00A733E0">
          <w:rPr>
            <w:noProof/>
          </w:rPr>
          <w:delText>27</w:delText>
        </w:r>
        <w:r w:rsidR="00D91FDA" w:rsidDel="00A733E0">
          <w:rPr>
            <w:noProof/>
          </w:rPr>
          <w:delText>26</w:delText>
        </w:r>
        <w:r w:rsidDel="00A733E0">
          <w:rPr>
            <w:b w:val="0"/>
            <w:noProof/>
          </w:rPr>
          <w:fldChar w:fldCharType="end"/>
        </w:r>
        <w:r w:rsidR="00E519D6" w:rsidDel="00A733E0">
          <w:delText xml:space="preserve">. </w:delText>
        </w:r>
        <w:r w:rsidR="00E519D6" w:rsidRPr="00BF0790" w:rsidDel="00A733E0">
          <w:delText>Перечень атрибутов, соответствующих типу документа «Извещение о поступлении в иностранной валюте» MSC_NoticeRecForCurr</w:delText>
        </w:r>
      </w:del>
    </w:p>
    <w:tbl>
      <w:tblPr>
        <w:tblStyle w:val="GOSTTable"/>
        <w:tblW w:w="5000" w:type="pct"/>
        <w:tblLayout w:type="fixed"/>
        <w:tblLook w:val="07E0" w:firstRow="1" w:lastRow="1" w:firstColumn="1" w:lastColumn="1" w:noHBand="1" w:noVBand="1"/>
      </w:tblPr>
      <w:tblGrid>
        <w:gridCol w:w="3495"/>
        <w:gridCol w:w="952"/>
        <w:gridCol w:w="3496"/>
        <w:gridCol w:w="3496"/>
        <w:gridCol w:w="4321"/>
      </w:tblGrid>
      <w:tr w:rsidR="00E519D6" w:rsidRPr="00B9499D" w:rsidDel="00A733E0" w14:paraId="09E73AC4" w14:textId="450E6D23" w:rsidTr="00063B4C">
        <w:trPr>
          <w:cnfStyle w:val="100000000000" w:firstRow="1" w:lastRow="0" w:firstColumn="0" w:lastColumn="0" w:oddVBand="0" w:evenVBand="0" w:oddHBand="0" w:evenHBand="0" w:firstRowFirstColumn="0" w:firstRowLastColumn="0" w:lastRowFirstColumn="0" w:lastRowLastColumn="0"/>
          <w:del w:id="10633" w:author="Сказецкая Наталья Камилевна" w:date="2024-08-12T15:07:00Z"/>
        </w:trPr>
        <w:tc>
          <w:tcPr>
            <w:tcW w:w="1109" w:type="pct"/>
          </w:tcPr>
          <w:p w14:paraId="77D30CEE" w14:textId="112E6132" w:rsidR="00E519D6" w:rsidRPr="00B9499D" w:rsidDel="00A733E0" w:rsidRDefault="00E519D6" w:rsidP="00063B4C">
            <w:pPr>
              <w:pStyle w:val="GOSTTableHead"/>
              <w:rPr>
                <w:del w:id="10634" w:author="Сказецкая Наталья Камилевна" w:date="2024-08-12T15:07:00Z"/>
              </w:rPr>
            </w:pPr>
            <w:del w:id="10635" w:author="Сказецкая Наталья Камилевна" w:date="2024-08-12T15:07:00Z">
              <w:r w:rsidRPr="00B9499D" w:rsidDel="00A733E0">
                <w:delText>Наименование атрибута</w:delText>
              </w:r>
            </w:del>
          </w:p>
        </w:tc>
        <w:tc>
          <w:tcPr>
            <w:tcW w:w="302" w:type="pct"/>
          </w:tcPr>
          <w:p w14:paraId="76A3EF82" w14:textId="0AEDB993" w:rsidR="00E519D6" w:rsidRPr="00B9499D" w:rsidDel="00A733E0" w:rsidRDefault="00E519D6" w:rsidP="00063B4C">
            <w:pPr>
              <w:pStyle w:val="GOSTTableHead"/>
              <w:rPr>
                <w:del w:id="10636" w:author="Сказецкая Наталья Камилевна" w:date="2024-08-12T15:07:00Z"/>
              </w:rPr>
            </w:pPr>
            <w:del w:id="10637" w:author="Сказецкая Наталья Камилевна" w:date="2024-08-12T15:07:00Z">
              <w:r w:rsidRPr="00B9499D" w:rsidDel="00A733E0">
                <w:delText>Вычисляемый атрибут</w:delText>
              </w:r>
            </w:del>
          </w:p>
        </w:tc>
        <w:tc>
          <w:tcPr>
            <w:tcW w:w="1109" w:type="pct"/>
          </w:tcPr>
          <w:p w14:paraId="0A28418B" w14:textId="394A9771" w:rsidR="00E519D6" w:rsidRPr="00B9499D" w:rsidDel="00A733E0" w:rsidRDefault="00E519D6" w:rsidP="00063B4C">
            <w:pPr>
              <w:pStyle w:val="GOSTTableHead"/>
              <w:rPr>
                <w:del w:id="10638" w:author="Сказецкая Наталья Камилевна" w:date="2024-08-12T15:07:00Z"/>
              </w:rPr>
            </w:pPr>
            <w:del w:id="10639" w:author="Сказецкая Наталья Камилевна" w:date="2024-08-12T15:07:00Z">
              <w:r w:rsidRPr="00B9499D" w:rsidDel="00A733E0">
                <w:delText>Описание атрибута</w:delText>
              </w:r>
            </w:del>
          </w:p>
        </w:tc>
        <w:tc>
          <w:tcPr>
            <w:tcW w:w="1109" w:type="pct"/>
          </w:tcPr>
          <w:p w14:paraId="456739F4" w14:textId="1383389F" w:rsidR="00E519D6" w:rsidRPr="00B9499D" w:rsidDel="00A733E0" w:rsidRDefault="00E519D6" w:rsidP="00063B4C">
            <w:pPr>
              <w:pStyle w:val="GOSTTableHead"/>
              <w:rPr>
                <w:del w:id="10640" w:author="Сказецкая Наталья Камилевна" w:date="2024-08-12T15:07:00Z"/>
              </w:rPr>
            </w:pPr>
            <w:del w:id="10641" w:author="Сказецкая Наталья Камилевна" w:date="2024-08-12T15:07:00Z">
              <w:r w:rsidRPr="00B9499D" w:rsidDel="00A733E0">
                <w:delText>Реквизит документа (наименование тега)</w:delText>
              </w:r>
            </w:del>
          </w:p>
        </w:tc>
        <w:tc>
          <w:tcPr>
            <w:tcW w:w="1371" w:type="pct"/>
          </w:tcPr>
          <w:p w14:paraId="242711EB" w14:textId="20DFCED4" w:rsidR="00E519D6" w:rsidRPr="00B9499D" w:rsidDel="00A733E0" w:rsidRDefault="00E519D6" w:rsidP="00063B4C">
            <w:pPr>
              <w:pStyle w:val="GOSTTableHead"/>
              <w:rPr>
                <w:del w:id="10642" w:author="Сказецкая Наталья Камилевна" w:date="2024-08-12T15:07:00Z"/>
              </w:rPr>
            </w:pPr>
            <w:del w:id="10643" w:author="Сказецкая Наталья Камилевна" w:date="2024-08-12T15:07:00Z">
              <w:r w:rsidRPr="00B9499D" w:rsidDel="00A733E0">
                <w:delText>Алгоритм вычисления</w:delText>
              </w:r>
            </w:del>
          </w:p>
        </w:tc>
      </w:tr>
      <w:tr w:rsidR="00063B4C" w:rsidRPr="00B9499D" w:rsidDel="00A733E0" w14:paraId="1ED44833" w14:textId="11DC4A08" w:rsidTr="00063B4C">
        <w:trPr>
          <w:del w:id="10644" w:author="Сказецкая Наталья Камилевна" w:date="2024-08-12T15:07:00Z"/>
        </w:trPr>
        <w:tc>
          <w:tcPr>
            <w:tcW w:w="1109" w:type="pct"/>
          </w:tcPr>
          <w:p w14:paraId="06C6353E" w14:textId="52846115" w:rsidR="00063B4C" w:rsidRPr="00B9499D" w:rsidDel="00A733E0" w:rsidRDefault="00063B4C" w:rsidP="00063B4C">
            <w:pPr>
              <w:pStyle w:val="GOSTTablenorm"/>
              <w:rPr>
                <w:del w:id="10645" w:author="Сказецкая Наталья Камилевна" w:date="2024-08-12T15:07:00Z"/>
                <w:szCs w:val="22"/>
              </w:rPr>
            </w:pPr>
            <w:del w:id="10646" w:author="Сказецкая Наталья Камилевна" w:date="2024-08-12T15:07:00Z">
              <w:r w:rsidRPr="00B9499D" w:rsidDel="00A733E0">
                <w:rPr>
                  <w:szCs w:val="22"/>
                </w:rPr>
                <w:delText>Номер_документа*</w:delText>
              </w:r>
            </w:del>
          </w:p>
        </w:tc>
        <w:tc>
          <w:tcPr>
            <w:tcW w:w="302" w:type="pct"/>
          </w:tcPr>
          <w:p w14:paraId="7CF53C4C" w14:textId="384F2B7C" w:rsidR="00063B4C" w:rsidRPr="00B9499D" w:rsidDel="00A733E0" w:rsidRDefault="00063B4C" w:rsidP="00063B4C">
            <w:pPr>
              <w:pStyle w:val="GOSTTablenorm"/>
              <w:rPr>
                <w:del w:id="10647" w:author="Сказецкая Наталья Камилевна" w:date="2024-08-12T15:07:00Z"/>
                <w:szCs w:val="22"/>
              </w:rPr>
            </w:pPr>
            <w:del w:id="10648" w:author="Сказецкая Наталья Камилевна" w:date="2024-08-12T15:07:00Z">
              <w:r w:rsidRPr="00B9499D" w:rsidDel="00A733E0">
                <w:rPr>
                  <w:szCs w:val="22"/>
                </w:rPr>
                <w:delText>нет</w:delText>
              </w:r>
            </w:del>
          </w:p>
        </w:tc>
        <w:tc>
          <w:tcPr>
            <w:tcW w:w="1109" w:type="pct"/>
          </w:tcPr>
          <w:p w14:paraId="67173953" w14:textId="5D9C11B9" w:rsidR="00063B4C" w:rsidRPr="00B9499D" w:rsidDel="00A733E0" w:rsidRDefault="00063B4C" w:rsidP="00063B4C">
            <w:pPr>
              <w:pStyle w:val="GOSTTablenorm"/>
              <w:rPr>
                <w:del w:id="10649" w:author="Сказецкая Наталья Камилевна" w:date="2024-08-12T15:07:00Z"/>
                <w:szCs w:val="22"/>
              </w:rPr>
            </w:pPr>
            <w:del w:id="10650" w:author="Сказецкая Наталья Камилевна" w:date="2024-08-12T15:07:00Z">
              <w:r w:rsidRPr="00B9499D" w:rsidDel="00A733E0">
                <w:rPr>
                  <w:szCs w:val="22"/>
                </w:rPr>
                <w:delText>Номер документа</w:delText>
              </w:r>
            </w:del>
          </w:p>
        </w:tc>
        <w:tc>
          <w:tcPr>
            <w:tcW w:w="1109" w:type="pct"/>
          </w:tcPr>
          <w:p w14:paraId="00FF1FF7" w14:textId="667D94FA" w:rsidR="00063B4C" w:rsidRPr="00B9499D" w:rsidDel="00A733E0" w:rsidRDefault="00063B4C" w:rsidP="00063B4C">
            <w:pPr>
              <w:pStyle w:val="GOSTTablenorm"/>
              <w:rPr>
                <w:del w:id="10651" w:author="Сказецкая Наталья Камилевна" w:date="2024-08-12T15:07:00Z"/>
                <w:szCs w:val="22"/>
              </w:rPr>
            </w:pPr>
            <w:del w:id="10652" w:author="Сказецкая Наталья Камилевна" w:date="2024-08-12T15:07:00Z">
              <w:r w:rsidRPr="00184B3F" w:rsidDel="00A733E0">
                <w:rPr>
                  <w:szCs w:val="22"/>
                </w:rPr>
                <w:delText>DocNumber</w:delText>
              </w:r>
            </w:del>
          </w:p>
        </w:tc>
        <w:tc>
          <w:tcPr>
            <w:tcW w:w="1371" w:type="pct"/>
          </w:tcPr>
          <w:p w14:paraId="5679EF0A" w14:textId="7AC926A4" w:rsidR="00063B4C" w:rsidRPr="00B9499D" w:rsidDel="00A733E0" w:rsidRDefault="00063B4C" w:rsidP="00063B4C">
            <w:pPr>
              <w:pStyle w:val="GOSTTablenorm"/>
              <w:rPr>
                <w:del w:id="10653" w:author="Сказецкая Наталья Камилевна" w:date="2024-08-12T15:07:00Z"/>
                <w:szCs w:val="22"/>
              </w:rPr>
            </w:pPr>
          </w:p>
        </w:tc>
      </w:tr>
      <w:tr w:rsidR="00063B4C" w:rsidRPr="00B9499D" w:rsidDel="00A733E0" w14:paraId="42A665E6" w14:textId="24BA9FE0" w:rsidTr="00063B4C">
        <w:trPr>
          <w:del w:id="10654" w:author="Сказецкая Наталья Камилевна" w:date="2024-08-12T15:07:00Z"/>
        </w:trPr>
        <w:tc>
          <w:tcPr>
            <w:tcW w:w="1109" w:type="pct"/>
          </w:tcPr>
          <w:p w14:paraId="50E28B3E" w14:textId="5F1A9B4E" w:rsidR="00063B4C" w:rsidRPr="00B9499D" w:rsidDel="00A733E0" w:rsidRDefault="00063B4C" w:rsidP="00063B4C">
            <w:pPr>
              <w:pStyle w:val="GOSTTablenorm"/>
              <w:rPr>
                <w:del w:id="10655" w:author="Сказецкая Наталья Камилевна" w:date="2024-08-12T15:07:00Z"/>
                <w:szCs w:val="22"/>
              </w:rPr>
            </w:pPr>
            <w:del w:id="10656" w:author="Сказецкая Наталья Камилевна" w:date="2024-08-12T15:07:00Z">
              <w:r w:rsidRPr="00B9499D" w:rsidDel="00A733E0">
                <w:rPr>
                  <w:szCs w:val="22"/>
                </w:rPr>
                <w:delText>Дата_документа*</w:delText>
              </w:r>
            </w:del>
          </w:p>
        </w:tc>
        <w:tc>
          <w:tcPr>
            <w:tcW w:w="302" w:type="pct"/>
          </w:tcPr>
          <w:p w14:paraId="1E04A4A3" w14:textId="0F058B6B" w:rsidR="00063B4C" w:rsidRPr="00B9499D" w:rsidDel="00A733E0" w:rsidRDefault="00063B4C" w:rsidP="00063B4C">
            <w:pPr>
              <w:pStyle w:val="GOSTTablenorm"/>
              <w:rPr>
                <w:del w:id="10657" w:author="Сказецкая Наталья Камилевна" w:date="2024-08-12T15:07:00Z"/>
                <w:szCs w:val="22"/>
              </w:rPr>
            </w:pPr>
            <w:del w:id="10658" w:author="Сказецкая Наталья Камилевна" w:date="2024-08-12T15:07:00Z">
              <w:r w:rsidRPr="00B9499D" w:rsidDel="00A733E0">
                <w:rPr>
                  <w:szCs w:val="22"/>
                </w:rPr>
                <w:delText>нет</w:delText>
              </w:r>
            </w:del>
          </w:p>
        </w:tc>
        <w:tc>
          <w:tcPr>
            <w:tcW w:w="1109" w:type="pct"/>
          </w:tcPr>
          <w:p w14:paraId="332CD642" w14:textId="4ECDA9A0" w:rsidR="00063B4C" w:rsidRPr="00B9499D" w:rsidDel="00A733E0" w:rsidRDefault="00063B4C" w:rsidP="00063B4C">
            <w:pPr>
              <w:pStyle w:val="GOSTTablenorm"/>
              <w:rPr>
                <w:del w:id="10659" w:author="Сказецкая Наталья Камилевна" w:date="2024-08-12T15:07:00Z"/>
                <w:szCs w:val="22"/>
              </w:rPr>
            </w:pPr>
            <w:del w:id="10660" w:author="Сказецкая Наталья Камилевна" w:date="2024-08-12T15:07:00Z">
              <w:r w:rsidRPr="00B9499D" w:rsidDel="00A733E0">
                <w:rPr>
                  <w:szCs w:val="22"/>
                </w:rPr>
                <w:delText>Дата документа</w:delText>
              </w:r>
            </w:del>
          </w:p>
        </w:tc>
        <w:tc>
          <w:tcPr>
            <w:tcW w:w="1109" w:type="pct"/>
          </w:tcPr>
          <w:p w14:paraId="5A248209" w14:textId="3DC3CF24" w:rsidR="00063B4C" w:rsidRPr="00B9499D" w:rsidDel="00A733E0" w:rsidRDefault="00063B4C" w:rsidP="00063B4C">
            <w:pPr>
              <w:pStyle w:val="GOSTTablenorm"/>
              <w:rPr>
                <w:del w:id="10661" w:author="Сказецкая Наталья Камилевна" w:date="2024-08-12T15:07:00Z"/>
                <w:szCs w:val="22"/>
              </w:rPr>
            </w:pPr>
            <w:del w:id="10662" w:author="Сказецкая Наталья Камилевна" w:date="2024-08-12T15:07:00Z">
              <w:r w:rsidRPr="00184B3F" w:rsidDel="00A733E0">
                <w:rPr>
                  <w:szCs w:val="22"/>
                </w:rPr>
                <w:delText>DocDate</w:delText>
              </w:r>
            </w:del>
          </w:p>
        </w:tc>
        <w:tc>
          <w:tcPr>
            <w:tcW w:w="1371" w:type="pct"/>
          </w:tcPr>
          <w:p w14:paraId="459D67DD" w14:textId="1BEE6C3A" w:rsidR="00063B4C" w:rsidRPr="00B9499D" w:rsidDel="00A733E0" w:rsidRDefault="00063B4C" w:rsidP="00063B4C">
            <w:pPr>
              <w:pStyle w:val="GOSTTablenorm"/>
              <w:rPr>
                <w:del w:id="10663" w:author="Сказецкая Наталья Камилевна" w:date="2024-08-12T15:07:00Z"/>
                <w:szCs w:val="22"/>
              </w:rPr>
            </w:pPr>
          </w:p>
        </w:tc>
      </w:tr>
      <w:tr w:rsidR="00063B4C" w:rsidRPr="00B9499D" w:rsidDel="00A733E0" w14:paraId="283C7C16" w14:textId="2BDBBFE7" w:rsidTr="00063B4C">
        <w:trPr>
          <w:del w:id="10664" w:author="Сказецкая Наталья Камилевна" w:date="2024-08-12T15:07:00Z"/>
        </w:trPr>
        <w:tc>
          <w:tcPr>
            <w:tcW w:w="1109" w:type="pct"/>
          </w:tcPr>
          <w:p w14:paraId="049FEF84" w14:textId="18DE3DC8" w:rsidR="00063B4C" w:rsidRPr="00B9499D" w:rsidDel="00A733E0" w:rsidRDefault="00063B4C" w:rsidP="00063B4C">
            <w:pPr>
              <w:pStyle w:val="GOSTTablenorm"/>
              <w:rPr>
                <w:del w:id="10665" w:author="Сказецкая Наталья Камилевна" w:date="2024-08-12T15:07:00Z"/>
                <w:szCs w:val="22"/>
              </w:rPr>
            </w:pPr>
            <w:del w:id="10666" w:author="Сказецкая Наталья Камилевна" w:date="2024-08-12T15:07:00Z">
              <w:r w:rsidRPr="00710C84" w:rsidDel="00A733E0">
                <w:delText>Вид_документа</w:delText>
              </w:r>
            </w:del>
          </w:p>
        </w:tc>
        <w:tc>
          <w:tcPr>
            <w:tcW w:w="302" w:type="pct"/>
          </w:tcPr>
          <w:p w14:paraId="06B44EF5" w14:textId="6F2222AC" w:rsidR="00063B4C" w:rsidRPr="00B9499D" w:rsidDel="00A733E0" w:rsidRDefault="00063B4C" w:rsidP="00063B4C">
            <w:pPr>
              <w:pStyle w:val="GOSTTablenorm"/>
              <w:rPr>
                <w:del w:id="10667" w:author="Сказецкая Наталья Камилевна" w:date="2024-08-12T15:07:00Z"/>
                <w:szCs w:val="22"/>
              </w:rPr>
            </w:pPr>
            <w:del w:id="10668" w:author="Сказецкая Наталья Камилевна" w:date="2024-08-12T15:07:00Z">
              <w:r w:rsidDel="00A733E0">
                <w:delText>да</w:delText>
              </w:r>
            </w:del>
          </w:p>
        </w:tc>
        <w:tc>
          <w:tcPr>
            <w:tcW w:w="1109" w:type="pct"/>
          </w:tcPr>
          <w:p w14:paraId="4E45C2BA" w14:textId="097FB49B" w:rsidR="00063B4C" w:rsidRPr="00B9499D" w:rsidDel="00A733E0" w:rsidRDefault="00063B4C" w:rsidP="00063B4C">
            <w:pPr>
              <w:pStyle w:val="GOSTTablenorm"/>
              <w:rPr>
                <w:del w:id="10669" w:author="Сказецкая Наталья Камилевна" w:date="2024-08-12T15:07:00Z"/>
                <w:szCs w:val="22"/>
              </w:rPr>
            </w:pPr>
            <w:del w:id="10670" w:author="Сказецкая Наталья Камилевна" w:date="2024-08-12T15:07:00Z">
              <w:r w:rsidRPr="00710C84" w:rsidDel="00A733E0">
                <w:delText>Вид документа</w:delText>
              </w:r>
            </w:del>
          </w:p>
        </w:tc>
        <w:tc>
          <w:tcPr>
            <w:tcW w:w="1109" w:type="pct"/>
          </w:tcPr>
          <w:p w14:paraId="654C3C79" w14:textId="568E322E" w:rsidR="00063B4C" w:rsidRPr="00B9499D" w:rsidDel="00A733E0" w:rsidRDefault="00063B4C" w:rsidP="00063B4C">
            <w:pPr>
              <w:pStyle w:val="GOSTTablenorm"/>
              <w:rPr>
                <w:del w:id="10671" w:author="Сказецкая Наталья Камилевна" w:date="2024-08-12T15:07:00Z"/>
                <w:szCs w:val="22"/>
              </w:rPr>
            </w:pPr>
            <w:del w:id="10672" w:author="Сказецкая Наталья Камилевна" w:date="2024-08-12T15:07:00Z">
              <w:r w:rsidRPr="007048AF" w:rsidDel="00A733E0">
                <w:rPr>
                  <w:szCs w:val="22"/>
                </w:rPr>
                <w:delText>AdditionalInformation_DocType</w:delText>
              </w:r>
            </w:del>
          </w:p>
        </w:tc>
        <w:tc>
          <w:tcPr>
            <w:tcW w:w="1371" w:type="pct"/>
          </w:tcPr>
          <w:p w14:paraId="38B8E52B" w14:textId="184F0E13" w:rsidR="00063B4C" w:rsidRPr="00B9499D" w:rsidDel="00A733E0" w:rsidRDefault="00063B4C" w:rsidP="00063B4C">
            <w:pPr>
              <w:pStyle w:val="GOSTTablenorm"/>
              <w:rPr>
                <w:del w:id="10673" w:author="Сказецкая Наталья Камилевна" w:date="2024-08-12T15:07:00Z"/>
                <w:szCs w:val="22"/>
              </w:rPr>
            </w:pPr>
            <w:del w:id="10674" w:author="Сказецкая Наталья Камилевна" w:date="2024-08-12T15:07:00Z">
              <w:r w:rsidDel="00A733E0">
                <w:rPr>
                  <w:szCs w:val="22"/>
                </w:rPr>
                <w:delText>Если в теге документа «</w:delText>
              </w:r>
              <w:r w:rsidDel="00A733E0">
                <w:rPr>
                  <w:szCs w:val="22"/>
                  <w:lang w:val="en-US"/>
                </w:rPr>
                <w:delText>VPE</w:delText>
              </w:r>
              <w:r w:rsidRPr="00D57062" w:rsidDel="00A733E0">
                <w:rPr>
                  <w:szCs w:val="22"/>
                </w:rPr>
                <w:delText>», то значение «</w:delText>
              </w:r>
              <w:r w:rsidDel="00A733E0">
                <w:rPr>
                  <w:szCs w:val="22"/>
                </w:rPr>
                <w:delText>ВПЕ</w:delText>
              </w:r>
              <w:r w:rsidRPr="00D57062" w:rsidDel="00A733E0">
                <w:rPr>
                  <w:szCs w:val="22"/>
                </w:rPr>
                <w:delText>»</w:delText>
              </w:r>
            </w:del>
          </w:p>
        </w:tc>
      </w:tr>
      <w:tr w:rsidR="00063B4C" w:rsidRPr="00B9499D" w:rsidDel="00A733E0" w14:paraId="08C70EBE" w14:textId="4897485D" w:rsidTr="00063B4C">
        <w:trPr>
          <w:del w:id="10675" w:author="Сказецкая Наталья Камилевна" w:date="2024-08-12T15:07:00Z"/>
        </w:trPr>
        <w:tc>
          <w:tcPr>
            <w:tcW w:w="1109" w:type="pct"/>
          </w:tcPr>
          <w:p w14:paraId="33712D30" w14:textId="2FE6A0F5" w:rsidR="00063B4C" w:rsidRPr="00710C84" w:rsidDel="00A733E0" w:rsidRDefault="00063B4C" w:rsidP="00063B4C">
            <w:pPr>
              <w:pStyle w:val="GOSTTablenorm"/>
              <w:rPr>
                <w:del w:id="10676" w:author="Сказецкая Наталья Камилевна" w:date="2024-08-12T15:07:00Z"/>
              </w:rPr>
            </w:pPr>
            <w:del w:id="10677" w:author="Сказецкая Наталья Камилевна" w:date="2024-08-12T15:07:00Z">
              <w:r w:rsidRPr="009645C1" w:rsidDel="00A733E0">
                <w:rPr>
                  <w:szCs w:val="22"/>
                </w:rPr>
                <w:delText>Наименование_документа</w:delText>
              </w:r>
            </w:del>
          </w:p>
        </w:tc>
        <w:tc>
          <w:tcPr>
            <w:tcW w:w="302" w:type="pct"/>
          </w:tcPr>
          <w:p w14:paraId="17DF5212" w14:textId="15245E47" w:rsidR="00063B4C" w:rsidRPr="00710C84" w:rsidDel="00A733E0" w:rsidRDefault="00063B4C" w:rsidP="00063B4C">
            <w:pPr>
              <w:pStyle w:val="GOSTTablenorm"/>
              <w:rPr>
                <w:del w:id="10678" w:author="Сказецкая Наталья Камилевна" w:date="2024-08-12T15:07:00Z"/>
              </w:rPr>
            </w:pPr>
            <w:del w:id="10679" w:author="Сказецкая Наталья Камилевна" w:date="2024-08-12T15:07:00Z">
              <w:r w:rsidRPr="009645C1" w:rsidDel="00A733E0">
                <w:rPr>
                  <w:szCs w:val="22"/>
                </w:rPr>
                <w:delText>да</w:delText>
              </w:r>
            </w:del>
          </w:p>
        </w:tc>
        <w:tc>
          <w:tcPr>
            <w:tcW w:w="1109" w:type="pct"/>
          </w:tcPr>
          <w:p w14:paraId="6D5C48E3" w14:textId="79B09210" w:rsidR="00063B4C" w:rsidRPr="00710C84" w:rsidDel="00A733E0" w:rsidRDefault="00063B4C" w:rsidP="00063B4C">
            <w:pPr>
              <w:pStyle w:val="GOSTTablenorm"/>
              <w:rPr>
                <w:del w:id="10680" w:author="Сказецкая Наталья Камилевна" w:date="2024-08-12T15:07:00Z"/>
              </w:rPr>
            </w:pPr>
            <w:del w:id="10681" w:author="Сказецкая Наталья Камилевна" w:date="2024-08-12T15:07:00Z">
              <w:r w:rsidRPr="009645C1" w:rsidDel="00A733E0">
                <w:rPr>
                  <w:szCs w:val="22"/>
                </w:rPr>
                <w:delText>Наименование документа</w:delText>
              </w:r>
            </w:del>
          </w:p>
        </w:tc>
        <w:tc>
          <w:tcPr>
            <w:tcW w:w="1109" w:type="pct"/>
          </w:tcPr>
          <w:p w14:paraId="08653031" w14:textId="0CFFA92C" w:rsidR="00063B4C" w:rsidRPr="007048AF" w:rsidDel="00A733E0" w:rsidRDefault="00063B4C" w:rsidP="00063B4C">
            <w:pPr>
              <w:pStyle w:val="GOSTTablenorm"/>
              <w:rPr>
                <w:del w:id="10682" w:author="Сказецкая Наталья Камилевна" w:date="2024-08-12T15:07:00Z"/>
                <w:szCs w:val="22"/>
              </w:rPr>
            </w:pPr>
            <w:del w:id="10683" w:author="Сказецкая Наталья Камилевна" w:date="2024-08-12T15:07:00Z">
              <w:r w:rsidRPr="00CC7251" w:rsidDel="00A733E0">
                <w:rPr>
                  <w:szCs w:val="22"/>
                </w:rPr>
                <w:delText>TypeDoc</w:delText>
              </w:r>
            </w:del>
          </w:p>
        </w:tc>
        <w:tc>
          <w:tcPr>
            <w:tcW w:w="1371" w:type="pct"/>
          </w:tcPr>
          <w:p w14:paraId="2CF687DE" w14:textId="7E060914" w:rsidR="00063B4C" w:rsidRPr="00B9499D" w:rsidDel="00A733E0" w:rsidRDefault="00063B4C" w:rsidP="00063B4C">
            <w:pPr>
              <w:pStyle w:val="GOSTTablenorm"/>
              <w:rPr>
                <w:del w:id="10684" w:author="Сказецкая Наталья Камилевна" w:date="2024-08-12T15:07:00Z"/>
                <w:szCs w:val="22"/>
              </w:rPr>
            </w:pPr>
            <w:del w:id="10685" w:author="Сказецкая Наталья Камилевна" w:date="2024-08-12T15:07:00Z">
              <w:r w:rsidRPr="0017407D" w:rsidDel="00A733E0">
                <w:rPr>
                  <w:szCs w:val="22"/>
                </w:rPr>
                <w:delText xml:space="preserve">Наименование документа определяется по справочнику </w:delText>
              </w:r>
              <w:r w:rsidDel="00A733E0">
                <w:rPr>
                  <w:szCs w:val="22"/>
                </w:rPr>
                <w:delText>«</w:delText>
              </w:r>
              <w:r w:rsidRPr="0017407D" w:rsidDel="00A733E0">
                <w:rPr>
                  <w:szCs w:val="22"/>
                </w:rPr>
                <w:delText>Типы документов</w:delText>
              </w:r>
              <w:r w:rsidDel="00A733E0">
                <w:rPr>
                  <w:szCs w:val="22"/>
                </w:rPr>
                <w:delText>»</w:delText>
              </w:r>
              <w:r w:rsidRPr="0017407D" w:rsidDel="00A733E0">
                <w:rPr>
                  <w:szCs w:val="22"/>
                </w:rPr>
                <w:delText xml:space="preserve"> с помощью значения атрибута Тип_документа (</w:delText>
              </w:r>
              <w:r w:rsidRPr="00CC7251" w:rsidDel="00A733E0">
                <w:rPr>
                  <w:szCs w:val="22"/>
                </w:rPr>
                <w:delText>TypeDoc</w:delText>
              </w:r>
              <w:r w:rsidRPr="0017407D" w:rsidDel="00A733E0">
                <w:rPr>
                  <w:szCs w:val="22"/>
                </w:rPr>
                <w:delText>) из заголовка запроса</w:delText>
              </w:r>
            </w:del>
          </w:p>
        </w:tc>
      </w:tr>
      <w:tr w:rsidR="00063B4C" w:rsidRPr="00B9499D" w:rsidDel="00A733E0" w14:paraId="1435DE37" w14:textId="317EAD59" w:rsidTr="00063B4C">
        <w:trPr>
          <w:del w:id="10686" w:author="Сказецкая Наталья Камилевна" w:date="2024-08-12T15:07:00Z"/>
        </w:trPr>
        <w:tc>
          <w:tcPr>
            <w:tcW w:w="1109" w:type="pct"/>
          </w:tcPr>
          <w:p w14:paraId="578D4040" w14:textId="55FE4947" w:rsidR="00063B4C" w:rsidRPr="00B9499D" w:rsidDel="00A733E0" w:rsidRDefault="00063B4C" w:rsidP="00063B4C">
            <w:pPr>
              <w:pStyle w:val="GOSTTablenorm"/>
              <w:rPr>
                <w:del w:id="10687" w:author="Сказецкая Наталья Камилевна" w:date="2024-08-12T15:07:00Z"/>
                <w:szCs w:val="22"/>
              </w:rPr>
            </w:pPr>
            <w:del w:id="10688" w:author="Сказецкая Наталья Камилевна" w:date="2024-08-12T15:07:00Z">
              <w:r w:rsidRPr="00B9499D" w:rsidDel="00A733E0">
                <w:rPr>
                  <w:szCs w:val="22"/>
                </w:rPr>
                <w:delText>Код_валюты</w:delText>
              </w:r>
            </w:del>
          </w:p>
        </w:tc>
        <w:tc>
          <w:tcPr>
            <w:tcW w:w="302" w:type="pct"/>
          </w:tcPr>
          <w:p w14:paraId="60E6BE0D" w14:textId="275D4BCD" w:rsidR="00063B4C" w:rsidRPr="00B9499D" w:rsidDel="00A733E0" w:rsidRDefault="00063B4C" w:rsidP="00063B4C">
            <w:pPr>
              <w:pStyle w:val="GOSTTablenorm"/>
              <w:rPr>
                <w:del w:id="10689" w:author="Сказецкая Наталья Камилевна" w:date="2024-08-12T15:07:00Z"/>
                <w:szCs w:val="22"/>
              </w:rPr>
            </w:pPr>
            <w:del w:id="10690" w:author="Сказецкая Наталья Камилевна" w:date="2024-08-12T15:07:00Z">
              <w:r w:rsidDel="00A733E0">
                <w:rPr>
                  <w:szCs w:val="22"/>
                </w:rPr>
                <w:delText>да</w:delText>
              </w:r>
            </w:del>
          </w:p>
        </w:tc>
        <w:tc>
          <w:tcPr>
            <w:tcW w:w="1109" w:type="pct"/>
          </w:tcPr>
          <w:p w14:paraId="0F15DAA8" w14:textId="2BC8234F" w:rsidR="00063B4C" w:rsidRPr="00B9499D" w:rsidDel="00A733E0" w:rsidRDefault="00063B4C" w:rsidP="00063B4C">
            <w:pPr>
              <w:pStyle w:val="GOSTTablenorm"/>
              <w:rPr>
                <w:del w:id="10691" w:author="Сказецкая Наталья Камилевна" w:date="2024-08-12T15:07:00Z"/>
                <w:szCs w:val="22"/>
              </w:rPr>
            </w:pPr>
            <w:del w:id="10692" w:author="Сказецкая Наталья Камилевна" w:date="2024-08-12T15:07:00Z">
              <w:r w:rsidRPr="00B9499D" w:rsidDel="00A733E0">
                <w:rPr>
                  <w:szCs w:val="22"/>
                </w:rPr>
                <w:delText>Код валюты по ОКВ</w:delText>
              </w:r>
            </w:del>
          </w:p>
        </w:tc>
        <w:tc>
          <w:tcPr>
            <w:tcW w:w="1109" w:type="pct"/>
          </w:tcPr>
          <w:p w14:paraId="54722204" w14:textId="5B64F41D" w:rsidR="00063B4C" w:rsidRPr="00B9499D" w:rsidDel="00A733E0" w:rsidRDefault="00063B4C" w:rsidP="00063B4C">
            <w:pPr>
              <w:pStyle w:val="GOSTTablenorm"/>
              <w:rPr>
                <w:del w:id="10693" w:author="Сказецкая Наталья Камилевна" w:date="2024-08-12T15:07:00Z"/>
                <w:szCs w:val="22"/>
              </w:rPr>
            </w:pPr>
            <w:del w:id="10694" w:author="Сказецкая Наталья Камилевна" w:date="2024-08-12T15:07:00Z">
              <w:r w:rsidRPr="00184B3F" w:rsidDel="00A733E0">
                <w:rPr>
                  <w:szCs w:val="22"/>
                  <w:lang w:val="en-US"/>
                </w:rPr>
                <w:delText>CurrCode</w:delText>
              </w:r>
            </w:del>
          </w:p>
        </w:tc>
        <w:tc>
          <w:tcPr>
            <w:tcW w:w="1371" w:type="pct"/>
          </w:tcPr>
          <w:p w14:paraId="398FDC21" w14:textId="056E9F44" w:rsidR="00063B4C" w:rsidRPr="00B9499D" w:rsidDel="00A733E0" w:rsidRDefault="00063B4C" w:rsidP="00063B4C">
            <w:pPr>
              <w:pStyle w:val="GOSTTablenorm"/>
              <w:rPr>
                <w:del w:id="10695" w:author="Сказецкая Наталья Камилевна" w:date="2024-08-12T15:07:00Z"/>
                <w:szCs w:val="22"/>
              </w:rPr>
            </w:pPr>
            <w:commentRangeStart w:id="10696"/>
            <w:commentRangeStart w:id="10697"/>
            <w:del w:id="10698" w:author="Сказецкая Наталья Камилевна" w:date="2024-08-12T15:07:00Z">
              <w:r w:rsidRPr="00B9499D" w:rsidDel="00A733E0">
                <w:rPr>
                  <w:szCs w:val="22"/>
                </w:rPr>
                <w:delText xml:space="preserve">В составе </w:delText>
              </w:r>
              <w:commentRangeEnd w:id="10696"/>
              <w:r w:rsidRPr="00B9499D" w:rsidDel="00A733E0">
                <w:rPr>
                  <w:rStyle w:val="afff4"/>
                  <w:sz w:val="22"/>
                  <w:szCs w:val="22"/>
                </w:rPr>
                <w:commentReference w:id="10696"/>
              </w:r>
              <w:commentRangeEnd w:id="10697"/>
              <w:r w:rsidRPr="00B9499D" w:rsidDel="00A733E0">
                <w:rPr>
                  <w:rStyle w:val="afff4"/>
                  <w:sz w:val="22"/>
                  <w:szCs w:val="22"/>
                </w:rPr>
                <w:commentReference w:id="10697"/>
              </w:r>
              <w:r w:rsidRPr="00B9499D" w:rsidDel="00A733E0">
                <w:rPr>
                  <w:szCs w:val="22"/>
                </w:rPr>
                <w:delText>документа может приходить как цифровой, так и буквенный код валюты.</w:delText>
              </w:r>
            </w:del>
          </w:p>
          <w:p w14:paraId="5EFCAE4F" w14:textId="69EA50D4" w:rsidR="00063B4C" w:rsidDel="00A733E0" w:rsidRDefault="00063B4C" w:rsidP="00792E0E">
            <w:pPr>
              <w:pStyle w:val="GOSTTableListNum10"/>
              <w:numPr>
                <w:ilvl w:val="0"/>
                <w:numId w:val="9"/>
              </w:numPr>
              <w:rPr>
                <w:del w:id="10699" w:author="Сказецкая Наталья Камилевна" w:date="2024-08-12T15:07:00Z"/>
              </w:rPr>
            </w:pPr>
            <w:del w:id="10700" w:author="Сказецкая Наталья Камилевна" w:date="2024-08-12T15:07:00Z">
              <w:r w:rsidRPr="00B9499D" w:rsidDel="00A733E0">
                <w:delText>если код валюты пришел цифровой, то в атрибут его значение записывается в неизменном виде;</w:delText>
              </w:r>
            </w:del>
          </w:p>
          <w:p w14:paraId="1EB8021D" w14:textId="607988B7" w:rsidR="00063B4C" w:rsidRPr="003C6EBE" w:rsidDel="00A733E0" w:rsidRDefault="00063B4C" w:rsidP="00792E0E">
            <w:pPr>
              <w:pStyle w:val="GOSTTableListNum10"/>
              <w:numPr>
                <w:ilvl w:val="0"/>
                <w:numId w:val="9"/>
              </w:numPr>
              <w:rPr>
                <w:del w:id="10701" w:author="Сказецкая Наталья Камилевна" w:date="2024-08-12T15:07:00Z"/>
              </w:rPr>
            </w:pPr>
            <w:del w:id="10702" w:author="Сказецкая Наталья Камилевна" w:date="2024-08-12T15:07:00Z">
              <w:r w:rsidRPr="00B9499D" w:rsidDel="00A733E0">
                <w:delText>если код валюты пришел буквенный, то в атрибут его значение записывается после преобразования в цифровой по данным справочника «Общероссийский классификатор валют (ОКВ)»</w:delText>
              </w:r>
              <w:r w:rsidRPr="00E01259" w:rsidDel="00A733E0">
                <w:rPr>
                  <w:rStyle w:val="af6"/>
                </w:rPr>
                <w:fldChar w:fldCharType="begin"/>
              </w:r>
              <w:r w:rsidRPr="00D04610" w:rsidDel="00A733E0">
                <w:rPr>
                  <w:vertAlign w:val="superscript"/>
                </w:rPr>
                <w:delInstrText xml:space="preserve"> NOTEREF _Ref153484430 \h </w:delInstrText>
              </w:r>
              <w:r w:rsidDel="00A733E0">
                <w:rPr>
                  <w:rStyle w:val="af6"/>
                </w:rPr>
                <w:delInstrText xml:space="preserve"> \* MERGEFORMAT </w:delInstrText>
              </w:r>
              <w:r w:rsidRPr="00E01259" w:rsidDel="00A733E0">
                <w:rPr>
                  <w:rStyle w:val="af6"/>
                </w:rPr>
              </w:r>
              <w:r w:rsidRPr="00E01259" w:rsidDel="00A733E0">
                <w:rPr>
                  <w:rStyle w:val="af6"/>
                </w:rPr>
                <w:fldChar w:fldCharType="separate"/>
              </w:r>
              <w:r w:rsidDel="00A733E0">
                <w:rPr>
                  <w:vertAlign w:val="superscript"/>
                </w:rPr>
                <w:delText>5</w:delText>
              </w:r>
              <w:r w:rsidRPr="00E01259" w:rsidDel="00A733E0">
                <w:rPr>
                  <w:rStyle w:val="af6"/>
                </w:rPr>
                <w:fldChar w:fldCharType="end"/>
              </w:r>
            </w:del>
          </w:p>
        </w:tc>
      </w:tr>
      <w:tr w:rsidR="00E519D6" w:rsidRPr="00B9499D" w:rsidDel="00A733E0" w14:paraId="64B3406D" w14:textId="0A40718F" w:rsidTr="00063B4C">
        <w:trPr>
          <w:del w:id="10703" w:author="Сказецкая Наталья Камилевна" w:date="2024-08-12T15:07:00Z"/>
        </w:trPr>
        <w:tc>
          <w:tcPr>
            <w:tcW w:w="1109" w:type="pct"/>
          </w:tcPr>
          <w:p w14:paraId="719AA8FD" w14:textId="489894AE" w:rsidR="00E519D6" w:rsidRPr="00B9499D" w:rsidDel="00A733E0" w:rsidRDefault="00E519D6" w:rsidP="00063B4C">
            <w:pPr>
              <w:pStyle w:val="GOSTTablenorm"/>
              <w:rPr>
                <w:del w:id="10704" w:author="Сказецкая Наталья Камилевна" w:date="2024-08-12T15:07:00Z"/>
                <w:szCs w:val="22"/>
              </w:rPr>
            </w:pPr>
            <w:del w:id="10705" w:author="Сказецкая Наталья Камилевна" w:date="2024-08-12T15:07:00Z">
              <w:r w:rsidDel="00A733E0">
                <w:rPr>
                  <w:szCs w:val="22"/>
                </w:rPr>
                <w:delText>Код_валюты_учета</w:delText>
              </w:r>
            </w:del>
          </w:p>
        </w:tc>
        <w:tc>
          <w:tcPr>
            <w:tcW w:w="302" w:type="pct"/>
          </w:tcPr>
          <w:p w14:paraId="5551D6EA" w14:textId="4DF8ADD8" w:rsidR="00E519D6" w:rsidDel="00A733E0" w:rsidRDefault="00E519D6" w:rsidP="00063B4C">
            <w:pPr>
              <w:pStyle w:val="GOSTTablenorm"/>
              <w:rPr>
                <w:del w:id="10706" w:author="Сказецкая Наталья Камилевна" w:date="2024-08-12T15:07:00Z"/>
                <w:szCs w:val="22"/>
              </w:rPr>
            </w:pPr>
            <w:del w:id="10707" w:author="Сказецкая Наталья Камилевна" w:date="2024-08-12T15:07:00Z">
              <w:r w:rsidDel="00A733E0">
                <w:rPr>
                  <w:szCs w:val="22"/>
                </w:rPr>
                <w:delText>да</w:delText>
              </w:r>
            </w:del>
          </w:p>
        </w:tc>
        <w:tc>
          <w:tcPr>
            <w:tcW w:w="1109" w:type="pct"/>
          </w:tcPr>
          <w:p w14:paraId="3FAEA327" w14:textId="3D95EAA0" w:rsidR="00E519D6" w:rsidRPr="00B9499D" w:rsidDel="00A733E0" w:rsidRDefault="00E519D6" w:rsidP="00063B4C">
            <w:pPr>
              <w:pStyle w:val="GOSTTablenorm"/>
              <w:rPr>
                <w:del w:id="10708" w:author="Сказецкая Наталья Камилевна" w:date="2024-08-12T15:07:00Z"/>
                <w:szCs w:val="22"/>
              </w:rPr>
            </w:pPr>
            <w:del w:id="10709" w:author="Сказецкая Наталья Камилевна" w:date="2024-08-12T15:07:00Z">
              <w:r w:rsidRPr="00B9499D" w:rsidDel="00A733E0">
                <w:rPr>
                  <w:szCs w:val="22"/>
                </w:rPr>
                <w:delText xml:space="preserve">Код валюты </w:delText>
              </w:r>
              <w:r w:rsidDel="00A733E0">
                <w:rPr>
                  <w:szCs w:val="22"/>
                </w:rPr>
                <w:delText xml:space="preserve">учета </w:delText>
              </w:r>
              <w:r w:rsidRPr="00B9499D" w:rsidDel="00A733E0">
                <w:rPr>
                  <w:szCs w:val="22"/>
                </w:rPr>
                <w:delText>по ОКВ</w:delText>
              </w:r>
            </w:del>
          </w:p>
        </w:tc>
        <w:tc>
          <w:tcPr>
            <w:tcW w:w="1109" w:type="pct"/>
          </w:tcPr>
          <w:p w14:paraId="29B5E856" w14:textId="0A2ADB22" w:rsidR="00E519D6" w:rsidRPr="00184B3F" w:rsidDel="00A733E0" w:rsidRDefault="00E519D6" w:rsidP="00063B4C">
            <w:pPr>
              <w:pStyle w:val="GOSTTablenorm"/>
              <w:rPr>
                <w:del w:id="10710" w:author="Сказецкая Наталья Камилевна" w:date="2024-08-12T15:07:00Z"/>
                <w:szCs w:val="22"/>
                <w:lang w:val="en-US"/>
              </w:rPr>
            </w:pPr>
            <w:del w:id="10711" w:author="Сказецкая Наталья Камилевна" w:date="2024-08-12T15:07:00Z">
              <w:r w:rsidDel="00A733E0">
                <w:delText>-</w:delText>
              </w:r>
            </w:del>
          </w:p>
        </w:tc>
        <w:tc>
          <w:tcPr>
            <w:tcW w:w="1371" w:type="pct"/>
          </w:tcPr>
          <w:p w14:paraId="429EE490" w14:textId="1BF467D7" w:rsidR="00E519D6" w:rsidRPr="00B9499D" w:rsidDel="00A733E0" w:rsidRDefault="00E519D6" w:rsidP="00063B4C">
            <w:pPr>
              <w:pStyle w:val="GOSTTablenorm"/>
              <w:rPr>
                <w:del w:id="10712" w:author="Сказецкая Наталья Камилевна" w:date="2024-08-12T15:07:00Z"/>
                <w:szCs w:val="22"/>
              </w:rPr>
            </w:pPr>
            <w:del w:id="10713" w:author="Сказецкая Наталья Камилевна" w:date="2024-08-12T15:07:00Z">
              <w:r w:rsidRPr="000027F9" w:rsidDel="00A733E0">
                <w:delText>Указывается значение «643»</w:delText>
              </w:r>
            </w:del>
          </w:p>
        </w:tc>
      </w:tr>
      <w:tr w:rsidR="00E519D6" w:rsidRPr="00B9499D" w:rsidDel="00A733E0" w14:paraId="78C05464" w14:textId="5265C79F" w:rsidTr="00063B4C">
        <w:trPr>
          <w:del w:id="10714" w:author="Сказецкая Наталья Камилевна" w:date="2024-08-12T15:07:00Z"/>
        </w:trPr>
        <w:tc>
          <w:tcPr>
            <w:tcW w:w="1109" w:type="pct"/>
          </w:tcPr>
          <w:p w14:paraId="4BBB86D0" w14:textId="7774717F" w:rsidR="00E519D6" w:rsidRPr="00B9499D" w:rsidDel="00A733E0" w:rsidRDefault="00E519D6" w:rsidP="00063B4C">
            <w:pPr>
              <w:pStyle w:val="GOSTTablenorm"/>
              <w:rPr>
                <w:del w:id="10715" w:author="Сказецкая Наталья Камилевна" w:date="2024-08-12T15:07:00Z"/>
                <w:szCs w:val="22"/>
              </w:rPr>
            </w:pPr>
            <w:del w:id="10716" w:author="Сказецкая Наталья Камилевна" w:date="2024-08-12T15:07:00Z">
              <w:r w:rsidRPr="00B9499D" w:rsidDel="00A733E0">
                <w:rPr>
                  <w:szCs w:val="22"/>
                </w:rPr>
                <w:delText>Дата_ввода_в_действие</w:delText>
              </w:r>
            </w:del>
          </w:p>
        </w:tc>
        <w:tc>
          <w:tcPr>
            <w:tcW w:w="302" w:type="pct"/>
          </w:tcPr>
          <w:p w14:paraId="742FC502" w14:textId="48FFCE2E" w:rsidR="00E519D6" w:rsidRPr="00B9499D" w:rsidDel="00A733E0" w:rsidRDefault="00E519D6" w:rsidP="00063B4C">
            <w:pPr>
              <w:pStyle w:val="GOSTTablenorm"/>
              <w:rPr>
                <w:del w:id="10717" w:author="Сказецкая Наталья Камилевна" w:date="2024-08-12T15:07:00Z"/>
                <w:szCs w:val="22"/>
              </w:rPr>
            </w:pPr>
            <w:del w:id="10718" w:author="Сказецкая Наталья Камилевна" w:date="2024-08-12T15:07:00Z">
              <w:r w:rsidRPr="00B9499D" w:rsidDel="00A733E0">
                <w:rPr>
                  <w:szCs w:val="22"/>
                </w:rPr>
                <w:delText>да</w:delText>
              </w:r>
            </w:del>
          </w:p>
        </w:tc>
        <w:tc>
          <w:tcPr>
            <w:tcW w:w="1109" w:type="pct"/>
          </w:tcPr>
          <w:p w14:paraId="67A5C9B2" w14:textId="3F0BC467" w:rsidR="00E519D6" w:rsidRPr="00B9499D" w:rsidDel="00A733E0" w:rsidRDefault="00E519D6" w:rsidP="00063B4C">
            <w:pPr>
              <w:pStyle w:val="GOSTTablenorm"/>
              <w:rPr>
                <w:del w:id="10719" w:author="Сказецкая Наталья Камилевна" w:date="2024-08-12T15:07:00Z"/>
                <w:szCs w:val="22"/>
              </w:rPr>
            </w:pPr>
            <w:del w:id="10720" w:author="Сказецкая Наталья Камилевна" w:date="2024-08-12T15:07:00Z">
              <w:r w:rsidRPr="00B9499D" w:rsidDel="00A733E0">
                <w:rPr>
                  <w:szCs w:val="22"/>
                </w:rPr>
                <w:delText>Дата ввода в действие</w:delText>
              </w:r>
            </w:del>
          </w:p>
        </w:tc>
        <w:tc>
          <w:tcPr>
            <w:tcW w:w="1109" w:type="pct"/>
          </w:tcPr>
          <w:p w14:paraId="5E37A820" w14:textId="10FF175A" w:rsidR="00E519D6" w:rsidRPr="00B9499D" w:rsidDel="00A733E0" w:rsidRDefault="00063B4C" w:rsidP="00063B4C">
            <w:pPr>
              <w:pStyle w:val="GOSTTablenorm"/>
              <w:rPr>
                <w:del w:id="10721" w:author="Сказецкая Наталья Камилевна" w:date="2024-08-12T15:07:00Z"/>
                <w:szCs w:val="22"/>
              </w:rPr>
            </w:pPr>
            <w:ins w:id="10722" w:author="Левина Алла" w:date="2024-06-28T12:55:00Z">
              <w:del w:id="10723" w:author="Сказецкая Наталья Камилевна" w:date="2024-08-12T15:07:00Z">
                <w:r w:rsidDel="00A733E0">
                  <w:rPr>
                    <w:szCs w:val="22"/>
                  </w:rPr>
                  <w:delText>-</w:delText>
                </w:r>
              </w:del>
            </w:ins>
          </w:p>
        </w:tc>
        <w:tc>
          <w:tcPr>
            <w:tcW w:w="1371" w:type="pct"/>
          </w:tcPr>
          <w:p w14:paraId="1839B423" w14:textId="37F1CD82" w:rsidR="00E519D6" w:rsidRPr="00B9499D" w:rsidDel="00A733E0" w:rsidRDefault="00E519D6" w:rsidP="00063B4C">
            <w:pPr>
              <w:pStyle w:val="GOSTTablenorm"/>
              <w:rPr>
                <w:del w:id="10724" w:author="Сказецкая Наталья Камилевна" w:date="2024-08-12T15:07:00Z"/>
                <w:szCs w:val="22"/>
              </w:rPr>
            </w:pPr>
            <w:del w:id="10725" w:author="Сказецкая Наталья Камилевна" w:date="2024-08-12T15:07:00Z">
              <w:r w:rsidRPr="00B9499D" w:rsidDel="00A733E0">
                <w:rPr>
                  <w:szCs w:val="22"/>
                </w:rPr>
                <w:delText>Для данного типа документов Дата_ввода_в_действие</w:delText>
              </w:r>
              <w:r w:rsidDel="00A733E0">
                <w:rPr>
                  <w:szCs w:val="22"/>
                </w:rPr>
                <w:delText> </w:delText>
              </w:r>
              <w:r w:rsidRPr="00B9499D" w:rsidDel="00A733E0">
                <w:rPr>
                  <w:szCs w:val="22"/>
                </w:rPr>
                <w:delText>=</w:delText>
              </w:r>
              <w:r w:rsidDel="00A733E0">
                <w:rPr>
                  <w:szCs w:val="22"/>
                </w:rPr>
                <w:delText> </w:delText>
              </w:r>
              <w:r w:rsidRPr="00B9499D" w:rsidDel="00A733E0">
                <w:rPr>
                  <w:szCs w:val="22"/>
                </w:rPr>
                <w:delText>Дата_отражения_в_учете</w:delText>
              </w:r>
            </w:del>
          </w:p>
        </w:tc>
      </w:tr>
      <w:tr w:rsidR="00063B4C" w:rsidRPr="00B9499D" w:rsidDel="00A733E0" w14:paraId="036B17FA" w14:textId="43BB55AD" w:rsidTr="00063B4C">
        <w:trPr>
          <w:del w:id="10726" w:author="Сказецкая Наталья Камилевна" w:date="2024-08-12T15:07:00Z"/>
        </w:trPr>
        <w:tc>
          <w:tcPr>
            <w:tcW w:w="1109" w:type="pct"/>
          </w:tcPr>
          <w:p w14:paraId="05726A95" w14:textId="38ED52A0" w:rsidR="00063B4C" w:rsidRPr="00B9499D" w:rsidDel="00A733E0" w:rsidRDefault="00063B4C" w:rsidP="00063B4C">
            <w:pPr>
              <w:pStyle w:val="GOSTTablenorm"/>
              <w:rPr>
                <w:del w:id="10727" w:author="Сказецкая Наталья Камилевна" w:date="2024-08-12T15:07:00Z"/>
                <w:szCs w:val="22"/>
              </w:rPr>
            </w:pPr>
            <w:del w:id="10728" w:author="Сказецкая Наталья Камилевна" w:date="2024-08-12T15:07:00Z">
              <w:r w:rsidRPr="00B9499D" w:rsidDel="00A733E0">
                <w:rPr>
                  <w:szCs w:val="22"/>
                </w:rPr>
                <w:lastRenderedPageBreak/>
                <w:delText>Код_контура</w:delText>
              </w:r>
            </w:del>
          </w:p>
        </w:tc>
        <w:tc>
          <w:tcPr>
            <w:tcW w:w="302" w:type="pct"/>
          </w:tcPr>
          <w:p w14:paraId="116F7920" w14:textId="03F207D9" w:rsidR="00063B4C" w:rsidRPr="00B9499D" w:rsidDel="00A733E0" w:rsidRDefault="00063B4C" w:rsidP="00063B4C">
            <w:pPr>
              <w:pStyle w:val="GOSTTablenorm"/>
              <w:rPr>
                <w:del w:id="10729" w:author="Сказецкая Наталья Камилевна" w:date="2024-08-12T15:07:00Z"/>
                <w:szCs w:val="22"/>
              </w:rPr>
            </w:pPr>
            <w:del w:id="10730" w:author="Сказецкая Наталья Камилевна" w:date="2024-08-12T15:07:00Z">
              <w:r w:rsidRPr="00B9499D" w:rsidDel="00A733E0">
                <w:rPr>
                  <w:szCs w:val="22"/>
                </w:rPr>
                <w:delText>да</w:delText>
              </w:r>
            </w:del>
          </w:p>
        </w:tc>
        <w:tc>
          <w:tcPr>
            <w:tcW w:w="1109" w:type="pct"/>
          </w:tcPr>
          <w:p w14:paraId="7C866D6E" w14:textId="310E6AA0" w:rsidR="00063B4C" w:rsidRPr="00B9499D" w:rsidDel="00A733E0" w:rsidRDefault="00063B4C" w:rsidP="00063B4C">
            <w:pPr>
              <w:pStyle w:val="GOSTTablenorm"/>
              <w:rPr>
                <w:del w:id="10731" w:author="Сказецкая Наталья Камилевна" w:date="2024-08-12T15:07:00Z"/>
                <w:szCs w:val="22"/>
              </w:rPr>
            </w:pPr>
            <w:del w:id="10732" w:author="Сказецкая Наталья Камилевна" w:date="2024-08-12T15:07:00Z">
              <w:r w:rsidRPr="00B9499D" w:rsidDel="00A733E0">
                <w:rPr>
                  <w:szCs w:val="22"/>
                </w:rPr>
                <w:delText>Код контура, приведенный к стандартному виду</w:delText>
              </w:r>
            </w:del>
          </w:p>
        </w:tc>
        <w:tc>
          <w:tcPr>
            <w:tcW w:w="1109" w:type="pct"/>
          </w:tcPr>
          <w:p w14:paraId="4C2106A0" w14:textId="29A66260" w:rsidR="00063B4C" w:rsidRPr="00F062C8" w:rsidDel="00A733E0" w:rsidRDefault="00063B4C" w:rsidP="00063B4C">
            <w:pPr>
              <w:pStyle w:val="GOSTTablenorm"/>
              <w:rPr>
                <w:del w:id="10733" w:author="Сказецкая Наталья Камилевна" w:date="2024-08-12T15:07:00Z"/>
                <w:szCs w:val="22"/>
              </w:rPr>
            </w:pPr>
            <w:del w:id="10734" w:author="Сказецкая Наталья Камилевна" w:date="2024-08-12T15:07:00Z">
              <w:r w:rsidRPr="00184B3F" w:rsidDel="00A733E0">
                <w:rPr>
                  <w:szCs w:val="22"/>
                </w:rPr>
                <w:delText>Contour</w:delText>
              </w:r>
            </w:del>
          </w:p>
        </w:tc>
        <w:tc>
          <w:tcPr>
            <w:tcW w:w="1371" w:type="pct"/>
          </w:tcPr>
          <w:p w14:paraId="2A081718" w14:textId="7A6F860B" w:rsidR="00063B4C" w:rsidRPr="00B9499D" w:rsidDel="00A733E0" w:rsidRDefault="00063B4C" w:rsidP="00063B4C">
            <w:pPr>
              <w:pStyle w:val="GOSTTablenorm"/>
              <w:rPr>
                <w:del w:id="10735" w:author="Сказецкая Наталья Камилевна" w:date="2024-08-12T15:07:00Z"/>
                <w:rFonts w:eastAsiaTheme="minorEastAsia"/>
                <w:szCs w:val="22"/>
              </w:rPr>
            </w:pPr>
            <w:del w:id="10736" w:author="Сказецкая Наталья Камилевна" w:date="2024-08-12T15:07:00Z">
              <w:r w:rsidRPr="00B9499D" w:rsidDel="00A733E0">
                <w:rPr>
                  <w:szCs w:val="22"/>
                </w:rPr>
                <w:delText xml:space="preserve">Если в теге документа </w:delText>
              </w:r>
              <w:r w:rsidDel="00A733E0">
                <w:rPr>
                  <w:szCs w:val="22"/>
                </w:rPr>
                <w:delText>«</w:delText>
              </w:r>
              <w:r w:rsidRPr="00B9499D" w:rsidDel="00A733E0">
                <w:rPr>
                  <w:szCs w:val="22"/>
                </w:rPr>
                <w:delText>1</w:delText>
              </w:r>
              <w:r w:rsidDel="00A733E0">
                <w:rPr>
                  <w:szCs w:val="22"/>
                </w:rPr>
                <w:delText>»</w:delText>
              </w:r>
              <w:r w:rsidRPr="00B9499D" w:rsidDel="00A733E0">
                <w:rPr>
                  <w:szCs w:val="22"/>
                </w:rPr>
                <w:delText xml:space="preserve"> или </w:delText>
              </w:r>
              <w:r w:rsidDel="00A733E0">
                <w:rPr>
                  <w:szCs w:val="22"/>
                </w:rPr>
                <w:delText>«</w:delText>
              </w:r>
              <w:r w:rsidRPr="00B9499D" w:rsidDel="00A733E0">
                <w:rPr>
                  <w:szCs w:val="22"/>
                </w:rPr>
                <w:delText>O</w:delText>
              </w:r>
              <w:r w:rsidDel="00A733E0">
                <w:rPr>
                  <w:szCs w:val="22"/>
                </w:rPr>
                <w:delText>»</w:delText>
              </w:r>
              <w:r w:rsidRPr="00B9499D" w:rsidDel="00A733E0">
                <w:rPr>
                  <w:szCs w:val="22"/>
                </w:rPr>
                <w:delText xml:space="preserve">, то значение </w:delText>
              </w:r>
              <w:r w:rsidDel="00A733E0">
                <w:rPr>
                  <w:szCs w:val="22"/>
                </w:rPr>
                <w:delText>«</w:delText>
              </w:r>
              <w:r w:rsidRPr="00B9499D" w:rsidDel="00A733E0">
                <w:rPr>
                  <w:szCs w:val="22"/>
                </w:rPr>
                <w:delText>1</w:delText>
              </w:r>
              <w:r w:rsidDel="00A733E0">
                <w:rPr>
                  <w:szCs w:val="22"/>
                </w:rPr>
                <w:delText>».</w:delText>
              </w:r>
            </w:del>
          </w:p>
          <w:p w14:paraId="136ACDEF" w14:textId="75CFE619" w:rsidR="00063B4C" w:rsidRPr="00B9499D" w:rsidDel="00A733E0" w:rsidRDefault="00063B4C" w:rsidP="00063B4C">
            <w:pPr>
              <w:pStyle w:val="GOSTTablenorm"/>
              <w:rPr>
                <w:del w:id="10737" w:author="Сказецкая Наталья Камилевна" w:date="2024-08-12T15:07:00Z"/>
                <w:szCs w:val="22"/>
              </w:rPr>
            </w:pPr>
            <w:del w:id="10738" w:author="Сказецкая Наталья Камилевна" w:date="2024-08-12T15:07:00Z">
              <w:r w:rsidRPr="00B9499D" w:rsidDel="00A733E0">
                <w:rPr>
                  <w:szCs w:val="22"/>
                </w:rPr>
                <w:delText xml:space="preserve">Если в теге документа </w:delText>
              </w:r>
              <w:r w:rsidDel="00A733E0">
                <w:rPr>
                  <w:szCs w:val="22"/>
                </w:rPr>
                <w:delText>«</w:delText>
              </w:r>
              <w:r w:rsidRPr="00B9499D" w:rsidDel="00A733E0">
                <w:rPr>
                  <w:szCs w:val="22"/>
                </w:rPr>
                <w:delText>2</w:delText>
              </w:r>
              <w:r w:rsidDel="00A733E0">
                <w:rPr>
                  <w:szCs w:val="22"/>
                </w:rPr>
                <w:delText>»</w:delText>
              </w:r>
              <w:r w:rsidRPr="00B9499D" w:rsidDel="00A733E0">
                <w:rPr>
                  <w:szCs w:val="22"/>
                </w:rPr>
                <w:delText xml:space="preserve"> или </w:delText>
              </w:r>
              <w:r w:rsidDel="00A733E0">
                <w:rPr>
                  <w:szCs w:val="22"/>
                </w:rPr>
                <w:delText>«</w:delText>
              </w:r>
              <w:r w:rsidRPr="00B9499D" w:rsidDel="00A733E0">
                <w:rPr>
                  <w:szCs w:val="22"/>
                </w:rPr>
                <w:delText>S</w:delText>
              </w:r>
              <w:r w:rsidDel="00A733E0">
                <w:rPr>
                  <w:szCs w:val="22"/>
                </w:rPr>
                <w:delText>»</w:delText>
              </w:r>
              <w:r w:rsidRPr="00B9499D" w:rsidDel="00A733E0">
                <w:rPr>
                  <w:szCs w:val="22"/>
                </w:rPr>
                <w:delText xml:space="preserve">, то значение </w:delText>
              </w:r>
              <w:r w:rsidDel="00A733E0">
                <w:rPr>
                  <w:szCs w:val="22"/>
                </w:rPr>
                <w:delText>«</w:delText>
              </w:r>
              <w:r w:rsidRPr="00B9499D" w:rsidDel="00A733E0">
                <w:rPr>
                  <w:szCs w:val="22"/>
                </w:rPr>
                <w:delText>2</w:delText>
              </w:r>
              <w:r w:rsidDel="00A733E0">
                <w:rPr>
                  <w:szCs w:val="22"/>
                </w:rPr>
                <w:delText>»</w:delText>
              </w:r>
            </w:del>
          </w:p>
        </w:tc>
      </w:tr>
      <w:tr w:rsidR="00063B4C" w:rsidRPr="00B9499D" w:rsidDel="00A733E0" w14:paraId="0CF36BA0" w14:textId="39C36FD5" w:rsidTr="00063B4C">
        <w:trPr>
          <w:del w:id="10739" w:author="Сказецкая Наталья Камилевна" w:date="2024-08-12T15:07:00Z"/>
        </w:trPr>
        <w:tc>
          <w:tcPr>
            <w:tcW w:w="1109" w:type="pct"/>
          </w:tcPr>
          <w:p w14:paraId="3E83969B" w14:textId="213B53D1" w:rsidR="00063B4C" w:rsidRPr="00B9499D" w:rsidDel="00A733E0" w:rsidRDefault="00063B4C" w:rsidP="00063B4C">
            <w:pPr>
              <w:pStyle w:val="GOSTTablenorm"/>
              <w:rPr>
                <w:del w:id="10740" w:author="Сказецкая Наталья Камилевна" w:date="2024-08-12T15:07:00Z"/>
              </w:rPr>
            </w:pPr>
            <w:del w:id="10741" w:author="Сказецкая Наталья Камилевна" w:date="2024-08-12T15:07:00Z">
              <w:r w:rsidRPr="00B9499D" w:rsidDel="00A733E0">
                <w:delText>Уровень_конфиденциальности</w:delText>
              </w:r>
            </w:del>
          </w:p>
        </w:tc>
        <w:tc>
          <w:tcPr>
            <w:tcW w:w="302" w:type="pct"/>
          </w:tcPr>
          <w:p w14:paraId="59358868" w14:textId="57A14FD3" w:rsidR="00063B4C" w:rsidRPr="00B9499D" w:rsidDel="00A733E0" w:rsidRDefault="00063B4C" w:rsidP="00063B4C">
            <w:pPr>
              <w:pStyle w:val="GOSTTablenorm"/>
              <w:rPr>
                <w:del w:id="10742" w:author="Сказецкая Наталья Камилевна" w:date="2024-08-12T15:07:00Z"/>
              </w:rPr>
            </w:pPr>
            <w:del w:id="10743" w:author="Сказецкая Наталья Камилевна" w:date="2024-08-12T15:07:00Z">
              <w:r w:rsidRPr="00B9499D" w:rsidDel="00A733E0">
                <w:delText>нет</w:delText>
              </w:r>
            </w:del>
          </w:p>
        </w:tc>
        <w:tc>
          <w:tcPr>
            <w:tcW w:w="1109" w:type="pct"/>
          </w:tcPr>
          <w:p w14:paraId="75BEDE49" w14:textId="6C503894" w:rsidR="00063B4C" w:rsidRPr="00B9499D" w:rsidDel="00A733E0" w:rsidRDefault="00063B4C" w:rsidP="00063B4C">
            <w:pPr>
              <w:pStyle w:val="GOSTTablenorm"/>
              <w:rPr>
                <w:del w:id="10744" w:author="Сказецкая Наталья Камилевна" w:date="2024-08-12T15:07:00Z"/>
              </w:rPr>
            </w:pPr>
            <w:del w:id="10745" w:author="Сказецкая Наталья Камилевна" w:date="2024-08-12T15:07:00Z">
              <w:r w:rsidRPr="00B9499D" w:rsidDel="00A733E0">
                <w:delText>Уровень конфиденциальности</w:delText>
              </w:r>
            </w:del>
          </w:p>
        </w:tc>
        <w:tc>
          <w:tcPr>
            <w:tcW w:w="1109" w:type="pct"/>
          </w:tcPr>
          <w:p w14:paraId="366294ED" w14:textId="39212DB1" w:rsidR="00063B4C" w:rsidRPr="00B9499D" w:rsidDel="00A733E0" w:rsidRDefault="00063B4C" w:rsidP="00063B4C">
            <w:pPr>
              <w:pStyle w:val="GOSTTablenorm"/>
              <w:rPr>
                <w:del w:id="10746" w:author="Сказецкая Наталья Камилевна" w:date="2024-08-12T15:07:00Z"/>
              </w:rPr>
            </w:pPr>
            <w:del w:id="10747" w:author="Сказецкая Наталья Камилевна" w:date="2024-08-12T15:07:00Z">
              <w:r w:rsidRPr="00184B3F" w:rsidDel="00A733E0">
                <w:rPr>
                  <w:lang w:val="en-US"/>
                </w:rPr>
                <w:delText>ConfLevel</w:delText>
              </w:r>
            </w:del>
          </w:p>
        </w:tc>
        <w:tc>
          <w:tcPr>
            <w:tcW w:w="1371" w:type="pct"/>
          </w:tcPr>
          <w:p w14:paraId="7EF80C0E" w14:textId="48E2A43C" w:rsidR="00063B4C" w:rsidRPr="00B9499D" w:rsidDel="00A733E0" w:rsidRDefault="00063B4C" w:rsidP="00063B4C">
            <w:pPr>
              <w:pStyle w:val="GOSTTablenorm"/>
              <w:rPr>
                <w:del w:id="10748" w:author="Сказецкая Наталья Камилевна" w:date="2024-08-12T15:07:00Z"/>
              </w:rPr>
            </w:pPr>
          </w:p>
        </w:tc>
      </w:tr>
      <w:tr w:rsidR="00063B4C" w:rsidRPr="00B9499D" w:rsidDel="00A733E0" w14:paraId="3847EEC4" w14:textId="0DF9A20A" w:rsidTr="00063B4C">
        <w:trPr>
          <w:del w:id="10749" w:author="Сказецкая Наталья Камилевна" w:date="2024-08-12T15:07:00Z"/>
        </w:trPr>
        <w:tc>
          <w:tcPr>
            <w:tcW w:w="1109" w:type="pct"/>
          </w:tcPr>
          <w:p w14:paraId="71749A63" w14:textId="13BF90BC" w:rsidR="00063B4C" w:rsidRPr="00B9499D" w:rsidDel="00A733E0" w:rsidRDefault="00063B4C" w:rsidP="00063B4C">
            <w:pPr>
              <w:pStyle w:val="GOSTTablenorm"/>
              <w:rPr>
                <w:del w:id="10750" w:author="Сказецкая Наталья Камилевна" w:date="2024-08-12T15:07:00Z"/>
              </w:rPr>
            </w:pPr>
            <w:del w:id="10751" w:author="Сказецкая Наталья Камилевна" w:date="2024-08-12T15:07:00Z">
              <w:r w:rsidRPr="00B9499D" w:rsidDel="00A733E0">
                <w:delText>Код_бюджета</w:delText>
              </w:r>
            </w:del>
          </w:p>
        </w:tc>
        <w:tc>
          <w:tcPr>
            <w:tcW w:w="302" w:type="pct"/>
          </w:tcPr>
          <w:p w14:paraId="2153A9D3" w14:textId="6A3CE06F" w:rsidR="00063B4C" w:rsidRPr="00B9499D" w:rsidDel="00A733E0" w:rsidRDefault="00063B4C" w:rsidP="00063B4C">
            <w:pPr>
              <w:pStyle w:val="GOSTTablenorm"/>
              <w:rPr>
                <w:del w:id="10752" w:author="Сказецкая Наталья Камилевна" w:date="2024-08-12T15:07:00Z"/>
              </w:rPr>
            </w:pPr>
            <w:del w:id="10753" w:author="Сказецкая Наталья Камилевна" w:date="2024-08-12T15:07:00Z">
              <w:r w:rsidRPr="00B9499D" w:rsidDel="00A733E0">
                <w:delText>нет</w:delText>
              </w:r>
            </w:del>
          </w:p>
        </w:tc>
        <w:tc>
          <w:tcPr>
            <w:tcW w:w="1109" w:type="pct"/>
          </w:tcPr>
          <w:p w14:paraId="21A6BFD2" w14:textId="539603D0" w:rsidR="00063B4C" w:rsidRPr="00B9499D" w:rsidDel="00A733E0" w:rsidRDefault="00063B4C" w:rsidP="00063B4C">
            <w:pPr>
              <w:pStyle w:val="GOSTTablenorm"/>
              <w:rPr>
                <w:del w:id="10754" w:author="Сказецкая Наталья Камилевна" w:date="2024-08-12T15:07:00Z"/>
              </w:rPr>
            </w:pPr>
            <w:del w:id="10755" w:author="Сказецкая Наталья Камилевна" w:date="2024-08-12T15:07:00Z">
              <w:r w:rsidRPr="00B9499D" w:rsidDel="00A733E0">
                <w:delText>Код бюджета</w:delText>
              </w:r>
            </w:del>
          </w:p>
        </w:tc>
        <w:tc>
          <w:tcPr>
            <w:tcW w:w="1109" w:type="pct"/>
          </w:tcPr>
          <w:p w14:paraId="1519AFA9" w14:textId="21C0429E" w:rsidR="00063B4C" w:rsidRPr="0017407D" w:rsidDel="00A733E0" w:rsidRDefault="00063B4C" w:rsidP="00063B4C">
            <w:pPr>
              <w:pStyle w:val="GOSTTablenorm"/>
              <w:rPr>
                <w:del w:id="10756" w:author="Сказецкая Наталья Камилевна" w:date="2024-08-12T15:07:00Z"/>
                <w:lang w:val="en-US"/>
              </w:rPr>
            </w:pPr>
            <w:del w:id="10757" w:author="Сказецкая Наталья Камилевна" w:date="2024-08-12T15:07:00Z">
              <w:r w:rsidRPr="00184B3F" w:rsidDel="00A733E0">
                <w:delText>BudgetCode</w:delText>
              </w:r>
            </w:del>
          </w:p>
        </w:tc>
        <w:tc>
          <w:tcPr>
            <w:tcW w:w="1371" w:type="pct"/>
          </w:tcPr>
          <w:p w14:paraId="1574AE1B" w14:textId="67C865E3" w:rsidR="00063B4C" w:rsidRPr="00B9499D" w:rsidDel="00A733E0" w:rsidRDefault="00063B4C" w:rsidP="00063B4C">
            <w:pPr>
              <w:pStyle w:val="GOSTTablenorm"/>
              <w:rPr>
                <w:del w:id="10758" w:author="Сказецкая Наталья Камилевна" w:date="2024-08-12T15:07:00Z"/>
              </w:rPr>
            </w:pPr>
          </w:p>
        </w:tc>
      </w:tr>
      <w:tr w:rsidR="00063B4C" w:rsidRPr="00B9499D" w:rsidDel="00A733E0" w14:paraId="6904FF02" w14:textId="134CDBF9" w:rsidTr="00063B4C">
        <w:trPr>
          <w:del w:id="10759" w:author="Сказецкая Наталья Камилевна" w:date="2024-08-12T15:07:00Z"/>
        </w:trPr>
        <w:tc>
          <w:tcPr>
            <w:tcW w:w="1109" w:type="pct"/>
          </w:tcPr>
          <w:p w14:paraId="3A9FAE72" w14:textId="7B843ED3" w:rsidR="00063B4C" w:rsidRPr="00B9499D" w:rsidDel="00A733E0" w:rsidRDefault="00063B4C" w:rsidP="00063B4C">
            <w:pPr>
              <w:pStyle w:val="GOSTTablenorm"/>
              <w:rPr>
                <w:del w:id="10760" w:author="Сказецкая Наталья Камилевна" w:date="2024-08-12T15:07:00Z"/>
              </w:rPr>
            </w:pPr>
            <w:del w:id="10761" w:author="Сказецкая Наталья Камилевна" w:date="2024-08-12T15:07:00Z">
              <w:r w:rsidRPr="00B9499D" w:rsidDel="00A733E0">
                <w:delText>Номер_</w:delText>
              </w:r>
              <w:r w:rsidDel="00A733E0">
                <w:delText>ЛС</w:delText>
              </w:r>
              <w:r w:rsidRPr="00B9499D" w:rsidDel="00A733E0">
                <w:delText>_</w:delText>
              </w:r>
              <w:r w:rsidDel="00A733E0">
                <w:delText>получателя</w:delText>
              </w:r>
            </w:del>
          </w:p>
        </w:tc>
        <w:tc>
          <w:tcPr>
            <w:tcW w:w="302" w:type="pct"/>
          </w:tcPr>
          <w:p w14:paraId="1AF40BB5" w14:textId="74F0DFA7" w:rsidR="00063B4C" w:rsidRPr="00B9499D" w:rsidDel="00A733E0" w:rsidRDefault="00063B4C" w:rsidP="00063B4C">
            <w:pPr>
              <w:pStyle w:val="GOSTTablenorm"/>
              <w:rPr>
                <w:del w:id="10762" w:author="Сказецкая Наталья Камилевна" w:date="2024-08-12T15:07:00Z"/>
              </w:rPr>
            </w:pPr>
            <w:del w:id="10763" w:author="Сказецкая Наталья Камилевна" w:date="2024-08-12T15:07:00Z">
              <w:r w:rsidRPr="00B9499D" w:rsidDel="00A733E0">
                <w:delText>нет</w:delText>
              </w:r>
            </w:del>
          </w:p>
        </w:tc>
        <w:tc>
          <w:tcPr>
            <w:tcW w:w="1109" w:type="pct"/>
          </w:tcPr>
          <w:p w14:paraId="1F71CC63" w14:textId="1ECD1750" w:rsidR="00063B4C" w:rsidRPr="00B9499D" w:rsidDel="00A733E0" w:rsidRDefault="00063B4C" w:rsidP="00063B4C">
            <w:pPr>
              <w:pStyle w:val="GOSTTablenorm"/>
              <w:rPr>
                <w:del w:id="10764" w:author="Сказецкая Наталья Камилевна" w:date="2024-08-12T15:07:00Z"/>
              </w:rPr>
            </w:pPr>
            <w:del w:id="10765" w:author="Сказецкая Наталья Камилевна" w:date="2024-08-12T15:07:00Z">
              <w:r w:rsidRPr="00B9499D" w:rsidDel="00A733E0">
                <w:delText xml:space="preserve">Номер лицевого счета </w:delText>
              </w:r>
              <w:r w:rsidDel="00A733E0">
                <w:delText>получателя</w:delText>
              </w:r>
            </w:del>
          </w:p>
        </w:tc>
        <w:tc>
          <w:tcPr>
            <w:tcW w:w="1109" w:type="pct"/>
          </w:tcPr>
          <w:p w14:paraId="6BBABD31" w14:textId="5EB744C1" w:rsidR="00063B4C" w:rsidRPr="00B9499D" w:rsidDel="00A733E0" w:rsidRDefault="00063B4C" w:rsidP="00063B4C">
            <w:pPr>
              <w:pStyle w:val="GOSTTablenorm"/>
              <w:rPr>
                <w:del w:id="10766" w:author="Сказецкая Наталья Камилевна" w:date="2024-08-12T15:07:00Z"/>
              </w:rPr>
            </w:pPr>
            <w:del w:id="10767" w:author="Сказецкая Наталья Камилевна" w:date="2024-08-12T15:07:00Z">
              <w:r w:rsidRPr="00184B3F" w:rsidDel="00A733E0">
                <w:delText>PersAccRecipient</w:delText>
              </w:r>
            </w:del>
          </w:p>
        </w:tc>
        <w:tc>
          <w:tcPr>
            <w:tcW w:w="1371" w:type="pct"/>
          </w:tcPr>
          <w:p w14:paraId="75F8E8B9" w14:textId="37D57741" w:rsidR="00063B4C" w:rsidRPr="00B9499D" w:rsidDel="00A733E0" w:rsidRDefault="00063B4C" w:rsidP="00063B4C">
            <w:pPr>
              <w:pStyle w:val="GOSTTablenorm"/>
              <w:rPr>
                <w:del w:id="10768" w:author="Сказецкая Наталья Камилевна" w:date="2024-08-12T15:07:00Z"/>
              </w:rPr>
            </w:pPr>
          </w:p>
        </w:tc>
      </w:tr>
      <w:tr w:rsidR="00063B4C" w:rsidRPr="00B9499D" w:rsidDel="00A733E0" w14:paraId="526959DE" w14:textId="5200EF93" w:rsidTr="00063B4C">
        <w:trPr>
          <w:del w:id="10769" w:author="Сказецкая Наталья Камилевна" w:date="2024-08-12T15:07:00Z"/>
        </w:trPr>
        <w:tc>
          <w:tcPr>
            <w:tcW w:w="1109" w:type="pct"/>
          </w:tcPr>
          <w:p w14:paraId="7FB7EF07" w14:textId="438FC19E" w:rsidR="00063B4C" w:rsidRPr="00B9499D" w:rsidDel="00A733E0" w:rsidRDefault="00063B4C" w:rsidP="00063B4C">
            <w:pPr>
              <w:pStyle w:val="GOSTTablenorm"/>
              <w:rPr>
                <w:del w:id="10770" w:author="Сказецкая Наталья Камилевна" w:date="2024-08-12T15:07:00Z"/>
              </w:rPr>
            </w:pPr>
            <w:del w:id="10771" w:author="Сказецкая Наталья Камилевна" w:date="2024-08-12T15:07:00Z">
              <w:r w:rsidRPr="00882FB0" w:rsidDel="00A733E0">
                <w:delText>РС_КС_</w:delText>
              </w:r>
              <w:r w:rsidDel="00A733E0">
                <w:delText>получателя</w:delText>
              </w:r>
            </w:del>
          </w:p>
        </w:tc>
        <w:tc>
          <w:tcPr>
            <w:tcW w:w="302" w:type="pct"/>
          </w:tcPr>
          <w:p w14:paraId="4E59D0AF" w14:textId="0F9B2B84" w:rsidR="00063B4C" w:rsidRPr="00B9499D" w:rsidDel="00A733E0" w:rsidRDefault="00063B4C" w:rsidP="00063B4C">
            <w:pPr>
              <w:pStyle w:val="GOSTTablenorm"/>
              <w:rPr>
                <w:del w:id="10772" w:author="Сказецкая Наталья Камилевна" w:date="2024-08-12T15:07:00Z"/>
              </w:rPr>
            </w:pPr>
            <w:del w:id="10773" w:author="Сказецкая Наталья Камилевна" w:date="2024-08-12T15:07:00Z">
              <w:r w:rsidRPr="00B9499D" w:rsidDel="00A733E0">
                <w:delText>нет</w:delText>
              </w:r>
            </w:del>
          </w:p>
        </w:tc>
        <w:tc>
          <w:tcPr>
            <w:tcW w:w="1109" w:type="pct"/>
          </w:tcPr>
          <w:p w14:paraId="66A7AE33" w14:textId="0CE3B791" w:rsidR="00063B4C" w:rsidRPr="00B9499D" w:rsidDel="00A733E0" w:rsidRDefault="00063B4C" w:rsidP="00063B4C">
            <w:pPr>
              <w:pStyle w:val="GOSTTablenorm"/>
              <w:rPr>
                <w:del w:id="10774" w:author="Сказецкая Наталья Камилевна" w:date="2024-08-12T15:07:00Z"/>
              </w:rPr>
            </w:pPr>
            <w:del w:id="10775" w:author="Сказецкая Наталья Камилевна" w:date="2024-08-12T15:07:00Z">
              <w:r w:rsidDel="00A733E0">
                <w:delText>Расчетный или казначейский счет</w:delText>
              </w:r>
              <w:r w:rsidRPr="009645C1" w:rsidDel="00A733E0">
                <w:delText xml:space="preserve"> </w:delText>
              </w:r>
              <w:r w:rsidDel="00A733E0">
                <w:delText>получателя</w:delText>
              </w:r>
            </w:del>
          </w:p>
        </w:tc>
        <w:tc>
          <w:tcPr>
            <w:tcW w:w="1109" w:type="pct"/>
          </w:tcPr>
          <w:p w14:paraId="49D2D88E" w14:textId="5A7A9B92" w:rsidR="00063B4C" w:rsidRPr="00B9499D" w:rsidDel="00A733E0" w:rsidRDefault="00063B4C" w:rsidP="00063B4C">
            <w:pPr>
              <w:pStyle w:val="GOSTTablenorm"/>
              <w:rPr>
                <w:del w:id="10776" w:author="Сказецкая Наталья Камилевна" w:date="2024-08-12T15:07:00Z"/>
              </w:rPr>
            </w:pPr>
            <w:del w:id="10777" w:author="Сказецкая Наталья Камилевна" w:date="2024-08-12T15:07:00Z">
              <w:r w:rsidRPr="00184B3F" w:rsidDel="00A733E0">
                <w:delText>BnfAccNumber</w:delText>
              </w:r>
            </w:del>
          </w:p>
        </w:tc>
        <w:tc>
          <w:tcPr>
            <w:tcW w:w="1371" w:type="pct"/>
          </w:tcPr>
          <w:p w14:paraId="38CAAD5B" w14:textId="2CAF0935" w:rsidR="00063B4C" w:rsidRPr="00B9499D" w:rsidDel="00A733E0" w:rsidRDefault="00063B4C" w:rsidP="00063B4C">
            <w:pPr>
              <w:pStyle w:val="GOSTTablenorm"/>
              <w:rPr>
                <w:del w:id="10778" w:author="Сказецкая Наталья Камилевна" w:date="2024-08-12T15:07:00Z"/>
              </w:rPr>
            </w:pPr>
          </w:p>
        </w:tc>
      </w:tr>
      <w:tr w:rsidR="00E519D6" w:rsidRPr="00B9499D" w:rsidDel="00A733E0" w14:paraId="31B11F5C" w14:textId="2A7C43AE" w:rsidTr="00063B4C">
        <w:trPr>
          <w:del w:id="10779" w:author="Сказецкая Наталья Камилевна" w:date="2024-08-12T15:07:00Z"/>
        </w:trPr>
        <w:tc>
          <w:tcPr>
            <w:tcW w:w="1109" w:type="pct"/>
          </w:tcPr>
          <w:p w14:paraId="2EA98360" w14:textId="0814632C" w:rsidR="00E519D6" w:rsidRPr="00B9499D" w:rsidDel="00A733E0" w:rsidRDefault="00E519D6" w:rsidP="00063B4C">
            <w:pPr>
              <w:pStyle w:val="GOSTTablenorm"/>
              <w:rPr>
                <w:del w:id="10780" w:author="Сказецкая Наталья Камилевна" w:date="2024-08-12T15:07:00Z"/>
              </w:rPr>
            </w:pPr>
            <w:del w:id="10781" w:author="Сказецкая Наталья Камилевна" w:date="2024-08-12T15:07:00Z">
              <w:r w:rsidRPr="00B9499D" w:rsidDel="00A733E0">
                <w:delText>КБК</w:delText>
              </w:r>
            </w:del>
          </w:p>
        </w:tc>
        <w:tc>
          <w:tcPr>
            <w:tcW w:w="302" w:type="pct"/>
          </w:tcPr>
          <w:p w14:paraId="3821B8AA" w14:textId="12FEFC27" w:rsidR="00E519D6" w:rsidRPr="00B9499D" w:rsidDel="00A733E0" w:rsidRDefault="00E519D6" w:rsidP="00063B4C">
            <w:pPr>
              <w:pStyle w:val="GOSTTablenorm"/>
              <w:rPr>
                <w:del w:id="10782" w:author="Сказецкая Наталья Камилевна" w:date="2024-08-12T15:07:00Z"/>
              </w:rPr>
            </w:pPr>
            <w:del w:id="10783" w:author="Сказецкая Наталья Камилевна" w:date="2024-08-12T15:07:00Z">
              <w:r w:rsidRPr="00B9499D" w:rsidDel="00A733E0">
                <w:delText>нет</w:delText>
              </w:r>
            </w:del>
          </w:p>
        </w:tc>
        <w:tc>
          <w:tcPr>
            <w:tcW w:w="1109" w:type="pct"/>
          </w:tcPr>
          <w:p w14:paraId="00B633D8" w14:textId="0B6ABEC0" w:rsidR="00E519D6" w:rsidRPr="00B9499D" w:rsidDel="00A733E0" w:rsidRDefault="00E519D6" w:rsidP="00063B4C">
            <w:pPr>
              <w:pStyle w:val="GOSTTablenorm"/>
              <w:rPr>
                <w:del w:id="10784" w:author="Сказецкая Наталья Камилевна" w:date="2024-08-12T15:07:00Z"/>
              </w:rPr>
            </w:pPr>
            <w:del w:id="10785" w:author="Сказецкая Наталья Камилевна" w:date="2024-08-12T15:07:00Z">
              <w:r w:rsidDel="00A733E0">
                <w:delText xml:space="preserve">КБК. </w:delText>
              </w:r>
              <w:r w:rsidRPr="00B9499D" w:rsidDel="00A733E0">
                <w:delText>Фактически в данном поле приходит код главы, а полноценный кбк вычисляется (см. атрибуты КБК_лс и КБК_КС)</w:delText>
              </w:r>
            </w:del>
          </w:p>
        </w:tc>
        <w:tc>
          <w:tcPr>
            <w:tcW w:w="1109" w:type="pct"/>
          </w:tcPr>
          <w:p w14:paraId="68EF9007" w14:textId="2DE21320" w:rsidR="00E519D6" w:rsidRPr="00B9499D" w:rsidDel="00A733E0" w:rsidRDefault="00063B4C" w:rsidP="00063B4C">
            <w:pPr>
              <w:pStyle w:val="GOSTTablenorm"/>
              <w:rPr>
                <w:del w:id="10786" w:author="Сказецкая Наталья Камилевна" w:date="2024-08-12T15:07:00Z"/>
              </w:rPr>
            </w:pPr>
            <w:del w:id="10787" w:author="Сказецкая Наталья Камилевна" w:date="2024-08-12T15:07:00Z">
              <w:r w:rsidRPr="00AC0D4C" w:rsidDel="00A733E0">
                <w:rPr>
                  <w:lang w:val="en-US"/>
                </w:rPr>
                <w:delText>FAHDATA</w:delText>
              </w:r>
              <w:r w:rsidDel="00A733E0">
                <w:delText>:</w:delText>
              </w:r>
              <w:r w:rsidRPr="00AC0D4C" w:rsidDel="00A733E0">
                <w:delText>KBK</w:delText>
              </w:r>
            </w:del>
          </w:p>
        </w:tc>
        <w:tc>
          <w:tcPr>
            <w:tcW w:w="1371" w:type="pct"/>
          </w:tcPr>
          <w:p w14:paraId="49753CFA" w14:textId="55048C03" w:rsidR="00E519D6" w:rsidRPr="00B9499D" w:rsidDel="00A733E0" w:rsidRDefault="00E519D6" w:rsidP="00063B4C">
            <w:pPr>
              <w:pStyle w:val="GOSTTablenorm"/>
              <w:rPr>
                <w:del w:id="10788" w:author="Сказецкая Наталья Камилевна" w:date="2024-08-12T15:07:00Z"/>
              </w:rPr>
            </w:pPr>
          </w:p>
        </w:tc>
      </w:tr>
      <w:tr w:rsidR="00E519D6" w:rsidRPr="00B9499D" w:rsidDel="00A733E0" w14:paraId="41D9B614" w14:textId="40C46EE3" w:rsidTr="00063B4C">
        <w:trPr>
          <w:del w:id="10789" w:author="Сказецкая Наталья Камилевна" w:date="2024-08-12T15:07:00Z"/>
        </w:trPr>
        <w:tc>
          <w:tcPr>
            <w:tcW w:w="1109" w:type="pct"/>
          </w:tcPr>
          <w:p w14:paraId="730CCC68" w14:textId="534C10B5" w:rsidR="00E519D6" w:rsidRPr="00B9499D" w:rsidDel="00A733E0" w:rsidRDefault="00E519D6" w:rsidP="00063B4C">
            <w:pPr>
              <w:pStyle w:val="GOSTTablenorm"/>
              <w:rPr>
                <w:del w:id="10790" w:author="Сказецкая Наталья Камилевна" w:date="2024-08-12T15:07:00Z"/>
              </w:rPr>
            </w:pPr>
            <w:del w:id="10791" w:author="Сказецкая Наталья Камилевна" w:date="2024-08-12T15:07:00Z">
              <w:r w:rsidRPr="00B9499D" w:rsidDel="00A733E0">
                <w:delText>КБК_лс</w:delText>
              </w:r>
            </w:del>
          </w:p>
        </w:tc>
        <w:tc>
          <w:tcPr>
            <w:tcW w:w="302" w:type="pct"/>
          </w:tcPr>
          <w:p w14:paraId="4D0AB6A1" w14:textId="673B9179" w:rsidR="00E519D6" w:rsidRPr="00B9499D" w:rsidDel="00A733E0" w:rsidRDefault="00E519D6" w:rsidP="00063B4C">
            <w:pPr>
              <w:pStyle w:val="GOSTTablenorm"/>
              <w:rPr>
                <w:del w:id="10792" w:author="Сказецкая Наталья Камилевна" w:date="2024-08-12T15:07:00Z"/>
              </w:rPr>
            </w:pPr>
            <w:del w:id="10793" w:author="Сказецкая Наталья Камилевна" w:date="2024-08-12T15:07:00Z">
              <w:r w:rsidRPr="00B9499D" w:rsidDel="00A733E0">
                <w:delText>да</w:delText>
              </w:r>
            </w:del>
          </w:p>
        </w:tc>
        <w:tc>
          <w:tcPr>
            <w:tcW w:w="1109" w:type="pct"/>
          </w:tcPr>
          <w:p w14:paraId="2F0D1A47" w14:textId="4962FF09" w:rsidR="00E519D6" w:rsidRPr="00B9499D" w:rsidDel="00A733E0" w:rsidRDefault="00E519D6" w:rsidP="00063B4C">
            <w:pPr>
              <w:pStyle w:val="GOSTTablenorm"/>
              <w:rPr>
                <w:del w:id="10794" w:author="Сказецкая Наталья Камилевна" w:date="2024-08-12T15:07:00Z"/>
              </w:rPr>
            </w:pPr>
            <w:del w:id="10795" w:author="Сказецкая Наталья Камилевна" w:date="2024-08-12T15:07:00Z">
              <w:r w:rsidRPr="00B9499D" w:rsidDel="00A733E0">
                <w:delText>КБК по лицевому счету</w:delText>
              </w:r>
            </w:del>
          </w:p>
        </w:tc>
        <w:tc>
          <w:tcPr>
            <w:tcW w:w="1109" w:type="pct"/>
          </w:tcPr>
          <w:p w14:paraId="24B5DCD4" w14:textId="7FC04DBD" w:rsidR="00E519D6" w:rsidRPr="00B9499D" w:rsidDel="00A733E0" w:rsidRDefault="00E519D6" w:rsidP="00063B4C">
            <w:pPr>
              <w:pStyle w:val="GOSTTablenorm"/>
              <w:rPr>
                <w:del w:id="10796" w:author="Сказецкая Наталья Камилевна" w:date="2024-08-12T15:07:00Z"/>
              </w:rPr>
            </w:pPr>
            <w:del w:id="10797" w:author="Сказецкая Наталья Камилевна" w:date="2024-08-12T15:07:00Z">
              <w:r w:rsidRPr="00B9499D" w:rsidDel="00A733E0">
                <w:delText>FAHTeh:KBK</w:delText>
              </w:r>
            </w:del>
          </w:p>
        </w:tc>
        <w:tc>
          <w:tcPr>
            <w:tcW w:w="1371" w:type="pct"/>
          </w:tcPr>
          <w:p w14:paraId="0FA4D706" w14:textId="5306A3BD" w:rsidR="00E519D6" w:rsidDel="00A733E0" w:rsidRDefault="008760DD" w:rsidP="008760DD">
            <w:pPr>
              <w:pStyle w:val="GOSTTablenorm"/>
              <w:rPr>
                <w:del w:id="10798" w:author="Сказецкая Наталья Камилевна" w:date="2024-08-12T15:07:00Z"/>
              </w:rPr>
            </w:pPr>
            <w:del w:id="10799" w:author="Сказецкая Наталья Камилевна" w:date="2024-08-12T15:07:00Z">
              <w:r w:rsidDel="00A733E0">
                <w:delText>Заполняется по правилу</w:delText>
              </w:r>
              <w:r w:rsidR="00E519D6" w:rsidRPr="00B9499D" w:rsidDel="00A733E0">
                <w:delText xml:space="preserve">: значение </w:delText>
              </w:r>
              <w:r w:rsidRPr="00AC0D4C" w:rsidDel="00A733E0">
                <w:rPr>
                  <w:lang w:val="en-US"/>
                </w:rPr>
                <w:delText>FAHDATA</w:delText>
              </w:r>
              <w:r w:rsidDel="00A733E0">
                <w:delText>:</w:delText>
              </w:r>
              <w:r w:rsidRPr="00AC0D4C" w:rsidDel="00A733E0">
                <w:delText>KBK</w:delText>
              </w:r>
              <w:r w:rsidR="00E519D6" w:rsidRPr="00B9499D" w:rsidDel="00A733E0">
                <w:delText xml:space="preserve"> + 14 нулей + 510</w:delText>
              </w:r>
            </w:del>
          </w:p>
        </w:tc>
      </w:tr>
      <w:tr w:rsidR="00E519D6" w:rsidRPr="00B9499D" w:rsidDel="00A733E0" w14:paraId="3DB5ACBA" w14:textId="2F626311" w:rsidTr="00063B4C">
        <w:trPr>
          <w:del w:id="10800" w:author="Сказецкая Наталья Камилевна" w:date="2024-08-12T15:07:00Z"/>
        </w:trPr>
        <w:tc>
          <w:tcPr>
            <w:tcW w:w="1109" w:type="pct"/>
          </w:tcPr>
          <w:p w14:paraId="582B003F" w14:textId="63CB0BC1" w:rsidR="00E519D6" w:rsidRPr="00B9499D" w:rsidDel="00A733E0" w:rsidRDefault="00E519D6" w:rsidP="00063B4C">
            <w:pPr>
              <w:pStyle w:val="GOSTTablenorm"/>
              <w:rPr>
                <w:del w:id="10801" w:author="Сказецкая Наталья Камилевна" w:date="2024-08-12T15:07:00Z"/>
              </w:rPr>
            </w:pPr>
            <w:del w:id="10802" w:author="Сказецкая Наталья Камилевна" w:date="2024-08-12T15:07:00Z">
              <w:r w:rsidRPr="00B9499D" w:rsidDel="00A733E0">
                <w:delText>КБК_КС</w:delText>
              </w:r>
            </w:del>
          </w:p>
        </w:tc>
        <w:tc>
          <w:tcPr>
            <w:tcW w:w="302" w:type="pct"/>
          </w:tcPr>
          <w:p w14:paraId="04B548B5" w14:textId="2431EA4A" w:rsidR="00E519D6" w:rsidRPr="00B9499D" w:rsidDel="00A733E0" w:rsidRDefault="00E519D6" w:rsidP="00063B4C">
            <w:pPr>
              <w:pStyle w:val="GOSTTablenorm"/>
              <w:rPr>
                <w:del w:id="10803" w:author="Сказецкая Наталья Камилевна" w:date="2024-08-12T15:07:00Z"/>
              </w:rPr>
            </w:pPr>
            <w:del w:id="10804" w:author="Сказецкая Наталья Камилевна" w:date="2024-08-12T15:07:00Z">
              <w:r w:rsidRPr="00B9499D" w:rsidDel="00A733E0">
                <w:delText>да</w:delText>
              </w:r>
            </w:del>
          </w:p>
        </w:tc>
        <w:tc>
          <w:tcPr>
            <w:tcW w:w="1109" w:type="pct"/>
          </w:tcPr>
          <w:p w14:paraId="39B2F6BC" w14:textId="6F761965" w:rsidR="00E519D6" w:rsidRPr="00B9499D" w:rsidDel="00A733E0" w:rsidRDefault="00E519D6" w:rsidP="00063B4C">
            <w:pPr>
              <w:pStyle w:val="GOSTTablenorm"/>
              <w:rPr>
                <w:del w:id="10805" w:author="Сказецкая Наталья Камилевна" w:date="2024-08-12T15:07:00Z"/>
              </w:rPr>
            </w:pPr>
            <w:del w:id="10806" w:author="Сказецкая Наталья Камилевна" w:date="2024-08-12T15:07:00Z">
              <w:r w:rsidRPr="00B9499D" w:rsidDel="00A733E0">
                <w:delText>КБК по казначейскому счету</w:delText>
              </w:r>
              <w:r w:rsidDel="00A733E0">
                <w:delText xml:space="preserve"> </w:delText>
              </w:r>
              <w:r w:rsidRPr="00B9499D" w:rsidDel="00A733E0">
                <w:delText>(по строке документа)</w:delText>
              </w:r>
            </w:del>
          </w:p>
        </w:tc>
        <w:tc>
          <w:tcPr>
            <w:tcW w:w="1109" w:type="pct"/>
          </w:tcPr>
          <w:p w14:paraId="21B05FDE" w14:textId="7A85B640" w:rsidR="00E519D6" w:rsidRPr="00B9499D" w:rsidDel="00A733E0" w:rsidRDefault="008760DD" w:rsidP="00063B4C">
            <w:pPr>
              <w:pStyle w:val="GOSTTablenorm"/>
              <w:rPr>
                <w:del w:id="10807" w:author="Сказецкая Наталья Камилевна" w:date="2024-08-12T15:07:00Z"/>
              </w:rPr>
            </w:pPr>
            <w:ins w:id="10808" w:author="Левина Алла" w:date="2024-06-28T13:00:00Z">
              <w:del w:id="10809" w:author="Сказецкая Наталья Камилевна" w:date="2024-08-12T15:07:00Z">
                <w:r w:rsidDel="00A733E0">
                  <w:delText>-</w:delText>
                </w:r>
              </w:del>
            </w:ins>
          </w:p>
        </w:tc>
        <w:tc>
          <w:tcPr>
            <w:tcW w:w="1371" w:type="pct"/>
          </w:tcPr>
          <w:p w14:paraId="065A8BC3" w14:textId="7D70BEFD" w:rsidR="00E519D6" w:rsidDel="00A733E0" w:rsidRDefault="00E519D6" w:rsidP="00063B4C">
            <w:pPr>
              <w:pStyle w:val="GOSTTablenorm"/>
              <w:rPr>
                <w:del w:id="10810" w:author="Сказецкая Наталья Камилевна" w:date="2024-08-12T15:07:00Z"/>
              </w:rPr>
            </w:pPr>
            <w:del w:id="10811" w:author="Сказецкая Наталья Камилевна" w:date="2024-08-12T15:07:00Z">
              <w:r w:rsidDel="00A733E0">
                <w:delText>Заполняется значением:</w:delText>
              </w:r>
            </w:del>
          </w:p>
          <w:p w14:paraId="5AB06F96" w14:textId="7978EE7E" w:rsidR="00E519D6" w:rsidRPr="00B9499D" w:rsidDel="00A733E0" w:rsidRDefault="00E519D6" w:rsidP="00063B4C">
            <w:pPr>
              <w:pStyle w:val="GOSTTablenorm"/>
              <w:rPr>
                <w:del w:id="10812" w:author="Сказецкая Наталья Камилевна" w:date="2024-08-12T15:07:00Z"/>
              </w:rPr>
            </w:pPr>
            <w:del w:id="10813" w:author="Сказецкая Наталья Камилевна" w:date="2024-08-12T15:07:00Z">
              <w:r w:rsidDel="00A733E0">
                <w:delText>«</w:delText>
              </w:r>
              <w:r w:rsidRPr="00B9499D" w:rsidDel="00A733E0">
                <w:delText>10001050201</w:delText>
              </w:r>
              <w:r w:rsidDel="00A733E0">
                <w:delText>0100025</w:delText>
              </w:r>
              <w:r w:rsidRPr="00B9499D" w:rsidDel="00A733E0">
                <w:delText>10</w:delText>
              </w:r>
              <w:r w:rsidDel="00A733E0">
                <w:delText>»</w:delText>
              </w:r>
            </w:del>
          </w:p>
        </w:tc>
      </w:tr>
      <w:tr w:rsidR="00E519D6" w:rsidRPr="00B9499D" w:rsidDel="00A733E0" w14:paraId="051734C4" w14:textId="21432456" w:rsidTr="00063B4C">
        <w:trPr>
          <w:del w:id="10814" w:author="Сказецкая Наталья Камилевна" w:date="2024-08-12T15:07:00Z"/>
        </w:trPr>
        <w:tc>
          <w:tcPr>
            <w:tcW w:w="1109" w:type="pct"/>
          </w:tcPr>
          <w:p w14:paraId="7DB0303C" w14:textId="6B3D49D9" w:rsidR="00E519D6" w:rsidRPr="00B9499D" w:rsidDel="00A733E0" w:rsidRDefault="00E519D6" w:rsidP="00063B4C">
            <w:pPr>
              <w:pStyle w:val="GOSTTablenorm"/>
              <w:rPr>
                <w:del w:id="10815" w:author="Сказецкая Наталья Камилевна" w:date="2024-08-12T15:07:00Z"/>
              </w:rPr>
            </w:pPr>
            <w:del w:id="10816" w:author="Сказецкая Наталья Камилевна" w:date="2024-08-12T15:07:00Z">
              <w:r w:rsidRPr="0017407D" w:rsidDel="00A733E0">
                <w:delText>Тип_КБК_лс</w:delText>
              </w:r>
            </w:del>
          </w:p>
        </w:tc>
        <w:tc>
          <w:tcPr>
            <w:tcW w:w="302" w:type="pct"/>
          </w:tcPr>
          <w:p w14:paraId="6B3777BD" w14:textId="25924A6F" w:rsidR="00E519D6" w:rsidRPr="00B9499D" w:rsidDel="00A733E0" w:rsidRDefault="00E519D6" w:rsidP="00063B4C">
            <w:pPr>
              <w:pStyle w:val="GOSTTablenorm"/>
              <w:rPr>
                <w:del w:id="10817" w:author="Сказецкая Наталья Камилевна" w:date="2024-08-12T15:07:00Z"/>
              </w:rPr>
            </w:pPr>
            <w:del w:id="10818" w:author="Сказецкая Наталья Камилевна" w:date="2024-08-12T15:07:00Z">
              <w:r w:rsidRPr="0017407D" w:rsidDel="00A733E0">
                <w:delText>да</w:delText>
              </w:r>
            </w:del>
          </w:p>
        </w:tc>
        <w:tc>
          <w:tcPr>
            <w:tcW w:w="1109" w:type="pct"/>
          </w:tcPr>
          <w:p w14:paraId="49F976EF" w14:textId="060F23BA" w:rsidR="00E519D6" w:rsidRPr="00B9499D" w:rsidDel="00A733E0" w:rsidRDefault="00E519D6" w:rsidP="00063B4C">
            <w:pPr>
              <w:pStyle w:val="GOSTTablenorm"/>
              <w:rPr>
                <w:del w:id="10819" w:author="Сказецкая Наталья Камилевна" w:date="2024-08-12T15:07:00Z"/>
              </w:rPr>
            </w:pPr>
            <w:del w:id="10820" w:author="Сказецкая Наталья Камилевна" w:date="2024-08-12T15:07:00Z">
              <w:r w:rsidRPr="0017407D" w:rsidDel="00A733E0">
                <w:delText>Тип КБК по лицевому счету</w:delText>
              </w:r>
            </w:del>
          </w:p>
        </w:tc>
        <w:tc>
          <w:tcPr>
            <w:tcW w:w="1109" w:type="pct"/>
          </w:tcPr>
          <w:p w14:paraId="0254909C" w14:textId="093DCCB5" w:rsidR="00E519D6" w:rsidRPr="00B9499D" w:rsidDel="00A733E0" w:rsidRDefault="008760DD" w:rsidP="00063B4C">
            <w:pPr>
              <w:pStyle w:val="GOSTTablenorm"/>
              <w:rPr>
                <w:del w:id="10821" w:author="Сказецкая Наталья Камилевна" w:date="2024-08-12T15:07:00Z"/>
              </w:rPr>
            </w:pPr>
            <w:ins w:id="10822" w:author="Левина Алла" w:date="2024-06-28T13:00:00Z">
              <w:del w:id="10823" w:author="Сказецкая Наталья Камилевна" w:date="2024-08-12T15:07:00Z">
                <w:r w:rsidDel="00A733E0">
                  <w:delText>-</w:delText>
                </w:r>
              </w:del>
            </w:ins>
          </w:p>
        </w:tc>
        <w:tc>
          <w:tcPr>
            <w:tcW w:w="1371" w:type="pct"/>
          </w:tcPr>
          <w:p w14:paraId="013C65BA" w14:textId="79F759F6" w:rsidR="00E519D6" w:rsidDel="00A733E0" w:rsidRDefault="00E519D6" w:rsidP="00063B4C">
            <w:pPr>
              <w:pStyle w:val="GOSTTablenorm"/>
              <w:rPr>
                <w:del w:id="10824" w:author="Сказецкая Наталья Камилевна" w:date="2024-08-12T15:07:00Z"/>
              </w:rPr>
            </w:pPr>
            <w:del w:id="10825" w:author="Сказецкая Наталья Камилевна" w:date="2024-08-12T15:07:00Z">
              <w:r w:rsidRPr="0017407D" w:rsidDel="00A733E0">
                <w:delText>Атрибут всегда заполняется значением «31»</w:delText>
              </w:r>
            </w:del>
          </w:p>
        </w:tc>
      </w:tr>
      <w:tr w:rsidR="00E519D6" w:rsidRPr="00B9499D" w:rsidDel="00A733E0" w14:paraId="3DFD2473" w14:textId="1E37D7A3" w:rsidTr="00063B4C">
        <w:trPr>
          <w:del w:id="10826" w:author="Сказецкая Наталья Камилевна" w:date="2024-08-12T15:07:00Z"/>
        </w:trPr>
        <w:tc>
          <w:tcPr>
            <w:tcW w:w="1109" w:type="pct"/>
          </w:tcPr>
          <w:p w14:paraId="66500369" w14:textId="4C9B5427" w:rsidR="00E519D6" w:rsidRPr="004179E2" w:rsidDel="00A733E0" w:rsidRDefault="00E519D6" w:rsidP="00063B4C">
            <w:pPr>
              <w:pStyle w:val="GOSTTablenorm"/>
              <w:rPr>
                <w:del w:id="10827" w:author="Сказецкая Наталья Камилевна" w:date="2024-08-12T15:07:00Z"/>
              </w:rPr>
            </w:pPr>
            <w:del w:id="10828" w:author="Сказецкая Наталья Камилевна" w:date="2024-08-12T15:07:00Z">
              <w:r w:rsidRPr="0017407D" w:rsidDel="00A733E0">
                <w:delText>Тип_КБК_КС</w:delText>
              </w:r>
            </w:del>
          </w:p>
        </w:tc>
        <w:tc>
          <w:tcPr>
            <w:tcW w:w="302" w:type="pct"/>
          </w:tcPr>
          <w:p w14:paraId="269FB369" w14:textId="34B5CDFD" w:rsidR="00E519D6" w:rsidRPr="004179E2" w:rsidDel="00A733E0" w:rsidRDefault="00E519D6" w:rsidP="00063B4C">
            <w:pPr>
              <w:pStyle w:val="GOSTTablenorm"/>
              <w:rPr>
                <w:del w:id="10829" w:author="Сказецкая Наталья Камилевна" w:date="2024-08-12T15:07:00Z"/>
              </w:rPr>
            </w:pPr>
            <w:del w:id="10830" w:author="Сказецкая Наталья Камилевна" w:date="2024-08-12T15:07:00Z">
              <w:r w:rsidRPr="0017407D" w:rsidDel="00A733E0">
                <w:delText>да</w:delText>
              </w:r>
            </w:del>
          </w:p>
        </w:tc>
        <w:tc>
          <w:tcPr>
            <w:tcW w:w="1109" w:type="pct"/>
          </w:tcPr>
          <w:p w14:paraId="57B28E26" w14:textId="1158FDCF" w:rsidR="00E519D6" w:rsidRPr="004179E2" w:rsidDel="00A733E0" w:rsidRDefault="00E519D6" w:rsidP="00063B4C">
            <w:pPr>
              <w:pStyle w:val="GOSTTablenorm"/>
              <w:rPr>
                <w:del w:id="10831" w:author="Сказецкая Наталья Камилевна" w:date="2024-08-12T15:07:00Z"/>
              </w:rPr>
            </w:pPr>
            <w:del w:id="10832" w:author="Сказецкая Наталья Камилевна" w:date="2024-08-12T15:07:00Z">
              <w:r w:rsidRPr="0017407D" w:rsidDel="00A733E0">
                <w:delText>Тип КБК по казначейскому счету</w:delText>
              </w:r>
            </w:del>
          </w:p>
        </w:tc>
        <w:tc>
          <w:tcPr>
            <w:tcW w:w="1109" w:type="pct"/>
          </w:tcPr>
          <w:p w14:paraId="78041AD2" w14:textId="0B7081FD" w:rsidR="00E519D6" w:rsidRPr="004179E2" w:rsidDel="00A733E0" w:rsidRDefault="008760DD" w:rsidP="00063B4C">
            <w:pPr>
              <w:pStyle w:val="GOSTTablenorm"/>
              <w:rPr>
                <w:del w:id="10833" w:author="Сказецкая Наталья Камилевна" w:date="2024-08-12T15:07:00Z"/>
              </w:rPr>
            </w:pPr>
            <w:ins w:id="10834" w:author="Левина Алла" w:date="2024-06-28T13:00:00Z">
              <w:del w:id="10835" w:author="Сказецкая Наталья Камилевна" w:date="2024-08-12T15:07:00Z">
                <w:r w:rsidDel="00A733E0">
                  <w:delText>-</w:delText>
                </w:r>
              </w:del>
            </w:ins>
          </w:p>
        </w:tc>
        <w:tc>
          <w:tcPr>
            <w:tcW w:w="1371" w:type="pct"/>
          </w:tcPr>
          <w:p w14:paraId="5085F462" w14:textId="4B6FE1D7" w:rsidR="00E519D6" w:rsidRPr="004179E2" w:rsidDel="00A733E0" w:rsidRDefault="00E519D6" w:rsidP="00063B4C">
            <w:pPr>
              <w:pStyle w:val="GOSTTablenorm"/>
              <w:rPr>
                <w:del w:id="10836" w:author="Сказецкая Наталья Камилевна" w:date="2024-08-12T15:07:00Z"/>
              </w:rPr>
            </w:pPr>
            <w:del w:id="10837" w:author="Сказецкая Наталья Камилевна" w:date="2024-08-12T15:07:00Z">
              <w:r w:rsidRPr="0017407D" w:rsidDel="00A733E0">
                <w:delText>Атрибут всегда заполняется значением «31»</w:delText>
              </w:r>
            </w:del>
          </w:p>
        </w:tc>
      </w:tr>
      <w:tr w:rsidR="00E519D6" w:rsidRPr="00B9499D" w:rsidDel="00A733E0" w14:paraId="647335E5" w14:textId="245179B7" w:rsidTr="00063B4C">
        <w:trPr>
          <w:del w:id="10838" w:author="Сказецкая Наталья Камилевна" w:date="2024-08-12T15:07:00Z"/>
        </w:trPr>
        <w:tc>
          <w:tcPr>
            <w:tcW w:w="1109" w:type="pct"/>
          </w:tcPr>
          <w:p w14:paraId="336C293E" w14:textId="5BE4AE32" w:rsidR="00E519D6" w:rsidRPr="0017407D" w:rsidDel="00A733E0" w:rsidRDefault="00E519D6" w:rsidP="00063B4C">
            <w:pPr>
              <w:pStyle w:val="GOSTTablenorm"/>
              <w:rPr>
                <w:del w:id="10839" w:author="Сказецкая Наталья Камилевна" w:date="2024-08-12T15:07:00Z"/>
              </w:rPr>
            </w:pPr>
            <w:del w:id="10840" w:author="Сказецкая Наталья Камилевна" w:date="2024-08-12T15:07:00Z">
              <w:r w:rsidRPr="00B9499D" w:rsidDel="00A733E0">
                <w:delText>Код_цели</w:delText>
              </w:r>
            </w:del>
          </w:p>
        </w:tc>
        <w:tc>
          <w:tcPr>
            <w:tcW w:w="302" w:type="pct"/>
          </w:tcPr>
          <w:p w14:paraId="577704B7" w14:textId="48493712" w:rsidR="00E519D6" w:rsidRPr="0017407D" w:rsidDel="00A733E0" w:rsidRDefault="00E519D6" w:rsidP="00063B4C">
            <w:pPr>
              <w:pStyle w:val="GOSTTablenorm"/>
              <w:rPr>
                <w:del w:id="10841" w:author="Сказецкая Наталья Камилевна" w:date="2024-08-12T15:07:00Z"/>
              </w:rPr>
            </w:pPr>
            <w:del w:id="10842" w:author="Сказецкая Наталья Камилевна" w:date="2024-08-12T15:07:00Z">
              <w:r w:rsidRPr="00B9499D" w:rsidDel="00A733E0">
                <w:delText>нет</w:delText>
              </w:r>
            </w:del>
          </w:p>
        </w:tc>
        <w:tc>
          <w:tcPr>
            <w:tcW w:w="1109" w:type="pct"/>
          </w:tcPr>
          <w:p w14:paraId="0BFCCE7B" w14:textId="188ECFAB" w:rsidR="00E519D6" w:rsidRPr="0017407D" w:rsidDel="00A733E0" w:rsidRDefault="00E519D6" w:rsidP="00063B4C">
            <w:pPr>
              <w:pStyle w:val="GOSTTablenorm"/>
              <w:rPr>
                <w:del w:id="10843" w:author="Сказецкая Наталья Камилевна" w:date="2024-08-12T15:07:00Z"/>
              </w:rPr>
            </w:pPr>
            <w:del w:id="10844" w:author="Сказецкая Наталья Камилевна" w:date="2024-08-12T15:07:00Z">
              <w:r w:rsidDel="00A733E0">
                <w:delText>Код цели (аналитический код)</w:delText>
              </w:r>
            </w:del>
          </w:p>
        </w:tc>
        <w:tc>
          <w:tcPr>
            <w:tcW w:w="1109" w:type="pct"/>
          </w:tcPr>
          <w:p w14:paraId="7C89EAAB" w14:textId="53468B5F" w:rsidR="00E519D6" w:rsidRPr="004179E2" w:rsidDel="00A733E0" w:rsidRDefault="008760DD" w:rsidP="00063B4C">
            <w:pPr>
              <w:pStyle w:val="GOSTTablenorm"/>
              <w:rPr>
                <w:del w:id="10845" w:author="Сказецкая Наталья Камилевна" w:date="2024-08-12T15:07:00Z"/>
              </w:rPr>
            </w:pPr>
            <w:del w:id="10846" w:author="Сказецкая Наталья Камилевна" w:date="2024-08-12T15:07:00Z">
              <w:r w:rsidDel="00A733E0">
                <w:delText>FAHDATA:AnalyticCode</w:delText>
              </w:r>
            </w:del>
          </w:p>
        </w:tc>
        <w:tc>
          <w:tcPr>
            <w:tcW w:w="1371" w:type="pct"/>
          </w:tcPr>
          <w:p w14:paraId="51FCA5D8" w14:textId="545D8F5B" w:rsidR="00E519D6" w:rsidRPr="0017407D" w:rsidDel="00A733E0" w:rsidRDefault="00E519D6" w:rsidP="00063B4C">
            <w:pPr>
              <w:pStyle w:val="GOSTTablenorm"/>
              <w:rPr>
                <w:del w:id="10847" w:author="Сказецкая Наталья Камилевна" w:date="2024-08-12T15:07:00Z"/>
              </w:rPr>
            </w:pPr>
          </w:p>
        </w:tc>
      </w:tr>
      <w:tr w:rsidR="00E519D6" w:rsidRPr="00B9499D" w:rsidDel="00A733E0" w14:paraId="31EB6CF8" w14:textId="2F2A05A0" w:rsidTr="00063B4C">
        <w:trPr>
          <w:del w:id="10848" w:author="Сказецкая Наталья Камилевна" w:date="2024-08-12T15:07:00Z"/>
        </w:trPr>
        <w:tc>
          <w:tcPr>
            <w:tcW w:w="1109" w:type="pct"/>
          </w:tcPr>
          <w:p w14:paraId="32E777A5" w14:textId="62046623" w:rsidR="00E519D6" w:rsidRPr="0017407D" w:rsidDel="00A733E0" w:rsidRDefault="00E519D6" w:rsidP="00063B4C">
            <w:pPr>
              <w:pStyle w:val="GOSTTablenorm"/>
              <w:rPr>
                <w:del w:id="10849" w:author="Сказецкая Наталья Камилевна" w:date="2024-08-12T15:07:00Z"/>
              </w:rPr>
            </w:pPr>
            <w:del w:id="10850" w:author="Сказецкая Наталья Камилевна" w:date="2024-08-12T15:07:00Z">
              <w:r w:rsidRPr="00B9499D" w:rsidDel="00A733E0">
                <w:delText>Код_НПА</w:delText>
              </w:r>
            </w:del>
          </w:p>
        </w:tc>
        <w:tc>
          <w:tcPr>
            <w:tcW w:w="302" w:type="pct"/>
          </w:tcPr>
          <w:p w14:paraId="74E5CC88" w14:textId="6EE468CF" w:rsidR="00E519D6" w:rsidRPr="0017407D" w:rsidDel="00A733E0" w:rsidRDefault="00E519D6" w:rsidP="00063B4C">
            <w:pPr>
              <w:pStyle w:val="GOSTTablenorm"/>
              <w:rPr>
                <w:del w:id="10851" w:author="Сказецкая Наталья Камилевна" w:date="2024-08-12T15:07:00Z"/>
              </w:rPr>
            </w:pPr>
            <w:del w:id="10852" w:author="Сказецкая Наталья Камилевна" w:date="2024-08-12T15:07:00Z">
              <w:r w:rsidRPr="00B9499D" w:rsidDel="00A733E0">
                <w:delText>да</w:delText>
              </w:r>
            </w:del>
          </w:p>
        </w:tc>
        <w:tc>
          <w:tcPr>
            <w:tcW w:w="1109" w:type="pct"/>
          </w:tcPr>
          <w:p w14:paraId="2EE46436" w14:textId="48CE2A04" w:rsidR="00E519D6" w:rsidRPr="0017407D" w:rsidDel="00A733E0" w:rsidRDefault="00E519D6" w:rsidP="00063B4C">
            <w:pPr>
              <w:pStyle w:val="GOSTTablenorm"/>
              <w:rPr>
                <w:del w:id="10853" w:author="Сказецкая Наталья Камилевна" w:date="2024-08-12T15:07:00Z"/>
              </w:rPr>
            </w:pPr>
            <w:del w:id="10854" w:author="Сказецкая Наталья Камилевна" w:date="2024-08-12T15:07:00Z">
              <w:r w:rsidRPr="00B9499D" w:rsidDel="00A733E0">
                <w:delText>Код НПА</w:delText>
              </w:r>
            </w:del>
          </w:p>
        </w:tc>
        <w:tc>
          <w:tcPr>
            <w:tcW w:w="1109" w:type="pct"/>
          </w:tcPr>
          <w:p w14:paraId="0AE52730" w14:textId="2272357B" w:rsidR="00E519D6" w:rsidRPr="004179E2" w:rsidDel="00A733E0" w:rsidRDefault="008760DD" w:rsidP="00063B4C">
            <w:pPr>
              <w:pStyle w:val="GOSTTablenorm"/>
              <w:rPr>
                <w:del w:id="10855" w:author="Сказецкая Наталья Камилевна" w:date="2024-08-12T15:07:00Z"/>
              </w:rPr>
            </w:pPr>
            <w:del w:id="10856" w:author="Сказецкая Наталья Камилевна" w:date="2024-08-12T15:07:00Z">
              <w:r w:rsidDel="00A733E0">
                <w:delText>FAHDATA:AnalyticCode</w:delText>
              </w:r>
            </w:del>
          </w:p>
        </w:tc>
        <w:tc>
          <w:tcPr>
            <w:tcW w:w="1371" w:type="pct"/>
          </w:tcPr>
          <w:p w14:paraId="141D1F6D" w14:textId="532A6601" w:rsidR="00E519D6" w:rsidRPr="00131672" w:rsidDel="00A733E0" w:rsidRDefault="00E519D6" w:rsidP="00E519D6">
            <w:pPr>
              <w:pStyle w:val="GOSTTableListMark1"/>
              <w:numPr>
                <w:ilvl w:val="0"/>
                <w:numId w:val="1"/>
              </w:numPr>
              <w:rPr>
                <w:del w:id="10857" w:author="Сказецкая Наталья Камилевна" w:date="2024-08-12T15:07:00Z"/>
                <w:rFonts w:eastAsiaTheme="minorEastAsia"/>
              </w:rPr>
            </w:pPr>
            <w:del w:id="10858" w:author="Сказецкая Наталья Камилевна" w:date="2024-08-12T15:07:00Z">
              <w:r w:rsidRPr="00B9499D" w:rsidDel="00A733E0">
                <w:delText>4 символа (12-15 разряды) - если в источнике</w:delText>
              </w:r>
              <w:r w:rsidDel="00A733E0">
                <w:delText xml:space="preserve"> указано значение</w:delText>
              </w:r>
              <w:r w:rsidRPr="00B9499D" w:rsidDel="00A733E0">
                <w:delText xml:space="preserve">, отличное от </w:delText>
              </w:r>
              <w:r w:rsidRPr="00B9499D" w:rsidDel="00A733E0">
                <w:lastRenderedPageBreak/>
                <w:delText>25 нулей</w:delText>
              </w:r>
              <w:r w:rsidDel="00A733E0">
                <w:delText>;</w:delText>
              </w:r>
            </w:del>
          </w:p>
          <w:p w14:paraId="3C4B5AE9" w14:textId="005099D4" w:rsidR="00E519D6" w:rsidRPr="0017407D" w:rsidDel="00A733E0" w:rsidRDefault="00E519D6" w:rsidP="00E519D6">
            <w:pPr>
              <w:pStyle w:val="GOSTTableListMark1"/>
              <w:numPr>
                <w:ilvl w:val="0"/>
                <w:numId w:val="1"/>
              </w:numPr>
              <w:rPr>
                <w:del w:id="10859" w:author="Сказецкая Наталья Камилевна" w:date="2024-08-12T15:07:00Z"/>
              </w:rPr>
            </w:pPr>
            <w:del w:id="10860" w:author="Сказецкая Наталья Камилевна" w:date="2024-08-12T15:07:00Z">
              <w:r w:rsidRPr="00B9499D" w:rsidDel="00A733E0">
                <w:delText xml:space="preserve"> пусто - если </w:delText>
              </w:r>
              <w:r w:rsidDel="00A733E0">
                <w:delText xml:space="preserve">в источнике </w:delText>
              </w:r>
              <w:r w:rsidRPr="00B9499D" w:rsidDel="00A733E0">
                <w:delText>значе</w:delText>
              </w:r>
              <w:r w:rsidDel="00A733E0">
                <w:delText>ние не указано или значение = 25 нулей</w:delText>
              </w:r>
            </w:del>
          </w:p>
        </w:tc>
      </w:tr>
      <w:tr w:rsidR="00E519D6" w:rsidRPr="00B9499D" w:rsidDel="00A733E0" w14:paraId="7C56C78C" w14:textId="23E16B58" w:rsidTr="00063B4C">
        <w:trPr>
          <w:del w:id="10861" w:author="Сказецкая Наталья Камилевна" w:date="2024-08-12T15:07:00Z"/>
        </w:trPr>
        <w:tc>
          <w:tcPr>
            <w:tcW w:w="1109" w:type="pct"/>
          </w:tcPr>
          <w:p w14:paraId="2FC03525" w14:textId="35EFCAAC" w:rsidR="00E519D6" w:rsidRPr="0017407D" w:rsidDel="00A733E0" w:rsidRDefault="00E519D6" w:rsidP="00063B4C">
            <w:pPr>
              <w:pStyle w:val="GOSTTablenorm"/>
              <w:rPr>
                <w:del w:id="10862" w:author="Сказецкая Наталья Камилевна" w:date="2024-08-12T15:07:00Z"/>
              </w:rPr>
            </w:pPr>
            <w:del w:id="10863" w:author="Сказецкая Наталья Камилевна" w:date="2024-08-12T15:07:00Z">
              <w:r w:rsidDel="00A733E0">
                <w:lastRenderedPageBreak/>
                <w:delText>Направление_выплаты</w:delText>
              </w:r>
            </w:del>
          </w:p>
        </w:tc>
        <w:tc>
          <w:tcPr>
            <w:tcW w:w="302" w:type="pct"/>
          </w:tcPr>
          <w:p w14:paraId="7BC3981E" w14:textId="48AE19D4" w:rsidR="00E519D6" w:rsidRPr="0017407D" w:rsidDel="00A733E0" w:rsidRDefault="00E519D6" w:rsidP="00063B4C">
            <w:pPr>
              <w:pStyle w:val="GOSTTablenorm"/>
              <w:rPr>
                <w:del w:id="10864" w:author="Сказецкая Наталья Камилевна" w:date="2024-08-12T15:07:00Z"/>
              </w:rPr>
            </w:pPr>
            <w:del w:id="10865" w:author="Сказецкая Наталья Камилевна" w:date="2024-08-12T15:07:00Z">
              <w:r w:rsidDel="00A733E0">
                <w:delText>да</w:delText>
              </w:r>
            </w:del>
          </w:p>
        </w:tc>
        <w:tc>
          <w:tcPr>
            <w:tcW w:w="1109" w:type="pct"/>
          </w:tcPr>
          <w:p w14:paraId="19AFA246" w14:textId="5979702E" w:rsidR="00E519D6" w:rsidRPr="0017407D" w:rsidDel="00A733E0" w:rsidRDefault="00E519D6" w:rsidP="00063B4C">
            <w:pPr>
              <w:pStyle w:val="GOSTTablenorm"/>
              <w:rPr>
                <w:del w:id="10866" w:author="Сказецкая Наталья Камилевна" w:date="2024-08-12T15:07:00Z"/>
              </w:rPr>
            </w:pPr>
            <w:del w:id="10867" w:author="Сказецкая Наталья Камилевна" w:date="2024-08-12T15:07:00Z">
              <w:r w:rsidDel="00A733E0">
                <w:delText>Направление выплаты</w:delText>
              </w:r>
            </w:del>
          </w:p>
        </w:tc>
        <w:tc>
          <w:tcPr>
            <w:tcW w:w="1109" w:type="pct"/>
          </w:tcPr>
          <w:p w14:paraId="01F11626" w14:textId="052E8E85" w:rsidR="00E519D6" w:rsidRPr="004179E2" w:rsidDel="00A733E0" w:rsidRDefault="008760DD" w:rsidP="00063B4C">
            <w:pPr>
              <w:pStyle w:val="GOSTTablenorm"/>
              <w:rPr>
                <w:del w:id="10868" w:author="Сказецкая Наталья Камилевна" w:date="2024-08-12T15:07:00Z"/>
              </w:rPr>
            </w:pPr>
            <w:del w:id="10869" w:author="Сказецкая Наталья Камилевна" w:date="2024-08-12T15:07:00Z">
              <w:r w:rsidDel="00A733E0">
                <w:delText>FAHDATA:AnalyticCode</w:delText>
              </w:r>
              <w:r w:rsidRPr="00B9499D" w:rsidDel="00A733E0">
                <w:delText xml:space="preserve"> </w:delText>
              </w:r>
            </w:del>
          </w:p>
        </w:tc>
        <w:tc>
          <w:tcPr>
            <w:tcW w:w="1371" w:type="pct"/>
          </w:tcPr>
          <w:p w14:paraId="18EB648F" w14:textId="1DFCF261" w:rsidR="00E519D6" w:rsidDel="00A733E0" w:rsidRDefault="00E519D6" w:rsidP="00E519D6">
            <w:pPr>
              <w:pStyle w:val="GOSTTableListMark1"/>
              <w:numPr>
                <w:ilvl w:val="0"/>
                <w:numId w:val="1"/>
              </w:numPr>
              <w:rPr>
                <w:del w:id="10870" w:author="Сказецкая Наталья Камилевна" w:date="2024-08-12T15:07:00Z"/>
              </w:rPr>
            </w:pPr>
            <w:del w:id="10871" w:author="Сказецкая Наталья Камилевна" w:date="2024-08-12T15:07:00Z">
              <w:r w:rsidDel="00A733E0">
                <w:delText>2 символа (24-25 разряды</w:delText>
              </w:r>
              <w:r w:rsidRPr="00B9499D" w:rsidDel="00A733E0">
                <w:delText xml:space="preserve">) - если в источнике </w:delText>
              </w:r>
              <w:r w:rsidDel="00A733E0">
                <w:delText xml:space="preserve">в источнике указано значение, которое </w:delText>
              </w:r>
              <w:r w:rsidRPr="00B9499D" w:rsidDel="00A733E0">
                <w:delText>имеет 25 разрядов и отличное от 25 нулей</w:delText>
              </w:r>
              <w:r w:rsidDel="00A733E0">
                <w:delText>;</w:delText>
              </w:r>
            </w:del>
          </w:p>
          <w:p w14:paraId="197D70A2" w14:textId="7EDA9DB7" w:rsidR="00E519D6" w:rsidRPr="0017407D" w:rsidDel="00A733E0" w:rsidRDefault="00E519D6" w:rsidP="00E519D6">
            <w:pPr>
              <w:pStyle w:val="GOSTTableListMark1"/>
              <w:numPr>
                <w:ilvl w:val="0"/>
                <w:numId w:val="1"/>
              </w:numPr>
              <w:rPr>
                <w:del w:id="10872" w:author="Сказецкая Наталья Камилевна" w:date="2024-08-12T15:07:00Z"/>
              </w:rPr>
            </w:pPr>
            <w:del w:id="10873" w:author="Сказецкая Наталья Камилевна" w:date="2024-08-12T15:07:00Z">
              <w:r w:rsidRPr="00B9499D" w:rsidDel="00A733E0">
                <w:delText xml:space="preserve">пусто - если в источнике </w:delText>
              </w:r>
              <w:r w:rsidDel="00A733E0">
                <w:delText>указано значение, которое</w:delText>
              </w:r>
              <w:r w:rsidRPr="00B9499D" w:rsidDel="00A733E0">
                <w:delText xml:space="preserve"> имеет 23 разряда </w:delText>
              </w:r>
              <w:r w:rsidDel="00A733E0">
                <w:delText>или значение не указано</w:delText>
              </w:r>
              <w:r w:rsidRPr="00B9499D" w:rsidDel="00A733E0">
                <w:delText xml:space="preserve"> или значение = 25 нулей</w:delText>
              </w:r>
            </w:del>
          </w:p>
        </w:tc>
      </w:tr>
      <w:tr w:rsidR="00E519D6" w:rsidRPr="00B9499D" w:rsidDel="00A733E0" w14:paraId="40FCD868" w14:textId="23AD6020" w:rsidTr="00063B4C">
        <w:trPr>
          <w:del w:id="10874" w:author="Сказецкая Наталья Камилевна" w:date="2024-08-12T15:07:00Z"/>
        </w:trPr>
        <w:tc>
          <w:tcPr>
            <w:tcW w:w="1109" w:type="pct"/>
          </w:tcPr>
          <w:p w14:paraId="283237C1" w14:textId="3C5AF13C" w:rsidR="00E519D6" w:rsidRPr="0017407D" w:rsidDel="00A733E0" w:rsidRDefault="00E519D6" w:rsidP="00063B4C">
            <w:pPr>
              <w:pStyle w:val="GOSTTablenorm"/>
              <w:rPr>
                <w:del w:id="10875" w:author="Сказецкая Наталья Камилевна" w:date="2024-08-12T15:07:00Z"/>
              </w:rPr>
            </w:pPr>
            <w:del w:id="10876" w:author="Сказецкая Наталья Камилевна" w:date="2024-08-12T15:07:00Z">
              <w:r w:rsidRPr="00B91CE4" w:rsidDel="00A733E0">
                <w:delText>Код_НПА_направление_выплаты</w:delText>
              </w:r>
            </w:del>
          </w:p>
        </w:tc>
        <w:tc>
          <w:tcPr>
            <w:tcW w:w="302" w:type="pct"/>
          </w:tcPr>
          <w:p w14:paraId="29919E30" w14:textId="07B702DB" w:rsidR="00E519D6" w:rsidRPr="0017407D" w:rsidDel="00A733E0" w:rsidRDefault="00E519D6" w:rsidP="00063B4C">
            <w:pPr>
              <w:pStyle w:val="GOSTTablenorm"/>
              <w:rPr>
                <w:del w:id="10877" w:author="Сказецкая Наталья Камилевна" w:date="2024-08-12T15:07:00Z"/>
              </w:rPr>
            </w:pPr>
            <w:del w:id="10878" w:author="Сказецкая Наталья Камилевна" w:date="2024-08-12T15:07:00Z">
              <w:r w:rsidRPr="00A71881" w:rsidDel="00A733E0">
                <w:delText>да</w:delText>
              </w:r>
            </w:del>
          </w:p>
        </w:tc>
        <w:tc>
          <w:tcPr>
            <w:tcW w:w="1109" w:type="pct"/>
          </w:tcPr>
          <w:p w14:paraId="526E5E52" w14:textId="639763ED" w:rsidR="00E519D6" w:rsidRPr="0017407D" w:rsidDel="00A733E0" w:rsidRDefault="00E519D6" w:rsidP="00063B4C">
            <w:pPr>
              <w:pStyle w:val="GOSTTablenorm"/>
              <w:rPr>
                <w:del w:id="10879" w:author="Сказецкая Наталья Камилевна" w:date="2024-08-12T15:07:00Z"/>
              </w:rPr>
            </w:pPr>
            <w:del w:id="10880" w:author="Сказецкая Наталья Камилевна" w:date="2024-08-12T15:07:00Z">
              <w:r w:rsidRPr="00A71881" w:rsidDel="00A733E0">
                <w:delText>Код НПА и направление выплаты</w:delText>
              </w:r>
            </w:del>
          </w:p>
        </w:tc>
        <w:tc>
          <w:tcPr>
            <w:tcW w:w="1109" w:type="pct"/>
          </w:tcPr>
          <w:p w14:paraId="6F25432F" w14:textId="1DBA5F52" w:rsidR="00E519D6" w:rsidRPr="004179E2" w:rsidDel="00A733E0" w:rsidRDefault="008760DD" w:rsidP="00063B4C">
            <w:pPr>
              <w:pStyle w:val="GOSTTablenorm"/>
              <w:rPr>
                <w:del w:id="10881" w:author="Сказецкая Наталья Камилевна" w:date="2024-08-12T15:07:00Z"/>
              </w:rPr>
            </w:pPr>
            <w:del w:id="10882" w:author="Сказецкая Наталья Камилевна" w:date="2024-08-12T15:07:00Z">
              <w:r w:rsidDel="00A733E0">
                <w:delText>FAHDATA:AnalyticCode</w:delText>
              </w:r>
              <w:r w:rsidRPr="00A71881" w:rsidDel="00A733E0">
                <w:delText xml:space="preserve"> </w:delText>
              </w:r>
            </w:del>
          </w:p>
        </w:tc>
        <w:tc>
          <w:tcPr>
            <w:tcW w:w="1371" w:type="pct"/>
          </w:tcPr>
          <w:p w14:paraId="038F4249" w14:textId="1E33B7BC" w:rsidR="00E519D6" w:rsidRPr="00676CCF" w:rsidDel="00A733E0" w:rsidRDefault="00E519D6" w:rsidP="00792E0E">
            <w:pPr>
              <w:pStyle w:val="GOSTTableListNum10"/>
              <w:numPr>
                <w:ilvl w:val="0"/>
                <w:numId w:val="9"/>
              </w:numPr>
              <w:rPr>
                <w:del w:id="10883" w:author="Сказецкая Наталья Камилевна" w:date="2024-08-12T15:07:00Z"/>
                <w:rFonts w:eastAsiaTheme="minorEastAsia"/>
              </w:rPr>
            </w:pPr>
            <w:del w:id="10884" w:author="Сказецкая Наталья Камилевна" w:date="2024-08-12T15:07:00Z">
              <w:r w:rsidRPr="00B9499D" w:rsidDel="00A733E0">
                <w:delText xml:space="preserve"> 4 символа (12-15 разряды) - если значение в источнике имеет 23 разряда (в этом частном случае Код_НПА_направление_выплаты = Код_НПА)</w:delText>
              </w:r>
              <w:r w:rsidDel="00A733E0">
                <w:delText>;</w:delText>
              </w:r>
            </w:del>
          </w:p>
          <w:p w14:paraId="29EEA6B0" w14:textId="2776BB5B" w:rsidR="00E519D6" w:rsidRPr="00B9499D" w:rsidDel="00A733E0" w:rsidRDefault="00E519D6" w:rsidP="00063B4C">
            <w:pPr>
              <w:pStyle w:val="GOSTTableListNum10"/>
              <w:rPr>
                <w:del w:id="10885" w:author="Сказецкая Наталья Камилевна" w:date="2024-08-12T15:07:00Z"/>
              </w:rPr>
            </w:pPr>
            <w:del w:id="10886" w:author="Сказецкая Наталья Камилевна" w:date="2024-08-12T15:07:00Z">
              <w:r w:rsidRPr="00B9499D" w:rsidDel="00A733E0">
                <w:delText xml:space="preserve"> 7 символов ([12-15 разряды]-[24-25 разряды]) - если значение в источнике имеет 25 разрядов и отличное от 25 нулей (</w:delText>
              </w:r>
              <w:r w:rsidRPr="00B9499D" w:rsidDel="00A733E0">
                <w:rPr>
                  <w:rStyle w:val="aff2"/>
                  <w:rFonts w:eastAsiaTheme="majorEastAsia"/>
                </w:rPr>
                <w:delText>между двумя группами символов тире!</w:delText>
              </w:r>
              <w:r w:rsidRPr="00B9499D" w:rsidDel="00A733E0">
                <w:delText>)</w:delText>
              </w:r>
              <w:r w:rsidDel="00A733E0">
                <w:delText>;</w:delText>
              </w:r>
            </w:del>
          </w:p>
          <w:p w14:paraId="437D824F" w14:textId="3D954CBA" w:rsidR="00E519D6" w:rsidRPr="0017407D" w:rsidDel="00A733E0" w:rsidRDefault="00E519D6" w:rsidP="00063B4C">
            <w:pPr>
              <w:pStyle w:val="GOSTTablenorm"/>
              <w:rPr>
                <w:del w:id="10887" w:author="Сказецкая Наталья Камилевна" w:date="2024-08-12T15:07:00Z"/>
              </w:rPr>
            </w:pPr>
            <w:del w:id="10888" w:author="Сказецкая Наталья Камилевна" w:date="2024-08-12T15:07:00Z">
              <w:r w:rsidRPr="00B9499D" w:rsidDel="00A733E0">
                <w:delText xml:space="preserve"> пусто - если значения нет или значение = 25 нулей</w:delText>
              </w:r>
            </w:del>
          </w:p>
        </w:tc>
      </w:tr>
      <w:tr w:rsidR="008760DD" w:rsidRPr="00B9499D" w:rsidDel="00A733E0" w14:paraId="7B2A6A57" w14:textId="5ACF999E" w:rsidTr="00063B4C">
        <w:trPr>
          <w:del w:id="10889" w:author="Сказецкая Наталья Камилевна" w:date="2024-08-12T15:07:00Z"/>
        </w:trPr>
        <w:tc>
          <w:tcPr>
            <w:tcW w:w="1109" w:type="pct"/>
          </w:tcPr>
          <w:p w14:paraId="3F06E11A" w14:textId="30A747AE" w:rsidR="008760DD" w:rsidRPr="00B9499D" w:rsidDel="00A733E0" w:rsidRDefault="008760DD" w:rsidP="008760DD">
            <w:pPr>
              <w:pStyle w:val="GOSTTablenorm"/>
              <w:rPr>
                <w:del w:id="10890" w:author="Сказецкая Наталья Камилевна" w:date="2024-08-12T15:07:00Z"/>
              </w:rPr>
            </w:pPr>
            <w:del w:id="10891" w:author="Сказецкая Наталья Камилевна" w:date="2024-08-12T15:07:00Z">
              <w:r w:rsidRPr="00B9499D" w:rsidDel="00A733E0">
                <w:delText>Сумма_валюта_операции</w:delText>
              </w:r>
            </w:del>
          </w:p>
        </w:tc>
        <w:tc>
          <w:tcPr>
            <w:tcW w:w="302" w:type="pct"/>
          </w:tcPr>
          <w:p w14:paraId="05F67BB0" w14:textId="6BAC962F" w:rsidR="008760DD" w:rsidRPr="00B9499D" w:rsidDel="00A733E0" w:rsidRDefault="008760DD" w:rsidP="008760DD">
            <w:pPr>
              <w:pStyle w:val="GOSTTablenorm"/>
              <w:rPr>
                <w:del w:id="10892" w:author="Сказецкая Наталья Камилевна" w:date="2024-08-12T15:07:00Z"/>
              </w:rPr>
            </w:pPr>
            <w:del w:id="10893" w:author="Сказецкая Наталья Камилевна" w:date="2024-08-12T15:07:00Z">
              <w:r w:rsidDel="00A733E0">
                <w:delText>да</w:delText>
              </w:r>
            </w:del>
          </w:p>
        </w:tc>
        <w:tc>
          <w:tcPr>
            <w:tcW w:w="1109" w:type="pct"/>
          </w:tcPr>
          <w:p w14:paraId="5BF3CF39" w14:textId="10C9DA71" w:rsidR="008760DD" w:rsidRPr="00B9499D" w:rsidDel="00A733E0" w:rsidRDefault="008760DD" w:rsidP="008760DD">
            <w:pPr>
              <w:pStyle w:val="GOSTTablenorm"/>
              <w:rPr>
                <w:del w:id="10894" w:author="Сказецкая Наталья Камилевна" w:date="2024-08-12T15:07:00Z"/>
              </w:rPr>
            </w:pPr>
            <w:del w:id="10895" w:author="Сказецкая Наталья Камилевна" w:date="2024-08-12T15:07:00Z">
              <w:r w:rsidRPr="00B9499D" w:rsidDel="00A733E0">
                <w:delText xml:space="preserve">Сумма в валюте </w:delText>
              </w:r>
              <w:r w:rsidDel="00A733E0">
                <w:delText>документа</w:delText>
              </w:r>
              <w:r w:rsidRPr="00B9499D" w:rsidDel="00A733E0">
                <w:delText xml:space="preserve"> (по строке документа)</w:delText>
              </w:r>
            </w:del>
          </w:p>
        </w:tc>
        <w:tc>
          <w:tcPr>
            <w:tcW w:w="1109" w:type="pct"/>
          </w:tcPr>
          <w:p w14:paraId="3361B811" w14:textId="047B0200" w:rsidR="008760DD" w:rsidRPr="00B9499D" w:rsidDel="00A733E0" w:rsidRDefault="008760DD" w:rsidP="008760DD">
            <w:pPr>
              <w:pStyle w:val="GOSTTablenorm"/>
              <w:rPr>
                <w:del w:id="10896" w:author="Сказецкая Наталья Камилевна" w:date="2024-08-12T15:07:00Z"/>
              </w:rPr>
            </w:pPr>
            <w:del w:id="10897" w:author="Сказецкая Наталья Камилевна" w:date="2024-08-12T15:07:00Z">
              <w:r w:rsidRPr="00AC0D4C" w:rsidDel="00A733E0">
                <w:rPr>
                  <w:lang w:val="en-US"/>
                </w:rPr>
                <w:delText>FAHDATA</w:delText>
              </w:r>
              <w:r w:rsidDel="00A733E0">
                <w:delText>:</w:delText>
              </w:r>
              <w:r w:rsidRPr="00AC0D4C" w:rsidDel="00A733E0">
                <w:delText>SumForeignCurr</w:delText>
              </w:r>
            </w:del>
          </w:p>
        </w:tc>
        <w:tc>
          <w:tcPr>
            <w:tcW w:w="1371" w:type="pct"/>
          </w:tcPr>
          <w:p w14:paraId="46DF2F67" w14:textId="65C1E734" w:rsidR="008760DD" w:rsidRPr="00B9499D" w:rsidDel="00A733E0" w:rsidRDefault="008760DD" w:rsidP="008760DD">
            <w:pPr>
              <w:pStyle w:val="GOSTTablenorm"/>
              <w:rPr>
                <w:del w:id="10898" w:author="Сказецкая Наталья Камилевна" w:date="2024-08-12T15:07:00Z"/>
              </w:rPr>
            </w:pPr>
            <w:del w:id="10899" w:author="Сказецкая Наталья Камилевна" w:date="2024-08-12T15:07:00Z">
              <w:r w:rsidRPr="00B9499D" w:rsidDel="00A733E0">
                <w:delText>Сумма передается в единиц</w:delText>
              </w:r>
              <w:r w:rsidDel="00A733E0">
                <w:delText>ах валюты с точностью 2 знака после запятой -</w:delText>
              </w:r>
              <w:r w:rsidRPr="00925ECC" w:rsidDel="00A733E0">
                <w:delText xml:space="preserve"> необходимо конвертировать в минимальные единицы валюты (для данного типа документов умножить на 100)</w:delText>
              </w:r>
            </w:del>
          </w:p>
        </w:tc>
      </w:tr>
      <w:tr w:rsidR="008760DD" w:rsidRPr="00B9499D" w:rsidDel="00A733E0" w14:paraId="71414A3F" w14:textId="1ED3723E" w:rsidTr="00063B4C">
        <w:trPr>
          <w:del w:id="10900" w:author="Сказецкая Наталья Камилевна" w:date="2024-08-12T15:07:00Z"/>
        </w:trPr>
        <w:tc>
          <w:tcPr>
            <w:tcW w:w="1109" w:type="pct"/>
          </w:tcPr>
          <w:p w14:paraId="253E8956" w14:textId="1FBD0F45" w:rsidR="008760DD" w:rsidRPr="00B9499D" w:rsidDel="00A733E0" w:rsidRDefault="008760DD" w:rsidP="008760DD">
            <w:pPr>
              <w:pStyle w:val="GOSTTablenorm"/>
              <w:rPr>
                <w:del w:id="10901" w:author="Сказецкая Наталья Камилевна" w:date="2024-08-12T15:07:00Z"/>
              </w:rPr>
            </w:pPr>
            <w:del w:id="10902" w:author="Сказецкая Наталья Камилевна" w:date="2024-08-12T15:07:00Z">
              <w:r w:rsidRPr="00B9499D" w:rsidDel="00A733E0">
                <w:lastRenderedPageBreak/>
                <w:delText>Сумма_валюта_учета_руб</w:delText>
              </w:r>
            </w:del>
          </w:p>
        </w:tc>
        <w:tc>
          <w:tcPr>
            <w:tcW w:w="302" w:type="pct"/>
          </w:tcPr>
          <w:p w14:paraId="6B277A49" w14:textId="0E6BF014" w:rsidR="008760DD" w:rsidRPr="00B9499D" w:rsidDel="00A733E0" w:rsidRDefault="008760DD" w:rsidP="008760DD">
            <w:pPr>
              <w:pStyle w:val="GOSTTablenorm"/>
              <w:rPr>
                <w:del w:id="10903" w:author="Сказецкая Наталья Камилевна" w:date="2024-08-12T15:07:00Z"/>
              </w:rPr>
            </w:pPr>
            <w:del w:id="10904" w:author="Сказецкая Наталья Камилевна" w:date="2024-08-12T15:07:00Z">
              <w:r w:rsidDel="00A733E0">
                <w:delText>да</w:delText>
              </w:r>
            </w:del>
          </w:p>
        </w:tc>
        <w:tc>
          <w:tcPr>
            <w:tcW w:w="1109" w:type="pct"/>
          </w:tcPr>
          <w:p w14:paraId="648B3EC0" w14:textId="58C36E58" w:rsidR="008760DD" w:rsidRPr="00B9499D" w:rsidDel="00A733E0" w:rsidRDefault="008760DD" w:rsidP="008760DD">
            <w:pPr>
              <w:pStyle w:val="GOSTTablenorm"/>
              <w:rPr>
                <w:del w:id="10905" w:author="Сказецкая Наталья Камилевна" w:date="2024-08-12T15:07:00Z"/>
              </w:rPr>
            </w:pPr>
            <w:del w:id="10906" w:author="Сказецкая Наталья Камилевна" w:date="2024-08-12T15:07:00Z">
              <w:r w:rsidRPr="00B9499D" w:rsidDel="00A733E0">
                <w:delText>Сумма в валюте учета (руб)</w:delText>
              </w:r>
              <w:r w:rsidDel="00A733E0">
                <w:delText xml:space="preserve"> </w:delText>
              </w:r>
              <w:r w:rsidRPr="00B9499D" w:rsidDel="00A733E0">
                <w:delText>(по строке документа)</w:delText>
              </w:r>
            </w:del>
          </w:p>
        </w:tc>
        <w:tc>
          <w:tcPr>
            <w:tcW w:w="1109" w:type="pct"/>
          </w:tcPr>
          <w:p w14:paraId="4CF32BE2" w14:textId="4C9F9238" w:rsidR="008760DD" w:rsidRPr="00B9499D" w:rsidDel="00A733E0" w:rsidRDefault="008760DD" w:rsidP="008760DD">
            <w:pPr>
              <w:pStyle w:val="GOSTTablenorm"/>
              <w:rPr>
                <w:del w:id="10907" w:author="Сказецкая Наталья Камилевна" w:date="2024-08-12T15:07:00Z"/>
              </w:rPr>
            </w:pPr>
            <w:del w:id="10908" w:author="Сказецкая Наталья Камилевна" w:date="2024-08-12T15:07:00Z">
              <w:r w:rsidRPr="00AC0D4C" w:rsidDel="00A733E0">
                <w:rPr>
                  <w:lang w:val="en-US"/>
                </w:rPr>
                <w:delText>FAHDATA</w:delText>
              </w:r>
              <w:r w:rsidDel="00A733E0">
                <w:delText>:</w:delText>
              </w:r>
              <w:r w:rsidRPr="00AC0D4C" w:rsidDel="00A733E0">
                <w:delText>SumRub</w:delText>
              </w:r>
            </w:del>
          </w:p>
        </w:tc>
        <w:tc>
          <w:tcPr>
            <w:tcW w:w="1371" w:type="pct"/>
          </w:tcPr>
          <w:p w14:paraId="27E758AA" w14:textId="510097FC" w:rsidR="008760DD" w:rsidRPr="00B9499D" w:rsidDel="00A733E0" w:rsidRDefault="008760DD" w:rsidP="008760DD">
            <w:pPr>
              <w:pStyle w:val="GOSTTablenorm"/>
              <w:rPr>
                <w:del w:id="10909" w:author="Сказецкая Наталья Камилевна" w:date="2024-08-12T15:07:00Z"/>
              </w:rPr>
            </w:pPr>
            <w:del w:id="10910" w:author="Сказецкая Наталья Камилевна" w:date="2024-08-12T15:07:00Z">
              <w:r w:rsidRPr="00B9499D" w:rsidDel="00A733E0">
                <w:delText>Сумма передается в единиц</w:delText>
              </w:r>
              <w:r w:rsidDel="00A733E0">
                <w:delText>ах валюты с точностью 2 знака после запятой -</w:delText>
              </w:r>
              <w:r w:rsidRPr="00925ECC" w:rsidDel="00A733E0">
                <w:delText xml:space="preserve"> необходимо конвертировать в минимальные единицы валюты (для данного типа документов умножить на 100)</w:delText>
              </w:r>
            </w:del>
          </w:p>
        </w:tc>
      </w:tr>
    </w:tbl>
    <w:p w14:paraId="61DC7281" w14:textId="0BD6E3E2" w:rsidR="006043A1" w:rsidRDefault="008242B4" w:rsidP="00F265CC">
      <w:pPr>
        <w:pStyle w:val="GOSTNameTable"/>
      </w:pPr>
      <w:r>
        <w:rPr>
          <w:noProof/>
        </w:rPr>
        <w:fldChar w:fldCharType="begin"/>
      </w:r>
      <w:r>
        <w:rPr>
          <w:noProof/>
        </w:rPr>
        <w:instrText xml:space="preserve"> SEQ Таблица \* ARABIC </w:instrText>
      </w:r>
      <w:r>
        <w:rPr>
          <w:noProof/>
        </w:rPr>
        <w:fldChar w:fldCharType="separate"/>
      </w:r>
      <w:bookmarkStart w:id="10911" w:name="_Toc226563183"/>
      <w:r w:rsidR="00AB1BE0">
        <w:rPr>
          <w:noProof/>
        </w:rPr>
        <w:t>27</w:t>
      </w:r>
      <w:r>
        <w:rPr>
          <w:noProof/>
        </w:rPr>
        <w:fldChar w:fldCharType="end"/>
      </w:r>
      <w:r w:rsidR="006043A1">
        <w:t xml:space="preserve"> - </w:t>
      </w:r>
      <w:r w:rsidR="006043A1" w:rsidRPr="00BE003D">
        <w:t>Перечень атрибутов, соответствующих типу документа</w:t>
      </w:r>
      <w:r w:rsidR="006043A1">
        <w:t xml:space="preserve"> </w:t>
      </w:r>
      <w:r w:rsidR="00A415B7">
        <w:t>«</w:t>
      </w:r>
      <w:r w:rsidR="006043A1" w:rsidRPr="00676CCF">
        <w:rPr>
          <w:szCs w:val="22"/>
        </w:rPr>
        <w:t>Заявка на возврат</w:t>
      </w:r>
      <w:r w:rsidR="00A415B7">
        <w:rPr>
          <w:szCs w:val="22"/>
        </w:rPr>
        <w:t>»</w:t>
      </w:r>
      <w:r w:rsidR="006043A1" w:rsidRPr="00676CCF">
        <w:rPr>
          <w:szCs w:val="22"/>
        </w:rPr>
        <w:t xml:space="preserve"> (ф. 0531803) MSC_ApplRefund</w:t>
      </w:r>
      <w:bookmarkEnd w:id="10911"/>
    </w:p>
    <w:tbl>
      <w:tblPr>
        <w:tblStyle w:val="GOSTTable"/>
        <w:tblW w:w="5000" w:type="pct"/>
        <w:tblLayout w:type="fixed"/>
        <w:tblLook w:val="07E0" w:firstRow="1" w:lastRow="1" w:firstColumn="1" w:lastColumn="1" w:noHBand="1" w:noVBand="1"/>
      </w:tblPr>
      <w:tblGrid>
        <w:gridCol w:w="3495"/>
        <w:gridCol w:w="952"/>
        <w:gridCol w:w="3496"/>
        <w:gridCol w:w="3496"/>
        <w:gridCol w:w="4321"/>
      </w:tblGrid>
      <w:tr w:rsidR="00F265CC" w:rsidRPr="00B9499D" w14:paraId="202F003E" w14:textId="77777777" w:rsidTr="000976AD">
        <w:trPr>
          <w:cnfStyle w:val="100000000000" w:firstRow="1" w:lastRow="0" w:firstColumn="0" w:lastColumn="0" w:oddVBand="0" w:evenVBand="0" w:oddHBand="0" w:evenHBand="0" w:firstRowFirstColumn="0" w:firstRowLastColumn="0" w:lastRowFirstColumn="0" w:lastRowLastColumn="0"/>
        </w:trPr>
        <w:tc>
          <w:tcPr>
            <w:tcW w:w="1109" w:type="pct"/>
          </w:tcPr>
          <w:p w14:paraId="6C2FF5E9" w14:textId="5FD956F0" w:rsidR="00F265CC" w:rsidRPr="00B9499D" w:rsidRDefault="00F265CC" w:rsidP="000976AD">
            <w:pPr>
              <w:pStyle w:val="GOSTTableHead"/>
            </w:pPr>
            <w:r w:rsidRPr="00B9499D">
              <w:t>Наименование атрибута</w:t>
            </w:r>
          </w:p>
        </w:tc>
        <w:tc>
          <w:tcPr>
            <w:tcW w:w="302" w:type="pct"/>
          </w:tcPr>
          <w:p w14:paraId="06F9D90B" w14:textId="2FE92B80" w:rsidR="00F265CC" w:rsidRPr="00B9499D" w:rsidRDefault="00F265CC" w:rsidP="000976AD">
            <w:pPr>
              <w:pStyle w:val="GOSTTableHead"/>
            </w:pPr>
            <w:r w:rsidRPr="00B9499D">
              <w:t>Вычисляемый атрибут</w:t>
            </w:r>
          </w:p>
        </w:tc>
        <w:tc>
          <w:tcPr>
            <w:tcW w:w="1109" w:type="pct"/>
          </w:tcPr>
          <w:p w14:paraId="3A0835F7" w14:textId="1F36A013" w:rsidR="00F265CC" w:rsidRPr="00B9499D" w:rsidRDefault="00F265CC" w:rsidP="000976AD">
            <w:pPr>
              <w:pStyle w:val="GOSTTableHead"/>
            </w:pPr>
            <w:r w:rsidRPr="00B9499D">
              <w:t>Описание атрибута</w:t>
            </w:r>
          </w:p>
        </w:tc>
        <w:tc>
          <w:tcPr>
            <w:tcW w:w="1109" w:type="pct"/>
          </w:tcPr>
          <w:p w14:paraId="680B1CB2" w14:textId="0DA7B2D3" w:rsidR="00F265CC" w:rsidRPr="00B9499D" w:rsidRDefault="00F265CC" w:rsidP="000976AD">
            <w:pPr>
              <w:pStyle w:val="GOSTTableHead"/>
            </w:pPr>
            <w:r w:rsidRPr="00B9499D">
              <w:t>Реквизит документа (наименование тега)</w:t>
            </w:r>
          </w:p>
        </w:tc>
        <w:tc>
          <w:tcPr>
            <w:tcW w:w="1371" w:type="pct"/>
          </w:tcPr>
          <w:p w14:paraId="0D58BBF3" w14:textId="75840BC9" w:rsidR="00F265CC" w:rsidRPr="00B9499D" w:rsidRDefault="00F265CC" w:rsidP="000976AD">
            <w:pPr>
              <w:pStyle w:val="GOSTTableHead"/>
            </w:pPr>
            <w:r w:rsidRPr="00B9499D">
              <w:t>Алгоритм вычисления</w:t>
            </w:r>
          </w:p>
        </w:tc>
      </w:tr>
      <w:tr w:rsidR="003F2968" w:rsidRPr="00B9499D" w14:paraId="3DA31675" w14:textId="77777777" w:rsidTr="00F265CC">
        <w:tc>
          <w:tcPr>
            <w:tcW w:w="1109" w:type="pct"/>
          </w:tcPr>
          <w:p w14:paraId="3E92E6D4" w14:textId="29D27519" w:rsidR="003F2968" w:rsidRPr="00B9499D" w:rsidRDefault="003F2968" w:rsidP="00676CCF">
            <w:pPr>
              <w:pStyle w:val="GOSTTablenorm"/>
            </w:pPr>
            <w:r w:rsidRPr="00B9499D">
              <w:t>Номер_документа*</w:t>
            </w:r>
          </w:p>
        </w:tc>
        <w:tc>
          <w:tcPr>
            <w:tcW w:w="302" w:type="pct"/>
          </w:tcPr>
          <w:p w14:paraId="24AE2896" w14:textId="77777777" w:rsidR="003F2968" w:rsidRPr="00B9499D" w:rsidRDefault="003F2968" w:rsidP="00676CCF">
            <w:pPr>
              <w:pStyle w:val="GOSTTablenorm"/>
            </w:pPr>
            <w:r w:rsidRPr="00B9499D">
              <w:t>нет</w:t>
            </w:r>
          </w:p>
        </w:tc>
        <w:tc>
          <w:tcPr>
            <w:tcW w:w="1109" w:type="pct"/>
          </w:tcPr>
          <w:p w14:paraId="4857C69A" w14:textId="77777777" w:rsidR="003F2968" w:rsidRPr="00B9499D" w:rsidRDefault="003F2968" w:rsidP="00676CCF">
            <w:pPr>
              <w:pStyle w:val="GOSTTablenorm"/>
            </w:pPr>
            <w:r w:rsidRPr="00B9499D">
              <w:t>Номер документа</w:t>
            </w:r>
          </w:p>
        </w:tc>
        <w:tc>
          <w:tcPr>
            <w:tcW w:w="1109" w:type="pct"/>
          </w:tcPr>
          <w:p w14:paraId="6A6AE00E" w14:textId="77777777" w:rsidR="003F2968" w:rsidRPr="00B9499D" w:rsidRDefault="003F2968" w:rsidP="00676CCF">
            <w:pPr>
              <w:pStyle w:val="GOSTTablenorm"/>
            </w:pPr>
            <w:r w:rsidRPr="00B9499D">
              <w:t>ZV_ApplctnNm</w:t>
            </w:r>
          </w:p>
        </w:tc>
        <w:tc>
          <w:tcPr>
            <w:tcW w:w="1371" w:type="pct"/>
          </w:tcPr>
          <w:p w14:paraId="21225852" w14:textId="77777777" w:rsidR="003F2968" w:rsidRPr="00B9499D" w:rsidRDefault="003F2968" w:rsidP="00676CCF">
            <w:pPr>
              <w:pStyle w:val="GOSTTablenorm"/>
            </w:pPr>
          </w:p>
        </w:tc>
      </w:tr>
      <w:tr w:rsidR="003F2968" w:rsidRPr="00B9499D" w14:paraId="3140C050" w14:textId="77777777" w:rsidTr="00F265CC">
        <w:tc>
          <w:tcPr>
            <w:tcW w:w="1109" w:type="pct"/>
          </w:tcPr>
          <w:p w14:paraId="34A16A16" w14:textId="09E30F49" w:rsidR="003F2968" w:rsidRPr="00B9499D" w:rsidRDefault="003F2968" w:rsidP="00676CCF">
            <w:pPr>
              <w:pStyle w:val="GOSTTablenorm"/>
            </w:pPr>
            <w:r w:rsidRPr="00B9499D">
              <w:t>Дата_документа*</w:t>
            </w:r>
          </w:p>
        </w:tc>
        <w:tc>
          <w:tcPr>
            <w:tcW w:w="302" w:type="pct"/>
          </w:tcPr>
          <w:p w14:paraId="2F6F90D4" w14:textId="77777777" w:rsidR="003F2968" w:rsidRPr="00B9499D" w:rsidRDefault="003F2968" w:rsidP="00676CCF">
            <w:pPr>
              <w:pStyle w:val="GOSTTablenorm"/>
            </w:pPr>
            <w:r w:rsidRPr="00B9499D">
              <w:t>нет</w:t>
            </w:r>
          </w:p>
        </w:tc>
        <w:tc>
          <w:tcPr>
            <w:tcW w:w="1109" w:type="pct"/>
          </w:tcPr>
          <w:p w14:paraId="6613EFC0" w14:textId="77777777" w:rsidR="003F2968" w:rsidRPr="00B9499D" w:rsidRDefault="003F2968" w:rsidP="00676CCF">
            <w:pPr>
              <w:pStyle w:val="GOSTTablenorm"/>
            </w:pPr>
            <w:r w:rsidRPr="00B9499D">
              <w:t>Дата документа</w:t>
            </w:r>
          </w:p>
        </w:tc>
        <w:tc>
          <w:tcPr>
            <w:tcW w:w="1109" w:type="pct"/>
          </w:tcPr>
          <w:p w14:paraId="25E197AE" w14:textId="77777777" w:rsidR="003F2968" w:rsidRPr="00B9499D" w:rsidRDefault="003F2968" w:rsidP="00676CCF">
            <w:pPr>
              <w:pStyle w:val="GOSTTablenorm"/>
            </w:pPr>
            <w:r w:rsidRPr="00B9499D">
              <w:t>ZV_MSC_Infrmtn_CrtnDt</w:t>
            </w:r>
          </w:p>
        </w:tc>
        <w:tc>
          <w:tcPr>
            <w:tcW w:w="1371" w:type="pct"/>
          </w:tcPr>
          <w:p w14:paraId="5A84BC82" w14:textId="77777777" w:rsidR="003F2968" w:rsidRPr="00B9499D" w:rsidRDefault="003F2968" w:rsidP="00676CCF">
            <w:pPr>
              <w:pStyle w:val="GOSTTablenorm"/>
            </w:pPr>
          </w:p>
        </w:tc>
      </w:tr>
      <w:tr w:rsidR="003F2968" w:rsidRPr="00B9499D" w14:paraId="1360E41E" w14:textId="77777777" w:rsidTr="00F265CC">
        <w:tc>
          <w:tcPr>
            <w:tcW w:w="1109" w:type="pct"/>
          </w:tcPr>
          <w:p w14:paraId="2FBA822E" w14:textId="179527F4" w:rsidR="003F2968" w:rsidRPr="00B9499D" w:rsidRDefault="003F2968" w:rsidP="00676CCF">
            <w:pPr>
              <w:pStyle w:val="GOSTTablenorm"/>
            </w:pPr>
            <w:r w:rsidRPr="009645C1">
              <w:t>Наименование_документа</w:t>
            </w:r>
          </w:p>
        </w:tc>
        <w:tc>
          <w:tcPr>
            <w:tcW w:w="302" w:type="pct"/>
          </w:tcPr>
          <w:p w14:paraId="2120F016" w14:textId="502A89B7" w:rsidR="003F2968" w:rsidRPr="00B9499D" w:rsidRDefault="003F2968" w:rsidP="00676CCF">
            <w:pPr>
              <w:pStyle w:val="GOSTTablenorm"/>
            </w:pPr>
            <w:r w:rsidRPr="009645C1">
              <w:t>да</w:t>
            </w:r>
          </w:p>
        </w:tc>
        <w:tc>
          <w:tcPr>
            <w:tcW w:w="1109" w:type="pct"/>
          </w:tcPr>
          <w:p w14:paraId="07A73983" w14:textId="0AF215AA" w:rsidR="003F2968" w:rsidRPr="00B9499D" w:rsidRDefault="003F2968" w:rsidP="00676CCF">
            <w:pPr>
              <w:pStyle w:val="GOSTTablenorm"/>
            </w:pPr>
            <w:r w:rsidRPr="009645C1">
              <w:t>Наименование документа</w:t>
            </w:r>
          </w:p>
        </w:tc>
        <w:tc>
          <w:tcPr>
            <w:tcW w:w="1109" w:type="pct"/>
          </w:tcPr>
          <w:p w14:paraId="35560EF0" w14:textId="77777777" w:rsidR="003F2968" w:rsidRPr="00B9499D" w:rsidRDefault="003F2968" w:rsidP="00676CCF">
            <w:pPr>
              <w:pStyle w:val="GOSTTablenorm"/>
            </w:pPr>
          </w:p>
        </w:tc>
        <w:tc>
          <w:tcPr>
            <w:tcW w:w="1371" w:type="pct"/>
          </w:tcPr>
          <w:p w14:paraId="4187D771" w14:textId="2A9A746E" w:rsidR="003F2968" w:rsidRPr="00B9499D" w:rsidRDefault="003F2968" w:rsidP="00676CCF">
            <w:pPr>
              <w:pStyle w:val="GOSTTablenorm"/>
            </w:pPr>
            <w:r w:rsidRPr="00A21327">
              <w:t xml:space="preserve">Наименование документа определяется по справочнику </w:t>
            </w:r>
            <w:r w:rsidR="00676CCF">
              <w:t>«</w:t>
            </w:r>
            <w:r w:rsidRPr="00A21327">
              <w:t>Типы документов</w:t>
            </w:r>
            <w:r w:rsidR="00676CCF">
              <w:t>»</w:t>
            </w:r>
            <w:r w:rsidRPr="00A21327">
              <w:t xml:space="preserve"> с помощью значения атрибута Тип_документа (</w:t>
            </w:r>
            <w:r w:rsidRPr="00A21327">
              <w:rPr>
                <w:lang w:val="en-US"/>
              </w:rPr>
              <w:t>TypeDoc</w:t>
            </w:r>
            <w:r w:rsidRPr="00A21327">
              <w:t>) из заголовка запроса</w:t>
            </w:r>
          </w:p>
        </w:tc>
      </w:tr>
      <w:tr w:rsidR="003F2968" w:rsidRPr="00B9499D" w14:paraId="3BAD3617" w14:textId="77777777" w:rsidTr="00F265CC">
        <w:tc>
          <w:tcPr>
            <w:tcW w:w="1109" w:type="pct"/>
          </w:tcPr>
          <w:p w14:paraId="79FADBB1" w14:textId="63508ABD" w:rsidR="003F2968" w:rsidRPr="00B9499D" w:rsidRDefault="003F2968" w:rsidP="00676CCF">
            <w:pPr>
              <w:pStyle w:val="GOSTTablenorm"/>
            </w:pPr>
            <w:r w:rsidRPr="00B9499D">
              <w:t>Код_валюты</w:t>
            </w:r>
          </w:p>
        </w:tc>
        <w:tc>
          <w:tcPr>
            <w:tcW w:w="302" w:type="pct"/>
          </w:tcPr>
          <w:p w14:paraId="27CB12EB" w14:textId="23E76428" w:rsidR="003F2968" w:rsidRPr="00B9499D" w:rsidRDefault="003F2968" w:rsidP="00676CCF">
            <w:pPr>
              <w:pStyle w:val="GOSTTablenorm"/>
            </w:pPr>
            <w:r w:rsidRPr="00B9499D">
              <w:t>да</w:t>
            </w:r>
          </w:p>
        </w:tc>
        <w:tc>
          <w:tcPr>
            <w:tcW w:w="1109" w:type="pct"/>
          </w:tcPr>
          <w:p w14:paraId="34A19C1C" w14:textId="7EFA10CB" w:rsidR="003F2968" w:rsidRPr="00B9499D" w:rsidRDefault="003F2968" w:rsidP="00676CCF">
            <w:pPr>
              <w:pStyle w:val="GOSTTablenorm"/>
            </w:pPr>
            <w:r w:rsidRPr="00B9499D">
              <w:t>Код валюты по ОКВ</w:t>
            </w:r>
          </w:p>
        </w:tc>
        <w:tc>
          <w:tcPr>
            <w:tcW w:w="1109" w:type="pct"/>
          </w:tcPr>
          <w:p w14:paraId="36EEB6BD" w14:textId="5A6339C6" w:rsidR="003F2968" w:rsidRPr="00B9499D" w:rsidRDefault="003F2968" w:rsidP="00676CCF">
            <w:pPr>
              <w:pStyle w:val="GOSTTablenorm"/>
            </w:pPr>
            <w:r w:rsidRPr="00B9499D">
              <w:t>ZVDOC_MSC_OKV_CD</w:t>
            </w:r>
          </w:p>
        </w:tc>
        <w:tc>
          <w:tcPr>
            <w:tcW w:w="1371" w:type="pct"/>
          </w:tcPr>
          <w:p w14:paraId="2BAC4EDA" w14:textId="77777777" w:rsidR="003F2968" w:rsidRPr="00B9499D" w:rsidRDefault="003F2968" w:rsidP="00676CCF">
            <w:pPr>
              <w:pStyle w:val="GOSTTablenorm"/>
            </w:pPr>
            <w:r w:rsidRPr="00B9499D">
              <w:t>В составе документа может приходить как цифровой, так и буквенный код валюты.</w:t>
            </w:r>
          </w:p>
          <w:p w14:paraId="0C59C695" w14:textId="77777777" w:rsidR="003F2968" w:rsidRPr="00B9499D" w:rsidRDefault="003F2968" w:rsidP="00792E0E">
            <w:pPr>
              <w:pStyle w:val="GOSTTableListNum10"/>
              <w:numPr>
                <w:ilvl w:val="0"/>
                <w:numId w:val="27"/>
              </w:numPr>
            </w:pPr>
            <w:r w:rsidRPr="00B9499D">
              <w:t>1) если код валюты пришел цифровой, то в атрибут его значение записывается в неизменном виде;</w:t>
            </w:r>
          </w:p>
          <w:p w14:paraId="7EE53EF5" w14:textId="54F04F70" w:rsidR="003F2968" w:rsidRPr="00B9499D" w:rsidRDefault="003F2968" w:rsidP="00676CCF">
            <w:pPr>
              <w:pStyle w:val="GOSTTableListNum10"/>
            </w:pPr>
            <w:r w:rsidRPr="00B9499D">
              <w:t>2) если код валюты пришел буквенный, то в атрибут его значение записывается после преобразования в цифровой по данным справочника «Общероссий</w:t>
            </w:r>
            <w:r w:rsidR="00676CCF">
              <w:t>ский классификатор валют (ОКВ)»</w:t>
            </w:r>
          </w:p>
        </w:tc>
      </w:tr>
      <w:tr w:rsidR="003F2968" w:rsidRPr="00B9499D" w14:paraId="34A29351" w14:textId="77777777" w:rsidTr="00F265CC">
        <w:tc>
          <w:tcPr>
            <w:tcW w:w="1109" w:type="pct"/>
          </w:tcPr>
          <w:p w14:paraId="1C1E84EC" w14:textId="77777777" w:rsidR="003F2968" w:rsidRPr="00676CCF" w:rsidRDefault="003F2968" w:rsidP="00676CCF">
            <w:pPr>
              <w:pStyle w:val="GOSTTablenorm"/>
            </w:pPr>
            <w:r w:rsidRPr="00676CCF">
              <w:lastRenderedPageBreak/>
              <w:t>Дата_ввода_в_действие</w:t>
            </w:r>
          </w:p>
        </w:tc>
        <w:tc>
          <w:tcPr>
            <w:tcW w:w="302" w:type="pct"/>
          </w:tcPr>
          <w:p w14:paraId="59DE0CA0" w14:textId="77777777" w:rsidR="003F2968" w:rsidRPr="00676CCF" w:rsidRDefault="003F2968" w:rsidP="00676CCF">
            <w:pPr>
              <w:pStyle w:val="GOSTTablenorm"/>
            </w:pPr>
            <w:r w:rsidRPr="00676CCF">
              <w:t>да</w:t>
            </w:r>
          </w:p>
        </w:tc>
        <w:tc>
          <w:tcPr>
            <w:tcW w:w="1109" w:type="pct"/>
          </w:tcPr>
          <w:p w14:paraId="36974D7D" w14:textId="77777777" w:rsidR="003F2968" w:rsidRPr="00676CCF" w:rsidRDefault="003F2968" w:rsidP="00676CCF">
            <w:pPr>
              <w:pStyle w:val="GOSTTablenorm"/>
            </w:pPr>
            <w:r w:rsidRPr="00676CCF">
              <w:t>Дата ввода в действие</w:t>
            </w:r>
          </w:p>
        </w:tc>
        <w:tc>
          <w:tcPr>
            <w:tcW w:w="1109" w:type="pct"/>
          </w:tcPr>
          <w:p w14:paraId="65847572" w14:textId="6302EB6B" w:rsidR="003F2968" w:rsidRPr="00676CCF" w:rsidRDefault="003F2968" w:rsidP="00676CCF">
            <w:pPr>
              <w:pStyle w:val="GOSTTablenorm"/>
            </w:pPr>
            <w:r w:rsidRPr="00676CCF">
              <w:t>SettlementDate (из заголовка запроса)</w:t>
            </w:r>
          </w:p>
        </w:tc>
        <w:tc>
          <w:tcPr>
            <w:tcW w:w="1371" w:type="pct"/>
          </w:tcPr>
          <w:p w14:paraId="259A89BB" w14:textId="2A676E84" w:rsidR="003F2968" w:rsidRPr="00676CCF" w:rsidRDefault="003F2968" w:rsidP="00B401E0">
            <w:pPr>
              <w:pStyle w:val="GOSTTablenorm"/>
            </w:pPr>
            <w:r w:rsidRPr="00676CCF">
              <w:t>Для данного типа документов Дата_ввода_в_действие</w:t>
            </w:r>
            <w:r w:rsidR="00B401E0">
              <w:t> </w:t>
            </w:r>
            <w:r w:rsidRPr="00676CCF">
              <w:t>=</w:t>
            </w:r>
            <w:r w:rsidR="00B401E0">
              <w:t> </w:t>
            </w:r>
            <w:r w:rsidRPr="00676CCF">
              <w:t>Дата_отражения_в_учете</w:t>
            </w:r>
          </w:p>
        </w:tc>
      </w:tr>
      <w:tr w:rsidR="003F2968" w:rsidRPr="00B9499D" w14:paraId="52911B98" w14:textId="77777777" w:rsidTr="00F265CC">
        <w:tc>
          <w:tcPr>
            <w:tcW w:w="1109" w:type="pct"/>
          </w:tcPr>
          <w:p w14:paraId="5BFA4FBC" w14:textId="77777777" w:rsidR="003F2968" w:rsidRPr="00676CCF" w:rsidRDefault="003F2968" w:rsidP="00676CCF">
            <w:pPr>
              <w:pStyle w:val="GOSTTablenorm"/>
            </w:pPr>
            <w:r w:rsidRPr="00676CCF">
              <w:t>Код_контура_документа</w:t>
            </w:r>
          </w:p>
        </w:tc>
        <w:tc>
          <w:tcPr>
            <w:tcW w:w="302" w:type="pct"/>
          </w:tcPr>
          <w:p w14:paraId="2CD1B9D0" w14:textId="77777777" w:rsidR="003F2968" w:rsidRPr="00676CCF" w:rsidRDefault="003F2968" w:rsidP="00676CCF">
            <w:pPr>
              <w:pStyle w:val="GOSTTablenorm"/>
            </w:pPr>
            <w:r w:rsidRPr="00676CCF">
              <w:t>нет</w:t>
            </w:r>
          </w:p>
        </w:tc>
        <w:tc>
          <w:tcPr>
            <w:tcW w:w="1109" w:type="pct"/>
          </w:tcPr>
          <w:p w14:paraId="04D2243A" w14:textId="77777777" w:rsidR="003F2968" w:rsidRPr="00676CCF" w:rsidRDefault="003F2968" w:rsidP="00676CCF">
            <w:pPr>
              <w:pStyle w:val="GOSTTablenorm"/>
            </w:pPr>
            <w:r w:rsidRPr="00676CCF">
              <w:t>Код контура в том виде, как он содержится в документе</w:t>
            </w:r>
          </w:p>
        </w:tc>
        <w:tc>
          <w:tcPr>
            <w:tcW w:w="1109" w:type="pct"/>
          </w:tcPr>
          <w:p w14:paraId="0CC47960" w14:textId="77777777" w:rsidR="003F2968" w:rsidRPr="00676CCF" w:rsidRDefault="003F2968" w:rsidP="00676CCF">
            <w:pPr>
              <w:pStyle w:val="GOSTTablenorm"/>
            </w:pPr>
            <w:r w:rsidRPr="00676CCF">
              <w:t>StmInfrmtn_Contour_Code</w:t>
            </w:r>
          </w:p>
        </w:tc>
        <w:tc>
          <w:tcPr>
            <w:tcW w:w="1371" w:type="pct"/>
          </w:tcPr>
          <w:p w14:paraId="6871031B" w14:textId="77777777" w:rsidR="003F2968" w:rsidRPr="00676CCF" w:rsidRDefault="003F2968" w:rsidP="00676CCF">
            <w:pPr>
              <w:pStyle w:val="GOSTTablenorm"/>
            </w:pPr>
          </w:p>
        </w:tc>
      </w:tr>
      <w:tr w:rsidR="003F2968" w:rsidRPr="00B9499D" w14:paraId="5F161A6A" w14:textId="77777777" w:rsidTr="00F265CC">
        <w:tc>
          <w:tcPr>
            <w:tcW w:w="1109" w:type="pct"/>
          </w:tcPr>
          <w:p w14:paraId="23DC6891" w14:textId="77777777" w:rsidR="003F2968" w:rsidRPr="00676CCF" w:rsidRDefault="003F2968" w:rsidP="00676CCF">
            <w:pPr>
              <w:pStyle w:val="GOSTTablenorm"/>
            </w:pPr>
            <w:r w:rsidRPr="00676CCF">
              <w:t>Код_контура</w:t>
            </w:r>
          </w:p>
        </w:tc>
        <w:tc>
          <w:tcPr>
            <w:tcW w:w="302" w:type="pct"/>
          </w:tcPr>
          <w:p w14:paraId="59A44E0D" w14:textId="77777777" w:rsidR="003F2968" w:rsidRPr="00676CCF" w:rsidRDefault="003F2968" w:rsidP="00676CCF">
            <w:pPr>
              <w:pStyle w:val="GOSTTablenorm"/>
            </w:pPr>
            <w:r w:rsidRPr="00676CCF">
              <w:t>да</w:t>
            </w:r>
          </w:p>
        </w:tc>
        <w:tc>
          <w:tcPr>
            <w:tcW w:w="1109" w:type="pct"/>
          </w:tcPr>
          <w:p w14:paraId="0F533E97" w14:textId="77777777" w:rsidR="003F2968" w:rsidRPr="00676CCF" w:rsidRDefault="003F2968" w:rsidP="00676CCF">
            <w:pPr>
              <w:pStyle w:val="GOSTTablenorm"/>
            </w:pPr>
            <w:r w:rsidRPr="00676CCF">
              <w:t>Код контура, приведенный к стандартному виду</w:t>
            </w:r>
          </w:p>
        </w:tc>
        <w:tc>
          <w:tcPr>
            <w:tcW w:w="1109" w:type="pct"/>
          </w:tcPr>
          <w:p w14:paraId="0794CF9F" w14:textId="77777777" w:rsidR="003F2968" w:rsidRPr="00676CCF" w:rsidRDefault="003F2968" w:rsidP="00676CCF">
            <w:pPr>
              <w:pStyle w:val="GOSTTablenorm"/>
            </w:pPr>
            <w:r w:rsidRPr="00676CCF">
              <w:t>StmInfrmtn_Contour_Code</w:t>
            </w:r>
          </w:p>
        </w:tc>
        <w:tc>
          <w:tcPr>
            <w:tcW w:w="1371" w:type="pct"/>
          </w:tcPr>
          <w:p w14:paraId="72EDB30B" w14:textId="7EDFB206" w:rsidR="003F2968" w:rsidRPr="00676CCF" w:rsidRDefault="003F2968" w:rsidP="00676CCF">
            <w:pPr>
              <w:pStyle w:val="GOSTTablenorm"/>
              <w:rPr>
                <w:rFonts w:eastAsiaTheme="minorEastAsia"/>
              </w:rPr>
            </w:pPr>
            <w:r w:rsidRPr="00676CCF">
              <w:t xml:space="preserve">Если в теге документа </w:t>
            </w:r>
            <w:r w:rsidR="00676CCF" w:rsidRPr="00676CCF">
              <w:t>«</w:t>
            </w:r>
            <w:r w:rsidRPr="00676CCF">
              <w:t>1</w:t>
            </w:r>
            <w:r w:rsidR="00676CCF" w:rsidRPr="00676CCF">
              <w:t>»</w:t>
            </w:r>
            <w:r w:rsidRPr="00676CCF">
              <w:t xml:space="preserve"> или </w:t>
            </w:r>
            <w:r w:rsidR="00676CCF" w:rsidRPr="00676CCF">
              <w:t>«</w:t>
            </w:r>
            <w:r w:rsidRPr="00676CCF">
              <w:t>O</w:t>
            </w:r>
            <w:r w:rsidR="00676CCF" w:rsidRPr="00676CCF">
              <w:t>»</w:t>
            </w:r>
            <w:r w:rsidRPr="00676CCF">
              <w:t xml:space="preserve">, то значение </w:t>
            </w:r>
            <w:r w:rsidR="00676CCF" w:rsidRPr="00676CCF">
              <w:t>«</w:t>
            </w:r>
            <w:r w:rsidRPr="00676CCF">
              <w:t>1</w:t>
            </w:r>
            <w:r w:rsidR="00676CCF" w:rsidRPr="00676CCF">
              <w:t>».</w:t>
            </w:r>
          </w:p>
          <w:p w14:paraId="23FA9440" w14:textId="62DC7FFC" w:rsidR="003F2968" w:rsidRPr="00676CCF" w:rsidRDefault="003F2968" w:rsidP="00676CCF">
            <w:pPr>
              <w:pStyle w:val="GOSTTablenorm"/>
            </w:pPr>
            <w:r w:rsidRPr="00676CCF">
              <w:t xml:space="preserve">Если в теге документа </w:t>
            </w:r>
            <w:r w:rsidR="00676CCF" w:rsidRPr="00676CCF">
              <w:t>«</w:t>
            </w:r>
            <w:r w:rsidRPr="00676CCF">
              <w:t>2</w:t>
            </w:r>
            <w:r w:rsidR="00676CCF" w:rsidRPr="00676CCF">
              <w:t>»</w:t>
            </w:r>
            <w:r w:rsidRPr="00676CCF">
              <w:t xml:space="preserve"> или </w:t>
            </w:r>
            <w:r w:rsidR="00676CCF" w:rsidRPr="00676CCF">
              <w:t>«</w:t>
            </w:r>
            <w:r w:rsidRPr="00676CCF">
              <w:t>S</w:t>
            </w:r>
            <w:r w:rsidR="00676CCF" w:rsidRPr="00676CCF">
              <w:t>»</w:t>
            </w:r>
            <w:r w:rsidRPr="00676CCF">
              <w:t xml:space="preserve">, то значение </w:t>
            </w:r>
            <w:r w:rsidR="00676CCF" w:rsidRPr="00676CCF">
              <w:t>«</w:t>
            </w:r>
            <w:r w:rsidRPr="00676CCF">
              <w:t>2</w:t>
            </w:r>
            <w:r w:rsidR="00676CCF" w:rsidRPr="00676CCF">
              <w:t>»</w:t>
            </w:r>
          </w:p>
        </w:tc>
      </w:tr>
      <w:tr w:rsidR="003F2968" w:rsidRPr="00B9499D" w14:paraId="438500B5" w14:textId="77777777" w:rsidTr="00F265CC">
        <w:tc>
          <w:tcPr>
            <w:tcW w:w="1109" w:type="pct"/>
          </w:tcPr>
          <w:p w14:paraId="6E003311" w14:textId="77777777" w:rsidR="003F2968" w:rsidRPr="00676CCF" w:rsidRDefault="003F2968" w:rsidP="00676CCF">
            <w:pPr>
              <w:pStyle w:val="GOSTTablenorm"/>
            </w:pPr>
            <w:r w:rsidRPr="00676CCF">
              <w:t>Уровень_конфиденциальности</w:t>
            </w:r>
          </w:p>
        </w:tc>
        <w:tc>
          <w:tcPr>
            <w:tcW w:w="302" w:type="pct"/>
          </w:tcPr>
          <w:p w14:paraId="18B3F5DC" w14:textId="77777777" w:rsidR="003F2968" w:rsidRPr="00676CCF" w:rsidRDefault="003F2968" w:rsidP="00676CCF">
            <w:pPr>
              <w:pStyle w:val="GOSTTablenorm"/>
            </w:pPr>
            <w:r w:rsidRPr="00676CCF">
              <w:t>нет</w:t>
            </w:r>
          </w:p>
        </w:tc>
        <w:tc>
          <w:tcPr>
            <w:tcW w:w="1109" w:type="pct"/>
          </w:tcPr>
          <w:p w14:paraId="4AEBB4F0" w14:textId="77777777" w:rsidR="003F2968" w:rsidRPr="00676CCF" w:rsidRDefault="003F2968" w:rsidP="00676CCF">
            <w:pPr>
              <w:pStyle w:val="GOSTTablenorm"/>
            </w:pPr>
            <w:r w:rsidRPr="00676CCF">
              <w:t>Уровень конфиденциальности</w:t>
            </w:r>
          </w:p>
        </w:tc>
        <w:tc>
          <w:tcPr>
            <w:tcW w:w="1109" w:type="pct"/>
          </w:tcPr>
          <w:p w14:paraId="4F8947FC" w14:textId="77777777" w:rsidR="003F2968" w:rsidRPr="00676CCF" w:rsidRDefault="003F2968" w:rsidP="00676CCF">
            <w:pPr>
              <w:pStyle w:val="GOSTTablenorm"/>
            </w:pPr>
            <w:r w:rsidRPr="00676CCF">
              <w:t>StmInfrmtn_AccessLevelStereotype</w:t>
            </w:r>
          </w:p>
        </w:tc>
        <w:tc>
          <w:tcPr>
            <w:tcW w:w="1371" w:type="pct"/>
          </w:tcPr>
          <w:p w14:paraId="609B5E7E" w14:textId="1BFD309E" w:rsidR="003F2968" w:rsidRPr="00676CCF" w:rsidRDefault="006072F4" w:rsidP="00676CCF">
            <w:pPr>
              <w:pStyle w:val="GOSTTablenorm"/>
            </w:pPr>
            <w:ins w:id="10912" w:author="Андрей EXP-327886" w:date="2025-09-25T18:54:00Z">
              <w:r>
                <w:t>-</w:t>
              </w:r>
            </w:ins>
          </w:p>
        </w:tc>
      </w:tr>
      <w:tr w:rsidR="003F2968" w:rsidRPr="009042A9" w14:paraId="145120AE" w14:textId="77777777" w:rsidTr="00F265CC">
        <w:tc>
          <w:tcPr>
            <w:tcW w:w="1109" w:type="pct"/>
          </w:tcPr>
          <w:p w14:paraId="60790009" w14:textId="77777777" w:rsidR="003F2968" w:rsidRPr="00676CCF" w:rsidRDefault="003F2968" w:rsidP="00676CCF">
            <w:pPr>
              <w:pStyle w:val="GOSTTablenorm"/>
            </w:pPr>
            <w:r w:rsidRPr="00676CCF">
              <w:t>Код_бюджета</w:t>
            </w:r>
          </w:p>
        </w:tc>
        <w:tc>
          <w:tcPr>
            <w:tcW w:w="302" w:type="pct"/>
          </w:tcPr>
          <w:p w14:paraId="1D0342C5" w14:textId="77777777" w:rsidR="003F2968" w:rsidRPr="00676CCF" w:rsidRDefault="003F2968" w:rsidP="00676CCF">
            <w:pPr>
              <w:pStyle w:val="GOSTTablenorm"/>
            </w:pPr>
            <w:r w:rsidRPr="00676CCF">
              <w:t>нет</w:t>
            </w:r>
          </w:p>
        </w:tc>
        <w:tc>
          <w:tcPr>
            <w:tcW w:w="1109" w:type="pct"/>
          </w:tcPr>
          <w:p w14:paraId="21254FD1" w14:textId="77777777" w:rsidR="003F2968" w:rsidRPr="00676CCF" w:rsidRDefault="003F2968" w:rsidP="00676CCF">
            <w:pPr>
              <w:pStyle w:val="GOSTTablenorm"/>
            </w:pPr>
            <w:r w:rsidRPr="00676CCF">
              <w:t>Код бюджета</w:t>
            </w:r>
          </w:p>
        </w:tc>
        <w:tc>
          <w:tcPr>
            <w:tcW w:w="1109" w:type="pct"/>
          </w:tcPr>
          <w:p w14:paraId="2F73CD02" w14:textId="77777777" w:rsidR="003F2968" w:rsidRPr="00A71881" w:rsidRDefault="003F2968" w:rsidP="00676CCF">
            <w:pPr>
              <w:pStyle w:val="GOSTTablenorm"/>
              <w:rPr>
                <w:lang w:val="en-US"/>
              </w:rPr>
            </w:pPr>
            <w:r w:rsidRPr="00A71881">
              <w:rPr>
                <w:lang w:val="en-US"/>
              </w:rPr>
              <w:t>ZV_MSC_Orgnztn_MSC_Bdgt_Cd</w:t>
            </w:r>
          </w:p>
        </w:tc>
        <w:tc>
          <w:tcPr>
            <w:tcW w:w="1371" w:type="pct"/>
          </w:tcPr>
          <w:p w14:paraId="088C9587" w14:textId="77777777" w:rsidR="003F2968" w:rsidRPr="00A71881" w:rsidRDefault="003F2968" w:rsidP="00676CCF">
            <w:pPr>
              <w:pStyle w:val="GOSTTablenorm"/>
              <w:rPr>
                <w:lang w:val="en-US"/>
              </w:rPr>
            </w:pPr>
          </w:p>
        </w:tc>
      </w:tr>
      <w:tr w:rsidR="003F2968" w:rsidRPr="00B9499D" w14:paraId="1848E97F" w14:textId="77777777" w:rsidTr="00F265CC">
        <w:tc>
          <w:tcPr>
            <w:tcW w:w="1109" w:type="pct"/>
          </w:tcPr>
          <w:p w14:paraId="075F7560" w14:textId="77777777" w:rsidR="003F2968" w:rsidRPr="00B9499D" w:rsidRDefault="003F2968" w:rsidP="00676CCF">
            <w:pPr>
              <w:pStyle w:val="GOSTTablenorm"/>
              <w:rPr>
                <w:lang w:val="en-US"/>
              </w:rPr>
            </w:pPr>
            <w:r w:rsidRPr="00B9499D">
              <w:t>Тип_бюджета</w:t>
            </w:r>
          </w:p>
        </w:tc>
        <w:tc>
          <w:tcPr>
            <w:tcW w:w="302" w:type="pct"/>
          </w:tcPr>
          <w:p w14:paraId="7426A642" w14:textId="77777777" w:rsidR="003F2968" w:rsidRPr="00B9499D" w:rsidRDefault="003F2968" w:rsidP="00676CCF">
            <w:pPr>
              <w:pStyle w:val="GOSTTablenorm"/>
              <w:rPr>
                <w:lang w:val="en-US"/>
              </w:rPr>
            </w:pPr>
            <w:r w:rsidRPr="00B9499D">
              <w:t>да</w:t>
            </w:r>
          </w:p>
        </w:tc>
        <w:tc>
          <w:tcPr>
            <w:tcW w:w="1109" w:type="pct"/>
          </w:tcPr>
          <w:p w14:paraId="09C52FA3" w14:textId="77777777" w:rsidR="003F2968" w:rsidRPr="00B9499D" w:rsidRDefault="003F2968" w:rsidP="00676CCF">
            <w:pPr>
              <w:pStyle w:val="GOSTTablenorm"/>
              <w:rPr>
                <w:lang w:val="en-US"/>
              </w:rPr>
            </w:pPr>
            <w:r w:rsidRPr="00B9499D">
              <w:t>Тип бюджета</w:t>
            </w:r>
          </w:p>
        </w:tc>
        <w:tc>
          <w:tcPr>
            <w:tcW w:w="1109" w:type="pct"/>
          </w:tcPr>
          <w:p w14:paraId="6CC124DA" w14:textId="77777777" w:rsidR="003F2968" w:rsidRPr="00B9499D" w:rsidRDefault="003F2968" w:rsidP="00676CCF">
            <w:pPr>
              <w:pStyle w:val="GOSTTablenorm"/>
              <w:rPr>
                <w:lang w:val="en-US"/>
              </w:rPr>
            </w:pPr>
            <w:r w:rsidRPr="00B9499D">
              <w:rPr>
                <w:lang w:val="en-US"/>
              </w:rPr>
              <w:t>ZV_MSC_Orgnztn_MSC_Bdgt_Cd</w:t>
            </w:r>
          </w:p>
        </w:tc>
        <w:tc>
          <w:tcPr>
            <w:tcW w:w="1371" w:type="pct"/>
          </w:tcPr>
          <w:p w14:paraId="48AFB894" w14:textId="393ABBA2" w:rsidR="003F2968" w:rsidRPr="00B9499D" w:rsidRDefault="003F2968" w:rsidP="00676CCF">
            <w:pPr>
              <w:pStyle w:val="GOSTTablenorm"/>
              <w:rPr>
                <w:lang w:val="en-US"/>
              </w:rPr>
            </w:pPr>
            <w:r w:rsidRPr="00B9499D">
              <w:t>Тип бюджета определяется по справочник</w:t>
            </w:r>
            <w:r w:rsidR="00676CCF">
              <w:t>у «Бюджеты» (поиск по значению «</w:t>
            </w:r>
            <w:r w:rsidRPr="00B9499D">
              <w:t>Код бюджета</w:t>
            </w:r>
            <w:r w:rsidR="00676CCF">
              <w:t>»</w:t>
            </w:r>
            <w:r w:rsidRPr="00B9499D">
              <w:t>)</w:t>
            </w:r>
          </w:p>
        </w:tc>
      </w:tr>
      <w:tr w:rsidR="003F2968" w:rsidRPr="00B9499D" w14:paraId="66D8F9D9" w14:textId="77777777" w:rsidTr="00F265CC">
        <w:tc>
          <w:tcPr>
            <w:tcW w:w="1109" w:type="pct"/>
          </w:tcPr>
          <w:p w14:paraId="40327DE9" w14:textId="19257F88" w:rsidR="003F2968" w:rsidRPr="00B9499D" w:rsidRDefault="003F2968" w:rsidP="00676CCF">
            <w:pPr>
              <w:pStyle w:val="GOSTTablenorm"/>
              <w:rPr>
                <w:lang w:val="en-US"/>
              </w:rPr>
            </w:pPr>
            <w:r w:rsidRPr="00B9499D">
              <w:t>Номер_</w:t>
            </w:r>
            <w:r>
              <w:t>ЛС</w:t>
            </w:r>
            <w:r w:rsidRPr="00B9499D">
              <w:t>_плательщика</w:t>
            </w:r>
          </w:p>
        </w:tc>
        <w:tc>
          <w:tcPr>
            <w:tcW w:w="302" w:type="pct"/>
          </w:tcPr>
          <w:p w14:paraId="6C152623" w14:textId="77777777" w:rsidR="003F2968" w:rsidRPr="00B9499D" w:rsidRDefault="003F2968" w:rsidP="00676CCF">
            <w:pPr>
              <w:pStyle w:val="GOSTTablenorm"/>
              <w:rPr>
                <w:lang w:val="en-US"/>
              </w:rPr>
            </w:pPr>
            <w:r w:rsidRPr="00B9499D">
              <w:t>нет</w:t>
            </w:r>
          </w:p>
        </w:tc>
        <w:tc>
          <w:tcPr>
            <w:tcW w:w="1109" w:type="pct"/>
          </w:tcPr>
          <w:p w14:paraId="02650C66" w14:textId="77777777" w:rsidR="003F2968" w:rsidRPr="00B9499D" w:rsidRDefault="003F2968" w:rsidP="00676CCF">
            <w:pPr>
              <w:pStyle w:val="GOSTTablenorm"/>
              <w:rPr>
                <w:lang w:val="en-US"/>
              </w:rPr>
            </w:pPr>
            <w:r w:rsidRPr="00B9499D">
              <w:t>Номер лицевого счета плательщика</w:t>
            </w:r>
          </w:p>
        </w:tc>
        <w:tc>
          <w:tcPr>
            <w:tcW w:w="1109" w:type="pct"/>
          </w:tcPr>
          <w:p w14:paraId="799945F2" w14:textId="77777777" w:rsidR="003F2968" w:rsidRPr="00B9499D" w:rsidRDefault="003F2968" w:rsidP="00676CCF">
            <w:pPr>
              <w:pStyle w:val="GOSTTablenorm"/>
              <w:rPr>
                <w:lang w:val="en-US"/>
              </w:rPr>
            </w:pPr>
            <w:r w:rsidRPr="00B9499D">
              <w:t>ZV_MSC_Cstmr_AcntNmbr</w:t>
            </w:r>
          </w:p>
        </w:tc>
        <w:tc>
          <w:tcPr>
            <w:tcW w:w="1371" w:type="pct"/>
          </w:tcPr>
          <w:p w14:paraId="081D4B28" w14:textId="77777777" w:rsidR="003F2968" w:rsidRPr="00B9499D" w:rsidRDefault="003F2968" w:rsidP="00676CCF">
            <w:pPr>
              <w:pStyle w:val="GOSTTablenorm"/>
              <w:rPr>
                <w:lang w:val="en-US"/>
              </w:rPr>
            </w:pPr>
          </w:p>
        </w:tc>
      </w:tr>
      <w:tr w:rsidR="003F2968" w:rsidRPr="00B9499D" w14:paraId="21293371" w14:textId="77777777" w:rsidTr="00F265CC">
        <w:tc>
          <w:tcPr>
            <w:tcW w:w="1109" w:type="pct"/>
          </w:tcPr>
          <w:p w14:paraId="2EEDE5E7" w14:textId="77777777" w:rsidR="003F2968" w:rsidRPr="00B9499D" w:rsidRDefault="003F2968" w:rsidP="00676CCF">
            <w:pPr>
              <w:pStyle w:val="GOSTTablenorm"/>
            </w:pPr>
            <w:r w:rsidRPr="00B9499D">
              <w:t>КБК_плательщика</w:t>
            </w:r>
          </w:p>
        </w:tc>
        <w:tc>
          <w:tcPr>
            <w:tcW w:w="302" w:type="pct"/>
          </w:tcPr>
          <w:p w14:paraId="7799A190" w14:textId="77777777" w:rsidR="003F2968" w:rsidRPr="00B9499D" w:rsidRDefault="003F2968" w:rsidP="00676CCF">
            <w:pPr>
              <w:pStyle w:val="GOSTTablenorm"/>
            </w:pPr>
            <w:r w:rsidRPr="00B9499D">
              <w:t>нет</w:t>
            </w:r>
          </w:p>
        </w:tc>
        <w:tc>
          <w:tcPr>
            <w:tcW w:w="1109" w:type="pct"/>
          </w:tcPr>
          <w:p w14:paraId="5BD7F890" w14:textId="77777777" w:rsidR="003F2968" w:rsidRPr="00B9499D" w:rsidRDefault="003F2968" w:rsidP="00676CCF">
            <w:pPr>
              <w:pStyle w:val="GOSTTablenorm"/>
            </w:pPr>
            <w:r w:rsidRPr="00B9499D">
              <w:t>КБК плательщика</w:t>
            </w:r>
          </w:p>
        </w:tc>
        <w:tc>
          <w:tcPr>
            <w:tcW w:w="1109" w:type="pct"/>
          </w:tcPr>
          <w:p w14:paraId="076791D8" w14:textId="77777777" w:rsidR="003F2968" w:rsidRPr="00B9499D" w:rsidRDefault="003F2968" w:rsidP="00676CCF">
            <w:pPr>
              <w:pStyle w:val="GOSTTablenorm"/>
            </w:pPr>
            <w:r w:rsidRPr="00B9499D">
              <w:t>ZVDOC_MSC_KBK_KBK</w:t>
            </w:r>
          </w:p>
        </w:tc>
        <w:tc>
          <w:tcPr>
            <w:tcW w:w="1371" w:type="pct"/>
          </w:tcPr>
          <w:p w14:paraId="2B52C3AB" w14:textId="77777777" w:rsidR="003F2968" w:rsidRPr="00B9499D" w:rsidRDefault="003F2968" w:rsidP="00676CCF">
            <w:pPr>
              <w:pStyle w:val="GOSTTablenorm"/>
            </w:pPr>
          </w:p>
        </w:tc>
      </w:tr>
      <w:tr w:rsidR="003F2968" w:rsidRPr="00B9499D" w14:paraId="2A3AE021" w14:textId="77777777" w:rsidTr="00F265CC">
        <w:tc>
          <w:tcPr>
            <w:tcW w:w="1109" w:type="pct"/>
          </w:tcPr>
          <w:p w14:paraId="22421B5E" w14:textId="2C17BFE6" w:rsidR="003F2968" w:rsidRPr="00B9499D" w:rsidRDefault="003F2968" w:rsidP="00676CCF">
            <w:pPr>
              <w:pStyle w:val="GOSTTablenorm"/>
            </w:pPr>
            <w:r w:rsidRPr="00A85B33">
              <w:t>Тип_КБК_лс</w:t>
            </w:r>
          </w:p>
        </w:tc>
        <w:tc>
          <w:tcPr>
            <w:tcW w:w="302" w:type="pct"/>
          </w:tcPr>
          <w:p w14:paraId="5D20A150" w14:textId="2629B0E0" w:rsidR="003F2968" w:rsidRPr="00B9499D" w:rsidRDefault="003F2968" w:rsidP="00676CCF">
            <w:pPr>
              <w:pStyle w:val="GOSTTablenorm"/>
            </w:pPr>
            <w:r w:rsidRPr="00A85B33">
              <w:t>да</w:t>
            </w:r>
          </w:p>
        </w:tc>
        <w:tc>
          <w:tcPr>
            <w:tcW w:w="1109" w:type="pct"/>
          </w:tcPr>
          <w:p w14:paraId="47D974CB" w14:textId="5CF08D65" w:rsidR="003F2968" w:rsidRPr="00B9499D" w:rsidRDefault="003F2968" w:rsidP="00676CCF">
            <w:pPr>
              <w:pStyle w:val="GOSTTablenorm"/>
            </w:pPr>
            <w:r w:rsidRPr="00A85B33">
              <w:t>Тип КБК</w:t>
            </w:r>
            <w:r w:rsidRPr="0017407D">
              <w:t xml:space="preserve"> </w:t>
            </w:r>
            <w:r>
              <w:t>по лицевому счету</w:t>
            </w:r>
            <w:r w:rsidRPr="00A85B33">
              <w:t xml:space="preserve"> плательщика</w:t>
            </w:r>
          </w:p>
        </w:tc>
        <w:tc>
          <w:tcPr>
            <w:tcW w:w="1109" w:type="pct"/>
          </w:tcPr>
          <w:p w14:paraId="7C627DD0" w14:textId="77777777" w:rsidR="003F2968" w:rsidRPr="00B9499D" w:rsidRDefault="003F2968" w:rsidP="00676CCF">
            <w:pPr>
              <w:pStyle w:val="GOSTTablenorm"/>
            </w:pPr>
          </w:p>
        </w:tc>
        <w:tc>
          <w:tcPr>
            <w:tcW w:w="1371" w:type="pct"/>
          </w:tcPr>
          <w:p w14:paraId="69818E3E" w14:textId="682F5050" w:rsidR="003F2968" w:rsidRPr="00B9499D" w:rsidRDefault="003F2968" w:rsidP="00676CCF">
            <w:pPr>
              <w:pStyle w:val="GOSTTablenorm"/>
            </w:pPr>
            <w:r w:rsidRPr="00A85B33">
              <w:t>Атрибут всегда заполняется значением «31»</w:t>
            </w:r>
          </w:p>
        </w:tc>
      </w:tr>
      <w:tr w:rsidR="003F2968" w:rsidRPr="00B9499D" w14:paraId="2484F349" w14:textId="77777777" w:rsidTr="00F265CC">
        <w:tc>
          <w:tcPr>
            <w:tcW w:w="1109" w:type="pct"/>
          </w:tcPr>
          <w:p w14:paraId="44A731FE" w14:textId="77777777" w:rsidR="003F2968" w:rsidRPr="00B9499D" w:rsidRDefault="003F2968" w:rsidP="00676CCF">
            <w:pPr>
              <w:pStyle w:val="GOSTTablenorm"/>
            </w:pPr>
            <w:r w:rsidRPr="00B9499D">
              <w:t>Код_цели_плательщика</w:t>
            </w:r>
          </w:p>
        </w:tc>
        <w:tc>
          <w:tcPr>
            <w:tcW w:w="302" w:type="pct"/>
          </w:tcPr>
          <w:p w14:paraId="5D35C319" w14:textId="77777777" w:rsidR="003F2968" w:rsidRPr="00B9499D" w:rsidRDefault="003F2968" w:rsidP="00676CCF">
            <w:pPr>
              <w:pStyle w:val="GOSTTablenorm"/>
            </w:pPr>
            <w:r w:rsidRPr="00B9499D">
              <w:t>нет</w:t>
            </w:r>
          </w:p>
        </w:tc>
        <w:tc>
          <w:tcPr>
            <w:tcW w:w="1109" w:type="pct"/>
          </w:tcPr>
          <w:p w14:paraId="728A9083" w14:textId="77777777" w:rsidR="003F2968" w:rsidRPr="00B9499D" w:rsidRDefault="003F2968" w:rsidP="00676CCF">
            <w:pPr>
              <w:pStyle w:val="GOSTTablenorm"/>
            </w:pPr>
            <w:r w:rsidRPr="00B9499D">
              <w:t>Код цели (аналитический код) плательщика</w:t>
            </w:r>
          </w:p>
        </w:tc>
        <w:tc>
          <w:tcPr>
            <w:tcW w:w="1109" w:type="pct"/>
          </w:tcPr>
          <w:p w14:paraId="48D6EA26" w14:textId="77777777" w:rsidR="003F2968" w:rsidRPr="00B9499D" w:rsidRDefault="003F2968" w:rsidP="00676CCF">
            <w:pPr>
              <w:pStyle w:val="GOSTTablenorm"/>
            </w:pPr>
            <w:r w:rsidRPr="00B9499D">
              <w:t>ZVDOC_MSC_KBK_TrgtCd</w:t>
            </w:r>
          </w:p>
        </w:tc>
        <w:tc>
          <w:tcPr>
            <w:tcW w:w="1371" w:type="pct"/>
          </w:tcPr>
          <w:p w14:paraId="77E197AE" w14:textId="77777777" w:rsidR="003F2968" w:rsidRPr="00B9499D" w:rsidRDefault="003F2968" w:rsidP="00676CCF">
            <w:pPr>
              <w:pStyle w:val="GOSTTablenorm"/>
            </w:pPr>
          </w:p>
        </w:tc>
      </w:tr>
      <w:tr w:rsidR="003F2968" w:rsidRPr="00B9499D" w14:paraId="1C655A1B" w14:textId="77777777" w:rsidTr="00F265CC">
        <w:tc>
          <w:tcPr>
            <w:tcW w:w="1109" w:type="pct"/>
          </w:tcPr>
          <w:p w14:paraId="1B7601C7" w14:textId="77777777" w:rsidR="003F2968" w:rsidRPr="00B9499D" w:rsidRDefault="003F2968" w:rsidP="00676CCF">
            <w:pPr>
              <w:pStyle w:val="GOSTTablenorm"/>
            </w:pPr>
            <w:r w:rsidRPr="00B9499D">
              <w:t>Код_НПА</w:t>
            </w:r>
          </w:p>
        </w:tc>
        <w:tc>
          <w:tcPr>
            <w:tcW w:w="302" w:type="pct"/>
          </w:tcPr>
          <w:p w14:paraId="192EE2FF" w14:textId="77777777" w:rsidR="003F2968" w:rsidRPr="00B9499D" w:rsidRDefault="003F2968" w:rsidP="00676CCF">
            <w:pPr>
              <w:pStyle w:val="GOSTTablenorm"/>
            </w:pPr>
            <w:r w:rsidRPr="00B9499D">
              <w:t>да</w:t>
            </w:r>
          </w:p>
        </w:tc>
        <w:tc>
          <w:tcPr>
            <w:tcW w:w="1109" w:type="pct"/>
          </w:tcPr>
          <w:p w14:paraId="36C710DA" w14:textId="77777777" w:rsidR="003F2968" w:rsidRPr="00B9499D" w:rsidRDefault="003F2968" w:rsidP="00676CCF">
            <w:pPr>
              <w:pStyle w:val="GOSTTablenorm"/>
            </w:pPr>
            <w:r w:rsidRPr="00B9499D">
              <w:t>Код НПА</w:t>
            </w:r>
          </w:p>
        </w:tc>
        <w:tc>
          <w:tcPr>
            <w:tcW w:w="1109" w:type="pct"/>
          </w:tcPr>
          <w:p w14:paraId="0DDE483A" w14:textId="77777777" w:rsidR="003F2968" w:rsidRPr="00B9499D" w:rsidRDefault="003F2968" w:rsidP="00676CCF">
            <w:pPr>
              <w:pStyle w:val="GOSTTablenorm"/>
            </w:pPr>
            <w:r w:rsidRPr="00B9499D">
              <w:t>ZVDOC_MSC_KBK_TrgtCd</w:t>
            </w:r>
          </w:p>
        </w:tc>
        <w:tc>
          <w:tcPr>
            <w:tcW w:w="1371" w:type="pct"/>
          </w:tcPr>
          <w:p w14:paraId="2385820F" w14:textId="432F11D2" w:rsidR="003F2968" w:rsidRPr="00676CCF" w:rsidRDefault="003F2968" w:rsidP="00792E0E">
            <w:pPr>
              <w:pStyle w:val="GOSTTableListNum10"/>
              <w:numPr>
                <w:ilvl w:val="0"/>
                <w:numId w:val="28"/>
              </w:numPr>
              <w:rPr>
                <w:rFonts w:eastAsiaTheme="minorEastAsia"/>
              </w:rPr>
            </w:pPr>
            <w:r w:rsidRPr="00B9499D">
              <w:t xml:space="preserve"> 4 символа (12-15 разряды) - если есть значение в источнике, отличное от 25 нулей</w:t>
            </w:r>
            <w:r w:rsidR="00676CCF">
              <w:t>;</w:t>
            </w:r>
          </w:p>
          <w:p w14:paraId="53DB3AA3" w14:textId="3C858A69" w:rsidR="003F2968" w:rsidRPr="00B9499D" w:rsidRDefault="003F2968" w:rsidP="00676CCF">
            <w:pPr>
              <w:pStyle w:val="GOSTTableListNum10"/>
            </w:pPr>
            <w:r w:rsidRPr="00B9499D">
              <w:lastRenderedPageBreak/>
              <w:t xml:space="preserve"> пусто - если значе</w:t>
            </w:r>
            <w:r w:rsidR="00676CCF">
              <w:t>ния нет или значение = 25 нулей</w:t>
            </w:r>
          </w:p>
        </w:tc>
      </w:tr>
      <w:tr w:rsidR="003F2968" w:rsidRPr="00B9499D" w14:paraId="715E00E3" w14:textId="77777777" w:rsidTr="00F265CC">
        <w:tc>
          <w:tcPr>
            <w:tcW w:w="1109" w:type="pct"/>
          </w:tcPr>
          <w:p w14:paraId="74F90F08" w14:textId="3247279A" w:rsidR="003F2968" w:rsidRPr="00B9499D" w:rsidRDefault="003F2968" w:rsidP="00676CCF">
            <w:pPr>
              <w:pStyle w:val="GOSTTablenorm"/>
            </w:pPr>
            <w:r>
              <w:lastRenderedPageBreak/>
              <w:t>Направление_выплаты</w:t>
            </w:r>
          </w:p>
        </w:tc>
        <w:tc>
          <w:tcPr>
            <w:tcW w:w="302" w:type="pct"/>
          </w:tcPr>
          <w:p w14:paraId="11C294E1" w14:textId="6EC7176F" w:rsidR="003F2968" w:rsidRPr="00B9499D" w:rsidRDefault="003F2968" w:rsidP="00676CCF">
            <w:pPr>
              <w:pStyle w:val="GOSTTablenorm"/>
            </w:pPr>
            <w:r>
              <w:t>да</w:t>
            </w:r>
          </w:p>
        </w:tc>
        <w:tc>
          <w:tcPr>
            <w:tcW w:w="1109" w:type="pct"/>
          </w:tcPr>
          <w:p w14:paraId="70D62FA9" w14:textId="66DAEB04" w:rsidR="003F2968" w:rsidRPr="00B9499D" w:rsidRDefault="003F2968" w:rsidP="00676CCF">
            <w:pPr>
              <w:pStyle w:val="GOSTTablenorm"/>
            </w:pPr>
            <w:r>
              <w:t>Направление выплаты</w:t>
            </w:r>
          </w:p>
        </w:tc>
        <w:tc>
          <w:tcPr>
            <w:tcW w:w="1109" w:type="pct"/>
          </w:tcPr>
          <w:p w14:paraId="63EF61E0" w14:textId="57A74D52" w:rsidR="003F2968" w:rsidRPr="00B9499D" w:rsidRDefault="009057DF" w:rsidP="00676CCF">
            <w:pPr>
              <w:pStyle w:val="GOSTTablenorm"/>
            </w:pPr>
            <w:r w:rsidRPr="00B9499D">
              <w:t>ZVDOC_MSC_KBK_TrgtCd</w:t>
            </w:r>
          </w:p>
        </w:tc>
        <w:tc>
          <w:tcPr>
            <w:tcW w:w="1371" w:type="pct"/>
          </w:tcPr>
          <w:p w14:paraId="29BB1BE1" w14:textId="6A1BBC07" w:rsidR="003F2968" w:rsidRDefault="003F2968" w:rsidP="00792E0E">
            <w:pPr>
              <w:pStyle w:val="GOSTTableListNum10"/>
              <w:numPr>
                <w:ilvl w:val="0"/>
                <w:numId w:val="29"/>
              </w:numPr>
            </w:pPr>
            <w:r>
              <w:t>1</w:t>
            </w:r>
            <w:r w:rsidRPr="00B9499D">
              <w:t xml:space="preserve">) </w:t>
            </w:r>
            <w:r>
              <w:t>2 символа (24-25 разряды</w:t>
            </w:r>
            <w:r w:rsidRPr="00B9499D">
              <w:t>) - если значение в источнике имеет 25 разрядов и отличное от 25 нулей</w:t>
            </w:r>
            <w:r>
              <w:t>;</w:t>
            </w:r>
          </w:p>
          <w:p w14:paraId="718AB566" w14:textId="0A29454F" w:rsidR="003F2968" w:rsidRPr="00B9499D" w:rsidRDefault="003F2968" w:rsidP="00676CCF">
            <w:pPr>
              <w:pStyle w:val="GOSTTableListNum10"/>
            </w:pPr>
            <w:r>
              <w:t>2</w:t>
            </w:r>
            <w:r w:rsidRPr="00B9499D">
              <w:t xml:space="preserve">) пусто - если значение в источнике имеет 23 разряда </w:t>
            </w:r>
            <w:r>
              <w:t>или</w:t>
            </w:r>
            <w:r w:rsidRPr="00B9499D">
              <w:t xml:space="preserve"> значения нет или значение = 25 нулей</w:t>
            </w:r>
          </w:p>
        </w:tc>
      </w:tr>
      <w:tr w:rsidR="003F2968" w:rsidRPr="00B9499D" w14:paraId="008AD433" w14:textId="77777777" w:rsidTr="00F265CC">
        <w:tc>
          <w:tcPr>
            <w:tcW w:w="1109" w:type="pct"/>
          </w:tcPr>
          <w:p w14:paraId="773E7DF2" w14:textId="77777777" w:rsidR="003F2968" w:rsidRPr="00B9499D" w:rsidRDefault="003F2968" w:rsidP="00676CCF">
            <w:pPr>
              <w:pStyle w:val="GOSTTablenorm"/>
            </w:pPr>
            <w:r w:rsidRPr="00B9499D">
              <w:t>Код_НПА_направление_выплаты</w:t>
            </w:r>
          </w:p>
        </w:tc>
        <w:tc>
          <w:tcPr>
            <w:tcW w:w="302" w:type="pct"/>
          </w:tcPr>
          <w:p w14:paraId="33729956" w14:textId="77777777" w:rsidR="003F2968" w:rsidRPr="00B9499D" w:rsidRDefault="003F2968" w:rsidP="00676CCF">
            <w:pPr>
              <w:pStyle w:val="GOSTTablenorm"/>
            </w:pPr>
            <w:r w:rsidRPr="00B9499D">
              <w:t>да</w:t>
            </w:r>
          </w:p>
        </w:tc>
        <w:tc>
          <w:tcPr>
            <w:tcW w:w="1109" w:type="pct"/>
          </w:tcPr>
          <w:p w14:paraId="4E714BC9" w14:textId="77777777" w:rsidR="003F2968" w:rsidRPr="00B9499D" w:rsidRDefault="003F2968" w:rsidP="00676CCF">
            <w:pPr>
              <w:pStyle w:val="GOSTTablenorm"/>
            </w:pPr>
            <w:r w:rsidRPr="00B9499D">
              <w:t>Код НПА и направление выплаты</w:t>
            </w:r>
          </w:p>
        </w:tc>
        <w:tc>
          <w:tcPr>
            <w:tcW w:w="1109" w:type="pct"/>
          </w:tcPr>
          <w:p w14:paraId="6B754C29" w14:textId="77777777" w:rsidR="003F2968" w:rsidRPr="00B9499D" w:rsidRDefault="003F2968" w:rsidP="00676CCF">
            <w:pPr>
              <w:pStyle w:val="GOSTTablenorm"/>
            </w:pPr>
            <w:r w:rsidRPr="00B9499D">
              <w:t>ZVDOC_MSC_KBK_TrgtCd</w:t>
            </w:r>
          </w:p>
        </w:tc>
        <w:tc>
          <w:tcPr>
            <w:tcW w:w="1371" w:type="pct"/>
          </w:tcPr>
          <w:p w14:paraId="0DF7C18D" w14:textId="338EB245" w:rsidR="003F2968" w:rsidRPr="00676CCF" w:rsidRDefault="003F2968" w:rsidP="00792E0E">
            <w:pPr>
              <w:pStyle w:val="GOSTTableListNum10"/>
              <w:numPr>
                <w:ilvl w:val="0"/>
                <w:numId w:val="30"/>
              </w:numPr>
              <w:rPr>
                <w:rFonts w:eastAsiaTheme="minorEastAsia"/>
              </w:rPr>
            </w:pPr>
            <w:r w:rsidRPr="00B9499D">
              <w:t xml:space="preserve"> 4 символа (12-15 разряды) - если значение в источнике имеет 23 разряда (в этом частном случае Код_НПА_направление_выплаты</w:t>
            </w:r>
            <w:r w:rsidR="00B401E0">
              <w:t> </w:t>
            </w:r>
            <w:r w:rsidRPr="00B9499D">
              <w:t>=</w:t>
            </w:r>
            <w:r w:rsidR="00B401E0">
              <w:t> </w:t>
            </w:r>
            <w:r w:rsidRPr="00B9499D">
              <w:t>Код_НПА)</w:t>
            </w:r>
            <w:r w:rsidR="00676CCF">
              <w:t>;</w:t>
            </w:r>
          </w:p>
          <w:p w14:paraId="74C8ED0D" w14:textId="20A5E405" w:rsidR="003F2968" w:rsidRPr="00B9499D" w:rsidRDefault="003F2968" w:rsidP="00676CCF">
            <w:pPr>
              <w:pStyle w:val="GOSTTableListNum10"/>
            </w:pPr>
            <w:r w:rsidRPr="00B9499D">
              <w:t xml:space="preserve"> 7 символов ([12-15 разряды]-[24-25 разряды]) - если значение в источнике имеет 25 разрядов и отличное от 25 нулей (</w:t>
            </w:r>
            <w:r w:rsidRPr="00B9499D">
              <w:rPr>
                <w:rStyle w:val="aff2"/>
                <w:rFonts w:eastAsiaTheme="majorEastAsia"/>
              </w:rPr>
              <w:t>между двумя группами символов тире!</w:t>
            </w:r>
            <w:r w:rsidRPr="00B9499D">
              <w:t>)</w:t>
            </w:r>
            <w:r w:rsidR="00676CCF">
              <w:t>;</w:t>
            </w:r>
          </w:p>
          <w:p w14:paraId="5B3AF9B7" w14:textId="285B5A7E" w:rsidR="003F2968" w:rsidRPr="00B9499D" w:rsidRDefault="003F2968" w:rsidP="00676CCF">
            <w:pPr>
              <w:pStyle w:val="GOSTTableListNum10"/>
            </w:pPr>
            <w:r w:rsidRPr="00B9499D">
              <w:t xml:space="preserve"> пусто - если значения нет или значение = 25 нулей</w:t>
            </w:r>
          </w:p>
        </w:tc>
      </w:tr>
      <w:tr w:rsidR="003F2968" w:rsidRPr="00B9499D" w14:paraId="3E71C48F" w14:textId="77777777" w:rsidTr="00F265CC">
        <w:tc>
          <w:tcPr>
            <w:tcW w:w="1109" w:type="pct"/>
          </w:tcPr>
          <w:p w14:paraId="68FB5F86" w14:textId="6E755D7B" w:rsidR="003F2968" w:rsidRPr="00B9499D" w:rsidRDefault="003F2968" w:rsidP="00676CCF">
            <w:pPr>
              <w:pStyle w:val="GOSTTablenorm"/>
            </w:pPr>
            <w:r w:rsidRPr="00B9499D">
              <w:t>Сумма_руб</w:t>
            </w:r>
          </w:p>
        </w:tc>
        <w:tc>
          <w:tcPr>
            <w:tcW w:w="302" w:type="pct"/>
          </w:tcPr>
          <w:p w14:paraId="0E8C7DF6" w14:textId="279032DE" w:rsidR="003F2968" w:rsidRPr="00B9499D" w:rsidRDefault="003F2968" w:rsidP="00676CCF">
            <w:pPr>
              <w:pStyle w:val="GOSTTablenorm"/>
            </w:pPr>
            <w:r w:rsidRPr="00B9499D">
              <w:t>да</w:t>
            </w:r>
          </w:p>
        </w:tc>
        <w:tc>
          <w:tcPr>
            <w:tcW w:w="1109" w:type="pct"/>
          </w:tcPr>
          <w:p w14:paraId="3EC902FC" w14:textId="61FC39CD" w:rsidR="003F2968" w:rsidRPr="00B9499D" w:rsidRDefault="003F2968" w:rsidP="00676CCF">
            <w:pPr>
              <w:pStyle w:val="GOSTTablenorm"/>
            </w:pPr>
            <w:r w:rsidRPr="00B9499D">
              <w:t>Сумма в рублях</w:t>
            </w:r>
          </w:p>
        </w:tc>
        <w:tc>
          <w:tcPr>
            <w:tcW w:w="1109" w:type="pct"/>
          </w:tcPr>
          <w:p w14:paraId="4084555D" w14:textId="24424E6F" w:rsidR="003F2968" w:rsidRPr="00B9499D" w:rsidRDefault="003F2968" w:rsidP="00676CCF">
            <w:pPr>
              <w:pStyle w:val="GOSTTablenorm"/>
            </w:pPr>
            <w:r w:rsidRPr="00B9499D">
              <w:t>ZVDOC_SmRb</w:t>
            </w:r>
          </w:p>
        </w:tc>
        <w:tc>
          <w:tcPr>
            <w:tcW w:w="1371" w:type="pct"/>
          </w:tcPr>
          <w:p w14:paraId="4E94D30F" w14:textId="21CB2362" w:rsidR="003F2968" w:rsidRPr="00B9499D" w:rsidRDefault="003F2968" w:rsidP="00C76574">
            <w:pPr>
              <w:pStyle w:val="GOSTTablenorm"/>
            </w:pPr>
            <w:r w:rsidRPr="00B9499D">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3F2968" w:rsidRPr="00B9499D" w14:paraId="773BB859" w14:textId="77777777" w:rsidTr="00F265CC">
        <w:tc>
          <w:tcPr>
            <w:tcW w:w="1109" w:type="pct"/>
          </w:tcPr>
          <w:p w14:paraId="2D8E812F" w14:textId="77777777" w:rsidR="003F2968" w:rsidRPr="00B9499D" w:rsidRDefault="003F2968" w:rsidP="00676CCF">
            <w:pPr>
              <w:pStyle w:val="GOSTTablenorm"/>
            </w:pPr>
            <w:r w:rsidRPr="00B9499D">
              <w:t>Сумма_валюта_операции</w:t>
            </w:r>
          </w:p>
        </w:tc>
        <w:tc>
          <w:tcPr>
            <w:tcW w:w="302" w:type="pct"/>
          </w:tcPr>
          <w:p w14:paraId="4EFEBCBE" w14:textId="77777777" w:rsidR="003F2968" w:rsidRPr="00B9499D" w:rsidRDefault="003F2968" w:rsidP="00676CCF">
            <w:pPr>
              <w:pStyle w:val="GOSTTablenorm"/>
            </w:pPr>
            <w:r w:rsidRPr="00B9499D">
              <w:t>да</w:t>
            </w:r>
          </w:p>
        </w:tc>
        <w:tc>
          <w:tcPr>
            <w:tcW w:w="1109" w:type="pct"/>
          </w:tcPr>
          <w:p w14:paraId="1D9BA89B" w14:textId="77777777" w:rsidR="003F2968" w:rsidRPr="00B9499D" w:rsidRDefault="003F2968" w:rsidP="00676CCF">
            <w:pPr>
              <w:pStyle w:val="GOSTTablenorm"/>
            </w:pPr>
            <w:r w:rsidRPr="00B9499D">
              <w:t>Сумма в валюте заявки</w:t>
            </w:r>
          </w:p>
        </w:tc>
        <w:tc>
          <w:tcPr>
            <w:tcW w:w="1109" w:type="pct"/>
          </w:tcPr>
          <w:p w14:paraId="77A00524" w14:textId="77777777" w:rsidR="003F2968" w:rsidRPr="00B9499D" w:rsidRDefault="003F2968" w:rsidP="00676CCF">
            <w:pPr>
              <w:pStyle w:val="GOSTTablenorm"/>
            </w:pPr>
            <w:r w:rsidRPr="00B9499D">
              <w:t>ZVDOC_SmVl</w:t>
            </w:r>
          </w:p>
        </w:tc>
        <w:tc>
          <w:tcPr>
            <w:tcW w:w="1371" w:type="pct"/>
          </w:tcPr>
          <w:p w14:paraId="50F2372E" w14:textId="575F0908" w:rsidR="003F2968" w:rsidRPr="00B9499D" w:rsidRDefault="003F2968" w:rsidP="00C76574">
            <w:pPr>
              <w:pStyle w:val="GOSTTablenorm"/>
            </w:pPr>
            <w:r w:rsidRPr="00B9499D">
              <w:t>Сумма передается в единицах валюты с точностью 2 знака после запятой - необхо</w:t>
            </w:r>
            <w:r w:rsidRPr="00B9499D">
              <w:lastRenderedPageBreak/>
              <w:t>димо конвертировать в минимальные единицы валюты (для данного типа документов умножить на 100)</w:t>
            </w:r>
          </w:p>
        </w:tc>
      </w:tr>
      <w:tr w:rsidR="003F2968" w:rsidRPr="00B9499D" w14:paraId="548991CB" w14:textId="77777777" w:rsidTr="00F265CC">
        <w:tc>
          <w:tcPr>
            <w:tcW w:w="1109" w:type="pct"/>
          </w:tcPr>
          <w:p w14:paraId="491C29F7" w14:textId="77777777" w:rsidR="003F2968" w:rsidRPr="00B9499D" w:rsidRDefault="003F2968" w:rsidP="00676CCF">
            <w:pPr>
              <w:pStyle w:val="GOSTTablenorm"/>
            </w:pPr>
            <w:r w:rsidRPr="00B9499D">
              <w:lastRenderedPageBreak/>
              <w:t>Сумма_валюта_учета_руб</w:t>
            </w:r>
          </w:p>
        </w:tc>
        <w:tc>
          <w:tcPr>
            <w:tcW w:w="302" w:type="pct"/>
          </w:tcPr>
          <w:p w14:paraId="5882B77B" w14:textId="77777777" w:rsidR="003F2968" w:rsidRPr="00B9499D" w:rsidRDefault="003F2968" w:rsidP="00676CCF">
            <w:pPr>
              <w:pStyle w:val="GOSTTablenorm"/>
            </w:pPr>
            <w:r w:rsidRPr="00B9499D">
              <w:t>да</w:t>
            </w:r>
          </w:p>
        </w:tc>
        <w:tc>
          <w:tcPr>
            <w:tcW w:w="1109" w:type="pct"/>
          </w:tcPr>
          <w:p w14:paraId="29C5BFDA" w14:textId="77777777" w:rsidR="003F2968" w:rsidRPr="00B9499D" w:rsidRDefault="003F2968" w:rsidP="00676CCF">
            <w:pPr>
              <w:pStyle w:val="GOSTTablenorm"/>
            </w:pPr>
            <w:r w:rsidRPr="00B9499D">
              <w:t>Сумма в валюте учета (руб)</w:t>
            </w:r>
          </w:p>
        </w:tc>
        <w:tc>
          <w:tcPr>
            <w:tcW w:w="1109" w:type="pct"/>
          </w:tcPr>
          <w:p w14:paraId="225DE3B1" w14:textId="77777777" w:rsidR="003F2968" w:rsidRPr="00B9499D" w:rsidRDefault="003F2968" w:rsidP="00676CCF">
            <w:pPr>
              <w:pStyle w:val="GOSTTablenorm"/>
              <w:rPr>
                <w:rFonts w:eastAsiaTheme="minorEastAsia"/>
              </w:rPr>
            </w:pPr>
            <w:r w:rsidRPr="00B9499D">
              <w:t>ZVDOC_SmVl</w:t>
            </w:r>
          </w:p>
          <w:p w14:paraId="06F4BA72" w14:textId="0AAE5DB8" w:rsidR="003F2968" w:rsidRPr="00B9499D" w:rsidRDefault="003F2968" w:rsidP="00676CCF">
            <w:pPr>
              <w:pStyle w:val="GOSTTablenorm"/>
            </w:pPr>
            <w:r w:rsidRPr="00B9499D">
              <w:t>ZVDOC_SmRb</w:t>
            </w:r>
          </w:p>
        </w:tc>
        <w:tc>
          <w:tcPr>
            <w:tcW w:w="1371" w:type="pct"/>
          </w:tcPr>
          <w:p w14:paraId="75A16347" w14:textId="77777777" w:rsidR="003F2968" w:rsidRPr="00B9499D" w:rsidRDefault="003F2968" w:rsidP="00676CCF">
            <w:pPr>
              <w:pStyle w:val="GOSTTablenorm"/>
            </w:pPr>
            <w:r w:rsidRPr="00B9499D">
              <w:t>Алгоритм вычисления зависит от значения атрибута Код_валюты:</w:t>
            </w:r>
          </w:p>
          <w:p w14:paraId="5801A3DE" w14:textId="3C608561" w:rsidR="00676CCF" w:rsidRDefault="003F2968" w:rsidP="00792E0E">
            <w:pPr>
              <w:pStyle w:val="GOSTTableListNum10"/>
              <w:numPr>
                <w:ilvl w:val="0"/>
                <w:numId w:val="31"/>
              </w:numPr>
            </w:pPr>
            <w:r w:rsidRPr="00B9499D">
              <w:t xml:space="preserve"> если Код_валюты = 643, то в атрибут передается значение реквизита ZVDOC_SmVl*100</w:t>
            </w:r>
            <w:r w:rsidR="00676CCF">
              <w:t>;</w:t>
            </w:r>
          </w:p>
          <w:p w14:paraId="4B6AA004" w14:textId="570EA893" w:rsidR="003F2968" w:rsidRPr="00B9499D" w:rsidRDefault="003F2968">
            <w:pPr>
              <w:pStyle w:val="GOSTTableListNum10"/>
            </w:pPr>
            <w:r w:rsidRPr="00B9499D">
              <w:t xml:space="preserve"> если Код_валюты &lt;&gt; 643, то в атрибут передается значение реквизита ZVDOC_SmRb*100</w:t>
            </w:r>
          </w:p>
        </w:tc>
      </w:tr>
    </w:tbl>
    <w:p w14:paraId="6D58A098" w14:textId="2A5AED71" w:rsidR="006043A1" w:rsidRDefault="008242B4" w:rsidP="00F265CC">
      <w:pPr>
        <w:pStyle w:val="GOSTNameTable"/>
      </w:pPr>
      <w:r>
        <w:rPr>
          <w:noProof/>
        </w:rPr>
        <w:fldChar w:fldCharType="begin"/>
      </w:r>
      <w:r>
        <w:rPr>
          <w:noProof/>
        </w:rPr>
        <w:instrText xml:space="preserve"> SEQ Таблица \* ARABIC </w:instrText>
      </w:r>
      <w:r>
        <w:rPr>
          <w:noProof/>
        </w:rPr>
        <w:fldChar w:fldCharType="separate"/>
      </w:r>
      <w:bookmarkStart w:id="10913" w:name="_Toc226563184"/>
      <w:r w:rsidR="00AB1BE0">
        <w:rPr>
          <w:noProof/>
        </w:rPr>
        <w:t>28</w:t>
      </w:r>
      <w:r>
        <w:rPr>
          <w:noProof/>
        </w:rPr>
        <w:fldChar w:fldCharType="end"/>
      </w:r>
      <w:r w:rsidR="006043A1">
        <w:t xml:space="preserve"> - </w:t>
      </w:r>
      <w:r w:rsidR="006043A1" w:rsidRPr="009D6C81">
        <w:t>Перечень атрибутов, соответствующих типу документа</w:t>
      </w:r>
      <w:r w:rsidR="006043A1">
        <w:t xml:space="preserve"> </w:t>
      </w:r>
      <w:r w:rsidR="00A415B7">
        <w:t>«</w:t>
      </w:r>
      <w:r w:rsidR="006043A1" w:rsidRPr="00676CCF">
        <w:t>Сводная заявка на кассовый расход</w:t>
      </w:r>
      <w:del w:id="10914" w:author="Сказецкая Наталья Камилевна" w:date="2024-01-29T20:26:00Z">
        <w:r w:rsidR="006043A1" w:rsidRPr="00676CCF" w:rsidDel="009F4406">
          <w:delText xml:space="preserve"> (для уплаты налогов)</w:delText>
        </w:r>
      </w:del>
      <w:r w:rsidR="00A415B7">
        <w:t>»</w:t>
      </w:r>
      <w:r w:rsidR="006043A1" w:rsidRPr="00676CCF">
        <w:t xml:space="preserve"> (ф. 05</w:t>
      </w:r>
      <w:r w:rsidR="006043A1">
        <w:t>31860) MSC_SumApplCashFlowTax</w:t>
      </w:r>
      <w:bookmarkEnd w:id="10913"/>
    </w:p>
    <w:tbl>
      <w:tblPr>
        <w:tblStyle w:val="GOSTTable"/>
        <w:tblW w:w="5000" w:type="pct"/>
        <w:tblLayout w:type="fixed"/>
        <w:tblLook w:val="07E0" w:firstRow="1" w:lastRow="1" w:firstColumn="1" w:lastColumn="1" w:noHBand="1" w:noVBand="1"/>
      </w:tblPr>
      <w:tblGrid>
        <w:gridCol w:w="3495"/>
        <w:gridCol w:w="952"/>
        <w:gridCol w:w="3496"/>
        <w:gridCol w:w="3496"/>
        <w:gridCol w:w="4321"/>
      </w:tblGrid>
      <w:tr w:rsidR="00F265CC" w:rsidRPr="00B9499D" w14:paraId="17DC6F7B" w14:textId="77777777" w:rsidTr="000976AD">
        <w:trPr>
          <w:cnfStyle w:val="100000000000" w:firstRow="1" w:lastRow="0" w:firstColumn="0" w:lastColumn="0" w:oddVBand="0" w:evenVBand="0" w:oddHBand="0" w:evenHBand="0" w:firstRowFirstColumn="0" w:firstRowLastColumn="0" w:lastRowFirstColumn="0" w:lastRowLastColumn="0"/>
        </w:trPr>
        <w:tc>
          <w:tcPr>
            <w:tcW w:w="1109" w:type="pct"/>
          </w:tcPr>
          <w:p w14:paraId="5D4BFEE6" w14:textId="78BC30CD" w:rsidR="00F265CC" w:rsidRPr="00676CCF" w:rsidRDefault="00F265CC" w:rsidP="000976AD">
            <w:pPr>
              <w:pStyle w:val="GOSTTableHead"/>
            </w:pPr>
            <w:r w:rsidRPr="00B9499D">
              <w:t>Наименование атрибута</w:t>
            </w:r>
          </w:p>
        </w:tc>
        <w:tc>
          <w:tcPr>
            <w:tcW w:w="302" w:type="pct"/>
          </w:tcPr>
          <w:p w14:paraId="477EA614" w14:textId="66A92B38" w:rsidR="00F265CC" w:rsidRPr="00676CCF" w:rsidRDefault="00F265CC" w:rsidP="000976AD">
            <w:pPr>
              <w:pStyle w:val="GOSTTableHead"/>
            </w:pPr>
            <w:r w:rsidRPr="00B9499D">
              <w:t>Вычисляемый атрибут</w:t>
            </w:r>
          </w:p>
        </w:tc>
        <w:tc>
          <w:tcPr>
            <w:tcW w:w="1109" w:type="pct"/>
          </w:tcPr>
          <w:p w14:paraId="60B63604" w14:textId="02EC0234" w:rsidR="00F265CC" w:rsidRPr="00676CCF" w:rsidRDefault="00F265CC" w:rsidP="000976AD">
            <w:pPr>
              <w:pStyle w:val="GOSTTableHead"/>
            </w:pPr>
            <w:r w:rsidRPr="00B9499D">
              <w:t>Описание атрибута</w:t>
            </w:r>
          </w:p>
        </w:tc>
        <w:tc>
          <w:tcPr>
            <w:tcW w:w="1109" w:type="pct"/>
          </w:tcPr>
          <w:p w14:paraId="49430EBF" w14:textId="331D25DC" w:rsidR="00F265CC" w:rsidRPr="00676CCF" w:rsidRDefault="00F265CC" w:rsidP="000976AD">
            <w:pPr>
              <w:pStyle w:val="GOSTTableHead"/>
            </w:pPr>
            <w:r w:rsidRPr="00B9499D">
              <w:t>Реквизит документа (наименование тега)</w:t>
            </w:r>
          </w:p>
        </w:tc>
        <w:tc>
          <w:tcPr>
            <w:tcW w:w="1371" w:type="pct"/>
          </w:tcPr>
          <w:p w14:paraId="2C998051" w14:textId="00423FC5" w:rsidR="00F265CC" w:rsidRPr="00676CCF" w:rsidRDefault="00F265CC" w:rsidP="000976AD">
            <w:pPr>
              <w:pStyle w:val="GOSTTableHead"/>
            </w:pPr>
            <w:r w:rsidRPr="00B9499D">
              <w:t>Алгоритм вычисления</w:t>
            </w:r>
          </w:p>
        </w:tc>
      </w:tr>
      <w:tr w:rsidR="003F2968" w:rsidRPr="00B9499D" w14:paraId="0FA8BAA4" w14:textId="77777777" w:rsidTr="00F265CC">
        <w:tc>
          <w:tcPr>
            <w:tcW w:w="1109" w:type="pct"/>
          </w:tcPr>
          <w:p w14:paraId="20CA7003" w14:textId="66CE16C5" w:rsidR="003F2968" w:rsidRPr="00676CCF" w:rsidRDefault="003F2968" w:rsidP="00676CCF">
            <w:pPr>
              <w:pStyle w:val="GOSTTablenorm"/>
            </w:pPr>
            <w:r w:rsidRPr="00676CCF">
              <w:t>Номер_документа*</w:t>
            </w:r>
          </w:p>
        </w:tc>
        <w:tc>
          <w:tcPr>
            <w:tcW w:w="302" w:type="pct"/>
          </w:tcPr>
          <w:p w14:paraId="1137E88D" w14:textId="77777777" w:rsidR="003F2968" w:rsidRPr="00676CCF" w:rsidRDefault="003F2968" w:rsidP="00676CCF">
            <w:pPr>
              <w:pStyle w:val="GOSTTablenorm"/>
            </w:pPr>
            <w:r w:rsidRPr="00676CCF">
              <w:t>нет</w:t>
            </w:r>
          </w:p>
        </w:tc>
        <w:tc>
          <w:tcPr>
            <w:tcW w:w="1109" w:type="pct"/>
          </w:tcPr>
          <w:p w14:paraId="28E12B50" w14:textId="77777777" w:rsidR="003F2968" w:rsidRPr="00676CCF" w:rsidRDefault="003F2968" w:rsidP="00676CCF">
            <w:pPr>
              <w:pStyle w:val="GOSTTablenorm"/>
            </w:pPr>
            <w:r w:rsidRPr="00676CCF">
              <w:t>Номер документа</w:t>
            </w:r>
          </w:p>
        </w:tc>
        <w:tc>
          <w:tcPr>
            <w:tcW w:w="1109" w:type="pct"/>
          </w:tcPr>
          <w:p w14:paraId="6147577B" w14:textId="77777777" w:rsidR="003F2968" w:rsidRPr="00676CCF" w:rsidRDefault="003F2968" w:rsidP="00676CCF">
            <w:pPr>
              <w:pStyle w:val="GOSTTablenorm"/>
            </w:pPr>
            <w:r w:rsidRPr="00676CCF">
              <w:t>ZK_RqstNm</w:t>
            </w:r>
          </w:p>
        </w:tc>
        <w:tc>
          <w:tcPr>
            <w:tcW w:w="1371" w:type="pct"/>
          </w:tcPr>
          <w:p w14:paraId="08F3E51A" w14:textId="77777777" w:rsidR="003F2968" w:rsidRPr="00676CCF" w:rsidRDefault="003F2968" w:rsidP="00676CCF">
            <w:pPr>
              <w:pStyle w:val="GOSTTablenorm"/>
            </w:pPr>
          </w:p>
        </w:tc>
      </w:tr>
      <w:tr w:rsidR="003F2968" w:rsidRPr="00B9499D" w14:paraId="3A7160C9" w14:textId="77777777" w:rsidTr="00F265CC">
        <w:tc>
          <w:tcPr>
            <w:tcW w:w="1109" w:type="pct"/>
          </w:tcPr>
          <w:p w14:paraId="570CCECA" w14:textId="0B4C66B3" w:rsidR="003F2968" w:rsidRPr="00676CCF" w:rsidRDefault="003F2968" w:rsidP="00676CCF">
            <w:pPr>
              <w:pStyle w:val="GOSTTablenorm"/>
            </w:pPr>
            <w:r w:rsidRPr="00676CCF">
              <w:t>Дата_документа*</w:t>
            </w:r>
          </w:p>
        </w:tc>
        <w:tc>
          <w:tcPr>
            <w:tcW w:w="302" w:type="pct"/>
          </w:tcPr>
          <w:p w14:paraId="2165F17A" w14:textId="77777777" w:rsidR="003F2968" w:rsidRPr="00676CCF" w:rsidRDefault="003F2968" w:rsidP="00676CCF">
            <w:pPr>
              <w:pStyle w:val="GOSTTablenorm"/>
            </w:pPr>
            <w:r w:rsidRPr="00676CCF">
              <w:t>нет</w:t>
            </w:r>
          </w:p>
        </w:tc>
        <w:tc>
          <w:tcPr>
            <w:tcW w:w="1109" w:type="pct"/>
          </w:tcPr>
          <w:p w14:paraId="5EEDA3D8" w14:textId="77777777" w:rsidR="003F2968" w:rsidRPr="00676CCF" w:rsidRDefault="003F2968" w:rsidP="00676CCF">
            <w:pPr>
              <w:pStyle w:val="GOSTTablenorm"/>
            </w:pPr>
            <w:r w:rsidRPr="00676CCF">
              <w:t>Дата документа</w:t>
            </w:r>
          </w:p>
        </w:tc>
        <w:tc>
          <w:tcPr>
            <w:tcW w:w="1109" w:type="pct"/>
          </w:tcPr>
          <w:p w14:paraId="5DB37D18" w14:textId="77777777" w:rsidR="003F2968" w:rsidRPr="00676CCF" w:rsidRDefault="003F2968" w:rsidP="00676CCF">
            <w:pPr>
              <w:pStyle w:val="GOSTTablenorm"/>
            </w:pPr>
            <w:r w:rsidRPr="00676CCF">
              <w:t>ZK_MSC_Infrmtn_CrtnDt</w:t>
            </w:r>
          </w:p>
        </w:tc>
        <w:tc>
          <w:tcPr>
            <w:tcW w:w="1371" w:type="pct"/>
          </w:tcPr>
          <w:p w14:paraId="49D2E393" w14:textId="77777777" w:rsidR="003F2968" w:rsidRPr="00676CCF" w:rsidRDefault="003F2968" w:rsidP="00676CCF">
            <w:pPr>
              <w:pStyle w:val="GOSTTablenorm"/>
            </w:pPr>
          </w:p>
        </w:tc>
      </w:tr>
      <w:tr w:rsidR="003F2968" w:rsidRPr="00B9499D" w14:paraId="62C5FDF8" w14:textId="77777777" w:rsidTr="00F265CC">
        <w:tc>
          <w:tcPr>
            <w:tcW w:w="1109" w:type="pct"/>
          </w:tcPr>
          <w:p w14:paraId="229BB375" w14:textId="6183DC55" w:rsidR="003F2968" w:rsidRPr="00676CCF" w:rsidRDefault="003F2968" w:rsidP="00676CCF">
            <w:pPr>
              <w:pStyle w:val="GOSTTablenorm"/>
            </w:pPr>
            <w:r w:rsidRPr="00676CCF">
              <w:t>Наименование_документа</w:t>
            </w:r>
          </w:p>
        </w:tc>
        <w:tc>
          <w:tcPr>
            <w:tcW w:w="302" w:type="pct"/>
          </w:tcPr>
          <w:p w14:paraId="4A406586" w14:textId="1AA88292" w:rsidR="003F2968" w:rsidRPr="00676CCF" w:rsidRDefault="003F2968" w:rsidP="00676CCF">
            <w:pPr>
              <w:pStyle w:val="GOSTTablenorm"/>
            </w:pPr>
            <w:r w:rsidRPr="00676CCF">
              <w:t>да</w:t>
            </w:r>
          </w:p>
        </w:tc>
        <w:tc>
          <w:tcPr>
            <w:tcW w:w="1109" w:type="pct"/>
          </w:tcPr>
          <w:p w14:paraId="2383A43E" w14:textId="4DA5DEC6" w:rsidR="003F2968" w:rsidRPr="00676CCF" w:rsidRDefault="003F2968" w:rsidP="00676CCF">
            <w:pPr>
              <w:pStyle w:val="GOSTTablenorm"/>
            </w:pPr>
            <w:r w:rsidRPr="00676CCF">
              <w:t>Наименование документа</w:t>
            </w:r>
          </w:p>
        </w:tc>
        <w:tc>
          <w:tcPr>
            <w:tcW w:w="1109" w:type="pct"/>
          </w:tcPr>
          <w:p w14:paraId="0C409AD8" w14:textId="77777777" w:rsidR="003F2968" w:rsidRPr="00676CCF" w:rsidRDefault="003F2968" w:rsidP="00676CCF">
            <w:pPr>
              <w:pStyle w:val="GOSTTablenorm"/>
            </w:pPr>
          </w:p>
        </w:tc>
        <w:tc>
          <w:tcPr>
            <w:tcW w:w="1371" w:type="pct"/>
          </w:tcPr>
          <w:p w14:paraId="25810C6A" w14:textId="52DB04B8" w:rsidR="003F2968" w:rsidRPr="00676CCF" w:rsidRDefault="003F2968" w:rsidP="00C76574">
            <w:pPr>
              <w:pStyle w:val="GOSTTablenorm"/>
            </w:pPr>
            <w:r w:rsidRPr="00676CCF">
              <w:t xml:space="preserve">Наименование документа определяется по справочнику </w:t>
            </w:r>
            <w:r w:rsidR="00C76574">
              <w:t>«</w:t>
            </w:r>
            <w:r w:rsidRPr="00676CCF">
              <w:t>Типы документов</w:t>
            </w:r>
            <w:r w:rsidR="00C76574">
              <w:t>»</w:t>
            </w:r>
            <w:r w:rsidRPr="00676CCF">
              <w:t xml:space="preserve"> с помощью значения атрибута Тип_документа (TypeDoc) из заголовка запроса</w:t>
            </w:r>
          </w:p>
        </w:tc>
      </w:tr>
      <w:tr w:rsidR="003F2968" w:rsidRPr="00B9499D" w14:paraId="74B736F2" w14:textId="77777777" w:rsidTr="00F265CC">
        <w:tc>
          <w:tcPr>
            <w:tcW w:w="1109" w:type="pct"/>
          </w:tcPr>
          <w:p w14:paraId="3A4A8FD4" w14:textId="40349CC7" w:rsidR="003F2968" w:rsidRPr="00676CCF" w:rsidRDefault="003F2968" w:rsidP="00676CCF">
            <w:pPr>
              <w:pStyle w:val="GOSTTablenorm"/>
            </w:pPr>
            <w:r w:rsidRPr="00676CCF">
              <w:t>Код_валюты</w:t>
            </w:r>
          </w:p>
        </w:tc>
        <w:tc>
          <w:tcPr>
            <w:tcW w:w="302" w:type="pct"/>
          </w:tcPr>
          <w:p w14:paraId="597C9D51" w14:textId="3D6F670B" w:rsidR="003F2968" w:rsidRPr="00676CCF" w:rsidRDefault="003F2968" w:rsidP="00676CCF">
            <w:pPr>
              <w:pStyle w:val="GOSTTablenorm"/>
            </w:pPr>
            <w:r w:rsidRPr="00676CCF">
              <w:t>да</w:t>
            </w:r>
          </w:p>
        </w:tc>
        <w:tc>
          <w:tcPr>
            <w:tcW w:w="1109" w:type="pct"/>
          </w:tcPr>
          <w:p w14:paraId="1CAC1C72" w14:textId="75D0E849" w:rsidR="003F2968" w:rsidRPr="00676CCF" w:rsidRDefault="003F2968" w:rsidP="00676CCF">
            <w:pPr>
              <w:pStyle w:val="GOSTTablenorm"/>
            </w:pPr>
            <w:r w:rsidRPr="00676CCF">
              <w:t>Код валюты по ОКВ</w:t>
            </w:r>
          </w:p>
        </w:tc>
        <w:tc>
          <w:tcPr>
            <w:tcW w:w="1109" w:type="pct"/>
          </w:tcPr>
          <w:p w14:paraId="11CC0A19" w14:textId="6A6C29CF" w:rsidR="003F2968" w:rsidRPr="00676CCF" w:rsidRDefault="003F2968" w:rsidP="00676CCF">
            <w:pPr>
              <w:pStyle w:val="GOSTTablenorm"/>
            </w:pPr>
            <w:r w:rsidRPr="00676CCF">
              <w:t>-</w:t>
            </w:r>
          </w:p>
        </w:tc>
        <w:tc>
          <w:tcPr>
            <w:tcW w:w="1371" w:type="pct"/>
          </w:tcPr>
          <w:p w14:paraId="5BAC1BE6" w14:textId="2ECEA2E4" w:rsidR="003F2968" w:rsidRPr="00676CCF" w:rsidRDefault="003F2968" w:rsidP="00676CCF">
            <w:pPr>
              <w:pStyle w:val="GOSTTablenorm"/>
            </w:pPr>
            <w:r w:rsidRPr="00676CCF">
              <w:t xml:space="preserve">Атрибут всегда заполняется значением </w:t>
            </w:r>
            <w:r w:rsidR="00C76574">
              <w:t>«</w:t>
            </w:r>
            <w:r w:rsidRPr="00676CCF">
              <w:t>643</w:t>
            </w:r>
            <w:r w:rsidR="00C76574">
              <w:t>»</w:t>
            </w:r>
          </w:p>
        </w:tc>
      </w:tr>
      <w:tr w:rsidR="003F2968" w:rsidRPr="00B9499D" w14:paraId="080A97E9" w14:textId="77777777" w:rsidTr="00F265CC">
        <w:tc>
          <w:tcPr>
            <w:tcW w:w="1109" w:type="pct"/>
          </w:tcPr>
          <w:p w14:paraId="2A9AC574" w14:textId="77777777" w:rsidR="003F2968" w:rsidRPr="00676CCF" w:rsidRDefault="003F2968" w:rsidP="00676CCF">
            <w:pPr>
              <w:pStyle w:val="GOSTTablenorm"/>
            </w:pPr>
            <w:r w:rsidRPr="00676CCF">
              <w:lastRenderedPageBreak/>
              <w:t>Дата_ввода_в_действие</w:t>
            </w:r>
          </w:p>
        </w:tc>
        <w:tc>
          <w:tcPr>
            <w:tcW w:w="302" w:type="pct"/>
          </w:tcPr>
          <w:p w14:paraId="0E95C318" w14:textId="77777777" w:rsidR="003F2968" w:rsidRPr="00676CCF" w:rsidRDefault="003F2968" w:rsidP="00676CCF">
            <w:pPr>
              <w:pStyle w:val="GOSTTablenorm"/>
            </w:pPr>
            <w:r w:rsidRPr="00676CCF">
              <w:t>да</w:t>
            </w:r>
          </w:p>
        </w:tc>
        <w:tc>
          <w:tcPr>
            <w:tcW w:w="1109" w:type="pct"/>
          </w:tcPr>
          <w:p w14:paraId="226A1BEE" w14:textId="77777777" w:rsidR="003F2968" w:rsidRPr="00676CCF" w:rsidRDefault="003F2968" w:rsidP="00676CCF">
            <w:pPr>
              <w:pStyle w:val="GOSTTablenorm"/>
            </w:pPr>
            <w:r w:rsidRPr="00676CCF">
              <w:t>Дата ввода в действие</w:t>
            </w:r>
          </w:p>
        </w:tc>
        <w:tc>
          <w:tcPr>
            <w:tcW w:w="1109" w:type="pct"/>
          </w:tcPr>
          <w:p w14:paraId="5BBE3361" w14:textId="170B6124" w:rsidR="003F2968" w:rsidRPr="00676CCF" w:rsidRDefault="003F2968" w:rsidP="00676CCF">
            <w:pPr>
              <w:pStyle w:val="GOSTTablenorm"/>
            </w:pPr>
            <w:r w:rsidRPr="00676CCF">
              <w:t>SettlementDate (из заголовка запроса)</w:t>
            </w:r>
          </w:p>
        </w:tc>
        <w:tc>
          <w:tcPr>
            <w:tcW w:w="1371" w:type="pct"/>
          </w:tcPr>
          <w:p w14:paraId="2AC5F9BD" w14:textId="603AF122" w:rsidR="003F2968" w:rsidRPr="00676CCF" w:rsidRDefault="003F2968" w:rsidP="00B401E0">
            <w:pPr>
              <w:pStyle w:val="GOSTTablenorm"/>
            </w:pPr>
            <w:r w:rsidRPr="00676CCF">
              <w:t>Для данного типа документов Дата_ввода_в_действие</w:t>
            </w:r>
            <w:r w:rsidR="00B401E0">
              <w:t> </w:t>
            </w:r>
            <w:r w:rsidRPr="00676CCF">
              <w:t>=</w:t>
            </w:r>
            <w:r w:rsidR="00B401E0">
              <w:t> </w:t>
            </w:r>
            <w:r w:rsidRPr="00676CCF">
              <w:t>Дата_отражения_в_учете</w:t>
            </w:r>
          </w:p>
        </w:tc>
      </w:tr>
      <w:tr w:rsidR="003F2968" w:rsidRPr="00B9499D" w14:paraId="7534B9F9" w14:textId="77777777" w:rsidTr="00F265CC">
        <w:tc>
          <w:tcPr>
            <w:tcW w:w="1109" w:type="pct"/>
          </w:tcPr>
          <w:p w14:paraId="19728DBA" w14:textId="77777777" w:rsidR="003F2968" w:rsidRPr="00676CCF" w:rsidRDefault="003F2968" w:rsidP="00676CCF">
            <w:pPr>
              <w:pStyle w:val="GOSTTablenorm"/>
            </w:pPr>
            <w:r w:rsidRPr="00676CCF">
              <w:t>Код_контура_документа</w:t>
            </w:r>
          </w:p>
        </w:tc>
        <w:tc>
          <w:tcPr>
            <w:tcW w:w="302" w:type="pct"/>
          </w:tcPr>
          <w:p w14:paraId="5AB3E85E" w14:textId="77777777" w:rsidR="003F2968" w:rsidRPr="00676CCF" w:rsidRDefault="003F2968" w:rsidP="00676CCF">
            <w:pPr>
              <w:pStyle w:val="GOSTTablenorm"/>
            </w:pPr>
            <w:r w:rsidRPr="00676CCF">
              <w:t>нет</w:t>
            </w:r>
          </w:p>
        </w:tc>
        <w:tc>
          <w:tcPr>
            <w:tcW w:w="1109" w:type="pct"/>
          </w:tcPr>
          <w:p w14:paraId="42E64925" w14:textId="77777777" w:rsidR="003F2968" w:rsidRPr="00676CCF" w:rsidRDefault="003F2968" w:rsidP="00676CCF">
            <w:pPr>
              <w:pStyle w:val="GOSTTablenorm"/>
            </w:pPr>
            <w:r w:rsidRPr="00676CCF">
              <w:t>Код контура в том виде, как он содержится в документе</w:t>
            </w:r>
          </w:p>
        </w:tc>
        <w:tc>
          <w:tcPr>
            <w:tcW w:w="1109" w:type="pct"/>
          </w:tcPr>
          <w:p w14:paraId="1790F8F8" w14:textId="77777777" w:rsidR="003F2968" w:rsidRPr="00676CCF" w:rsidRDefault="003F2968" w:rsidP="00676CCF">
            <w:pPr>
              <w:pStyle w:val="GOSTTablenorm"/>
            </w:pPr>
            <w:r w:rsidRPr="00676CCF">
              <w:t>StmInfrmtn_Contour_Code</w:t>
            </w:r>
          </w:p>
        </w:tc>
        <w:tc>
          <w:tcPr>
            <w:tcW w:w="1371" w:type="pct"/>
          </w:tcPr>
          <w:p w14:paraId="2FAC047B" w14:textId="77777777" w:rsidR="003F2968" w:rsidRPr="00676CCF" w:rsidRDefault="003F2968" w:rsidP="00676CCF">
            <w:pPr>
              <w:pStyle w:val="GOSTTablenorm"/>
            </w:pPr>
          </w:p>
        </w:tc>
      </w:tr>
      <w:tr w:rsidR="003F2968" w:rsidRPr="00B9499D" w14:paraId="762C8576" w14:textId="77777777" w:rsidTr="00F265CC">
        <w:tc>
          <w:tcPr>
            <w:tcW w:w="1109" w:type="pct"/>
          </w:tcPr>
          <w:p w14:paraId="02CF76C1" w14:textId="77777777" w:rsidR="003F2968" w:rsidRPr="00676CCF" w:rsidRDefault="003F2968" w:rsidP="00676CCF">
            <w:pPr>
              <w:pStyle w:val="GOSTTablenorm"/>
            </w:pPr>
            <w:r w:rsidRPr="00676CCF">
              <w:t>Код_контура</w:t>
            </w:r>
          </w:p>
        </w:tc>
        <w:tc>
          <w:tcPr>
            <w:tcW w:w="302" w:type="pct"/>
          </w:tcPr>
          <w:p w14:paraId="6C0B6FCD" w14:textId="77777777" w:rsidR="003F2968" w:rsidRPr="00676CCF" w:rsidRDefault="003F2968" w:rsidP="00676CCF">
            <w:pPr>
              <w:pStyle w:val="GOSTTablenorm"/>
            </w:pPr>
            <w:r w:rsidRPr="00676CCF">
              <w:t>да</w:t>
            </w:r>
          </w:p>
        </w:tc>
        <w:tc>
          <w:tcPr>
            <w:tcW w:w="1109" w:type="pct"/>
          </w:tcPr>
          <w:p w14:paraId="0DCCF354" w14:textId="77777777" w:rsidR="003F2968" w:rsidRPr="00676CCF" w:rsidRDefault="003F2968" w:rsidP="00676CCF">
            <w:pPr>
              <w:pStyle w:val="GOSTTablenorm"/>
            </w:pPr>
            <w:r w:rsidRPr="00676CCF">
              <w:t>Код контура, приведенный к стандартному виду</w:t>
            </w:r>
          </w:p>
        </w:tc>
        <w:tc>
          <w:tcPr>
            <w:tcW w:w="1109" w:type="pct"/>
          </w:tcPr>
          <w:p w14:paraId="0A9F9EA2" w14:textId="77777777" w:rsidR="003F2968" w:rsidRPr="00676CCF" w:rsidRDefault="003F2968" w:rsidP="00676CCF">
            <w:pPr>
              <w:pStyle w:val="GOSTTablenorm"/>
            </w:pPr>
            <w:r w:rsidRPr="00676CCF">
              <w:t>StmInfrmtn_Contour_Code</w:t>
            </w:r>
          </w:p>
        </w:tc>
        <w:tc>
          <w:tcPr>
            <w:tcW w:w="1371" w:type="pct"/>
          </w:tcPr>
          <w:p w14:paraId="28955A69" w14:textId="445CC8DA" w:rsidR="003F2968" w:rsidRPr="00676CCF" w:rsidRDefault="00676CCF" w:rsidP="00676CCF">
            <w:pPr>
              <w:pStyle w:val="GOSTTablenorm"/>
              <w:rPr>
                <w:rFonts w:eastAsiaTheme="minorEastAsia"/>
              </w:rPr>
            </w:pPr>
            <w:r>
              <w:t>Если в теге документа «</w:t>
            </w:r>
            <w:r w:rsidR="003F2968" w:rsidRPr="00676CCF">
              <w:t>1</w:t>
            </w:r>
            <w:r>
              <w:t>»</w:t>
            </w:r>
            <w:r w:rsidR="003F2968" w:rsidRPr="00676CCF">
              <w:t xml:space="preserve"> или </w:t>
            </w:r>
            <w:r>
              <w:t>«</w:t>
            </w:r>
            <w:r w:rsidR="003F2968" w:rsidRPr="00676CCF">
              <w:t>O</w:t>
            </w:r>
            <w:r>
              <w:t>»</w:t>
            </w:r>
            <w:r w:rsidR="003F2968" w:rsidRPr="00676CCF">
              <w:t xml:space="preserve">, то значение </w:t>
            </w:r>
            <w:r>
              <w:t>«</w:t>
            </w:r>
            <w:r w:rsidR="003F2968" w:rsidRPr="00676CCF">
              <w:t>1</w:t>
            </w:r>
            <w:r>
              <w:t>».</w:t>
            </w:r>
          </w:p>
          <w:p w14:paraId="04BA3268" w14:textId="2CF63EA9" w:rsidR="003F2968" w:rsidRPr="00676CCF" w:rsidRDefault="003F2968" w:rsidP="00676CCF">
            <w:pPr>
              <w:pStyle w:val="GOSTTablenorm"/>
            </w:pPr>
            <w:r w:rsidRPr="00676CCF">
              <w:t xml:space="preserve">Если в теге документа </w:t>
            </w:r>
            <w:r w:rsidR="00676CCF">
              <w:t>«</w:t>
            </w:r>
            <w:r w:rsidRPr="00676CCF">
              <w:t>2</w:t>
            </w:r>
            <w:r w:rsidR="00676CCF">
              <w:t>»</w:t>
            </w:r>
            <w:r w:rsidRPr="00676CCF">
              <w:t xml:space="preserve"> или </w:t>
            </w:r>
            <w:r w:rsidR="00676CCF">
              <w:t>«</w:t>
            </w:r>
            <w:r w:rsidRPr="00676CCF">
              <w:t>S</w:t>
            </w:r>
            <w:r w:rsidR="00676CCF">
              <w:t>»</w:t>
            </w:r>
            <w:r w:rsidRPr="00676CCF">
              <w:t xml:space="preserve">, то значение </w:t>
            </w:r>
            <w:r w:rsidR="00676CCF">
              <w:t>«</w:t>
            </w:r>
            <w:r w:rsidRPr="00676CCF">
              <w:t>2</w:t>
            </w:r>
            <w:r w:rsidR="00676CCF">
              <w:t>»</w:t>
            </w:r>
          </w:p>
        </w:tc>
      </w:tr>
      <w:tr w:rsidR="003F2968" w:rsidRPr="00B9499D" w14:paraId="286D26BF" w14:textId="77777777" w:rsidTr="00F265CC">
        <w:tc>
          <w:tcPr>
            <w:tcW w:w="1109" w:type="pct"/>
          </w:tcPr>
          <w:p w14:paraId="2508FD39" w14:textId="77777777" w:rsidR="003F2968" w:rsidRPr="00676CCF" w:rsidRDefault="003F2968" w:rsidP="00676CCF">
            <w:pPr>
              <w:pStyle w:val="GOSTTablenorm"/>
            </w:pPr>
            <w:r w:rsidRPr="00676CCF">
              <w:t>Уровень_конфиденциальности</w:t>
            </w:r>
          </w:p>
        </w:tc>
        <w:tc>
          <w:tcPr>
            <w:tcW w:w="302" w:type="pct"/>
          </w:tcPr>
          <w:p w14:paraId="64E74933" w14:textId="77777777" w:rsidR="003F2968" w:rsidRPr="00676CCF" w:rsidRDefault="003F2968" w:rsidP="00676CCF">
            <w:pPr>
              <w:pStyle w:val="GOSTTablenorm"/>
            </w:pPr>
            <w:r w:rsidRPr="00676CCF">
              <w:t>нет</w:t>
            </w:r>
          </w:p>
        </w:tc>
        <w:tc>
          <w:tcPr>
            <w:tcW w:w="1109" w:type="pct"/>
          </w:tcPr>
          <w:p w14:paraId="17F00D09" w14:textId="77777777" w:rsidR="003F2968" w:rsidRPr="00676CCF" w:rsidRDefault="003F2968" w:rsidP="00676CCF">
            <w:pPr>
              <w:pStyle w:val="GOSTTablenorm"/>
            </w:pPr>
            <w:r w:rsidRPr="00676CCF">
              <w:t>Уровень конфиденциальности</w:t>
            </w:r>
          </w:p>
        </w:tc>
        <w:tc>
          <w:tcPr>
            <w:tcW w:w="1109" w:type="pct"/>
          </w:tcPr>
          <w:p w14:paraId="6F30CE22" w14:textId="77777777" w:rsidR="003F2968" w:rsidRPr="00676CCF" w:rsidRDefault="003F2968" w:rsidP="00676CCF">
            <w:pPr>
              <w:pStyle w:val="GOSTTablenorm"/>
            </w:pPr>
            <w:r w:rsidRPr="00676CCF">
              <w:t>StmInfrmtn_AccessLevelStereotype</w:t>
            </w:r>
          </w:p>
        </w:tc>
        <w:tc>
          <w:tcPr>
            <w:tcW w:w="1371" w:type="pct"/>
          </w:tcPr>
          <w:p w14:paraId="3E60F393" w14:textId="77777777" w:rsidR="003F2968" w:rsidRPr="00676CCF" w:rsidRDefault="003F2968" w:rsidP="00676CCF">
            <w:pPr>
              <w:pStyle w:val="GOSTTablenorm"/>
            </w:pPr>
          </w:p>
        </w:tc>
      </w:tr>
      <w:tr w:rsidR="003F2968" w:rsidRPr="009042A9" w14:paraId="0511A37E" w14:textId="77777777" w:rsidTr="00F265CC">
        <w:tc>
          <w:tcPr>
            <w:tcW w:w="1109" w:type="pct"/>
          </w:tcPr>
          <w:p w14:paraId="7E7426C7" w14:textId="77777777" w:rsidR="003F2968" w:rsidRPr="00676CCF" w:rsidRDefault="003F2968" w:rsidP="00676CCF">
            <w:pPr>
              <w:pStyle w:val="GOSTTablenorm"/>
            </w:pPr>
            <w:r w:rsidRPr="00676CCF">
              <w:t>Код_бюджета</w:t>
            </w:r>
          </w:p>
        </w:tc>
        <w:tc>
          <w:tcPr>
            <w:tcW w:w="302" w:type="pct"/>
          </w:tcPr>
          <w:p w14:paraId="4900A5BD" w14:textId="77777777" w:rsidR="003F2968" w:rsidRPr="00676CCF" w:rsidRDefault="003F2968" w:rsidP="00676CCF">
            <w:pPr>
              <w:pStyle w:val="GOSTTablenorm"/>
            </w:pPr>
            <w:r w:rsidRPr="00676CCF">
              <w:t>нет</w:t>
            </w:r>
          </w:p>
        </w:tc>
        <w:tc>
          <w:tcPr>
            <w:tcW w:w="1109" w:type="pct"/>
          </w:tcPr>
          <w:p w14:paraId="38E330D5" w14:textId="77777777" w:rsidR="003F2968" w:rsidRPr="00676CCF" w:rsidRDefault="003F2968" w:rsidP="00676CCF">
            <w:pPr>
              <w:pStyle w:val="GOSTTablenorm"/>
            </w:pPr>
            <w:r w:rsidRPr="00676CCF">
              <w:t>Код бюджета</w:t>
            </w:r>
          </w:p>
        </w:tc>
        <w:tc>
          <w:tcPr>
            <w:tcW w:w="1109" w:type="pct"/>
          </w:tcPr>
          <w:p w14:paraId="7ED527CD" w14:textId="77777777" w:rsidR="003F2968" w:rsidRPr="00A71881" w:rsidRDefault="003F2968" w:rsidP="00676CCF">
            <w:pPr>
              <w:pStyle w:val="GOSTTablenorm"/>
              <w:rPr>
                <w:lang w:val="en-US"/>
              </w:rPr>
            </w:pPr>
            <w:r w:rsidRPr="00A71881">
              <w:rPr>
                <w:lang w:val="en-US"/>
              </w:rPr>
              <w:t>ZK_MSC_Orgnztn_MSC_Bdgt_Cd</w:t>
            </w:r>
          </w:p>
        </w:tc>
        <w:tc>
          <w:tcPr>
            <w:tcW w:w="1371" w:type="pct"/>
          </w:tcPr>
          <w:p w14:paraId="5264EE2A" w14:textId="77777777" w:rsidR="003F2968" w:rsidRPr="00A71881" w:rsidRDefault="003F2968" w:rsidP="00676CCF">
            <w:pPr>
              <w:pStyle w:val="GOSTTablenorm"/>
              <w:rPr>
                <w:lang w:val="en-US"/>
              </w:rPr>
            </w:pPr>
          </w:p>
        </w:tc>
      </w:tr>
      <w:tr w:rsidR="003F2968" w:rsidRPr="00B9499D" w14:paraId="51A08EFC" w14:textId="77777777" w:rsidTr="00F265CC">
        <w:tc>
          <w:tcPr>
            <w:tcW w:w="1109" w:type="pct"/>
          </w:tcPr>
          <w:p w14:paraId="10B9D146" w14:textId="77777777" w:rsidR="003F2968" w:rsidRPr="00676CCF" w:rsidRDefault="003F2968" w:rsidP="00676CCF">
            <w:pPr>
              <w:pStyle w:val="GOSTTablenorm"/>
            </w:pPr>
            <w:r w:rsidRPr="00676CCF">
              <w:t>Тип_бюджета</w:t>
            </w:r>
          </w:p>
        </w:tc>
        <w:tc>
          <w:tcPr>
            <w:tcW w:w="302" w:type="pct"/>
          </w:tcPr>
          <w:p w14:paraId="439E1C42" w14:textId="77777777" w:rsidR="003F2968" w:rsidRPr="00676CCF" w:rsidRDefault="003F2968" w:rsidP="00676CCF">
            <w:pPr>
              <w:pStyle w:val="GOSTTablenorm"/>
            </w:pPr>
            <w:r w:rsidRPr="00676CCF">
              <w:t>да</w:t>
            </w:r>
          </w:p>
        </w:tc>
        <w:tc>
          <w:tcPr>
            <w:tcW w:w="1109" w:type="pct"/>
          </w:tcPr>
          <w:p w14:paraId="23AEE1CD" w14:textId="77777777" w:rsidR="003F2968" w:rsidRPr="00676CCF" w:rsidRDefault="003F2968" w:rsidP="00676CCF">
            <w:pPr>
              <w:pStyle w:val="GOSTTablenorm"/>
            </w:pPr>
            <w:r w:rsidRPr="00676CCF">
              <w:t>Тип бюджета</w:t>
            </w:r>
          </w:p>
        </w:tc>
        <w:tc>
          <w:tcPr>
            <w:tcW w:w="1109" w:type="pct"/>
          </w:tcPr>
          <w:p w14:paraId="07193670" w14:textId="77777777" w:rsidR="003F2968" w:rsidRPr="00A71881" w:rsidRDefault="003F2968" w:rsidP="00676CCF">
            <w:pPr>
              <w:pStyle w:val="GOSTTablenorm"/>
              <w:rPr>
                <w:lang w:val="en-US"/>
              </w:rPr>
            </w:pPr>
            <w:r w:rsidRPr="00A71881">
              <w:rPr>
                <w:lang w:val="en-US"/>
              </w:rPr>
              <w:t>ZK_MSC_Orgnztn_MSC_Bdgt_Cd</w:t>
            </w:r>
          </w:p>
        </w:tc>
        <w:tc>
          <w:tcPr>
            <w:tcW w:w="1371" w:type="pct"/>
          </w:tcPr>
          <w:p w14:paraId="6D4A2CAB" w14:textId="4301E3E9" w:rsidR="003F2968" w:rsidRPr="00676CCF" w:rsidRDefault="003F2968" w:rsidP="00676CCF">
            <w:pPr>
              <w:pStyle w:val="GOSTTablenorm"/>
            </w:pPr>
            <w:r w:rsidRPr="00676CCF">
              <w:t xml:space="preserve">Тип бюджета определяется по справочнику «Бюджеты» (поиск по значению </w:t>
            </w:r>
            <w:r w:rsidR="00676CCF">
              <w:t>«</w:t>
            </w:r>
            <w:r w:rsidRPr="00676CCF">
              <w:t>Код бюджета</w:t>
            </w:r>
            <w:r w:rsidR="00676CCF">
              <w:t>»</w:t>
            </w:r>
            <w:r w:rsidRPr="00676CCF">
              <w:t>)</w:t>
            </w:r>
          </w:p>
        </w:tc>
      </w:tr>
      <w:tr w:rsidR="003F2968" w:rsidRPr="00B9499D" w14:paraId="329D63C4" w14:textId="77777777" w:rsidTr="00F265CC">
        <w:tc>
          <w:tcPr>
            <w:tcW w:w="1109" w:type="pct"/>
          </w:tcPr>
          <w:p w14:paraId="179A44EC" w14:textId="0AE96327" w:rsidR="003F2968" w:rsidRPr="00676CCF" w:rsidRDefault="003F2968" w:rsidP="00676CCF">
            <w:pPr>
              <w:pStyle w:val="GOSTTablenorm"/>
            </w:pPr>
            <w:r w:rsidRPr="00676CCF">
              <w:t>Номер_ЛС_плательщика</w:t>
            </w:r>
          </w:p>
        </w:tc>
        <w:tc>
          <w:tcPr>
            <w:tcW w:w="302" w:type="pct"/>
          </w:tcPr>
          <w:p w14:paraId="1452D061" w14:textId="77777777" w:rsidR="003F2968" w:rsidRPr="00676CCF" w:rsidRDefault="003F2968" w:rsidP="00676CCF">
            <w:pPr>
              <w:pStyle w:val="GOSTTablenorm"/>
            </w:pPr>
            <w:r w:rsidRPr="00676CCF">
              <w:t>нет</w:t>
            </w:r>
          </w:p>
        </w:tc>
        <w:tc>
          <w:tcPr>
            <w:tcW w:w="1109" w:type="pct"/>
          </w:tcPr>
          <w:p w14:paraId="4810C705" w14:textId="77777777" w:rsidR="003F2968" w:rsidRPr="00676CCF" w:rsidRDefault="003F2968" w:rsidP="00676CCF">
            <w:pPr>
              <w:pStyle w:val="GOSTTablenorm"/>
            </w:pPr>
            <w:r w:rsidRPr="00676CCF">
              <w:t>Номер лицевого счета плательщика</w:t>
            </w:r>
          </w:p>
        </w:tc>
        <w:tc>
          <w:tcPr>
            <w:tcW w:w="1109" w:type="pct"/>
          </w:tcPr>
          <w:p w14:paraId="46AFE3FB" w14:textId="77777777" w:rsidR="003F2968" w:rsidRPr="00676CCF" w:rsidRDefault="003F2968" w:rsidP="00676CCF">
            <w:pPr>
              <w:pStyle w:val="GOSTTablenorm"/>
            </w:pPr>
            <w:r w:rsidRPr="00676CCF">
              <w:t>ZK_MSC_Cstmr_AcntNmbr</w:t>
            </w:r>
          </w:p>
        </w:tc>
        <w:tc>
          <w:tcPr>
            <w:tcW w:w="1371" w:type="pct"/>
          </w:tcPr>
          <w:p w14:paraId="64C9F3DD" w14:textId="77777777" w:rsidR="003F2968" w:rsidRPr="00676CCF" w:rsidRDefault="003F2968" w:rsidP="00676CCF">
            <w:pPr>
              <w:pStyle w:val="GOSTTablenorm"/>
            </w:pPr>
          </w:p>
        </w:tc>
      </w:tr>
      <w:tr w:rsidR="003F2968" w:rsidRPr="00B9499D" w14:paraId="46BB495D" w14:textId="77777777" w:rsidTr="00F265CC">
        <w:tc>
          <w:tcPr>
            <w:tcW w:w="1109" w:type="pct"/>
          </w:tcPr>
          <w:p w14:paraId="5B09210E" w14:textId="77777777" w:rsidR="003F2968" w:rsidRPr="00676CCF" w:rsidRDefault="003F2968" w:rsidP="00676CCF">
            <w:pPr>
              <w:pStyle w:val="GOSTTablenorm"/>
            </w:pPr>
            <w:r w:rsidRPr="00676CCF">
              <w:t>КБК_плательщика</w:t>
            </w:r>
          </w:p>
        </w:tc>
        <w:tc>
          <w:tcPr>
            <w:tcW w:w="302" w:type="pct"/>
          </w:tcPr>
          <w:p w14:paraId="08460189" w14:textId="77777777" w:rsidR="003F2968" w:rsidRPr="00676CCF" w:rsidRDefault="003F2968" w:rsidP="00676CCF">
            <w:pPr>
              <w:pStyle w:val="GOSTTablenorm"/>
            </w:pPr>
            <w:r w:rsidRPr="00676CCF">
              <w:t>нет</w:t>
            </w:r>
          </w:p>
        </w:tc>
        <w:tc>
          <w:tcPr>
            <w:tcW w:w="1109" w:type="pct"/>
          </w:tcPr>
          <w:p w14:paraId="00B5AA62" w14:textId="77777777" w:rsidR="003F2968" w:rsidRPr="00676CCF" w:rsidRDefault="003F2968" w:rsidP="00676CCF">
            <w:pPr>
              <w:pStyle w:val="GOSTTablenorm"/>
            </w:pPr>
            <w:r w:rsidRPr="00676CCF">
              <w:t>КБК плательщика </w:t>
            </w:r>
          </w:p>
        </w:tc>
        <w:tc>
          <w:tcPr>
            <w:tcW w:w="1109" w:type="pct"/>
          </w:tcPr>
          <w:p w14:paraId="54561B43" w14:textId="77777777" w:rsidR="003F2968" w:rsidRPr="00676CCF" w:rsidRDefault="003F2968" w:rsidP="00676CCF">
            <w:pPr>
              <w:pStyle w:val="GOSTTablenorm"/>
            </w:pPr>
            <w:r w:rsidRPr="00676CCF">
              <w:t>ZK1_KBKExpns</w:t>
            </w:r>
          </w:p>
        </w:tc>
        <w:tc>
          <w:tcPr>
            <w:tcW w:w="1371" w:type="pct"/>
          </w:tcPr>
          <w:p w14:paraId="0660B2E2" w14:textId="77777777" w:rsidR="003F2968" w:rsidRPr="00676CCF" w:rsidRDefault="003F2968" w:rsidP="00676CCF">
            <w:pPr>
              <w:pStyle w:val="GOSTTablenorm"/>
            </w:pPr>
          </w:p>
        </w:tc>
      </w:tr>
      <w:tr w:rsidR="003F2968" w:rsidRPr="00B9499D" w14:paraId="4218CB16" w14:textId="77777777" w:rsidTr="00F265CC">
        <w:tc>
          <w:tcPr>
            <w:tcW w:w="1109" w:type="pct"/>
          </w:tcPr>
          <w:p w14:paraId="1F58F574" w14:textId="23127D02" w:rsidR="003F2968" w:rsidRPr="00B9499D" w:rsidRDefault="003F2968" w:rsidP="00676CCF">
            <w:pPr>
              <w:pStyle w:val="GOSTTablenorm"/>
              <w:rPr>
                <w:szCs w:val="22"/>
              </w:rPr>
            </w:pPr>
            <w:r w:rsidRPr="00976D3C">
              <w:t>Тип_КБК_лс</w:t>
            </w:r>
          </w:p>
        </w:tc>
        <w:tc>
          <w:tcPr>
            <w:tcW w:w="302" w:type="pct"/>
          </w:tcPr>
          <w:p w14:paraId="32CD3590" w14:textId="175276B1" w:rsidR="003F2968" w:rsidRPr="00B9499D" w:rsidRDefault="003F2968" w:rsidP="00676CCF">
            <w:pPr>
              <w:pStyle w:val="GOSTTablenorm"/>
              <w:rPr>
                <w:szCs w:val="22"/>
              </w:rPr>
            </w:pPr>
            <w:r w:rsidRPr="00976D3C">
              <w:t>да</w:t>
            </w:r>
          </w:p>
        </w:tc>
        <w:tc>
          <w:tcPr>
            <w:tcW w:w="1109" w:type="pct"/>
          </w:tcPr>
          <w:p w14:paraId="058CA7AA" w14:textId="51A02A48" w:rsidR="003F2968" w:rsidRPr="00B9499D" w:rsidRDefault="003F2968" w:rsidP="00676CCF">
            <w:pPr>
              <w:pStyle w:val="GOSTTablenorm"/>
              <w:rPr>
                <w:szCs w:val="22"/>
              </w:rPr>
            </w:pPr>
            <w:r w:rsidRPr="00976D3C">
              <w:t>Тип КБК по лицевому счету плательщика</w:t>
            </w:r>
          </w:p>
        </w:tc>
        <w:tc>
          <w:tcPr>
            <w:tcW w:w="1109" w:type="pct"/>
          </w:tcPr>
          <w:p w14:paraId="0008C9C7" w14:textId="77777777" w:rsidR="003F2968" w:rsidRPr="00B9499D" w:rsidRDefault="003F2968" w:rsidP="00676CCF">
            <w:pPr>
              <w:pStyle w:val="GOSTTablenorm"/>
              <w:rPr>
                <w:szCs w:val="22"/>
              </w:rPr>
            </w:pPr>
          </w:p>
        </w:tc>
        <w:tc>
          <w:tcPr>
            <w:tcW w:w="1371" w:type="pct"/>
          </w:tcPr>
          <w:p w14:paraId="6C31806D" w14:textId="0882FF06" w:rsidR="003F2968" w:rsidRPr="00B9499D" w:rsidRDefault="003F2968" w:rsidP="00676CCF">
            <w:pPr>
              <w:pStyle w:val="GOSTTablenorm"/>
              <w:rPr>
                <w:szCs w:val="22"/>
                <w:lang w:val="en-US"/>
              </w:rPr>
            </w:pPr>
            <w:r w:rsidRPr="00976D3C">
              <w:t>Атрибут всегда заполняется значением «31»</w:t>
            </w:r>
          </w:p>
        </w:tc>
      </w:tr>
      <w:tr w:rsidR="003F2968" w:rsidRPr="00B9499D" w14:paraId="3C19080E" w14:textId="77777777" w:rsidTr="00F265CC">
        <w:tc>
          <w:tcPr>
            <w:tcW w:w="1109" w:type="pct"/>
          </w:tcPr>
          <w:p w14:paraId="28283139" w14:textId="1C7C9D88" w:rsidR="003F2968" w:rsidRPr="002E7B6B" w:rsidRDefault="003F2968" w:rsidP="00676CCF">
            <w:pPr>
              <w:pStyle w:val="GOSTTablenorm"/>
            </w:pPr>
            <w:r w:rsidRPr="0017407D">
              <w:rPr>
                <w:szCs w:val="22"/>
              </w:rPr>
              <w:t>Номер_строки</w:t>
            </w:r>
          </w:p>
        </w:tc>
        <w:tc>
          <w:tcPr>
            <w:tcW w:w="302" w:type="pct"/>
          </w:tcPr>
          <w:p w14:paraId="28F5100E" w14:textId="73B42E83" w:rsidR="003F2968" w:rsidRPr="002E7B6B" w:rsidRDefault="003F2968" w:rsidP="00676CCF">
            <w:pPr>
              <w:pStyle w:val="GOSTTablenorm"/>
            </w:pPr>
            <w:r w:rsidRPr="0017407D">
              <w:rPr>
                <w:szCs w:val="22"/>
              </w:rPr>
              <w:t>нет</w:t>
            </w:r>
          </w:p>
        </w:tc>
        <w:tc>
          <w:tcPr>
            <w:tcW w:w="1109" w:type="pct"/>
          </w:tcPr>
          <w:p w14:paraId="5C75B357" w14:textId="62695C10" w:rsidR="003F2968" w:rsidRPr="002E7B6B" w:rsidRDefault="003F2968" w:rsidP="00676CCF">
            <w:pPr>
              <w:pStyle w:val="GOSTTablenorm"/>
            </w:pPr>
            <w:r w:rsidRPr="0017407D">
              <w:rPr>
                <w:szCs w:val="22"/>
              </w:rPr>
              <w:t>Номер строки</w:t>
            </w:r>
          </w:p>
        </w:tc>
        <w:tc>
          <w:tcPr>
            <w:tcW w:w="1109" w:type="pct"/>
          </w:tcPr>
          <w:p w14:paraId="2A6DEAAC" w14:textId="7EFDB10B" w:rsidR="003F2968" w:rsidRPr="002E7B6B" w:rsidRDefault="003F2968" w:rsidP="00676CCF">
            <w:pPr>
              <w:pStyle w:val="GOSTTablenorm"/>
              <w:rPr>
                <w:szCs w:val="22"/>
              </w:rPr>
            </w:pPr>
            <w:r w:rsidRPr="0017407D">
              <w:rPr>
                <w:szCs w:val="22"/>
              </w:rPr>
              <w:t>ZK2:RcrdNm</w:t>
            </w:r>
          </w:p>
        </w:tc>
        <w:tc>
          <w:tcPr>
            <w:tcW w:w="1371" w:type="pct"/>
          </w:tcPr>
          <w:p w14:paraId="55D088B2" w14:textId="77777777" w:rsidR="003F2968" w:rsidRPr="002E7B6B" w:rsidRDefault="003F2968" w:rsidP="00676CCF">
            <w:pPr>
              <w:pStyle w:val="GOSTTablenorm"/>
            </w:pPr>
          </w:p>
        </w:tc>
      </w:tr>
      <w:tr w:rsidR="003F2968" w:rsidRPr="00B9499D" w14:paraId="5FF30679" w14:textId="77777777" w:rsidTr="00F265CC">
        <w:tc>
          <w:tcPr>
            <w:tcW w:w="1109" w:type="pct"/>
          </w:tcPr>
          <w:p w14:paraId="19FA56A5" w14:textId="77777777" w:rsidR="003F2968" w:rsidRPr="00B9499D" w:rsidRDefault="003F2968" w:rsidP="00676CCF">
            <w:pPr>
              <w:pStyle w:val="GOSTTablenorm"/>
              <w:rPr>
                <w:szCs w:val="22"/>
                <w:lang w:val="en-US"/>
              </w:rPr>
            </w:pPr>
            <w:r w:rsidRPr="00B9499D">
              <w:rPr>
                <w:szCs w:val="22"/>
              </w:rPr>
              <w:t>Код_цели_плательщика</w:t>
            </w:r>
          </w:p>
        </w:tc>
        <w:tc>
          <w:tcPr>
            <w:tcW w:w="302" w:type="pct"/>
          </w:tcPr>
          <w:p w14:paraId="33DAB3F6" w14:textId="77777777" w:rsidR="003F2968" w:rsidRPr="00B9499D" w:rsidRDefault="003F2968" w:rsidP="00676CCF">
            <w:pPr>
              <w:pStyle w:val="GOSTTablenorm"/>
              <w:rPr>
                <w:szCs w:val="22"/>
                <w:lang w:val="en-US"/>
              </w:rPr>
            </w:pPr>
            <w:r w:rsidRPr="00B9499D">
              <w:rPr>
                <w:szCs w:val="22"/>
              </w:rPr>
              <w:t>да</w:t>
            </w:r>
          </w:p>
        </w:tc>
        <w:tc>
          <w:tcPr>
            <w:tcW w:w="1109" w:type="pct"/>
          </w:tcPr>
          <w:p w14:paraId="6836AACC" w14:textId="35A39008" w:rsidR="003F2968" w:rsidRPr="00B9499D" w:rsidRDefault="003F2968" w:rsidP="00676CCF">
            <w:pPr>
              <w:pStyle w:val="GOSTTablenorm"/>
              <w:rPr>
                <w:szCs w:val="22"/>
              </w:rPr>
            </w:pPr>
            <w:r w:rsidRPr="00B9499D">
              <w:rPr>
                <w:szCs w:val="22"/>
              </w:rPr>
              <w:t>Код цели (аналитический код) плательщика</w:t>
            </w:r>
            <w:ins w:id="10915" w:author="Сказецкая Наталья Камилевна" w:date="2024-01-29T20:50:00Z">
              <w:r w:rsidR="00687DC9">
                <w:rPr>
                  <w:szCs w:val="22"/>
                </w:rPr>
                <w:t xml:space="preserve"> </w:t>
              </w:r>
              <w:r w:rsidR="00687DC9" w:rsidRPr="00E576D5">
                <w:t>(по строке документа)</w:t>
              </w:r>
            </w:ins>
          </w:p>
        </w:tc>
        <w:tc>
          <w:tcPr>
            <w:tcW w:w="1109" w:type="pct"/>
          </w:tcPr>
          <w:p w14:paraId="14434A6D" w14:textId="77777777" w:rsidR="003F2968" w:rsidRPr="00B9499D" w:rsidRDefault="003F2968" w:rsidP="00676CCF">
            <w:pPr>
              <w:pStyle w:val="GOSTTablenorm"/>
              <w:rPr>
                <w:rFonts w:eastAsiaTheme="minorEastAsia"/>
                <w:szCs w:val="22"/>
              </w:rPr>
            </w:pPr>
            <w:r w:rsidRPr="00B9499D">
              <w:rPr>
                <w:szCs w:val="22"/>
              </w:rPr>
              <w:t>ZK2:TrgtCdPr</w:t>
            </w:r>
          </w:p>
          <w:p w14:paraId="748AE3CD" w14:textId="77777777" w:rsidR="003F2968" w:rsidRPr="00687DC9" w:rsidRDefault="003F2968" w:rsidP="00676CCF">
            <w:pPr>
              <w:pStyle w:val="GOSTTablenorm"/>
              <w:rPr>
                <w:szCs w:val="22"/>
              </w:rPr>
            </w:pPr>
            <w:r w:rsidRPr="00B9499D">
              <w:rPr>
                <w:szCs w:val="22"/>
              </w:rPr>
              <w:t>ZK1_TrgtCdPr</w:t>
            </w:r>
          </w:p>
        </w:tc>
        <w:tc>
          <w:tcPr>
            <w:tcW w:w="1371" w:type="pct"/>
          </w:tcPr>
          <w:p w14:paraId="0F52361F" w14:textId="77777777" w:rsidR="003F2968" w:rsidRPr="00B9499D" w:rsidRDefault="003F2968" w:rsidP="00676CCF">
            <w:pPr>
              <w:pStyle w:val="GOSTTablenorm"/>
              <w:rPr>
                <w:szCs w:val="22"/>
                <w:lang w:val="en-US"/>
              </w:rPr>
            </w:pPr>
            <w:r w:rsidRPr="00B9499D">
              <w:rPr>
                <w:szCs w:val="22"/>
              </w:rPr>
              <w:t>В случае если по строкам документа реквизит ZK2:TrgtCdPr отсутствует, атрибут Код_цели_плательщика берется из реквизита ZK1_TrgtCdPr. Ситуация, когда в до</w:t>
            </w:r>
            <w:r w:rsidRPr="00B9499D">
              <w:rPr>
                <w:szCs w:val="22"/>
              </w:rPr>
              <w:lastRenderedPageBreak/>
              <w:t>кументе присутствуют оба реквизита исключена.</w:t>
            </w:r>
          </w:p>
        </w:tc>
      </w:tr>
      <w:tr w:rsidR="003F2968" w:rsidRPr="00B9499D" w14:paraId="72FA4054" w14:textId="77777777" w:rsidTr="00F265CC">
        <w:tc>
          <w:tcPr>
            <w:tcW w:w="1109" w:type="pct"/>
          </w:tcPr>
          <w:p w14:paraId="44A6FD66" w14:textId="310C6691" w:rsidR="003F2968" w:rsidRPr="0005472E" w:rsidRDefault="003F2968" w:rsidP="00676CCF">
            <w:pPr>
              <w:pStyle w:val="GOSTTablenorm"/>
              <w:rPr>
                <w:szCs w:val="22"/>
              </w:rPr>
            </w:pPr>
            <w:r w:rsidRPr="009A5260">
              <w:rPr>
                <w:szCs w:val="22"/>
              </w:rPr>
              <w:lastRenderedPageBreak/>
              <w:t>Код_НПА</w:t>
            </w:r>
          </w:p>
        </w:tc>
        <w:tc>
          <w:tcPr>
            <w:tcW w:w="302" w:type="pct"/>
          </w:tcPr>
          <w:p w14:paraId="55541183" w14:textId="43C78C30" w:rsidR="003F2968" w:rsidRPr="0005472E" w:rsidRDefault="003F2968" w:rsidP="00676CCF">
            <w:pPr>
              <w:pStyle w:val="GOSTTablenorm"/>
              <w:rPr>
                <w:szCs w:val="22"/>
              </w:rPr>
            </w:pPr>
            <w:r w:rsidRPr="009A5260">
              <w:rPr>
                <w:szCs w:val="22"/>
              </w:rPr>
              <w:t>да</w:t>
            </w:r>
          </w:p>
        </w:tc>
        <w:tc>
          <w:tcPr>
            <w:tcW w:w="1109" w:type="pct"/>
          </w:tcPr>
          <w:p w14:paraId="1530B82B" w14:textId="0A775EB6" w:rsidR="003F2968" w:rsidRPr="0005472E" w:rsidRDefault="003F2968" w:rsidP="00676CCF">
            <w:pPr>
              <w:pStyle w:val="GOSTTablenorm"/>
              <w:rPr>
                <w:szCs w:val="22"/>
              </w:rPr>
            </w:pPr>
            <w:r w:rsidRPr="009A5260">
              <w:rPr>
                <w:szCs w:val="22"/>
              </w:rPr>
              <w:t>Код НПА</w:t>
            </w:r>
            <w:ins w:id="10916" w:author="Сказецкая Наталья Камилевна" w:date="2024-01-29T20:50:00Z">
              <w:r w:rsidR="00687DC9">
                <w:rPr>
                  <w:szCs w:val="22"/>
                </w:rPr>
                <w:t xml:space="preserve"> </w:t>
              </w:r>
              <w:r w:rsidR="00687DC9" w:rsidRPr="00E576D5">
                <w:t>(по строке документа)</w:t>
              </w:r>
            </w:ins>
          </w:p>
        </w:tc>
        <w:tc>
          <w:tcPr>
            <w:tcW w:w="1109" w:type="pct"/>
          </w:tcPr>
          <w:p w14:paraId="67135718" w14:textId="77777777" w:rsidR="003F2968" w:rsidRPr="009A5260" w:rsidRDefault="003F2968" w:rsidP="00676CCF">
            <w:pPr>
              <w:pStyle w:val="GOSTTablenorm"/>
              <w:rPr>
                <w:rFonts w:eastAsiaTheme="minorEastAsia"/>
                <w:szCs w:val="22"/>
              </w:rPr>
            </w:pPr>
            <w:r w:rsidRPr="009A5260">
              <w:rPr>
                <w:szCs w:val="22"/>
              </w:rPr>
              <w:t>ZK2:TrgtCdPr</w:t>
            </w:r>
          </w:p>
          <w:p w14:paraId="0915FA7A" w14:textId="6C012BC0" w:rsidR="003F2968" w:rsidRPr="0005472E" w:rsidRDefault="003F2968" w:rsidP="00676CCF">
            <w:pPr>
              <w:pStyle w:val="GOSTTablenorm"/>
              <w:rPr>
                <w:szCs w:val="22"/>
              </w:rPr>
            </w:pPr>
            <w:r w:rsidRPr="009A5260">
              <w:rPr>
                <w:szCs w:val="22"/>
              </w:rPr>
              <w:t>ZK1_TrgtCdPr</w:t>
            </w:r>
          </w:p>
        </w:tc>
        <w:tc>
          <w:tcPr>
            <w:tcW w:w="1371" w:type="pct"/>
          </w:tcPr>
          <w:p w14:paraId="03F86482" w14:textId="4B1CF479" w:rsidR="003F2968" w:rsidRPr="009A5260" w:rsidRDefault="003F2968" w:rsidP="00676CCF">
            <w:pPr>
              <w:pStyle w:val="GOSTTablenorm"/>
              <w:rPr>
                <w:szCs w:val="22"/>
              </w:rPr>
            </w:pPr>
            <w:r w:rsidRPr="009A5260">
              <w:rPr>
                <w:szCs w:val="22"/>
              </w:rPr>
              <w:t xml:space="preserve">Источник для вычисления: </w:t>
            </w:r>
            <w:r w:rsidRPr="00D91147">
              <w:rPr>
                <w:szCs w:val="22"/>
              </w:rPr>
              <w:t>Код_цели_плательщика</w:t>
            </w:r>
            <w:r w:rsidR="00676CCF">
              <w:rPr>
                <w:szCs w:val="22"/>
              </w:rPr>
              <w:t>:</w:t>
            </w:r>
          </w:p>
          <w:p w14:paraId="6B347729" w14:textId="4D782697" w:rsidR="003F2968" w:rsidRPr="00D91147" w:rsidRDefault="003F2968" w:rsidP="00792E0E">
            <w:pPr>
              <w:pStyle w:val="GOSTTableListNum10"/>
              <w:numPr>
                <w:ilvl w:val="0"/>
                <w:numId w:val="32"/>
              </w:numPr>
            </w:pPr>
            <w:r w:rsidRPr="009A5260">
              <w:t xml:space="preserve"> 4 символа (12-15 разряды) - если есть значение в источнике, отличное от 25 нулей</w:t>
            </w:r>
            <w:r w:rsidR="00676CCF">
              <w:t>;</w:t>
            </w:r>
          </w:p>
          <w:p w14:paraId="2B36DE48" w14:textId="1E848F94" w:rsidR="003F2968" w:rsidRPr="0005472E" w:rsidRDefault="003F2968" w:rsidP="00676CCF">
            <w:pPr>
              <w:pStyle w:val="GOSTTableListNum10"/>
            </w:pPr>
            <w:r w:rsidRPr="009A5260">
              <w:t xml:space="preserve"> пусто - если значе</w:t>
            </w:r>
            <w:r w:rsidR="00676CCF">
              <w:t>ния нет или значение = 25 нулей</w:t>
            </w:r>
          </w:p>
        </w:tc>
      </w:tr>
      <w:tr w:rsidR="004C0741" w:rsidRPr="00B9499D" w14:paraId="119F62B5" w14:textId="77777777" w:rsidTr="00F265CC">
        <w:tc>
          <w:tcPr>
            <w:tcW w:w="1109" w:type="pct"/>
          </w:tcPr>
          <w:p w14:paraId="457C28DD" w14:textId="44B88228" w:rsidR="004C0741" w:rsidRPr="009A5260" w:rsidRDefault="004C0741" w:rsidP="00676CCF">
            <w:pPr>
              <w:pStyle w:val="GOSTTablenorm"/>
              <w:rPr>
                <w:szCs w:val="22"/>
              </w:rPr>
            </w:pPr>
            <w:r>
              <w:rPr>
                <w:szCs w:val="22"/>
              </w:rPr>
              <w:t>Направление_выплаты</w:t>
            </w:r>
          </w:p>
        </w:tc>
        <w:tc>
          <w:tcPr>
            <w:tcW w:w="302" w:type="pct"/>
          </w:tcPr>
          <w:p w14:paraId="47387483" w14:textId="7565FF09" w:rsidR="004C0741" w:rsidRPr="009A5260" w:rsidRDefault="004C0741" w:rsidP="00676CCF">
            <w:pPr>
              <w:pStyle w:val="GOSTTablenorm"/>
              <w:rPr>
                <w:szCs w:val="22"/>
              </w:rPr>
            </w:pPr>
            <w:r>
              <w:rPr>
                <w:szCs w:val="22"/>
              </w:rPr>
              <w:t>да</w:t>
            </w:r>
          </w:p>
        </w:tc>
        <w:tc>
          <w:tcPr>
            <w:tcW w:w="1109" w:type="pct"/>
          </w:tcPr>
          <w:p w14:paraId="5BDA9157" w14:textId="6FCFC877" w:rsidR="004C0741" w:rsidRPr="009A5260" w:rsidRDefault="004C0741" w:rsidP="00676CCF">
            <w:pPr>
              <w:pStyle w:val="GOSTTablenorm"/>
              <w:rPr>
                <w:szCs w:val="22"/>
              </w:rPr>
            </w:pPr>
            <w:r>
              <w:rPr>
                <w:szCs w:val="22"/>
              </w:rPr>
              <w:t>Направление выплаты</w:t>
            </w:r>
            <w:ins w:id="10917" w:author="Сказецкая Наталья Камилевна" w:date="2024-01-29T20:50:00Z">
              <w:r w:rsidR="00687DC9">
                <w:rPr>
                  <w:szCs w:val="22"/>
                </w:rPr>
                <w:t xml:space="preserve"> </w:t>
              </w:r>
              <w:r w:rsidR="00687DC9" w:rsidRPr="00E576D5">
                <w:t>(по строке документа)</w:t>
              </w:r>
            </w:ins>
          </w:p>
        </w:tc>
        <w:tc>
          <w:tcPr>
            <w:tcW w:w="1109" w:type="pct"/>
          </w:tcPr>
          <w:p w14:paraId="4D414DE8" w14:textId="77777777" w:rsidR="004C0741" w:rsidRPr="009A5260" w:rsidRDefault="004C0741" w:rsidP="00676CCF">
            <w:pPr>
              <w:pStyle w:val="GOSTTablenorm"/>
              <w:rPr>
                <w:rFonts w:eastAsiaTheme="minorEastAsia"/>
                <w:szCs w:val="22"/>
              </w:rPr>
            </w:pPr>
            <w:r w:rsidRPr="009A5260">
              <w:rPr>
                <w:szCs w:val="22"/>
              </w:rPr>
              <w:t>ZK2:TrgtCdPr</w:t>
            </w:r>
          </w:p>
          <w:p w14:paraId="6B06A8F2" w14:textId="5D569C24" w:rsidR="004C0741" w:rsidRPr="009A5260" w:rsidRDefault="004C0741" w:rsidP="00676CCF">
            <w:pPr>
              <w:pStyle w:val="GOSTTablenorm"/>
              <w:rPr>
                <w:szCs w:val="22"/>
              </w:rPr>
            </w:pPr>
            <w:r w:rsidRPr="009A5260">
              <w:rPr>
                <w:szCs w:val="22"/>
              </w:rPr>
              <w:t>ZK1_TrgtCdPr</w:t>
            </w:r>
          </w:p>
        </w:tc>
        <w:tc>
          <w:tcPr>
            <w:tcW w:w="1371" w:type="pct"/>
          </w:tcPr>
          <w:p w14:paraId="755ACBC8" w14:textId="494DDCD0" w:rsidR="00D91147" w:rsidRPr="009A5260" w:rsidRDefault="00D91147" w:rsidP="00676CCF">
            <w:pPr>
              <w:pStyle w:val="GOSTTablenorm"/>
              <w:rPr>
                <w:szCs w:val="22"/>
              </w:rPr>
            </w:pPr>
            <w:r w:rsidRPr="009A5260">
              <w:rPr>
                <w:szCs w:val="22"/>
              </w:rPr>
              <w:t xml:space="preserve">Источник для вычисления: </w:t>
            </w:r>
            <w:r w:rsidRPr="00627DF6">
              <w:rPr>
                <w:szCs w:val="22"/>
              </w:rPr>
              <w:t>Код_цели_плательщика</w:t>
            </w:r>
            <w:r w:rsidR="00676CCF">
              <w:rPr>
                <w:szCs w:val="22"/>
              </w:rPr>
              <w:t>:</w:t>
            </w:r>
          </w:p>
          <w:p w14:paraId="24E9FB25" w14:textId="2947DAC4" w:rsidR="004C0741" w:rsidRDefault="004C0741" w:rsidP="00792E0E">
            <w:pPr>
              <w:pStyle w:val="GOSTTableListNum10"/>
              <w:numPr>
                <w:ilvl w:val="0"/>
                <w:numId w:val="33"/>
              </w:numPr>
            </w:pPr>
            <w:r w:rsidRPr="00B9499D">
              <w:t xml:space="preserve"> </w:t>
            </w:r>
            <w:r>
              <w:t>2 символа (24-25 разряды</w:t>
            </w:r>
            <w:r w:rsidRPr="00B9499D">
              <w:t>) - если значение в источнике имеет 25 разрядов и отличное от 25 нулей</w:t>
            </w:r>
            <w:r>
              <w:t>;</w:t>
            </w:r>
          </w:p>
          <w:p w14:paraId="798C2CCB" w14:textId="5634F954" w:rsidR="004C0741" w:rsidRPr="009A5260" w:rsidRDefault="004C0741" w:rsidP="00676CCF">
            <w:pPr>
              <w:pStyle w:val="GOSTTableListNum10"/>
            </w:pPr>
            <w:r w:rsidRPr="00B9499D">
              <w:t xml:space="preserve"> пусто - если значение в источнике имеет 23 разряда </w:t>
            </w:r>
            <w:r>
              <w:t>или</w:t>
            </w:r>
            <w:r w:rsidRPr="00B9499D">
              <w:t xml:space="preserve"> значения нет или значение = 25 нулей</w:t>
            </w:r>
          </w:p>
        </w:tc>
      </w:tr>
      <w:tr w:rsidR="004C0741" w:rsidRPr="00B9499D" w14:paraId="02D59A92" w14:textId="77777777" w:rsidTr="00F265CC">
        <w:tc>
          <w:tcPr>
            <w:tcW w:w="1109" w:type="pct"/>
          </w:tcPr>
          <w:p w14:paraId="690A75BD" w14:textId="787E5D09" w:rsidR="004C0741" w:rsidRPr="0005472E" w:rsidRDefault="004C0741" w:rsidP="004C0741">
            <w:pPr>
              <w:pStyle w:val="GOSTTablenorm"/>
              <w:rPr>
                <w:szCs w:val="22"/>
              </w:rPr>
            </w:pPr>
            <w:r w:rsidRPr="009A5260">
              <w:rPr>
                <w:szCs w:val="22"/>
              </w:rPr>
              <w:t>Код_НПА_направление_выплаты</w:t>
            </w:r>
          </w:p>
        </w:tc>
        <w:tc>
          <w:tcPr>
            <w:tcW w:w="302" w:type="pct"/>
          </w:tcPr>
          <w:p w14:paraId="5153CFE4" w14:textId="22C429E4" w:rsidR="004C0741" w:rsidRPr="0005472E" w:rsidRDefault="004C0741" w:rsidP="004C0741">
            <w:pPr>
              <w:pStyle w:val="GOSTTablenorm"/>
              <w:rPr>
                <w:szCs w:val="22"/>
              </w:rPr>
            </w:pPr>
            <w:r w:rsidRPr="009A5260">
              <w:rPr>
                <w:szCs w:val="22"/>
              </w:rPr>
              <w:t>да</w:t>
            </w:r>
          </w:p>
        </w:tc>
        <w:tc>
          <w:tcPr>
            <w:tcW w:w="1109" w:type="pct"/>
          </w:tcPr>
          <w:p w14:paraId="175B3DD0" w14:textId="632B7D4A" w:rsidR="004C0741" w:rsidRPr="0005472E" w:rsidRDefault="004C0741" w:rsidP="004C0741">
            <w:pPr>
              <w:pStyle w:val="GOSTTablenorm"/>
              <w:rPr>
                <w:szCs w:val="22"/>
              </w:rPr>
            </w:pPr>
            <w:r w:rsidRPr="009A5260">
              <w:rPr>
                <w:szCs w:val="22"/>
              </w:rPr>
              <w:t>Код НПА и направление выплаты</w:t>
            </w:r>
            <w:ins w:id="10918" w:author="Сказецкая Наталья Камилевна" w:date="2024-01-29T20:50:00Z">
              <w:r w:rsidR="00687DC9">
                <w:rPr>
                  <w:szCs w:val="22"/>
                </w:rPr>
                <w:t xml:space="preserve"> </w:t>
              </w:r>
              <w:r w:rsidR="00687DC9" w:rsidRPr="00E576D5">
                <w:t>(по строке документа)</w:t>
              </w:r>
            </w:ins>
          </w:p>
        </w:tc>
        <w:tc>
          <w:tcPr>
            <w:tcW w:w="1109" w:type="pct"/>
          </w:tcPr>
          <w:p w14:paraId="29CEA5CC" w14:textId="77777777" w:rsidR="004C0741" w:rsidRPr="009A5260" w:rsidRDefault="004C0741" w:rsidP="004C0741">
            <w:pPr>
              <w:pStyle w:val="GOSTTablenorm"/>
              <w:rPr>
                <w:rFonts w:eastAsiaTheme="minorEastAsia"/>
                <w:szCs w:val="22"/>
              </w:rPr>
            </w:pPr>
            <w:r w:rsidRPr="009A5260">
              <w:rPr>
                <w:szCs w:val="22"/>
              </w:rPr>
              <w:t>ZK2:TrgtCdPr</w:t>
            </w:r>
          </w:p>
          <w:p w14:paraId="225F2231" w14:textId="77BB47D1" w:rsidR="004C0741" w:rsidRPr="0005472E" w:rsidRDefault="004C0741" w:rsidP="004C0741">
            <w:pPr>
              <w:pStyle w:val="GOSTTablenorm"/>
              <w:rPr>
                <w:szCs w:val="22"/>
              </w:rPr>
            </w:pPr>
            <w:r w:rsidRPr="009A5260">
              <w:rPr>
                <w:szCs w:val="22"/>
              </w:rPr>
              <w:t>ZK1_TrgtCdPr</w:t>
            </w:r>
          </w:p>
        </w:tc>
        <w:tc>
          <w:tcPr>
            <w:tcW w:w="1371" w:type="pct"/>
          </w:tcPr>
          <w:p w14:paraId="66BF0C6B" w14:textId="30DBA8CA" w:rsidR="004C0741" w:rsidRPr="009A5260" w:rsidRDefault="004C0741" w:rsidP="00D91147">
            <w:pPr>
              <w:pStyle w:val="GOSTTablenorm"/>
              <w:rPr>
                <w:szCs w:val="22"/>
              </w:rPr>
            </w:pPr>
            <w:r w:rsidRPr="009A5260">
              <w:rPr>
                <w:szCs w:val="22"/>
              </w:rPr>
              <w:t xml:space="preserve">Источник для вычисления: </w:t>
            </w:r>
            <w:r w:rsidRPr="00D91147">
              <w:rPr>
                <w:szCs w:val="22"/>
              </w:rPr>
              <w:t>Код_цели_плательщика</w:t>
            </w:r>
            <w:r w:rsidR="00676CCF">
              <w:rPr>
                <w:szCs w:val="22"/>
              </w:rPr>
              <w:t>:</w:t>
            </w:r>
          </w:p>
          <w:p w14:paraId="4A4C4980" w14:textId="3E64B6C0" w:rsidR="004C0741" w:rsidRPr="00D91147" w:rsidRDefault="004C0741" w:rsidP="00792E0E">
            <w:pPr>
              <w:pStyle w:val="GOSTTableListNum10"/>
              <w:numPr>
                <w:ilvl w:val="0"/>
                <w:numId w:val="34"/>
              </w:numPr>
            </w:pPr>
            <w:r w:rsidRPr="009A5260">
              <w:t xml:space="preserve"> 4 символа (12-15 разряды) - если значение в источнике имеет 23 разряда (в этом частном случае Код_НПА_направление_выплаты</w:t>
            </w:r>
            <w:r w:rsidR="00B401E0">
              <w:t> </w:t>
            </w:r>
            <w:r w:rsidRPr="009A5260">
              <w:t>=</w:t>
            </w:r>
            <w:r w:rsidR="00B401E0">
              <w:t> </w:t>
            </w:r>
            <w:r w:rsidRPr="009A5260">
              <w:t>Код_НПА)</w:t>
            </w:r>
            <w:r w:rsidR="00676CCF">
              <w:t>;</w:t>
            </w:r>
          </w:p>
          <w:p w14:paraId="6BAC8B2A" w14:textId="4C148544" w:rsidR="004C0741" w:rsidRPr="009A5260" w:rsidRDefault="004C0741" w:rsidP="00676CCF">
            <w:pPr>
              <w:pStyle w:val="GOSTTableListNum10"/>
            </w:pPr>
            <w:r w:rsidRPr="009A5260">
              <w:t xml:space="preserve"> 7 символов ([12-15 разряды]-[24-25 разряды]) - если значение в источнике имеет 25 разрядов и отличное от 25 нулей </w:t>
            </w:r>
            <w:r w:rsidRPr="00D91147">
              <w:rPr>
                <w:b/>
              </w:rPr>
              <w:t>(между двумя группами символов ти</w:t>
            </w:r>
            <w:r w:rsidRPr="00D91147">
              <w:rPr>
                <w:b/>
              </w:rPr>
              <w:lastRenderedPageBreak/>
              <w:t>ре!)</w:t>
            </w:r>
            <w:r w:rsidR="00676CCF">
              <w:rPr>
                <w:b/>
              </w:rPr>
              <w:t>;</w:t>
            </w:r>
          </w:p>
          <w:p w14:paraId="36AF6C2C" w14:textId="7DADF99E" w:rsidR="004C0741" w:rsidRPr="0005472E" w:rsidRDefault="004C0741" w:rsidP="00676CCF">
            <w:pPr>
              <w:pStyle w:val="GOSTTableListNum10"/>
            </w:pPr>
            <w:r w:rsidRPr="009A5260">
              <w:t xml:space="preserve"> пусто - если значения нет или значение = 25 нулей</w:t>
            </w:r>
          </w:p>
        </w:tc>
      </w:tr>
      <w:tr w:rsidR="004C0741" w:rsidRPr="00B9499D" w14:paraId="1AE05A6B" w14:textId="77777777" w:rsidTr="00F265CC">
        <w:tc>
          <w:tcPr>
            <w:tcW w:w="1109" w:type="pct"/>
          </w:tcPr>
          <w:p w14:paraId="57A501A7" w14:textId="77777777" w:rsidR="004C0741" w:rsidRPr="00676CCF" w:rsidRDefault="004C0741" w:rsidP="00676CCF">
            <w:pPr>
              <w:pStyle w:val="GOSTTablenorm"/>
            </w:pPr>
            <w:r w:rsidRPr="00676CCF">
              <w:lastRenderedPageBreak/>
              <w:t>Сумма_валюта_операции</w:t>
            </w:r>
          </w:p>
        </w:tc>
        <w:tc>
          <w:tcPr>
            <w:tcW w:w="302" w:type="pct"/>
          </w:tcPr>
          <w:p w14:paraId="703D3B08" w14:textId="77777777" w:rsidR="004C0741" w:rsidRPr="00676CCF" w:rsidRDefault="004C0741" w:rsidP="00676CCF">
            <w:pPr>
              <w:pStyle w:val="GOSTTablenorm"/>
            </w:pPr>
            <w:r w:rsidRPr="00676CCF">
              <w:t>да</w:t>
            </w:r>
          </w:p>
        </w:tc>
        <w:tc>
          <w:tcPr>
            <w:tcW w:w="1109" w:type="pct"/>
          </w:tcPr>
          <w:p w14:paraId="780E9A2A" w14:textId="7BDE3260" w:rsidR="004C0741" w:rsidRPr="00676CCF" w:rsidRDefault="004C0741" w:rsidP="00676CCF">
            <w:pPr>
              <w:pStyle w:val="GOSTTablenorm"/>
            </w:pPr>
            <w:r w:rsidRPr="00676CCF">
              <w:t>Сумма в валюте заявки</w:t>
            </w:r>
            <w:ins w:id="10919" w:author="Сказецкая Наталья Камилевна" w:date="2024-01-29T20:50:00Z">
              <w:r w:rsidR="00687DC9">
                <w:t xml:space="preserve"> </w:t>
              </w:r>
              <w:r w:rsidR="00687DC9" w:rsidRPr="00E576D5">
                <w:t>(по строке документа)</w:t>
              </w:r>
            </w:ins>
          </w:p>
        </w:tc>
        <w:tc>
          <w:tcPr>
            <w:tcW w:w="1109" w:type="pct"/>
          </w:tcPr>
          <w:p w14:paraId="633D2BA0" w14:textId="77777777" w:rsidR="004C0741" w:rsidRPr="00676CCF" w:rsidRDefault="004C0741" w:rsidP="00676CCF">
            <w:pPr>
              <w:pStyle w:val="GOSTTablenorm"/>
            </w:pPr>
            <w:r w:rsidRPr="00676CCF">
              <w:t>ZK2:Smm</w:t>
            </w:r>
          </w:p>
        </w:tc>
        <w:tc>
          <w:tcPr>
            <w:tcW w:w="1371" w:type="pct"/>
          </w:tcPr>
          <w:p w14:paraId="3CBF8865" w14:textId="72402334" w:rsidR="004C0741" w:rsidRPr="00676CCF" w:rsidRDefault="004C0741" w:rsidP="00C76574">
            <w:pPr>
              <w:pStyle w:val="GOSTTablenorm"/>
            </w:pPr>
            <w:r w:rsidRPr="00676CCF">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4C0741" w:rsidRPr="00B9499D" w14:paraId="502204C0" w14:textId="77777777" w:rsidTr="00F265CC">
        <w:tc>
          <w:tcPr>
            <w:tcW w:w="1109" w:type="pct"/>
          </w:tcPr>
          <w:p w14:paraId="2BF9788A" w14:textId="77777777" w:rsidR="004C0741" w:rsidRPr="00676CCF" w:rsidRDefault="004C0741" w:rsidP="00676CCF">
            <w:pPr>
              <w:pStyle w:val="GOSTTablenorm"/>
            </w:pPr>
            <w:r w:rsidRPr="00676CCF">
              <w:t>Сумма_валюта_учета_руб</w:t>
            </w:r>
          </w:p>
        </w:tc>
        <w:tc>
          <w:tcPr>
            <w:tcW w:w="302" w:type="pct"/>
          </w:tcPr>
          <w:p w14:paraId="1C920C6B" w14:textId="77777777" w:rsidR="004C0741" w:rsidRPr="00676CCF" w:rsidRDefault="004C0741" w:rsidP="00676CCF">
            <w:pPr>
              <w:pStyle w:val="GOSTTablenorm"/>
            </w:pPr>
            <w:r w:rsidRPr="00676CCF">
              <w:t>да</w:t>
            </w:r>
          </w:p>
        </w:tc>
        <w:tc>
          <w:tcPr>
            <w:tcW w:w="1109" w:type="pct"/>
          </w:tcPr>
          <w:p w14:paraId="29F326E2" w14:textId="501EE500" w:rsidR="004C0741" w:rsidRPr="00676CCF" w:rsidRDefault="004C0741" w:rsidP="00676CCF">
            <w:pPr>
              <w:pStyle w:val="GOSTTablenorm"/>
            </w:pPr>
            <w:r w:rsidRPr="00676CCF">
              <w:t>Сумма в валюте учета (руб)</w:t>
            </w:r>
            <w:ins w:id="10920" w:author="Сказецкая Наталья Камилевна" w:date="2024-01-29T20:50:00Z">
              <w:r w:rsidR="00687DC9">
                <w:t xml:space="preserve"> </w:t>
              </w:r>
              <w:r w:rsidR="00687DC9" w:rsidRPr="00E576D5">
                <w:t>(по строке документа)</w:t>
              </w:r>
            </w:ins>
          </w:p>
        </w:tc>
        <w:tc>
          <w:tcPr>
            <w:tcW w:w="1109" w:type="pct"/>
          </w:tcPr>
          <w:p w14:paraId="702786E9" w14:textId="77777777" w:rsidR="004C0741" w:rsidRPr="00676CCF" w:rsidRDefault="004C0741" w:rsidP="00676CCF">
            <w:pPr>
              <w:pStyle w:val="GOSTTablenorm"/>
            </w:pPr>
            <w:r w:rsidRPr="00676CCF">
              <w:t>ZK2:Smm</w:t>
            </w:r>
          </w:p>
        </w:tc>
        <w:tc>
          <w:tcPr>
            <w:tcW w:w="1371" w:type="pct"/>
          </w:tcPr>
          <w:p w14:paraId="376F9E8B" w14:textId="4530DF5A" w:rsidR="004C0741" w:rsidRPr="00676CCF" w:rsidRDefault="004C0741" w:rsidP="00B401E0">
            <w:pPr>
              <w:pStyle w:val="GOSTTablenorm"/>
            </w:pPr>
            <w:r w:rsidRPr="00676CCF">
              <w:t>Берем из реквизита ZK2:Smm (по данному типу документа Сумма_валюта_учета_руб</w:t>
            </w:r>
            <w:r w:rsidR="00B401E0">
              <w:t> </w:t>
            </w:r>
            <w:r w:rsidRPr="00676CCF">
              <w:t>= Сумма_валюта_операции)</w:t>
            </w:r>
          </w:p>
        </w:tc>
      </w:tr>
      <w:tr w:rsidR="004C0741" w:rsidRPr="00B9499D" w14:paraId="477EC484" w14:textId="77777777" w:rsidTr="00F265CC">
        <w:tc>
          <w:tcPr>
            <w:tcW w:w="1109" w:type="pct"/>
          </w:tcPr>
          <w:p w14:paraId="441D13D0" w14:textId="7C57F185" w:rsidR="004C0741" w:rsidRPr="00676CCF" w:rsidRDefault="004C0741" w:rsidP="00676CCF">
            <w:pPr>
              <w:pStyle w:val="GOSTTablenorm"/>
            </w:pPr>
            <w:r w:rsidRPr="00676CCF">
              <w:t>Признак_проведения_по_банку</w:t>
            </w:r>
          </w:p>
        </w:tc>
        <w:tc>
          <w:tcPr>
            <w:tcW w:w="302" w:type="pct"/>
          </w:tcPr>
          <w:p w14:paraId="2A8DF924" w14:textId="77777777" w:rsidR="004C0741" w:rsidRPr="00676CCF" w:rsidRDefault="004C0741" w:rsidP="00676CCF">
            <w:pPr>
              <w:pStyle w:val="GOSTTablenorm"/>
            </w:pPr>
            <w:r w:rsidRPr="00676CCF">
              <w:t>нет</w:t>
            </w:r>
          </w:p>
        </w:tc>
        <w:tc>
          <w:tcPr>
            <w:tcW w:w="1109" w:type="pct"/>
          </w:tcPr>
          <w:p w14:paraId="239BA71B" w14:textId="29D56DAF" w:rsidR="004C0741" w:rsidRPr="00676CCF" w:rsidRDefault="004C0741" w:rsidP="009F4406">
            <w:pPr>
              <w:pStyle w:val="GOSTTablenorm"/>
            </w:pPr>
            <w:r w:rsidRPr="00676CCF">
              <w:t xml:space="preserve">Признак </w:t>
            </w:r>
            <w:del w:id="10921" w:author="Сказецкая Наталья Камилевна" w:date="2024-01-29T20:33:00Z">
              <w:r w:rsidRPr="00676CCF" w:rsidDel="009F4406">
                <w:delText>проведения по банку</w:delText>
              </w:r>
            </w:del>
            <w:ins w:id="10922" w:author="Сказецкая Наталья Камилевна" w:date="2024-01-29T20:33:00Z">
              <w:r w:rsidR="009F4406">
                <w:t>исполнения расчетного документа</w:t>
              </w:r>
            </w:ins>
            <w:ins w:id="10923" w:author="Сказецкая Наталья Камилевна" w:date="2024-01-29T20:50:00Z">
              <w:r w:rsidR="00687DC9">
                <w:t xml:space="preserve"> </w:t>
              </w:r>
              <w:r w:rsidR="00687DC9" w:rsidRPr="00E576D5">
                <w:t>(по строке документа)</w:t>
              </w:r>
            </w:ins>
          </w:p>
        </w:tc>
        <w:tc>
          <w:tcPr>
            <w:tcW w:w="1109" w:type="pct"/>
          </w:tcPr>
          <w:p w14:paraId="25668629" w14:textId="77777777" w:rsidR="004C0741" w:rsidRPr="00676CCF" w:rsidRDefault="004C0741" w:rsidP="00676CCF">
            <w:pPr>
              <w:pStyle w:val="GOSTTablenorm"/>
            </w:pPr>
            <w:r w:rsidRPr="00676CCF">
              <w:t>ZK2:SIGN_PA_EXEC</w:t>
            </w:r>
          </w:p>
        </w:tc>
        <w:tc>
          <w:tcPr>
            <w:tcW w:w="1371" w:type="pct"/>
          </w:tcPr>
          <w:p w14:paraId="69359414" w14:textId="3CA7F184" w:rsidR="004C0741" w:rsidRPr="00676CCF" w:rsidRDefault="004C0741" w:rsidP="00676CCF">
            <w:pPr>
              <w:pStyle w:val="GOSTTablenorm"/>
            </w:pPr>
          </w:p>
        </w:tc>
      </w:tr>
    </w:tbl>
    <w:p w14:paraId="2D135955" w14:textId="52649824" w:rsidR="006043A1" w:rsidRDefault="008242B4" w:rsidP="00F265CC">
      <w:pPr>
        <w:pStyle w:val="GOSTNameTable"/>
      </w:pPr>
      <w:r>
        <w:rPr>
          <w:noProof/>
        </w:rPr>
        <w:fldChar w:fldCharType="begin"/>
      </w:r>
      <w:r>
        <w:rPr>
          <w:noProof/>
        </w:rPr>
        <w:instrText xml:space="preserve"> SEQ Таблица \* ARABIC </w:instrText>
      </w:r>
      <w:r>
        <w:rPr>
          <w:noProof/>
        </w:rPr>
        <w:fldChar w:fldCharType="separate"/>
      </w:r>
      <w:bookmarkStart w:id="10924" w:name="_Toc226563185"/>
      <w:r w:rsidR="00AB1BE0">
        <w:rPr>
          <w:noProof/>
        </w:rPr>
        <w:t>29</w:t>
      </w:r>
      <w:r>
        <w:rPr>
          <w:noProof/>
        </w:rPr>
        <w:fldChar w:fldCharType="end"/>
      </w:r>
      <w:r w:rsidR="006043A1">
        <w:t xml:space="preserve"> - </w:t>
      </w:r>
      <w:r w:rsidR="006043A1" w:rsidRPr="00CB3D3B">
        <w:t>Перечень атрибутов, соответствующих типу документа</w:t>
      </w:r>
      <w:r w:rsidR="006043A1">
        <w:t xml:space="preserve"> </w:t>
      </w:r>
      <w:r w:rsidR="00A415B7">
        <w:t>«</w:t>
      </w:r>
      <w:r w:rsidR="006043A1" w:rsidRPr="00676CCF">
        <w:t>Заявка на получение денежных средств, перечисляемых на карту</w:t>
      </w:r>
      <w:r w:rsidR="00A415B7">
        <w:t>»</w:t>
      </w:r>
      <w:r w:rsidR="006043A1" w:rsidRPr="00676CCF">
        <w:t xml:space="preserve"> (ф. 0531243) MSC_ApplFundsCard</w:t>
      </w:r>
      <w:bookmarkEnd w:id="10924"/>
    </w:p>
    <w:tbl>
      <w:tblPr>
        <w:tblStyle w:val="GOSTTable"/>
        <w:tblW w:w="5000" w:type="pct"/>
        <w:tblLayout w:type="fixed"/>
        <w:tblLook w:val="07E0" w:firstRow="1" w:lastRow="1" w:firstColumn="1" w:lastColumn="1" w:noHBand="1" w:noVBand="1"/>
      </w:tblPr>
      <w:tblGrid>
        <w:gridCol w:w="3495"/>
        <w:gridCol w:w="952"/>
        <w:gridCol w:w="3496"/>
        <w:gridCol w:w="3496"/>
        <w:gridCol w:w="4321"/>
      </w:tblGrid>
      <w:tr w:rsidR="00F265CC" w:rsidRPr="00B9499D" w14:paraId="17B3F3A0" w14:textId="77777777" w:rsidTr="00F265CC">
        <w:trPr>
          <w:cnfStyle w:val="100000000000" w:firstRow="1" w:lastRow="0" w:firstColumn="0" w:lastColumn="0" w:oddVBand="0" w:evenVBand="0" w:oddHBand="0" w:evenHBand="0" w:firstRowFirstColumn="0" w:firstRowLastColumn="0" w:lastRowFirstColumn="0" w:lastRowLastColumn="0"/>
        </w:trPr>
        <w:tc>
          <w:tcPr>
            <w:tcW w:w="1109" w:type="pct"/>
          </w:tcPr>
          <w:p w14:paraId="1E60FBB1" w14:textId="54D1E44C" w:rsidR="00F265CC" w:rsidRPr="00B9499D" w:rsidRDefault="00F265CC" w:rsidP="000976AD">
            <w:pPr>
              <w:pStyle w:val="GOSTTableHead"/>
            </w:pPr>
            <w:r w:rsidRPr="00B9499D">
              <w:t>Наименование атрибута</w:t>
            </w:r>
          </w:p>
        </w:tc>
        <w:tc>
          <w:tcPr>
            <w:tcW w:w="302" w:type="pct"/>
          </w:tcPr>
          <w:p w14:paraId="09A48241" w14:textId="133028AE" w:rsidR="00F265CC" w:rsidRPr="00B9499D" w:rsidRDefault="00F265CC" w:rsidP="000976AD">
            <w:pPr>
              <w:pStyle w:val="GOSTTableHead"/>
            </w:pPr>
            <w:r w:rsidRPr="00B9499D">
              <w:t>Вычисляемый атрибут</w:t>
            </w:r>
          </w:p>
        </w:tc>
        <w:tc>
          <w:tcPr>
            <w:tcW w:w="1109" w:type="pct"/>
          </w:tcPr>
          <w:p w14:paraId="0725BFFF" w14:textId="3995525C" w:rsidR="00F265CC" w:rsidRPr="00B9499D" w:rsidRDefault="00F265CC" w:rsidP="000976AD">
            <w:pPr>
              <w:pStyle w:val="GOSTTableHead"/>
            </w:pPr>
            <w:r w:rsidRPr="00B9499D">
              <w:t>Описание атрибута</w:t>
            </w:r>
          </w:p>
        </w:tc>
        <w:tc>
          <w:tcPr>
            <w:tcW w:w="1109" w:type="pct"/>
          </w:tcPr>
          <w:p w14:paraId="4E435EF2" w14:textId="30856146" w:rsidR="00F265CC" w:rsidRPr="00B9499D" w:rsidRDefault="00F265CC" w:rsidP="000976AD">
            <w:pPr>
              <w:pStyle w:val="GOSTTableHead"/>
            </w:pPr>
            <w:r w:rsidRPr="00B9499D">
              <w:t>Реквизит документа (наименование тега)</w:t>
            </w:r>
          </w:p>
        </w:tc>
        <w:tc>
          <w:tcPr>
            <w:tcW w:w="1371" w:type="pct"/>
          </w:tcPr>
          <w:p w14:paraId="099E446E" w14:textId="07F189B5" w:rsidR="00F265CC" w:rsidRPr="00B9499D" w:rsidRDefault="00F265CC" w:rsidP="000976AD">
            <w:pPr>
              <w:pStyle w:val="GOSTTableHead"/>
            </w:pPr>
            <w:r w:rsidRPr="00B9499D">
              <w:t>Алгоритм вычисления</w:t>
            </w:r>
          </w:p>
        </w:tc>
      </w:tr>
      <w:tr w:rsidR="004C0741" w:rsidRPr="00B9499D" w14:paraId="2B8063EF" w14:textId="77777777" w:rsidTr="00F265CC">
        <w:tc>
          <w:tcPr>
            <w:tcW w:w="1109" w:type="pct"/>
          </w:tcPr>
          <w:p w14:paraId="2E712FC9" w14:textId="0D0CA06C" w:rsidR="004C0741" w:rsidRPr="00B9499D" w:rsidRDefault="004C0741" w:rsidP="00676CCF">
            <w:pPr>
              <w:pStyle w:val="GOSTTablenorm"/>
            </w:pPr>
            <w:r w:rsidRPr="00B9499D">
              <w:t>Номер_документа*</w:t>
            </w:r>
          </w:p>
        </w:tc>
        <w:tc>
          <w:tcPr>
            <w:tcW w:w="302" w:type="pct"/>
          </w:tcPr>
          <w:p w14:paraId="4742F2D5" w14:textId="77777777" w:rsidR="004C0741" w:rsidRPr="00B9499D" w:rsidRDefault="004C0741" w:rsidP="00676CCF">
            <w:pPr>
              <w:pStyle w:val="GOSTTablenorm"/>
            </w:pPr>
            <w:r w:rsidRPr="00B9499D">
              <w:t>нет</w:t>
            </w:r>
          </w:p>
        </w:tc>
        <w:tc>
          <w:tcPr>
            <w:tcW w:w="1109" w:type="pct"/>
          </w:tcPr>
          <w:p w14:paraId="6E6AB3C9" w14:textId="77777777" w:rsidR="004C0741" w:rsidRPr="00B9499D" w:rsidRDefault="004C0741" w:rsidP="00676CCF">
            <w:pPr>
              <w:pStyle w:val="GOSTTablenorm"/>
            </w:pPr>
            <w:r w:rsidRPr="00B9499D">
              <w:t>Номер документа</w:t>
            </w:r>
          </w:p>
        </w:tc>
        <w:tc>
          <w:tcPr>
            <w:tcW w:w="1109" w:type="pct"/>
          </w:tcPr>
          <w:p w14:paraId="0E802121" w14:textId="77777777" w:rsidR="004C0741" w:rsidRPr="00B9499D" w:rsidRDefault="004C0741" w:rsidP="00676CCF">
            <w:pPr>
              <w:pStyle w:val="GOSTTablenorm"/>
            </w:pPr>
            <w:r w:rsidRPr="00B9499D">
              <w:t>ZN_DcNmbr</w:t>
            </w:r>
          </w:p>
        </w:tc>
        <w:tc>
          <w:tcPr>
            <w:tcW w:w="1371" w:type="pct"/>
          </w:tcPr>
          <w:p w14:paraId="6483B33F" w14:textId="77777777" w:rsidR="004C0741" w:rsidRPr="00B9499D" w:rsidRDefault="004C0741" w:rsidP="00676CCF">
            <w:pPr>
              <w:pStyle w:val="GOSTTablenorm"/>
            </w:pPr>
          </w:p>
        </w:tc>
      </w:tr>
      <w:tr w:rsidR="004C0741" w:rsidRPr="00B9499D" w14:paraId="3389013E" w14:textId="77777777" w:rsidTr="00F265CC">
        <w:tc>
          <w:tcPr>
            <w:tcW w:w="1109" w:type="pct"/>
          </w:tcPr>
          <w:p w14:paraId="77869ED0" w14:textId="3872F5F9" w:rsidR="004C0741" w:rsidRPr="00B9499D" w:rsidRDefault="004C0741" w:rsidP="00676CCF">
            <w:pPr>
              <w:pStyle w:val="GOSTTablenorm"/>
            </w:pPr>
            <w:r w:rsidRPr="00B9499D">
              <w:t>Дата_документа*</w:t>
            </w:r>
          </w:p>
        </w:tc>
        <w:tc>
          <w:tcPr>
            <w:tcW w:w="302" w:type="pct"/>
          </w:tcPr>
          <w:p w14:paraId="02878D59" w14:textId="77777777" w:rsidR="004C0741" w:rsidRPr="00B9499D" w:rsidRDefault="004C0741" w:rsidP="00676CCF">
            <w:pPr>
              <w:pStyle w:val="GOSTTablenorm"/>
            </w:pPr>
            <w:r w:rsidRPr="00B9499D">
              <w:t>нет</w:t>
            </w:r>
          </w:p>
        </w:tc>
        <w:tc>
          <w:tcPr>
            <w:tcW w:w="1109" w:type="pct"/>
          </w:tcPr>
          <w:p w14:paraId="25464582" w14:textId="77777777" w:rsidR="004C0741" w:rsidRPr="00B9499D" w:rsidRDefault="004C0741" w:rsidP="00676CCF">
            <w:pPr>
              <w:pStyle w:val="GOSTTablenorm"/>
            </w:pPr>
            <w:r w:rsidRPr="00B9499D">
              <w:t>Дата документа</w:t>
            </w:r>
          </w:p>
        </w:tc>
        <w:tc>
          <w:tcPr>
            <w:tcW w:w="1109" w:type="pct"/>
          </w:tcPr>
          <w:p w14:paraId="13E54C38" w14:textId="77777777" w:rsidR="004C0741" w:rsidRPr="00B9499D" w:rsidRDefault="004C0741" w:rsidP="00676CCF">
            <w:pPr>
              <w:pStyle w:val="GOSTTablenorm"/>
            </w:pPr>
            <w:r w:rsidRPr="00B9499D">
              <w:t>ZN_MSC_Infrmtn_CrtnDt</w:t>
            </w:r>
          </w:p>
        </w:tc>
        <w:tc>
          <w:tcPr>
            <w:tcW w:w="1371" w:type="pct"/>
          </w:tcPr>
          <w:p w14:paraId="5EA9CF77" w14:textId="77777777" w:rsidR="004C0741" w:rsidRPr="00B9499D" w:rsidRDefault="004C0741" w:rsidP="00676CCF">
            <w:pPr>
              <w:pStyle w:val="GOSTTablenorm"/>
            </w:pPr>
          </w:p>
        </w:tc>
      </w:tr>
      <w:tr w:rsidR="004C0741" w:rsidRPr="00B9499D" w14:paraId="3BE18090" w14:textId="77777777" w:rsidTr="00F265CC">
        <w:tc>
          <w:tcPr>
            <w:tcW w:w="1109" w:type="pct"/>
          </w:tcPr>
          <w:p w14:paraId="253DF961" w14:textId="6F5C4469" w:rsidR="004C0741" w:rsidRPr="00B9499D" w:rsidRDefault="004C0741" w:rsidP="00676CCF">
            <w:pPr>
              <w:pStyle w:val="GOSTTablenorm"/>
            </w:pPr>
            <w:r w:rsidRPr="009645C1">
              <w:t>Наименование_документа</w:t>
            </w:r>
          </w:p>
        </w:tc>
        <w:tc>
          <w:tcPr>
            <w:tcW w:w="302" w:type="pct"/>
          </w:tcPr>
          <w:p w14:paraId="5594BAEE" w14:textId="41B97631" w:rsidR="004C0741" w:rsidRPr="00B9499D" w:rsidRDefault="004C0741" w:rsidP="00676CCF">
            <w:pPr>
              <w:pStyle w:val="GOSTTablenorm"/>
            </w:pPr>
            <w:r w:rsidRPr="009645C1">
              <w:t>да</w:t>
            </w:r>
          </w:p>
        </w:tc>
        <w:tc>
          <w:tcPr>
            <w:tcW w:w="1109" w:type="pct"/>
          </w:tcPr>
          <w:p w14:paraId="45D41B3F" w14:textId="02F80DFF" w:rsidR="004C0741" w:rsidRPr="00B9499D" w:rsidRDefault="004C0741" w:rsidP="00676CCF">
            <w:pPr>
              <w:pStyle w:val="GOSTTablenorm"/>
            </w:pPr>
            <w:r w:rsidRPr="009645C1">
              <w:t>Наименование документа</w:t>
            </w:r>
          </w:p>
        </w:tc>
        <w:tc>
          <w:tcPr>
            <w:tcW w:w="1109" w:type="pct"/>
          </w:tcPr>
          <w:p w14:paraId="7526111B" w14:textId="77777777" w:rsidR="004C0741" w:rsidRPr="00B9499D" w:rsidRDefault="004C0741" w:rsidP="00676CCF">
            <w:pPr>
              <w:pStyle w:val="GOSTTablenorm"/>
            </w:pPr>
          </w:p>
        </w:tc>
        <w:tc>
          <w:tcPr>
            <w:tcW w:w="1371" w:type="pct"/>
          </w:tcPr>
          <w:p w14:paraId="506B351D" w14:textId="61FF3000" w:rsidR="004C0741" w:rsidRPr="00B9499D" w:rsidRDefault="004C0741" w:rsidP="00676CCF">
            <w:pPr>
              <w:pStyle w:val="GOSTTablenorm"/>
            </w:pPr>
            <w:r w:rsidRPr="00A21327">
              <w:t>Наименование докумен</w:t>
            </w:r>
            <w:r w:rsidR="00676CCF">
              <w:t>та определяется по справочнику «</w:t>
            </w:r>
            <w:r w:rsidRPr="00A21327">
              <w:t>Типы документов</w:t>
            </w:r>
            <w:r w:rsidR="00676CCF">
              <w:t>»</w:t>
            </w:r>
            <w:r w:rsidRPr="00A21327">
              <w:t xml:space="preserve"> с помо</w:t>
            </w:r>
            <w:r w:rsidRPr="00A21327">
              <w:lastRenderedPageBreak/>
              <w:t>щью значения атрибута Тип_документа (</w:t>
            </w:r>
            <w:r w:rsidRPr="00A21327">
              <w:rPr>
                <w:lang w:val="en-US"/>
              </w:rPr>
              <w:t>TypeDoc</w:t>
            </w:r>
            <w:r w:rsidRPr="00A21327">
              <w:t>) из заголовка запроса</w:t>
            </w:r>
          </w:p>
        </w:tc>
      </w:tr>
      <w:tr w:rsidR="004C0741" w:rsidRPr="00B9499D" w14:paraId="1495B3E9" w14:textId="77777777" w:rsidTr="00F265CC">
        <w:tc>
          <w:tcPr>
            <w:tcW w:w="1109" w:type="pct"/>
          </w:tcPr>
          <w:p w14:paraId="7D2D20C9" w14:textId="18B6BB25" w:rsidR="004C0741" w:rsidRPr="00B9499D" w:rsidRDefault="004C0741" w:rsidP="00676CCF">
            <w:pPr>
              <w:pStyle w:val="GOSTTablenorm"/>
            </w:pPr>
            <w:r w:rsidRPr="00B9499D">
              <w:lastRenderedPageBreak/>
              <w:t>Код_валюты</w:t>
            </w:r>
          </w:p>
        </w:tc>
        <w:tc>
          <w:tcPr>
            <w:tcW w:w="302" w:type="pct"/>
          </w:tcPr>
          <w:p w14:paraId="474FC5D1" w14:textId="3536393B" w:rsidR="004C0741" w:rsidRPr="00B9499D" w:rsidRDefault="004C0741" w:rsidP="00676CCF">
            <w:pPr>
              <w:pStyle w:val="GOSTTablenorm"/>
            </w:pPr>
            <w:r w:rsidRPr="00B9499D">
              <w:t>да</w:t>
            </w:r>
          </w:p>
        </w:tc>
        <w:tc>
          <w:tcPr>
            <w:tcW w:w="1109" w:type="pct"/>
          </w:tcPr>
          <w:p w14:paraId="5A64B412" w14:textId="7C3E6E83" w:rsidR="004C0741" w:rsidRPr="00B9499D" w:rsidRDefault="004C0741" w:rsidP="00676CCF">
            <w:pPr>
              <w:pStyle w:val="GOSTTablenorm"/>
            </w:pPr>
            <w:r w:rsidRPr="00B9499D">
              <w:t>Код валюты по ОКВ</w:t>
            </w:r>
          </w:p>
        </w:tc>
        <w:tc>
          <w:tcPr>
            <w:tcW w:w="1109" w:type="pct"/>
          </w:tcPr>
          <w:p w14:paraId="645D0BE0" w14:textId="02228EE1" w:rsidR="004C0741" w:rsidRPr="00B9499D" w:rsidRDefault="004C0741" w:rsidP="00676CCF">
            <w:pPr>
              <w:pStyle w:val="GOSTTablenorm"/>
            </w:pPr>
            <w:r w:rsidRPr="00B9499D">
              <w:t>StmInfrmtn_OKVCd</w:t>
            </w:r>
          </w:p>
        </w:tc>
        <w:tc>
          <w:tcPr>
            <w:tcW w:w="1371" w:type="pct"/>
          </w:tcPr>
          <w:p w14:paraId="02D007D0" w14:textId="77777777" w:rsidR="004C0741" w:rsidRPr="00B9499D" w:rsidRDefault="004C0741" w:rsidP="00676CCF">
            <w:pPr>
              <w:pStyle w:val="GOSTTablenorm"/>
            </w:pPr>
            <w:r w:rsidRPr="00B9499D">
              <w:t>В составе документа может приходить как цифровой, так и буквенный код валюты.</w:t>
            </w:r>
          </w:p>
          <w:p w14:paraId="01C86147" w14:textId="138858A0" w:rsidR="004C0741" w:rsidRPr="00B9499D" w:rsidRDefault="004C0741" w:rsidP="00792E0E">
            <w:pPr>
              <w:pStyle w:val="GOSTTableListNum10"/>
              <w:numPr>
                <w:ilvl w:val="0"/>
                <w:numId w:val="35"/>
              </w:numPr>
            </w:pPr>
            <w:r w:rsidRPr="00B9499D">
              <w:t xml:space="preserve"> если код валюты пришел цифровой, то в атрибут его значение записывается в неизменном виде;</w:t>
            </w:r>
          </w:p>
          <w:p w14:paraId="609D7B72" w14:textId="10B99027" w:rsidR="004C0741" w:rsidRPr="00B9499D" w:rsidRDefault="004C0741" w:rsidP="00676CCF">
            <w:pPr>
              <w:pStyle w:val="GOSTTableListNum10"/>
            </w:pPr>
            <w:r w:rsidRPr="00B9499D">
              <w:t xml:space="preserve"> если код валюты пришел буквенный, то в атрибут его значение записывается после преобразования в цифровой по данным справочника «Общероссий</w:t>
            </w:r>
            <w:r w:rsidR="00676CCF">
              <w:t>ский классификатор валют (ОКВ)»</w:t>
            </w:r>
          </w:p>
        </w:tc>
      </w:tr>
      <w:tr w:rsidR="004C0741" w:rsidRPr="00B9499D" w14:paraId="38F1FC42" w14:textId="77777777" w:rsidTr="00F265CC">
        <w:tc>
          <w:tcPr>
            <w:tcW w:w="1109" w:type="pct"/>
          </w:tcPr>
          <w:p w14:paraId="2A01686A" w14:textId="77777777" w:rsidR="004C0741" w:rsidRPr="00676CCF" w:rsidRDefault="004C0741" w:rsidP="00676CCF">
            <w:pPr>
              <w:pStyle w:val="GOSTTablenorm"/>
            </w:pPr>
            <w:r w:rsidRPr="00676CCF">
              <w:t>Дата_ввода_в_действие</w:t>
            </w:r>
          </w:p>
        </w:tc>
        <w:tc>
          <w:tcPr>
            <w:tcW w:w="302" w:type="pct"/>
          </w:tcPr>
          <w:p w14:paraId="130F6987" w14:textId="77777777" w:rsidR="004C0741" w:rsidRPr="00676CCF" w:rsidRDefault="004C0741" w:rsidP="00676CCF">
            <w:pPr>
              <w:pStyle w:val="GOSTTablenorm"/>
            </w:pPr>
            <w:r w:rsidRPr="00676CCF">
              <w:t>да</w:t>
            </w:r>
          </w:p>
        </w:tc>
        <w:tc>
          <w:tcPr>
            <w:tcW w:w="1109" w:type="pct"/>
          </w:tcPr>
          <w:p w14:paraId="51500A4D" w14:textId="77777777" w:rsidR="004C0741" w:rsidRPr="00676CCF" w:rsidRDefault="004C0741" w:rsidP="00676CCF">
            <w:pPr>
              <w:pStyle w:val="GOSTTablenorm"/>
            </w:pPr>
            <w:r w:rsidRPr="00676CCF">
              <w:t>Дата ввода в действие</w:t>
            </w:r>
          </w:p>
        </w:tc>
        <w:tc>
          <w:tcPr>
            <w:tcW w:w="1109" w:type="pct"/>
          </w:tcPr>
          <w:p w14:paraId="06A816E6" w14:textId="2608F138" w:rsidR="004C0741" w:rsidRPr="00676CCF" w:rsidRDefault="004C0741" w:rsidP="00676CCF">
            <w:pPr>
              <w:pStyle w:val="GOSTTablenorm"/>
            </w:pPr>
            <w:r w:rsidRPr="00676CCF">
              <w:t>SettlementDate (из заголовка запроса)</w:t>
            </w:r>
          </w:p>
        </w:tc>
        <w:tc>
          <w:tcPr>
            <w:tcW w:w="1371" w:type="pct"/>
          </w:tcPr>
          <w:p w14:paraId="798330BF" w14:textId="06CBD897" w:rsidR="004C0741" w:rsidRPr="00676CCF" w:rsidRDefault="004C0741" w:rsidP="00B401E0">
            <w:pPr>
              <w:pStyle w:val="GOSTTablenorm"/>
            </w:pPr>
            <w:r w:rsidRPr="00676CCF">
              <w:t>Для данного типа документов Дата_ввода_в_действие</w:t>
            </w:r>
            <w:r w:rsidR="00B401E0">
              <w:t> </w:t>
            </w:r>
            <w:r w:rsidRPr="00676CCF">
              <w:t>=</w:t>
            </w:r>
            <w:r w:rsidR="00B401E0">
              <w:t> </w:t>
            </w:r>
            <w:r w:rsidRPr="00676CCF">
              <w:t>Дата_отражения_в_учете</w:t>
            </w:r>
          </w:p>
        </w:tc>
      </w:tr>
      <w:tr w:rsidR="004C0741" w:rsidRPr="00B9499D" w14:paraId="1310D90D" w14:textId="77777777" w:rsidTr="00F265CC">
        <w:tc>
          <w:tcPr>
            <w:tcW w:w="1109" w:type="pct"/>
          </w:tcPr>
          <w:p w14:paraId="366746F8" w14:textId="77777777" w:rsidR="004C0741" w:rsidRPr="00676CCF" w:rsidRDefault="004C0741" w:rsidP="00676CCF">
            <w:pPr>
              <w:pStyle w:val="GOSTTablenorm"/>
            </w:pPr>
            <w:r w:rsidRPr="00676CCF">
              <w:t>Код_контура_документа</w:t>
            </w:r>
          </w:p>
        </w:tc>
        <w:tc>
          <w:tcPr>
            <w:tcW w:w="302" w:type="pct"/>
          </w:tcPr>
          <w:p w14:paraId="331A6D83" w14:textId="77777777" w:rsidR="004C0741" w:rsidRPr="00676CCF" w:rsidRDefault="004C0741" w:rsidP="00676CCF">
            <w:pPr>
              <w:pStyle w:val="GOSTTablenorm"/>
            </w:pPr>
            <w:r w:rsidRPr="00676CCF">
              <w:t>нет</w:t>
            </w:r>
          </w:p>
        </w:tc>
        <w:tc>
          <w:tcPr>
            <w:tcW w:w="1109" w:type="pct"/>
          </w:tcPr>
          <w:p w14:paraId="17E81721" w14:textId="77777777" w:rsidR="004C0741" w:rsidRPr="00676CCF" w:rsidRDefault="004C0741" w:rsidP="00676CCF">
            <w:pPr>
              <w:pStyle w:val="GOSTTablenorm"/>
            </w:pPr>
            <w:r w:rsidRPr="00676CCF">
              <w:t>Код контура в том виде, как он содержится в документе</w:t>
            </w:r>
          </w:p>
        </w:tc>
        <w:tc>
          <w:tcPr>
            <w:tcW w:w="1109" w:type="pct"/>
          </w:tcPr>
          <w:p w14:paraId="3DCC0CFA" w14:textId="77777777" w:rsidR="004C0741" w:rsidRPr="00676CCF" w:rsidRDefault="004C0741" w:rsidP="00676CCF">
            <w:pPr>
              <w:pStyle w:val="GOSTTablenorm"/>
            </w:pPr>
            <w:r w:rsidRPr="00676CCF">
              <w:t>StmInfrmtn_Contour_Code</w:t>
            </w:r>
          </w:p>
        </w:tc>
        <w:tc>
          <w:tcPr>
            <w:tcW w:w="1371" w:type="pct"/>
          </w:tcPr>
          <w:p w14:paraId="581AB14E" w14:textId="77777777" w:rsidR="004C0741" w:rsidRPr="00676CCF" w:rsidRDefault="004C0741" w:rsidP="00676CCF">
            <w:pPr>
              <w:pStyle w:val="GOSTTablenorm"/>
            </w:pPr>
          </w:p>
        </w:tc>
      </w:tr>
      <w:tr w:rsidR="004C0741" w:rsidRPr="00B9499D" w14:paraId="400CEA61" w14:textId="77777777" w:rsidTr="00F265CC">
        <w:tc>
          <w:tcPr>
            <w:tcW w:w="1109" w:type="pct"/>
          </w:tcPr>
          <w:p w14:paraId="086387CA" w14:textId="77777777" w:rsidR="004C0741" w:rsidRPr="00676CCF" w:rsidRDefault="004C0741" w:rsidP="00676CCF">
            <w:pPr>
              <w:pStyle w:val="GOSTTablenorm"/>
            </w:pPr>
            <w:r w:rsidRPr="00676CCF">
              <w:t>Код_контура</w:t>
            </w:r>
          </w:p>
        </w:tc>
        <w:tc>
          <w:tcPr>
            <w:tcW w:w="302" w:type="pct"/>
          </w:tcPr>
          <w:p w14:paraId="6D5D0F78" w14:textId="77777777" w:rsidR="004C0741" w:rsidRPr="00676CCF" w:rsidRDefault="004C0741" w:rsidP="00676CCF">
            <w:pPr>
              <w:pStyle w:val="GOSTTablenorm"/>
            </w:pPr>
            <w:r w:rsidRPr="00676CCF">
              <w:t>да</w:t>
            </w:r>
          </w:p>
        </w:tc>
        <w:tc>
          <w:tcPr>
            <w:tcW w:w="1109" w:type="pct"/>
          </w:tcPr>
          <w:p w14:paraId="26276C8D" w14:textId="77777777" w:rsidR="004C0741" w:rsidRPr="00676CCF" w:rsidRDefault="004C0741" w:rsidP="00676CCF">
            <w:pPr>
              <w:pStyle w:val="GOSTTablenorm"/>
            </w:pPr>
            <w:r w:rsidRPr="00676CCF">
              <w:t>Код контура, приведенный к стандартному виду</w:t>
            </w:r>
          </w:p>
        </w:tc>
        <w:tc>
          <w:tcPr>
            <w:tcW w:w="1109" w:type="pct"/>
          </w:tcPr>
          <w:p w14:paraId="517C1DBC" w14:textId="77777777" w:rsidR="004C0741" w:rsidRPr="00676CCF" w:rsidRDefault="004C0741" w:rsidP="00676CCF">
            <w:pPr>
              <w:pStyle w:val="GOSTTablenorm"/>
            </w:pPr>
            <w:r w:rsidRPr="00676CCF">
              <w:t>StmInfrmtn_Contour_Code</w:t>
            </w:r>
          </w:p>
        </w:tc>
        <w:tc>
          <w:tcPr>
            <w:tcW w:w="1371" w:type="pct"/>
          </w:tcPr>
          <w:p w14:paraId="218D9E33" w14:textId="4B54AD1C" w:rsidR="004C0741" w:rsidRPr="00676CCF" w:rsidRDefault="004C0741" w:rsidP="00676CCF">
            <w:pPr>
              <w:pStyle w:val="GOSTTablenorm"/>
              <w:rPr>
                <w:rFonts w:eastAsiaTheme="minorEastAsia"/>
              </w:rPr>
            </w:pPr>
            <w:r w:rsidRPr="00676CCF">
              <w:t xml:space="preserve">Если в теге документа </w:t>
            </w:r>
            <w:r w:rsidR="00676CCF" w:rsidRPr="00676CCF">
              <w:t>«</w:t>
            </w:r>
            <w:r w:rsidRPr="00676CCF">
              <w:t>1</w:t>
            </w:r>
            <w:r w:rsidR="00676CCF" w:rsidRPr="00676CCF">
              <w:t>»</w:t>
            </w:r>
            <w:r w:rsidRPr="00676CCF">
              <w:t xml:space="preserve"> или </w:t>
            </w:r>
            <w:r w:rsidR="00676CCF" w:rsidRPr="00676CCF">
              <w:t>«</w:t>
            </w:r>
            <w:r w:rsidRPr="00676CCF">
              <w:t>O</w:t>
            </w:r>
            <w:r w:rsidR="00676CCF" w:rsidRPr="00676CCF">
              <w:t>»</w:t>
            </w:r>
            <w:r w:rsidRPr="00676CCF">
              <w:t xml:space="preserve">, то значение </w:t>
            </w:r>
            <w:r w:rsidR="00676CCF" w:rsidRPr="00676CCF">
              <w:t>«</w:t>
            </w:r>
            <w:r w:rsidRPr="00676CCF">
              <w:t>1</w:t>
            </w:r>
            <w:r w:rsidR="00676CCF" w:rsidRPr="00676CCF">
              <w:t>».</w:t>
            </w:r>
          </w:p>
          <w:p w14:paraId="50FAC964" w14:textId="0BBA3FF1" w:rsidR="004C0741" w:rsidRPr="00676CCF" w:rsidRDefault="004C0741" w:rsidP="00676CCF">
            <w:pPr>
              <w:pStyle w:val="GOSTTablenorm"/>
            </w:pPr>
            <w:r w:rsidRPr="00676CCF">
              <w:t xml:space="preserve">Если в теге документа </w:t>
            </w:r>
            <w:r w:rsidR="00676CCF" w:rsidRPr="00676CCF">
              <w:t>«</w:t>
            </w:r>
            <w:r w:rsidRPr="00676CCF">
              <w:t>2</w:t>
            </w:r>
            <w:r w:rsidR="00676CCF" w:rsidRPr="00676CCF">
              <w:t>»</w:t>
            </w:r>
            <w:r w:rsidRPr="00676CCF">
              <w:t xml:space="preserve"> или </w:t>
            </w:r>
            <w:r w:rsidR="00676CCF" w:rsidRPr="00676CCF">
              <w:t>«</w:t>
            </w:r>
            <w:r w:rsidRPr="00676CCF">
              <w:t>S</w:t>
            </w:r>
            <w:r w:rsidR="00676CCF" w:rsidRPr="00676CCF">
              <w:t>»</w:t>
            </w:r>
            <w:r w:rsidRPr="00676CCF">
              <w:t xml:space="preserve">, то значение </w:t>
            </w:r>
            <w:r w:rsidR="00676CCF" w:rsidRPr="00676CCF">
              <w:t>«</w:t>
            </w:r>
            <w:r w:rsidRPr="00676CCF">
              <w:t>2</w:t>
            </w:r>
            <w:r w:rsidR="00676CCF" w:rsidRPr="00676CCF">
              <w:t>»</w:t>
            </w:r>
          </w:p>
        </w:tc>
      </w:tr>
      <w:tr w:rsidR="004C0741" w:rsidRPr="00B9499D" w14:paraId="083928B2" w14:textId="77777777" w:rsidTr="00F265CC">
        <w:tc>
          <w:tcPr>
            <w:tcW w:w="1109" w:type="pct"/>
          </w:tcPr>
          <w:p w14:paraId="4A88580A" w14:textId="77777777" w:rsidR="004C0741" w:rsidRPr="00676CCF" w:rsidRDefault="004C0741" w:rsidP="00676CCF">
            <w:pPr>
              <w:pStyle w:val="GOSTTablenorm"/>
            </w:pPr>
            <w:r w:rsidRPr="00676CCF">
              <w:t>Уровень_конфиденциальности</w:t>
            </w:r>
          </w:p>
        </w:tc>
        <w:tc>
          <w:tcPr>
            <w:tcW w:w="302" w:type="pct"/>
          </w:tcPr>
          <w:p w14:paraId="6BA65870" w14:textId="77777777" w:rsidR="004C0741" w:rsidRPr="00676CCF" w:rsidRDefault="004C0741" w:rsidP="00676CCF">
            <w:pPr>
              <w:pStyle w:val="GOSTTablenorm"/>
            </w:pPr>
            <w:r w:rsidRPr="00676CCF">
              <w:t>нет</w:t>
            </w:r>
          </w:p>
        </w:tc>
        <w:tc>
          <w:tcPr>
            <w:tcW w:w="1109" w:type="pct"/>
          </w:tcPr>
          <w:p w14:paraId="679BB499" w14:textId="77777777" w:rsidR="004C0741" w:rsidRPr="00676CCF" w:rsidRDefault="004C0741" w:rsidP="00676CCF">
            <w:pPr>
              <w:pStyle w:val="GOSTTablenorm"/>
            </w:pPr>
            <w:r w:rsidRPr="00676CCF">
              <w:t>Уровень конфиденциальности</w:t>
            </w:r>
          </w:p>
        </w:tc>
        <w:tc>
          <w:tcPr>
            <w:tcW w:w="1109" w:type="pct"/>
          </w:tcPr>
          <w:p w14:paraId="5B6C51C8" w14:textId="77777777" w:rsidR="004C0741" w:rsidRPr="00676CCF" w:rsidRDefault="004C0741" w:rsidP="00676CCF">
            <w:pPr>
              <w:pStyle w:val="GOSTTablenorm"/>
            </w:pPr>
            <w:r w:rsidRPr="00676CCF">
              <w:t>StmInfrmtn_AccessLevelStereotype</w:t>
            </w:r>
          </w:p>
        </w:tc>
        <w:tc>
          <w:tcPr>
            <w:tcW w:w="1371" w:type="pct"/>
          </w:tcPr>
          <w:p w14:paraId="658A5DB0" w14:textId="77777777" w:rsidR="004C0741" w:rsidRPr="00676CCF" w:rsidRDefault="004C0741" w:rsidP="00676CCF">
            <w:pPr>
              <w:pStyle w:val="GOSTTablenorm"/>
            </w:pPr>
          </w:p>
        </w:tc>
      </w:tr>
      <w:tr w:rsidR="004C0741" w:rsidRPr="00B9499D" w14:paraId="180CCBD6" w14:textId="77777777" w:rsidTr="00F265CC">
        <w:tc>
          <w:tcPr>
            <w:tcW w:w="1109" w:type="pct"/>
          </w:tcPr>
          <w:p w14:paraId="13DADC87" w14:textId="77777777" w:rsidR="004C0741" w:rsidRPr="00676CCF" w:rsidRDefault="004C0741" w:rsidP="00676CCF">
            <w:pPr>
              <w:pStyle w:val="GOSTTablenorm"/>
            </w:pPr>
            <w:r w:rsidRPr="00676CCF">
              <w:t>Код_бюджета</w:t>
            </w:r>
          </w:p>
        </w:tc>
        <w:tc>
          <w:tcPr>
            <w:tcW w:w="302" w:type="pct"/>
          </w:tcPr>
          <w:p w14:paraId="4E4AF2CC" w14:textId="77777777" w:rsidR="004C0741" w:rsidRPr="00676CCF" w:rsidRDefault="004C0741" w:rsidP="00676CCF">
            <w:pPr>
              <w:pStyle w:val="GOSTTablenorm"/>
            </w:pPr>
            <w:r w:rsidRPr="00676CCF">
              <w:t>нет</w:t>
            </w:r>
          </w:p>
        </w:tc>
        <w:tc>
          <w:tcPr>
            <w:tcW w:w="1109" w:type="pct"/>
          </w:tcPr>
          <w:p w14:paraId="2C514817" w14:textId="77777777" w:rsidR="004C0741" w:rsidRPr="00676CCF" w:rsidRDefault="004C0741" w:rsidP="00676CCF">
            <w:pPr>
              <w:pStyle w:val="GOSTTablenorm"/>
            </w:pPr>
            <w:r w:rsidRPr="00676CCF">
              <w:t>Код бюджета</w:t>
            </w:r>
          </w:p>
        </w:tc>
        <w:tc>
          <w:tcPr>
            <w:tcW w:w="1109" w:type="pct"/>
          </w:tcPr>
          <w:p w14:paraId="454754E0" w14:textId="77777777" w:rsidR="004C0741" w:rsidRPr="00676CCF" w:rsidRDefault="004C0741" w:rsidP="00676CCF">
            <w:pPr>
              <w:pStyle w:val="GOSTTablenorm"/>
            </w:pPr>
            <w:r w:rsidRPr="00676CCF">
              <w:t>ZN_MSC_Bdgt_Cd</w:t>
            </w:r>
          </w:p>
        </w:tc>
        <w:tc>
          <w:tcPr>
            <w:tcW w:w="1371" w:type="pct"/>
          </w:tcPr>
          <w:p w14:paraId="5C8FE9E5" w14:textId="77777777" w:rsidR="004C0741" w:rsidRPr="00676CCF" w:rsidRDefault="004C0741" w:rsidP="00676CCF">
            <w:pPr>
              <w:pStyle w:val="GOSTTablenorm"/>
            </w:pPr>
          </w:p>
        </w:tc>
      </w:tr>
      <w:tr w:rsidR="004C0741" w:rsidRPr="00B9499D" w14:paraId="75BAB03F" w14:textId="77777777" w:rsidTr="00F265CC">
        <w:tc>
          <w:tcPr>
            <w:tcW w:w="1109" w:type="pct"/>
          </w:tcPr>
          <w:p w14:paraId="3DF49BD2" w14:textId="77777777" w:rsidR="004C0741" w:rsidRPr="00B9499D" w:rsidRDefault="004C0741" w:rsidP="00676CCF">
            <w:pPr>
              <w:pStyle w:val="GOSTTablenorm"/>
            </w:pPr>
            <w:r w:rsidRPr="00B9499D">
              <w:t>Тип_бюджета</w:t>
            </w:r>
          </w:p>
        </w:tc>
        <w:tc>
          <w:tcPr>
            <w:tcW w:w="302" w:type="pct"/>
          </w:tcPr>
          <w:p w14:paraId="6C0AA147" w14:textId="77777777" w:rsidR="004C0741" w:rsidRPr="00B9499D" w:rsidRDefault="004C0741" w:rsidP="00676CCF">
            <w:pPr>
              <w:pStyle w:val="GOSTTablenorm"/>
            </w:pPr>
            <w:r w:rsidRPr="00B9499D">
              <w:t>да</w:t>
            </w:r>
          </w:p>
        </w:tc>
        <w:tc>
          <w:tcPr>
            <w:tcW w:w="1109" w:type="pct"/>
          </w:tcPr>
          <w:p w14:paraId="6EDA0066" w14:textId="77777777" w:rsidR="004C0741" w:rsidRPr="00B9499D" w:rsidRDefault="004C0741" w:rsidP="00676CCF">
            <w:pPr>
              <w:pStyle w:val="GOSTTablenorm"/>
            </w:pPr>
            <w:r w:rsidRPr="00B9499D">
              <w:t>Тип бюджета</w:t>
            </w:r>
          </w:p>
        </w:tc>
        <w:tc>
          <w:tcPr>
            <w:tcW w:w="1109" w:type="pct"/>
          </w:tcPr>
          <w:p w14:paraId="3C4E4091" w14:textId="77777777" w:rsidR="004C0741" w:rsidRPr="00B9499D" w:rsidRDefault="004C0741" w:rsidP="00676CCF">
            <w:pPr>
              <w:pStyle w:val="GOSTTablenorm"/>
            </w:pPr>
            <w:r w:rsidRPr="00B9499D">
              <w:t>ZN_MSC_Bdgt_Cd</w:t>
            </w:r>
          </w:p>
        </w:tc>
        <w:tc>
          <w:tcPr>
            <w:tcW w:w="1371" w:type="pct"/>
          </w:tcPr>
          <w:p w14:paraId="210FC9BA" w14:textId="5A76FC1C" w:rsidR="004C0741" w:rsidRPr="00B9499D" w:rsidRDefault="004C0741" w:rsidP="00676CCF">
            <w:pPr>
              <w:pStyle w:val="GOSTTablenorm"/>
            </w:pPr>
            <w:r w:rsidRPr="00B9499D">
              <w:t xml:space="preserve">Тип бюджета определяется по справочнику «Бюджеты» (поиск по значению </w:t>
            </w:r>
            <w:r w:rsidR="00676CCF">
              <w:t>«</w:t>
            </w:r>
            <w:r w:rsidRPr="00B9499D">
              <w:t>Код бюджета</w:t>
            </w:r>
            <w:r w:rsidR="00676CCF">
              <w:t>»</w:t>
            </w:r>
            <w:r w:rsidRPr="00B9499D">
              <w:t>)</w:t>
            </w:r>
          </w:p>
        </w:tc>
      </w:tr>
      <w:tr w:rsidR="004C0741" w:rsidRPr="00B9499D" w14:paraId="26A3CA8C" w14:textId="77777777" w:rsidTr="00F265CC">
        <w:tc>
          <w:tcPr>
            <w:tcW w:w="1109" w:type="pct"/>
          </w:tcPr>
          <w:p w14:paraId="16084C43" w14:textId="02293F70" w:rsidR="004C0741" w:rsidRPr="00B9499D" w:rsidRDefault="004C0741" w:rsidP="00676CCF">
            <w:pPr>
              <w:pStyle w:val="GOSTTablenorm"/>
            </w:pPr>
            <w:r w:rsidRPr="00B9499D">
              <w:lastRenderedPageBreak/>
              <w:t>Номер_</w:t>
            </w:r>
            <w:r>
              <w:t>ЛС</w:t>
            </w:r>
            <w:r w:rsidRPr="00B9499D">
              <w:t>_плательщика</w:t>
            </w:r>
          </w:p>
        </w:tc>
        <w:tc>
          <w:tcPr>
            <w:tcW w:w="302" w:type="pct"/>
          </w:tcPr>
          <w:p w14:paraId="5762650E" w14:textId="77777777" w:rsidR="004C0741" w:rsidRPr="00B9499D" w:rsidRDefault="004C0741" w:rsidP="00676CCF">
            <w:pPr>
              <w:pStyle w:val="GOSTTablenorm"/>
            </w:pPr>
            <w:r w:rsidRPr="00B9499D">
              <w:t>нет</w:t>
            </w:r>
          </w:p>
        </w:tc>
        <w:tc>
          <w:tcPr>
            <w:tcW w:w="1109" w:type="pct"/>
          </w:tcPr>
          <w:p w14:paraId="74CBA532" w14:textId="77777777" w:rsidR="004C0741" w:rsidRPr="00B9499D" w:rsidRDefault="004C0741" w:rsidP="00676CCF">
            <w:pPr>
              <w:pStyle w:val="GOSTTablenorm"/>
            </w:pPr>
            <w:r w:rsidRPr="00B9499D">
              <w:t>Номер лицевого счета плательщика</w:t>
            </w:r>
          </w:p>
        </w:tc>
        <w:tc>
          <w:tcPr>
            <w:tcW w:w="1109" w:type="pct"/>
          </w:tcPr>
          <w:p w14:paraId="438D6A92" w14:textId="77777777" w:rsidR="004C0741" w:rsidRPr="00B9499D" w:rsidRDefault="004C0741" w:rsidP="00676CCF">
            <w:pPr>
              <w:pStyle w:val="GOSTTablenorm"/>
            </w:pPr>
            <w:r w:rsidRPr="00B9499D">
              <w:t>ZN_MSC_Cstmr_AcntNmbr</w:t>
            </w:r>
          </w:p>
        </w:tc>
        <w:tc>
          <w:tcPr>
            <w:tcW w:w="1371" w:type="pct"/>
          </w:tcPr>
          <w:p w14:paraId="233E432D" w14:textId="77777777" w:rsidR="004C0741" w:rsidRPr="00B9499D" w:rsidRDefault="004C0741" w:rsidP="00676CCF">
            <w:pPr>
              <w:pStyle w:val="GOSTTablenorm"/>
            </w:pPr>
          </w:p>
        </w:tc>
      </w:tr>
      <w:tr w:rsidR="004C0741" w:rsidRPr="00B9499D" w14:paraId="48254836" w14:textId="77777777" w:rsidTr="00F265CC">
        <w:tc>
          <w:tcPr>
            <w:tcW w:w="1109" w:type="pct"/>
          </w:tcPr>
          <w:p w14:paraId="339E41A7" w14:textId="422443A2" w:rsidR="004C0741" w:rsidRPr="00B9499D" w:rsidRDefault="004C0741" w:rsidP="00676CCF">
            <w:pPr>
              <w:pStyle w:val="GOSTTablenorm"/>
            </w:pPr>
            <w:r w:rsidRPr="00B9499D">
              <w:t>Номер_строки</w:t>
            </w:r>
          </w:p>
        </w:tc>
        <w:tc>
          <w:tcPr>
            <w:tcW w:w="302" w:type="pct"/>
          </w:tcPr>
          <w:p w14:paraId="59496DC5" w14:textId="466B5477" w:rsidR="004C0741" w:rsidRPr="00B9499D" w:rsidRDefault="004C0741" w:rsidP="00676CCF">
            <w:pPr>
              <w:pStyle w:val="GOSTTablenorm"/>
            </w:pPr>
            <w:r w:rsidRPr="00B9499D">
              <w:t>нет</w:t>
            </w:r>
          </w:p>
        </w:tc>
        <w:tc>
          <w:tcPr>
            <w:tcW w:w="1109" w:type="pct"/>
          </w:tcPr>
          <w:p w14:paraId="7105110E" w14:textId="2599F19E" w:rsidR="004C0741" w:rsidRPr="00B9499D" w:rsidRDefault="004C0741" w:rsidP="00676CCF">
            <w:pPr>
              <w:pStyle w:val="GOSTTablenorm"/>
            </w:pPr>
            <w:r w:rsidRPr="00B9499D">
              <w:t>Номер строки</w:t>
            </w:r>
          </w:p>
        </w:tc>
        <w:tc>
          <w:tcPr>
            <w:tcW w:w="1109" w:type="pct"/>
          </w:tcPr>
          <w:p w14:paraId="6A6C34E7" w14:textId="76744035" w:rsidR="004C0741" w:rsidRPr="00B9499D" w:rsidRDefault="004C0741" w:rsidP="00676CCF">
            <w:pPr>
              <w:pStyle w:val="GOSTTablenorm"/>
            </w:pPr>
            <w:r w:rsidRPr="00B9499D">
              <w:t>ZNKBK:RcrdNm</w:t>
            </w:r>
          </w:p>
        </w:tc>
        <w:tc>
          <w:tcPr>
            <w:tcW w:w="1371" w:type="pct"/>
          </w:tcPr>
          <w:p w14:paraId="543674A2" w14:textId="77777777" w:rsidR="004C0741" w:rsidRPr="00B9499D" w:rsidRDefault="004C0741" w:rsidP="00676CCF">
            <w:pPr>
              <w:pStyle w:val="GOSTTablenorm"/>
            </w:pPr>
          </w:p>
        </w:tc>
      </w:tr>
      <w:tr w:rsidR="004C0741" w:rsidRPr="00B9499D" w14:paraId="7BBFC271" w14:textId="77777777" w:rsidTr="00F265CC">
        <w:tc>
          <w:tcPr>
            <w:tcW w:w="1109" w:type="pct"/>
          </w:tcPr>
          <w:p w14:paraId="749E3559" w14:textId="77777777" w:rsidR="004C0741" w:rsidRPr="00B9499D" w:rsidRDefault="004C0741" w:rsidP="00676CCF">
            <w:pPr>
              <w:pStyle w:val="GOSTTablenorm"/>
            </w:pPr>
            <w:r w:rsidRPr="00B9499D">
              <w:t>КБК_плательщика</w:t>
            </w:r>
          </w:p>
        </w:tc>
        <w:tc>
          <w:tcPr>
            <w:tcW w:w="302" w:type="pct"/>
          </w:tcPr>
          <w:p w14:paraId="74718506" w14:textId="77777777" w:rsidR="004C0741" w:rsidRPr="00B9499D" w:rsidRDefault="004C0741" w:rsidP="00676CCF">
            <w:pPr>
              <w:pStyle w:val="GOSTTablenorm"/>
            </w:pPr>
            <w:r w:rsidRPr="00B9499D">
              <w:t>нет</w:t>
            </w:r>
          </w:p>
        </w:tc>
        <w:tc>
          <w:tcPr>
            <w:tcW w:w="1109" w:type="pct"/>
          </w:tcPr>
          <w:p w14:paraId="42093463" w14:textId="77777777" w:rsidR="004C0741" w:rsidRPr="00B9499D" w:rsidRDefault="004C0741" w:rsidP="00676CCF">
            <w:pPr>
              <w:pStyle w:val="GOSTTablenorm"/>
            </w:pPr>
            <w:r w:rsidRPr="00B9499D">
              <w:t>КБК плательщика (по строке документа)</w:t>
            </w:r>
          </w:p>
        </w:tc>
        <w:tc>
          <w:tcPr>
            <w:tcW w:w="1109" w:type="pct"/>
          </w:tcPr>
          <w:p w14:paraId="762B8185" w14:textId="77777777" w:rsidR="004C0741" w:rsidRPr="00B9499D" w:rsidRDefault="004C0741" w:rsidP="00676CCF">
            <w:pPr>
              <w:pStyle w:val="GOSTTablenorm"/>
            </w:pPr>
            <w:r w:rsidRPr="00B9499D">
              <w:t>ZNKBK:MSC_KBK10_20_KBK</w:t>
            </w:r>
          </w:p>
        </w:tc>
        <w:tc>
          <w:tcPr>
            <w:tcW w:w="1371" w:type="pct"/>
          </w:tcPr>
          <w:p w14:paraId="7E14B70F" w14:textId="77777777" w:rsidR="004C0741" w:rsidRPr="00B9499D" w:rsidRDefault="004C0741" w:rsidP="00676CCF">
            <w:pPr>
              <w:pStyle w:val="GOSTTablenorm"/>
            </w:pPr>
          </w:p>
        </w:tc>
      </w:tr>
      <w:tr w:rsidR="004C0741" w:rsidRPr="00B9499D" w14:paraId="5F9D9517" w14:textId="77777777" w:rsidTr="00F265CC">
        <w:tc>
          <w:tcPr>
            <w:tcW w:w="1109" w:type="pct"/>
          </w:tcPr>
          <w:p w14:paraId="234A9734" w14:textId="5AB3A8BD" w:rsidR="004C0741" w:rsidRPr="00B9499D" w:rsidRDefault="004C0741" w:rsidP="00676CCF">
            <w:pPr>
              <w:pStyle w:val="GOSTTablenorm"/>
            </w:pPr>
            <w:r w:rsidRPr="00D427F1">
              <w:t>Тип_КБК_лс</w:t>
            </w:r>
          </w:p>
        </w:tc>
        <w:tc>
          <w:tcPr>
            <w:tcW w:w="302" w:type="pct"/>
          </w:tcPr>
          <w:p w14:paraId="7F975F35" w14:textId="395D3D31" w:rsidR="004C0741" w:rsidRPr="00B9499D" w:rsidRDefault="004C0741" w:rsidP="00676CCF">
            <w:pPr>
              <w:pStyle w:val="GOSTTablenorm"/>
            </w:pPr>
            <w:r w:rsidRPr="00D427F1">
              <w:t>да</w:t>
            </w:r>
          </w:p>
        </w:tc>
        <w:tc>
          <w:tcPr>
            <w:tcW w:w="1109" w:type="pct"/>
          </w:tcPr>
          <w:p w14:paraId="6D2C72BB" w14:textId="4901552B" w:rsidR="004C0741" w:rsidRPr="00B9499D" w:rsidRDefault="004C0741" w:rsidP="00676CCF">
            <w:pPr>
              <w:pStyle w:val="GOSTTablenorm"/>
            </w:pPr>
            <w:r w:rsidRPr="00D427F1">
              <w:t>Тип КБК по лицевому счету плательщика</w:t>
            </w:r>
          </w:p>
        </w:tc>
        <w:tc>
          <w:tcPr>
            <w:tcW w:w="1109" w:type="pct"/>
          </w:tcPr>
          <w:p w14:paraId="5D3A6126" w14:textId="77777777" w:rsidR="004C0741" w:rsidRPr="00B9499D" w:rsidRDefault="004C0741" w:rsidP="00676CCF">
            <w:pPr>
              <w:pStyle w:val="GOSTTablenorm"/>
            </w:pPr>
          </w:p>
        </w:tc>
        <w:tc>
          <w:tcPr>
            <w:tcW w:w="1371" w:type="pct"/>
          </w:tcPr>
          <w:p w14:paraId="23ADDA54" w14:textId="532D40B1" w:rsidR="004C0741" w:rsidRPr="00B9499D" w:rsidRDefault="004C0741" w:rsidP="00676CCF">
            <w:pPr>
              <w:pStyle w:val="GOSTTablenorm"/>
            </w:pPr>
            <w:r w:rsidRPr="00D427F1">
              <w:t>Атрибут всегда заполняется значением «31»</w:t>
            </w:r>
          </w:p>
        </w:tc>
      </w:tr>
      <w:tr w:rsidR="004C0741" w:rsidRPr="00B9499D" w14:paraId="656EFCC3" w14:textId="77777777" w:rsidTr="00F265CC">
        <w:tc>
          <w:tcPr>
            <w:tcW w:w="1109" w:type="pct"/>
          </w:tcPr>
          <w:p w14:paraId="06935CF8" w14:textId="77777777" w:rsidR="004C0741" w:rsidRPr="00B9499D" w:rsidRDefault="004C0741" w:rsidP="00676CCF">
            <w:pPr>
              <w:pStyle w:val="GOSTTablenorm"/>
            </w:pPr>
            <w:r w:rsidRPr="00B9499D">
              <w:t>Код_цели_плательщика</w:t>
            </w:r>
          </w:p>
        </w:tc>
        <w:tc>
          <w:tcPr>
            <w:tcW w:w="302" w:type="pct"/>
          </w:tcPr>
          <w:p w14:paraId="5E624991" w14:textId="77777777" w:rsidR="004C0741" w:rsidRPr="00B9499D" w:rsidRDefault="004C0741" w:rsidP="00676CCF">
            <w:pPr>
              <w:pStyle w:val="GOSTTablenorm"/>
            </w:pPr>
            <w:r w:rsidRPr="00B9499D">
              <w:t>нет</w:t>
            </w:r>
          </w:p>
        </w:tc>
        <w:tc>
          <w:tcPr>
            <w:tcW w:w="1109" w:type="pct"/>
          </w:tcPr>
          <w:p w14:paraId="7BAD37B5" w14:textId="559A3B57" w:rsidR="004C0741" w:rsidRPr="00B9499D" w:rsidRDefault="004C0741" w:rsidP="00676CCF">
            <w:pPr>
              <w:pStyle w:val="GOSTTablenorm"/>
            </w:pPr>
            <w:r w:rsidRPr="00B9499D">
              <w:t>Код цели (аналитический код) плательщика (по строке документа)</w:t>
            </w:r>
          </w:p>
        </w:tc>
        <w:tc>
          <w:tcPr>
            <w:tcW w:w="1109" w:type="pct"/>
          </w:tcPr>
          <w:p w14:paraId="3F3F1A82" w14:textId="77777777" w:rsidR="004C0741" w:rsidRPr="00B9499D" w:rsidRDefault="004C0741" w:rsidP="00676CCF">
            <w:pPr>
              <w:pStyle w:val="GOSTTablenorm"/>
            </w:pPr>
            <w:r w:rsidRPr="00B9499D">
              <w:t>ZNKBK:MSC_KBK10_20_TrgtCd</w:t>
            </w:r>
          </w:p>
        </w:tc>
        <w:tc>
          <w:tcPr>
            <w:tcW w:w="1371" w:type="pct"/>
          </w:tcPr>
          <w:p w14:paraId="72E8BB86" w14:textId="77777777" w:rsidR="004C0741" w:rsidRPr="00B9499D" w:rsidRDefault="004C0741" w:rsidP="00676CCF">
            <w:pPr>
              <w:pStyle w:val="GOSTTablenorm"/>
            </w:pPr>
          </w:p>
        </w:tc>
      </w:tr>
      <w:tr w:rsidR="004C0741" w:rsidRPr="00B9499D" w14:paraId="43AEBFFD" w14:textId="77777777" w:rsidTr="00F265CC">
        <w:tc>
          <w:tcPr>
            <w:tcW w:w="1109" w:type="pct"/>
          </w:tcPr>
          <w:p w14:paraId="6DE3B30F" w14:textId="77777777" w:rsidR="004C0741" w:rsidRPr="00B9499D" w:rsidRDefault="004C0741" w:rsidP="00676CCF">
            <w:pPr>
              <w:pStyle w:val="GOSTTablenorm"/>
            </w:pPr>
            <w:r w:rsidRPr="00B9499D">
              <w:t>Код_НПА</w:t>
            </w:r>
          </w:p>
        </w:tc>
        <w:tc>
          <w:tcPr>
            <w:tcW w:w="302" w:type="pct"/>
          </w:tcPr>
          <w:p w14:paraId="535927B5" w14:textId="77777777" w:rsidR="004C0741" w:rsidRPr="00B9499D" w:rsidRDefault="004C0741" w:rsidP="00676CCF">
            <w:pPr>
              <w:pStyle w:val="GOSTTablenorm"/>
            </w:pPr>
            <w:r w:rsidRPr="00B9499D">
              <w:t>да</w:t>
            </w:r>
          </w:p>
        </w:tc>
        <w:tc>
          <w:tcPr>
            <w:tcW w:w="1109" w:type="pct"/>
          </w:tcPr>
          <w:p w14:paraId="1E551BE7" w14:textId="0367715F" w:rsidR="004C0741" w:rsidRPr="00B9499D" w:rsidRDefault="004C0741" w:rsidP="00676CCF">
            <w:pPr>
              <w:pStyle w:val="GOSTTablenorm"/>
            </w:pPr>
            <w:r w:rsidRPr="00B9499D">
              <w:t>Код НПА (по строке документа)</w:t>
            </w:r>
          </w:p>
        </w:tc>
        <w:tc>
          <w:tcPr>
            <w:tcW w:w="1109" w:type="pct"/>
          </w:tcPr>
          <w:p w14:paraId="421C3BE5" w14:textId="77777777" w:rsidR="004C0741" w:rsidRPr="00B9499D" w:rsidRDefault="004C0741" w:rsidP="00676CCF">
            <w:pPr>
              <w:pStyle w:val="GOSTTablenorm"/>
            </w:pPr>
            <w:r w:rsidRPr="00B9499D">
              <w:t>ZNKBK:MSC_KBK10_20_TrgtCd</w:t>
            </w:r>
          </w:p>
        </w:tc>
        <w:tc>
          <w:tcPr>
            <w:tcW w:w="1371" w:type="pct"/>
          </w:tcPr>
          <w:p w14:paraId="503284E6" w14:textId="2709396C" w:rsidR="004C0741" w:rsidRPr="00676CCF" w:rsidRDefault="004C0741" w:rsidP="00792E0E">
            <w:pPr>
              <w:pStyle w:val="GOSTTableListNum10"/>
              <w:numPr>
                <w:ilvl w:val="0"/>
                <w:numId w:val="36"/>
              </w:numPr>
              <w:rPr>
                <w:rFonts w:eastAsiaTheme="minorEastAsia"/>
              </w:rPr>
            </w:pPr>
            <w:r w:rsidRPr="00B9499D">
              <w:t xml:space="preserve"> 4 символа (12-15 разряды) - если есть значение в источнике, отличное от 25 нулей</w:t>
            </w:r>
            <w:r w:rsidR="00676CCF">
              <w:t>;</w:t>
            </w:r>
          </w:p>
          <w:p w14:paraId="3D215B0C" w14:textId="40199284" w:rsidR="004C0741" w:rsidRPr="00B9499D" w:rsidRDefault="004C0741" w:rsidP="00676CCF">
            <w:pPr>
              <w:pStyle w:val="GOSTTableListNum10"/>
            </w:pPr>
            <w:r w:rsidRPr="00B9499D">
              <w:t xml:space="preserve"> пусто - если значе</w:t>
            </w:r>
            <w:r w:rsidR="00676CCF">
              <w:t>ния нет или значение = 25 нулей</w:t>
            </w:r>
          </w:p>
        </w:tc>
      </w:tr>
      <w:tr w:rsidR="00D91147" w:rsidRPr="00B9499D" w14:paraId="607C702D" w14:textId="77777777" w:rsidTr="00F265CC">
        <w:tc>
          <w:tcPr>
            <w:tcW w:w="1109" w:type="pct"/>
          </w:tcPr>
          <w:p w14:paraId="26878351" w14:textId="6AAD6A6E" w:rsidR="00D91147" w:rsidRPr="00B9499D" w:rsidRDefault="00D91147" w:rsidP="00D91147">
            <w:pPr>
              <w:pStyle w:val="GOSTTablenorm"/>
              <w:rPr>
                <w:szCs w:val="22"/>
              </w:rPr>
            </w:pPr>
            <w:r>
              <w:rPr>
                <w:szCs w:val="22"/>
              </w:rPr>
              <w:t>Направление_выплаты</w:t>
            </w:r>
          </w:p>
        </w:tc>
        <w:tc>
          <w:tcPr>
            <w:tcW w:w="302" w:type="pct"/>
          </w:tcPr>
          <w:p w14:paraId="37C581FC" w14:textId="19D8E690" w:rsidR="00D91147" w:rsidRPr="00B9499D" w:rsidRDefault="00D91147" w:rsidP="00D91147">
            <w:pPr>
              <w:pStyle w:val="GOSTTablenorm"/>
              <w:rPr>
                <w:szCs w:val="22"/>
              </w:rPr>
            </w:pPr>
            <w:r>
              <w:rPr>
                <w:szCs w:val="22"/>
              </w:rPr>
              <w:t>да</w:t>
            </w:r>
          </w:p>
        </w:tc>
        <w:tc>
          <w:tcPr>
            <w:tcW w:w="1109" w:type="pct"/>
          </w:tcPr>
          <w:p w14:paraId="2F1865EF" w14:textId="27B54BE2" w:rsidR="00D91147" w:rsidRPr="00B9499D" w:rsidRDefault="00D91147" w:rsidP="00D91147">
            <w:pPr>
              <w:pStyle w:val="GOSTTablenorm"/>
              <w:rPr>
                <w:szCs w:val="22"/>
              </w:rPr>
            </w:pPr>
            <w:r>
              <w:rPr>
                <w:szCs w:val="22"/>
              </w:rPr>
              <w:t xml:space="preserve">Направление выплаты </w:t>
            </w:r>
            <w:r w:rsidRPr="00B9499D">
              <w:rPr>
                <w:szCs w:val="22"/>
              </w:rPr>
              <w:t>(по строке документа)</w:t>
            </w:r>
          </w:p>
        </w:tc>
        <w:tc>
          <w:tcPr>
            <w:tcW w:w="1109" w:type="pct"/>
          </w:tcPr>
          <w:p w14:paraId="560B3CF1" w14:textId="7010357C" w:rsidR="00D91147" w:rsidRPr="00B9499D" w:rsidRDefault="00D91147" w:rsidP="00D91147">
            <w:pPr>
              <w:pStyle w:val="GOSTTablenorm"/>
              <w:rPr>
                <w:szCs w:val="22"/>
              </w:rPr>
            </w:pPr>
            <w:r w:rsidRPr="00B9499D">
              <w:rPr>
                <w:szCs w:val="22"/>
              </w:rPr>
              <w:t>ZNKBK:MSC_KBK10_20_TrgtCd</w:t>
            </w:r>
          </w:p>
        </w:tc>
        <w:tc>
          <w:tcPr>
            <w:tcW w:w="1371" w:type="pct"/>
          </w:tcPr>
          <w:p w14:paraId="7A9DC65B" w14:textId="3C27EA4C" w:rsidR="00D91147" w:rsidRDefault="00D91147" w:rsidP="00792E0E">
            <w:pPr>
              <w:pStyle w:val="GOSTTableListNum10"/>
              <w:numPr>
                <w:ilvl w:val="0"/>
                <w:numId w:val="37"/>
              </w:numPr>
            </w:pPr>
            <w:r w:rsidRPr="00B9499D">
              <w:t xml:space="preserve"> </w:t>
            </w:r>
            <w:r>
              <w:t>2 символа (24-25 разряды</w:t>
            </w:r>
            <w:r w:rsidRPr="00B9499D">
              <w:t>) - если значение в источнике имеет 25 разрядов и отличное от 25 нулей</w:t>
            </w:r>
            <w:r>
              <w:t>;</w:t>
            </w:r>
          </w:p>
          <w:p w14:paraId="082DCF75" w14:textId="5302083F" w:rsidR="00D91147" w:rsidRPr="00B9499D" w:rsidRDefault="00D91147" w:rsidP="00676CCF">
            <w:pPr>
              <w:pStyle w:val="GOSTTableListNum10"/>
            </w:pPr>
            <w:r w:rsidRPr="00B9499D">
              <w:t xml:space="preserve"> пусто - если значение в источнике имеет 23 разряда </w:t>
            </w:r>
            <w:r>
              <w:t>или</w:t>
            </w:r>
            <w:r w:rsidRPr="00B9499D">
              <w:t xml:space="preserve"> значения нет или значение = 25 нулей</w:t>
            </w:r>
          </w:p>
        </w:tc>
      </w:tr>
      <w:tr w:rsidR="00D91147" w:rsidRPr="00B9499D" w14:paraId="2456D82B" w14:textId="77777777" w:rsidTr="00F265CC">
        <w:tc>
          <w:tcPr>
            <w:tcW w:w="1109" w:type="pct"/>
          </w:tcPr>
          <w:p w14:paraId="22082494" w14:textId="77777777" w:rsidR="00D91147" w:rsidRPr="00676CCF" w:rsidRDefault="00D91147" w:rsidP="00676CCF">
            <w:pPr>
              <w:pStyle w:val="GOSTTablenorm"/>
            </w:pPr>
            <w:r w:rsidRPr="00676CCF">
              <w:t>Код_НПА_направление_выплаты</w:t>
            </w:r>
          </w:p>
        </w:tc>
        <w:tc>
          <w:tcPr>
            <w:tcW w:w="302" w:type="pct"/>
          </w:tcPr>
          <w:p w14:paraId="2D70092C" w14:textId="77777777" w:rsidR="00D91147" w:rsidRPr="00676CCF" w:rsidRDefault="00D91147" w:rsidP="00676CCF">
            <w:pPr>
              <w:pStyle w:val="GOSTTablenorm"/>
            </w:pPr>
            <w:r w:rsidRPr="00676CCF">
              <w:t>да</w:t>
            </w:r>
          </w:p>
        </w:tc>
        <w:tc>
          <w:tcPr>
            <w:tcW w:w="1109" w:type="pct"/>
          </w:tcPr>
          <w:p w14:paraId="3E1CBACC" w14:textId="2DC4A636" w:rsidR="00D91147" w:rsidRPr="00676CCF" w:rsidRDefault="00D91147" w:rsidP="00676CCF">
            <w:pPr>
              <w:pStyle w:val="GOSTTablenorm"/>
            </w:pPr>
            <w:r w:rsidRPr="00676CCF">
              <w:t>Код НПА и направление выплаты (по строке документа)</w:t>
            </w:r>
          </w:p>
        </w:tc>
        <w:tc>
          <w:tcPr>
            <w:tcW w:w="1109" w:type="pct"/>
          </w:tcPr>
          <w:p w14:paraId="6F36E778" w14:textId="77777777" w:rsidR="00D91147" w:rsidRPr="00676CCF" w:rsidRDefault="00D91147" w:rsidP="00676CCF">
            <w:pPr>
              <w:pStyle w:val="GOSTTablenorm"/>
            </w:pPr>
            <w:r w:rsidRPr="00676CCF">
              <w:t>ZNKBK:MSC_KBK10_20_TrgtCd</w:t>
            </w:r>
          </w:p>
        </w:tc>
        <w:tc>
          <w:tcPr>
            <w:tcW w:w="1371" w:type="pct"/>
          </w:tcPr>
          <w:p w14:paraId="285ACBC0" w14:textId="39D33568" w:rsidR="00D91147" w:rsidRPr="00A95371" w:rsidRDefault="00D91147" w:rsidP="00792E0E">
            <w:pPr>
              <w:pStyle w:val="GOSTTableListNum10"/>
              <w:numPr>
                <w:ilvl w:val="0"/>
                <w:numId w:val="38"/>
              </w:numPr>
              <w:rPr>
                <w:rFonts w:eastAsiaTheme="minorEastAsia"/>
              </w:rPr>
            </w:pPr>
            <w:r w:rsidRPr="00B9499D">
              <w:t xml:space="preserve"> 4 символа (12-15 разряды) - если значение в источнике имеет 23 разряда (в этом частном случае Код_НПА_направление_выплаты = Код_НПА)</w:t>
            </w:r>
            <w:r w:rsidR="00676CCF">
              <w:t>;</w:t>
            </w:r>
          </w:p>
          <w:p w14:paraId="3E47409E" w14:textId="0BEBA0D1" w:rsidR="00D91147" w:rsidRPr="00B9499D" w:rsidRDefault="00D91147" w:rsidP="00A95371">
            <w:pPr>
              <w:pStyle w:val="GOSTTableListNum10"/>
            </w:pPr>
            <w:r w:rsidRPr="00B9499D">
              <w:lastRenderedPageBreak/>
              <w:t xml:space="preserve"> 7 символов ([12-15 разряды]-[24-25 разряды]) - если значение в источнике имеет 25 разрядов и отличное от 25 нулей (</w:t>
            </w:r>
            <w:r w:rsidRPr="00B9499D">
              <w:rPr>
                <w:rStyle w:val="aff2"/>
                <w:rFonts w:eastAsiaTheme="majorEastAsia"/>
              </w:rPr>
              <w:t>между двумя группами символов тире!</w:t>
            </w:r>
            <w:r w:rsidRPr="00B9499D">
              <w:t>)</w:t>
            </w:r>
            <w:r w:rsidR="00676CCF">
              <w:t>;</w:t>
            </w:r>
          </w:p>
          <w:p w14:paraId="4E86CC42" w14:textId="6865FD05" w:rsidR="00D91147" w:rsidRPr="00B9499D" w:rsidRDefault="00D91147" w:rsidP="00A95371">
            <w:pPr>
              <w:pStyle w:val="GOSTTableListNum10"/>
            </w:pPr>
            <w:r w:rsidRPr="00B9499D">
              <w:t xml:space="preserve"> пусто - если значения нет или значение = 25 нулей</w:t>
            </w:r>
          </w:p>
        </w:tc>
      </w:tr>
      <w:tr w:rsidR="00D91147" w:rsidRPr="00B9499D" w14:paraId="7BD3B8B3" w14:textId="77777777" w:rsidTr="00F265CC">
        <w:tc>
          <w:tcPr>
            <w:tcW w:w="1109" w:type="pct"/>
          </w:tcPr>
          <w:p w14:paraId="3155EC95" w14:textId="77777777" w:rsidR="00D91147" w:rsidRPr="00A95371" w:rsidRDefault="00D91147" w:rsidP="00A95371">
            <w:pPr>
              <w:pStyle w:val="GOSTTablenorm"/>
            </w:pPr>
            <w:r w:rsidRPr="00A95371">
              <w:lastRenderedPageBreak/>
              <w:t>Сумма_валюта_операции</w:t>
            </w:r>
          </w:p>
        </w:tc>
        <w:tc>
          <w:tcPr>
            <w:tcW w:w="302" w:type="pct"/>
          </w:tcPr>
          <w:p w14:paraId="4861EB17" w14:textId="77777777" w:rsidR="00D91147" w:rsidRPr="00A95371" w:rsidRDefault="00D91147" w:rsidP="00A95371">
            <w:pPr>
              <w:pStyle w:val="GOSTTablenorm"/>
            </w:pPr>
            <w:r w:rsidRPr="00A95371">
              <w:t>да</w:t>
            </w:r>
          </w:p>
        </w:tc>
        <w:tc>
          <w:tcPr>
            <w:tcW w:w="1109" w:type="pct"/>
          </w:tcPr>
          <w:p w14:paraId="6F84BED3" w14:textId="77777777" w:rsidR="00D91147" w:rsidRPr="00A95371" w:rsidRDefault="00D91147" w:rsidP="00A95371">
            <w:pPr>
              <w:pStyle w:val="GOSTTablenorm"/>
            </w:pPr>
            <w:r w:rsidRPr="00A95371">
              <w:t>Сумма в валюте заявки</w:t>
            </w:r>
          </w:p>
        </w:tc>
        <w:tc>
          <w:tcPr>
            <w:tcW w:w="1109" w:type="pct"/>
          </w:tcPr>
          <w:p w14:paraId="52998CF4" w14:textId="77777777" w:rsidR="00D91147" w:rsidRPr="00A95371" w:rsidRDefault="00D91147" w:rsidP="00A95371">
            <w:pPr>
              <w:pStyle w:val="GOSTTablenorm"/>
            </w:pPr>
            <w:r w:rsidRPr="00A95371">
              <w:t>ZNKBK:Amnt</w:t>
            </w:r>
          </w:p>
        </w:tc>
        <w:tc>
          <w:tcPr>
            <w:tcW w:w="1371" w:type="pct"/>
          </w:tcPr>
          <w:p w14:paraId="67C1407C" w14:textId="45B63404" w:rsidR="00D91147" w:rsidRPr="00A95371" w:rsidRDefault="00D91147" w:rsidP="00C76574">
            <w:pPr>
              <w:pStyle w:val="GOSTTablenorm"/>
            </w:pPr>
            <w:r w:rsidRPr="00A95371">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D91147" w:rsidRPr="00B9499D" w14:paraId="03C5B805" w14:textId="77777777" w:rsidTr="00F265CC">
        <w:tc>
          <w:tcPr>
            <w:tcW w:w="1109" w:type="pct"/>
          </w:tcPr>
          <w:p w14:paraId="04619B33" w14:textId="77777777" w:rsidR="00D91147" w:rsidRPr="00A95371" w:rsidRDefault="00D91147" w:rsidP="00A95371">
            <w:pPr>
              <w:pStyle w:val="GOSTTablenorm"/>
            </w:pPr>
            <w:r w:rsidRPr="00A95371">
              <w:t>Сумма_валюта_учета_руб</w:t>
            </w:r>
          </w:p>
        </w:tc>
        <w:tc>
          <w:tcPr>
            <w:tcW w:w="302" w:type="pct"/>
          </w:tcPr>
          <w:p w14:paraId="2F8BA3DC" w14:textId="77777777" w:rsidR="00D91147" w:rsidRPr="00A95371" w:rsidRDefault="00D91147" w:rsidP="00A95371">
            <w:pPr>
              <w:pStyle w:val="GOSTTablenorm"/>
            </w:pPr>
            <w:r w:rsidRPr="00A95371">
              <w:t>да</w:t>
            </w:r>
          </w:p>
        </w:tc>
        <w:tc>
          <w:tcPr>
            <w:tcW w:w="1109" w:type="pct"/>
          </w:tcPr>
          <w:p w14:paraId="1B19E878" w14:textId="77777777" w:rsidR="00D91147" w:rsidRPr="00A95371" w:rsidRDefault="00D91147" w:rsidP="00A95371">
            <w:pPr>
              <w:pStyle w:val="GOSTTablenorm"/>
            </w:pPr>
            <w:r w:rsidRPr="00A95371">
              <w:t>Сумма в валюте учета (руб)</w:t>
            </w:r>
          </w:p>
        </w:tc>
        <w:tc>
          <w:tcPr>
            <w:tcW w:w="1109" w:type="pct"/>
          </w:tcPr>
          <w:p w14:paraId="4BF80A40" w14:textId="77777777" w:rsidR="00D91147" w:rsidRPr="00A95371" w:rsidRDefault="00D91147" w:rsidP="00A95371">
            <w:pPr>
              <w:pStyle w:val="GOSTTablenorm"/>
            </w:pPr>
            <w:r w:rsidRPr="00A95371">
              <w:t>ZNKBK:Amnt</w:t>
            </w:r>
          </w:p>
        </w:tc>
        <w:tc>
          <w:tcPr>
            <w:tcW w:w="1371" w:type="pct"/>
          </w:tcPr>
          <w:p w14:paraId="05AE1E1B" w14:textId="2F56884C" w:rsidR="00D91147" w:rsidRPr="00A95371" w:rsidRDefault="00D91147" w:rsidP="00B401E0">
            <w:pPr>
              <w:pStyle w:val="GOSTTablenorm"/>
            </w:pPr>
            <w:r w:rsidRPr="00A95371">
              <w:t>Берем из реквизита ZNKBK:Amnt (по данному типу документа Сумма_валюта_учета_руб</w:t>
            </w:r>
            <w:r w:rsidR="00B401E0">
              <w:t> </w:t>
            </w:r>
            <w:r w:rsidRPr="00A95371">
              <w:t>= Сумма_валюта_операции)</w:t>
            </w:r>
          </w:p>
        </w:tc>
      </w:tr>
    </w:tbl>
    <w:p w14:paraId="42EA9521" w14:textId="6DC21123" w:rsidR="006043A1" w:rsidRDefault="008242B4" w:rsidP="00F265CC">
      <w:pPr>
        <w:pStyle w:val="GOSTNameTable"/>
      </w:pPr>
      <w:r>
        <w:rPr>
          <w:noProof/>
        </w:rPr>
        <w:fldChar w:fldCharType="begin"/>
      </w:r>
      <w:r>
        <w:rPr>
          <w:noProof/>
        </w:rPr>
        <w:instrText xml:space="preserve"> SEQ Таблица \* ARABIC </w:instrText>
      </w:r>
      <w:r>
        <w:rPr>
          <w:noProof/>
        </w:rPr>
        <w:fldChar w:fldCharType="separate"/>
      </w:r>
      <w:bookmarkStart w:id="10925" w:name="_Toc226563186"/>
      <w:r w:rsidR="00AB1BE0">
        <w:rPr>
          <w:noProof/>
        </w:rPr>
        <w:t>30</w:t>
      </w:r>
      <w:r>
        <w:rPr>
          <w:noProof/>
        </w:rPr>
        <w:fldChar w:fldCharType="end"/>
      </w:r>
      <w:r w:rsidR="006043A1">
        <w:t xml:space="preserve"> - </w:t>
      </w:r>
      <w:r w:rsidR="006043A1" w:rsidRPr="00351775">
        <w:t>Перечень атрибутов, соответствующих типу документа</w:t>
      </w:r>
      <w:r w:rsidR="006043A1">
        <w:t xml:space="preserve"> </w:t>
      </w:r>
      <w:r w:rsidR="00A415B7">
        <w:t>«</w:t>
      </w:r>
      <w:r w:rsidR="006043A1" w:rsidRPr="00A95371">
        <w:rPr>
          <w:sz w:val="22"/>
          <w:szCs w:val="22"/>
        </w:rPr>
        <w:t>Акт приемки-передачи показателей лицевого счета</w:t>
      </w:r>
      <w:r w:rsidR="00A415B7">
        <w:rPr>
          <w:sz w:val="22"/>
          <w:szCs w:val="22"/>
        </w:rPr>
        <w:t>»</w:t>
      </w:r>
      <w:r w:rsidR="006043A1" w:rsidRPr="00A95371">
        <w:rPr>
          <w:sz w:val="22"/>
          <w:szCs w:val="22"/>
        </w:rPr>
        <w:t xml:space="preserve"> VLS_ACT_0531766</w:t>
      </w:r>
      <w:bookmarkEnd w:id="10925"/>
    </w:p>
    <w:tbl>
      <w:tblPr>
        <w:tblStyle w:val="GOSTTable"/>
        <w:tblW w:w="5000" w:type="pct"/>
        <w:tblLayout w:type="fixed"/>
        <w:tblLook w:val="07E0" w:firstRow="1" w:lastRow="1" w:firstColumn="1" w:lastColumn="1" w:noHBand="1" w:noVBand="1"/>
      </w:tblPr>
      <w:tblGrid>
        <w:gridCol w:w="3495"/>
        <w:gridCol w:w="952"/>
        <w:gridCol w:w="3496"/>
        <w:gridCol w:w="3496"/>
        <w:gridCol w:w="4321"/>
      </w:tblGrid>
      <w:tr w:rsidR="00F265CC" w:rsidRPr="00B9499D" w14:paraId="0B9DC013" w14:textId="77777777" w:rsidTr="00F265CC">
        <w:trPr>
          <w:cnfStyle w:val="100000000000" w:firstRow="1" w:lastRow="0" w:firstColumn="0" w:lastColumn="0" w:oddVBand="0" w:evenVBand="0" w:oddHBand="0" w:evenHBand="0" w:firstRowFirstColumn="0" w:firstRowLastColumn="0" w:lastRowFirstColumn="0" w:lastRowLastColumn="0"/>
        </w:trPr>
        <w:tc>
          <w:tcPr>
            <w:tcW w:w="1109" w:type="pct"/>
          </w:tcPr>
          <w:p w14:paraId="2AE63A72" w14:textId="6F10C4DC" w:rsidR="00F265CC" w:rsidRPr="00B9499D" w:rsidRDefault="00F265CC" w:rsidP="000976AD">
            <w:pPr>
              <w:pStyle w:val="GOSTTableHead"/>
            </w:pPr>
            <w:r w:rsidRPr="00B9499D">
              <w:t>Наименование атрибута</w:t>
            </w:r>
          </w:p>
        </w:tc>
        <w:tc>
          <w:tcPr>
            <w:tcW w:w="302" w:type="pct"/>
          </w:tcPr>
          <w:p w14:paraId="5D5CF27E" w14:textId="715D0FCC" w:rsidR="00F265CC" w:rsidRPr="00B9499D" w:rsidRDefault="00F265CC" w:rsidP="000976AD">
            <w:pPr>
              <w:pStyle w:val="GOSTTableHead"/>
            </w:pPr>
            <w:r w:rsidRPr="00B9499D">
              <w:t>Вычисляемый атрибут</w:t>
            </w:r>
          </w:p>
        </w:tc>
        <w:tc>
          <w:tcPr>
            <w:tcW w:w="1109" w:type="pct"/>
          </w:tcPr>
          <w:p w14:paraId="51CFA5C3" w14:textId="1A340A42" w:rsidR="00F265CC" w:rsidRPr="00B9499D" w:rsidRDefault="00F265CC" w:rsidP="000976AD">
            <w:pPr>
              <w:pStyle w:val="GOSTTableHead"/>
            </w:pPr>
            <w:r w:rsidRPr="00B9499D">
              <w:t>Описание атрибута</w:t>
            </w:r>
          </w:p>
        </w:tc>
        <w:tc>
          <w:tcPr>
            <w:tcW w:w="1109" w:type="pct"/>
          </w:tcPr>
          <w:p w14:paraId="26170973" w14:textId="597A5746" w:rsidR="00F265CC" w:rsidRPr="00B9499D" w:rsidRDefault="00F265CC" w:rsidP="000976AD">
            <w:pPr>
              <w:pStyle w:val="GOSTTableHead"/>
            </w:pPr>
            <w:r w:rsidRPr="00B9499D">
              <w:t>Реквизит документа (наименование тега)</w:t>
            </w:r>
          </w:p>
        </w:tc>
        <w:tc>
          <w:tcPr>
            <w:tcW w:w="1371" w:type="pct"/>
          </w:tcPr>
          <w:p w14:paraId="5CD251EC" w14:textId="4572F557" w:rsidR="00F265CC" w:rsidRPr="00B9499D" w:rsidRDefault="00F265CC" w:rsidP="000976AD">
            <w:pPr>
              <w:pStyle w:val="GOSTTableHead"/>
            </w:pPr>
            <w:r w:rsidRPr="00B9499D">
              <w:t>Алгоритм вычисления</w:t>
            </w:r>
          </w:p>
        </w:tc>
      </w:tr>
      <w:tr w:rsidR="00F265CC" w:rsidRPr="00B9499D" w14:paraId="28E6B8CB" w14:textId="77777777" w:rsidTr="00F265CC">
        <w:tc>
          <w:tcPr>
            <w:tcW w:w="1109" w:type="pct"/>
          </w:tcPr>
          <w:p w14:paraId="31DBD0B8" w14:textId="2D5327C7" w:rsidR="00F265CC" w:rsidRPr="00B9499D" w:rsidRDefault="00F265CC" w:rsidP="00F265CC">
            <w:pPr>
              <w:pStyle w:val="GOSTTablenorm"/>
            </w:pPr>
            <w:r w:rsidRPr="00B9499D">
              <w:t>Номер_документа*</w:t>
            </w:r>
          </w:p>
        </w:tc>
        <w:tc>
          <w:tcPr>
            <w:tcW w:w="302" w:type="pct"/>
          </w:tcPr>
          <w:p w14:paraId="58E2F08B" w14:textId="77777777" w:rsidR="00F265CC" w:rsidRPr="00B9499D" w:rsidRDefault="00F265CC" w:rsidP="00F265CC">
            <w:pPr>
              <w:pStyle w:val="GOSTTablenorm"/>
            </w:pPr>
            <w:r w:rsidRPr="00B9499D">
              <w:t>нет</w:t>
            </w:r>
          </w:p>
        </w:tc>
        <w:tc>
          <w:tcPr>
            <w:tcW w:w="1109" w:type="pct"/>
          </w:tcPr>
          <w:p w14:paraId="1532EC33" w14:textId="77777777" w:rsidR="00F265CC" w:rsidRPr="00B9499D" w:rsidRDefault="00F265CC" w:rsidP="00F265CC">
            <w:pPr>
              <w:pStyle w:val="GOSTTablenorm"/>
            </w:pPr>
            <w:r w:rsidRPr="00B9499D">
              <w:t>Номер документа</w:t>
            </w:r>
          </w:p>
        </w:tc>
        <w:tc>
          <w:tcPr>
            <w:tcW w:w="1109" w:type="pct"/>
          </w:tcPr>
          <w:p w14:paraId="5D9C22FD" w14:textId="77777777" w:rsidR="00F265CC" w:rsidRPr="00B9499D" w:rsidRDefault="00F265CC" w:rsidP="00F265CC">
            <w:pPr>
              <w:pStyle w:val="GOSTTablenorm"/>
            </w:pPr>
            <w:r w:rsidRPr="00B9499D">
              <w:t>TitlePart_DocNumber</w:t>
            </w:r>
          </w:p>
        </w:tc>
        <w:tc>
          <w:tcPr>
            <w:tcW w:w="1371" w:type="pct"/>
          </w:tcPr>
          <w:p w14:paraId="49F7222B" w14:textId="77777777" w:rsidR="00F265CC" w:rsidRPr="00B9499D" w:rsidRDefault="00F265CC" w:rsidP="00F265CC">
            <w:pPr>
              <w:pStyle w:val="GOSTTablenorm"/>
            </w:pPr>
          </w:p>
        </w:tc>
      </w:tr>
      <w:tr w:rsidR="00F265CC" w:rsidRPr="00B9499D" w14:paraId="1A00B89F" w14:textId="77777777" w:rsidTr="00F265CC">
        <w:tc>
          <w:tcPr>
            <w:tcW w:w="1109" w:type="pct"/>
          </w:tcPr>
          <w:p w14:paraId="364C102D" w14:textId="6A29BA5B" w:rsidR="00F265CC" w:rsidRPr="00B9499D" w:rsidRDefault="00F265CC" w:rsidP="00F265CC">
            <w:pPr>
              <w:pStyle w:val="GOSTTablenorm"/>
            </w:pPr>
            <w:r w:rsidRPr="00B9499D">
              <w:t>Дата_документа*</w:t>
            </w:r>
          </w:p>
        </w:tc>
        <w:tc>
          <w:tcPr>
            <w:tcW w:w="302" w:type="pct"/>
          </w:tcPr>
          <w:p w14:paraId="1F154C51" w14:textId="77777777" w:rsidR="00F265CC" w:rsidRPr="00B9499D" w:rsidRDefault="00F265CC" w:rsidP="00F265CC">
            <w:pPr>
              <w:pStyle w:val="GOSTTablenorm"/>
            </w:pPr>
            <w:r w:rsidRPr="00B9499D">
              <w:t>нет</w:t>
            </w:r>
          </w:p>
        </w:tc>
        <w:tc>
          <w:tcPr>
            <w:tcW w:w="1109" w:type="pct"/>
          </w:tcPr>
          <w:p w14:paraId="0F1D7B39" w14:textId="77777777" w:rsidR="00F265CC" w:rsidRPr="00B9499D" w:rsidRDefault="00F265CC" w:rsidP="00F265CC">
            <w:pPr>
              <w:pStyle w:val="GOSTTablenorm"/>
            </w:pPr>
            <w:r w:rsidRPr="00B9499D">
              <w:t>Дата документа</w:t>
            </w:r>
          </w:p>
        </w:tc>
        <w:tc>
          <w:tcPr>
            <w:tcW w:w="1109" w:type="pct"/>
          </w:tcPr>
          <w:p w14:paraId="790CEB3B" w14:textId="77777777" w:rsidR="00F265CC" w:rsidRPr="00B9499D" w:rsidRDefault="00F265CC" w:rsidP="00F265CC">
            <w:pPr>
              <w:pStyle w:val="GOSTTablenorm"/>
            </w:pPr>
            <w:r w:rsidRPr="00B9499D">
              <w:t>TitlePart_DocDate</w:t>
            </w:r>
          </w:p>
        </w:tc>
        <w:tc>
          <w:tcPr>
            <w:tcW w:w="1371" w:type="pct"/>
          </w:tcPr>
          <w:p w14:paraId="7FA9391B" w14:textId="77777777" w:rsidR="00F265CC" w:rsidRPr="00B9499D" w:rsidRDefault="00F265CC" w:rsidP="00F265CC">
            <w:pPr>
              <w:pStyle w:val="GOSTTablenorm"/>
            </w:pPr>
          </w:p>
        </w:tc>
      </w:tr>
      <w:tr w:rsidR="00F265CC" w:rsidRPr="00B9499D" w14:paraId="23C41973" w14:textId="77777777" w:rsidTr="00F265CC">
        <w:tc>
          <w:tcPr>
            <w:tcW w:w="1109" w:type="pct"/>
          </w:tcPr>
          <w:p w14:paraId="0F7BACC8" w14:textId="655F88CC" w:rsidR="00F265CC" w:rsidRPr="00B9499D" w:rsidRDefault="00F265CC" w:rsidP="00F265CC">
            <w:pPr>
              <w:pStyle w:val="GOSTTablenorm"/>
            </w:pPr>
            <w:r w:rsidRPr="009645C1">
              <w:t>Тип_акта</w:t>
            </w:r>
          </w:p>
        </w:tc>
        <w:tc>
          <w:tcPr>
            <w:tcW w:w="302" w:type="pct"/>
          </w:tcPr>
          <w:p w14:paraId="16A0206B" w14:textId="1D0FE5EF" w:rsidR="00F265CC" w:rsidRPr="00B9499D" w:rsidRDefault="00F265CC" w:rsidP="00F265CC">
            <w:pPr>
              <w:pStyle w:val="GOSTTablenorm"/>
            </w:pPr>
            <w:r w:rsidRPr="009645C1">
              <w:t>нет</w:t>
            </w:r>
          </w:p>
        </w:tc>
        <w:tc>
          <w:tcPr>
            <w:tcW w:w="1109" w:type="pct"/>
          </w:tcPr>
          <w:p w14:paraId="18085F59" w14:textId="05F4C3EA" w:rsidR="00F265CC" w:rsidRPr="00B9499D" w:rsidRDefault="00F265CC" w:rsidP="00F265CC">
            <w:pPr>
              <w:pStyle w:val="GOSTTablenorm"/>
            </w:pPr>
            <w:r w:rsidRPr="009645C1">
              <w:t>Тип акта</w:t>
            </w:r>
          </w:p>
        </w:tc>
        <w:tc>
          <w:tcPr>
            <w:tcW w:w="1109" w:type="pct"/>
          </w:tcPr>
          <w:p w14:paraId="143E8ED5" w14:textId="1A0CA36E" w:rsidR="00F265CC" w:rsidRPr="00B9499D" w:rsidRDefault="00F265CC" w:rsidP="00F265CC">
            <w:pPr>
              <w:pStyle w:val="GOSTTablenorm"/>
            </w:pPr>
            <w:r w:rsidRPr="009645C1">
              <w:t>SystemInformation_ActType</w:t>
            </w:r>
          </w:p>
        </w:tc>
        <w:tc>
          <w:tcPr>
            <w:tcW w:w="1371" w:type="pct"/>
          </w:tcPr>
          <w:p w14:paraId="3EFA4F61" w14:textId="77777777" w:rsidR="00F265CC" w:rsidRPr="00B9499D" w:rsidRDefault="00F265CC" w:rsidP="00F265CC">
            <w:pPr>
              <w:pStyle w:val="GOSTTablenorm"/>
            </w:pPr>
          </w:p>
        </w:tc>
      </w:tr>
      <w:tr w:rsidR="00F265CC" w:rsidRPr="00B9499D" w14:paraId="753C80E8" w14:textId="77777777" w:rsidTr="00F265CC">
        <w:tc>
          <w:tcPr>
            <w:tcW w:w="1109" w:type="pct"/>
          </w:tcPr>
          <w:p w14:paraId="3511291E" w14:textId="71E66802" w:rsidR="00F265CC" w:rsidRPr="00B9499D" w:rsidRDefault="00F265CC" w:rsidP="00F265CC">
            <w:pPr>
              <w:pStyle w:val="GOSTTablenorm"/>
            </w:pPr>
            <w:r w:rsidRPr="009645C1">
              <w:t>Наименование_документа</w:t>
            </w:r>
          </w:p>
        </w:tc>
        <w:tc>
          <w:tcPr>
            <w:tcW w:w="302" w:type="pct"/>
          </w:tcPr>
          <w:p w14:paraId="6E6343A7" w14:textId="2F3105A5" w:rsidR="00F265CC" w:rsidRPr="00B9499D" w:rsidRDefault="00F265CC" w:rsidP="00F265CC">
            <w:pPr>
              <w:pStyle w:val="GOSTTablenorm"/>
            </w:pPr>
            <w:r w:rsidRPr="009645C1">
              <w:t>да</w:t>
            </w:r>
          </w:p>
        </w:tc>
        <w:tc>
          <w:tcPr>
            <w:tcW w:w="1109" w:type="pct"/>
          </w:tcPr>
          <w:p w14:paraId="7127631D" w14:textId="06B25A98" w:rsidR="00F265CC" w:rsidRPr="00B9499D" w:rsidRDefault="00F265CC" w:rsidP="00F265CC">
            <w:pPr>
              <w:pStyle w:val="GOSTTablenorm"/>
            </w:pPr>
            <w:r w:rsidRPr="009645C1">
              <w:t>Наименование документа</w:t>
            </w:r>
          </w:p>
        </w:tc>
        <w:tc>
          <w:tcPr>
            <w:tcW w:w="1109" w:type="pct"/>
          </w:tcPr>
          <w:p w14:paraId="0F123CB6" w14:textId="034A2FEC" w:rsidR="00F265CC" w:rsidRPr="00B9499D" w:rsidRDefault="00F265CC" w:rsidP="00F265CC">
            <w:pPr>
              <w:pStyle w:val="GOSTTablenorm"/>
            </w:pPr>
            <w:r w:rsidRPr="009645C1">
              <w:t>SystemInformation_ActType</w:t>
            </w:r>
          </w:p>
        </w:tc>
        <w:tc>
          <w:tcPr>
            <w:tcW w:w="1371" w:type="pct"/>
          </w:tcPr>
          <w:p w14:paraId="501D14C6" w14:textId="337C5D65" w:rsidR="00F265CC" w:rsidRPr="00194560" w:rsidRDefault="00F265CC" w:rsidP="00F265CC">
            <w:pPr>
              <w:pStyle w:val="GOSTTablenorm"/>
              <w:rPr>
                <w:rFonts w:eastAsiaTheme="minorEastAsia"/>
              </w:rPr>
            </w:pPr>
            <w:r w:rsidRPr="009645C1">
              <w:t xml:space="preserve">Наименование документа определяется по </w:t>
            </w:r>
            <w:r w:rsidRPr="009645C1">
              <w:lastRenderedPageBreak/>
              <w:t xml:space="preserve">значению </w:t>
            </w:r>
            <w:ins w:id="10926" w:author="Сказецкая Наталья Камилевна" w:date="2024-05-23T15:34:00Z">
              <w:r w:rsidR="00165030">
                <w:t>атрибута</w:t>
              </w:r>
              <w:r w:rsidR="00165030" w:rsidRPr="00194560">
                <w:t xml:space="preserve"> </w:t>
              </w:r>
            </w:ins>
            <w:ins w:id="10927" w:author="Сказецкая Наталья Камилевна" w:date="2024-05-23T15:35:00Z">
              <w:r w:rsidR="00165030">
                <w:t>Тип_акта</w:t>
              </w:r>
            </w:ins>
            <w:r w:rsidRPr="00194560">
              <w:t>:</w:t>
            </w:r>
          </w:p>
          <w:p w14:paraId="06B2D7F0" w14:textId="2BE57DD3" w:rsidR="00F265CC" w:rsidRPr="008021DC" w:rsidRDefault="008021DC" w:rsidP="00165030">
            <w:pPr>
              <w:pStyle w:val="GOSTTableListMark1"/>
              <w:rPr>
                <w:rStyle w:val="aff2"/>
                <w:rFonts w:eastAsiaTheme="majorEastAsia"/>
                <w:b w:val="0"/>
              </w:rPr>
            </w:pPr>
            <w:r>
              <w:rPr>
                <w:rStyle w:val="aff2"/>
                <w:rFonts w:eastAsiaTheme="majorEastAsia"/>
                <w:b w:val="0"/>
              </w:rPr>
              <w:t>«</w:t>
            </w:r>
            <w:r w:rsidR="00F265CC" w:rsidRPr="00165030">
              <w:rPr>
                <w:rStyle w:val="aff2"/>
                <w:rFonts w:eastAsiaTheme="majorEastAsia"/>
                <w:b w:val="0"/>
              </w:rPr>
              <w:t>РАР</w:t>
            </w:r>
            <w:r>
              <w:rPr>
                <w:rStyle w:val="aff2"/>
                <w:rFonts w:eastAsiaTheme="majorEastAsia"/>
                <w:b w:val="0"/>
              </w:rPr>
              <w:t>»</w:t>
            </w:r>
            <w:ins w:id="10928" w:author="Сказецкая Наталья Камилевна" w:date="2024-05-23T15:41:00Z">
              <w:r w:rsidR="00165030">
                <w:t xml:space="preserve"> </w:t>
              </w:r>
            </w:ins>
            <w:r w:rsidR="00094FA8" w:rsidRPr="00851577">
              <w:t>–</w:t>
            </w:r>
            <w:r>
              <w:t xml:space="preserve"> </w:t>
            </w:r>
            <w:r w:rsidR="00F265CC" w:rsidRPr="00165030">
              <w:t xml:space="preserve">Акт приемки-передачи показателей лицевого счета по учету средств, поступающих во временное </w:t>
            </w:r>
            <w:r w:rsidR="00F265CC" w:rsidRPr="008021DC">
              <w:rPr>
                <w:rStyle w:val="aff2"/>
                <w:rFonts w:eastAsiaTheme="majorEastAsia"/>
                <w:b w:val="0"/>
              </w:rPr>
              <w:t>распоряжение»;</w:t>
            </w:r>
          </w:p>
          <w:p w14:paraId="58434F5C" w14:textId="395EE9AA" w:rsidR="00F265CC" w:rsidRPr="008021DC" w:rsidRDefault="008021DC" w:rsidP="00165030">
            <w:pPr>
              <w:pStyle w:val="GOSTTableListMark1"/>
              <w:rPr>
                <w:ins w:id="10929" w:author="Краснова Наталья EXP-274689" w:date="2024-02-26T09:01:00Z"/>
                <w:rStyle w:val="aff2"/>
                <w:rFonts w:eastAsiaTheme="majorEastAsia"/>
                <w:b w:val="0"/>
              </w:rPr>
            </w:pPr>
            <w:ins w:id="10930" w:author="Сказецкая Наталья Камилевна" w:date="2024-05-31T15:05:00Z">
              <w:r>
                <w:rPr>
                  <w:rStyle w:val="aff2"/>
                  <w:rFonts w:eastAsiaTheme="majorEastAsia"/>
                  <w:b w:val="0"/>
                </w:rPr>
                <w:t>«</w:t>
              </w:r>
            </w:ins>
            <w:ins w:id="10931" w:author="Краснова Наталья EXP-274689" w:date="2024-02-26T09:00:00Z">
              <w:r w:rsidR="00CC7376" w:rsidRPr="008021DC">
                <w:rPr>
                  <w:rStyle w:val="aff2"/>
                  <w:rFonts w:eastAsiaTheme="majorEastAsia"/>
                  <w:b w:val="0"/>
                </w:rPr>
                <w:t>РР4</w:t>
              </w:r>
            </w:ins>
            <w:ins w:id="10932" w:author="Сказецкая Наталья Камилевна" w:date="2024-05-31T15:05:00Z">
              <w:r>
                <w:rPr>
                  <w:rStyle w:val="aff2"/>
                  <w:rFonts w:eastAsiaTheme="majorEastAsia"/>
                  <w:b w:val="0"/>
                </w:rPr>
                <w:t>»</w:t>
              </w:r>
            </w:ins>
            <w:ins w:id="10933" w:author="Сказецкая Наталья Камилевна" w:date="2024-05-23T15:37:00Z">
              <w:r w:rsidR="00165030" w:rsidRPr="008021DC">
                <w:rPr>
                  <w:rStyle w:val="aff2"/>
                  <w:rFonts w:eastAsiaTheme="majorEastAsia"/>
                  <w:b w:val="0"/>
                </w:rPr>
                <w:t xml:space="preserve"> </w:t>
              </w:r>
            </w:ins>
            <w:r w:rsidR="00094FA8" w:rsidRPr="00851577">
              <w:t>–</w:t>
            </w:r>
            <w:ins w:id="10934" w:author="Краснова Наталья EXP-274689" w:date="2024-02-26T09:00:00Z">
              <w:r w:rsidR="00CC7376" w:rsidRPr="008021DC">
                <w:rPr>
                  <w:rStyle w:val="aff2"/>
                  <w:rFonts w:eastAsiaTheme="majorEastAsia"/>
                  <w:b w:val="0"/>
                </w:rPr>
                <w:t xml:space="preserve"> </w:t>
              </w:r>
            </w:ins>
            <w:ins w:id="10935" w:author="Краснова Наталья EXP-274689" w:date="2024-02-26T09:01:00Z">
              <w:r w:rsidR="00CC7376" w:rsidRPr="008021DC">
                <w:rPr>
                  <w:rStyle w:val="aff2"/>
                  <w:rFonts w:eastAsiaTheme="majorEastAsia"/>
                  <w:b w:val="0"/>
                </w:rPr>
                <w:t>Акт приемки-передачи показателей лицевого счета ГРБС (РБС);</w:t>
              </w:r>
            </w:ins>
          </w:p>
          <w:p w14:paraId="01F6EDEA" w14:textId="1C8CFB86" w:rsidR="00CC7376" w:rsidRPr="008021DC" w:rsidRDefault="008021DC" w:rsidP="00165030">
            <w:pPr>
              <w:pStyle w:val="GOSTTableListMark1"/>
              <w:rPr>
                <w:ins w:id="10936" w:author="Краснова Наталья EXP-274689" w:date="2024-02-26T09:02:00Z"/>
                <w:rStyle w:val="aff2"/>
                <w:rFonts w:eastAsiaTheme="majorEastAsia"/>
                <w:b w:val="0"/>
              </w:rPr>
            </w:pPr>
            <w:ins w:id="10937" w:author="Сказецкая Наталья Камилевна" w:date="2024-05-31T15:05:00Z">
              <w:r>
                <w:rPr>
                  <w:rStyle w:val="aff2"/>
                  <w:rFonts w:eastAsiaTheme="majorEastAsia"/>
                  <w:b w:val="0"/>
                </w:rPr>
                <w:t>«</w:t>
              </w:r>
            </w:ins>
            <w:ins w:id="10938" w:author="Краснова Наталья EXP-274689" w:date="2024-02-26T09:01:00Z">
              <w:r w:rsidR="00CC7376" w:rsidRPr="008021DC">
                <w:rPr>
                  <w:rStyle w:val="aff2"/>
                  <w:rFonts w:eastAsiaTheme="majorEastAsia"/>
                  <w:b w:val="0"/>
                </w:rPr>
                <w:t>РГ4</w:t>
              </w:r>
            </w:ins>
            <w:ins w:id="10939" w:author="Сказецкая Наталья Камилевна" w:date="2024-05-31T15:05:00Z">
              <w:r>
                <w:rPr>
                  <w:rStyle w:val="aff2"/>
                  <w:rFonts w:eastAsiaTheme="majorEastAsia"/>
                  <w:b w:val="0"/>
                </w:rPr>
                <w:t>»</w:t>
              </w:r>
            </w:ins>
            <w:ins w:id="10940" w:author="Сказецкая Наталья Камилевна" w:date="2024-05-23T15:37:00Z">
              <w:r w:rsidR="00165030" w:rsidRPr="008021DC">
                <w:rPr>
                  <w:rStyle w:val="aff2"/>
                  <w:rFonts w:eastAsiaTheme="majorEastAsia"/>
                  <w:b w:val="0"/>
                </w:rPr>
                <w:t xml:space="preserve"> </w:t>
              </w:r>
            </w:ins>
            <w:r w:rsidR="00094FA8" w:rsidRPr="00851577">
              <w:t>–</w:t>
            </w:r>
            <w:ins w:id="10941" w:author="Краснова Наталья EXP-274689" w:date="2024-02-26T09:01:00Z">
              <w:r w:rsidR="00CC7376" w:rsidRPr="008021DC">
                <w:rPr>
                  <w:rStyle w:val="aff2"/>
                  <w:rFonts w:eastAsiaTheme="majorEastAsia"/>
                  <w:b w:val="0"/>
                </w:rPr>
                <w:t xml:space="preserve"> </w:t>
              </w:r>
            </w:ins>
            <w:ins w:id="10942" w:author="Краснова Наталья EXP-274689" w:date="2024-02-26T09:02:00Z">
              <w:r w:rsidR="00CC7376" w:rsidRPr="008021DC">
                <w:rPr>
                  <w:rStyle w:val="aff2"/>
                  <w:rFonts w:eastAsiaTheme="majorEastAsia"/>
                  <w:b w:val="0"/>
                </w:rPr>
                <w:t>Акт приемки-передачи показателей лицевого счета ГАИФДБ (АИФ с полномочиями ГАИФ)</w:t>
              </w:r>
            </w:ins>
            <w:ins w:id="10943" w:author="Краснова Наталья EXP-274689" w:date="2024-02-26T09:01:00Z">
              <w:r w:rsidR="00CC7376" w:rsidRPr="008021DC">
                <w:rPr>
                  <w:rStyle w:val="aff2"/>
                  <w:rFonts w:eastAsiaTheme="majorEastAsia"/>
                  <w:b w:val="0"/>
                </w:rPr>
                <w:t>;</w:t>
              </w:r>
            </w:ins>
          </w:p>
          <w:p w14:paraId="16B4769F" w14:textId="1BBC47E6" w:rsidR="00CC7376" w:rsidRPr="008021DC" w:rsidRDefault="008021DC" w:rsidP="00165030">
            <w:pPr>
              <w:pStyle w:val="GOSTTableListMark1"/>
              <w:rPr>
                <w:ins w:id="10944" w:author="Краснова Наталья EXP-274689" w:date="2024-02-26T09:02:00Z"/>
                <w:rStyle w:val="aff2"/>
                <w:rFonts w:eastAsiaTheme="majorEastAsia"/>
                <w:b w:val="0"/>
              </w:rPr>
            </w:pPr>
            <w:ins w:id="10945" w:author="Сказецкая Наталья Камилевна" w:date="2024-05-31T15:05:00Z">
              <w:r>
                <w:rPr>
                  <w:rStyle w:val="aff2"/>
                  <w:rFonts w:eastAsiaTheme="majorEastAsia"/>
                  <w:b w:val="0"/>
                </w:rPr>
                <w:t>«</w:t>
              </w:r>
            </w:ins>
            <w:ins w:id="10946" w:author="Краснова Наталья EXP-274689" w:date="2024-02-26T09:02:00Z">
              <w:r w:rsidR="00CC7376" w:rsidRPr="008021DC">
                <w:rPr>
                  <w:rStyle w:val="aff2"/>
                  <w:rFonts w:eastAsiaTheme="majorEastAsia"/>
                  <w:b w:val="0"/>
                </w:rPr>
                <w:t>РП4</w:t>
              </w:r>
            </w:ins>
            <w:ins w:id="10947" w:author="Сказецкая Наталья Камилевна" w:date="2024-05-31T15:05:00Z">
              <w:r>
                <w:rPr>
                  <w:rStyle w:val="aff2"/>
                  <w:rFonts w:eastAsiaTheme="majorEastAsia"/>
                  <w:b w:val="0"/>
                </w:rPr>
                <w:t>»</w:t>
              </w:r>
            </w:ins>
            <w:ins w:id="10948" w:author="Сказецкая Наталья Камилевна" w:date="2024-05-23T15:38:00Z">
              <w:r w:rsidR="00165030" w:rsidRPr="008021DC">
                <w:rPr>
                  <w:rStyle w:val="aff2"/>
                  <w:rFonts w:eastAsiaTheme="majorEastAsia"/>
                  <w:b w:val="0"/>
                </w:rPr>
                <w:t xml:space="preserve"> </w:t>
              </w:r>
            </w:ins>
            <w:r w:rsidR="00094FA8" w:rsidRPr="00851577">
              <w:t>–</w:t>
            </w:r>
            <w:ins w:id="10949" w:author="Краснова Наталья EXP-274689" w:date="2024-02-26T09:02:00Z">
              <w:r w:rsidR="00CC7376" w:rsidRPr="008021DC">
                <w:rPr>
                  <w:rStyle w:val="aff2"/>
                  <w:rFonts w:eastAsiaTheme="majorEastAsia"/>
                  <w:b w:val="0"/>
                </w:rPr>
                <w:t xml:space="preserve"> Акт приемки-передачи показателей лицевого счета ПБС;</w:t>
              </w:r>
            </w:ins>
          </w:p>
          <w:p w14:paraId="5B841D96" w14:textId="3F9FD6BD" w:rsidR="00CC7376" w:rsidRPr="008021DC" w:rsidRDefault="008021DC" w:rsidP="00165030">
            <w:pPr>
              <w:pStyle w:val="GOSTTableListMark1"/>
              <w:rPr>
                <w:ins w:id="10950" w:author="Краснова Наталья EXP-274689" w:date="2024-02-26T09:03:00Z"/>
                <w:rStyle w:val="aff2"/>
                <w:rFonts w:eastAsiaTheme="majorEastAsia"/>
                <w:b w:val="0"/>
              </w:rPr>
            </w:pPr>
            <w:ins w:id="10951" w:author="Сказецкая Наталья Камилевна" w:date="2024-05-31T15:05:00Z">
              <w:r>
                <w:rPr>
                  <w:rStyle w:val="aff2"/>
                  <w:rFonts w:eastAsiaTheme="majorEastAsia"/>
                  <w:b w:val="0"/>
                </w:rPr>
                <w:t>«</w:t>
              </w:r>
            </w:ins>
            <w:ins w:id="10952" w:author="Краснова Наталья EXP-274689" w:date="2024-02-26T09:03:00Z">
              <w:r w:rsidR="00CC7376" w:rsidRPr="008021DC">
                <w:rPr>
                  <w:rStyle w:val="aff2"/>
                  <w:rFonts w:eastAsiaTheme="majorEastAsia"/>
                  <w:b w:val="0"/>
                </w:rPr>
                <w:t>РА4</w:t>
              </w:r>
            </w:ins>
            <w:ins w:id="10953" w:author="Сказецкая Наталья Камилевна" w:date="2024-05-31T15:05:00Z">
              <w:r>
                <w:rPr>
                  <w:rStyle w:val="aff2"/>
                  <w:rFonts w:eastAsiaTheme="majorEastAsia"/>
                  <w:b w:val="0"/>
                </w:rPr>
                <w:t>»</w:t>
              </w:r>
            </w:ins>
            <w:ins w:id="10954" w:author="Сказецкая Наталья Камилевна" w:date="2024-05-23T15:38:00Z">
              <w:r w:rsidR="00165030" w:rsidRPr="008021DC">
                <w:rPr>
                  <w:rStyle w:val="aff2"/>
                  <w:rFonts w:eastAsiaTheme="majorEastAsia"/>
                  <w:b w:val="0"/>
                </w:rPr>
                <w:t xml:space="preserve"> </w:t>
              </w:r>
            </w:ins>
            <w:r w:rsidR="00094FA8" w:rsidRPr="00851577">
              <w:t>–</w:t>
            </w:r>
            <w:ins w:id="10955" w:author="Краснова Наталья EXP-274689" w:date="2024-02-26T09:03:00Z">
              <w:r w:rsidR="00CC7376" w:rsidRPr="008021DC">
                <w:rPr>
                  <w:rStyle w:val="aff2"/>
                  <w:rFonts w:eastAsiaTheme="majorEastAsia"/>
                  <w:b w:val="0"/>
                </w:rPr>
                <w:t xml:space="preserve"> Акт приемки-передачи показателей лицевого счета АИФ;</w:t>
              </w:r>
            </w:ins>
          </w:p>
          <w:p w14:paraId="49AFB841" w14:textId="32A47E7F" w:rsidR="00CC7376" w:rsidRPr="00B9499D" w:rsidRDefault="008021DC" w:rsidP="00165030">
            <w:pPr>
              <w:pStyle w:val="GOSTTableListMark1"/>
            </w:pPr>
            <w:ins w:id="10956" w:author="Сказецкая Наталья Камилевна" w:date="2024-05-31T15:05:00Z">
              <w:r>
                <w:rPr>
                  <w:rStyle w:val="aff2"/>
                  <w:rFonts w:eastAsiaTheme="majorEastAsia"/>
                  <w:b w:val="0"/>
                </w:rPr>
                <w:t>«</w:t>
              </w:r>
            </w:ins>
            <w:ins w:id="10957" w:author="Краснова Наталья EXP-274689" w:date="2024-02-26T09:04:00Z">
              <w:r w:rsidR="00CC7376" w:rsidRPr="008021DC">
                <w:rPr>
                  <w:rStyle w:val="aff2"/>
                  <w:rFonts w:eastAsiaTheme="majorEastAsia"/>
                  <w:b w:val="0"/>
                </w:rPr>
                <w:t>РИ4</w:t>
              </w:r>
            </w:ins>
            <w:ins w:id="10958" w:author="Сказецкая Наталья Камилевна" w:date="2024-05-31T15:05:00Z">
              <w:r>
                <w:rPr>
                  <w:rStyle w:val="aff2"/>
                  <w:rFonts w:eastAsiaTheme="majorEastAsia"/>
                  <w:b w:val="0"/>
                </w:rPr>
                <w:t>»</w:t>
              </w:r>
            </w:ins>
            <w:ins w:id="10959" w:author="Сказецкая Наталья Камилевна" w:date="2024-05-23T15:38:00Z">
              <w:r w:rsidR="00165030" w:rsidRPr="008021DC">
                <w:rPr>
                  <w:rStyle w:val="aff2"/>
                  <w:rFonts w:eastAsiaTheme="majorEastAsia"/>
                  <w:b w:val="0"/>
                </w:rPr>
                <w:t xml:space="preserve"> </w:t>
              </w:r>
            </w:ins>
            <w:r w:rsidR="00094FA8" w:rsidRPr="00851577">
              <w:t>–</w:t>
            </w:r>
            <w:ins w:id="10960" w:author="Краснова Наталья EXP-274689" w:date="2024-02-26T09:03:00Z">
              <w:r w:rsidR="00CC7376" w:rsidRPr="008021DC">
                <w:rPr>
                  <w:rStyle w:val="aff2"/>
                  <w:rFonts w:eastAsiaTheme="majorEastAsia"/>
                  <w:b w:val="0"/>
                </w:rPr>
                <w:t xml:space="preserve"> </w:t>
              </w:r>
            </w:ins>
            <w:ins w:id="10961" w:author="Краснова Наталья EXP-274689" w:date="2024-02-26T09:04:00Z">
              <w:r w:rsidR="002640FB" w:rsidRPr="008021DC">
                <w:rPr>
                  <w:rStyle w:val="aff2"/>
                  <w:rFonts w:eastAsiaTheme="majorEastAsia"/>
                  <w:b w:val="0"/>
                </w:rPr>
                <w:t>Акт приемки-передачи показателей лицевого счета ИПБС</w:t>
              </w:r>
            </w:ins>
          </w:p>
        </w:tc>
      </w:tr>
      <w:tr w:rsidR="00C4694E" w:rsidRPr="00B9499D" w14:paraId="5B860C7E" w14:textId="77777777" w:rsidTr="00F265CC">
        <w:trPr>
          <w:ins w:id="10962" w:author="Сказецкая Наталья Камилевна" w:date="2024-05-23T15:46:00Z"/>
        </w:trPr>
        <w:tc>
          <w:tcPr>
            <w:tcW w:w="1109" w:type="pct"/>
          </w:tcPr>
          <w:p w14:paraId="483F951F" w14:textId="6B470105" w:rsidR="00C4694E" w:rsidRPr="009645C1" w:rsidRDefault="00C4694E" w:rsidP="00C4694E">
            <w:pPr>
              <w:pStyle w:val="GOSTTablenorm"/>
              <w:rPr>
                <w:ins w:id="10963" w:author="Сказецкая Наталья Камилевна" w:date="2024-05-23T15:46:00Z"/>
              </w:rPr>
            </w:pPr>
            <w:ins w:id="10964" w:author="Сказецкая Наталья Камилевна" w:date="2024-05-23T15:48:00Z">
              <w:r>
                <w:rPr>
                  <w:szCs w:val="22"/>
                </w:rPr>
                <w:lastRenderedPageBreak/>
                <w:t>Код_валюты_учета</w:t>
              </w:r>
            </w:ins>
          </w:p>
        </w:tc>
        <w:tc>
          <w:tcPr>
            <w:tcW w:w="302" w:type="pct"/>
          </w:tcPr>
          <w:p w14:paraId="4A48A57F" w14:textId="1DFF01E6" w:rsidR="00C4694E" w:rsidRPr="009645C1" w:rsidRDefault="00C4694E" w:rsidP="00C4694E">
            <w:pPr>
              <w:pStyle w:val="GOSTTablenorm"/>
              <w:rPr>
                <w:ins w:id="10965" w:author="Сказецкая Наталья Камилевна" w:date="2024-05-23T15:46:00Z"/>
              </w:rPr>
            </w:pPr>
            <w:ins w:id="10966" w:author="Сказецкая Наталья Камилевна" w:date="2024-05-23T15:48:00Z">
              <w:r>
                <w:rPr>
                  <w:szCs w:val="22"/>
                </w:rPr>
                <w:t>да</w:t>
              </w:r>
            </w:ins>
          </w:p>
        </w:tc>
        <w:tc>
          <w:tcPr>
            <w:tcW w:w="1109" w:type="pct"/>
          </w:tcPr>
          <w:p w14:paraId="6001CDCE" w14:textId="5AF88961" w:rsidR="00C4694E" w:rsidRPr="009645C1" w:rsidRDefault="00C4694E" w:rsidP="00C4694E">
            <w:pPr>
              <w:pStyle w:val="GOSTTablenorm"/>
              <w:rPr>
                <w:ins w:id="10967" w:author="Сказецкая Наталья Камилевна" w:date="2024-05-23T15:46:00Z"/>
              </w:rPr>
            </w:pPr>
            <w:ins w:id="10968" w:author="Сказецкая Наталья Камилевна" w:date="2024-05-23T15:48:00Z">
              <w:r w:rsidRPr="00B9499D">
                <w:rPr>
                  <w:szCs w:val="22"/>
                </w:rPr>
                <w:t xml:space="preserve">Код валюты </w:t>
              </w:r>
              <w:r>
                <w:rPr>
                  <w:szCs w:val="22"/>
                </w:rPr>
                <w:t xml:space="preserve">учета </w:t>
              </w:r>
              <w:r w:rsidRPr="00B9499D">
                <w:rPr>
                  <w:szCs w:val="22"/>
                </w:rPr>
                <w:t>по ОКВ</w:t>
              </w:r>
            </w:ins>
          </w:p>
        </w:tc>
        <w:tc>
          <w:tcPr>
            <w:tcW w:w="1109" w:type="pct"/>
          </w:tcPr>
          <w:p w14:paraId="40413B6A" w14:textId="0BBB2A41" w:rsidR="00C4694E" w:rsidRPr="009645C1" w:rsidRDefault="00C4694E" w:rsidP="00C4694E">
            <w:pPr>
              <w:pStyle w:val="GOSTTablenorm"/>
              <w:rPr>
                <w:ins w:id="10969" w:author="Сказецкая Наталья Камилевна" w:date="2024-05-23T15:46:00Z"/>
              </w:rPr>
            </w:pPr>
            <w:ins w:id="10970" w:author="Сказецкая Наталья Камилевна" w:date="2024-05-23T15:48:00Z">
              <w:r>
                <w:t>-</w:t>
              </w:r>
            </w:ins>
          </w:p>
        </w:tc>
        <w:tc>
          <w:tcPr>
            <w:tcW w:w="1371" w:type="pct"/>
          </w:tcPr>
          <w:p w14:paraId="21913AB6" w14:textId="2650B530" w:rsidR="00C4694E" w:rsidRPr="009645C1" w:rsidRDefault="00C4694E" w:rsidP="00C4694E">
            <w:pPr>
              <w:pStyle w:val="GOSTTablenorm"/>
              <w:rPr>
                <w:ins w:id="10971" w:author="Сказецкая Наталья Камилевна" w:date="2024-05-23T15:46:00Z"/>
              </w:rPr>
            </w:pPr>
            <w:ins w:id="10972" w:author="Сказецкая Наталья Камилевна" w:date="2024-05-23T15:48:00Z">
              <w:r w:rsidRPr="000027F9">
                <w:t>Указывается значение «643»</w:t>
              </w:r>
            </w:ins>
          </w:p>
        </w:tc>
      </w:tr>
      <w:tr w:rsidR="00C4694E" w:rsidRPr="00B9499D" w14:paraId="4A7C71BE" w14:textId="77777777" w:rsidTr="00F265CC">
        <w:tc>
          <w:tcPr>
            <w:tcW w:w="1109" w:type="pct"/>
          </w:tcPr>
          <w:p w14:paraId="5849086B" w14:textId="77777777" w:rsidR="00C4694E" w:rsidRPr="00A95371" w:rsidRDefault="00C4694E" w:rsidP="00C4694E">
            <w:pPr>
              <w:pStyle w:val="GOSTTablenorm"/>
            </w:pPr>
            <w:r w:rsidRPr="00A95371">
              <w:t>Уровень_конфиденциальности</w:t>
            </w:r>
          </w:p>
        </w:tc>
        <w:tc>
          <w:tcPr>
            <w:tcW w:w="302" w:type="pct"/>
          </w:tcPr>
          <w:p w14:paraId="04D4D2F5" w14:textId="77777777" w:rsidR="00C4694E" w:rsidRPr="00A95371" w:rsidRDefault="00C4694E" w:rsidP="00C4694E">
            <w:pPr>
              <w:pStyle w:val="GOSTTablenorm"/>
            </w:pPr>
            <w:r w:rsidRPr="00A95371">
              <w:t>нет</w:t>
            </w:r>
          </w:p>
        </w:tc>
        <w:tc>
          <w:tcPr>
            <w:tcW w:w="1109" w:type="pct"/>
          </w:tcPr>
          <w:p w14:paraId="73ADAB8F" w14:textId="77777777" w:rsidR="00C4694E" w:rsidRPr="00A95371" w:rsidRDefault="00C4694E" w:rsidP="00C4694E">
            <w:pPr>
              <w:pStyle w:val="GOSTTablenorm"/>
            </w:pPr>
            <w:r w:rsidRPr="00A95371">
              <w:t>Уровень конфиденциальности</w:t>
            </w:r>
          </w:p>
        </w:tc>
        <w:tc>
          <w:tcPr>
            <w:tcW w:w="1109" w:type="pct"/>
          </w:tcPr>
          <w:p w14:paraId="689B93BE" w14:textId="77777777" w:rsidR="00C4694E" w:rsidRPr="00A95371" w:rsidRDefault="00C4694E" w:rsidP="00C4694E">
            <w:pPr>
              <w:pStyle w:val="GOSTTablenorm"/>
            </w:pPr>
            <w:r w:rsidRPr="00A95371">
              <w:t>TitlePart_UFOS_SECRECY</w:t>
            </w:r>
          </w:p>
        </w:tc>
        <w:tc>
          <w:tcPr>
            <w:tcW w:w="1371" w:type="pct"/>
          </w:tcPr>
          <w:p w14:paraId="337FD789" w14:textId="77777777" w:rsidR="00C4694E" w:rsidRPr="00A95371" w:rsidRDefault="00C4694E" w:rsidP="00C4694E">
            <w:pPr>
              <w:pStyle w:val="GOSTTablenorm"/>
            </w:pPr>
          </w:p>
        </w:tc>
      </w:tr>
      <w:tr w:rsidR="00C4694E" w:rsidRPr="00B9499D" w:rsidDel="00C4694E" w14:paraId="3BAB2483" w14:textId="5D0D1013" w:rsidTr="00F265CC">
        <w:trPr>
          <w:del w:id="10973" w:author="Сказецкая Наталья Камилевна" w:date="2024-05-23T15:45:00Z"/>
        </w:trPr>
        <w:tc>
          <w:tcPr>
            <w:tcW w:w="1109" w:type="pct"/>
          </w:tcPr>
          <w:p w14:paraId="2317D903" w14:textId="46CBD5E6" w:rsidR="00C4694E" w:rsidRPr="00A95371" w:rsidDel="00C4694E" w:rsidRDefault="00C4694E" w:rsidP="00C4694E">
            <w:pPr>
              <w:pStyle w:val="GOSTTablenorm"/>
              <w:rPr>
                <w:del w:id="10974" w:author="Сказецкая Наталья Камилевна" w:date="2024-05-23T15:45:00Z"/>
              </w:rPr>
            </w:pPr>
            <w:del w:id="10975" w:author="Сказецкая Наталья Камилевна" w:date="2024-05-23T15:45:00Z">
              <w:r w:rsidRPr="00A95371" w:rsidDel="00C4694E">
                <w:delText>Контур_из_док_передающий</w:delText>
              </w:r>
            </w:del>
          </w:p>
        </w:tc>
        <w:tc>
          <w:tcPr>
            <w:tcW w:w="302" w:type="pct"/>
          </w:tcPr>
          <w:p w14:paraId="64ED0741" w14:textId="14D9BFE2" w:rsidR="00C4694E" w:rsidRPr="00A95371" w:rsidDel="00C4694E" w:rsidRDefault="00C4694E" w:rsidP="00C4694E">
            <w:pPr>
              <w:pStyle w:val="GOSTTablenorm"/>
              <w:rPr>
                <w:del w:id="10976" w:author="Сказецкая Наталья Камилевна" w:date="2024-05-23T15:45:00Z"/>
              </w:rPr>
            </w:pPr>
            <w:del w:id="10977" w:author="Сказецкая Наталья Камилевна" w:date="2024-05-23T15:45:00Z">
              <w:r w:rsidRPr="00A95371" w:rsidDel="00C4694E">
                <w:delText>нет</w:delText>
              </w:r>
            </w:del>
          </w:p>
        </w:tc>
        <w:tc>
          <w:tcPr>
            <w:tcW w:w="1109" w:type="pct"/>
          </w:tcPr>
          <w:p w14:paraId="743C272C" w14:textId="00A30717" w:rsidR="00C4694E" w:rsidRPr="00A95371" w:rsidDel="00C4694E" w:rsidRDefault="00C4694E" w:rsidP="00C4694E">
            <w:pPr>
              <w:pStyle w:val="GOSTTablenorm"/>
              <w:rPr>
                <w:del w:id="10978" w:author="Сказецкая Наталья Камилевна" w:date="2024-05-23T15:45:00Z"/>
              </w:rPr>
            </w:pPr>
            <w:del w:id="10979" w:author="Сказецкая Наталья Камилевна" w:date="2024-05-23T15:45:00Z">
              <w:r w:rsidRPr="00A95371" w:rsidDel="00C4694E">
                <w:delText>Контур передающий из документа</w:delText>
              </w:r>
            </w:del>
          </w:p>
        </w:tc>
        <w:tc>
          <w:tcPr>
            <w:tcW w:w="1109" w:type="pct"/>
          </w:tcPr>
          <w:p w14:paraId="42B7A5AA" w14:textId="0953A37F" w:rsidR="00C4694E" w:rsidRPr="00A95371" w:rsidDel="00C4694E" w:rsidRDefault="00C4694E" w:rsidP="00C4694E">
            <w:pPr>
              <w:pStyle w:val="GOSTTablenorm"/>
              <w:rPr>
                <w:del w:id="10980" w:author="Сказецкая Наталья Камилевна" w:date="2024-05-23T15:45:00Z"/>
              </w:rPr>
            </w:pPr>
            <w:del w:id="10981" w:author="Сказецкая Наталья Камилевна" w:date="2024-05-23T15:45:00Z">
              <w:r w:rsidRPr="00A95371" w:rsidDel="00C4694E">
                <w:delText>TitlePart_SND_CONTOUR</w:delText>
              </w:r>
            </w:del>
          </w:p>
        </w:tc>
        <w:tc>
          <w:tcPr>
            <w:tcW w:w="1371" w:type="pct"/>
          </w:tcPr>
          <w:p w14:paraId="1A5B4D24" w14:textId="68B40412" w:rsidR="00C4694E" w:rsidRPr="00A95371" w:rsidDel="00C4694E" w:rsidRDefault="00C4694E" w:rsidP="00C4694E">
            <w:pPr>
              <w:pStyle w:val="GOSTTablenorm"/>
              <w:rPr>
                <w:del w:id="10982" w:author="Сказецкая Наталья Камилевна" w:date="2024-05-23T15:45:00Z"/>
              </w:rPr>
            </w:pPr>
          </w:p>
        </w:tc>
      </w:tr>
      <w:tr w:rsidR="00C4694E" w:rsidRPr="00B9499D" w14:paraId="263E5B9A" w14:textId="77777777" w:rsidTr="00F265CC">
        <w:tc>
          <w:tcPr>
            <w:tcW w:w="1109" w:type="pct"/>
          </w:tcPr>
          <w:p w14:paraId="68130630" w14:textId="14804200" w:rsidR="00C4694E" w:rsidRPr="00A95371" w:rsidRDefault="00C4694E" w:rsidP="00C4694E">
            <w:pPr>
              <w:pStyle w:val="GOSTTablenorm"/>
            </w:pPr>
            <w:r w:rsidRPr="00A95371">
              <w:t>Контур_передающий</w:t>
            </w:r>
          </w:p>
        </w:tc>
        <w:tc>
          <w:tcPr>
            <w:tcW w:w="302" w:type="pct"/>
          </w:tcPr>
          <w:p w14:paraId="3CE16110" w14:textId="1770BAF7" w:rsidR="00C4694E" w:rsidRPr="00A95371" w:rsidRDefault="00C4694E" w:rsidP="00C4694E">
            <w:pPr>
              <w:pStyle w:val="GOSTTablenorm"/>
            </w:pPr>
            <w:r w:rsidRPr="00A95371">
              <w:t>да</w:t>
            </w:r>
          </w:p>
        </w:tc>
        <w:tc>
          <w:tcPr>
            <w:tcW w:w="1109" w:type="pct"/>
          </w:tcPr>
          <w:p w14:paraId="2D5585CB" w14:textId="5AC15BB6" w:rsidR="00C4694E" w:rsidRPr="00A95371" w:rsidRDefault="00C4694E" w:rsidP="00C4694E">
            <w:pPr>
              <w:pStyle w:val="GOSTTablenorm"/>
            </w:pPr>
            <w:r w:rsidRPr="00A95371">
              <w:t>Контур передающий</w:t>
            </w:r>
          </w:p>
        </w:tc>
        <w:tc>
          <w:tcPr>
            <w:tcW w:w="1109" w:type="pct"/>
          </w:tcPr>
          <w:p w14:paraId="44FA9490" w14:textId="46E847FB" w:rsidR="00C4694E" w:rsidRPr="00A95371" w:rsidRDefault="00C4694E" w:rsidP="00C4694E">
            <w:pPr>
              <w:pStyle w:val="GOSTTablenorm"/>
            </w:pPr>
            <w:r w:rsidRPr="00A95371">
              <w:t>TitlePart_SND_CONTOUR</w:t>
            </w:r>
          </w:p>
        </w:tc>
        <w:tc>
          <w:tcPr>
            <w:tcW w:w="1371" w:type="pct"/>
          </w:tcPr>
          <w:p w14:paraId="581E537B" w14:textId="6C7E8955" w:rsidR="00C4694E" w:rsidRPr="00A95371" w:rsidRDefault="00C4694E" w:rsidP="00C4694E">
            <w:pPr>
              <w:pStyle w:val="GOSTTablenorm"/>
              <w:rPr>
                <w:rFonts w:eastAsiaTheme="minorEastAsia"/>
              </w:rPr>
            </w:pPr>
            <w:r w:rsidRPr="00A95371">
              <w:t>Если в теге документа «1» или «O», то значение «1».</w:t>
            </w:r>
          </w:p>
          <w:p w14:paraId="5C222DA8" w14:textId="2E712016" w:rsidR="00C4694E" w:rsidRPr="00A95371" w:rsidRDefault="00C4694E" w:rsidP="00C4694E">
            <w:pPr>
              <w:pStyle w:val="GOSTTablenorm"/>
            </w:pPr>
            <w:r w:rsidRPr="00A95371">
              <w:t>Если в теге документа «2» или «S», то значение «2»</w:t>
            </w:r>
          </w:p>
        </w:tc>
      </w:tr>
      <w:tr w:rsidR="00C4694E" w:rsidRPr="00B9499D" w:rsidDel="00C4694E" w14:paraId="1756F080" w14:textId="4976A7A7" w:rsidTr="00F265CC">
        <w:trPr>
          <w:del w:id="10983" w:author="Сказецкая Наталья Камилевна" w:date="2024-05-23T15:45:00Z"/>
        </w:trPr>
        <w:tc>
          <w:tcPr>
            <w:tcW w:w="1109" w:type="pct"/>
          </w:tcPr>
          <w:p w14:paraId="310BCC38" w14:textId="5B518F15" w:rsidR="00C4694E" w:rsidRPr="00B9499D" w:rsidDel="00C4694E" w:rsidRDefault="00C4694E" w:rsidP="00C4694E">
            <w:pPr>
              <w:pStyle w:val="GOSTTablenorm"/>
              <w:rPr>
                <w:del w:id="10984" w:author="Сказецкая Наталья Камилевна" w:date="2024-05-23T15:45:00Z"/>
                <w:szCs w:val="22"/>
              </w:rPr>
            </w:pPr>
            <w:del w:id="10985" w:author="Сказецкая Наталья Камилевна" w:date="2024-05-23T15:45:00Z">
              <w:r w:rsidRPr="00B9499D" w:rsidDel="00C4694E">
                <w:delText>Контур_из_док_принимающий</w:delText>
              </w:r>
            </w:del>
          </w:p>
        </w:tc>
        <w:tc>
          <w:tcPr>
            <w:tcW w:w="302" w:type="pct"/>
          </w:tcPr>
          <w:p w14:paraId="2CA65B15" w14:textId="62EAFB62" w:rsidR="00C4694E" w:rsidRPr="00B9499D" w:rsidDel="00C4694E" w:rsidRDefault="00C4694E" w:rsidP="00C4694E">
            <w:pPr>
              <w:pStyle w:val="GOSTTablenorm"/>
              <w:rPr>
                <w:del w:id="10986" w:author="Сказецкая Наталья Камилевна" w:date="2024-05-23T15:45:00Z"/>
                <w:szCs w:val="22"/>
              </w:rPr>
            </w:pPr>
            <w:del w:id="10987" w:author="Сказецкая Наталья Камилевна" w:date="2024-05-23T15:45:00Z">
              <w:r w:rsidRPr="00B9499D" w:rsidDel="00C4694E">
                <w:rPr>
                  <w:szCs w:val="22"/>
                </w:rPr>
                <w:delText>нет</w:delText>
              </w:r>
            </w:del>
          </w:p>
        </w:tc>
        <w:tc>
          <w:tcPr>
            <w:tcW w:w="1109" w:type="pct"/>
          </w:tcPr>
          <w:p w14:paraId="05010D33" w14:textId="6BBAC7E0" w:rsidR="00C4694E" w:rsidRPr="00B9499D" w:rsidDel="00C4694E" w:rsidRDefault="00C4694E" w:rsidP="00C4694E">
            <w:pPr>
              <w:pStyle w:val="GOSTTablenorm"/>
              <w:rPr>
                <w:del w:id="10988" w:author="Сказецкая Наталья Камилевна" w:date="2024-05-23T15:45:00Z"/>
                <w:szCs w:val="22"/>
              </w:rPr>
            </w:pPr>
            <w:del w:id="10989" w:author="Сказецкая Наталья Камилевна" w:date="2024-05-23T15:45:00Z">
              <w:r w:rsidRPr="00B9499D" w:rsidDel="00C4694E">
                <w:rPr>
                  <w:szCs w:val="22"/>
                </w:rPr>
                <w:delText>Контур принимающий из документа</w:delText>
              </w:r>
            </w:del>
          </w:p>
        </w:tc>
        <w:tc>
          <w:tcPr>
            <w:tcW w:w="1109" w:type="pct"/>
          </w:tcPr>
          <w:p w14:paraId="14640578" w14:textId="7792BE14" w:rsidR="00C4694E" w:rsidRPr="00B9499D" w:rsidDel="00C4694E" w:rsidRDefault="00C4694E" w:rsidP="00C4694E">
            <w:pPr>
              <w:pStyle w:val="GOSTTablenorm"/>
              <w:rPr>
                <w:del w:id="10990" w:author="Сказецкая Наталья Камилевна" w:date="2024-05-23T15:45:00Z"/>
                <w:szCs w:val="22"/>
              </w:rPr>
            </w:pPr>
            <w:del w:id="10991" w:author="Сказецкая Наталья Камилевна" w:date="2024-05-23T15:45:00Z">
              <w:r w:rsidRPr="00B9499D" w:rsidDel="00C4694E">
                <w:rPr>
                  <w:szCs w:val="22"/>
                </w:rPr>
                <w:delText>TitlePart_REC_CONTOUR</w:delText>
              </w:r>
            </w:del>
          </w:p>
        </w:tc>
        <w:tc>
          <w:tcPr>
            <w:tcW w:w="1371" w:type="pct"/>
          </w:tcPr>
          <w:p w14:paraId="5C3278F3" w14:textId="53930012" w:rsidR="00C4694E" w:rsidRPr="00B9499D" w:rsidDel="00C4694E" w:rsidRDefault="00C4694E" w:rsidP="00C4694E">
            <w:pPr>
              <w:pStyle w:val="GOSTTablenorm"/>
              <w:rPr>
                <w:del w:id="10992" w:author="Сказецкая Наталья Камилевна" w:date="2024-05-23T15:45:00Z"/>
                <w:szCs w:val="22"/>
              </w:rPr>
            </w:pPr>
          </w:p>
        </w:tc>
      </w:tr>
      <w:tr w:rsidR="00C4694E" w:rsidRPr="00B9499D" w14:paraId="284049EF" w14:textId="77777777" w:rsidTr="00F265CC">
        <w:tc>
          <w:tcPr>
            <w:tcW w:w="1109" w:type="pct"/>
          </w:tcPr>
          <w:p w14:paraId="13156165" w14:textId="776D3ED1" w:rsidR="00C4694E" w:rsidRPr="00A95371" w:rsidRDefault="00C4694E" w:rsidP="00C4694E">
            <w:pPr>
              <w:pStyle w:val="GOSTTablenorm"/>
            </w:pPr>
            <w:r w:rsidRPr="00A95371">
              <w:t>Контур_принимающий</w:t>
            </w:r>
          </w:p>
        </w:tc>
        <w:tc>
          <w:tcPr>
            <w:tcW w:w="302" w:type="pct"/>
          </w:tcPr>
          <w:p w14:paraId="36461052" w14:textId="350FD522" w:rsidR="00C4694E" w:rsidRPr="00A95371" w:rsidRDefault="00C4694E" w:rsidP="00C4694E">
            <w:pPr>
              <w:pStyle w:val="GOSTTablenorm"/>
            </w:pPr>
            <w:r w:rsidRPr="00A95371">
              <w:t>да</w:t>
            </w:r>
          </w:p>
        </w:tc>
        <w:tc>
          <w:tcPr>
            <w:tcW w:w="1109" w:type="pct"/>
          </w:tcPr>
          <w:p w14:paraId="38ECEF35" w14:textId="3B7040E9" w:rsidR="00C4694E" w:rsidRPr="00A95371" w:rsidRDefault="00C4694E" w:rsidP="00C4694E">
            <w:pPr>
              <w:pStyle w:val="GOSTTablenorm"/>
            </w:pPr>
            <w:r w:rsidRPr="00A95371">
              <w:t>Контур принимающий</w:t>
            </w:r>
          </w:p>
        </w:tc>
        <w:tc>
          <w:tcPr>
            <w:tcW w:w="1109" w:type="pct"/>
          </w:tcPr>
          <w:p w14:paraId="74A1A0CA" w14:textId="5C76F007" w:rsidR="00C4694E" w:rsidRPr="00A95371" w:rsidRDefault="00C4694E" w:rsidP="00C4694E">
            <w:pPr>
              <w:pStyle w:val="GOSTTablenorm"/>
            </w:pPr>
            <w:r w:rsidRPr="00A95371">
              <w:t>TitlePart_REC_CONTOUR</w:t>
            </w:r>
          </w:p>
        </w:tc>
        <w:tc>
          <w:tcPr>
            <w:tcW w:w="1371" w:type="pct"/>
          </w:tcPr>
          <w:p w14:paraId="59E31E06" w14:textId="15CB7525" w:rsidR="00C4694E" w:rsidRPr="00A95371" w:rsidRDefault="00C4694E" w:rsidP="00C4694E">
            <w:pPr>
              <w:pStyle w:val="GOSTTablenorm"/>
              <w:rPr>
                <w:rFonts w:eastAsiaTheme="minorEastAsia"/>
              </w:rPr>
            </w:pPr>
            <w:r w:rsidRPr="00A95371">
              <w:t>Если в теге документа «1» или «O», то зна</w:t>
            </w:r>
            <w:r w:rsidRPr="00A95371">
              <w:lastRenderedPageBreak/>
              <w:t>чение «1».</w:t>
            </w:r>
          </w:p>
          <w:p w14:paraId="77A24BBB" w14:textId="1FC1DF14" w:rsidR="00C4694E" w:rsidRPr="00A95371" w:rsidRDefault="00C4694E" w:rsidP="00C4694E">
            <w:pPr>
              <w:pStyle w:val="GOSTTablenorm"/>
            </w:pPr>
            <w:r w:rsidRPr="00A95371">
              <w:t>Если в теге документа «2» или «S», то значение «2»</w:t>
            </w:r>
          </w:p>
        </w:tc>
      </w:tr>
      <w:tr w:rsidR="00C4694E" w:rsidRPr="00B9499D" w14:paraId="6D851D15" w14:textId="77777777" w:rsidTr="00F265CC">
        <w:tc>
          <w:tcPr>
            <w:tcW w:w="1109" w:type="pct"/>
          </w:tcPr>
          <w:p w14:paraId="23247119" w14:textId="77777777" w:rsidR="00C4694E" w:rsidRPr="00A95371" w:rsidRDefault="00C4694E" w:rsidP="00C4694E">
            <w:pPr>
              <w:pStyle w:val="GOSTTablenorm"/>
            </w:pPr>
            <w:r w:rsidRPr="00A95371">
              <w:lastRenderedPageBreak/>
              <w:t>Код_бюджета</w:t>
            </w:r>
          </w:p>
        </w:tc>
        <w:tc>
          <w:tcPr>
            <w:tcW w:w="302" w:type="pct"/>
          </w:tcPr>
          <w:p w14:paraId="48139536" w14:textId="77777777" w:rsidR="00C4694E" w:rsidRPr="00A95371" w:rsidRDefault="00C4694E" w:rsidP="00C4694E">
            <w:pPr>
              <w:pStyle w:val="GOSTTablenorm"/>
            </w:pPr>
            <w:r w:rsidRPr="00A95371">
              <w:t>нет</w:t>
            </w:r>
          </w:p>
        </w:tc>
        <w:tc>
          <w:tcPr>
            <w:tcW w:w="1109" w:type="pct"/>
          </w:tcPr>
          <w:p w14:paraId="32501D3F" w14:textId="77777777" w:rsidR="00C4694E" w:rsidRPr="00A95371" w:rsidRDefault="00C4694E" w:rsidP="00C4694E">
            <w:pPr>
              <w:pStyle w:val="GOSTTablenorm"/>
            </w:pPr>
            <w:r w:rsidRPr="00A95371">
              <w:t>Код бюджета</w:t>
            </w:r>
          </w:p>
        </w:tc>
        <w:tc>
          <w:tcPr>
            <w:tcW w:w="1109" w:type="pct"/>
          </w:tcPr>
          <w:p w14:paraId="467ED18E" w14:textId="77777777" w:rsidR="00C4694E" w:rsidRPr="00A95371" w:rsidRDefault="00C4694E" w:rsidP="00C4694E">
            <w:pPr>
              <w:pStyle w:val="GOSTTablenorm"/>
            </w:pPr>
            <w:r w:rsidRPr="00A95371">
              <w:t>TitlePart_MSC_Bdgt_Cd</w:t>
            </w:r>
          </w:p>
        </w:tc>
        <w:tc>
          <w:tcPr>
            <w:tcW w:w="1371" w:type="pct"/>
          </w:tcPr>
          <w:p w14:paraId="0A39FBFF" w14:textId="77777777" w:rsidR="00C4694E" w:rsidRPr="00A95371" w:rsidRDefault="00C4694E" w:rsidP="00C4694E">
            <w:pPr>
              <w:pStyle w:val="GOSTTablenorm"/>
            </w:pPr>
          </w:p>
        </w:tc>
      </w:tr>
      <w:tr w:rsidR="00C4694E" w:rsidRPr="00B9499D" w14:paraId="2C37ABA2" w14:textId="77777777" w:rsidTr="00F265CC">
        <w:tc>
          <w:tcPr>
            <w:tcW w:w="1109" w:type="pct"/>
          </w:tcPr>
          <w:p w14:paraId="26B9985B" w14:textId="77777777" w:rsidR="00C4694E" w:rsidRPr="00A95371" w:rsidRDefault="00C4694E" w:rsidP="00C4694E">
            <w:pPr>
              <w:pStyle w:val="GOSTTablenorm"/>
            </w:pPr>
            <w:r w:rsidRPr="00A95371">
              <w:t>Тип_бюджета</w:t>
            </w:r>
          </w:p>
        </w:tc>
        <w:tc>
          <w:tcPr>
            <w:tcW w:w="302" w:type="pct"/>
          </w:tcPr>
          <w:p w14:paraId="391699ED" w14:textId="77777777" w:rsidR="00C4694E" w:rsidRPr="00A95371" w:rsidRDefault="00C4694E" w:rsidP="00C4694E">
            <w:pPr>
              <w:pStyle w:val="GOSTTablenorm"/>
            </w:pPr>
            <w:r w:rsidRPr="00A95371">
              <w:t>да</w:t>
            </w:r>
          </w:p>
        </w:tc>
        <w:tc>
          <w:tcPr>
            <w:tcW w:w="1109" w:type="pct"/>
          </w:tcPr>
          <w:p w14:paraId="331BDBC9" w14:textId="77777777" w:rsidR="00C4694E" w:rsidRPr="00A95371" w:rsidRDefault="00C4694E" w:rsidP="00C4694E">
            <w:pPr>
              <w:pStyle w:val="GOSTTablenorm"/>
            </w:pPr>
            <w:r w:rsidRPr="00A95371">
              <w:t>Тип бюджета</w:t>
            </w:r>
          </w:p>
        </w:tc>
        <w:tc>
          <w:tcPr>
            <w:tcW w:w="1109" w:type="pct"/>
          </w:tcPr>
          <w:p w14:paraId="4ECB7AD2" w14:textId="77777777" w:rsidR="00C4694E" w:rsidRPr="00A95371" w:rsidRDefault="00C4694E" w:rsidP="00C4694E">
            <w:pPr>
              <w:pStyle w:val="GOSTTablenorm"/>
            </w:pPr>
            <w:r w:rsidRPr="00A95371">
              <w:t>TitlePart_MSC_Bdgt_Cd</w:t>
            </w:r>
          </w:p>
        </w:tc>
        <w:tc>
          <w:tcPr>
            <w:tcW w:w="1371" w:type="pct"/>
          </w:tcPr>
          <w:p w14:paraId="6F33AB18" w14:textId="3CC1463A" w:rsidR="00C4694E" w:rsidRPr="00A95371" w:rsidRDefault="00C4694E" w:rsidP="009E6BE6">
            <w:pPr>
              <w:pStyle w:val="GOSTTablenorm"/>
            </w:pPr>
            <w:r w:rsidRPr="00A95371">
              <w:t>Тип бюджета определяется по справочнику «Бюджеты» (поиск по значению «Код бюджета»)</w:t>
            </w:r>
            <w:ins w:id="10993" w:author="Сатлер Марина Викторовна" w:date="2024-06-24T16:09:00Z">
              <w:r w:rsidR="009E6BE6" w:rsidRPr="009E6BE6">
                <w:rPr>
                  <w:vertAlign w:val="superscript"/>
                </w:rPr>
                <w:fldChar w:fldCharType="begin"/>
              </w:r>
              <w:r w:rsidR="009E6BE6" w:rsidRPr="009E6BE6">
                <w:rPr>
                  <w:vertAlign w:val="superscript"/>
                </w:rPr>
                <w:instrText xml:space="preserve"> NOTEREF _Ref170137786 \h </w:instrText>
              </w:r>
            </w:ins>
            <w:r w:rsidR="009E6BE6">
              <w:rPr>
                <w:vertAlign w:val="superscript"/>
              </w:rPr>
              <w:instrText xml:space="preserve"> \* MERGEFORMAT </w:instrText>
            </w:r>
            <w:r w:rsidR="009E6BE6" w:rsidRPr="009E6BE6">
              <w:rPr>
                <w:vertAlign w:val="superscript"/>
              </w:rPr>
            </w:r>
            <w:r w:rsidR="009E6BE6" w:rsidRPr="009E6BE6">
              <w:rPr>
                <w:vertAlign w:val="superscript"/>
              </w:rPr>
              <w:fldChar w:fldCharType="separate"/>
            </w:r>
            <w:r w:rsidR="00AB1BE0">
              <w:rPr>
                <w:vertAlign w:val="superscript"/>
              </w:rPr>
              <w:t>8</w:t>
            </w:r>
            <w:ins w:id="10994" w:author="Сатлер Марина Викторовна" w:date="2024-06-24T16:09:00Z">
              <w:r w:rsidR="009E6BE6" w:rsidRPr="009E6BE6">
                <w:rPr>
                  <w:vertAlign w:val="superscript"/>
                </w:rPr>
                <w:fldChar w:fldCharType="end"/>
              </w:r>
            </w:ins>
            <w:commentRangeStart w:id="10995"/>
            <w:commentRangeStart w:id="10996"/>
            <w:commentRangeStart w:id="10997"/>
            <w:ins w:id="10998" w:author="Сказецкая Наталья Камилевна" w:date="2024-05-23T15:54:00Z">
              <w:del w:id="10999" w:author="Сатлер Марина Викторовна" w:date="2024-06-24T16:10:00Z">
                <w:r w:rsidRPr="00C4694E" w:rsidDel="009E6BE6">
                  <w:rPr>
                    <w:vertAlign w:val="superscript"/>
                  </w:rPr>
                  <w:delText>5</w:delText>
                </w:r>
              </w:del>
            </w:ins>
            <w:commentRangeEnd w:id="10995"/>
            <w:ins w:id="11000" w:author="Сказецкая Наталья Камилевна" w:date="2024-05-23T15:55:00Z">
              <w:r w:rsidRPr="00A95371">
                <w:rPr>
                  <w:rStyle w:val="afff4"/>
                  <w:sz w:val="22"/>
                  <w:szCs w:val="20"/>
                </w:rPr>
                <w:commentReference w:id="10995"/>
              </w:r>
            </w:ins>
            <w:commentRangeEnd w:id="10996"/>
            <w:r w:rsidR="00B355BC" w:rsidRPr="00A95371">
              <w:rPr>
                <w:rStyle w:val="afff4"/>
                <w:sz w:val="22"/>
                <w:szCs w:val="20"/>
              </w:rPr>
              <w:commentReference w:id="10996"/>
            </w:r>
            <w:commentRangeEnd w:id="10997"/>
            <w:r w:rsidR="009E6BE6" w:rsidRPr="00A95371">
              <w:rPr>
                <w:rStyle w:val="afff4"/>
                <w:sz w:val="22"/>
                <w:szCs w:val="20"/>
              </w:rPr>
              <w:commentReference w:id="10997"/>
            </w:r>
          </w:p>
        </w:tc>
      </w:tr>
      <w:tr w:rsidR="00C4694E" w:rsidRPr="00B9499D" w14:paraId="56F14CFB" w14:textId="77777777" w:rsidTr="00F265CC">
        <w:trPr>
          <w:ins w:id="11001" w:author="Краснова Наталья EXP-281880" w:date="2024-03-24T22:11:00Z"/>
        </w:trPr>
        <w:tc>
          <w:tcPr>
            <w:tcW w:w="1109" w:type="pct"/>
          </w:tcPr>
          <w:p w14:paraId="55967554" w14:textId="51B86C3F" w:rsidR="00C4694E" w:rsidRPr="00A95371" w:rsidRDefault="00C4694E" w:rsidP="00C4694E">
            <w:pPr>
              <w:pStyle w:val="GOSTTablenorm"/>
              <w:rPr>
                <w:ins w:id="11002" w:author="Краснова Наталья EXP-281880" w:date="2024-03-24T22:11:00Z"/>
              </w:rPr>
            </w:pPr>
            <w:ins w:id="11003" w:author="Краснова Наталья EXP-281880" w:date="2024-03-24T22:11:00Z">
              <w:r>
                <w:rPr>
                  <w:szCs w:val="22"/>
                </w:rPr>
                <w:t>ТОФК_передающий</w:t>
              </w:r>
            </w:ins>
          </w:p>
        </w:tc>
        <w:tc>
          <w:tcPr>
            <w:tcW w:w="302" w:type="pct"/>
          </w:tcPr>
          <w:p w14:paraId="081FFDF2" w14:textId="2B1D96C3" w:rsidR="00C4694E" w:rsidRPr="00A95371" w:rsidRDefault="00C4694E" w:rsidP="00C4694E">
            <w:pPr>
              <w:pStyle w:val="GOSTTablenorm"/>
              <w:rPr>
                <w:ins w:id="11004" w:author="Краснова Наталья EXP-281880" w:date="2024-03-24T22:11:00Z"/>
              </w:rPr>
            </w:pPr>
            <w:ins w:id="11005" w:author="Краснова Наталья EXP-281880" w:date="2024-03-24T22:11:00Z">
              <w:r>
                <w:rPr>
                  <w:szCs w:val="22"/>
                </w:rPr>
                <w:t>нет</w:t>
              </w:r>
            </w:ins>
          </w:p>
        </w:tc>
        <w:tc>
          <w:tcPr>
            <w:tcW w:w="1109" w:type="pct"/>
          </w:tcPr>
          <w:p w14:paraId="4E5DEC01" w14:textId="292D8391" w:rsidR="00C4694E" w:rsidRPr="00A95371" w:rsidRDefault="00C4694E" w:rsidP="00C4694E">
            <w:pPr>
              <w:pStyle w:val="GOSTTablenorm"/>
              <w:rPr>
                <w:ins w:id="11006" w:author="Краснова Наталья EXP-281880" w:date="2024-03-24T22:11:00Z"/>
              </w:rPr>
            </w:pPr>
            <w:ins w:id="11007" w:author="Краснова Наталья EXP-281880" w:date="2024-03-24T22:11:00Z">
              <w:r>
                <w:rPr>
                  <w:szCs w:val="22"/>
                </w:rPr>
                <w:t>Код ТОФК передающий</w:t>
              </w:r>
            </w:ins>
          </w:p>
        </w:tc>
        <w:tc>
          <w:tcPr>
            <w:tcW w:w="1109" w:type="pct"/>
          </w:tcPr>
          <w:p w14:paraId="0433B9F5" w14:textId="2F77276A" w:rsidR="00C4694E" w:rsidRPr="00A95371" w:rsidRDefault="00C4694E" w:rsidP="00C4694E">
            <w:pPr>
              <w:pStyle w:val="GOSTTablenorm"/>
              <w:rPr>
                <w:ins w:id="11008" w:author="Краснова Наталья EXP-281880" w:date="2024-03-24T22:11:00Z"/>
              </w:rPr>
            </w:pPr>
            <w:ins w:id="11009" w:author="Краснова Наталья EXP-281880" w:date="2024-03-25T09:15:00Z">
              <w:r w:rsidRPr="00525A26">
                <w:t>titlePartSNDTOFK</w:t>
              </w:r>
            </w:ins>
            <w:ins w:id="11010" w:author="Сатлер Марина Викторовна" w:date="2024-06-25T10:11:00Z">
              <w:r w:rsidR="00E7123E">
                <w:rPr>
                  <w:lang w:val="en-US"/>
                </w:rPr>
                <w:t>_</w:t>
              </w:r>
            </w:ins>
            <w:ins w:id="11011" w:author="Краснова Наталья EXP-281880" w:date="2024-03-25T09:15:00Z">
              <w:del w:id="11012" w:author="Сатлер Марина Викторовна" w:date="2024-06-25T10:11:00Z">
                <w:r w:rsidRPr="00525A26" w:rsidDel="00E7123E">
                  <w:delText>.</w:delText>
                </w:r>
              </w:del>
              <w:r w:rsidRPr="00525A26">
                <w:t>cd</w:t>
              </w:r>
            </w:ins>
          </w:p>
        </w:tc>
        <w:tc>
          <w:tcPr>
            <w:tcW w:w="1371" w:type="pct"/>
          </w:tcPr>
          <w:p w14:paraId="4F71AC71" w14:textId="77777777" w:rsidR="00C4694E" w:rsidRPr="00A95371" w:rsidRDefault="00C4694E" w:rsidP="00C4694E">
            <w:pPr>
              <w:pStyle w:val="GOSTTablenorm"/>
              <w:rPr>
                <w:ins w:id="11013" w:author="Краснова Наталья EXP-281880" w:date="2024-03-24T22:11:00Z"/>
              </w:rPr>
            </w:pPr>
          </w:p>
        </w:tc>
      </w:tr>
      <w:tr w:rsidR="00C4694E" w:rsidRPr="00B9499D" w14:paraId="7BB4B0B8" w14:textId="77777777" w:rsidTr="00F265CC">
        <w:trPr>
          <w:ins w:id="11014" w:author="Краснова Наталья EXP-281880" w:date="2024-03-24T22:11:00Z"/>
        </w:trPr>
        <w:tc>
          <w:tcPr>
            <w:tcW w:w="1109" w:type="pct"/>
          </w:tcPr>
          <w:p w14:paraId="4C91CFFB" w14:textId="42335648" w:rsidR="00C4694E" w:rsidRPr="00A95371" w:rsidRDefault="00C4694E" w:rsidP="00C4694E">
            <w:pPr>
              <w:pStyle w:val="GOSTTablenorm"/>
              <w:rPr>
                <w:ins w:id="11015" w:author="Краснова Наталья EXP-281880" w:date="2024-03-24T22:11:00Z"/>
              </w:rPr>
            </w:pPr>
            <w:ins w:id="11016" w:author="Краснова Наталья EXP-281880" w:date="2024-03-24T22:11:00Z">
              <w:r>
                <w:rPr>
                  <w:szCs w:val="22"/>
                </w:rPr>
                <w:t>ТОФК</w:t>
              </w:r>
            </w:ins>
            <w:ins w:id="11017" w:author="Сатлер Марина Викторовна" w:date="2024-06-24T16:10:00Z">
              <w:r w:rsidR="009E6BE6">
                <w:rPr>
                  <w:szCs w:val="22"/>
                </w:rPr>
                <w:t>_</w:t>
              </w:r>
            </w:ins>
            <w:ins w:id="11018" w:author="Краснова Наталья EXP-281880" w:date="2024-03-24T22:11:00Z">
              <w:r>
                <w:rPr>
                  <w:szCs w:val="22"/>
                </w:rPr>
                <w:t>принимающий</w:t>
              </w:r>
            </w:ins>
          </w:p>
        </w:tc>
        <w:tc>
          <w:tcPr>
            <w:tcW w:w="302" w:type="pct"/>
          </w:tcPr>
          <w:p w14:paraId="10E4B364" w14:textId="441B38A0" w:rsidR="00C4694E" w:rsidRPr="00A95371" w:rsidRDefault="00C4694E" w:rsidP="00C4694E">
            <w:pPr>
              <w:pStyle w:val="GOSTTablenorm"/>
              <w:rPr>
                <w:ins w:id="11019" w:author="Краснова Наталья EXP-281880" w:date="2024-03-24T22:11:00Z"/>
              </w:rPr>
            </w:pPr>
            <w:ins w:id="11020" w:author="Краснова Наталья EXP-281880" w:date="2024-03-24T22:11:00Z">
              <w:r>
                <w:rPr>
                  <w:szCs w:val="22"/>
                </w:rPr>
                <w:t>нет</w:t>
              </w:r>
            </w:ins>
          </w:p>
        </w:tc>
        <w:tc>
          <w:tcPr>
            <w:tcW w:w="1109" w:type="pct"/>
          </w:tcPr>
          <w:p w14:paraId="30C2C9B0" w14:textId="63582B83" w:rsidR="00C4694E" w:rsidRPr="00A95371" w:rsidRDefault="00C4694E" w:rsidP="00C4694E">
            <w:pPr>
              <w:pStyle w:val="GOSTTablenorm"/>
              <w:rPr>
                <w:ins w:id="11021" w:author="Краснова Наталья EXP-281880" w:date="2024-03-24T22:11:00Z"/>
              </w:rPr>
            </w:pPr>
            <w:ins w:id="11022" w:author="Краснова Наталья EXP-281880" w:date="2024-03-24T22:11:00Z">
              <w:r>
                <w:rPr>
                  <w:szCs w:val="22"/>
                </w:rPr>
                <w:t>Код ТОФК принимающий</w:t>
              </w:r>
            </w:ins>
          </w:p>
        </w:tc>
        <w:tc>
          <w:tcPr>
            <w:tcW w:w="1109" w:type="pct"/>
          </w:tcPr>
          <w:p w14:paraId="3BC02DEB" w14:textId="0E04906C" w:rsidR="00C4694E" w:rsidRPr="00A95371" w:rsidRDefault="00C4694E" w:rsidP="00E7123E">
            <w:pPr>
              <w:pStyle w:val="GOSTTablenorm"/>
              <w:rPr>
                <w:ins w:id="11023" w:author="Краснова Наталья EXP-281880" w:date="2024-03-24T22:11:00Z"/>
              </w:rPr>
            </w:pPr>
            <w:ins w:id="11024" w:author="Краснова Наталья EXP-281880" w:date="2024-03-25T09:16:00Z">
              <w:r w:rsidRPr="00525A26">
                <w:t>titlePartRECTOFK</w:t>
              </w:r>
              <w:del w:id="11025" w:author="Сатлер Марина Викторовна" w:date="2024-06-25T10:11:00Z">
                <w:r w:rsidRPr="00525A26" w:rsidDel="00E7123E">
                  <w:delText>.</w:delText>
                </w:r>
              </w:del>
            </w:ins>
            <w:ins w:id="11026" w:author="Сатлер Марина Викторовна" w:date="2024-06-25T10:11:00Z">
              <w:r w:rsidR="00E7123E">
                <w:rPr>
                  <w:lang w:val="en-US"/>
                </w:rPr>
                <w:t>_</w:t>
              </w:r>
            </w:ins>
            <w:ins w:id="11027" w:author="Краснова Наталья EXP-281880" w:date="2024-03-25T09:16:00Z">
              <w:r w:rsidRPr="00525A26">
                <w:t>cd</w:t>
              </w:r>
            </w:ins>
          </w:p>
        </w:tc>
        <w:tc>
          <w:tcPr>
            <w:tcW w:w="1371" w:type="pct"/>
          </w:tcPr>
          <w:p w14:paraId="56AE6710" w14:textId="77777777" w:rsidR="00C4694E" w:rsidRPr="00A95371" w:rsidRDefault="00C4694E" w:rsidP="00C4694E">
            <w:pPr>
              <w:pStyle w:val="GOSTTablenorm"/>
              <w:rPr>
                <w:ins w:id="11028" w:author="Краснова Наталья EXP-281880" w:date="2024-03-24T22:11:00Z"/>
              </w:rPr>
            </w:pPr>
          </w:p>
        </w:tc>
      </w:tr>
      <w:tr w:rsidR="00C4694E" w:rsidRPr="00B9499D" w14:paraId="6494BDED" w14:textId="77777777" w:rsidTr="00F265CC">
        <w:tc>
          <w:tcPr>
            <w:tcW w:w="1109" w:type="pct"/>
          </w:tcPr>
          <w:p w14:paraId="359FDCA8" w14:textId="77777777" w:rsidR="00C4694E" w:rsidRPr="00A95371" w:rsidRDefault="00C4694E" w:rsidP="00C4694E">
            <w:pPr>
              <w:pStyle w:val="GOSTTablenorm"/>
            </w:pPr>
            <w:r w:rsidRPr="00A95371">
              <w:t>Номер_ЛС_передающий</w:t>
            </w:r>
          </w:p>
        </w:tc>
        <w:tc>
          <w:tcPr>
            <w:tcW w:w="302" w:type="pct"/>
          </w:tcPr>
          <w:p w14:paraId="50E0FBA3" w14:textId="77777777" w:rsidR="00C4694E" w:rsidRPr="00A95371" w:rsidRDefault="00C4694E" w:rsidP="00C4694E">
            <w:pPr>
              <w:pStyle w:val="GOSTTablenorm"/>
            </w:pPr>
            <w:r w:rsidRPr="00A95371">
              <w:t>нет</w:t>
            </w:r>
          </w:p>
        </w:tc>
        <w:tc>
          <w:tcPr>
            <w:tcW w:w="1109" w:type="pct"/>
          </w:tcPr>
          <w:p w14:paraId="6222778D" w14:textId="77777777" w:rsidR="00C4694E" w:rsidRPr="00A95371" w:rsidRDefault="00C4694E" w:rsidP="00C4694E">
            <w:pPr>
              <w:pStyle w:val="GOSTTablenorm"/>
            </w:pPr>
            <w:r w:rsidRPr="00A95371">
              <w:t>Номер лицевого счета передающий</w:t>
            </w:r>
          </w:p>
        </w:tc>
        <w:tc>
          <w:tcPr>
            <w:tcW w:w="1109" w:type="pct"/>
          </w:tcPr>
          <w:p w14:paraId="5F51462B" w14:textId="77777777" w:rsidR="00C4694E" w:rsidRPr="00A95371" w:rsidRDefault="00C4694E" w:rsidP="00C4694E">
            <w:pPr>
              <w:pStyle w:val="GOSTTablenorm"/>
            </w:pPr>
            <w:r w:rsidRPr="00A95371">
              <w:t>TitlePart_RT_ACCOUNTNUM_SEND</w:t>
            </w:r>
          </w:p>
        </w:tc>
        <w:tc>
          <w:tcPr>
            <w:tcW w:w="1371" w:type="pct"/>
          </w:tcPr>
          <w:p w14:paraId="4BFDD9AE" w14:textId="77777777" w:rsidR="00C4694E" w:rsidRPr="00A95371" w:rsidRDefault="00C4694E" w:rsidP="00C4694E">
            <w:pPr>
              <w:pStyle w:val="GOSTTablenorm"/>
            </w:pPr>
          </w:p>
        </w:tc>
      </w:tr>
      <w:tr w:rsidR="00C4694E" w:rsidRPr="00B9499D" w14:paraId="0596ACEA" w14:textId="77777777" w:rsidTr="00F265CC">
        <w:tc>
          <w:tcPr>
            <w:tcW w:w="1109" w:type="pct"/>
          </w:tcPr>
          <w:p w14:paraId="39472582" w14:textId="77777777" w:rsidR="00C4694E" w:rsidRPr="00A95371" w:rsidRDefault="00C4694E" w:rsidP="00C4694E">
            <w:pPr>
              <w:pStyle w:val="GOSTTablenorm"/>
            </w:pPr>
            <w:r w:rsidRPr="00A95371">
              <w:t>Номер_ЛС_принимающий</w:t>
            </w:r>
          </w:p>
        </w:tc>
        <w:tc>
          <w:tcPr>
            <w:tcW w:w="302" w:type="pct"/>
          </w:tcPr>
          <w:p w14:paraId="7976C217" w14:textId="77777777" w:rsidR="00C4694E" w:rsidRPr="00A95371" w:rsidRDefault="00C4694E" w:rsidP="00C4694E">
            <w:pPr>
              <w:pStyle w:val="GOSTTablenorm"/>
            </w:pPr>
            <w:r w:rsidRPr="00A95371">
              <w:t>нет</w:t>
            </w:r>
          </w:p>
        </w:tc>
        <w:tc>
          <w:tcPr>
            <w:tcW w:w="1109" w:type="pct"/>
          </w:tcPr>
          <w:p w14:paraId="5C00F2B3" w14:textId="77777777" w:rsidR="00C4694E" w:rsidRPr="00A95371" w:rsidRDefault="00C4694E" w:rsidP="00C4694E">
            <w:pPr>
              <w:pStyle w:val="GOSTTablenorm"/>
            </w:pPr>
            <w:r w:rsidRPr="00A95371">
              <w:t>Номер лицевого счета принимающий</w:t>
            </w:r>
          </w:p>
        </w:tc>
        <w:tc>
          <w:tcPr>
            <w:tcW w:w="1109" w:type="pct"/>
          </w:tcPr>
          <w:p w14:paraId="2B6BB118" w14:textId="77777777" w:rsidR="00C4694E" w:rsidRPr="00A95371" w:rsidRDefault="00C4694E" w:rsidP="00C4694E">
            <w:pPr>
              <w:pStyle w:val="GOSTTablenorm"/>
            </w:pPr>
            <w:r w:rsidRPr="00A95371">
              <w:t>TitlePart_RT_ACCOUNTNUM_REC</w:t>
            </w:r>
          </w:p>
        </w:tc>
        <w:tc>
          <w:tcPr>
            <w:tcW w:w="1371" w:type="pct"/>
          </w:tcPr>
          <w:p w14:paraId="5D75A70E" w14:textId="77777777" w:rsidR="00C4694E" w:rsidRPr="00A95371" w:rsidRDefault="00C4694E" w:rsidP="00C4694E">
            <w:pPr>
              <w:pStyle w:val="GOSTTablenorm"/>
            </w:pPr>
          </w:p>
        </w:tc>
      </w:tr>
      <w:tr w:rsidR="00C4694E" w:rsidRPr="00B9499D" w14:paraId="61B86D59" w14:textId="77777777" w:rsidTr="007C21E6">
        <w:trPr>
          <w:ins w:id="11029" w:author="Сказецкая Наталья Камилевна" w:date="2024-05-23T15:43:00Z"/>
        </w:trPr>
        <w:tc>
          <w:tcPr>
            <w:tcW w:w="1109" w:type="pct"/>
          </w:tcPr>
          <w:p w14:paraId="282712DE" w14:textId="77777777" w:rsidR="00C4694E" w:rsidRPr="00A95371" w:rsidRDefault="00C4694E" w:rsidP="00C4694E">
            <w:pPr>
              <w:pStyle w:val="GOSTTablenorm"/>
              <w:rPr>
                <w:ins w:id="11030" w:author="Сказецкая Наталья Камилевна" w:date="2024-05-23T15:43:00Z"/>
              </w:rPr>
            </w:pPr>
            <w:ins w:id="11031" w:author="Сказецкая Наталья Камилевна" w:date="2024-05-23T15:43:00Z">
              <w:r>
                <w:t>Тип_организации</w:t>
              </w:r>
            </w:ins>
          </w:p>
        </w:tc>
        <w:tc>
          <w:tcPr>
            <w:tcW w:w="302" w:type="pct"/>
          </w:tcPr>
          <w:p w14:paraId="7E0BA663" w14:textId="77777777" w:rsidR="00C4694E" w:rsidRPr="00A95371" w:rsidRDefault="00C4694E" w:rsidP="00C4694E">
            <w:pPr>
              <w:pStyle w:val="GOSTTablenorm"/>
              <w:rPr>
                <w:ins w:id="11032" w:author="Сказецкая Наталья Камилевна" w:date="2024-05-23T15:43:00Z"/>
              </w:rPr>
            </w:pPr>
            <w:ins w:id="11033" w:author="Сказецкая Наталья Камилевна" w:date="2024-05-23T15:43:00Z">
              <w:r>
                <w:t>нет</w:t>
              </w:r>
            </w:ins>
          </w:p>
        </w:tc>
        <w:tc>
          <w:tcPr>
            <w:tcW w:w="1109" w:type="pct"/>
          </w:tcPr>
          <w:p w14:paraId="1FFB18B5" w14:textId="3C914F5B" w:rsidR="00C4694E" w:rsidRPr="00A95371" w:rsidRDefault="00C4694E" w:rsidP="00E7123E">
            <w:pPr>
              <w:pStyle w:val="GOSTTablenorm"/>
              <w:rPr>
                <w:ins w:id="11034" w:author="Сказецкая Наталья Камилевна" w:date="2024-05-23T15:43:00Z"/>
              </w:rPr>
            </w:pPr>
            <w:ins w:id="11035" w:author="Сказецкая Наталья Камилевна" w:date="2024-05-23T15:43:00Z">
              <w:r>
                <w:t>Тип</w:t>
              </w:r>
              <w:del w:id="11036" w:author="Сатлер Марина Викторовна" w:date="2024-06-25T10:12:00Z">
                <w:r w:rsidDel="00E7123E">
                  <w:delText>_</w:delText>
                </w:r>
              </w:del>
            </w:ins>
            <w:ins w:id="11037" w:author="Сатлер Марина Викторовна" w:date="2024-06-25T10:12:00Z">
              <w:r w:rsidR="00E7123E">
                <w:rPr>
                  <w:lang w:val="en-US"/>
                </w:rPr>
                <w:t xml:space="preserve"> </w:t>
              </w:r>
            </w:ins>
            <w:ins w:id="11038" w:author="Сказецкая Наталья Камилевна" w:date="2024-05-23T15:43:00Z">
              <w:r>
                <w:t>организации</w:t>
              </w:r>
            </w:ins>
          </w:p>
        </w:tc>
        <w:tc>
          <w:tcPr>
            <w:tcW w:w="1109" w:type="pct"/>
          </w:tcPr>
          <w:p w14:paraId="7EEF8B3A" w14:textId="77777777" w:rsidR="00C4694E" w:rsidRPr="00A95371" w:rsidRDefault="00C4694E" w:rsidP="00C4694E">
            <w:pPr>
              <w:pStyle w:val="GOSTTablenorm"/>
              <w:rPr>
                <w:ins w:id="11039" w:author="Сказецкая Наталья Камилевна" w:date="2024-05-23T15:43:00Z"/>
              </w:rPr>
            </w:pPr>
            <w:ins w:id="11040" w:author="Сказецкая Наталья Камилевна" w:date="2024-05-23T15:43:00Z">
              <w:r w:rsidRPr="00B9499D">
                <w:t>SystemInformation_</w:t>
              </w:r>
              <w:r w:rsidRPr="00122376">
                <w:t>OrgType</w:t>
              </w:r>
            </w:ins>
          </w:p>
        </w:tc>
        <w:tc>
          <w:tcPr>
            <w:tcW w:w="1371" w:type="pct"/>
          </w:tcPr>
          <w:p w14:paraId="46BD281B" w14:textId="77777777" w:rsidR="00C4694E" w:rsidRPr="00A95371" w:rsidRDefault="00C4694E" w:rsidP="00C4694E">
            <w:pPr>
              <w:pStyle w:val="GOSTTablenorm"/>
              <w:rPr>
                <w:ins w:id="11041" w:author="Сказецкая Наталья Камилевна" w:date="2024-05-23T15:43:00Z"/>
              </w:rPr>
            </w:pPr>
          </w:p>
        </w:tc>
      </w:tr>
      <w:tr w:rsidR="00C4694E" w:rsidRPr="00B9499D" w14:paraId="19E60D5C" w14:textId="77777777" w:rsidTr="00F265CC">
        <w:tc>
          <w:tcPr>
            <w:tcW w:w="1109" w:type="pct"/>
          </w:tcPr>
          <w:p w14:paraId="6657AD7D" w14:textId="74CF6B0A" w:rsidR="00C4694E" w:rsidRPr="00A95371" w:rsidRDefault="00C4694E" w:rsidP="00C4694E">
            <w:pPr>
              <w:pStyle w:val="GOSTTablenorm"/>
            </w:pPr>
            <w:r w:rsidRPr="00A95371">
              <w:t>БС_КС_передающего</w:t>
            </w:r>
          </w:p>
        </w:tc>
        <w:tc>
          <w:tcPr>
            <w:tcW w:w="302" w:type="pct"/>
          </w:tcPr>
          <w:p w14:paraId="4CA77465" w14:textId="544A63EE" w:rsidR="00C4694E" w:rsidRPr="00A95371" w:rsidRDefault="00C4694E" w:rsidP="00C4694E">
            <w:pPr>
              <w:pStyle w:val="GOSTTablenorm"/>
            </w:pPr>
            <w:r w:rsidRPr="00A95371">
              <w:t>нет</w:t>
            </w:r>
          </w:p>
        </w:tc>
        <w:tc>
          <w:tcPr>
            <w:tcW w:w="1109" w:type="pct"/>
          </w:tcPr>
          <w:p w14:paraId="4F291451" w14:textId="2BA89F0E" w:rsidR="00C4694E" w:rsidRPr="00A95371" w:rsidRDefault="00C4694E" w:rsidP="00C4694E">
            <w:pPr>
              <w:pStyle w:val="GOSTTablenorm"/>
            </w:pPr>
            <w:r w:rsidRPr="00A95371">
              <w:t>Номер банковского / казначейского счета передающий</w:t>
            </w:r>
          </w:p>
        </w:tc>
        <w:tc>
          <w:tcPr>
            <w:tcW w:w="1109" w:type="pct"/>
          </w:tcPr>
          <w:p w14:paraId="75FD4828" w14:textId="269E0156" w:rsidR="00C4694E" w:rsidRPr="00A95371" w:rsidRDefault="00C4694E" w:rsidP="00C4694E">
            <w:pPr>
              <w:pStyle w:val="GOSTTablenorm"/>
            </w:pPr>
            <w:r w:rsidRPr="00A95371">
              <w:t>SystemInformation_SND_BankAccNum</w:t>
            </w:r>
          </w:p>
        </w:tc>
        <w:tc>
          <w:tcPr>
            <w:tcW w:w="1371" w:type="pct"/>
          </w:tcPr>
          <w:p w14:paraId="10C6137B" w14:textId="6CF6263A" w:rsidR="00C4694E" w:rsidRPr="00A95371" w:rsidRDefault="00C4694E" w:rsidP="00C4694E">
            <w:pPr>
              <w:pStyle w:val="GOSTTablenorm"/>
            </w:pPr>
          </w:p>
        </w:tc>
      </w:tr>
      <w:tr w:rsidR="00C4694E" w:rsidRPr="00B9499D" w14:paraId="759245E5" w14:textId="77777777" w:rsidTr="00F265CC">
        <w:tc>
          <w:tcPr>
            <w:tcW w:w="1109" w:type="pct"/>
          </w:tcPr>
          <w:p w14:paraId="299B3453" w14:textId="16A5FD76" w:rsidR="00C4694E" w:rsidRPr="00A95371" w:rsidRDefault="00C4694E" w:rsidP="00C4694E">
            <w:pPr>
              <w:pStyle w:val="GOSTTablenorm"/>
            </w:pPr>
            <w:r w:rsidRPr="00A95371">
              <w:t>БС_КС_принимающего</w:t>
            </w:r>
          </w:p>
        </w:tc>
        <w:tc>
          <w:tcPr>
            <w:tcW w:w="302" w:type="pct"/>
          </w:tcPr>
          <w:p w14:paraId="42332CF1" w14:textId="78F95AB3" w:rsidR="00C4694E" w:rsidRPr="00A95371" w:rsidRDefault="00C4694E" w:rsidP="00C4694E">
            <w:pPr>
              <w:pStyle w:val="GOSTTablenorm"/>
            </w:pPr>
            <w:r w:rsidRPr="00A95371">
              <w:t>нет</w:t>
            </w:r>
          </w:p>
        </w:tc>
        <w:tc>
          <w:tcPr>
            <w:tcW w:w="1109" w:type="pct"/>
          </w:tcPr>
          <w:p w14:paraId="404FFCC2" w14:textId="7EEAA7AF" w:rsidR="00C4694E" w:rsidRPr="00A95371" w:rsidRDefault="00C4694E" w:rsidP="00C4694E">
            <w:pPr>
              <w:pStyle w:val="GOSTTablenorm"/>
            </w:pPr>
            <w:r w:rsidRPr="00A95371">
              <w:t>Номер банковского / казначейского счета принимающий</w:t>
            </w:r>
          </w:p>
        </w:tc>
        <w:tc>
          <w:tcPr>
            <w:tcW w:w="1109" w:type="pct"/>
          </w:tcPr>
          <w:p w14:paraId="57A064D5" w14:textId="1B3B78A2" w:rsidR="00C4694E" w:rsidRPr="00A95371" w:rsidRDefault="00C4694E" w:rsidP="00C4694E">
            <w:pPr>
              <w:pStyle w:val="GOSTTablenorm"/>
            </w:pPr>
            <w:r w:rsidRPr="00A95371">
              <w:t>SystemInformation_REC_BankAccNum</w:t>
            </w:r>
          </w:p>
        </w:tc>
        <w:tc>
          <w:tcPr>
            <w:tcW w:w="1371" w:type="pct"/>
          </w:tcPr>
          <w:p w14:paraId="3F492EB9" w14:textId="3A25736F" w:rsidR="00C4694E" w:rsidRPr="00A95371" w:rsidRDefault="00C4694E" w:rsidP="00C4694E">
            <w:pPr>
              <w:pStyle w:val="GOSTTablenorm"/>
            </w:pPr>
          </w:p>
        </w:tc>
      </w:tr>
      <w:tr w:rsidR="00C4694E" w:rsidRPr="00B9499D" w14:paraId="476CF14E" w14:textId="77777777" w:rsidTr="00F265CC">
        <w:tc>
          <w:tcPr>
            <w:tcW w:w="1109" w:type="pct"/>
          </w:tcPr>
          <w:p w14:paraId="007444E9" w14:textId="77777777" w:rsidR="00C4694E" w:rsidRPr="00A95371" w:rsidRDefault="00C4694E" w:rsidP="00C4694E">
            <w:pPr>
              <w:pStyle w:val="GOSTTablenorm"/>
            </w:pPr>
            <w:r w:rsidRPr="00A95371">
              <w:t>Код_главы_передающий</w:t>
            </w:r>
          </w:p>
        </w:tc>
        <w:tc>
          <w:tcPr>
            <w:tcW w:w="302" w:type="pct"/>
          </w:tcPr>
          <w:p w14:paraId="07843F18" w14:textId="77777777" w:rsidR="00C4694E" w:rsidRPr="00A95371" w:rsidRDefault="00C4694E" w:rsidP="00C4694E">
            <w:pPr>
              <w:pStyle w:val="GOSTTablenorm"/>
            </w:pPr>
            <w:r w:rsidRPr="00A95371">
              <w:t>нет</w:t>
            </w:r>
          </w:p>
        </w:tc>
        <w:tc>
          <w:tcPr>
            <w:tcW w:w="1109" w:type="pct"/>
          </w:tcPr>
          <w:p w14:paraId="777521C8" w14:textId="77777777" w:rsidR="00C4694E" w:rsidRPr="00A95371" w:rsidRDefault="00C4694E" w:rsidP="00C4694E">
            <w:pPr>
              <w:pStyle w:val="GOSTTablenorm"/>
            </w:pPr>
            <w:r w:rsidRPr="00A95371">
              <w:t>Код главы по БК передающий</w:t>
            </w:r>
          </w:p>
        </w:tc>
        <w:tc>
          <w:tcPr>
            <w:tcW w:w="1109" w:type="pct"/>
          </w:tcPr>
          <w:p w14:paraId="639DE57C" w14:textId="77777777" w:rsidR="00C4694E" w:rsidRPr="00A95371" w:rsidRDefault="00C4694E" w:rsidP="00C4694E">
            <w:pPr>
              <w:pStyle w:val="GOSTTablenorm"/>
            </w:pPr>
            <w:r w:rsidRPr="00A95371">
              <w:t>TitlePart_GRBS</w:t>
            </w:r>
          </w:p>
        </w:tc>
        <w:tc>
          <w:tcPr>
            <w:tcW w:w="1371" w:type="pct"/>
          </w:tcPr>
          <w:p w14:paraId="3B79B6F7" w14:textId="77777777" w:rsidR="00C4694E" w:rsidRPr="00A95371" w:rsidRDefault="00C4694E" w:rsidP="00C4694E">
            <w:pPr>
              <w:pStyle w:val="GOSTTablenorm"/>
            </w:pPr>
          </w:p>
        </w:tc>
      </w:tr>
      <w:tr w:rsidR="00C4694E" w:rsidRPr="00B9499D" w14:paraId="5E9D6457" w14:textId="77777777" w:rsidTr="00F265CC">
        <w:tc>
          <w:tcPr>
            <w:tcW w:w="1109" w:type="pct"/>
          </w:tcPr>
          <w:p w14:paraId="3972136E" w14:textId="77777777" w:rsidR="00C4694E" w:rsidRPr="00A95371" w:rsidRDefault="00C4694E" w:rsidP="00C4694E">
            <w:pPr>
              <w:pStyle w:val="GOSTTablenorm"/>
            </w:pPr>
            <w:r w:rsidRPr="00A95371">
              <w:t>Код_главы_принимающий</w:t>
            </w:r>
          </w:p>
        </w:tc>
        <w:tc>
          <w:tcPr>
            <w:tcW w:w="302" w:type="pct"/>
          </w:tcPr>
          <w:p w14:paraId="6860317C" w14:textId="77777777" w:rsidR="00C4694E" w:rsidRPr="00A95371" w:rsidRDefault="00C4694E" w:rsidP="00C4694E">
            <w:pPr>
              <w:pStyle w:val="GOSTTablenorm"/>
            </w:pPr>
            <w:r w:rsidRPr="00A95371">
              <w:t>нет</w:t>
            </w:r>
          </w:p>
        </w:tc>
        <w:tc>
          <w:tcPr>
            <w:tcW w:w="1109" w:type="pct"/>
          </w:tcPr>
          <w:p w14:paraId="4D5749AC" w14:textId="77777777" w:rsidR="00C4694E" w:rsidRPr="00A95371" w:rsidRDefault="00C4694E" w:rsidP="00C4694E">
            <w:pPr>
              <w:pStyle w:val="GOSTTablenorm"/>
            </w:pPr>
            <w:r w:rsidRPr="00A95371">
              <w:t>Код главы по БК принимающий</w:t>
            </w:r>
          </w:p>
        </w:tc>
        <w:tc>
          <w:tcPr>
            <w:tcW w:w="1109" w:type="pct"/>
          </w:tcPr>
          <w:p w14:paraId="28B22D58" w14:textId="77777777" w:rsidR="00C4694E" w:rsidRPr="00A95371" w:rsidRDefault="00C4694E" w:rsidP="00C4694E">
            <w:pPr>
              <w:pStyle w:val="GOSTTablenorm"/>
            </w:pPr>
            <w:r w:rsidRPr="00A95371">
              <w:t>TitlePart_GRBS</w:t>
            </w:r>
          </w:p>
        </w:tc>
        <w:tc>
          <w:tcPr>
            <w:tcW w:w="1371" w:type="pct"/>
          </w:tcPr>
          <w:p w14:paraId="568244FC" w14:textId="1D89DCC6" w:rsidR="00C4694E" w:rsidRPr="00A95371" w:rsidRDefault="00C4694E" w:rsidP="00C4694E">
            <w:pPr>
              <w:pStyle w:val="GOSTTablenorm"/>
            </w:pPr>
          </w:p>
        </w:tc>
      </w:tr>
      <w:tr w:rsidR="00C4694E" w:rsidRPr="00B9499D" w14:paraId="5C4D4537" w14:textId="77777777" w:rsidTr="00F265CC">
        <w:trPr>
          <w:ins w:id="11042" w:author="Краснова Наталья EXP-281880" w:date="2024-03-24T22:11:00Z"/>
        </w:trPr>
        <w:tc>
          <w:tcPr>
            <w:tcW w:w="1109" w:type="pct"/>
          </w:tcPr>
          <w:p w14:paraId="4487985F" w14:textId="13589799" w:rsidR="00C4694E" w:rsidRPr="00A95371" w:rsidRDefault="00C4694E" w:rsidP="00C4694E">
            <w:pPr>
              <w:pStyle w:val="GOSTTablenorm"/>
              <w:rPr>
                <w:ins w:id="11043" w:author="Краснова Наталья EXP-281880" w:date="2024-03-24T22:11:00Z"/>
              </w:rPr>
            </w:pPr>
            <w:ins w:id="11044" w:author="Краснова Наталья EXP-281880" w:date="2024-03-24T22:12:00Z">
              <w:r w:rsidRPr="00DE35DA">
                <w:t>Период_действия_ПОФР</w:t>
              </w:r>
            </w:ins>
          </w:p>
        </w:tc>
        <w:tc>
          <w:tcPr>
            <w:tcW w:w="302" w:type="pct"/>
          </w:tcPr>
          <w:p w14:paraId="20ED55A0" w14:textId="48BC82A7" w:rsidR="00C4694E" w:rsidRPr="00A95371" w:rsidRDefault="00C4694E" w:rsidP="00C4694E">
            <w:pPr>
              <w:pStyle w:val="GOSTTablenorm"/>
              <w:rPr>
                <w:ins w:id="11045" w:author="Краснова Наталья EXP-281880" w:date="2024-03-24T22:11:00Z"/>
              </w:rPr>
            </w:pPr>
            <w:ins w:id="11046" w:author="Краснова Наталья EXP-281880" w:date="2024-03-24T22:12:00Z">
              <w:r>
                <w:t>нет</w:t>
              </w:r>
            </w:ins>
          </w:p>
        </w:tc>
        <w:tc>
          <w:tcPr>
            <w:tcW w:w="1109" w:type="pct"/>
          </w:tcPr>
          <w:p w14:paraId="4BFA8ED3" w14:textId="02ED11BF" w:rsidR="00C4694E" w:rsidRPr="00A95371" w:rsidRDefault="00C4694E" w:rsidP="00C4694E">
            <w:pPr>
              <w:pStyle w:val="GOSTTablenorm"/>
              <w:rPr>
                <w:ins w:id="11047" w:author="Краснова Наталья EXP-281880" w:date="2024-03-24T22:11:00Z"/>
              </w:rPr>
            </w:pPr>
            <w:ins w:id="11048" w:author="Краснова Наталья EXP-281880" w:date="2024-03-24T22:12:00Z">
              <w:r w:rsidRPr="0049305E">
                <w:t>Период действия ПОФР</w:t>
              </w:r>
            </w:ins>
          </w:p>
        </w:tc>
        <w:tc>
          <w:tcPr>
            <w:tcW w:w="1109" w:type="pct"/>
          </w:tcPr>
          <w:p w14:paraId="66461B3A" w14:textId="79F0AD62" w:rsidR="00C4694E" w:rsidRPr="00A95371" w:rsidRDefault="00C4694E" w:rsidP="00C4694E">
            <w:pPr>
              <w:pStyle w:val="GOSTTablenorm"/>
              <w:rPr>
                <w:ins w:id="11049" w:author="Краснова Наталья EXP-281880" w:date="2024-03-24T22:11:00Z"/>
              </w:rPr>
            </w:pPr>
            <w:ins w:id="11050" w:author="Краснова Наталья EXP-281880" w:date="2024-03-24T22:12:00Z">
              <w:r w:rsidRPr="00B9499D">
                <w:t>SystemInformation_</w:t>
              </w:r>
              <w:r w:rsidRPr="00122376">
                <w:t>SIGNPERIOD</w:t>
              </w:r>
            </w:ins>
          </w:p>
        </w:tc>
        <w:tc>
          <w:tcPr>
            <w:tcW w:w="1371" w:type="pct"/>
          </w:tcPr>
          <w:p w14:paraId="2A8F7376" w14:textId="77777777" w:rsidR="00C4694E" w:rsidRPr="00A95371" w:rsidRDefault="00C4694E" w:rsidP="00C4694E">
            <w:pPr>
              <w:pStyle w:val="GOSTTablenorm"/>
              <w:rPr>
                <w:ins w:id="11051" w:author="Краснова Наталья EXP-281880" w:date="2024-03-24T22:11:00Z"/>
              </w:rPr>
            </w:pPr>
          </w:p>
        </w:tc>
      </w:tr>
      <w:tr w:rsidR="00C4694E" w:rsidRPr="00B9499D" w14:paraId="71B319F2" w14:textId="77777777" w:rsidTr="00F265CC">
        <w:tc>
          <w:tcPr>
            <w:tcW w:w="1109" w:type="pct"/>
          </w:tcPr>
          <w:p w14:paraId="5FF1A5C1" w14:textId="6AFE3863" w:rsidR="00C4694E" w:rsidRPr="008E23F1" w:rsidRDefault="00C4694E" w:rsidP="00C4694E">
            <w:pPr>
              <w:pStyle w:val="GOSTTablenorm"/>
            </w:pPr>
            <w:r w:rsidRPr="008E23F1">
              <w:t>Кредит_КБК_передающий</w:t>
            </w:r>
          </w:p>
        </w:tc>
        <w:tc>
          <w:tcPr>
            <w:tcW w:w="302" w:type="pct"/>
          </w:tcPr>
          <w:p w14:paraId="5470CAA8" w14:textId="13FC2036" w:rsidR="00C4694E" w:rsidRPr="00A95371" w:rsidRDefault="000C71F8" w:rsidP="00C4694E">
            <w:pPr>
              <w:pStyle w:val="GOSTTablenorm"/>
            </w:pPr>
            <w:r>
              <w:t>д</w:t>
            </w:r>
            <w:r w:rsidRPr="00A95371">
              <w:t>а</w:t>
            </w:r>
          </w:p>
        </w:tc>
        <w:tc>
          <w:tcPr>
            <w:tcW w:w="1109" w:type="pct"/>
          </w:tcPr>
          <w:p w14:paraId="061B7E4E" w14:textId="52B19AA2" w:rsidR="00C4694E" w:rsidRPr="00A95371" w:rsidRDefault="00C4694E" w:rsidP="00957472">
            <w:pPr>
              <w:pStyle w:val="GOSTTablenorm"/>
            </w:pPr>
            <w:r w:rsidRPr="00A95371">
              <w:t>Кредит КБК по ЛС передающий</w:t>
            </w:r>
            <w:ins w:id="11052" w:author="Сказецкая Наталья Камилевна" w:date="2024-05-23T16:05:00Z">
              <w:r w:rsidR="007C21E6">
                <w:t xml:space="preserve"> </w:t>
              </w:r>
            </w:ins>
          </w:p>
        </w:tc>
        <w:tc>
          <w:tcPr>
            <w:tcW w:w="1109" w:type="pct"/>
          </w:tcPr>
          <w:p w14:paraId="67C91FB2" w14:textId="341E663C" w:rsidR="00C4694E" w:rsidRPr="00A95371" w:rsidRDefault="00C4694E" w:rsidP="000C71F8">
            <w:pPr>
              <w:pStyle w:val="GOSTTablenorm"/>
            </w:pPr>
            <w:r w:rsidRPr="00C639F5">
              <w:rPr>
                <w:lang w:val="en-US"/>
              </w:rPr>
              <w:t>TitlePart</w:t>
            </w:r>
            <w:r w:rsidRPr="008242B4">
              <w:rPr>
                <w:lang w:val="en-US"/>
              </w:rPr>
              <w:t>_</w:t>
            </w:r>
            <w:r w:rsidRPr="00C639F5">
              <w:rPr>
                <w:lang w:val="en-US"/>
              </w:rPr>
              <w:t>GRBS</w:t>
            </w:r>
          </w:p>
        </w:tc>
        <w:tc>
          <w:tcPr>
            <w:tcW w:w="1371" w:type="pct"/>
          </w:tcPr>
          <w:p w14:paraId="2770D35A" w14:textId="77777777" w:rsidR="000C71F8" w:rsidRDefault="000C71F8" w:rsidP="00C4694E">
            <w:pPr>
              <w:pStyle w:val="GOSTTablenorm"/>
              <w:rPr>
                <w:ins w:id="11053" w:author="Сказецкая Наталья Камилевна" w:date="2024-05-23T19:56:00Z"/>
              </w:rPr>
            </w:pPr>
            <w:ins w:id="11054" w:author="Сказецкая Наталья Камилевна" w:date="2024-05-23T19:56:00Z">
              <w:r>
                <w:t>Заполняется для типа акта «РАР», для остальных типов акта не заполняется.</w:t>
              </w:r>
            </w:ins>
          </w:p>
          <w:p w14:paraId="7D09F719" w14:textId="0006FEFD" w:rsidR="00C4694E" w:rsidRPr="00A95371" w:rsidRDefault="00C4694E" w:rsidP="00C4694E">
            <w:pPr>
              <w:pStyle w:val="GOSTTablenorm"/>
              <w:rPr>
                <w:rFonts w:eastAsiaTheme="minorEastAsia"/>
              </w:rPr>
            </w:pPr>
            <w:r w:rsidRPr="00A95371">
              <w:lastRenderedPageBreak/>
              <w:t>Вычисляется по формуле:</w:t>
            </w:r>
          </w:p>
          <w:p w14:paraId="29D1D3B2" w14:textId="355F24E0" w:rsidR="00C4694E" w:rsidRPr="00A95371" w:rsidRDefault="00C4694E" w:rsidP="00C4694E">
            <w:pPr>
              <w:pStyle w:val="GOSTTablenorm"/>
            </w:pPr>
            <w:r w:rsidRPr="00A95371">
              <w:t>TitlePart_GRBS + 14 нулей + 510</w:t>
            </w:r>
          </w:p>
        </w:tc>
      </w:tr>
      <w:tr w:rsidR="00C4694E" w:rsidRPr="00B9499D" w14:paraId="475BF2FE" w14:textId="77777777" w:rsidTr="00F265CC">
        <w:tc>
          <w:tcPr>
            <w:tcW w:w="1109" w:type="pct"/>
          </w:tcPr>
          <w:p w14:paraId="7EF74149" w14:textId="3FC8DC44" w:rsidR="00C4694E" w:rsidRPr="008E23F1" w:rsidRDefault="00C4694E" w:rsidP="00C4694E">
            <w:pPr>
              <w:pStyle w:val="GOSTTablenorm"/>
            </w:pPr>
            <w:r w:rsidRPr="008E23F1">
              <w:lastRenderedPageBreak/>
              <w:t>Кредит_КБК_принимающий</w:t>
            </w:r>
          </w:p>
        </w:tc>
        <w:tc>
          <w:tcPr>
            <w:tcW w:w="302" w:type="pct"/>
          </w:tcPr>
          <w:p w14:paraId="6E908EC5" w14:textId="24A190B6" w:rsidR="00C4694E" w:rsidRPr="00A95371" w:rsidRDefault="00C4694E" w:rsidP="00C4694E">
            <w:pPr>
              <w:pStyle w:val="GOSTTablenorm"/>
            </w:pPr>
            <w:r w:rsidRPr="00A95371">
              <w:t>да</w:t>
            </w:r>
          </w:p>
        </w:tc>
        <w:tc>
          <w:tcPr>
            <w:tcW w:w="1109" w:type="pct"/>
          </w:tcPr>
          <w:p w14:paraId="3AC20225" w14:textId="61C6B38A" w:rsidR="00C4694E" w:rsidRPr="00A95371" w:rsidRDefault="00C4694E" w:rsidP="00C4694E">
            <w:pPr>
              <w:pStyle w:val="GOSTTablenorm"/>
            </w:pPr>
            <w:r w:rsidRPr="00A95371">
              <w:t>Кредит КБК по ЛС принимающий</w:t>
            </w:r>
          </w:p>
        </w:tc>
        <w:tc>
          <w:tcPr>
            <w:tcW w:w="1109" w:type="pct"/>
          </w:tcPr>
          <w:p w14:paraId="3FD9128B" w14:textId="5A9A968B" w:rsidR="00C4694E" w:rsidRPr="00A95371" w:rsidRDefault="00C4694E" w:rsidP="000C71F8">
            <w:pPr>
              <w:pStyle w:val="GOSTTablenorm"/>
            </w:pPr>
            <w:r w:rsidRPr="00C639F5">
              <w:rPr>
                <w:lang w:val="en-US"/>
              </w:rPr>
              <w:t>TitlePart</w:t>
            </w:r>
            <w:r w:rsidRPr="008242B4">
              <w:rPr>
                <w:lang w:val="en-US"/>
              </w:rPr>
              <w:t>_</w:t>
            </w:r>
            <w:r w:rsidRPr="00C639F5">
              <w:rPr>
                <w:lang w:val="en-US"/>
              </w:rPr>
              <w:t>GRBS</w:t>
            </w:r>
          </w:p>
        </w:tc>
        <w:tc>
          <w:tcPr>
            <w:tcW w:w="1371" w:type="pct"/>
          </w:tcPr>
          <w:p w14:paraId="423E0898" w14:textId="77777777" w:rsidR="000C71F8" w:rsidRDefault="000C71F8" w:rsidP="000C71F8">
            <w:pPr>
              <w:pStyle w:val="GOSTTablenorm"/>
              <w:rPr>
                <w:ins w:id="11055" w:author="Сказецкая Наталья Камилевна" w:date="2024-05-23T20:03:00Z"/>
              </w:rPr>
            </w:pPr>
            <w:ins w:id="11056" w:author="Сказецкая Наталья Камилевна" w:date="2024-05-23T20:03:00Z">
              <w:r>
                <w:t>Заполняется для типа акта «РАР», для остальных типов акта не заполняется.</w:t>
              </w:r>
            </w:ins>
          </w:p>
          <w:p w14:paraId="76F51CB5" w14:textId="0F059F0E" w:rsidR="00C4694E" w:rsidRPr="00A95371" w:rsidRDefault="00C4694E" w:rsidP="00C4694E">
            <w:pPr>
              <w:pStyle w:val="GOSTTablenorm"/>
              <w:rPr>
                <w:rFonts w:eastAsiaTheme="minorEastAsia"/>
              </w:rPr>
            </w:pPr>
            <w:r w:rsidRPr="00A95371">
              <w:t>Вычисляется по формуле:</w:t>
            </w:r>
          </w:p>
          <w:p w14:paraId="05A934D1" w14:textId="38FF25CA" w:rsidR="00C4694E" w:rsidRPr="00A95371" w:rsidRDefault="00C4694E" w:rsidP="00C4694E">
            <w:pPr>
              <w:pStyle w:val="GOSTTablenorm"/>
            </w:pPr>
            <w:r w:rsidRPr="00A95371">
              <w:t>TitlePart_GRBS + 14 нулей + 510</w:t>
            </w:r>
          </w:p>
        </w:tc>
      </w:tr>
      <w:tr w:rsidR="00C4694E" w:rsidRPr="00B9499D" w14:paraId="63F34D38" w14:textId="77777777" w:rsidTr="00F265CC">
        <w:tc>
          <w:tcPr>
            <w:tcW w:w="1109" w:type="pct"/>
          </w:tcPr>
          <w:p w14:paraId="571F53EB" w14:textId="672230A1" w:rsidR="00C4694E" w:rsidRPr="008E23F1" w:rsidRDefault="00C4694E" w:rsidP="00C4694E">
            <w:pPr>
              <w:pStyle w:val="GOSTTablenorm"/>
            </w:pPr>
            <w:r w:rsidRPr="008E23F1">
              <w:t>Кредит_Тип_КБК_передающий</w:t>
            </w:r>
          </w:p>
        </w:tc>
        <w:tc>
          <w:tcPr>
            <w:tcW w:w="302" w:type="pct"/>
          </w:tcPr>
          <w:p w14:paraId="67E330F1" w14:textId="00B3D5AB" w:rsidR="00C4694E" w:rsidRPr="00A95371" w:rsidRDefault="000C71F8" w:rsidP="00C4694E">
            <w:pPr>
              <w:pStyle w:val="GOSTTablenorm"/>
            </w:pPr>
            <w:r>
              <w:t>д</w:t>
            </w:r>
            <w:r w:rsidRPr="00A95371">
              <w:t>а</w:t>
            </w:r>
          </w:p>
        </w:tc>
        <w:tc>
          <w:tcPr>
            <w:tcW w:w="1109" w:type="pct"/>
          </w:tcPr>
          <w:p w14:paraId="11D96DD6" w14:textId="7DEE7309" w:rsidR="00C4694E" w:rsidRPr="00A95371" w:rsidRDefault="00C4694E" w:rsidP="00C4694E">
            <w:pPr>
              <w:pStyle w:val="GOSTTablenorm"/>
            </w:pPr>
            <w:r w:rsidRPr="00A95371">
              <w:t>Тип КБК по ЛС передающий по кредиту</w:t>
            </w:r>
          </w:p>
        </w:tc>
        <w:tc>
          <w:tcPr>
            <w:tcW w:w="1109" w:type="pct"/>
          </w:tcPr>
          <w:p w14:paraId="5D576DE0" w14:textId="7BE46C24" w:rsidR="00C4694E" w:rsidRPr="00A95371" w:rsidRDefault="00C4694E" w:rsidP="00C4694E">
            <w:pPr>
              <w:pStyle w:val="GOSTTablenorm"/>
            </w:pPr>
          </w:p>
        </w:tc>
        <w:tc>
          <w:tcPr>
            <w:tcW w:w="1371" w:type="pct"/>
          </w:tcPr>
          <w:p w14:paraId="0B4151FF" w14:textId="7D41769C" w:rsidR="00C4694E" w:rsidRPr="00A95371" w:rsidRDefault="00C4694E" w:rsidP="00C4694E">
            <w:pPr>
              <w:pStyle w:val="GOSTTablenorm"/>
            </w:pPr>
            <w:r w:rsidRPr="00A95371">
              <w:t>Атрибут всегда заполняется значением «31»</w:t>
            </w:r>
            <w:ins w:id="11057" w:author="Сказецкая Наталья Камилевна" w:date="2024-05-23T20:14:00Z">
              <w:r w:rsidR="00FD0A81">
                <w:t xml:space="preserve"> для типа акта «РАР», для остальных типов акта не заполняется</w:t>
              </w:r>
            </w:ins>
          </w:p>
        </w:tc>
      </w:tr>
      <w:tr w:rsidR="00C4694E" w:rsidRPr="00B9499D" w14:paraId="24331BF0" w14:textId="77777777" w:rsidTr="00F265CC">
        <w:tc>
          <w:tcPr>
            <w:tcW w:w="1109" w:type="pct"/>
          </w:tcPr>
          <w:p w14:paraId="07E65648" w14:textId="7DBB0CE3" w:rsidR="00C4694E" w:rsidRPr="008E23F1" w:rsidRDefault="00C4694E" w:rsidP="00C4694E">
            <w:pPr>
              <w:pStyle w:val="GOSTTablenorm"/>
            </w:pPr>
            <w:r w:rsidRPr="008E23F1">
              <w:t>Кредит_Тип_КБК_принимающий</w:t>
            </w:r>
          </w:p>
        </w:tc>
        <w:tc>
          <w:tcPr>
            <w:tcW w:w="302" w:type="pct"/>
          </w:tcPr>
          <w:p w14:paraId="2A88C214" w14:textId="1B01FE5B" w:rsidR="00C4694E" w:rsidRPr="00A95371" w:rsidRDefault="000C71F8" w:rsidP="00C4694E">
            <w:pPr>
              <w:pStyle w:val="GOSTTablenorm"/>
            </w:pPr>
            <w:r>
              <w:t>да</w:t>
            </w:r>
          </w:p>
        </w:tc>
        <w:tc>
          <w:tcPr>
            <w:tcW w:w="1109" w:type="pct"/>
          </w:tcPr>
          <w:p w14:paraId="5B8A3C66" w14:textId="085CDD07" w:rsidR="00C4694E" w:rsidRPr="00A95371" w:rsidRDefault="00C4694E" w:rsidP="00C4694E">
            <w:pPr>
              <w:pStyle w:val="GOSTTablenorm"/>
            </w:pPr>
            <w:r w:rsidRPr="00A95371">
              <w:t>Тип КБК по ЛС принимающий по кредиту</w:t>
            </w:r>
          </w:p>
        </w:tc>
        <w:tc>
          <w:tcPr>
            <w:tcW w:w="1109" w:type="pct"/>
          </w:tcPr>
          <w:p w14:paraId="613C0BAA" w14:textId="1696AAD2" w:rsidR="00C4694E" w:rsidRPr="00A95371" w:rsidRDefault="00C4694E" w:rsidP="00C4694E">
            <w:pPr>
              <w:pStyle w:val="GOSTTablenorm"/>
            </w:pPr>
          </w:p>
        </w:tc>
        <w:tc>
          <w:tcPr>
            <w:tcW w:w="1371" w:type="pct"/>
          </w:tcPr>
          <w:p w14:paraId="0CBC05B1" w14:textId="0BC3B19F" w:rsidR="00C4694E" w:rsidRPr="00FD0A81" w:rsidRDefault="00C4694E" w:rsidP="00C4694E">
            <w:pPr>
              <w:pStyle w:val="GOSTTablenorm"/>
            </w:pPr>
            <w:r w:rsidRPr="00A95371">
              <w:t>Атрибут всегда заполняется значением «31»</w:t>
            </w:r>
            <w:ins w:id="11058" w:author="Сказецкая Наталья Камилевна" w:date="2024-05-23T20:14:00Z">
              <w:r w:rsidR="00FD0A81">
                <w:t xml:space="preserve"> для типа акта «РАР», для остальных типов акта не заполняется</w:t>
              </w:r>
            </w:ins>
          </w:p>
        </w:tc>
      </w:tr>
      <w:tr w:rsidR="00C4694E" w:rsidRPr="00B9499D" w14:paraId="415C859D" w14:textId="77777777" w:rsidTr="00F265CC">
        <w:tc>
          <w:tcPr>
            <w:tcW w:w="1109" w:type="pct"/>
          </w:tcPr>
          <w:p w14:paraId="1FC32804" w14:textId="4D6026F9" w:rsidR="00C4694E" w:rsidRPr="008E23F1" w:rsidRDefault="00C4694E" w:rsidP="00C4694E">
            <w:pPr>
              <w:pStyle w:val="GOSTTablenorm"/>
            </w:pPr>
            <w:r w:rsidRPr="008E23F1">
              <w:t>Дебет_КБК_передающий</w:t>
            </w:r>
          </w:p>
        </w:tc>
        <w:tc>
          <w:tcPr>
            <w:tcW w:w="302" w:type="pct"/>
          </w:tcPr>
          <w:p w14:paraId="1CE2D60E" w14:textId="4A8FF011" w:rsidR="00C4694E" w:rsidRPr="00A95371" w:rsidRDefault="00C4694E" w:rsidP="00C4694E">
            <w:pPr>
              <w:pStyle w:val="GOSTTablenorm"/>
            </w:pPr>
            <w:r w:rsidRPr="00A95371">
              <w:t>да</w:t>
            </w:r>
          </w:p>
        </w:tc>
        <w:tc>
          <w:tcPr>
            <w:tcW w:w="1109" w:type="pct"/>
          </w:tcPr>
          <w:p w14:paraId="453A9E31" w14:textId="07D98D9A" w:rsidR="00C4694E" w:rsidRPr="00A95371" w:rsidRDefault="00C4694E" w:rsidP="00C4694E">
            <w:pPr>
              <w:pStyle w:val="GOSTTablenorm"/>
            </w:pPr>
            <w:r w:rsidRPr="00A95371">
              <w:t>Дебет КБК по ЛС передающий</w:t>
            </w:r>
          </w:p>
        </w:tc>
        <w:tc>
          <w:tcPr>
            <w:tcW w:w="1109" w:type="pct"/>
          </w:tcPr>
          <w:p w14:paraId="74D3A619" w14:textId="6CA136C4" w:rsidR="00C4694E" w:rsidRPr="00A95371" w:rsidRDefault="00C4694E" w:rsidP="00403591">
            <w:pPr>
              <w:pStyle w:val="GOSTTablenorm"/>
            </w:pPr>
            <w:r w:rsidRPr="008A3D8A">
              <w:rPr>
                <w:lang w:val="en-US"/>
              </w:rPr>
              <w:t>TitlePart</w:t>
            </w:r>
            <w:r w:rsidRPr="008242B4">
              <w:rPr>
                <w:lang w:val="en-US"/>
              </w:rPr>
              <w:t>_</w:t>
            </w:r>
            <w:r w:rsidRPr="008A3D8A">
              <w:rPr>
                <w:lang w:val="en-US"/>
              </w:rPr>
              <w:t>GRBS</w:t>
            </w:r>
          </w:p>
        </w:tc>
        <w:tc>
          <w:tcPr>
            <w:tcW w:w="1371" w:type="pct"/>
          </w:tcPr>
          <w:p w14:paraId="1D7A9007" w14:textId="77777777" w:rsidR="00403591" w:rsidRDefault="00403591" w:rsidP="00403591">
            <w:pPr>
              <w:pStyle w:val="GOSTTablenorm"/>
              <w:rPr>
                <w:ins w:id="11059" w:author="Сказецкая Наталья Камилевна" w:date="2024-05-23T20:16:00Z"/>
              </w:rPr>
            </w:pPr>
            <w:ins w:id="11060" w:author="Сказецкая Наталья Камилевна" w:date="2024-05-23T20:16:00Z">
              <w:r>
                <w:t>Заполняется для типа акта «РАР», для остальных типов акта не заполняется.</w:t>
              </w:r>
            </w:ins>
          </w:p>
          <w:p w14:paraId="3EAC16A2" w14:textId="43B393A1" w:rsidR="00C4694E" w:rsidRPr="00A95371" w:rsidRDefault="00C4694E" w:rsidP="00C4694E">
            <w:pPr>
              <w:pStyle w:val="GOSTTablenorm"/>
              <w:rPr>
                <w:rFonts w:eastAsiaTheme="minorEastAsia"/>
              </w:rPr>
            </w:pPr>
            <w:r w:rsidRPr="00A95371">
              <w:t>Вычисляется по формуле:</w:t>
            </w:r>
          </w:p>
          <w:p w14:paraId="76980749" w14:textId="51F6B77C" w:rsidR="00C4694E" w:rsidRPr="00A95371" w:rsidRDefault="00C4694E" w:rsidP="00C4694E">
            <w:pPr>
              <w:pStyle w:val="GOSTTablenorm"/>
            </w:pPr>
            <w:r w:rsidRPr="00A95371">
              <w:t>TitlePart_GRBS + 14 нулей + 610</w:t>
            </w:r>
          </w:p>
        </w:tc>
      </w:tr>
      <w:tr w:rsidR="00C4694E" w:rsidRPr="00B9499D" w14:paraId="2497C49C" w14:textId="77777777" w:rsidTr="00F265CC">
        <w:tc>
          <w:tcPr>
            <w:tcW w:w="1109" w:type="pct"/>
          </w:tcPr>
          <w:p w14:paraId="157EA8E3" w14:textId="25F2FBA6" w:rsidR="00C4694E" w:rsidRPr="008E23F1" w:rsidRDefault="00C4694E" w:rsidP="00C4694E">
            <w:pPr>
              <w:pStyle w:val="GOSTTablenorm"/>
            </w:pPr>
            <w:r w:rsidRPr="008E23F1">
              <w:t>Дебет_КБК_принимающий</w:t>
            </w:r>
          </w:p>
        </w:tc>
        <w:tc>
          <w:tcPr>
            <w:tcW w:w="302" w:type="pct"/>
          </w:tcPr>
          <w:p w14:paraId="3721BF91" w14:textId="39F011C2" w:rsidR="00C4694E" w:rsidRPr="00A95371" w:rsidRDefault="00C4694E" w:rsidP="00C4694E">
            <w:pPr>
              <w:pStyle w:val="GOSTTablenorm"/>
            </w:pPr>
            <w:r w:rsidRPr="00A95371">
              <w:t>да</w:t>
            </w:r>
          </w:p>
        </w:tc>
        <w:tc>
          <w:tcPr>
            <w:tcW w:w="1109" w:type="pct"/>
          </w:tcPr>
          <w:p w14:paraId="24BEF2DF" w14:textId="0009C0B6" w:rsidR="00C4694E" w:rsidRPr="00A95371" w:rsidRDefault="00C4694E" w:rsidP="00C4694E">
            <w:pPr>
              <w:pStyle w:val="GOSTTablenorm"/>
            </w:pPr>
            <w:r w:rsidRPr="00A95371">
              <w:t>Дебет КБК по ЛС принимающий</w:t>
            </w:r>
          </w:p>
        </w:tc>
        <w:tc>
          <w:tcPr>
            <w:tcW w:w="1109" w:type="pct"/>
          </w:tcPr>
          <w:p w14:paraId="4C781CA5" w14:textId="093F98A1" w:rsidR="00C4694E" w:rsidRPr="00A95371" w:rsidRDefault="00C4694E" w:rsidP="00403591">
            <w:pPr>
              <w:pStyle w:val="GOSTTablenorm"/>
            </w:pPr>
            <w:r w:rsidRPr="006147F9">
              <w:rPr>
                <w:lang w:val="en-US"/>
              </w:rPr>
              <w:t>TitlePart</w:t>
            </w:r>
            <w:r w:rsidRPr="008242B4">
              <w:rPr>
                <w:lang w:val="en-US"/>
              </w:rPr>
              <w:t>_</w:t>
            </w:r>
            <w:r w:rsidRPr="006147F9">
              <w:rPr>
                <w:lang w:val="en-US"/>
              </w:rPr>
              <w:t>GRBS</w:t>
            </w:r>
          </w:p>
        </w:tc>
        <w:tc>
          <w:tcPr>
            <w:tcW w:w="1371" w:type="pct"/>
          </w:tcPr>
          <w:p w14:paraId="12EE372B" w14:textId="77777777" w:rsidR="00403591" w:rsidRDefault="00403591" w:rsidP="00403591">
            <w:pPr>
              <w:pStyle w:val="GOSTTablenorm"/>
              <w:rPr>
                <w:ins w:id="11061" w:author="Сказецкая Наталья Камилевна" w:date="2024-05-23T20:16:00Z"/>
              </w:rPr>
            </w:pPr>
            <w:ins w:id="11062" w:author="Сказецкая Наталья Камилевна" w:date="2024-05-23T20:16:00Z">
              <w:r>
                <w:t>Заполняется для типа акта «РАР», для остальных типов акта не заполняется.</w:t>
              </w:r>
            </w:ins>
          </w:p>
          <w:p w14:paraId="61EFCEED" w14:textId="4E708488" w:rsidR="00C4694E" w:rsidRPr="00A95371" w:rsidRDefault="00C4694E" w:rsidP="00C4694E">
            <w:pPr>
              <w:pStyle w:val="GOSTTablenorm"/>
              <w:rPr>
                <w:rFonts w:eastAsiaTheme="minorEastAsia"/>
              </w:rPr>
            </w:pPr>
            <w:r w:rsidRPr="00A95371">
              <w:t>Вычисляется по формуле:</w:t>
            </w:r>
          </w:p>
          <w:p w14:paraId="36EFB24B" w14:textId="5CAAA48E" w:rsidR="00C4694E" w:rsidRPr="00A95371" w:rsidRDefault="00C4694E" w:rsidP="00C4694E">
            <w:pPr>
              <w:pStyle w:val="GOSTTablenorm"/>
            </w:pPr>
            <w:r w:rsidRPr="00A95371">
              <w:t>TitlePart_GRBS + 14 нулей + 610</w:t>
            </w:r>
          </w:p>
        </w:tc>
      </w:tr>
      <w:tr w:rsidR="00C4694E" w:rsidRPr="00B9499D" w14:paraId="098A63FB" w14:textId="77777777" w:rsidTr="00F265CC">
        <w:tc>
          <w:tcPr>
            <w:tcW w:w="1109" w:type="pct"/>
          </w:tcPr>
          <w:p w14:paraId="23DD8AE6" w14:textId="47BF26DD" w:rsidR="00C4694E" w:rsidRPr="008E23F1" w:rsidRDefault="00C4694E" w:rsidP="00C4694E">
            <w:pPr>
              <w:pStyle w:val="GOSTTablenorm"/>
            </w:pPr>
            <w:r w:rsidRPr="008E23F1">
              <w:t>Дебет_Тип_КБК_передающий</w:t>
            </w:r>
          </w:p>
        </w:tc>
        <w:tc>
          <w:tcPr>
            <w:tcW w:w="302" w:type="pct"/>
          </w:tcPr>
          <w:p w14:paraId="052670ED" w14:textId="5BAA9C96" w:rsidR="00C4694E" w:rsidRPr="00A95371" w:rsidRDefault="00C4694E" w:rsidP="00C4694E">
            <w:pPr>
              <w:pStyle w:val="GOSTTablenorm"/>
            </w:pPr>
            <w:r w:rsidRPr="00A95371">
              <w:t>да</w:t>
            </w:r>
          </w:p>
        </w:tc>
        <w:tc>
          <w:tcPr>
            <w:tcW w:w="1109" w:type="pct"/>
          </w:tcPr>
          <w:p w14:paraId="2EC6DFA2" w14:textId="1B10D2CD" w:rsidR="00C4694E" w:rsidRPr="00A95371" w:rsidRDefault="00C4694E" w:rsidP="00C4694E">
            <w:pPr>
              <w:pStyle w:val="GOSTTablenorm"/>
            </w:pPr>
            <w:r w:rsidRPr="00A95371">
              <w:t>Тип КБК по ЛС передающий по дебету</w:t>
            </w:r>
          </w:p>
        </w:tc>
        <w:tc>
          <w:tcPr>
            <w:tcW w:w="1109" w:type="pct"/>
          </w:tcPr>
          <w:p w14:paraId="1E7E11C9" w14:textId="03AF1405" w:rsidR="00C4694E" w:rsidRPr="00A95371" w:rsidRDefault="00C4694E" w:rsidP="00C4694E">
            <w:pPr>
              <w:pStyle w:val="GOSTTablenorm"/>
            </w:pPr>
          </w:p>
        </w:tc>
        <w:tc>
          <w:tcPr>
            <w:tcW w:w="1371" w:type="pct"/>
          </w:tcPr>
          <w:p w14:paraId="657D0DE1" w14:textId="4AA4B37D" w:rsidR="00C4694E" w:rsidRPr="00A95371" w:rsidRDefault="00C4694E" w:rsidP="00C4694E">
            <w:pPr>
              <w:pStyle w:val="GOSTTablenorm"/>
            </w:pPr>
            <w:r w:rsidRPr="00A95371">
              <w:t>Атрибут всегда заполняется значением «31»</w:t>
            </w:r>
            <w:ins w:id="11063" w:author="Сказецкая Наталья Камилевна" w:date="2024-05-23T20:17:00Z">
              <w:r w:rsidR="00403591">
                <w:t xml:space="preserve"> для типа акта «РАР», для остальных типов акта не заполняется</w:t>
              </w:r>
            </w:ins>
          </w:p>
        </w:tc>
      </w:tr>
      <w:tr w:rsidR="00C4694E" w:rsidRPr="00B9499D" w14:paraId="10916EF4" w14:textId="77777777" w:rsidTr="00F265CC">
        <w:tc>
          <w:tcPr>
            <w:tcW w:w="1109" w:type="pct"/>
          </w:tcPr>
          <w:p w14:paraId="1D2A5599" w14:textId="4659EE77" w:rsidR="00C4694E" w:rsidRPr="008E23F1" w:rsidRDefault="00C4694E" w:rsidP="00C4694E">
            <w:pPr>
              <w:pStyle w:val="GOSTTablenorm"/>
            </w:pPr>
            <w:r w:rsidRPr="008E23F1">
              <w:t>Дебет_Тип_КБК_принимающий</w:t>
            </w:r>
          </w:p>
        </w:tc>
        <w:tc>
          <w:tcPr>
            <w:tcW w:w="302" w:type="pct"/>
          </w:tcPr>
          <w:p w14:paraId="7C229802" w14:textId="6A431252" w:rsidR="00C4694E" w:rsidRPr="00A95371" w:rsidRDefault="00C4694E" w:rsidP="00C4694E">
            <w:pPr>
              <w:pStyle w:val="GOSTTablenorm"/>
            </w:pPr>
            <w:r w:rsidRPr="00A95371">
              <w:t>да</w:t>
            </w:r>
          </w:p>
        </w:tc>
        <w:tc>
          <w:tcPr>
            <w:tcW w:w="1109" w:type="pct"/>
          </w:tcPr>
          <w:p w14:paraId="562E853A" w14:textId="364777CC" w:rsidR="00C4694E" w:rsidRPr="00A95371" w:rsidRDefault="00C4694E" w:rsidP="00C4694E">
            <w:pPr>
              <w:pStyle w:val="GOSTTablenorm"/>
            </w:pPr>
            <w:r w:rsidRPr="00A95371">
              <w:t>Тип КБК по ЛС принимающий по дебету</w:t>
            </w:r>
          </w:p>
        </w:tc>
        <w:tc>
          <w:tcPr>
            <w:tcW w:w="1109" w:type="pct"/>
          </w:tcPr>
          <w:p w14:paraId="51B9EFB1" w14:textId="667EFEBA" w:rsidR="00C4694E" w:rsidRPr="00A95371" w:rsidRDefault="00C4694E" w:rsidP="00C4694E">
            <w:pPr>
              <w:pStyle w:val="GOSTTablenorm"/>
            </w:pPr>
          </w:p>
        </w:tc>
        <w:tc>
          <w:tcPr>
            <w:tcW w:w="1371" w:type="pct"/>
          </w:tcPr>
          <w:p w14:paraId="652D292C" w14:textId="6F108ABF" w:rsidR="00C4694E" w:rsidRPr="00A95371" w:rsidRDefault="00C4694E" w:rsidP="00C4694E">
            <w:pPr>
              <w:pStyle w:val="GOSTTablenorm"/>
            </w:pPr>
            <w:r w:rsidRPr="00A95371">
              <w:t>Атрибут всегда заполняется значением «31»</w:t>
            </w:r>
            <w:ins w:id="11064" w:author="Сказецкая Наталья Камилевна" w:date="2024-05-23T20:17:00Z">
              <w:r w:rsidR="00403591">
                <w:t xml:space="preserve"> для типа акта «РАР», для остальных типов акта не заполняется</w:t>
              </w:r>
            </w:ins>
          </w:p>
        </w:tc>
      </w:tr>
      <w:tr w:rsidR="00C4694E" w:rsidRPr="00B9499D" w14:paraId="2C86F850" w14:textId="77777777" w:rsidTr="00F265CC">
        <w:tc>
          <w:tcPr>
            <w:tcW w:w="1109" w:type="pct"/>
          </w:tcPr>
          <w:p w14:paraId="7F8C7C6F" w14:textId="0295E71C" w:rsidR="00C4694E" w:rsidRPr="00A95371" w:rsidRDefault="00C4694E" w:rsidP="00C4694E">
            <w:pPr>
              <w:pStyle w:val="GOSTTablenorm"/>
            </w:pPr>
            <w:r w:rsidRPr="00A95371">
              <w:lastRenderedPageBreak/>
              <w:t>КБК_ост_нач_год_передающий</w:t>
            </w:r>
          </w:p>
        </w:tc>
        <w:tc>
          <w:tcPr>
            <w:tcW w:w="302" w:type="pct"/>
          </w:tcPr>
          <w:p w14:paraId="4B8E9DBE" w14:textId="77777777" w:rsidR="00C4694E" w:rsidRPr="00A95371" w:rsidRDefault="00C4694E" w:rsidP="00C4694E">
            <w:pPr>
              <w:pStyle w:val="GOSTTablenorm"/>
            </w:pPr>
            <w:r w:rsidRPr="00A95371">
              <w:t>да</w:t>
            </w:r>
          </w:p>
        </w:tc>
        <w:tc>
          <w:tcPr>
            <w:tcW w:w="1109" w:type="pct"/>
          </w:tcPr>
          <w:p w14:paraId="39465FC2" w14:textId="77777777" w:rsidR="00C4694E" w:rsidRPr="00A95371" w:rsidRDefault="00C4694E" w:rsidP="00C4694E">
            <w:pPr>
              <w:pStyle w:val="GOSTTablenorm"/>
            </w:pPr>
            <w:r w:rsidRPr="00A95371">
              <w:t>КБК остатки на начало года передающий</w:t>
            </w:r>
          </w:p>
        </w:tc>
        <w:tc>
          <w:tcPr>
            <w:tcW w:w="1109" w:type="pct"/>
          </w:tcPr>
          <w:p w14:paraId="5BD4783B" w14:textId="1352EBED" w:rsidR="00C4694E" w:rsidRPr="00A95371" w:rsidRDefault="00C4694E" w:rsidP="00C4694E">
            <w:pPr>
              <w:pStyle w:val="GOSTTablenorm"/>
            </w:pPr>
          </w:p>
        </w:tc>
        <w:tc>
          <w:tcPr>
            <w:tcW w:w="1371" w:type="pct"/>
          </w:tcPr>
          <w:p w14:paraId="2AF8F976" w14:textId="0C5E1D11" w:rsidR="00C4694E" w:rsidRPr="00A95371" w:rsidRDefault="00C4694E" w:rsidP="0079018F">
            <w:pPr>
              <w:pStyle w:val="GOSTTablenorm"/>
            </w:pPr>
            <w:r w:rsidRPr="00A95371">
              <w:t>Атрибут всегда заполняется значением «10000000000000000000»</w:t>
            </w:r>
            <w:ins w:id="11065" w:author="Сказецкая Наталья Камилевна" w:date="2024-05-23T20:19:00Z">
              <w:r w:rsidR="0079018F">
                <w:t xml:space="preserve"> </w:t>
              </w:r>
            </w:ins>
            <w:ins w:id="11066" w:author="Краснова Наталья EXP-274689" w:date="2024-02-26T08:58:00Z">
              <w:r>
                <w:t xml:space="preserve">для </w:t>
              </w:r>
            </w:ins>
            <w:ins w:id="11067" w:author="Краснова Наталья EXP-274689" w:date="2024-02-26T08:59:00Z">
              <w:r>
                <w:t xml:space="preserve">типа акта </w:t>
              </w:r>
            </w:ins>
            <w:ins w:id="11068" w:author="Сказецкая Наталья Камилевна" w:date="2024-05-23T20:13:00Z">
              <w:r w:rsidR="00FD0A81">
                <w:t>«</w:t>
              </w:r>
            </w:ins>
            <w:ins w:id="11069" w:author="Краснова Наталья EXP-274689" w:date="2024-02-26T08:59:00Z">
              <w:r>
                <w:t>РАР</w:t>
              </w:r>
            </w:ins>
            <w:ins w:id="11070" w:author="Сказецкая Наталья Камилевна" w:date="2024-05-23T20:13:00Z">
              <w:r w:rsidR="00FD0A81">
                <w:t>»</w:t>
              </w:r>
            </w:ins>
            <w:ins w:id="11071" w:author="Сказецкая Наталья Камилевна" w:date="2024-05-23T19:54:00Z">
              <w:r w:rsidR="000C71F8">
                <w:t>, для остальных типов акта не заполняется</w:t>
              </w:r>
            </w:ins>
          </w:p>
        </w:tc>
      </w:tr>
      <w:tr w:rsidR="00C4694E" w:rsidRPr="00B9499D" w14:paraId="22ED4314" w14:textId="77777777" w:rsidTr="00F265CC">
        <w:tc>
          <w:tcPr>
            <w:tcW w:w="1109" w:type="pct"/>
          </w:tcPr>
          <w:p w14:paraId="50F0EF3D" w14:textId="6E0353A6" w:rsidR="00C4694E" w:rsidRPr="00A95371" w:rsidRDefault="00C4694E" w:rsidP="00C4694E">
            <w:pPr>
              <w:pStyle w:val="GOSTTablenorm"/>
            </w:pPr>
            <w:r w:rsidRPr="00A95371">
              <w:t>КБК_ост_нач_год_принимающий</w:t>
            </w:r>
          </w:p>
        </w:tc>
        <w:tc>
          <w:tcPr>
            <w:tcW w:w="302" w:type="pct"/>
          </w:tcPr>
          <w:p w14:paraId="4616D502" w14:textId="77777777" w:rsidR="00C4694E" w:rsidRPr="00A95371" w:rsidRDefault="00C4694E" w:rsidP="00C4694E">
            <w:pPr>
              <w:pStyle w:val="GOSTTablenorm"/>
            </w:pPr>
            <w:r w:rsidRPr="00A95371">
              <w:t>да</w:t>
            </w:r>
          </w:p>
        </w:tc>
        <w:tc>
          <w:tcPr>
            <w:tcW w:w="1109" w:type="pct"/>
          </w:tcPr>
          <w:p w14:paraId="74F687CA" w14:textId="77777777" w:rsidR="00C4694E" w:rsidRPr="00A95371" w:rsidRDefault="00C4694E" w:rsidP="00C4694E">
            <w:pPr>
              <w:pStyle w:val="GOSTTablenorm"/>
            </w:pPr>
            <w:r w:rsidRPr="00A95371">
              <w:t>КБК остатки на начало года принимающий</w:t>
            </w:r>
          </w:p>
        </w:tc>
        <w:tc>
          <w:tcPr>
            <w:tcW w:w="1109" w:type="pct"/>
          </w:tcPr>
          <w:p w14:paraId="30C436F6" w14:textId="1A191DC0" w:rsidR="00C4694E" w:rsidRPr="00A95371" w:rsidRDefault="00C4694E" w:rsidP="00C4694E">
            <w:pPr>
              <w:pStyle w:val="GOSTTablenorm"/>
            </w:pPr>
          </w:p>
        </w:tc>
        <w:tc>
          <w:tcPr>
            <w:tcW w:w="1371" w:type="pct"/>
          </w:tcPr>
          <w:p w14:paraId="4B51F9E9" w14:textId="4DBA3B8D" w:rsidR="00C4694E" w:rsidRPr="00A95371" w:rsidRDefault="00C4694E" w:rsidP="0079018F">
            <w:pPr>
              <w:pStyle w:val="GOSTTablenorm"/>
            </w:pPr>
            <w:r w:rsidRPr="00A95371">
              <w:t>Атрибут всегда заполняется значением «10000000000000000000»</w:t>
            </w:r>
            <w:ins w:id="11072" w:author="Краснова Наталья EXP-274689" w:date="2024-02-26T08:59:00Z">
              <w:r>
                <w:t xml:space="preserve"> для типа акта </w:t>
              </w:r>
            </w:ins>
            <w:ins w:id="11073" w:author="Сказецкая Наталья Камилевна" w:date="2024-05-23T20:13:00Z">
              <w:r w:rsidR="00FD0A81">
                <w:t>«</w:t>
              </w:r>
            </w:ins>
            <w:ins w:id="11074" w:author="Краснова Наталья EXP-274689" w:date="2024-02-26T08:59:00Z">
              <w:r>
                <w:t>РАР</w:t>
              </w:r>
            </w:ins>
            <w:ins w:id="11075" w:author="Сказецкая Наталья Камилевна" w:date="2024-05-23T20:13:00Z">
              <w:r w:rsidR="00FD0A81">
                <w:t>»</w:t>
              </w:r>
            </w:ins>
            <w:ins w:id="11076" w:author="Сказецкая Наталья Камилевна" w:date="2024-05-23T19:54:00Z">
              <w:r w:rsidR="000C71F8">
                <w:t>, для остальных типов акта не заполняется</w:t>
              </w:r>
            </w:ins>
          </w:p>
        </w:tc>
      </w:tr>
      <w:tr w:rsidR="00C4694E" w:rsidRPr="00B9499D" w14:paraId="66B3AA48" w14:textId="77777777" w:rsidTr="00F265CC">
        <w:tc>
          <w:tcPr>
            <w:tcW w:w="1109" w:type="pct"/>
          </w:tcPr>
          <w:p w14:paraId="3979360A" w14:textId="421576C0" w:rsidR="00C4694E" w:rsidRPr="00A95371" w:rsidRDefault="00C4694E" w:rsidP="00C4694E">
            <w:pPr>
              <w:pStyle w:val="GOSTTablenorm"/>
            </w:pPr>
            <w:r w:rsidRPr="00A95371">
              <w:t>Тип_КБК_ост_нач_год_передающий</w:t>
            </w:r>
          </w:p>
        </w:tc>
        <w:tc>
          <w:tcPr>
            <w:tcW w:w="302" w:type="pct"/>
          </w:tcPr>
          <w:p w14:paraId="7A1AF539" w14:textId="4C796D2E" w:rsidR="00C4694E" w:rsidRPr="00A95371" w:rsidRDefault="00C4694E" w:rsidP="00C4694E">
            <w:pPr>
              <w:pStyle w:val="GOSTTablenorm"/>
            </w:pPr>
            <w:r w:rsidRPr="00A95371">
              <w:t>да</w:t>
            </w:r>
          </w:p>
        </w:tc>
        <w:tc>
          <w:tcPr>
            <w:tcW w:w="1109" w:type="pct"/>
          </w:tcPr>
          <w:p w14:paraId="773E7281" w14:textId="695E57D9" w:rsidR="00C4694E" w:rsidRPr="00A95371" w:rsidRDefault="00C4694E" w:rsidP="00C4694E">
            <w:pPr>
              <w:pStyle w:val="GOSTTablenorm"/>
            </w:pPr>
            <w:r w:rsidRPr="00A95371">
              <w:t>Тип КБК остатки на начало года передающий</w:t>
            </w:r>
          </w:p>
        </w:tc>
        <w:tc>
          <w:tcPr>
            <w:tcW w:w="1109" w:type="pct"/>
          </w:tcPr>
          <w:p w14:paraId="31BBC729" w14:textId="77777777" w:rsidR="00C4694E" w:rsidRPr="00A95371" w:rsidRDefault="00C4694E" w:rsidP="00C4694E">
            <w:pPr>
              <w:pStyle w:val="GOSTTablenorm"/>
            </w:pPr>
          </w:p>
        </w:tc>
        <w:tc>
          <w:tcPr>
            <w:tcW w:w="1371" w:type="pct"/>
          </w:tcPr>
          <w:p w14:paraId="0BD432F5" w14:textId="55B4DD86" w:rsidR="00C4694E" w:rsidRPr="00A95371" w:rsidRDefault="00C4694E" w:rsidP="0079018F">
            <w:pPr>
              <w:pStyle w:val="GOSTTablenorm"/>
            </w:pPr>
            <w:r w:rsidRPr="00A95371">
              <w:t>Атрибут всегда заполняется значением «31»</w:t>
            </w:r>
            <w:ins w:id="11077" w:author="Краснова Наталья EXP-281880" w:date="2024-03-24T22:22:00Z">
              <w:r>
                <w:t xml:space="preserve"> для типа акта </w:t>
              </w:r>
            </w:ins>
            <w:ins w:id="11078" w:author="Сказецкая Наталья Камилевна" w:date="2024-05-23T20:13:00Z">
              <w:r w:rsidR="00FD0A81">
                <w:t>«</w:t>
              </w:r>
            </w:ins>
            <w:ins w:id="11079" w:author="Краснова Наталья EXP-281880" w:date="2024-03-24T22:22:00Z">
              <w:r>
                <w:t>РАР</w:t>
              </w:r>
            </w:ins>
            <w:ins w:id="11080" w:author="Сказецкая Наталья Камилевна" w:date="2024-05-23T20:13:00Z">
              <w:r w:rsidR="00FD0A81">
                <w:t>»</w:t>
              </w:r>
            </w:ins>
            <w:ins w:id="11081" w:author="Сказецкая Наталья Камилевна" w:date="2024-05-23T19:54:00Z">
              <w:r w:rsidR="000C71F8">
                <w:t>, для остальных типов акта не заполняется</w:t>
              </w:r>
            </w:ins>
          </w:p>
        </w:tc>
      </w:tr>
      <w:tr w:rsidR="00C4694E" w:rsidRPr="00B9499D" w14:paraId="1E1BBD3D" w14:textId="77777777" w:rsidTr="00F265CC">
        <w:tc>
          <w:tcPr>
            <w:tcW w:w="1109" w:type="pct"/>
          </w:tcPr>
          <w:p w14:paraId="2C7DE535" w14:textId="03D70B26" w:rsidR="00C4694E" w:rsidRPr="00A95371" w:rsidRDefault="00C4694E" w:rsidP="00C4694E">
            <w:pPr>
              <w:pStyle w:val="GOSTTablenorm"/>
            </w:pPr>
            <w:r w:rsidRPr="00A95371">
              <w:t>Тип_КБК_ост_нач_год_принимающий</w:t>
            </w:r>
          </w:p>
        </w:tc>
        <w:tc>
          <w:tcPr>
            <w:tcW w:w="302" w:type="pct"/>
          </w:tcPr>
          <w:p w14:paraId="74CEE11E" w14:textId="6BD35A2A" w:rsidR="00C4694E" w:rsidRPr="00A95371" w:rsidRDefault="00C4694E" w:rsidP="00C4694E">
            <w:pPr>
              <w:pStyle w:val="GOSTTablenorm"/>
            </w:pPr>
            <w:r w:rsidRPr="00A95371">
              <w:t>да</w:t>
            </w:r>
          </w:p>
        </w:tc>
        <w:tc>
          <w:tcPr>
            <w:tcW w:w="1109" w:type="pct"/>
          </w:tcPr>
          <w:p w14:paraId="3F9F24F3" w14:textId="2636E14A" w:rsidR="00C4694E" w:rsidRPr="00A95371" w:rsidRDefault="00C4694E" w:rsidP="00C4694E">
            <w:pPr>
              <w:pStyle w:val="GOSTTablenorm"/>
            </w:pPr>
            <w:r w:rsidRPr="00A95371">
              <w:t>Тип КБК остатки на начало года принимающий</w:t>
            </w:r>
          </w:p>
        </w:tc>
        <w:tc>
          <w:tcPr>
            <w:tcW w:w="1109" w:type="pct"/>
          </w:tcPr>
          <w:p w14:paraId="57594B3A" w14:textId="77777777" w:rsidR="00C4694E" w:rsidRPr="00A95371" w:rsidRDefault="00C4694E" w:rsidP="00C4694E">
            <w:pPr>
              <w:pStyle w:val="GOSTTablenorm"/>
            </w:pPr>
          </w:p>
        </w:tc>
        <w:tc>
          <w:tcPr>
            <w:tcW w:w="1371" w:type="pct"/>
          </w:tcPr>
          <w:p w14:paraId="17A7DED1" w14:textId="57D45BEB" w:rsidR="00C4694E" w:rsidRPr="00A95371" w:rsidRDefault="00C4694E" w:rsidP="0079018F">
            <w:pPr>
              <w:pStyle w:val="GOSTTablenorm"/>
            </w:pPr>
            <w:r w:rsidRPr="00A95371">
              <w:t>Атрибут всегда заполняется значением «31»</w:t>
            </w:r>
            <w:ins w:id="11082" w:author="Краснова Наталья EXP-281880" w:date="2024-03-24T22:23:00Z">
              <w:r>
                <w:t xml:space="preserve"> для типа акта </w:t>
              </w:r>
            </w:ins>
            <w:ins w:id="11083" w:author="Сказецкая Наталья Камилевна" w:date="2024-05-23T20:13:00Z">
              <w:r w:rsidR="00FD0A81">
                <w:t>«</w:t>
              </w:r>
            </w:ins>
            <w:ins w:id="11084" w:author="Краснова Наталья EXP-281880" w:date="2024-03-24T22:23:00Z">
              <w:r>
                <w:t>РАР</w:t>
              </w:r>
            </w:ins>
            <w:ins w:id="11085" w:author="Сказецкая Наталья Камилевна" w:date="2024-05-23T20:13:00Z">
              <w:r w:rsidR="00FD0A81">
                <w:t>»</w:t>
              </w:r>
            </w:ins>
            <w:ins w:id="11086" w:author="Сказецкая Наталья Камилевна" w:date="2024-05-23T19:54:00Z">
              <w:r w:rsidR="000C71F8">
                <w:t>, для остальных типов акта не заполняется</w:t>
              </w:r>
            </w:ins>
          </w:p>
        </w:tc>
      </w:tr>
      <w:tr w:rsidR="00C4694E" w:rsidRPr="00B9499D" w14:paraId="0B3DCF90" w14:textId="77777777" w:rsidTr="00F265CC">
        <w:tc>
          <w:tcPr>
            <w:tcW w:w="1109" w:type="pct"/>
          </w:tcPr>
          <w:p w14:paraId="03330B2B" w14:textId="77777777" w:rsidR="00C4694E" w:rsidRPr="00A95371" w:rsidRDefault="00C4694E" w:rsidP="00C4694E">
            <w:pPr>
              <w:pStyle w:val="GOSTTablenorm"/>
            </w:pPr>
            <w:r w:rsidRPr="00A95371">
              <w:t>Кредит_КБК_КС</w:t>
            </w:r>
          </w:p>
        </w:tc>
        <w:tc>
          <w:tcPr>
            <w:tcW w:w="302" w:type="pct"/>
          </w:tcPr>
          <w:p w14:paraId="58402D3D" w14:textId="77777777" w:rsidR="00C4694E" w:rsidRPr="00A95371" w:rsidRDefault="00C4694E" w:rsidP="00C4694E">
            <w:pPr>
              <w:pStyle w:val="GOSTTablenorm"/>
            </w:pPr>
            <w:r w:rsidRPr="00A95371">
              <w:t>да</w:t>
            </w:r>
          </w:p>
        </w:tc>
        <w:tc>
          <w:tcPr>
            <w:tcW w:w="1109" w:type="pct"/>
          </w:tcPr>
          <w:p w14:paraId="311454FB" w14:textId="77777777" w:rsidR="00C4694E" w:rsidRPr="00A95371" w:rsidRDefault="00C4694E" w:rsidP="00C4694E">
            <w:pPr>
              <w:pStyle w:val="GOSTTablenorm"/>
            </w:pPr>
            <w:r w:rsidRPr="00A95371">
              <w:t>Кредит КБК по КС</w:t>
            </w:r>
          </w:p>
        </w:tc>
        <w:tc>
          <w:tcPr>
            <w:tcW w:w="1109" w:type="pct"/>
          </w:tcPr>
          <w:p w14:paraId="740CE72A" w14:textId="77777777" w:rsidR="00C4694E" w:rsidRPr="00A95371" w:rsidRDefault="00C4694E" w:rsidP="00C4694E">
            <w:pPr>
              <w:pStyle w:val="GOSTTablenorm"/>
            </w:pPr>
            <w:r w:rsidRPr="00A95371">
              <w:t>TitlePart_MSC_Bdgt_Cd</w:t>
            </w:r>
          </w:p>
        </w:tc>
        <w:tc>
          <w:tcPr>
            <w:tcW w:w="1371" w:type="pct"/>
          </w:tcPr>
          <w:p w14:paraId="2E0D2920" w14:textId="77777777" w:rsidR="00C4694E" w:rsidRPr="00A95371" w:rsidRDefault="00C4694E" w:rsidP="00C4694E">
            <w:pPr>
              <w:pStyle w:val="GOSTTablenorm"/>
            </w:pPr>
            <w:r w:rsidRPr="00A95371">
              <w:t>КБК формируется по маске</w:t>
            </w:r>
          </w:p>
          <w:p w14:paraId="49EF75A2" w14:textId="3818D0E2" w:rsidR="00C4694E" w:rsidRPr="00A95371" w:rsidRDefault="00C4694E" w:rsidP="00C4694E">
            <w:pPr>
              <w:pStyle w:val="GOSTTablenorm"/>
            </w:pPr>
            <w:r w:rsidRPr="00A95371">
              <w:t>10001050201ХХ000Y610, где</w:t>
            </w:r>
            <w:r>
              <w:t>:</w:t>
            </w:r>
          </w:p>
          <w:p w14:paraId="0280ACDC" w14:textId="4FACE5D3" w:rsidR="00C4694E" w:rsidRPr="00A95371" w:rsidRDefault="00C4694E" w:rsidP="00C4694E">
            <w:pPr>
              <w:pStyle w:val="GOSTTablenorm"/>
            </w:pPr>
            <w:r w:rsidRPr="00A95371">
              <w:t>ХХ - значение атрибута Тип_бюджета</w:t>
            </w:r>
            <w:r>
              <w:t>;</w:t>
            </w:r>
          </w:p>
          <w:p w14:paraId="758A2F4D" w14:textId="77777777" w:rsidR="00C4694E" w:rsidRDefault="00C4694E" w:rsidP="00C4694E">
            <w:pPr>
              <w:pStyle w:val="GOSTTablenorm"/>
            </w:pPr>
            <w:r w:rsidRPr="00A95371">
              <w:t>Y = 2</w:t>
            </w:r>
            <w:r>
              <w:t>, если тип бюджета = 01 (ФБ), и</w:t>
            </w:r>
          </w:p>
          <w:p w14:paraId="1D7421B5" w14:textId="7B6FA00B" w:rsidR="00C4694E" w:rsidRPr="00A95371" w:rsidRDefault="00C4694E" w:rsidP="00C4694E">
            <w:pPr>
              <w:pStyle w:val="GOSTTablenorm"/>
            </w:pPr>
            <w:r w:rsidRPr="00A95371">
              <w:t xml:space="preserve">Y = 0, </w:t>
            </w:r>
            <w:r>
              <w:t>если тип бюджета != 01 (не ФБ)</w:t>
            </w:r>
          </w:p>
        </w:tc>
      </w:tr>
      <w:tr w:rsidR="00C4694E" w:rsidRPr="00B9499D" w14:paraId="2632F2F4" w14:textId="77777777" w:rsidTr="00F265CC">
        <w:tc>
          <w:tcPr>
            <w:tcW w:w="1109" w:type="pct"/>
          </w:tcPr>
          <w:p w14:paraId="5D507145" w14:textId="514589EB" w:rsidR="00C4694E" w:rsidRPr="00A95371" w:rsidRDefault="00C4694E" w:rsidP="00C4694E">
            <w:pPr>
              <w:pStyle w:val="GOSTTablenorm"/>
            </w:pPr>
            <w:r w:rsidRPr="00A95371">
              <w:t>Дебет_КБК_КС</w:t>
            </w:r>
          </w:p>
        </w:tc>
        <w:tc>
          <w:tcPr>
            <w:tcW w:w="302" w:type="pct"/>
          </w:tcPr>
          <w:p w14:paraId="7216597A" w14:textId="77777777" w:rsidR="00C4694E" w:rsidRPr="00A95371" w:rsidRDefault="00C4694E" w:rsidP="00C4694E">
            <w:pPr>
              <w:pStyle w:val="GOSTTablenorm"/>
            </w:pPr>
            <w:r w:rsidRPr="00A95371">
              <w:t>да</w:t>
            </w:r>
          </w:p>
        </w:tc>
        <w:tc>
          <w:tcPr>
            <w:tcW w:w="1109" w:type="pct"/>
          </w:tcPr>
          <w:p w14:paraId="5E738F5C" w14:textId="77777777" w:rsidR="00C4694E" w:rsidRPr="00A95371" w:rsidRDefault="00C4694E" w:rsidP="00C4694E">
            <w:pPr>
              <w:pStyle w:val="GOSTTablenorm"/>
            </w:pPr>
            <w:r w:rsidRPr="00A95371">
              <w:t>Дебет КБК по КС</w:t>
            </w:r>
          </w:p>
        </w:tc>
        <w:tc>
          <w:tcPr>
            <w:tcW w:w="1109" w:type="pct"/>
          </w:tcPr>
          <w:p w14:paraId="124FA7F2" w14:textId="77777777" w:rsidR="00C4694E" w:rsidRPr="00A95371" w:rsidRDefault="00C4694E" w:rsidP="00C4694E">
            <w:pPr>
              <w:pStyle w:val="GOSTTablenorm"/>
            </w:pPr>
            <w:r w:rsidRPr="00A95371">
              <w:t>TitlePart_MSC_Bdgt_Cd</w:t>
            </w:r>
          </w:p>
        </w:tc>
        <w:tc>
          <w:tcPr>
            <w:tcW w:w="1371" w:type="pct"/>
          </w:tcPr>
          <w:p w14:paraId="14EABB7E" w14:textId="77777777" w:rsidR="00C4694E" w:rsidRPr="00A95371" w:rsidRDefault="00C4694E" w:rsidP="00C4694E">
            <w:pPr>
              <w:pStyle w:val="GOSTTablenorm"/>
            </w:pPr>
            <w:r w:rsidRPr="00A95371">
              <w:t>КБК формируется по маске</w:t>
            </w:r>
          </w:p>
          <w:p w14:paraId="0C279CAE" w14:textId="045BC54E" w:rsidR="00C4694E" w:rsidRPr="00A95371" w:rsidRDefault="00C4694E" w:rsidP="00C4694E">
            <w:pPr>
              <w:pStyle w:val="GOSTTablenorm"/>
            </w:pPr>
            <w:r w:rsidRPr="00A95371">
              <w:t>10001050201ХХ000Y510, где</w:t>
            </w:r>
            <w:r>
              <w:t>:</w:t>
            </w:r>
          </w:p>
          <w:p w14:paraId="66B272C2" w14:textId="36F9BB1A" w:rsidR="00C4694E" w:rsidRPr="00A95371" w:rsidRDefault="00C4694E" w:rsidP="00C4694E">
            <w:pPr>
              <w:pStyle w:val="GOSTTablenorm"/>
            </w:pPr>
            <w:r w:rsidRPr="00A95371">
              <w:t>ХХ - значение атрибута Тип_бюджета</w:t>
            </w:r>
            <w:r>
              <w:t>;</w:t>
            </w:r>
          </w:p>
          <w:p w14:paraId="77A1DB1B" w14:textId="77777777" w:rsidR="00C4694E" w:rsidRDefault="00C4694E" w:rsidP="00C4694E">
            <w:pPr>
              <w:pStyle w:val="GOSTTablenorm"/>
            </w:pPr>
            <w:r w:rsidRPr="00A95371">
              <w:t>Y = 2</w:t>
            </w:r>
            <w:r>
              <w:t>, если тип бюджета = 01 (ФБ), и</w:t>
            </w:r>
          </w:p>
          <w:p w14:paraId="66E97B7A" w14:textId="427CB18A" w:rsidR="00C4694E" w:rsidRPr="00A95371" w:rsidRDefault="00C4694E" w:rsidP="00C4694E">
            <w:pPr>
              <w:pStyle w:val="GOSTTablenorm"/>
            </w:pPr>
            <w:r w:rsidRPr="00A95371">
              <w:t xml:space="preserve">Y = 0, </w:t>
            </w:r>
            <w:r>
              <w:t>если тип бюджета != 01 (не ФБ)</w:t>
            </w:r>
          </w:p>
        </w:tc>
      </w:tr>
      <w:tr w:rsidR="00C4694E" w:rsidRPr="00B9499D" w14:paraId="732C020A" w14:textId="77777777" w:rsidTr="00F265CC">
        <w:tc>
          <w:tcPr>
            <w:tcW w:w="1109" w:type="pct"/>
          </w:tcPr>
          <w:p w14:paraId="6458DF54" w14:textId="175F9AB7" w:rsidR="00C4694E" w:rsidRPr="00A95371" w:rsidRDefault="00C4694E" w:rsidP="00C4694E">
            <w:pPr>
              <w:pStyle w:val="GOSTTablenorm"/>
            </w:pPr>
            <w:r w:rsidRPr="00A95371">
              <w:t>КБК_КС_ост_нач_год</w:t>
            </w:r>
          </w:p>
        </w:tc>
        <w:tc>
          <w:tcPr>
            <w:tcW w:w="302" w:type="pct"/>
          </w:tcPr>
          <w:p w14:paraId="407C8EC7" w14:textId="0D7700E6" w:rsidR="00C4694E" w:rsidRPr="00A95371" w:rsidRDefault="00C4694E" w:rsidP="00C4694E">
            <w:pPr>
              <w:pStyle w:val="GOSTTablenorm"/>
            </w:pPr>
            <w:r w:rsidRPr="00A95371">
              <w:t>да</w:t>
            </w:r>
          </w:p>
        </w:tc>
        <w:tc>
          <w:tcPr>
            <w:tcW w:w="1109" w:type="pct"/>
          </w:tcPr>
          <w:p w14:paraId="057E4C67" w14:textId="296A3E5D" w:rsidR="00C4694E" w:rsidRPr="00A95371" w:rsidRDefault="00C4694E" w:rsidP="00C4694E">
            <w:pPr>
              <w:pStyle w:val="GOSTTablenorm"/>
            </w:pPr>
            <w:r w:rsidRPr="00A95371">
              <w:t>КБК по КС остатки на начало года</w:t>
            </w:r>
          </w:p>
        </w:tc>
        <w:tc>
          <w:tcPr>
            <w:tcW w:w="1109" w:type="pct"/>
          </w:tcPr>
          <w:p w14:paraId="5945B24E" w14:textId="6BE74236" w:rsidR="00C4694E" w:rsidRPr="00A95371" w:rsidRDefault="00C4694E" w:rsidP="00C4694E">
            <w:pPr>
              <w:pStyle w:val="GOSTTablenorm"/>
            </w:pPr>
            <w:r w:rsidRPr="00A95371">
              <w:t>TitlePart_MSC_Bdgt_Cd</w:t>
            </w:r>
          </w:p>
        </w:tc>
        <w:tc>
          <w:tcPr>
            <w:tcW w:w="1371" w:type="pct"/>
          </w:tcPr>
          <w:p w14:paraId="2E47C707" w14:textId="2D9E1CA4" w:rsidR="008021DC" w:rsidRDefault="008021DC" w:rsidP="00C4694E">
            <w:pPr>
              <w:pStyle w:val="GOSTTablenorm"/>
            </w:pPr>
            <w:ins w:id="11087" w:author="Краснова Наталья EXP-274689" w:date="2024-02-26T09:19:00Z">
              <w:r>
                <w:t xml:space="preserve">Заполняется для типа акта </w:t>
              </w:r>
            </w:ins>
            <w:ins w:id="11088" w:author="Сказецкая Наталья Камилевна" w:date="2024-05-23T20:32:00Z">
              <w:r>
                <w:t>«</w:t>
              </w:r>
            </w:ins>
            <w:ins w:id="11089" w:author="Краснова Наталья EXP-274689" w:date="2024-02-26T09:19:00Z">
              <w:r>
                <w:t>РАР</w:t>
              </w:r>
            </w:ins>
            <w:ins w:id="11090" w:author="Сказецкая Наталья Камилевна" w:date="2024-05-23T20:32:00Z">
              <w:r>
                <w:t>», для остальных типов акта не заполняется</w:t>
              </w:r>
            </w:ins>
            <w:ins w:id="11091" w:author="Сказецкая Наталья Камилевна" w:date="2024-05-31T15:10:00Z">
              <w:r>
                <w:t>.</w:t>
              </w:r>
            </w:ins>
          </w:p>
          <w:p w14:paraId="21E3F5F3" w14:textId="06EC3206" w:rsidR="00C4694E" w:rsidRPr="00A95371" w:rsidRDefault="00C4694E" w:rsidP="00C4694E">
            <w:pPr>
              <w:pStyle w:val="GOSTTablenorm"/>
            </w:pPr>
            <w:r w:rsidRPr="00A95371">
              <w:lastRenderedPageBreak/>
              <w:t>КБК формируется по маске</w:t>
            </w:r>
          </w:p>
          <w:p w14:paraId="415F2725" w14:textId="44B3C3BD" w:rsidR="00C4694E" w:rsidRPr="00A95371" w:rsidRDefault="00C4694E" w:rsidP="00C4694E">
            <w:pPr>
              <w:pStyle w:val="GOSTTablenorm"/>
            </w:pPr>
            <w:r w:rsidRPr="00A95371">
              <w:t>10001050201ХХ000Y000, где</w:t>
            </w:r>
            <w:r>
              <w:t>:</w:t>
            </w:r>
          </w:p>
          <w:p w14:paraId="7A6D954C" w14:textId="3F6903E0" w:rsidR="00C4694E" w:rsidRPr="00A95371" w:rsidRDefault="00C4694E" w:rsidP="00C4694E">
            <w:pPr>
              <w:pStyle w:val="GOSTTablenorm"/>
            </w:pPr>
            <w:r w:rsidRPr="00A95371">
              <w:t>ХХ - значение атрибута Тип_бюджета</w:t>
            </w:r>
            <w:r>
              <w:t>;</w:t>
            </w:r>
          </w:p>
          <w:p w14:paraId="6ABDDDD3" w14:textId="77777777" w:rsidR="00C4694E" w:rsidRDefault="00C4694E" w:rsidP="00C4694E">
            <w:pPr>
              <w:pStyle w:val="GOSTTablenorm"/>
            </w:pPr>
            <w:r w:rsidRPr="00A95371">
              <w:t>Y = 2</w:t>
            </w:r>
            <w:r>
              <w:t>, если тип бюджета = 01 (ФБ), и</w:t>
            </w:r>
          </w:p>
          <w:p w14:paraId="61D63E97" w14:textId="3F5E33CC" w:rsidR="00C4694E" w:rsidRPr="00A95371" w:rsidRDefault="00C4694E" w:rsidP="008021DC">
            <w:pPr>
              <w:pStyle w:val="GOSTTablenorm"/>
            </w:pPr>
            <w:r w:rsidRPr="00A95371">
              <w:t xml:space="preserve">Y = 0, </w:t>
            </w:r>
            <w:r>
              <w:t>если тип бюджета != 01 (не ФБ)</w:t>
            </w:r>
          </w:p>
        </w:tc>
      </w:tr>
      <w:tr w:rsidR="00C4694E" w:rsidRPr="00B9499D" w14:paraId="7320B0AA" w14:textId="77777777" w:rsidTr="00F265CC">
        <w:tc>
          <w:tcPr>
            <w:tcW w:w="1109" w:type="pct"/>
          </w:tcPr>
          <w:p w14:paraId="5F10D8C8" w14:textId="10F3DE1E" w:rsidR="00C4694E" w:rsidRPr="00A95371" w:rsidRDefault="00C4694E" w:rsidP="00C4694E">
            <w:pPr>
              <w:pStyle w:val="GOSTTablenorm"/>
            </w:pPr>
            <w:r w:rsidRPr="00A95371">
              <w:lastRenderedPageBreak/>
              <w:t>Кредит_Тип_КБК_КС</w:t>
            </w:r>
          </w:p>
        </w:tc>
        <w:tc>
          <w:tcPr>
            <w:tcW w:w="302" w:type="pct"/>
          </w:tcPr>
          <w:p w14:paraId="2459487A" w14:textId="1F21EF48" w:rsidR="00C4694E" w:rsidRPr="00A95371" w:rsidRDefault="00C4694E" w:rsidP="00C4694E">
            <w:pPr>
              <w:pStyle w:val="GOSTTablenorm"/>
            </w:pPr>
            <w:r w:rsidRPr="00A95371">
              <w:t>да</w:t>
            </w:r>
          </w:p>
        </w:tc>
        <w:tc>
          <w:tcPr>
            <w:tcW w:w="1109" w:type="pct"/>
          </w:tcPr>
          <w:p w14:paraId="103E364E" w14:textId="73E56BAE" w:rsidR="00C4694E" w:rsidRPr="00A95371" w:rsidRDefault="00C4694E" w:rsidP="00C4694E">
            <w:pPr>
              <w:pStyle w:val="GOSTTablenorm"/>
            </w:pPr>
            <w:r w:rsidRPr="00A95371">
              <w:t>Тип КБК по казначейскому счету по Кт</w:t>
            </w:r>
          </w:p>
        </w:tc>
        <w:tc>
          <w:tcPr>
            <w:tcW w:w="1109" w:type="pct"/>
          </w:tcPr>
          <w:p w14:paraId="3DB61AD7" w14:textId="77777777" w:rsidR="00C4694E" w:rsidRPr="00A95371" w:rsidRDefault="00C4694E" w:rsidP="00C4694E">
            <w:pPr>
              <w:pStyle w:val="GOSTTablenorm"/>
            </w:pPr>
          </w:p>
        </w:tc>
        <w:tc>
          <w:tcPr>
            <w:tcW w:w="1371" w:type="pct"/>
          </w:tcPr>
          <w:p w14:paraId="0E306F0B" w14:textId="4360D9D6" w:rsidR="00C4694E" w:rsidRPr="00A95371" w:rsidRDefault="00C4694E" w:rsidP="00C4694E">
            <w:pPr>
              <w:pStyle w:val="GOSTTablenorm"/>
            </w:pPr>
            <w:r w:rsidRPr="00A95371">
              <w:t>Атрибут всегда заполняется значением «31»</w:t>
            </w:r>
          </w:p>
        </w:tc>
      </w:tr>
      <w:tr w:rsidR="00C4694E" w:rsidRPr="00B9499D" w14:paraId="1C12380C" w14:textId="77777777" w:rsidTr="00F265CC">
        <w:tc>
          <w:tcPr>
            <w:tcW w:w="1109" w:type="pct"/>
          </w:tcPr>
          <w:p w14:paraId="415D58C6" w14:textId="05521759" w:rsidR="00C4694E" w:rsidRPr="00A95371" w:rsidRDefault="00C4694E" w:rsidP="00C4694E">
            <w:pPr>
              <w:pStyle w:val="GOSTTablenorm"/>
            </w:pPr>
            <w:r w:rsidRPr="00A95371">
              <w:t>Дебет_Тип_КБК_КС</w:t>
            </w:r>
          </w:p>
        </w:tc>
        <w:tc>
          <w:tcPr>
            <w:tcW w:w="302" w:type="pct"/>
          </w:tcPr>
          <w:p w14:paraId="35238A0F" w14:textId="3956754B" w:rsidR="00C4694E" w:rsidRPr="00A95371" w:rsidRDefault="00C4694E" w:rsidP="00C4694E">
            <w:pPr>
              <w:pStyle w:val="GOSTTablenorm"/>
            </w:pPr>
            <w:r w:rsidRPr="00A95371">
              <w:t>да</w:t>
            </w:r>
          </w:p>
        </w:tc>
        <w:tc>
          <w:tcPr>
            <w:tcW w:w="1109" w:type="pct"/>
          </w:tcPr>
          <w:p w14:paraId="2F742B08" w14:textId="44DE8E6B" w:rsidR="00C4694E" w:rsidRPr="00A95371" w:rsidRDefault="00C4694E" w:rsidP="00C4694E">
            <w:pPr>
              <w:pStyle w:val="GOSTTablenorm"/>
            </w:pPr>
            <w:r w:rsidRPr="00A95371">
              <w:t>Тип КБК по казначейскому счету по Дт</w:t>
            </w:r>
          </w:p>
        </w:tc>
        <w:tc>
          <w:tcPr>
            <w:tcW w:w="1109" w:type="pct"/>
          </w:tcPr>
          <w:p w14:paraId="16A3939F" w14:textId="77777777" w:rsidR="00C4694E" w:rsidRPr="00A95371" w:rsidRDefault="00C4694E" w:rsidP="00C4694E">
            <w:pPr>
              <w:pStyle w:val="GOSTTablenorm"/>
            </w:pPr>
          </w:p>
        </w:tc>
        <w:tc>
          <w:tcPr>
            <w:tcW w:w="1371" w:type="pct"/>
          </w:tcPr>
          <w:p w14:paraId="1C62F9B4" w14:textId="290A8659" w:rsidR="00C4694E" w:rsidRPr="00A95371" w:rsidRDefault="00C4694E" w:rsidP="00C4694E">
            <w:pPr>
              <w:pStyle w:val="GOSTTablenorm"/>
            </w:pPr>
            <w:r w:rsidRPr="00A95371">
              <w:t>Атрибут всегда заполняется значением «31»</w:t>
            </w:r>
          </w:p>
        </w:tc>
      </w:tr>
      <w:tr w:rsidR="00C4694E" w:rsidRPr="00B9499D" w14:paraId="700BBB37" w14:textId="77777777" w:rsidTr="00F265CC">
        <w:tc>
          <w:tcPr>
            <w:tcW w:w="1109" w:type="pct"/>
          </w:tcPr>
          <w:p w14:paraId="6400B30B" w14:textId="14DFD256" w:rsidR="00C4694E" w:rsidRPr="00A95371" w:rsidRDefault="00C4694E" w:rsidP="00C4694E">
            <w:pPr>
              <w:pStyle w:val="GOSTTablenorm"/>
            </w:pPr>
            <w:r w:rsidRPr="00A95371">
              <w:t>Код_периода_ост_нач_год</w:t>
            </w:r>
          </w:p>
        </w:tc>
        <w:tc>
          <w:tcPr>
            <w:tcW w:w="302" w:type="pct"/>
          </w:tcPr>
          <w:p w14:paraId="09E1973F" w14:textId="77777777" w:rsidR="00C4694E" w:rsidRPr="00A95371" w:rsidRDefault="00C4694E" w:rsidP="00C4694E">
            <w:pPr>
              <w:pStyle w:val="GOSTTablenorm"/>
            </w:pPr>
            <w:r w:rsidRPr="00A95371">
              <w:t>да</w:t>
            </w:r>
          </w:p>
        </w:tc>
        <w:tc>
          <w:tcPr>
            <w:tcW w:w="1109" w:type="pct"/>
          </w:tcPr>
          <w:p w14:paraId="2E741518" w14:textId="77777777" w:rsidR="00C4694E" w:rsidRPr="00A95371" w:rsidRDefault="00C4694E" w:rsidP="00C4694E">
            <w:pPr>
              <w:pStyle w:val="GOSTTablenorm"/>
            </w:pPr>
            <w:r w:rsidRPr="00A95371">
              <w:t>Код периода для остатков на начало года</w:t>
            </w:r>
          </w:p>
        </w:tc>
        <w:tc>
          <w:tcPr>
            <w:tcW w:w="1109" w:type="pct"/>
          </w:tcPr>
          <w:p w14:paraId="3659FEF4" w14:textId="77777777" w:rsidR="00C4694E" w:rsidRPr="00A95371" w:rsidRDefault="00C4694E" w:rsidP="00C4694E">
            <w:pPr>
              <w:pStyle w:val="GOSTTablenorm"/>
            </w:pPr>
            <w:r w:rsidRPr="00A95371">
              <w:t>SettlementDate</w:t>
            </w:r>
          </w:p>
        </w:tc>
        <w:tc>
          <w:tcPr>
            <w:tcW w:w="1371" w:type="pct"/>
          </w:tcPr>
          <w:p w14:paraId="67A51B7A" w14:textId="77777777" w:rsidR="00E82275" w:rsidRDefault="00E82275" w:rsidP="00C4694E">
            <w:pPr>
              <w:pStyle w:val="GOSTTablenorm"/>
              <w:rPr>
                <w:ins w:id="11092" w:author="Сказецкая Наталья Камилевна" w:date="2024-05-23T20:33:00Z"/>
              </w:rPr>
            </w:pPr>
            <w:ins w:id="11093" w:author="Сказецкая Наталья Камилевна" w:date="2024-05-23T20:33:00Z">
              <w:r>
                <w:t>Заполняется для типа акта «РАР», для остальных типов акта не заполняется.</w:t>
              </w:r>
            </w:ins>
          </w:p>
          <w:p w14:paraId="730DC5B6" w14:textId="67BA0D82" w:rsidR="00C4694E" w:rsidRDefault="00C4694E" w:rsidP="00C4694E">
            <w:pPr>
              <w:pStyle w:val="GOSTTablenorm"/>
            </w:pPr>
            <w:r w:rsidRPr="00A95371">
              <w:t>Формируется по маске</w:t>
            </w:r>
            <w:r>
              <w:t>:</w:t>
            </w:r>
            <w:ins w:id="11094" w:author="Сказецкая Наталья Камилевна" w:date="2024-05-23T20:33:00Z">
              <w:r w:rsidR="00E82275">
                <w:t xml:space="preserve"> </w:t>
              </w:r>
            </w:ins>
            <w:r w:rsidRPr="00A95371">
              <w:t>НАЧ-YY,</w:t>
            </w:r>
            <w:r>
              <w:t xml:space="preserve"> </w:t>
            </w:r>
            <w:r w:rsidRPr="00A95371">
              <w:t>где</w:t>
            </w:r>
            <w:r>
              <w:t>:</w:t>
            </w:r>
          </w:p>
          <w:p w14:paraId="5BBA536E" w14:textId="77777777" w:rsidR="00C4694E" w:rsidRDefault="00C4694E" w:rsidP="00C4694E">
            <w:pPr>
              <w:pStyle w:val="GOSTTablenorm"/>
            </w:pPr>
            <w:r>
              <w:t>«НАЧ-» - константа;</w:t>
            </w:r>
          </w:p>
          <w:p w14:paraId="3596AA30" w14:textId="2054856B" w:rsidR="00C4694E" w:rsidRPr="00A95371" w:rsidRDefault="00C4694E" w:rsidP="00C4694E">
            <w:pPr>
              <w:pStyle w:val="GOSTTablenorm"/>
            </w:pPr>
            <w:r w:rsidRPr="00A95371">
              <w:t>«</w:t>
            </w:r>
            <w:r w:rsidRPr="00A95371">
              <w:rPr>
                <w:rStyle w:val="aff2"/>
                <w:b w:val="0"/>
                <w:bCs w:val="0"/>
              </w:rPr>
              <w:t>YY</w:t>
            </w:r>
            <w:r w:rsidRPr="00A95371">
              <w:t>» – последние 2 знака года из реквизита заголовка запроса «Дата отражения в</w:t>
            </w:r>
            <w:r>
              <w:t xml:space="preserve"> учете» (SettlementDate)</w:t>
            </w:r>
          </w:p>
        </w:tc>
      </w:tr>
      <w:tr w:rsidR="00AF62DB" w:rsidRPr="00B9499D" w14:paraId="7D605F0F" w14:textId="77777777" w:rsidTr="00F265CC">
        <w:trPr>
          <w:ins w:id="11095" w:author="Краснова Наталья EXP-304352" w:date="2024-11-11T15:55:00Z"/>
        </w:trPr>
        <w:tc>
          <w:tcPr>
            <w:tcW w:w="1109" w:type="pct"/>
          </w:tcPr>
          <w:p w14:paraId="6B0E3860" w14:textId="503AA510" w:rsidR="00AF62DB" w:rsidRPr="00A95371" w:rsidRDefault="00AF62DB" w:rsidP="00AF62DB">
            <w:pPr>
              <w:pStyle w:val="GOSTTablenorm"/>
              <w:rPr>
                <w:ins w:id="11096" w:author="Краснова Наталья EXP-304352" w:date="2024-11-11T15:55:00Z"/>
              </w:rPr>
            </w:pPr>
            <w:ins w:id="11097" w:author="Краснова Наталья EXP-304352" w:date="2024-11-11T15:55:00Z">
              <w:r>
                <w:t>Сумма_руб</w:t>
              </w:r>
            </w:ins>
          </w:p>
        </w:tc>
        <w:tc>
          <w:tcPr>
            <w:tcW w:w="302" w:type="pct"/>
          </w:tcPr>
          <w:p w14:paraId="1B95B90F" w14:textId="74DB2BA1" w:rsidR="00AF62DB" w:rsidRPr="00A95371" w:rsidRDefault="00AF62DB" w:rsidP="00AF62DB">
            <w:pPr>
              <w:pStyle w:val="GOSTTablenorm"/>
              <w:rPr>
                <w:ins w:id="11098" w:author="Краснова Наталья EXP-304352" w:date="2024-11-11T15:55:00Z"/>
              </w:rPr>
            </w:pPr>
            <w:ins w:id="11099" w:author="Краснова Наталья EXP-304352" w:date="2024-11-11T15:55:00Z">
              <w:r>
                <w:t>да</w:t>
              </w:r>
            </w:ins>
          </w:p>
        </w:tc>
        <w:tc>
          <w:tcPr>
            <w:tcW w:w="1109" w:type="pct"/>
          </w:tcPr>
          <w:p w14:paraId="59E9236E" w14:textId="35C27BD7" w:rsidR="00AF62DB" w:rsidRPr="00A95371" w:rsidRDefault="00AF62DB" w:rsidP="00AF62DB">
            <w:pPr>
              <w:pStyle w:val="GOSTTablenorm"/>
              <w:rPr>
                <w:ins w:id="11100" w:author="Краснова Наталья EXP-304352" w:date="2024-11-11T15:55:00Z"/>
              </w:rPr>
            </w:pPr>
            <w:ins w:id="11101" w:author="Краснова Наталья EXP-304352" w:date="2024-11-11T15:55:00Z">
              <w:r>
                <w:t>Технический атрибут для выполнения этапов бизнес-цепочки, по которым отсутствуют данные для передачи</w:t>
              </w:r>
            </w:ins>
          </w:p>
        </w:tc>
        <w:tc>
          <w:tcPr>
            <w:tcW w:w="1109" w:type="pct"/>
          </w:tcPr>
          <w:p w14:paraId="60010887" w14:textId="77777777" w:rsidR="00AF62DB" w:rsidRPr="00A95371" w:rsidRDefault="00AF62DB" w:rsidP="00AF62DB">
            <w:pPr>
              <w:pStyle w:val="GOSTTablenorm"/>
              <w:rPr>
                <w:ins w:id="11102" w:author="Краснова Наталья EXP-304352" w:date="2024-11-11T15:55:00Z"/>
              </w:rPr>
            </w:pPr>
          </w:p>
        </w:tc>
        <w:tc>
          <w:tcPr>
            <w:tcW w:w="1371" w:type="pct"/>
          </w:tcPr>
          <w:p w14:paraId="22B10D85" w14:textId="1C045466" w:rsidR="00AF62DB" w:rsidRDefault="00AF62DB" w:rsidP="00AF62DB">
            <w:pPr>
              <w:pStyle w:val="GOSTTablenorm"/>
              <w:rPr>
                <w:ins w:id="11103" w:author="Краснова Наталья EXP-304352" w:date="2024-11-11T15:55:00Z"/>
              </w:rPr>
            </w:pPr>
            <w:ins w:id="11104" w:author="Краснова Наталья EXP-304352" w:date="2024-11-11T15:55:00Z">
              <w:r w:rsidRPr="00A95371">
                <w:t xml:space="preserve">Атрибут </w:t>
              </w:r>
              <w:r>
                <w:t>всегда заполняется значением «0</w:t>
              </w:r>
              <w:r w:rsidRPr="00A95371">
                <w:t>»</w:t>
              </w:r>
            </w:ins>
          </w:p>
        </w:tc>
      </w:tr>
      <w:tr w:rsidR="00AF62DB" w:rsidRPr="00B9499D" w14:paraId="5C98E160" w14:textId="77777777" w:rsidTr="00F265CC">
        <w:trPr>
          <w:ins w:id="11105" w:author="Сказецкая Наталья Камилевна" w:date="2024-05-23T16:12:00Z"/>
        </w:trPr>
        <w:tc>
          <w:tcPr>
            <w:tcW w:w="1109" w:type="pct"/>
          </w:tcPr>
          <w:p w14:paraId="1300497F" w14:textId="155CD3A7" w:rsidR="00AF62DB" w:rsidRPr="00A95371" w:rsidRDefault="00AF62DB" w:rsidP="00AF62DB">
            <w:pPr>
              <w:pStyle w:val="GOSTTablenorm"/>
              <w:rPr>
                <w:ins w:id="11106" w:author="Сказецкая Наталья Камилевна" w:date="2024-05-23T16:12:00Z"/>
              </w:rPr>
            </w:pPr>
            <w:commentRangeStart w:id="11107"/>
            <w:ins w:id="11108" w:author="Сказецкая Наталья Камилевна" w:date="2024-05-23T16:13:00Z">
              <w:r>
                <w:t>Раздел</w:t>
              </w:r>
            </w:ins>
            <w:commentRangeEnd w:id="11107"/>
            <w:ins w:id="11109" w:author="Сказецкая Наталья Камилевна" w:date="2024-05-23T16:25:00Z">
              <w:r w:rsidRPr="00A95371">
                <w:rPr>
                  <w:rStyle w:val="afff4"/>
                  <w:sz w:val="22"/>
                  <w:szCs w:val="20"/>
                </w:rPr>
                <w:commentReference w:id="11107"/>
              </w:r>
            </w:ins>
          </w:p>
        </w:tc>
        <w:tc>
          <w:tcPr>
            <w:tcW w:w="302" w:type="pct"/>
          </w:tcPr>
          <w:p w14:paraId="0D1051C6" w14:textId="25306857" w:rsidR="00AF62DB" w:rsidRPr="00A95371" w:rsidRDefault="00AF62DB" w:rsidP="00AF62DB">
            <w:pPr>
              <w:pStyle w:val="GOSTTablenorm"/>
              <w:rPr>
                <w:ins w:id="11110" w:author="Сказецкая Наталья Камилевна" w:date="2024-05-23T16:12:00Z"/>
              </w:rPr>
            </w:pPr>
            <w:ins w:id="11111" w:author="Сказецкая Наталья Камилевна" w:date="2024-05-23T16:13:00Z">
              <w:r w:rsidRPr="00697465">
                <w:t>да</w:t>
              </w:r>
            </w:ins>
          </w:p>
        </w:tc>
        <w:tc>
          <w:tcPr>
            <w:tcW w:w="1109" w:type="pct"/>
          </w:tcPr>
          <w:p w14:paraId="461DDB17" w14:textId="4D1F8DB3" w:rsidR="00AF62DB" w:rsidRPr="00A95371" w:rsidRDefault="00AF62DB" w:rsidP="00AF62DB">
            <w:pPr>
              <w:pStyle w:val="GOSTTablenorm"/>
              <w:rPr>
                <w:ins w:id="11112" w:author="Сказецкая Наталья Камилевна" w:date="2024-05-23T16:12:00Z"/>
              </w:rPr>
            </w:pPr>
            <w:ins w:id="11113" w:author="Сказецкая Наталья Камилевна" w:date="2024-05-23T16:13:00Z">
              <w:r>
                <w:rPr>
                  <w:szCs w:val="22"/>
                </w:rPr>
                <w:t>Номер раздела документа (по строке документа)</w:t>
              </w:r>
            </w:ins>
          </w:p>
        </w:tc>
        <w:tc>
          <w:tcPr>
            <w:tcW w:w="1109" w:type="pct"/>
          </w:tcPr>
          <w:p w14:paraId="278EDD53" w14:textId="2B2661A8" w:rsidR="00AF62DB" w:rsidRPr="006147F9" w:rsidRDefault="00AF62DB" w:rsidP="00AF62DB">
            <w:pPr>
              <w:pStyle w:val="GOSTTablenorm"/>
              <w:rPr>
                <w:ins w:id="11114" w:author="Сказецкая Наталья Камилевна" w:date="2024-05-23T16:14:00Z"/>
                <w:lang w:val="en-US"/>
              </w:rPr>
            </w:pPr>
            <w:ins w:id="11115" w:author="Сказецкая Наталья Камилевна" w:date="2024-05-23T16:14:00Z">
              <w:r w:rsidRPr="006147F9">
                <w:rPr>
                  <w:b/>
                  <w:lang w:val="en-US"/>
                </w:rPr>
                <w:t>PUiO_VLS_A</w:t>
              </w:r>
            </w:ins>
          </w:p>
          <w:p w14:paraId="2ECD7373" w14:textId="728D3846" w:rsidR="00AF62DB" w:rsidRDefault="00AF62DB" w:rsidP="00AF62DB">
            <w:pPr>
              <w:pStyle w:val="GOSTTablenorm"/>
              <w:rPr>
                <w:ins w:id="11116" w:author="Сказецкая Наталья Камилевна" w:date="2024-05-23T16:14:00Z"/>
                <w:lang w:val="en-US"/>
              </w:rPr>
            </w:pPr>
            <w:commentRangeStart w:id="11117"/>
            <w:ins w:id="11118" w:author="Сказецкая Наталья Камилевна" w:date="2024-05-23T16:14:00Z">
              <w:r>
                <w:rPr>
                  <w:b/>
                  <w:lang w:val="en-US"/>
                </w:rPr>
                <w:t xml:space="preserve">ACT_766_SND_BO </w:t>
              </w:r>
              <w:r w:rsidRPr="00B27EFF">
                <w:rPr>
                  <w:lang w:val="en-US"/>
                </w:rPr>
                <w:t>и</w:t>
              </w:r>
            </w:ins>
            <w:ins w:id="11119" w:author="Сказецкая Наталья Камилевна" w:date="2024-05-23T16:15:00Z">
              <w:r w:rsidRPr="009169E8">
                <w:rPr>
                  <w:lang w:val="en-US"/>
                </w:rPr>
                <w:t xml:space="preserve"> </w:t>
              </w:r>
            </w:ins>
            <w:ins w:id="11120" w:author="Сказецкая Наталья Камилевна" w:date="2024-05-23T16:14:00Z">
              <w:r w:rsidRPr="006147F9">
                <w:rPr>
                  <w:b/>
                  <w:lang w:val="en-US"/>
                </w:rPr>
                <w:t>ACT_766_SND_BO_2</w:t>
              </w:r>
            </w:ins>
          </w:p>
          <w:p w14:paraId="026AEA1C" w14:textId="2BF173CE" w:rsidR="00AF62DB" w:rsidRPr="00B27EFF" w:rsidRDefault="00AF62DB" w:rsidP="00AF62DB">
            <w:pPr>
              <w:pStyle w:val="GOSTTablenorm"/>
              <w:rPr>
                <w:ins w:id="11121" w:author="Сказецкая Наталья Камилевна" w:date="2024-05-23T16:12:00Z"/>
                <w:lang w:val="en-US"/>
              </w:rPr>
            </w:pPr>
            <w:ins w:id="11122" w:author="Сказецкая Наталья Камилевна" w:date="2024-05-23T16:14:00Z">
              <w:r w:rsidRPr="00B27EFF">
                <w:rPr>
                  <w:b/>
                  <w:lang w:val="en-US"/>
                </w:rPr>
                <w:t>ACT_766_SND_</w:t>
              </w:r>
              <w:r>
                <w:rPr>
                  <w:b/>
                  <w:lang w:val="en-US"/>
                </w:rPr>
                <w:t>D</w:t>
              </w:r>
              <w:r w:rsidRPr="00B27EFF">
                <w:rPr>
                  <w:b/>
                  <w:lang w:val="en-US"/>
                </w:rPr>
                <w:t>O_2</w:t>
              </w:r>
            </w:ins>
            <w:ins w:id="11123" w:author="Сказецкая Наталья Камилевна" w:date="2024-05-23T16:15:00Z">
              <w:r w:rsidRPr="00B27EFF">
                <w:rPr>
                  <w:b/>
                  <w:lang w:val="en-US"/>
                </w:rPr>
                <w:t xml:space="preserve"> </w:t>
              </w:r>
            </w:ins>
            <w:ins w:id="11124" w:author="Сказецкая Наталья Камилевна" w:date="2024-05-23T16:14:00Z">
              <w:r w:rsidRPr="00B27EFF">
                <w:t>и</w:t>
              </w:r>
              <w:r>
                <w:rPr>
                  <w:lang w:val="en-US"/>
                </w:rPr>
                <w:t xml:space="preserve"> </w:t>
              </w:r>
              <w:r w:rsidRPr="00B27EFF">
                <w:rPr>
                  <w:b/>
                  <w:lang w:val="en-US"/>
                </w:rPr>
                <w:t>ACT_766_SND_</w:t>
              </w:r>
              <w:r>
                <w:rPr>
                  <w:b/>
                  <w:lang w:val="en-US"/>
                </w:rPr>
                <w:t>D</w:t>
              </w:r>
              <w:r w:rsidRPr="00B27EFF">
                <w:rPr>
                  <w:b/>
                  <w:lang w:val="en-US"/>
                </w:rPr>
                <w:t>O_2</w:t>
              </w:r>
            </w:ins>
            <w:commentRangeEnd w:id="11117"/>
            <w:ins w:id="11125" w:author="Сказецкая Наталья Камилевна" w:date="2024-05-23T16:23:00Z">
              <w:r w:rsidRPr="00B27EFF">
                <w:rPr>
                  <w:rStyle w:val="afff4"/>
                  <w:sz w:val="22"/>
                  <w:szCs w:val="20"/>
                  <w:lang w:val="en-US"/>
                </w:rPr>
                <w:commentReference w:id="11117"/>
              </w:r>
            </w:ins>
          </w:p>
        </w:tc>
        <w:tc>
          <w:tcPr>
            <w:tcW w:w="1371" w:type="pct"/>
          </w:tcPr>
          <w:p w14:paraId="387BA3B0" w14:textId="77777777" w:rsidR="00AF62DB" w:rsidRPr="0097592D" w:rsidRDefault="00AF62DB" w:rsidP="00AF62DB">
            <w:pPr>
              <w:pStyle w:val="GOSTTablenorm"/>
              <w:rPr>
                <w:ins w:id="11126" w:author="Сказецкая Наталья Камилевна" w:date="2024-05-23T16:13:00Z"/>
              </w:rPr>
            </w:pPr>
            <w:ins w:id="11127" w:author="Сказецкая Наталья Камилевна" w:date="2024-05-23T16:13:00Z">
              <w:r w:rsidRPr="0097592D">
                <w:t>Значение присваивается в соответствии с разделом документа, к которому относится строка:</w:t>
              </w:r>
            </w:ins>
          </w:p>
          <w:p w14:paraId="7A43690E" w14:textId="64911390" w:rsidR="00AF62DB" w:rsidRPr="0008184D" w:rsidRDefault="00AF62DB" w:rsidP="00AF62DB">
            <w:pPr>
              <w:pStyle w:val="GOSTTableListMark1"/>
              <w:rPr>
                <w:ins w:id="11128" w:author="Сказецкая Наталья Камилевна" w:date="2024-05-23T16:13:00Z"/>
              </w:rPr>
            </w:pPr>
            <w:ins w:id="11129" w:author="Сказецкая Наталья Камилевна" w:date="2024-05-23T16:13:00Z">
              <w:r w:rsidRPr="0097592D">
                <w:t xml:space="preserve">«R1» </w:t>
              </w:r>
            </w:ins>
            <w:r w:rsidR="00094FA8" w:rsidRPr="00851577">
              <w:t>–</w:t>
            </w:r>
            <w:ins w:id="11130" w:author="Сказецкая Наталья Камилевна" w:date="2024-05-23T16:13:00Z">
              <w:r w:rsidRPr="0097592D">
                <w:t xml:space="preserve"> для </w:t>
              </w:r>
              <w:r w:rsidRPr="0008184D">
                <w:t xml:space="preserve">строк раздела </w:t>
              </w:r>
            </w:ins>
            <w:ins w:id="11131" w:author="Сказецкая Наталья Камилевна" w:date="2024-05-23T16:29:00Z">
              <w:r w:rsidRPr="0008184D">
                <w:rPr>
                  <w:lang w:val="en-US"/>
                </w:rPr>
                <w:t>PUiO</w:t>
              </w:r>
              <w:r w:rsidRPr="0008184D">
                <w:t>_</w:t>
              </w:r>
              <w:r w:rsidRPr="0008184D">
                <w:rPr>
                  <w:lang w:val="en-US"/>
                </w:rPr>
                <w:t>VLS</w:t>
              </w:r>
              <w:r w:rsidRPr="0008184D">
                <w:t>_</w:t>
              </w:r>
              <w:r w:rsidRPr="0008184D">
                <w:rPr>
                  <w:lang w:val="en-US"/>
                </w:rPr>
                <w:t>A</w:t>
              </w:r>
            </w:ins>
            <w:ins w:id="11132" w:author="Сказецкая Наталья Камилевна" w:date="2024-05-23T16:13:00Z">
              <w:r w:rsidRPr="0008184D">
                <w:t>;</w:t>
              </w:r>
            </w:ins>
          </w:p>
          <w:p w14:paraId="482F6975" w14:textId="547AE0F0" w:rsidR="00AF62DB" w:rsidRPr="0008184D" w:rsidRDefault="00AF62DB" w:rsidP="00AF62DB">
            <w:pPr>
              <w:pStyle w:val="GOSTTableListMark1"/>
              <w:rPr>
                <w:ins w:id="11133" w:author="Сказецкая Наталья Камилевна" w:date="2024-05-23T16:13:00Z"/>
              </w:rPr>
            </w:pPr>
            <w:ins w:id="11134" w:author="Сказецкая Наталья Камилевна" w:date="2024-05-23T16:13:00Z">
              <w:r w:rsidRPr="0008184D">
                <w:t>«</w:t>
              </w:r>
              <w:r w:rsidRPr="0008184D">
                <w:rPr>
                  <w:lang w:val="en-US"/>
                </w:rPr>
                <w:t>R</w:t>
              </w:r>
              <w:r w:rsidRPr="0008184D">
                <w:t xml:space="preserve">2» </w:t>
              </w:r>
            </w:ins>
            <w:r w:rsidR="00094FA8" w:rsidRPr="00851577">
              <w:t>–</w:t>
            </w:r>
            <w:ins w:id="11135" w:author="Сказецкая Наталья Камилевна" w:date="2024-05-23T16:13:00Z">
              <w:r w:rsidRPr="0008184D">
                <w:t xml:space="preserve"> для строк</w:t>
              </w:r>
            </w:ins>
            <w:ins w:id="11136" w:author="Сказецкая Наталья Камилевна" w:date="2024-05-23T16:30:00Z">
              <w:r w:rsidRPr="0008184D">
                <w:t>, создаваемых при объединении данных разделов</w:t>
              </w:r>
            </w:ins>
            <w:ins w:id="11137" w:author="Сказецкая Наталья Камилевна" w:date="2024-05-23T16:13:00Z">
              <w:r w:rsidRPr="0008184D">
                <w:t xml:space="preserve"> </w:t>
              </w:r>
            </w:ins>
            <w:ins w:id="11138" w:author="Сказецкая Наталья Камилевна" w:date="2024-05-23T16:29:00Z">
              <w:r w:rsidRPr="0008184D">
                <w:rPr>
                  <w:lang w:val="en-US"/>
                </w:rPr>
                <w:t>ACT</w:t>
              </w:r>
              <w:r w:rsidRPr="0008184D">
                <w:t>_766_</w:t>
              </w:r>
              <w:r w:rsidRPr="0008184D">
                <w:rPr>
                  <w:lang w:val="en-US"/>
                </w:rPr>
                <w:t>SND</w:t>
              </w:r>
              <w:r w:rsidRPr="0008184D">
                <w:t>_</w:t>
              </w:r>
              <w:r w:rsidRPr="0008184D">
                <w:rPr>
                  <w:lang w:val="en-US"/>
                </w:rPr>
                <w:t>BO</w:t>
              </w:r>
              <w:r w:rsidRPr="0008184D">
                <w:t xml:space="preserve"> и </w:t>
              </w:r>
              <w:r w:rsidRPr="0008184D">
                <w:rPr>
                  <w:lang w:val="en-US"/>
                </w:rPr>
                <w:lastRenderedPageBreak/>
                <w:t>ACT</w:t>
              </w:r>
              <w:r w:rsidRPr="0008184D">
                <w:t>_766_</w:t>
              </w:r>
              <w:r w:rsidRPr="0008184D">
                <w:rPr>
                  <w:lang w:val="en-US"/>
                </w:rPr>
                <w:t>SND</w:t>
              </w:r>
              <w:r w:rsidRPr="0008184D">
                <w:t>_</w:t>
              </w:r>
              <w:r w:rsidRPr="0008184D">
                <w:rPr>
                  <w:lang w:val="en-US"/>
                </w:rPr>
                <w:t>BO</w:t>
              </w:r>
              <w:r w:rsidRPr="0008184D">
                <w:t>_2</w:t>
              </w:r>
            </w:ins>
            <w:ins w:id="11139" w:author="Сказецкая Наталья Камилевна" w:date="2024-05-23T18:11:00Z">
              <w:r w:rsidRPr="0008184D">
                <w:t xml:space="preserve">. </w:t>
              </w:r>
            </w:ins>
            <w:ins w:id="11140" w:author="Сказецкая Наталья Камилевна" w:date="2024-05-24T15:45:00Z">
              <w:r w:rsidRPr="0008184D">
                <w:t>Соответствие (связь)</w:t>
              </w:r>
            </w:ins>
            <w:ins w:id="11141" w:author="Сказецкая Наталья Камилевна" w:date="2024-05-23T18:11:00Z">
              <w:r w:rsidRPr="0008184D">
                <w:t xml:space="preserve"> строк </w:t>
              </w:r>
            </w:ins>
            <w:ins w:id="11142" w:author="Сказецкая Наталья Камилевна" w:date="2024-05-23T18:35:00Z">
              <w:r w:rsidRPr="0008184D">
                <w:t xml:space="preserve">двух разделов </w:t>
              </w:r>
            </w:ins>
            <w:ins w:id="11143" w:author="Сказецкая Наталья Камилевна" w:date="2024-05-24T15:45:00Z">
              <w:r w:rsidRPr="0008184D">
                <w:t>определяется</w:t>
              </w:r>
            </w:ins>
            <w:ins w:id="11144" w:author="Сказецкая Наталья Камилевна" w:date="2024-05-23T18:12:00Z">
              <w:r w:rsidRPr="0008184D">
                <w:t xml:space="preserve"> по значению параметров </w:t>
              </w:r>
            </w:ins>
            <w:commentRangeStart w:id="11145"/>
            <w:ins w:id="11146" w:author="Сказецкая Наталья Камилевна" w:date="2024-05-23T18:13:00Z">
              <w:r w:rsidRPr="00E7123E">
                <w:rPr>
                  <w:b/>
                </w:rPr>
                <w:t>ACT</w:t>
              </w:r>
            </w:ins>
            <w:commentRangeEnd w:id="11145"/>
            <w:ins w:id="11147" w:author="Сказецкая Наталья Камилевна" w:date="2024-05-31T15:14:00Z">
              <w:r w:rsidRPr="00E7123E">
                <w:rPr>
                  <w:rStyle w:val="afff4"/>
                  <w:b/>
                  <w:sz w:val="22"/>
                  <w:szCs w:val="20"/>
                </w:rPr>
                <w:commentReference w:id="11145"/>
              </w:r>
            </w:ins>
            <w:ins w:id="11148" w:author="Сказецкая Наталья Камилевна" w:date="2024-05-23T18:13:00Z">
              <w:r w:rsidRPr="00E7123E">
                <w:rPr>
                  <w:b/>
                </w:rPr>
                <w:t>_766_SND_BO:</w:t>
              </w:r>
              <w:r w:rsidRPr="006C43A5">
                <w:rPr>
                  <w:highlight w:val="yellow"/>
                  <w:lang w:val="en-US"/>
                </w:rPr>
                <w:t>accNumber</w:t>
              </w:r>
              <w:r w:rsidRPr="006C43A5">
                <w:rPr>
                  <w:highlight w:val="yellow"/>
                </w:rPr>
                <w:t xml:space="preserve"> и </w:t>
              </w:r>
              <w:r w:rsidRPr="00E7123E">
                <w:rPr>
                  <w:b/>
                </w:rPr>
                <w:t>ACT_766_SND_BO_2:</w:t>
              </w:r>
            </w:ins>
            <w:ins w:id="11149" w:author="Краснова Наталья EXP-292913" w:date="2024-10-24T09:50:00Z">
              <w:r>
                <w:rPr>
                  <w:highlight w:val="yellow"/>
                  <w:lang w:val="en-US"/>
                </w:rPr>
                <w:t>a</w:t>
              </w:r>
            </w:ins>
            <w:ins w:id="11150" w:author="Сказецкая Наталья Камилевна" w:date="2024-05-31T15:14:00Z">
              <w:del w:id="11151" w:author="Краснова Наталья EXP-292913" w:date="2024-10-24T09:50:00Z">
                <w:r w:rsidRPr="006C43A5" w:rsidDel="007C2AB4">
                  <w:rPr>
                    <w:highlight w:val="yellow"/>
                    <w:lang w:val="en-US"/>
                  </w:rPr>
                  <w:delText>A</w:delText>
                </w:r>
              </w:del>
            </w:ins>
            <w:ins w:id="11152" w:author="Сказецкая Наталья Камилевна" w:date="2024-05-23T18:13:00Z">
              <w:r w:rsidRPr="006C43A5">
                <w:rPr>
                  <w:highlight w:val="yellow"/>
                  <w:lang w:val="en-US"/>
                </w:rPr>
                <w:t>ccNumber</w:t>
              </w:r>
            </w:ins>
            <w:ins w:id="11153" w:author="Сказецкая Наталья Камилевна" w:date="2024-05-24T15:43:00Z">
              <w:r w:rsidRPr="0008184D">
                <w:t xml:space="preserve">. Информация из строки </w:t>
              </w:r>
            </w:ins>
            <w:ins w:id="11154" w:author="Сказецкая Наталья Камилевна" w:date="2024-05-31T15:15:00Z">
              <w:r>
                <w:t>массива</w:t>
              </w:r>
            </w:ins>
            <w:ins w:id="11155" w:author="Сказецкая Наталья Камилевна" w:date="2024-05-24T15:43:00Z">
              <w:r w:rsidRPr="0008184D">
                <w:t xml:space="preserve"> </w:t>
              </w:r>
            </w:ins>
            <w:ins w:id="11156" w:author="Сказецкая Наталья Камилевна" w:date="2024-05-24T15:44:00Z">
              <w:r w:rsidRPr="0008184D">
                <w:rPr>
                  <w:lang w:val="en-US"/>
                </w:rPr>
                <w:t>ACT</w:t>
              </w:r>
              <w:r w:rsidRPr="0008184D">
                <w:t>_766_</w:t>
              </w:r>
              <w:r w:rsidRPr="0008184D">
                <w:rPr>
                  <w:lang w:val="en-US"/>
                </w:rPr>
                <w:t>SND</w:t>
              </w:r>
              <w:r w:rsidRPr="0008184D">
                <w:t>_</w:t>
              </w:r>
              <w:r w:rsidRPr="0008184D">
                <w:rPr>
                  <w:lang w:val="en-US"/>
                </w:rPr>
                <w:t>BO</w:t>
              </w:r>
              <w:r w:rsidRPr="0008184D">
                <w:t xml:space="preserve"> дублируется в каждой соответс</w:t>
              </w:r>
            </w:ins>
            <w:ins w:id="11157" w:author="Сказецкая Наталья Камилевна" w:date="2024-05-24T15:46:00Z">
              <w:r>
                <w:t>т</w:t>
              </w:r>
            </w:ins>
            <w:ins w:id="11158" w:author="Сказецкая Наталья Камилевна" w:date="2024-05-24T15:44:00Z">
              <w:r w:rsidRPr="0008184D">
                <w:t xml:space="preserve">вующей </w:t>
              </w:r>
            </w:ins>
            <w:ins w:id="11159" w:author="Сказецкая Наталья Камилевна" w:date="2024-05-24T15:45:00Z">
              <w:r w:rsidRPr="0008184D">
                <w:t>ей строке</w:t>
              </w:r>
            </w:ins>
            <w:ins w:id="11160" w:author="Сказецкая Наталья Камилевна" w:date="2024-05-24T15:44:00Z">
              <w:r w:rsidRPr="0008184D">
                <w:t xml:space="preserve"> </w:t>
              </w:r>
            </w:ins>
            <w:ins w:id="11161" w:author="Сказецкая Наталья Камилевна" w:date="2024-05-31T15:15:00Z">
              <w:r>
                <w:t>массива</w:t>
              </w:r>
            </w:ins>
            <w:ins w:id="11162" w:author="Сказецкая Наталья Камилевна" w:date="2024-05-24T15:44:00Z">
              <w:r w:rsidRPr="0008184D">
                <w:t xml:space="preserve"> </w:t>
              </w:r>
            </w:ins>
            <w:ins w:id="11163" w:author="Сказецкая Наталья Камилевна" w:date="2024-05-24T15:45:00Z">
              <w:r w:rsidRPr="0008184D">
                <w:t>ACT_766_SND_BO_2</w:t>
              </w:r>
            </w:ins>
            <w:ins w:id="11164" w:author="Сказецкая Наталья Камилевна" w:date="2024-05-23T16:30:00Z">
              <w:r w:rsidRPr="0008184D">
                <w:t>;</w:t>
              </w:r>
            </w:ins>
          </w:p>
          <w:p w14:paraId="5AA3E519" w14:textId="67B7DF0E" w:rsidR="00AF62DB" w:rsidRPr="005444DC" w:rsidRDefault="00AF62DB" w:rsidP="00AF62DB">
            <w:pPr>
              <w:pStyle w:val="GOSTTableListMark1"/>
              <w:rPr>
                <w:ins w:id="11165" w:author="Сказецкая Наталья Камилевна" w:date="2024-05-23T16:12:00Z"/>
              </w:rPr>
            </w:pPr>
            <w:ins w:id="11166" w:author="Сказецкая Наталья Камилевна" w:date="2024-05-23T16:13:00Z">
              <w:r w:rsidRPr="0008184D">
                <w:t xml:space="preserve">«R3» </w:t>
              </w:r>
            </w:ins>
            <w:r w:rsidR="00094FA8" w:rsidRPr="00851577">
              <w:t>–</w:t>
            </w:r>
            <w:ins w:id="11167" w:author="Сказецкая Наталья Камилевна" w:date="2024-05-23T16:13:00Z">
              <w:r w:rsidRPr="0008184D">
                <w:t xml:space="preserve"> для строк</w:t>
              </w:r>
            </w:ins>
            <w:ins w:id="11168" w:author="Сказецкая Наталья Камилевна" w:date="2024-05-23T16:30:00Z">
              <w:r w:rsidRPr="0008184D">
                <w:t xml:space="preserve">, создаваемых при объединении данных разделов </w:t>
              </w:r>
            </w:ins>
            <w:ins w:id="11169" w:author="Сказецкая Наталья Камилевна" w:date="2024-05-23T18:07:00Z">
              <w:r w:rsidRPr="0008184D">
                <w:rPr>
                  <w:lang w:val="en-US"/>
                </w:rPr>
                <w:t>ACT</w:t>
              </w:r>
              <w:r w:rsidRPr="0008184D">
                <w:t>_766_</w:t>
              </w:r>
              <w:r w:rsidRPr="0008184D">
                <w:rPr>
                  <w:lang w:val="en-US"/>
                </w:rPr>
                <w:t>SND</w:t>
              </w:r>
              <w:r w:rsidRPr="0008184D">
                <w:t>_</w:t>
              </w:r>
              <w:r w:rsidRPr="0008184D">
                <w:rPr>
                  <w:lang w:val="en-US"/>
                </w:rPr>
                <w:t>DO</w:t>
              </w:r>
              <w:r w:rsidRPr="0008184D">
                <w:t xml:space="preserve">_2 и </w:t>
              </w:r>
              <w:r w:rsidRPr="0008184D">
                <w:rPr>
                  <w:lang w:val="en-US"/>
                </w:rPr>
                <w:t>ACT</w:t>
              </w:r>
              <w:r w:rsidRPr="0008184D">
                <w:t>_766_</w:t>
              </w:r>
              <w:r w:rsidRPr="0008184D">
                <w:rPr>
                  <w:lang w:val="en-US"/>
                </w:rPr>
                <w:t>SND</w:t>
              </w:r>
              <w:r w:rsidRPr="0008184D">
                <w:t>_</w:t>
              </w:r>
              <w:r w:rsidRPr="0008184D">
                <w:rPr>
                  <w:lang w:val="en-US"/>
                </w:rPr>
                <w:t>DO</w:t>
              </w:r>
              <w:r w:rsidRPr="0008184D">
                <w:t>_2</w:t>
              </w:r>
            </w:ins>
            <w:ins w:id="11170" w:author="Сказецкая Наталья Камилевна" w:date="2024-05-23T18:14:00Z">
              <w:r w:rsidRPr="0008184D">
                <w:t xml:space="preserve">. </w:t>
              </w:r>
            </w:ins>
            <w:ins w:id="11171" w:author="Сказецкая Наталья Камилевна" w:date="2024-05-24T15:48:00Z">
              <w:r>
                <w:t>Соответствие (связь)</w:t>
              </w:r>
            </w:ins>
            <w:ins w:id="11172" w:author="Сказецкая Наталья Камилевна" w:date="2024-05-23T18:14:00Z">
              <w:r w:rsidRPr="0008184D">
                <w:t xml:space="preserve"> строк </w:t>
              </w:r>
            </w:ins>
            <w:ins w:id="11173" w:author="Сказецкая Наталья Камилевна" w:date="2024-05-23T18:35:00Z">
              <w:r w:rsidRPr="0008184D">
                <w:t xml:space="preserve">двух разделов </w:t>
              </w:r>
            </w:ins>
            <w:ins w:id="11174" w:author="Сказецкая Наталья Камилевна" w:date="2024-05-24T15:48:00Z">
              <w:r>
                <w:t>определяется</w:t>
              </w:r>
            </w:ins>
            <w:ins w:id="11175" w:author="Сказецкая Наталья Камилевна" w:date="2024-05-23T18:14:00Z">
              <w:r w:rsidRPr="0008184D">
                <w:t xml:space="preserve"> по значению параметров </w:t>
              </w:r>
              <w:r w:rsidRPr="00E7123E">
                <w:rPr>
                  <w:b/>
                </w:rPr>
                <w:t>ACT_766_SND_</w:t>
              </w:r>
            </w:ins>
            <w:ins w:id="11176" w:author="Сказецкая Наталья Камилевна" w:date="2024-05-24T15:49:00Z">
              <w:r w:rsidRPr="00E7123E">
                <w:rPr>
                  <w:b/>
                </w:rPr>
                <w:t>D</w:t>
              </w:r>
            </w:ins>
            <w:ins w:id="11177" w:author="Сказецкая Наталья Камилевна" w:date="2024-05-23T18:14:00Z">
              <w:r w:rsidRPr="00E7123E">
                <w:rPr>
                  <w:b/>
                </w:rPr>
                <w:t>O</w:t>
              </w:r>
              <w:r w:rsidRPr="0008184D">
                <w:t>:</w:t>
              </w:r>
              <w:r w:rsidRPr="0008184D">
                <w:rPr>
                  <w:lang w:val="en-US"/>
                </w:rPr>
                <w:t>accNumber</w:t>
              </w:r>
              <w:r w:rsidRPr="0008184D">
                <w:t xml:space="preserve"> и </w:t>
              </w:r>
              <w:r w:rsidRPr="00E7123E">
                <w:rPr>
                  <w:b/>
                </w:rPr>
                <w:t>ACT_766_SND_</w:t>
              </w:r>
            </w:ins>
            <w:ins w:id="11178" w:author="Сказецкая Наталья Камилевна" w:date="2024-05-24T15:49:00Z">
              <w:r w:rsidRPr="00E7123E">
                <w:rPr>
                  <w:b/>
                </w:rPr>
                <w:t>D</w:t>
              </w:r>
            </w:ins>
            <w:ins w:id="11179" w:author="Сказецкая Наталья Камилевна" w:date="2024-05-23T18:14:00Z">
              <w:r w:rsidRPr="00E7123E">
                <w:rPr>
                  <w:b/>
                </w:rPr>
                <w:t>O_2:</w:t>
              </w:r>
              <w:r w:rsidRPr="0008184D">
                <w:rPr>
                  <w:lang w:val="en-US"/>
                </w:rPr>
                <w:t>accNumber</w:t>
              </w:r>
            </w:ins>
            <w:ins w:id="11180" w:author="Сказецкая Наталья Камилевна" w:date="2024-05-24T15:48:00Z">
              <w:r>
                <w:t>.</w:t>
              </w:r>
            </w:ins>
            <w:ins w:id="11181" w:author="Сказецкая Наталья Камилевна" w:date="2024-05-24T15:49:00Z">
              <w:r>
                <w:t xml:space="preserve"> </w:t>
              </w:r>
              <w:r w:rsidRPr="0008184D">
                <w:t xml:space="preserve">Информация из строки </w:t>
              </w:r>
            </w:ins>
            <w:ins w:id="11182" w:author="Сказецкая Наталья Камилевна" w:date="2024-05-31T15:16:00Z">
              <w:r>
                <w:t>массива</w:t>
              </w:r>
            </w:ins>
            <w:ins w:id="11183" w:author="Сказецкая Наталья Камилевна" w:date="2024-05-24T15:49:00Z">
              <w:r w:rsidRPr="0008184D">
                <w:t xml:space="preserve"> </w:t>
              </w:r>
              <w:r w:rsidRPr="0008184D">
                <w:rPr>
                  <w:lang w:val="en-US"/>
                </w:rPr>
                <w:t>ACT</w:t>
              </w:r>
              <w:r w:rsidRPr="0008184D">
                <w:t>_766_</w:t>
              </w:r>
              <w:r w:rsidRPr="0008184D">
                <w:rPr>
                  <w:lang w:val="en-US"/>
                </w:rPr>
                <w:t>SND</w:t>
              </w:r>
              <w:r w:rsidRPr="0008184D">
                <w:t>_</w:t>
              </w:r>
              <w:r>
                <w:rPr>
                  <w:lang w:val="en-US"/>
                </w:rPr>
                <w:t>D</w:t>
              </w:r>
              <w:r w:rsidRPr="0008184D">
                <w:rPr>
                  <w:lang w:val="en-US"/>
                </w:rPr>
                <w:t>O</w:t>
              </w:r>
              <w:r w:rsidRPr="0008184D">
                <w:t xml:space="preserve"> дублируется в каждой соответс</w:t>
              </w:r>
              <w:r>
                <w:t>т</w:t>
              </w:r>
              <w:r w:rsidRPr="0008184D">
                <w:t xml:space="preserve">вующей ей строке </w:t>
              </w:r>
            </w:ins>
            <w:ins w:id="11184" w:author="Сказецкая Наталья Камилевна" w:date="2024-05-31T15:16:00Z">
              <w:r>
                <w:t>массива</w:t>
              </w:r>
            </w:ins>
            <w:ins w:id="11185" w:author="Сказецкая Наталья Камилевна" w:date="2024-05-24T15:49:00Z">
              <w:r w:rsidRPr="0008184D">
                <w:t xml:space="preserve"> </w:t>
              </w:r>
              <w:r>
                <w:t>ACT_766_SND_</w:t>
              </w:r>
              <w:r>
                <w:rPr>
                  <w:lang w:val="en-US"/>
                </w:rPr>
                <w:t>D</w:t>
              </w:r>
              <w:r w:rsidRPr="0008184D">
                <w:t>O_2</w:t>
              </w:r>
            </w:ins>
          </w:p>
        </w:tc>
      </w:tr>
      <w:tr w:rsidR="00AF62DB" w:rsidRPr="00B9499D" w14:paraId="15BEB67A" w14:textId="77777777" w:rsidTr="00F265CC">
        <w:tc>
          <w:tcPr>
            <w:tcW w:w="1109" w:type="pct"/>
          </w:tcPr>
          <w:p w14:paraId="0D1A2DA3" w14:textId="77777777" w:rsidR="00AF62DB" w:rsidRPr="00A95371" w:rsidRDefault="00AF62DB" w:rsidP="00AF62DB">
            <w:pPr>
              <w:pStyle w:val="GOSTTablenorm"/>
            </w:pPr>
            <w:r w:rsidRPr="00A95371">
              <w:lastRenderedPageBreak/>
              <w:t>Оборот_Дт</w:t>
            </w:r>
          </w:p>
        </w:tc>
        <w:tc>
          <w:tcPr>
            <w:tcW w:w="302" w:type="pct"/>
          </w:tcPr>
          <w:p w14:paraId="4055750C" w14:textId="77777777" w:rsidR="00AF62DB" w:rsidRPr="00A95371" w:rsidRDefault="00AF62DB" w:rsidP="00AF62DB">
            <w:pPr>
              <w:pStyle w:val="GOSTTablenorm"/>
            </w:pPr>
            <w:r w:rsidRPr="00A95371">
              <w:t>да</w:t>
            </w:r>
          </w:p>
        </w:tc>
        <w:tc>
          <w:tcPr>
            <w:tcW w:w="1109" w:type="pct"/>
          </w:tcPr>
          <w:p w14:paraId="297814FE" w14:textId="7E304BEE" w:rsidR="00AF62DB" w:rsidRPr="00A95371" w:rsidRDefault="00AF62DB" w:rsidP="00AF62DB">
            <w:pPr>
              <w:pStyle w:val="GOSTTablenorm"/>
            </w:pPr>
            <w:r w:rsidRPr="00A95371">
              <w:t>Оборот по дебету в валюте учета (рубли)</w:t>
            </w:r>
            <w:ins w:id="11186" w:author="Сказецкая Наталья Камилевна" w:date="2024-05-23T18:09:00Z">
              <w:r>
                <w:t xml:space="preserve"> </w:t>
              </w:r>
              <w:r>
                <w:rPr>
                  <w:szCs w:val="22"/>
                </w:rPr>
                <w:t>(по строке документа)</w:t>
              </w:r>
            </w:ins>
          </w:p>
        </w:tc>
        <w:tc>
          <w:tcPr>
            <w:tcW w:w="1109" w:type="pct"/>
          </w:tcPr>
          <w:p w14:paraId="7ECA209F" w14:textId="77777777" w:rsidR="00AF62DB" w:rsidRPr="00A95371" w:rsidRDefault="00AF62DB" w:rsidP="00AF62DB">
            <w:pPr>
              <w:pStyle w:val="GOSTTablenorm"/>
            </w:pPr>
            <w:r w:rsidRPr="00E7123E">
              <w:rPr>
                <w:b/>
              </w:rPr>
              <w:t>PUiO_VLS_A:</w:t>
            </w:r>
            <w:r w:rsidRPr="00A95371">
              <w:t>TurnoverDT</w:t>
            </w:r>
          </w:p>
        </w:tc>
        <w:tc>
          <w:tcPr>
            <w:tcW w:w="1371" w:type="pct"/>
          </w:tcPr>
          <w:p w14:paraId="2B52777D" w14:textId="33395434" w:rsidR="00AF62DB" w:rsidRPr="00A95371" w:rsidRDefault="00AF62DB" w:rsidP="00AF62DB">
            <w:pPr>
              <w:pStyle w:val="GOSTTablenorm"/>
            </w:pPr>
            <w:r w:rsidRPr="00A95371">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AF62DB" w:rsidRPr="00B9499D" w14:paraId="2207295D" w14:textId="77777777" w:rsidTr="00F265CC">
        <w:tc>
          <w:tcPr>
            <w:tcW w:w="1109" w:type="pct"/>
          </w:tcPr>
          <w:p w14:paraId="506B2569" w14:textId="77777777" w:rsidR="00AF62DB" w:rsidRPr="00A95371" w:rsidRDefault="00AF62DB" w:rsidP="00AF62DB">
            <w:pPr>
              <w:pStyle w:val="GOSTTablenorm"/>
            </w:pPr>
            <w:r w:rsidRPr="00A95371">
              <w:t>Оборот_Кт</w:t>
            </w:r>
          </w:p>
        </w:tc>
        <w:tc>
          <w:tcPr>
            <w:tcW w:w="302" w:type="pct"/>
          </w:tcPr>
          <w:p w14:paraId="398704BD" w14:textId="77777777" w:rsidR="00AF62DB" w:rsidRPr="00A95371" w:rsidRDefault="00AF62DB" w:rsidP="00AF62DB">
            <w:pPr>
              <w:pStyle w:val="GOSTTablenorm"/>
            </w:pPr>
            <w:r w:rsidRPr="00A95371">
              <w:t>да</w:t>
            </w:r>
          </w:p>
        </w:tc>
        <w:tc>
          <w:tcPr>
            <w:tcW w:w="1109" w:type="pct"/>
          </w:tcPr>
          <w:p w14:paraId="0BCD871A" w14:textId="2319F4D2" w:rsidR="00AF62DB" w:rsidRPr="00A95371" w:rsidRDefault="00AF62DB" w:rsidP="00AF62DB">
            <w:pPr>
              <w:pStyle w:val="GOSTTablenorm"/>
            </w:pPr>
            <w:r w:rsidRPr="00A95371">
              <w:t>Оборот по кредиту в валюте учета (рубли)</w:t>
            </w:r>
            <w:ins w:id="11187" w:author="Сказецкая Наталья Камилевна" w:date="2024-05-23T18:09:00Z">
              <w:r>
                <w:t xml:space="preserve"> </w:t>
              </w:r>
              <w:r>
                <w:rPr>
                  <w:szCs w:val="22"/>
                </w:rPr>
                <w:t>(по строке документа)</w:t>
              </w:r>
            </w:ins>
          </w:p>
        </w:tc>
        <w:tc>
          <w:tcPr>
            <w:tcW w:w="1109" w:type="pct"/>
          </w:tcPr>
          <w:p w14:paraId="66C4AC03" w14:textId="77777777" w:rsidR="00AF62DB" w:rsidRPr="00A95371" w:rsidRDefault="00AF62DB" w:rsidP="00AF62DB">
            <w:pPr>
              <w:pStyle w:val="GOSTTablenorm"/>
            </w:pPr>
            <w:r w:rsidRPr="00E7123E">
              <w:rPr>
                <w:b/>
              </w:rPr>
              <w:t>PUiO_VLS_A:</w:t>
            </w:r>
            <w:r w:rsidRPr="00A95371">
              <w:t>TurnoverKT</w:t>
            </w:r>
          </w:p>
        </w:tc>
        <w:tc>
          <w:tcPr>
            <w:tcW w:w="1371" w:type="pct"/>
          </w:tcPr>
          <w:p w14:paraId="2207D871" w14:textId="58CE1F2D" w:rsidR="00AF62DB" w:rsidRPr="00A95371" w:rsidRDefault="00AF62DB" w:rsidP="00AF62DB">
            <w:pPr>
              <w:pStyle w:val="GOSTTablenorm"/>
            </w:pPr>
            <w:r w:rsidRPr="00A95371">
              <w:t>Сумма передается в единицах валюты с точностью 2 знака после запятой - необхо</w:t>
            </w:r>
            <w:r w:rsidRPr="00A95371">
              <w:lastRenderedPageBreak/>
              <w:t>димо конвертировать в минимальные единицы валюты (для данного типа документов умножить на 100)</w:t>
            </w:r>
          </w:p>
        </w:tc>
      </w:tr>
      <w:tr w:rsidR="00AF62DB" w:rsidRPr="00B9499D" w14:paraId="5241EE03" w14:textId="77777777" w:rsidTr="00F265CC">
        <w:tc>
          <w:tcPr>
            <w:tcW w:w="1109" w:type="pct"/>
          </w:tcPr>
          <w:p w14:paraId="07CAA51D" w14:textId="7C1E9AEA" w:rsidR="00AF62DB" w:rsidRPr="00A95371" w:rsidRDefault="00AF62DB" w:rsidP="00AF62DB">
            <w:pPr>
              <w:pStyle w:val="GOSTTablenorm"/>
            </w:pPr>
            <w:r w:rsidRPr="00A95371">
              <w:lastRenderedPageBreak/>
              <w:t>Оборот_Дт_валюта</w:t>
            </w:r>
          </w:p>
        </w:tc>
        <w:tc>
          <w:tcPr>
            <w:tcW w:w="302" w:type="pct"/>
          </w:tcPr>
          <w:p w14:paraId="042CF23A" w14:textId="3D29EAC9" w:rsidR="00AF62DB" w:rsidRPr="00A95371" w:rsidRDefault="00AF62DB" w:rsidP="00AF62DB">
            <w:pPr>
              <w:pStyle w:val="GOSTTablenorm"/>
            </w:pPr>
            <w:r w:rsidRPr="00A95371">
              <w:t>да</w:t>
            </w:r>
          </w:p>
        </w:tc>
        <w:tc>
          <w:tcPr>
            <w:tcW w:w="1109" w:type="pct"/>
          </w:tcPr>
          <w:p w14:paraId="4B554062" w14:textId="3A6F7659" w:rsidR="00AF62DB" w:rsidRPr="00A95371" w:rsidRDefault="00AF62DB" w:rsidP="00AF62DB">
            <w:pPr>
              <w:pStyle w:val="GOSTTablenorm"/>
            </w:pPr>
            <w:r w:rsidRPr="00A95371">
              <w:t>Введенный дебет в валюте операции</w:t>
            </w:r>
            <w:ins w:id="11188" w:author="Сказецкая Наталья Камилевна" w:date="2024-05-23T18:09:00Z">
              <w:r>
                <w:t xml:space="preserve"> </w:t>
              </w:r>
              <w:r>
                <w:rPr>
                  <w:szCs w:val="22"/>
                </w:rPr>
                <w:t>(по строке документа)</w:t>
              </w:r>
            </w:ins>
          </w:p>
        </w:tc>
        <w:tc>
          <w:tcPr>
            <w:tcW w:w="1109" w:type="pct"/>
          </w:tcPr>
          <w:p w14:paraId="2093DAFA" w14:textId="77777777" w:rsidR="00AF62DB" w:rsidRPr="00A95371" w:rsidRDefault="00AF62DB" w:rsidP="00AF62DB">
            <w:pPr>
              <w:pStyle w:val="GOSTTablenorm"/>
            </w:pPr>
            <w:r w:rsidRPr="00E7123E">
              <w:rPr>
                <w:b/>
              </w:rPr>
              <w:t>PUiO_VLS_A:</w:t>
            </w:r>
            <w:r w:rsidRPr="00A95371">
              <w:t>EnteredDT</w:t>
            </w:r>
          </w:p>
        </w:tc>
        <w:tc>
          <w:tcPr>
            <w:tcW w:w="1371" w:type="pct"/>
          </w:tcPr>
          <w:p w14:paraId="63446775" w14:textId="649185C9" w:rsidR="00AF62DB" w:rsidRPr="00A95371" w:rsidRDefault="00AF62DB" w:rsidP="00AF62DB">
            <w:pPr>
              <w:pStyle w:val="GOSTTablenorm"/>
            </w:pPr>
            <w:r w:rsidRPr="00A95371">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AF62DB" w:rsidRPr="00B9499D" w14:paraId="1926D92F" w14:textId="77777777" w:rsidTr="00F265CC">
        <w:tc>
          <w:tcPr>
            <w:tcW w:w="1109" w:type="pct"/>
          </w:tcPr>
          <w:p w14:paraId="4654C241" w14:textId="65D1F7C9" w:rsidR="00AF62DB" w:rsidRPr="00B9499D" w:rsidRDefault="00AF62DB" w:rsidP="00AF62DB">
            <w:pPr>
              <w:pStyle w:val="GOSTTablenorm"/>
            </w:pPr>
            <w:r w:rsidRPr="009645C1">
              <w:t>Оборот_Кт</w:t>
            </w:r>
            <w:r>
              <w:t>_валюта</w:t>
            </w:r>
          </w:p>
        </w:tc>
        <w:tc>
          <w:tcPr>
            <w:tcW w:w="302" w:type="pct"/>
          </w:tcPr>
          <w:p w14:paraId="3CAD174C" w14:textId="431BC372" w:rsidR="00AF62DB" w:rsidRPr="00B9499D" w:rsidRDefault="00AF62DB" w:rsidP="00AF62DB">
            <w:pPr>
              <w:pStyle w:val="GOSTTablenorm"/>
            </w:pPr>
            <w:r w:rsidRPr="00B9499D">
              <w:t>да</w:t>
            </w:r>
          </w:p>
        </w:tc>
        <w:tc>
          <w:tcPr>
            <w:tcW w:w="1109" w:type="pct"/>
          </w:tcPr>
          <w:p w14:paraId="576396B9" w14:textId="1F8CE0FC" w:rsidR="00AF62DB" w:rsidRPr="00B9499D" w:rsidRDefault="00AF62DB" w:rsidP="00AF62DB">
            <w:pPr>
              <w:pStyle w:val="GOSTTablenorm"/>
            </w:pPr>
            <w:r w:rsidRPr="00B9499D">
              <w:t>Введенный кредит</w:t>
            </w:r>
            <w:r>
              <w:t xml:space="preserve"> в валюте операции</w:t>
            </w:r>
            <w:ins w:id="11189" w:author="Сказецкая Наталья Камилевна" w:date="2024-05-23T18:09:00Z">
              <w:r>
                <w:t xml:space="preserve"> </w:t>
              </w:r>
              <w:r>
                <w:rPr>
                  <w:szCs w:val="22"/>
                </w:rPr>
                <w:t>(по строке документа)</w:t>
              </w:r>
            </w:ins>
          </w:p>
        </w:tc>
        <w:tc>
          <w:tcPr>
            <w:tcW w:w="1109" w:type="pct"/>
          </w:tcPr>
          <w:p w14:paraId="229A286D" w14:textId="77777777" w:rsidR="00AF62DB" w:rsidRPr="00B9499D" w:rsidRDefault="00AF62DB" w:rsidP="00AF62DB">
            <w:pPr>
              <w:pStyle w:val="GOSTTablenorm"/>
            </w:pPr>
            <w:r w:rsidRPr="00E7123E">
              <w:rPr>
                <w:b/>
              </w:rPr>
              <w:t>PUiO_VLS_A:</w:t>
            </w:r>
            <w:r w:rsidRPr="00B9499D">
              <w:t>EnteredKT</w:t>
            </w:r>
          </w:p>
        </w:tc>
        <w:tc>
          <w:tcPr>
            <w:tcW w:w="1371" w:type="pct"/>
          </w:tcPr>
          <w:p w14:paraId="0F0DA2AF" w14:textId="7F762AEE" w:rsidR="00AF62DB" w:rsidRPr="00B9499D" w:rsidRDefault="00AF62DB" w:rsidP="00AF62DB">
            <w:pPr>
              <w:pStyle w:val="GOSTTablenorm"/>
            </w:pPr>
            <w:r w:rsidRPr="00B9499D">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AF62DB" w:rsidRPr="00B9499D" w14:paraId="0026AA55" w14:textId="77777777" w:rsidTr="00F265CC">
        <w:tc>
          <w:tcPr>
            <w:tcW w:w="1109" w:type="pct"/>
          </w:tcPr>
          <w:p w14:paraId="0266B01A" w14:textId="77777777" w:rsidR="00AF62DB" w:rsidRPr="00B9499D" w:rsidRDefault="00AF62DB" w:rsidP="00AF62DB">
            <w:pPr>
              <w:pStyle w:val="GOSTTablenorm"/>
            </w:pPr>
            <w:r w:rsidRPr="00B9499D">
              <w:t>Остаток_Дт</w:t>
            </w:r>
          </w:p>
        </w:tc>
        <w:tc>
          <w:tcPr>
            <w:tcW w:w="302" w:type="pct"/>
          </w:tcPr>
          <w:p w14:paraId="387E889F" w14:textId="77777777" w:rsidR="00AF62DB" w:rsidRPr="00B9499D" w:rsidRDefault="00AF62DB" w:rsidP="00AF62DB">
            <w:pPr>
              <w:pStyle w:val="GOSTTablenorm"/>
            </w:pPr>
            <w:r w:rsidRPr="00B9499D">
              <w:t>да</w:t>
            </w:r>
          </w:p>
        </w:tc>
        <w:tc>
          <w:tcPr>
            <w:tcW w:w="1109" w:type="pct"/>
          </w:tcPr>
          <w:p w14:paraId="694C17EC" w14:textId="17478A22" w:rsidR="00AF62DB" w:rsidRPr="00B9499D" w:rsidRDefault="00AF62DB" w:rsidP="00AF62DB">
            <w:pPr>
              <w:pStyle w:val="GOSTTablenorm"/>
            </w:pPr>
            <w:r w:rsidRPr="00B9499D">
              <w:t>Остаток по дебету</w:t>
            </w:r>
            <w:r>
              <w:t xml:space="preserve"> в валюте операции</w:t>
            </w:r>
            <w:ins w:id="11190" w:author="Сказецкая Наталья Камилевна" w:date="2024-05-23T18:09:00Z">
              <w:r>
                <w:t xml:space="preserve"> </w:t>
              </w:r>
              <w:r>
                <w:rPr>
                  <w:szCs w:val="22"/>
                </w:rPr>
                <w:t>(по строке документа)</w:t>
              </w:r>
            </w:ins>
          </w:p>
        </w:tc>
        <w:tc>
          <w:tcPr>
            <w:tcW w:w="1109" w:type="pct"/>
          </w:tcPr>
          <w:p w14:paraId="273EB99D" w14:textId="77777777" w:rsidR="00AF62DB" w:rsidRPr="00B9499D" w:rsidRDefault="00AF62DB" w:rsidP="00AF62DB">
            <w:pPr>
              <w:pStyle w:val="GOSTTablenorm"/>
            </w:pPr>
            <w:r w:rsidRPr="00E7123E">
              <w:rPr>
                <w:b/>
              </w:rPr>
              <w:t>PUiO_VLS_A:</w:t>
            </w:r>
            <w:r w:rsidRPr="00B9499D">
              <w:t>BalanseDT</w:t>
            </w:r>
          </w:p>
        </w:tc>
        <w:tc>
          <w:tcPr>
            <w:tcW w:w="1371" w:type="pct"/>
          </w:tcPr>
          <w:p w14:paraId="2C637FB2" w14:textId="4A79A53C" w:rsidR="00AF62DB" w:rsidRPr="00B9499D" w:rsidRDefault="00AF62DB" w:rsidP="00AF62DB">
            <w:pPr>
              <w:pStyle w:val="GOSTTablenorm"/>
            </w:pPr>
            <w:r w:rsidRPr="00B9499D">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AF62DB" w:rsidRPr="00B9499D" w14:paraId="387D8E37" w14:textId="77777777" w:rsidTr="00F265CC">
        <w:tc>
          <w:tcPr>
            <w:tcW w:w="1109" w:type="pct"/>
          </w:tcPr>
          <w:p w14:paraId="66612A1C" w14:textId="77777777" w:rsidR="00AF62DB" w:rsidRPr="00B9499D" w:rsidRDefault="00AF62DB" w:rsidP="00AF62DB">
            <w:pPr>
              <w:pStyle w:val="GOSTTablenorm"/>
            </w:pPr>
            <w:r w:rsidRPr="00B9499D">
              <w:t>Остаток_Кт</w:t>
            </w:r>
          </w:p>
        </w:tc>
        <w:tc>
          <w:tcPr>
            <w:tcW w:w="302" w:type="pct"/>
          </w:tcPr>
          <w:p w14:paraId="38996CF5" w14:textId="77777777" w:rsidR="00AF62DB" w:rsidRPr="00B9499D" w:rsidRDefault="00AF62DB" w:rsidP="00AF62DB">
            <w:pPr>
              <w:pStyle w:val="GOSTTablenorm"/>
            </w:pPr>
            <w:r w:rsidRPr="00B9499D">
              <w:t>да</w:t>
            </w:r>
          </w:p>
        </w:tc>
        <w:tc>
          <w:tcPr>
            <w:tcW w:w="1109" w:type="pct"/>
          </w:tcPr>
          <w:p w14:paraId="70F5D3BC" w14:textId="3A2D4D0B" w:rsidR="00AF62DB" w:rsidRPr="00B9499D" w:rsidRDefault="00AF62DB" w:rsidP="00AF62DB">
            <w:pPr>
              <w:pStyle w:val="GOSTTablenorm"/>
            </w:pPr>
            <w:r w:rsidRPr="00B9499D">
              <w:t>Остаток по кредиту</w:t>
            </w:r>
            <w:r>
              <w:t xml:space="preserve"> в валюте операции</w:t>
            </w:r>
            <w:ins w:id="11191" w:author="Сказецкая Наталья Камилевна" w:date="2024-05-23T18:09:00Z">
              <w:r>
                <w:t xml:space="preserve"> </w:t>
              </w:r>
              <w:r>
                <w:rPr>
                  <w:szCs w:val="22"/>
                </w:rPr>
                <w:t>(по строке документа)</w:t>
              </w:r>
            </w:ins>
          </w:p>
        </w:tc>
        <w:tc>
          <w:tcPr>
            <w:tcW w:w="1109" w:type="pct"/>
          </w:tcPr>
          <w:p w14:paraId="21C8C03F" w14:textId="77777777" w:rsidR="00AF62DB" w:rsidRPr="00B9499D" w:rsidRDefault="00AF62DB" w:rsidP="00AF62DB">
            <w:pPr>
              <w:pStyle w:val="GOSTTablenorm"/>
            </w:pPr>
            <w:r w:rsidRPr="00E7123E">
              <w:rPr>
                <w:b/>
              </w:rPr>
              <w:t>PUiO_VLS_A:</w:t>
            </w:r>
            <w:r w:rsidRPr="00B9499D">
              <w:t>BalanseKT</w:t>
            </w:r>
          </w:p>
        </w:tc>
        <w:tc>
          <w:tcPr>
            <w:tcW w:w="1371" w:type="pct"/>
          </w:tcPr>
          <w:p w14:paraId="2D83E88F" w14:textId="46800068" w:rsidR="00AF62DB" w:rsidRPr="00B9499D" w:rsidRDefault="00AF62DB" w:rsidP="00AF62DB">
            <w:pPr>
              <w:pStyle w:val="GOSTTablenorm"/>
            </w:pPr>
            <w:r w:rsidRPr="00B9499D">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AF62DB" w:rsidRPr="00B9499D" w14:paraId="0155092C" w14:textId="77777777" w:rsidTr="00F265CC">
        <w:tc>
          <w:tcPr>
            <w:tcW w:w="1109" w:type="pct"/>
          </w:tcPr>
          <w:p w14:paraId="0C513912" w14:textId="3D3F711D" w:rsidR="00AF62DB" w:rsidRPr="00B9499D" w:rsidRDefault="00AF62DB" w:rsidP="00AF62DB">
            <w:pPr>
              <w:pStyle w:val="GOSTTablenorm"/>
            </w:pPr>
            <w:r w:rsidRPr="009645C1">
              <w:t>Остаток_Дт</w:t>
            </w:r>
            <w:r>
              <w:t>_валюта</w:t>
            </w:r>
          </w:p>
        </w:tc>
        <w:tc>
          <w:tcPr>
            <w:tcW w:w="302" w:type="pct"/>
          </w:tcPr>
          <w:p w14:paraId="23071A0B" w14:textId="45E32B98" w:rsidR="00AF62DB" w:rsidRPr="00B9499D" w:rsidRDefault="00AF62DB" w:rsidP="00AF62DB">
            <w:pPr>
              <w:pStyle w:val="GOSTTablenorm"/>
            </w:pPr>
            <w:r w:rsidRPr="009645C1">
              <w:t>да</w:t>
            </w:r>
          </w:p>
        </w:tc>
        <w:tc>
          <w:tcPr>
            <w:tcW w:w="1109" w:type="pct"/>
          </w:tcPr>
          <w:p w14:paraId="627EDBCE" w14:textId="39DA18B0" w:rsidR="00AF62DB" w:rsidRPr="00B9499D" w:rsidRDefault="00AF62DB" w:rsidP="00AF62DB">
            <w:pPr>
              <w:pStyle w:val="GOSTTablenorm"/>
            </w:pPr>
            <w:r w:rsidRPr="009645C1">
              <w:t>Остаток по дебету</w:t>
            </w:r>
            <w:r>
              <w:t xml:space="preserve"> в валюте учета (рубли)</w:t>
            </w:r>
            <w:ins w:id="11192" w:author="Сказецкая Наталья Камилевна" w:date="2024-05-23T18:09:00Z">
              <w:r>
                <w:t xml:space="preserve"> </w:t>
              </w:r>
              <w:r>
                <w:rPr>
                  <w:szCs w:val="22"/>
                </w:rPr>
                <w:t>(по строке документа)</w:t>
              </w:r>
            </w:ins>
          </w:p>
        </w:tc>
        <w:tc>
          <w:tcPr>
            <w:tcW w:w="1109" w:type="pct"/>
          </w:tcPr>
          <w:p w14:paraId="37C35670" w14:textId="6B0DFC1D" w:rsidR="00AF62DB" w:rsidRPr="0017407D" w:rsidRDefault="00AF62DB" w:rsidP="00AF62DB">
            <w:pPr>
              <w:pStyle w:val="GOSTTablenorm"/>
              <w:rPr>
                <w:lang w:val="en-US"/>
              </w:rPr>
            </w:pPr>
            <w:r w:rsidRPr="00F03C43">
              <w:rPr>
                <w:b/>
                <w:lang w:val="en-US"/>
              </w:rPr>
              <w:t>PUiO_VLS_A</w:t>
            </w:r>
            <w:r w:rsidRPr="00E95E2F">
              <w:rPr>
                <w:lang w:val="en-US"/>
              </w:rPr>
              <w:t>:BalanseDT_Cur</w:t>
            </w:r>
          </w:p>
        </w:tc>
        <w:tc>
          <w:tcPr>
            <w:tcW w:w="1371" w:type="pct"/>
          </w:tcPr>
          <w:p w14:paraId="5BD7D00A" w14:textId="06DD7F2A" w:rsidR="00AF62DB" w:rsidRPr="00B9499D" w:rsidRDefault="00AF62DB" w:rsidP="00AF62DB">
            <w:pPr>
              <w:pStyle w:val="GOSTTablenorm"/>
            </w:pPr>
            <w:r w:rsidRPr="00712986">
              <w:t>Сумма передается в единицах валюты с точностью 2 знака после запятой -</w:t>
            </w:r>
            <w:r>
              <w:t xml:space="preserve"> необходимо конвертировать в ми</w:t>
            </w:r>
            <w:r w:rsidRPr="00712986">
              <w:t>нимальные единицы валюты (для данного типа докумен</w:t>
            </w:r>
            <w:r w:rsidRPr="00712986">
              <w:lastRenderedPageBreak/>
              <w:t>тов умножить на 100)</w:t>
            </w:r>
          </w:p>
        </w:tc>
      </w:tr>
      <w:tr w:rsidR="00AF62DB" w:rsidRPr="00B9499D" w14:paraId="5A92956B" w14:textId="77777777" w:rsidTr="00F265CC">
        <w:tc>
          <w:tcPr>
            <w:tcW w:w="1109" w:type="pct"/>
          </w:tcPr>
          <w:p w14:paraId="364D81ED" w14:textId="637C92A8" w:rsidR="00AF62DB" w:rsidRPr="00B9499D" w:rsidRDefault="00AF62DB" w:rsidP="00AF62DB">
            <w:pPr>
              <w:pStyle w:val="GOSTTablenorm"/>
            </w:pPr>
            <w:r w:rsidRPr="009645C1">
              <w:lastRenderedPageBreak/>
              <w:t>Остаток_Кт</w:t>
            </w:r>
            <w:r>
              <w:t>_валюта</w:t>
            </w:r>
          </w:p>
        </w:tc>
        <w:tc>
          <w:tcPr>
            <w:tcW w:w="302" w:type="pct"/>
          </w:tcPr>
          <w:p w14:paraId="567E29A1" w14:textId="3D132194" w:rsidR="00AF62DB" w:rsidRPr="00B9499D" w:rsidRDefault="00AF62DB" w:rsidP="00AF62DB">
            <w:pPr>
              <w:pStyle w:val="GOSTTablenorm"/>
            </w:pPr>
            <w:r w:rsidRPr="009645C1">
              <w:t>да</w:t>
            </w:r>
          </w:p>
        </w:tc>
        <w:tc>
          <w:tcPr>
            <w:tcW w:w="1109" w:type="pct"/>
          </w:tcPr>
          <w:p w14:paraId="410FE433" w14:textId="39C15E5F" w:rsidR="00AF62DB" w:rsidRPr="00B9499D" w:rsidRDefault="00AF62DB" w:rsidP="00AF62DB">
            <w:pPr>
              <w:pStyle w:val="GOSTTablenorm"/>
            </w:pPr>
            <w:r w:rsidRPr="009645C1">
              <w:t>Остаток по кредиту</w:t>
            </w:r>
            <w:r>
              <w:t xml:space="preserve"> в валюте учета (рубли)</w:t>
            </w:r>
            <w:ins w:id="11193" w:author="Сказецкая Наталья Камилевна" w:date="2024-05-23T18:09:00Z">
              <w:r>
                <w:t xml:space="preserve"> </w:t>
              </w:r>
              <w:r>
                <w:rPr>
                  <w:szCs w:val="22"/>
                </w:rPr>
                <w:t>(по строке документа)</w:t>
              </w:r>
            </w:ins>
          </w:p>
        </w:tc>
        <w:tc>
          <w:tcPr>
            <w:tcW w:w="1109" w:type="pct"/>
          </w:tcPr>
          <w:p w14:paraId="19B242C9" w14:textId="5DF8AC94" w:rsidR="00AF62DB" w:rsidRPr="0017407D" w:rsidRDefault="00AF62DB" w:rsidP="00AF62DB">
            <w:pPr>
              <w:pStyle w:val="GOSTTablenorm"/>
              <w:rPr>
                <w:lang w:val="en-US"/>
              </w:rPr>
            </w:pPr>
            <w:r w:rsidRPr="00F03C43">
              <w:rPr>
                <w:b/>
                <w:lang w:val="en-US"/>
              </w:rPr>
              <w:t>PUiO_VLS_A:</w:t>
            </w:r>
            <w:r w:rsidRPr="00E95E2F">
              <w:rPr>
                <w:lang w:val="en-US"/>
              </w:rPr>
              <w:t>BalanseKT_Cur</w:t>
            </w:r>
          </w:p>
        </w:tc>
        <w:tc>
          <w:tcPr>
            <w:tcW w:w="1371" w:type="pct"/>
          </w:tcPr>
          <w:p w14:paraId="66B8CCB8" w14:textId="6BFC5729" w:rsidR="00AF62DB" w:rsidRPr="00B9499D" w:rsidRDefault="00AF62DB" w:rsidP="00AF62DB">
            <w:pPr>
              <w:pStyle w:val="GOSTTablenorm"/>
            </w:pPr>
            <w:r w:rsidRPr="00712986">
              <w:t>Сумма передается в единицах валюты с точностью 2 знака после запятой - необходимо конвертировать в минимальные единицы в</w:t>
            </w:r>
            <w:r>
              <w:t>алюты (для данного типа докумен</w:t>
            </w:r>
            <w:r w:rsidRPr="00712986">
              <w:t>тов умножить на 100)</w:t>
            </w:r>
          </w:p>
        </w:tc>
      </w:tr>
      <w:tr w:rsidR="00AF62DB" w:rsidRPr="00B9499D" w14:paraId="443D0ACB" w14:textId="77777777" w:rsidTr="00F265CC">
        <w:tc>
          <w:tcPr>
            <w:tcW w:w="1109" w:type="pct"/>
          </w:tcPr>
          <w:p w14:paraId="165FC881" w14:textId="63C2FCA1" w:rsidR="00AF62DB" w:rsidRPr="009645C1" w:rsidRDefault="00AF62DB" w:rsidP="00AF62DB">
            <w:pPr>
              <w:pStyle w:val="GOSTTablenorm"/>
            </w:pPr>
            <w:r w:rsidRPr="009645C1">
              <w:t>Код_валюты</w:t>
            </w:r>
          </w:p>
        </w:tc>
        <w:tc>
          <w:tcPr>
            <w:tcW w:w="302" w:type="pct"/>
          </w:tcPr>
          <w:p w14:paraId="739BC0F8" w14:textId="4A62935D" w:rsidR="00AF62DB" w:rsidRPr="009645C1" w:rsidRDefault="00AF62DB" w:rsidP="00AF62DB">
            <w:pPr>
              <w:pStyle w:val="GOSTTablenorm"/>
            </w:pPr>
            <w:r w:rsidRPr="009645C1">
              <w:t>да</w:t>
            </w:r>
          </w:p>
        </w:tc>
        <w:tc>
          <w:tcPr>
            <w:tcW w:w="1109" w:type="pct"/>
          </w:tcPr>
          <w:p w14:paraId="3946EE91" w14:textId="58CDB732" w:rsidR="00AF62DB" w:rsidRPr="009645C1" w:rsidRDefault="00AF62DB" w:rsidP="00AF62DB">
            <w:pPr>
              <w:pStyle w:val="GOSTTablenorm"/>
            </w:pPr>
            <w:r w:rsidRPr="009645C1">
              <w:t>Код валюты по ОКВ</w:t>
            </w:r>
            <w:ins w:id="11194" w:author="Сказецкая Наталья Камилевна" w:date="2024-05-23T18:09:00Z">
              <w:r>
                <w:t xml:space="preserve"> </w:t>
              </w:r>
              <w:r>
                <w:rPr>
                  <w:szCs w:val="22"/>
                </w:rPr>
                <w:t>(по строке документа)</w:t>
              </w:r>
            </w:ins>
          </w:p>
        </w:tc>
        <w:tc>
          <w:tcPr>
            <w:tcW w:w="1109" w:type="pct"/>
          </w:tcPr>
          <w:p w14:paraId="713B0FE8" w14:textId="4AE401CD" w:rsidR="00AF62DB" w:rsidRPr="00E95E2F" w:rsidRDefault="00AF62DB" w:rsidP="00AF62DB">
            <w:pPr>
              <w:pStyle w:val="GOSTTablenorm"/>
              <w:rPr>
                <w:lang w:val="en-US"/>
              </w:rPr>
            </w:pPr>
            <w:r w:rsidRPr="00E7123E">
              <w:rPr>
                <w:b/>
              </w:rPr>
              <w:t>PUiO_VLS_A:</w:t>
            </w:r>
            <w:r w:rsidRPr="009645C1">
              <w:t>OKVCd</w:t>
            </w:r>
          </w:p>
        </w:tc>
        <w:tc>
          <w:tcPr>
            <w:tcW w:w="1371" w:type="pct"/>
          </w:tcPr>
          <w:p w14:paraId="54A2277B" w14:textId="77777777" w:rsidR="00AF62DB" w:rsidRPr="00C9019A" w:rsidRDefault="00AF62DB" w:rsidP="00AF62DB">
            <w:pPr>
              <w:pStyle w:val="GOSTTablenorm"/>
            </w:pPr>
            <w:r w:rsidRPr="00C9019A">
              <w:t>В составе документа может приходить как цифровой, так и буквенный код валюты.</w:t>
            </w:r>
          </w:p>
          <w:p w14:paraId="6BD17A7D" w14:textId="7D8FD8F8" w:rsidR="00AF62DB" w:rsidRPr="00C9019A" w:rsidRDefault="00AF62DB" w:rsidP="00792E0E">
            <w:pPr>
              <w:pStyle w:val="GOSTTableListNum10"/>
              <w:numPr>
                <w:ilvl w:val="0"/>
                <w:numId w:val="39"/>
              </w:numPr>
            </w:pPr>
            <w:r w:rsidRPr="00C9019A">
              <w:t xml:space="preserve"> если код валюты пришел цифровой, то в атрибут его значение записывается в неизменном виде;</w:t>
            </w:r>
          </w:p>
          <w:p w14:paraId="01DE3251" w14:textId="40EA5958" w:rsidR="00AF62DB" w:rsidRPr="00712986" w:rsidRDefault="00AF62DB" w:rsidP="00AF62DB">
            <w:pPr>
              <w:pStyle w:val="GOSTTableListNum10"/>
            </w:pPr>
            <w:r w:rsidRPr="00C9019A">
              <w:t xml:space="preserve"> если код валюты пришел буквенный, то в атрибут его значение записывается после преобразования в цифровой по данным справочника «Общероссийский классификатор валют (ОКВ)»</w:t>
            </w:r>
            <w:ins w:id="11195" w:author="Сатлер Марина Викторовна" w:date="2024-06-24T16:13:00Z">
              <w:r w:rsidRPr="009E6BE6">
                <w:rPr>
                  <w:vertAlign w:val="superscript"/>
                </w:rPr>
                <w:fldChar w:fldCharType="begin"/>
              </w:r>
              <w:r w:rsidRPr="009E6BE6">
                <w:rPr>
                  <w:vertAlign w:val="superscript"/>
                </w:rPr>
                <w:instrText xml:space="preserve"> NOTEREF _Ref170137786 \h </w:instrText>
              </w:r>
            </w:ins>
            <w:r>
              <w:rPr>
                <w:vertAlign w:val="superscript"/>
              </w:rPr>
              <w:instrText xml:space="preserve"> \* MERGEFORMAT </w:instrText>
            </w:r>
            <w:r w:rsidRPr="009E6BE6">
              <w:rPr>
                <w:vertAlign w:val="superscript"/>
              </w:rPr>
            </w:r>
            <w:r w:rsidRPr="009E6BE6">
              <w:rPr>
                <w:vertAlign w:val="superscript"/>
              </w:rPr>
              <w:fldChar w:fldCharType="separate"/>
            </w:r>
            <w:r w:rsidR="00AB1BE0">
              <w:rPr>
                <w:vertAlign w:val="superscript"/>
              </w:rPr>
              <w:t>8</w:t>
            </w:r>
            <w:ins w:id="11196" w:author="Сатлер Марина Викторовна" w:date="2024-06-24T16:13:00Z">
              <w:r w:rsidRPr="009E6BE6">
                <w:rPr>
                  <w:vertAlign w:val="superscript"/>
                </w:rPr>
                <w:fldChar w:fldCharType="end"/>
              </w:r>
            </w:ins>
            <w:commentRangeStart w:id="11197"/>
            <w:commentRangeStart w:id="11198"/>
            <w:commentRangeStart w:id="11199"/>
            <w:ins w:id="11200" w:author="Сказецкая Наталья Камилевна" w:date="2024-05-23T18:10:00Z">
              <w:del w:id="11201" w:author="Сатлер Марина Викторовна" w:date="2024-06-24T16:13:00Z">
                <w:r w:rsidRPr="005444DC" w:rsidDel="009E6BE6">
                  <w:rPr>
                    <w:vertAlign w:val="superscript"/>
                  </w:rPr>
                  <w:delText>5</w:delText>
                </w:r>
                <w:commentRangeEnd w:id="11197"/>
                <w:r w:rsidRPr="00712986" w:rsidDel="009E6BE6">
                  <w:rPr>
                    <w:rStyle w:val="afff4"/>
                    <w:sz w:val="22"/>
                    <w:szCs w:val="22"/>
                  </w:rPr>
                  <w:commentReference w:id="11197"/>
                </w:r>
              </w:del>
            </w:ins>
            <w:commentRangeEnd w:id="11198"/>
            <w:del w:id="11202" w:author="Сатлер Марина Викторовна" w:date="2024-06-24T16:13:00Z">
              <w:r w:rsidRPr="00712986" w:rsidDel="009E6BE6">
                <w:rPr>
                  <w:rStyle w:val="afff4"/>
                  <w:sz w:val="22"/>
                  <w:szCs w:val="22"/>
                </w:rPr>
                <w:commentReference w:id="11198"/>
              </w:r>
              <w:commentRangeEnd w:id="11199"/>
              <w:r w:rsidRPr="00712986" w:rsidDel="009E6BE6">
                <w:rPr>
                  <w:rStyle w:val="afff4"/>
                  <w:sz w:val="22"/>
                  <w:szCs w:val="22"/>
                </w:rPr>
                <w:commentReference w:id="11199"/>
              </w:r>
            </w:del>
          </w:p>
        </w:tc>
      </w:tr>
      <w:tr w:rsidR="00AF62DB" w:rsidRPr="00B9499D" w14:paraId="739AC23D" w14:textId="77777777" w:rsidTr="002B69B1">
        <w:trPr>
          <w:ins w:id="11203" w:author="Сказецкая Наталья Камилевна" w:date="2024-05-23T18:08:00Z"/>
        </w:trPr>
        <w:tc>
          <w:tcPr>
            <w:tcW w:w="1109" w:type="pct"/>
          </w:tcPr>
          <w:p w14:paraId="354CB9F8" w14:textId="77777777" w:rsidR="00AF62DB" w:rsidRPr="0069366A" w:rsidRDefault="00AF62DB" w:rsidP="00AF62DB">
            <w:pPr>
              <w:pStyle w:val="GOSTTablenorm"/>
              <w:rPr>
                <w:ins w:id="11204" w:author="Сказецкая Наталья Камилевна" w:date="2024-05-23T18:08:00Z"/>
              </w:rPr>
            </w:pPr>
            <w:ins w:id="11205" w:author="Сказецкая Наталья Камилевна" w:date="2024-05-23T18:08:00Z">
              <w:r w:rsidRPr="0069366A">
                <w:t>Дата_ввода_в_действие</w:t>
              </w:r>
            </w:ins>
          </w:p>
        </w:tc>
        <w:tc>
          <w:tcPr>
            <w:tcW w:w="302" w:type="pct"/>
          </w:tcPr>
          <w:p w14:paraId="5B87352F" w14:textId="06E2A2E4" w:rsidR="00AF62DB" w:rsidRPr="0069366A" w:rsidRDefault="00AF62DB" w:rsidP="00AF62DB">
            <w:pPr>
              <w:pStyle w:val="GOSTTablenorm"/>
              <w:rPr>
                <w:ins w:id="11206" w:author="Сказецкая Наталья Камилевна" w:date="2024-05-23T18:08:00Z"/>
              </w:rPr>
            </w:pPr>
            <w:ins w:id="11207" w:author="Сказецкая Наталья Камилевна" w:date="2024-05-23T18:37:00Z">
              <w:r>
                <w:t>да</w:t>
              </w:r>
            </w:ins>
          </w:p>
        </w:tc>
        <w:tc>
          <w:tcPr>
            <w:tcW w:w="1109" w:type="pct"/>
          </w:tcPr>
          <w:p w14:paraId="6D1040F6" w14:textId="25AB903C" w:rsidR="00AF62DB" w:rsidRPr="0069366A" w:rsidRDefault="00AF62DB" w:rsidP="00AF62DB">
            <w:pPr>
              <w:pStyle w:val="GOSTTablenorm"/>
              <w:rPr>
                <w:ins w:id="11208" w:author="Сказецкая Наталья Камилевна" w:date="2024-05-23T18:08:00Z"/>
              </w:rPr>
            </w:pPr>
            <w:ins w:id="11209" w:author="Сказецкая Наталья Камилевна" w:date="2024-05-23T18:08:00Z">
              <w:r w:rsidRPr="0069366A">
                <w:t>Дата ввода в действие</w:t>
              </w:r>
            </w:ins>
            <w:ins w:id="11210" w:author="Сказецкая Наталья Камилевна" w:date="2024-05-23T19:26:00Z">
              <w:r>
                <w:t xml:space="preserve"> </w:t>
              </w:r>
              <w:r>
                <w:rPr>
                  <w:szCs w:val="22"/>
                </w:rPr>
                <w:t>(по строке документа)</w:t>
              </w:r>
            </w:ins>
          </w:p>
        </w:tc>
        <w:tc>
          <w:tcPr>
            <w:tcW w:w="1109" w:type="pct"/>
          </w:tcPr>
          <w:p w14:paraId="46EE563F" w14:textId="77777777" w:rsidR="00AF62DB" w:rsidRPr="002D731C" w:rsidRDefault="00AF62DB" w:rsidP="00AF62DB">
            <w:pPr>
              <w:pStyle w:val="GOSTTablenorm"/>
              <w:rPr>
                <w:ins w:id="11211" w:author="Сказецкая Наталья Камилевна" w:date="2024-05-23T18:36:00Z"/>
                <w:lang w:val="en-US"/>
              </w:rPr>
            </w:pPr>
            <w:ins w:id="11212" w:author="Сказецкая Наталья Камилевна" w:date="2024-05-23T18:08:00Z">
              <w:r w:rsidRPr="002D731C">
                <w:rPr>
                  <w:b/>
                  <w:lang w:val="en-US"/>
                </w:rPr>
                <w:t>PUiO_VLS_A</w:t>
              </w:r>
              <w:r w:rsidRPr="00A71881">
                <w:rPr>
                  <w:b/>
                  <w:lang w:val="en-US"/>
                </w:rPr>
                <w:t>:</w:t>
              </w:r>
              <w:r w:rsidRPr="002D731C">
                <w:rPr>
                  <w:lang w:val="en-US"/>
                </w:rPr>
                <w:t>activationdate</w:t>
              </w:r>
            </w:ins>
          </w:p>
          <w:p w14:paraId="239904FF" w14:textId="66E71478" w:rsidR="00AF62DB" w:rsidRPr="002D731C" w:rsidRDefault="00AF62DB" w:rsidP="00AF62DB">
            <w:pPr>
              <w:pStyle w:val="GOSTTablenorm"/>
              <w:rPr>
                <w:ins w:id="11213" w:author="Сказецкая Наталья Камилевна" w:date="2024-05-23T18:08:00Z"/>
                <w:lang w:val="en-US"/>
              </w:rPr>
            </w:pPr>
            <w:ins w:id="11214" w:author="Сказецкая Наталья Камилевна" w:date="2024-05-23T18:37:00Z">
              <w:r w:rsidRPr="002D731C">
                <w:rPr>
                  <w:szCs w:val="22"/>
                  <w:lang w:val="en-US"/>
                </w:rPr>
                <w:t>SettlementDate</w:t>
              </w:r>
            </w:ins>
          </w:p>
        </w:tc>
        <w:tc>
          <w:tcPr>
            <w:tcW w:w="1371" w:type="pct"/>
          </w:tcPr>
          <w:p w14:paraId="64CFBDE9" w14:textId="1D59A4D1" w:rsidR="00AF62DB" w:rsidRPr="008A3D8A" w:rsidRDefault="00AF62DB" w:rsidP="00AF62DB">
            <w:pPr>
              <w:pStyle w:val="GOSTTablenorm"/>
              <w:rPr>
                <w:ins w:id="11215" w:author="Сказецкая Наталья Камилевна" w:date="2024-05-23T19:23:00Z"/>
              </w:rPr>
            </w:pPr>
            <w:ins w:id="11216" w:author="Сказецкая Наталья Камилевна" w:date="2024-05-23T19:23:00Z">
              <w:r>
                <w:t xml:space="preserve">При обработке раздела </w:t>
              </w:r>
            </w:ins>
            <w:ins w:id="11217" w:author="Сказецкая Наталья Камилевна" w:date="2024-05-23T19:25:00Z">
              <w:r>
                <w:t xml:space="preserve">1 </w:t>
              </w:r>
            </w:ins>
            <w:ins w:id="11218" w:author="Сказецкая Наталья Камилевна" w:date="2024-05-23T19:23:00Z">
              <w:r w:rsidRPr="00C639F5">
                <w:t>заполняется</w:t>
              </w:r>
              <w:r w:rsidRPr="00E804B2">
                <w:t xml:space="preserve"> из тега</w:t>
              </w:r>
              <w:r>
                <w:rPr>
                  <w:szCs w:val="22"/>
                </w:rPr>
                <w:t xml:space="preserve"> </w:t>
              </w:r>
              <w:r w:rsidRPr="008B5CA6">
                <w:rPr>
                  <w:b/>
                  <w:lang w:val="en-US"/>
                </w:rPr>
                <w:t>PUiO</w:t>
              </w:r>
              <w:r w:rsidRPr="008B5CA6">
                <w:rPr>
                  <w:b/>
                </w:rPr>
                <w:t>_</w:t>
              </w:r>
              <w:r w:rsidRPr="008B5CA6">
                <w:rPr>
                  <w:b/>
                  <w:lang w:val="en-US"/>
                </w:rPr>
                <w:t>VLS</w:t>
              </w:r>
              <w:r w:rsidRPr="008B5CA6">
                <w:rPr>
                  <w:b/>
                </w:rPr>
                <w:t>_</w:t>
              </w:r>
              <w:r w:rsidRPr="008B5CA6">
                <w:rPr>
                  <w:b/>
                  <w:lang w:val="en-US"/>
                </w:rPr>
                <w:t>A</w:t>
              </w:r>
              <w:r w:rsidRPr="008B5CA6">
                <w:rPr>
                  <w:b/>
                </w:rPr>
                <w:t>:</w:t>
              </w:r>
              <w:r w:rsidRPr="008B5CA6">
                <w:rPr>
                  <w:lang w:val="en-US"/>
                </w:rPr>
                <w:t>fedAdrInvProgr</w:t>
              </w:r>
              <w:r>
                <w:rPr>
                  <w:szCs w:val="22"/>
                </w:rPr>
                <w:t>.</w:t>
              </w:r>
            </w:ins>
          </w:p>
          <w:p w14:paraId="40616634" w14:textId="7C283564" w:rsidR="00AF62DB" w:rsidRPr="0069366A" w:rsidRDefault="00AF62DB" w:rsidP="00AF62DB">
            <w:pPr>
              <w:pStyle w:val="GOSTTablenorm"/>
              <w:rPr>
                <w:ins w:id="11219" w:author="Сказецкая Наталья Камилевна" w:date="2024-05-23T18:08:00Z"/>
              </w:rPr>
            </w:pPr>
            <w:ins w:id="11220" w:author="Сказецкая Наталья Камилевна" w:date="2024-05-23T19:23:00Z">
              <w:r>
                <w:t xml:space="preserve">При обработке раздела </w:t>
              </w:r>
            </w:ins>
            <w:ins w:id="11221" w:author="Сказецкая Наталья Камилевна" w:date="2024-05-23T19:25:00Z">
              <w:r>
                <w:t>2 и 3</w:t>
              </w:r>
            </w:ins>
            <w:ins w:id="11222" w:author="Сказецкая Наталья Камилевна" w:date="2024-05-23T19:23:00Z">
              <w:r>
                <w:t xml:space="preserve"> </w:t>
              </w:r>
            </w:ins>
            <w:ins w:id="11223" w:author="Сказецкая Наталья Камилевна" w:date="2024-05-23T19:26:00Z">
              <w:r w:rsidRPr="00B9499D">
                <w:t>Дата_ввода_в_действие = Дата_отражения_в_учете</w:t>
              </w:r>
            </w:ins>
          </w:p>
        </w:tc>
      </w:tr>
      <w:tr w:rsidR="00AF62DB" w:rsidRPr="00B9499D" w14:paraId="07B1CA7D" w14:textId="77777777" w:rsidTr="00F265CC">
        <w:tc>
          <w:tcPr>
            <w:tcW w:w="1109" w:type="pct"/>
          </w:tcPr>
          <w:p w14:paraId="4659B58F" w14:textId="77777777" w:rsidR="00AF62DB" w:rsidRPr="00B9499D" w:rsidRDefault="00AF62DB" w:rsidP="00AF62DB">
            <w:pPr>
              <w:pStyle w:val="GOSTTablenorm"/>
            </w:pPr>
            <w:r w:rsidRPr="00B9499D">
              <w:t>Показатель_ЛС</w:t>
            </w:r>
          </w:p>
        </w:tc>
        <w:tc>
          <w:tcPr>
            <w:tcW w:w="302" w:type="pct"/>
          </w:tcPr>
          <w:p w14:paraId="7A970DE1" w14:textId="77777777" w:rsidR="00AF62DB" w:rsidRPr="00B9499D" w:rsidRDefault="00AF62DB" w:rsidP="00AF62DB">
            <w:pPr>
              <w:pStyle w:val="GOSTTablenorm"/>
            </w:pPr>
            <w:r w:rsidRPr="00B9499D">
              <w:t>нет</w:t>
            </w:r>
          </w:p>
        </w:tc>
        <w:tc>
          <w:tcPr>
            <w:tcW w:w="1109" w:type="pct"/>
          </w:tcPr>
          <w:p w14:paraId="0FFC7644" w14:textId="2B24423E" w:rsidR="00AF62DB" w:rsidRPr="00B9499D" w:rsidRDefault="00AF62DB" w:rsidP="00AF62DB">
            <w:pPr>
              <w:pStyle w:val="GOSTTablenorm"/>
            </w:pPr>
            <w:r w:rsidRPr="00B9499D">
              <w:t>Показатель лицевого счета</w:t>
            </w:r>
            <w:ins w:id="11224" w:author="Сказецкая Наталья Камилевна" w:date="2024-05-23T20:07:00Z">
              <w:r>
                <w:t xml:space="preserve"> </w:t>
              </w:r>
              <w:r>
                <w:rPr>
                  <w:szCs w:val="22"/>
                </w:rPr>
                <w:t>(по строке документа)</w:t>
              </w:r>
            </w:ins>
          </w:p>
        </w:tc>
        <w:tc>
          <w:tcPr>
            <w:tcW w:w="1109" w:type="pct"/>
          </w:tcPr>
          <w:p w14:paraId="6351B630" w14:textId="77777777" w:rsidR="00AF62DB" w:rsidRPr="00B9499D" w:rsidRDefault="00AF62DB" w:rsidP="00AF62DB">
            <w:pPr>
              <w:pStyle w:val="GOSTTablenorm"/>
            </w:pPr>
            <w:r w:rsidRPr="009E6BE6">
              <w:rPr>
                <w:b/>
              </w:rPr>
              <w:t>PUiO_VLS_A:</w:t>
            </w:r>
            <w:r w:rsidRPr="00B9499D">
              <w:t>PersAccIndicator</w:t>
            </w:r>
          </w:p>
        </w:tc>
        <w:tc>
          <w:tcPr>
            <w:tcW w:w="1371" w:type="pct"/>
          </w:tcPr>
          <w:p w14:paraId="50C74513" w14:textId="08F76B2E" w:rsidR="00AF62DB" w:rsidRPr="00B9499D" w:rsidRDefault="00AF62DB" w:rsidP="00AF62DB">
            <w:pPr>
              <w:pStyle w:val="GOSTTablenorm"/>
            </w:pPr>
          </w:p>
        </w:tc>
      </w:tr>
      <w:tr w:rsidR="00AF62DB" w:rsidRPr="00B9499D" w14:paraId="18CD66BC" w14:textId="77777777" w:rsidTr="00F265CC">
        <w:tc>
          <w:tcPr>
            <w:tcW w:w="1109" w:type="pct"/>
          </w:tcPr>
          <w:p w14:paraId="6028D2F4" w14:textId="7E70002D" w:rsidR="00AF62DB" w:rsidRPr="00B9499D" w:rsidRDefault="00AF62DB" w:rsidP="00AF62DB">
            <w:pPr>
              <w:pStyle w:val="GOSTTablenorm"/>
            </w:pPr>
            <w:r>
              <w:t>КБК</w:t>
            </w:r>
          </w:p>
        </w:tc>
        <w:tc>
          <w:tcPr>
            <w:tcW w:w="302" w:type="pct"/>
          </w:tcPr>
          <w:p w14:paraId="1931D1A1" w14:textId="7BC3B7E3" w:rsidR="00AF62DB" w:rsidRPr="00B9499D" w:rsidRDefault="00AF62DB" w:rsidP="00AF62DB">
            <w:pPr>
              <w:pStyle w:val="GOSTTablenorm"/>
            </w:pPr>
            <w:r>
              <w:t>да</w:t>
            </w:r>
          </w:p>
        </w:tc>
        <w:tc>
          <w:tcPr>
            <w:tcW w:w="1109" w:type="pct"/>
          </w:tcPr>
          <w:p w14:paraId="2743D20D" w14:textId="543CF2A7" w:rsidR="00AF62DB" w:rsidRPr="00B9499D" w:rsidRDefault="00AF62DB" w:rsidP="00AF62DB">
            <w:pPr>
              <w:pStyle w:val="GOSTTablenorm"/>
            </w:pPr>
            <w:r>
              <w:t xml:space="preserve">Код по БК </w:t>
            </w:r>
            <w:r>
              <w:rPr>
                <w:szCs w:val="22"/>
              </w:rPr>
              <w:t>(по строке документа)</w:t>
            </w:r>
          </w:p>
        </w:tc>
        <w:tc>
          <w:tcPr>
            <w:tcW w:w="1109" w:type="pct"/>
          </w:tcPr>
          <w:p w14:paraId="3106B043" w14:textId="70562C1E" w:rsidR="00AF62DB" w:rsidRPr="00272269" w:rsidRDefault="00AF62DB" w:rsidP="00AF62DB">
            <w:pPr>
              <w:pStyle w:val="GOSTTablenorm"/>
              <w:rPr>
                <w:szCs w:val="22"/>
                <w:lang w:val="en-US"/>
              </w:rPr>
            </w:pPr>
            <w:r w:rsidRPr="00272269">
              <w:rPr>
                <w:b/>
                <w:lang w:val="en-US"/>
              </w:rPr>
              <w:t>PUiO_VLS_A:</w:t>
            </w:r>
            <w:r w:rsidRPr="00272269">
              <w:rPr>
                <w:lang w:val="en-US"/>
              </w:rPr>
              <w:t>budgetClass</w:t>
            </w:r>
          </w:p>
          <w:p w14:paraId="68A4D7C6" w14:textId="2B29FF00" w:rsidR="00AF62DB" w:rsidRPr="00272269" w:rsidRDefault="00AF62DB" w:rsidP="00AF62DB">
            <w:pPr>
              <w:pStyle w:val="GOSTTablenorm"/>
              <w:rPr>
                <w:lang w:val="en-US"/>
              </w:rPr>
            </w:pPr>
            <w:r w:rsidRPr="00C639F5">
              <w:rPr>
                <w:b/>
                <w:lang w:val="en-US"/>
              </w:rPr>
              <w:t>ACT</w:t>
            </w:r>
            <w:r w:rsidRPr="00272269">
              <w:rPr>
                <w:b/>
                <w:lang w:val="en-US"/>
              </w:rPr>
              <w:t>_766_</w:t>
            </w:r>
            <w:r w:rsidRPr="00C639F5">
              <w:rPr>
                <w:b/>
                <w:lang w:val="en-US"/>
              </w:rPr>
              <w:t>SND</w:t>
            </w:r>
            <w:r w:rsidRPr="00272269">
              <w:rPr>
                <w:b/>
                <w:lang w:val="en-US"/>
              </w:rPr>
              <w:t>_</w:t>
            </w:r>
            <w:r w:rsidRPr="00C639F5">
              <w:rPr>
                <w:b/>
                <w:lang w:val="en-US"/>
              </w:rPr>
              <w:t>BO</w:t>
            </w:r>
            <w:r w:rsidRPr="00272269">
              <w:rPr>
                <w:b/>
                <w:lang w:val="en-US"/>
              </w:rPr>
              <w:t>_2</w:t>
            </w:r>
            <w:r w:rsidRPr="00272269">
              <w:rPr>
                <w:lang w:val="en-US"/>
              </w:rPr>
              <w:t>:</w:t>
            </w:r>
            <w:r w:rsidRPr="00240762">
              <w:rPr>
                <w:lang w:val="en-US"/>
              </w:rPr>
              <w:t>kbk</w:t>
            </w:r>
          </w:p>
          <w:p w14:paraId="6FDDF7EA" w14:textId="2647308E" w:rsidR="00AF62DB" w:rsidRPr="00B9499D" w:rsidRDefault="00AF62DB" w:rsidP="00AF62DB">
            <w:pPr>
              <w:pStyle w:val="GOSTTablenorm"/>
            </w:pPr>
            <w:r>
              <w:rPr>
                <w:b/>
              </w:rPr>
              <w:t>ACT_766_SND_</w:t>
            </w:r>
            <w:r>
              <w:rPr>
                <w:b/>
                <w:lang w:val="en-US"/>
              </w:rPr>
              <w:t>D</w:t>
            </w:r>
            <w:r w:rsidRPr="00D35DA4">
              <w:rPr>
                <w:b/>
              </w:rPr>
              <w:t>O</w:t>
            </w:r>
            <w:r>
              <w:rPr>
                <w:b/>
              </w:rPr>
              <w:t>_2</w:t>
            </w:r>
            <w:r w:rsidRPr="002F4371">
              <w:rPr>
                <w:b/>
              </w:rPr>
              <w:t>:</w:t>
            </w:r>
            <w:r w:rsidRPr="00E84C65">
              <w:t>kbk</w:t>
            </w:r>
          </w:p>
        </w:tc>
        <w:tc>
          <w:tcPr>
            <w:tcW w:w="1371" w:type="pct"/>
          </w:tcPr>
          <w:p w14:paraId="05047F77" w14:textId="4DE8A5A0" w:rsidR="00AF62DB" w:rsidRDefault="00AF62DB" w:rsidP="00AF62DB">
            <w:pPr>
              <w:pStyle w:val="GOSTTablenorm"/>
              <w:rPr>
                <w:szCs w:val="22"/>
              </w:rPr>
            </w:pPr>
            <w:r>
              <w:t xml:space="preserve">При обработке раздела 1 для типа акта «РАР» не заполняется, для остальных типов акта заполняется </w:t>
            </w:r>
            <w:r w:rsidRPr="00E804B2">
              <w:t>из тега</w:t>
            </w:r>
            <w:r>
              <w:rPr>
                <w:szCs w:val="22"/>
              </w:rPr>
              <w:t xml:space="preserve"> </w:t>
            </w:r>
            <w:r w:rsidRPr="00A71881">
              <w:rPr>
                <w:b/>
              </w:rPr>
              <w:t>PUiO_VLS_A</w:t>
            </w:r>
            <w:r w:rsidRPr="00C639F5">
              <w:rPr>
                <w:b/>
              </w:rPr>
              <w:t>:</w:t>
            </w:r>
            <w:r w:rsidRPr="00122376">
              <w:t>budgetClass</w:t>
            </w:r>
            <w:r>
              <w:rPr>
                <w:szCs w:val="22"/>
              </w:rPr>
              <w:t>.</w:t>
            </w:r>
          </w:p>
          <w:p w14:paraId="189AA26B" w14:textId="473DAB6D" w:rsidR="00AF62DB" w:rsidRPr="0081669F" w:rsidRDefault="00AF62DB" w:rsidP="00AF62DB">
            <w:pPr>
              <w:pStyle w:val="GOSTTablenorm"/>
            </w:pPr>
            <w:r>
              <w:lastRenderedPageBreak/>
              <w:t>При обработке раздела 2 з</w:t>
            </w:r>
            <w:r w:rsidRPr="00E804B2">
              <w:t>аполняется из тега</w:t>
            </w:r>
            <w:r>
              <w:rPr>
                <w:szCs w:val="22"/>
              </w:rPr>
              <w:t xml:space="preserve"> </w:t>
            </w:r>
            <w:r w:rsidRPr="00C639F5">
              <w:rPr>
                <w:b/>
                <w:lang w:val="en-US"/>
              </w:rPr>
              <w:t>ACT</w:t>
            </w:r>
            <w:r w:rsidRPr="00C639F5">
              <w:rPr>
                <w:b/>
              </w:rPr>
              <w:t>_766_</w:t>
            </w:r>
            <w:r w:rsidRPr="00C639F5">
              <w:rPr>
                <w:b/>
                <w:lang w:val="en-US"/>
              </w:rPr>
              <w:t>SND</w:t>
            </w:r>
            <w:r w:rsidRPr="00C639F5">
              <w:rPr>
                <w:b/>
              </w:rPr>
              <w:t>_</w:t>
            </w:r>
            <w:r w:rsidRPr="00C639F5">
              <w:rPr>
                <w:b/>
                <w:lang w:val="en-US"/>
              </w:rPr>
              <w:t>BO</w:t>
            </w:r>
            <w:r w:rsidRPr="00C639F5">
              <w:rPr>
                <w:b/>
              </w:rPr>
              <w:t>_2</w:t>
            </w:r>
            <w:r w:rsidRPr="00C639F5">
              <w:t>:</w:t>
            </w:r>
            <w:r w:rsidRPr="00240762">
              <w:rPr>
                <w:lang w:val="en-US"/>
              </w:rPr>
              <w:t>kbk</w:t>
            </w:r>
            <w:r>
              <w:t>.</w:t>
            </w:r>
          </w:p>
          <w:p w14:paraId="317CB8E1" w14:textId="6F59CD43" w:rsidR="00AF62DB" w:rsidRPr="00B9499D" w:rsidRDefault="00AF62DB" w:rsidP="00AF62DB">
            <w:pPr>
              <w:pStyle w:val="GOSTTablenorm"/>
            </w:pPr>
            <w:r>
              <w:t>При обработке раздела 3 з</w:t>
            </w:r>
            <w:r w:rsidRPr="00E804B2">
              <w:t>аполняется из тега</w:t>
            </w:r>
            <w:r>
              <w:rPr>
                <w:szCs w:val="22"/>
              </w:rPr>
              <w:t xml:space="preserve"> </w:t>
            </w:r>
            <w:r>
              <w:rPr>
                <w:b/>
              </w:rPr>
              <w:t>ACT_766_SND_</w:t>
            </w:r>
            <w:r>
              <w:rPr>
                <w:b/>
                <w:lang w:val="en-US"/>
              </w:rPr>
              <w:t>D</w:t>
            </w:r>
            <w:r w:rsidRPr="00D35DA4">
              <w:rPr>
                <w:b/>
              </w:rPr>
              <w:t>O</w:t>
            </w:r>
            <w:r>
              <w:rPr>
                <w:b/>
              </w:rPr>
              <w:t>_2</w:t>
            </w:r>
            <w:r w:rsidRPr="002F4371">
              <w:rPr>
                <w:b/>
              </w:rPr>
              <w:t>:</w:t>
            </w:r>
            <w:r w:rsidRPr="00E84C65">
              <w:t>kbk</w:t>
            </w:r>
          </w:p>
        </w:tc>
      </w:tr>
      <w:tr w:rsidR="00AF62DB" w:rsidRPr="00B9499D" w14:paraId="64DE9ECA" w14:textId="77777777" w:rsidTr="00F265CC">
        <w:tc>
          <w:tcPr>
            <w:tcW w:w="1109" w:type="pct"/>
          </w:tcPr>
          <w:p w14:paraId="1785B724" w14:textId="53F908A7" w:rsidR="00AF62DB" w:rsidRDefault="00AF62DB" w:rsidP="00AF62DB">
            <w:pPr>
              <w:pStyle w:val="GOSTTablenorm"/>
            </w:pPr>
            <w:r>
              <w:lastRenderedPageBreak/>
              <w:t>Тип_КБК</w:t>
            </w:r>
          </w:p>
        </w:tc>
        <w:tc>
          <w:tcPr>
            <w:tcW w:w="302" w:type="pct"/>
          </w:tcPr>
          <w:p w14:paraId="7FCF94D3" w14:textId="43656305" w:rsidR="00AF62DB" w:rsidRDefault="00AF62DB" w:rsidP="00AF62DB">
            <w:pPr>
              <w:pStyle w:val="GOSTTablenorm"/>
            </w:pPr>
            <w:r>
              <w:t>да</w:t>
            </w:r>
          </w:p>
        </w:tc>
        <w:tc>
          <w:tcPr>
            <w:tcW w:w="1109" w:type="pct"/>
          </w:tcPr>
          <w:p w14:paraId="598D5E0F" w14:textId="5F9C2C8A" w:rsidR="00AF62DB" w:rsidRDefault="00AF62DB" w:rsidP="00AF62DB">
            <w:pPr>
              <w:pStyle w:val="GOSTTablenorm"/>
            </w:pPr>
            <w:r>
              <w:t xml:space="preserve">Тип КБК </w:t>
            </w:r>
            <w:r>
              <w:rPr>
                <w:szCs w:val="22"/>
              </w:rPr>
              <w:t>(по строке документа)</w:t>
            </w:r>
          </w:p>
        </w:tc>
        <w:tc>
          <w:tcPr>
            <w:tcW w:w="1109" w:type="pct"/>
          </w:tcPr>
          <w:p w14:paraId="60071A20" w14:textId="000DDE49" w:rsidR="00AF62DB" w:rsidRPr="008710F8" w:rsidRDefault="00AF62DB" w:rsidP="00AF62DB">
            <w:pPr>
              <w:pStyle w:val="GOSTTablenorm"/>
              <w:rPr>
                <w:lang w:val="en-US"/>
              </w:rPr>
            </w:pPr>
            <w:r w:rsidRPr="008710F8">
              <w:rPr>
                <w:b/>
                <w:lang w:val="en-US"/>
              </w:rPr>
              <w:t>PUiO_VLS_A</w:t>
            </w:r>
            <w:r w:rsidRPr="00A71881">
              <w:rPr>
                <w:b/>
                <w:lang w:val="en-US"/>
              </w:rPr>
              <w:t>:</w:t>
            </w:r>
            <w:r w:rsidRPr="008710F8">
              <w:rPr>
                <w:lang w:val="en-US"/>
              </w:rPr>
              <w:t>typeBudgetClass</w:t>
            </w:r>
          </w:p>
          <w:p w14:paraId="0B8227F4" w14:textId="60F793A5" w:rsidR="00AF62DB" w:rsidRDefault="00AF62DB" w:rsidP="00AF62DB">
            <w:pPr>
              <w:pStyle w:val="GOSTTablenorm"/>
              <w:rPr>
                <w:lang w:val="en-US"/>
              </w:rPr>
            </w:pPr>
            <w:r w:rsidRPr="008710F8">
              <w:rPr>
                <w:b/>
                <w:lang w:val="en-US"/>
              </w:rPr>
              <w:t>ACT_766_SND_BO_2</w:t>
            </w:r>
            <w:r w:rsidRPr="008710F8">
              <w:rPr>
                <w:lang w:val="en-US"/>
              </w:rPr>
              <w:t>:</w:t>
            </w:r>
            <w:r w:rsidRPr="00240762">
              <w:rPr>
                <w:lang w:val="en-US"/>
              </w:rPr>
              <w:t>kbkType</w:t>
            </w:r>
          </w:p>
          <w:p w14:paraId="1F5E4596" w14:textId="14E7FA7C" w:rsidR="00AF62DB" w:rsidRPr="00272269" w:rsidRDefault="00AF62DB" w:rsidP="003942F2">
            <w:pPr>
              <w:pStyle w:val="GOSTTablenorm"/>
              <w:rPr>
                <w:b/>
                <w:lang w:val="en-US"/>
              </w:rPr>
            </w:pPr>
            <w:r w:rsidRPr="003942F2">
              <w:rPr>
                <w:b/>
                <w:lang w:val="en-US"/>
              </w:rPr>
              <w:t>ACT_766_SND_</w:t>
            </w:r>
            <w:r>
              <w:rPr>
                <w:b/>
                <w:lang w:val="en-US"/>
              </w:rPr>
              <w:t>D</w:t>
            </w:r>
            <w:r w:rsidRPr="003942F2">
              <w:rPr>
                <w:b/>
                <w:lang w:val="en-US"/>
              </w:rPr>
              <w:t>O_2:</w:t>
            </w:r>
            <w:r w:rsidRPr="00240762">
              <w:rPr>
                <w:lang w:val="en-US"/>
              </w:rPr>
              <w:t>kbkType</w:t>
            </w:r>
          </w:p>
        </w:tc>
        <w:tc>
          <w:tcPr>
            <w:tcW w:w="1371" w:type="pct"/>
          </w:tcPr>
          <w:p w14:paraId="0B71C4E8" w14:textId="5BC7670A" w:rsidR="00AF62DB" w:rsidRPr="008A3D8A" w:rsidRDefault="00AF62DB" w:rsidP="00AF62DB">
            <w:pPr>
              <w:pStyle w:val="GOSTTablenorm"/>
            </w:pPr>
            <w:r>
              <w:t>При обработке раздела 1</w:t>
            </w:r>
            <w:r w:rsidRPr="00C639F5">
              <w:t xml:space="preserve"> </w:t>
            </w:r>
            <w:r>
              <w:t>для типа акта «РАР» не заполняется, для остальных типов акта</w:t>
            </w:r>
            <w:r w:rsidRPr="00C639F5">
              <w:t xml:space="preserve"> заполняется</w:t>
            </w:r>
            <w:r w:rsidRPr="00E804B2">
              <w:t xml:space="preserve"> из тега</w:t>
            </w:r>
            <w:r>
              <w:rPr>
                <w:szCs w:val="22"/>
              </w:rPr>
              <w:t xml:space="preserve"> </w:t>
            </w:r>
            <w:r w:rsidRPr="00C639F5">
              <w:rPr>
                <w:b/>
                <w:lang w:val="en-US"/>
              </w:rPr>
              <w:t>PUiO</w:t>
            </w:r>
            <w:r w:rsidRPr="008A3D8A">
              <w:rPr>
                <w:b/>
              </w:rPr>
              <w:t>_</w:t>
            </w:r>
            <w:r w:rsidRPr="00C639F5">
              <w:rPr>
                <w:b/>
                <w:lang w:val="en-US"/>
              </w:rPr>
              <w:t>VLS</w:t>
            </w:r>
            <w:r w:rsidRPr="008A3D8A">
              <w:rPr>
                <w:b/>
              </w:rPr>
              <w:t>_</w:t>
            </w:r>
            <w:r w:rsidRPr="00C639F5">
              <w:rPr>
                <w:b/>
                <w:lang w:val="en-US"/>
              </w:rPr>
              <w:t>A</w:t>
            </w:r>
            <w:r w:rsidRPr="008A3D8A">
              <w:rPr>
                <w:b/>
              </w:rPr>
              <w:t>:</w:t>
            </w:r>
            <w:r w:rsidRPr="00C639F5">
              <w:rPr>
                <w:lang w:val="en-US"/>
              </w:rPr>
              <w:t>typeBudgetClass</w:t>
            </w:r>
            <w:r>
              <w:rPr>
                <w:szCs w:val="22"/>
              </w:rPr>
              <w:t>.</w:t>
            </w:r>
          </w:p>
          <w:p w14:paraId="269B9DBF" w14:textId="22811CD9" w:rsidR="00AF62DB" w:rsidRPr="0081669F" w:rsidRDefault="00AF62DB" w:rsidP="00AF62DB">
            <w:pPr>
              <w:pStyle w:val="GOSTTablenorm"/>
            </w:pPr>
            <w:r>
              <w:t>При обработке раздела 2 з</w:t>
            </w:r>
            <w:r w:rsidRPr="00E804B2">
              <w:t>аполняется из тега</w:t>
            </w:r>
            <w:r>
              <w:rPr>
                <w:szCs w:val="22"/>
              </w:rPr>
              <w:t xml:space="preserve"> </w:t>
            </w:r>
            <w:r w:rsidRPr="00C639F5">
              <w:rPr>
                <w:b/>
                <w:lang w:val="en-US"/>
              </w:rPr>
              <w:t>ACT</w:t>
            </w:r>
            <w:r w:rsidRPr="008A3D8A">
              <w:rPr>
                <w:b/>
              </w:rPr>
              <w:t>_766_</w:t>
            </w:r>
            <w:r w:rsidRPr="00C639F5">
              <w:rPr>
                <w:b/>
                <w:lang w:val="en-US"/>
              </w:rPr>
              <w:t>SND</w:t>
            </w:r>
            <w:r w:rsidRPr="008A3D8A">
              <w:rPr>
                <w:b/>
              </w:rPr>
              <w:t>_</w:t>
            </w:r>
            <w:r w:rsidRPr="00C639F5">
              <w:rPr>
                <w:b/>
                <w:lang w:val="en-US"/>
              </w:rPr>
              <w:t>BO</w:t>
            </w:r>
            <w:r w:rsidRPr="008A3D8A">
              <w:rPr>
                <w:b/>
              </w:rPr>
              <w:t>_2</w:t>
            </w:r>
            <w:r w:rsidRPr="008A3D8A">
              <w:t>:</w:t>
            </w:r>
            <w:r w:rsidRPr="00240762">
              <w:rPr>
                <w:lang w:val="en-US"/>
              </w:rPr>
              <w:t>kbkType</w:t>
            </w:r>
            <w:r>
              <w:t>.</w:t>
            </w:r>
          </w:p>
          <w:p w14:paraId="7EA040B0" w14:textId="4E3C7458" w:rsidR="00AF62DB" w:rsidRDefault="00AF62DB" w:rsidP="003942F2">
            <w:pPr>
              <w:pStyle w:val="GOSTTablenorm"/>
            </w:pPr>
            <w:r>
              <w:t>При обработке раздела 3 з</w:t>
            </w:r>
            <w:r w:rsidRPr="00E804B2">
              <w:t>аполняется из тега</w:t>
            </w:r>
            <w:r>
              <w:rPr>
                <w:szCs w:val="22"/>
              </w:rPr>
              <w:t xml:space="preserve"> </w:t>
            </w:r>
            <w:r>
              <w:rPr>
                <w:b/>
              </w:rPr>
              <w:t>ACT_766_SND_</w:t>
            </w:r>
            <w:r>
              <w:rPr>
                <w:b/>
                <w:lang w:val="en-US"/>
              </w:rPr>
              <w:t>D</w:t>
            </w:r>
            <w:r w:rsidRPr="00D35DA4">
              <w:rPr>
                <w:b/>
              </w:rPr>
              <w:t>O</w:t>
            </w:r>
            <w:r>
              <w:rPr>
                <w:b/>
              </w:rPr>
              <w:t>_2</w:t>
            </w:r>
            <w:r w:rsidRPr="002F4371">
              <w:rPr>
                <w:b/>
              </w:rPr>
              <w:t>:</w:t>
            </w:r>
            <w:r w:rsidRPr="00240762">
              <w:rPr>
                <w:lang w:val="en-US"/>
              </w:rPr>
              <w:t>kbkType</w:t>
            </w:r>
          </w:p>
        </w:tc>
      </w:tr>
      <w:tr w:rsidR="00AF62DB" w:rsidRPr="00B9499D" w14:paraId="2C179885" w14:textId="77777777" w:rsidTr="00F265CC">
        <w:tc>
          <w:tcPr>
            <w:tcW w:w="1109" w:type="pct"/>
          </w:tcPr>
          <w:p w14:paraId="138D67C3" w14:textId="5CD20A7B" w:rsidR="00AF62DB" w:rsidRPr="0069366A" w:rsidRDefault="00AF62DB" w:rsidP="00AF62DB">
            <w:pPr>
              <w:pStyle w:val="GOSTTablenorm"/>
            </w:pPr>
            <w:r w:rsidRPr="008710F8">
              <w:t>Код_цели</w:t>
            </w:r>
          </w:p>
        </w:tc>
        <w:tc>
          <w:tcPr>
            <w:tcW w:w="302" w:type="pct"/>
          </w:tcPr>
          <w:p w14:paraId="32D25811" w14:textId="4FBA8E2F" w:rsidR="00AF62DB" w:rsidRPr="0069366A" w:rsidRDefault="00AF62DB" w:rsidP="00AF62DB">
            <w:pPr>
              <w:pStyle w:val="GOSTTablenorm"/>
            </w:pPr>
            <w:ins w:id="11225" w:author="Сказецкая Наталья Камилевна" w:date="2024-05-23T20:10:00Z">
              <w:r>
                <w:t>да</w:t>
              </w:r>
            </w:ins>
          </w:p>
        </w:tc>
        <w:tc>
          <w:tcPr>
            <w:tcW w:w="1109" w:type="pct"/>
          </w:tcPr>
          <w:p w14:paraId="4A894ECE" w14:textId="1BA20B3C" w:rsidR="00AF62DB" w:rsidRPr="0069366A" w:rsidRDefault="00AF62DB" w:rsidP="00AF62DB">
            <w:pPr>
              <w:pStyle w:val="GOSTTablenorm"/>
            </w:pPr>
            <w:r w:rsidRPr="0069366A">
              <w:t>Код цели (аналитический код)</w:t>
            </w:r>
            <w:ins w:id="11226" w:author="Сказецкая Наталья Камилевна" w:date="2024-05-23T20:35:00Z">
              <w:r>
                <w:t xml:space="preserve"> </w:t>
              </w:r>
              <w:r>
                <w:rPr>
                  <w:szCs w:val="22"/>
                </w:rPr>
                <w:t>(по строке документа)</w:t>
              </w:r>
            </w:ins>
          </w:p>
        </w:tc>
        <w:tc>
          <w:tcPr>
            <w:tcW w:w="1109" w:type="pct"/>
          </w:tcPr>
          <w:p w14:paraId="49800B9E" w14:textId="77777777" w:rsidR="00AF62DB" w:rsidRPr="006147F9" w:rsidRDefault="00AF62DB" w:rsidP="00AF62DB">
            <w:pPr>
              <w:pStyle w:val="GOSTTablenorm"/>
              <w:rPr>
                <w:ins w:id="11227" w:author="Краснова Наталья EXP-281880" w:date="2024-03-01T20:20:00Z"/>
                <w:lang w:val="en-US"/>
              </w:rPr>
            </w:pPr>
            <w:r w:rsidRPr="00E62293">
              <w:rPr>
                <w:b/>
                <w:lang w:val="en-US"/>
              </w:rPr>
              <w:t>PUiO_VLS_A:</w:t>
            </w:r>
            <w:r w:rsidRPr="006147F9">
              <w:rPr>
                <w:lang w:val="en-US"/>
              </w:rPr>
              <w:t>CodeCS</w:t>
            </w:r>
          </w:p>
          <w:p w14:paraId="226660AA" w14:textId="11EB6BD3" w:rsidR="00AF62DB" w:rsidRPr="005E27F6" w:rsidRDefault="00AF62DB" w:rsidP="00AF62DB">
            <w:pPr>
              <w:pStyle w:val="GOSTTablenorm"/>
              <w:rPr>
                <w:ins w:id="11228" w:author="Краснова Наталья EXP-281880" w:date="2024-03-01T20:20:00Z"/>
                <w:lang w:val="en-US"/>
              </w:rPr>
            </w:pPr>
            <w:ins w:id="11229" w:author="Краснова Наталья EXP-281880" w:date="2024-03-01T20:20:00Z">
              <w:r w:rsidRPr="00E62293">
                <w:rPr>
                  <w:b/>
                  <w:lang w:val="en-US"/>
                </w:rPr>
                <w:t>ACT_766_SND_BO_2</w:t>
              </w:r>
              <w:r w:rsidRPr="005E27F6">
                <w:rPr>
                  <w:lang w:val="en-US"/>
                </w:rPr>
                <w:t>:analitCode</w:t>
              </w:r>
            </w:ins>
          </w:p>
          <w:p w14:paraId="10A10B62" w14:textId="3E62A25E" w:rsidR="00AF62DB" w:rsidRPr="0069366A" w:rsidRDefault="00AF62DB" w:rsidP="00AF62DB">
            <w:pPr>
              <w:pStyle w:val="GOSTTablenorm"/>
            </w:pPr>
            <w:ins w:id="11230" w:author="Краснова Наталья EXP-281880" w:date="2024-03-01T20:21:00Z">
              <w:r w:rsidRPr="00E62293">
                <w:rPr>
                  <w:b/>
                </w:rPr>
                <w:t>ACT_766_SND_</w:t>
              </w:r>
              <w:r w:rsidRPr="00E62293">
                <w:rPr>
                  <w:b/>
                  <w:lang w:val="en-US"/>
                </w:rPr>
                <w:t>D</w:t>
              </w:r>
              <w:r w:rsidRPr="00E62293">
                <w:rPr>
                  <w:b/>
                </w:rPr>
                <w:t>O_2:</w:t>
              </w:r>
              <w:r w:rsidRPr="005E27F6">
                <w:t>analitCode</w:t>
              </w:r>
            </w:ins>
          </w:p>
        </w:tc>
        <w:tc>
          <w:tcPr>
            <w:tcW w:w="1371" w:type="pct"/>
          </w:tcPr>
          <w:p w14:paraId="248FAF8B" w14:textId="537943B7" w:rsidR="00AF62DB" w:rsidRPr="008A3D8A" w:rsidRDefault="00AF62DB" w:rsidP="00AF62DB">
            <w:pPr>
              <w:pStyle w:val="GOSTTablenorm"/>
              <w:rPr>
                <w:ins w:id="11231" w:author="Краснова Наталья EXP-281880" w:date="2024-03-24T23:04:00Z"/>
              </w:rPr>
            </w:pPr>
            <w:ins w:id="11232" w:author="Краснова Наталья EXP-281880" w:date="2024-03-24T23:04:00Z">
              <w:r>
                <w:t xml:space="preserve">При обработке раздела </w:t>
              </w:r>
            </w:ins>
            <w:ins w:id="11233" w:author="Сказецкая Наталья Камилевна" w:date="2024-05-23T20:09:00Z">
              <w:r>
                <w:t>1</w:t>
              </w:r>
            </w:ins>
            <w:ins w:id="11234" w:author="Краснова Наталья EXP-281880" w:date="2024-03-24T23:04:00Z">
              <w:r w:rsidRPr="00C639F5">
                <w:t xml:space="preserve"> заполняется</w:t>
              </w:r>
              <w:r w:rsidRPr="00E804B2">
                <w:t xml:space="preserve"> из тега</w:t>
              </w:r>
              <w:r>
                <w:rPr>
                  <w:szCs w:val="22"/>
                </w:rPr>
                <w:t xml:space="preserve"> </w:t>
              </w:r>
            </w:ins>
            <w:ins w:id="11235" w:author="Краснова Наталья EXP-281880" w:date="2024-03-24T23:05:00Z">
              <w:r w:rsidRPr="00E62293">
                <w:rPr>
                  <w:b/>
                  <w:lang w:val="en-US"/>
                </w:rPr>
                <w:t>PUiO</w:t>
              </w:r>
              <w:r w:rsidRPr="00E62293">
                <w:rPr>
                  <w:b/>
                </w:rPr>
                <w:t>_</w:t>
              </w:r>
              <w:r w:rsidRPr="00E62293">
                <w:rPr>
                  <w:b/>
                  <w:lang w:val="en-US"/>
                </w:rPr>
                <w:t>VLS</w:t>
              </w:r>
              <w:r w:rsidRPr="00E62293">
                <w:rPr>
                  <w:b/>
                </w:rPr>
                <w:t>_</w:t>
              </w:r>
              <w:r w:rsidRPr="00E62293">
                <w:rPr>
                  <w:b/>
                  <w:lang w:val="en-US"/>
                </w:rPr>
                <w:t>A</w:t>
              </w:r>
              <w:r w:rsidRPr="00E62293">
                <w:rPr>
                  <w:b/>
                </w:rPr>
                <w:t>:</w:t>
              </w:r>
              <w:r w:rsidRPr="006147F9">
                <w:rPr>
                  <w:lang w:val="en-US"/>
                </w:rPr>
                <w:t>CodeCS</w:t>
              </w:r>
            </w:ins>
            <w:ins w:id="11236" w:author="Краснова Наталья EXP-281880" w:date="2024-03-24T23:04:00Z">
              <w:r>
                <w:rPr>
                  <w:szCs w:val="22"/>
                </w:rPr>
                <w:t>.</w:t>
              </w:r>
            </w:ins>
          </w:p>
          <w:p w14:paraId="374E1C2C" w14:textId="68B1C2FD" w:rsidR="00AF62DB" w:rsidRPr="008B5CA6" w:rsidRDefault="00AF62DB" w:rsidP="00AF62DB">
            <w:pPr>
              <w:pStyle w:val="GOSTTablenorm"/>
              <w:rPr>
                <w:ins w:id="11237" w:author="Краснова Наталья EXP-281880" w:date="2024-03-24T23:04:00Z"/>
              </w:rPr>
            </w:pPr>
            <w:ins w:id="11238" w:author="Краснова Наталья EXP-281880" w:date="2024-03-24T23:04:00Z">
              <w:r>
                <w:t xml:space="preserve">При обработке раздела </w:t>
              </w:r>
            </w:ins>
            <w:ins w:id="11239" w:author="Сказецкая Наталья Камилевна" w:date="2024-05-23T20:09:00Z">
              <w:r>
                <w:t>2</w:t>
              </w:r>
            </w:ins>
            <w:ins w:id="11240" w:author="Краснова Наталья EXP-281880" w:date="2024-03-24T23:04:00Z">
              <w:r>
                <w:t xml:space="preserve"> з</w:t>
              </w:r>
              <w:r w:rsidRPr="00E804B2">
                <w:t>аполняется из тега</w:t>
              </w:r>
              <w:r>
                <w:rPr>
                  <w:szCs w:val="22"/>
                </w:rPr>
                <w:t xml:space="preserve"> </w:t>
              </w:r>
            </w:ins>
            <w:ins w:id="11241" w:author="Краснова Наталья EXP-281880" w:date="2024-03-24T23:05:00Z">
              <w:r w:rsidRPr="006147F9">
                <w:rPr>
                  <w:b/>
                  <w:lang w:val="en-US"/>
                </w:rPr>
                <w:t>ACT</w:t>
              </w:r>
              <w:r w:rsidRPr="008B5CA6">
                <w:rPr>
                  <w:b/>
                </w:rPr>
                <w:t>_766_</w:t>
              </w:r>
              <w:r w:rsidRPr="006147F9">
                <w:rPr>
                  <w:b/>
                  <w:lang w:val="en-US"/>
                </w:rPr>
                <w:t>SND</w:t>
              </w:r>
              <w:r w:rsidRPr="008B5CA6">
                <w:rPr>
                  <w:b/>
                </w:rPr>
                <w:t>_</w:t>
              </w:r>
              <w:r w:rsidRPr="006147F9">
                <w:rPr>
                  <w:b/>
                  <w:lang w:val="en-US"/>
                </w:rPr>
                <w:t>BO</w:t>
              </w:r>
              <w:r w:rsidRPr="008B5CA6">
                <w:rPr>
                  <w:b/>
                </w:rPr>
                <w:t>_2</w:t>
              </w:r>
              <w:r w:rsidRPr="008B5CA6">
                <w:t>:</w:t>
              </w:r>
              <w:r w:rsidRPr="00240762">
                <w:rPr>
                  <w:lang w:val="en-US"/>
                </w:rPr>
                <w:t>analitCode</w:t>
              </w:r>
              <w:r>
                <w:t>.</w:t>
              </w:r>
            </w:ins>
          </w:p>
          <w:p w14:paraId="0D3E5A37" w14:textId="6A86DA8F" w:rsidR="00AF62DB" w:rsidRPr="0069366A" w:rsidRDefault="00AF62DB" w:rsidP="00AF62DB">
            <w:pPr>
              <w:pStyle w:val="GOSTTablenorm"/>
            </w:pPr>
            <w:ins w:id="11242" w:author="Краснова Наталья EXP-281880" w:date="2024-03-24T23:04:00Z">
              <w:r>
                <w:t xml:space="preserve">При обработке раздела </w:t>
              </w:r>
            </w:ins>
            <w:ins w:id="11243" w:author="Сказецкая Наталья Камилевна" w:date="2024-05-23T20:09:00Z">
              <w:r>
                <w:t>3</w:t>
              </w:r>
            </w:ins>
            <w:ins w:id="11244" w:author="Краснова Наталья EXP-281880" w:date="2024-03-24T23:04:00Z">
              <w:r>
                <w:t xml:space="preserve"> з</w:t>
              </w:r>
              <w:r w:rsidRPr="00E804B2">
                <w:t>аполняется из тега</w:t>
              </w:r>
              <w:r>
                <w:rPr>
                  <w:szCs w:val="22"/>
                </w:rPr>
                <w:t xml:space="preserve"> </w:t>
              </w:r>
            </w:ins>
            <w:ins w:id="11245" w:author="Краснова Наталья EXP-281880" w:date="2024-03-24T23:05:00Z">
              <w:r>
                <w:rPr>
                  <w:b/>
                </w:rPr>
                <w:t>ACT_766_SND_</w:t>
              </w:r>
              <w:r>
                <w:rPr>
                  <w:b/>
                  <w:lang w:val="en-US"/>
                </w:rPr>
                <w:t>D</w:t>
              </w:r>
              <w:r w:rsidRPr="00D35DA4">
                <w:rPr>
                  <w:b/>
                </w:rPr>
                <w:t>O</w:t>
              </w:r>
              <w:r>
                <w:rPr>
                  <w:b/>
                </w:rPr>
                <w:t>_2</w:t>
              </w:r>
              <w:r w:rsidRPr="002F4371">
                <w:rPr>
                  <w:b/>
                </w:rPr>
                <w:t>:</w:t>
              </w:r>
              <w:r w:rsidRPr="00E84C65">
                <w:t>analitCode</w:t>
              </w:r>
            </w:ins>
          </w:p>
        </w:tc>
      </w:tr>
      <w:tr w:rsidR="00AF62DB" w:rsidRPr="00B9499D" w14:paraId="01995F76" w14:textId="77777777" w:rsidTr="00F265CC">
        <w:tc>
          <w:tcPr>
            <w:tcW w:w="1109" w:type="pct"/>
          </w:tcPr>
          <w:p w14:paraId="6B8E0451" w14:textId="74BA973D" w:rsidR="00AF62DB" w:rsidRPr="0069366A" w:rsidRDefault="00AF62DB" w:rsidP="00AF62DB">
            <w:pPr>
              <w:pStyle w:val="GOSTTablenorm"/>
            </w:pPr>
            <w:r w:rsidRPr="00540531">
              <w:t>Код_НПА</w:t>
            </w:r>
          </w:p>
        </w:tc>
        <w:tc>
          <w:tcPr>
            <w:tcW w:w="302" w:type="pct"/>
          </w:tcPr>
          <w:p w14:paraId="42487E14" w14:textId="3548F1CD" w:rsidR="00AF62DB" w:rsidRPr="0069366A" w:rsidRDefault="00AF62DB" w:rsidP="00AF62DB">
            <w:pPr>
              <w:pStyle w:val="GOSTTablenorm"/>
            </w:pPr>
            <w:r>
              <w:t>да</w:t>
            </w:r>
          </w:p>
        </w:tc>
        <w:tc>
          <w:tcPr>
            <w:tcW w:w="1109" w:type="pct"/>
          </w:tcPr>
          <w:p w14:paraId="72199968" w14:textId="36E871AB" w:rsidR="00AF62DB" w:rsidRPr="0069366A" w:rsidRDefault="00AF62DB" w:rsidP="00AF62DB">
            <w:pPr>
              <w:pStyle w:val="GOSTTablenorm"/>
            </w:pPr>
            <w:r>
              <w:t>Код НПА</w:t>
            </w:r>
            <w:ins w:id="11246" w:author="Сказецкая Наталья Камилевна" w:date="2024-05-23T20:35:00Z">
              <w:r>
                <w:t xml:space="preserve"> </w:t>
              </w:r>
              <w:r>
                <w:rPr>
                  <w:szCs w:val="22"/>
                </w:rPr>
                <w:t>(по строке документа)</w:t>
              </w:r>
            </w:ins>
          </w:p>
        </w:tc>
        <w:tc>
          <w:tcPr>
            <w:tcW w:w="1109" w:type="pct"/>
          </w:tcPr>
          <w:p w14:paraId="5B1F2A4F" w14:textId="66C91BAC" w:rsidR="00AF62DB" w:rsidRPr="009A5260" w:rsidRDefault="00AF62DB" w:rsidP="00AF62DB">
            <w:pPr>
              <w:pStyle w:val="GOSTTablenorm"/>
              <w:rPr>
                <w:lang w:val="en-US"/>
              </w:rPr>
            </w:pPr>
            <w:r w:rsidRPr="00E62293">
              <w:rPr>
                <w:b/>
              </w:rPr>
              <w:t>PUiO_VLS_A:</w:t>
            </w:r>
            <w:r w:rsidRPr="0069366A">
              <w:t>CodeCS</w:t>
            </w:r>
          </w:p>
        </w:tc>
        <w:tc>
          <w:tcPr>
            <w:tcW w:w="1371" w:type="pct"/>
          </w:tcPr>
          <w:p w14:paraId="21E5D226" w14:textId="77777777" w:rsidR="00AF62DB" w:rsidRDefault="00AF62DB" w:rsidP="00AF62DB">
            <w:pPr>
              <w:pStyle w:val="GOSTTablenorm"/>
              <w:rPr>
                <w:ins w:id="11247" w:author="Сказецкая Наталья Камилевна" w:date="2024-05-23T20:35:00Z"/>
              </w:rPr>
            </w:pPr>
            <w:ins w:id="11248" w:author="Сказецкая Наталья Камилевна" w:date="2024-05-23T20:35:00Z">
              <w:r>
                <w:t>Заполняется для типа акта «РАР», для остальных типов акта не заполняется.</w:t>
              </w:r>
            </w:ins>
          </w:p>
          <w:p w14:paraId="054FC224" w14:textId="77777777" w:rsidR="00AF62DB" w:rsidRDefault="00AF62DB" w:rsidP="00AF62DB">
            <w:pPr>
              <w:pStyle w:val="GOSTTablenorm"/>
            </w:pPr>
            <w:r w:rsidRPr="004A77B0">
              <w:t>Если в реквизите документа содержится значение в формате ХХХХ – записывается в атр</w:t>
            </w:r>
            <w:r>
              <w:t>ибут Код_НПА в неизменном виде.</w:t>
            </w:r>
          </w:p>
          <w:p w14:paraId="73E94C86" w14:textId="25CEB057" w:rsidR="00AF62DB" w:rsidRDefault="00AF62DB" w:rsidP="00AF62DB">
            <w:pPr>
              <w:pStyle w:val="GOSTTablenorm"/>
            </w:pPr>
            <w:r w:rsidRPr="004A77B0">
              <w:t>Если в реквизите содержится значение в формате ХХХХ-УУ – записывается в атрибут Код_НПА после преобразования (только первые 4 символа).</w:t>
            </w:r>
          </w:p>
          <w:p w14:paraId="55A6F888" w14:textId="0A435D49" w:rsidR="00AF62DB" w:rsidRPr="0069366A" w:rsidRDefault="00AF62DB" w:rsidP="00AF62DB">
            <w:pPr>
              <w:pStyle w:val="GOSTTablenorm"/>
            </w:pPr>
            <w:r w:rsidRPr="00D42C56">
              <w:t xml:space="preserve">Если в реквизите документа содержится </w:t>
            </w:r>
            <w:r w:rsidRPr="00D42C56">
              <w:lastRenderedPageBreak/>
              <w:t>значение «-» (прочерк) или реквизит не заполнен - атрибут Код_НПА не заполняется (пусто</w:t>
            </w:r>
            <w:r>
              <w:t>)</w:t>
            </w:r>
          </w:p>
        </w:tc>
      </w:tr>
      <w:tr w:rsidR="00AF62DB" w:rsidRPr="00B9499D" w14:paraId="54FB1329" w14:textId="77777777" w:rsidTr="00F265CC">
        <w:tc>
          <w:tcPr>
            <w:tcW w:w="1109" w:type="pct"/>
          </w:tcPr>
          <w:p w14:paraId="5A8FA3BD" w14:textId="5FD78BF5" w:rsidR="00AF62DB" w:rsidRPr="00540531" w:rsidRDefault="00AF62DB" w:rsidP="00AF62DB">
            <w:pPr>
              <w:pStyle w:val="GOSTTablenorm"/>
              <w:rPr>
                <w:szCs w:val="22"/>
              </w:rPr>
            </w:pPr>
            <w:r>
              <w:rPr>
                <w:szCs w:val="22"/>
              </w:rPr>
              <w:lastRenderedPageBreak/>
              <w:t>Направление_выплаты</w:t>
            </w:r>
          </w:p>
        </w:tc>
        <w:tc>
          <w:tcPr>
            <w:tcW w:w="302" w:type="pct"/>
          </w:tcPr>
          <w:p w14:paraId="53897388" w14:textId="4E5DBB64" w:rsidR="00AF62DB" w:rsidRDefault="00AF62DB" w:rsidP="00AF62DB">
            <w:pPr>
              <w:pStyle w:val="GOSTTablenorm"/>
              <w:rPr>
                <w:szCs w:val="22"/>
              </w:rPr>
            </w:pPr>
            <w:r>
              <w:rPr>
                <w:szCs w:val="22"/>
              </w:rPr>
              <w:t>да</w:t>
            </w:r>
          </w:p>
        </w:tc>
        <w:tc>
          <w:tcPr>
            <w:tcW w:w="1109" w:type="pct"/>
          </w:tcPr>
          <w:p w14:paraId="5B221B7F" w14:textId="531E3EA1" w:rsidR="00AF62DB" w:rsidRDefault="00AF62DB" w:rsidP="00AF62DB">
            <w:pPr>
              <w:pStyle w:val="GOSTTablenorm"/>
              <w:rPr>
                <w:szCs w:val="22"/>
              </w:rPr>
            </w:pPr>
            <w:r>
              <w:rPr>
                <w:szCs w:val="22"/>
              </w:rPr>
              <w:t>Направление выплаты</w:t>
            </w:r>
            <w:ins w:id="11249" w:author="Сказецкая Наталья Камилевна" w:date="2024-05-23T20:35:00Z">
              <w:r>
                <w:rPr>
                  <w:szCs w:val="22"/>
                </w:rPr>
                <w:t xml:space="preserve"> (по строке документа)</w:t>
              </w:r>
            </w:ins>
          </w:p>
        </w:tc>
        <w:tc>
          <w:tcPr>
            <w:tcW w:w="1109" w:type="pct"/>
          </w:tcPr>
          <w:p w14:paraId="4685B0FA" w14:textId="53497AE8" w:rsidR="00AF62DB" w:rsidRPr="0069366A" w:rsidRDefault="00AF62DB" w:rsidP="00AF62DB">
            <w:pPr>
              <w:pStyle w:val="GOSTTablenorm"/>
              <w:rPr>
                <w:szCs w:val="22"/>
              </w:rPr>
            </w:pPr>
            <w:r w:rsidRPr="00E62293">
              <w:rPr>
                <w:b/>
              </w:rPr>
              <w:t>PUiO_VLS_A:</w:t>
            </w:r>
            <w:r w:rsidRPr="0069366A">
              <w:rPr>
                <w:szCs w:val="22"/>
              </w:rPr>
              <w:t>CodeCS</w:t>
            </w:r>
          </w:p>
        </w:tc>
        <w:tc>
          <w:tcPr>
            <w:tcW w:w="1371" w:type="pct"/>
          </w:tcPr>
          <w:p w14:paraId="5B26AF33" w14:textId="77777777" w:rsidR="00AF62DB" w:rsidRDefault="00AF62DB" w:rsidP="00AF62DB">
            <w:pPr>
              <w:pStyle w:val="GOSTTablenorm"/>
              <w:rPr>
                <w:ins w:id="11250" w:author="Сказецкая Наталья Камилевна" w:date="2024-05-23T20:36:00Z"/>
              </w:rPr>
            </w:pPr>
            <w:ins w:id="11251" w:author="Сказецкая Наталья Камилевна" w:date="2024-05-23T20:36:00Z">
              <w:r>
                <w:t>Заполняется для типа акта «РАР», для остальных типов акта не заполняется.</w:t>
              </w:r>
            </w:ins>
          </w:p>
          <w:p w14:paraId="4DE1D0DD" w14:textId="0528AC1E" w:rsidR="00AF62DB" w:rsidRPr="00E82275" w:rsidRDefault="00AF62DB" w:rsidP="00AF62DB">
            <w:pPr>
              <w:pStyle w:val="GOSTTablenorm"/>
            </w:pPr>
            <w:r w:rsidRPr="00E82275">
              <w:t>Если в реквизите документа содержится значение в формате ХХХХ – атрибут Направление_выплаты не заполняется (пусто).</w:t>
            </w:r>
          </w:p>
          <w:p w14:paraId="598F40FA" w14:textId="53646775" w:rsidR="00AF62DB" w:rsidRPr="00E82275" w:rsidRDefault="00AF62DB" w:rsidP="00AF62DB">
            <w:pPr>
              <w:pStyle w:val="GOSTTablenorm"/>
            </w:pPr>
            <w:r w:rsidRPr="00E82275">
              <w:t>Если в реквизите документа содержится значение в формате ХХХХ-УУ – записывается в атрибут Направление_выплаты после преобразования (только последние 2 символа).</w:t>
            </w:r>
          </w:p>
          <w:p w14:paraId="11E3387F" w14:textId="68D55382" w:rsidR="00AF62DB" w:rsidRPr="00540531" w:rsidRDefault="00AF62DB" w:rsidP="00AF62DB">
            <w:pPr>
              <w:pStyle w:val="GOSTTablenorm"/>
              <w:rPr>
                <w:szCs w:val="22"/>
              </w:rPr>
            </w:pPr>
            <w:r w:rsidRPr="00E82275">
              <w:t>Если в реквизите документа содержится значение «-» (прочерк) или реквизит не заполнен - атрибут Направление_выплаты не заполняется (пусто)</w:t>
            </w:r>
          </w:p>
        </w:tc>
      </w:tr>
      <w:tr w:rsidR="00AF62DB" w:rsidRPr="00B9499D" w14:paraId="62DB923C" w14:textId="77777777" w:rsidTr="00F265CC">
        <w:trPr>
          <w:ins w:id="11252" w:author="Краснова Наталья EXP-299500" w:date="2024-09-15T21:59:00Z"/>
        </w:trPr>
        <w:tc>
          <w:tcPr>
            <w:tcW w:w="1109" w:type="pct"/>
          </w:tcPr>
          <w:p w14:paraId="20A2EAF3" w14:textId="2964FE0B" w:rsidR="00AF62DB" w:rsidRDefault="00AF62DB" w:rsidP="00AF62DB">
            <w:pPr>
              <w:pStyle w:val="GOSTTablenorm"/>
              <w:rPr>
                <w:ins w:id="11253" w:author="Краснова Наталья EXP-299500" w:date="2024-09-15T21:59:00Z"/>
                <w:szCs w:val="22"/>
              </w:rPr>
            </w:pPr>
            <w:ins w:id="11254" w:author="Краснова Наталья EXP-299500" w:date="2024-09-15T21:59:00Z">
              <w:r>
                <w:rPr>
                  <w:szCs w:val="22"/>
                </w:rPr>
                <w:t>БО</w:t>
              </w:r>
            </w:ins>
          </w:p>
        </w:tc>
        <w:tc>
          <w:tcPr>
            <w:tcW w:w="302" w:type="pct"/>
          </w:tcPr>
          <w:p w14:paraId="251C3782" w14:textId="7F26402E" w:rsidR="00AF62DB" w:rsidRDefault="00AF62DB" w:rsidP="00AF62DB">
            <w:pPr>
              <w:pStyle w:val="GOSTTablenorm"/>
              <w:rPr>
                <w:ins w:id="11255" w:author="Краснова Наталья EXP-299500" w:date="2024-09-15T21:59:00Z"/>
                <w:szCs w:val="22"/>
              </w:rPr>
            </w:pPr>
            <w:ins w:id="11256" w:author="Краснова Наталья EXP-299500" w:date="2024-09-15T21:59:00Z">
              <w:r>
                <w:rPr>
                  <w:szCs w:val="22"/>
                </w:rPr>
                <w:t>да</w:t>
              </w:r>
            </w:ins>
          </w:p>
        </w:tc>
        <w:tc>
          <w:tcPr>
            <w:tcW w:w="1109" w:type="pct"/>
          </w:tcPr>
          <w:p w14:paraId="468A37CA" w14:textId="1A1B76EC" w:rsidR="00AF62DB" w:rsidRDefault="00AF62DB" w:rsidP="00AF62DB">
            <w:pPr>
              <w:pStyle w:val="GOSTTablenorm"/>
              <w:rPr>
                <w:ins w:id="11257" w:author="Краснова Наталья EXP-299500" w:date="2024-09-15T21:59:00Z"/>
                <w:szCs w:val="22"/>
              </w:rPr>
            </w:pPr>
            <w:ins w:id="11258" w:author="Краснова Наталья EXP-299500" w:date="2024-09-15T21:59:00Z">
              <w:r w:rsidRPr="001244D0">
                <w:rPr>
                  <w:szCs w:val="22"/>
                </w:rPr>
                <w:t>Бюджетное обязательство (по строке документа)</w:t>
              </w:r>
            </w:ins>
          </w:p>
        </w:tc>
        <w:tc>
          <w:tcPr>
            <w:tcW w:w="1109" w:type="pct"/>
          </w:tcPr>
          <w:p w14:paraId="3F8B17C0" w14:textId="34FDAFEF" w:rsidR="00AF62DB" w:rsidRPr="00E62293" w:rsidRDefault="00AF62DB" w:rsidP="00AF62DB">
            <w:pPr>
              <w:pStyle w:val="GOSTTablenorm"/>
              <w:rPr>
                <w:ins w:id="11259" w:author="Краснова Наталья EXP-299500" w:date="2024-09-15T21:59:00Z"/>
                <w:b/>
              </w:rPr>
            </w:pPr>
            <w:ins w:id="11260" w:author="Краснова Наталья EXP-299500" w:date="2024-09-15T22:00:00Z">
              <w:r w:rsidRPr="001244D0">
                <w:rPr>
                  <w:b/>
                </w:rPr>
                <w:t>PUiO_VLS_A:OKVCd</w:t>
              </w:r>
            </w:ins>
          </w:p>
        </w:tc>
        <w:tc>
          <w:tcPr>
            <w:tcW w:w="1371" w:type="pct"/>
          </w:tcPr>
          <w:p w14:paraId="36112DB8" w14:textId="77777777" w:rsidR="00AF62DB" w:rsidRDefault="00AF62DB" w:rsidP="00AF62DB">
            <w:pPr>
              <w:pStyle w:val="GOSTTablenorm"/>
              <w:rPr>
                <w:ins w:id="11261" w:author="Краснова Наталья EXP-299500" w:date="2024-09-15T22:00:00Z"/>
              </w:rPr>
            </w:pPr>
            <w:ins w:id="11262" w:author="Краснова Наталья EXP-299500" w:date="2024-09-15T22:00:00Z">
              <w:r>
                <w:t>Заполняется для типа акта «РАР», для остальных типов акта не заполняется.</w:t>
              </w:r>
            </w:ins>
          </w:p>
          <w:p w14:paraId="4C13B067" w14:textId="77777777" w:rsidR="00AF62DB" w:rsidRDefault="00AF62DB" w:rsidP="00AF62DB">
            <w:pPr>
              <w:pStyle w:val="GOSTTablenorm"/>
              <w:rPr>
                <w:ins w:id="11263" w:author="Краснова Наталья EXP-299500" w:date="2024-09-15T22:00:00Z"/>
              </w:rPr>
            </w:pPr>
            <w:ins w:id="11264" w:author="Краснова Наталья EXP-299500" w:date="2024-09-15T22:00:00Z">
              <w:r>
                <w:t>В составе документа может приходить как цифровой, так и буквенный код валюты.</w:t>
              </w:r>
            </w:ins>
          </w:p>
          <w:p w14:paraId="2A6340FA" w14:textId="77777777" w:rsidR="00AF62DB" w:rsidRDefault="00AF62DB" w:rsidP="00AF62DB">
            <w:pPr>
              <w:pStyle w:val="GOSTTablenorm"/>
              <w:rPr>
                <w:ins w:id="11265" w:author="Краснова Наталья EXP-299500" w:date="2024-09-15T22:00:00Z"/>
              </w:rPr>
            </w:pPr>
            <w:ins w:id="11266" w:author="Краснова Наталья EXP-299500" w:date="2024-09-15T22:00:00Z">
              <w:r>
                <w:t>1)</w:t>
              </w:r>
              <w:r>
                <w:tab/>
                <w:t xml:space="preserve"> если код валюты пришел цифровой, то в атрибут его значение записывается в неизменном виде;</w:t>
              </w:r>
            </w:ins>
          </w:p>
          <w:p w14:paraId="561AF2A5" w14:textId="3CC07D54" w:rsidR="00AF62DB" w:rsidRDefault="00AF62DB" w:rsidP="00AF62DB">
            <w:pPr>
              <w:pStyle w:val="GOSTTablenorm"/>
              <w:rPr>
                <w:ins w:id="11267" w:author="Краснова Наталья EXP-299500" w:date="2024-09-15T21:59:00Z"/>
              </w:rPr>
            </w:pPr>
            <w:ins w:id="11268" w:author="Краснова Наталья EXP-299500" w:date="2024-09-15T22:00:00Z">
              <w:r>
                <w:t>1)</w:t>
              </w:r>
              <w:r>
                <w:tab/>
                <w:t xml:space="preserve"> если код валюты пришел буквенный, то в атрибут его значение записывается после преобразования в цифровой по данным </w:t>
              </w:r>
              <w:r>
                <w:lastRenderedPageBreak/>
                <w:t>справочника «Общероссийский классификатор валют (ОКВ)»</w:t>
              </w:r>
            </w:ins>
          </w:p>
        </w:tc>
      </w:tr>
      <w:tr w:rsidR="00AF62DB" w:rsidRPr="008B5CA6" w14:paraId="46D582F1" w14:textId="77777777" w:rsidTr="002B69B1">
        <w:trPr>
          <w:ins w:id="11269" w:author="Краснова Наталья EXP-274689" w:date="2024-02-27T12:32:00Z"/>
        </w:trPr>
        <w:tc>
          <w:tcPr>
            <w:tcW w:w="1109" w:type="pct"/>
          </w:tcPr>
          <w:p w14:paraId="4EBE4853" w14:textId="77777777" w:rsidR="00AF62DB" w:rsidRPr="00DE35DA" w:rsidRDefault="00AF62DB" w:rsidP="00AF62DB">
            <w:pPr>
              <w:pStyle w:val="GOSTTablenorm"/>
              <w:tabs>
                <w:tab w:val="left" w:pos="2595"/>
              </w:tabs>
              <w:rPr>
                <w:ins w:id="11270" w:author="Краснова Наталья EXP-274689" w:date="2024-02-27T12:32:00Z"/>
              </w:rPr>
            </w:pPr>
            <w:ins w:id="11271" w:author="Краснова Наталья EXP-274689" w:date="2024-02-27T18:41:00Z">
              <w:r w:rsidRPr="00955909">
                <w:lastRenderedPageBreak/>
                <w:t>ОКС_КМИ</w:t>
              </w:r>
            </w:ins>
          </w:p>
        </w:tc>
        <w:tc>
          <w:tcPr>
            <w:tcW w:w="302" w:type="pct"/>
          </w:tcPr>
          <w:p w14:paraId="74E96D0B" w14:textId="5B558480" w:rsidR="00AF62DB" w:rsidRDefault="00AF62DB" w:rsidP="00AF62DB">
            <w:pPr>
              <w:pStyle w:val="GOSTTablenorm"/>
              <w:rPr>
                <w:ins w:id="11272" w:author="Краснова Наталья EXP-274689" w:date="2024-02-27T12:32:00Z"/>
              </w:rPr>
            </w:pPr>
            <w:ins w:id="11273" w:author="Сказецкая Наталья Камилевна" w:date="2024-05-23T20:40:00Z">
              <w:r>
                <w:t>да</w:t>
              </w:r>
            </w:ins>
          </w:p>
        </w:tc>
        <w:tc>
          <w:tcPr>
            <w:tcW w:w="1109" w:type="pct"/>
          </w:tcPr>
          <w:p w14:paraId="3A09377B" w14:textId="71F33DF9" w:rsidR="00AF62DB" w:rsidRPr="0049305E" w:rsidRDefault="00AF62DB" w:rsidP="00AF62DB">
            <w:pPr>
              <w:pStyle w:val="GOSTTablenorm"/>
              <w:tabs>
                <w:tab w:val="left" w:pos="2595"/>
              </w:tabs>
              <w:rPr>
                <w:ins w:id="11274" w:author="Краснова Наталья EXP-274689" w:date="2024-02-27T12:32:00Z"/>
              </w:rPr>
            </w:pPr>
            <w:ins w:id="11275" w:author="Краснова Наталья EXP-281880" w:date="2024-03-01T14:57:00Z">
              <w:r>
                <w:t xml:space="preserve">Код </w:t>
              </w:r>
            </w:ins>
            <w:ins w:id="11276" w:author="Сказецкая Наталья Камилевна" w:date="2024-05-23T20:39:00Z">
              <w:r w:rsidRPr="00051375">
                <w:rPr>
                  <w:szCs w:val="22"/>
                </w:rPr>
                <w:t>ОКС</w:t>
              </w:r>
              <w:r>
                <w:rPr>
                  <w:szCs w:val="22"/>
                </w:rPr>
                <w:t xml:space="preserve"> (</w:t>
              </w:r>
              <w:r w:rsidRPr="00051375">
                <w:rPr>
                  <w:szCs w:val="22"/>
                </w:rPr>
                <w:t>КМИ</w:t>
              </w:r>
              <w:r>
                <w:rPr>
                  <w:szCs w:val="22"/>
                </w:rPr>
                <w:t>)</w:t>
              </w:r>
            </w:ins>
            <w:ins w:id="11277" w:author="Сказецкая Наталья Камилевна" w:date="2024-05-23T20:44:00Z">
              <w:r>
                <w:rPr>
                  <w:szCs w:val="22"/>
                </w:rPr>
                <w:t xml:space="preserve"> (по строке документа)</w:t>
              </w:r>
            </w:ins>
          </w:p>
        </w:tc>
        <w:tc>
          <w:tcPr>
            <w:tcW w:w="1109" w:type="pct"/>
          </w:tcPr>
          <w:p w14:paraId="0EA24686" w14:textId="546D4425" w:rsidR="00AF62DB" w:rsidRPr="008B5CA6" w:rsidRDefault="00AF62DB" w:rsidP="00AF62DB">
            <w:pPr>
              <w:pStyle w:val="GOSTTablenorm"/>
              <w:rPr>
                <w:ins w:id="11278" w:author="Краснова Наталья EXP-281880" w:date="2024-03-01T20:23:00Z"/>
                <w:lang w:val="en-US"/>
              </w:rPr>
            </w:pPr>
            <w:ins w:id="11279" w:author="Краснова Наталья EXP-281880" w:date="2024-03-01T20:23:00Z">
              <w:r w:rsidRPr="008B5CA6">
                <w:rPr>
                  <w:b/>
                  <w:lang w:val="en-US"/>
                </w:rPr>
                <w:t>PUiO_VLS_A</w:t>
              </w:r>
              <w:r w:rsidRPr="00A71881">
                <w:rPr>
                  <w:b/>
                  <w:lang w:val="en-US"/>
                </w:rPr>
                <w:t>:</w:t>
              </w:r>
              <w:r w:rsidRPr="008B5CA6">
                <w:rPr>
                  <w:lang w:val="en-US"/>
                </w:rPr>
                <w:t>fedAdrInvProgr</w:t>
              </w:r>
            </w:ins>
          </w:p>
          <w:p w14:paraId="04E4B027" w14:textId="77777777" w:rsidR="00AF62DB" w:rsidRDefault="00AF62DB" w:rsidP="00AF62DB">
            <w:pPr>
              <w:pStyle w:val="GOSTTablenorm"/>
              <w:rPr>
                <w:lang w:val="en-US"/>
              </w:rPr>
            </w:pPr>
            <w:ins w:id="11280" w:author="Сказецкая Наталья Камилевна" w:date="2024-05-22T21:34:00Z">
              <w:r w:rsidRPr="00E82275">
                <w:rPr>
                  <w:b/>
                  <w:lang w:val="en-US"/>
                </w:rPr>
                <w:t>ACT_766_SND_BO</w:t>
              </w:r>
              <w:r>
                <w:rPr>
                  <w:b/>
                  <w:lang w:val="en-US"/>
                </w:rPr>
                <w:t>_2</w:t>
              </w:r>
              <w:r w:rsidRPr="00E82275">
                <w:rPr>
                  <w:lang w:val="en-US"/>
                </w:rPr>
                <w:t>:faip</w:t>
              </w:r>
            </w:ins>
          </w:p>
          <w:p w14:paraId="59100AB6" w14:textId="54467FEA" w:rsidR="00AF62DB" w:rsidRPr="008B5CA6" w:rsidDel="00FE2E8C" w:rsidRDefault="00AF62DB" w:rsidP="00AF62DB">
            <w:pPr>
              <w:pStyle w:val="GOSTTablenorm"/>
              <w:rPr>
                <w:ins w:id="11281" w:author="Краснова Наталья EXP-274689" w:date="2024-02-27T12:32:00Z"/>
                <w:lang w:val="en-US"/>
              </w:rPr>
            </w:pPr>
            <w:ins w:id="11282" w:author="Сказецкая Наталья Камилевна" w:date="2024-05-23T20:43:00Z">
              <w:r w:rsidRPr="00B013C6">
                <w:rPr>
                  <w:b/>
                  <w:lang w:val="en-US"/>
                </w:rPr>
                <w:t>ACT_766_SND_</w:t>
              </w:r>
              <w:r>
                <w:rPr>
                  <w:b/>
                  <w:lang w:val="en-US"/>
                </w:rPr>
                <w:t>D</w:t>
              </w:r>
              <w:r w:rsidRPr="00B013C6">
                <w:rPr>
                  <w:b/>
                  <w:lang w:val="en-US"/>
                </w:rPr>
                <w:t>O</w:t>
              </w:r>
              <w:r>
                <w:rPr>
                  <w:b/>
                  <w:lang w:val="en-US"/>
                </w:rPr>
                <w:t>_2</w:t>
              </w:r>
              <w:r w:rsidRPr="00B013C6">
                <w:rPr>
                  <w:lang w:val="en-US"/>
                </w:rPr>
                <w:t>:faip</w:t>
              </w:r>
            </w:ins>
          </w:p>
        </w:tc>
        <w:tc>
          <w:tcPr>
            <w:tcW w:w="1371" w:type="pct"/>
          </w:tcPr>
          <w:p w14:paraId="5777C554" w14:textId="39E1EB64" w:rsidR="00AF62DB" w:rsidRPr="008A3D8A" w:rsidRDefault="00AF62DB" w:rsidP="00AF62DB">
            <w:pPr>
              <w:pStyle w:val="GOSTTablenorm"/>
              <w:rPr>
                <w:ins w:id="11283" w:author="Краснова Наталья EXP-281880" w:date="2024-03-24T23:06:00Z"/>
              </w:rPr>
            </w:pPr>
            <w:ins w:id="11284" w:author="Краснова Наталья EXP-281880" w:date="2024-03-24T23:06:00Z">
              <w:r>
                <w:t xml:space="preserve">При обработке раздела </w:t>
              </w:r>
            </w:ins>
            <w:ins w:id="11285" w:author="Сказецкая Наталья Камилевна" w:date="2024-05-23T20:42:00Z">
              <w:r>
                <w:t>1</w:t>
              </w:r>
            </w:ins>
            <w:ins w:id="11286" w:author="Краснова Наталья EXP-281880" w:date="2024-03-24T23:06:00Z">
              <w:r w:rsidRPr="00C639F5">
                <w:t xml:space="preserve"> </w:t>
              </w:r>
            </w:ins>
            <w:ins w:id="11287" w:author="Сказецкая Наталья Камилевна" w:date="2024-05-23T20:45:00Z">
              <w:r>
                <w:t>для типа акта «РАР» не заполняется, для остальных типов акта</w:t>
              </w:r>
              <w:r w:rsidRPr="00C639F5">
                <w:t xml:space="preserve"> </w:t>
              </w:r>
            </w:ins>
            <w:ins w:id="11288" w:author="Краснова Наталья EXP-281880" w:date="2024-03-24T23:06:00Z">
              <w:r w:rsidRPr="00C639F5">
                <w:t>заполняется</w:t>
              </w:r>
              <w:r w:rsidRPr="00E804B2">
                <w:t xml:space="preserve"> из тега</w:t>
              </w:r>
              <w:r>
                <w:rPr>
                  <w:szCs w:val="22"/>
                </w:rPr>
                <w:t xml:space="preserve"> </w:t>
              </w:r>
              <w:r w:rsidRPr="008B5CA6">
                <w:rPr>
                  <w:b/>
                  <w:lang w:val="en-US"/>
                </w:rPr>
                <w:t>PUiO</w:t>
              </w:r>
              <w:r w:rsidRPr="008B5CA6">
                <w:rPr>
                  <w:b/>
                </w:rPr>
                <w:t>_</w:t>
              </w:r>
              <w:r w:rsidRPr="008B5CA6">
                <w:rPr>
                  <w:b/>
                  <w:lang w:val="en-US"/>
                </w:rPr>
                <w:t>VLS</w:t>
              </w:r>
              <w:r w:rsidRPr="008B5CA6">
                <w:rPr>
                  <w:b/>
                </w:rPr>
                <w:t>_</w:t>
              </w:r>
              <w:r w:rsidRPr="008B5CA6">
                <w:rPr>
                  <w:b/>
                  <w:lang w:val="en-US"/>
                </w:rPr>
                <w:t>A</w:t>
              </w:r>
              <w:r w:rsidRPr="008B5CA6">
                <w:rPr>
                  <w:b/>
                </w:rPr>
                <w:t>:</w:t>
              </w:r>
              <w:r w:rsidRPr="008B5CA6">
                <w:rPr>
                  <w:lang w:val="en-US"/>
                </w:rPr>
                <w:t>fedAdrInvProgr</w:t>
              </w:r>
              <w:r>
                <w:rPr>
                  <w:szCs w:val="22"/>
                </w:rPr>
                <w:t>.</w:t>
              </w:r>
            </w:ins>
          </w:p>
          <w:p w14:paraId="28DA16DC" w14:textId="68A7D363" w:rsidR="00AF62DB" w:rsidRPr="008B5CA6" w:rsidRDefault="00AF62DB" w:rsidP="00AF62DB">
            <w:pPr>
              <w:pStyle w:val="GOSTTablenorm"/>
              <w:rPr>
                <w:ins w:id="11289" w:author="Краснова Наталья EXP-281880" w:date="2024-03-24T23:06:00Z"/>
              </w:rPr>
            </w:pPr>
            <w:ins w:id="11290" w:author="Краснова Наталья EXP-281880" w:date="2024-03-24T23:06:00Z">
              <w:r>
                <w:t xml:space="preserve">При обработке раздела </w:t>
              </w:r>
            </w:ins>
            <w:ins w:id="11291" w:author="Сказецкая Наталья Камилевна" w:date="2024-05-23T20:42:00Z">
              <w:r>
                <w:t>2</w:t>
              </w:r>
            </w:ins>
            <w:ins w:id="11292" w:author="Краснова Наталья EXP-281880" w:date="2024-03-24T23:06:00Z">
              <w:r>
                <w:t xml:space="preserve"> з</w:t>
              </w:r>
              <w:r w:rsidRPr="00E804B2">
                <w:t>аполняется из тега</w:t>
              </w:r>
              <w:r>
                <w:rPr>
                  <w:szCs w:val="22"/>
                </w:rPr>
                <w:t xml:space="preserve"> </w:t>
              </w:r>
            </w:ins>
            <w:ins w:id="11293" w:author="Сказецкая Наталья Камилевна" w:date="2024-05-22T21:34:00Z">
              <w:r w:rsidRPr="00E82275">
                <w:rPr>
                  <w:b/>
                  <w:lang w:val="en-US"/>
                </w:rPr>
                <w:t>ACT</w:t>
              </w:r>
              <w:r w:rsidRPr="00E82275">
                <w:rPr>
                  <w:b/>
                </w:rPr>
                <w:t>_766_</w:t>
              </w:r>
              <w:r w:rsidRPr="00E82275">
                <w:rPr>
                  <w:b/>
                  <w:lang w:val="en-US"/>
                </w:rPr>
                <w:t>SND</w:t>
              </w:r>
              <w:r w:rsidRPr="00E82275">
                <w:rPr>
                  <w:b/>
                </w:rPr>
                <w:t>_</w:t>
              </w:r>
              <w:r w:rsidRPr="00E82275">
                <w:rPr>
                  <w:b/>
                  <w:lang w:val="en-US"/>
                </w:rPr>
                <w:t>BO</w:t>
              </w:r>
              <w:r w:rsidRPr="00E82275">
                <w:rPr>
                  <w:b/>
                </w:rPr>
                <w:t>_2</w:t>
              </w:r>
              <w:r w:rsidRPr="00E82275">
                <w:t>:</w:t>
              </w:r>
              <w:r w:rsidRPr="00E82275">
                <w:rPr>
                  <w:lang w:val="en-US"/>
                </w:rPr>
                <w:t>faip</w:t>
              </w:r>
            </w:ins>
            <w:ins w:id="11294" w:author="Краснова Наталья EXP-281880" w:date="2024-03-24T23:06:00Z">
              <w:r>
                <w:t>.</w:t>
              </w:r>
            </w:ins>
          </w:p>
          <w:p w14:paraId="51ABCC9D" w14:textId="4968A36B" w:rsidR="00AF62DB" w:rsidRPr="008B5CA6" w:rsidDel="00FE2E8C" w:rsidRDefault="00AF62DB" w:rsidP="00AF62DB">
            <w:pPr>
              <w:pStyle w:val="GOSTTablenorm"/>
              <w:rPr>
                <w:ins w:id="11295" w:author="Краснова Наталья EXP-274689" w:date="2024-02-27T12:32:00Z"/>
              </w:rPr>
            </w:pPr>
            <w:ins w:id="11296" w:author="Краснова Наталья EXP-281880" w:date="2024-03-24T23:06:00Z">
              <w:r>
                <w:t xml:space="preserve">При обработке раздела </w:t>
              </w:r>
            </w:ins>
            <w:ins w:id="11297" w:author="Сказецкая Наталья Камилевна" w:date="2024-05-23T20:42:00Z">
              <w:r>
                <w:t>3</w:t>
              </w:r>
            </w:ins>
            <w:ins w:id="11298" w:author="Краснова Наталья EXP-281880" w:date="2024-03-24T23:06:00Z">
              <w:r>
                <w:t xml:space="preserve"> з</w:t>
              </w:r>
              <w:r w:rsidRPr="00E804B2">
                <w:t>аполняется из тега</w:t>
              </w:r>
              <w:r>
                <w:rPr>
                  <w:szCs w:val="22"/>
                </w:rPr>
                <w:t xml:space="preserve"> </w:t>
              </w:r>
            </w:ins>
            <w:ins w:id="11299" w:author="Сказецкая Наталья Камилевна" w:date="2024-05-23T20:44:00Z">
              <w:r w:rsidRPr="00B013C6">
                <w:rPr>
                  <w:b/>
                  <w:lang w:val="en-US"/>
                </w:rPr>
                <w:t>ACT</w:t>
              </w:r>
              <w:r w:rsidRPr="00B013C6">
                <w:rPr>
                  <w:b/>
                </w:rPr>
                <w:t>_766_</w:t>
              </w:r>
              <w:r w:rsidRPr="00B013C6">
                <w:rPr>
                  <w:b/>
                  <w:lang w:val="en-US"/>
                </w:rPr>
                <w:t>SND</w:t>
              </w:r>
              <w:r w:rsidRPr="00B013C6">
                <w:rPr>
                  <w:b/>
                </w:rPr>
                <w:t>_</w:t>
              </w:r>
              <w:r>
                <w:rPr>
                  <w:b/>
                  <w:lang w:val="en-US"/>
                </w:rPr>
                <w:t>D</w:t>
              </w:r>
              <w:r w:rsidRPr="00B013C6">
                <w:rPr>
                  <w:b/>
                  <w:lang w:val="en-US"/>
                </w:rPr>
                <w:t>O</w:t>
              </w:r>
              <w:r w:rsidRPr="00B013C6">
                <w:rPr>
                  <w:b/>
                </w:rPr>
                <w:t>_2</w:t>
              </w:r>
              <w:r w:rsidRPr="00B013C6">
                <w:t>:</w:t>
              </w:r>
              <w:r w:rsidRPr="00B013C6">
                <w:rPr>
                  <w:lang w:val="en-US"/>
                </w:rPr>
                <w:t>faip</w:t>
              </w:r>
            </w:ins>
          </w:p>
        </w:tc>
      </w:tr>
      <w:tr w:rsidR="00AF62DB" w:rsidRPr="00B9499D" w14:paraId="54D60FB0" w14:textId="77777777" w:rsidTr="002B69B1">
        <w:trPr>
          <w:ins w:id="11300" w:author="Краснова Наталья EXP-281880" w:date="2024-03-01T11:45:00Z"/>
        </w:trPr>
        <w:tc>
          <w:tcPr>
            <w:tcW w:w="1109" w:type="pct"/>
          </w:tcPr>
          <w:p w14:paraId="25E4F61F" w14:textId="77777777" w:rsidR="00AF62DB" w:rsidRDefault="00AF62DB" w:rsidP="00AF62DB">
            <w:pPr>
              <w:pStyle w:val="GOSTTablenorm"/>
              <w:tabs>
                <w:tab w:val="left" w:pos="2595"/>
              </w:tabs>
              <w:rPr>
                <w:ins w:id="11301" w:author="Краснова Наталья EXP-281880" w:date="2024-03-01T11:45:00Z"/>
                <w:rFonts w:ascii="Arial" w:hAnsi="Arial" w:cs="Arial"/>
                <w:color w:val="1F1F1F"/>
                <w:sz w:val="18"/>
                <w:szCs w:val="18"/>
                <w:shd w:val="clear" w:color="auto" w:fill="FFFFFF"/>
              </w:rPr>
            </w:pPr>
            <w:ins w:id="11302" w:author="Краснова Наталья EXP-281880" w:date="2024-03-01T15:05:00Z">
              <w:r w:rsidRPr="00864A0D">
                <w:t>ОКС_укр</w:t>
              </w:r>
            </w:ins>
          </w:p>
        </w:tc>
        <w:tc>
          <w:tcPr>
            <w:tcW w:w="302" w:type="pct"/>
          </w:tcPr>
          <w:p w14:paraId="5BC2D89B" w14:textId="77777777" w:rsidR="00AF62DB" w:rsidRDefault="00AF62DB" w:rsidP="00AF62DB">
            <w:pPr>
              <w:pStyle w:val="GOSTTablenorm"/>
              <w:rPr>
                <w:ins w:id="11303" w:author="Краснова Наталья EXP-281880" w:date="2024-03-01T11:45:00Z"/>
              </w:rPr>
            </w:pPr>
            <w:ins w:id="11304" w:author="Краснова Наталья EXP-281880" w:date="2024-03-01T14:58:00Z">
              <w:r>
                <w:t>нет</w:t>
              </w:r>
            </w:ins>
          </w:p>
        </w:tc>
        <w:tc>
          <w:tcPr>
            <w:tcW w:w="1109" w:type="pct"/>
          </w:tcPr>
          <w:p w14:paraId="5CFC87E0" w14:textId="75D04C72" w:rsidR="00AF62DB" w:rsidRPr="0049305E" w:rsidRDefault="00AF62DB" w:rsidP="00AF62DB">
            <w:pPr>
              <w:pStyle w:val="GOSTTablenorm"/>
              <w:tabs>
                <w:tab w:val="left" w:pos="2595"/>
              </w:tabs>
              <w:rPr>
                <w:ins w:id="11305" w:author="Краснова Наталья EXP-281880" w:date="2024-03-01T11:45:00Z"/>
              </w:rPr>
            </w:pPr>
            <w:ins w:id="11306" w:author="Сказецкая Наталья Камилевна" w:date="2024-05-23T20:49:00Z">
              <w:r>
                <w:t>ОКС укрупненный (по строке документа</w:t>
              </w:r>
            </w:ins>
            <w:ins w:id="11307" w:author="Сказецкая Наталья Камилевна" w:date="2024-05-23T20:50:00Z">
              <w:r>
                <w:t>)</w:t>
              </w:r>
            </w:ins>
          </w:p>
        </w:tc>
        <w:tc>
          <w:tcPr>
            <w:tcW w:w="1109" w:type="pct"/>
          </w:tcPr>
          <w:p w14:paraId="0C4310F2" w14:textId="202FDDB0" w:rsidR="00AF62DB" w:rsidRPr="0069366A" w:rsidDel="00FE2E8C" w:rsidRDefault="00AF62DB" w:rsidP="00AF62DB">
            <w:pPr>
              <w:pStyle w:val="GOSTTablenorm"/>
              <w:rPr>
                <w:ins w:id="11308" w:author="Краснова Наталья EXP-281880" w:date="2024-03-01T11:45:00Z"/>
              </w:rPr>
            </w:pPr>
            <w:ins w:id="11309" w:author="Краснова Наталья EXP-281880" w:date="2024-03-01T20:25:00Z">
              <w:r w:rsidRPr="00D35DA4">
                <w:rPr>
                  <w:b/>
                </w:rPr>
                <w:t>ACT_766_SND_BO</w:t>
              </w:r>
              <w:r>
                <w:rPr>
                  <w:b/>
                </w:rPr>
                <w:t>_2</w:t>
              </w:r>
              <w:r w:rsidRPr="00B9499D">
                <w:t>:</w:t>
              </w:r>
              <w:r w:rsidRPr="00B013C6">
                <w:t>kocs</w:t>
              </w:r>
            </w:ins>
          </w:p>
        </w:tc>
        <w:tc>
          <w:tcPr>
            <w:tcW w:w="1371" w:type="pct"/>
          </w:tcPr>
          <w:p w14:paraId="03EDCCCA" w14:textId="77777777" w:rsidR="00AF62DB" w:rsidRPr="0017407D" w:rsidDel="00FE2E8C" w:rsidRDefault="00AF62DB" w:rsidP="00AF62DB">
            <w:pPr>
              <w:pStyle w:val="GOSTTablenorm"/>
              <w:rPr>
                <w:ins w:id="11310" w:author="Краснова Наталья EXP-281880" w:date="2024-03-01T11:45:00Z"/>
              </w:rPr>
            </w:pPr>
          </w:p>
        </w:tc>
      </w:tr>
      <w:tr w:rsidR="00AF62DB" w:rsidRPr="00B9499D" w14:paraId="247577C9" w14:textId="77777777" w:rsidTr="00F265CC">
        <w:trPr>
          <w:ins w:id="11311" w:author="Краснова Наталья EXP-274689" w:date="2024-02-27T11:50:00Z"/>
        </w:trPr>
        <w:tc>
          <w:tcPr>
            <w:tcW w:w="1109" w:type="pct"/>
          </w:tcPr>
          <w:p w14:paraId="56605ADC" w14:textId="6DE06B66" w:rsidR="00AF62DB" w:rsidRPr="00DE35DA" w:rsidRDefault="00AF62DB" w:rsidP="00AF62DB">
            <w:pPr>
              <w:pStyle w:val="GOSTTablenorm"/>
              <w:tabs>
                <w:tab w:val="left" w:pos="2595"/>
              </w:tabs>
              <w:rPr>
                <w:ins w:id="11312" w:author="Краснова Наталья EXP-274689" w:date="2024-02-27T11:50:00Z"/>
              </w:rPr>
            </w:pPr>
            <w:ins w:id="11313" w:author="Краснова Наталья EXP-274689" w:date="2024-02-27T11:55:00Z">
              <w:r w:rsidRPr="00EC1138">
                <w:t>Подвед</w:t>
              </w:r>
            </w:ins>
          </w:p>
        </w:tc>
        <w:tc>
          <w:tcPr>
            <w:tcW w:w="302" w:type="pct"/>
          </w:tcPr>
          <w:p w14:paraId="498A9E23" w14:textId="05CC3C97" w:rsidR="00AF62DB" w:rsidRDefault="00AF62DB" w:rsidP="00AF62DB">
            <w:pPr>
              <w:pStyle w:val="GOSTTablenorm"/>
              <w:rPr>
                <w:ins w:id="11314" w:author="Краснова Наталья EXP-274689" w:date="2024-02-27T11:50:00Z"/>
              </w:rPr>
            </w:pPr>
            <w:ins w:id="11315" w:author="Краснова Наталья EXP-274689" w:date="2024-02-27T12:37:00Z">
              <w:r>
                <w:t>нет</w:t>
              </w:r>
            </w:ins>
          </w:p>
        </w:tc>
        <w:tc>
          <w:tcPr>
            <w:tcW w:w="1109" w:type="pct"/>
          </w:tcPr>
          <w:p w14:paraId="65E173FD" w14:textId="37E0AB10" w:rsidR="00AF62DB" w:rsidRPr="0049305E" w:rsidRDefault="00AF62DB" w:rsidP="00AF62DB">
            <w:pPr>
              <w:pStyle w:val="GOSTTablenorm"/>
              <w:tabs>
                <w:tab w:val="left" w:pos="2595"/>
              </w:tabs>
              <w:rPr>
                <w:ins w:id="11316" w:author="Краснова Наталья EXP-274689" w:date="2024-02-27T11:50:00Z"/>
              </w:rPr>
            </w:pPr>
            <w:ins w:id="11317" w:author="Краснова Наталья EXP-274689" w:date="2024-02-27T11:56:00Z">
              <w:r>
                <w:t>Подведомственное учреждение</w:t>
              </w:r>
            </w:ins>
            <w:ins w:id="11318" w:author="Сказецкая Наталья Камилевна" w:date="2024-05-23T20:56:00Z">
              <w:r>
                <w:t xml:space="preserve"> (по строке документа)</w:t>
              </w:r>
            </w:ins>
          </w:p>
        </w:tc>
        <w:tc>
          <w:tcPr>
            <w:tcW w:w="1109" w:type="pct"/>
          </w:tcPr>
          <w:p w14:paraId="152B917F" w14:textId="5C44048E" w:rsidR="00AF62DB" w:rsidRPr="0069366A" w:rsidDel="00FE2E8C" w:rsidRDefault="00AF62DB" w:rsidP="00AF62DB">
            <w:pPr>
              <w:pStyle w:val="GOSTTablenorm"/>
              <w:rPr>
                <w:ins w:id="11319" w:author="Краснова Наталья EXP-274689" w:date="2024-02-27T11:50:00Z"/>
              </w:rPr>
            </w:pPr>
            <w:ins w:id="11320" w:author="Краснова Наталья EXP-281880" w:date="2024-03-01T20:22:00Z">
              <w:r w:rsidRPr="00A71881">
                <w:rPr>
                  <w:b/>
                </w:rPr>
                <w:t>PUiO_VLS_A</w:t>
              </w:r>
              <w:r w:rsidRPr="00A71881">
                <w:rPr>
                  <w:b/>
                  <w:lang w:val="en-US"/>
                </w:rPr>
                <w:t>:</w:t>
              </w:r>
              <w:r w:rsidRPr="00122376">
                <w:t>subordinateOrg</w:t>
              </w:r>
            </w:ins>
          </w:p>
        </w:tc>
        <w:tc>
          <w:tcPr>
            <w:tcW w:w="1371" w:type="pct"/>
          </w:tcPr>
          <w:p w14:paraId="43796DC8" w14:textId="43A91C0C" w:rsidR="00AF62DB" w:rsidRPr="0017407D" w:rsidDel="00FE2E8C" w:rsidRDefault="00AF62DB" w:rsidP="00AF62DB">
            <w:pPr>
              <w:pStyle w:val="GOSTTablenorm"/>
              <w:rPr>
                <w:ins w:id="11321" w:author="Краснова Наталья EXP-274689" w:date="2024-02-27T11:50:00Z"/>
              </w:rPr>
            </w:pPr>
            <w:ins w:id="11322" w:author="Сказецкая Наталья Камилевна" w:date="2024-05-23T20:50:00Z">
              <w:r>
                <w:t>Для акта с типом «РАР» не заполняется</w:t>
              </w:r>
            </w:ins>
          </w:p>
        </w:tc>
      </w:tr>
      <w:tr w:rsidR="00AF62DB" w:rsidRPr="00B9499D" w14:paraId="6A45A705" w14:textId="77777777" w:rsidTr="00F265CC">
        <w:trPr>
          <w:ins w:id="11323" w:author="Краснова Наталья EXP-274689" w:date="2024-02-27T11:50:00Z"/>
        </w:trPr>
        <w:tc>
          <w:tcPr>
            <w:tcW w:w="1109" w:type="pct"/>
          </w:tcPr>
          <w:p w14:paraId="0EF2B921" w14:textId="43A50D2C" w:rsidR="00AF62DB" w:rsidRPr="00DE35DA" w:rsidRDefault="00AF62DB" w:rsidP="00AF62DB">
            <w:pPr>
              <w:pStyle w:val="GOSTTablenorm"/>
              <w:tabs>
                <w:tab w:val="left" w:pos="2595"/>
              </w:tabs>
              <w:rPr>
                <w:ins w:id="11324" w:author="Краснова Наталья EXP-274689" w:date="2024-02-27T11:50:00Z"/>
              </w:rPr>
            </w:pPr>
            <w:ins w:id="11325" w:author="Краснова Наталья EXP-274689" w:date="2024-02-27T12:36:00Z">
              <w:r>
                <w:t>ОКТМО</w:t>
              </w:r>
            </w:ins>
          </w:p>
        </w:tc>
        <w:tc>
          <w:tcPr>
            <w:tcW w:w="302" w:type="pct"/>
          </w:tcPr>
          <w:p w14:paraId="10B4D539" w14:textId="01C158FC" w:rsidR="00AF62DB" w:rsidRDefault="00AF62DB" w:rsidP="00AF62DB">
            <w:pPr>
              <w:pStyle w:val="GOSTTablenorm"/>
              <w:rPr>
                <w:ins w:id="11326" w:author="Краснова Наталья EXP-274689" w:date="2024-02-27T11:50:00Z"/>
              </w:rPr>
            </w:pPr>
            <w:ins w:id="11327" w:author="Краснова Наталья EXP-274689" w:date="2024-02-27T12:37:00Z">
              <w:r>
                <w:t>нет</w:t>
              </w:r>
            </w:ins>
          </w:p>
        </w:tc>
        <w:tc>
          <w:tcPr>
            <w:tcW w:w="1109" w:type="pct"/>
          </w:tcPr>
          <w:p w14:paraId="0464A1F6" w14:textId="353E7207" w:rsidR="00AF62DB" w:rsidRPr="0049305E" w:rsidRDefault="00AF62DB" w:rsidP="00AF62DB">
            <w:pPr>
              <w:pStyle w:val="GOSTTablenorm"/>
              <w:tabs>
                <w:tab w:val="left" w:pos="2595"/>
              </w:tabs>
              <w:rPr>
                <w:ins w:id="11328" w:author="Краснова Наталья EXP-274689" w:date="2024-02-27T11:50:00Z"/>
              </w:rPr>
            </w:pPr>
            <w:ins w:id="11329" w:author="Краснова Наталья EXP-274689" w:date="2024-02-27T12:32:00Z">
              <w:r>
                <w:t>ОКТМО</w:t>
              </w:r>
            </w:ins>
            <w:ins w:id="11330" w:author="Сказецкая Наталья Камилевна" w:date="2024-05-23T20:56:00Z">
              <w:r>
                <w:t xml:space="preserve"> (по строке документа)</w:t>
              </w:r>
            </w:ins>
          </w:p>
        </w:tc>
        <w:tc>
          <w:tcPr>
            <w:tcW w:w="1109" w:type="pct"/>
          </w:tcPr>
          <w:p w14:paraId="23A5FAF7" w14:textId="386F9593" w:rsidR="00AF62DB" w:rsidRPr="0069366A" w:rsidDel="00FE2E8C" w:rsidRDefault="00AF62DB" w:rsidP="00AF62DB">
            <w:pPr>
              <w:pStyle w:val="GOSTTablenorm"/>
              <w:rPr>
                <w:ins w:id="11331" w:author="Краснова Наталья EXP-274689" w:date="2024-02-27T11:50:00Z"/>
              </w:rPr>
            </w:pPr>
            <w:ins w:id="11332" w:author="Краснова Наталья EXP-281880" w:date="2024-03-01T20:22:00Z">
              <w:r w:rsidRPr="00A71881">
                <w:rPr>
                  <w:b/>
                </w:rPr>
                <w:t>PUiO_VLS_A</w:t>
              </w:r>
              <w:r w:rsidRPr="00A71881">
                <w:rPr>
                  <w:b/>
                  <w:lang w:val="en-US"/>
                </w:rPr>
                <w:t>:</w:t>
              </w:r>
              <w:r w:rsidRPr="00122376">
                <w:t>orTerClass</w:t>
              </w:r>
            </w:ins>
          </w:p>
        </w:tc>
        <w:tc>
          <w:tcPr>
            <w:tcW w:w="1371" w:type="pct"/>
          </w:tcPr>
          <w:p w14:paraId="319989BB" w14:textId="1D36AEA9" w:rsidR="00AF62DB" w:rsidRPr="0017407D" w:rsidDel="00FE2E8C" w:rsidRDefault="00AF62DB" w:rsidP="00AF62DB">
            <w:pPr>
              <w:pStyle w:val="GOSTTablenorm"/>
              <w:rPr>
                <w:ins w:id="11333" w:author="Краснова Наталья EXP-274689" w:date="2024-02-27T11:50:00Z"/>
              </w:rPr>
            </w:pPr>
            <w:ins w:id="11334" w:author="Сказецкая Наталья Камилевна" w:date="2024-05-23T20:51:00Z">
              <w:r w:rsidRPr="00D13BDD">
                <w:t>Для акта с типом «РАР» не заполняется</w:t>
              </w:r>
            </w:ins>
          </w:p>
        </w:tc>
      </w:tr>
      <w:tr w:rsidR="00AF62DB" w:rsidRPr="00B9499D" w14:paraId="320B4C94" w14:textId="77777777" w:rsidTr="00F265CC">
        <w:trPr>
          <w:ins w:id="11335" w:author="Краснова Наталья EXP-274689" w:date="2024-02-27T11:50:00Z"/>
        </w:trPr>
        <w:tc>
          <w:tcPr>
            <w:tcW w:w="1109" w:type="pct"/>
          </w:tcPr>
          <w:p w14:paraId="41F224D7" w14:textId="03EE9FE7" w:rsidR="00AF62DB" w:rsidRPr="00DE35DA" w:rsidRDefault="00AF62DB" w:rsidP="00AF62DB">
            <w:pPr>
              <w:pStyle w:val="GOSTTablenorm"/>
              <w:tabs>
                <w:tab w:val="left" w:pos="2595"/>
              </w:tabs>
              <w:rPr>
                <w:ins w:id="11336" w:author="Краснова Наталья EXP-274689" w:date="2024-02-27T11:50:00Z"/>
              </w:rPr>
            </w:pPr>
            <w:ins w:id="11337" w:author="Краснова Наталья EXP-274689" w:date="2024-02-27T18:39:00Z">
              <w:r>
                <w:t>ПЗО</w:t>
              </w:r>
            </w:ins>
          </w:p>
        </w:tc>
        <w:tc>
          <w:tcPr>
            <w:tcW w:w="302" w:type="pct"/>
          </w:tcPr>
          <w:p w14:paraId="017C1D42" w14:textId="79A68633" w:rsidR="00AF62DB" w:rsidRDefault="00AF62DB" w:rsidP="00AF62DB">
            <w:pPr>
              <w:pStyle w:val="GOSTTablenorm"/>
              <w:rPr>
                <w:ins w:id="11338" w:author="Краснова Наталья EXP-274689" w:date="2024-02-27T11:50:00Z"/>
              </w:rPr>
            </w:pPr>
            <w:ins w:id="11339" w:author="Краснова Наталья EXP-274689" w:date="2024-02-27T17:15:00Z">
              <w:r>
                <w:t>нет</w:t>
              </w:r>
            </w:ins>
          </w:p>
        </w:tc>
        <w:tc>
          <w:tcPr>
            <w:tcW w:w="1109" w:type="pct"/>
          </w:tcPr>
          <w:p w14:paraId="117B1597" w14:textId="4BF8CFEA" w:rsidR="00AF62DB" w:rsidRPr="0049305E" w:rsidRDefault="00AF62DB" w:rsidP="00AF62DB">
            <w:pPr>
              <w:pStyle w:val="GOSTTablenorm"/>
              <w:tabs>
                <w:tab w:val="left" w:pos="2595"/>
              </w:tabs>
              <w:rPr>
                <w:ins w:id="11340" w:author="Краснова Наталья EXP-274689" w:date="2024-02-27T11:50:00Z"/>
              </w:rPr>
            </w:pPr>
            <w:ins w:id="11341" w:author="Краснова Наталья EXP-274689" w:date="2024-02-27T12:32:00Z">
              <w:r>
                <w:t>Признак заключ</w:t>
              </w:r>
              <w:r w:rsidRPr="004B4F29">
                <w:t>и</w:t>
              </w:r>
              <w:r>
                <w:t>тельных оборотов</w:t>
              </w:r>
            </w:ins>
            <w:ins w:id="11342" w:author="Сказецкая Наталья Камилевна" w:date="2024-05-23T20:56:00Z">
              <w:r>
                <w:t xml:space="preserve"> (по строке документа)</w:t>
              </w:r>
            </w:ins>
          </w:p>
        </w:tc>
        <w:tc>
          <w:tcPr>
            <w:tcW w:w="1109" w:type="pct"/>
          </w:tcPr>
          <w:p w14:paraId="39F80691" w14:textId="2BCA0803" w:rsidR="00AF62DB" w:rsidRPr="0069366A" w:rsidDel="00FE2E8C" w:rsidRDefault="00AF62DB" w:rsidP="00AF62DB">
            <w:pPr>
              <w:pStyle w:val="GOSTTablenorm"/>
              <w:rPr>
                <w:ins w:id="11343" w:author="Краснова Наталья EXP-274689" w:date="2024-02-27T11:50:00Z"/>
              </w:rPr>
            </w:pPr>
            <w:ins w:id="11344" w:author="Краснова Наталья EXP-281880" w:date="2024-03-01T20:22:00Z">
              <w:r w:rsidRPr="00A71881">
                <w:rPr>
                  <w:b/>
                </w:rPr>
                <w:t>PUiO_VLS_A</w:t>
              </w:r>
              <w:r w:rsidRPr="00A71881">
                <w:rPr>
                  <w:b/>
                  <w:lang w:val="en-US"/>
                </w:rPr>
                <w:t>:</w:t>
              </w:r>
              <w:r w:rsidRPr="00122376">
                <w:t>closeTurnovers</w:t>
              </w:r>
            </w:ins>
          </w:p>
        </w:tc>
        <w:tc>
          <w:tcPr>
            <w:tcW w:w="1371" w:type="pct"/>
          </w:tcPr>
          <w:p w14:paraId="7B20BD4E" w14:textId="55D7512D" w:rsidR="00AF62DB" w:rsidRPr="0017407D" w:rsidDel="00FE2E8C" w:rsidRDefault="00AF62DB" w:rsidP="00AF62DB">
            <w:pPr>
              <w:pStyle w:val="GOSTTablenorm"/>
              <w:rPr>
                <w:ins w:id="11345" w:author="Краснова Наталья EXP-274689" w:date="2024-02-27T11:50:00Z"/>
              </w:rPr>
            </w:pPr>
            <w:ins w:id="11346" w:author="Сказецкая Наталья Камилевна" w:date="2024-05-23T20:51:00Z">
              <w:r w:rsidRPr="00D13BDD">
                <w:t>Для акта с типом «РАР» не заполняется</w:t>
              </w:r>
            </w:ins>
          </w:p>
        </w:tc>
      </w:tr>
      <w:tr w:rsidR="00AF62DB" w:rsidRPr="00B9499D" w14:paraId="30819EF7" w14:textId="77777777" w:rsidTr="00F265CC">
        <w:trPr>
          <w:ins w:id="11347" w:author="Краснова Наталья EXP-274689" w:date="2024-02-27T12:32:00Z"/>
        </w:trPr>
        <w:tc>
          <w:tcPr>
            <w:tcW w:w="1109" w:type="pct"/>
          </w:tcPr>
          <w:p w14:paraId="18504370" w14:textId="5FD4C239" w:rsidR="00AF62DB" w:rsidRPr="00DE35DA" w:rsidRDefault="00AF62DB" w:rsidP="00AF62DB">
            <w:pPr>
              <w:pStyle w:val="GOSTTablenorm"/>
              <w:tabs>
                <w:tab w:val="left" w:pos="2595"/>
              </w:tabs>
              <w:rPr>
                <w:ins w:id="11348" w:author="Краснова Наталья EXP-274689" w:date="2024-02-27T12:32:00Z"/>
              </w:rPr>
            </w:pPr>
            <w:ins w:id="11349" w:author="Краснова Наталья EXP-274689" w:date="2024-02-28T15:11:00Z">
              <w:r>
                <w:t>ФО</w:t>
              </w:r>
            </w:ins>
          </w:p>
        </w:tc>
        <w:tc>
          <w:tcPr>
            <w:tcW w:w="302" w:type="pct"/>
          </w:tcPr>
          <w:p w14:paraId="5A37E49F" w14:textId="0627AB2B" w:rsidR="00AF62DB" w:rsidRDefault="00AF62DB" w:rsidP="00AF62DB">
            <w:pPr>
              <w:pStyle w:val="GOSTTablenorm"/>
              <w:rPr>
                <w:ins w:id="11350" w:author="Краснова Наталья EXP-274689" w:date="2024-02-27T12:32:00Z"/>
              </w:rPr>
            </w:pPr>
            <w:ins w:id="11351" w:author="Краснова Наталья EXP-274689" w:date="2024-02-28T15:11:00Z">
              <w:r>
                <w:t>нет</w:t>
              </w:r>
            </w:ins>
          </w:p>
        </w:tc>
        <w:tc>
          <w:tcPr>
            <w:tcW w:w="1109" w:type="pct"/>
          </w:tcPr>
          <w:p w14:paraId="2D4A85CC" w14:textId="7D89E3BB" w:rsidR="00AF62DB" w:rsidRPr="0049305E" w:rsidRDefault="00AF62DB" w:rsidP="00AF62DB">
            <w:pPr>
              <w:pStyle w:val="GOSTTablenorm"/>
              <w:tabs>
                <w:tab w:val="left" w:pos="2595"/>
              </w:tabs>
              <w:rPr>
                <w:ins w:id="11352" w:author="Краснова Наталья EXP-274689" w:date="2024-02-27T12:32:00Z"/>
              </w:rPr>
            </w:pPr>
            <w:ins w:id="11353" w:author="Краснова Наталья EXP-274689" w:date="2024-02-27T12:32:00Z">
              <w:r>
                <w:t>Финансовый орган</w:t>
              </w:r>
            </w:ins>
            <w:ins w:id="11354" w:author="Сказецкая Наталья Камилевна" w:date="2024-05-23T20:56:00Z">
              <w:r>
                <w:t xml:space="preserve"> (по строке документа)</w:t>
              </w:r>
            </w:ins>
          </w:p>
        </w:tc>
        <w:tc>
          <w:tcPr>
            <w:tcW w:w="1109" w:type="pct"/>
          </w:tcPr>
          <w:p w14:paraId="1EFBBB61" w14:textId="724481F1" w:rsidR="00AF62DB" w:rsidRPr="0069366A" w:rsidDel="00FE2E8C" w:rsidRDefault="00AF62DB" w:rsidP="00AF62DB">
            <w:pPr>
              <w:pStyle w:val="GOSTTablenorm"/>
              <w:rPr>
                <w:ins w:id="11355" w:author="Краснова Наталья EXP-274689" w:date="2024-02-27T12:32:00Z"/>
              </w:rPr>
            </w:pPr>
            <w:ins w:id="11356" w:author="Краснова Наталья EXP-281880" w:date="2024-03-01T20:24:00Z">
              <w:r w:rsidRPr="00A71881">
                <w:rPr>
                  <w:b/>
                </w:rPr>
                <w:t>PUiO_VLS_A</w:t>
              </w:r>
              <w:r w:rsidRPr="00A71881">
                <w:rPr>
                  <w:b/>
                  <w:lang w:val="en-US"/>
                </w:rPr>
                <w:t>:</w:t>
              </w:r>
              <w:r w:rsidRPr="00122376">
                <w:t>finOrgan</w:t>
              </w:r>
            </w:ins>
          </w:p>
        </w:tc>
        <w:tc>
          <w:tcPr>
            <w:tcW w:w="1371" w:type="pct"/>
          </w:tcPr>
          <w:p w14:paraId="3A502AAA" w14:textId="405205A3" w:rsidR="00AF62DB" w:rsidRPr="0017407D" w:rsidDel="00FE2E8C" w:rsidRDefault="00AF62DB" w:rsidP="00AF62DB">
            <w:pPr>
              <w:pStyle w:val="GOSTTablenorm"/>
              <w:rPr>
                <w:ins w:id="11357" w:author="Краснова Наталья EXP-274689" w:date="2024-02-27T12:32:00Z"/>
              </w:rPr>
            </w:pPr>
            <w:ins w:id="11358" w:author="Сказецкая Наталья Камилевна" w:date="2024-05-23T20:51:00Z">
              <w:r w:rsidRPr="00D13BDD">
                <w:t>Для акта с типом «РАР» не заполняется</w:t>
              </w:r>
            </w:ins>
          </w:p>
        </w:tc>
      </w:tr>
      <w:tr w:rsidR="00AF62DB" w:rsidRPr="00B9499D" w14:paraId="0E9FC66B" w14:textId="77777777" w:rsidTr="00F265CC">
        <w:trPr>
          <w:ins w:id="11359" w:author="Сказецкая Наталья Камилевна" w:date="2024-05-23T21:42:00Z"/>
        </w:trPr>
        <w:tc>
          <w:tcPr>
            <w:tcW w:w="1109" w:type="pct"/>
          </w:tcPr>
          <w:p w14:paraId="4220A370" w14:textId="745133A3" w:rsidR="00AF62DB" w:rsidRDefault="00AF62DB" w:rsidP="00AF62DB">
            <w:pPr>
              <w:pStyle w:val="GOSTTablenorm"/>
              <w:tabs>
                <w:tab w:val="left" w:pos="2595"/>
              </w:tabs>
              <w:rPr>
                <w:ins w:id="11360" w:author="Сказецкая Наталья Камилевна" w:date="2024-05-23T21:42:00Z"/>
              </w:rPr>
            </w:pPr>
            <w:ins w:id="11361" w:author="Сказецкая Наталья Камилевна" w:date="2024-05-23T21:44:00Z">
              <w:r w:rsidRPr="001C4BC1">
                <w:t>Счет</w:t>
              </w:r>
            </w:ins>
            <w:ins w:id="11362" w:author="Сказецкая Наталья Камилевна" w:date="2024-05-23T21:45:00Z">
              <w:r>
                <w:t>_</w:t>
              </w:r>
            </w:ins>
            <w:ins w:id="11363" w:author="Сказецкая Наталья Камилевна" w:date="2024-05-23T21:44:00Z">
              <w:r w:rsidRPr="001C4BC1">
                <w:t>контрагента</w:t>
              </w:r>
            </w:ins>
          </w:p>
        </w:tc>
        <w:tc>
          <w:tcPr>
            <w:tcW w:w="302" w:type="pct"/>
          </w:tcPr>
          <w:p w14:paraId="792AE19E" w14:textId="058A3CAA" w:rsidR="00AF62DB" w:rsidRDefault="00AF62DB" w:rsidP="00AF62DB">
            <w:pPr>
              <w:pStyle w:val="GOSTTablenorm"/>
              <w:rPr>
                <w:ins w:id="11364" w:author="Сказецкая Наталья Камилевна" w:date="2024-05-23T21:42:00Z"/>
              </w:rPr>
            </w:pPr>
            <w:ins w:id="11365" w:author="Сказецкая Наталья Камилевна" w:date="2024-05-23T21:44:00Z">
              <w:r>
                <w:t>нет</w:t>
              </w:r>
            </w:ins>
          </w:p>
        </w:tc>
        <w:tc>
          <w:tcPr>
            <w:tcW w:w="1109" w:type="pct"/>
          </w:tcPr>
          <w:p w14:paraId="7D1E53BF" w14:textId="1E4BEE16" w:rsidR="00AF62DB" w:rsidRDefault="00AF62DB" w:rsidP="00AF62DB">
            <w:pPr>
              <w:pStyle w:val="GOSTTablenorm"/>
              <w:tabs>
                <w:tab w:val="left" w:pos="2595"/>
              </w:tabs>
              <w:rPr>
                <w:ins w:id="11366" w:author="Сказецкая Наталья Камилевна" w:date="2024-05-23T21:42:00Z"/>
              </w:rPr>
            </w:pPr>
            <w:ins w:id="11367" w:author="Сказецкая Наталья Камилевна" w:date="2024-05-23T21:45:00Z">
              <w:r>
                <w:t xml:space="preserve">Счет </w:t>
              </w:r>
              <w:r w:rsidRPr="001C4BC1">
                <w:t>контрагента</w:t>
              </w:r>
            </w:ins>
            <w:ins w:id="11368" w:author="Краснова Наталья EXP-321714" w:date="2026-03-25T15:09:00Z">
              <w:r w:rsidR="0050625B">
                <w:t xml:space="preserve"> (по строке документа)</w:t>
              </w:r>
            </w:ins>
          </w:p>
        </w:tc>
        <w:tc>
          <w:tcPr>
            <w:tcW w:w="1109" w:type="pct"/>
          </w:tcPr>
          <w:p w14:paraId="0F7FAF37" w14:textId="0B7CD1AA" w:rsidR="00AF62DB" w:rsidRPr="00A71881" w:rsidRDefault="00AF62DB" w:rsidP="00AF62DB">
            <w:pPr>
              <w:pStyle w:val="GOSTTablenorm"/>
              <w:rPr>
                <w:ins w:id="11369" w:author="Сказецкая Наталья Камилевна" w:date="2024-05-23T21:42:00Z"/>
                <w:b/>
              </w:rPr>
            </w:pPr>
            <w:ins w:id="11370" w:author="Сказецкая Наталья Камилевна" w:date="2024-05-23T21:45:00Z">
              <w:r w:rsidRPr="00A71881">
                <w:rPr>
                  <w:b/>
                </w:rPr>
                <w:t>PUiO_VLS_A</w:t>
              </w:r>
              <w:r w:rsidRPr="00664BE1">
                <w:rPr>
                  <w:b/>
                </w:rPr>
                <w:t>:</w:t>
              </w:r>
            </w:ins>
            <w:ins w:id="11371" w:author="Краснова Наталья EXP-285126" w:date="2024-05-29T22:13:00Z">
              <w:r w:rsidRPr="00A82AF1">
                <w:t>Num</w:t>
              </w:r>
              <w:r>
                <w:rPr>
                  <w:lang w:val="en-US"/>
                </w:rPr>
                <w:t>CA</w:t>
              </w:r>
            </w:ins>
          </w:p>
        </w:tc>
        <w:tc>
          <w:tcPr>
            <w:tcW w:w="1371" w:type="pct"/>
          </w:tcPr>
          <w:p w14:paraId="307188F4" w14:textId="1784F462" w:rsidR="00AF62DB" w:rsidRPr="00D13BDD" w:rsidRDefault="00AF62DB" w:rsidP="00AF62DB">
            <w:pPr>
              <w:pStyle w:val="GOSTTablenorm"/>
              <w:rPr>
                <w:ins w:id="11372" w:author="Сказецкая Наталья Камилевна" w:date="2024-05-23T21:42:00Z"/>
              </w:rPr>
            </w:pPr>
            <w:ins w:id="11373" w:author="Сказецкая Наталья Камилевна" w:date="2024-05-23T21:42:00Z">
              <w:r w:rsidRPr="00D13BDD">
                <w:t>Для акта с типом «РАР» не заполняется</w:t>
              </w:r>
            </w:ins>
          </w:p>
        </w:tc>
      </w:tr>
      <w:tr w:rsidR="00CE0FDB" w:rsidRPr="00B9499D" w14:paraId="4794B025" w14:textId="77777777" w:rsidTr="00F265CC">
        <w:trPr>
          <w:ins w:id="11374" w:author="Краснова Наталья EXP-321714" w:date="2026-03-25T14:40:00Z"/>
        </w:trPr>
        <w:tc>
          <w:tcPr>
            <w:tcW w:w="1109" w:type="pct"/>
          </w:tcPr>
          <w:p w14:paraId="142CEF9E" w14:textId="6F47BB71" w:rsidR="00CE0FDB" w:rsidRPr="00743E63" w:rsidRDefault="00CE0FDB" w:rsidP="00CE0FDB">
            <w:pPr>
              <w:pStyle w:val="GOSTTablenorm"/>
              <w:tabs>
                <w:tab w:val="left" w:pos="2595"/>
              </w:tabs>
              <w:rPr>
                <w:ins w:id="11375" w:author="Краснова Наталья EXP-321714" w:date="2026-03-25T14:40:00Z"/>
                <w:highlight w:val="cyan"/>
              </w:rPr>
            </w:pPr>
            <w:commentRangeStart w:id="11376"/>
            <w:ins w:id="11377" w:author="Краснова Наталья EXP-321714" w:date="2026-03-25T14:41:00Z">
              <w:r w:rsidRPr="00743E63">
                <w:rPr>
                  <w:szCs w:val="22"/>
                  <w:highlight w:val="cyan"/>
                </w:rPr>
                <w:t>Код_ТОФК_отправителя</w:t>
              </w:r>
            </w:ins>
            <w:commentRangeEnd w:id="11376"/>
            <w:r w:rsidR="00743E63" w:rsidRPr="00743E63">
              <w:rPr>
                <w:rStyle w:val="afff4"/>
                <w:sz w:val="22"/>
                <w:szCs w:val="20"/>
                <w:highlight w:val="cyan"/>
              </w:rPr>
              <w:commentReference w:id="11376"/>
            </w:r>
          </w:p>
        </w:tc>
        <w:tc>
          <w:tcPr>
            <w:tcW w:w="302" w:type="pct"/>
          </w:tcPr>
          <w:p w14:paraId="1AF132FA" w14:textId="2DEEE1B4" w:rsidR="00CE0FDB" w:rsidRPr="00743E63" w:rsidRDefault="00CE0FDB" w:rsidP="00CE0FDB">
            <w:pPr>
              <w:pStyle w:val="GOSTTablenorm"/>
              <w:rPr>
                <w:ins w:id="11378" w:author="Краснова Наталья EXP-321714" w:date="2026-03-25T14:40:00Z"/>
                <w:highlight w:val="cyan"/>
              </w:rPr>
            </w:pPr>
            <w:ins w:id="11379" w:author="Краснова Наталья EXP-321714" w:date="2026-03-25T14:41:00Z">
              <w:r w:rsidRPr="00743E63">
                <w:rPr>
                  <w:szCs w:val="22"/>
                  <w:highlight w:val="cyan"/>
                </w:rPr>
                <w:t>Нет</w:t>
              </w:r>
            </w:ins>
          </w:p>
        </w:tc>
        <w:tc>
          <w:tcPr>
            <w:tcW w:w="1109" w:type="pct"/>
          </w:tcPr>
          <w:p w14:paraId="323D6B9A" w14:textId="38AFF184" w:rsidR="00CE0FDB" w:rsidRPr="00743E63" w:rsidRDefault="00CE0FDB" w:rsidP="00CE0FDB">
            <w:pPr>
              <w:pStyle w:val="GOSTTablenorm"/>
              <w:tabs>
                <w:tab w:val="left" w:pos="2595"/>
              </w:tabs>
              <w:rPr>
                <w:ins w:id="11380" w:author="Краснова Наталья EXP-321714" w:date="2026-03-25T14:40:00Z"/>
                <w:highlight w:val="cyan"/>
              </w:rPr>
            </w:pPr>
            <w:ins w:id="11381" w:author="Краснова Наталья EXP-321714" w:date="2026-03-25T14:41:00Z">
              <w:r w:rsidRPr="00743E63">
                <w:rPr>
                  <w:szCs w:val="22"/>
                  <w:highlight w:val="cyan"/>
                </w:rPr>
                <w:t>Код ТОФК отправителя</w:t>
              </w:r>
            </w:ins>
            <w:ins w:id="11382" w:author="Краснова Наталья EXP-321714" w:date="2026-03-25T15:09:00Z">
              <w:r w:rsidR="0050625B" w:rsidRPr="00743E63">
                <w:rPr>
                  <w:szCs w:val="22"/>
                  <w:highlight w:val="cyan"/>
                </w:rPr>
                <w:t xml:space="preserve"> </w:t>
              </w:r>
              <w:r w:rsidR="0050625B" w:rsidRPr="00743E63">
                <w:rPr>
                  <w:highlight w:val="cyan"/>
                </w:rPr>
                <w:t>(по строке документа)</w:t>
              </w:r>
            </w:ins>
          </w:p>
        </w:tc>
        <w:tc>
          <w:tcPr>
            <w:tcW w:w="1109" w:type="pct"/>
          </w:tcPr>
          <w:p w14:paraId="7955B10F" w14:textId="289FF1C0" w:rsidR="00CE0FDB" w:rsidRPr="00743E63" w:rsidRDefault="00CE0FDB" w:rsidP="00CE0FDB">
            <w:pPr>
              <w:pStyle w:val="GOSTTablenorm"/>
              <w:rPr>
                <w:ins w:id="11383" w:author="Краснова Наталья EXP-321714" w:date="2026-03-25T14:40:00Z"/>
                <w:b/>
                <w:highlight w:val="cyan"/>
              </w:rPr>
            </w:pPr>
            <w:ins w:id="11384" w:author="Краснова Наталья EXP-321714" w:date="2026-03-25T14:41:00Z">
              <w:r w:rsidRPr="00743E63">
                <w:rPr>
                  <w:b/>
                  <w:highlight w:val="cyan"/>
                </w:rPr>
                <w:t>PUiO_VLS_A:</w:t>
              </w:r>
              <w:r w:rsidRPr="00743E63">
                <w:rPr>
                  <w:bCs/>
                  <w:highlight w:val="cyan"/>
                </w:rPr>
                <w:t>rCodeTOFK</w:t>
              </w:r>
            </w:ins>
          </w:p>
        </w:tc>
        <w:tc>
          <w:tcPr>
            <w:tcW w:w="1371" w:type="pct"/>
          </w:tcPr>
          <w:p w14:paraId="67767C8A" w14:textId="4B23B167" w:rsidR="00CE0FDB" w:rsidRPr="00743E63" w:rsidRDefault="00CE0FDB" w:rsidP="00CE0FDB">
            <w:pPr>
              <w:pStyle w:val="GOSTTablenorm"/>
              <w:rPr>
                <w:ins w:id="11385" w:author="Краснова Наталья EXP-321714" w:date="2026-03-25T14:40:00Z"/>
                <w:highlight w:val="cyan"/>
              </w:rPr>
            </w:pPr>
            <w:ins w:id="11386" w:author="Краснова Наталья EXP-321714" w:date="2026-03-25T14:41:00Z">
              <w:r w:rsidRPr="00743E63">
                <w:rPr>
                  <w:highlight w:val="cyan"/>
                </w:rPr>
                <w:t>Для акта с типом «РАР» не заполняется</w:t>
              </w:r>
            </w:ins>
          </w:p>
        </w:tc>
      </w:tr>
      <w:tr w:rsidR="00CE0FDB" w:rsidRPr="00B9499D" w14:paraId="6D0ADD12" w14:textId="77777777" w:rsidTr="00F265CC">
        <w:trPr>
          <w:ins w:id="11387" w:author="Краснова Наталья EXP-321714" w:date="2026-03-25T14:40:00Z"/>
        </w:trPr>
        <w:tc>
          <w:tcPr>
            <w:tcW w:w="1109" w:type="pct"/>
          </w:tcPr>
          <w:p w14:paraId="36FC8A4C" w14:textId="1B0A2E17" w:rsidR="00CE0FDB" w:rsidRPr="00743E63" w:rsidRDefault="00CE0FDB" w:rsidP="00CE0FDB">
            <w:pPr>
              <w:pStyle w:val="GOSTTablenorm"/>
              <w:tabs>
                <w:tab w:val="left" w:pos="2595"/>
              </w:tabs>
              <w:rPr>
                <w:ins w:id="11388" w:author="Краснова Наталья EXP-321714" w:date="2026-03-25T14:40:00Z"/>
                <w:highlight w:val="cyan"/>
              </w:rPr>
            </w:pPr>
            <w:ins w:id="11389" w:author="Краснова Наталья EXP-321714" w:date="2026-03-25T14:41:00Z">
              <w:r w:rsidRPr="00743E63">
                <w:rPr>
                  <w:szCs w:val="22"/>
                  <w:highlight w:val="cyan"/>
                </w:rPr>
                <w:t>Номер_ЛС_отправителя</w:t>
              </w:r>
            </w:ins>
          </w:p>
        </w:tc>
        <w:tc>
          <w:tcPr>
            <w:tcW w:w="302" w:type="pct"/>
          </w:tcPr>
          <w:p w14:paraId="11524CDF" w14:textId="7096EBF0" w:rsidR="00CE0FDB" w:rsidRPr="00743E63" w:rsidRDefault="00CE0FDB" w:rsidP="00CE0FDB">
            <w:pPr>
              <w:pStyle w:val="GOSTTablenorm"/>
              <w:rPr>
                <w:ins w:id="11390" w:author="Краснова Наталья EXP-321714" w:date="2026-03-25T14:40:00Z"/>
                <w:highlight w:val="cyan"/>
              </w:rPr>
            </w:pPr>
            <w:ins w:id="11391" w:author="Краснова Наталья EXP-321714" w:date="2026-03-25T14:41:00Z">
              <w:r w:rsidRPr="00743E63">
                <w:rPr>
                  <w:szCs w:val="22"/>
                  <w:highlight w:val="cyan"/>
                </w:rPr>
                <w:t>Нет</w:t>
              </w:r>
            </w:ins>
          </w:p>
        </w:tc>
        <w:tc>
          <w:tcPr>
            <w:tcW w:w="1109" w:type="pct"/>
          </w:tcPr>
          <w:p w14:paraId="1D5BB086" w14:textId="4737094E" w:rsidR="00CE0FDB" w:rsidRPr="00743E63" w:rsidRDefault="00CE0FDB" w:rsidP="00CE0FDB">
            <w:pPr>
              <w:pStyle w:val="GOSTTablenorm"/>
              <w:tabs>
                <w:tab w:val="left" w:pos="2595"/>
              </w:tabs>
              <w:rPr>
                <w:ins w:id="11392" w:author="Краснова Наталья EXP-321714" w:date="2026-03-25T14:40:00Z"/>
                <w:highlight w:val="cyan"/>
              </w:rPr>
            </w:pPr>
            <w:ins w:id="11393" w:author="Краснова Наталья EXP-321714" w:date="2026-03-25T14:41:00Z">
              <w:r w:rsidRPr="00743E63">
                <w:rPr>
                  <w:szCs w:val="22"/>
                  <w:highlight w:val="cyan"/>
                </w:rPr>
                <w:t>Номер лицевого счета отправителя</w:t>
              </w:r>
            </w:ins>
            <w:ins w:id="11394" w:author="Краснова Наталья EXP-321714" w:date="2026-03-25T15:09:00Z">
              <w:r w:rsidR="0050625B" w:rsidRPr="00743E63">
                <w:rPr>
                  <w:szCs w:val="22"/>
                  <w:highlight w:val="cyan"/>
                </w:rPr>
                <w:t xml:space="preserve"> </w:t>
              </w:r>
              <w:r w:rsidR="0050625B" w:rsidRPr="00743E63">
                <w:rPr>
                  <w:highlight w:val="cyan"/>
                </w:rPr>
                <w:t>(по строке документа)</w:t>
              </w:r>
            </w:ins>
          </w:p>
        </w:tc>
        <w:tc>
          <w:tcPr>
            <w:tcW w:w="1109" w:type="pct"/>
          </w:tcPr>
          <w:p w14:paraId="618FD048" w14:textId="66A156AD" w:rsidR="00CE0FDB" w:rsidRPr="00743E63" w:rsidRDefault="00CE0FDB" w:rsidP="00CE0FDB">
            <w:pPr>
              <w:pStyle w:val="GOSTTablenorm"/>
              <w:rPr>
                <w:ins w:id="11395" w:author="Краснова Наталья EXP-321714" w:date="2026-03-25T14:40:00Z"/>
                <w:b/>
                <w:highlight w:val="cyan"/>
              </w:rPr>
            </w:pPr>
            <w:ins w:id="11396" w:author="Краснова Наталья EXP-321714" w:date="2026-03-25T14:41:00Z">
              <w:r w:rsidRPr="00743E63">
                <w:rPr>
                  <w:b/>
                  <w:highlight w:val="cyan"/>
                </w:rPr>
                <w:t>PUiO_VLS_A:</w:t>
              </w:r>
              <w:r w:rsidRPr="00743E63">
                <w:rPr>
                  <w:bCs/>
                  <w:highlight w:val="cyan"/>
                </w:rPr>
                <w:t>rPersAcc</w:t>
              </w:r>
            </w:ins>
          </w:p>
        </w:tc>
        <w:tc>
          <w:tcPr>
            <w:tcW w:w="1371" w:type="pct"/>
          </w:tcPr>
          <w:p w14:paraId="65363E8F" w14:textId="0ADF134F" w:rsidR="00CE0FDB" w:rsidRPr="00743E63" w:rsidRDefault="00CE0FDB" w:rsidP="00CE0FDB">
            <w:pPr>
              <w:pStyle w:val="GOSTTablenorm"/>
              <w:rPr>
                <w:ins w:id="11397" w:author="Краснова Наталья EXP-321714" w:date="2026-03-25T14:40:00Z"/>
                <w:highlight w:val="cyan"/>
              </w:rPr>
            </w:pPr>
            <w:ins w:id="11398" w:author="Краснова Наталья EXP-321714" w:date="2026-03-25T14:41:00Z">
              <w:r w:rsidRPr="00743E63">
                <w:rPr>
                  <w:highlight w:val="cyan"/>
                </w:rPr>
                <w:t>Для акта с типом «РАР» не заполняется</w:t>
              </w:r>
            </w:ins>
          </w:p>
        </w:tc>
      </w:tr>
      <w:tr w:rsidR="00CE0FDB" w:rsidRPr="00B9499D" w14:paraId="6BF86AB6" w14:textId="77777777" w:rsidTr="00F265CC">
        <w:trPr>
          <w:ins w:id="11399" w:author="Краснова Наталья EXP-281880" w:date="2024-03-01T10:40:00Z"/>
        </w:trPr>
        <w:tc>
          <w:tcPr>
            <w:tcW w:w="1109" w:type="pct"/>
          </w:tcPr>
          <w:p w14:paraId="204F489B" w14:textId="66E61D3D" w:rsidR="00CE0FDB" w:rsidRDefault="00CE0FDB" w:rsidP="00CE0FDB">
            <w:pPr>
              <w:pStyle w:val="GOSTTablenorm"/>
              <w:tabs>
                <w:tab w:val="left" w:pos="2595"/>
              </w:tabs>
              <w:rPr>
                <w:ins w:id="11400" w:author="Краснова Наталья EXP-281880" w:date="2024-03-01T10:40:00Z"/>
              </w:rPr>
            </w:pPr>
            <w:ins w:id="11401" w:author="Краснова Наталья EXP-281880" w:date="2024-03-01T10:43:00Z">
              <w:r w:rsidRPr="00B74A51">
                <w:rPr>
                  <w:color w:val="FF0000"/>
                  <w:szCs w:val="22"/>
                </w:rPr>
                <w:lastRenderedPageBreak/>
                <w:t>Номер_БО</w:t>
              </w:r>
            </w:ins>
          </w:p>
        </w:tc>
        <w:tc>
          <w:tcPr>
            <w:tcW w:w="302" w:type="pct"/>
          </w:tcPr>
          <w:p w14:paraId="1CA13781" w14:textId="0A6D1AF9" w:rsidR="00CE0FDB" w:rsidRDefault="00CE0FDB" w:rsidP="00CE0FDB">
            <w:pPr>
              <w:pStyle w:val="GOSTTablenorm"/>
              <w:rPr>
                <w:ins w:id="11402" w:author="Краснова Наталья EXP-281880" w:date="2024-03-01T10:40:00Z"/>
              </w:rPr>
            </w:pPr>
            <w:ins w:id="11403" w:author="Краснова Наталья EXP-281880" w:date="2024-03-01T10:44:00Z">
              <w:r>
                <w:t>нет</w:t>
              </w:r>
            </w:ins>
          </w:p>
        </w:tc>
        <w:tc>
          <w:tcPr>
            <w:tcW w:w="1109" w:type="pct"/>
          </w:tcPr>
          <w:p w14:paraId="6FDB177E" w14:textId="775F5743" w:rsidR="00CE0FDB" w:rsidRDefault="00CE0FDB" w:rsidP="00CE0FDB">
            <w:pPr>
              <w:pStyle w:val="GOSTTablenorm"/>
              <w:tabs>
                <w:tab w:val="left" w:pos="2595"/>
              </w:tabs>
              <w:rPr>
                <w:ins w:id="11404" w:author="Краснова Наталья EXP-281880" w:date="2024-03-01T10:40:00Z"/>
              </w:rPr>
            </w:pPr>
            <w:ins w:id="11405" w:author="Сказецкая Наталья Камилевна" w:date="2024-05-23T21:18:00Z">
              <w:r>
                <w:t>Учетный н</w:t>
              </w:r>
            </w:ins>
            <w:ins w:id="11406" w:author="Краснова Наталья EXP-281880" w:date="2024-03-24T22:36:00Z">
              <w:r w:rsidRPr="00051375">
                <w:t>омер БО</w:t>
              </w:r>
            </w:ins>
          </w:p>
        </w:tc>
        <w:tc>
          <w:tcPr>
            <w:tcW w:w="1109" w:type="pct"/>
          </w:tcPr>
          <w:p w14:paraId="01C9F975" w14:textId="77777777" w:rsidR="00CE0FDB" w:rsidRDefault="00CE0FDB" w:rsidP="00CE0FDB">
            <w:pPr>
              <w:pStyle w:val="GOSTTablenorm"/>
              <w:rPr>
                <w:ins w:id="11407" w:author="Краснова Наталья EXP-292913" w:date="2024-10-24T08:56:00Z"/>
                <w:lang w:val="en-US"/>
              </w:rPr>
            </w:pPr>
            <w:ins w:id="11408" w:author="Краснова Наталья EXP-281880" w:date="2024-03-01T20:24:00Z">
              <w:r w:rsidRPr="00D35DA4">
                <w:rPr>
                  <w:b/>
                </w:rPr>
                <w:t>ACT_766_SND_BO</w:t>
              </w:r>
              <w:r w:rsidRPr="00B9499D">
                <w:t>:</w:t>
              </w:r>
              <w:r w:rsidRPr="00D35DA4">
                <w:rPr>
                  <w:lang w:val="en-US"/>
                </w:rPr>
                <w:t>accNumber</w:t>
              </w:r>
            </w:ins>
          </w:p>
          <w:p w14:paraId="43212F7D" w14:textId="431E7060" w:rsidR="00CE0FDB" w:rsidRPr="0069366A" w:rsidDel="00FE2E8C" w:rsidRDefault="00CE0FDB" w:rsidP="00CE0FDB">
            <w:pPr>
              <w:pStyle w:val="GOSTTablenorm"/>
              <w:rPr>
                <w:ins w:id="11409" w:author="Краснова Наталья EXP-281880" w:date="2024-03-01T10:40:00Z"/>
              </w:rPr>
            </w:pPr>
          </w:p>
        </w:tc>
        <w:tc>
          <w:tcPr>
            <w:tcW w:w="1371" w:type="pct"/>
          </w:tcPr>
          <w:p w14:paraId="6B27ABD8" w14:textId="77777777" w:rsidR="00CE0FDB" w:rsidRPr="0017407D" w:rsidDel="00FE2E8C" w:rsidRDefault="00CE0FDB" w:rsidP="00CE0FDB">
            <w:pPr>
              <w:pStyle w:val="GOSTTablenorm"/>
              <w:rPr>
                <w:ins w:id="11410" w:author="Краснова Наталья EXP-281880" w:date="2024-03-01T10:40:00Z"/>
              </w:rPr>
            </w:pPr>
          </w:p>
        </w:tc>
      </w:tr>
      <w:tr w:rsidR="00CE0FDB" w:rsidRPr="00B9499D" w14:paraId="33A07F2F" w14:textId="77777777" w:rsidTr="002D731C">
        <w:trPr>
          <w:ins w:id="11411" w:author="Сказецкая Наталья Камилевна" w:date="2024-05-23T21:12:00Z"/>
        </w:trPr>
        <w:tc>
          <w:tcPr>
            <w:tcW w:w="1109" w:type="pct"/>
          </w:tcPr>
          <w:p w14:paraId="26633F44" w14:textId="77777777" w:rsidR="00CE0FDB" w:rsidRPr="00654086" w:rsidRDefault="00CE0FDB" w:rsidP="00CE0FDB">
            <w:pPr>
              <w:pStyle w:val="GOSTTablenorm"/>
              <w:tabs>
                <w:tab w:val="left" w:pos="2595"/>
              </w:tabs>
              <w:rPr>
                <w:ins w:id="11412" w:author="Сказецкая Наталья Камилевна" w:date="2024-05-23T21:12:00Z"/>
              </w:rPr>
            </w:pPr>
            <w:ins w:id="11413" w:author="Сказецкая Наталья Камилевна" w:date="2024-05-23T21:12:00Z">
              <w:r w:rsidRPr="002B1E78">
                <w:t>Номер_ДО</w:t>
              </w:r>
            </w:ins>
          </w:p>
        </w:tc>
        <w:tc>
          <w:tcPr>
            <w:tcW w:w="302" w:type="pct"/>
          </w:tcPr>
          <w:p w14:paraId="487EE73F" w14:textId="77777777" w:rsidR="00CE0FDB" w:rsidRPr="007328B0" w:rsidRDefault="00CE0FDB" w:rsidP="00CE0FDB">
            <w:pPr>
              <w:pStyle w:val="GOSTTablenorm"/>
              <w:rPr>
                <w:ins w:id="11414" w:author="Сказецкая Наталья Камилевна" w:date="2024-05-23T21:12:00Z"/>
              </w:rPr>
            </w:pPr>
            <w:ins w:id="11415" w:author="Сказецкая Наталья Камилевна" w:date="2024-05-23T21:12:00Z">
              <w:r w:rsidRPr="007328B0">
                <w:t>нет</w:t>
              </w:r>
            </w:ins>
          </w:p>
        </w:tc>
        <w:tc>
          <w:tcPr>
            <w:tcW w:w="1109" w:type="pct"/>
          </w:tcPr>
          <w:p w14:paraId="477A4A08" w14:textId="27373941" w:rsidR="00CE0FDB" w:rsidRDefault="00CE0FDB" w:rsidP="00CE0FDB">
            <w:pPr>
              <w:pStyle w:val="GOSTTablenorm"/>
              <w:tabs>
                <w:tab w:val="left" w:pos="2595"/>
              </w:tabs>
              <w:rPr>
                <w:ins w:id="11416" w:author="Сказецкая Наталья Камилевна" w:date="2024-05-23T21:12:00Z"/>
              </w:rPr>
            </w:pPr>
            <w:ins w:id="11417" w:author="Сказецкая Наталья Камилевна" w:date="2024-05-23T21:18:00Z">
              <w:r>
                <w:t>Учетный н</w:t>
              </w:r>
            </w:ins>
            <w:ins w:id="11418" w:author="Сказецкая Наталья Камилевна" w:date="2024-05-23T21:12:00Z">
              <w:r w:rsidRPr="002B1E78">
                <w:t>омер_ДО</w:t>
              </w:r>
            </w:ins>
          </w:p>
        </w:tc>
        <w:tc>
          <w:tcPr>
            <w:tcW w:w="1109" w:type="pct"/>
          </w:tcPr>
          <w:p w14:paraId="3976EF32" w14:textId="77777777" w:rsidR="00CE0FDB" w:rsidRPr="0069366A" w:rsidDel="00FE2E8C" w:rsidRDefault="00CE0FDB" w:rsidP="00CE0FDB">
            <w:pPr>
              <w:pStyle w:val="GOSTTablenorm"/>
              <w:rPr>
                <w:ins w:id="11419" w:author="Сказецкая Наталья Камилевна" w:date="2024-05-23T21:12:00Z"/>
              </w:rPr>
            </w:pPr>
            <w:ins w:id="11420" w:author="Сказецкая Наталья Камилевна" w:date="2024-05-23T21:12:00Z">
              <w:r w:rsidRPr="00D35DA4">
                <w:rPr>
                  <w:b/>
                </w:rPr>
                <w:t>ACT_766_SND_</w:t>
              </w:r>
              <w:r>
                <w:rPr>
                  <w:b/>
                  <w:lang w:val="en-US"/>
                </w:rPr>
                <w:t>D</w:t>
              </w:r>
              <w:r w:rsidRPr="00D35DA4">
                <w:rPr>
                  <w:b/>
                </w:rPr>
                <w:t>O</w:t>
              </w:r>
              <w:r w:rsidRPr="00B9499D">
                <w:t>:</w:t>
              </w:r>
              <w:r w:rsidRPr="0045464C">
                <w:rPr>
                  <w:lang w:val="en-US"/>
                </w:rPr>
                <w:t>accNumber</w:t>
              </w:r>
            </w:ins>
          </w:p>
        </w:tc>
        <w:tc>
          <w:tcPr>
            <w:tcW w:w="1371" w:type="pct"/>
          </w:tcPr>
          <w:p w14:paraId="22C32649" w14:textId="77777777" w:rsidR="00CE0FDB" w:rsidRPr="0017407D" w:rsidDel="00FE2E8C" w:rsidRDefault="00CE0FDB" w:rsidP="00CE0FDB">
            <w:pPr>
              <w:pStyle w:val="GOSTTablenorm"/>
              <w:rPr>
                <w:ins w:id="11421" w:author="Сказецкая Наталья Камилевна" w:date="2024-05-23T21:12:00Z"/>
              </w:rPr>
            </w:pPr>
          </w:p>
        </w:tc>
      </w:tr>
      <w:tr w:rsidR="00CE0FDB" w:rsidRPr="00DB14B7" w14:paraId="0EEFDAEA" w14:textId="77777777" w:rsidTr="00F265CC">
        <w:trPr>
          <w:ins w:id="11422" w:author="Краснова Наталья EXP-281880" w:date="2024-03-01T10:40:00Z"/>
        </w:trPr>
        <w:tc>
          <w:tcPr>
            <w:tcW w:w="1109" w:type="pct"/>
          </w:tcPr>
          <w:p w14:paraId="645F4BA8" w14:textId="5E022849" w:rsidR="00CE0FDB" w:rsidRDefault="00CE0FDB" w:rsidP="00CE0FDB">
            <w:pPr>
              <w:pStyle w:val="GOSTTablenorm"/>
              <w:tabs>
                <w:tab w:val="left" w:pos="2595"/>
              </w:tabs>
              <w:rPr>
                <w:ins w:id="11423" w:author="Краснова Наталья EXP-281880" w:date="2024-03-01T10:40:00Z"/>
              </w:rPr>
            </w:pPr>
            <w:ins w:id="11424" w:author="Краснова Наталья EXP-281880" w:date="2024-03-01T10:44:00Z">
              <w:r>
                <w:rPr>
                  <w:color w:val="FF0000"/>
                  <w:szCs w:val="22"/>
                </w:rPr>
                <w:t>Тип_БО</w:t>
              </w:r>
            </w:ins>
          </w:p>
        </w:tc>
        <w:tc>
          <w:tcPr>
            <w:tcW w:w="302" w:type="pct"/>
          </w:tcPr>
          <w:p w14:paraId="36E659CD" w14:textId="12DAD2F1" w:rsidR="00CE0FDB" w:rsidRDefault="00CE0FDB" w:rsidP="00CE0FDB">
            <w:pPr>
              <w:pStyle w:val="GOSTTablenorm"/>
              <w:rPr>
                <w:ins w:id="11425" w:author="Краснова Наталья EXP-281880" w:date="2024-03-01T10:40:00Z"/>
              </w:rPr>
            </w:pPr>
            <w:ins w:id="11426" w:author="Краснова Наталья EXP-281880" w:date="2024-03-01T10:44:00Z">
              <w:del w:id="11427" w:author="Сказецкая Наталья Камилевна" w:date="2024-05-23T21:16:00Z">
                <w:r w:rsidDel="00DB14B7">
                  <w:delText>нет</w:delText>
                </w:r>
              </w:del>
            </w:ins>
            <w:ins w:id="11428" w:author="Сказецкая Наталья Камилевна" w:date="2024-05-23T21:16:00Z">
              <w:r>
                <w:t>да</w:t>
              </w:r>
            </w:ins>
          </w:p>
        </w:tc>
        <w:tc>
          <w:tcPr>
            <w:tcW w:w="1109" w:type="pct"/>
          </w:tcPr>
          <w:p w14:paraId="3E0FEB49" w14:textId="4F6216A1" w:rsidR="00CE0FDB" w:rsidRDefault="00CE0FDB" w:rsidP="00CE0FDB">
            <w:pPr>
              <w:pStyle w:val="GOSTTablenorm"/>
              <w:tabs>
                <w:tab w:val="left" w:pos="2595"/>
              </w:tabs>
              <w:rPr>
                <w:ins w:id="11429" w:author="Краснова Наталья EXP-281880" w:date="2024-03-01T10:40:00Z"/>
              </w:rPr>
            </w:pPr>
            <w:ins w:id="11430" w:author="Краснова Наталья EXP-281880" w:date="2024-03-01T10:44:00Z">
              <w:r>
                <w:t>Тип БО</w:t>
              </w:r>
            </w:ins>
            <w:ins w:id="11431" w:author="Сказецкая Наталья Камилевна" w:date="2024-05-23T21:15:00Z">
              <w:r>
                <w:t xml:space="preserve"> принимающий (по строке документа)</w:t>
              </w:r>
            </w:ins>
          </w:p>
        </w:tc>
        <w:tc>
          <w:tcPr>
            <w:tcW w:w="1109" w:type="pct"/>
          </w:tcPr>
          <w:p w14:paraId="1CA1ACCC" w14:textId="529A8570" w:rsidR="00CE0FDB" w:rsidRDefault="00CE0FDB" w:rsidP="00CE0FDB">
            <w:pPr>
              <w:pStyle w:val="GOSTTablenorm"/>
              <w:rPr>
                <w:ins w:id="11432" w:author="Сказецкая Наталья Камилевна" w:date="2024-05-23T21:16:00Z"/>
                <w:lang w:val="en-US"/>
              </w:rPr>
            </w:pPr>
            <w:ins w:id="11433" w:author="Краснова Наталья EXP-281880" w:date="2024-03-01T20:24:00Z">
              <w:r w:rsidRPr="002D731C">
                <w:rPr>
                  <w:b/>
                  <w:lang w:val="en-US"/>
                </w:rPr>
                <w:t>ACT_766_SND_BO</w:t>
              </w:r>
              <w:r w:rsidRPr="002D731C">
                <w:rPr>
                  <w:lang w:val="en-US"/>
                </w:rPr>
                <w:t>:</w:t>
              </w:r>
              <w:r w:rsidRPr="00240762">
                <w:rPr>
                  <w:lang w:val="en-US"/>
                </w:rPr>
                <w:t>typeBO</w:t>
              </w:r>
            </w:ins>
          </w:p>
          <w:p w14:paraId="03C212E2" w14:textId="7F22C646" w:rsidR="00CE0FDB" w:rsidRPr="00DB14B7" w:rsidDel="00FE2E8C" w:rsidRDefault="00CE0FDB" w:rsidP="00CE0FDB">
            <w:pPr>
              <w:pStyle w:val="GOSTTablenorm"/>
              <w:rPr>
                <w:ins w:id="11434" w:author="Краснова Наталья EXP-281880" w:date="2024-03-01T10:40:00Z"/>
                <w:lang w:val="en-US"/>
              </w:rPr>
            </w:pPr>
            <w:ins w:id="11435" w:author="Сказецкая Наталья Камилевна" w:date="2024-05-23T21:16:00Z">
              <w:r w:rsidRPr="00DB14B7">
                <w:rPr>
                  <w:b/>
                  <w:lang w:val="en-US"/>
                </w:rPr>
                <w:t>ACT_766_SND_DO:</w:t>
              </w:r>
              <w:r>
                <w:rPr>
                  <w:lang w:val="en-US"/>
                </w:rPr>
                <w:t>typeBOrec</w:t>
              </w:r>
            </w:ins>
          </w:p>
        </w:tc>
        <w:tc>
          <w:tcPr>
            <w:tcW w:w="1371" w:type="pct"/>
          </w:tcPr>
          <w:p w14:paraId="0286D5F9" w14:textId="7E42A299" w:rsidR="00CE0FDB" w:rsidRPr="008B5CA6" w:rsidRDefault="00CE0FDB" w:rsidP="00CE0FDB">
            <w:pPr>
              <w:pStyle w:val="GOSTTablenorm"/>
              <w:rPr>
                <w:ins w:id="11436" w:author="Сказецкая Наталья Камилевна" w:date="2024-05-23T21:17:00Z"/>
              </w:rPr>
            </w:pPr>
            <w:ins w:id="11437" w:author="Сказецкая Наталья Камилевна" w:date="2024-05-23T21:17:00Z">
              <w:r>
                <w:t>При обработке раздела 2 з</w:t>
              </w:r>
              <w:r w:rsidRPr="00E804B2">
                <w:t>аполняется из тега</w:t>
              </w:r>
              <w:r>
                <w:rPr>
                  <w:szCs w:val="22"/>
                </w:rPr>
                <w:t xml:space="preserve"> </w:t>
              </w:r>
              <w:r w:rsidRPr="00D35DA4">
                <w:rPr>
                  <w:b/>
                </w:rPr>
                <w:t>ACT_766_SND_BO</w:t>
              </w:r>
              <w:r w:rsidRPr="00B9499D">
                <w:t>:</w:t>
              </w:r>
              <w:r w:rsidRPr="00240762">
                <w:rPr>
                  <w:lang w:val="en-US"/>
                </w:rPr>
                <w:t>typeBO</w:t>
              </w:r>
              <w:r>
                <w:t>.</w:t>
              </w:r>
            </w:ins>
          </w:p>
          <w:p w14:paraId="475B26E4" w14:textId="6DCBC7E2" w:rsidR="00CE0FDB" w:rsidRPr="00DB14B7" w:rsidDel="00FE2E8C" w:rsidRDefault="00CE0FDB" w:rsidP="00CE0FDB">
            <w:pPr>
              <w:pStyle w:val="GOSTTablenorm"/>
              <w:rPr>
                <w:ins w:id="11438" w:author="Краснова Наталья EXP-281880" w:date="2024-03-01T10:40:00Z"/>
              </w:rPr>
            </w:pPr>
            <w:ins w:id="11439" w:author="Сказецкая Наталья Камилевна" w:date="2024-05-23T21:17:00Z">
              <w:r>
                <w:t>При обработке раздела 3 з</w:t>
              </w:r>
              <w:r w:rsidRPr="00E804B2">
                <w:t>аполняется из тега</w:t>
              </w:r>
              <w:r>
                <w:rPr>
                  <w:szCs w:val="22"/>
                </w:rPr>
                <w:t xml:space="preserve"> </w:t>
              </w:r>
              <w:r w:rsidRPr="00DB14B7">
                <w:rPr>
                  <w:b/>
                  <w:lang w:val="en-US"/>
                </w:rPr>
                <w:t>ACT</w:t>
              </w:r>
              <w:r w:rsidRPr="00DB14B7">
                <w:rPr>
                  <w:b/>
                </w:rPr>
                <w:t>_766_</w:t>
              </w:r>
              <w:r w:rsidRPr="00DB14B7">
                <w:rPr>
                  <w:b/>
                  <w:lang w:val="en-US"/>
                </w:rPr>
                <w:t>SND</w:t>
              </w:r>
              <w:r w:rsidRPr="00DB14B7">
                <w:rPr>
                  <w:b/>
                </w:rPr>
                <w:t>_</w:t>
              </w:r>
              <w:r w:rsidRPr="00DB14B7">
                <w:rPr>
                  <w:b/>
                  <w:lang w:val="en-US"/>
                </w:rPr>
                <w:t>DO</w:t>
              </w:r>
              <w:r w:rsidRPr="00DB14B7">
                <w:rPr>
                  <w:b/>
                </w:rPr>
                <w:t>:</w:t>
              </w:r>
              <w:r>
                <w:rPr>
                  <w:lang w:val="en-US"/>
                </w:rPr>
                <w:t>typeBOrec</w:t>
              </w:r>
            </w:ins>
          </w:p>
        </w:tc>
      </w:tr>
      <w:tr w:rsidR="00CE0FDB" w:rsidRPr="00DB14B7" w14:paraId="12F5FB4B" w14:textId="77777777" w:rsidTr="00F265CC">
        <w:trPr>
          <w:ins w:id="11440" w:author="Сказецкая Наталья Камилевна" w:date="2024-05-23T21:13:00Z"/>
        </w:trPr>
        <w:tc>
          <w:tcPr>
            <w:tcW w:w="1109" w:type="pct"/>
          </w:tcPr>
          <w:p w14:paraId="56EC9762" w14:textId="0199F9EC" w:rsidR="00CE0FDB" w:rsidRDefault="00CE0FDB" w:rsidP="00CE0FDB">
            <w:pPr>
              <w:pStyle w:val="GOSTTablenorm"/>
              <w:tabs>
                <w:tab w:val="left" w:pos="2595"/>
              </w:tabs>
              <w:rPr>
                <w:ins w:id="11441" w:author="Сказецкая Наталья Камилевна" w:date="2024-05-23T21:13:00Z"/>
                <w:color w:val="FF0000"/>
                <w:szCs w:val="22"/>
              </w:rPr>
            </w:pPr>
            <w:ins w:id="11442" w:author="Сказецкая Наталья Камилевна" w:date="2024-05-23T21:15:00Z">
              <w:r>
                <w:rPr>
                  <w:color w:val="FF0000"/>
                  <w:szCs w:val="22"/>
                </w:rPr>
                <w:t>Тип_БО_передающий</w:t>
              </w:r>
            </w:ins>
          </w:p>
        </w:tc>
        <w:tc>
          <w:tcPr>
            <w:tcW w:w="302" w:type="pct"/>
          </w:tcPr>
          <w:p w14:paraId="4D786E41" w14:textId="7E48CE5B" w:rsidR="00CE0FDB" w:rsidRDefault="00CE0FDB" w:rsidP="00CE0FDB">
            <w:pPr>
              <w:pStyle w:val="GOSTTablenorm"/>
              <w:rPr>
                <w:ins w:id="11443" w:author="Сказецкая Наталья Камилевна" w:date="2024-05-23T21:13:00Z"/>
              </w:rPr>
            </w:pPr>
            <w:ins w:id="11444" w:author="Сказецкая Наталья Камилевна" w:date="2024-05-23T21:16:00Z">
              <w:r>
                <w:t>нет</w:t>
              </w:r>
            </w:ins>
          </w:p>
        </w:tc>
        <w:tc>
          <w:tcPr>
            <w:tcW w:w="1109" w:type="pct"/>
          </w:tcPr>
          <w:p w14:paraId="202AA3C8" w14:textId="5D36CCC1" w:rsidR="00CE0FDB" w:rsidRDefault="00CE0FDB" w:rsidP="00CE0FDB">
            <w:pPr>
              <w:pStyle w:val="GOSTTablenorm"/>
              <w:tabs>
                <w:tab w:val="left" w:pos="2595"/>
              </w:tabs>
              <w:rPr>
                <w:ins w:id="11445" w:author="Сказецкая Наталья Камилевна" w:date="2024-05-23T21:13:00Z"/>
              </w:rPr>
            </w:pPr>
            <w:ins w:id="11446" w:author="Сказецкая Наталья Камилевна" w:date="2024-05-23T21:15:00Z">
              <w:r>
                <w:t>Тип БО передающий (по строке документа)</w:t>
              </w:r>
            </w:ins>
          </w:p>
        </w:tc>
        <w:tc>
          <w:tcPr>
            <w:tcW w:w="1109" w:type="pct"/>
          </w:tcPr>
          <w:p w14:paraId="1EDA0647" w14:textId="27836FB8" w:rsidR="00CE0FDB" w:rsidRPr="00DB14B7" w:rsidRDefault="00CE0FDB" w:rsidP="00CE0FDB">
            <w:pPr>
              <w:pStyle w:val="GOSTTablenorm"/>
              <w:rPr>
                <w:ins w:id="11447" w:author="Сказецкая Наталья Камилевна" w:date="2024-05-23T21:13:00Z"/>
                <w:b/>
                <w:lang w:val="en-US"/>
              </w:rPr>
            </w:pPr>
            <w:ins w:id="11448" w:author="Сказецкая Наталья Камилевна" w:date="2024-05-23T21:16:00Z">
              <w:r>
                <w:rPr>
                  <w:b/>
                  <w:lang w:val="en-US"/>
                </w:rPr>
                <w:t>ACT_766_SND_DO:</w:t>
              </w:r>
              <w:r w:rsidRPr="00DB14B7">
                <w:rPr>
                  <w:lang w:val="en-US"/>
                </w:rPr>
                <w:t>typeBO</w:t>
              </w:r>
            </w:ins>
          </w:p>
        </w:tc>
        <w:tc>
          <w:tcPr>
            <w:tcW w:w="1371" w:type="pct"/>
          </w:tcPr>
          <w:p w14:paraId="2D2F845F" w14:textId="77777777" w:rsidR="00CE0FDB" w:rsidRPr="00DB14B7" w:rsidDel="00FE2E8C" w:rsidRDefault="00CE0FDB" w:rsidP="00CE0FDB">
            <w:pPr>
              <w:pStyle w:val="GOSTTablenorm"/>
              <w:rPr>
                <w:ins w:id="11449" w:author="Сказецкая Наталья Камилевна" w:date="2024-05-23T21:13:00Z"/>
                <w:lang w:val="en-US"/>
              </w:rPr>
            </w:pPr>
          </w:p>
        </w:tc>
      </w:tr>
      <w:tr w:rsidR="00CE0FDB" w:rsidRPr="00B9499D" w14:paraId="43922E67" w14:textId="77777777" w:rsidTr="00F265CC">
        <w:trPr>
          <w:ins w:id="11450" w:author="Краснова Наталья EXP-281880" w:date="2024-03-01T10:45:00Z"/>
        </w:trPr>
        <w:tc>
          <w:tcPr>
            <w:tcW w:w="1109" w:type="pct"/>
          </w:tcPr>
          <w:p w14:paraId="363124E2" w14:textId="172583B2" w:rsidR="00CE0FDB" w:rsidRDefault="00CE0FDB" w:rsidP="00CE0FDB">
            <w:pPr>
              <w:pStyle w:val="GOSTTablenorm"/>
              <w:tabs>
                <w:tab w:val="left" w:pos="2595"/>
              </w:tabs>
              <w:rPr>
                <w:ins w:id="11451" w:author="Краснова Наталья EXP-281880" w:date="2024-03-01T10:45:00Z"/>
                <w:color w:val="FF0000"/>
                <w:szCs w:val="22"/>
              </w:rPr>
            </w:pPr>
            <w:ins w:id="11452" w:author="Краснова Наталья EXP-281880" w:date="2024-03-01T11:47:00Z">
              <w:r w:rsidRPr="00802219">
                <w:t>Вид_документа_основания</w:t>
              </w:r>
            </w:ins>
          </w:p>
        </w:tc>
        <w:tc>
          <w:tcPr>
            <w:tcW w:w="302" w:type="pct"/>
          </w:tcPr>
          <w:p w14:paraId="1660BE88" w14:textId="3085A996" w:rsidR="00CE0FDB" w:rsidRDefault="00CE0FDB" w:rsidP="00CE0FDB">
            <w:pPr>
              <w:pStyle w:val="GOSTTablenorm"/>
              <w:rPr>
                <w:ins w:id="11453" w:author="Краснова Наталья EXP-281880" w:date="2024-03-01T10:45:00Z"/>
              </w:rPr>
            </w:pPr>
            <w:ins w:id="11454" w:author="Краснова Наталья EXP-281880" w:date="2024-03-01T11:48:00Z">
              <w:r>
                <w:t>нет</w:t>
              </w:r>
            </w:ins>
          </w:p>
        </w:tc>
        <w:tc>
          <w:tcPr>
            <w:tcW w:w="1109" w:type="pct"/>
          </w:tcPr>
          <w:p w14:paraId="187A2560" w14:textId="47281165" w:rsidR="00CE0FDB" w:rsidRDefault="00CE0FDB" w:rsidP="00CE0FDB">
            <w:pPr>
              <w:pStyle w:val="GOSTTablenorm"/>
              <w:tabs>
                <w:tab w:val="left" w:pos="2595"/>
              </w:tabs>
              <w:rPr>
                <w:ins w:id="11455" w:author="Краснова Наталья EXP-281880" w:date="2024-03-01T10:45:00Z"/>
              </w:rPr>
            </w:pPr>
            <w:ins w:id="11456" w:author="Краснова Наталья EXP-281880" w:date="2024-03-01T11:45:00Z">
              <w:r>
                <w:t>Вид документа-основания</w:t>
              </w:r>
            </w:ins>
            <w:ins w:id="11457" w:author="Сказецкая Наталья Камилевна" w:date="2024-05-23T21:18:00Z">
              <w:r>
                <w:t xml:space="preserve"> БО (по строке документа)</w:t>
              </w:r>
            </w:ins>
          </w:p>
        </w:tc>
        <w:tc>
          <w:tcPr>
            <w:tcW w:w="1109" w:type="pct"/>
          </w:tcPr>
          <w:p w14:paraId="20F88FAC" w14:textId="64C0BECD" w:rsidR="00CE0FDB" w:rsidRPr="0069366A" w:rsidDel="00FE2E8C" w:rsidRDefault="00CE0FDB" w:rsidP="00CE0FDB">
            <w:pPr>
              <w:pStyle w:val="GOSTTablenorm"/>
              <w:rPr>
                <w:ins w:id="11458" w:author="Краснова Наталья EXP-281880" w:date="2024-03-01T10:45:00Z"/>
              </w:rPr>
            </w:pPr>
            <w:ins w:id="11459" w:author="Краснова Наталья EXP-281880" w:date="2024-03-01T20:24:00Z">
              <w:r w:rsidRPr="00D35DA4">
                <w:rPr>
                  <w:b/>
                </w:rPr>
                <w:t>ACT_766_SND_BO</w:t>
              </w:r>
              <w:r w:rsidRPr="00B9499D">
                <w:t>:</w:t>
              </w:r>
              <w:r w:rsidRPr="00240762">
                <w:rPr>
                  <w:lang w:val="en-US"/>
                </w:rPr>
                <w:t>docOsnType</w:t>
              </w:r>
            </w:ins>
          </w:p>
        </w:tc>
        <w:tc>
          <w:tcPr>
            <w:tcW w:w="1371" w:type="pct"/>
          </w:tcPr>
          <w:p w14:paraId="7AAC6B02" w14:textId="77777777" w:rsidR="00CE0FDB" w:rsidRPr="0017407D" w:rsidDel="00FE2E8C" w:rsidRDefault="00CE0FDB" w:rsidP="00CE0FDB">
            <w:pPr>
              <w:pStyle w:val="GOSTTablenorm"/>
              <w:rPr>
                <w:ins w:id="11460" w:author="Краснова Наталья EXP-281880" w:date="2024-03-01T10:45:00Z"/>
              </w:rPr>
            </w:pPr>
          </w:p>
        </w:tc>
      </w:tr>
      <w:tr w:rsidR="00CE0FDB" w:rsidRPr="00B9499D" w14:paraId="206DC03F" w14:textId="77777777" w:rsidTr="002D731C">
        <w:tc>
          <w:tcPr>
            <w:tcW w:w="1109" w:type="pct"/>
          </w:tcPr>
          <w:p w14:paraId="78F1EF3B" w14:textId="77777777" w:rsidR="00CE0FDB" w:rsidRPr="002965B9" w:rsidRDefault="00CE0FDB" w:rsidP="00CE0FDB">
            <w:pPr>
              <w:pStyle w:val="GOSTTablenorm"/>
              <w:tabs>
                <w:tab w:val="left" w:pos="2595"/>
              </w:tabs>
            </w:pPr>
            <w:r w:rsidRPr="002B1E78">
              <w:t>Авансовое_ДО</w:t>
            </w:r>
          </w:p>
        </w:tc>
        <w:tc>
          <w:tcPr>
            <w:tcW w:w="302" w:type="pct"/>
          </w:tcPr>
          <w:p w14:paraId="7473AC22" w14:textId="77777777" w:rsidR="00CE0FDB" w:rsidRPr="007328B0" w:rsidRDefault="00CE0FDB" w:rsidP="00CE0FDB">
            <w:pPr>
              <w:pStyle w:val="GOSTTablenorm"/>
            </w:pPr>
            <w:r>
              <w:t>нет</w:t>
            </w:r>
          </w:p>
        </w:tc>
        <w:tc>
          <w:tcPr>
            <w:tcW w:w="1109" w:type="pct"/>
          </w:tcPr>
          <w:p w14:paraId="149F7E61" w14:textId="4CAF8783" w:rsidR="00CE0FDB" w:rsidRDefault="00CE0FDB" w:rsidP="00CE0FDB">
            <w:pPr>
              <w:pStyle w:val="GOSTTablenorm"/>
              <w:tabs>
                <w:tab w:val="left" w:pos="2595"/>
              </w:tabs>
            </w:pPr>
            <w:r>
              <w:t>Признак платежа, требующего подтверждения</w:t>
            </w:r>
            <w:ins w:id="11461" w:author="Сказецкая Наталья Камилевна" w:date="2024-05-23T21:31:00Z">
              <w:r>
                <w:t xml:space="preserve"> (по строке документа)</w:t>
              </w:r>
            </w:ins>
          </w:p>
        </w:tc>
        <w:tc>
          <w:tcPr>
            <w:tcW w:w="1109" w:type="pct"/>
          </w:tcPr>
          <w:p w14:paraId="45C0039D" w14:textId="57AC9B6E" w:rsidR="00CE0FDB" w:rsidRPr="0069366A" w:rsidDel="00FE2E8C" w:rsidRDefault="00CE0FDB" w:rsidP="00CE0FDB">
            <w:pPr>
              <w:pStyle w:val="GOSTTablenorm"/>
            </w:pPr>
            <w:r w:rsidRPr="00D35DA4">
              <w:rPr>
                <w:b/>
              </w:rPr>
              <w:t>ACT_766_SND_</w:t>
            </w:r>
            <w:r>
              <w:rPr>
                <w:b/>
                <w:lang w:val="en-US"/>
              </w:rPr>
              <w:t>D</w:t>
            </w:r>
            <w:r w:rsidRPr="00D35DA4">
              <w:rPr>
                <w:b/>
              </w:rPr>
              <w:t>O</w:t>
            </w:r>
            <w:r w:rsidRPr="00B9499D">
              <w:t>:</w:t>
            </w:r>
            <w:r w:rsidRPr="0045464C">
              <w:t>indicatorPA</w:t>
            </w:r>
          </w:p>
        </w:tc>
        <w:tc>
          <w:tcPr>
            <w:tcW w:w="1371" w:type="pct"/>
          </w:tcPr>
          <w:p w14:paraId="72577699" w14:textId="77777777" w:rsidR="00CE0FDB" w:rsidRPr="0017407D" w:rsidDel="00FE2E8C" w:rsidRDefault="00CE0FDB" w:rsidP="00CE0FDB">
            <w:pPr>
              <w:pStyle w:val="GOSTTablenorm"/>
            </w:pPr>
          </w:p>
        </w:tc>
      </w:tr>
      <w:tr w:rsidR="00CE0FDB" w:rsidRPr="00B9499D" w14:paraId="61B2B0CC" w14:textId="77777777" w:rsidTr="002D731C">
        <w:trPr>
          <w:ins w:id="11462" w:author="Сказецкая Наталья Камилевна" w:date="2024-05-23T21:22:00Z"/>
        </w:trPr>
        <w:tc>
          <w:tcPr>
            <w:tcW w:w="1109" w:type="pct"/>
          </w:tcPr>
          <w:p w14:paraId="03B42DA0" w14:textId="77777777" w:rsidR="00CE0FDB" w:rsidRPr="002965B9" w:rsidRDefault="00CE0FDB" w:rsidP="00CE0FDB">
            <w:pPr>
              <w:pStyle w:val="GOSTTablenorm"/>
              <w:tabs>
                <w:tab w:val="left" w:pos="2595"/>
              </w:tabs>
              <w:rPr>
                <w:ins w:id="11463" w:author="Сказецкая Наталья Камилевна" w:date="2024-05-23T21:22:00Z"/>
              </w:rPr>
            </w:pPr>
            <w:ins w:id="11464" w:author="Сказецкая Наталья Камилевна" w:date="2024-05-23T21:22:00Z">
              <w:r w:rsidRPr="002B1E78">
                <w:t>Код_валюты_БО</w:t>
              </w:r>
            </w:ins>
          </w:p>
        </w:tc>
        <w:tc>
          <w:tcPr>
            <w:tcW w:w="302" w:type="pct"/>
          </w:tcPr>
          <w:p w14:paraId="32470CAC" w14:textId="77777777" w:rsidR="00CE0FDB" w:rsidRPr="007328B0" w:rsidRDefault="00CE0FDB" w:rsidP="00CE0FDB">
            <w:pPr>
              <w:pStyle w:val="GOSTTablenorm"/>
              <w:rPr>
                <w:ins w:id="11465" w:author="Сказецкая Наталья Камилевна" w:date="2024-05-23T21:22:00Z"/>
              </w:rPr>
            </w:pPr>
            <w:ins w:id="11466" w:author="Сказецкая Наталья Камилевна" w:date="2024-05-23T21:22:00Z">
              <w:r>
                <w:t>да</w:t>
              </w:r>
            </w:ins>
          </w:p>
        </w:tc>
        <w:tc>
          <w:tcPr>
            <w:tcW w:w="1109" w:type="pct"/>
          </w:tcPr>
          <w:p w14:paraId="6ABDE924" w14:textId="2C45882B" w:rsidR="00CE0FDB" w:rsidRDefault="00CE0FDB" w:rsidP="00CE0FDB">
            <w:pPr>
              <w:pStyle w:val="GOSTTablenorm"/>
              <w:tabs>
                <w:tab w:val="left" w:pos="2595"/>
              </w:tabs>
              <w:rPr>
                <w:ins w:id="11467" w:author="Сказецкая Наталья Камилевна" w:date="2024-05-23T21:22:00Z"/>
              </w:rPr>
            </w:pPr>
            <w:ins w:id="11468" w:author="Сказецкая Наталья Камилевна" w:date="2024-05-23T21:22:00Z">
              <w:r w:rsidRPr="00026123">
                <w:t>Код валюты по ОКВ БО</w:t>
              </w:r>
            </w:ins>
            <w:ins w:id="11469" w:author="Сказецкая Наталья Камилевна" w:date="2024-05-23T21:31:00Z">
              <w:r>
                <w:t xml:space="preserve"> (по строке документа)</w:t>
              </w:r>
            </w:ins>
          </w:p>
        </w:tc>
        <w:tc>
          <w:tcPr>
            <w:tcW w:w="1109" w:type="pct"/>
          </w:tcPr>
          <w:p w14:paraId="1CDD87D7" w14:textId="53B45D9C" w:rsidR="00CE0FDB" w:rsidRPr="000C70C4" w:rsidRDefault="00CE0FDB" w:rsidP="00CE0FDB">
            <w:pPr>
              <w:pStyle w:val="GOSTTablenorm"/>
              <w:rPr>
                <w:ins w:id="11470" w:author="Сказецкая Наталья Камилевна" w:date="2024-05-23T21:26:00Z"/>
                <w:b/>
                <w:lang w:val="en-US"/>
              </w:rPr>
            </w:pPr>
            <w:ins w:id="11471" w:author="Сказецкая Наталья Камилевна" w:date="2024-05-23T21:26:00Z">
              <w:r w:rsidRPr="000C70C4">
                <w:rPr>
                  <w:b/>
                  <w:lang w:val="en-US"/>
                </w:rPr>
                <w:t>ACT_766_SND_BO</w:t>
              </w:r>
              <w:r w:rsidRPr="000C70C4">
                <w:rPr>
                  <w:lang w:val="en-US"/>
                </w:rPr>
                <w:t>:</w:t>
              </w:r>
              <w:r w:rsidRPr="00240762">
                <w:rPr>
                  <w:lang w:val="en-US"/>
                </w:rPr>
                <w:t>okvCode</w:t>
              </w:r>
            </w:ins>
          </w:p>
          <w:p w14:paraId="12A5EEEF" w14:textId="53B9E045" w:rsidR="00CE0FDB" w:rsidRPr="000C70C4" w:rsidDel="00FE2E8C" w:rsidRDefault="00CE0FDB" w:rsidP="00CE0FDB">
            <w:pPr>
              <w:pStyle w:val="GOSTTablenorm"/>
              <w:rPr>
                <w:ins w:id="11472" w:author="Сказецкая Наталья Камилевна" w:date="2024-05-23T21:22:00Z"/>
                <w:lang w:val="en-US"/>
              </w:rPr>
            </w:pPr>
            <w:ins w:id="11473" w:author="Сказецкая Наталья Камилевна" w:date="2024-05-23T21:22:00Z">
              <w:r w:rsidRPr="000C70C4">
                <w:rPr>
                  <w:b/>
                  <w:lang w:val="en-US"/>
                </w:rPr>
                <w:t>ACT_766_SND_</w:t>
              </w:r>
              <w:r>
                <w:rPr>
                  <w:b/>
                  <w:lang w:val="en-US"/>
                </w:rPr>
                <w:t>D</w:t>
              </w:r>
              <w:r w:rsidRPr="000C70C4">
                <w:rPr>
                  <w:b/>
                  <w:lang w:val="en-US"/>
                </w:rPr>
                <w:t>O</w:t>
              </w:r>
              <w:r w:rsidRPr="000C70C4">
                <w:rPr>
                  <w:lang w:val="en-US"/>
                </w:rPr>
                <w:t>:okvCodeBO</w:t>
              </w:r>
            </w:ins>
          </w:p>
        </w:tc>
        <w:tc>
          <w:tcPr>
            <w:tcW w:w="1371" w:type="pct"/>
          </w:tcPr>
          <w:p w14:paraId="7630D15C" w14:textId="56299EA4" w:rsidR="00CE0FDB" w:rsidRPr="000C70C4" w:rsidRDefault="00CE0FDB" w:rsidP="00CE0FDB">
            <w:pPr>
              <w:pStyle w:val="GOSTTablenorm"/>
              <w:rPr>
                <w:ins w:id="11474" w:author="Сказецкая Наталья Камилевна" w:date="2024-05-23T21:26:00Z"/>
                <w:b/>
              </w:rPr>
            </w:pPr>
            <w:ins w:id="11475" w:author="Сказецкая Наталья Камилевна" w:date="2024-05-23T21:26:00Z">
              <w:r>
                <w:t>При обработке раздела 2 з</w:t>
              </w:r>
              <w:r w:rsidRPr="00E804B2">
                <w:t>аполняется из тега</w:t>
              </w:r>
              <w:r>
                <w:rPr>
                  <w:szCs w:val="22"/>
                </w:rPr>
                <w:t xml:space="preserve"> </w:t>
              </w:r>
              <w:r w:rsidRPr="000C70C4">
                <w:rPr>
                  <w:b/>
                  <w:lang w:val="en-US"/>
                </w:rPr>
                <w:t>ACT</w:t>
              </w:r>
              <w:r w:rsidRPr="000C70C4">
                <w:rPr>
                  <w:b/>
                </w:rPr>
                <w:t>_766_</w:t>
              </w:r>
              <w:r w:rsidRPr="000C70C4">
                <w:rPr>
                  <w:b/>
                  <w:lang w:val="en-US"/>
                </w:rPr>
                <w:t>SND</w:t>
              </w:r>
              <w:r w:rsidRPr="000C70C4">
                <w:rPr>
                  <w:b/>
                </w:rPr>
                <w:t>_</w:t>
              </w:r>
              <w:r w:rsidRPr="000C70C4">
                <w:rPr>
                  <w:b/>
                  <w:lang w:val="en-US"/>
                </w:rPr>
                <w:t>BO</w:t>
              </w:r>
              <w:r w:rsidRPr="000C70C4">
                <w:t>:</w:t>
              </w:r>
              <w:r w:rsidRPr="00240762">
                <w:rPr>
                  <w:lang w:val="en-US"/>
                </w:rPr>
                <w:t>okvCode</w:t>
              </w:r>
              <w:r>
                <w:t>.</w:t>
              </w:r>
            </w:ins>
          </w:p>
          <w:p w14:paraId="6B2F61BF" w14:textId="2FA6133E" w:rsidR="00CE0FDB" w:rsidRPr="00E62293" w:rsidRDefault="00CE0FDB" w:rsidP="00CE0FDB">
            <w:pPr>
              <w:pStyle w:val="GOSTTablenorm"/>
              <w:rPr>
                <w:ins w:id="11476" w:author="Сказецкая Наталья Камилевна" w:date="2024-05-23T21:26:00Z"/>
              </w:rPr>
            </w:pPr>
            <w:ins w:id="11477" w:author="Сказецкая Наталья Камилевна" w:date="2024-05-23T21:26:00Z">
              <w:r>
                <w:t>При обработке раздела 3 з</w:t>
              </w:r>
              <w:r w:rsidRPr="00E804B2">
                <w:t>аполняется из тега</w:t>
              </w:r>
              <w:r>
                <w:rPr>
                  <w:szCs w:val="22"/>
                </w:rPr>
                <w:t xml:space="preserve"> </w:t>
              </w:r>
            </w:ins>
            <w:ins w:id="11478" w:author="Сказецкая Наталья Камилевна" w:date="2024-05-23T21:27:00Z">
              <w:r w:rsidRPr="000C70C4">
                <w:rPr>
                  <w:b/>
                  <w:lang w:val="en-US"/>
                </w:rPr>
                <w:t>ACT</w:t>
              </w:r>
              <w:r w:rsidRPr="000C70C4">
                <w:rPr>
                  <w:b/>
                </w:rPr>
                <w:t>_766_</w:t>
              </w:r>
              <w:r w:rsidRPr="000C70C4">
                <w:rPr>
                  <w:b/>
                  <w:lang w:val="en-US"/>
                </w:rPr>
                <w:t>SND</w:t>
              </w:r>
              <w:r w:rsidRPr="000C70C4">
                <w:rPr>
                  <w:b/>
                </w:rPr>
                <w:t>_</w:t>
              </w:r>
              <w:r>
                <w:rPr>
                  <w:b/>
                  <w:lang w:val="en-US"/>
                </w:rPr>
                <w:t>D</w:t>
              </w:r>
              <w:r w:rsidRPr="000C70C4">
                <w:rPr>
                  <w:b/>
                  <w:lang w:val="en-US"/>
                </w:rPr>
                <w:t>O</w:t>
              </w:r>
              <w:r w:rsidRPr="000C70C4">
                <w:t>:</w:t>
              </w:r>
              <w:r w:rsidRPr="000C70C4">
                <w:rPr>
                  <w:lang w:val="en-US"/>
                </w:rPr>
                <w:t>okvCodeBO</w:t>
              </w:r>
            </w:ins>
            <w:r w:rsidRPr="00E62293">
              <w:t>.</w:t>
            </w:r>
          </w:p>
          <w:p w14:paraId="2732C775" w14:textId="77777777" w:rsidR="00CE0FDB" w:rsidRDefault="00CE0FDB" w:rsidP="00CE0FDB">
            <w:pPr>
              <w:pStyle w:val="GOSTTablenorm"/>
              <w:rPr>
                <w:ins w:id="11479" w:author="Сказецкая Наталья Камилевна" w:date="2024-05-23T21:26:00Z"/>
              </w:rPr>
            </w:pPr>
          </w:p>
          <w:p w14:paraId="02CC0D09" w14:textId="0983FAA2" w:rsidR="00CE0FDB" w:rsidRPr="00C9019A" w:rsidRDefault="00CE0FDB" w:rsidP="00CE0FDB">
            <w:pPr>
              <w:pStyle w:val="GOSTTablenorm"/>
              <w:rPr>
                <w:ins w:id="11480" w:author="Сказецкая Наталья Камилевна" w:date="2024-05-23T21:22:00Z"/>
              </w:rPr>
            </w:pPr>
            <w:ins w:id="11481" w:author="Сказецкая Наталья Камилевна" w:date="2024-05-23T21:22:00Z">
              <w:r w:rsidRPr="00C9019A">
                <w:t>В составе документа может приходить как цифровой, так и буквенный код валюты.</w:t>
              </w:r>
            </w:ins>
          </w:p>
          <w:p w14:paraId="691CCD50" w14:textId="77777777" w:rsidR="00CE0FDB" w:rsidRPr="00C9019A" w:rsidRDefault="00CE0FDB" w:rsidP="00CE0FDB">
            <w:pPr>
              <w:pStyle w:val="GOSTTableListNum10"/>
              <w:numPr>
                <w:ilvl w:val="0"/>
                <w:numId w:val="55"/>
              </w:numPr>
              <w:rPr>
                <w:ins w:id="11482" w:author="Сказецкая Наталья Камилевна" w:date="2024-05-23T21:22:00Z"/>
              </w:rPr>
            </w:pPr>
            <w:ins w:id="11483" w:author="Сказецкая Наталья Камилевна" w:date="2024-05-23T21:22:00Z">
              <w:r w:rsidRPr="00C9019A">
                <w:t xml:space="preserve"> если код валюты пришел цифровой, то в атрибут его значение записывается в неизменном виде;</w:t>
              </w:r>
            </w:ins>
          </w:p>
          <w:p w14:paraId="10FD5501" w14:textId="624875C4" w:rsidR="00CE0FDB" w:rsidRPr="0017407D" w:rsidDel="00FE2E8C" w:rsidRDefault="00CE0FDB" w:rsidP="00CE0FDB">
            <w:pPr>
              <w:pStyle w:val="GOSTTableListNum10"/>
              <w:numPr>
                <w:ilvl w:val="0"/>
                <w:numId w:val="55"/>
              </w:numPr>
              <w:rPr>
                <w:ins w:id="11484" w:author="Сказецкая Наталья Камилевна" w:date="2024-05-23T21:22:00Z"/>
              </w:rPr>
            </w:pPr>
            <w:ins w:id="11485" w:author="Сказецкая Наталья Камилевна" w:date="2024-05-23T21:22:00Z">
              <w:r w:rsidRPr="00C9019A">
                <w:t xml:space="preserve"> если код валюты пришел буквенный, то в атрибут его значение записывается после </w:t>
              </w:r>
              <w:r w:rsidRPr="00C9019A">
                <w:lastRenderedPageBreak/>
                <w:t>преобразования в цифровой по данным справочника «Общероссийский классификатор валют (ОКВ)»</w:t>
              </w:r>
            </w:ins>
            <w:ins w:id="11486" w:author="Сатлер Марина Викторовна" w:date="2024-06-24T16:15:00Z">
              <w:r w:rsidRPr="009E6BE6">
                <w:rPr>
                  <w:vertAlign w:val="superscript"/>
                </w:rPr>
                <w:fldChar w:fldCharType="begin"/>
              </w:r>
              <w:r w:rsidRPr="009E6BE6">
                <w:rPr>
                  <w:vertAlign w:val="superscript"/>
                </w:rPr>
                <w:instrText xml:space="preserve"> NOTEREF _Ref170137786 \h </w:instrText>
              </w:r>
            </w:ins>
            <w:r>
              <w:rPr>
                <w:vertAlign w:val="superscript"/>
              </w:rPr>
              <w:instrText xml:space="preserve"> \* MERGEFORMAT </w:instrText>
            </w:r>
            <w:r w:rsidRPr="009E6BE6">
              <w:rPr>
                <w:vertAlign w:val="superscript"/>
              </w:rPr>
            </w:r>
            <w:r w:rsidRPr="009E6BE6">
              <w:rPr>
                <w:vertAlign w:val="superscript"/>
              </w:rPr>
              <w:fldChar w:fldCharType="separate"/>
            </w:r>
            <w:r w:rsidR="00AB1BE0">
              <w:rPr>
                <w:vertAlign w:val="superscript"/>
              </w:rPr>
              <w:t>8</w:t>
            </w:r>
            <w:ins w:id="11487" w:author="Сатлер Марина Викторовна" w:date="2024-06-24T16:15:00Z">
              <w:r w:rsidRPr="009E6BE6">
                <w:rPr>
                  <w:vertAlign w:val="superscript"/>
                </w:rPr>
                <w:fldChar w:fldCharType="end"/>
              </w:r>
            </w:ins>
            <w:commentRangeStart w:id="11488"/>
            <w:commentRangeStart w:id="11489"/>
            <w:ins w:id="11490" w:author="Сказецкая Наталья Камилевна" w:date="2024-05-23T21:28:00Z">
              <w:del w:id="11491" w:author="Сатлер Марина Викторовна" w:date="2024-06-24T16:15:00Z">
                <w:r w:rsidRPr="000C70C4" w:rsidDel="009E6BE6">
                  <w:rPr>
                    <w:vertAlign w:val="superscript"/>
                  </w:rPr>
                  <w:delText>5</w:delText>
                </w:r>
              </w:del>
            </w:ins>
            <w:commentRangeEnd w:id="11488"/>
            <w:ins w:id="11492" w:author="Сказецкая Наталья Камилевна" w:date="2024-05-23T21:29:00Z">
              <w:del w:id="11493" w:author="Сатлер Марина Викторовна" w:date="2024-06-24T16:15:00Z">
                <w:r w:rsidRPr="0017407D" w:rsidDel="009E6BE6">
                  <w:rPr>
                    <w:rStyle w:val="afff4"/>
                    <w:sz w:val="22"/>
                    <w:szCs w:val="22"/>
                  </w:rPr>
                  <w:commentReference w:id="11488"/>
                </w:r>
              </w:del>
            </w:ins>
            <w:commentRangeEnd w:id="11489"/>
            <w:del w:id="11494" w:author="Сатлер Марина Викторовна" w:date="2024-06-24T16:15:00Z">
              <w:r w:rsidR="00AF62DB" w:rsidRPr="0017407D" w:rsidDel="009E6BE6">
                <w:rPr>
                  <w:rStyle w:val="afff4"/>
                  <w:sz w:val="22"/>
                  <w:szCs w:val="22"/>
                </w:rPr>
                <w:commentReference w:id="11489"/>
              </w:r>
            </w:del>
          </w:p>
        </w:tc>
      </w:tr>
      <w:tr w:rsidR="00CE0FDB" w:rsidRPr="00B9499D" w14:paraId="7612EAE7" w14:textId="77777777" w:rsidTr="00F265CC">
        <w:trPr>
          <w:ins w:id="11495" w:author="Сказецкая Наталья Камилевна" w:date="2024-05-23T21:19:00Z"/>
        </w:trPr>
        <w:tc>
          <w:tcPr>
            <w:tcW w:w="1109" w:type="pct"/>
          </w:tcPr>
          <w:p w14:paraId="481A21A1" w14:textId="02F6938D" w:rsidR="00CE0FDB" w:rsidRPr="00802219" w:rsidRDefault="00CE0FDB" w:rsidP="00CE0FDB">
            <w:pPr>
              <w:pStyle w:val="GOSTTablenorm"/>
              <w:tabs>
                <w:tab w:val="left" w:pos="2595"/>
              </w:tabs>
              <w:rPr>
                <w:ins w:id="11496" w:author="Сказецкая Наталья Камилевна" w:date="2024-05-23T21:19:00Z"/>
              </w:rPr>
            </w:pPr>
            <w:ins w:id="11497" w:author="Сказецкая Наталья Камилевна" w:date="2024-05-23T21:22:00Z">
              <w:r>
                <w:lastRenderedPageBreak/>
                <w:t>Код_валюты_ДО</w:t>
              </w:r>
            </w:ins>
          </w:p>
        </w:tc>
        <w:tc>
          <w:tcPr>
            <w:tcW w:w="302" w:type="pct"/>
          </w:tcPr>
          <w:p w14:paraId="2D88FD66" w14:textId="11BCC645" w:rsidR="00CE0FDB" w:rsidRDefault="00CE0FDB" w:rsidP="00CE0FDB">
            <w:pPr>
              <w:pStyle w:val="GOSTTablenorm"/>
              <w:rPr>
                <w:ins w:id="11498" w:author="Сказецкая Наталья Камилевна" w:date="2024-05-23T21:19:00Z"/>
              </w:rPr>
            </w:pPr>
            <w:ins w:id="11499" w:author="Сказецкая Наталья Камилевна" w:date="2024-05-23T21:24:00Z">
              <w:r>
                <w:t>да</w:t>
              </w:r>
            </w:ins>
          </w:p>
        </w:tc>
        <w:tc>
          <w:tcPr>
            <w:tcW w:w="1109" w:type="pct"/>
          </w:tcPr>
          <w:p w14:paraId="7B6DF8B5" w14:textId="5F0C0514" w:rsidR="00CE0FDB" w:rsidRDefault="00CE0FDB" w:rsidP="00CE0FDB">
            <w:pPr>
              <w:pStyle w:val="GOSTTablenorm"/>
              <w:tabs>
                <w:tab w:val="left" w:pos="2595"/>
              </w:tabs>
              <w:rPr>
                <w:ins w:id="11500" w:author="Сказецкая Наталья Камилевна" w:date="2024-05-23T21:19:00Z"/>
              </w:rPr>
            </w:pPr>
            <w:ins w:id="11501" w:author="Сказецкая Наталья Камилевна" w:date="2024-05-23T21:24:00Z">
              <w:r w:rsidRPr="00026123">
                <w:t xml:space="preserve">Код валюты по ОКВ </w:t>
              </w:r>
              <w:r>
                <w:t>Д</w:t>
              </w:r>
              <w:r w:rsidRPr="00026123">
                <w:t>О</w:t>
              </w:r>
            </w:ins>
            <w:ins w:id="11502" w:author="Сказецкая Наталья Камилевна" w:date="2024-05-23T21:31:00Z">
              <w:r>
                <w:t xml:space="preserve"> (по строке документа)</w:t>
              </w:r>
            </w:ins>
          </w:p>
        </w:tc>
        <w:tc>
          <w:tcPr>
            <w:tcW w:w="1109" w:type="pct"/>
          </w:tcPr>
          <w:p w14:paraId="44EB42F9" w14:textId="1E943944" w:rsidR="00CE0FDB" w:rsidRPr="00D35DA4" w:rsidRDefault="00CE0FDB" w:rsidP="00CE0FDB">
            <w:pPr>
              <w:pStyle w:val="GOSTTablenorm"/>
              <w:rPr>
                <w:ins w:id="11503" w:author="Сказецкая Наталья Камилевна" w:date="2024-05-23T21:19:00Z"/>
                <w:b/>
              </w:rPr>
            </w:pPr>
            <w:ins w:id="11504" w:author="Сказецкая Наталья Камилевна" w:date="2024-05-23T21:28:00Z">
              <w:r w:rsidRPr="00D35DA4">
                <w:rPr>
                  <w:b/>
                </w:rPr>
                <w:t>ACT_766_SND_</w:t>
              </w:r>
              <w:r>
                <w:rPr>
                  <w:b/>
                  <w:lang w:val="en-US"/>
                </w:rPr>
                <w:t>D</w:t>
              </w:r>
              <w:r w:rsidRPr="00D35DA4">
                <w:rPr>
                  <w:b/>
                </w:rPr>
                <w:t>O</w:t>
              </w:r>
              <w:r w:rsidRPr="00B9499D">
                <w:t>:</w:t>
              </w:r>
              <w:r w:rsidRPr="0045464C">
                <w:t>okvCode</w:t>
              </w:r>
            </w:ins>
          </w:p>
        </w:tc>
        <w:tc>
          <w:tcPr>
            <w:tcW w:w="1371" w:type="pct"/>
          </w:tcPr>
          <w:p w14:paraId="5F5DFB11" w14:textId="77777777" w:rsidR="00CE0FDB" w:rsidRPr="00C9019A" w:rsidRDefault="00CE0FDB" w:rsidP="00CE0FDB">
            <w:pPr>
              <w:pStyle w:val="GOSTTablenorm"/>
              <w:rPr>
                <w:ins w:id="11505" w:author="Сказецкая Наталья Камилевна" w:date="2024-05-23T21:27:00Z"/>
              </w:rPr>
            </w:pPr>
            <w:ins w:id="11506" w:author="Сказецкая Наталья Камилевна" w:date="2024-05-23T21:27:00Z">
              <w:r w:rsidRPr="00C9019A">
                <w:t>В составе документа может приходить как цифровой, так и буквенный код валюты.</w:t>
              </w:r>
            </w:ins>
          </w:p>
          <w:p w14:paraId="5838CEA4" w14:textId="77777777" w:rsidR="00CE0FDB" w:rsidRDefault="00CE0FDB" w:rsidP="00CE0FDB">
            <w:pPr>
              <w:pStyle w:val="GOSTTableListNum10"/>
              <w:numPr>
                <w:ilvl w:val="0"/>
                <w:numId w:val="57"/>
              </w:numPr>
              <w:rPr>
                <w:ins w:id="11507" w:author="Сказецкая Наталья Камилевна" w:date="2024-05-23T21:27:00Z"/>
              </w:rPr>
            </w:pPr>
            <w:ins w:id="11508" w:author="Сказецкая Наталья Камилевна" w:date="2024-05-23T21:27:00Z">
              <w:r w:rsidRPr="00C9019A">
                <w:t xml:space="preserve"> если код валюты пришел цифровой, то в атрибут его значение записывается в неизменном виде;</w:t>
              </w:r>
            </w:ins>
          </w:p>
          <w:p w14:paraId="107510D1" w14:textId="045660DA" w:rsidR="00CE0FDB" w:rsidRPr="0017407D" w:rsidDel="00FE2E8C" w:rsidRDefault="00CE0FDB" w:rsidP="00CE0FDB">
            <w:pPr>
              <w:pStyle w:val="GOSTTableListNum10"/>
              <w:numPr>
                <w:ilvl w:val="0"/>
                <w:numId w:val="57"/>
              </w:numPr>
              <w:rPr>
                <w:ins w:id="11509" w:author="Сказецкая Наталья Камилевна" w:date="2024-05-23T21:19:00Z"/>
              </w:rPr>
            </w:pPr>
            <w:ins w:id="11510" w:author="Сказецкая Наталья Камилевна" w:date="2024-05-23T21:27:00Z">
              <w:r w:rsidRPr="00C9019A">
                <w:t>если код валюты пришел буквенный, то в атрибут его значение записывается после преобразования в цифровой по данным справочника «Общероссийский классификатор валют (ОКВ)»</w:t>
              </w:r>
            </w:ins>
            <w:ins w:id="11511" w:author="Сатлер Марина Викторовна" w:date="2024-06-24T16:15:00Z">
              <w:r w:rsidRPr="009E6BE6">
                <w:rPr>
                  <w:vertAlign w:val="superscript"/>
                </w:rPr>
                <w:fldChar w:fldCharType="begin"/>
              </w:r>
              <w:r w:rsidRPr="009E6BE6">
                <w:rPr>
                  <w:vertAlign w:val="superscript"/>
                </w:rPr>
                <w:instrText xml:space="preserve"> NOTEREF _Ref170137786 \h </w:instrText>
              </w:r>
            </w:ins>
            <w:r>
              <w:rPr>
                <w:vertAlign w:val="superscript"/>
              </w:rPr>
              <w:instrText xml:space="preserve"> \* MERGEFORMAT </w:instrText>
            </w:r>
            <w:r w:rsidRPr="009E6BE6">
              <w:rPr>
                <w:vertAlign w:val="superscript"/>
              </w:rPr>
            </w:r>
            <w:r w:rsidRPr="009E6BE6">
              <w:rPr>
                <w:vertAlign w:val="superscript"/>
              </w:rPr>
              <w:fldChar w:fldCharType="separate"/>
            </w:r>
            <w:r w:rsidR="00AB1BE0">
              <w:rPr>
                <w:vertAlign w:val="superscript"/>
              </w:rPr>
              <w:t>8</w:t>
            </w:r>
            <w:ins w:id="11512" w:author="Сатлер Марина Викторовна" w:date="2024-06-24T16:15:00Z">
              <w:r w:rsidRPr="009E6BE6">
                <w:rPr>
                  <w:vertAlign w:val="superscript"/>
                </w:rPr>
                <w:fldChar w:fldCharType="end"/>
              </w:r>
            </w:ins>
            <w:ins w:id="11513" w:author="Сказецкая Наталья Камилевна" w:date="2024-05-23T21:29:00Z">
              <w:del w:id="11514" w:author="Сатлер Марина Викторовна" w:date="2024-06-24T16:15:00Z">
                <w:r w:rsidRPr="000C70C4" w:rsidDel="009E6BE6">
                  <w:rPr>
                    <w:vertAlign w:val="superscript"/>
                  </w:rPr>
                  <w:delText xml:space="preserve"> </w:delText>
                </w:r>
                <w:commentRangeStart w:id="11515"/>
                <w:commentRangeStart w:id="11516"/>
                <w:r w:rsidRPr="000C70C4" w:rsidDel="009E6BE6">
                  <w:rPr>
                    <w:vertAlign w:val="superscript"/>
                  </w:rPr>
                  <w:delText>5</w:delText>
                </w:r>
                <w:commentRangeEnd w:id="11515"/>
                <w:r w:rsidRPr="0017407D" w:rsidDel="009E6BE6">
                  <w:rPr>
                    <w:rStyle w:val="afff4"/>
                    <w:sz w:val="22"/>
                    <w:szCs w:val="22"/>
                  </w:rPr>
                  <w:commentReference w:id="11515"/>
                </w:r>
              </w:del>
            </w:ins>
            <w:commentRangeEnd w:id="11516"/>
            <w:del w:id="11517" w:author="Сатлер Марина Викторовна" w:date="2024-06-24T16:15:00Z">
              <w:r w:rsidR="00AF62DB" w:rsidRPr="0017407D" w:rsidDel="009E6BE6">
                <w:rPr>
                  <w:rStyle w:val="afff4"/>
                  <w:sz w:val="22"/>
                  <w:szCs w:val="22"/>
                </w:rPr>
                <w:commentReference w:id="11516"/>
              </w:r>
            </w:del>
          </w:p>
        </w:tc>
      </w:tr>
      <w:tr w:rsidR="00CE0FDB" w:rsidRPr="00B9499D" w14:paraId="6D194DAE" w14:textId="77777777" w:rsidTr="00F265CC">
        <w:trPr>
          <w:ins w:id="11518" w:author="Краснова Наталья EXP-281880" w:date="2024-03-01T10:45:00Z"/>
        </w:trPr>
        <w:tc>
          <w:tcPr>
            <w:tcW w:w="1109" w:type="pct"/>
          </w:tcPr>
          <w:p w14:paraId="0E14C657" w14:textId="2A9649C9" w:rsidR="00CE0FDB" w:rsidRDefault="00CE0FDB" w:rsidP="00CE0FDB">
            <w:pPr>
              <w:pStyle w:val="GOSTTablenorm"/>
              <w:tabs>
                <w:tab w:val="left" w:pos="2595"/>
              </w:tabs>
              <w:rPr>
                <w:ins w:id="11519" w:author="Краснова Наталья EXP-281880" w:date="2024-03-01T10:45:00Z"/>
                <w:rFonts w:ascii="Arial" w:hAnsi="Arial" w:cs="Arial"/>
                <w:color w:val="1F1F1F"/>
                <w:sz w:val="18"/>
                <w:szCs w:val="18"/>
                <w:shd w:val="clear" w:color="auto" w:fill="FFFFFF"/>
              </w:rPr>
            </w:pPr>
            <w:ins w:id="11520" w:author="Краснова Наталья EXP-281880" w:date="2024-03-01T11:49:00Z">
              <w:r w:rsidRPr="007A5BDE">
                <w:rPr>
                  <w:szCs w:val="22"/>
                </w:rPr>
                <w:t>Признак_</w:t>
              </w:r>
            </w:ins>
            <w:ins w:id="11521" w:author="Сказецкая Наталья Камилевна" w:date="2024-05-23T21:30:00Z">
              <w:r>
                <w:rPr>
                  <w:szCs w:val="22"/>
                </w:rPr>
                <w:t>исполнения</w:t>
              </w:r>
            </w:ins>
            <w:ins w:id="11522" w:author="Краснова Наталья EXP-281880" w:date="2024-03-01T11:49:00Z">
              <w:r w:rsidRPr="007A5BDE">
                <w:rPr>
                  <w:szCs w:val="22"/>
                </w:rPr>
                <w:t>_инвал</w:t>
              </w:r>
            </w:ins>
          </w:p>
        </w:tc>
        <w:tc>
          <w:tcPr>
            <w:tcW w:w="302" w:type="pct"/>
          </w:tcPr>
          <w:p w14:paraId="4E09B1C0" w14:textId="05E2E8AF" w:rsidR="00CE0FDB" w:rsidRDefault="00CE0FDB" w:rsidP="00CE0FDB">
            <w:pPr>
              <w:pStyle w:val="GOSTTablenorm"/>
              <w:rPr>
                <w:ins w:id="11523" w:author="Краснова Наталья EXP-281880" w:date="2024-03-01T10:45:00Z"/>
              </w:rPr>
            </w:pPr>
            <w:ins w:id="11524" w:author="Краснова Наталья EXP-281880" w:date="2024-03-01T11:50:00Z">
              <w:r>
                <w:t>нет</w:t>
              </w:r>
            </w:ins>
          </w:p>
        </w:tc>
        <w:tc>
          <w:tcPr>
            <w:tcW w:w="1109" w:type="pct"/>
          </w:tcPr>
          <w:p w14:paraId="64F4EACA" w14:textId="3AB64910" w:rsidR="00CE0FDB" w:rsidRPr="0049305E" w:rsidRDefault="00CE0FDB" w:rsidP="00CE0FDB">
            <w:pPr>
              <w:pStyle w:val="GOSTTablenorm"/>
              <w:tabs>
                <w:tab w:val="left" w:pos="2595"/>
              </w:tabs>
              <w:rPr>
                <w:ins w:id="11525" w:author="Краснова Наталья EXP-281880" w:date="2024-03-01T10:45:00Z"/>
              </w:rPr>
            </w:pPr>
            <w:ins w:id="11526" w:author="Краснова Наталья EXP-281880" w:date="2024-03-01T11:46:00Z">
              <w:r w:rsidRPr="008A705B">
                <w:t>Признак обязательства</w:t>
              </w:r>
              <w:r>
                <w:t>,</w:t>
              </w:r>
              <w:r w:rsidRPr="008A705B">
                <w:t xml:space="preserve"> исполняемого в иностранной валюте</w:t>
              </w:r>
            </w:ins>
            <w:ins w:id="11527" w:author="Сказецкая Наталья Камилевна" w:date="2024-05-23T21:31:00Z">
              <w:r>
                <w:t xml:space="preserve"> (по строке документа)</w:t>
              </w:r>
            </w:ins>
          </w:p>
        </w:tc>
        <w:tc>
          <w:tcPr>
            <w:tcW w:w="1109" w:type="pct"/>
          </w:tcPr>
          <w:p w14:paraId="22E031A2" w14:textId="50DFB600" w:rsidR="00CE0FDB" w:rsidRPr="0069366A" w:rsidDel="00FE2E8C" w:rsidRDefault="00CE0FDB" w:rsidP="00CE0FDB">
            <w:pPr>
              <w:pStyle w:val="GOSTTablenorm"/>
              <w:rPr>
                <w:ins w:id="11528" w:author="Краснова Наталья EXP-281880" w:date="2024-03-01T10:45:00Z"/>
              </w:rPr>
            </w:pPr>
            <w:ins w:id="11529" w:author="Краснова Наталья EXP-281880" w:date="2024-03-01T20:25:00Z">
              <w:r w:rsidRPr="00D35DA4">
                <w:rPr>
                  <w:b/>
                </w:rPr>
                <w:t>ACT_766_SND_BO</w:t>
              </w:r>
              <w:r w:rsidRPr="00B9499D">
                <w:t>:</w:t>
              </w:r>
              <w:r w:rsidRPr="00240762">
                <w:rPr>
                  <w:lang w:val="en-US"/>
                </w:rPr>
                <w:t>indicatorCurrency</w:t>
              </w:r>
            </w:ins>
          </w:p>
        </w:tc>
        <w:tc>
          <w:tcPr>
            <w:tcW w:w="1371" w:type="pct"/>
          </w:tcPr>
          <w:p w14:paraId="0DDCDD0F" w14:textId="13FE4AB4" w:rsidR="00CE0FDB" w:rsidRPr="0017407D" w:rsidDel="00FE2E8C" w:rsidRDefault="00CE0FDB" w:rsidP="00CE0FDB">
            <w:pPr>
              <w:pStyle w:val="GOSTTablenorm"/>
              <w:rPr>
                <w:ins w:id="11530" w:author="Краснова Наталья EXP-281880" w:date="2024-03-01T10:45:00Z"/>
              </w:rPr>
            </w:pPr>
            <w:ins w:id="11531" w:author="Сказецкая Наталья Камилевна" w:date="2024-05-23T21:32:00Z">
              <w:r>
                <w:t>-</w:t>
              </w:r>
            </w:ins>
          </w:p>
        </w:tc>
      </w:tr>
      <w:tr w:rsidR="00CE0FDB" w:rsidRPr="00B9499D" w14:paraId="3159F4CE" w14:textId="77777777" w:rsidTr="00F265CC">
        <w:trPr>
          <w:ins w:id="11532" w:author="Краснова Наталья EXP-281880" w:date="2024-03-01T11:45:00Z"/>
        </w:trPr>
        <w:tc>
          <w:tcPr>
            <w:tcW w:w="1109" w:type="pct"/>
          </w:tcPr>
          <w:p w14:paraId="325A3C2A" w14:textId="1367F179" w:rsidR="00CE0FDB" w:rsidRDefault="00CE0FDB" w:rsidP="00CE0FDB">
            <w:pPr>
              <w:pStyle w:val="GOSTTablenorm"/>
              <w:tabs>
                <w:tab w:val="left" w:pos="2595"/>
              </w:tabs>
              <w:rPr>
                <w:ins w:id="11533" w:author="Краснова Наталья EXP-281880" w:date="2024-03-01T11:45:00Z"/>
                <w:rFonts w:ascii="Arial" w:hAnsi="Arial" w:cs="Arial"/>
                <w:color w:val="1F1F1F"/>
                <w:sz w:val="18"/>
                <w:szCs w:val="18"/>
                <w:shd w:val="clear" w:color="auto" w:fill="FFFFFF"/>
              </w:rPr>
            </w:pPr>
            <w:ins w:id="11534" w:author="Краснова Наталья EXP-281880" w:date="2024-03-01T15:39:00Z">
              <w:r w:rsidRPr="0025164F">
                <w:rPr>
                  <w:szCs w:val="22"/>
                </w:rPr>
                <w:t>Текущий_</w:t>
              </w:r>
            </w:ins>
            <w:ins w:id="11535" w:author="Сказецкая Наталья Камилевна" w:date="2024-05-23T21:31:00Z">
              <w:r>
                <w:rPr>
                  <w:szCs w:val="22"/>
                </w:rPr>
                <w:t>г</w:t>
              </w:r>
            </w:ins>
            <w:ins w:id="11536" w:author="Краснова Наталья EXP-281880" w:date="2024-03-01T15:39:00Z">
              <w:r w:rsidRPr="0025164F">
                <w:rPr>
                  <w:szCs w:val="22"/>
                </w:rPr>
                <w:t>од_</w:t>
              </w:r>
            </w:ins>
            <w:ins w:id="11537" w:author="Сказецкая Наталья Камилевна" w:date="2024-05-23T21:31:00Z">
              <w:r>
                <w:rPr>
                  <w:szCs w:val="22"/>
                </w:rPr>
                <w:t>и</w:t>
              </w:r>
            </w:ins>
            <w:ins w:id="11538" w:author="Краснова Наталья EXP-281880" w:date="2024-03-01T15:39:00Z">
              <w:r w:rsidRPr="0025164F">
                <w:rPr>
                  <w:szCs w:val="22"/>
                </w:rPr>
                <w:t>сполнения_БО</w:t>
              </w:r>
            </w:ins>
          </w:p>
        </w:tc>
        <w:tc>
          <w:tcPr>
            <w:tcW w:w="302" w:type="pct"/>
          </w:tcPr>
          <w:p w14:paraId="4AC2D73F" w14:textId="4C7B59A7" w:rsidR="00CE0FDB" w:rsidRDefault="00CE0FDB" w:rsidP="00CE0FDB">
            <w:pPr>
              <w:pStyle w:val="GOSTTablenorm"/>
              <w:rPr>
                <w:ins w:id="11539" w:author="Краснова Наталья EXP-281880" w:date="2024-03-01T11:45:00Z"/>
              </w:rPr>
            </w:pPr>
            <w:ins w:id="11540" w:author="Краснова Наталья EXP-281880" w:date="2024-03-01T15:39:00Z">
              <w:r>
                <w:t>нет</w:t>
              </w:r>
            </w:ins>
          </w:p>
        </w:tc>
        <w:tc>
          <w:tcPr>
            <w:tcW w:w="1109" w:type="pct"/>
          </w:tcPr>
          <w:p w14:paraId="2FC86A5F" w14:textId="4D122DAA" w:rsidR="00CE0FDB" w:rsidRPr="0049305E" w:rsidRDefault="00CE0FDB" w:rsidP="00CE0FDB">
            <w:pPr>
              <w:pStyle w:val="GOSTTablenorm"/>
              <w:tabs>
                <w:tab w:val="left" w:pos="2595"/>
              </w:tabs>
              <w:rPr>
                <w:ins w:id="11541" w:author="Краснова Наталья EXP-281880" w:date="2024-03-01T11:45:00Z"/>
              </w:rPr>
            </w:pPr>
            <w:ins w:id="11542" w:author="Краснова Наталья EXP-281880" w:date="2024-03-01T11:46:00Z">
              <w:r>
                <w:t>Текущий год исполнения БО</w:t>
              </w:r>
            </w:ins>
            <w:ins w:id="11543" w:author="Сказецкая Наталья Камилевна" w:date="2024-05-23T21:31:00Z">
              <w:r>
                <w:t xml:space="preserve"> (по строке документа)</w:t>
              </w:r>
            </w:ins>
          </w:p>
        </w:tc>
        <w:tc>
          <w:tcPr>
            <w:tcW w:w="1109" w:type="pct"/>
          </w:tcPr>
          <w:p w14:paraId="36A59A3A" w14:textId="54E6D33D" w:rsidR="00CE0FDB" w:rsidRPr="0069366A" w:rsidDel="00FE2E8C" w:rsidRDefault="00CE0FDB" w:rsidP="00CE0FDB">
            <w:pPr>
              <w:pStyle w:val="GOSTTablenorm"/>
              <w:rPr>
                <w:ins w:id="11544" w:author="Краснова Наталья EXP-281880" w:date="2024-03-01T11:45:00Z"/>
              </w:rPr>
            </w:pPr>
            <w:ins w:id="11545" w:author="Краснова Наталья EXP-281880" w:date="2024-03-01T20:25:00Z">
              <w:r w:rsidRPr="00D35DA4">
                <w:rPr>
                  <w:b/>
                </w:rPr>
                <w:t>ACT_766_SND_BO</w:t>
              </w:r>
              <w:r w:rsidRPr="00B9499D">
                <w:t>:</w:t>
              </w:r>
              <w:r w:rsidRPr="00240762">
                <w:rPr>
                  <w:lang w:val="en-US"/>
                </w:rPr>
                <w:t>cybo</w:t>
              </w:r>
            </w:ins>
          </w:p>
        </w:tc>
        <w:tc>
          <w:tcPr>
            <w:tcW w:w="1371" w:type="pct"/>
          </w:tcPr>
          <w:p w14:paraId="0A1A6323" w14:textId="07512F39" w:rsidR="00CE0FDB" w:rsidRPr="0017407D" w:rsidDel="00FE2E8C" w:rsidRDefault="00CE0FDB" w:rsidP="00CE0FDB">
            <w:pPr>
              <w:pStyle w:val="GOSTTablenorm"/>
              <w:rPr>
                <w:ins w:id="11546" w:author="Краснова Наталья EXP-281880" w:date="2024-03-01T11:45:00Z"/>
              </w:rPr>
            </w:pPr>
            <w:ins w:id="11547" w:author="Сказецкая Наталья Камилевна" w:date="2024-05-23T21:32:00Z">
              <w:r w:rsidRPr="002D7C77">
                <w:t>-</w:t>
              </w:r>
            </w:ins>
          </w:p>
        </w:tc>
      </w:tr>
      <w:tr w:rsidR="00CE0FDB" w:rsidRPr="00B9499D" w14:paraId="30AD93A4" w14:textId="77777777" w:rsidTr="00F265CC">
        <w:trPr>
          <w:ins w:id="11548" w:author="Краснова Наталья EXP-281880" w:date="2024-03-01T11:45:00Z"/>
        </w:trPr>
        <w:tc>
          <w:tcPr>
            <w:tcW w:w="1109" w:type="pct"/>
          </w:tcPr>
          <w:p w14:paraId="61441D3D" w14:textId="4D893150" w:rsidR="00CE0FDB" w:rsidRDefault="00CE0FDB" w:rsidP="00CE0FDB">
            <w:pPr>
              <w:pStyle w:val="GOSTTablenorm"/>
              <w:tabs>
                <w:tab w:val="left" w:pos="2595"/>
              </w:tabs>
              <w:rPr>
                <w:ins w:id="11549" w:author="Краснова Наталья EXP-281880" w:date="2024-03-01T11:45:00Z"/>
                <w:rFonts w:ascii="Arial" w:hAnsi="Arial" w:cs="Arial"/>
                <w:color w:val="1F1F1F"/>
                <w:sz w:val="18"/>
                <w:szCs w:val="18"/>
                <w:shd w:val="clear" w:color="auto" w:fill="FFFFFF"/>
              </w:rPr>
            </w:pPr>
            <w:ins w:id="11550" w:author="Краснова Наталья EXP-281880" w:date="2024-03-01T11:49:00Z">
              <w:r w:rsidRPr="00802219">
                <w:t>Год_прим_конкурент_способ</w:t>
              </w:r>
            </w:ins>
          </w:p>
        </w:tc>
        <w:tc>
          <w:tcPr>
            <w:tcW w:w="302" w:type="pct"/>
          </w:tcPr>
          <w:p w14:paraId="0D22A87F" w14:textId="3E094BB4" w:rsidR="00CE0FDB" w:rsidRDefault="00CE0FDB" w:rsidP="00CE0FDB">
            <w:pPr>
              <w:pStyle w:val="GOSTTablenorm"/>
              <w:rPr>
                <w:ins w:id="11551" w:author="Краснова Наталья EXP-281880" w:date="2024-03-01T11:45:00Z"/>
              </w:rPr>
            </w:pPr>
            <w:ins w:id="11552" w:author="Краснова Наталья EXP-281880" w:date="2024-03-01T11:50:00Z">
              <w:r>
                <w:t>нет</w:t>
              </w:r>
            </w:ins>
          </w:p>
        </w:tc>
        <w:tc>
          <w:tcPr>
            <w:tcW w:w="1109" w:type="pct"/>
          </w:tcPr>
          <w:p w14:paraId="05A6C2DE" w14:textId="1CF36BF1" w:rsidR="00CE0FDB" w:rsidRPr="0049305E" w:rsidRDefault="00CE0FDB" w:rsidP="00CE0FDB">
            <w:pPr>
              <w:pStyle w:val="GOSTTablenorm"/>
              <w:tabs>
                <w:tab w:val="left" w:pos="2595"/>
              </w:tabs>
              <w:rPr>
                <w:ins w:id="11553" w:author="Краснова Наталья EXP-281880" w:date="2024-03-01T11:45:00Z"/>
              </w:rPr>
            </w:pPr>
            <w:ins w:id="11554" w:author="Краснова Наталья EXP-281880" w:date="2024-03-01T11:46:00Z">
              <w:r>
                <w:t>Год, в котором было СБО с применением конкурентных способов</w:t>
              </w:r>
            </w:ins>
            <w:ins w:id="11555" w:author="Сказецкая Наталья Камилевна" w:date="2024-05-23T21:32:00Z">
              <w:r>
                <w:t xml:space="preserve"> (по строке документа)</w:t>
              </w:r>
            </w:ins>
          </w:p>
        </w:tc>
        <w:tc>
          <w:tcPr>
            <w:tcW w:w="1109" w:type="pct"/>
          </w:tcPr>
          <w:p w14:paraId="698E70FF" w14:textId="23ACBF49" w:rsidR="00CE0FDB" w:rsidRPr="0069366A" w:rsidDel="00FE2E8C" w:rsidRDefault="00CE0FDB" w:rsidP="00CE0FDB">
            <w:pPr>
              <w:pStyle w:val="GOSTTablenorm"/>
              <w:rPr>
                <w:ins w:id="11556" w:author="Краснова Наталья EXP-281880" w:date="2024-03-01T11:45:00Z"/>
              </w:rPr>
            </w:pPr>
            <w:ins w:id="11557" w:author="Краснова Наталья EXP-281880" w:date="2024-03-01T20:25:00Z">
              <w:r w:rsidRPr="00D35DA4">
                <w:rPr>
                  <w:b/>
                </w:rPr>
                <w:t>ACT_766_SND_BO</w:t>
              </w:r>
              <w:r w:rsidRPr="00B9499D">
                <w:t>:</w:t>
              </w:r>
              <w:r w:rsidRPr="00240762">
                <w:rPr>
                  <w:lang w:val="en-US"/>
                </w:rPr>
                <w:t>yearBoConcur</w:t>
              </w:r>
            </w:ins>
          </w:p>
        </w:tc>
        <w:tc>
          <w:tcPr>
            <w:tcW w:w="1371" w:type="pct"/>
          </w:tcPr>
          <w:p w14:paraId="1891E93D" w14:textId="508D6018" w:rsidR="00CE0FDB" w:rsidRPr="0017407D" w:rsidDel="00FE2E8C" w:rsidRDefault="00CE0FDB" w:rsidP="00CE0FDB">
            <w:pPr>
              <w:pStyle w:val="GOSTTablenorm"/>
              <w:rPr>
                <w:ins w:id="11558" w:author="Краснова Наталья EXP-281880" w:date="2024-03-01T11:45:00Z"/>
              </w:rPr>
            </w:pPr>
            <w:ins w:id="11559" w:author="Сказецкая Наталья Камилевна" w:date="2024-05-23T21:32:00Z">
              <w:r w:rsidRPr="002D7C77">
                <w:t>-</w:t>
              </w:r>
            </w:ins>
          </w:p>
        </w:tc>
      </w:tr>
      <w:tr w:rsidR="00CE0FDB" w:rsidRPr="00B9499D" w14:paraId="6B272347" w14:textId="77777777" w:rsidTr="002B69B1">
        <w:trPr>
          <w:ins w:id="11560" w:author="Сказецкая Наталья Камилевна" w:date="2024-05-23T20:59:00Z"/>
        </w:trPr>
        <w:tc>
          <w:tcPr>
            <w:tcW w:w="1109" w:type="pct"/>
          </w:tcPr>
          <w:p w14:paraId="6E76AC84" w14:textId="77777777" w:rsidR="00CE0FDB" w:rsidRPr="00DE35DA" w:rsidRDefault="00CE0FDB" w:rsidP="00CE0FDB">
            <w:pPr>
              <w:pStyle w:val="GOSTTablenorm"/>
              <w:tabs>
                <w:tab w:val="left" w:pos="2595"/>
              </w:tabs>
              <w:rPr>
                <w:ins w:id="11561" w:author="Сказецкая Наталья Камилевна" w:date="2024-05-23T20:59:00Z"/>
              </w:rPr>
            </w:pPr>
            <w:ins w:id="11562" w:author="Сказецкая Наталья Камилевна" w:date="2024-05-23T20:59:00Z">
              <w:r w:rsidRPr="002965B9">
                <w:t>Сумма_валюта_операции</w:t>
              </w:r>
            </w:ins>
          </w:p>
        </w:tc>
        <w:tc>
          <w:tcPr>
            <w:tcW w:w="302" w:type="pct"/>
          </w:tcPr>
          <w:p w14:paraId="59C54953" w14:textId="77777777" w:rsidR="00CE0FDB" w:rsidRDefault="00CE0FDB" w:rsidP="00CE0FDB">
            <w:pPr>
              <w:pStyle w:val="GOSTTablenorm"/>
              <w:rPr>
                <w:ins w:id="11563" w:author="Сказецкая Наталья Камилевна" w:date="2024-05-23T20:59:00Z"/>
              </w:rPr>
            </w:pPr>
            <w:ins w:id="11564" w:author="Сказецкая Наталья Камилевна" w:date="2024-05-23T20:59:00Z">
              <w:r w:rsidRPr="00550F26">
                <w:t>да</w:t>
              </w:r>
            </w:ins>
          </w:p>
        </w:tc>
        <w:tc>
          <w:tcPr>
            <w:tcW w:w="1109" w:type="pct"/>
          </w:tcPr>
          <w:p w14:paraId="009ADB49" w14:textId="34999E19" w:rsidR="00CE0FDB" w:rsidRDefault="00CE0FDB" w:rsidP="00CE0FDB">
            <w:pPr>
              <w:pStyle w:val="GOSTTablenorm"/>
              <w:tabs>
                <w:tab w:val="left" w:pos="2595"/>
              </w:tabs>
              <w:rPr>
                <w:ins w:id="11565" w:author="Сказецкая Наталья Камилевна" w:date="2024-05-23T20:59:00Z"/>
              </w:rPr>
            </w:pPr>
            <w:ins w:id="11566" w:author="Сказецкая Наталья Камилевна" w:date="2024-05-23T20:59:00Z">
              <w:r>
                <w:t xml:space="preserve">Сумма </w:t>
              </w:r>
            </w:ins>
            <w:ins w:id="11567" w:author="Сказецкая Наталья Камилевна" w:date="2024-05-23T21:00:00Z">
              <w:r>
                <w:t xml:space="preserve">БО, ДО на текущий финансовый год </w:t>
              </w:r>
            </w:ins>
            <w:ins w:id="11568" w:author="Сказецкая Наталья Камилевна" w:date="2024-05-23T20:59:00Z">
              <w:r>
                <w:t xml:space="preserve">в валюте обязательства </w:t>
              </w:r>
            </w:ins>
            <w:ins w:id="11569" w:author="Сказецкая Наталья Камилевна" w:date="2024-05-23T21:01:00Z">
              <w:r>
                <w:t>(по строке документа)</w:t>
              </w:r>
            </w:ins>
          </w:p>
        </w:tc>
        <w:tc>
          <w:tcPr>
            <w:tcW w:w="1109" w:type="pct"/>
          </w:tcPr>
          <w:p w14:paraId="2DFBD160" w14:textId="77777777" w:rsidR="00CE0FDB" w:rsidRDefault="00CE0FDB" w:rsidP="00CE0FDB">
            <w:pPr>
              <w:pStyle w:val="GOSTTablenorm"/>
              <w:rPr>
                <w:ins w:id="11570" w:author="Сказецкая Наталья Камилевна" w:date="2024-05-23T20:59:00Z"/>
                <w:lang w:val="en-US"/>
              </w:rPr>
            </w:pPr>
            <w:ins w:id="11571" w:author="Сказецкая Наталья Камилевна" w:date="2024-05-23T20:59:00Z">
              <w:r w:rsidRPr="002B69B1">
                <w:rPr>
                  <w:b/>
                  <w:lang w:val="en-US"/>
                </w:rPr>
                <w:t>ACT_766_SND_BO_2</w:t>
              </w:r>
              <w:r w:rsidRPr="002B69B1">
                <w:rPr>
                  <w:lang w:val="en-US"/>
                </w:rPr>
                <w:t>:</w:t>
              </w:r>
              <w:r w:rsidRPr="00240762">
                <w:rPr>
                  <w:lang w:val="en-US"/>
                </w:rPr>
                <w:t>sumVal</w:t>
              </w:r>
            </w:ins>
          </w:p>
          <w:p w14:paraId="4FDB22BC" w14:textId="5835C72E" w:rsidR="00CE0FDB" w:rsidRPr="002B69B1" w:rsidDel="00FE2E8C" w:rsidRDefault="00CE0FDB" w:rsidP="00CE0FDB">
            <w:pPr>
              <w:pStyle w:val="GOSTTablenorm"/>
              <w:rPr>
                <w:ins w:id="11572" w:author="Сказецкая Наталья Камилевна" w:date="2024-05-23T20:59:00Z"/>
                <w:lang w:val="en-US"/>
              </w:rPr>
            </w:pPr>
            <w:ins w:id="11573" w:author="Сказецкая Наталья Камилевна" w:date="2024-05-23T20:59:00Z">
              <w:r w:rsidRPr="002B69B1">
                <w:rPr>
                  <w:b/>
                  <w:lang w:val="en-US"/>
                </w:rPr>
                <w:t>ACT_766_SND_</w:t>
              </w:r>
              <w:r>
                <w:rPr>
                  <w:b/>
                  <w:lang w:val="en-US"/>
                </w:rPr>
                <w:t>D</w:t>
              </w:r>
              <w:r w:rsidRPr="002B69B1">
                <w:rPr>
                  <w:b/>
                  <w:lang w:val="en-US"/>
                </w:rPr>
                <w:t>O_2:</w:t>
              </w:r>
              <w:r w:rsidRPr="002B69B1">
                <w:rPr>
                  <w:lang w:val="en-US"/>
                </w:rPr>
                <w:t>sumVal</w:t>
              </w:r>
            </w:ins>
          </w:p>
        </w:tc>
        <w:tc>
          <w:tcPr>
            <w:tcW w:w="1371" w:type="pct"/>
          </w:tcPr>
          <w:p w14:paraId="58DBB47E" w14:textId="0E3FF670" w:rsidR="00CE0FDB" w:rsidRDefault="00CE0FDB" w:rsidP="00CE0FDB">
            <w:pPr>
              <w:pStyle w:val="GOSTTablenorm"/>
              <w:rPr>
                <w:ins w:id="11574" w:author="Сказецкая Наталья Камилевна" w:date="2024-05-23T21:02:00Z"/>
              </w:rPr>
            </w:pPr>
            <w:ins w:id="11575" w:author="Сказецкая Наталья Камилевна" w:date="2024-05-23T21:01:00Z">
              <w:r>
                <w:t xml:space="preserve">При обработке раздела 2 заполняется из тега </w:t>
              </w:r>
            </w:ins>
            <w:ins w:id="11576" w:author="Сказецкая Наталья Камилевна" w:date="2024-05-23T21:02:00Z">
              <w:r w:rsidRPr="00D35DA4">
                <w:rPr>
                  <w:b/>
                </w:rPr>
                <w:t>ACT_766_SND_BO</w:t>
              </w:r>
              <w:r>
                <w:rPr>
                  <w:b/>
                </w:rPr>
                <w:t>_2</w:t>
              </w:r>
              <w:r w:rsidRPr="00B9499D">
                <w:t>:</w:t>
              </w:r>
              <w:r w:rsidRPr="00240762">
                <w:rPr>
                  <w:lang w:val="en-US"/>
                </w:rPr>
                <w:t>sumVal</w:t>
              </w:r>
              <w:r>
                <w:t>.</w:t>
              </w:r>
            </w:ins>
          </w:p>
          <w:p w14:paraId="0F7B29A2" w14:textId="07DCB5F5" w:rsidR="00CE0FDB" w:rsidRPr="006C43A5" w:rsidRDefault="00CE0FDB" w:rsidP="00CE0FDB">
            <w:pPr>
              <w:pStyle w:val="GOSTTablenorm"/>
              <w:rPr>
                <w:ins w:id="11577" w:author="Сказецкая Наталья Камилевна" w:date="2024-05-23T21:02:00Z"/>
              </w:rPr>
            </w:pPr>
            <w:ins w:id="11578" w:author="Сказецкая Наталья Камилевна" w:date="2024-05-23T21:02:00Z">
              <w:r>
                <w:t xml:space="preserve">При обработке раздела 3 заполняется из тега </w:t>
              </w:r>
              <w:r w:rsidRPr="002B69B1">
                <w:rPr>
                  <w:b/>
                  <w:lang w:val="en-US"/>
                </w:rPr>
                <w:t>ACT</w:t>
              </w:r>
              <w:r w:rsidRPr="002B69B1">
                <w:rPr>
                  <w:b/>
                </w:rPr>
                <w:t>_766_</w:t>
              </w:r>
              <w:r w:rsidRPr="002B69B1">
                <w:rPr>
                  <w:b/>
                  <w:lang w:val="en-US"/>
                </w:rPr>
                <w:t>SND</w:t>
              </w:r>
              <w:r w:rsidRPr="002B69B1">
                <w:rPr>
                  <w:b/>
                </w:rPr>
                <w:t>_</w:t>
              </w:r>
              <w:r>
                <w:rPr>
                  <w:b/>
                  <w:lang w:val="en-US"/>
                </w:rPr>
                <w:t>D</w:t>
              </w:r>
              <w:r w:rsidRPr="002B69B1">
                <w:rPr>
                  <w:b/>
                  <w:lang w:val="en-US"/>
                </w:rPr>
                <w:t>O</w:t>
              </w:r>
              <w:r w:rsidRPr="002B69B1">
                <w:rPr>
                  <w:b/>
                </w:rPr>
                <w:t>_2:</w:t>
              </w:r>
              <w:r w:rsidRPr="002B69B1">
                <w:rPr>
                  <w:lang w:val="en-US"/>
                </w:rPr>
                <w:t>sumVal</w:t>
              </w:r>
            </w:ins>
            <w:ins w:id="11579" w:author="Сказецкая Наталья Камилевна" w:date="2024-05-31T15:22:00Z">
              <w:r>
                <w:t>.</w:t>
              </w:r>
            </w:ins>
          </w:p>
          <w:p w14:paraId="46DDE913" w14:textId="77777777" w:rsidR="00CE0FDB" w:rsidRDefault="00CE0FDB" w:rsidP="00CE0FDB">
            <w:pPr>
              <w:pStyle w:val="GOSTTablenorm"/>
              <w:rPr>
                <w:ins w:id="11580" w:author="Сказецкая Наталья Камилевна" w:date="2024-05-23T21:02:00Z"/>
              </w:rPr>
            </w:pPr>
          </w:p>
          <w:p w14:paraId="24D06E60" w14:textId="276E9876" w:rsidR="00CE0FDB" w:rsidRPr="0017407D" w:rsidDel="00FE2E8C" w:rsidRDefault="00CE0FDB" w:rsidP="00CE0FDB">
            <w:pPr>
              <w:pStyle w:val="GOSTTablenorm"/>
              <w:rPr>
                <w:ins w:id="11581" w:author="Сказецкая Наталья Камилевна" w:date="2024-05-23T20:59:00Z"/>
              </w:rPr>
            </w:pPr>
            <w:ins w:id="11582" w:author="Сказецкая Наталья Камилевна" w:date="2024-05-23T20:59:00Z">
              <w:r w:rsidRPr="007F1783">
                <w:t xml:space="preserve">Сумма передается в единицах валюты с </w:t>
              </w:r>
              <w:r w:rsidRPr="007F1783">
                <w:lastRenderedPageBreak/>
                <w:t>точностью 2 знака после запятой - необходимо конвертировать в минимальные единицы валюты (для данного типа документов умножить на 100)</w:t>
              </w:r>
            </w:ins>
          </w:p>
        </w:tc>
      </w:tr>
      <w:tr w:rsidR="00CE0FDB" w:rsidRPr="00B9499D" w14:paraId="1E3C0C4D" w14:textId="77777777" w:rsidTr="002B69B1">
        <w:trPr>
          <w:ins w:id="11583" w:author="Сказецкая Наталья Камилевна" w:date="2024-05-23T20:59:00Z"/>
        </w:trPr>
        <w:tc>
          <w:tcPr>
            <w:tcW w:w="1109" w:type="pct"/>
          </w:tcPr>
          <w:p w14:paraId="578142CB" w14:textId="77777777" w:rsidR="00CE0FDB" w:rsidRPr="00DE35DA" w:rsidRDefault="00CE0FDB" w:rsidP="00CE0FDB">
            <w:pPr>
              <w:pStyle w:val="GOSTTablenorm"/>
              <w:tabs>
                <w:tab w:val="left" w:pos="2595"/>
              </w:tabs>
              <w:rPr>
                <w:ins w:id="11584" w:author="Сказецкая Наталья Камилевна" w:date="2024-05-23T20:59:00Z"/>
              </w:rPr>
            </w:pPr>
            <w:ins w:id="11585" w:author="Сказецкая Наталья Камилевна" w:date="2024-05-23T20:59:00Z">
              <w:r w:rsidRPr="002965B9">
                <w:lastRenderedPageBreak/>
                <w:t>Сумма_валюта_учета_руб</w:t>
              </w:r>
            </w:ins>
          </w:p>
        </w:tc>
        <w:tc>
          <w:tcPr>
            <w:tcW w:w="302" w:type="pct"/>
          </w:tcPr>
          <w:p w14:paraId="14EC4415" w14:textId="77777777" w:rsidR="00CE0FDB" w:rsidRDefault="00CE0FDB" w:rsidP="00CE0FDB">
            <w:pPr>
              <w:pStyle w:val="GOSTTablenorm"/>
              <w:rPr>
                <w:ins w:id="11586" w:author="Сказецкая Наталья Камилевна" w:date="2024-05-23T20:59:00Z"/>
              </w:rPr>
            </w:pPr>
            <w:ins w:id="11587" w:author="Сказецкая Наталья Камилевна" w:date="2024-05-23T20:59:00Z">
              <w:r w:rsidRPr="00550F26">
                <w:t>да</w:t>
              </w:r>
            </w:ins>
          </w:p>
        </w:tc>
        <w:tc>
          <w:tcPr>
            <w:tcW w:w="1109" w:type="pct"/>
          </w:tcPr>
          <w:p w14:paraId="46FCA768" w14:textId="0716CEE1" w:rsidR="00CE0FDB" w:rsidRDefault="00CE0FDB" w:rsidP="00CE0FDB">
            <w:pPr>
              <w:pStyle w:val="GOSTTablenorm"/>
              <w:tabs>
                <w:tab w:val="left" w:pos="2595"/>
              </w:tabs>
              <w:rPr>
                <w:ins w:id="11588" w:author="Сказецкая Наталья Камилевна" w:date="2024-05-23T20:59:00Z"/>
              </w:rPr>
            </w:pPr>
            <w:ins w:id="11589" w:author="Сказецкая Наталья Камилевна" w:date="2024-05-23T20:59:00Z">
              <w:r>
                <w:t>Сумма</w:t>
              </w:r>
            </w:ins>
            <w:ins w:id="11590" w:author="Сказецкая Наталья Камилевна" w:date="2024-05-23T21:03:00Z">
              <w:r>
                <w:t xml:space="preserve"> БО, ДО</w:t>
              </w:r>
            </w:ins>
            <w:ins w:id="11591" w:author="Сказецкая Наталья Камилевна" w:date="2024-05-23T20:59:00Z">
              <w:r>
                <w:t xml:space="preserve"> </w:t>
              </w:r>
            </w:ins>
            <w:ins w:id="11592" w:author="Сказецкая Наталья Камилевна" w:date="2024-05-23T21:03:00Z">
              <w:r>
                <w:t>на текущий финансовый год в валюте учета (</w:t>
              </w:r>
            </w:ins>
            <w:ins w:id="11593" w:author="Сказецкая Наталья Камилевна" w:date="2024-05-23T20:59:00Z">
              <w:r>
                <w:t>руб</w:t>
              </w:r>
            </w:ins>
            <w:ins w:id="11594" w:author="Сказецкая Наталья Камилевна" w:date="2024-05-23T21:03:00Z">
              <w:r>
                <w:t>)</w:t>
              </w:r>
            </w:ins>
            <w:ins w:id="11595" w:author="Сказецкая Наталья Камилевна" w:date="2024-05-23T21:04:00Z">
              <w:r>
                <w:t xml:space="preserve"> (по строке документа)</w:t>
              </w:r>
            </w:ins>
            <w:ins w:id="11596" w:author="Сказецкая Наталья Камилевна" w:date="2024-05-23T20:59:00Z">
              <w:r>
                <w:t xml:space="preserve"> </w:t>
              </w:r>
            </w:ins>
          </w:p>
        </w:tc>
        <w:tc>
          <w:tcPr>
            <w:tcW w:w="1109" w:type="pct"/>
          </w:tcPr>
          <w:p w14:paraId="061788B4" w14:textId="77777777" w:rsidR="00CE0FDB" w:rsidRDefault="00CE0FDB" w:rsidP="00CE0FDB">
            <w:pPr>
              <w:pStyle w:val="GOSTTablenorm"/>
              <w:rPr>
                <w:ins w:id="11597" w:author="Сказецкая Наталья Камилевна" w:date="2024-05-23T20:59:00Z"/>
                <w:lang w:val="en-US"/>
              </w:rPr>
            </w:pPr>
            <w:ins w:id="11598" w:author="Сказецкая Наталья Камилевна" w:date="2024-05-23T20:59:00Z">
              <w:r w:rsidRPr="004C5C65">
                <w:rPr>
                  <w:b/>
                  <w:lang w:val="en-US"/>
                </w:rPr>
                <w:t>ACT_766_SND_BO_2</w:t>
              </w:r>
              <w:r w:rsidRPr="004C5C65">
                <w:rPr>
                  <w:lang w:val="en-US"/>
                </w:rPr>
                <w:t>:</w:t>
              </w:r>
              <w:r w:rsidRPr="00240762">
                <w:rPr>
                  <w:lang w:val="en-US"/>
                </w:rPr>
                <w:t>sumRub</w:t>
              </w:r>
            </w:ins>
          </w:p>
          <w:p w14:paraId="65AF0916" w14:textId="2C115C59" w:rsidR="00CE0FDB" w:rsidRPr="004C5C65" w:rsidDel="00FE2E8C" w:rsidRDefault="00CE0FDB" w:rsidP="00CE0FDB">
            <w:pPr>
              <w:pStyle w:val="GOSTTablenorm"/>
              <w:rPr>
                <w:ins w:id="11599" w:author="Сказецкая Наталья Камилевна" w:date="2024-05-23T20:59:00Z"/>
                <w:lang w:val="en-US"/>
              </w:rPr>
            </w:pPr>
            <w:ins w:id="11600" w:author="Сказецкая Наталья Камилевна" w:date="2024-05-23T20:59:00Z">
              <w:r w:rsidRPr="004C5C65">
                <w:rPr>
                  <w:b/>
                  <w:lang w:val="en-US"/>
                </w:rPr>
                <w:t>ACT_766_SND_</w:t>
              </w:r>
              <w:r>
                <w:rPr>
                  <w:b/>
                  <w:lang w:val="en-US"/>
                </w:rPr>
                <w:t>D</w:t>
              </w:r>
              <w:r w:rsidRPr="004C5C65">
                <w:rPr>
                  <w:b/>
                  <w:lang w:val="en-US"/>
                </w:rPr>
                <w:t>O_2:</w:t>
              </w:r>
              <w:r w:rsidRPr="004C5C65">
                <w:rPr>
                  <w:lang w:val="en-US"/>
                </w:rPr>
                <w:t>sumRub</w:t>
              </w:r>
            </w:ins>
          </w:p>
        </w:tc>
        <w:tc>
          <w:tcPr>
            <w:tcW w:w="1371" w:type="pct"/>
          </w:tcPr>
          <w:p w14:paraId="6F95DAFA" w14:textId="004820B3" w:rsidR="00CE0FDB" w:rsidRDefault="00CE0FDB" w:rsidP="00CE0FDB">
            <w:pPr>
              <w:pStyle w:val="GOSTTablenorm"/>
              <w:rPr>
                <w:ins w:id="11601" w:author="Сказецкая Наталья Камилевна" w:date="2024-05-31T15:22:00Z"/>
              </w:rPr>
            </w:pPr>
            <w:ins w:id="11602" w:author="Сказецкая Наталья Камилевна" w:date="2024-05-31T15:22:00Z">
              <w:r>
                <w:t xml:space="preserve">При обработке раздела 2 заполняется из тега </w:t>
              </w:r>
              <w:r w:rsidRPr="00D35DA4">
                <w:rPr>
                  <w:b/>
                </w:rPr>
                <w:t>ACT_766_SND_BO</w:t>
              </w:r>
              <w:r>
                <w:rPr>
                  <w:b/>
                </w:rPr>
                <w:t>_2</w:t>
              </w:r>
              <w:r w:rsidRPr="00B9499D">
                <w:t>:</w:t>
              </w:r>
              <w:r w:rsidRPr="00240762">
                <w:rPr>
                  <w:lang w:val="en-US"/>
                </w:rPr>
                <w:t>sumRub</w:t>
              </w:r>
              <w:r>
                <w:t>.</w:t>
              </w:r>
            </w:ins>
          </w:p>
          <w:p w14:paraId="62FE99A9" w14:textId="6A1B2680" w:rsidR="00CE0FDB" w:rsidRPr="006C43A5" w:rsidRDefault="00CE0FDB" w:rsidP="00CE0FDB">
            <w:pPr>
              <w:pStyle w:val="GOSTTablenorm"/>
              <w:rPr>
                <w:ins w:id="11603" w:author="Сказецкая Наталья Камилевна" w:date="2024-05-31T15:22:00Z"/>
              </w:rPr>
            </w:pPr>
            <w:ins w:id="11604" w:author="Сказецкая Наталья Камилевна" w:date="2024-05-31T15:22:00Z">
              <w:r>
                <w:t xml:space="preserve">При обработке раздела 3 заполняется из тега </w:t>
              </w:r>
              <w:r w:rsidRPr="002B69B1">
                <w:rPr>
                  <w:b/>
                  <w:lang w:val="en-US"/>
                </w:rPr>
                <w:t>ACT</w:t>
              </w:r>
              <w:r w:rsidRPr="002B69B1">
                <w:rPr>
                  <w:b/>
                </w:rPr>
                <w:t>_766_</w:t>
              </w:r>
              <w:r w:rsidRPr="002B69B1">
                <w:rPr>
                  <w:b/>
                  <w:lang w:val="en-US"/>
                </w:rPr>
                <w:t>SND</w:t>
              </w:r>
              <w:r w:rsidRPr="002B69B1">
                <w:rPr>
                  <w:b/>
                </w:rPr>
                <w:t>_</w:t>
              </w:r>
              <w:r>
                <w:rPr>
                  <w:b/>
                  <w:lang w:val="en-US"/>
                </w:rPr>
                <w:t>D</w:t>
              </w:r>
              <w:r w:rsidRPr="002B69B1">
                <w:rPr>
                  <w:b/>
                  <w:lang w:val="en-US"/>
                </w:rPr>
                <w:t>O</w:t>
              </w:r>
              <w:r w:rsidRPr="002B69B1">
                <w:rPr>
                  <w:b/>
                </w:rPr>
                <w:t>_2:</w:t>
              </w:r>
              <w:r w:rsidRPr="004C5C65">
                <w:rPr>
                  <w:lang w:val="en-US"/>
                </w:rPr>
                <w:t>sumRub</w:t>
              </w:r>
              <w:r>
                <w:t>.</w:t>
              </w:r>
            </w:ins>
          </w:p>
          <w:p w14:paraId="4EAFA0EC" w14:textId="77777777" w:rsidR="00CE0FDB" w:rsidRDefault="00CE0FDB" w:rsidP="00CE0FDB">
            <w:pPr>
              <w:pStyle w:val="GOSTTablenorm"/>
              <w:rPr>
                <w:ins w:id="11605" w:author="Сказецкая Наталья Камилевна" w:date="2024-05-31T15:22:00Z"/>
              </w:rPr>
            </w:pPr>
          </w:p>
          <w:p w14:paraId="06FC75B3" w14:textId="61DF4D91" w:rsidR="00CE0FDB" w:rsidRPr="0017407D" w:rsidDel="00FE2E8C" w:rsidRDefault="00CE0FDB" w:rsidP="00CE0FDB">
            <w:pPr>
              <w:pStyle w:val="GOSTTablenorm"/>
              <w:rPr>
                <w:ins w:id="11606" w:author="Сказецкая Наталья Камилевна" w:date="2024-05-23T20:59:00Z"/>
              </w:rPr>
            </w:pPr>
            <w:ins w:id="11607" w:author="Сказецкая Наталья Камилевна" w:date="2024-05-23T20:59:00Z">
              <w:r w:rsidRPr="007F1783">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tc>
      </w:tr>
      <w:tr w:rsidR="00CE0FDB" w:rsidRPr="00B9499D" w14:paraId="7C378BE1" w14:textId="77777777" w:rsidTr="002B69B1">
        <w:trPr>
          <w:ins w:id="11608" w:author="Сказецкая Наталья Камилевна" w:date="2024-05-23T20:59:00Z"/>
        </w:trPr>
        <w:tc>
          <w:tcPr>
            <w:tcW w:w="1109" w:type="pct"/>
          </w:tcPr>
          <w:p w14:paraId="00B0A943" w14:textId="77777777" w:rsidR="00CE0FDB" w:rsidRPr="00DE35DA" w:rsidRDefault="00CE0FDB" w:rsidP="00CE0FDB">
            <w:pPr>
              <w:pStyle w:val="GOSTTablenorm"/>
              <w:tabs>
                <w:tab w:val="left" w:pos="2595"/>
              </w:tabs>
              <w:rPr>
                <w:ins w:id="11609" w:author="Сказецкая Наталья Камилевна" w:date="2024-05-23T20:59:00Z"/>
              </w:rPr>
            </w:pPr>
            <w:ins w:id="11610" w:author="Сказецкая Наталья Камилевна" w:date="2024-05-23T20:59:00Z">
              <w:r w:rsidRPr="002965B9">
                <w:t>Сумма_первый_плановый_вал</w:t>
              </w:r>
            </w:ins>
          </w:p>
        </w:tc>
        <w:tc>
          <w:tcPr>
            <w:tcW w:w="302" w:type="pct"/>
          </w:tcPr>
          <w:p w14:paraId="145A272A" w14:textId="77777777" w:rsidR="00CE0FDB" w:rsidRDefault="00CE0FDB" w:rsidP="00CE0FDB">
            <w:pPr>
              <w:pStyle w:val="GOSTTablenorm"/>
              <w:rPr>
                <w:ins w:id="11611" w:author="Сказецкая Наталья Камилевна" w:date="2024-05-23T20:59:00Z"/>
              </w:rPr>
            </w:pPr>
            <w:ins w:id="11612" w:author="Сказецкая Наталья Камилевна" w:date="2024-05-23T20:59:00Z">
              <w:r w:rsidRPr="00550F26">
                <w:t>да</w:t>
              </w:r>
            </w:ins>
          </w:p>
        </w:tc>
        <w:tc>
          <w:tcPr>
            <w:tcW w:w="1109" w:type="pct"/>
          </w:tcPr>
          <w:p w14:paraId="619D3619" w14:textId="17F52EE9" w:rsidR="00CE0FDB" w:rsidRDefault="00CE0FDB" w:rsidP="00CE0FDB">
            <w:pPr>
              <w:pStyle w:val="GOSTTablenorm"/>
              <w:tabs>
                <w:tab w:val="left" w:pos="2595"/>
              </w:tabs>
              <w:rPr>
                <w:ins w:id="11613" w:author="Сказецкая Наталья Камилевна" w:date="2024-05-23T20:59:00Z"/>
              </w:rPr>
            </w:pPr>
            <w:ins w:id="11614" w:author="Сказецкая Наталья Камилевна" w:date="2024-05-23T21:05:00Z">
              <w:r>
                <w:t>Сумма БО на первый год планового периода в валюте обязательства (по строке документа)</w:t>
              </w:r>
            </w:ins>
            <w:ins w:id="11615" w:author="Сказецкая Наталья Камилевна" w:date="2024-05-23T20:59:00Z">
              <w:r>
                <w:t xml:space="preserve"> </w:t>
              </w:r>
            </w:ins>
          </w:p>
        </w:tc>
        <w:tc>
          <w:tcPr>
            <w:tcW w:w="1109" w:type="pct"/>
          </w:tcPr>
          <w:p w14:paraId="5CB94530" w14:textId="77777777" w:rsidR="00CE0FDB" w:rsidRPr="00C15343" w:rsidRDefault="00CE0FDB" w:rsidP="00CE0FDB">
            <w:pPr>
              <w:pStyle w:val="GOSTTablenorm"/>
              <w:rPr>
                <w:ins w:id="11616" w:author="Краснова Наталья EXP-321714" w:date="2026-03-25T14:51:00Z"/>
                <w:lang w:val="en-US"/>
              </w:rPr>
            </w:pPr>
            <w:ins w:id="11617" w:author="Сказецкая Наталья Камилевна" w:date="2024-05-23T20:59:00Z">
              <w:r w:rsidRPr="00C15343">
                <w:rPr>
                  <w:b/>
                  <w:lang w:val="en-US"/>
                </w:rPr>
                <w:t>ACT_766_SND_BO_2</w:t>
              </w:r>
              <w:r w:rsidRPr="00C15343">
                <w:rPr>
                  <w:lang w:val="en-US"/>
                </w:rPr>
                <w:t>:</w:t>
              </w:r>
              <w:r w:rsidRPr="00240762">
                <w:rPr>
                  <w:lang w:val="en-US"/>
                </w:rPr>
                <w:t>sumVal1</w:t>
              </w:r>
            </w:ins>
          </w:p>
          <w:p w14:paraId="67313921" w14:textId="7C5B6F09" w:rsidR="00A44385" w:rsidRPr="00C15343" w:rsidDel="00FE2E8C" w:rsidRDefault="00A44385" w:rsidP="00CE0FDB">
            <w:pPr>
              <w:pStyle w:val="GOSTTablenorm"/>
              <w:rPr>
                <w:ins w:id="11618" w:author="Сказецкая Наталья Камилевна" w:date="2024-05-23T20:59:00Z"/>
                <w:lang w:val="en-US"/>
              </w:rPr>
            </w:pPr>
            <w:ins w:id="11619" w:author="Краснова Наталья EXP-321714" w:date="2026-03-25T14:51:00Z">
              <w:r w:rsidRPr="00C15343">
                <w:rPr>
                  <w:b/>
                  <w:highlight w:val="cyan"/>
                  <w:lang w:val="en-US"/>
                </w:rPr>
                <w:t>ACT_766_SND_</w:t>
              </w:r>
              <w:r w:rsidRPr="00743E63">
                <w:rPr>
                  <w:b/>
                  <w:highlight w:val="cyan"/>
                  <w:lang w:val="en-US"/>
                </w:rPr>
                <w:t>D</w:t>
              </w:r>
              <w:r w:rsidRPr="00C15343">
                <w:rPr>
                  <w:b/>
                  <w:highlight w:val="cyan"/>
                  <w:lang w:val="en-US"/>
                </w:rPr>
                <w:t>O_2:</w:t>
              </w:r>
              <w:r w:rsidRPr="00C15343">
                <w:rPr>
                  <w:highlight w:val="cyan"/>
                  <w:lang w:val="en-US"/>
                </w:rPr>
                <w:t>sumVal3</w:t>
              </w:r>
            </w:ins>
          </w:p>
        </w:tc>
        <w:tc>
          <w:tcPr>
            <w:tcW w:w="1371" w:type="pct"/>
          </w:tcPr>
          <w:p w14:paraId="666999A0" w14:textId="77777777" w:rsidR="00CE0FDB" w:rsidRPr="0017407D" w:rsidDel="00FE2E8C" w:rsidRDefault="00CE0FDB" w:rsidP="00CE0FDB">
            <w:pPr>
              <w:pStyle w:val="GOSTTablenorm"/>
              <w:rPr>
                <w:ins w:id="11620" w:author="Сказецкая Наталья Камилевна" w:date="2024-05-23T20:59:00Z"/>
              </w:rPr>
            </w:pPr>
            <w:ins w:id="11621" w:author="Сказецкая Наталья Камилевна" w:date="2024-05-23T20:59:00Z">
              <w:r w:rsidRPr="007F1783">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tc>
      </w:tr>
      <w:tr w:rsidR="00CE0FDB" w:rsidRPr="00B9499D" w14:paraId="3DEA108C" w14:textId="77777777" w:rsidTr="002B69B1">
        <w:trPr>
          <w:ins w:id="11622" w:author="Сказецкая Наталья Камилевна" w:date="2024-05-23T20:59:00Z"/>
        </w:trPr>
        <w:tc>
          <w:tcPr>
            <w:tcW w:w="1109" w:type="pct"/>
          </w:tcPr>
          <w:p w14:paraId="79FE2122" w14:textId="77777777" w:rsidR="00CE0FDB" w:rsidRPr="00DE35DA" w:rsidRDefault="00CE0FDB" w:rsidP="00CE0FDB">
            <w:pPr>
              <w:pStyle w:val="GOSTTablenorm"/>
              <w:tabs>
                <w:tab w:val="left" w:pos="2595"/>
              </w:tabs>
              <w:rPr>
                <w:ins w:id="11623" w:author="Сказецкая Наталья Камилевна" w:date="2024-05-23T20:59:00Z"/>
              </w:rPr>
            </w:pPr>
            <w:ins w:id="11624" w:author="Сказецкая Наталья Камилевна" w:date="2024-05-23T20:59:00Z">
              <w:r w:rsidRPr="002965B9">
                <w:t>Сумма_первый_плановый_руб</w:t>
              </w:r>
            </w:ins>
          </w:p>
        </w:tc>
        <w:tc>
          <w:tcPr>
            <w:tcW w:w="302" w:type="pct"/>
          </w:tcPr>
          <w:p w14:paraId="254A12DC" w14:textId="77777777" w:rsidR="00CE0FDB" w:rsidRDefault="00CE0FDB" w:rsidP="00CE0FDB">
            <w:pPr>
              <w:pStyle w:val="GOSTTablenorm"/>
              <w:rPr>
                <w:ins w:id="11625" w:author="Сказецкая Наталья Камилевна" w:date="2024-05-23T20:59:00Z"/>
              </w:rPr>
            </w:pPr>
            <w:ins w:id="11626" w:author="Сказецкая Наталья Камилевна" w:date="2024-05-23T20:59:00Z">
              <w:r w:rsidRPr="00550F26">
                <w:t>да</w:t>
              </w:r>
            </w:ins>
          </w:p>
        </w:tc>
        <w:tc>
          <w:tcPr>
            <w:tcW w:w="1109" w:type="pct"/>
          </w:tcPr>
          <w:p w14:paraId="25C23EFE" w14:textId="583AB781" w:rsidR="00CE0FDB" w:rsidRDefault="00CE0FDB" w:rsidP="00CE0FDB">
            <w:pPr>
              <w:pStyle w:val="GOSTTablenorm"/>
              <w:tabs>
                <w:tab w:val="left" w:pos="2595"/>
              </w:tabs>
              <w:rPr>
                <w:ins w:id="11627" w:author="Сказецкая Наталья Камилевна" w:date="2024-05-23T20:59:00Z"/>
              </w:rPr>
            </w:pPr>
            <w:ins w:id="11628" w:author="Сказецкая Наталья Камилевна" w:date="2024-05-23T21:06:00Z">
              <w:r>
                <w:t>Сумма БО на первый год планового периода в валюте учета (руб) (по строке документа)</w:t>
              </w:r>
            </w:ins>
          </w:p>
        </w:tc>
        <w:tc>
          <w:tcPr>
            <w:tcW w:w="1109" w:type="pct"/>
          </w:tcPr>
          <w:p w14:paraId="6AFC5EC2" w14:textId="77777777" w:rsidR="00CE0FDB" w:rsidRPr="00C15343" w:rsidRDefault="00CE0FDB" w:rsidP="00CE0FDB">
            <w:pPr>
              <w:pStyle w:val="GOSTTablenorm"/>
              <w:rPr>
                <w:ins w:id="11629" w:author="Краснова Наталья EXP-321714" w:date="2026-03-25T14:51:00Z"/>
                <w:lang w:val="en-US"/>
              </w:rPr>
            </w:pPr>
            <w:ins w:id="11630" w:author="Сказецкая Наталья Камилевна" w:date="2024-05-23T20:59:00Z">
              <w:r w:rsidRPr="00C15343">
                <w:rPr>
                  <w:b/>
                  <w:lang w:val="en-US"/>
                </w:rPr>
                <w:t>ACT_766_SND_BO_2</w:t>
              </w:r>
              <w:r w:rsidRPr="00C15343">
                <w:rPr>
                  <w:lang w:val="en-US"/>
                </w:rPr>
                <w:t>:</w:t>
              </w:r>
              <w:r w:rsidRPr="00240762">
                <w:rPr>
                  <w:lang w:val="en-US"/>
                </w:rPr>
                <w:t>sumRub1</w:t>
              </w:r>
            </w:ins>
          </w:p>
          <w:p w14:paraId="27F74B2D" w14:textId="6ECC160F" w:rsidR="00A44385" w:rsidRPr="00C15343" w:rsidDel="00FE2E8C" w:rsidRDefault="00A44385" w:rsidP="00CE0FDB">
            <w:pPr>
              <w:pStyle w:val="GOSTTablenorm"/>
              <w:rPr>
                <w:ins w:id="11631" w:author="Сказецкая Наталья Камилевна" w:date="2024-05-23T20:59:00Z"/>
                <w:lang w:val="en-US"/>
              </w:rPr>
            </w:pPr>
            <w:ins w:id="11632" w:author="Краснова Наталья EXP-321714" w:date="2026-03-25T14:51:00Z">
              <w:r w:rsidRPr="00C15343">
                <w:rPr>
                  <w:b/>
                  <w:highlight w:val="cyan"/>
                  <w:lang w:val="en-US"/>
                </w:rPr>
                <w:t>ACT_766_SND_</w:t>
              </w:r>
              <w:r w:rsidRPr="00743E63">
                <w:rPr>
                  <w:b/>
                  <w:highlight w:val="cyan"/>
                  <w:lang w:val="en-US"/>
                </w:rPr>
                <w:t>D</w:t>
              </w:r>
              <w:r w:rsidRPr="00C15343">
                <w:rPr>
                  <w:b/>
                  <w:highlight w:val="cyan"/>
                  <w:lang w:val="en-US"/>
                </w:rPr>
                <w:t>O_2:</w:t>
              </w:r>
              <w:r w:rsidRPr="00C15343">
                <w:rPr>
                  <w:highlight w:val="cyan"/>
                  <w:lang w:val="en-US"/>
                </w:rPr>
                <w:t>sumRub3</w:t>
              </w:r>
            </w:ins>
          </w:p>
        </w:tc>
        <w:tc>
          <w:tcPr>
            <w:tcW w:w="1371" w:type="pct"/>
          </w:tcPr>
          <w:p w14:paraId="550BB9F7" w14:textId="77777777" w:rsidR="00CE0FDB" w:rsidRPr="0017407D" w:rsidDel="00FE2E8C" w:rsidRDefault="00CE0FDB" w:rsidP="00CE0FDB">
            <w:pPr>
              <w:pStyle w:val="GOSTTablenorm"/>
              <w:rPr>
                <w:ins w:id="11633" w:author="Сказецкая Наталья Камилевна" w:date="2024-05-23T20:59:00Z"/>
              </w:rPr>
            </w:pPr>
            <w:ins w:id="11634" w:author="Сказецкая Наталья Камилевна" w:date="2024-05-23T20:59:00Z">
              <w:r w:rsidRPr="007F1783">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tc>
      </w:tr>
      <w:tr w:rsidR="00CE0FDB" w:rsidRPr="00B9499D" w14:paraId="696F3468" w14:textId="77777777" w:rsidTr="002B69B1">
        <w:trPr>
          <w:ins w:id="11635" w:author="Сказецкая Наталья Камилевна" w:date="2024-05-23T20:59:00Z"/>
        </w:trPr>
        <w:tc>
          <w:tcPr>
            <w:tcW w:w="1109" w:type="pct"/>
          </w:tcPr>
          <w:p w14:paraId="5789A034" w14:textId="77777777" w:rsidR="00CE0FDB" w:rsidRPr="00DE35DA" w:rsidRDefault="00CE0FDB" w:rsidP="00CE0FDB">
            <w:pPr>
              <w:pStyle w:val="GOSTTablenorm"/>
              <w:tabs>
                <w:tab w:val="left" w:pos="2595"/>
              </w:tabs>
              <w:rPr>
                <w:ins w:id="11636" w:author="Сказецкая Наталья Камилевна" w:date="2024-05-23T20:59:00Z"/>
              </w:rPr>
            </w:pPr>
            <w:ins w:id="11637" w:author="Сказецкая Наталья Камилевна" w:date="2024-05-23T20:59:00Z">
              <w:r w:rsidRPr="002965B9">
                <w:t>Сумма_второй_плановый_вал</w:t>
              </w:r>
            </w:ins>
          </w:p>
        </w:tc>
        <w:tc>
          <w:tcPr>
            <w:tcW w:w="302" w:type="pct"/>
          </w:tcPr>
          <w:p w14:paraId="55D3C075" w14:textId="77777777" w:rsidR="00CE0FDB" w:rsidRDefault="00CE0FDB" w:rsidP="00CE0FDB">
            <w:pPr>
              <w:pStyle w:val="GOSTTablenorm"/>
              <w:rPr>
                <w:ins w:id="11638" w:author="Сказецкая Наталья Камилевна" w:date="2024-05-23T20:59:00Z"/>
              </w:rPr>
            </w:pPr>
            <w:ins w:id="11639" w:author="Сказецкая Наталья Камилевна" w:date="2024-05-23T20:59:00Z">
              <w:r w:rsidRPr="00550F26">
                <w:t>да</w:t>
              </w:r>
            </w:ins>
          </w:p>
        </w:tc>
        <w:tc>
          <w:tcPr>
            <w:tcW w:w="1109" w:type="pct"/>
          </w:tcPr>
          <w:p w14:paraId="378B32FA" w14:textId="77AC3B84" w:rsidR="00CE0FDB" w:rsidRDefault="00CE0FDB" w:rsidP="00CE0FDB">
            <w:pPr>
              <w:pStyle w:val="GOSTTablenorm"/>
              <w:tabs>
                <w:tab w:val="left" w:pos="2595"/>
              </w:tabs>
              <w:rPr>
                <w:ins w:id="11640" w:author="Сказецкая Наталья Камилевна" w:date="2024-05-23T20:59:00Z"/>
              </w:rPr>
            </w:pPr>
            <w:ins w:id="11641" w:author="Сказецкая Наталья Камилевна" w:date="2024-05-23T21:07:00Z">
              <w:r>
                <w:t xml:space="preserve">Сумма БО на второй год планового периода в валюте обязательства (по строке документа) </w:t>
              </w:r>
            </w:ins>
          </w:p>
        </w:tc>
        <w:tc>
          <w:tcPr>
            <w:tcW w:w="1109" w:type="pct"/>
          </w:tcPr>
          <w:p w14:paraId="46E14A74" w14:textId="77777777" w:rsidR="00CE0FDB" w:rsidRPr="00C15343" w:rsidRDefault="00CE0FDB" w:rsidP="00CE0FDB">
            <w:pPr>
              <w:pStyle w:val="GOSTTablenorm"/>
              <w:rPr>
                <w:ins w:id="11642" w:author="Краснова Наталья EXP-321714" w:date="2026-03-25T14:51:00Z"/>
                <w:lang w:val="en-US"/>
              </w:rPr>
            </w:pPr>
            <w:ins w:id="11643" w:author="Сказецкая Наталья Камилевна" w:date="2024-05-23T20:59:00Z">
              <w:r w:rsidRPr="00C15343">
                <w:rPr>
                  <w:b/>
                  <w:lang w:val="en-US"/>
                </w:rPr>
                <w:t>ACT_766_SND_BO_2</w:t>
              </w:r>
              <w:r w:rsidRPr="00C15343">
                <w:rPr>
                  <w:lang w:val="en-US"/>
                </w:rPr>
                <w:t>:</w:t>
              </w:r>
              <w:r w:rsidRPr="00240762">
                <w:rPr>
                  <w:lang w:val="en-US"/>
                </w:rPr>
                <w:t>sumVal</w:t>
              </w:r>
              <w:r w:rsidRPr="00C15343">
                <w:rPr>
                  <w:lang w:val="en-US"/>
                </w:rPr>
                <w:t>2</w:t>
              </w:r>
            </w:ins>
          </w:p>
          <w:p w14:paraId="722F7EED" w14:textId="4BF2282B" w:rsidR="00A44385" w:rsidRPr="00C15343" w:rsidDel="00FE2E8C" w:rsidRDefault="00A44385" w:rsidP="00CE0FDB">
            <w:pPr>
              <w:pStyle w:val="GOSTTablenorm"/>
              <w:rPr>
                <w:ins w:id="11644" w:author="Сказецкая Наталья Камилевна" w:date="2024-05-23T20:59:00Z"/>
                <w:lang w:val="en-US"/>
              </w:rPr>
            </w:pPr>
            <w:ins w:id="11645" w:author="Краснова Наталья EXP-321714" w:date="2026-03-25T14:51:00Z">
              <w:r w:rsidRPr="00C15343">
                <w:rPr>
                  <w:b/>
                  <w:highlight w:val="cyan"/>
                  <w:lang w:val="en-US"/>
                </w:rPr>
                <w:t>ACT_766_SND_</w:t>
              </w:r>
              <w:r w:rsidRPr="00743E63">
                <w:rPr>
                  <w:b/>
                  <w:highlight w:val="cyan"/>
                  <w:lang w:val="en-US"/>
                </w:rPr>
                <w:t>D</w:t>
              </w:r>
              <w:r w:rsidRPr="00C15343">
                <w:rPr>
                  <w:b/>
                  <w:highlight w:val="cyan"/>
                  <w:lang w:val="en-US"/>
                </w:rPr>
                <w:t>O_2:</w:t>
              </w:r>
              <w:r w:rsidRPr="00C15343">
                <w:rPr>
                  <w:highlight w:val="cyan"/>
                  <w:lang w:val="en-US"/>
                </w:rPr>
                <w:t>sumVal4</w:t>
              </w:r>
            </w:ins>
          </w:p>
        </w:tc>
        <w:tc>
          <w:tcPr>
            <w:tcW w:w="1371" w:type="pct"/>
          </w:tcPr>
          <w:p w14:paraId="23254FB2" w14:textId="77777777" w:rsidR="00CE0FDB" w:rsidRPr="0017407D" w:rsidDel="00FE2E8C" w:rsidRDefault="00CE0FDB" w:rsidP="00CE0FDB">
            <w:pPr>
              <w:pStyle w:val="GOSTTablenorm"/>
              <w:rPr>
                <w:ins w:id="11646" w:author="Сказецкая Наталья Камилевна" w:date="2024-05-23T20:59:00Z"/>
              </w:rPr>
            </w:pPr>
            <w:ins w:id="11647" w:author="Сказецкая Наталья Камилевна" w:date="2024-05-23T20:59:00Z">
              <w:r w:rsidRPr="007F1783">
                <w:t>Сумма передается в единицах валюты с точностью 2 знака после запятой - необходимо конвертировать в минимальные еди</w:t>
              </w:r>
              <w:r w:rsidRPr="007F1783">
                <w:lastRenderedPageBreak/>
                <w:t>ницы валюты (для данного типа документов умножить на 100)</w:t>
              </w:r>
            </w:ins>
          </w:p>
        </w:tc>
      </w:tr>
      <w:tr w:rsidR="00CE0FDB" w:rsidRPr="00B9499D" w14:paraId="50EA6B57" w14:textId="77777777" w:rsidTr="002B69B1">
        <w:trPr>
          <w:ins w:id="11648" w:author="Сказецкая Наталья Камилевна" w:date="2024-05-23T20:59:00Z"/>
        </w:trPr>
        <w:tc>
          <w:tcPr>
            <w:tcW w:w="1109" w:type="pct"/>
          </w:tcPr>
          <w:p w14:paraId="6A3A6454" w14:textId="77777777" w:rsidR="00CE0FDB" w:rsidRPr="00DE35DA" w:rsidRDefault="00CE0FDB" w:rsidP="00CE0FDB">
            <w:pPr>
              <w:pStyle w:val="GOSTTablenorm"/>
              <w:tabs>
                <w:tab w:val="left" w:pos="2595"/>
              </w:tabs>
              <w:rPr>
                <w:ins w:id="11649" w:author="Сказецкая Наталья Камилевна" w:date="2024-05-23T20:59:00Z"/>
              </w:rPr>
            </w:pPr>
            <w:ins w:id="11650" w:author="Сказецкая Наталья Камилевна" w:date="2024-05-23T20:59:00Z">
              <w:r w:rsidRPr="002965B9">
                <w:lastRenderedPageBreak/>
                <w:t>Сумма_второй_плановый_руб</w:t>
              </w:r>
            </w:ins>
          </w:p>
        </w:tc>
        <w:tc>
          <w:tcPr>
            <w:tcW w:w="302" w:type="pct"/>
          </w:tcPr>
          <w:p w14:paraId="5D27CF98" w14:textId="77777777" w:rsidR="00CE0FDB" w:rsidRDefault="00CE0FDB" w:rsidP="00CE0FDB">
            <w:pPr>
              <w:pStyle w:val="GOSTTablenorm"/>
              <w:rPr>
                <w:ins w:id="11651" w:author="Сказецкая Наталья Камилевна" w:date="2024-05-23T20:59:00Z"/>
              </w:rPr>
            </w:pPr>
            <w:ins w:id="11652" w:author="Сказецкая Наталья Камилевна" w:date="2024-05-23T20:59:00Z">
              <w:r w:rsidRPr="00550F26">
                <w:t>да</w:t>
              </w:r>
            </w:ins>
          </w:p>
        </w:tc>
        <w:tc>
          <w:tcPr>
            <w:tcW w:w="1109" w:type="pct"/>
          </w:tcPr>
          <w:p w14:paraId="5B53D555" w14:textId="16121F27" w:rsidR="00CE0FDB" w:rsidRDefault="00CE0FDB" w:rsidP="00CE0FDB">
            <w:pPr>
              <w:pStyle w:val="GOSTTablenorm"/>
              <w:tabs>
                <w:tab w:val="left" w:pos="2595"/>
              </w:tabs>
              <w:rPr>
                <w:ins w:id="11653" w:author="Сказецкая Наталья Камилевна" w:date="2024-05-23T20:59:00Z"/>
              </w:rPr>
            </w:pPr>
            <w:ins w:id="11654" w:author="Сказецкая Наталья Камилевна" w:date="2024-05-23T21:07:00Z">
              <w:r>
                <w:t>Сумма БО на второй год планового периода в валюте учета (руб) (по строке документа)</w:t>
              </w:r>
            </w:ins>
          </w:p>
        </w:tc>
        <w:tc>
          <w:tcPr>
            <w:tcW w:w="1109" w:type="pct"/>
          </w:tcPr>
          <w:p w14:paraId="4335620F" w14:textId="77777777" w:rsidR="00CE0FDB" w:rsidRPr="00C15343" w:rsidRDefault="00CE0FDB" w:rsidP="00CE0FDB">
            <w:pPr>
              <w:pStyle w:val="GOSTTablenorm"/>
              <w:rPr>
                <w:ins w:id="11655" w:author="Краснова Наталья EXP-321714" w:date="2026-03-25T14:51:00Z"/>
                <w:lang w:val="en-US"/>
              </w:rPr>
            </w:pPr>
            <w:ins w:id="11656" w:author="Сказецкая Наталья Камилевна" w:date="2024-05-23T20:59:00Z">
              <w:r w:rsidRPr="00C15343">
                <w:rPr>
                  <w:b/>
                  <w:lang w:val="en-US"/>
                </w:rPr>
                <w:t>ACT_766_SND_BO_2</w:t>
              </w:r>
              <w:r w:rsidRPr="00C15343">
                <w:rPr>
                  <w:lang w:val="en-US"/>
                </w:rPr>
                <w:t>:</w:t>
              </w:r>
              <w:r w:rsidRPr="00240762">
                <w:rPr>
                  <w:lang w:val="en-US"/>
                </w:rPr>
                <w:t>sumRub</w:t>
              </w:r>
              <w:r>
                <w:rPr>
                  <w:lang w:val="en-US"/>
                </w:rPr>
                <w:t>2</w:t>
              </w:r>
            </w:ins>
          </w:p>
          <w:p w14:paraId="3A2BF2EC" w14:textId="0A58B662" w:rsidR="00A44385" w:rsidRPr="00C15343" w:rsidDel="00FE2E8C" w:rsidRDefault="00A44385" w:rsidP="00CE0FDB">
            <w:pPr>
              <w:pStyle w:val="GOSTTablenorm"/>
              <w:rPr>
                <w:ins w:id="11657" w:author="Сказецкая Наталья Камилевна" w:date="2024-05-23T20:59:00Z"/>
                <w:lang w:val="en-US"/>
              </w:rPr>
            </w:pPr>
            <w:ins w:id="11658" w:author="Краснова Наталья EXP-321714" w:date="2026-03-25T14:51:00Z">
              <w:r w:rsidRPr="00C15343">
                <w:rPr>
                  <w:b/>
                  <w:highlight w:val="cyan"/>
                  <w:lang w:val="en-US"/>
                </w:rPr>
                <w:t>ACT_766_SND_</w:t>
              </w:r>
              <w:r w:rsidRPr="00743E63">
                <w:rPr>
                  <w:b/>
                  <w:highlight w:val="cyan"/>
                  <w:lang w:val="en-US"/>
                </w:rPr>
                <w:t>D</w:t>
              </w:r>
              <w:r w:rsidRPr="00C15343">
                <w:rPr>
                  <w:b/>
                  <w:highlight w:val="cyan"/>
                  <w:lang w:val="en-US"/>
                </w:rPr>
                <w:t>O_2:</w:t>
              </w:r>
              <w:r w:rsidRPr="00C15343">
                <w:rPr>
                  <w:highlight w:val="cyan"/>
                  <w:lang w:val="en-US"/>
                </w:rPr>
                <w:t>sumRub4</w:t>
              </w:r>
            </w:ins>
          </w:p>
        </w:tc>
        <w:tc>
          <w:tcPr>
            <w:tcW w:w="1371" w:type="pct"/>
          </w:tcPr>
          <w:p w14:paraId="431327CB" w14:textId="77777777" w:rsidR="00CE0FDB" w:rsidRPr="0017407D" w:rsidDel="00FE2E8C" w:rsidRDefault="00CE0FDB" w:rsidP="00CE0FDB">
            <w:pPr>
              <w:pStyle w:val="GOSTTablenorm"/>
              <w:rPr>
                <w:ins w:id="11659" w:author="Сказецкая Наталья Камилевна" w:date="2024-05-23T20:59:00Z"/>
              </w:rPr>
            </w:pPr>
            <w:ins w:id="11660" w:author="Сказецкая Наталья Камилевна" w:date="2024-05-23T20:59:00Z">
              <w:r w:rsidRPr="007F1783">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tc>
      </w:tr>
      <w:tr w:rsidR="00CE0FDB" w:rsidRPr="00B9499D" w14:paraId="6C763BF3" w14:textId="77777777" w:rsidTr="002B69B1">
        <w:trPr>
          <w:ins w:id="11661" w:author="Сказецкая Наталья Камилевна" w:date="2024-05-23T20:59:00Z"/>
        </w:trPr>
        <w:tc>
          <w:tcPr>
            <w:tcW w:w="1109" w:type="pct"/>
          </w:tcPr>
          <w:p w14:paraId="4C24C537" w14:textId="77777777" w:rsidR="00CE0FDB" w:rsidRPr="00DE35DA" w:rsidRDefault="00CE0FDB" w:rsidP="00CE0FDB">
            <w:pPr>
              <w:pStyle w:val="GOSTTablenorm"/>
              <w:tabs>
                <w:tab w:val="left" w:pos="2595"/>
              </w:tabs>
              <w:rPr>
                <w:ins w:id="11662" w:author="Сказецкая Наталья Камилевна" w:date="2024-05-23T20:59:00Z"/>
              </w:rPr>
            </w:pPr>
            <w:ins w:id="11663" w:author="Сказецкая Наталья Камилевна" w:date="2024-05-23T20:59:00Z">
              <w:r w:rsidRPr="002965B9">
                <w:t>Сумма_третий_плановый_вал</w:t>
              </w:r>
            </w:ins>
          </w:p>
        </w:tc>
        <w:tc>
          <w:tcPr>
            <w:tcW w:w="302" w:type="pct"/>
          </w:tcPr>
          <w:p w14:paraId="39AEBC4D" w14:textId="77777777" w:rsidR="00CE0FDB" w:rsidRDefault="00CE0FDB" w:rsidP="00CE0FDB">
            <w:pPr>
              <w:pStyle w:val="GOSTTablenorm"/>
              <w:rPr>
                <w:ins w:id="11664" w:author="Сказецкая Наталья Камилевна" w:date="2024-05-23T20:59:00Z"/>
              </w:rPr>
            </w:pPr>
            <w:ins w:id="11665" w:author="Сказецкая Наталья Камилевна" w:date="2024-05-23T20:59:00Z">
              <w:r w:rsidRPr="00550F26">
                <w:t>да</w:t>
              </w:r>
            </w:ins>
          </w:p>
        </w:tc>
        <w:tc>
          <w:tcPr>
            <w:tcW w:w="1109" w:type="pct"/>
          </w:tcPr>
          <w:p w14:paraId="7F7AB055" w14:textId="700F36E1" w:rsidR="00CE0FDB" w:rsidRDefault="00CE0FDB" w:rsidP="00CE0FDB">
            <w:pPr>
              <w:pStyle w:val="GOSTTablenorm"/>
              <w:tabs>
                <w:tab w:val="left" w:pos="2595"/>
              </w:tabs>
              <w:rPr>
                <w:ins w:id="11666" w:author="Сказецкая Наталья Камилевна" w:date="2024-05-23T20:59:00Z"/>
              </w:rPr>
            </w:pPr>
            <w:ins w:id="11667" w:author="Сказецкая Наталья Камилевна" w:date="2024-05-23T21:07:00Z">
              <w:r>
                <w:t xml:space="preserve">Сумма БО на третий год планового периода в валюте обязательства (по строке документа) </w:t>
              </w:r>
            </w:ins>
          </w:p>
        </w:tc>
        <w:tc>
          <w:tcPr>
            <w:tcW w:w="1109" w:type="pct"/>
          </w:tcPr>
          <w:p w14:paraId="10B2C831" w14:textId="77777777" w:rsidR="00CE0FDB" w:rsidRPr="00C15343" w:rsidRDefault="00CE0FDB" w:rsidP="00CE0FDB">
            <w:pPr>
              <w:pStyle w:val="GOSTTablenorm"/>
              <w:rPr>
                <w:ins w:id="11668" w:author="Краснова Наталья EXP-321714" w:date="2026-03-25T14:52:00Z"/>
                <w:lang w:val="en-US"/>
              </w:rPr>
            </w:pPr>
            <w:ins w:id="11669" w:author="Сказецкая Наталья Камилевна" w:date="2024-05-23T20:59:00Z">
              <w:r w:rsidRPr="00C15343">
                <w:rPr>
                  <w:b/>
                  <w:lang w:val="en-US"/>
                </w:rPr>
                <w:t>ACT_766_SND_BO_2</w:t>
              </w:r>
              <w:r w:rsidRPr="00C15343">
                <w:rPr>
                  <w:lang w:val="en-US"/>
                </w:rPr>
                <w:t>:</w:t>
              </w:r>
              <w:r w:rsidRPr="00240762">
                <w:rPr>
                  <w:lang w:val="en-US"/>
                </w:rPr>
                <w:t>sumVal</w:t>
              </w:r>
              <w:r w:rsidRPr="00C15343">
                <w:rPr>
                  <w:lang w:val="en-US"/>
                </w:rPr>
                <w:t>3</w:t>
              </w:r>
            </w:ins>
          </w:p>
          <w:p w14:paraId="20CBAF55" w14:textId="35B6A9FD" w:rsidR="00A44385" w:rsidRPr="00C15343" w:rsidDel="00FE2E8C" w:rsidRDefault="00A44385" w:rsidP="00CE0FDB">
            <w:pPr>
              <w:pStyle w:val="GOSTTablenorm"/>
              <w:rPr>
                <w:ins w:id="11670" w:author="Сказецкая Наталья Камилевна" w:date="2024-05-23T20:59:00Z"/>
                <w:lang w:val="en-US"/>
              </w:rPr>
            </w:pPr>
            <w:ins w:id="11671" w:author="Краснова Наталья EXP-321714" w:date="2026-03-25T14:52:00Z">
              <w:r w:rsidRPr="00C15343">
                <w:rPr>
                  <w:b/>
                  <w:highlight w:val="cyan"/>
                  <w:lang w:val="en-US"/>
                </w:rPr>
                <w:t>ACT_766_SND_</w:t>
              </w:r>
              <w:r w:rsidRPr="00743E63">
                <w:rPr>
                  <w:b/>
                  <w:highlight w:val="cyan"/>
                  <w:lang w:val="en-US"/>
                </w:rPr>
                <w:t>D</w:t>
              </w:r>
              <w:r w:rsidRPr="00C15343">
                <w:rPr>
                  <w:b/>
                  <w:highlight w:val="cyan"/>
                  <w:lang w:val="en-US"/>
                </w:rPr>
                <w:t>O_2:</w:t>
              </w:r>
              <w:r w:rsidRPr="00C15343">
                <w:rPr>
                  <w:highlight w:val="cyan"/>
                  <w:lang w:val="en-US"/>
                </w:rPr>
                <w:t>sumVal5</w:t>
              </w:r>
            </w:ins>
          </w:p>
        </w:tc>
        <w:tc>
          <w:tcPr>
            <w:tcW w:w="1371" w:type="pct"/>
          </w:tcPr>
          <w:p w14:paraId="41120C7F" w14:textId="77777777" w:rsidR="00CE0FDB" w:rsidRPr="0017407D" w:rsidDel="00FE2E8C" w:rsidRDefault="00CE0FDB" w:rsidP="00CE0FDB">
            <w:pPr>
              <w:pStyle w:val="GOSTTablenorm"/>
              <w:rPr>
                <w:ins w:id="11672" w:author="Сказецкая Наталья Камилевна" w:date="2024-05-23T20:59:00Z"/>
              </w:rPr>
            </w:pPr>
            <w:ins w:id="11673" w:author="Сказецкая Наталья Камилевна" w:date="2024-05-23T20:59:00Z">
              <w:r w:rsidRPr="007F1783">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tc>
      </w:tr>
      <w:tr w:rsidR="00CE0FDB" w:rsidRPr="00B9499D" w14:paraId="4C0CC8DC" w14:textId="77777777" w:rsidTr="002B69B1">
        <w:trPr>
          <w:ins w:id="11674" w:author="Сказецкая Наталья Камилевна" w:date="2024-05-23T20:59:00Z"/>
        </w:trPr>
        <w:tc>
          <w:tcPr>
            <w:tcW w:w="1109" w:type="pct"/>
          </w:tcPr>
          <w:p w14:paraId="0EE6D4FD" w14:textId="77777777" w:rsidR="00CE0FDB" w:rsidRPr="00DE35DA" w:rsidRDefault="00CE0FDB" w:rsidP="00CE0FDB">
            <w:pPr>
              <w:pStyle w:val="GOSTTablenorm"/>
              <w:tabs>
                <w:tab w:val="left" w:pos="2595"/>
              </w:tabs>
              <w:rPr>
                <w:ins w:id="11675" w:author="Сказецкая Наталья Камилевна" w:date="2024-05-23T20:59:00Z"/>
              </w:rPr>
            </w:pPr>
            <w:ins w:id="11676" w:author="Сказецкая Наталья Камилевна" w:date="2024-05-23T20:59:00Z">
              <w:r w:rsidRPr="002965B9">
                <w:t>Сумма_третий_плановый_руб</w:t>
              </w:r>
            </w:ins>
          </w:p>
        </w:tc>
        <w:tc>
          <w:tcPr>
            <w:tcW w:w="302" w:type="pct"/>
          </w:tcPr>
          <w:p w14:paraId="48859D31" w14:textId="77777777" w:rsidR="00CE0FDB" w:rsidRDefault="00CE0FDB" w:rsidP="00CE0FDB">
            <w:pPr>
              <w:pStyle w:val="GOSTTablenorm"/>
              <w:rPr>
                <w:ins w:id="11677" w:author="Сказецкая Наталья Камилевна" w:date="2024-05-23T20:59:00Z"/>
              </w:rPr>
            </w:pPr>
            <w:ins w:id="11678" w:author="Сказецкая Наталья Камилевна" w:date="2024-05-23T20:59:00Z">
              <w:r w:rsidRPr="00550F26">
                <w:t>да</w:t>
              </w:r>
            </w:ins>
          </w:p>
        </w:tc>
        <w:tc>
          <w:tcPr>
            <w:tcW w:w="1109" w:type="pct"/>
          </w:tcPr>
          <w:p w14:paraId="48EC2BE1" w14:textId="340CEE66" w:rsidR="00CE0FDB" w:rsidRDefault="00CE0FDB" w:rsidP="00CE0FDB">
            <w:pPr>
              <w:pStyle w:val="GOSTTablenorm"/>
              <w:tabs>
                <w:tab w:val="left" w:pos="2595"/>
              </w:tabs>
              <w:rPr>
                <w:ins w:id="11679" w:author="Сказецкая Наталья Камилевна" w:date="2024-05-23T20:59:00Z"/>
              </w:rPr>
            </w:pPr>
            <w:ins w:id="11680" w:author="Сказецкая Наталья Камилевна" w:date="2024-05-23T21:07:00Z">
              <w:r>
                <w:t>Сумма БО на третий год планового периода в валюте учета (руб) (по строке документа)</w:t>
              </w:r>
            </w:ins>
          </w:p>
        </w:tc>
        <w:tc>
          <w:tcPr>
            <w:tcW w:w="1109" w:type="pct"/>
          </w:tcPr>
          <w:p w14:paraId="086CE00E" w14:textId="77777777" w:rsidR="00CE0FDB" w:rsidRPr="00C15343" w:rsidRDefault="00CE0FDB" w:rsidP="00CE0FDB">
            <w:pPr>
              <w:pStyle w:val="GOSTTablenorm"/>
              <w:rPr>
                <w:ins w:id="11681" w:author="Краснова Наталья EXP-321714" w:date="2026-03-25T14:52:00Z"/>
                <w:lang w:val="en-US"/>
              </w:rPr>
            </w:pPr>
            <w:ins w:id="11682" w:author="Сказецкая Наталья Камилевна" w:date="2024-05-23T20:59:00Z">
              <w:r w:rsidRPr="00C15343">
                <w:rPr>
                  <w:b/>
                  <w:lang w:val="en-US"/>
                </w:rPr>
                <w:t>ACT_766_SND_BO_2</w:t>
              </w:r>
              <w:r w:rsidRPr="00C15343">
                <w:rPr>
                  <w:lang w:val="en-US"/>
                </w:rPr>
                <w:t>:</w:t>
              </w:r>
              <w:r w:rsidRPr="00240762">
                <w:rPr>
                  <w:lang w:val="en-US"/>
                </w:rPr>
                <w:t>sumRub</w:t>
              </w:r>
              <w:r>
                <w:rPr>
                  <w:lang w:val="en-US"/>
                </w:rPr>
                <w:t>3</w:t>
              </w:r>
            </w:ins>
          </w:p>
          <w:p w14:paraId="275C30BB" w14:textId="53DC273E" w:rsidR="00A44385" w:rsidRPr="00C15343" w:rsidDel="00FE2E8C" w:rsidRDefault="00A44385" w:rsidP="00CE0FDB">
            <w:pPr>
              <w:pStyle w:val="GOSTTablenorm"/>
              <w:rPr>
                <w:ins w:id="11683" w:author="Сказецкая Наталья Камилевна" w:date="2024-05-23T20:59:00Z"/>
                <w:lang w:val="en-US"/>
              </w:rPr>
            </w:pPr>
            <w:ins w:id="11684" w:author="Краснова Наталья EXP-321714" w:date="2026-03-25T14:52:00Z">
              <w:r w:rsidRPr="00C15343">
                <w:rPr>
                  <w:b/>
                  <w:highlight w:val="cyan"/>
                  <w:lang w:val="en-US"/>
                </w:rPr>
                <w:t>ACT_766_SND_</w:t>
              </w:r>
              <w:r w:rsidRPr="00743E63">
                <w:rPr>
                  <w:b/>
                  <w:highlight w:val="cyan"/>
                  <w:lang w:val="en-US"/>
                </w:rPr>
                <w:t>D</w:t>
              </w:r>
              <w:r w:rsidRPr="00C15343">
                <w:rPr>
                  <w:b/>
                  <w:highlight w:val="cyan"/>
                  <w:lang w:val="en-US"/>
                </w:rPr>
                <w:t>O_2:</w:t>
              </w:r>
              <w:r w:rsidRPr="00C15343">
                <w:rPr>
                  <w:highlight w:val="cyan"/>
                  <w:lang w:val="en-US"/>
                </w:rPr>
                <w:t>sumRub5</w:t>
              </w:r>
            </w:ins>
          </w:p>
        </w:tc>
        <w:tc>
          <w:tcPr>
            <w:tcW w:w="1371" w:type="pct"/>
          </w:tcPr>
          <w:p w14:paraId="16C62F2F" w14:textId="77777777" w:rsidR="00CE0FDB" w:rsidRPr="0017407D" w:rsidDel="00FE2E8C" w:rsidRDefault="00CE0FDB" w:rsidP="00CE0FDB">
            <w:pPr>
              <w:pStyle w:val="GOSTTablenorm"/>
              <w:rPr>
                <w:ins w:id="11685" w:author="Сказецкая Наталья Камилевна" w:date="2024-05-23T20:59:00Z"/>
              </w:rPr>
            </w:pPr>
            <w:ins w:id="11686" w:author="Сказецкая Наталья Камилевна" w:date="2024-05-23T20:59:00Z">
              <w:r w:rsidRPr="007F1783">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tc>
      </w:tr>
      <w:tr w:rsidR="00CE0FDB" w:rsidRPr="00B9499D" w14:paraId="782FFD18" w14:textId="77777777" w:rsidTr="002B69B1">
        <w:trPr>
          <w:ins w:id="11687" w:author="Сказецкая Наталья Камилевна" w:date="2024-05-23T20:59:00Z"/>
        </w:trPr>
        <w:tc>
          <w:tcPr>
            <w:tcW w:w="1109" w:type="pct"/>
          </w:tcPr>
          <w:p w14:paraId="21826EE6" w14:textId="77777777" w:rsidR="00CE0FDB" w:rsidRPr="00DE35DA" w:rsidRDefault="00CE0FDB" w:rsidP="00CE0FDB">
            <w:pPr>
              <w:pStyle w:val="GOSTTablenorm"/>
              <w:tabs>
                <w:tab w:val="left" w:pos="2595"/>
              </w:tabs>
              <w:rPr>
                <w:ins w:id="11688" w:author="Сказецкая Наталья Камилевна" w:date="2024-05-23T20:59:00Z"/>
              </w:rPr>
            </w:pPr>
            <w:ins w:id="11689" w:author="Сказецкая Наталья Камилевна" w:date="2024-05-23T20:59:00Z">
              <w:r w:rsidRPr="002965B9">
                <w:t>Сумма_последующие_годы_вал</w:t>
              </w:r>
            </w:ins>
          </w:p>
        </w:tc>
        <w:tc>
          <w:tcPr>
            <w:tcW w:w="302" w:type="pct"/>
          </w:tcPr>
          <w:p w14:paraId="23E53244" w14:textId="77777777" w:rsidR="00CE0FDB" w:rsidRDefault="00CE0FDB" w:rsidP="00CE0FDB">
            <w:pPr>
              <w:pStyle w:val="GOSTTablenorm"/>
              <w:rPr>
                <w:ins w:id="11690" w:author="Сказецкая Наталья Камилевна" w:date="2024-05-23T20:59:00Z"/>
              </w:rPr>
            </w:pPr>
            <w:ins w:id="11691" w:author="Сказецкая Наталья Камилевна" w:date="2024-05-23T20:59:00Z">
              <w:r w:rsidRPr="00550F26">
                <w:t>да</w:t>
              </w:r>
            </w:ins>
          </w:p>
        </w:tc>
        <w:tc>
          <w:tcPr>
            <w:tcW w:w="1109" w:type="pct"/>
          </w:tcPr>
          <w:p w14:paraId="2AC623D6" w14:textId="38AFBA6C" w:rsidR="00CE0FDB" w:rsidRDefault="00CE0FDB" w:rsidP="00CE0FDB">
            <w:pPr>
              <w:pStyle w:val="GOSTTablenorm"/>
              <w:tabs>
                <w:tab w:val="left" w:pos="2595"/>
              </w:tabs>
              <w:rPr>
                <w:ins w:id="11692" w:author="Сказецкая Наталья Камилевна" w:date="2024-05-23T20:59:00Z"/>
              </w:rPr>
            </w:pPr>
            <w:ins w:id="11693" w:author="Сказецкая Наталья Камилевна" w:date="2024-05-23T21:07:00Z">
              <w:r>
                <w:t xml:space="preserve">Сумма БО на последующие годы в валюте обязательства (по строке документа) </w:t>
              </w:r>
            </w:ins>
          </w:p>
        </w:tc>
        <w:tc>
          <w:tcPr>
            <w:tcW w:w="1109" w:type="pct"/>
          </w:tcPr>
          <w:p w14:paraId="2BE30DFD" w14:textId="77777777" w:rsidR="00CE0FDB" w:rsidRPr="00C15343" w:rsidRDefault="00CE0FDB" w:rsidP="00CE0FDB">
            <w:pPr>
              <w:pStyle w:val="GOSTTablenorm"/>
              <w:rPr>
                <w:ins w:id="11694" w:author="Краснова Наталья EXP-321714" w:date="2026-03-25T14:52:00Z"/>
                <w:lang w:val="en-US"/>
              </w:rPr>
            </w:pPr>
            <w:ins w:id="11695" w:author="Сказецкая Наталья Камилевна" w:date="2024-05-23T20:59:00Z">
              <w:r w:rsidRPr="00C15343">
                <w:rPr>
                  <w:b/>
                  <w:lang w:val="en-US"/>
                </w:rPr>
                <w:t>ACT_766_SND_BO_2</w:t>
              </w:r>
              <w:r w:rsidRPr="00C15343">
                <w:rPr>
                  <w:lang w:val="en-US"/>
                </w:rPr>
                <w:t>:</w:t>
              </w:r>
              <w:r w:rsidRPr="00240762">
                <w:rPr>
                  <w:lang w:val="en-US"/>
                </w:rPr>
                <w:t>sumVal</w:t>
              </w:r>
              <w:r w:rsidRPr="00C15343">
                <w:rPr>
                  <w:lang w:val="en-US"/>
                </w:rPr>
                <w:t>4</w:t>
              </w:r>
            </w:ins>
          </w:p>
          <w:p w14:paraId="0E598703" w14:textId="44EA6862" w:rsidR="00A44385" w:rsidRPr="00C15343" w:rsidDel="00FE2E8C" w:rsidRDefault="00A44385" w:rsidP="00CE0FDB">
            <w:pPr>
              <w:pStyle w:val="GOSTTablenorm"/>
              <w:rPr>
                <w:ins w:id="11696" w:author="Сказецкая Наталья Камилевна" w:date="2024-05-23T20:59:00Z"/>
                <w:lang w:val="en-US"/>
              </w:rPr>
            </w:pPr>
            <w:ins w:id="11697" w:author="Краснова Наталья EXP-321714" w:date="2026-03-25T14:52:00Z">
              <w:r w:rsidRPr="00C15343">
                <w:rPr>
                  <w:b/>
                  <w:highlight w:val="cyan"/>
                  <w:lang w:val="en-US"/>
                </w:rPr>
                <w:t>ACT_766_SND_</w:t>
              </w:r>
              <w:r w:rsidRPr="00743E63">
                <w:rPr>
                  <w:b/>
                  <w:highlight w:val="cyan"/>
                  <w:lang w:val="en-US"/>
                </w:rPr>
                <w:t>D</w:t>
              </w:r>
              <w:r w:rsidRPr="00C15343">
                <w:rPr>
                  <w:b/>
                  <w:highlight w:val="cyan"/>
                  <w:lang w:val="en-US"/>
                </w:rPr>
                <w:t>O_2:</w:t>
              </w:r>
              <w:r w:rsidRPr="00C15343">
                <w:rPr>
                  <w:highlight w:val="cyan"/>
                  <w:lang w:val="en-US"/>
                </w:rPr>
                <w:t>sumVal6</w:t>
              </w:r>
            </w:ins>
          </w:p>
        </w:tc>
        <w:tc>
          <w:tcPr>
            <w:tcW w:w="1371" w:type="pct"/>
          </w:tcPr>
          <w:p w14:paraId="1B9D2F65" w14:textId="77777777" w:rsidR="00CE0FDB" w:rsidRPr="0017407D" w:rsidDel="00FE2E8C" w:rsidRDefault="00CE0FDB" w:rsidP="00CE0FDB">
            <w:pPr>
              <w:pStyle w:val="GOSTTablenorm"/>
              <w:rPr>
                <w:ins w:id="11698" w:author="Сказецкая Наталья Камилевна" w:date="2024-05-23T20:59:00Z"/>
              </w:rPr>
            </w:pPr>
            <w:ins w:id="11699" w:author="Сказецкая Наталья Камилевна" w:date="2024-05-23T20:59:00Z">
              <w:r w:rsidRPr="007F1783">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tc>
      </w:tr>
      <w:tr w:rsidR="00CE0FDB" w:rsidRPr="00B9499D" w14:paraId="7D673A4F" w14:textId="77777777" w:rsidTr="002B69B1">
        <w:trPr>
          <w:ins w:id="11700" w:author="Сказецкая Наталья Камилевна" w:date="2024-05-23T20:59:00Z"/>
        </w:trPr>
        <w:tc>
          <w:tcPr>
            <w:tcW w:w="1109" w:type="pct"/>
          </w:tcPr>
          <w:p w14:paraId="640D85E4" w14:textId="77777777" w:rsidR="00CE0FDB" w:rsidRPr="00DE35DA" w:rsidRDefault="00CE0FDB" w:rsidP="00CE0FDB">
            <w:pPr>
              <w:pStyle w:val="GOSTTablenorm"/>
              <w:tabs>
                <w:tab w:val="left" w:pos="2595"/>
              </w:tabs>
              <w:rPr>
                <w:ins w:id="11701" w:author="Сказецкая Наталья Камилевна" w:date="2024-05-23T20:59:00Z"/>
              </w:rPr>
            </w:pPr>
            <w:ins w:id="11702" w:author="Сказецкая Наталья Камилевна" w:date="2024-05-23T20:59:00Z">
              <w:r w:rsidRPr="002965B9">
                <w:t>Сумма_последующие_годы_руб</w:t>
              </w:r>
            </w:ins>
          </w:p>
        </w:tc>
        <w:tc>
          <w:tcPr>
            <w:tcW w:w="302" w:type="pct"/>
          </w:tcPr>
          <w:p w14:paraId="75D6658D" w14:textId="77777777" w:rsidR="00CE0FDB" w:rsidRDefault="00CE0FDB" w:rsidP="00CE0FDB">
            <w:pPr>
              <w:pStyle w:val="GOSTTablenorm"/>
              <w:rPr>
                <w:ins w:id="11703" w:author="Сказецкая Наталья Камилевна" w:date="2024-05-23T20:59:00Z"/>
              </w:rPr>
            </w:pPr>
            <w:ins w:id="11704" w:author="Сказецкая Наталья Камилевна" w:date="2024-05-23T20:59:00Z">
              <w:r w:rsidRPr="00550F26">
                <w:t>да</w:t>
              </w:r>
            </w:ins>
          </w:p>
        </w:tc>
        <w:tc>
          <w:tcPr>
            <w:tcW w:w="1109" w:type="pct"/>
          </w:tcPr>
          <w:p w14:paraId="3D02B760" w14:textId="4874AAA9" w:rsidR="00CE0FDB" w:rsidRDefault="00CE0FDB" w:rsidP="00CE0FDB">
            <w:pPr>
              <w:pStyle w:val="GOSTTablenorm"/>
              <w:tabs>
                <w:tab w:val="left" w:pos="2595"/>
              </w:tabs>
              <w:rPr>
                <w:ins w:id="11705" w:author="Сказецкая Наталья Камилевна" w:date="2024-05-23T20:59:00Z"/>
              </w:rPr>
            </w:pPr>
            <w:ins w:id="11706" w:author="Сказецкая Наталья Камилевна" w:date="2024-05-23T21:07:00Z">
              <w:r>
                <w:t xml:space="preserve">Сумма БО </w:t>
              </w:r>
            </w:ins>
            <w:ins w:id="11707" w:author="Сказецкая Наталья Камилевна" w:date="2024-05-23T21:08:00Z">
              <w:r>
                <w:t>на последующие годы</w:t>
              </w:r>
            </w:ins>
            <w:ins w:id="11708" w:author="Сказецкая Наталья Камилевна" w:date="2024-05-23T21:07:00Z">
              <w:r>
                <w:t xml:space="preserve"> в валюте учета (руб) (по строке документа)</w:t>
              </w:r>
            </w:ins>
          </w:p>
        </w:tc>
        <w:tc>
          <w:tcPr>
            <w:tcW w:w="1109" w:type="pct"/>
          </w:tcPr>
          <w:p w14:paraId="1C75589B" w14:textId="77777777" w:rsidR="00CE0FDB" w:rsidRPr="00C15343" w:rsidRDefault="00CE0FDB" w:rsidP="00CE0FDB">
            <w:pPr>
              <w:pStyle w:val="GOSTTablenorm"/>
              <w:rPr>
                <w:ins w:id="11709" w:author="Краснова Наталья EXP-321714" w:date="2026-03-25T14:52:00Z"/>
                <w:lang w:val="en-US"/>
              </w:rPr>
            </w:pPr>
            <w:ins w:id="11710" w:author="Сказецкая Наталья Камилевна" w:date="2024-05-23T20:59:00Z">
              <w:r w:rsidRPr="00C15343">
                <w:rPr>
                  <w:b/>
                  <w:lang w:val="en-US"/>
                </w:rPr>
                <w:t>ACT_766_SND_BO_2</w:t>
              </w:r>
              <w:r w:rsidRPr="00C15343">
                <w:rPr>
                  <w:lang w:val="en-US"/>
                </w:rPr>
                <w:t>:</w:t>
              </w:r>
              <w:r w:rsidRPr="00240762">
                <w:rPr>
                  <w:lang w:val="en-US"/>
                </w:rPr>
                <w:t>sumRub</w:t>
              </w:r>
              <w:r>
                <w:rPr>
                  <w:lang w:val="en-US"/>
                </w:rPr>
                <w:t>4</w:t>
              </w:r>
            </w:ins>
          </w:p>
          <w:p w14:paraId="2C41C01C" w14:textId="5CD501E2" w:rsidR="00A44385" w:rsidRPr="00C15343" w:rsidDel="00FE2E8C" w:rsidRDefault="00A44385" w:rsidP="00CE0FDB">
            <w:pPr>
              <w:pStyle w:val="GOSTTablenorm"/>
              <w:rPr>
                <w:ins w:id="11711" w:author="Сказецкая Наталья Камилевна" w:date="2024-05-23T20:59:00Z"/>
                <w:lang w:val="en-US"/>
              </w:rPr>
            </w:pPr>
            <w:ins w:id="11712" w:author="Краснова Наталья EXP-321714" w:date="2026-03-25T14:52:00Z">
              <w:r w:rsidRPr="00C15343">
                <w:rPr>
                  <w:b/>
                  <w:highlight w:val="cyan"/>
                  <w:lang w:val="en-US"/>
                </w:rPr>
                <w:t>ACT_766_SND_</w:t>
              </w:r>
              <w:r w:rsidRPr="00743E63">
                <w:rPr>
                  <w:b/>
                  <w:highlight w:val="cyan"/>
                  <w:lang w:val="en-US"/>
                </w:rPr>
                <w:t>D</w:t>
              </w:r>
              <w:r w:rsidRPr="00C15343">
                <w:rPr>
                  <w:b/>
                  <w:highlight w:val="cyan"/>
                  <w:lang w:val="en-US"/>
                </w:rPr>
                <w:t>O_2:</w:t>
              </w:r>
              <w:r w:rsidRPr="00C15343">
                <w:rPr>
                  <w:highlight w:val="cyan"/>
                  <w:lang w:val="en-US"/>
                </w:rPr>
                <w:t>sumRub6</w:t>
              </w:r>
            </w:ins>
          </w:p>
        </w:tc>
        <w:tc>
          <w:tcPr>
            <w:tcW w:w="1371" w:type="pct"/>
          </w:tcPr>
          <w:p w14:paraId="7173AAAA" w14:textId="77777777" w:rsidR="00CE0FDB" w:rsidRPr="0017407D" w:rsidDel="00FE2E8C" w:rsidRDefault="00CE0FDB" w:rsidP="00CE0FDB">
            <w:pPr>
              <w:pStyle w:val="GOSTTablenorm"/>
              <w:rPr>
                <w:ins w:id="11713" w:author="Сказецкая Наталья Камилевна" w:date="2024-05-23T20:59:00Z"/>
              </w:rPr>
            </w:pPr>
            <w:ins w:id="11714" w:author="Сказецкая Наталья Камилевна" w:date="2024-05-23T20:59:00Z">
              <w:r w:rsidRPr="007F1783">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tc>
      </w:tr>
      <w:tr w:rsidR="00CE0FDB" w:rsidRPr="00B9499D" w14:paraId="222FBB39" w14:textId="77777777" w:rsidTr="00F265CC">
        <w:trPr>
          <w:ins w:id="11715" w:author="Краснова Наталья EXP-281880" w:date="2024-03-01T17:45:00Z"/>
        </w:trPr>
        <w:tc>
          <w:tcPr>
            <w:tcW w:w="1109" w:type="pct"/>
          </w:tcPr>
          <w:p w14:paraId="4138FBE4" w14:textId="5F667C34" w:rsidR="00CE0FDB" w:rsidRPr="002965B9" w:rsidRDefault="00CE0FDB" w:rsidP="00CE0FDB">
            <w:pPr>
              <w:pStyle w:val="GOSTTablenorm"/>
              <w:tabs>
                <w:tab w:val="left" w:pos="2595"/>
              </w:tabs>
              <w:rPr>
                <w:ins w:id="11716" w:author="Краснова Наталья EXP-281880" w:date="2024-03-01T17:45:00Z"/>
              </w:rPr>
            </w:pPr>
            <w:ins w:id="11717" w:author="Краснова Наталья EXP-281880" w:date="2024-03-01T18:09:00Z">
              <w:r w:rsidRPr="002B1E78">
                <w:lastRenderedPageBreak/>
                <w:t>Перечислено_сумм_аванса_вал</w:t>
              </w:r>
            </w:ins>
          </w:p>
        </w:tc>
        <w:tc>
          <w:tcPr>
            <w:tcW w:w="302" w:type="pct"/>
          </w:tcPr>
          <w:p w14:paraId="4224311F" w14:textId="0B55A347" w:rsidR="00CE0FDB" w:rsidRPr="007328B0" w:rsidRDefault="00CE0FDB" w:rsidP="00CE0FDB">
            <w:pPr>
              <w:pStyle w:val="GOSTTablenorm"/>
              <w:rPr>
                <w:ins w:id="11718" w:author="Краснова Наталья EXP-281880" w:date="2024-03-01T17:45:00Z"/>
              </w:rPr>
            </w:pPr>
            <w:ins w:id="11719" w:author="Краснова Наталья EXP-281880" w:date="2024-03-01T18:15:00Z">
              <w:r w:rsidRPr="007E4E56">
                <w:t>да</w:t>
              </w:r>
            </w:ins>
          </w:p>
        </w:tc>
        <w:tc>
          <w:tcPr>
            <w:tcW w:w="1109" w:type="pct"/>
          </w:tcPr>
          <w:p w14:paraId="017D3D32" w14:textId="4254B9C5" w:rsidR="00CE0FDB" w:rsidRDefault="00CE0FDB" w:rsidP="00CE0FDB">
            <w:pPr>
              <w:pStyle w:val="GOSTTablenorm"/>
              <w:tabs>
                <w:tab w:val="left" w:pos="2595"/>
              </w:tabs>
              <w:rPr>
                <w:ins w:id="11720" w:author="Краснова Наталья EXP-281880" w:date="2024-03-01T17:45:00Z"/>
              </w:rPr>
            </w:pPr>
            <w:ins w:id="11721" w:author="Краснова Наталья EXP-281880" w:date="2024-03-01T17:45:00Z">
              <w:r>
                <w:t xml:space="preserve">Подтверждено сумм перечисленных платежей в валюте </w:t>
              </w:r>
            </w:ins>
            <w:ins w:id="11722" w:author="Сказецкая Наталья Камилевна" w:date="2024-05-23T21:08:00Z">
              <w:r>
                <w:t>обязательства</w:t>
              </w:r>
            </w:ins>
            <w:ins w:id="11723" w:author="Сказецкая Наталья Камилевна" w:date="2024-05-23T21:09:00Z">
              <w:r>
                <w:t xml:space="preserve"> (по строке документа)</w:t>
              </w:r>
            </w:ins>
          </w:p>
        </w:tc>
        <w:tc>
          <w:tcPr>
            <w:tcW w:w="1109" w:type="pct"/>
          </w:tcPr>
          <w:p w14:paraId="3CA14CDB" w14:textId="31D591B2" w:rsidR="00CE0FDB" w:rsidRPr="0069366A" w:rsidDel="00FE2E8C" w:rsidRDefault="00CE0FDB" w:rsidP="00CE0FDB">
            <w:pPr>
              <w:pStyle w:val="GOSTTablenorm"/>
              <w:rPr>
                <w:ins w:id="11724" w:author="Краснова Наталья EXP-281880" w:date="2024-03-01T17:45:00Z"/>
              </w:rPr>
            </w:pPr>
            <w:ins w:id="11725" w:author="Краснова Наталья EXP-281880" w:date="2024-03-01T20:27:00Z">
              <w:r>
                <w:rPr>
                  <w:b/>
                </w:rPr>
                <w:t>ACT_766_SND_</w:t>
              </w:r>
              <w:r>
                <w:rPr>
                  <w:b/>
                  <w:lang w:val="en-US"/>
                </w:rPr>
                <w:t>D</w:t>
              </w:r>
              <w:r w:rsidRPr="00D35DA4">
                <w:rPr>
                  <w:b/>
                </w:rPr>
                <w:t>O</w:t>
              </w:r>
              <w:r>
                <w:rPr>
                  <w:b/>
                </w:rPr>
                <w:t>_2</w:t>
              </w:r>
              <w:r w:rsidRPr="002F4371">
                <w:rPr>
                  <w:b/>
                </w:rPr>
                <w:t>:</w:t>
              </w:r>
              <w:r w:rsidRPr="0045464C">
                <w:rPr>
                  <w:b/>
                </w:rPr>
                <w:t>s</w:t>
              </w:r>
              <w:r w:rsidRPr="0045464C">
                <w:t>umVal1</w:t>
              </w:r>
            </w:ins>
          </w:p>
        </w:tc>
        <w:tc>
          <w:tcPr>
            <w:tcW w:w="1371" w:type="pct"/>
          </w:tcPr>
          <w:p w14:paraId="130E2F0D" w14:textId="45C649FE" w:rsidR="00CE0FDB" w:rsidRPr="0017407D" w:rsidDel="00FE2E8C" w:rsidRDefault="00CE0FDB" w:rsidP="00CE0FDB">
            <w:pPr>
              <w:pStyle w:val="GOSTTablenorm"/>
              <w:rPr>
                <w:ins w:id="11726" w:author="Краснова Наталья EXP-281880" w:date="2024-03-01T17:45:00Z"/>
              </w:rPr>
            </w:pPr>
            <w:ins w:id="11727" w:author="Краснова Наталья EXP-281880" w:date="2024-03-01T18:18:00Z">
              <w:r w:rsidRPr="001C0B33">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tc>
      </w:tr>
      <w:tr w:rsidR="00CE0FDB" w:rsidRPr="00B9499D" w14:paraId="26D49A9D" w14:textId="77777777" w:rsidTr="00F265CC">
        <w:trPr>
          <w:ins w:id="11728" w:author="Краснова Наталья EXP-281880" w:date="2024-03-01T17:45:00Z"/>
        </w:trPr>
        <w:tc>
          <w:tcPr>
            <w:tcW w:w="1109" w:type="pct"/>
          </w:tcPr>
          <w:p w14:paraId="112B3863" w14:textId="79B7B55F" w:rsidR="00CE0FDB" w:rsidRPr="002965B9" w:rsidRDefault="00CE0FDB" w:rsidP="00CE0FDB">
            <w:pPr>
              <w:pStyle w:val="GOSTTablenorm"/>
              <w:tabs>
                <w:tab w:val="left" w:pos="2595"/>
              </w:tabs>
              <w:rPr>
                <w:ins w:id="11729" w:author="Краснова Наталья EXP-281880" w:date="2024-03-01T17:45:00Z"/>
              </w:rPr>
            </w:pPr>
            <w:ins w:id="11730" w:author="Краснова Наталья EXP-281880" w:date="2024-03-01T18:09:00Z">
              <w:r w:rsidRPr="002B1E78">
                <w:t>Перечислено_сумм_аванса_руб</w:t>
              </w:r>
            </w:ins>
          </w:p>
        </w:tc>
        <w:tc>
          <w:tcPr>
            <w:tcW w:w="302" w:type="pct"/>
          </w:tcPr>
          <w:p w14:paraId="421EEBEE" w14:textId="28E9DDE4" w:rsidR="00CE0FDB" w:rsidRPr="007328B0" w:rsidRDefault="00CE0FDB" w:rsidP="00CE0FDB">
            <w:pPr>
              <w:pStyle w:val="GOSTTablenorm"/>
              <w:rPr>
                <w:ins w:id="11731" w:author="Краснова Наталья EXP-281880" w:date="2024-03-01T17:45:00Z"/>
              </w:rPr>
            </w:pPr>
            <w:ins w:id="11732" w:author="Краснова Наталья EXP-281880" w:date="2024-03-01T18:15:00Z">
              <w:r w:rsidRPr="007E4E56">
                <w:t>да</w:t>
              </w:r>
            </w:ins>
          </w:p>
        </w:tc>
        <w:tc>
          <w:tcPr>
            <w:tcW w:w="1109" w:type="pct"/>
          </w:tcPr>
          <w:p w14:paraId="374DEB9E" w14:textId="2953A6F3" w:rsidR="00CE0FDB" w:rsidRDefault="00CE0FDB" w:rsidP="00CE0FDB">
            <w:pPr>
              <w:pStyle w:val="GOSTTablenorm"/>
              <w:tabs>
                <w:tab w:val="left" w:pos="2595"/>
              </w:tabs>
              <w:rPr>
                <w:ins w:id="11733" w:author="Краснова Наталья EXP-281880" w:date="2024-03-01T17:45:00Z"/>
              </w:rPr>
            </w:pPr>
            <w:ins w:id="11734" w:author="Краснова Наталья EXP-281880" w:date="2024-03-01T17:45:00Z">
              <w:r>
                <w:t xml:space="preserve">Подтверждено сумм перечисленных платежей </w:t>
              </w:r>
            </w:ins>
            <w:ins w:id="11735" w:author="Сказецкая Наталья Камилевна" w:date="2024-05-23T21:08:00Z">
              <w:r>
                <w:t>в валюте учета (руб) (по строке документа)</w:t>
              </w:r>
            </w:ins>
          </w:p>
        </w:tc>
        <w:tc>
          <w:tcPr>
            <w:tcW w:w="1109" w:type="pct"/>
          </w:tcPr>
          <w:p w14:paraId="4354E44A" w14:textId="69431FA5" w:rsidR="00CE0FDB" w:rsidRPr="0069366A" w:rsidDel="00FE2E8C" w:rsidRDefault="00CE0FDB" w:rsidP="00CE0FDB">
            <w:pPr>
              <w:pStyle w:val="GOSTTablenorm"/>
              <w:rPr>
                <w:ins w:id="11736" w:author="Краснова Наталья EXP-281880" w:date="2024-03-01T17:45:00Z"/>
              </w:rPr>
            </w:pPr>
            <w:ins w:id="11737" w:author="Краснова Наталья EXP-281880" w:date="2024-03-01T20:27:00Z">
              <w:r>
                <w:rPr>
                  <w:b/>
                </w:rPr>
                <w:t>ACT_766_SND_</w:t>
              </w:r>
              <w:r>
                <w:rPr>
                  <w:b/>
                  <w:lang w:val="en-US"/>
                </w:rPr>
                <w:t>D</w:t>
              </w:r>
              <w:r w:rsidRPr="00D35DA4">
                <w:rPr>
                  <w:b/>
                </w:rPr>
                <w:t>O</w:t>
              </w:r>
              <w:r>
                <w:rPr>
                  <w:b/>
                </w:rPr>
                <w:t>_2</w:t>
              </w:r>
              <w:r w:rsidRPr="002F4371">
                <w:rPr>
                  <w:b/>
                </w:rPr>
                <w:t>:</w:t>
              </w:r>
              <w:r w:rsidRPr="0045464C">
                <w:t>sumRub1</w:t>
              </w:r>
            </w:ins>
          </w:p>
        </w:tc>
        <w:tc>
          <w:tcPr>
            <w:tcW w:w="1371" w:type="pct"/>
          </w:tcPr>
          <w:p w14:paraId="2AC6C732" w14:textId="63116CCA" w:rsidR="00CE0FDB" w:rsidRPr="0017407D" w:rsidDel="00FE2E8C" w:rsidRDefault="00CE0FDB" w:rsidP="00CE0FDB">
            <w:pPr>
              <w:pStyle w:val="GOSTTablenorm"/>
              <w:rPr>
                <w:ins w:id="11738" w:author="Краснова Наталья EXP-281880" w:date="2024-03-01T17:45:00Z"/>
              </w:rPr>
            </w:pPr>
            <w:ins w:id="11739" w:author="Краснова Наталья EXP-281880" w:date="2024-03-01T18:18:00Z">
              <w:r w:rsidRPr="001C0B33">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tc>
      </w:tr>
      <w:tr w:rsidR="00CE0FDB" w:rsidRPr="00B9499D" w14:paraId="2CB676D1" w14:textId="77777777" w:rsidTr="00F265CC">
        <w:trPr>
          <w:ins w:id="11740" w:author="Краснова Наталья EXP-281880" w:date="2024-03-01T17:45:00Z"/>
        </w:trPr>
        <w:tc>
          <w:tcPr>
            <w:tcW w:w="1109" w:type="pct"/>
          </w:tcPr>
          <w:p w14:paraId="7A58F3D7" w14:textId="76F5FCED" w:rsidR="00CE0FDB" w:rsidRPr="002965B9" w:rsidRDefault="00CE0FDB" w:rsidP="00CE0FDB">
            <w:pPr>
              <w:pStyle w:val="GOSTTablenorm"/>
              <w:tabs>
                <w:tab w:val="left" w:pos="2595"/>
              </w:tabs>
              <w:rPr>
                <w:ins w:id="11741" w:author="Краснова Наталья EXP-281880" w:date="2024-03-01T17:45:00Z"/>
              </w:rPr>
            </w:pPr>
            <w:ins w:id="11742" w:author="Краснова Наталья EXP-281880" w:date="2024-03-01T18:14:00Z">
              <w:r w:rsidRPr="002B1E78">
                <w:t>Сумма_</w:t>
              </w:r>
            </w:ins>
            <w:ins w:id="11743" w:author="Сказецкая Наталья Камилевна" w:date="2024-05-23T21:09:00Z">
              <w:r>
                <w:t>исп_в_валюте_операции</w:t>
              </w:r>
            </w:ins>
          </w:p>
        </w:tc>
        <w:tc>
          <w:tcPr>
            <w:tcW w:w="302" w:type="pct"/>
          </w:tcPr>
          <w:p w14:paraId="418F6A7A" w14:textId="1EE57E74" w:rsidR="00CE0FDB" w:rsidRPr="007328B0" w:rsidRDefault="00CE0FDB" w:rsidP="00CE0FDB">
            <w:pPr>
              <w:pStyle w:val="GOSTTablenorm"/>
              <w:rPr>
                <w:ins w:id="11744" w:author="Краснова Наталья EXP-281880" w:date="2024-03-01T17:45:00Z"/>
              </w:rPr>
            </w:pPr>
            <w:ins w:id="11745" w:author="Краснова Наталья EXP-281880" w:date="2024-03-01T18:15:00Z">
              <w:r w:rsidRPr="007E4E56">
                <w:t>да</w:t>
              </w:r>
            </w:ins>
          </w:p>
        </w:tc>
        <w:tc>
          <w:tcPr>
            <w:tcW w:w="1109" w:type="pct"/>
          </w:tcPr>
          <w:p w14:paraId="35F4AF66" w14:textId="1172BBF7" w:rsidR="00CE0FDB" w:rsidRDefault="00CE0FDB" w:rsidP="00CE0FDB">
            <w:pPr>
              <w:pStyle w:val="GOSTTablenorm"/>
              <w:tabs>
                <w:tab w:val="left" w:pos="2595"/>
              </w:tabs>
              <w:rPr>
                <w:ins w:id="11746" w:author="Краснова Наталья EXP-281880" w:date="2024-03-01T17:45:00Z"/>
              </w:rPr>
            </w:pPr>
            <w:ins w:id="11747" w:author="Краснова Наталья EXP-281880" w:date="2024-03-01T17:45:00Z">
              <w:r>
                <w:t xml:space="preserve">Сумма </w:t>
              </w:r>
            </w:ins>
            <w:ins w:id="11748" w:author="Сказецкая Наталья Камилевна" w:date="2024-05-23T21:10:00Z">
              <w:r>
                <w:t>исполнения ДО в валюте обязательства</w:t>
              </w:r>
            </w:ins>
            <w:ins w:id="11749" w:author="Сказецкая Наталья Камилевна" w:date="2024-05-23T21:11:00Z">
              <w:r>
                <w:t xml:space="preserve"> (по строке документа)</w:t>
              </w:r>
            </w:ins>
          </w:p>
        </w:tc>
        <w:tc>
          <w:tcPr>
            <w:tcW w:w="1109" w:type="pct"/>
          </w:tcPr>
          <w:p w14:paraId="06F9B72C" w14:textId="4F21EFCE" w:rsidR="00CE0FDB" w:rsidRPr="0069366A" w:rsidDel="00FE2E8C" w:rsidRDefault="00CE0FDB" w:rsidP="00CE0FDB">
            <w:pPr>
              <w:pStyle w:val="GOSTTablenorm"/>
              <w:rPr>
                <w:ins w:id="11750" w:author="Краснова Наталья EXP-281880" w:date="2024-03-01T17:45:00Z"/>
              </w:rPr>
            </w:pPr>
            <w:ins w:id="11751" w:author="Краснова Наталья EXP-281880" w:date="2024-03-01T20:27:00Z">
              <w:r>
                <w:rPr>
                  <w:b/>
                </w:rPr>
                <w:t>ACT_766_SND_</w:t>
              </w:r>
              <w:r>
                <w:rPr>
                  <w:b/>
                  <w:lang w:val="en-US"/>
                </w:rPr>
                <w:t>D</w:t>
              </w:r>
              <w:r w:rsidRPr="00D35DA4">
                <w:rPr>
                  <w:b/>
                </w:rPr>
                <w:t>O</w:t>
              </w:r>
              <w:r>
                <w:rPr>
                  <w:b/>
                </w:rPr>
                <w:t>_2</w:t>
              </w:r>
              <w:r w:rsidRPr="002F4371">
                <w:rPr>
                  <w:b/>
                </w:rPr>
                <w:t>:</w:t>
              </w:r>
              <w:r w:rsidRPr="0045464C">
                <w:rPr>
                  <w:b/>
                </w:rPr>
                <w:t>s</w:t>
              </w:r>
              <w:r w:rsidRPr="0045464C">
                <w:t>umVal</w:t>
              </w:r>
              <w:r>
                <w:t>2</w:t>
              </w:r>
            </w:ins>
          </w:p>
        </w:tc>
        <w:tc>
          <w:tcPr>
            <w:tcW w:w="1371" w:type="pct"/>
          </w:tcPr>
          <w:p w14:paraId="34F4C1AA" w14:textId="2E876138" w:rsidR="00CE0FDB" w:rsidRPr="0017407D" w:rsidDel="00FE2E8C" w:rsidRDefault="00CE0FDB" w:rsidP="00CE0FDB">
            <w:pPr>
              <w:pStyle w:val="GOSTTablenorm"/>
              <w:rPr>
                <w:ins w:id="11752" w:author="Краснова Наталья EXP-281880" w:date="2024-03-01T17:45:00Z"/>
              </w:rPr>
            </w:pPr>
            <w:ins w:id="11753" w:author="Краснова Наталья EXP-281880" w:date="2024-03-01T18:18:00Z">
              <w:r w:rsidRPr="001C0B33">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tc>
      </w:tr>
      <w:tr w:rsidR="00CE0FDB" w:rsidRPr="00B9499D" w14:paraId="78E16CDF" w14:textId="77777777" w:rsidTr="00F265CC">
        <w:trPr>
          <w:ins w:id="11754" w:author="Краснова Наталья EXP-281880" w:date="2024-03-01T17:45:00Z"/>
        </w:trPr>
        <w:tc>
          <w:tcPr>
            <w:tcW w:w="1109" w:type="pct"/>
          </w:tcPr>
          <w:p w14:paraId="753BB192" w14:textId="05E107AF" w:rsidR="00CE0FDB" w:rsidRPr="002965B9" w:rsidRDefault="00CE0FDB" w:rsidP="00CE0FDB">
            <w:pPr>
              <w:pStyle w:val="GOSTTablenorm"/>
              <w:tabs>
                <w:tab w:val="left" w:pos="2595"/>
              </w:tabs>
              <w:rPr>
                <w:ins w:id="11755" w:author="Краснова Наталья EXP-281880" w:date="2024-03-01T17:45:00Z"/>
              </w:rPr>
            </w:pPr>
            <w:ins w:id="11756" w:author="Краснова Наталья EXP-281880" w:date="2024-03-01T18:14:00Z">
              <w:r w:rsidRPr="002B1E78">
                <w:t>Сумма_</w:t>
              </w:r>
            </w:ins>
            <w:ins w:id="11757" w:author="Сказецкая Наталья Камилевна" w:date="2024-05-23T21:09:00Z">
              <w:r>
                <w:t>исп_учета_руб</w:t>
              </w:r>
            </w:ins>
          </w:p>
        </w:tc>
        <w:tc>
          <w:tcPr>
            <w:tcW w:w="302" w:type="pct"/>
          </w:tcPr>
          <w:p w14:paraId="0E182DDF" w14:textId="2037B91F" w:rsidR="00CE0FDB" w:rsidRPr="007328B0" w:rsidRDefault="00CE0FDB" w:rsidP="00CE0FDB">
            <w:pPr>
              <w:pStyle w:val="GOSTTablenorm"/>
              <w:rPr>
                <w:ins w:id="11758" w:author="Краснова Наталья EXP-281880" w:date="2024-03-01T17:45:00Z"/>
              </w:rPr>
            </w:pPr>
            <w:ins w:id="11759" w:author="Краснова Наталья EXP-281880" w:date="2024-03-01T18:15:00Z">
              <w:r w:rsidRPr="007E4E56">
                <w:t>да</w:t>
              </w:r>
            </w:ins>
          </w:p>
        </w:tc>
        <w:tc>
          <w:tcPr>
            <w:tcW w:w="1109" w:type="pct"/>
          </w:tcPr>
          <w:p w14:paraId="50A472FE" w14:textId="6D0E6A39" w:rsidR="00CE0FDB" w:rsidRDefault="00CE0FDB" w:rsidP="00CE0FDB">
            <w:pPr>
              <w:pStyle w:val="GOSTTablenorm"/>
              <w:tabs>
                <w:tab w:val="left" w:pos="2595"/>
              </w:tabs>
              <w:rPr>
                <w:ins w:id="11760" w:author="Краснова Наталья EXP-281880" w:date="2024-03-01T17:45:00Z"/>
              </w:rPr>
            </w:pPr>
            <w:ins w:id="11761" w:author="Краснова Наталья EXP-281880" w:date="2024-03-01T17:45:00Z">
              <w:r>
                <w:t xml:space="preserve">Сумма </w:t>
              </w:r>
            </w:ins>
            <w:ins w:id="11762" w:author="Сказецкая Наталья Камилевна" w:date="2024-05-23T21:10:00Z">
              <w:r>
                <w:t>исполнения ДО в валюте учета (руб) (по строке документа)</w:t>
              </w:r>
            </w:ins>
          </w:p>
        </w:tc>
        <w:tc>
          <w:tcPr>
            <w:tcW w:w="1109" w:type="pct"/>
          </w:tcPr>
          <w:p w14:paraId="4FDC4FD7" w14:textId="63F99D22" w:rsidR="00CE0FDB" w:rsidRPr="0069366A" w:rsidDel="00FE2E8C" w:rsidRDefault="00CE0FDB" w:rsidP="00CE0FDB">
            <w:pPr>
              <w:pStyle w:val="GOSTTablenorm"/>
              <w:rPr>
                <w:ins w:id="11763" w:author="Краснова Наталья EXP-281880" w:date="2024-03-01T17:45:00Z"/>
              </w:rPr>
            </w:pPr>
            <w:ins w:id="11764" w:author="Краснова Наталья EXP-281880" w:date="2024-03-01T20:27:00Z">
              <w:r>
                <w:rPr>
                  <w:b/>
                </w:rPr>
                <w:t>ACT_766_SND_</w:t>
              </w:r>
              <w:r>
                <w:rPr>
                  <w:b/>
                  <w:lang w:val="en-US"/>
                </w:rPr>
                <w:t>D</w:t>
              </w:r>
              <w:r w:rsidRPr="00D35DA4">
                <w:rPr>
                  <w:b/>
                </w:rPr>
                <w:t>O</w:t>
              </w:r>
              <w:r>
                <w:rPr>
                  <w:b/>
                </w:rPr>
                <w:t>_2</w:t>
              </w:r>
              <w:r w:rsidRPr="002F4371">
                <w:rPr>
                  <w:b/>
                </w:rPr>
                <w:t>:</w:t>
              </w:r>
              <w:r w:rsidRPr="0045464C">
                <w:t>sumRub</w:t>
              </w:r>
              <w:r>
                <w:t>2</w:t>
              </w:r>
            </w:ins>
          </w:p>
        </w:tc>
        <w:tc>
          <w:tcPr>
            <w:tcW w:w="1371" w:type="pct"/>
          </w:tcPr>
          <w:p w14:paraId="51EFD594" w14:textId="1AA96109" w:rsidR="00CE0FDB" w:rsidRPr="0017407D" w:rsidDel="00FE2E8C" w:rsidRDefault="00CE0FDB" w:rsidP="00CE0FDB">
            <w:pPr>
              <w:pStyle w:val="GOSTTablenorm"/>
              <w:rPr>
                <w:ins w:id="11765" w:author="Краснова Наталья EXP-281880" w:date="2024-03-01T17:45:00Z"/>
              </w:rPr>
            </w:pPr>
            <w:ins w:id="11766" w:author="Краснова Наталья EXP-281880" w:date="2024-03-01T18:18:00Z">
              <w:r w:rsidRPr="001C0B33">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tc>
      </w:tr>
      <w:tr w:rsidR="003B7D39" w:rsidRPr="00B9499D" w14:paraId="3698A8A2" w14:textId="77777777" w:rsidTr="00F265CC">
        <w:trPr>
          <w:ins w:id="11767" w:author="Краснова Наталья EXP-347740" w:date="2026-04-13T12:47:00Z"/>
        </w:trPr>
        <w:tc>
          <w:tcPr>
            <w:tcW w:w="1109" w:type="pct"/>
          </w:tcPr>
          <w:p w14:paraId="5A4461A1" w14:textId="7D9392B3" w:rsidR="003B7D39" w:rsidRPr="002B1E78" w:rsidRDefault="003B7D39" w:rsidP="003B7D39">
            <w:pPr>
              <w:pStyle w:val="GOSTTablenorm"/>
              <w:tabs>
                <w:tab w:val="left" w:pos="2595"/>
              </w:tabs>
              <w:rPr>
                <w:ins w:id="11768" w:author="Краснова Наталья EXP-347740" w:date="2026-04-13T12:47:00Z"/>
              </w:rPr>
            </w:pPr>
            <w:ins w:id="11769" w:author="Краснова Наталья EXP-347740" w:date="2026-04-13T12:47:00Z">
              <w:r w:rsidRPr="00743E63">
                <w:rPr>
                  <w:highlight w:val="cyan"/>
                </w:rPr>
                <w:t>Сумма_непод_ав_ДО_нач_года_вал</w:t>
              </w:r>
            </w:ins>
          </w:p>
        </w:tc>
        <w:tc>
          <w:tcPr>
            <w:tcW w:w="302" w:type="pct"/>
          </w:tcPr>
          <w:p w14:paraId="0C62445E" w14:textId="216FC9A3" w:rsidR="003B7D39" w:rsidRPr="007E4E56" w:rsidRDefault="003B7D39" w:rsidP="003B7D39">
            <w:pPr>
              <w:pStyle w:val="GOSTTablenorm"/>
              <w:rPr>
                <w:ins w:id="11770" w:author="Краснова Наталья EXP-347740" w:date="2026-04-13T12:47:00Z"/>
              </w:rPr>
            </w:pPr>
            <w:ins w:id="11771" w:author="Краснова Наталья EXP-347740" w:date="2026-04-13T12:47:00Z">
              <w:r w:rsidRPr="008030C4">
                <w:rPr>
                  <w:highlight w:val="cyan"/>
                </w:rPr>
                <w:t>да</w:t>
              </w:r>
            </w:ins>
          </w:p>
        </w:tc>
        <w:tc>
          <w:tcPr>
            <w:tcW w:w="1109" w:type="pct"/>
          </w:tcPr>
          <w:p w14:paraId="30E58CB0" w14:textId="589743F6" w:rsidR="003B7D39" w:rsidRDefault="003B7D39" w:rsidP="003B7D39">
            <w:pPr>
              <w:pStyle w:val="GOSTTablenorm"/>
              <w:tabs>
                <w:tab w:val="left" w:pos="2595"/>
              </w:tabs>
              <w:rPr>
                <w:ins w:id="11772" w:author="Краснова Наталья EXP-347740" w:date="2026-04-13T12:47:00Z"/>
              </w:rPr>
            </w:pPr>
            <w:ins w:id="11773" w:author="Краснова Наталья EXP-347740" w:date="2026-04-13T12:47:00Z">
              <w:r w:rsidRPr="008030C4">
                <w:rPr>
                  <w:highlight w:val="cyan"/>
                </w:rPr>
                <w:t>Сумма неподтвержденного авансового ДО прошлых лет в валюте обязательства (по строке документа)</w:t>
              </w:r>
            </w:ins>
          </w:p>
        </w:tc>
        <w:tc>
          <w:tcPr>
            <w:tcW w:w="1109" w:type="pct"/>
          </w:tcPr>
          <w:p w14:paraId="7152FACD" w14:textId="3E1714BA" w:rsidR="003B7D39" w:rsidRDefault="003B7D39" w:rsidP="003B7D39">
            <w:pPr>
              <w:pStyle w:val="GOSTTablenorm"/>
              <w:rPr>
                <w:ins w:id="11774" w:author="Краснова Наталья EXP-347740" w:date="2026-04-13T12:47:00Z"/>
                <w:b/>
              </w:rPr>
            </w:pPr>
            <w:ins w:id="11775" w:author="Краснова Наталья EXP-347740" w:date="2026-04-13T12:47:00Z">
              <w:r w:rsidRPr="00743E63">
                <w:rPr>
                  <w:b/>
                  <w:bCs/>
                  <w:highlight w:val="cyan"/>
                </w:rPr>
                <w:t>ACT_766_SND_DO_2:sum</w:t>
              </w:r>
              <w:r w:rsidRPr="00743E63">
                <w:rPr>
                  <w:b/>
                  <w:bCs/>
                  <w:highlight w:val="cyan"/>
                  <w:lang w:val="en-US"/>
                </w:rPr>
                <w:t>LastYear</w:t>
              </w:r>
              <w:r w:rsidRPr="00743E63">
                <w:rPr>
                  <w:b/>
                  <w:bCs/>
                  <w:highlight w:val="cyan"/>
                </w:rPr>
                <w:t>Val</w:t>
              </w:r>
            </w:ins>
          </w:p>
        </w:tc>
        <w:tc>
          <w:tcPr>
            <w:tcW w:w="1371" w:type="pct"/>
          </w:tcPr>
          <w:p w14:paraId="176C7386" w14:textId="1682EDAD" w:rsidR="003B7D39" w:rsidRPr="001C0B33" w:rsidRDefault="003B7D39" w:rsidP="003B7D39">
            <w:pPr>
              <w:pStyle w:val="GOSTTablenorm"/>
              <w:rPr>
                <w:ins w:id="11776" w:author="Краснова Наталья EXP-347740" w:date="2026-04-13T12:47:00Z"/>
              </w:rPr>
            </w:pPr>
            <w:ins w:id="11777" w:author="Краснова Наталья EXP-347740" w:date="2026-04-13T12:47:00Z">
              <w:r w:rsidRPr="00B63CAA">
                <w:rPr>
                  <w:szCs w:val="22"/>
                  <w:highlight w:val="cyan"/>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tc>
      </w:tr>
      <w:tr w:rsidR="003B7D39" w:rsidRPr="00B9499D" w14:paraId="0FD26520" w14:textId="77777777" w:rsidTr="00F265CC">
        <w:trPr>
          <w:ins w:id="11778" w:author="Краснова Наталья EXP-347740" w:date="2026-04-13T12:47:00Z"/>
        </w:trPr>
        <w:tc>
          <w:tcPr>
            <w:tcW w:w="1109" w:type="pct"/>
          </w:tcPr>
          <w:p w14:paraId="5E59F7CF" w14:textId="54591E1B" w:rsidR="003B7D39" w:rsidRPr="002B1E78" w:rsidRDefault="003B7D39" w:rsidP="003B7D39">
            <w:pPr>
              <w:pStyle w:val="GOSTTablenorm"/>
              <w:tabs>
                <w:tab w:val="left" w:pos="2595"/>
              </w:tabs>
              <w:rPr>
                <w:ins w:id="11779" w:author="Краснова Наталья EXP-347740" w:date="2026-04-13T12:47:00Z"/>
              </w:rPr>
            </w:pPr>
            <w:ins w:id="11780" w:author="Краснова Наталья EXP-347740" w:date="2026-04-13T12:47:00Z">
              <w:r w:rsidRPr="00743E63">
                <w:rPr>
                  <w:highlight w:val="cyan"/>
                </w:rPr>
                <w:t>Сумма_непод_ав_ДО_нач_года_руб</w:t>
              </w:r>
            </w:ins>
          </w:p>
        </w:tc>
        <w:tc>
          <w:tcPr>
            <w:tcW w:w="302" w:type="pct"/>
          </w:tcPr>
          <w:p w14:paraId="3C84AE32" w14:textId="4557658C" w:rsidR="003B7D39" w:rsidRPr="007E4E56" w:rsidRDefault="003B7D39" w:rsidP="003B7D39">
            <w:pPr>
              <w:pStyle w:val="GOSTTablenorm"/>
              <w:rPr>
                <w:ins w:id="11781" w:author="Краснова Наталья EXP-347740" w:date="2026-04-13T12:47:00Z"/>
              </w:rPr>
            </w:pPr>
            <w:ins w:id="11782" w:author="Краснова Наталья EXP-347740" w:date="2026-04-13T12:47:00Z">
              <w:r w:rsidRPr="008030C4">
                <w:rPr>
                  <w:highlight w:val="cyan"/>
                </w:rPr>
                <w:t>да</w:t>
              </w:r>
            </w:ins>
          </w:p>
        </w:tc>
        <w:tc>
          <w:tcPr>
            <w:tcW w:w="1109" w:type="pct"/>
          </w:tcPr>
          <w:p w14:paraId="491B8084" w14:textId="44DF80D4" w:rsidR="003B7D39" w:rsidRDefault="003B7D39" w:rsidP="003B7D39">
            <w:pPr>
              <w:pStyle w:val="GOSTTablenorm"/>
              <w:tabs>
                <w:tab w:val="left" w:pos="2595"/>
              </w:tabs>
              <w:rPr>
                <w:ins w:id="11783" w:author="Краснова Наталья EXP-347740" w:date="2026-04-13T12:47:00Z"/>
              </w:rPr>
            </w:pPr>
            <w:ins w:id="11784" w:author="Краснова Наталья EXP-347740" w:date="2026-04-13T12:47:00Z">
              <w:r w:rsidRPr="008030C4">
                <w:rPr>
                  <w:highlight w:val="cyan"/>
                </w:rPr>
                <w:t xml:space="preserve">Сумма неподтвержденного авансового ДО прошлых лет в валюте </w:t>
              </w:r>
              <w:r w:rsidRPr="008030C4">
                <w:rPr>
                  <w:highlight w:val="cyan"/>
                </w:rPr>
                <w:lastRenderedPageBreak/>
                <w:t>учета (руб)  (по строке документа)</w:t>
              </w:r>
            </w:ins>
          </w:p>
        </w:tc>
        <w:tc>
          <w:tcPr>
            <w:tcW w:w="1109" w:type="pct"/>
          </w:tcPr>
          <w:p w14:paraId="3F1E2550" w14:textId="4D5E1E1B" w:rsidR="003B7D39" w:rsidRPr="004F7C4E" w:rsidRDefault="003B7D39" w:rsidP="003B7D39">
            <w:pPr>
              <w:pStyle w:val="GOSTTablenorm"/>
              <w:rPr>
                <w:ins w:id="11785" w:author="Краснова Наталья EXP-347740" w:date="2026-04-13T12:47:00Z"/>
                <w:b/>
                <w:lang w:val="en-US"/>
              </w:rPr>
            </w:pPr>
            <w:ins w:id="11786" w:author="Краснова Наталья EXP-347740" w:date="2026-04-13T12:47:00Z">
              <w:r w:rsidRPr="00743E63">
                <w:rPr>
                  <w:b/>
                  <w:bCs/>
                  <w:highlight w:val="cyan"/>
                </w:rPr>
                <w:lastRenderedPageBreak/>
                <w:t>ACT_766_SND_DO_2:sum</w:t>
              </w:r>
              <w:r w:rsidRPr="00743E63">
                <w:rPr>
                  <w:b/>
                  <w:bCs/>
                  <w:highlight w:val="cyan"/>
                  <w:lang w:val="en-US"/>
                </w:rPr>
                <w:t>LastYear</w:t>
              </w:r>
              <w:r w:rsidRPr="00743E63">
                <w:rPr>
                  <w:highlight w:val="cyan"/>
                </w:rPr>
                <w:t>Rub</w:t>
              </w:r>
            </w:ins>
          </w:p>
        </w:tc>
        <w:tc>
          <w:tcPr>
            <w:tcW w:w="1371" w:type="pct"/>
          </w:tcPr>
          <w:p w14:paraId="028A5458" w14:textId="2EB5CA86" w:rsidR="003B7D39" w:rsidRPr="001C0B33" w:rsidRDefault="003B7D39" w:rsidP="003B7D39">
            <w:pPr>
              <w:pStyle w:val="GOSTTablenorm"/>
              <w:rPr>
                <w:ins w:id="11787" w:author="Краснова Наталья EXP-347740" w:date="2026-04-13T12:47:00Z"/>
              </w:rPr>
            </w:pPr>
            <w:ins w:id="11788" w:author="Краснова Наталья EXP-347740" w:date="2026-04-13T12:47:00Z">
              <w:r w:rsidRPr="00B63CAA">
                <w:rPr>
                  <w:szCs w:val="22"/>
                  <w:highlight w:val="cyan"/>
                </w:rPr>
                <w:t>Сумма передается в единицах валюты с точностью 2 знака после запятой - необхо</w:t>
              </w:r>
              <w:r w:rsidRPr="00B63CAA">
                <w:rPr>
                  <w:szCs w:val="22"/>
                  <w:highlight w:val="cyan"/>
                </w:rPr>
                <w:lastRenderedPageBreak/>
                <w:t>димо конвертировать в минимальные единицы валюты (для данного типа документов умножить на 100)</w:t>
              </w:r>
            </w:ins>
          </w:p>
        </w:tc>
      </w:tr>
      <w:tr w:rsidR="003B7D39" w:rsidRPr="00B9499D" w14:paraId="753FF923" w14:textId="77777777" w:rsidTr="00047B6C">
        <w:trPr>
          <w:ins w:id="11789" w:author="Оконова Ногала Батровна" w:date="2025-08-26T10:58:00Z"/>
        </w:trPr>
        <w:tc>
          <w:tcPr>
            <w:tcW w:w="1109" w:type="pct"/>
            <w:shd w:val="clear" w:color="auto" w:fill="CCFFFF"/>
          </w:tcPr>
          <w:p w14:paraId="20E6A67E" w14:textId="4AA9307C" w:rsidR="003B7D39" w:rsidRPr="002B1E78" w:rsidRDefault="003B7D39" w:rsidP="003B7D39">
            <w:pPr>
              <w:pStyle w:val="GOSTTablenorm"/>
              <w:tabs>
                <w:tab w:val="left" w:pos="2595"/>
              </w:tabs>
              <w:rPr>
                <w:ins w:id="11790" w:author="Оконова Ногала Батровна" w:date="2025-08-26T10:58:00Z"/>
              </w:rPr>
            </w:pPr>
            <w:ins w:id="11791" w:author="Оконова Ногала Батровна" w:date="2025-08-26T10:58:00Z">
              <w:r>
                <w:lastRenderedPageBreak/>
                <w:t>Сумм</w:t>
              </w:r>
              <w:r w:rsidRPr="00F561C9">
                <w:t>а_возврата_ДЗ_валюта_учета_руб</w:t>
              </w:r>
            </w:ins>
          </w:p>
        </w:tc>
        <w:tc>
          <w:tcPr>
            <w:tcW w:w="302" w:type="pct"/>
            <w:shd w:val="clear" w:color="auto" w:fill="CCFFFF"/>
          </w:tcPr>
          <w:p w14:paraId="4B8E032B" w14:textId="10F34B6F" w:rsidR="003B7D39" w:rsidRPr="007E4E56" w:rsidRDefault="003B7D39" w:rsidP="003B7D39">
            <w:pPr>
              <w:pStyle w:val="GOSTTablenorm"/>
              <w:rPr>
                <w:ins w:id="11792" w:author="Оконова Ногала Батровна" w:date="2025-08-26T10:58:00Z"/>
              </w:rPr>
            </w:pPr>
            <w:ins w:id="11793" w:author="Оконова Ногала Батровна" w:date="2025-08-26T10:58:00Z">
              <w:r w:rsidRPr="00C80858">
                <w:t>да</w:t>
              </w:r>
            </w:ins>
          </w:p>
        </w:tc>
        <w:tc>
          <w:tcPr>
            <w:tcW w:w="1109" w:type="pct"/>
            <w:shd w:val="clear" w:color="auto" w:fill="CCFFFF"/>
          </w:tcPr>
          <w:p w14:paraId="221C68D5" w14:textId="750D6A41" w:rsidR="003B7D39" w:rsidRDefault="003B7D39" w:rsidP="003B7D39">
            <w:pPr>
              <w:pStyle w:val="GOSTTablenorm"/>
              <w:tabs>
                <w:tab w:val="left" w:pos="2595"/>
              </w:tabs>
              <w:rPr>
                <w:ins w:id="11794" w:author="Оконова Ногала Батровна" w:date="2025-08-26T10:58:00Z"/>
              </w:rPr>
            </w:pPr>
            <w:ins w:id="11795" w:author="Оконова Ногала Батровна" w:date="2025-08-26T10:58:00Z">
              <w:r w:rsidRPr="00FE7F52">
                <w:t>Сумма возврата дебиторской задолженности</w:t>
              </w:r>
            </w:ins>
            <w:ins w:id="11796" w:author="Краснова Наталья EXP-321714" w:date="2026-03-25T15:08:00Z">
              <w:r>
                <w:t xml:space="preserve"> </w:t>
              </w:r>
            </w:ins>
            <w:ins w:id="11797" w:author="Краснова Наталья EXP-321714" w:date="2026-03-25T15:15:00Z">
              <w:r>
                <w:t xml:space="preserve">в валюте учета (руб) </w:t>
              </w:r>
            </w:ins>
            <w:ins w:id="11798" w:author="Краснова Наталья EXP-321714" w:date="2026-03-25T15:08:00Z">
              <w:r>
                <w:t>(по строке документа)</w:t>
              </w:r>
            </w:ins>
          </w:p>
        </w:tc>
        <w:tc>
          <w:tcPr>
            <w:tcW w:w="1109" w:type="pct"/>
          </w:tcPr>
          <w:p w14:paraId="36EE6F8C" w14:textId="68874943" w:rsidR="003B7D39" w:rsidRDefault="003B7D39" w:rsidP="003B7D39">
            <w:pPr>
              <w:pStyle w:val="GOSTTablenorm"/>
              <w:rPr>
                <w:ins w:id="11799" w:author="Оконова Ногала Батровна" w:date="2025-08-26T10:58:00Z"/>
                <w:b/>
              </w:rPr>
            </w:pPr>
            <w:ins w:id="11800" w:author="Оконова Ногала Батровна" w:date="2025-08-29T15:31:00Z">
              <w:r>
                <w:rPr>
                  <w:b/>
                  <w:bCs/>
                </w:rPr>
                <w:t>ACT_766_SND_DO_2:sumReturnAccDebt</w:t>
              </w:r>
            </w:ins>
          </w:p>
        </w:tc>
        <w:tc>
          <w:tcPr>
            <w:tcW w:w="1371" w:type="pct"/>
          </w:tcPr>
          <w:p w14:paraId="743A223A" w14:textId="1A06437B" w:rsidR="003B7D39" w:rsidRPr="001C0B33" w:rsidRDefault="003B7D39" w:rsidP="003B7D39">
            <w:pPr>
              <w:pStyle w:val="GOSTTablenorm"/>
              <w:rPr>
                <w:ins w:id="11801" w:author="Оконова Ногала Батровна" w:date="2025-08-26T10:58:00Z"/>
              </w:rPr>
            </w:pPr>
            <w:ins w:id="11802" w:author="Оконова Ногала Батровна" w:date="2025-08-26T10:59:00Z">
              <w:r w:rsidRPr="00C80F7B">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tc>
      </w:tr>
      <w:tr w:rsidR="003B7D39" w:rsidRPr="00B9499D" w14:paraId="5A4DD383" w14:textId="77777777" w:rsidTr="00047B6C">
        <w:trPr>
          <w:ins w:id="11803" w:author="Оконова Ногала Батровна" w:date="2025-08-26T10:59:00Z"/>
        </w:trPr>
        <w:tc>
          <w:tcPr>
            <w:tcW w:w="1109" w:type="pct"/>
            <w:shd w:val="clear" w:color="auto" w:fill="CCFFFF"/>
          </w:tcPr>
          <w:p w14:paraId="6E3D96D5" w14:textId="089534DE" w:rsidR="003B7D39" w:rsidRDefault="003B7D39" w:rsidP="003B7D39">
            <w:pPr>
              <w:pStyle w:val="GOSTTablenorm"/>
              <w:tabs>
                <w:tab w:val="left" w:pos="2595"/>
              </w:tabs>
              <w:rPr>
                <w:ins w:id="11804" w:author="Оконова Ногала Батровна" w:date="2025-08-26T10:59:00Z"/>
              </w:rPr>
            </w:pPr>
            <w:ins w:id="11805" w:author="Оконова Ногала Батровна" w:date="2025-08-26T10:59:00Z">
              <w:r w:rsidRPr="007A2A38">
                <w:t>Сумма_возврата_ДЗ_</w:t>
              </w:r>
              <w:r>
                <w:t>валюта_</w:t>
              </w:r>
              <w:r w:rsidRPr="00574ACD">
                <w:t>операции</w:t>
              </w:r>
            </w:ins>
          </w:p>
        </w:tc>
        <w:tc>
          <w:tcPr>
            <w:tcW w:w="302" w:type="pct"/>
            <w:shd w:val="clear" w:color="auto" w:fill="CCFFFF"/>
          </w:tcPr>
          <w:p w14:paraId="4BD05101" w14:textId="5F19D993" w:rsidR="003B7D39" w:rsidRPr="00C80858" w:rsidRDefault="003B7D39" w:rsidP="003B7D39">
            <w:pPr>
              <w:pStyle w:val="GOSTTablenorm"/>
              <w:rPr>
                <w:ins w:id="11806" w:author="Оконова Ногала Батровна" w:date="2025-08-26T10:59:00Z"/>
              </w:rPr>
            </w:pPr>
            <w:ins w:id="11807" w:author="Оконова Ногала Батровна" w:date="2025-08-26T10:59:00Z">
              <w:r w:rsidRPr="00C80858">
                <w:t>да</w:t>
              </w:r>
            </w:ins>
          </w:p>
        </w:tc>
        <w:tc>
          <w:tcPr>
            <w:tcW w:w="1109" w:type="pct"/>
            <w:shd w:val="clear" w:color="auto" w:fill="CCFFFF"/>
          </w:tcPr>
          <w:p w14:paraId="11C0754C" w14:textId="6F13D73E" w:rsidR="003B7D39" w:rsidRPr="00FE7F52" w:rsidRDefault="003B7D39" w:rsidP="003B7D39">
            <w:pPr>
              <w:pStyle w:val="GOSTTablenorm"/>
              <w:tabs>
                <w:tab w:val="left" w:pos="2595"/>
              </w:tabs>
              <w:rPr>
                <w:ins w:id="11808" w:author="Оконова Ногала Батровна" w:date="2025-08-26T10:59:00Z"/>
              </w:rPr>
            </w:pPr>
            <w:ins w:id="11809" w:author="Оконова Ногала Батровна" w:date="2025-08-26T10:59:00Z">
              <w:r w:rsidRPr="00FE7F52">
                <w:t xml:space="preserve">Сумма возврата дебиторской задолженности в валюте </w:t>
              </w:r>
            </w:ins>
            <w:ins w:id="11810" w:author="Краснова Наталья EXP-321714" w:date="2026-03-25T15:16:00Z">
              <w:r>
                <w:t>обязательства</w:t>
              </w:r>
            </w:ins>
            <w:ins w:id="11811" w:author="Оконова Ногала Батровна" w:date="2025-08-26T10:59:00Z">
              <w:del w:id="11812" w:author="Краснова Наталья EXP-321714" w:date="2026-03-25T15:16:00Z">
                <w:r w:rsidRPr="00FE7F52" w:rsidDel="008227ED">
                  <w:delText>документа</w:delText>
                </w:r>
              </w:del>
            </w:ins>
            <w:ins w:id="11813" w:author="Краснова Наталья EXP-321714" w:date="2026-03-25T15:08:00Z">
              <w:r>
                <w:t xml:space="preserve"> (по строке документа)</w:t>
              </w:r>
            </w:ins>
          </w:p>
        </w:tc>
        <w:tc>
          <w:tcPr>
            <w:tcW w:w="1109" w:type="pct"/>
          </w:tcPr>
          <w:p w14:paraId="1F60A799" w14:textId="6738B2F5" w:rsidR="003B7D39" w:rsidRDefault="003B7D39" w:rsidP="003B7D39">
            <w:pPr>
              <w:pStyle w:val="GOSTTablenorm"/>
              <w:rPr>
                <w:ins w:id="11814" w:author="Оконова Ногала Батровна" w:date="2025-08-26T10:59:00Z"/>
                <w:b/>
              </w:rPr>
            </w:pPr>
            <w:ins w:id="11815" w:author="Оконова Ногала Батровна" w:date="2025-08-29T15:31:00Z">
              <w:r>
                <w:rPr>
                  <w:b/>
                  <w:bCs/>
                </w:rPr>
                <w:t>ACT_766_SND_DO_2:sumReturnAccDebtVal</w:t>
              </w:r>
            </w:ins>
          </w:p>
        </w:tc>
        <w:tc>
          <w:tcPr>
            <w:tcW w:w="1371" w:type="pct"/>
            <w:shd w:val="clear" w:color="auto" w:fill="CCFFFF"/>
          </w:tcPr>
          <w:p w14:paraId="5A0A5AE4" w14:textId="36E9A03C" w:rsidR="003B7D39" w:rsidRPr="00C80F7B" w:rsidRDefault="003B7D39" w:rsidP="003B7D39">
            <w:pPr>
              <w:pStyle w:val="GOSTTablenorm"/>
              <w:rPr>
                <w:ins w:id="11816" w:author="Оконова Ногала Батровна" w:date="2025-08-26T10:59:00Z"/>
                <w:szCs w:val="22"/>
              </w:rPr>
            </w:pPr>
            <w:ins w:id="11817" w:author="Оконова Ногала Батровна" w:date="2025-08-26T11:00:00Z">
              <w:r w:rsidRPr="00C80F7B">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tc>
      </w:tr>
      <w:tr w:rsidR="003B7D39" w:rsidRPr="00B9499D" w14:paraId="26FF2F5C" w14:textId="77777777" w:rsidTr="00047B6C">
        <w:trPr>
          <w:ins w:id="11818" w:author="Оконова Ногала Батровна" w:date="2025-08-26T10:59:00Z"/>
        </w:trPr>
        <w:tc>
          <w:tcPr>
            <w:tcW w:w="1109" w:type="pct"/>
            <w:shd w:val="clear" w:color="auto" w:fill="CCFFFF"/>
          </w:tcPr>
          <w:p w14:paraId="57DDDB45" w14:textId="4F2BF1B7" w:rsidR="003B7D39" w:rsidRDefault="003B7D39" w:rsidP="003B7D39">
            <w:pPr>
              <w:pStyle w:val="GOSTTablenorm"/>
              <w:tabs>
                <w:tab w:val="left" w:pos="2595"/>
              </w:tabs>
              <w:rPr>
                <w:ins w:id="11819" w:author="Оконова Ногала Батровна" w:date="2025-08-26T10:59:00Z"/>
              </w:rPr>
            </w:pPr>
            <w:ins w:id="11820" w:author="Оконова Ногала Батровна" w:date="2025-08-26T10:59:00Z">
              <w:r w:rsidRPr="00F561C9">
                <w:t>Сумма_возврата_ДЗ_просроч валюта_учета_руб</w:t>
              </w:r>
            </w:ins>
          </w:p>
        </w:tc>
        <w:tc>
          <w:tcPr>
            <w:tcW w:w="302" w:type="pct"/>
            <w:shd w:val="clear" w:color="auto" w:fill="CCFFFF"/>
          </w:tcPr>
          <w:p w14:paraId="7531C67F" w14:textId="63E4E167" w:rsidR="003B7D39" w:rsidRPr="00C80858" w:rsidRDefault="003B7D39" w:rsidP="003B7D39">
            <w:pPr>
              <w:pStyle w:val="GOSTTablenorm"/>
              <w:rPr>
                <w:ins w:id="11821" w:author="Оконова Ногала Батровна" w:date="2025-08-26T10:59:00Z"/>
              </w:rPr>
            </w:pPr>
            <w:ins w:id="11822" w:author="Оконова Ногала Батровна" w:date="2025-08-26T10:59:00Z">
              <w:r w:rsidRPr="00C80858">
                <w:t>да</w:t>
              </w:r>
            </w:ins>
          </w:p>
        </w:tc>
        <w:tc>
          <w:tcPr>
            <w:tcW w:w="1109" w:type="pct"/>
            <w:shd w:val="clear" w:color="auto" w:fill="CCFFFF"/>
          </w:tcPr>
          <w:p w14:paraId="1198ED93" w14:textId="3B5AB27C" w:rsidR="003B7D39" w:rsidRPr="00FE7F52" w:rsidRDefault="003B7D39" w:rsidP="003B7D39">
            <w:pPr>
              <w:pStyle w:val="GOSTTablenorm"/>
              <w:tabs>
                <w:tab w:val="left" w:pos="2595"/>
              </w:tabs>
              <w:rPr>
                <w:ins w:id="11823" w:author="Оконова Ногала Батровна" w:date="2025-08-26T10:59:00Z"/>
              </w:rPr>
            </w:pPr>
            <w:ins w:id="11824" w:author="Оконова Ногала Батровна" w:date="2025-08-26T10:59:00Z">
              <w:r w:rsidRPr="00FE7F52">
                <w:t>Сумма возврата дебиторской задолженности прошлых лет просроченная</w:t>
              </w:r>
            </w:ins>
            <w:ins w:id="11825" w:author="Краснова Наталья EXP-321714" w:date="2026-03-25T15:08:00Z">
              <w:r>
                <w:t xml:space="preserve"> </w:t>
              </w:r>
            </w:ins>
            <w:ins w:id="11826" w:author="Краснова Наталья EXP-321714" w:date="2026-03-25T15:15:00Z">
              <w:r>
                <w:t xml:space="preserve">в валюте учета (руб) </w:t>
              </w:r>
            </w:ins>
            <w:ins w:id="11827" w:author="Краснова Наталья EXP-321714" w:date="2026-03-25T15:08:00Z">
              <w:r>
                <w:t>(по строке документа)</w:t>
              </w:r>
            </w:ins>
          </w:p>
        </w:tc>
        <w:tc>
          <w:tcPr>
            <w:tcW w:w="1109" w:type="pct"/>
          </w:tcPr>
          <w:p w14:paraId="32DEE88F" w14:textId="53E0DDCC" w:rsidR="003B7D39" w:rsidRDefault="003B7D39" w:rsidP="003B7D39">
            <w:pPr>
              <w:pStyle w:val="GOSTTablenorm"/>
              <w:rPr>
                <w:ins w:id="11828" w:author="Оконова Ногала Батровна" w:date="2025-08-29T15:32:00Z"/>
                <w:b/>
              </w:rPr>
            </w:pPr>
            <w:ins w:id="11829" w:author="Оконова Ногала Батровна" w:date="2025-08-29T15:32:00Z">
              <w:r>
                <w:rPr>
                  <w:b/>
                  <w:bCs/>
                </w:rPr>
                <w:t>ACT_766_SND_DO_2:sumReturnDebtExpired</w:t>
              </w:r>
            </w:ins>
          </w:p>
          <w:p w14:paraId="4B3A2382" w14:textId="12F8382B" w:rsidR="003B7D39" w:rsidRPr="00946512" w:rsidRDefault="003B7D39" w:rsidP="003B7D39">
            <w:pPr>
              <w:tabs>
                <w:tab w:val="left" w:pos="1452"/>
              </w:tabs>
              <w:ind w:firstLine="0"/>
              <w:rPr>
                <w:ins w:id="11830" w:author="Оконова Ногала Батровна" w:date="2025-08-26T10:59:00Z"/>
              </w:rPr>
            </w:pPr>
          </w:p>
        </w:tc>
        <w:tc>
          <w:tcPr>
            <w:tcW w:w="1371" w:type="pct"/>
            <w:shd w:val="clear" w:color="auto" w:fill="CCFFFF"/>
          </w:tcPr>
          <w:p w14:paraId="2C8C8CB8" w14:textId="3BB4FEC1" w:rsidR="003B7D39" w:rsidRPr="00C80F7B" w:rsidRDefault="003B7D39" w:rsidP="003B7D39">
            <w:pPr>
              <w:pStyle w:val="GOSTTablenorm"/>
              <w:rPr>
                <w:ins w:id="11831" w:author="Оконова Ногала Батровна" w:date="2025-08-26T10:59:00Z"/>
                <w:szCs w:val="22"/>
              </w:rPr>
            </w:pPr>
            <w:ins w:id="11832" w:author="Оконова Ногала Батровна" w:date="2025-08-26T11:00:00Z">
              <w:r w:rsidRPr="00C80F7B">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tc>
      </w:tr>
      <w:tr w:rsidR="003B7D39" w:rsidRPr="00B9499D" w14:paraId="67540875" w14:textId="77777777" w:rsidTr="00047B6C">
        <w:trPr>
          <w:ins w:id="11833" w:author="Оконова Ногала Батровна" w:date="2025-08-26T10:59:00Z"/>
        </w:trPr>
        <w:tc>
          <w:tcPr>
            <w:tcW w:w="1109" w:type="pct"/>
            <w:shd w:val="clear" w:color="auto" w:fill="CCFFFF"/>
          </w:tcPr>
          <w:p w14:paraId="7CF48DCD" w14:textId="7465C5B3" w:rsidR="003B7D39" w:rsidRDefault="003B7D39" w:rsidP="003B7D39">
            <w:pPr>
              <w:pStyle w:val="GOSTTablenorm"/>
              <w:tabs>
                <w:tab w:val="left" w:pos="2595"/>
              </w:tabs>
              <w:rPr>
                <w:ins w:id="11834" w:author="Оконова Ногала Батровна" w:date="2025-08-26T10:59:00Z"/>
              </w:rPr>
            </w:pPr>
            <w:ins w:id="11835" w:author="Оконова Ногала Батровна" w:date="2025-08-26T10:59:00Z">
              <w:r w:rsidRPr="007A2A38">
                <w:t>Сумма_возврата_ДЗ_просроч</w:t>
              </w:r>
              <w:r>
                <w:t xml:space="preserve"> валюта_</w:t>
              </w:r>
              <w:r w:rsidRPr="00574ACD">
                <w:t>операции</w:t>
              </w:r>
            </w:ins>
          </w:p>
        </w:tc>
        <w:tc>
          <w:tcPr>
            <w:tcW w:w="302" w:type="pct"/>
            <w:shd w:val="clear" w:color="auto" w:fill="CCFFFF"/>
          </w:tcPr>
          <w:p w14:paraId="4CF0E550" w14:textId="7F5E5251" w:rsidR="003B7D39" w:rsidRPr="00C80858" w:rsidRDefault="003B7D39" w:rsidP="003B7D39">
            <w:pPr>
              <w:pStyle w:val="GOSTTablenorm"/>
              <w:rPr>
                <w:ins w:id="11836" w:author="Оконова Ногала Батровна" w:date="2025-08-26T10:59:00Z"/>
              </w:rPr>
            </w:pPr>
            <w:ins w:id="11837" w:author="Оконова Ногала Батровна" w:date="2025-08-26T10:59:00Z">
              <w:r w:rsidRPr="0084054A">
                <w:t>да</w:t>
              </w:r>
            </w:ins>
          </w:p>
        </w:tc>
        <w:tc>
          <w:tcPr>
            <w:tcW w:w="1109" w:type="pct"/>
            <w:shd w:val="clear" w:color="auto" w:fill="CCFFFF"/>
          </w:tcPr>
          <w:p w14:paraId="509A0102" w14:textId="37B5E6AC" w:rsidR="003B7D39" w:rsidRPr="00FE7F52" w:rsidRDefault="003B7D39" w:rsidP="003B7D39">
            <w:pPr>
              <w:pStyle w:val="GOSTTablenorm"/>
              <w:tabs>
                <w:tab w:val="left" w:pos="2595"/>
              </w:tabs>
              <w:rPr>
                <w:ins w:id="11838" w:author="Оконова Ногала Батровна" w:date="2025-08-26T10:59:00Z"/>
              </w:rPr>
            </w:pPr>
            <w:ins w:id="11839" w:author="Оконова Ногала Батровна" w:date="2025-08-26T10:59:00Z">
              <w:r w:rsidRPr="00FE7F52">
                <w:t xml:space="preserve">Сумма возврата дебиторской задолженности прошлых лет просроченная в валюте </w:t>
              </w:r>
            </w:ins>
            <w:ins w:id="11840" w:author="Краснова Наталья EXP-321714" w:date="2026-03-25T15:16:00Z">
              <w:r>
                <w:t>обязательства</w:t>
              </w:r>
            </w:ins>
            <w:ins w:id="11841" w:author="Оконова Ногала Батровна" w:date="2025-08-26T10:59:00Z">
              <w:del w:id="11842" w:author="Краснова Наталья EXP-321714" w:date="2026-03-25T15:16:00Z">
                <w:r w:rsidRPr="00FE7F52" w:rsidDel="008227ED">
                  <w:delText>документа</w:delText>
                </w:r>
              </w:del>
            </w:ins>
            <w:ins w:id="11843" w:author="Краснова Наталья EXP-321714" w:date="2026-03-25T15:08:00Z">
              <w:r>
                <w:t xml:space="preserve"> (по строке документа)</w:t>
              </w:r>
            </w:ins>
          </w:p>
        </w:tc>
        <w:tc>
          <w:tcPr>
            <w:tcW w:w="1109" w:type="pct"/>
          </w:tcPr>
          <w:p w14:paraId="3F25867D" w14:textId="2E8A04B1" w:rsidR="003B7D39" w:rsidRDefault="003B7D39" w:rsidP="003B7D39">
            <w:pPr>
              <w:pStyle w:val="GOSTTablenorm"/>
              <w:rPr>
                <w:ins w:id="11844" w:author="Оконова Ногала Батровна" w:date="2025-08-26T10:59:00Z"/>
                <w:b/>
              </w:rPr>
            </w:pPr>
            <w:ins w:id="11845" w:author="Оконова Ногала Батровна" w:date="2025-08-29T15:32:00Z">
              <w:r>
                <w:rPr>
                  <w:b/>
                  <w:bCs/>
                </w:rPr>
                <w:t>ACT_766_SND_DO_2:sumReturnDebtExpired</w:t>
              </w:r>
            </w:ins>
          </w:p>
        </w:tc>
        <w:tc>
          <w:tcPr>
            <w:tcW w:w="1371" w:type="pct"/>
            <w:shd w:val="clear" w:color="auto" w:fill="CCFFFF"/>
          </w:tcPr>
          <w:p w14:paraId="1DA53E4E" w14:textId="299E0D9A" w:rsidR="003B7D39" w:rsidRPr="00C80F7B" w:rsidRDefault="003B7D39" w:rsidP="003B7D39">
            <w:pPr>
              <w:pStyle w:val="GOSTTablenorm"/>
              <w:rPr>
                <w:ins w:id="11846" w:author="Оконова Ногала Батровна" w:date="2025-08-26T10:59:00Z"/>
                <w:szCs w:val="22"/>
              </w:rPr>
            </w:pPr>
            <w:ins w:id="11847" w:author="Оконова Ногала Батровна" w:date="2025-08-26T11:00:00Z">
              <w:r w:rsidRPr="00C80F7B">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tc>
      </w:tr>
      <w:tr w:rsidR="003B7D39" w:rsidRPr="00B9499D" w14:paraId="6625C2C6" w14:textId="77777777" w:rsidTr="00F700B4">
        <w:trPr>
          <w:ins w:id="11848" w:author="Оконова Ногала Батровна" w:date="2025-08-26T10:59:00Z"/>
        </w:trPr>
        <w:tc>
          <w:tcPr>
            <w:tcW w:w="1109" w:type="pct"/>
            <w:shd w:val="clear" w:color="auto" w:fill="CCFFFF"/>
          </w:tcPr>
          <w:p w14:paraId="3D8177FD" w14:textId="0238F269" w:rsidR="003B7D39" w:rsidRDefault="003B7D39" w:rsidP="003B7D39">
            <w:pPr>
              <w:pStyle w:val="GOSTTablenorm"/>
              <w:tabs>
                <w:tab w:val="left" w:pos="2595"/>
              </w:tabs>
              <w:rPr>
                <w:ins w:id="11849" w:author="Оконова Ногала Батровна" w:date="2025-08-26T10:59:00Z"/>
              </w:rPr>
            </w:pPr>
            <w:ins w:id="11850" w:author="Оконова Ногала Батровна" w:date="2025-08-26T10:59:00Z">
              <w:r w:rsidRPr="00476A1C">
                <w:rPr>
                  <w:szCs w:val="22"/>
                </w:rPr>
                <w:t>Номер_ДО</w:t>
              </w:r>
              <w:r>
                <w:rPr>
                  <w:szCs w:val="22"/>
                </w:rPr>
                <w:t>_подтверждаемого</w:t>
              </w:r>
            </w:ins>
          </w:p>
        </w:tc>
        <w:tc>
          <w:tcPr>
            <w:tcW w:w="302" w:type="pct"/>
            <w:shd w:val="clear" w:color="auto" w:fill="CCFFFF"/>
          </w:tcPr>
          <w:p w14:paraId="2AE50725" w14:textId="5DB84829" w:rsidR="003B7D39" w:rsidRPr="00C80858" w:rsidRDefault="003B7D39" w:rsidP="003B7D39">
            <w:pPr>
              <w:pStyle w:val="GOSTTablenorm"/>
              <w:rPr>
                <w:ins w:id="11851" w:author="Оконова Ногала Батровна" w:date="2025-08-26T10:59:00Z"/>
              </w:rPr>
            </w:pPr>
            <w:ins w:id="11852" w:author="Оконова Ногала Батровна" w:date="2025-08-26T10:59:00Z">
              <w:r w:rsidRPr="003E7467">
                <w:t>нет</w:t>
              </w:r>
            </w:ins>
          </w:p>
        </w:tc>
        <w:tc>
          <w:tcPr>
            <w:tcW w:w="1109" w:type="pct"/>
            <w:shd w:val="clear" w:color="auto" w:fill="CCFFFF"/>
          </w:tcPr>
          <w:p w14:paraId="2F4FCEF0" w14:textId="18DF801E" w:rsidR="003B7D39" w:rsidRPr="00FE7F52" w:rsidRDefault="003B7D39" w:rsidP="003B7D39">
            <w:pPr>
              <w:pStyle w:val="GOSTTablenorm"/>
              <w:tabs>
                <w:tab w:val="left" w:pos="2595"/>
              </w:tabs>
              <w:rPr>
                <w:ins w:id="11853" w:author="Оконова Ногала Батровна" w:date="2025-08-26T10:59:00Z"/>
              </w:rPr>
            </w:pPr>
            <w:ins w:id="11854" w:author="Оконова Ногала Батровна" w:date="2025-08-26T10:59:00Z">
              <w:r w:rsidRPr="00FE7F52">
                <w:t>Учетный номер ДО, требующего подтверждения</w:t>
              </w:r>
            </w:ins>
            <w:ins w:id="11855" w:author="Краснова Наталья EXP-321714" w:date="2026-03-25T15:08:00Z">
              <w:r>
                <w:t xml:space="preserve"> (по строке документа)</w:t>
              </w:r>
            </w:ins>
          </w:p>
        </w:tc>
        <w:tc>
          <w:tcPr>
            <w:tcW w:w="1109" w:type="pct"/>
          </w:tcPr>
          <w:p w14:paraId="23C2A561" w14:textId="555A81D1" w:rsidR="003B7D39" w:rsidRDefault="003B7D39" w:rsidP="003B7D39">
            <w:pPr>
              <w:pStyle w:val="GOSTTablenorm"/>
              <w:tabs>
                <w:tab w:val="left" w:pos="984"/>
              </w:tabs>
              <w:rPr>
                <w:ins w:id="11856" w:author="Оконова Ногала Батровна" w:date="2025-08-26T10:59:00Z"/>
                <w:b/>
              </w:rPr>
            </w:pPr>
            <w:ins w:id="11857" w:author="Оконова Ногала Батровна" w:date="2025-08-29T15:32:00Z">
              <w:r>
                <w:rPr>
                  <w:b/>
                  <w:bCs/>
                </w:rPr>
                <w:t>ACT_766_SND_DO_2:numDOReqConfirm</w:t>
              </w:r>
            </w:ins>
          </w:p>
        </w:tc>
        <w:tc>
          <w:tcPr>
            <w:tcW w:w="1371" w:type="pct"/>
          </w:tcPr>
          <w:p w14:paraId="7D4F4C0E" w14:textId="68555ABE" w:rsidR="003B7D39" w:rsidRPr="00C80F7B" w:rsidRDefault="003B7D39" w:rsidP="003B7D39">
            <w:pPr>
              <w:pStyle w:val="GOSTTablenorm"/>
              <w:rPr>
                <w:ins w:id="11858" w:author="Оконова Ногала Батровна" w:date="2025-08-26T10:59:00Z"/>
                <w:szCs w:val="22"/>
              </w:rPr>
            </w:pPr>
            <w:ins w:id="11859" w:author="Оконова Ногала Батровна" w:date="2025-08-26T11:00:00Z">
              <w:r>
                <w:rPr>
                  <w:szCs w:val="22"/>
                </w:rPr>
                <w:t>-</w:t>
              </w:r>
            </w:ins>
          </w:p>
        </w:tc>
      </w:tr>
      <w:tr w:rsidR="003B7D39" w:rsidRPr="00B9499D" w14:paraId="5D6D608D" w14:textId="77777777" w:rsidTr="00F700B4">
        <w:trPr>
          <w:ins w:id="11860" w:author="Оконова Ногала Батровна" w:date="2025-08-26T11:00:00Z"/>
        </w:trPr>
        <w:tc>
          <w:tcPr>
            <w:tcW w:w="1109" w:type="pct"/>
            <w:shd w:val="clear" w:color="auto" w:fill="CCFFFF"/>
          </w:tcPr>
          <w:p w14:paraId="511AE61C" w14:textId="5E2E05E8" w:rsidR="003B7D39" w:rsidRPr="00476A1C" w:rsidRDefault="003B7D39" w:rsidP="003B7D39">
            <w:pPr>
              <w:pStyle w:val="GOSTTablenorm"/>
              <w:tabs>
                <w:tab w:val="left" w:pos="2595"/>
              </w:tabs>
              <w:rPr>
                <w:ins w:id="11861" w:author="Оконова Ногала Батровна" w:date="2025-08-26T11:00:00Z"/>
                <w:szCs w:val="22"/>
              </w:rPr>
            </w:pPr>
            <w:ins w:id="11862" w:author="Оконова Ногала Батровна" w:date="2025-08-26T11:00:00Z">
              <w:r>
                <w:rPr>
                  <w:szCs w:val="22"/>
                </w:rPr>
                <w:lastRenderedPageBreak/>
                <w:t>Дата_подтверждения_ДО</w:t>
              </w:r>
            </w:ins>
          </w:p>
        </w:tc>
        <w:tc>
          <w:tcPr>
            <w:tcW w:w="302" w:type="pct"/>
            <w:shd w:val="clear" w:color="auto" w:fill="CCFFFF"/>
          </w:tcPr>
          <w:p w14:paraId="0FFA9811" w14:textId="26A59077" w:rsidR="003B7D39" w:rsidRPr="003E7467" w:rsidRDefault="003B7D39" w:rsidP="003B7D39">
            <w:pPr>
              <w:pStyle w:val="GOSTTablenorm"/>
              <w:rPr>
                <w:ins w:id="11863" w:author="Оконова Ногала Батровна" w:date="2025-08-26T11:00:00Z"/>
              </w:rPr>
            </w:pPr>
            <w:ins w:id="11864" w:author="Оконова Ногала Батровна" w:date="2025-08-26T11:00:00Z">
              <w:r w:rsidRPr="003E7467">
                <w:t>нет</w:t>
              </w:r>
            </w:ins>
          </w:p>
        </w:tc>
        <w:tc>
          <w:tcPr>
            <w:tcW w:w="1109" w:type="pct"/>
            <w:shd w:val="clear" w:color="auto" w:fill="CCFFFF"/>
          </w:tcPr>
          <w:p w14:paraId="1BA87A20" w14:textId="3F291670" w:rsidR="003B7D39" w:rsidRPr="00FE7F52" w:rsidRDefault="003B7D39" w:rsidP="003B7D39">
            <w:pPr>
              <w:pStyle w:val="GOSTTablenorm"/>
              <w:tabs>
                <w:tab w:val="left" w:pos="2595"/>
              </w:tabs>
              <w:rPr>
                <w:ins w:id="11865" w:author="Оконова Ногала Батровна" w:date="2025-08-26T11:00:00Z"/>
              </w:rPr>
            </w:pPr>
            <w:ins w:id="11866" w:author="Оконова Ногала Батровна" w:date="2025-08-26T11:00:00Z">
              <w:r w:rsidRPr="00FE7F52">
                <w:t>Дата представления документа-основания для платежа, требующего подтверждения</w:t>
              </w:r>
            </w:ins>
            <w:ins w:id="11867" w:author="Краснова Наталья EXP-321714" w:date="2026-03-25T15:08:00Z">
              <w:r>
                <w:t xml:space="preserve"> (по строке документа)</w:t>
              </w:r>
            </w:ins>
          </w:p>
        </w:tc>
        <w:tc>
          <w:tcPr>
            <w:tcW w:w="1109" w:type="pct"/>
          </w:tcPr>
          <w:p w14:paraId="2961EF13" w14:textId="63B59687" w:rsidR="003B7D39" w:rsidRDefault="003B7D39" w:rsidP="003B7D39">
            <w:pPr>
              <w:pStyle w:val="GOSTTablenorm"/>
              <w:rPr>
                <w:ins w:id="11868" w:author="Оконова Ногала Батровна" w:date="2025-08-26T11:00:00Z"/>
                <w:b/>
              </w:rPr>
            </w:pPr>
            <w:ins w:id="11869" w:author="Оконова Ногала Батровна" w:date="2025-08-29T15:32:00Z">
              <w:r>
                <w:rPr>
                  <w:b/>
                  <w:bCs/>
                </w:rPr>
                <w:t>ACT_766_SND_DO_2:dateBaseDoc</w:t>
              </w:r>
            </w:ins>
          </w:p>
        </w:tc>
        <w:tc>
          <w:tcPr>
            <w:tcW w:w="1371" w:type="pct"/>
          </w:tcPr>
          <w:p w14:paraId="2D1D7063" w14:textId="2AF441BF" w:rsidR="003B7D39" w:rsidRDefault="003B7D39" w:rsidP="003B7D39">
            <w:pPr>
              <w:pStyle w:val="GOSTTablenorm"/>
              <w:rPr>
                <w:ins w:id="11870" w:author="Оконова Ногала Батровна" w:date="2025-08-26T11:00:00Z"/>
                <w:szCs w:val="22"/>
              </w:rPr>
            </w:pPr>
            <w:ins w:id="11871" w:author="Оконова Ногала Батровна" w:date="2025-08-26T11:00:00Z">
              <w:r>
                <w:rPr>
                  <w:szCs w:val="22"/>
                </w:rPr>
                <w:t>-</w:t>
              </w:r>
            </w:ins>
          </w:p>
        </w:tc>
      </w:tr>
      <w:tr w:rsidR="003B7D39" w:rsidRPr="00B9499D" w14:paraId="4A29FA2E" w14:textId="77777777" w:rsidTr="00D70B09">
        <w:trPr>
          <w:ins w:id="11872" w:author="Оконова Ногала Батровна EXP-318220" w:date="2025-10-01T16:32:00Z"/>
        </w:trPr>
        <w:tc>
          <w:tcPr>
            <w:tcW w:w="1109" w:type="pct"/>
          </w:tcPr>
          <w:p w14:paraId="5D9F73D4" w14:textId="2A485FF8" w:rsidR="003B7D39" w:rsidRPr="00743E63" w:rsidRDefault="003B7D39" w:rsidP="003B7D39">
            <w:pPr>
              <w:pStyle w:val="GOSTTablenorm"/>
              <w:tabs>
                <w:tab w:val="left" w:pos="2595"/>
              </w:tabs>
              <w:rPr>
                <w:ins w:id="11873" w:author="Оконова Ногала Батровна EXP-318220" w:date="2025-10-01T16:32:00Z"/>
                <w:szCs w:val="22"/>
                <w:highlight w:val="cyan"/>
              </w:rPr>
            </w:pPr>
            <w:ins w:id="11874" w:author="Оконова Ногала Батровна EXP-318220" w:date="2025-10-01T16:33:00Z">
              <w:del w:id="11875" w:author="Краснова Наталья EXP-321714" w:date="2026-03-25T14:41:00Z">
                <w:r w:rsidRPr="00743E63" w:rsidDel="00CE0FDB">
                  <w:rPr>
                    <w:szCs w:val="22"/>
                    <w:highlight w:val="cyan"/>
                  </w:rPr>
                  <w:delText>Код_ТОФК_</w:delText>
                </w:r>
                <w:commentRangeStart w:id="11876"/>
                <w:r w:rsidRPr="00743E63" w:rsidDel="00CE0FDB">
                  <w:rPr>
                    <w:szCs w:val="22"/>
                    <w:highlight w:val="cyan"/>
                  </w:rPr>
                  <w:delText>отправителя</w:delText>
                </w:r>
              </w:del>
            </w:ins>
            <w:commentRangeEnd w:id="11876"/>
            <w:r w:rsidRPr="00743E63">
              <w:rPr>
                <w:rStyle w:val="afff4"/>
                <w:sz w:val="22"/>
                <w:szCs w:val="22"/>
                <w:highlight w:val="cyan"/>
              </w:rPr>
              <w:commentReference w:id="11876"/>
            </w:r>
          </w:p>
        </w:tc>
        <w:tc>
          <w:tcPr>
            <w:tcW w:w="302" w:type="pct"/>
          </w:tcPr>
          <w:p w14:paraId="492B7AE9" w14:textId="5060BD3B" w:rsidR="003B7D39" w:rsidRPr="00743E63" w:rsidRDefault="003B7D39" w:rsidP="003B7D39">
            <w:pPr>
              <w:pStyle w:val="GOSTTablenorm"/>
              <w:rPr>
                <w:ins w:id="11877" w:author="Оконова Ногала Батровна EXP-318220" w:date="2025-10-01T16:32:00Z"/>
                <w:highlight w:val="cyan"/>
              </w:rPr>
            </w:pPr>
            <w:ins w:id="11878" w:author="Оконова Ногала Батровна EXP-318220" w:date="2025-10-01T16:33:00Z">
              <w:del w:id="11879" w:author="Краснова Наталья EXP-321714" w:date="2026-03-25T14:41:00Z">
                <w:r w:rsidRPr="00743E63" w:rsidDel="00CE0FDB">
                  <w:rPr>
                    <w:szCs w:val="22"/>
                    <w:highlight w:val="cyan"/>
                  </w:rPr>
                  <w:delText>Нет</w:delText>
                </w:r>
              </w:del>
            </w:ins>
          </w:p>
        </w:tc>
        <w:tc>
          <w:tcPr>
            <w:tcW w:w="1109" w:type="pct"/>
          </w:tcPr>
          <w:p w14:paraId="24170FE4" w14:textId="24C90F68" w:rsidR="003B7D39" w:rsidRPr="00743E63" w:rsidRDefault="003B7D39" w:rsidP="003B7D39">
            <w:pPr>
              <w:pStyle w:val="GOSTTablenorm"/>
              <w:tabs>
                <w:tab w:val="left" w:pos="2595"/>
              </w:tabs>
              <w:rPr>
                <w:ins w:id="11880" w:author="Оконова Ногала Батровна EXP-318220" w:date="2025-10-01T16:32:00Z"/>
                <w:highlight w:val="cyan"/>
              </w:rPr>
            </w:pPr>
            <w:ins w:id="11881" w:author="Оконова Ногала Батровна EXP-318220" w:date="2025-10-01T16:33:00Z">
              <w:del w:id="11882" w:author="Краснова Наталья EXP-321714" w:date="2026-03-25T14:41:00Z">
                <w:r w:rsidRPr="00743E63" w:rsidDel="00CE0FDB">
                  <w:rPr>
                    <w:szCs w:val="22"/>
                    <w:highlight w:val="cyan"/>
                  </w:rPr>
                  <w:delText>Код ТОФК отправителя</w:delText>
                </w:r>
              </w:del>
            </w:ins>
          </w:p>
        </w:tc>
        <w:tc>
          <w:tcPr>
            <w:tcW w:w="1109" w:type="pct"/>
          </w:tcPr>
          <w:p w14:paraId="23C9701A" w14:textId="50E964B3" w:rsidR="003B7D39" w:rsidRPr="00743E63" w:rsidRDefault="003B7D39" w:rsidP="003B7D39">
            <w:pPr>
              <w:pStyle w:val="GOSTTablenorm"/>
              <w:rPr>
                <w:ins w:id="11883" w:author="Оконова Ногала Батровна EXP-318220" w:date="2025-10-01T16:32:00Z"/>
                <w:b/>
                <w:bCs/>
                <w:highlight w:val="cyan"/>
              </w:rPr>
            </w:pPr>
            <w:ins w:id="11884" w:author="Оконова Ногала Батровна" w:date="2025-10-15T17:17:00Z">
              <w:del w:id="11885" w:author="Краснова Наталья EXP-321714" w:date="2026-03-25T14:41:00Z">
                <w:r w:rsidRPr="00743E63" w:rsidDel="00CE0FDB">
                  <w:rPr>
                    <w:highlight w:val="cyan"/>
                  </w:rPr>
                  <w:delText>PUiO_VLS_A:rCodeTOFK</w:delText>
                </w:r>
              </w:del>
            </w:ins>
          </w:p>
        </w:tc>
        <w:tc>
          <w:tcPr>
            <w:tcW w:w="1371" w:type="pct"/>
          </w:tcPr>
          <w:p w14:paraId="01DE59DC" w14:textId="69DFFC92" w:rsidR="003B7D39" w:rsidRPr="00743E63" w:rsidRDefault="003B7D39" w:rsidP="003B7D39">
            <w:pPr>
              <w:pStyle w:val="GOSTTablenorm"/>
              <w:rPr>
                <w:ins w:id="11886" w:author="Оконова Ногала Батровна EXP-318220" w:date="2025-10-01T16:32:00Z"/>
                <w:szCs w:val="22"/>
                <w:highlight w:val="cyan"/>
              </w:rPr>
            </w:pPr>
            <w:ins w:id="11887" w:author="Оконова Ногала Батровна EXP-318220" w:date="2025-10-01T16:33:00Z">
              <w:del w:id="11888" w:author="Краснова Наталья EXP-321714" w:date="2026-03-25T14:41:00Z">
                <w:r w:rsidRPr="00743E63" w:rsidDel="00CE0FDB">
                  <w:rPr>
                    <w:szCs w:val="22"/>
                    <w:highlight w:val="cyan"/>
                  </w:rPr>
                  <w:delText>-</w:delText>
                </w:r>
              </w:del>
            </w:ins>
          </w:p>
        </w:tc>
      </w:tr>
      <w:tr w:rsidR="003B7D39" w:rsidRPr="00B9499D" w14:paraId="6A945999" w14:textId="77777777" w:rsidTr="006703EA">
        <w:trPr>
          <w:ins w:id="11889" w:author="Оконова Ногала Батровна EXP-318220" w:date="2025-10-01T16:33:00Z"/>
        </w:trPr>
        <w:tc>
          <w:tcPr>
            <w:tcW w:w="1109" w:type="pct"/>
          </w:tcPr>
          <w:p w14:paraId="51D354E2" w14:textId="4EC3C4D2" w:rsidR="003B7D39" w:rsidRPr="00743E63" w:rsidRDefault="003B7D39" w:rsidP="003B7D39">
            <w:pPr>
              <w:pStyle w:val="GOSTTablenorm"/>
              <w:tabs>
                <w:tab w:val="left" w:pos="2595"/>
              </w:tabs>
              <w:rPr>
                <w:ins w:id="11890" w:author="Оконова Ногала Батровна EXP-318220" w:date="2025-10-01T16:33:00Z"/>
                <w:szCs w:val="22"/>
                <w:highlight w:val="cyan"/>
              </w:rPr>
            </w:pPr>
            <w:ins w:id="11891" w:author="Оконова Ногала Батровна EXP-318220" w:date="2025-10-01T16:33:00Z">
              <w:del w:id="11892" w:author="Краснова Наталья EXP-321714" w:date="2026-03-25T14:41:00Z">
                <w:r w:rsidRPr="00743E63" w:rsidDel="00CE0FDB">
                  <w:rPr>
                    <w:szCs w:val="22"/>
                    <w:highlight w:val="cyan"/>
                  </w:rPr>
                  <w:delText>Номер_ЛС_отправителя</w:delText>
                </w:r>
              </w:del>
            </w:ins>
          </w:p>
        </w:tc>
        <w:tc>
          <w:tcPr>
            <w:tcW w:w="302" w:type="pct"/>
          </w:tcPr>
          <w:p w14:paraId="336C33D9" w14:textId="4492CCB3" w:rsidR="003B7D39" w:rsidRPr="00743E63" w:rsidRDefault="003B7D39" w:rsidP="003B7D39">
            <w:pPr>
              <w:pStyle w:val="GOSTTablenorm"/>
              <w:rPr>
                <w:ins w:id="11893" w:author="Оконова Ногала Батровна EXP-318220" w:date="2025-10-01T16:33:00Z"/>
                <w:szCs w:val="22"/>
                <w:highlight w:val="cyan"/>
              </w:rPr>
            </w:pPr>
            <w:ins w:id="11894" w:author="Оконова Ногала Батровна EXP-318220" w:date="2025-10-01T16:33:00Z">
              <w:del w:id="11895" w:author="Краснова Наталья EXP-321714" w:date="2026-03-25T14:41:00Z">
                <w:r w:rsidRPr="00743E63" w:rsidDel="00CE0FDB">
                  <w:rPr>
                    <w:szCs w:val="22"/>
                    <w:highlight w:val="cyan"/>
                  </w:rPr>
                  <w:delText>Нет</w:delText>
                </w:r>
              </w:del>
            </w:ins>
          </w:p>
        </w:tc>
        <w:tc>
          <w:tcPr>
            <w:tcW w:w="1109" w:type="pct"/>
          </w:tcPr>
          <w:p w14:paraId="590DEC30" w14:textId="35381BE4" w:rsidR="003B7D39" w:rsidRPr="00743E63" w:rsidRDefault="003B7D39" w:rsidP="003B7D39">
            <w:pPr>
              <w:pStyle w:val="GOSTTablenorm"/>
              <w:tabs>
                <w:tab w:val="left" w:pos="2595"/>
              </w:tabs>
              <w:rPr>
                <w:ins w:id="11896" w:author="Оконова Ногала Батровна EXP-318220" w:date="2025-10-01T16:33:00Z"/>
                <w:szCs w:val="22"/>
                <w:highlight w:val="cyan"/>
              </w:rPr>
            </w:pPr>
            <w:ins w:id="11897" w:author="Оконова Ногала Батровна EXP-318220" w:date="2025-10-01T16:34:00Z">
              <w:del w:id="11898" w:author="Краснова Наталья EXP-321714" w:date="2026-03-25T14:41:00Z">
                <w:r w:rsidRPr="00743E63" w:rsidDel="00CE0FDB">
                  <w:rPr>
                    <w:szCs w:val="22"/>
                    <w:highlight w:val="cyan"/>
                  </w:rPr>
                  <w:delText xml:space="preserve">Номер лицевого счета </w:delText>
                </w:r>
              </w:del>
            </w:ins>
            <w:ins w:id="11899" w:author="Оконова Ногала Батровна EXP-318220" w:date="2025-10-01T16:33:00Z">
              <w:del w:id="11900" w:author="Краснова Наталья EXP-321714" w:date="2026-03-25T14:41:00Z">
                <w:r w:rsidRPr="00743E63" w:rsidDel="00CE0FDB">
                  <w:rPr>
                    <w:szCs w:val="22"/>
                    <w:highlight w:val="cyan"/>
                  </w:rPr>
                  <w:delText>отправителя</w:delText>
                </w:r>
              </w:del>
            </w:ins>
          </w:p>
        </w:tc>
        <w:tc>
          <w:tcPr>
            <w:tcW w:w="1109" w:type="pct"/>
          </w:tcPr>
          <w:p w14:paraId="062ADDE9" w14:textId="686A8B86" w:rsidR="003B7D39" w:rsidRPr="00743E63" w:rsidRDefault="003B7D39" w:rsidP="003B7D39">
            <w:pPr>
              <w:pStyle w:val="GOSTTablenorm"/>
              <w:rPr>
                <w:ins w:id="11901" w:author="Оконова Ногала Батровна EXP-318220" w:date="2025-10-01T16:33:00Z"/>
                <w:b/>
                <w:bCs/>
                <w:highlight w:val="cyan"/>
              </w:rPr>
            </w:pPr>
            <w:ins w:id="11902" w:author="Оконова Ногала Батровна" w:date="2025-10-15T17:17:00Z">
              <w:del w:id="11903" w:author="Краснова Наталья EXP-321714" w:date="2026-03-25T14:41:00Z">
                <w:r w:rsidRPr="00743E63" w:rsidDel="00CE0FDB">
                  <w:rPr>
                    <w:highlight w:val="cyan"/>
                  </w:rPr>
                  <w:delText>PUiO_VLS_A:rPersAcc</w:delText>
                </w:r>
              </w:del>
            </w:ins>
          </w:p>
        </w:tc>
        <w:tc>
          <w:tcPr>
            <w:tcW w:w="1371" w:type="pct"/>
          </w:tcPr>
          <w:p w14:paraId="358FD969" w14:textId="35967746" w:rsidR="003B7D39" w:rsidRPr="00743E63" w:rsidRDefault="003B7D39" w:rsidP="003B7D39">
            <w:pPr>
              <w:pStyle w:val="GOSTTablenorm"/>
              <w:rPr>
                <w:ins w:id="11904" w:author="Оконова Ногала Батровна EXP-318220" w:date="2025-10-01T16:33:00Z"/>
                <w:szCs w:val="22"/>
                <w:highlight w:val="cyan"/>
              </w:rPr>
            </w:pPr>
            <w:ins w:id="11905" w:author="Оконова Ногала Батровна EXP-318220" w:date="2025-10-01T16:33:00Z">
              <w:del w:id="11906" w:author="Краснова Наталья EXP-321714" w:date="2026-03-25T14:41:00Z">
                <w:r w:rsidRPr="00743E63" w:rsidDel="00CE0FDB">
                  <w:rPr>
                    <w:highlight w:val="cyan"/>
                  </w:rPr>
                  <w:delText>-</w:delText>
                </w:r>
              </w:del>
            </w:ins>
          </w:p>
        </w:tc>
      </w:tr>
    </w:tbl>
    <w:p w14:paraId="225A719E" w14:textId="1972576D" w:rsidR="006043A1" w:rsidRDefault="008242B4" w:rsidP="00F265CC">
      <w:pPr>
        <w:pStyle w:val="GOSTNameTable"/>
      </w:pPr>
      <w:r>
        <w:rPr>
          <w:noProof/>
        </w:rPr>
        <w:fldChar w:fldCharType="begin"/>
      </w:r>
      <w:r>
        <w:rPr>
          <w:noProof/>
        </w:rPr>
        <w:instrText xml:space="preserve"> SEQ Таблица \* ARABIC </w:instrText>
      </w:r>
      <w:r>
        <w:rPr>
          <w:noProof/>
        </w:rPr>
        <w:fldChar w:fldCharType="separate"/>
      </w:r>
      <w:bookmarkStart w:id="11907" w:name="_Toc226563187"/>
      <w:r w:rsidR="00AB1BE0">
        <w:rPr>
          <w:noProof/>
        </w:rPr>
        <w:t>31</w:t>
      </w:r>
      <w:r>
        <w:rPr>
          <w:noProof/>
        </w:rPr>
        <w:fldChar w:fldCharType="end"/>
      </w:r>
      <w:r w:rsidR="006043A1">
        <w:t xml:space="preserve"> - </w:t>
      </w:r>
      <w:r w:rsidR="006043A1" w:rsidRPr="007F2252">
        <w:t>Перечень атрибутов, соответствующих типу документа</w:t>
      </w:r>
      <w:r w:rsidR="006043A1">
        <w:t xml:space="preserve"> </w:t>
      </w:r>
      <w:r w:rsidR="00A415B7">
        <w:t>«</w:t>
      </w:r>
      <w:r w:rsidR="006043A1" w:rsidRPr="00A71881">
        <w:t>Акт приемки-передачи кассовых выплат, поступлений и обязательств при реорганизации участников бюджетного процесса</w:t>
      </w:r>
      <w:r w:rsidR="00A415B7">
        <w:t>»</w:t>
      </w:r>
      <w:r w:rsidR="006043A1" w:rsidRPr="00A71881">
        <w:t xml:space="preserve"> (ф. 0531728) VLS_ACT_0531728</w:t>
      </w:r>
      <w:bookmarkEnd w:id="11907"/>
    </w:p>
    <w:tbl>
      <w:tblPr>
        <w:tblStyle w:val="GOSTTable"/>
        <w:tblW w:w="5000" w:type="pct"/>
        <w:tblLayout w:type="fixed"/>
        <w:tblLook w:val="07E0" w:firstRow="1" w:lastRow="1" w:firstColumn="1" w:lastColumn="1" w:noHBand="1" w:noVBand="1"/>
      </w:tblPr>
      <w:tblGrid>
        <w:gridCol w:w="3495"/>
        <w:gridCol w:w="952"/>
        <w:gridCol w:w="3496"/>
        <w:gridCol w:w="3496"/>
        <w:gridCol w:w="4321"/>
      </w:tblGrid>
      <w:tr w:rsidR="00F265CC" w:rsidRPr="00B9499D" w14:paraId="4F0DC37A" w14:textId="77777777" w:rsidTr="000976AD">
        <w:trPr>
          <w:cnfStyle w:val="100000000000" w:firstRow="1" w:lastRow="0" w:firstColumn="0" w:lastColumn="0" w:oddVBand="0" w:evenVBand="0" w:oddHBand="0" w:evenHBand="0" w:firstRowFirstColumn="0" w:firstRowLastColumn="0" w:lastRowFirstColumn="0" w:lastRowLastColumn="0"/>
        </w:trPr>
        <w:tc>
          <w:tcPr>
            <w:tcW w:w="1109" w:type="pct"/>
          </w:tcPr>
          <w:p w14:paraId="6C28EE66" w14:textId="5558D5C5" w:rsidR="00F265CC" w:rsidRPr="00B9499D" w:rsidRDefault="00F265CC" w:rsidP="000976AD">
            <w:pPr>
              <w:pStyle w:val="GOSTTableHead"/>
            </w:pPr>
            <w:r w:rsidRPr="00B9499D">
              <w:t>Наименование атрибута</w:t>
            </w:r>
          </w:p>
        </w:tc>
        <w:tc>
          <w:tcPr>
            <w:tcW w:w="302" w:type="pct"/>
          </w:tcPr>
          <w:p w14:paraId="794EA4A7" w14:textId="4C0DCFFD" w:rsidR="00F265CC" w:rsidRPr="00B9499D" w:rsidRDefault="00F265CC" w:rsidP="000976AD">
            <w:pPr>
              <w:pStyle w:val="GOSTTableHead"/>
            </w:pPr>
            <w:r w:rsidRPr="00B9499D">
              <w:t>Вычисляемый атрибут</w:t>
            </w:r>
          </w:p>
        </w:tc>
        <w:tc>
          <w:tcPr>
            <w:tcW w:w="1109" w:type="pct"/>
          </w:tcPr>
          <w:p w14:paraId="590FA68F" w14:textId="48F10C8E" w:rsidR="00F265CC" w:rsidRPr="00B9499D" w:rsidRDefault="00F265CC" w:rsidP="000976AD">
            <w:pPr>
              <w:pStyle w:val="GOSTTableHead"/>
            </w:pPr>
            <w:r w:rsidRPr="00B9499D">
              <w:t>Описание атрибута</w:t>
            </w:r>
          </w:p>
        </w:tc>
        <w:tc>
          <w:tcPr>
            <w:tcW w:w="1109" w:type="pct"/>
          </w:tcPr>
          <w:p w14:paraId="48759A95" w14:textId="627B6FC9" w:rsidR="00F265CC" w:rsidRPr="00B9499D" w:rsidRDefault="00F265CC" w:rsidP="000976AD">
            <w:pPr>
              <w:pStyle w:val="GOSTTableHead"/>
            </w:pPr>
            <w:r w:rsidRPr="00B9499D">
              <w:t>Реквизит документа (наименование тега)</w:t>
            </w:r>
          </w:p>
        </w:tc>
        <w:tc>
          <w:tcPr>
            <w:tcW w:w="1371" w:type="pct"/>
          </w:tcPr>
          <w:p w14:paraId="62B82FC7" w14:textId="347C67CF" w:rsidR="00F265CC" w:rsidRPr="00B9499D" w:rsidRDefault="00F265CC" w:rsidP="000976AD">
            <w:pPr>
              <w:pStyle w:val="GOSTTableHead"/>
            </w:pPr>
            <w:r w:rsidRPr="00B9499D">
              <w:t>Алгоритм вычисления</w:t>
            </w:r>
          </w:p>
        </w:tc>
      </w:tr>
      <w:tr w:rsidR="006F1731" w:rsidRPr="00B9499D" w14:paraId="61B5F8B8" w14:textId="77777777" w:rsidTr="00F265CC">
        <w:tc>
          <w:tcPr>
            <w:tcW w:w="1109" w:type="pct"/>
          </w:tcPr>
          <w:p w14:paraId="4400B08F" w14:textId="5DDF36AF" w:rsidR="006F1731" w:rsidRPr="00B9499D" w:rsidRDefault="006F1731" w:rsidP="006F1731">
            <w:pPr>
              <w:pStyle w:val="GOSTTablenorm"/>
            </w:pPr>
            <w:r w:rsidRPr="00B9499D">
              <w:t>Номер_документа*</w:t>
            </w:r>
          </w:p>
        </w:tc>
        <w:tc>
          <w:tcPr>
            <w:tcW w:w="302" w:type="pct"/>
          </w:tcPr>
          <w:p w14:paraId="69824606" w14:textId="77777777" w:rsidR="006F1731" w:rsidRPr="00B9499D" w:rsidRDefault="006F1731" w:rsidP="006F1731">
            <w:pPr>
              <w:pStyle w:val="GOSTTablenorm"/>
            </w:pPr>
            <w:r w:rsidRPr="00B9499D">
              <w:t>нет</w:t>
            </w:r>
          </w:p>
        </w:tc>
        <w:tc>
          <w:tcPr>
            <w:tcW w:w="1109" w:type="pct"/>
          </w:tcPr>
          <w:p w14:paraId="45C5397C" w14:textId="77777777" w:rsidR="006F1731" w:rsidRPr="00B9499D" w:rsidRDefault="006F1731" w:rsidP="006F1731">
            <w:pPr>
              <w:pStyle w:val="GOSTTablenorm"/>
            </w:pPr>
            <w:r w:rsidRPr="00B9499D">
              <w:t>Номер документа</w:t>
            </w:r>
          </w:p>
        </w:tc>
        <w:tc>
          <w:tcPr>
            <w:tcW w:w="1109" w:type="pct"/>
          </w:tcPr>
          <w:p w14:paraId="3A3B13B4" w14:textId="77777777" w:rsidR="006F1731" w:rsidRPr="00B9499D" w:rsidRDefault="006F1731" w:rsidP="006F1731">
            <w:pPr>
              <w:pStyle w:val="GOSTTablenorm"/>
            </w:pPr>
            <w:r w:rsidRPr="00B9499D">
              <w:t>TitlePart_RgNmb</w:t>
            </w:r>
          </w:p>
        </w:tc>
        <w:tc>
          <w:tcPr>
            <w:tcW w:w="1371" w:type="pct"/>
          </w:tcPr>
          <w:p w14:paraId="076FA913" w14:textId="4964FC8C" w:rsidR="006F1731" w:rsidRPr="00B9499D" w:rsidRDefault="006F1731" w:rsidP="006F1731">
            <w:pPr>
              <w:pStyle w:val="GOSTTablenorm"/>
            </w:pPr>
            <w:r w:rsidRPr="00CF12AB">
              <w:t>-</w:t>
            </w:r>
          </w:p>
        </w:tc>
      </w:tr>
      <w:tr w:rsidR="006F1731" w:rsidRPr="00B9499D" w14:paraId="5C0CF9DB" w14:textId="77777777" w:rsidTr="00F265CC">
        <w:tc>
          <w:tcPr>
            <w:tcW w:w="1109" w:type="pct"/>
          </w:tcPr>
          <w:p w14:paraId="1D139B3D" w14:textId="5741BA8E" w:rsidR="006F1731" w:rsidRPr="00B9499D" w:rsidRDefault="006F1731" w:rsidP="006F1731">
            <w:pPr>
              <w:pStyle w:val="GOSTTablenorm"/>
            </w:pPr>
            <w:r w:rsidRPr="00B9499D">
              <w:t>Дата_документа*</w:t>
            </w:r>
          </w:p>
        </w:tc>
        <w:tc>
          <w:tcPr>
            <w:tcW w:w="302" w:type="pct"/>
          </w:tcPr>
          <w:p w14:paraId="14373852" w14:textId="77777777" w:rsidR="006F1731" w:rsidRPr="00B9499D" w:rsidRDefault="006F1731" w:rsidP="006F1731">
            <w:pPr>
              <w:pStyle w:val="GOSTTablenorm"/>
            </w:pPr>
            <w:r w:rsidRPr="00B9499D">
              <w:t>нет</w:t>
            </w:r>
          </w:p>
        </w:tc>
        <w:tc>
          <w:tcPr>
            <w:tcW w:w="1109" w:type="pct"/>
          </w:tcPr>
          <w:p w14:paraId="25786E5E" w14:textId="77777777" w:rsidR="006F1731" w:rsidRPr="00B9499D" w:rsidRDefault="006F1731" w:rsidP="006F1731">
            <w:pPr>
              <w:pStyle w:val="GOSTTablenorm"/>
            </w:pPr>
            <w:r w:rsidRPr="00B9499D">
              <w:t>Дата документа</w:t>
            </w:r>
          </w:p>
        </w:tc>
        <w:tc>
          <w:tcPr>
            <w:tcW w:w="1109" w:type="pct"/>
          </w:tcPr>
          <w:p w14:paraId="182ED80E" w14:textId="77777777" w:rsidR="006F1731" w:rsidRPr="00B9499D" w:rsidRDefault="006F1731" w:rsidP="006F1731">
            <w:pPr>
              <w:pStyle w:val="GOSTTablenorm"/>
            </w:pPr>
            <w:r w:rsidRPr="00B9499D">
              <w:t>TitlePart_DocDate</w:t>
            </w:r>
          </w:p>
        </w:tc>
        <w:tc>
          <w:tcPr>
            <w:tcW w:w="1371" w:type="pct"/>
          </w:tcPr>
          <w:p w14:paraId="582344A3" w14:textId="423971B5" w:rsidR="006F1731" w:rsidRPr="00B9499D" w:rsidRDefault="006F1731" w:rsidP="006F1731">
            <w:pPr>
              <w:pStyle w:val="GOSTTablenorm"/>
            </w:pPr>
            <w:r w:rsidRPr="00CF12AB">
              <w:t>-</w:t>
            </w:r>
          </w:p>
        </w:tc>
      </w:tr>
      <w:tr w:rsidR="001732EB" w:rsidRPr="00B9499D" w14:paraId="68D02B12" w14:textId="77777777" w:rsidTr="002A2161">
        <w:tc>
          <w:tcPr>
            <w:tcW w:w="1109" w:type="pct"/>
          </w:tcPr>
          <w:p w14:paraId="0FFFF172" w14:textId="1D6E8D6A" w:rsidR="001732EB" w:rsidRPr="00B9499D" w:rsidRDefault="001732EB" w:rsidP="001732EB">
            <w:pPr>
              <w:pStyle w:val="GOSTTablenorm"/>
            </w:pPr>
            <w:ins w:id="11908" w:author="Куклина Ю.В." w:date="2024-04-01T12:05:00Z">
              <w:r>
                <w:t>Вид_документа</w:t>
              </w:r>
            </w:ins>
          </w:p>
        </w:tc>
        <w:tc>
          <w:tcPr>
            <w:tcW w:w="302" w:type="pct"/>
          </w:tcPr>
          <w:p w14:paraId="68DE6D7D" w14:textId="3533CF82" w:rsidR="001732EB" w:rsidRPr="00B9499D" w:rsidRDefault="001732EB" w:rsidP="001732EB">
            <w:pPr>
              <w:pStyle w:val="GOSTTablenorm"/>
            </w:pPr>
            <w:ins w:id="11909" w:author="Куклина Ю.В." w:date="2024-04-01T12:05:00Z">
              <w:r>
                <w:t>нет</w:t>
              </w:r>
            </w:ins>
          </w:p>
        </w:tc>
        <w:tc>
          <w:tcPr>
            <w:tcW w:w="1109" w:type="pct"/>
          </w:tcPr>
          <w:p w14:paraId="381B54C3" w14:textId="1FAC8A51" w:rsidR="001732EB" w:rsidRPr="00B9499D" w:rsidRDefault="001732EB" w:rsidP="001732EB">
            <w:pPr>
              <w:pStyle w:val="GOSTTablenorm"/>
            </w:pPr>
            <w:ins w:id="11910" w:author="Куклина Ю.В." w:date="2024-04-01T12:05:00Z">
              <w:r>
                <w:t>Вид документа</w:t>
              </w:r>
            </w:ins>
          </w:p>
        </w:tc>
        <w:tc>
          <w:tcPr>
            <w:tcW w:w="1109" w:type="pct"/>
          </w:tcPr>
          <w:p w14:paraId="0B8F9C74" w14:textId="394301F8" w:rsidR="001732EB" w:rsidRPr="00B9499D" w:rsidRDefault="001732EB" w:rsidP="001732EB">
            <w:pPr>
              <w:pStyle w:val="GOSTTablenorm"/>
            </w:pPr>
            <w:ins w:id="11911" w:author="Куклина Ю.В." w:date="2024-04-01T12:05:00Z">
              <w:r w:rsidRPr="005071BA">
                <w:rPr>
                  <w:szCs w:val="22"/>
                </w:rPr>
                <w:t>INF_DOCTYPE</w:t>
              </w:r>
            </w:ins>
          </w:p>
        </w:tc>
        <w:tc>
          <w:tcPr>
            <w:tcW w:w="1371" w:type="pct"/>
          </w:tcPr>
          <w:p w14:paraId="1F71B8ED" w14:textId="5AAF57F1" w:rsidR="001732EB" w:rsidRPr="00B9499D" w:rsidRDefault="001732EB" w:rsidP="001732EB">
            <w:pPr>
              <w:pStyle w:val="GOSTTablenorm"/>
            </w:pPr>
            <w:ins w:id="11912" w:author="Куклина Ю.В." w:date="2024-04-01T12:05:00Z">
              <w:r>
                <w:rPr>
                  <w:szCs w:val="22"/>
                </w:rPr>
                <w:t>-</w:t>
              </w:r>
            </w:ins>
          </w:p>
        </w:tc>
      </w:tr>
      <w:tr w:rsidR="001732EB" w:rsidRPr="00B9499D" w14:paraId="18688228" w14:textId="77777777" w:rsidTr="00F265CC">
        <w:tc>
          <w:tcPr>
            <w:tcW w:w="1109" w:type="pct"/>
          </w:tcPr>
          <w:p w14:paraId="1E01D839" w14:textId="0EF810C5" w:rsidR="001732EB" w:rsidRPr="00B9499D" w:rsidRDefault="001732EB" w:rsidP="001732EB">
            <w:pPr>
              <w:pStyle w:val="GOSTTablenorm"/>
            </w:pPr>
            <w:r w:rsidRPr="009645C1">
              <w:t>Наименование_документа</w:t>
            </w:r>
          </w:p>
        </w:tc>
        <w:tc>
          <w:tcPr>
            <w:tcW w:w="302" w:type="pct"/>
          </w:tcPr>
          <w:p w14:paraId="47D0B38F" w14:textId="5DA821C4" w:rsidR="001732EB" w:rsidRPr="00B9499D" w:rsidRDefault="001732EB" w:rsidP="001732EB">
            <w:pPr>
              <w:pStyle w:val="GOSTTablenorm"/>
            </w:pPr>
            <w:r w:rsidRPr="009645C1">
              <w:t>да</w:t>
            </w:r>
          </w:p>
        </w:tc>
        <w:tc>
          <w:tcPr>
            <w:tcW w:w="1109" w:type="pct"/>
          </w:tcPr>
          <w:p w14:paraId="2C855F46" w14:textId="162451FE" w:rsidR="001732EB" w:rsidRPr="00B9499D" w:rsidRDefault="001732EB" w:rsidP="001732EB">
            <w:pPr>
              <w:pStyle w:val="GOSTTablenorm"/>
            </w:pPr>
            <w:r w:rsidRPr="009645C1">
              <w:t>Наименование документа</w:t>
            </w:r>
          </w:p>
        </w:tc>
        <w:tc>
          <w:tcPr>
            <w:tcW w:w="1109" w:type="pct"/>
          </w:tcPr>
          <w:p w14:paraId="13A4D09B" w14:textId="77777777" w:rsidR="001732EB" w:rsidRPr="00B9499D" w:rsidRDefault="001732EB" w:rsidP="001732EB">
            <w:pPr>
              <w:pStyle w:val="GOSTTablenorm"/>
            </w:pPr>
          </w:p>
        </w:tc>
        <w:tc>
          <w:tcPr>
            <w:tcW w:w="1371" w:type="pct"/>
          </w:tcPr>
          <w:p w14:paraId="34E38B6C" w14:textId="1AEE2BBF" w:rsidR="001732EB" w:rsidRPr="00B9499D" w:rsidRDefault="001732EB" w:rsidP="001732EB">
            <w:pPr>
              <w:pStyle w:val="GOSTTablenorm"/>
            </w:pPr>
            <w:r w:rsidRPr="00A21327">
              <w:t xml:space="preserve">Наименование документа определяется по справочнику </w:t>
            </w:r>
            <w:r>
              <w:t>«</w:t>
            </w:r>
            <w:r w:rsidRPr="00A21327">
              <w:t>Типы документов</w:t>
            </w:r>
            <w:r>
              <w:t>»</w:t>
            </w:r>
            <w:r w:rsidRPr="00A21327">
              <w:t xml:space="preserve"> с помощью значения атрибута Тип_документа (</w:t>
            </w:r>
            <w:r w:rsidRPr="00A21327">
              <w:rPr>
                <w:lang w:val="en-US"/>
              </w:rPr>
              <w:t>TypeDoc</w:t>
            </w:r>
            <w:r w:rsidRPr="00A21327">
              <w:t>) из заголовка запроса</w:t>
            </w:r>
          </w:p>
        </w:tc>
      </w:tr>
      <w:tr w:rsidR="001732EB" w:rsidRPr="00B9499D" w14:paraId="39180BE7" w14:textId="77777777" w:rsidTr="00F265CC">
        <w:tc>
          <w:tcPr>
            <w:tcW w:w="1109" w:type="pct"/>
          </w:tcPr>
          <w:p w14:paraId="12EABC04" w14:textId="1682459B" w:rsidR="001732EB" w:rsidRPr="00B9499D" w:rsidRDefault="001732EB" w:rsidP="001732EB">
            <w:pPr>
              <w:pStyle w:val="GOSTTablenorm"/>
            </w:pPr>
            <w:r w:rsidRPr="00051375">
              <w:rPr>
                <w:szCs w:val="22"/>
              </w:rPr>
              <w:t>Код_валют</w:t>
            </w:r>
            <w:commentRangeStart w:id="11913"/>
            <w:commentRangeStart w:id="11914"/>
            <w:commentRangeStart w:id="11915"/>
            <w:r w:rsidRPr="00051375">
              <w:rPr>
                <w:szCs w:val="22"/>
              </w:rPr>
              <w:t>ы</w:t>
            </w:r>
            <w:commentRangeEnd w:id="11913"/>
            <w:r w:rsidRPr="00B9499D">
              <w:rPr>
                <w:rStyle w:val="afff4"/>
                <w:sz w:val="22"/>
                <w:szCs w:val="20"/>
              </w:rPr>
              <w:commentReference w:id="11913"/>
            </w:r>
            <w:commentRangeEnd w:id="11914"/>
            <w:r w:rsidR="00A53F13" w:rsidRPr="00B9499D">
              <w:rPr>
                <w:rStyle w:val="afff4"/>
                <w:sz w:val="22"/>
                <w:szCs w:val="20"/>
              </w:rPr>
              <w:commentReference w:id="11914"/>
            </w:r>
            <w:commentRangeEnd w:id="11915"/>
            <w:r w:rsidR="00FC744A" w:rsidRPr="00B9499D">
              <w:rPr>
                <w:rStyle w:val="afff4"/>
                <w:sz w:val="22"/>
                <w:szCs w:val="20"/>
              </w:rPr>
              <w:commentReference w:id="11915"/>
            </w:r>
          </w:p>
        </w:tc>
        <w:tc>
          <w:tcPr>
            <w:tcW w:w="302" w:type="pct"/>
          </w:tcPr>
          <w:p w14:paraId="523BA06C" w14:textId="3103F60D" w:rsidR="001732EB" w:rsidRPr="00B9499D" w:rsidRDefault="001732EB" w:rsidP="001732EB">
            <w:pPr>
              <w:pStyle w:val="GOSTTablenorm"/>
            </w:pPr>
            <w:r w:rsidRPr="00B9499D">
              <w:t>да</w:t>
            </w:r>
          </w:p>
        </w:tc>
        <w:tc>
          <w:tcPr>
            <w:tcW w:w="1109" w:type="pct"/>
          </w:tcPr>
          <w:p w14:paraId="54862733" w14:textId="00031B82" w:rsidR="001732EB" w:rsidRPr="00B9499D" w:rsidRDefault="001732EB" w:rsidP="001732EB">
            <w:pPr>
              <w:pStyle w:val="GOSTTablenorm"/>
            </w:pPr>
            <w:r w:rsidRPr="00B9499D">
              <w:t>Код валюты по ОКВ</w:t>
            </w:r>
          </w:p>
        </w:tc>
        <w:tc>
          <w:tcPr>
            <w:tcW w:w="1109" w:type="pct"/>
          </w:tcPr>
          <w:p w14:paraId="399AB2CF" w14:textId="77777777" w:rsidR="001732EB" w:rsidRPr="00B9499D" w:rsidRDefault="001732EB" w:rsidP="001732EB">
            <w:pPr>
              <w:pStyle w:val="GOSTTablenorm"/>
            </w:pPr>
          </w:p>
        </w:tc>
        <w:tc>
          <w:tcPr>
            <w:tcW w:w="1371" w:type="pct"/>
          </w:tcPr>
          <w:p w14:paraId="7ECA7C86" w14:textId="3E91C514" w:rsidR="001732EB" w:rsidRPr="00B9499D" w:rsidRDefault="001732EB" w:rsidP="001732EB">
            <w:pPr>
              <w:pStyle w:val="GOSTTablenorm"/>
            </w:pPr>
            <w:r w:rsidRPr="00B9499D">
              <w:t>По данному типу документов в атрибут</w:t>
            </w:r>
            <w:r>
              <w:t xml:space="preserve"> всегда передается значение «643»</w:t>
            </w:r>
          </w:p>
        </w:tc>
      </w:tr>
      <w:tr w:rsidR="00B44E79" w:rsidRPr="00B9499D" w14:paraId="06B5FED1" w14:textId="77777777" w:rsidTr="002A2161">
        <w:tc>
          <w:tcPr>
            <w:tcW w:w="1109" w:type="pct"/>
          </w:tcPr>
          <w:p w14:paraId="6F2A452D" w14:textId="20E4F1E7" w:rsidR="00B44E79" w:rsidRPr="00051375" w:rsidRDefault="00B44E79" w:rsidP="00B44E79">
            <w:pPr>
              <w:pStyle w:val="GOSTTablenorm"/>
              <w:rPr>
                <w:szCs w:val="22"/>
              </w:rPr>
            </w:pPr>
            <w:ins w:id="11916" w:author="Сатлер Марина Викторовна" w:date="2024-03-20T10:49:00Z">
              <w:r>
                <w:rPr>
                  <w:szCs w:val="22"/>
                </w:rPr>
                <w:t>Код_валюты_учета</w:t>
              </w:r>
            </w:ins>
          </w:p>
        </w:tc>
        <w:tc>
          <w:tcPr>
            <w:tcW w:w="302" w:type="pct"/>
          </w:tcPr>
          <w:p w14:paraId="43ACBD31" w14:textId="0A20FF24" w:rsidR="00B44E79" w:rsidRPr="00B9499D" w:rsidRDefault="00B44E79" w:rsidP="00B44E79">
            <w:pPr>
              <w:pStyle w:val="GOSTTablenorm"/>
            </w:pPr>
            <w:ins w:id="11917" w:author="Сатлер Марина Викторовна" w:date="2024-03-20T10:49:00Z">
              <w:r>
                <w:rPr>
                  <w:szCs w:val="22"/>
                </w:rPr>
                <w:t>да</w:t>
              </w:r>
            </w:ins>
          </w:p>
        </w:tc>
        <w:tc>
          <w:tcPr>
            <w:tcW w:w="1109" w:type="pct"/>
          </w:tcPr>
          <w:p w14:paraId="54E2E5BA" w14:textId="2EE8C1D9" w:rsidR="00B44E79" w:rsidRPr="00B9499D" w:rsidRDefault="00B44E79" w:rsidP="00B44E79">
            <w:pPr>
              <w:pStyle w:val="GOSTTablenorm"/>
            </w:pPr>
            <w:ins w:id="11918" w:author="Сатлер Марина Викторовна" w:date="2024-03-20T10:49:00Z">
              <w:r w:rsidRPr="00B9499D">
                <w:rPr>
                  <w:szCs w:val="22"/>
                </w:rPr>
                <w:t xml:space="preserve">Код валюты </w:t>
              </w:r>
              <w:r>
                <w:rPr>
                  <w:szCs w:val="22"/>
                </w:rPr>
                <w:t xml:space="preserve">учета </w:t>
              </w:r>
              <w:r w:rsidRPr="00B9499D">
                <w:rPr>
                  <w:szCs w:val="22"/>
                </w:rPr>
                <w:t>по ОКВ</w:t>
              </w:r>
            </w:ins>
          </w:p>
        </w:tc>
        <w:tc>
          <w:tcPr>
            <w:tcW w:w="1109" w:type="pct"/>
          </w:tcPr>
          <w:p w14:paraId="1F94041D" w14:textId="32617D65" w:rsidR="00B44E79" w:rsidRPr="00B9499D" w:rsidRDefault="00B44E79" w:rsidP="00B44E79">
            <w:pPr>
              <w:pStyle w:val="GOSTTablenorm"/>
            </w:pPr>
            <w:ins w:id="11919" w:author="Сатлер Марина Викторовна" w:date="2024-03-20T10:49:00Z">
              <w:r>
                <w:t>-</w:t>
              </w:r>
            </w:ins>
          </w:p>
        </w:tc>
        <w:tc>
          <w:tcPr>
            <w:tcW w:w="1371" w:type="pct"/>
          </w:tcPr>
          <w:p w14:paraId="0C6E8376" w14:textId="6114642E" w:rsidR="00B44E79" w:rsidRPr="00B9499D" w:rsidRDefault="00B44E79" w:rsidP="00B44E79">
            <w:pPr>
              <w:pStyle w:val="GOSTTablenorm"/>
            </w:pPr>
            <w:ins w:id="11920" w:author="Сатлер Марина Викторовна" w:date="2024-03-20T10:49:00Z">
              <w:r w:rsidRPr="000027F9">
                <w:t>Указывается значение «643»</w:t>
              </w:r>
            </w:ins>
          </w:p>
        </w:tc>
      </w:tr>
      <w:tr w:rsidR="00B44E79" w:rsidRPr="00B9499D" w14:paraId="1D593A59" w14:textId="77777777" w:rsidTr="00F265CC">
        <w:tc>
          <w:tcPr>
            <w:tcW w:w="1109" w:type="pct"/>
          </w:tcPr>
          <w:p w14:paraId="78DA1BD3" w14:textId="77777777" w:rsidR="00B44E79" w:rsidRPr="00B9499D" w:rsidRDefault="00B44E79" w:rsidP="00B44E79">
            <w:pPr>
              <w:pStyle w:val="GOSTTablenorm"/>
            </w:pPr>
            <w:r w:rsidRPr="00B9499D">
              <w:t>Дата_ввода_в_действие</w:t>
            </w:r>
          </w:p>
        </w:tc>
        <w:tc>
          <w:tcPr>
            <w:tcW w:w="302" w:type="pct"/>
          </w:tcPr>
          <w:p w14:paraId="626A629D" w14:textId="77777777" w:rsidR="00B44E79" w:rsidRPr="00B9499D" w:rsidRDefault="00B44E79" w:rsidP="00B44E79">
            <w:pPr>
              <w:pStyle w:val="GOSTTablenorm"/>
            </w:pPr>
            <w:r w:rsidRPr="00B9499D">
              <w:t>да</w:t>
            </w:r>
          </w:p>
        </w:tc>
        <w:tc>
          <w:tcPr>
            <w:tcW w:w="1109" w:type="pct"/>
          </w:tcPr>
          <w:p w14:paraId="26560FB5" w14:textId="77777777" w:rsidR="00B44E79" w:rsidRPr="00B9499D" w:rsidRDefault="00B44E79" w:rsidP="00B44E79">
            <w:pPr>
              <w:pStyle w:val="GOSTTablenorm"/>
            </w:pPr>
            <w:r w:rsidRPr="00B9499D">
              <w:t>Дата ввода в действие</w:t>
            </w:r>
          </w:p>
        </w:tc>
        <w:tc>
          <w:tcPr>
            <w:tcW w:w="1109" w:type="pct"/>
          </w:tcPr>
          <w:p w14:paraId="4EA55118" w14:textId="078D8A0C" w:rsidR="00B44E79" w:rsidRPr="00B9499D" w:rsidRDefault="00B44E79" w:rsidP="00B44E79">
            <w:pPr>
              <w:pStyle w:val="GOSTTablenorm"/>
            </w:pPr>
            <w:r w:rsidRPr="00B9499D">
              <w:t>SettlementDate</w:t>
            </w:r>
            <w:r w:rsidRPr="00B9499D">
              <w:rPr>
                <w:bCs/>
              </w:rPr>
              <w:t xml:space="preserve"> (из заголовка запроса)</w:t>
            </w:r>
          </w:p>
        </w:tc>
        <w:tc>
          <w:tcPr>
            <w:tcW w:w="1371" w:type="pct"/>
          </w:tcPr>
          <w:p w14:paraId="3724E45B" w14:textId="4B4D6F37" w:rsidR="00B44E79" w:rsidRPr="00B9499D" w:rsidRDefault="00B44E79" w:rsidP="00B44E79">
            <w:pPr>
              <w:pStyle w:val="GOSTTablenorm"/>
            </w:pPr>
            <w:r w:rsidRPr="00B9499D">
              <w:t>Для данного типа документов Дата_ввода_в_действие</w:t>
            </w:r>
            <w:r>
              <w:t> </w:t>
            </w:r>
            <w:r w:rsidRPr="00B9499D">
              <w:t>=</w:t>
            </w:r>
            <w:r>
              <w:t> </w:t>
            </w:r>
            <w:r w:rsidRPr="00B9499D">
              <w:t>Дата_отражения_в_</w:t>
            </w:r>
            <w:r w:rsidRPr="00B9499D">
              <w:lastRenderedPageBreak/>
              <w:t>учете</w:t>
            </w:r>
          </w:p>
        </w:tc>
      </w:tr>
      <w:tr w:rsidR="00B44E79" w:rsidRPr="00B9499D" w14:paraId="0B7F8129" w14:textId="77777777" w:rsidTr="00F265CC">
        <w:tc>
          <w:tcPr>
            <w:tcW w:w="1109" w:type="pct"/>
          </w:tcPr>
          <w:p w14:paraId="728FF2A9" w14:textId="2FB6E3F6" w:rsidR="00B44E79" w:rsidRPr="00B9499D" w:rsidRDefault="00B44E79" w:rsidP="00B44E79">
            <w:pPr>
              <w:pStyle w:val="GOSTTablenorm"/>
            </w:pPr>
            <w:r w:rsidRPr="00B9499D">
              <w:lastRenderedPageBreak/>
              <w:t>Контур_передающий</w:t>
            </w:r>
          </w:p>
        </w:tc>
        <w:tc>
          <w:tcPr>
            <w:tcW w:w="302" w:type="pct"/>
          </w:tcPr>
          <w:p w14:paraId="175D31FC" w14:textId="16540EE4" w:rsidR="00B44E79" w:rsidRPr="00B9499D" w:rsidRDefault="00B44E79" w:rsidP="00B44E79">
            <w:pPr>
              <w:pStyle w:val="GOSTTablenorm"/>
            </w:pPr>
            <w:r w:rsidRPr="00B9499D">
              <w:t>да</w:t>
            </w:r>
          </w:p>
        </w:tc>
        <w:tc>
          <w:tcPr>
            <w:tcW w:w="1109" w:type="pct"/>
          </w:tcPr>
          <w:p w14:paraId="6D535C4C" w14:textId="31CBEEFC" w:rsidR="00B44E79" w:rsidRPr="00B9499D" w:rsidRDefault="00B44E79" w:rsidP="00B44E79">
            <w:pPr>
              <w:pStyle w:val="GOSTTablenorm"/>
            </w:pPr>
            <w:r w:rsidRPr="00B9499D">
              <w:t>Контур передающий</w:t>
            </w:r>
          </w:p>
        </w:tc>
        <w:tc>
          <w:tcPr>
            <w:tcW w:w="1109" w:type="pct"/>
          </w:tcPr>
          <w:p w14:paraId="3208C1F3" w14:textId="779C0F30" w:rsidR="00B44E79" w:rsidRPr="00B9499D" w:rsidRDefault="00B44E79" w:rsidP="00B44E79">
            <w:pPr>
              <w:pStyle w:val="GOSTTablenorm"/>
            </w:pPr>
            <w:r w:rsidRPr="00B9499D">
              <w:t>SystemInformation_SND_Contour</w:t>
            </w:r>
          </w:p>
        </w:tc>
        <w:tc>
          <w:tcPr>
            <w:tcW w:w="1371" w:type="pct"/>
          </w:tcPr>
          <w:p w14:paraId="38FF95E1" w14:textId="3981063A" w:rsidR="00B44E79" w:rsidRPr="00B9499D" w:rsidRDefault="00B44E79" w:rsidP="00B44E79">
            <w:pPr>
              <w:pStyle w:val="GOSTTablenorm"/>
              <w:rPr>
                <w:rFonts w:eastAsiaTheme="minorEastAsia"/>
              </w:rPr>
            </w:pPr>
            <w:r w:rsidRPr="00B9499D">
              <w:t xml:space="preserve">Если в теге документа </w:t>
            </w:r>
            <w:r>
              <w:t>«</w:t>
            </w:r>
            <w:r w:rsidRPr="00B9499D">
              <w:t>1</w:t>
            </w:r>
            <w:r>
              <w:t>»</w:t>
            </w:r>
            <w:r w:rsidRPr="00B9499D">
              <w:t xml:space="preserve"> или </w:t>
            </w:r>
            <w:r>
              <w:t>«</w:t>
            </w:r>
            <w:r w:rsidRPr="00B9499D">
              <w:t>O</w:t>
            </w:r>
            <w:r>
              <w:t>»</w:t>
            </w:r>
            <w:r w:rsidRPr="00B9499D">
              <w:t xml:space="preserve">, то значение </w:t>
            </w:r>
            <w:r>
              <w:t>«</w:t>
            </w:r>
            <w:r w:rsidRPr="00B9499D">
              <w:t>1</w:t>
            </w:r>
            <w:r>
              <w:t>».</w:t>
            </w:r>
          </w:p>
          <w:p w14:paraId="15056850" w14:textId="5ABB461B" w:rsidR="00B44E79" w:rsidRPr="00B9499D" w:rsidRDefault="00B44E79" w:rsidP="00B44E79">
            <w:pPr>
              <w:pStyle w:val="GOSTTablenorm"/>
            </w:pPr>
            <w:r w:rsidRPr="00B9499D">
              <w:t xml:space="preserve">Если в теге документа </w:t>
            </w:r>
            <w:r>
              <w:t>«</w:t>
            </w:r>
            <w:r w:rsidRPr="00B9499D">
              <w:t>2</w:t>
            </w:r>
            <w:r>
              <w:t>»</w:t>
            </w:r>
            <w:r w:rsidRPr="00B9499D">
              <w:t xml:space="preserve"> или </w:t>
            </w:r>
            <w:r>
              <w:t>«</w:t>
            </w:r>
            <w:r w:rsidRPr="00B9499D">
              <w:t>S</w:t>
            </w:r>
            <w:r>
              <w:t>», то значение «2»</w:t>
            </w:r>
          </w:p>
        </w:tc>
      </w:tr>
      <w:tr w:rsidR="00B44E79" w:rsidRPr="00B9499D" w14:paraId="2D6EB731" w14:textId="77777777" w:rsidTr="00F265CC">
        <w:tc>
          <w:tcPr>
            <w:tcW w:w="1109" w:type="pct"/>
          </w:tcPr>
          <w:p w14:paraId="312E0614" w14:textId="074FCFDD" w:rsidR="00B44E79" w:rsidRPr="00B9499D" w:rsidRDefault="00B44E79" w:rsidP="00B44E79">
            <w:pPr>
              <w:pStyle w:val="GOSTTablenorm"/>
              <w:rPr>
                <w:szCs w:val="22"/>
              </w:rPr>
            </w:pPr>
            <w:r w:rsidRPr="00B9499D">
              <w:rPr>
                <w:szCs w:val="22"/>
              </w:rPr>
              <w:t>Контур_принимающий</w:t>
            </w:r>
          </w:p>
        </w:tc>
        <w:tc>
          <w:tcPr>
            <w:tcW w:w="302" w:type="pct"/>
          </w:tcPr>
          <w:p w14:paraId="4DABFCD7" w14:textId="1BE60297" w:rsidR="00B44E79" w:rsidRPr="00B9499D" w:rsidRDefault="00B44E79" w:rsidP="00B44E79">
            <w:pPr>
              <w:pStyle w:val="GOSTTablenorm"/>
              <w:rPr>
                <w:szCs w:val="22"/>
              </w:rPr>
            </w:pPr>
            <w:r w:rsidRPr="00B9499D">
              <w:rPr>
                <w:szCs w:val="22"/>
              </w:rPr>
              <w:t>да</w:t>
            </w:r>
          </w:p>
        </w:tc>
        <w:tc>
          <w:tcPr>
            <w:tcW w:w="1109" w:type="pct"/>
          </w:tcPr>
          <w:p w14:paraId="5A0F9A32" w14:textId="61FE2243" w:rsidR="00B44E79" w:rsidRPr="00B9499D" w:rsidRDefault="00B44E79" w:rsidP="00B44E79">
            <w:pPr>
              <w:pStyle w:val="GOSTTablenorm"/>
              <w:rPr>
                <w:szCs w:val="22"/>
              </w:rPr>
            </w:pPr>
            <w:r w:rsidRPr="00B9499D">
              <w:rPr>
                <w:szCs w:val="22"/>
              </w:rPr>
              <w:t>Контур принимающий</w:t>
            </w:r>
          </w:p>
        </w:tc>
        <w:tc>
          <w:tcPr>
            <w:tcW w:w="1109" w:type="pct"/>
          </w:tcPr>
          <w:p w14:paraId="239B650E" w14:textId="6D754226" w:rsidR="00B44E79" w:rsidRPr="00B9499D" w:rsidRDefault="00B44E79" w:rsidP="00B44E79">
            <w:pPr>
              <w:pStyle w:val="GOSTTablenorm"/>
              <w:rPr>
                <w:szCs w:val="22"/>
              </w:rPr>
            </w:pPr>
            <w:r w:rsidRPr="00B9499D">
              <w:rPr>
                <w:szCs w:val="22"/>
              </w:rPr>
              <w:t>SystemInformation_REC_Contour</w:t>
            </w:r>
          </w:p>
        </w:tc>
        <w:tc>
          <w:tcPr>
            <w:tcW w:w="1371" w:type="pct"/>
          </w:tcPr>
          <w:p w14:paraId="46779587" w14:textId="323D3E45" w:rsidR="00B44E79" w:rsidRPr="00B9499D" w:rsidRDefault="00B44E79" w:rsidP="00B44E79">
            <w:pPr>
              <w:pStyle w:val="GOSTTablenorm"/>
              <w:rPr>
                <w:rFonts w:eastAsiaTheme="minorEastAsia"/>
                <w:szCs w:val="22"/>
              </w:rPr>
            </w:pPr>
            <w:r w:rsidRPr="00B9499D">
              <w:rPr>
                <w:szCs w:val="22"/>
              </w:rPr>
              <w:t xml:space="preserve">Если в теге документа </w:t>
            </w:r>
            <w:r>
              <w:rPr>
                <w:szCs w:val="22"/>
              </w:rPr>
              <w:t>«</w:t>
            </w:r>
            <w:r w:rsidRPr="00B9499D">
              <w:rPr>
                <w:szCs w:val="22"/>
              </w:rPr>
              <w:t>1</w:t>
            </w:r>
            <w:r>
              <w:rPr>
                <w:szCs w:val="22"/>
              </w:rPr>
              <w:t>»</w:t>
            </w:r>
            <w:r w:rsidRPr="00B9499D">
              <w:rPr>
                <w:szCs w:val="22"/>
              </w:rPr>
              <w:t xml:space="preserve"> или </w:t>
            </w:r>
            <w:r>
              <w:rPr>
                <w:szCs w:val="22"/>
              </w:rPr>
              <w:t>«</w:t>
            </w:r>
            <w:r w:rsidRPr="00B9499D">
              <w:rPr>
                <w:szCs w:val="22"/>
              </w:rPr>
              <w:t>O</w:t>
            </w:r>
            <w:r>
              <w:rPr>
                <w:szCs w:val="22"/>
              </w:rPr>
              <w:t>»</w:t>
            </w:r>
            <w:r w:rsidRPr="00B9499D">
              <w:rPr>
                <w:szCs w:val="22"/>
              </w:rPr>
              <w:t xml:space="preserve">, то значение </w:t>
            </w:r>
            <w:r>
              <w:rPr>
                <w:szCs w:val="22"/>
              </w:rPr>
              <w:t>«</w:t>
            </w:r>
            <w:r w:rsidRPr="00B9499D">
              <w:rPr>
                <w:szCs w:val="22"/>
              </w:rPr>
              <w:t>1</w:t>
            </w:r>
            <w:r>
              <w:rPr>
                <w:szCs w:val="22"/>
              </w:rPr>
              <w:t>».</w:t>
            </w:r>
          </w:p>
          <w:p w14:paraId="1B808B5A" w14:textId="5CE84077" w:rsidR="00B44E79" w:rsidRPr="00B9499D" w:rsidRDefault="00B44E79" w:rsidP="00B44E79">
            <w:pPr>
              <w:pStyle w:val="GOSTTablenorm"/>
              <w:rPr>
                <w:szCs w:val="22"/>
              </w:rPr>
            </w:pPr>
            <w:r w:rsidRPr="00B9499D">
              <w:rPr>
                <w:szCs w:val="22"/>
              </w:rPr>
              <w:t xml:space="preserve">Если в теге документа </w:t>
            </w:r>
            <w:r>
              <w:rPr>
                <w:szCs w:val="22"/>
              </w:rPr>
              <w:t>«</w:t>
            </w:r>
            <w:r w:rsidRPr="00B9499D">
              <w:rPr>
                <w:szCs w:val="22"/>
              </w:rPr>
              <w:t>2</w:t>
            </w:r>
            <w:r>
              <w:rPr>
                <w:szCs w:val="22"/>
              </w:rPr>
              <w:t>»</w:t>
            </w:r>
            <w:r w:rsidRPr="00B9499D">
              <w:rPr>
                <w:szCs w:val="22"/>
              </w:rPr>
              <w:t xml:space="preserve"> или </w:t>
            </w:r>
            <w:r>
              <w:rPr>
                <w:szCs w:val="22"/>
              </w:rPr>
              <w:t>«</w:t>
            </w:r>
            <w:r w:rsidRPr="00B9499D">
              <w:rPr>
                <w:szCs w:val="22"/>
              </w:rPr>
              <w:t>S</w:t>
            </w:r>
            <w:r>
              <w:rPr>
                <w:szCs w:val="22"/>
              </w:rPr>
              <w:t>»</w:t>
            </w:r>
            <w:r w:rsidRPr="00B9499D">
              <w:rPr>
                <w:szCs w:val="22"/>
              </w:rPr>
              <w:t xml:space="preserve">, то значение </w:t>
            </w:r>
            <w:r>
              <w:rPr>
                <w:szCs w:val="22"/>
              </w:rPr>
              <w:t>«</w:t>
            </w:r>
            <w:r w:rsidRPr="00B9499D">
              <w:rPr>
                <w:szCs w:val="22"/>
              </w:rPr>
              <w:t>2</w:t>
            </w:r>
            <w:r>
              <w:rPr>
                <w:szCs w:val="22"/>
              </w:rPr>
              <w:t>»</w:t>
            </w:r>
          </w:p>
        </w:tc>
      </w:tr>
      <w:tr w:rsidR="00B44E79" w:rsidRPr="00B9499D" w14:paraId="6AEAEC0D" w14:textId="77777777" w:rsidTr="00F265CC">
        <w:tc>
          <w:tcPr>
            <w:tcW w:w="1109" w:type="pct"/>
          </w:tcPr>
          <w:p w14:paraId="03202028" w14:textId="77777777" w:rsidR="00B44E79" w:rsidRPr="00B9499D" w:rsidRDefault="00B44E79" w:rsidP="00B44E79">
            <w:pPr>
              <w:pStyle w:val="GOSTTablenorm"/>
              <w:rPr>
                <w:szCs w:val="22"/>
              </w:rPr>
            </w:pPr>
            <w:r w:rsidRPr="00B9499D">
              <w:rPr>
                <w:szCs w:val="22"/>
              </w:rPr>
              <w:t>Уровень_конфиденциальности</w:t>
            </w:r>
          </w:p>
        </w:tc>
        <w:tc>
          <w:tcPr>
            <w:tcW w:w="302" w:type="pct"/>
          </w:tcPr>
          <w:p w14:paraId="027E5E60" w14:textId="77777777" w:rsidR="00B44E79" w:rsidRPr="00B9499D" w:rsidRDefault="00B44E79" w:rsidP="00B44E79">
            <w:pPr>
              <w:pStyle w:val="GOSTTablenorm"/>
              <w:rPr>
                <w:szCs w:val="22"/>
              </w:rPr>
            </w:pPr>
            <w:r w:rsidRPr="00B9499D">
              <w:rPr>
                <w:szCs w:val="22"/>
              </w:rPr>
              <w:t>нет</w:t>
            </w:r>
          </w:p>
        </w:tc>
        <w:tc>
          <w:tcPr>
            <w:tcW w:w="1109" w:type="pct"/>
          </w:tcPr>
          <w:p w14:paraId="44F73310" w14:textId="77777777" w:rsidR="00B44E79" w:rsidRPr="00B9499D" w:rsidRDefault="00B44E79" w:rsidP="00B44E79">
            <w:pPr>
              <w:pStyle w:val="GOSTTablenorm"/>
              <w:rPr>
                <w:szCs w:val="22"/>
              </w:rPr>
            </w:pPr>
            <w:r w:rsidRPr="00B9499D">
              <w:rPr>
                <w:szCs w:val="22"/>
              </w:rPr>
              <w:t>Уровень конфиденциальности</w:t>
            </w:r>
          </w:p>
        </w:tc>
        <w:tc>
          <w:tcPr>
            <w:tcW w:w="1109" w:type="pct"/>
          </w:tcPr>
          <w:p w14:paraId="5A6EC167" w14:textId="77777777" w:rsidR="00B44E79" w:rsidRPr="00B9499D" w:rsidRDefault="00B44E79" w:rsidP="00B44E79">
            <w:pPr>
              <w:pStyle w:val="GOSTTablenorm"/>
              <w:rPr>
                <w:szCs w:val="22"/>
              </w:rPr>
            </w:pPr>
            <w:r w:rsidRPr="00B9499D">
              <w:rPr>
                <w:szCs w:val="22"/>
              </w:rPr>
              <w:t>SystemInformation_UFOS_SECRECY</w:t>
            </w:r>
          </w:p>
        </w:tc>
        <w:tc>
          <w:tcPr>
            <w:tcW w:w="1371" w:type="pct"/>
          </w:tcPr>
          <w:p w14:paraId="65FE6162" w14:textId="6291A0A3" w:rsidR="00B44E79" w:rsidRPr="00B9499D" w:rsidRDefault="00B44E79" w:rsidP="00B44E79">
            <w:pPr>
              <w:pStyle w:val="GOSTTablenorm"/>
              <w:rPr>
                <w:szCs w:val="22"/>
              </w:rPr>
            </w:pPr>
            <w:r w:rsidRPr="00B26494">
              <w:t>-</w:t>
            </w:r>
          </w:p>
        </w:tc>
      </w:tr>
      <w:tr w:rsidR="00B44E79" w:rsidRPr="00B9499D" w14:paraId="5D6206D1" w14:textId="77777777" w:rsidTr="00F265CC">
        <w:tc>
          <w:tcPr>
            <w:tcW w:w="1109" w:type="pct"/>
          </w:tcPr>
          <w:p w14:paraId="516EADCD" w14:textId="77777777" w:rsidR="00B44E79" w:rsidRPr="00B9499D" w:rsidRDefault="00B44E79" w:rsidP="00B44E79">
            <w:pPr>
              <w:pStyle w:val="GOSTTablenorm"/>
              <w:rPr>
                <w:szCs w:val="22"/>
              </w:rPr>
            </w:pPr>
            <w:r w:rsidRPr="00B9499D">
              <w:rPr>
                <w:szCs w:val="22"/>
              </w:rPr>
              <w:t>Код_бюджета</w:t>
            </w:r>
          </w:p>
        </w:tc>
        <w:tc>
          <w:tcPr>
            <w:tcW w:w="302" w:type="pct"/>
          </w:tcPr>
          <w:p w14:paraId="1E0E6DB6" w14:textId="77777777" w:rsidR="00B44E79" w:rsidRPr="00B9499D" w:rsidRDefault="00B44E79" w:rsidP="00B44E79">
            <w:pPr>
              <w:pStyle w:val="GOSTTablenorm"/>
              <w:rPr>
                <w:szCs w:val="22"/>
              </w:rPr>
            </w:pPr>
            <w:r w:rsidRPr="00B9499D">
              <w:rPr>
                <w:szCs w:val="22"/>
              </w:rPr>
              <w:t>нет</w:t>
            </w:r>
          </w:p>
        </w:tc>
        <w:tc>
          <w:tcPr>
            <w:tcW w:w="1109" w:type="pct"/>
          </w:tcPr>
          <w:p w14:paraId="2A93A999" w14:textId="77777777" w:rsidR="00B44E79" w:rsidRPr="00B9499D" w:rsidRDefault="00B44E79" w:rsidP="00B44E79">
            <w:pPr>
              <w:pStyle w:val="GOSTTablenorm"/>
              <w:rPr>
                <w:szCs w:val="22"/>
              </w:rPr>
            </w:pPr>
            <w:r w:rsidRPr="00B9499D">
              <w:rPr>
                <w:szCs w:val="22"/>
              </w:rPr>
              <w:t>Код бюджета</w:t>
            </w:r>
          </w:p>
        </w:tc>
        <w:tc>
          <w:tcPr>
            <w:tcW w:w="1109" w:type="pct"/>
          </w:tcPr>
          <w:p w14:paraId="7DDE1B2F" w14:textId="77777777" w:rsidR="00B44E79" w:rsidRPr="00B9499D" w:rsidRDefault="00B44E79" w:rsidP="00B44E79">
            <w:pPr>
              <w:pStyle w:val="GOSTTablenorm"/>
              <w:rPr>
                <w:szCs w:val="22"/>
              </w:rPr>
            </w:pPr>
            <w:r w:rsidRPr="00B9499D">
              <w:rPr>
                <w:szCs w:val="22"/>
              </w:rPr>
              <w:t>SystemInformation_SND_Budget_Cd</w:t>
            </w:r>
          </w:p>
        </w:tc>
        <w:tc>
          <w:tcPr>
            <w:tcW w:w="1371" w:type="pct"/>
          </w:tcPr>
          <w:p w14:paraId="4CC5DAA7" w14:textId="07CC8B66" w:rsidR="00B44E79" w:rsidRPr="00B9499D" w:rsidRDefault="00B44E79" w:rsidP="00B44E79">
            <w:pPr>
              <w:pStyle w:val="GOSTTablenorm"/>
              <w:rPr>
                <w:szCs w:val="22"/>
              </w:rPr>
            </w:pPr>
            <w:r w:rsidRPr="00B26494">
              <w:t>-</w:t>
            </w:r>
          </w:p>
        </w:tc>
      </w:tr>
      <w:tr w:rsidR="00B44E79" w:rsidRPr="00B9499D" w14:paraId="2E555ED9" w14:textId="77777777" w:rsidTr="00F265CC">
        <w:tc>
          <w:tcPr>
            <w:tcW w:w="1109" w:type="pct"/>
          </w:tcPr>
          <w:p w14:paraId="14AC6B14" w14:textId="77777777" w:rsidR="00B44E79" w:rsidRPr="00B9499D" w:rsidRDefault="00B44E79" w:rsidP="00B44E79">
            <w:pPr>
              <w:pStyle w:val="GOSTTablenorm"/>
            </w:pPr>
            <w:r w:rsidRPr="00B9499D">
              <w:t>Тип_бюджета</w:t>
            </w:r>
          </w:p>
        </w:tc>
        <w:tc>
          <w:tcPr>
            <w:tcW w:w="302" w:type="pct"/>
          </w:tcPr>
          <w:p w14:paraId="35948800" w14:textId="77777777" w:rsidR="00B44E79" w:rsidRPr="00B9499D" w:rsidRDefault="00B44E79" w:rsidP="00B44E79">
            <w:pPr>
              <w:pStyle w:val="GOSTTablenorm"/>
            </w:pPr>
            <w:r w:rsidRPr="00B9499D">
              <w:t>да</w:t>
            </w:r>
          </w:p>
        </w:tc>
        <w:tc>
          <w:tcPr>
            <w:tcW w:w="1109" w:type="pct"/>
          </w:tcPr>
          <w:p w14:paraId="1E324883" w14:textId="77777777" w:rsidR="00B44E79" w:rsidRPr="00B9499D" w:rsidRDefault="00B44E79" w:rsidP="00B44E79">
            <w:pPr>
              <w:pStyle w:val="GOSTTablenorm"/>
            </w:pPr>
            <w:r w:rsidRPr="00B9499D">
              <w:t>Тип бюджета</w:t>
            </w:r>
          </w:p>
        </w:tc>
        <w:tc>
          <w:tcPr>
            <w:tcW w:w="1109" w:type="pct"/>
          </w:tcPr>
          <w:p w14:paraId="0A147B45" w14:textId="77777777" w:rsidR="00B44E79" w:rsidRPr="00B9499D" w:rsidRDefault="00B44E79" w:rsidP="00B44E79">
            <w:pPr>
              <w:pStyle w:val="GOSTTablenorm"/>
            </w:pPr>
            <w:r w:rsidRPr="00B9499D">
              <w:t>SystemInformation_SND_Budget_Cd</w:t>
            </w:r>
          </w:p>
        </w:tc>
        <w:tc>
          <w:tcPr>
            <w:tcW w:w="1371" w:type="pct"/>
          </w:tcPr>
          <w:p w14:paraId="4EC9C9F3" w14:textId="16BE5D7A" w:rsidR="00B44E79" w:rsidRPr="00B9499D" w:rsidRDefault="00B44E79" w:rsidP="00B44E79">
            <w:pPr>
              <w:pStyle w:val="GOSTTablenorm"/>
            </w:pPr>
            <w:r w:rsidRPr="00B9499D">
              <w:t xml:space="preserve">Тип бюджета определяется по справочнику «Бюджеты» (поиск по значению </w:t>
            </w:r>
            <w:r>
              <w:t>«</w:t>
            </w:r>
            <w:r w:rsidRPr="00B9499D">
              <w:t>Код бюджета</w:t>
            </w:r>
            <w:r>
              <w:t>»</w:t>
            </w:r>
            <w:r w:rsidRPr="00B9499D">
              <w:t>)</w:t>
            </w:r>
            <w:r w:rsidRPr="009A1B1F">
              <w:rPr>
                <w:vertAlign w:val="superscript"/>
              </w:rPr>
              <w:t>5</w:t>
            </w:r>
          </w:p>
        </w:tc>
      </w:tr>
      <w:tr w:rsidR="00FC744A" w:rsidRPr="00B9499D" w14:paraId="59957278" w14:textId="77777777" w:rsidTr="002A2161">
        <w:tc>
          <w:tcPr>
            <w:tcW w:w="1109" w:type="pct"/>
          </w:tcPr>
          <w:p w14:paraId="47264A3E" w14:textId="7D93A990" w:rsidR="00FC744A" w:rsidRPr="00B9499D" w:rsidRDefault="00FC744A" w:rsidP="00FC744A">
            <w:pPr>
              <w:pStyle w:val="GOSTTablenorm"/>
            </w:pPr>
            <w:ins w:id="11921" w:author="Куклина Ю.В." w:date="2024-04-01T12:12:00Z">
              <w:r>
                <w:rPr>
                  <w:szCs w:val="22"/>
                </w:rPr>
                <w:t>ТОФК_передающий</w:t>
              </w:r>
            </w:ins>
          </w:p>
        </w:tc>
        <w:tc>
          <w:tcPr>
            <w:tcW w:w="302" w:type="pct"/>
          </w:tcPr>
          <w:p w14:paraId="22FB14C0" w14:textId="24DD02F5" w:rsidR="00FC744A" w:rsidRPr="00B9499D" w:rsidRDefault="00FC744A" w:rsidP="00FC744A">
            <w:pPr>
              <w:pStyle w:val="GOSTTablenorm"/>
            </w:pPr>
            <w:ins w:id="11922" w:author="Куклина Ю.В." w:date="2024-04-01T12:12:00Z">
              <w:r>
                <w:rPr>
                  <w:szCs w:val="22"/>
                </w:rPr>
                <w:t>нет</w:t>
              </w:r>
            </w:ins>
          </w:p>
        </w:tc>
        <w:tc>
          <w:tcPr>
            <w:tcW w:w="1109" w:type="pct"/>
          </w:tcPr>
          <w:p w14:paraId="1557D6A1" w14:textId="4DC73E68" w:rsidR="00FC744A" w:rsidRPr="00B9499D" w:rsidRDefault="00FC744A" w:rsidP="00FC744A">
            <w:pPr>
              <w:pStyle w:val="GOSTTablenorm"/>
            </w:pPr>
            <w:ins w:id="11923" w:author="Куклина Ю.В." w:date="2024-04-01T12:12:00Z">
              <w:r>
                <w:rPr>
                  <w:szCs w:val="22"/>
                </w:rPr>
                <w:t>Код ТОФК передающий</w:t>
              </w:r>
            </w:ins>
          </w:p>
        </w:tc>
        <w:tc>
          <w:tcPr>
            <w:tcW w:w="1109" w:type="pct"/>
          </w:tcPr>
          <w:p w14:paraId="65D19FE6" w14:textId="1837F488" w:rsidR="00FC744A" w:rsidRPr="00B9499D" w:rsidRDefault="00FC744A" w:rsidP="00FC744A">
            <w:pPr>
              <w:pStyle w:val="GOSTTablenorm"/>
            </w:pPr>
            <w:ins w:id="11924" w:author="Куклина Ю.В." w:date="2024-04-04T14:39:00Z">
              <w:r w:rsidRPr="0027313B">
                <w:t>SI_SND_CODETOFK</w:t>
              </w:r>
            </w:ins>
          </w:p>
        </w:tc>
        <w:tc>
          <w:tcPr>
            <w:tcW w:w="1371" w:type="pct"/>
          </w:tcPr>
          <w:p w14:paraId="35F02A59" w14:textId="170F1E9F" w:rsidR="00FC744A" w:rsidRPr="00B9499D" w:rsidRDefault="00FC744A" w:rsidP="00FC744A">
            <w:pPr>
              <w:pStyle w:val="GOSTTablenorm"/>
            </w:pPr>
            <w:ins w:id="11925" w:author="Куклина Ю.В." w:date="2024-04-01T12:12:00Z">
              <w:r>
                <w:rPr>
                  <w:szCs w:val="22"/>
                </w:rPr>
                <w:t>-</w:t>
              </w:r>
            </w:ins>
          </w:p>
        </w:tc>
      </w:tr>
      <w:tr w:rsidR="00FC744A" w:rsidRPr="00B9499D" w14:paraId="0F66DCAF" w14:textId="77777777" w:rsidTr="002A2161">
        <w:tc>
          <w:tcPr>
            <w:tcW w:w="1109" w:type="pct"/>
          </w:tcPr>
          <w:p w14:paraId="07592C1D" w14:textId="3A16703C" w:rsidR="00FC744A" w:rsidRPr="00B9499D" w:rsidRDefault="00FC744A" w:rsidP="00FC744A">
            <w:pPr>
              <w:pStyle w:val="GOSTTablenorm"/>
            </w:pPr>
            <w:ins w:id="11926" w:author="Куклина Ю.В." w:date="2024-04-01T12:12:00Z">
              <w:r>
                <w:rPr>
                  <w:szCs w:val="22"/>
                </w:rPr>
                <w:t>ТОФК принимающий</w:t>
              </w:r>
            </w:ins>
          </w:p>
        </w:tc>
        <w:tc>
          <w:tcPr>
            <w:tcW w:w="302" w:type="pct"/>
          </w:tcPr>
          <w:p w14:paraId="02FE1953" w14:textId="09DC89AA" w:rsidR="00FC744A" w:rsidRPr="00B9499D" w:rsidRDefault="00FC744A" w:rsidP="00FC744A">
            <w:pPr>
              <w:pStyle w:val="GOSTTablenorm"/>
            </w:pPr>
            <w:ins w:id="11927" w:author="Куклина Ю.В." w:date="2024-04-01T12:12:00Z">
              <w:r>
                <w:rPr>
                  <w:szCs w:val="22"/>
                </w:rPr>
                <w:t>нет</w:t>
              </w:r>
            </w:ins>
          </w:p>
        </w:tc>
        <w:tc>
          <w:tcPr>
            <w:tcW w:w="1109" w:type="pct"/>
          </w:tcPr>
          <w:p w14:paraId="691E2EE3" w14:textId="6C99E664" w:rsidR="00FC744A" w:rsidRPr="00B9499D" w:rsidRDefault="00FC744A" w:rsidP="00FC744A">
            <w:pPr>
              <w:pStyle w:val="GOSTTablenorm"/>
            </w:pPr>
            <w:ins w:id="11928" w:author="Куклина Ю.В." w:date="2024-04-01T12:12:00Z">
              <w:r>
                <w:rPr>
                  <w:szCs w:val="22"/>
                </w:rPr>
                <w:t>Код ТОФК принимающий</w:t>
              </w:r>
            </w:ins>
          </w:p>
        </w:tc>
        <w:tc>
          <w:tcPr>
            <w:tcW w:w="1109" w:type="pct"/>
          </w:tcPr>
          <w:p w14:paraId="45F99AFA" w14:textId="40D589E6" w:rsidR="00FC744A" w:rsidRPr="00B9499D" w:rsidRDefault="00FC744A" w:rsidP="00FC744A">
            <w:pPr>
              <w:pStyle w:val="GOSTTablenorm"/>
            </w:pPr>
            <w:ins w:id="11929" w:author="Куклина Ю.В." w:date="2024-04-04T14:39:00Z">
              <w:r w:rsidRPr="0027313B">
                <w:t>SI_REC_CODETOFK</w:t>
              </w:r>
            </w:ins>
          </w:p>
        </w:tc>
        <w:tc>
          <w:tcPr>
            <w:tcW w:w="1371" w:type="pct"/>
          </w:tcPr>
          <w:p w14:paraId="13BB3181" w14:textId="19D8AF43" w:rsidR="00FC744A" w:rsidRPr="00B9499D" w:rsidRDefault="00FC744A" w:rsidP="00FC744A">
            <w:pPr>
              <w:pStyle w:val="GOSTTablenorm"/>
            </w:pPr>
            <w:ins w:id="11930" w:author="Куклина Ю.В." w:date="2024-04-01T12:12:00Z">
              <w:r>
                <w:rPr>
                  <w:szCs w:val="22"/>
                </w:rPr>
                <w:t>-</w:t>
              </w:r>
            </w:ins>
          </w:p>
        </w:tc>
      </w:tr>
      <w:tr w:rsidR="00B44E79" w:rsidRPr="00B9499D" w14:paraId="0FDDAD8C" w14:textId="77777777" w:rsidTr="00F265CC">
        <w:tc>
          <w:tcPr>
            <w:tcW w:w="1109" w:type="pct"/>
          </w:tcPr>
          <w:p w14:paraId="0AEE5B7C" w14:textId="77777777" w:rsidR="00B44E79" w:rsidRPr="00B9499D" w:rsidRDefault="00B44E79" w:rsidP="00B44E79">
            <w:pPr>
              <w:pStyle w:val="GOSTTablenorm"/>
            </w:pPr>
            <w:r w:rsidRPr="00B9499D">
              <w:t>Номер_ЛС_передающий</w:t>
            </w:r>
          </w:p>
        </w:tc>
        <w:tc>
          <w:tcPr>
            <w:tcW w:w="302" w:type="pct"/>
          </w:tcPr>
          <w:p w14:paraId="75385B7E" w14:textId="77777777" w:rsidR="00B44E79" w:rsidRPr="00B9499D" w:rsidRDefault="00B44E79" w:rsidP="00B44E79">
            <w:pPr>
              <w:pStyle w:val="GOSTTablenorm"/>
            </w:pPr>
            <w:r w:rsidRPr="00B9499D">
              <w:t>нет</w:t>
            </w:r>
          </w:p>
        </w:tc>
        <w:tc>
          <w:tcPr>
            <w:tcW w:w="1109" w:type="pct"/>
          </w:tcPr>
          <w:p w14:paraId="0E1ADA80" w14:textId="77777777" w:rsidR="00B44E79" w:rsidRPr="00B9499D" w:rsidRDefault="00B44E79" w:rsidP="00B44E79">
            <w:pPr>
              <w:pStyle w:val="GOSTTablenorm"/>
            </w:pPr>
            <w:r w:rsidRPr="00B9499D">
              <w:t>Номер лицевого счета передающий</w:t>
            </w:r>
          </w:p>
        </w:tc>
        <w:tc>
          <w:tcPr>
            <w:tcW w:w="1109" w:type="pct"/>
          </w:tcPr>
          <w:p w14:paraId="373D1F5E" w14:textId="77777777" w:rsidR="00B44E79" w:rsidRPr="00B9499D" w:rsidRDefault="00B44E79" w:rsidP="00B44E79">
            <w:pPr>
              <w:pStyle w:val="GOSTTablenorm"/>
            </w:pPr>
            <w:r w:rsidRPr="00B9499D">
              <w:t>TitlePart_RT_ACCOUNTNUM_SEND</w:t>
            </w:r>
          </w:p>
        </w:tc>
        <w:tc>
          <w:tcPr>
            <w:tcW w:w="1371" w:type="pct"/>
          </w:tcPr>
          <w:p w14:paraId="3EE91BD6" w14:textId="3C48CDB3" w:rsidR="00B44E79" w:rsidRPr="00B9499D" w:rsidRDefault="00B44E79" w:rsidP="00B44E79">
            <w:pPr>
              <w:pStyle w:val="GOSTTablenorm"/>
            </w:pPr>
            <w:r>
              <w:t>-</w:t>
            </w:r>
          </w:p>
        </w:tc>
      </w:tr>
      <w:tr w:rsidR="00B44E79" w:rsidRPr="00B9499D" w14:paraId="6361B5EB" w14:textId="77777777" w:rsidTr="00F265CC">
        <w:tc>
          <w:tcPr>
            <w:tcW w:w="1109" w:type="pct"/>
          </w:tcPr>
          <w:p w14:paraId="46578E4E" w14:textId="77777777" w:rsidR="00B44E79" w:rsidRPr="00B9499D" w:rsidRDefault="00B44E79" w:rsidP="00B44E79">
            <w:pPr>
              <w:pStyle w:val="GOSTTablenorm"/>
            </w:pPr>
            <w:r w:rsidRPr="00B9499D">
              <w:t>Номер_ЛС_принимающий</w:t>
            </w:r>
          </w:p>
        </w:tc>
        <w:tc>
          <w:tcPr>
            <w:tcW w:w="302" w:type="pct"/>
          </w:tcPr>
          <w:p w14:paraId="27FB13E3" w14:textId="77777777" w:rsidR="00B44E79" w:rsidRPr="00B9499D" w:rsidRDefault="00B44E79" w:rsidP="00B44E79">
            <w:pPr>
              <w:pStyle w:val="GOSTTablenorm"/>
            </w:pPr>
            <w:r w:rsidRPr="00B9499D">
              <w:t>нет</w:t>
            </w:r>
          </w:p>
        </w:tc>
        <w:tc>
          <w:tcPr>
            <w:tcW w:w="1109" w:type="pct"/>
          </w:tcPr>
          <w:p w14:paraId="6636C53A" w14:textId="77777777" w:rsidR="00B44E79" w:rsidRPr="00B9499D" w:rsidRDefault="00B44E79" w:rsidP="00B44E79">
            <w:pPr>
              <w:pStyle w:val="GOSTTablenorm"/>
            </w:pPr>
            <w:r w:rsidRPr="00B9499D">
              <w:t>Номер лицевого счета принимающий</w:t>
            </w:r>
          </w:p>
        </w:tc>
        <w:tc>
          <w:tcPr>
            <w:tcW w:w="1109" w:type="pct"/>
          </w:tcPr>
          <w:p w14:paraId="5E393323" w14:textId="77777777" w:rsidR="00B44E79" w:rsidRPr="00B9499D" w:rsidRDefault="00B44E79" w:rsidP="00B44E79">
            <w:pPr>
              <w:pStyle w:val="GOSTTablenorm"/>
            </w:pPr>
            <w:r w:rsidRPr="00B9499D">
              <w:t>TitlePart_RT_ACCOUNTNUM_REC</w:t>
            </w:r>
          </w:p>
        </w:tc>
        <w:tc>
          <w:tcPr>
            <w:tcW w:w="1371" w:type="pct"/>
          </w:tcPr>
          <w:p w14:paraId="536BA339" w14:textId="576AA8D2" w:rsidR="00B44E79" w:rsidRPr="00B9499D" w:rsidRDefault="00B44E79" w:rsidP="00B44E79">
            <w:pPr>
              <w:pStyle w:val="GOSTTablenorm"/>
            </w:pPr>
            <w:r w:rsidRPr="00035ADB">
              <w:t>-</w:t>
            </w:r>
          </w:p>
        </w:tc>
      </w:tr>
      <w:tr w:rsidR="00B44E79" w:rsidRPr="00B9499D" w14:paraId="6CF875AE" w14:textId="77777777" w:rsidTr="00F265CC">
        <w:tc>
          <w:tcPr>
            <w:tcW w:w="1109" w:type="pct"/>
          </w:tcPr>
          <w:p w14:paraId="4EF1F435" w14:textId="5C83E813" w:rsidR="00B44E79" w:rsidRPr="006E5E80" w:rsidRDefault="00B44E79" w:rsidP="00B44E79">
            <w:pPr>
              <w:pStyle w:val="GOSTTablenorm"/>
            </w:pPr>
            <w:r w:rsidRPr="006E5E80">
              <w:t>БС_КС_передающего</w:t>
            </w:r>
          </w:p>
        </w:tc>
        <w:tc>
          <w:tcPr>
            <w:tcW w:w="302" w:type="pct"/>
          </w:tcPr>
          <w:p w14:paraId="33328652" w14:textId="4B6AF772" w:rsidR="00B44E79" w:rsidRPr="006E5E80" w:rsidRDefault="00B44E79" w:rsidP="00B44E79">
            <w:pPr>
              <w:pStyle w:val="GOSTTablenorm"/>
            </w:pPr>
            <w:r w:rsidRPr="006E5E80">
              <w:t>нет</w:t>
            </w:r>
          </w:p>
        </w:tc>
        <w:tc>
          <w:tcPr>
            <w:tcW w:w="1109" w:type="pct"/>
          </w:tcPr>
          <w:p w14:paraId="3457D54D" w14:textId="61A3A262" w:rsidR="00B44E79" w:rsidRPr="006E5E80" w:rsidRDefault="00B44E79" w:rsidP="00B44E79">
            <w:pPr>
              <w:pStyle w:val="GOSTTablenorm"/>
            </w:pPr>
            <w:r w:rsidRPr="006E5E80">
              <w:t>Номер банковского / казначейского счета передающего</w:t>
            </w:r>
          </w:p>
        </w:tc>
        <w:tc>
          <w:tcPr>
            <w:tcW w:w="1109" w:type="pct"/>
          </w:tcPr>
          <w:p w14:paraId="289EB8D3" w14:textId="5D997EDD" w:rsidR="00B44E79" w:rsidRPr="006E5E80" w:rsidRDefault="00B44E79" w:rsidP="00B44E79">
            <w:pPr>
              <w:pStyle w:val="GOSTTablenorm"/>
            </w:pPr>
            <w:r w:rsidRPr="0017407D">
              <w:t>SystemInformation_SND_BankAccNum</w:t>
            </w:r>
          </w:p>
        </w:tc>
        <w:tc>
          <w:tcPr>
            <w:tcW w:w="1371" w:type="pct"/>
          </w:tcPr>
          <w:p w14:paraId="6C2545ED" w14:textId="31DB581B" w:rsidR="00B44E79" w:rsidRPr="006E5E80" w:rsidRDefault="00B44E79" w:rsidP="00B44E79">
            <w:pPr>
              <w:pStyle w:val="GOSTTablenorm"/>
            </w:pPr>
            <w:r w:rsidRPr="00035ADB">
              <w:t>-</w:t>
            </w:r>
          </w:p>
        </w:tc>
      </w:tr>
      <w:tr w:rsidR="00B44E79" w:rsidRPr="00B9499D" w14:paraId="213B85DD" w14:textId="77777777" w:rsidTr="00F265CC">
        <w:tc>
          <w:tcPr>
            <w:tcW w:w="1109" w:type="pct"/>
          </w:tcPr>
          <w:p w14:paraId="12C7734C" w14:textId="64A4C863" w:rsidR="00B44E79" w:rsidRPr="006E5E80" w:rsidRDefault="00B44E79" w:rsidP="00B44E79">
            <w:pPr>
              <w:pStyle w:val="GOSTTablenorm"/>
            </w:pPr>
            <w:r w:rsidRPr="006E5E80">
              <w:lastRenderedPageBreak/>
              <w:t>БС_КС_принимающего</w:t>
            </w:r>
          </w:p>
        </w:tc>
        <w:tc>
          <w:tcPr>
            <w:tcW w:w="302" w:type="pct"/>
          </w:tcPr>
          <w:p w14:paraId="089EF16C" w14:textId="20A87195" w:rsidR="00B44E79" w:rsidRPr="006E5E80" w:rsidRDefault="00B44E79" w:rsidP="00B44E79">
            <w:pPr>
              <w:pStyle w:val="GOSTTablenorm"/>
            </w:pPr>
            <w:r w:rsidRPr="006E5E80">
              <w:t>нет</w:t>
            </w:r>
          </w:p>
        </w:tc>
        <w:tc>
          <w:tcPr>
            <w:tcW w:w="1109" w:type="pct"/>
          </w:tcPr>
          <w:p w14:paraId="54A0624C" w14:textId="791A1F04" w:rsidR="00B44E79" w:rsidRPr="006E5E80" w:rsidRDefault="00B44E79" w:rsidP="00B44E79">
            <w:pPr>
              <w:pStyle w:val="GOSTTablenorm"/>
            </w:pPr>
            <w:r w:rsidRPr="006E5E80">
              <w:t>Номер банковского счета / казначейского принимающего</w:t>
            </w:r>
          </w:p>
        </w:tc>
        <w:tc>
          <w:tcPr>
            <w:tcW w:w="1109" w:type="pct"/>
          </w:tcPr>
          <w:p w14:paraId="27E7E1F1" w14:textId="7A24DE00" w:rsidR="00B44E79" w:rsidRPr="006E5E80" w:rsidRDefault="00B44E79" w:rsidP="00B44E79">
            <w:pPr>
              <w:pStyle w:val="GOSTTablenorm"/>
            </w:pPr>
            <w:r w:rsidRPr="0017407D">
              <w:t>SystemInformation_REC_BankAccNum</w:t>
            </w:r>
          </w:p>
        </w:tc>
        <w:tc>
          <w:tcPr>
            <w:tcW w:w="1371" w:type="pct"/>
          </w:tcPr>
          <w:p w14:paraId="05D39659" w14:textId="46CFD927" w:rsidR="00B44E79" w:rsidRPr="006E5E80" w:rsidRDefault="00B44E79" w:rsidP="00B44E79">
            <w:pPr>
              <w:pStyle w:val="GOSTTablenorm"/>
            </w:pPr>
            <w:r w:rsidRPr="00035ADB">
              <w:t>-</w:t>
            </w:r>
          </w:p>
        </w:tc>
      </w:tr>
      <w:tr w:rsidR="00B44E79" w:rsidRPr="00B9499D" w14:paraId="4B012F70" w14:textId="77777777" w:rsidTr="00F265CC">
        <w:tc>
          <w:tcPr>
            <w:tcW w:w="1109" w:type="pct"/>
          </w:tcPr>
          <w:p w14:paraId="368CEE02" w14:textId="77777777" w:rsidR="00B44E79" w:rsidRPr="00B9499D" w:rsidRDefault="00B44E79" w:rsidP="00B44E79">
            <w:pPr>
              <w:pStyle w:val="GOSTTablenorm"/>
            </w:pPr>
            <w:r w:rsidRPr="00B9499D">
              <w:t>Код_главы_передающий</w:t>
            </w:r>
          </w:p>
        </w:tc>
        <w:tc>
          <w:tcPr>
            <w:tcW w:w="302" w:type="pct"/>
          </w:tcPr>
          <w:p w14:paraId="5793A34F" w14:textId="77777777" w:rsidR="00B44E79" w:rsidRPr="00B9499D" w:rsidRDefault="00B44E79" w:rsidP="00B44E79">
            <w:pPr>
              <w:pStyle w:val="GOSTTablenorm"/>
            </w:pPr>
            <w:r w:rsidRPr="00B9499D">
              <w:t>нет</w:t>
            </w:r>
          </w:p>
        </w:tc>
        <w:tc>
          <w:tcPr>
            <w:tcW w:w="1109" w:type="pct"/>
          </w:tcPr>
          <w:p w14:paraId="55ECECB5" w14:textId="77777777" w:rsidR="00B44E79" w:rsidRPr="00B9499D" w:rsidRDefault="00B44E79" w:rsidP="00B44E79">
            <w:pPr>
              <w:pStyle w:val="GOSTTablenorm"/>
            </w:pPr>
            <w:r w:rsidRPr="00B9499D">
              <w:t>Код главы по БК передающий</w:t>
            </w:r>
          </w:p>
        </w:tc>
        <w:tc>
          <w:tcPr>
            <w:tcW w:w="1109" w:type="pct"/>
          </w:tcPr>
          <w:p w14:paraId="7D41C1E1" w14:textId="77777777" w:rsidR="00B44E79" w:rsidRPr="00B9499D" w:rsidRDefault="00B44E79" w:rsidP="00B44E79">
            <w:pPr>
              <w:pStyle w:val="GOSTTablenorm"/>
            </w:pPr>
            <w:r w:rsidRPr="00B9499D">
              <w:t>SystemInformation_SND_GRBSCd</w:t>
            </w:r>
          </w:p>
        </w:tc>
        <w:tc>
          <w:tcPr>
            <w:tcW w:w="1371" w:type="pct"/>
          </w:tcPr>
          <w:p w14:paraId="5EB7C4AE" w14:textId="2ECA82BD" w:rsidR="00B44E79" w:rsidRPr="00B9499D" w:rsidRDefault="00B44E79" w:rsidP="00B44E79">
            <w:pPr>
              <w:pStyle w:val="GOSTTablenorm"/>
            </w:pPr>
            <w:r w:rsidRPr="00035ADB">
              <w:t>-</w:t>
            </w:r>
          </w:p>
        </w:tc>
      </w:tr>
      <w:tr w:rsidR="00B44E79" w:rsidRPr="00B9499D" w14:paraId="411B072D" w14:textId="77777777" w:rsidTr="00F265CC">
        <w:tc>
          <w:tcPr>
            <w:tcW w:w="1109" w:type="pct"/>
          </w:tcPr>
          <w:p w14:paraId="0785A891" w14:textId="77777777" w:rsidR="00B44E79" w:rsidRPr="00B9499D" w:rsidRDefault="00B44E79" w:rsidP="00B44E79">
            <w:pPr>
              <w:pStyle w:val="GOSTTablenorm"/>
            </w:pPr>
            <w:r w:rsidRPr="00B9499D">
              <w:t>Код_главы_принимающий</w:t>
            </w:r>
          </w:p>
        </w:tc>
        <w:tc>
          <w:tcPr>
            <w:tcW w:w="302" w:type="pct"/>
          </w:tcPr>
          <w:p w14:paraId="2DA08417" w14:textId="77777777" w:rsidR="00B44E79" w:rsidRPr="00B9499D" w:rsidRDefault="00B44E79" w:rsidP="00B44E79">
            <w:pPr>
              <w:pStyle w:val="GOSTTablenorm"/>
            </w:pPr>
            <w:r w:rsidRPr="00B9499D">
              <w:t>нет</w:t>
            </w:r>
          </w:p>
        </w:tc>
        <w:tc>
          <w:tcPr>
            <w:tcW w:w="1109" w:type="pct"/>
          </w:tcPr>
          <w:p w14:paraId="01F82FCA" w14:textId="77777777" w:rsidR="00B44E79" w:rsidRPr="00B9499D" w:rsidRDefault="00B44E79" w:rsidP="00B44E79">
            <w:pPr>
              <w:pStyle w:val="GOSTTablenorm"/>
            </w:pPr>
            <w:r w:rsidRPr="00B9499D">
              <w:t>Код главы по БК принимающий</w:t>
            </w:r>
          </w:p>
        </w:tc>
        <w:tc>
          <w:tcPr>
            <w:tcW w:w="1109" w:type="pct"/>
          </w:tcPr>
          <w:p w14:paraId="294E0C29" w14:textId="77777777" w:rsidR="00B44E79" w:rsidRPr="00B9499D" w:rsidRDefault="00B44E79" w:rsidP="00B44E79">
            <w:pPr>
              <w:pStyle w:val="GOSTTablenorm"/>
            </w:pPr>
            <w:r w:rsidRPr="00B9499D">
              <w:t>SystemInformation_REC_GRBSCd</w:t>
            </w:r>
          </w:p>
        </w:tc>
        <w:tc>
          <w:tcPr>
            <w:tcW w:w="1371" w:type="pct"/>
          </w:tcPr>
          <w:p w14:paraId="32354814" w14:textId="2A0650C6" w:rsidR="00B44E79" w:rsidRPr="00B9499D" w:rsidRDefault="00B44E79" w:rsidP="00B44E79">
            <w:pPr>
              <w:pStyle w:val="GOSTTablenorm"/>
            </w:pPr>
            <w:r w:rsidRPr="00035ADB">
              <w:t>-</w:t>
            </w:r>
          </w:p>
        </w:tc>
      </w:tr>
      <w:tr w:rsidR="00B44E79" w:rsidRPr="00B9499D" w14:paraId="1B91B1D3" w14:textId="77777777" w:rsidTr="002A2161">
        <w:tc>
          <w:tcPr>
            <w:tcW w:w="1109" w:type="pct"/>
          </w:tcPr>
          <w:p w14:paraId="14EEC0E6" w14:textId="028E5CF7" w:rsidR="00B44E79" w:rsidRPr="00B9499D" w:rsidRDefault="00B44E79" w:rsidP="00B44E79">
            <w:pPr>
              <w:pStyle w:val="GOSTTablenorm"/>
            </w:pPr>
            <w:ins w:id="11931" w:author="Куклина Ю.В." w:date="2024-04-01T12:13:00Z">
              <w:r>
                <w:rPr>
                  <w:szCs w:val="22"/>
                </w:rPr>
                <w:t>Период_действия_ПОФР</w:t>
              </w:r>
            </w:ins>
          </w:p>
        </w:tc>
        <w:tc>
          <w:tcPr>
            <w:tcW w:w="302" w:type="pct"/>
          </w:tcPr>
          <w:p w14:paraId="266AE51D" w14:textId="39E56638" w:rsidR="00B44E79" w:rsidRPr="00B9499D" w:rsidRDefault="00B44E79" w:rsidP="00B44E79">
            <w:pPr>
              <w:pStyle w:val="GOSTTablenorm"/>
            </w:pPr>
            <w:ins w:id="11932" w:author="Куклина Ю.В." w:date="2024-04-01T12:13:00Z">
              <w:r>
                <w:rPr>
                  <w:szCs w:val="22"/>
                </w:rPr>
                <w:t>нет</w:t>
              </w:r>
            </w:ins>
          </w:p>
        </w:tc>
        <w:tc>
          <w:tcPr>
            <w:tcW w:w="1109" w:type="pct"/>
          </w:tcPr>
          <w:p w14:paraId="6DE44DCB" w14:textId="308F49DD" w:rsidR="00B44E79" w:rsidRPr="00B9499D" w:rsidRDefault="00B44E79" w:rsidP="00B44E79">
            <w:pPr>
              <w:pStyle w:val="GOSTTablenorm"/>
            </w:pPr>
            <w:ins w:id="11933" w:author="Куклина Ю.В." w:date="2024-04-01T12:13:00Z">
              <w:r w:rsidRPr="00F96CC5">
                <w:rPr>
                  <w:szCs w:val="22"/>
                </w:rPr>
                <w:t>Период действия ПОФР</w:t>
              </w:r>
            </w:ins>
          </w:p>
        </w:tc>
        <w:tc>
          <w:tcPr>
            <w:tcW w:w="1109" w:type="pct"/>
          </w:tcPr>
          <w:p w14:paraId="6A8950CA" w14:textId="04116839" w:rsidR="00B44E79" w:rsidRPr="00B9499D" w:rsidRDefault="00B44E79" w:rsidP="00B44E79">
            <w:pPr>
              <w:pStyle w:val="GOSTTablenorm"/>
            </w:pPr>
            <w:ins w:id="11934" w:author="Куклина Ю.В." w:date="2024-04-01T12:13:00Z">
              <w:r w:rsidRPr="001043CE">
                <w:rPr>
                  <w:szCs w:val="22"/>
                </w:rPr>
                <w:t>SI_</w:t>
              </w:r>
              <w:r w:rsidRPr="00240268">
                <w:rPr>
                  <w:szCs w:val="22"/>
                </w:rPr>
                <w:t>POFRPERSIGN</w:t>
              </w:r>
            </w:ins>
          </w:p>
        </w:tc>
        <w:tc>
          <w:tcPr>
            <w:tcW w:w="1371" w:type="pct"/>
          </w:tcPr>
          <w:p w14:paraId="30ED52E4" w14:textId="2AD80A61" w:rsidR="00B44E79" w:rsidRPr="00B9499D" w:rsidRDefault="00B44E79" w:rsidP="00B44E79">
            <w:pPr>
              <w:pStyle w:val="GOSTTablenorm"/>
            </w:pPr>
            <w:ins w:id="11935" w:author="Куклина Ю.В." w:date="2024-04-01T12:13:00Z">
              <w:r>
                <w:rPr>
                  <w:szCs w:val="22"/>
                </w:rPr>
                <w:t>-</w:t>
              </w:r>
            </w:ins>
          </w:p>
        </w:tc>
      </w:tr>
      <w:tr w:rsidR="00B44E79" w:rsidRPr="00B9499D" w14:paraId="26F73057" w14:textId="77777777" w:rsidTr="002A2161">
        <w:tc>
          <w:tcPr>
            <w:tcW w:w="1109" w:type="pct"/>
          </w:tcPr>
          <w:p w14:paraId="44EF1001" w14:textId="77777777" w:rsidR="00B44E79" w:rsidRPr="00B9499D" w:rsidRDefault="00B44E79" w:rsidP="00B44E79">
            <w:pPr>
              <w:pStyle w:val="GOSTTablenorm"/>
            </w:pPr>
            <w:r w:rsidRPr="00B9499D">
              <w:t>Кредит_КБК_передающий</w:t>
            </w:r>
          </w:p>
        </w:tc>
        <w:tc>
          <w:tcPr>
            <w:tcW w:w="302" w:type="pct"/>
          </w:tcPr>
          <w:p w14:paraId="2245DB38" w14:textId="77777777" w:rsidR="00B44E79" w:rsidRPr="00B9499D" w:rsidRDefault="00B44E79" w:rsidP="00B44E79">
            <w:pPr>
              <w:pStyle w:val="GOSTTablenorm"/>
            </w:pPr>
            <w:r w:rsidRPr="00B9499D">
              <w:t>да</w:t>
            </w:r>
          </w:p>
        </w:tc>
        <w:tc>
          <w:tcPr>
            <w:tcW w:w="1109" w:type="pct"/>
          </w:tcPr>
          <w:p w14:paraId="6CF7B98D" w14:textId="02C50ACE" w:rsidR="00B44E79" w:rsidRPr="00B9499D" w:rsidRDefault="00B44E79" w:rsidP="00B44E79">
            <w:pPr>
              <w:pStyle w:val="GOSTTablenorm"/>
            </w:pPr>
            <w:r w:rsidRPr="00B9499D">
              <w:t xml:space="preserve">Кредит КБК </w:t>
            </w:r>
            <w:r>
              <w:t xml:space="preserve">по </w:t>
            </w:r>
            <w:ins w:id="11936" w:author="Куклина Ю.В." w:date="2024-04-01T12:17:00Z">
              <w:r>
                <w:t xml:space="preserve">05 </w:t>
              </w:r>
            </w:ins>
            <w:r>
              <w:t>ЛС</w:t>
            </w:r>
            <w:r w:rsidRPr="00B9499D">
              <w:t xml:space="preserve"> передающий</w:t>
            </w:r>
          </w:p>
        </w:tc>
        <w:tc>
          <w:tcPr>
            <w:tcW w:w="1109" w:type="pct"/>
          </w:tcPr>
          <w:p w14:paraId="769637A0" w14:textId="77777777" w:rsidR="00B44E79" w:rsidRPr="00B9499D" w:rsidRDefault="00B44E79" w:rsidP="00B44E79">
            <w:pPr>
              <w:pStyle w:val="GOSTTablenorm"/>
            </w:pPr>
            <w:r w:rsidRPr="00B9499D">
              <w:t>SystemInformation_SND_GRBSCd</w:t>
            </w:r>
          </w:p>
        </w:tc>
        <w:tc>
          <w:tcPr>
            <w:tcW w:w="1371" w:type="pct"/>
          </w:tcPr>
          <w:p w14:paraId="7BE0FA6B" w14:textId="0006B54C" w:rsidR="00B44E79" w:rsidRPr="00B9499D" w:rsidRDefault="00B44E79" w:rsidP="00B44E79">
            <w:pPr>
              <w:pStyle w:val="GOSTTablenorm"/>
              <w:rPr>
                <w:rFonts w:eastAsiaTheme="minorEastAsia"/>
              </w:rPr>
            </w:pPr>
            <w:r w:rsidRPr="00B9499D">
              <w:t>Вычисляется</w:t>
            </w:r>
            <w:ins w:id="11937" w:author="Куклина Ю.В." w:date="2024-04-01T12:15:00Z">
              <w:r>
                <w:rPr>
                  <w:szCs w:val="22"/>
                </w:rPr>
                <w:t xml:space="preserve">, если заполнен параметр </w:t>
              </w:r>
              <w:r w:rsidRPr="007F3BC5">
                <w:rPr>
                  <w:b/>
                  <w:szCs w:val="22"/>
                </w:rPr>
                <w:t>R_728_G_S2_D</w:t>
              </w:r>
              <w:r w:rsidRPr="00135ABE">
                <w:rPr>
                  <w:szCs w:val="22"/>
                </w:rPr>
                <w:t>,</w:t>
              </w:r>
            </w:ins>
            <w:r w:rsidRPr="00B9499D">
              <w:t xml:space="preserve"> по формуле:</w:t>
            </w:r>
          </w:p>
          <w:p w14:paraId="00F3E079" w14:textId="36B4667A" w:rsidR="00B44E79" w:rsidRPr="00B9499D" w:rsidRDefault="00B44E79" w:rsidP="00B44E79">
            <w:pPr>
              <w:pStyle w:val="GOSTTablenorm"/>
            </w:pPr>
            <w:r w:rsidRPr="00B9499D">
              <w:t>SystemInformation_SND_GRBSCd + 14 нулей + 510</w:t>
            </w:r>
          </w:p>
        </w:tc>
      </w:tr>
      <w:tr w:rsidR="00B44E79" w:rsidRPr="00B9499D" w14:paraId="574D42EE" w14:textId="77777777" w:rsidTr="002A2161">
        <w:tc>
          <w:tcPr>
            <w:tcW w:w="1109" w:type="pct"/>
          </w:tcPr>
          <w:p w14:paraId="74063DCA" w14:textId="77777777" w:rsidR="00B44E79" w:rsidRPr="00B9499D" w:rsidRDefault="00B44E79" w:rsidP="00B44E79">
            <w:pPr>
              <w:pStyle w:val="GOSTTablenorm"/>
            </w:pPr>
            <w:r w:rsidRPr="00B9499D">
              <w:t>Кредит_КБК_принимающий</w:t>
            </w:r>
          </w:p>
        </w:tc>
        <w:tc>
          <w:tcPr>
            <w:tcW w:w="302" w:type="pct"/>
          </w:tcPr>
          <w:p w14:paraId="2E7D5EF7" w14:textId="77777777" w:rsidR="00B44E79" w:rsidRPr="00B9499D" w:rsidRDefault="00B44E79" w:rsidP="00B44E79">
            <w:pPr>
              <w:pStyle w:val="GOSTTablenorm"/>
            </w:pPr>
            <w:r w:rsidRPr="00B9499D">
              <w:t>да</w:t>
            </w:r>
          </w:p>
        </w:tc>
        <w:tc>
          <w:tcPr>
            <w:tcW w:w="1109" w:type="pct"/>
          </w:tcPr>
          <w:p w14:paraId="1AB0ED3E" w14:textId="333FFDC4" w:rsidR="00B44E79" w:rsidRPr="00B9499D" w:rsidRDefault="00B44E79" w:rsidP="00B44E79">
            <w:pPr>
              <w:pStyle w:val="GOSTTablenorm"/>
            </w:pPr>
            <w:r w:rsidRPr="00B9499D">
              <w:t xml:space="preserve">Кредит КБК </w:t>
            </w:r>
            <w:r>
              <w:t xml:space="preserve">по </w:t>
            </w:r>
            <w:ins w:id="11938" w:author="Куклина Ю.В." w:date="2024-04-01T12:17:00Z">
              <w:r>
                <w:t xml:space="preserve">05 </w:t>
              </w:r>
            </w:ins>
            <w:r>
              <w:t>ЛС</w:t>
            </w:r>
            <w:r w:rsidRPr="00B9499D">
              <w:t xml:space="preserve"> принимающий</w:t>
            </w:r>
          </w:p>
        </w:tc>
        <w:tc>
          <w:tcPr>
            <w:tcW w:w="1109" w:type="pct"/>
          </w:tcPr>
          <w:p w14:paraId="108A3041" w14:textId="77777777" w:rsidR="00B44E79" w:rsidRPr="00B9499D" w:rsidRDefault="00B44E79" w:rsidP="00B44E79">
            <w:pPr>
              <w:pStyle w:val="GOSTTablenorm"/>
            </w:pPr>
            <w:r w:rsidRPr="00B9499D">
              <w:t>SystemInformation_REC_GRBSCd</w:t>
            </w:r>
          </w:p>
        </w:tc>
        <w:tc>
          <w:tcPr>
            <w:tcW w:w="1371" w:type="pct"/>
          </w:tcPr>
          <w:p w14:paraId="2069E117" w14:textId="7F279516" w:rsidR="00B44E79" w:rsidRPr="00B9499D" w:rsidRDefault="00B44E79" w:rsidP="00B44E79">
            <w:pPr>
              <w:pStyle w:val="GOSTTablenorm"/>
              <w:rPr>
                <w:rFonts w:eastAsiaTheme="minorEastAsia"/>
              </w:rPr>
            </w:pPr>
            <w:r w:rsidRPr="00B9499D">
              <w:t>Вычисляется</w:t>
            </w:r>
            <w:ins w:id="11939" w:author="Куклина Ю.В." w:date="2024-04-01T12:16:00Z">
              <w:r>
                <w:rPr>
                  <w:szCs w:val="22"/>
                </w:rPr>
                <w:t xml:space="preserve">, если заполнен параметр </w:t>
              </w:r>
              <w:r w:rsidRPr="007F3BC5">
                <w:rPr>
                  <w:b/>
                  <w:szCs w:val="22"/>
                </w:rPr>
                <w:t>R_728_G_S2_D</w:t>
              </w:r>
              <w:r w:rsidRPr="00135ABE">
                <w:rPr>
                  <w:szCs w:val="22"/>
                </w:rPr>
                <w:t>,</w:t>
              </w:r>
            </w:ins>
            <w:r w:rsidRPr="00B9499D">
              <w:t xml:space="preserve"> по формуле:</w:t>
            </w:r>
          </w:p>
          <w:p w14:paraId="18ED0108" w14:textId="4DE26EC9" w:rsidR="00B44E79" w:rsidRPr="00B9499D" w:rsidRDefault="00B44E79" w:rsidP="00B44E79">
            <w:pPr>
              <w:pStyle w:val="GOSTTablenorm"/>
            </w:pPr>
            <w:r w:rsidRPr="00B9499D">
              <w:t>SystemInformation_REC_GRBSCd + 14 нулей + 510</w:t>
            </w:r>
          </w:p>
        </w:tc>
      </w:tr>
      <w:tr w:rsidR="00B44E79" w:rsidRPr="00B9499D" w14:paraId="1129D1F9" w14:textId="77777777" w:rsidTr="002A2161">
        <w:tc>
          <w:tcPr>
            <w:tcW w:w="1109" w:type="pct"/>
          </w:tcPr>
          <w:p w14:paraId="34A23713" w14:textId="0F39C27F" w:rsidR="00B44E79" w:rsidRPr="00B9499D" w:rsidRDefault="00B44E79" w:rsidP="00B44E79">
            <w:pPr>
              <w:pStyle w:val="GOSTTablenorm"/>
            </w:pPr>
            <w:r w:rsidRPr="00E702BC">
              <w:t>Кредит_Тип_КБК_передающий</w:t>
            </w:r>
          </w:p>
        </w:tc>
        <w:tc>
          <w:tcPr>
            <w:tcW w:w="302" w:type="pct"/>
          </w:tcPr>
          <w:p w14:paraId="4E27B16A" w14:textId="35E74AF8" w:rsidR="00B44E79" w:rsidRPr="00B9499D" w:rsidRDefault="00B44E79" w:rsidP="00B44E79">
            <w:pPr>
              <w:pStyle w:val="GOSTTablenorm"/>
            </w:pPr>
            <w:r w:rsidRPr="00E702BC">
              <w:t>да</w:t>
            </w:r>
          </w:p>
        </w:tc>
        <w:tc>
          <w:tcPr>
            <w:tcW w:w="1109" w:type="pct"/>
          </w:tcPr>
          <w:p w14:paraId="63CDFD5B" w14:textId="2BF6BEA5" w:rsidR="00B44E79" w:rsidRPr="00B9499D" w:rsidRDefault="00B44E79" w:rsidP="00B44E79">
            <w:pPr>
              <w:pStyle w:val="GOSTTablenorm"/>
            </w:pPr>
            <w:r w:rsidRPr="0017407D">
              <w:t xml:space="preserve">Тип КБК по </w:t>
            </w:r>
            <w:ins w:id="11940" w:author="Куклина Ю.В." w:date="2024-04-01T12:18:00Z">
              <w:r>
                <w:t xml:space="preserve">05 </w:t>
              </w:r>
            </w:ins>
            <w:r w:rsidRPr="0017407D">
              <w:t>ЛС передающий по кредиту</w:t>
            </w:r>
          </w:p>
        </w:tc>
        <w:tc>
          <w:tcPr>
            <w:tcW w:w="1109" w:type="pct"/>
          </w:tcPr>
          <w:p w14:paraId="707D81B2" w14:textId="77777777" w:rsidR="00B44E79" w:rsidRPr="00B9499D" w:rsidRDefault="00B44E79" w:rsidP="00B44E79">
            <w:pPr>
              <w:pStyle w:val="GOSTTablenorm"/>
            </w:pPr>
          </w:p>
        </w:tc>
        <w:tc>
          <w:tcPr>
            <w:tcW w:w="1371" w:type="pct"/>
          </w:tcPr>
          <w:p w14:paraId="19E56A40" w14:textId="679CF071" w:rsidR="00B44E79" w:rsidRPr="00B9499D" w:rsidRDefault="00B44E79" w:rsidP="00697A63">
            <w:pPr>
              <w:pStyle w:val="GOSTTablenorm"/>
            </w:pPr>
            <w:ins w:id="11941" w:author="Куклина Ю.В." w:date="2024-04-01T12:18:00Z">
              <w:r>
                <w:t>З</w:t>
              </w:r>
            </w:ins>
            <w:r w:rsidRPr="00E702BC">
              <w:t>аполняется</w:t>
            </w:r>
            <w:ins w:id="11942" w:author="Куклина Ю.В." w:date="2024-04-01T12:19:00Z">
              <w:r>
                <w:rPr>
                  <w:szCs w:val="22"/>
                </w:rPr>
                <w:t xml:space="preserve">, если заполнен параметр </w:t>
              </w:r>
              <w:r w:rsidRPr="007F3BC5">
                <w:rPr>
                  <w:b/>
                  <w:szCs w:val="22"/>
                </w:rPr>
                <w:t>R_728_G_S2_D</w:t>
              </w:r>
              <w:r w:rsidRPr="00135ABE">
                <w:rPr>
                  <w:szCs w:val="22"/>
                </w:rPr>
                <w:t>,</w:t>
              </w:r>
            </w:ins>
            <w:r w:rsidRPr="00E702BC">
              <w:t xml:space="preserve"> значением «31»</w:t>
            </w:r>
          </w:p>
        </w:tc>
      </w:tr>
      <w:tr w:rsidR="00B44E79" w:rsidRPr="00B9499D" w14:paraId="0B8DB13A" w14:textId="77777777" w:rsidTr="002A2161">
        <w:tc>
          <w:tcPr>
            <w:tcW w:w="1109" w:type="pct"/>
          </w:tcPr>
          <w:p w14:paraId="0C690431" w14:textId="3DF03975" w:rsidR="00B44E79" w:rsidRPr="00B9499D" w:rsidRDefault="00B44E79" w:rsidP="00B44E79">
            <w:pPr>
              <w:pStyle w:val="GOSTTablenorm"/>
            </w:pPr>
            <w:r w:rsidRPr="00E702BC">
              <w:t>Кредит_Тип_КБК_принимающий</w:t>
            </w:r>
          </w:p>
        </w:tc>
        <w:tc>
          <w:tcPr>
            <w:tcW w:w="302" w:type="pct"/>
          </w:tcPr>
          <w:p w14:paraId="33D29143" w14:textId="43D9030A" w:rsidR="00B44E79" w:rsidRPr="00B9499D" w:rsidRDefault="00B44E79" w:rsidP="00B44E79">
            <w:pPr>
              <w:pStyle w:val="GOSTTablenorm"/>
            </w:pPr>
            <w:r w:rsidRPr="00E702BC">
              <w:t>да</w:t>
            </w:r>
          </w:p>
        </w:tc>
        <w:tc>
          <w:tcPr>
            <w:tcW w:w="1109" w:type="pct"/>
          </w:tcPr>
          <w:p w14:paraId="301B796E" w14:textId="716C4A21" w:rsidR="00B44E79" w:rsidRPr="00B9499D" w:rsidRDefault="00B44E79" w:rsidP="00B44E79">
            <w:pPr>
              <w:pStyle w:val="GOSTTablenorm"/>
            </w:pPr>
            <w:r w:rsidRPr="0017407D">
              <w:t xml:space="preserve">Тип КБК по </w:t>
            </w:r>
            <w:ins w:id="11943" w:author="Куклина Ю.В." w:date="2024-04-01T12:18:00Z">
              <w:r>
                <w:t xml:space="preserve">05 </w:t>
              </w:r>
            </w:ins>
            <w:r w:rsidRPr="0017407D">
              <w:t>ЛС принимающий по кредиту</w:t>
            </w:r>
          </w:p>
        </w:tc>
        <w:tc>
          <w:tcPr>
            <w:tcW w:w="1109" w:type="pct"/>
          </w:tcPr>
          <w:p w14:paraId="290E2C61" w14:textId="77777777" w:rsidR="00B44E79" w:rsidRPr="00B9499D" w:rsidRDefault="00B44E79" w:rsidP="00B44E79">
            <w:pPr>
              <w:pStyle w:val="GOSTTablenorm"/>
            </w:pPr>
          </w:p>
        </w:tc>
        <w:tc>
          <w:tcPr>
            <w:tcW w:w="1371" w:type="pct"/>
          </w:tcPr>
          <w:p w14:paraId="1FC960A7" w14:textId="7D4ACF0D" w:rsidR="00B44E79" w:rsidRPr="00B9499D" w:rsidRDefault="00B44E79" w:rsidP="00B44E79">
            <w:pPr>
              <w:pStyle w:val="GOSTTablenorm"/>
            </w:pPr>
            <w:ins w:id="11944" w:author="Куклина Ю.В." w:date="2024-04-01T12:18:00Z">
              <w:r>
                <w:t>З</w:t>
              </w:r>
            </w:ins>
            <w:r w:rsidRPr="00E702BC">
              <w:t>аполняется</w:t>
            </w:r>
            <w:ins w:id="11945" w:author="Куклина Ю.В." w:date="2024-04-01T12:19:00Z">
              <w:r>
                <w:rPr>
                  <w:szCs w:val="22"/>
                </w:rPr>
                <w:t xml:space="preserve">, если заполнен параметр </w:t>
              </w:r>
              <w:r w:rsidRPr="007F3BC5">
                <w:rPr>
                  <w:b/>
                  <w:szCs w:val="22"/>
                </w:rPr>
                <w:t>R_728_G_S2_D</w:t>
              </w:r>
              <w:r w:rsidRPr="00135ABE">
                <w:rPr>
                  <w:szCs w:val="22"/>
                </w:rPr>
                <w:t>,</w:t>
              </w:r>
            </w:ins>
            <w:r w:rsidRPr="00E702BC">
              <w:t xml:space="preserve"> значением «31»</w:t>
            </w:r>
          </w:p>
        </w:tc>
      </w:tr>
      <w:tr w:rsidR="00B44E79" w:rsidRPr="00B9499D" w14:paraId="69FA4ECB" w14:textId="77777777" w:rsidTr="002A2161">
        <w:tc>
          <w:tcPr>
            <w:tcW w:w="1109" w:type="pct"/>
          </w:tcPr>
          <w:p w14:paraId="4A0D990D" w14:textId="77777777" w:rsidR="00B44E79" w:rsidRPr="00B9499D" w:rsidRDefault="00B44E79" w:rsidP="00B44E79">
            <w:pPr>
              <w:pStyle w:val="GOSTTablenorm"/>
            </w:pPr>
            <w:r w:rsidRPr="00B9499D">
              <w:t>Дебет_КБК_передающий</w:t>
            </w:r>
          </w:p>
        </w:tc>
        <w:tc>
          <w:tcPr>
            <w:tcW w:w="302" w:type="pct"/>
          </w:tcPr>
          <w:p w14:paraId="06B5537B" w14:textId="77777777" w:rsidR="00B44E79" w:rsidRPr="00B9499D" w:rsidRDefault="00B44E79" w:rsidP="00B44E79">
            <w:pPr>
              <w:pStyle w:val="GOSTTablenorm"/>
            </w:pPr>
            <w:r w:rsidRPr="00B9499D">
              <w:t>да</w:t>
            </w:r>
          </w:p>
        </w:tc>
        <w:tc>
          <w:tcPr>
            <w:tcW w:w="1109" w:type="pct"/>
          </w:tcPr>
          <w:p w14:paraId="75503B4B" w14:textId="0E6D22CB" w:rsidR="00B44E79" w:rsidRPr="00B9499D" w:rsidRDefault="00B44E79" w:rsidP="00B44E79">
            <w:pPr>
              <w:pStyle w:val="GOSTTablenorm"/>
            </w:pPr>
            <w:r w:rsidRPr="00B9499D">
              <w:t xml:space="preserve">Дебет КБК </w:t>
            </w:r>
            <w:r>
              <w:t>по</w:t>
            </w:r>
            <w:ins w:id="11946" w:author="Куклина Ю.В." w:date="2024-04-01T12:19:00Z">
              <w:r>
                <w:t xml:space="preserve"> 05</w:t>
              </w:r>
            </w:ins>
            <w:r>
              <w:t xml:space="preserve"> ЛС</w:t>
            </w:r>
            <w:r w:rsidRPr="00B9499D">
              <w:t xml:space="preserve"> передающий</w:t>
            </w:r>
          </w:p>
        </w:tc>
        <w:tc>
          <w:tcPr>
            <w:tcW w:w="1109" w:type="pct"/>
          </w:tcPr>
          <w:p w14:paraId="21FFB37E" w14:textId="77777777" w:rsidR="00B44E79" w:rsidRPr="00B9499D" w:rsidRDefault="00B44E79" w:rsidP="00B44E79">
            <w:pPr>
              <w:pStyle w:val="GOSTTablenorm"/>
            </w:pPr>
            <w:r w:rsidRPr="00B9499D">
              <w:t>SystemInformation_SND_GRBSCd</w:t>
            </w:r>
          </w:p>
        </w:tc>
        <w:tc>
          <w:tcPr>
            <w:tcW w:w="1371" w:type="pct"/>
          </w:tcPr>
          <w:p w14:paraId="6995BD5E" w14:textId="65BA6CA3" w:rsidR="00B44E79" w:rsidRPr="00B9499D" w:rsidRDefault="00B44E79" w:rsidP="00B44E79">
            <w:pPr>
              <w:pStyle w:val="GOSTTablenorm"/>
              <w:rPr>
                <w:rFonts w:eastAsiaTheme="minorEastAsia"/>
              </w:rPr>
            </w:pPr>
            <w:r w:rsidRPr="00B9499D">
              <w:t>Вычисляется</w:t>
            </w:r>
            <w:ins w:id="11947" w:author="Куклина Ю.В." w:date="2024-04-01T12:19:00Z">
              <w:r>
                <w:rPr>
                  <w:szCs w:val="22"/>
                </w:rPr>
                <w:t xml:space="preserve">, если заполнен параметр </w:t>
              </w:r>
              <w:r w:rsidRPr="007F3BC5">
                <w:rPr>
                  <w:b/>
                  <w:szCs w:val="22"/>
                </w:rPr>
                <w:t>R_728_G_S2_D</w:t>
              </w:r>
              <w:r w:rsidRPr="00135ABE">
                <w:rPr>
                  <w:szCs w:val="22"/>
                </w:rPr>
                <w:t>,</w:t>
              </w:r>
            </w:ins>
            <w:r w:rsidRPr="00B9499D">
              <w:t xml:space="preserve"> по формуле:</w:t>
            </w:r>
          </w:p>
          <w:p w14:paraId="308E9BC3" w14:textId="4BB7B9FB" w:rsidR="00B44E79" w:rsidRPr="00B9499D" w:rsidRDefault="00B44E79" w:rsidP="00B44E79">
            <w:pPr>
              <w:pStyle w:val="GOSTTablenorm"/>
            </w:pPr>
            <w:r w:rsidRPr="00B9499D">
              <w:t>SystemInformation_SND_GRBSCd + 14 нулей + 610</w:t>
            </w:r>
          </w:p>
        </w:tc>
      </w:tr>
      <w:tr w:rsidR="00B44E79" w:rsidRPr="00B9499D" w14:paraId="0F7713F4" w14:textId="77777777" w:rsidTr="002A2161">
        <w:tc>
          <w:tcPr>
            <w:tcW w:w="1109" w:type="pct"/>
          </w:tcPr>
          <w:p w14:paraId="42ADC279" w14:textId="77777777" w:rsidR="00B44E79" w:rsidRPr="00B9499D" w:rsidRDefault="00B44E79" w:rsidP="00B44E79">
            <w:pPr>
              <w:pStyle w:val="GOSTTablenorm"/>
            </w:pPr>
            <w:r w:rsidRPr="00B9499D">
              <w:t>Дебет_КБК_принимающий</w:t>
            </w:r>
          </w:p>
        </w:tc>
        <w:tc>
          <w:tcPr>
            <w:tcW w:w="302" w:type="pct"/>
          </w:tcPr>
          <w:p w14:paraId="1F0A780C" w14:textId="77777777" w:rsidR="00B44E79" w:rsidRPr="00B9499D" w:rsidRDefault="00B44E79" w:rsidP="00B44E79">
            <w:pPr>
              <w:pStyle w:val="GOSTTablenorm"/>
            </w:pPr>
            <w:r w:rsidRPr="00B9499D">
              <w:t>да</w:t>
            </w:r>
          </w:p>
        </w:tc>
        <w:tc>
          <w:tcPr>
            <w:tcW w:w="1109" w:type="pct"/>
          </w:tcPr>
          <w:p w14:paraId="6FAC20E6" w14:textId="516A2866" w:rsidR="00B44E79" w:rsidRPr="00B9499D" w:rsidRDefault="00B44E79" w:rsidP="00B44E79">
            <w:pPr>
              <w:pStyle w:val="GOSTTablenorm"/>
            </w:pPr>
            <w:r w:rsidRPr="00B9499D">
              <w:t xml:space="preserve">Дебет КБК </w:t>
            </w:r>
            <w:r>
              <w:t>по</w:t>
            </w:r>
            <w:ins w:id="11948" w:author="Куклина Ю.В." w:date="2024-04-01T12:19:00Z">
              <w:r>
                <w:t xml:space="preserve"> 05</w:t>
              </w:r>
            </w:ins>
            <w:r>
              <w:t xml:space="preserve"> ЛС</w:t>
            </w:r>
            <w:r w:rsidRPr="00B9499D">
              <w:t xml:space="preserve"> принимающий</w:t>
            </w:r>
          </w:p>
        </w:tc>
        <w:tc>
          <w:tcPr>
            <w:tcW w:w="1109" w:type="pct"/>
          </w:tcPr>
          <w:p w14:paraId="39770EC4" w14:textId="77777777" w:rsidR="00B44E79" w:rsidRPr="00B9499D" w:rsidRDefault="00B44E79" w:rsidP="00B44E79">
            <w:pPr>
              <w:pStyle w:val="GOSTTablenorm"/>
            </w:pPr>
            <w:r w:rsidRPr="00B9499D">
              <w:t>SystemInformation_REC_GRBSCd</w:t>
            </w:r>
          </w:p>
        </w:tc>
        <w:tc>
          <w:tcPr>
            <w:tcW w:w="1371" w:type="pct"/>
          </w:tcPr>
          <w:p w14:paraId="277E4EBF" w14:textId="0C542E8E" w:rsidR="00B44E79" w:rsidRPr="00B9499D" w:rsidRDefault="00B44E79" w:rsidP="00B44E79">
            <w:pPr>
              <w:pStyle w:val="GOSTTablenorm"/>
              <w:rPr>
                <w:rFonts w:eastAsiaTheme="minorEastAsia"/>
              </w:rPr>
            </w:pPr>
            <w:r w:rsidRPr="00B9499D">
              <w:t>Вычисляется</w:t>
            </w:r>
            <w:ins w:id="11949" w:author="Куклина Ю.В." w:date="2024-04-01T12:19:00Z">
              <w:r>
                <w:rPr>
                  <w:szCs w:val="22"/>
                </w:rPr>
                <w:t xml:space="preserve">, если заполнен параметр </w:t>
              </w:r>
              <w:r w:rsidRPr="007F3BC5">
                <w:rPr>
                  <w:b/>
                  <w:szCs w:val="22"/>
                </w:rPr>
                <w:t>R_728_G_S2_D</w:t>
              </w:r>
              <w:r w:rsidRPr="00135ABE">
                <w:rPr>
                  <w:szCs w:val="22"/>
                </w:rPr>
                <w:t>,</w:t>
              </w:r>
            </w:ins>
            <w:r w:rsidRPr="00B9499D">
              <w:t xml:space="preserve"> по формуле:</w:t>
            </w:r>
          </w:p>
          <w:p w14:paraId="339FAB30" w14:textId="77777777" w:rsidR="00B44E79" w:rsidRPr="00B9499D" w:rsidRDefault="00B44E79" w:rsidP="00B44E79">
            <w:pPr>
              <w:pStyle w:val="GOSTTablenorm"/>
            </w:pPr>
            <w:r w:rsidRPr="00B9499D">
              <w:t>SystemInformation_REC_GRBSCd + 14 нулей + 610</w:t>
            </w:r>
          </w:p>
        </w:tc>
      </w:tr>
      <w:tr w:rsidR="00B44E79" w:rsidRPr="00B9499D" w14:paraId="2E83A433" w14:textId="77777777" w:rsidTr="002A2161">
        <w:tc>
          <w:tcPr>
            <w:tcW w:w="1109" w:type="pct"/>
          </w:tcPr>
          <w:p w14:paraId="365FF909" w14:textId="62C703ED" w:rsidR="00B44E79" w:rsidRPr="00B9499D" w:rsidRDefault="00B44E79" w:rsidP="00B44E79">
            <w:pPr>
              <w:pStyle w:val="GOSTTablenorm"/>
            </w:pPr>
            <w:r w:rsidRPr="00623A88">
              <w:lastRenderedPageBreak/>
              <w:t>Дебет_Тип_КБК_передающий</w:t>
            </w:r>
          </w:p>
        </w:tc>
        <w:tc>
          <w:tcPr>
            <w:tcW w:w="302" w:type="pct"/>
          </w:tcPr>
          <w:p w14:paraId="1AE19B73" w14:textId="07EE7491" w:rsidR="00B44E79" w:rsidRPr="00B9499D" w:rsidRDefault="00B44E79" w:rsidP="00B44E79">
            <w:pPr>
              <w:pStyle w:val="GOSTTablenorm"/>
            </w:pPr>
            <w:r w:rsidRPr="00623A88">
              <w:t>да</w:t>
            </w:r>
          </w:p>
        </w:tc>
        <w:tc>
          <w:tcPr>
            <w:tcW w:w="1109" w:type="pct"/>
          </w:tcPr>
          <w:p w14:paraId="5C1541B3" w14:textId="719F084C" w:rsidR="00B44E79" w:rsidRPr="00B9499D" w:rsidRDefault="00B44E79" w:rsidP="00B44E79">
            <w:pPr>
              <w:pStyle w:val="GOSTTablenorm"/>
            </w:pPr>
            <w:r w:rsidRPr="0017407D">
              <w:t xml:space="preserve">Тип КБК по </w:t>
            </w:r>
            <w:ins w:id="11950" w:author="Куклина Ю.В." w:date="2024-04-01T12:20:00Z">
              <w:r>
                <w:t xml:space="preserve">05 </w:t>
              </w:r>
            </w:ins>
            <w:r w:rsidRPr="0017407D">
              <w:t>ЛС передающий по дебету</w:t>
            </w:r>
          </w:p>
        </w:tc>
        <w:tc>
          <w:tcPr>
            <w:tcW w:w="1109" w:type="pct"/>
          </w:tcPr>
          <w:p w14:paraId="36864F56" w14:textId="77777777" w:rsidR="00B44E79" w:rsidRPr="00B9499D" w:rsidRDefault="00B44E79" w:rsidP="00B44E79">
            <w:pPr>
              <w:pStyle w:val="GOSTTablenorm"/>
            </w:pPr>
          </w:p>
        </w:tc>
        <w:tc>
          <w:tcPr>
            <w:tcW w:w="1371" w:type="pct"/>
          </w:tcPr>
          <w:p w14:paraId="599E71E1" w14:textId="27467ADC" w:rsidR="00B44E79" w:rsidRPr="00B9499D" w:rsidRDefault="00B44E79" w:rsidP="00B44E79">
            <w:pPr>
              <w:pStyle w:val="GOSTTablenorm"/>
            </w:pPr>
            <w:ins w:id="11951" w:author="Куклина Ю.В." w:date="2024-04-01T12:20:00Z">
              <w:r>
                <w:t>З</w:t>
              </w:r>
            </w:ins>
            <w:r w:rsidRPr="00623A88">
              <w:t>аполняется</w:t>
            </w:r>
            <w:ins w:id="11952" w:author="Куклина Ю.В." w:date="2024-04-01T12:21:00Z">
              <w:r>
                <w:rPr>
                  <w:szCs w:val="22"/>
                </w:rPr>
                <w:t xml:space="preserve">, если заполнен параметр </w:t>
              </w:r>
              <w:r w:rsidRPr="007F3BC5">
                <w:rPr>
                  <w:b/>
                  <w:szCs w:val="22"/>
                </w:rPr>
                <w:t>R_728_G_S2_D</w:t>
              </w:r>
              <w:r w:rsidRPr="00135ABE">
                <w:rPr>
                  <w:szCs w:val="22"/>
                </w:rPr>
                <w:t>,</w:t>
              </w:r>
            </w:ins>
            <w:r w:rsidRPr="00623A88">
              <w:t xml:space="preserve"> значением «31»</w:t>
            </w:r>
          </w:p>
        </w:tc>
      </w:tr>
      <w:tr w:rsidR="00B44E79" w:rsidRPr="00B9499D" w14:paraId="097E105D" w14:textId="77777777" w:rsidTr="002A2161">
        <w:tc>
          <w:tcPr>
            <w:tcW w:w="1109" w:type="pct"/>
          </w:tcPr>
          <w:p w14:paraId="0B3EFBBE" w14:textId="5A837346" w:rsidR="00B44E79" w:rsidRPr="00B9499D" w:rsidRDefault="00B44E79" w:rsidP="00B44E79">
            <w:pPr>
              <w:pStyle w:val="GOSTTablenorm"/>
            </w:pPr>
            <w:r w:rsidRPr="00623A88">
              <w:t>Дебет_Тип_КБК_принимающий</w:t>
            </w:r>
          </w:p>
        </w:tc>
        <w:tc>
          <w:tcPr>
            <w:tcW w:w="302" w:type="pct"/>
          </w:tcPr>
          <w:p w14:paraId="0A4C58E1" w14:textId="7FEA21C9" w:rsidR="00B44E79" w:rsidRPr="00B9499D" w:rsidRDefault="00B44E79" w:rsidP="00B44E79">
            <w:pPr>
              <w:pStyle w:val="GOSTTablenorm"/>
            </w:pPr>
            <w:r w:rsidRPr="00623A88">
              <w:t>да</w:t>
            </w:r>
          </w:p>
        </w:tc>
        <w:tc>
          <w:tcPr>
            <w:tcW w:w="1109" w:type="pct"/>
          </w:tcPr>
          <w:p w14:paraId="2DFA73B3" w14:textId="03C96884" w:rsidR="00B44E79" w:rsidRPr="00B9499D" w:rsidRDefault="00B44E79" w:rsidP="00B44E79">
            <w:pPr>
              <w:pStyle w:val="GOSTTablenorm"/>
            </w:pPr>
            <w:r w:rsidRPr="0017407D">
              <w:t xml:space="preserve">Тип КБК по </w:t>
            </w:r>
            <w:ins w:id="11953" w:author="Куклина Ю.В." w:date="2024-04-01T12:20:00Z">
              <w:r>
                <w:t xml:space="preserve">05 </w:t>
              </w:r>
            </w:ins>
            <w:r w:rsidRPr="0017407D">
              <w:t>ЛС принимающий по дебету</w:t>
            </w:r>
          </w:p>
        </w:tc>
        <w:tc>
          <w:tcPr>
            <w:tcW w:w="1109" w:type="pct"/>
          </w:tcPr>
          <w:p w14:paraId="7C356A33" w14:textId="77777777" w:rsidR="00B44E79" w:rsidRPr="00B9499D" w:rsidRDefault="00B44E79" w:rsidP="00B44E79">
            <w:pPr>
              <w:pStyle w:val="GOSTTablenorm"/>
            </w:pPr>
          </w:p>
        </w:tc>
        <w:tc>
          <w:tcPr>
            <w:tcW w:w="1371" w:type="pct"/>
          </w:tcPr>
          <w:p w14:paraId="28380E01" w14:textId="29592383" w:rsidR="00B44E79" w:rsidRPr="00B9499D" w:rsidRDefault="00B44E79" w:rsidP="00B44E79">
            <w:pPr>
              <w:pStyle w:val="GOSTTablenorm"/>
            </w:pPr>
            <w:ins w:id="11954" w:author="Куклина Ю.В." w:date="2024-04-01T12:20:00Z">
              <w:r>
                <w:t>З</w:t>
              </w:r>
            </w:ins>
            <w:r w:rsidRPr="00623A88">
              <w:t>аполняется</w:t>
            </w:r>
            <w:ins w:id="11955" w:author="Куклина Ю.В." w:date="2024-04-01T12:21:00Z">
              <w:r>
                <w:rPr>
                  <w:szCs w:val="22"/>
                </w:rPr>
                <w:t xml:space="preserve">, если заполнен параметр </w:t>
              </w:r>
              <w:r w:rsidRPr="007F3BC5">
                <w:rPr>
                  <w:b/>
                  <w:szCs w:val="22"/>
                </w:rPr>
                <w:t>R_728_G_S2_D</w:t>
              </w:r>
              <w:r w:rsidRPr="00135ABE">
                <w:rPr>
                  <w:szCs w:val="22"/>
                </w:rPr>
                <w:t>,</w:t>
              </w:r>
            </w:ins>
            <w:r w:rsidRPr="00623A88">
              <w:t xml:space="preserve"> значением «31»</w:t>
            </w:r>
          </w:p>
        </w:tc>
      </w:tr>
      <w:tr w:rsidR="00B44E79" w:rsidRPr="00B9499D" w14:paraId="07034326" w14:textId="77777777" w:rsidTr="002A2161">
        <w:tc>
          <w:tcPr>
            <w:tcW w:w="1109" w:type="pct"/>
          </w:tcPr>
          <w:p w14:paraId="66451E00" w14:textId="302DA274" w:rsidR="00B44E79" w:rsidRPr="00B9499D" w:rsidRDefault="00B44E79" w:rsidP="00B44E79">
            <w:pPr>
              <w:pStyle w:val="GOSTTablenorm"/>
            </w:pPr>
            <w:r w:rsidRPr="00B9499D">
              <w:t>КБК_ост_нач_год_передающий</w:t>
            </w:r>
          </w:p>
        </w:tc>
        <w:tc>
          <w:tcPr>
            <w:tcW w:w="302" w:type="pct"/>
          </w:tcPr>
          <w:p w14:paraId="049CE635" w14:textId="77777777" w:rsidR="00B44E79" w:rsidRPr="00B9499D" w:rsidRDefault="00B44E79" w:rsidP="00B44E79">
            <w:pPr>
              <w:pStyle w:val="GOSTTablenorm"/>
            </w:pPr>
            <w:r w:rsidRPr="00B9499D">
              <w:t>да</w:t>
            </w:r>
          </w:p>
        </w:tc>
        <w:tc>
          <w:tcPr>
            <w:tcW w:w="1109" w:type="pct"/>
          </w:tcPr>
          <w:p w14:paraId="12382A91" w14:textId="3785C7D8" w:rsidR="00B44E79" w:rsidRPr="00B9499D" w:rsidRDefault="00B44E79" w:rsidP="00B44E79">
            <w:pPr>
              <w:pStyle w:val="GOSTTablenorm"/>
            </w:pPr>
            <w:r w:rsidRPr="00B9499D">
              <w:t>КБК остатки на начало года</w:t>
            </w:r>
            <w:ins w:id="11956" w:author="Куклина Ю.В." w:date="2024-04-01T12:21:00Z">
              <w:r>
                <w:t xml:space="preserve"> по 05 ЛС</w:t>
              </w:r>
            </w:ins>
            <w:r w:rsidRPr="00B9499D">
              <w:t xml:space="preserve"> передающий</w:t>
            </w:r>
          </w:p>
        </w:tc>
        <w:tc>
          <w:tcPr>
            <w:tcW w:w="1109" w:type="pct"/>
          </w:tcPr>
          <w:p w14:paraId="0FC5AFB5" w14:textId="3F31B40E" w:rsidR="00B44E79" w:rsidRPr="00B9499D" w:rsidRDefault="00B44E79" w:rsidP="00B44E79">
            <w:pPr>
              <w:pStyle w:val="GOSTTablenorm"/>
            </w:pPr>
          </w:p>
        </w:tc>
        <w:tc>
          <w:tcPr>
            <w:tcW w:w="1371" w:type="pct"/>
          </w:tcPr>
          <w:p w14:paraId="458B2B27" w14:textId="5E9D36B6" w:rsidR="00B44E79" w:rsidRPr="00B9499D" w:rsidRDefault="00B44E79" w:rsidP="00B44E79">
            <w:pPr>
              <w:pStyle w:val="GOSTTablenorm"/>
            </w:pPr>
            <w:ins w:id="11957" w:author="Куклина Ю.В." w:date="2024-04-01T12:21:00Z">
              <w:r>
                <w:t>З</w:t>
              </w:r>
            </w:ins>
            <w:r>
              <w:t>аполняется</w:t>
            </w:r>
            <w:ins w:id="11958" w:author="Куклина Ю.В." w:date="2024-04-01T12:22:00Z">
              <w:r>
                <w:rPr>
                  <w:szCs w:val="22"/>
                </w:rPr>
                <w:t xml:space="preserve">, если заполнен параметр </w:t>
              </w:r>
              <w:r w:rsidRPr="007F3BC5">
                <w:rPr>
                  <w:b/>
                  <w:szCs w:val="22"/>
                </w:rPr>
                <w:t>R_728_G_S2_D</w:t>
              </w:r>
              <w:r w:rsidRPr="00135ABE">
                <w:rPr>
                  <w:szCs w:val="22"/>
                </w:rPr>
                <w:t>,</w:t>
              </w:r>
            </w:ins>
            <w:r>
              <w:t xml:space="preserve"> значением «10000000000000000000»</w:t>
            </w:r>
          </w:p>
        </w:tc>
      </w:tr>
      <w:tr w:rsidR="00B44E79" w:rsidRPr="00B9499D" w14:paraId="07E179CD" w14:textId="77777777" w:rsidTr="002A2161">
        <w:tc>
          <w:tcPr>
            <w:tcW w:w="1109" w:type="pct"/>
          </w:tcPr>
          <w:p w14:paraId="2333C353" w14:textId="3F860B6E" w:rsidR="00B44E79" w:rsidRPr="00A95371" w:rsidRDefault="00B44E79" w:rsidP="00B44E79">
            <w:pPr>
              <w:pStyle w:val="GOSTTablenorm"/>
            </w:pPr>
            <w:r w:rsidRPr="00A95371">
              <w:t>КБК_ост_нач_год_принимающий</w:t>
            </w:r>
          </w:p>
        </w:tc>
        <w:tc>
          <w:tcPr>
            <w:tcW w:w="302" w:type="pct"/>
          </w:tcPr>
          <w:p w14:paraId="13D91BAD" w14:textId="77777777" w:rsidR="00B44E79" w:rsidRPr="00A95371" w:rsidRDefault="00B44E79" w:rsidP="00B44E79">
            <w:pPr>
              <w:pStyle w:val="GOSTTablenorm"/>
            </w:pPr>
            <w:r w:rsidRPr="00A95371">
              <w:t>да</w:t>
            </w:r>
          </w:p>
        </w:tc>
        <w:tc>
          <w:tcPr>
            <w:tcW w:w="1109" w:type="pct"/>
          </w:tcPr>
          <w:p w14:paraId="0B076B22" w14:textId="29E5BEC3" w:rsidR="00B44E79" w:rsidRPr="00A95371" w:rsidRDefault="00B44E79" w:rsidP="00B44E79">
            <w:pPr>
              <w:pStyle w:val="GOSTTablenorm"/>
            </w:pPr>
            <w:r w:rsidRPr="00A95371">
              <w:t xml:space="preserve">КБК остатки на начало года </w:t>
            </w:r>
            <w:ins w:id="11959" w:author="Куклина Ю.В." w:date="2024-04-01T12:21:00Z">
              <w:r>
                <w:t xml:space="preserve">по 05 ЛС </w:t>
              </w:r>
            </w:ins>
            <w:r w:rsidRPr="00A95371">
              <w:t>принимающий</w:t>
            </w:r>
          </w:p>
        </w:tc>
        <w:tc>
          <w:tcPr>
            <w:tcW w:w="1109" w:type="pct"/>
          </w:tcPr>
          <w:p w14:paraId="36A59C11" w14:textId="56B2347D" w:rsidR="00B44E79" w:rsidRPr="00A95371" w:rsidRDefault="00B44E79" w:rsidP="00B44E79">
            <w:pPr>
              <w:pStyle w:val="GOSTTablenorm"/>
            </w:pPr>
          </w:p>
        </w:tc>
        <w:tc>
          <w:tcPr>
            <w:tcW w:w="1371" w:type="pct"/>
          </w:tcPr>
          <w:p w14:paraId="4902B4DE" w14:textId="13B15D24" w:rsidR="00B44E79" w:rsidRPr="00A95371" w:rsidRDefault="00B44E79" w:rsidP="00B44E79">
            <w:pPr>
              <w:pStyle w:val="GOSTTablenorm"/>
            </w:pPr>
            <w:ins w:id="11960" w:author="Куклина Ю.В." w:date="2024-04-01T12:22:00Z">
              <w:r>
                <w:t>З</w:t>
              </w:r>
            </w:ins>
            <w:r w:rsidRPr="00A95371">
              <w:t>аполняется</w:t>
            </w:r>
            <w:ins w:id="11961" w:author="Куклина Ю.В." w:date="2024-04-01T12:22:00Z">
              <w:r>
                <w:rPr>
                  <w:szCs w:val="22"/>
                </w:rPr>
                <w:t xml:space="preserve">, если заполнен параметр </w:t>
              </w:r>
              <w:r w:rsidRPr="007F3BC5">
                <w:rPr>
                  <w:b/>
                  <w:szCs w:val="22"/>
                </w:rPr>
                <w:t>R_728_G_S2_D</w:t>
              </w:r>
              <w:r w:rsidRPr="00135ABE">
                <w:rPr>
                  <w:szCs w:val="22"/>
                </w:rPr>
                <w:t>,</w:t>
              </w:r>
            </w:ins>
            <w:r w:rsidRPr="00A95371">
              <w:t xml:space="preserve"> значением «10000000000000000000»</w:t>
            </w:r>
          </w:p>
        </w:tc>
      </w:tr>
      <w:tr w:rsidR="00B44E79" w:rsidRPr="00B9499D" w14:paraId="6F28EA63" w14:textId="77777777" w:rsidTr="002A2161">
        <w:tc>
          <w:tcPr>
            <w:tcW w:w="1109" w:type="pct"/>
          </w:tcPr>
          <w:p w14:paraId="44903B3D" w14:textId="160803B6" w:rsidR="00B44E79" w:rsidRPr="00A95371" w:rsidRDefault="00B44E79" w:rsidP="00B44E79">
            <w:pPr>
              <w:pStyle w:val="GOSTTablenorm"/>
            </w:pPr>
            <w:r w:rsidRPr="00A95371">
              <w:t>Тип_КБК_ост_нач_год_передающий</w:t>
            </w:r>
          </w:p>
        </w:tc>
        <w:tc>
          <w:tcPr>
            <w:tcW w:w="302" w:type="pct"/>
          </w:tcPr>
          <w:p w14:paraId="6C3D67E7" w14:textId="4C83116B" w:rsidR="00B44E79" w:rsidRPr="00A95371" w:rsidRDefault="00B44E79" w:rsidP="00B44E79">
            <w:pPr>
              <w:pStyle w:val="GOSTTablenorm"/>
            </w:pPr>
            <w:r w:rsidRPr="00A95371">
              <w:t>да</w:t>
            </w:r>
          </w:p>
        </w:tc>
        <w:tc>
          <w:tcPr>
            <w:tcW w:w="1109" w:type="pct"/>
          </w:tcPr>
          <w:p w14:paraId="0AC7F378" w14:textId="63576827" w:rsidR="00B44E79" w:rsidRPr="00A95371" w:rsidRDefault="00B44E79" w:rsidP="00B44E79">
            <w:pPr>
              <w:pStyle w:val="GOSTTablenorm"/>
            </w:pPr>
            <w:r w:rsidRPr="00A95371">
              <w:t xml:space="preserve">Тип КБК остатки на начало года </w:t>
            </w:r>
            <w:ins w:id="11962" w:author="Куклина Ю.В." w:date="2024-04-01T12:21:00Z">
              <w:r w:rsidR="00D6669C">
                <w:t>по 05 ЛС</w:t>
              </w:r>
            </w:ins>
            <w:r w:rsidR="00D6669C" w:rsidRPr="00A95371">
              <w:t xml:space="preserve"> </w:t>
            </w:r>
            <w:r w:rsidRPr="00A95371">
              <w:t>передающий</w:t>
            </w:r>
          </w:p>
        </w:tc>
        <w:tc>
          <w:tcPr>
            <w:tcW w:w="1109" w:type="pct"/>
          </w:tcPr>
          <w:p w14:paraId="33D40176" w14:textId="77777777" w:rsidR="00B44E79" w:rsidRPr="00A95371" w:rsidRDefault="00B44E79" w:rsidP="00B44E79">
            <w:pPr>
              <w:pStyle w:val="GOSTTablenorm"/>
            </w:pPr>
          </w:p>
        </w:tc>
        <w:tc>
          <w:tcPr>
            <w:tcW w:w="1371" w:type="pct"/>
          </w:tcPr>
          <w:p w14:paraId="6748CE8D" w14:textId="74798768" w:rsidR="00B44E79" w:rsidRPr="00A95371" w:rsidRDefault="00B44E79" w:rsidP="00B44E79">
            <w:pPr>
              <w:pStyle w:val="GOSTTablenorm"/>
            </w:pPr>
            <w:ins w:id="11963" w:author="Куклина Ю.В." w:date="2024-04-01T12:23:00Z">
              <w:r>
                <w:t>З</w:t>
              </w:r>
            </w:ins>
            <w:r w:rsidRPr="00A95371">
              <w:t>аполняется</w:t>
            </w:r>
            <w:ins w:id="11964" w:author="Куклина Ю.В." w:date="2024-04-01T12:23:00Z">
              <w:r>
                <w:rPr>
                  <w:szCs w:val="22"/>
                </w:rPr>
                <w:t xml:space="preserve">, если заполнен параметр </w:t>
              </w:r>
              <w:r w:rsidRPr="007F3BC5">
                <w:rPr>
                  <w:b/>
                  <w:szCs w:val="22"/>
                </w:rPr>
                <w:t>R_728_G_S2_D</w:t>
              </w:r>
              <w:r w:rsidRPr="00135ABE">
                <w:rPr>
                  <w:szCs w:val="22"/>
                </w:rPr>
                <w:t>,</w:t>
              </w:r>
            </w:ins>
            <w:r w:rsidRPr="00A95371">
              <w:t xml:space="preserve"> значением «31»</w:t>
            </w:r>
          </w:p>
        </w:tc>
      </w:tr>
      <w:tr w:rsidR="00B44E79" w:rsidRPr="00B9499D" w14:paraId="0F622705" w14:textId="77777777" w:rsidTr="002A2161">
        <w:tc>
          <w:tcPr>
            <w:tcW w:w="1109" w:type="pct"/>
          </w:tcPr>
          <w:p w14:paraId="0FB4B8C7" w14:textId="2B42C0CD" w:rsidR="00B44E79" w:rsidRPr="00A95371" w:rsidRDefault="00B44E79" w:rsidP="00B44E79">
            <w:pPr>
              <w:pStyle w:val="GOSTTablenorm"/>
            </w:pPr>
            <w:r w:rsidRPr="00A95371">
              <w:t>Тип_КБК_ост_нач_год_принимающий</w:t>
            </w:r>
          </w:p>
        </w:tc>
        <w:tc>
          <w:tcPr>
            <w:tcW w:w="302" w:type="pct"/>
          </w:tcPr>
          <w:p w14:paraId="2321517C" w14:textId="3AEB43DA" w:rsidR="00B44E79" w:rsidRPr="00A95371" w:rsidRDefault="00B44E79" w:rsidP="00B44E79">
            <w:pPr>
              <w:pStyle w:val="GOSTTablenorm"/>
            </w:pPr>
            <w:r w:rsidRPr="00A95371">
              <w:t>да</w:t>
            </w:r>
          </w:p>
        </w:tc>
        <w:tc>
          <w:tcPr>
            <w:tcW w:w="1109" w:type="pct"/>
          </w:tcPr>
          <w:p w14:paraId="503FB572" w14:textId="3A401111" w:rsidR="00B44E79" w:rsidRPr="00A95371" w:rsidRDefault="00B44E79" w:rsidP="00B44E79">
            <w:pPr>
              <w:pStyle w:val="GOSTTablenorm"/>
            </w:pPr>
            <w:r w:rsidRPr="00A95371">
              <w:t xml:space="preserve">Тип КБК остатки на начало года </w:t>
            </w:r>
            <w:ins w:id="11965" w:author="Куклина Ю.В." w:date="2024-04-01T12:21:00Z">
              <w:r w:rsidR="00D6669C">
                <w:t>по 05 ЛС</w:t>
              </w:r>
            </w:ins>
            <w:r w:rsidR="00D6669C" w:rsidRPr="00A95371">
              <w:t xml:space="preserve"> </w:t>
            </w:r>
            <w:r w:rsidRPr="00A95371">
              <w:t>принимающий</w:t>
            </w:r>
          </w:p>
        </w:tc>
        <w:tc>
          <w:tcPr>
            <w:tcW w:w="1109" w:type="pct"/>
          </w:tcPr>
          <w:p w14:paraId="3720C77B" w14:textId="77777777" w:rsidR="00B44E79" w:rsidRPr="00A95371" w:rsidRDefault="00B44E79" w:rsidP="00B44E79">
            <w:pPr>
              <w:pStyle w:val="GOSTTablenorm"/>
            </w:pPr>
          </w:p>
        </w:tc>
        <w:tc>
          <w:tcPr>
            <w:tcW w:w="1371" w:type="pct"/>
          </w:tcPr>
          <w:p w14:paraId="7F919731" w14:textId="0B6CFCE3" w:rsidR="00B44E79" w:rsidRPr="00A95371" w:rsidRDefault="00B44E79" w:rsidP="00B44E79">
            <w:pPr>
              <w:pStyle w:val="GOSTTablenorm"/>
            </w:pPr>
            <w:ins w:id="11966" w:author="Куклина Ю.В." w:date="2024-04-01T12:23:00Z">
              <w:r>
                <w:t>З</w:t>
              </w:r>
            </w:ins>
            <w:r w:rsidRPr="00A95371">
              <w:t>аполняется</w:t>
            </w:r>
            <w:ins w:id="11967" w:author="Куклина Ю.В." w:date="2024-04-01T12:23:00Z">
              <w:r>
                <w:rPr>
                  <w:szCs w:val="22"/>
                </w:rPr>
                <w:t xml:space="preserve">, если заполнен параметр </w:t>
              </w:r>
              <w:r w:rsidRPr="007F3BC5">
                <w:rPr>
                  <w:b/>
                  <w:szCs w:val="22"/>
                </w:rPr>
                <w:t>R_728_G_S2_D</w:t>
              </w:r>
              <w:r w:rsidRPr="00135ABE">
                <w:rPr>
                  <w:szCs w:val="22"/>
                </w:rPr>
                <w:t>,</w:t>
              </w:r>
              <w:r w:rsidRPr="00051375">
                <w:rPr>
                  <w:szCs w:val="22"/>
                </w:rPr>
                <w:t xml:space="preserve"> </w:t>
              </w:r>
            </w:ins>
            <w:r w:rsidRPr="00A95371">
              <w:t>значением «31»</w:t>
            </w:r>
          </w:p>
        </w:tc>
      </w:tr>
      <w:tr w:rsidR="00B44E79" w:rsidRPr="00B9499D" w14:paraId="76505CB7" w14:textId="77777777" w:rsidTr="00F265CC">
        <w:tc>
          <w:tcPr>
            <w:tcW w:w="1109" w:type="pct"/>
          </w:tcPr>
          <w:p w14:paraId="700A5615" w14:textId="77777777" w:rsidR="00B44E79" w:rsidRPr="00A95371" w:rsidRDefault="00B44E79" w:rsidP="00B44E79">
            <w:pPr>
              <w:pStyle w:val="GOSTTablenorm"/>
            </w:pPr>
            <w:r w:rsidRPr="00A95371">
              <w:t>Кредит_КБК_КС</w:t>
            </w:r>
          </w:p>
        </w:tc>
        <w:tc>
          <w:tcPr>
            <w:tcW w:w="302" w:type="pct"/>
          </w:tcPr>
          <w:p w14:paraId="57954EB3" w14:textId="77777777" w:rsidR="00B44E79" w:rsidRPr="00A95371" w:rsidRDefault="00B44E79" w:rsidP="00B44E79">
            <w:pPr>
              <w:pStyle w:val="GOSTTablenorm"/>
            </w:pPr>
            <w:r w:rsidRPr="00A95371">
              <w:t>да</w:t>
            </w:r>
          </w:p>
        </w:tc>
        <w:tc>
          <w:tcPr>
            <w:tcW w:w="1109" w:type="pct"/>
          </w:tcPr>
          <w:p w14:paraId="15F91899" w14:textId="77777777" w:rsidR="00B44E79" w:rsidRPr="00A95371" w:rsidRDefault="00B44E79" w:rsidP="00B44E79">
            <w:pPr>
              <w:pStyle w:val="GOSTTablenorm"/>
            </w:pPr>
            <w:r w:rsidRPr="00A95371">
              <w:t>Кредит КБК по КС</w:t>
            </w:r>
          </w:p>
        </w:tc>
        <w:tc>
          <w:tcPr>
            <w:tcW w:w="1109" w:type="pct"/>
          </w:tcPr>
          <w:p w14:paraId="10316AD2" w14:textId="77777777" w:rsidR="00B44E79" w:rsidRPr="00A95371" w:rsidRDefault="00B44E79" w:rsidP="00B44E79">
            <w:pPr>
              <w:pStyle w:val="GOSTTablenorm"/>
            </w:pPr>
            <w:r w:rsidRPr="00A95371">
              <w:t>TitlePart_MSC_Bdgt_Cd</w:t>
            </w:r>
          </w:p>
        </w:tc>
        <w:tc>
          <w:tcPr>
            <w:tcW w:w="1371" w:type="pct"/>
          </w:tcPr>
          <w:p w14:paraId="52DBA778" w14:textId="77777777" w:rsidR="00B44E79" w:rsidRPr="00A95371" w:rsidRDefault="00B44E79" w:rsidP="00B44E79">
            <w:pPr>
              <w:pStyle w:val="GOSTTablenorm"/>
            </w:pPr>
            <w:r w:rsidRPr="00A95371">
              <w:t>КБК формируется по маске</w:t>
            </w:r>
          </w:p>
          <w:p w14:paraId="4FB494BD" w14:textId="48FF6239" w:rsidR="00B44E79" w:rsidRPr="00A95371" w:rsidRDefault="00B44E79" w:rsidP="00B44E79">
            <w:pPr>
              <w:pStyle w:val="GOSTTablenorm"/>
            </w:pPr>
            <w:r w:rsidRPr="00A95371">
              <w:t>10001050201ХХ000Y610, где</w:t>
            </w:r>
            <w:r>
              <w:t>:</w:t>
            </w:r>
          </w:p>
          <w:p w14:paraId="5DBAF0F2" w14:textId="63A27B6A" w:rsidR="00B44E79" w:rsidRPr="00A95371" w:rsidRDefault="00B44E79" w:rsidP="00B44E79">
            <w:pPr>
              <w:pStyle w:val="GOSTTablenorm"/>
            </w:pPr>
            <w:r w:rsidRPr="00A95371">
              <w:t>ХХ - значение атрибута Тип_бюджета</w:t>
            </w:r>
            <w:r>
              <w:t>;</w:t>
            </w:r>
          </w:p>
          <w:p w14:paraId="2E6F1483" w14:textId="77777777" w:rsidR="00B44E79" w:rsidRDefault="00B44E79" w:rsidP="00B44E79">
            <w:pPr>
              <w:pStyle w:val="GOSTTablenorm"/>
            </w:pPr>
            <w:r w:rsidRPr="00A95371">
              <w:t>Y = 2</w:t>
            </w:r>
            <w:r>
              <w:t>, если тип бюджета = 01 (ФБ), и</w:t>
            </w:r>
          </w:p>
          <w:p w14:paraId="67BA6F65" w14:textId="2E107904" w:rsidR="00B44E79" w:rsidRPr="00A95371" w:rsidRDefault="00B44E79" w:rsidP="00B44E79">
            <w:pPr>
              <w:pStyle w:val="GOSTTablenorm"/>
            </w:pPr>
            <w:r w:rsidRPr="00A95371">
              <w:t>Y = 0, если тип б</w:t>
            </w:r>
            <w:r>
              <w:t>юджета != 01 (не ФБ)</w:t>
            </w:r>
          </w:p>
        </w:tc>
      </w:tr>
      <w:tr w:rsidR="00B44E79" w:rsidRPr="00B9499D" w14:paraId="38A1D79A" w14:textId="77777777" w:rsidTr="00F265CC">
        <w:tc>
          <w:tcPr>
            <w:tcW w:w="1109" w:type="pct"/>
          </w:tcPr>
          <w:p w14:paraId="0401CF52" w14:textId="7672B131" w:rsidR="00B44E79" w:rsidRPr="00A95371" w:rsidRDefault="00B44E79" w:rsidP="00B44E79">
            <w:pPr>
              <w:pStyle w:val="GOSTTablenorm"/>
            </w:pPr>
            <w:r w:rsidRPr="00A95371">
              <w:t>Дебет_КБК_КС</w:t>
            </w:r>
          </w:p>
        </w:tc>
        <w:tc>
          <w:tcPr>
            <w:tcW w:w="302" w:type="pct"/>
          </w:tcPr>
          <w:p w14:paraId="547B3390" w14:textId="77777777" w:rsidR="00B44E79" w:rsidRPr="00A95371" w:rsidRDefault="00B44E79" w:rsidP="00B44E79">
            <w:pPr>
              <w:pStyle w:val="GOSTTablenorm"/>
            </w:pPr>
            <w:r w:rsidRPr="00A95371">
              <w:t>да</w:t>
            </w:r>
          </w:p>
        </w:tc>
        <w:tc>
          <w:tcPr>
            <w:tcW w:w="1109" w:type="pct"/>
          </w:tcPr>
          <w:p w14:paraId="1575ECB0" w14:textId="77777777" w:rsidR="00B44E79" w:rsidRPr="00A95371" w:rsidRDefault="00B44E79" w:rsidP="00B44E79">
            <w:pPr>
              <w:pStyle w:val="GOSTTablenorm"/>
            </w:pPr>
            <w:r w:rsidRPr="00A95371">
              <w:t>Дебет КБК по КС</w:t>
            </w:r>
          </w:p>
        </w:tc>
        <w:tc>
          <w:tcPr>
            <w:tcW w:w="1109" w:type="pct"/>
          </w:tcPr>
          <w:p w14:paraId="6805D974" w14:textId="77777777" w:rsidR="00B44E79" w:rsidRPr="00A95371" w:rsidRDefault="00B44E79" w:rsidP="00B44E79">
            <w:pPr>
              <w:pStyle w:val="GOSTTablenorm"/>
            </w:pPr>
            <w:r w:rsidRPr="00A95371">
              <w:t>TitlePart_MSC_Bdgt_Cd</w:t>
            </w:r>
          </w:p>
        </w:tc>
        <w:tc>
          <w:tcPr>
            <w:tcW w:w="1371" w:type="pct"/>
          </w:tcPr>
          <w:p w14:paraId="437415DA" w14:textId="77777777" w:rsidR="00B44E79" w:rsidRPr="00A95371" w:rsidRDefault="00B44E79" w:rsidP="00B44E79">
            <w:pPr>
              <w:pStyle w:val="GOSTTablenorm"/>
            </w:pPr>
            <w:r w:rsidRPr="00A95371">
              <w:t>КБК формируется по маске</w:t>
            </w:r>
          </w:p>
          <w:p w14:paraId="57771673" w14:textId="08680166" w:rsidR="00B44E79" w:rsidRPr="00A95371" w:rsidRDefault="00B44E79" w:rsidP="00B44E79">
            <w:pPr>
              <w:pStyle w:val="GOSTTablenorm"/>
            </w:pPr>
            <w:r w:rsidRPr="00A95371">
              <w:t>10001050201ХХ000Y510, где</w:t>
            </w:r>
            <w:r>
              <w:t>:</w:t>
            </w:r>
          </w:p>
          <w:p w14:paraId="0EA513D8" w14:textId="190A4D9F" w:rsidR="00B44E79" w:rsidRPr="00A95371" w:rsidRDefault="00B44E79" w:rsidP="00B44E79">
            <w:pPr>
              <w:pStyle w:val="GOSTTablenorm"/>
            </w:pPr>
            <w:r w:rsidRPr="00A95371">
              <w:t>ХХ - значение атрибута Тип_бюджета</w:t>
            </w:r>
            <w:r>
              <w:t>;</w:t>
            </w:r>
          </w:p>
          <w:p w14:paraId="19CA7C0B" w14:textId="77777777" w:rsidR="00B44E79" w:rsidRDefault="00B44E79" w:rsidP="00B44E79">
            <w:pPr>
              <w:pStyle w:val="GOSTTablenorm"/>
            </w:pPr>
            <w:r w:rsidRPr="00A95371">
              <w:t>Y = 2</w:t>
            </w:r>
            <w:r>
              <w:t>, если тип бюджета = 01 (ФБ), и</w:t>
            </w:r>
          </w:p>
          <w:p w14:paraId="6DF705AE" w14:textId="109D29CA" w:rsidR="00B44E79" w:rsidRPr="00A95371" w:rsidRDefault="00B44E79" w:rsidP="00B44E79">
            <w:pPr>
              <w:pStyle w:val="GOSTTablenorm"/>
            </w:pPr>
            <w:r w:rsidRPr="00A95371">
              <w:t xml:space="preserve">Y = 0, </w:t>
            </w:r>
            <w:r>
              <w:t>если тип бюджета != 01 (не ФБ)</w:t>
            </w:r>
          </w:p>
        </w:tc>
      </w:tr>
      <w:tr w:rsidR="00B44E79" w:rsidRPr="00B9499D" w14:paraId="4F5769EF" w14:textId="77777777" w:rsidTr="00F265CC">
        <w:tc>
          <w:tcPr>
            <w:tcW w:w="1109" w:type="pct"/>
          </w:tcPr>
          <w:p w14:paraId="69835E36" w14:textId="08056B05" w:rsidR="00B44E79" w:rsidRPr="00A95371" w:rsidRDefault="00B44E79" w:rsidP="00B44E79">
            <w:pPr>
              <w:pStyle w:val="GOSTTablenorm"/>
            </w:pPr>
            <w:r w:rsidRPr="00A95371">
              <w:t>Кредит_Тип_КБК_КС</w:t>
            </w:r>
          </w:p>
        </w:tc>
        <w:tc>
          <w:tcPr>
            <w:tcW w:w="302" w:type="pct"/>
          </w:tcPr>
          <w:p w14:paraId="6FC23F2A" w14:textId="1E72BE64" w:rsidR="00B44E79" w:rsidRPr="00A95371" w:rsidRDefault="00B44E79" w:rsidP="00B44E79">
            <w:pPr>
              <w:pStyle w:val="GOSTTablenorm"/>
            </w:pPr>
            <w:r w:rsidRPr="00A95371">
              <w:t>да</w:t>
            </w:r>
          </w:p>
        </w:tc>
        <w:tc>
          <w:tcPr>
            <w:tcW w:w="1109" w:type="pct"/>
          </w:tcPr>
          <w:p w14:paraId="09FE30A3" w14:textId="32FECA56" w:rsidR="00B44E79" w:rsidRPr="00A95371" w:rsidRDefault="00B44E79" w:rsidP="00B44E79">
            <w:pPr>
              <w:pStyle w:val="GOSTTablenorm"/>
            </w:pPr>
            <w:r w:rsidRPr="00A95371">
              <w:t xml:space="preserve">Тип КБК по казначейскому счету </w:t>
            </w:r>
            <w:r w:rsidRPr="00A95371">
              <w:lastRenderedPageBreak/>
              <w:t>по Кт</w:t>
            </w:r>
          </w:p>
        </w:tc>
        <w:tc>
          <w:tcPr>
            <w:tcW w:w="1109" w:type="pct"/>
          </w:tcPr>
          <w:p w14:paraId="779C92C9" w14:textId="77777777" w:rsidR="00B44E79" w:rsidRPr="00A95371" w:rsidRDefault="00B44E79" w:rsidP="00B44E79">
            <w:pPr>
              <w:pStyle w:val="GOSTTablenorm"/>
            </w:pPr>
          </w:p>
        </w:tc>
        <w:tc>
          <w:tcPr>
            <w:tcW w:w="1371" w:type="pct"/>
          </w:tcPr>
          <w:p w14:paraId="4CB8245A" w14:textId="73A50E12" w:rsidR="00B44E79" w:rsidRPr="00A95371" w:rsidRDefault="00B44E79" w:rsidP="00B44E79">
            <w:pPr>
              <w:pStyle w:val="GOSTTablenorm"/>
            </w:pPr>
            <w:r w:rsidRPr="00A95371">
              <w:t xml:space="preserve">Атрибут всегда заполняется значением </w:t>
            </w:r>
            <w:r w:rsidRPr="00A95371">
              <w:lastRenderedPageBreak/>
              <w:t>«31»</w:t>
            </w:r>
          </w:p>
        </w:tc>
      </w:tr>
      <w:tr w:rsidR="00B44E79" w:rsidRPr="00B9499D" w14:paraId="75654540" w14:textId="77777777" w:rsidTr="00F265CC">
        <w:tc>
          <w:tcPr>
            <w:tcW w:w="1109" w:type="pct"/>
          </w:tcPr>
          <w:p w14:paraId="085754A2" w14:textId="6A619DDC" w:rsidR="00B44E79" w:rsidRPr="00A95371" w:rsidRDefault="00B44E79" w:rsidP="00B44E79">
            <w:pPr>
              <w:pStyle w:val="GOSTTablenorm"/>
            </w:pPr>
            <w:r w:rsidRPr="00A95371">
              <w:lastRenderedPageBreak/>
              <w:t>Дебет_Тип_КБК_КС</w:t>
            </w:r>
          </w:p>
        </w:tc>
        <w:tc>
          <w:tcPr>
            <w:tcW w:w="302" w:type="pct"/>
          </w:tcPr>
          <w:p w14:paraId="19567B7C" w14:textId="3DF1EA46" w:rsidR="00B44E79" w:rsidRPr="00A95371" w:rsidRDefault="00B44E79" w:rsidP="00B44E79">
            <w:pPr>
              <w:pStyle w:val="GOSTTablenorm"/>
            </w:pPr>
            <w:r w:rsidRPr="00A95371">
              <w:t>да</w:t>
            </w:r>
          </w:p>
        </w:tc>
        <w:tc>
          <w:tcPr>
            <w:tcW w:w="1109" w:type="pct"/>
          </w:tcPr>
          <w:p w14:paraId="25CBF31B" w14:textId="04B541BF" w:rsidR="00B44E79" w:rsidRPr="00A95371" w:rsidRDefault="00B44E79" w:rsidP="00B44E79">
            <w:pPr>
              <w:pStyle w:val="GOSTTablenorm"/>
            </w:pPr>
            <w:r w:rsidRPr="00A95371">
              <w:t>Тип КБК по казначейскому счету по Дт</w:t>
            </w:r>
          </w:p>
        </w:tc>
        <w:tc>
          <w:tcPr>
            <w:tcW w:w="1109" w:type="pct"/>
          </w:tcPr>
          <w:p w14:paraId="1C3A08FC" w14:textId="77777777" w:rsidR="00B44E79" w:rsidRPr="00A95371" w:rsidRDefault="00B44E79" w:rsidP="00B44E79">
            <w:pPr>
              <w:pStyle w:val="GOSTTablenorm"/>
            </w:pPr>
          </w:p>
        </w:tc>
        <w:tc>
          <w:tcPr>
            <w:tcW w:w="1371" w:type="pct"/>
          </w:tcPr>
          <w:p w14:paraId="79776B88" w14:textId="38A7E659" w:rsidR="00B44E79" w:rsidRPr="00A95371" w:rsidRDefault="00B44E79" w:rsidP="00B44E79">
            <w:pPr>
              <w:pStyle w:val="GOSTTablenorm"/>
            </w:pPr>
            <w:r w:rsidRPr="00A95371">
              <w:t>Атрибут всегда заполняется значением «31»</w:t>
            </w:r>
          </w:p>
        </w:tc>
      </w:tr>
      <w:tr w:rsidR="00B44E79" w:rsidRPr="00B9499D" w14:paraId="61FC882E" w14:textId="77777777" w:rsidTr="00F265CC">
        <w:tc>
          <w:tcPr>
            <w:tcW w:w="1109" w:type="pct"/>
          </w:tcPr>
          <w:p w14:paraId="1D94F896" w14:textId="35D6D242" w:rsidR="00B44E79" w:rsidRPr="00A95371" w:rsidRDefault="00B44E79" w:rsidP="00B44E79">
            <w:pPr>
              <w:pStyle w:val="GOSTTablenorm"/>
            </w:pPr>
            <w:r w:rsidRPr="00A95371">
              <w:t>КБК_КС_ост_нач_год</w:t>
            </w:r>
          </w:p>
        </w:tc>
        <w:tc>
          <w:tcPr>
            <w:tcW w:w="302" w:type="pct"/>
          </w:tcPr>
          <w:p w14:paraId="7711425E" w14:textId="0D4CF8D5" w:rsidR="00B44E79" w:rsidRPr="00A95371" w:rsidRDefault="00B44E79" w:rsidP="00B44E79">
            <w:pPr>
              <w:pStyle w:val="GOSTTablenorm"/>
            </w:pPr>
            <w:r w:rsidRPr="00A95371">
              <w:t>да</w:t>
            </w:r>
          </w:p>
        </w:tc>
        <w:tc>
          <w:tcPr>
            <w:tcW w:w="1109" w:type="pct"/>
          </w:tcPr>
          <w:p w14:paraId="6C2C12F9" w14:textId="5CF2C876" w:rsidR="00B44E79" w:rsidRPr="00A95371" w:rsidRDefault="00B44E79" w:rsidP="00B44E79">
            <w:pPr>
              <w:pStyle w:val="GOSTTablenorm"/>
            </w:pPr>
            <w:r w:rsidRPr="00A95371">
              <w:t>КБК по КС остатки на начало года</w:t>
            </w:r>
          </w:p>
        </w:tc>
        <w:tc>
          <w:tcPr>
            <w:tcW w:w="1109" w:type="pct"/>
          </w:tcPr>
          <w:p w14:paraId="71E0B9FD" w14:textId="690142D6" w:rsidR="00B44E79" w:rsidRPr="00A95371" w:rsidRDefault="00B44E79" w:rsidP="00B44E79">
            <w:pPr>
              <w:pStyle w:val="GOSTTablenorm"/>
            </w:pPr>
            <w:r w:rsidRPr="00A95371">
              <w:t>TitlePart_MSC_Bdgt_Cd</w:t>
            </w:r>
          </w:p>
        </w:tc>
        <w:tc>
          <w:tcPr>
            <w:tcW w:w="1371" w:type="pct"/>
          </w:tcPr>
          <w:p w14:paraId="706E0220" w14:textId="77777777" w:rsidR="00B44E79" w:rsidRPr="00A95371" w:rsidRDefault="00B44E79" w:rsidP="00B44E79">
            <w:pPr>
              <w:pStyle w:val="GOSTTablenorm"/>
            </w:pPr>
            <w:r w:rsidRPr="00A95371">
              <w:t>КБК формируется по маске</w:t>
            </w:r>
          </w:p>
          <w:p w14:paraId="47548587" w14:textId="7858EDF7" w:rsidR="00B44E79" w:rsidRPr="00A95371" w:rsidRDefault="00B44E79" w:rsidP="00B44E79">
            <w:pPr>
              <w:pStyle w:val="GOSTTablenorm"/>
            </w:pPr>
            <w:r w:rsidRPr="00A95371">
              <w:t>10001050201ХХ000Y000, где</w:t>
            </w:r>
            <w:r>
              <w:t>:</w:t>
            </w:r>
          </w:p>
          <w:p w14:paraId="10936848" w14:textId="06AE16CB" w:rsidR="00B44E79" w:rsidRPr="00A95371" w:rsidRDefault="00B44E79" w:rsidP="00B44E79">
            <w:pPr>
              <w:pStyle w:val="GOSTTablenorm"/>
            </w:pPr>
            <w:r w:rsidRPr="00A95371">
              <w:t>ХХ - значение атрибута Тип_бюджета</w:t>
            </w:r>
            <w:r>
              <w:t>;</w:t>
            </w:r>
          </w:p>
          <w:p w14:paraId="0EABAC5E" w14:textId="77777777" w:rsidR="00B44E79" w:rsidRDefault="00B44E79" w:rsidP="00B44E79">
            <w:pPr>
              <w:pStyle w:val="GOSTTablenorm"/>
            </w:pPr>
            <w:r w:rsidRPr="00A95371">
              <w:t>Y = 2, если тип бюджета = 01 (ФБ), и</w:t>
            </w:r>
          </w:p>
          <w:p w14:paraId="554C0F87" w14:textId="191DAB76" w:rsidR="00B44E79" w:rsidRPr="00A95371" w:rsidRDefault="00B44E79" w:rsidP="00B44E79">
            <w:pPr>
              <w:pStyle w:val="GOSTTablenorm"/>
            </w:pPr>
            <w:r w:rsidRPr="00A95371">
              <w:t xml:space="preserve">Y = 0, </w:t>
            </w:r>
            <w:r>
              <w:t>если тип бюджета != 01 (не ФБ)</w:t>
            </w:r>
          </w:p>
        </w:tc>
      </w:tr>
      <w:tr w:rsidR="00B44E79" w:rsidRPr="00B9499D" w14:paraId="218EC0F2" w14:textId="77777777" w:rsidTr="00F265CC">
        <w:tc>
          <w:tcPr>
            <w:tcW w:w="1109" w:type="pct"/>
          </w:tcPr>
          <w:p w14:paraId="5683C49F" w14:textId="2CAB88DE" w:rsidR="00B44E79" w:rsidRPr="00A039A4" w:rsidRDefault="00B44E79" w:rsidP="00B44E79">
            <w:pPr>
              <w:pStyle w:val="GOSTTablenorm"/>
            </w:pPr>
            <w:r w:rsidRPr="00B9499D">
              <w:t>Код_периода_ост_нач_год</w:t>
            </w:r>
          </w:p>
        </w:tc>
        <w:tc>
          <w:tcPr>
            <w:tcW w:w="302" w:type="pct"/>
          </w:tcPr>
          <w:p w14:paraId="181AE799" w14:textId="4BAE6CF0" w:rsidR="00B44E79" w:rsidRPr="00A039A4" w:rsidRDefault="00B44E79" w:rsidP="00B44E79">
            <w:pPr>
              <w:pStyle w:val="GOSTTablenorm"/>
            </w:pPr>
            <w:r w:rsidRPr="00B9499D">
              <w:rPr>
                <w:szCs w:val="22"/>
              </w:rPr>
              <w:t>да</w:t>
            </w:r>
          </w:p>
        </w:tc>
        <w:tc>
          <w:tcPr>
            <w:tcW w:w="1109" w:type="pct"/>
          </w:tcPr>
          <w:p w14:paraId="5B339845" w14:textId="7D96072E" w:rsidR="00B44E79" w:rsidRPr="00A039A4" w:rsidRDefault="00B44E79" w:rsidP="00B44E79">
            <w:pPr>
              <w:pStyle w:val="GOSTTablenorm"/>
            </w:pPr>
            <w:r w:rsidRPr="00B9499D">
              <w:rPr>
                <w:szCs w:val="22"/>
              </w:rPr>
              <w:t>Код периода для остатков на начало года</w:t>
            </w:r>
          </w:p>
        </w:tc>
        <w:tc>
          <w:tcPr>
            <w:tcW w:w="1109" w:type="pct"/>
          </w:tcPr>
          <w:p w14:paraId="6565780A" w14:textId="7F9E614C" w:rsidR="00B44E79" w:rsidRPr="00B9499D" w:rsidRDefault="00B44E79" w:rsidP="00B44E79">
            <w:pPr>
              <w:pStyle w:val="GOSTTablenorm"/>
              <w:rPr>
                <w:szCs w:val="22"/>
              </w:rPr>
            </w:pPr>
            <w:r w:rsidRPr="00B9499D">
              <w:rPr>
                <w:szCs w:val="22"/>
              </w:rPr>
              <w:t>SettlementDate</w:t>
            </w:r>
          </w:p>
        </w:tc>
        <w:tc>
          <w:tcPr>
            <w:tcW w:w="1371" w:type="pct"/>
          </w:tcPr>
          <w:p w14:paraId="347EA695" w14:textId="77777777" w:rsidR="00B44E79" w:rsidRDefault="00B44E79" w:rsidP="00B44E79">
            <w:pPr>
              <w:pStyle w:val="GOSTTablenorm"/>
              <w:rPr>
                <w:szCs w:val="22"/>
              </w:rPr>
            </w:pPr>
            <w:r w:rsidRPr="00B9499D">
              <w:rPr>
                <w:szCs w:val="22"/>
              </w:rPr>
              <w:t>Формируется по маске НАЧ-YY</w:t>
            </w:r>
            <w:r>
              <w:rPr>
                <w:szCs w:val="22"/>
              </w:rPr>
              <w:t xml:space="preserve">, </w:t>
            </w:r>
            <w:r w:rsidRPr="00B9499D">
              <w:rPr>
                <w:szCs w:val="22"/>
              </w:rPr>
              <w:t>где</w:t>
            </w:r>
            <w:r>
              <w:rPr>
                <w:szCs w:val="22"/>
              </w:rPr>
              <w:t>:</w:t>
            </w:r>
          </w:p>
          <w:p w14:paraId="018BBFE3" w14:textId="66E27700" w:rsidR="00B44E79" w:rsidRDefault="00B44E79" w:rsidP="00B44E79">
            <w:pPr>
              <w:pStyle w:val="GOSTTablenorm"/>
              <w:rPr>
                <w:szCs w:val="22"/>
              </w:rPr>
            </w:pPr>
            <w:r w:rsidRPr="00B9499D">
              <w:rPr>
                <w:szCs w:val="22"/>
              </w:rPr>
              <w:t xml:space="preserve">«НАЧ-» </w:t>
            </w:r>
            <w:r w:rsidR="0017382D" w:rsidRPr="00B9499D">
              <w:rPr>
                <w:szCs w:val="22"/>
              </w:rPr>
              <w:t>–</w:t>
            </w:r>
            <w:r w:rsidRPr="00B9499D">
              <w:rPr>
                <w:szCs w:val="22"/>
              </w:rPr>
              <w:t xml:space="preserve"> константа</w:t>
            </w:r>
            <w:r>
              <w:rPr>
                <w:szCs w:val="22"/>
              </w:rPr>
              <w:t>;</w:t>
            </w:r>
          </w:p>
          <w:p w14:paraId="00BB03D5" w14:textId="07BFCBF5" w:rsidR="00B44E79" w:rsidRPr="00A039A4" w:rsidRDefault="00B44E79" w:rsidP="00B44E79">
            <w:pPr>
              <w:pStyle w:val="GOSTTablenorm"/>
            </w:pPr>
            <w:r w:rsidRPr="00B9499D">
              <w:rPr>
                <w:szCs w:val="22"/>
              </w:rPr>
              <w:t>«</w:t>
            </w:r>
            <w:r w:rsidRPr="00C040DF">
              <w:rPr>
                <w:rStyle w:val="aff2"/>
                <w:b w:val="0"/>
                <w:szCs w:val="22"/>
              </w:rPr>
              <w:t>YY</w:t>
            </w:r>
            <w:r w:rsidRPr="00B9499D">
              <w:rPr>
                <w:szCs w:val="22"/>
              </w:rPr>
              <w:t>» – последние 2 знака года из реквизита заголовка запроса «Дата отра</w:t>
            </w:r>
            <w:r>
              <w:rPr>
                <w:szCs w:val="22"/>
              </w:rPr>
              <w:t>жения в учете» (SettlementDate)</w:t>
            </w:r>
          </w:p>
        </w:tc>
      </w:tr>
      <w:tr w:rsidR="00B44E79" w:rsidRPr="00B9499D" w14:paraId="1D9031C0" w14:textId="77777777" w:rsidTr="002A2161">
        <w:tc>
          <w:tcPr>
            <w:tcW w:w="1109" w:type="pct"/>
          </w:tcPr>
          <w:p w14:paraId="6FA5E059" w14:textId="29B07905" w:rsidR="00B44E79" w:rsidRPr="002A2161" w:rsidRDefault="00B44E79" w:rsidP="00B44E79">
            <w:pPr>
              <w:pStyle w:val="GOSTTablenorm"/>
            </w:pPr>
            <w:ins w:id="11968" w:author="Куклина Ю.В." w:date="2024-04-01T12:25:00Z">
              <w:r w:rsidRPr="002A2161">
                <w:t>Раздел</w:t>
              </w:r>
            </w:ins>
          </w:p>
        </w:tc>
        <w:tc>
          <w:tcPr>
            <w:tcW w:w="302" w:type="pct"/>
          </w:tcPr>
          <w:p w14:paraId="499CBA95" w14:textId="7902B7BD" w:rsidR="00B44E79" w:rsidRPr="002A2161" w:rsidRDefault="00F53F7E" w:rsidP="00B44E79">
            <w:pPr>
              <w:pStyle w:val="GOSTTablenorm"/>
              <w:rPr>
                <w:szCs w:val="22"/>
              </w:rPr>
            </w:pPr>
            <w:ins w:id="11969" w:author="Куклина Ю.В." w:date="2024-04-01T16:26:00Z">
              <w:r w:rsidRPr="002A2161">
                <w:t>да</w:t>
              </w:r>
            </w:ins>
          </w:p>
        </w:tc>
        <w:tc>
          <w:tcPr>
            <w:tcW w:w="1109" w:type="pct"/>
          </w:tcPr>
          <w:p w14:paraId="1CAEB089" w14:textId="462EC804" w:rsidR="00B44E79" w:rsidRPr="002A2161" w:rsidRDefault="00B44E79" w:rsidP="00B44E79">
            <w:pPr>
              <w:pStyle w:val="GOSTTablenorm"/>
              <w:rPr>
                <w:szCs w:val="22"/>
              </w:rPr>
            </w:pPr>
            <w:ins w:id="11970" w:author="Куклина Ю.В." w:date="2024-04-01T12:25:00Z">
              <w:r w:rsidRPr="002A2161">
                <w:rPr>
                  <w:szCs w:val="22"/>
                </w:rPr>
                <w:t>Номер раздела документа (по строке документа)</w:t>
              </w:r>
            </w:ins>
          </w:p>
        </w:tc>
        <w:tc>
          <w:tcPr>
            <w:tcW w:w="1109" w:type="pct"/>
          </w:tcPr>
          <w:p w14:paraId="0BBC0EDC" w14:textId="77777777" w:rsidR="00B44E79" w:rsidRPr="002A2161" w:rsidRDefault="00B44E79" w:rsidP="00B44E79">
            <w:pPr>
              <w:pStyle w:val="GOSTTablenorm"/>
              <w:rPr>
                <w:ins w:id="11971" w:author="Куклина Ю.В." w:date="2024-04-01T12:25:00Z"/>
                <w:b/>
                <w:szCs w:val="22"/>
                <w:lang w:val="en-US"/>
              </w:rPr>
            </w:pPr>
            <w:ins w:id="11972" w:author="Куклина Ю.В." w:date="2024-04-01T12:25:00Z">
              <w:r w:rsidRPr="002A2161">
                <w:rPr>
                  <w:b/>
                  <w:szCs w:val="22"/>
                  <w:lang w:val="en-US"/>
                </w:rPr>
                <w:t>R_728_G_S1_D</w:t>
              </w:r>
            </w:ins>
          </w:p>
          <w:p w14:paraId="4892B363" w14:textId="77777777" w:rsidR="00B44E79" w:rsidRPr="002A2161" w:rsidRDefault="00B44E79" w:rsidP="00B44E79">
            <w:pPr>
              <w:pStyle w:val="GOSTTablenorm"/>
              <w:rPr>
                <w:ins w:id="11973" w:author="Куклина Ю.В." w:date="2024-04-01T12:25:00Z"/>
                <w:b/>
                <w:szCs w:val="22"/>
                <w:lang w:val="en-US"/>
              </w:rPr>
            </w:pPr>
            <w:ins w:id="11974" w:author="Куклина Ю.В." w:date="2024-04-01T12:25:00Z">
              <w:r w:rsidRPr="002A2161">
                <w:rPr>
                  <w:b/>
                  <w:szCs w:val="22"/>
                  <w:lang w:val="en-US"/>
                </w:rPr>
                <w:t>R_728_G_S2_D</w:t>
              </w:r>
            </w:ins>
          </w:p>
          <w:p w14:paraId="3EF8AFE9" w14:textId="604CEE90" w:rsidR="00B44E79" w:rsidRPr="002A2161" w:rsidRDefault="00B44E79" w:rsidP="00B44E79">
            <w:pPr>
              <w:pStyle w:val="GOSTTablenorm"/>
              <w:rPr>
                <w:ins w:id="11975" w:author="Куклина Ю.В." w:date="2024-10-25T18:53:00Z"/>
                <w:b/>
                <w:szCs w:val="22"/>
                <w:lang w:val="en-US"/>
              </w:rPr>
            </w:pPr>
            <w:ins w:id="11976" w:author="Куклина Ю.В." w:date="2024-04-01T12:25:00Z">
              <w:r w:rsidRPr="002A2161">
                <w:rPr>
                  <w:b/>
                  <w:szCs w:val="22"/>
                  <w:lang w:val="en-US"/>
                </w:rPr>
                <w:t>R_728_G_S3</w:t>
              </w:r>
            </w:ins>
          </w:p>
          <w:p w14:paraId="0268EE7F" w14:textId="1646DF83" w:rsidR="005A5AB2" w:rsidRPr="002A2161" w:rsidRDefault="005A5AB2" w:rsidP="00B44E79">
            <w:pPr>
              <w:pStyle w:val="GOSTTablenorm"/>
              <w:rPr>
                <w:ins w:id="11977" w:author="Куклина Ю.В." w:date="2024-04-01T12:25:00Z"/>
                <w:b/>
                <w:szCs w:val="22"/>
              </w:rPr>
            </w:pPr>
            <w:ins w:id="11978" w:author="Куклина Ю.В." w:date="2024-10-25T18:53:00Z">
              <w:r w:rsidRPr="002A2161">
                <w:rPr>
                  <w:b/>
                  <w:szCs w:val="22"/>
                  <w:lang w:val="en-US"/>
                </w:rPr>
                <w:t>R_728_G_S3</w:t>
              </w:r>
            </w:ins>
            <w:ins w:id="11979" w:author="Куклина Ю.В." w:date="2024-10-25T18:54:00Z">
              <w:r w:rsidRPr="002A2161">
                <w:rPr>
                  <w:b/>
                  <w:szCs w:val="22"/>
                </w:rPr>
                <w:t>_2</w:t>
              </w:r>
            </w:ins>
          </w:p>
          <w:p w14:paraId="4411B941" w14:textId="77777777" w:rsidR="00B44E79" w:rsidRPr="002A2161" w:rsidRDefault="00B44E79" w:rsidP="00B44E79">
            <w:pPr>
              <w:pStyle w:val="GOSTTablenorm"/>
              <w:rPr>
                <w:ins w:id="11980" w:author="Куклина Ю.В." w:date="2024-10-25T18:54:00Z"/>
                <w:b/>
                <w:szCs w:val="22"/>
              </w:rPr>
            </w:pPr>
            <w:ins w:id="11981" w:author="Куклина Ю.В." w:date="2024-04-01T12:25:00Z">
              <w:r w:rsidRPr="002A2161">
                <w:rPr>
                  <w:b/>
                  <w:szCs w:val="22"/>
                </w:rPr>
                <w:t>R_728_G_S4</w:t>
              </w:r>
            </w:ins>
          </w:p>
          <w:p w14:paraId="74B73967" w14:textId="4EEBAD05" w:rsidR="005A5AB2" w:rsidRPr="002A2161" w:rsidRDefault="005A5AB2" w:rsidP="00B44E79">
            <w:pPr>
              <w:pStyle w:val="GOSTTablenorm"/>
              <w:rPr>
                <w:szCs w:val="22"/>
              </w:rPr>
            </w:pPr>
            <w:ins w:id="11982" w:author="Куклина Ю.В." w:date="2024-10-25T18:54:00Z">
              <w:r w:rsidRPr="002A2161">
                <w:rPr>
                  <w:b/>
                  <w:szCs w:val="22"/>
                </w:rPr>
                <w:t>R_728_G_S4_2</w:t>
              </w:r>
            </w:ins>
          </w:p>
        </w:tc>
        <w:tc>
          <w:tcPr>
            <w:tcW w:w="1371" w:type="pct"/>
          </w:tcPr>
          <w:p w14:paraId="2E761CAD" w14:textId="77777777" w:rsidR="00B44E79" w:rsidRPr="002A2161" w:rsidRDefault="00B44E79" w:rsidP="00B44E79">
            <w:pPr>
              <w:pStyle w:val="GOSTTablenorm"/>
              <w:rPr>
                <w:ins w:id="11983" w:author="Куклина Ю.В." w:date="2024-04-01T12:25:00Z"/>
              </w:rPr>
            </w:pPr>
            <w:ins w:id="11984" w:author="Куклина Ю.В." w:date="2024-04-01T12:25:00Z">
              <w:r w:rsidRPr="002A2161">
                <w:t>Значение присваивается в соответствии с разделом документа, к которому относится строка:</w:t>
              </w:r>
            </w:ins>
          </w:p>
          <w:p w14:paraId="0436EAF9" w14:textId="132FDFC4" w:rsidR="00B44E79" w:rsidRPr="002A2161" w:rsidRDefault="00B44E79" w:rsidP="00DA68A7">
            <w:pPr>
              <w:pStyle w:val="GOSTTableListMark1"/>
              <w:rPr>
                <w:ins w:id="11985" w:author="Куклина Ю.В." w:date="2024-04-01T12:25:00Z"/>
              </w:rPr>
            </w:pPr>
            <w:ins w:id="11986" w:author="Куклина Ю.В." w:date="2024-04-01T12:25:00Z">
              <w:r w:rsidRPr="002A2161">
                <w:t xml:space="preserve">«R1» </w:t>
              </w:r>
            </w:ins>
            <w:r w:rsidR="0017382D" w:rsidRPr="00B9499D">
              <w:rPr>
                <w:szCs w:val="22"/>
              </w:rPr>
              <w:t>–</w:t>
            </w:r>
            <w:ins w:id="11987" w:author="Куклина Ю.В." w:date="2024-04-01T12:25:00Z">
              <w:r w:rsidRPr="002A2161">
                <w:t xml:space="preserve"> для строк раздела R_728_G_S1_D;</w:t>
              </w:r>
            </w:ins>
          </w:p>
          <w:p w14:paraId="49E108EE" w14:textId="0009F4C2" w:rsidR="00B44E79" w:rsidRPr="002A2161" w:rsidDel="00DA68A7" w:rsidRDefault="00B44E79" w:rsidP="00DA68A7">
            <w:pPr>
              <w:pStyle w:val="GOSTTableListMark1"/>
              <w:rPr>
                <w:ins w:id="11988" w:author="Куклина Ю.В." w:date="2024-04-01T12:25:00Z"/>
                <w:del w:id="11989" w:author="Сатлер Марина Викторовна" w:date="2024-10-28T11:48:00Z"/>
              </w:rPr>
            </w:pPr>
            <w:ins w:id="11990" w:author="Куклина Ю.В." w:date="2024-04-01T12:25:00Z">
              <w:r w:rsidRPr="002A2161">
                <w:t xml:space="preserve">«R2» </w:t>
              </w:r>
            </w:ins>
            <w:r w:rsidR="0017382D" w:rsidRPr="00B9499D">
              <w:rPr>
                <w:szCs w:val="22"/>
              </w:rPr>
              <w:t>–</w:t>
            </w:r>
            <w:ins w:id="11991" w:author="Куклина Ю.В." w:date="2024-04-01T12:25:00Z">
              <w:r w:rsidRPr="002A2161">
                <w:t xml:space="preserve"> для строк раздела</w:t>
              </w:r>
            </w:ins>
          </w:p>
          <w:p w14:paraId="59206E52" w14:textId="42A876D8" w:rsidR="00B44E79" w:rsidRPr="002A2161" w:rsidRDefault="00DA68A7" w:rsidP="00DA68A7">
            <w:pPr>
              <w:pStyle w:val="GOSTTableListMark1"/>
              <w:rPr>
                <w:ins w:id="11992" w:author="Куклина Ю.В." w:date="2024-04-01T12:25:00Z"/>
              </w:rPr>
            </w:pPr>
            <w:ins w:id="11993" w:author="Сатлер Марина Викторовна" w:date="2024-10-28T11:48:00Z">
              <w:r w:rsidRPr="002A2161">
                <w:t xml:space="preserve"> </w:t>
              </w:r>
            </w:ins>
            <w:ins w:id="11994" w:author="Куклина Ю.В." w:date="2024-04-01T12:25:00Z">
              <w:r w:rsidR="00B44E79" w:rsidRPr="002A2161">
                <w:t>R_728_G_S2_D;</w:t>
              </w:r>
            </w:ins>
          </w:p>
          <w:p w14:paraId="4C353427" w14:textId="1B8790AF" w:rsidR="00B44E79" w:rsidRPr="002A2161" w:rsidRDefault="00B44E79" w:rsidP="00DA68A7">
            <w:pPr>
              <w:pStyle w:val="GOSTTableListMark1"/>
              <w:rPr>
                <w:ins w:id="11995" w:author="Куклина Ю.В." w:date="2024-04-01T12:25:00Z"/>
              </w:rPr>
            </w:pPr>
            <w:ins w:id="11996" w:author="Куклина Ю.В." w:date="2024-04-01T12:25:00Z">
              <w:r w:rsidRPr="002A2161">
                <w:t xml:space="preserve">«R3» </w:t>
              </w:r>
            </w:ins>
            <w:r w:rsidR="0017382D" w:rsidRPr="00B9499D">
              <w:rPr>
                <w:szCs w:val="22"/>
              </w:rPr>
              <w:t>–</w:t>
            </w:r>
            <w:ins w:id="11997" w:author="Куклина Ю.В." w:date="2024-04-01T12:25:00Z">
              <w:r w:rsidRPr="002A2161">
                <w:t xml:space="preserve"> для строк</w:t>
              </w:r>
              <w:del w:id="11998" w:author="Сатлер Марина Викторовна" w:date="2024-10-28T11:49:00Z">
                <w:r w:rsidRPr="002A2161" w:rsidDel="00DA68A7">
                  <w:delText xml:space="preserve"> </w:delText>
                </w:r>
              </w:del>
            </w:ins>
            <w:ins w:id="11999" w:author="Куклина Ю.В." w:date="2024-10-25T18:44:00Z">
              <w:del w:id="12000" w:author="Сатлер Марина Викторовна" w:date="2024-10-28T11:49:00Z">
                <w:r w:rsidR="005A5AB2" w:rsidRPr="002A2161" w:rsidDel="00DA68A7">
                  <w:delText>для строк</w:delText>
                </w:r>
              </w:del>
              <w:r w:rsidR="005A5AB2" w:rsidRPr="002A2161">
                <w:t>, создаваемых при объединении данных разделов</w:t>
              </w:r>
            </w:ins>
            <w:ins w:id="12001" w:author="Куклина Ю.В." w:date="2024-04-01T12:25:00Z">
              <w:r w:rsidRPr="002A2161">
                <w:t xml:space="preserve"> </w:t>
              </w:r>
              <w:r w:rsidRPr="002A2161">
                <w:rPr>
                  <w:b/>
                </w:rPr>
                <w:t>R_728_G_S3</w:t>
              </w:r>
            </w:ins>
            <w:ins w:id="12002" w:author="Куклина Ю.В." w:date="2024-10-25T18:44:00Z">
              <w:r w:rsidR="005A5AB2" w:rsidRPr="002A2161">
                <w:t xml:space="preserve"> и </w:t>
              </w:r>
            </w:ins>
            <w:ins w:id="12003" w:author="Куклина Ю.В." w:date="2024-10-25T18:55:00Z">
              <w:r w:rsidR="005A5AB2" w:rsidRPr="002A2161">
                <w:rPr>
                  <w:b/>
                  <w:szCs w:val="22"/>
                  <w:lang w:val="en-US"/>
                </w:rPr>
                <w:t>R</w:t>
              </w:r>
              <w:r w:rsidR="005A5AB2" w:rsidRPr="002A2161">
                <w:rPr>
                  <w:b/>
                  <w:szCs w:val="22"/>
                </w:rPr>
                <w:t>_728_</w:t>
              </w:r>
              <w:r w:rsidR="005A5AB2" w:rsidRPr="002A2161">
                <w:rPr>
                  <w:b/>
                  <w:szCs w:val="22"/>
                  <w:lang w:val="en-US"/>
                </w:rPr>
                <w:t>G</w:t>
              </w:r>
              <w:r w:rsidR="005A5AB2" w:rsidRPr="002A2161">
                <w:rPr>
                  <w:b/>
                  <w:szCs w:val="22"/>
                </w:rPr>
                <w:t>_</w:t>
              </w:r>
              <w:r w:rsidR="005A5AB2" w:rsidRPr="002A2161">
                <w:rPr>
                  <w:b/>
                  <w:szCs w:val="22"/>
                  <w:lang w:val="en-US"/>
                </w:rPr>
                <w:t>S</w:t>
              </w:r>
              <w:r w:rsidR="005A5AB2" w:rsidRPr="002A2161">
                <w:rPr>
                  <w:b/>
                  <w:szCs w:val="22"/>
                </w:rPr>
                <w:t>3_2</w:t>
              </w:r>
            </w:ins>
            <w:ins w:id="12004" w:author="Куклина Ю.В." w:date="2024-10-25T18:58:00Z">
              <w:r w:rsidR="005A5AB2" w:rsidRPr="002A2161">
                <w:rPr>
                  <w:b/>
                  <w:szCs w:val="22"/>
                </w:rPr>
                <w:t xml:space="preserve">. </w:t>
              </w:r>
              <w:r w:rsidR="005A5AB2" w:rsidRPr="002A2161">
                <w:t xml:space="preserve">Соответствие (связь) строк двух разделов определяется по значению параметров </w:t>
              </w:r>
              <w:r w:rsidR="005A5AB2" w:rsidRPr="002A2161">
                <w:rPr>
                  <w:b/>
                  <w:szCs w:val="22"/>
                  <w:lang w:val="en-US"/>
                </w:rPr>
                <w:t>R</w:t>
              </w:r>
              <w:r w:rsidR="005A5AB2" w:rsidRPr="002A2161">
                <w:rPr>
                  <w:b/>
                  <w:szCs w:val="22"/>
                </w:rPr>
                <w:t>_728_</w:t>
              </w:r>
              <w:r w:rsidR="005A5AB2" w:rsidRPr="002A2161">
                <w:rPr>
                  <w:b/>
                  <w:szCs w:val="22"/>
                  <w:lang w:val="en-US"/>
                </w:rPr>
                <w:t>G</w:t>
              </w:r>
              <w:r w:rsidR="005A5AB2" w:rsidRPr="002A2161">
                <w:rPr>
                  <w:b/>
                  <w:szCs w:val="22"/>
                </w:rPr>
                <w:t>_</w:t>
              </w:r>
              <w:r w:rsidR="005A5AB2" w:rsidRPr="002A2161">
                <w:rPr>
                  <w:b/>
                  <w:szCs w:val="22"/>
                  <w:lang w:val="en-US"/>
                </w:rPr>
                <w:t>S</w:t>
              </w:r>
              <w:r w:rsidR="005A5AB2" w:rsidRPr="002A2161">
                <w:rPr>
                  <w:b/>
                  <w:szCs w:val="22"/>
                </w:rPr>
                <w:t>3</w:t>
              </w:r>
              <w:r w:rsidR="005A5AB2" w:rsidRPr="002A2161">
                <w:rPr>
                  <w:b/>
                </w:rPr>
                <w:t>:</w:t>
              </w:r>
            </w:ins>
            <w:ins w:id="12005" w:author="Куклина Ю.В." w:date="2024-10-25T18:59:00Z">
              <w:r w:rsidR="005A5AB2" w:rsidRPr="002A2161">
                <w:rPr>
                  <w:lang w:val="en-US"/>
                </w:rPr>
                <w:t>G</w:t>
              </w:r>
              <w:r w:rsidR="005A5AB2" w:rsidRPr="002A2161">
                <w:t>_</w:t>
              </w:r>
              <w:r w:rsidR="005A5AB2" w:rsidRPr="002A2161">
                <w:rPr>
                  <w:lang w:val="en-US"/>
                </w:rPr>
                <w:t>S</w:t>
              </w:r>
              <w:r w:rsidR="005A5AB2" w:rsidRPr="002A2161">
                <w:t>3_1_</w:t>
              </w:r>
              <w:r w:rsidR="005A5AB2" w:rsidRPr="002A2161">
                <w:rPr>
                  <w:lang w:val="en-US"/>
                </w:rPr>
                <w:t>D</w:t>
              </w:r>
              <w:r w:rsidR="005A5AB2" w:rsidRPr="002A2161">
                <w:t>_</w:t>
              </w:r>
              <w:r w:rsidR="005A5AB2" w:rsidRPr="002A2161">
                <w:rPr>
                  <w:lang w:val="en-US"/>
                </w:rPr>
                <w:t>C</w:t>
              </w:r>
              <w:r w:rsidR="005A5AB2" w:rsidRPr="002A2161">
                <w:t>1</w:t>
              </w:r>
            </w:ins>
            <w:ins w:id="12006" w:author="Куклина Ю.В." w:date="2024-10-25T18:58:00Z">
              <w:r w:rsidR="005A5AB2" w:rsidRPr="002A2161">
                <w:t xml:space="preserve"> и </w:t>
              </w:r>
            </w:ins>
            <w:ins w:id="12007" w:author="Куклина Ю.В." w:date="2024-10-25T18:59:00Z">
              <w:r w:rsidR="005A5AB2" w:rsidRPr="002A2161">
                <w:rPr>
                  <w:b/>
                  <w:szCs w:val="22"/>
                  <w:lang w:val="en-US"/>
                </w:rPr>
                <w:t>R</w:t>
              </w:r>
              <w:r w:rsidR="005A5AB2" w:rsidRPr="002A2161">
                <w:rPr>
                  <w:b/>
                  <w:szCs w:val="22"/>
                </w:rPr>
                <w:t>_728_</w:t>
              </w:r>
              <w:r w:rsidR="005A5AB2" w:rsidRPr="002A2161">
                <w:rPr>
                  <w:b/>
                  <w:szCs w:val="22"/>
                  <w:lang w:val="en-US"/>
                </w:rPr>
                <w:t>G</w:t>
              </w:r>
              <w:r w:rsidR="005A5AB2" w:rsidRPr="002A2161">
                <w:rPr>
                  <w:b/>
                  <w:szCs w:val="22"/>
                </w:rPr>
                <w:t>_</w:t>
              </w:r>
              <w:r w:rsidR="005A5AB2" w:rsidRPr="002A2161">
                <w:rPr>
                  <w:b/>
                  <w:szCs w:val="22"/>
                  <w:lang w:val="en-US"/>
                </w:rPr>
                <w:t>S</w:t>
              </w:r>
              <w:r w:rsidR="005A5AB2" w:rsidRPr="002A2161">
                <w:rPr>
                  <w:b/>
                  <w:szCs w:val="22"/>
                </w:rPr>
                <w:t>3_2</w:t>
              </w:r>
            </w:ins>
            <w:ins w:id="12008" w:author="Куклина Ю.В." w:date="2024-10-25T18:58:00Z">
              <w:r w:rsidR="005A5AB2" w:rsidRPr="002A2161">
                <w:rPr>
                  <w:b/>
                </w:rPr>
                <w:t>:</w:t>
              </w:r>
            </w:ins>
            <w:ins w:id="12009" w:author="Куклина Ю.В." w:date="2024-10-25T18:59:00Z">
              <w:r w:rsidR="005A5AB2" w:rsidRPr="002A2161">
                <w:rPr>
                  <w:lang w:val="en-US"/>
                </w:rPr>
                <w:t>G</w:t>
              </w:r>
              <w:r w:rsidR="005A5AB2" w:rsidRPr="002A2161">
                <w:t>_</w:t>
              </w:r>
              <w:r w:rsidR="005A5AB2" w:rsidRPr="002A2161">
                <w:rPr>
                  <w:lang w:val="en-US"/>
                </w:rPr>
                <w:t>S</w:t>
              </w:r>
              <w:r w:rsidR="005A5AB2" w:rsidRPr="002A2161">
                <w:t>3_2_</w:t>
              </w:r>
              <w:r w:rsidR="005A5AB2" w:rsidRPr="002A2161">
                <w:rPr>
                  <w:lang w:val="en-US"/>
                </w:rPr>
                <w:t>D</w:t>
              </w:r>
              <w:r w:rsidR="005A5AB2" w:rsidRPr="002A2161">
                <w:t>_</w:t>
              </w:r>
              <w:r w:rsidR="005A5AB2" w:rsidRPr="002A2161">
                <w:rPr>
                  <w:lang w:val="en-US"/>
                </w:rPr>
                <w:t>C</w:t>
              </w:r>
              <w:r w:rsidR="005A5AB2" w:rsidRPr="002A2161">
                <w:t>1</w:t>
              </w:r>
            </w:ins>
            <w:ins w:id="12010" w:author="Куклина Ю.В." w:date="2024-10-25T18:58:00Z">
              <w:r w:rsidR="005A5AB2" w:rsidRPr="002A2161">
                <w:t>. Инфор</w:t>
              </w:r>
              <w:r w:rsidR="005A5AB2" w:rsidRPr="002A2161">
                <w:lastRenderedPageBreak/>
                <w:t xml:space="preserve">мация из строки массива </w:t>
              </w:r>
            </w:ins>
            <w:ins w:id="12011" w:author="Куклина Ю.В." w:date="2024-10-25T19:00:00Z">
              <w:r w:rsidR="005A5AB2" w:rsidRPr="002A2161">
                <w:rPr>
                  <w:b/>
                  <w:szCs w:val="22"/>
                  <w:lang w:val="en-US"/>
                </w:rPr>
                <w:t>R</w:t>
              </w:r>
              <w:r w:rsidR="005A5AB2" w:rsidRPr="002A2161">
                <w:rPr>
                  <w:b/>
                  <w:szCs w:val="22"/>
                </w:rPr>
                <w:t>_728_</w:t>
              </w:r>
              <w:r w:rsidR="005A5AB2" w:rsidRPr="002A2161">
                <w:rPr>
                  <w:b/>
                  <w:szCs w:val="22"/>
                  <w:lang w:val="en-US"/>
                </w:rPr>
                <w:t>G</w:t>
              </w:r>
              <w:r w:rsidR="005A5AB2" w:rsidRPr="002A2161">
                <w:rPr>
                  <w:b/>
                  <w:szCs w:val="22"/>
                </w:rPr>
                <w:t>_</w:t>
              </w:r>
              <w:r w:rsidR="005A5AB2" w:rsidRPr="002A2161">
                <w:rPr>
                  <w:b/>
                  <w:szCs w:val="22"/>
                  <w:lang w:val="en-US"/>
                </w:rPr>
                <w:t>S</w:t>
              </w:r>
              <w:r w:rsidR="005A5AB2" w:rsidRPr="002A2161">
                <w:rPr>
                  <w:b/>
                  <w:szCs w:val="22"/>
                </w:rPr>
                <w:t>3</w:t>
              </w:r>
            </w:ins>
            <w:ins w:id="12012" w:author="Куклина Ю.В." w:date="2024-10-25T18:58:00Z">
              <w:r w:rsidR="005A5AB2" w:rsidRPr="002A2161">
                <w:t xml:space="preserve"> дублируется в каждой соответствующей ей строке массива </w:t>
              </w:r>
            </w:ins>
            <w:ins w:id="12013" w:author="Куклина Ю.В." w:date="2024-10-25T19:00:00Z">
              <w:r w:rsidR="005A5AB2" w:rsidRPr="002A2161">
                <w:rPr>
                  <w:b/>
                  <w:szCs w:val="22"/>
                  <w:lang w:val="en-US"/>
                </w:rPr>
                <w:t>R</w:t>
              </w:r>
              <w:r w:rsidR="005A5AB2" w:rsidRPr="002A2161">
                <w:rPr>
                  <w:b/>
                  <w:szCs w:val="22"/>
                </w:rPr>
                <w:t>_728_</w:t>
              </w:r>
              <w:r w:rsidR="005A5AB2" w:rsidRPr="002A2161">
                <w:rPr>
                  <w:b/>
                  <w:szCs w:val="22"/>
                  <w:lang w:val="en-US"/>
                </w:rPr>
                <w:t>G</w:t>
              </w:r>
              <w:r w:rsidR="005A5AB2" w:rsidRPr="002A2161">
                <w:rPr>
                  <w:b/>
                  <w:szCs w:val="22"/>
                </w:rPr>
                <w:t>_</w:t>
              </w:r>
              <w:r w:rsidR="005A5AB2" w:rsidRPr="002A2161">
                <w:rPr>
                  <w:b/>
                  <w:szCs w:val="22"/>
                  <w:lang w:val="en-US"/>
                </w:rPr>
                <w:t>S</w:t>
              </w:r>
              <w:r w:rsidR="005A5AB2" w:rsidRPr="002A2161">
                <w:rPr>
                  <w:b/>
                  <w:szCs w:val="22"/>
                </w:rPr>
                <w:t>3_2</w:t>
              </w:r>
            </w:ins>
            <w:ins w:id="12014" w:author="Куклина Ю.В." w:date="2024-04-01T12:25:00Z">
              <w:r w:rsidRPr="002A2161">
                <w:t>;</w:t>
              </w:r>
            </w:ins>
          </w:p>
          <w:p w14:paraId="3422291E" w14:textId="6543A142" w:rsidR="00B44E79" w:rsidRPr="002A2161" w:rsidRDefault="00B44E79" w:rsidP="00DA68A7">
            <w:pPr>
              <w:pStyle w:val="GOSTTableListMark1"/>
            </w:pPr>
            <w:ins w:id="12015" w:author="Куклина Ю.В." w:date="2024-04-01T12:25:00Z">
              <w:r w:rsidRPr="002A2161">
                <w:t xml:space="preserve">«R4» </w:t>
              </w:r>
            </w:ins>
            <w:r w:rsidR="0017382D" w:rsidRPr="00B9499D">
              <w:rPr>
                <w:szCs w:val="22"/>
              </w:rPr>
              <w:t>–</w:t>
            </w:r>
            <w:ins w:id="12016" w:author="Куклина Ю.В." w:date="2024-04-01T12:25:00Z">
              <w:r w:rsidRPr="002A2161">
                <w:t xml:space="preserve"> </w:t>
              </w:r>
            </w:ins>
            <w:ins w:id="12017" w:author="Куклина Ю.В." w:date="2024-10-25T19:00:00Z">
              <w:r w:rsidR="005A5AB2" w:rsidRPr="002A2161">
                <w:t>для строк</w:t>
              </w:r>
              <w:del w:id="12018" w:author="Сатлер Марина Викторовна" w:date="2024-10-28T11:52:00Z">
                <w:r w:rsidR="005A5AB2" w:rsidRPr="002A2161" w:rsidDel="00DA68A7">
                  <w:delText xml:space="preserve"> для строк</w:delText>
                </w:r>
              </w:del>
              <w:r w:rsidR="005A5AB2" w:rsidRPr="002A2161">
                <w:t xml:space="preserve">, создаваемых при объединении данных разделов </w:t>
              </w:r>
            </w:ins>
            <w:ins w:id="12019" w:author="Куклина Ю.В." w:date="2024-10-25T19:01:00Z">
              <w:r w:rsidR="005A5AB2" w:rsidRPr="002A2161">
                <w:rPr>
                  <w:b/>
                  <w:szCs w:val="22"/>
                </w:rPr>
                <w:t>R_728_G_S4</w:t>
              </w:r>
            </w:ins>
            <w:ins w:id="12020" w:author="Куклина Ю.В." w:date="2024-10-25T19:00:00Z">
              <w:r w:rsidR="005A5AB2" w:rsidRPr="002A2161">
                <w:t xml:space="preserve"> и </w:t>
              </w:r>
            </w:ins>
            <w:ins w:id="12021" w:author="Куклина Ю.В." w:date="2024-10-25T19:01:00Z">
              <w:r w:rsidR="005A5AB2" w:rsidRPr="002A2161">
                <w:rPr>
                  <w:b/>
                  <w:szCs w:val="22"/>
                </w:rPr>
                <w:t>R_728_G_S4_2</w:t>
              </w:r>
            </w:ins>
            <w:ins w:id="12022" w:author="Куклина Ю.В." w:date="2024-10-25T19:00:00Z">
              <w:r w:rsidR="005A5AB2" w:rsidRPr="002A2161">
                <w:rPr>
                  <w:b/>
                  <w:szCs w:val="22"/>
                </w:rPr>
                <w:t xml:space="preserve">. </w:t>
              </w:r>
              <w:r w:rsidR="005A5AB2" w:rsidRPr="002A2161">
                <w:t xml:space="preserve">Соответствие (связь) строк двух разделов определяется по значению параметров </w:t>
              </w:r>
            </w:ins>
            <w:ins w:id="12023" w:author="Куклина Ю.В." w:date="2024-10-25T19:02:00Z">
              <w:r w:rsidR="00FF6BE3" w:rsidRPr="002A2161">
                <w:rPr>
                  <w:b/>
                  <w:szCs w:val="22"/>
                </w:rPr>
                <w:t>R_728_G_S4</w:t>
              </w:r>
            </w:ins>
            <w:ins w:id="12024" w:author="Куклина Ю.В." w:date="2024-10-25T19:00:00Z">
              <w:r w:rsidR="005A5AB2" w:rsidRPr="002A2161">
                <w:rPr>
                  <w:b/>
                </w:rPr>
                <w:t>:</w:t>
              </w:r>
            </w:ins>
            <w:ins w:id="12025" w:author="Куклина Ю.В." w:date="2024-10-25T19:02:00Z">
              <w:r w:rsidR="00FF6BE3" w:rsidRPr="002A2161">
                <w:rPr>
                  <w:lang w:val="en-US"/>
                </w:rPr>
                <w:t>G</w:t>
              </w:r>
              <w:r w:rsidR="00FF6BE3" w:rsidRPr="002A2161">
                <w:t>_</w:t>
              </w:r>
              <w:r w:rsidR="00FF6BE3" w:rsidRPr="002A2161">
                <w:rPr>
                  <w:lang w:val="en-US"/>
                </w:rPr>
                <w:t>S</w:t>
              </w:r>
              <w:r w:rsidR="00FF6BE3" w:rsidRPr="002A2161">
                <w:t>4_1_</w:t>
              </w:r>
              <w:r w:rsidR="00FF6BE3" w:rsidRPr="002A2161">
                <w:rPr>
                  <w:lang w:val="en-US"/>
                </w:rPr>
                <w:t>D</w:t>
              </w:r>
              <w:r w:rsidR="00FF6BE3" w:rsidRPr="002A2161">
                <w:t>_</w:t>
              </w:r>
              <w:r w:rsidR="00FF6BE3" w:rsidRPr="002A2161">
                <w:rPr>
                  <w:lang w:val="en-US"/>
                </w:rPr>
                <w:t>C</w:t>
              </w:r>
              <w:r w:rsidR="00FF6BE3" w:rsidRPr="002A2161">
                <w:t>1</w:t>
              </w:r>
            </w:ins>
            <w:ins w:id="12026" w:author="Куклина Ю.В." w:date="2024-10-25T19:00:00Z">
              <w:r w:rsidR="005A5AB2" w:rsidRPr="002A2161">
                <w:t xml:space="preserve"> и </w:t>
              </w:r>
            </w:ins>
            <w:ins w:id="12027" w:author="Куклина Ю.В." w:date="2024-10-25T19:02:00Z">
              <w:r w:rsidR="00FF6BE3" w:rsidRPr="002A2161">
                <w:rPr>
                  <w:b/>
                  <w:szCs w:val="22"/>
                </w:rPr>
                <w:t>R_728_G_S4_2</w:t>
              </w:r>
            </w:ins>
            <w:ins w:id="12028" w:author="Куклина Ю.В." w:date="2024-10-25T19:00:00Z">
              <w:r w:rsidR="005A5AB2" w:rsidRPr="002A2161">
                <w:rPr>
                  <w:b/>
                </w:rPr>
                <w:t>:</w:t>
              </w:r>
            </w:ins>
            <w:ins w:id="12029" w:author="Куклина Ю.В." w:date="2024-10-25T19:03:00Z">
              <w:r w:rsidR="00FF6BE3" w:rsidRPr="002A2161">
                <w:rPr>
                  <w:lang w:val="en-US"/>
                </w:rPr>
                <w:t>G</w:t>
              </w:r>
              <w:r w:rsidR="00FF6BE3" w:rsidRPr="002A2161">
                <w:t>_</w:t>
              </w:r>
              <w:r w:rsidR="00FF6BE3" w:rsidRPr="002A2161">
                <w:rPr>
                  <w:lang w:val="en-US"/>
                </w:rPr>
                <w:t>S</w:t>
              </w:r>
              <w:r w:rsidR="00FF6BE3" w:rsidRPr="002A2161">
                <w:t>4_2_</w:t>
              </w:r>
              <w:r w:rsidR="00FF6BE3" w:rsidRPr="002A2161">
                <w:rPr>
                  <w:lang w:val="en-US"/>
                </w:rPr>
                <w:t>D</w:t>
              </w:r>
              <w:r w:rsidR="00FF6BE3" w:rsidRPr="002A2161">
                <w:t>_</w:t>
              </w:r>
              <w:r w:rsidR="00FF6BE3" w:rsidRPr="002A2161">
                <w:rPr>
                  <w:lang w:val="en-US"/>
                </w:rPr>
                <w:t>C</w:t>
              </w:r>
              <w:r w:rsidR="00FF6BE3" w:rsidRPr="002A2161">
                <w:t>1</w:t>
              </w:r>
            </w:ins>
            <w:ins w:id="12030" w:author="Куклина Ю.В." w:date="2024-10-25T19:00:00Z">
              <w:r w:rsidR="005A5AB2" w:rsidRPr="002A2161">
                <w:t xml:space="preserve">. Информация из строки массива </w:t>
              </w:r>
            </w:ins>
            <w:ins w:id="12031" w:author="Куклина Ю.В." w:date="2024-10-25T19:02:00Z">
              <w:r w:rsidR="00FF6BE3" w:rsidRPr="002A2161">
                <w:rPr>
                  <w:b/>
                  <w:szCs w:val="22"/>
                </w:rPr>
                <w:t>R_728_G_S4</w:t>
              </w:r>
            </w:ins>
            <w:ins w:id="12032" w:author="Куклина Ю.В." w:date="2024-10-25T19:00:00Z">
              <w:r w:rsidR="005A5AB2" w:rsidRPr="002A2161">
                <w:t xml:space="preserve"> дублируется в каждой соответствующей ей строке массива </w:t>
              </w:r>
            </w:ins>
            <w:ins w:id="12033" w:author="Куклина Ю.В." w:date="2024-10-25T19:02:00Z">
              <w:r w:rsidR="00FF6BE3" w:rsidRPr="002A2161">
                <w:rPr>
                  <w:b/>
                  <w:szCs w:val="22"/>
                </w:rPr>
                <w:t>R_728_G_S4_2</w:t>
              </w:r>
            </w:ins>
          </w:p>
        </w:tc>
      </w:tr>
      <w:tr w:rsidR="00E54CE1" w:rsidRPr="00B9499D" w14:paraId="20FDD715" w14:textId="77777777" w:rsidTr="002A2161">
        <w:tc>
          <w:tcPr>
            <w:tcW w:w="1109" w:type="pct"/>
          </w:tcPr>
          <w:p w14:paraId="18DA4BC6" w14:textId="63BC425E" w:rsidR="00E54CE1" w:rsidRDefault="00E54CE1" w:rsidP="00E54CE1">
            <w:pPr>
              <w:pStyle w:val="GOSTTablenorm"/>
            </w:pPr>
            <w:ins w:id="12034" w:author="Куклина Ю.В." w:date="2024-04-01T12:28:00Z">
              <w:r>
                <w:rPr>
                  <w:szCs w:val="22"/>
                </w:rPr>
                <w:lastRenderedPageBreak/>
                <w:t>КБК_передающий</w:t>
              </w:r>
            </w:ins>
          </w:p>
        </w:tc>
        <w:tc>
          <w:tcPr>
            <w:tcW w:w="302" w:type="pct"/>
          </w:tcPr>
          <w:p w14:paraId="09999EB5" w14:textId="2741913A" w:rsidR="00E54CE1" w:rsidRDefault="00E54CE1" w:rsidP="00E54CE1">
            <w:pPr>
              <w:pStyle w:val="GOSTTablenorm"/>
              <w:rPr>
                <w:szCs w:val="22"/>
              </w:rPr>
            </w:pPr>
            <w:ins w:id="12035" w:author="Куклина Ю.В." w:date="2024-04-01T16:26:00Z">
              <w:r w:rsidRPr="008F555F">
                <w:t>да</w:t>
              </w:r>
            </w:ins>
          </w:p>
        </w:tc>
        <w:tc>
          <w:tcPr>
            <w:tcW w:w="1109" w:type="pct"/>
          </w:tcPr>
          <w:p w14:paraId="656A4CEF" w14:textId="4227695C" w:rsidR="00E54CE1" w:rsidRDefault="00E54CE1" w:rsidP="00E54CE1">
            <w:pPr>
              <w:pStyle w:val="GOSTTablenorm"/>
              <w:rPr>
                <w:szCs w:val="22"/>
              </w:rPr>
            </w:pPr>
            <w:ins w:id="12036" w:author="Куклина Ю.В." w:date="2024-04-01T12:28:00Z">
              <w:r w:rsidRPr="00051375">
                <w:rPr>
                  <w:szCs w:val="22"/>
                </w:rPr>
                <w:t>Код по БК передающ</w:t>
              </w:r>
              <w:r>
                <w:rPr>
                  <w:szCs w:val="22"/>
                </w:rPr>
                <w:t>ий (по строке документа)</w:t>
              </w:r>
            </w:ins>
          </w:p>
        </w:tc>
        <w:tc>
          <w:tcPr>
            <w:tcW w:w="1109" w:type="pct"/>
          </w:tcPr>
          <w:p w14:paraId="4AA362DD" w14:textId="77777777" w:rsidR="00E54CE1" w:rsidRPr="002D6BF1" w:rsidRDefault="00E54CE1" w:rsidP="00E54CE1">
            <w:pPr>
              <w:pStyle w:val="afffe"/>
              <w:ind w:firstLine="0"/>
              <w:rPr>
                <w:ins w:id="12037" w:author="Куклина Ю.В." w:date="2024-04-01T12:28:00Z"/>
                <w:sz w:val="22"/>
                <w:szCs w:val="22"/>
                <w:lang w:val="en-US"/>
              </w:rPr>
            </w:pPr>
            <w:ins w:id="12038" w:author="Куклина Ю.В." w:date="2024-04-01T12:28:00Z">
              <w:r w:rsidRPr="00350138">
                <w:rPr>
                  <w:b/>
                  <w:sz w:val="22"/>
                  <w:szCs w:val="22"/>
                  <w:lang w:val="en-US"/>
                </w:rPr>
                <w:t>R</w:t>
              </w:r>
              <w:r w:rsidRPr="002D6BF1">
                <w:rPr>
                  <w:b/>
                  <w:sz w:val="22"/>
                  <w:szCs w:val="22"/>
                  <w:lang w:val="en-US"/>
                </w:rPr>
                <w:t>_728_</w:t>
              </w:r>
              <w:r w:rsidRPr="00350138">
                <w:rPr>
                  <w:b/>
                  <w:sz w:val="22"/>
                  <w:szCs w:val="22"/>
                  <w:lang w:val="en-US"/>
                </w:rPr>
                <w:t>G</w:t>
              </w:r>
              <w:r w:rsidRPr="002D6BF1">
                <w:rPr>
                  <w:b/>
                  <w:sz w:val="22"/>
                  <w:szCs w:val="22"/>
                  <w:lang w:val="en-US"/>
                </w:rPr>
                <w:t>_</w:t>
              </w:r>
              <w:r w:rsidRPr="00350138">
                <w:rPr>
                  <w:b/>
                  <w:sz w:val="22"/>
                  <w:szCs w:val="22"/>
                  <w:lang w:val="en-US"/>
                </w:rPr>
                <w:t>S</w:t>
              </w:r>
              <w:r w:rsidRPr="002D6BF1">
                <w:rPr>
                  <w:b/>
                  <w:sz w:val="22"/>
                  <w:szCs w:val="22"/>
                  <w:lang w:val="en-US"/>
                </w:rPr>
                <w:t>1_</w:t>
              </w:r>
              <w:r w:rsidRPr="00350138">
                <w:rPr>
                  <w:b/>
                  <w:sz w:val="22"/>
                  <w:szCs w:val="22"/>
                  <w:lang w:val="en-US"/>
                </w:rPr>
                <w:t>D</w:t>
              </w:r>
              <w:r w:rsidRPr="002D6BF1">
                <w:rPr>
                  <w:b/>
                  <w:sz w:val="22"/>
                  <w:szCs w:val="22"/>
                  <w:lang w:val="en-US"/>
                </w:rPr>
                <w:t>:</w:t>
              </w:r>
              <w:r w:rsidRPr="00350138">
                <w:rPr>
                  <w:sz w:val="22"/>
                  <w:szCs w:val="22"/>
                  <w:lang w:val="en-US"/>
                </w:rPr>
                <w:t>G</w:t>
              </w:r>
              <w:r w:rsidRPr="002D6BF1">
                <w:rPr>
                  <w:sz w:val="22"/>
                  <w:szCs w:val="22"/>
                  <w:lang w:val="en-US"/>
                </w:rPr>
                <w:t>_</w:t>
              </w:r>
              <w:r w:rsidRPr="00350138">
                <w:rPr>
                  <w:sz w:val="22"/>
                  <w:szCs w:val="22"/>
                  <w:lang w:val="en-US"/>
                </w:rPr>
                <w:t>S</w:t>
              </w:r>
              <w:r w:rsidRPr="002D6BF1">
                <w:rPr>
                  <w:sz w:val="22"/>
                  <w:szCs w:val="22"/>
                  <w:lang w:val="en-US"/>
                </w:rPr>
                <w:t>1_</w:t>
              </w:r>
              <w:r w:rsidRPr="00350138">
                <w:rPr>
                  <w:sz w:val="22"/>
                  <w:szCs w:val="22"/>
                  <w:lang w:val="en-US"/>
                </w:rPr>
                <w:t>D</w:t>
              </w:r>
              <w:r w:rsidRPr="002D6BF1">
                <w:rPr>
                  <w:sz w:val="22"/>
                  <w:szCs w:val="22"/>
                  <w:lang w:val="en-US"/>
                </w:rPr>
                <w:t>_</w:t>
              </w:r>
              <w:r w:rsidRPr="00350138">
                <w:rPr>
                  <w:sz w:val="22"/>
                  <w:szCs w:val="22"/>
                  <w:lang w:val="en-US"/>
                </w:rPr>
                <w:t>C</w:t>
              </w:r>
              <w:r w:rsidRPr="002D6BF1">
                <w:rPr>
                  <w:sz w:val="22"/>
                  <w:szCs w:val="22"/>
                  <w:lang w:val="en-US"/>
                </w:rPr>
                <w:t>1</w:t>
              </w:r>
            </w:ins>
          </w:p>
          <w:p w14:paraId="791490FF" w14:textId="77777777" w:rsidR="00E54CE1" w:rsidRPr="002D6BF1" w:rsidRDefault="00E54CE1" w:rsidP="00E54CE1">
            <w:pPr>
              <w:pStyle w:val="afffe"/>
              <w:ind w:firstLine="0"/>
              <w:rPr>
                <w:ins w:id="12039" w:author="Куклина Ю.В." w:date="2024-04-01T12:28:00Z"/>
                <w:sz w:val="22"/>
                <w:szCs w:val="22"/>
                <w:lang w:val="en-US"/>
              </w:rPr>
            </w:pPr>
            <w:ins w:id="12040" w:author="Куклина Ю.В." w:date="2024-04-01T12:28:00Z">
              <w:r w:rsidRPr="00350138">
                <w:rPr>
                  <w:b/>
                  <w:sz w:val="22"/>
                  <w:szCs w:val="22"/>
                  <w:lang w:val="en-US"/>
                </w:rPr>
                <w:t>R</w:t>
              </w:r>
              <w:r w:rsidRPr="002D6BF1">
                <w:rPr>
                  <w:b/>
                  <w:sz w:val="22"/>
                  <w:szCs w:val="22"/>
                  <w:lang w:val="en-US"/>
                </w:rPr>
                <w:t>_728_</w:t>
              </w:r>
              <w:r w:rsidRPr="00350138">
                <w:rPr>
                  <w:b/>
                  <w:sz w:val="22"/>
                  <w:szCs w:val="22"/>
                  <w:lang w:val="en-US"/>
                </w:rPr>
                <w:t>G</w:t>
              </w:r>
              <w:r w:rsidRPr="002D6BF1">
                <w:rPr>
                  <w:b/>
                  <w:sz w:val="22"/>
                  <w:szCs w:val="22"/>
                  <w:lang w:val="en-US"/>
                </w:rPr>
                <w:t>_</w:t>
              </w:r>
              <w:r w:rsidRPr="00350138">
                <w:rPr>
                  <w:b/>
                  <w:sz w:val="22"/>
                  <w:szCs w:val="22"/>
                  <w:lang w:val="en-US"/>
                </w:rPr>
                <w:t>S</w:t>
              </w:r>
              <w:r w:rsidRPr="002D6BF1">
                <w:rPr>
                  <w:b/>
                  <w:sz w:val="22"/>
                  <w:szCs w:val="22"/>
                  <w:lang w:val="en-US"/>
                </w:rPr>
                <w:t>3:</w:t>
              </w:r>
              <w:r w:rsidRPr="00350138">
                <w:rPr>
                  <w:sz w:val="22"/>
                  <w:szCs w:val="22"/>
                  <w:lang w:val="en-US"/>
                </w:rPr>
                <w:t>G</w:t>
              </w:r>
              <w:r w:rsidRPr="002D6BF1">
                <w:rPr>
                  <w:sz w:val="22"/>
                  <w:szCs w:val="22"/>
                  <w:lang w:val="en-US"/>
                </w:rPr>
                <w:t>_</w:t>
              </w:r>
              <w:r w:rsidRPr="00350138">
                <w:rPr>
                  <w:sz w:val="22"/>
                  <w:szCs w:val="22"/>
                  <w:lang w:val="en-US"/>
                </w:rPr>
                <w:t>S</w:t>
              </w:r>
              <w:r w:rsidRPr="002D6BF1">
                <w:rPr>
                  <w:sz w:val="22"/>
                  <w:szCs w:val="22"/>
                  <w:lang w:val="en-US"/>
                </w:rPr>
                <w:t>3_2_</w:t>
              </w:r>
              <w:r w:rsidRPr="00350138">
                <w:rPr>
                  <w:sz w:val="22"/>
                  <w:szCs w:val="22"/>
                  <w:lang w:val="en-US"/>
                </w:rPr>
                <w:t>D</w:t>
              </w:r>
              <w:r w:rsidRPr="002D6BF1">
                <w:rPr>
                  <w:sz w:val="22"/>
                  <w:szCs w:val="22"/>
                  <w:lang w:val="en-US"/>
                </w:rPr>
                <w:t>_</w:t>
              </w:r>
              <w:r w:rsidRPr="00350138">
                <w:rPr>
                  <w:sz w:val="22"/>
                  <w:szCs w:val="22"/>
                  <w:lang w:val="en-US"/>
                </w:rPr>
                <w:t>C</w:t>
              </w:r>
              <w:r w:rsidRPr="002D6BF1">
                <w:rPr>
                  <w:sz w:val="22"/>
                  <w:szCs w:val="22"/>
                  <w:lang w:val="en-US"/>
                </w:rPr>
                <w:t>4</w:t>
              </w:r>
            </w:ins>
          </w:p>
          <w:p w14:paraId="3A165C18" w14:textId="250B893D" w:rsidR="00E54CE1" w:rsidRPr="00350138" w:rsidRDefault="00E54CE1" w:rsidP="00E54CE1">
            <w:pPr>
              <w:pStyle w:val="afffe"/>
              <w:ind w:firstLine="0"/>
              <w:rPr>
                <w:b/>
                <w:sz w:val="22"/>
                <w:szCs w:val="22"/>
                <w:lang w:val="en-US"/>
              </w:rPr>
            </w:pPr>
            <w:ins w:id="12041" w:author="Куклина Ю.В." w:date="2024-04-01T12:28:00Z">
              <w:r w:rsidRPr="00350138">
                <w:rPr>
                  <w:b/>
                  <w:sz w:val="22"/>
                  <w:szCs w:val="22"/>
                </w:rPr>
                <w:t>R_728_G_S4:</w:t>
              </w:r>
              <w:r w:rsidRPr="00350138">
                <w:rPr>
                  <w:sz w:val="22"/>
                  <w:szCs w:val="22"/>
                  <w:lang w:val="en-US"/>
                </w:rPr>
                <w:t>G</w:t>
              </w:r>
              <w:r w:rsidRPr="00E54CE1">
                <w:rPr>
                  <w:sz w:val="22"/>
                  <w:szCs w:val="22"/>
                </w:rPr>
                <w:t>_</w:t>
              </w:r>
              <w:r w:rsidRPr="00350138">
                <w:rPr>
                  <w:sz w:val="22"/>
                  <w:szCs w:val="22"/>
                  <w:lang w:val="en-US"/>
                </w:rPr>
                <w:t>S</w:t>
              </w:r>
              <w:r w:rsidRPr="00E54CE1">
                <w:rPr>
                  <w:sz w:val="22"/>
                  <w:szCs w:val="22"/>
                </w:rPr>
                <w:t>4_2_</w:t>
              </w:r>
              <w:r w:rsidRPr="00350138">
                <w:rPr>
                  <w:sz w:val="22"/>
                  <w:szCs w:val="22"/>
                  <w:lang w:val="en-US"/>
                </w:rPr>
                <w:t>D_C4</w:t>
              </w:r>
            </w:ins>
          </w:p>
        </w:tc>
        <w:tc>
          <w:tcPr>
            <w:tcW w:w="1371" w:type="pct"/>
          </w:tcPr>
          <w:p w14:paraId="1FC4462E" w14:textId="77777777" w:rsidR="00E54CE1" w:rsidRPr="0097592D" w:rsidRDefault="00E54CE1" w:rsidP="00E54CE1">
            <w:pPr>
              <w:pStyle w:val="GOSTTablenorm"/>
              <w:rPr>
                <w:ins w:id="12042" w:author="Куклина Ю.В." w:date="2024-04-01T12:28:00Z"/>
              </w:rPr>
            </w:pPr>
            <w:ins w:id="12043" w:author="Куклина Ю.В." w:date="2024-04-01T12:28:00Z">
              <w:r w:rsidRPr="0097592D">
                <w:t xml:space="preserve">При обработке раздела 1 заполняется из тега </w:t>
              </w:r>
              <w:r w:rsidRPr="0097592D">
                <w:rPr>
                  <w:b/>
                </w:rPr>
                <w:t>R_728_G_S1_D:</w:t>
              </w:r>
              <w:r w:rsidRPr="0097592D">
                <w:t>G_S1_D_C1.</w:t>
              </w:r>
            </w:ins>
          </w:p>
          <w:p w14:paraId="47C5213C" w14:textId="77777777" w:rsidR="00E54CE1" w:rsidRPr="0097592D" w:rsidRDefault="00E54CE1" w:rsidP="00E54CE1">
            <w:pPr>
              <w:pStyle w:val="GOSTTablenorm"/>
              <w:rPr>
                <w:ins w:id="12044" w:author="Куклина Ю.В." w:date="2024-04-01T12:28:00Z"/>
              </w:rPr>
            </w:pPr>
            <w:ins w:id="12045" w:author="Куклина Ю.В." w:date="2024-04-01T12:28:00Z">
              <w:r w:rsidRPr="0097592D">
                <w:t xml:space="preserve">При обработке раздела 3 заполняется из тега </w:t>
              </w:r>
              <w:r w:rsidRPr="0097592D">
                <w:rPr>
                  <w:b/>
                </w:rPr>
                <w:t>R_728_G_S3:</w:t>
              </w:r>
              <w:r w:rsidRPr="0097592D">
                <w:t>G_S3_2_D_C4.</w:t>
              </w:r>
            </w:ins>
          </w:p>
          <w:p w14:paraId="06D7D472" w14:textId="7098E26C" w:rsidR="00E54CE1" w:rsidRPr="0097592D" w:rsidRDefault="00E54CE1" w:rsidP="00E54CE1">
            <w:pPr>
              <w:pStyle w:val="GOSTTablenorm"/>
            </w:pPr>
            <w:ins w:id="12046" w:author="Куклина Ю.В." w:date="2024-04-01T12:28:00Z">
              <w:r w:rsidRPr="0097592D">
                <w:t xml:space="preserve">При обработке раздела 4 заполняется из тега </w:t>
              </w:r>
              <w:r w:rsidRPr="0097592D">
                <w:rPr>
                  <w:b/>
                </w:rPr>
                <w:t>R_728_G_S4:</w:t>
              </w:r>
              <w:r w:rsidRPr="0097592D">
                <w:t>G_S4_2_D_C4</w:t>
              </w:r>
            </w:ins>
          </w:p>
        </w:tc>
      </w:tr>
      <w:tr w:rsidR="00E54CE1" w:rsidRPr="00350138" w14:paraId="55017E54" w14:textId="77777777" w:rsidTr="002A2161">
        <w:tc>
          <w:tcPr>
            <w:tcW w:w="1109" w:type="pct"/>
          </w:tcPr>
          <w:p w14:paraId="71E51704" w14:textId="34811FD6" w:rsidR="00E54CE1" w:rsidRDefault="00E54CE1" w:rsidP="00E54CE1">
            <w:pPr>
              <w:pStyle w:val="GOSTTablenorm"/>
            </w:pPr>
            <w:ins w:id="12047" w:author="Куклина Ю.В." w:date="2024-04-01T12:28:00Z">
              <w:r w:rsidRPr="00051375">
                <w:rPr>
                  <w:szCs w:val="22"/>
                </w:rPr>
                <w:t>КБК_</w:t>
              </w:r>
              <w:r>
                <w:rPr>
                  <w:szCs w:val="22"/>
                </w:rPr>
                <w:t>принимающий</w:t>
              </w:r>
            </w:ins>
          </w:p>
        </w:tc>
        <w:tc>
          <w:tcPr>
            <w:tcW w:w="302" w:type="pct"/>
          </w:tcPr>
          <w:p w14:paraId="7CB0DAF4" w14:textId="0BB691F6" w:rsidR="00E54CE1" w:rsidRDefault="00E54CE1" w:rsidP="00E54CE1">
            <w:pPr>
              <w:pStyle w:val="GOSTTablenorm"/>
              <w:rPr>
                <w:szCs w:val="22"/>
              </w:rPr>
            </w:pPr>
            <w:ins w:id="12048" w:author="Куклина Ю.В." w:date="2024-04-01T16:26:00Z">
              <w:r w:rsidRPr="008F555F">
                <w:t>да</w:t>
              </w:r>
            </w:ins>
          </w:p>
        </w:tc>
        <w:tc>
          <w:tcPr>
            <w:tcW w:w="1109" w:type="pct"/>
          </w:tcPr>
          <w:p w14:paraId="27CCAF10" w14:textId="50E33B19" w:rsidR="00E54CE1" w:rsidRDefault="00E54CE1" w:rsidP="00E54CE1">
            <w:pPr>
              <w:pStyle w:val="GOSTTablenorm"/>
              <w:rPr>
                <w:szCs w:val="22"/>
              </w:rPr>
            </w:pPr>
            <w:ins w:id="12049" w:author="Куклина Ю.В." w:date="2024-04-01T12:28:00Z">
              <w:r w:rsidRPr="00051375">
                <w:rPr>
                  <w:szCs w:val="22"/>
                </w:rPr>
                <w:t>Код по БК принимающ</w:t>
              </w:r>
              <w:r>
                <w:rPr>
                  <w:szCs w:val="22"/>
                </w:rPr>
                <w:t>ий (по строке документа)</w:t>
              </w:r>
            </w:ins>
          </w:p>
        </w:tc>
        <w:tc>
          <w:tcPr>
            <w:tcW w:w="1109" w:type="pct"/>
          </w:tcPr>
          <w:p w14:paraId="385F0753" w14:textId="2D2A405C" w:rsidR="00E54CE1" w:rsidRPr="00350138" w:rsidRDefault="00E54CE1" w:rsidP="00E54CE1">
            <w:pPr>
              <w:pStyle w:val="afffe"/>
              <w:ind w:firstLine="0"/>
              <w:rPr>
                <w:ins w:id="12050" w:author="Куклина Ю.В." w:date="2024-04-01T12:28:00Z"/>
                <w:sz w:val="22"/>
                <w:szCs w:val="22"/>
                <w:lang w:val="en-US"/>
              </w:rPr>
            </w:pPr>
            <w:ins w:id="12051" w:author="Куклина Ю.В." w:date="2024-04-01T12:30:00Z">
              <w:r w:rsidRPr="00350138">
                <w:rPr>
                  <w:b/>
                  <w:sz w:val="22"/>
                  <w:szCs w:val="22"/>
                  <w:lang w:val="en-US"/>
                </w:rPr>
                <w:t>R_728_G_S1_D:</w:t>
              </w:r>
            </w:ins>
            <w:ins w:id="12052" w:author="Куклина Ю.В." w:date="2024-04-01T12:28:00Z">
              <w:r w:rsidRPr="00350138">
                <w:rPr>
                  <w:sz w:val="22"/>
                  <w:szCs w:val="22"/>
                  <w:lang w:val="en-US"/>
                </w:rPr>
                <w:t>G_S1_D_C2</w:t>
              </w:r>
            </w:ins>
          </w:p>
          <w:p w14:paraId="30A8BB71" w14:textId="6DBF34B3" w:rsidR="00E54CE1" w:rsidRPr="00350138" w:rsidRDefault="00E54CE1" w:rsidP="00E54CE1">
            <w:pPr>
              <w:pStyle w:val="afffe"/>
              <w:ind w:firstLine="0"/>
              <w:rPr>
                <w:ins w:id="12053" w:author="Куклина Ю.В." w:date="2024-04-01T12:28:00Z"/>
                <w:sz w:val="22"/>
                <w:szCs w:val="22"/>
                <w:lang w:val="en-US"/>
              </w:rPr>
            </w:pPr>
            <w:ins w:id="12054" w:author="Куклина Ю.В." w:date="2024-04-01T12:30:00Z">
              <w:r w:rsidRPr="00350138">
                <w:rPr>
                  <w:b/>
                  <w:sz w:val="22"/>
                  <w:szCs w:val="22"/>
                  <w:lang w:val="en-US"/>
                </w:rPr>
                <w:t>R_728_G_S3:</w:t>
              </w:r>
            </w:ins>
            <w:ins w:id="12055" w:author="Куклина Ю.В." w:date="2024-04-01T12:28:00Z">
              <w:r w:rsidRPr="00350138">
                <w:rPr>
                  <w:sz w:val="22"/>
                  <w:szCs w:val="22"/>
                  <w:lang w:val="en-US"/>
                </w:rPr>
                <w:t>G_S3_2_D_C5</w:t>
              </w:r>
            </w:ins>
          </w:p>
          <w:p w14:paraId="7264CC5B" w14:textId="0C30730B" w:rsidR="00E54CE1" w:rsidRPr="00350138" w:rsidRDefault="00E54CE1" w:rsidP="00E54CE1">
            <w:pPr>
              <w:pStyle w:val="afffe"/>
              <w:ind w:firstLine="0"/>
              <w:rPr>
                <w:b/>
                <w:sz w:val="22"/>
                <w:szCs w:val="22"/>
                <w:lang w:val="en-US"/>
              </w:rPr>
            </w:pPr>
            <w:ins w:id="12056" w:author="Куклина Ю.В." w:date="2024-04-01T12:30:00Z">
              <w:r w:rsidRPr="00350138">
                <w:rPr>
                  <w:b/>
                  <w:sz w:val="22"/>
                  <w:szCs w:val="22"/>
                </w:rPr>
                <w:t>R_728_G_S4:</w:t>
              </w:r>
            </w:ins>
            <w:ins w:id="12057" w:author="Куклина Ю.В." w:date="2024-04-01T12:28:00Z">
              <w:r w:rsidRPr="00350138">
                <w:rPr>
                  <w:sz w:val="22"/>
                  <w:szCs w:val="22"/>
                  <w:lang w:val="en-US"/>
                </w:rPr>
                <w:t>G_S4_2_D_C5</w:t>
              </w:r>
            </w:ins>
          </w:p>
        </w:tc>
        <w:tc>
          <w:tcPr>
            <w:tcW w:w="1371" w:type="pct"/>
          </w:tcPr>
          <w:p w14:paraId="1EC18CEE" w14:textId="0AA6DBAE" w:rsidR="00E54CE1" w:rsidRPr="0097592D" w:rsidRDefault="00E54CE1" w:rsidP="00E54CE1">
            <w:pPr>
              <w:pStyle w:val="GOSTTablenorm"/>
              <w:rPr>
                <w:ins w:id="12058" w:author="Куклина Ю.В." w:date="2024-04-01T12:29:00Z"/>
              </w:rPr>
            </w:pPr>
            <w:ins w:id="12059" w:author="Куклина Ю.В." w:date="2024-04-01T12:29:00Z">
              <w:r w:rsidRPr="0097592D">
                <w:t xml:space="preserve">При обработке раздела 1 заполняется из тега </w:t>
              </w:r>
            </w:ins>
            <w:ins w:id="12060" w:author="Куклина Ю.В." w:date="2024-04-01T12:30:00Z">
              <w:r w:rsidRPr="0097592D">
                <w:rPr>
                  <w:b/>
                </w:rPr>
                <w:t>R_728_G_S1_D:</w:t>
              </w:r>
              <w:r w:rsidRPr="0097592D">
                <w:t>G_S1_D_C2</w:t>
              </w:r>
            </w:ins>
            <w:ins w:id="12061" w:author="Куклина Ю.В." w:date="2024-04-01T12:29:00Z">
              <w:r w:rsidRPr="0097592D">
                <w:t>.</w:t>
              </w:r>
            </w:ins>
          </w:p>
          <w:p w14:paraId="024839CA" w14:textId="51E43394" w:rsidR="00E54CE1" w:rsidRPr="0097592D" w:rsidRDefault="00E54CE1" w:rsidP="00E54CE1">
            <w:pPr>
              <w:pStyle w:val="GOSTTablenorm"/>
              <w:rPr>
                <w:ins w:id="12062" w:author="Куклина Ю.В." w:date="2024-04-01T12:29:00Z"/>
              </w:rPr>
            </w:pPr>
            <w:ins w:id="12063" w:author="Куклина Ю.В." w:date="2024-04-01T12:29:00Z">
              <w:r w:rsidRPr="0097592D">
                <w:t xml:space="preserve">При обработке раздела 3 заполняется из тега </w:t>
              </w:r>
            </w:ins>
            <w:ins w:id="12064" w:author="Куклина Ю.В." w:date="2024-04-01T12:31:00Z">
              <w:r w:rsidRPr="0097592D">
                <w:rPr>
                  <w:b/>
                </w:rPr>
                <w:t>R_728_G_S3:</w:t>
              </w:r>
              <w:r w:rsidRPr="0097592D">
                <w:t>G_S3_2_D_C5</w:t>
              </w:r>
            </w:ins>
            <w:ins w:id="12065" w:author="Куклина Ю.В." w:date="2024-04-01T12:29:00Z">
              <w:r w:rsidRPr="0097592D">
                <w:t>.</w:t>
              </w:r>
            </w:ins>
          </w:p>
          <w:p w14:paraId="2000AD35" w14:textId="096B5F88" w:rsidR="00E54CE1" w:rsidRPr="0097592D" w:rsidRDefault="00E54CE1" w:rsidP="00E54CE1">
            <w:pPr>
              <w:pStyle w:val="GOSTTablenorm"/>
            </w:pPr>
            <w:ins w:id="12066" w:author="Куклина Ю.В." w:date="2024-04-01T12:29:00Z">
              <w:r w:rsidRPr="0097592D">
                <w:t xml:space="preserve">При обработке раздела 4 заполняется из тега </w:t>
              </w:r>
            </w:ins>
            <w:ins w:id="12067" w:author="Куклина Ю.В." w:date="2024-04-01T12:31:00Z">
              <w:r w:rsidRPr="0097592D">
                <w:rPr>
                  <w:b/>
                </w:rPr>
                <w:t>R_728_G_S4:</w:t>
              </w:r>
              <w:r w:rsidRPr="0097592D">
                <w:t>G_S4_2_D_C5</w:t>
              </w:r>
            </w:ins>
          </w:p>
        </w:tc>
      </w:tr>
      <w:tr w:rsidR="00E54CE1" w:rsidRPr="00350138" w14:paraId="7A139568" w14:textId="77777777" w:rsidTr="002A2161">
        <w:tc>
          <w:tcPr>
            <w:tcW w:w="1109" w:type="pct"/>
          </w:tcPr>
          <w:p w14:paraId="72148A27" w14:textId="2B5A4197" w:rsidR="00E54CE1" w:rsidRDefault="00E54CE1" w:rsidP="00E54CE1">
            <w:pPr>
              <w:pStyle w:val="GOSTTablenorm"/>
            </w:pPr>
            <w:ins w:id="12068" w:author="Куклина Ю.В." w:date="2024-04-01T12:28:00Z">
              <w:r>
                <w:rPr>
                  <w:szCs w:val="22"/>
                </w:rPr>
                <w:t>Тип_КБК_передающий</w:t>
              </w:r>
            </w:ins>
          </w:p>
        </w:tc>
        <w:tc>
          <w:tcPr>
            <w:tcW w:w="302" w:type="pct"/>
          </w:tcPr>
          <w:p w14:paraId="1904E1DF" w14:textId="029FD163" w:rsidR="00E54CE1" w:rsidRDefault="00E54CE1" w:rsidP="00E54CE1">
            <w:pPr>
              <w:pStyle w:val="GOSTTablenorm"/>
              <w:rPr>
                <w:szCs w:val="22"/>
              </w:rPr>
            </w:pPr>
            <w:ins w:id="12069" w:author="Куклина Ю.В." w:date="2024-04-01T16:26:00Z">
              <w:r w:rsidRPr="008F555F">
                <w:t>да</w:t>
              </w:r>
            </w:ins>
          </w:p>
        </w:tc>
        <w:tc>
          <w:tcPr>
            <w:tcW w:w="1109" w:type="pct"/>
          </w:tcPr>
          <w:p w14:paraId="6B59EA79" w14:textId="625D833C" w:rsidR="00E54CE1" w:rsidRDefault="00E54CE1" w:rsidP="00E54CE1">
            <w:pPr>
              <w:pStyle w:val="GOSTTablenorm"/>
              <w:rPr>
                <w:szCs w:val="22"/>
              </w:rPr>
            </w:pPr>
            <w:ins w:id="12070" w:author="Куклина Ю.В." w:date="2024-04-01T12:28:00Z">
              <w:r w:rsidRPr="00BA44ED">
                <w:t>Тип КБК передающ</w:t>
              </w:r>
              <w:r>
                <w:t xml:space="preserve">ий </w:t>
              </w:r>
              <w:r>
                <w:rPr>
                  <w:szCs w:val="22"/>
                </w:rPr>
                <w:t>(по строке документа)</w:t>
              </w:r>
            </w:ins>
          </w:p>
        </w:tc>
        <w:tc>
          <w:tcPr>
            <w:tcW w:w="1109" w:type="pct"/>
          </w:tcPr>
          <w:p w14:paraId="38808D0F" w14:textId="5B8782CB" w:rsidR="00E54CE1" w:rsidRPr="00350138" w:rsidRDefault="00E54CE1" w:rsidP="00E54CE1">
            <w:pPr>
              <w:pStyle w:val="afffe"/>
              <w:ind w:firstLine="0"/>
              <w:rPr>
                <w:ins w:id="12071" w:author="Куклина Ю.В." w:date="2024-04-01T12:28:00Z"/>
                <w:sz w:val="22"/>
                <w:szCs w:val="22"/>
                <w:lang w:val="en-US"/>
              </w:rPr>
            </w:pPr>
            <w:ins w:id="12072" w:author="Куклина Ю.В." w:date="2024-04-01T12:30:00Z">
              <w:r w:rsidRPr="00350138">
                <w:rPr>
                  <w:b/>
                  <w:sz w:val="22"/>
                  <w:szCs w:val="22"/>
                  <w:lang w:val="en-US"/>
                </w:rPr>
                <w:t>R_728_G_S1_D:</w:t>
              </w:r>
            </w:ins>
            <w:ins w:id="12073" w:author="Куклина Ю.В." w:date="2024-04-01T12:28:00Z">
              <w:r w:rsidRPr="00350138">
                <w:rPr>
                  <w:sz w:val="22"/>
                  <w:szCs w:val="22"/>
                  <w:lang w:val="en-US"/>
                </w:rPr>
                <w:t>G_S1_D_C_TP_KBK_S</w:t>
              </w:r>
            </w:ins>
          </w:p>
          <w:p w14:paraId="36B04062" w14:textId="57B5C172" w:rsidR="00E54CE1" w:rsidRPr="00350138" w:rsidRDefault="00E54CE1" w:rsidP="00E54CE1">
            <w:pPr>
              <w:pStyle w:val="afffe"/>
              <w:ind w:firstLine="0"/>
              <w:rPr>
                <w:ins w:id="12074" w:author="Куклина Ю.В." w:date="2024-04-01T12:28:00Z"/>
                <w:sz w:val="22"/>
                <w:szCs w:val="22"/>
                <w:lang w:val="en-US"/>
              </w:rPr>
            </w:pPr>
            <w:ins w:id="12075" w:author="Куклина Ю.В." w:date="2024-04-01T12:30:00Z">
              <w:r w:rsidRPr="00350138">
                <w:rPr>
                  <w:b/>
                  <w:sz w:val="22"/>
                  <w:szCs w:val="22"/>
                  <w:lang w:val="en-US"/>
                </w:rPr>
                <w:t>R_728_G_S3:</w:t>
              </w:r>
            </w:ins>
            <w:ins w:id="12076" w:author="Куклина Ю.В." w:date="2024-04-01T12:28:00Z">
              <w:r w:rsidRPr="00350138">
                <w:rPr>
                  <w:sz w:val="22"/>
                  <w:szCs w:val="22"/>
                  <w:lang w:val="en-US"/>
                </w:rPr>
                <w:t>G_S3_2_D_C4_2</w:t>
              </w:r>
            </w:ins>
          </w:p>
          <w:p w14:paraId="73850237" w14:textId="5EC99C49" w:rsidR="00E54CE1" w:rsidRPr="00350138" w:rsidRDefault="00E54CE1" w:rsidP="00E54CE1">
            <w:pPr>
              <w:pStyle w:val="afffe"/>
              <w:ind w:firstLine="0"/>
              <w:rPr>
                <w:b/>
                <w:sz w:val="22"/>
                <w:szCs w:val="22"/>
                <w:lang w:val="en-US"/>
              </w:rPr>
            </w:pPr>
            <w:ins w:id="12077" w:author="Куклина Ю.В." w:date="2024-04-01T12:30:00Z">
              <w:r w:rsidRPr="00350138">
                <w:rPr>
                  <w:b/>
                  <w:sz w:val="22"/>
                  <w:szCs w:val="22"/>
                  <w:lang w:val="en-US"/>
                </w:rPr>
                <w:lastRenderedPageBreak/>
                <w:t>R_728_G_S4:</w:t>
              </w:r>
            </w:ins>
            <w:ins w:id="12078" w:author="Куклина Ю.В." w:date="2024-04-01T12:28:00Z">
              <w:r w:rsidRPr="00350138">
                <w:rPr>
                  <w:sz w:val="22"/>
                  <w:szCs w:val="22"/>
                  <w:lang w:val="en-US"/>
                </w:rPr>
                <w:t>G_S4_2_D_C4_2</w:t>
              </w:r>
            </w:ins>
          </w:p>
        </w:tc>
        <w:tc>
          <w:tcPr>
            <w:tcW w:w="1371" w:type="pct"/>
          </w:tcPr>
          <w:p w14:paraId="10441B74" w14:textId="243FAD7E" w:rsidR="00E54CE1" w:rsidRPr="0097592D" w:rsidRDefault="00E54CE1" w:rsidP="00E54CE1">
            <w:pPr>
              <w:pStyle w:val="GOSTTablenorm"/>
              <w:rPr>
                <w:ins w:id="12079" w:author="Куклина Ю.В." w:date="2024-04-01T12:31:00Z"/>
              </w:rPr>
            </w:pPr>
            <w:ins w:id="12080" w:author="Куклина Ю.В." w:date="2024-04-01T12:31:00Z">
              <w:r w:rsidRPr="0097592D">
                <w:lastRenderedPageBreak/>
                <w:t xml:space="preserve">При обработке раздела 1 заполняется из тега </w:t>
              </w:r>
              <w:r w:rsidRPr="0097592D">
                <w:rPr>
                  <w:b/>
                </w:rPr>
                <w:t>R_728_G_S1_D:</w:t>
              </w:r>
              <w:r w:rsidRPr="0097592D">
                <w:t>G_S1_D_C_TP_KBK_S.</w:t>
              </w:r>
            </w:ins>
          </w:p>
          <w:p w14:paraId="1FDDEAFD" w14:textId="32AF0718" w:rsidR="00E54CE1" w:rsidRPr="0097592D" w:rsidRDefault="00E54CE1" w:rsidP="00E54CE1">
            <w:pPr>
              <w:pStyle w:val="GOSTTablenorm"/>
              <w:rPr>
                <w:ins w:id="12081" w:author="Куклина Ю.В." w:date="2024-04-01T12:31:00Z"/>
              </w:rPr>
            </w:pPr>
            <w:ins w:id="12082" w:author="Куклина Ю.В." w:date="2024-04-01T12:31:00Z">
              <w:r w:rsidRPr="0097592D">
                <w:t>При обработке раздела 3 заполняется из те</w:t>
              </w:r>
              <w:r w:rsidRPr="0097592D">
                <w:lastRenderedPageBreak/>
                <w:t xml:space="preserve">га </w:t>
              </w:r>
              <w:r w:rsidRPr="0097592D">
                <w:rPr>
                  <w:b/>
                </w:rPr>
                <w:t>R_728_G_S3:</w:t>
              </w:r>
              <w:r w:rsidRPr="0097592D">
                <w:t>G_S3_2_D_C4_2.</w:t>
              </w:r>
            </w:ins>
          </w:p>
          <w:p w14:paraId="50B2E54D" w14:textId="64DF6719" w:rsidR="00E54CE1" w:rsidRPr="0097592D" w:rsidRDefault="00E54CE1" w:rsidP="00E54CE1">
            <w:pPr>
              <w:pStyle w:val="GOSTTablenorm"/>
            </w:pPr>
            <w:ins w:id="12083" w:author="Куклина Ю.В." w:date="2024-04-01T12:31:00Z">
              <w:r w:rsidRPr="0097592D">
                <w:t xml:space="preserve">При обработке раздела 4 заполняется из тега </w:t>
              </w:r>
              <w:r w:rsidRPr="0097592D">
                <w:rPr>
                  <w:b/>
                </w:rPr>
                <w:t>R_728_G_S4:</w:t>
              </w:r>
              <w:r w:rsidRPr="0097592D">
                <w:t>G_S4_2_D_C4_2</w:t>
              </w:r>
            </w:ins>
          </w:p>
        </w:tc>
      </w:tr>
      <w:tr w:rsidR="00E54CE1" w:rsidRPr="00350138" w14:paraId="378D3C51" w14:textId="77777777" w:rsidTr="002A2161">
        <w:tc>
          <w:tcPr>
            <w:tcW w:w="1109" w:type="pct"/>
          </w:tcPr>
          <w:p w14:paraId="5B42D475" w14:textId="567EEF1B" w:rsidR="00E54CE1" w:rsidRDefault="00E54CE1" w:rsidP="00E54CE1">
            <w:pPr>
              <w:pStyle w:val="GOSTTablenorm"/>
            </w:pPr>
            <w:ins w:id="12084" w:author="Куклина Ю.В." w:date="2024-04-01T12:28:00Z">
              <w:r>
                <w:rPr>
                  <w:szCs w:val="22"/>
                </w:rPr>
                <w:lastRenderedPageBreak/>
                <w:t>Тип_КБК_принимающий</w:t>
              </w:r>
            </w:ins>
          </w:p>
        </w:tc>
        <w:tc>
          <w:tcPr>
            <w:tcW w:w="302" w:type="pct"/>
          </w:tcPr>
          <w:p w14:paraId="2DDD6479" w14:textId="1BEEB00B" w:rsidR="00E54CE1" w:rsidRDefault="00E54CE1" w:rsidP="00E54CE1">
            <w:pPr>
              <w:pStyle w:val="GOSTTablenorm"/>
              <w:rPr>
                <w:szCs w:val="22"/>
              </w:rPr>
            </w:pPr>
            <w:ins w:id="12085" w:author="Куклина Ю.В." w:date="2024-04-01T16:26:00Z">
              <w:r w:rsidRPr="00AC5E9F">
                <w:t>да</w:t>
              </w:r>
            </w:ins>
          </w:p>
        </w:tc>
        <w:tc>
          <w:tcPr>
            <w:tcW w:w="1109" w:type="pct"/>
          </w:tcPr>
          <w:p w14:paraId="216432E0" w14:textId="657A31EC" w:rsidR="00E54CE1" w:rsidRDefault="00E54CE1" w:rsidP="00E54CE1">
            <w:pPr>
              <w:pStyle w:val="GOSTTablenorm"/>
              <w:rPr>
                <w:szCs w:val="22"/>
              </w:rPr>
            </w:pPr>
            <w:ins w:id="12086" w:author="Куклина Ю.В." w:date="2024-04-01T12:28:00Z">
              <w:r w:rsidRPr="00BA44ED">
                <w:t>Тип КБК принимающ</w:t>
              </w:r>
              <w:r>
                <w:t xml:space="preserve">ий </w:t>
              </w:r>
              <w:r>
                <w:rPr>
                  <w:szCs w:val="22"/>
                </w:rPr>
                <w:t>(по строке документа)</w:t>
              </w:r>
            </w:ins>
          </w:p>
        </w:tc>
        <w:tc>
          <w:tcPr>
            <w:tcW w:w="1109" w:type="pct"/>
          </w:tcPr>
          <w:p w14:paraId="1BDA04E0" w14:textId="4177C74D" w:rsidR="00E54CE1" w:rsidRPr="00350138" w:rsidRDefault="00E54CE1" w:rsidP="00E54CE1">
            <w:pPr>
              <w:pStyle w:val="afffe"/>
              <w:ind w:firstLine="0"/>
              <w:rPr>
                <w:ins w:id="12087" w:author="Куклина Ю.В." w:date="2024-04-01T12:28:00Z"/>
                <w:sz w:val="22"/>
                <w:szCs w:val="22"/>
                <w:lang w:val="en-US"/>
              </w:rPr>
            </w:pPr>
            <w:ins w:id="12088" w:author="Куклина Ю.В." w:date="2024-04-01T12:30:00Z">
              <w:r w:rsidRPr="00350138">
                <w:rPr>
                  <w:b/>
                  <w:sz w:val="22"/>
                  <w:szCs w:val="22"/>
                  <w:lang w:val="en-US"/>
                </w:rPr>
                <w:t>R_728_G_S1_D:</w:t>
              </w:r>
            </w:ins>
            <w:ins w:id="12089" w:author="Куклина Ю.В." w:date="2024-04-01T12:28:00Z">
              <w:r w:rsidRPr="00350138">
                <w:rPr>
                  <w:sz w:val="22"/>
                  <w:szCs w:val="22"/>
                  <w:lang w:val="en-US"/>
                </w:rPr>
                <w:t>G_S1_D_C_TP_KBK_R</w:t>
              </w:r>
            </w:ins>
          </w:p>
          <w:p w14:paraId="15F9CC8F" w14:textId="505B9EA5" w:rsidR="00E54CE1" w:rsidRPr="00350138" w:rsidRDefault="00E54CE1" w:rsidP="00E54CE1">
            <w:pPr>
              <w:pStyle w:val="afffe"/>
              <w:ind w:firstLine="0"/>
              <w:rPr>
                <w:ins w:id="12090" w:author="Куклина Ю.В." w:date="2024-04-01T12:28:00Z"/>
                <w:sz w:val="22"/>
                <w:szCs w:val="22"/>
                <w:lang w:val="en-US"/>
              </w:rPr>
            </w:pPr>
            <w:ins w:id="12091" w:author="Куклина Ю.В." w:date="2024-04-01T12:30:00Z">
              <w:r w:rsidRPr="00350138">
                <w:rPr>
                  <w:b/>
                  <w:sz w:val="22"/>
                  <w:szCs w:val="22"/>
                  <w:lang w:val="en-US"/>
                </w:rPr>
                <w:t>R_728_G_S3:</w:t>
              </w:r>
            </w:ins>
            <w:ins w:id="12092" w:author="Куклина Ю.В." w:date="2024-04-01T12:28:00Z">
              <w:r w:rsidRPr="00350138">
                <w:rPr>
                  <w:sz w:val="22"/>
                  <w:szCs w:val="22"/>
                  <w:lang w:val="en-US"/>
                </w:rPr>
                <w:t>G_S3_2_D_C5_2</w:t>
              </w:r>
            </w:ins>
          </w:p>
          <w:p w14:paraId="1C0088B4" w14:textId="30FCA474" w:rsidR="00E54CE1" w:rsidRPr="00350138" w:rsidRDefault="00E54CE1" w:rsidP="00E54CE1">
            <w:pPr>
              <w:pStyle w:val="afffe"/>
              <w:ind w:firstLine="0"/>
              <w:rPr>
                <w:b/>
                <w:sz w:val="22"/>
                <w:szCs w:val="22"/>
                <w:lang w:val="en-US"/>
              </w:rPr>
            </w:pPr>
            <w:ins w:id="12093" w:author="Куклина Ю.В." w:date="2024-04-01T12:30:00Z">
              <w:r w:rsidRPr="00350138">
                <w:rPr>
                  <w:b/>
                  <w:sz w:val="22"/>
                  <w:szCs w:val="22"/>
                  <w:lang w:val="en-US"/>
                </w:rPr>
                <w:t>R_728_G_S4:</w:t>
              </w:r>
            </w:ins>
            <w:ins w:id="12094" w:author="Куклина Ю.В." w:date="2024-04-01T12:28:00Z">
              <w:r w:rsidRPr="00350138">
                <w:rPr>
                  <w:sz w:val="22"/>
                  <w:szCs w:val="22"/>
                  <w:lang w:val="en-US"/>
                </w:rPr>
                <w:t>G_S4_2_D_C5_2</w:t>
              </w:r>
            </w:ins>
          </w:p>
        </w:tc>
        <w:tc>
          <w:tcPr>
            <w:tcW w:w="1371" w:type="pct"/>
          </w:tcPr>
          <w:p w14:paraId="197F1FD6" w14:textId="1BCC5027" w:rsidR="00E54CE1" w:rsidRPr="0097592D" w:rsidRDefault="00E54CE1" w:rsidP="00E54CE1">
            <w:pPr>
              <w:pStyle w:val="GOSTTablenorm"/>
              <w:rPr>
                <w:ins w:id="12095" w:author="Куклина Ю.В." w:date="2024-04-01T12:32:00Z"/>
              </w:rPr>
            </w:pPr>
            <w:ins w:id="12096" w:author="Куклина Ю.В." w:date="2024-04-01T12:32:00Z">
              <w:r w:rsidRPr="0097592D">
                <w:t xml:space="preserve">При обработке раздела 1 заполняется из тега </w:t>
              </w:r>
              <w:r w:rsidRPr="0097592D">
                <w:rPr>
                  <w:b/>
                </w:rPr>
                <w:t>R_728_G_S1_D:</w:t>
              </w:r>
              <w:r w:rsidRPr="0097592D">
                <w:t>G_S1_D_C_TP_KBK_R.</w:t>
              </w:r>
            </w:ins>
          </w:p>
          <w:p w14:paraId="3CF50CA4" w14:textId="00F65FEA" w:rsidR="00E54CE1" w:rsidRPr="0097592D" w:rsidRDefault="00E54CE1" w:rsidP="00E54CE1">
            <w:pPr>
              <w:pStyle w:val="GOSTTablenorm"/>
              <w:rPr>
                <w:ins w:id="12097" w:author="Куклина Ю.В." w:date="2024-04-01T12:32:00Z"/>
              </w:rPr>
            </w:pPr>
            <w:ins w:id="12098" w:author="Куклина Ю.В." w:date="2024-04-01T12:32:00Z">
              <w:r w:rsidRPr="0097592D">
                <w:t xml:space="preserve">При обработке раздела 3 заполняется из тега </w:t>
              </w:r>
              <w:r w:rsidRPr="0097592D">
                <w:rPr>
                  <w:b/>
                </w:rPr>
                <w:t>R_728_G_S3:</w:t>
              </w:r>
              <w:r w:rsidRPr="0097592D">
                <w:t>G_S3_2_D_C5_2.</w:t>
              </w:r>
            </w:ins>
          </w:p>
          <w:p w14:paraId="5B892640" w14:textId="698324F6" w:rsidR="00E54CE1" w:rsidRPr="0097592D" w:rsidRDefault="00E54CE1" w:rsidP="00E54CE1">
            <w:pPr>
              <w:pStyle w:val="GOSTTablenorm"/>
            </w:pPr>
            <w:ins w:id="12099" w:author="Куклина Ю.В." w:date="2024-04-01T12:32:00Z">
              <w:r w:rsidRPr="0097592D">
                <w:t xml:space="preserve">При обработке раздела 4 заполняется из тега </w:t>
              </w:r>
              <w:r w:rsidRPr="0097592D">
                <w:rPr>
                  <w:b/>
                </w:rPr>
                <w:t>R_728_G_S4:</w:t>
              </w:r>
              <w:r w:rsidRPr="0097592D">
                <w:t>G_S4_2_D_C5_2</w:t>
              </w:r>
            </w:ins>
          </w:p>
        </w:tc>
      </w:tr>
      <w:tr w:rsidR="00E54CE1" w:rsidRPr="00151DDE" w14:paraId="5EB1A343" w14:textId="77777777" w:rsidTr="002A2161">
        <w:tc>
          <w:tcPr>
            <w:tcW w:w="1109" w:type="pct"/>
          </w:tcPr>
          <w:p w14:paraId="62AE72AA" w14:textId="5625389C" w:rsidR="00E54CE1" w:rsidRPr="00350138" w:rsidRDefault="00E54CE1" w:rsidP="00E54CE1">
            <w:pPr>
              <w:pStyle w:val="GOSTTablenorm"/>
            </w:pPr>
            <w:r w:rsidRPr="00C040DF">
              <w:t>Код_цели</w:t>
            </w:r>
          </w:p>
        </w:tc>
        <w:tc>
          <w:tcPr>
            <w:tcW w:w="302" w:type="pct"/>
          </w:tcPr>
          <w:p w14:paraId="5971DC51" w14:textId="7B5FBAA8" w:rsidR="00E54CE1" w:rsidRPr="00350138" w:rsidRDefault="00E54CE1" w:rsidP="00E54CE1">
            <w:pPr>
              <w:pStyle w:val="GOSTTablenorm"/>
              <w:rPr>
                <w:szCs w:val="22"/>
              </w:rPr>
            </w:pPr>
            <w:ins w:id="12100" w:author="Куклина Ю.В." w:date="2024-04-09T14:24:00Z">
              <w:r>
                <w:t>да</w:t>
              </w:r>
            </w:ins>
          </w:p>
        </w:tc>
        <w:tc>
          <w:tcPr>
            <w:tcW w:w="1109" w:type="pct"/>
          </w:tcPr>
          <w:p w14:paraId="001DF33C" w14:textId="7FE3AD91" w:rsidR="00E54CE1" w:rsidRPr="00151DDE" w:rsidRDefault="00E54CE1" w:rsidP="00E54CE1">
            <w:pPr>
              <w:pStyle w:val="GOSTTablenorm"/>
              <w:rPr>
                <w:szCs w:val="22"/>
              </w:rPr>
            </w:pPr>
            <w:r w:rsidRPr="00151DDE">
              <w:rPr>
                <w:szCs w:val="22"/>
              </w:rPr>
              <w:t>Код цели (аналитический код)</w:t>
            </w:r>
            <w:ins w:id="12101" w:author="Куклина Ю.В." w:date="2024-04-01T12:38:00Z">
              <w:r w:rsidRPr="00151DDE">
                <w:rPr>
                  <w:szCs w:val="22"/>
                </w:rPr>
                <w:t xml:space="preserve"> (по строке документа)</w:t>
              </w:r>
            </w:ins>
          </w:p>
        </w:tc>
        <w:tc>
          <w:tcPr>
            <w:tcW w:w="1109" w:type="pct"/>
          </w:tcPr>
          <w:p w14:paraId="0A412727" w14:textId="257C1E14" w:rsidR="00E54CE1" w:rsidRPr="00151DDE" w:rsidRDefault="00E54CE1" w:rsidP="00E54CE1">
            <w:pPr>
              <w:pStyle w:val="GOSTTablenorm"/>
              <w:rPr>
                <w:ins w:id="12102" w:author="Куклина Ю.В." w:date="2024-04-01T12:43:00Z"/>
                <w:lang w:val="en-US"/>
              </w:rPr>
            </w:pPr>
            <w:ins w:id="12103" w:author="Куклина Ю.В." w:date="2024-04-01T12:43:00Z">
              <w:r w:rsidRPr="005F17B7">
                <w:rPr>
                  <w:b/>
                  <w:lang w:val="en-US"/>
                </w:rPr>
                <w:t>R_728_G_S1_D:</w:t>
              </w:r>
              <w:r w:rsidRPr="00151DDE">
                <w:rPr>
                  <w:lang w:val="en-US"/>
                </w:rPr>
                <w:t>G_S1_D_C4</w:t>
              </w:r>
            </w:ins>
          </w:p>
          <w:p w14:paraId="0625AD8F" w14:textId="77777777" w:rsidR="00E54CE1" w:rsidRPr="00E54CE1" w:rsidRDefault="00E54CE1" w:rsidP="00E54CE1">
            <w:pPr>
              <w:pStyle w:val="GOSTTablenorm"/>
              <w:rPr>
                <w:ins w:id="12104" w:author="Куклина Ю.В." w:date="2024-04-01T12:41:00Z"/>
                <w:lang w:val="en-US"/>
              </w:rPr>
            </w:pPr>
            <w:r w:rsidRPr="00E54CE1">
              <w:rPr>
                <w:b/>
                <w:lang w:val="en-US"/>
              </w:rPr>
              <w:t>R_728_G_S2_D:</w:t>
            </w:r>
            <w:r w:rsidRPr="00E54CE1">
              <w:rPr>
                <w:lang w:val="en-US"/>
              </w:rPr>
              <w:t>G_S2_D_TargetCode</w:t>
            </w:r>
          </w:p>
          <w:p w14:paraId="3AB17854" w14:textId="5AA22A4F" w:rsidR="00E54CE1" w:rsidRPr="00151DDE" w:rsidRDefault="00E54CE1" w:rsidP="00E54CE1">
            <w:pPr>
              <w:pStyle w:val="GOSTTablenorm"/>
              <w:rPr>
                <w:ins w:id="12105" w:author="Куклина Ю.В." w:date="2024-04-01T12:41:00Z"/>
                <w:lang w:val="en-US"/>
              </w:rPr>
            </w:pPr>
            <w:ins w:id="12106" w:author="Куклина Ю.В." w:date="2024-04-01T12:43:00Z">
              <w:r w:rsidRPr="005F17B7">
                <w:rPr>
                  <w:b/>
                  <w:lang w:val="en-US"/>
                </w:rPr>
                <w:t>R_728_G_S3:</w:t>
              </w:r>
            </w:ins>
            <w:ins w:id="12107" w:author="Куклина Ю.В." w:date="2024-04-01T12:41:00Z">
              <w:r w:rsidRPr="00151DDE">
                <w:rPr>
                  <w:lang w:val="en-US"/>
                </w:rPr>
                <w:t>G_S3_2_D_C6</w:t>
              </w:r>
            </w:ins>
          </w:p>
          <w:p w14:paraId="1808F62D" w14:textId="3614715A" w:rsidR="00E54CE1" w:rsidRPr="00151DDE" w:rsidRDefault="00E54CE1" w:rsidP="00E54CE1">
            <w:pPr>
              <w:pStyle w:val="GOSTTablenorm"/>
              <w:rPr>
                <w:lang w:val="en-US"/>
              </w:rPr>
            </w:pPr>
            <w:ins w:id="12108" w:author="Куклина Ю.В." w:date="2024-04-01T12:43:00Z">
              <w:r w:rsidRPr="005F17B7">
                <w:rPr>
                  <w:b/>
                  <w:lang w:val="en-US"/>
                </w:rPr>
                <w:t>R_728_G_S4:</w:t>
              </w:r>
            </w:ins>
            <w:ins w:id="12109" w:author="Куклина Ю.В." w:date="2024-04-01T12:41:00Z">
              <w:r w:rsidRPr="00151DDE">
                <w:rPr>
                  <w:lang w:val="en-US"/>
                </w:rPr>
                <w:t>G_S4_2_D_C6</w:t>
              </w:r>
            </w:ins>
          </w:p>
        </w:tc>
        <w:tc>
          <w:tcPr>
            <w:tcW w:w="1371" w:type="pct"/>
          </w:tcPr>
          <w:p w14:paraId="58DF5647" w14:textId="53A7E17B" w:rsidR="00E54CE1" w:rsidRPr="0097592D" w:rsidRDefault="00E54CE1" w:rsidP="00E54CE1">
            <w:pPr>
              <w:pStyle w:val="GOSTTablenorm"/>
              <w:rPr>
                <w:ins w:id="12110" w:author="Куклина Ю.В." w:date="2024-04-01T12:44:00Z"/>
              </w:rPr>
            </w:pPr>
            <w:ins w:id="12111" w:author="Куклина Ю.В." w:date="2024-04-01T12:43:00Z">
              <w:r w:rsidRPr="0097592D">
                <w:t xml:space="preserve">При обработке раздела 1 заполняется из тега </w:t>
              </w:r>
              <w:r w:rsidRPr="0097592D">
                <w:rPr>
                  <w:b/>
                </w:rPr>
                <w:t>R_728_G_S1_D:</w:t>
              </w:r>
              <w:r w:rsidRPr="0097592D">
                <w:t>G_S1_D_C_TP_KBK_R.</w:t>
              </w:r>
            </w:ins>
          </w:p>
          <w:p w14:paraId="6A81FFFA" w14:textId="5A377956" w:rsidR="00E54CE1" w:rsidRPr="0097592D" w:rsidRDefault="00E54CE1" w:rsidP="00E54CE1">
            <w:pPr>
              <w:pStyle w:val="GOSTTablenorm"/>
              <w:rPr>
                <w:ins w:id="12112" w:author="Куклина Ю.В." w:date="2024-04-01T12:43:00Z"/>
              </w:rPr>
            </w:pPr>
            <w:ins w:id="12113" w:author="Куклина Ю.В." w:date="2024-04-01T12:44:00Z">
              <w:r w:rsidRPr="0097592D">
                <w:t xml:space="preserve">При обработке из раздела 2 заполнеяется из тега </w:t>
              </w:r>
              <w:r w:rsidRPr="0097592D">
                <w:rPr>
                  <w:b/>
                </w:rPr>
                <w:t>R_728_G_S2_D:</w:t>
              </w:r>
              <w:r w:rsidRPr="0097592D">
                <w:t>G_S2_D_TargetCode.</w:t>
              </w:r>
            </w:ins>
          </w:p>
          <w:p w14:paraId="0AFDCC92" w14:textId="77777777" w:rsidR="00E54CE1" w:rsidRPr="0097592D" w:rsidRDefault="00E54CE1" w:rsidP="00E54CE1">
            <w:pPr>
              <w:pStyle w:val="GOSTTablenorm"/>
              <w:rPr>
                <w:ins w:id="12114" w:author="Куклина Ю.В." w:date="2024-04-01T12:43:00Z"/>
              </w:rPr>
            </w:pPr>
            <w:ins w:id="12115" w:author="Куклина Ю.В." w:date="2024-04-01T12:43:00Z">
              <w:r w:rsidRPr="0097592D">
                <w:t xml:space="preserve">При обработке раздела 3 заполняется из тега </w:t>
              </w:r>
              <w:r w:rsidRPr="0097592D">
                <w:rPr>
                  <w:b/>
                </w:rPr>
                <w:t>R_728_G_S3:</w:t>
              </w:r>
              <w:r w:rsidRPr="0097592D">
                <w:t>G_S3_2_D_C5_2.</w:t>
              </w:r>
            </w:ins>
          </w:p>
          <w:p w14:paraId="2AD8EABA" w14:textId="672DED5F" w:rsidR="00E54CE1" w:rsidRPr="00151DDE" w:rsidRDefault="00E54CE1" w:rsidP="00E54CE1">
            <w:pPr>
              <w:pStyle w:val="GOSTTablenorm"/>
            </w:pPr>
            <w:ins w:id="12116" w:author="Куклина Ю.В." w:date="2024-04-01T12:43:00Z">
              <w:r w:rsidRPr="0097592D">
                <w:t xml:space="preserve">При обработке раздела 4 заполняется из тега </w:t>
              </w:r>
              <w:r w:rsidRPr="0097592D">
                <w:rPr>
                  <w:b/>
                </w:rPr>
                <w:t>R_728_G_S4:</w:t>
              </w:r>
              <w:r w:rsidRPr="0097592D">
                <w:t>G_S4_2_D_C5_2</w:t>
              </w:r>
            </w:ins>
          </w:p>
        </w:tc>
      </w:tr>
      <w:tr w:rsidR="00E54CE1" w:rsidRPr="00350138" w14:paraId="5AF42B41" w14:textId="77777777" w:rsidTr="00350138">
        <w:tc>
          <w:tcPr>
            <w:tcW w:w="1109" w:type="pct"/>
          </w:tcPr>
          <w:p w14:paraId="5B34C481" w14:textId="4A91A0EF" w:rsidR="00E54CE1" w:rsidRPr="00350138" w:rsidRDefault="00E54CE1" w:rsidP="00E54CE1">
            <w:pPr>
              <w:pStyle w:val="GOSTTablenorm"/>
            </w:pPr>
            <w:r w:rsidRPr="00C040DF">
              <w:t>Код_НПА</w:t>
            </w:r>
          </w:p>
        </w:tc>
        <w:tc>
          <w:tcPr>
            <w:tcW w:w="302" w:type="pct"/>
          </w:tcPr>
          <w:p w14:paraId="12636614" w14:textId="4FD7BE13" w:rsidR="00E54CE1" w:rsidRPr="00350138" w:rsidRDefault="00E54CE1" w:rsidP="00E54CE1">
            <w:pPr>
              <w:pStyle w:val="GOSTTablenorm"/>
              <w:rPr>
                <w:szCs w:val="22"/>
              </w:rPr>
            </w:pPr>
            <w:r w:rsidRPr="00C040DF">
              <w:t>да</w:t>
            </w:r>
          </w:p>
        </w:tc>
        <w:tc>
          <w:tcPr>
            <w:tcW w:w="1109" w:type="pct"/>
          </w:tcPr>
          <w:p w14:paraId="0A4FBF3F" w14:textId="3B195904" w:rsidR="00E54CE1" w:rsidRPr="00350138" w:rsidRDefault="00E54CE1" w:rsidP="00E54CE1">
            <w:pPr>
              <w:pStyle w:val="GOSTTablenorm"/>
              <w:rPr>
                <w:szCs w:val="22"/>
              </w:rPr>
            </w:pPr>
            <w:r w:rsidRPr="00C040DF">
              <w:t>Код НПА</w:t>
            </w:r>
            <w:ins w:id="12117" w:author="Куклина Ю.В." w:date="2024-04-01T12:38:00Z">
              <w:r>
                <w:t xml:space="preserve"> </w:t>
              </w:r>
              <w:r>
                <w:rPr>
                  <w:szCs w:val="22"/>
                </w:rPr>
                <w:t>(по строке документа)</w:t>
              </w:r>
            </w:ins>
          </w:p>
        </w:tc>
        <w:tc>
          <w:tcPr>
            <w:tcW w:w="1109" w:type="pct"/>
          </w:tcPr>
          <w:p w14:paraId="30688D48" w14:textId="7F82B0B7" w:rsidR="00E54CE1" w:rsidRPr="00E54CE1" w:rsidRDefault="00E54CE1" w:rsidP="00E54CE1">
            <w:pPr>
              <w:pStyle w:val="GOSTTablenorm"/>
              <w:rPr>
                <w:lang w:val="en-US"/>
              </w:rPr>
            </w:pPr>
            <w:r w:rsidRPr="00E54CE1">
              <w:rPr>
                <w:b/>
                <w:lang w:val="en-US"/>
              </w:rPr>
              <w:t>R_728_G_S2_D:</w:t>
            </w:r>
            <w:r w:rsidRPr="00E54CE1">
              <w:rPr>
                <w:lang w:val="en-US"/>
              </w:rPr>
              <w:t>G_S2_D_TargetCode</w:t>
            </w:r>
          </w:p>
        </w:tc>
        <w:tc>
          <w:tcPr>
            <w:tcW w:w="1371" w:type="pct"/>
          </w:tcPr>
          <w:p w14:paraId="53C25EDB" w14:textId="77777777" w:rsidR="00E54CE1" w:rsidRPr="00C040DF" w:rsidRDefault="00E54CE1" w:rsidP="00E54CE1">
            <w:pPr>
              <w:pStyle w:val="GOSTTablenorm"/>
            </w:pPr>
            <w:r w:rsidRPr="00C040DF">
              <w:t>Если в реквизите документа содержится значение в формате ХХХХ – записывается в атр</w:t>
            </w:r>
            <w:r>
              <w:t>ибут Код_НПА в неизменном виде.</w:t>
            </w:r>
          </w:p>
          <w:p w14:paraId="62BDD37E" w14:textId="77777777" w:rsidR="00E54CE1" w:rsidRPr="00C040DF" w:rsidRDefault="00E54CE1" w:rsidP="00E54CE1">
            <w:pPr>
              <w:pStyle w:val="GOSTTablenorm"/>
            </w:pPr>
            <w:r w:rsidRPr="00C040DF">
              <w:t>Если в реквизите содержится значение в формате ХХХХ-УУ – записывается в атрибут Код_НПА после преобразования (только первые 4 символа).</w:t>
            </w:r>
          </w:p>
          <w:p w14:paraId="3600E23E" w14:textId="2767841B" w:rsidR="00E54CE1" w:rsidRPr="00350138" w:rsidRDefault="00E54CE1" w:rsidP="00E54CE1">
            <w:pPr>
              <w:pStyle w:val="GOSTTablenorm"/>
            </w:pPr>
            <w:r w:rsidRPr="00C040DF">
              <w:t>Если в реквизите документа содержится значение «-» (прочерк) или реквизит не заполнен - атрибут Код_НПА не заполняется (пусто)</w:t>
            </w:r>
          </w:p>
        </w:tc>
      </w:tr>
      <w:tr w:rsidR="00E54CE1" w:rsidRPr="00350138" w14:paraId="555D139A" w14:textId="77777777" w:rsidTr="00350138">
        <w:tc>
          <w:tcPr>
            <w:tcW w:w="1109" w:type="pct"/>
          </w:tcPr>
          <w:p w14:paraId="67199F22" w14:textId="4943D8E6" w:rsidR="00E54CE1" w:rsidRPr="00350138" w:rsidRDefault="00E54CE1" w:rsidP="00E54CE1">
            <w:pPr>
              <w:pStyle w:val="GOSTTablenorm"/>
            </w:pPr>
            <w:r w:rsidRPr="00C040DF">
              <w:lastRenderedPageBreak/>
              <w:t>Направление_выплаты</w:t>
            </w:r>
          </w:p>
        </w:tc>
        <w:tc>
          <w:tcPr>
            <w:tcW w:w="302" w:type="pct"/>
          </w:tcPr>
          <w:p w14:paraId="5CFABCAF" w14:textId="4AE4C845" w:rsidR="00E54CE1" w:rsidRPr="00350138" w:rsidRDefault="00E54CE1" w:rsidP="00E54CE1">
            <w:pPr>
              <w:pStyle w:val="GOSTTablenorm"/>
              <w:rPr>
                <w:szCs w:val="22"/>
              </w:rPr>
            </w:pPr>
            <w:r w:rsidRPr="00C040DF">
              <w:t>да</w:t>
            </w:r>
          </w:p>
        </w:tc>
        <w:tc>
          <w:tcPr>
            <w:tcW w:w="1109" w:type="pct"/>
          </w:tcPr>
          <w:p w14:paraId="1A255D8B" w14:textId="029AA285" w:rsidR="00E54CE1" w:rsidRPr="00350138" w:rsidRDefault="00E54CE1" w:rsidP="00E54CE1">
            <w:pPr>
              <w:pStyle w:val="GOSTTablenorm"/>
              <w:rPr>
                <w:szCs w:val="22"/>
              </w:rPr>
            </w:pPr>
            <w:r w:rsidRPr="00C040DF">
              <w:t>Направление выплаты</w:t>
            </w:r>
            <w:ins w:id="12118" w:author="Куклина Ю.В." w:date="2024-04-01T12:38:00Z">
              <w:r>
                <w:t xml:space="preserve"> </w:t>
              </w:r>
              <w:r>
                <w:rPr>
                  <w:szCs w:val="22"/>
                </w:rPr>
                <w:t>(по строке документа)</w:t>
              </w:r>
            </w:ins>
          </w:p>
        </w:tc>
        <w:tc>
          <w:tcPr>
            <w:tcW w:w="1109" w:type="pct"/>
          </w:tcPr>
          <w:p w14:paraId="26825A6A" w14:textId="516109D0" w:rsidR="00E54CE1" w:rsidRPr="00E54CE1" w:rsidRDefault="00E54CE1" w:rsidP="00E54CE1">
            <w:pPr>
              <w:pStyle w:val="GOSTTablenorm"/>
              <w:rPr>
                <w:lang w:val="en-US"/>
              </w:rPr>
            </w:pPr>
            <w:r w:rsidRPr="00E54CE1">
              <w:rPr>
                <w:b/>
                <w:lang w:val="en-US"/>
              </w:rPr>
              <w:t>R_728_G_S2_D:</w:t>
            </w:r>
            <w:r w:rsidRPr="00E54CE1">
              <w:rPr>
                <w:lang w:val="en-US"/>
              </w:rPr>
              <w:t>G_S2_D_TargetCode</w:t>
            </w:r>
          </w:p>
        </w:tc>
        <w:tc>
          <w:tcPr>
            <w:tcW w:w="1371" w:type="pct"/>
          </w:tcPr>
          <w:p w14:paraId="12C25F89" w14:textId="77777777" w:rsidR="00E54CE1" w:rsidRPr="00C040DF" w:rsidRDefault="00E54CE1" w:rsidP="00E54CE1">
            <w:pPr>
              <w:pStyle w:val="GOSTTablenorm"/>
            </w:pPr>
            <w:r w:rsidRPr="00C040DF">
              <w:t>Если в реквизите документа содержится значение в формате ХХХХ – атрибут Направление_выплаты не заполняется (пусто).</w:t>
            </w:r>
          </w:p>
          <w:p w14:paraId="45D7BE9F" w14:textId="77777777" w:rsidR="00E54CE1" w:rsidRPr="00C040DF" w:rsidRDefault="00E54CE1" w:rsidP="00E54CE1">
            <w:pPr>
              <w:pStyle w:val="GOSTTablenorm"/>
            </w:pPr>
            <w:r w:rsidRPr="00C040DF">
              <w:t>Если в реквизите документа содержится значение в формате ХХХХ-УУ – записывается в атрибут Направление_выплаты после преобразования (только последние 2 символа).</w:t>
            </w:r>
          </w:p>
          <w:p w14:paraId="71D361D5" w14:textId="00B8A7EB" w:rsidR="00E54CE1" w:rsidRPr="00350138" w:rsidRDefault="00E54CE1" w:rsidP="00E54CE1">
            <w:pPr>
              <w:pStyle w:val="GOSTTablenorm"/>
            </w:pPr>
            <w:r w:rsidRPr="00C040DF">
              <w:t>Если в реквизите документа содержится значение «-» (прочерк) или реквизит не заполнен - атрибут Направление_выплаты не заполняется (пусто)</w:t>
            </w:r>
          </w:p>
        </w:tc>
      </w:tr>
      <w:tr w:rsidR="00E54CE1" w:rsidRPr="00151DDE" w14:paraId="2FA1DFE6" w14:textId="77777777" w:rsidTr="002A2161">
        <w:tc>
          <w:tcPr>
            <w:tcW w:w="1109" w:type="pct"/>
          </w:tcPr>
          <w:p w14:paraId="66594E1D" w14:textId="17111355" w:rsidR="00E54CE1" w:rsidRPr="00350138" w:rsidRDefault="00E54CE1" w:rsidP="00E54CE1">
            <w:pPr>
              <w:pStyle w:val="GOSTTablenorm"/>
            </w:pPr>
            <w:ins w:id="12119" w:author="Куклина Ю.В." w:date="2024-04-01T12:52:00Z">
              <w:r w:rsidRPr="00051375">
                <w:rPr>
                  <w:szCs w:val="22"/>
                </w:rPr>
                <w:t>ОКС_КМИ_</w:t>
              </w:r>
              <w:r>
                <w:rPr>
                  <w:szCs w:val="22"/>
                </w:rPr>
                <w:t>передающий</w:t>
              </w:r>
            </w:ins>
          </w:p>
        </w:tc>
        <w:tc>
          <w:tcPr>
            <w:tcW w:w="302" w:type="pct"/>
          </w:tcPr>
          <w:p w14:paraId="0B1688FA" w14:textId="36C061CB" w:rsidR="00E54CE1" w:rsidRPr="00350138" w:rsidRDefault="00E54CE1" w:rsidP="00E54CE1">
            <w:pPr>
              <w:pStyle w:val="GOSTTablenorm"/>
              <w:rPr>
                <w:szCs w:val="22"/>
              </w:rPr>
            </w:pPr>
            <w:ins w:id="12120" w:author="Куклина Ю.В." w:date="2024-04-09T14:24:00Z">
              <w:r w:rsidRPr="00AA3DC4">
                <w:t>да</w:t>
              </w:r>
            </w:ins>
          </w:p>
        </w:tc>
        <w:tc>
          <w:tcPr>
            <w:tcW w:w="1109" w:type="pct"/>
          </w:tcPr>
          <w:p w14:paraId="7A919B82" w14:textId="66C8F0A9" w:rsidR="00E54CE1" w:rsidRPr="00350138" w:rsidRDefault="00E54CE1" w:rsidP="00E54CE1">
            <w:pPr>
              <w:pStyle w:val="GOSTTablenorm"/>
              <w:rPr>
                <w:szCs w:val="22"/>
              </w:rPr>
            </w:pPr>
            <w:ins w:id="12121" w:author="Куклина Ю.В." w:date="2024-04-01T12:52:00Z">
              <w:r w:rsidRPr="00051375">
                <w:rPr>
                  <w:szCs w:val="22"/>
                </w:rPr>
                <w:t>Код ОКС</w:t>
              </w:r>
              <w:r>
                <w:rPr>
                  <w:szCs w:val="22"/>
                </w:rPr>
                <w:t xml:space="preserve"> (</w:t>
              </w:r>
              <w:r w:rsidRPr="00051375">
                <w:rPr>
                  <w:szCs w:val="22"/>
                </w:rPr>
                <w:t>КМИ</w:t>
              </w:r>
              <w:r>
                <w:rPr>
                  <w:szCs w:val="22"/>
                </w:rPr>
                <w:t>)</w:t>
              </w:r>
              <w:r w:rsidRPr="00051375">
                <w:rPr>
                  <w:szCs w:val="22"/>
                </w:rPr>
                <w:t xml:space="preserve"> передающ</w:t>
              </w:r>
              <w:r>
                <w:rPr>
                  <w:szCs w:val="22"/>
                </w:rPr>
                <w:t>ий (по строке документа)</w:t>
              </w:r>
            </w:ins>
          </w:p>
        </w:tc>
        <w:tc>
          <w:tcPr>
            <w:tcW w:w="1109" w:type="pct"/>
          </w:tcPr>
          <w:p w14:paraId="132407CD" w14:textId="4C30CCDD" w:rsidR="00E54CE1" w:rsidRPr="00151DDE" w:rsidRDefault="00E54CE1" w:rsidP="00E54CE1">
            <w:pPr>
              <w:pStyle w:val="afffe"/>
              <w:ind w:firstLine="0"/>
              <w:rPr>
                <w:ins w:id="12122" w:author="Куклина Ю.В." w:date="2024-04-01T12:45:00Z"/>
                <w:sz w:val="22"/>
                <w:szCs w:val="22"/>
                <w:lang w:val="en-US"/>
              </w:rPr>
            </w:pPr>
            <w:ins w:id="12123" w:author="Куклина Ю.В." w:date="2024-04-01T12:46:00Z">
              <w:r w:rsidRPr="00151DDE">
                <w:rPr>
                  <w:b/>
                  <w:sz w:val="22"/>
                  <w:szCs w:val="22"/>
                  <w:lang w:val="en-US"/>
                </w:rPr>
                <w:t>R_728_G_S1_D:</w:t>
              </w:r>
            </w:ins>
            <w:ins w:id="12124" w:author="Куклина Ю.В." w:date="2024-04-01T12:45:00Z">
              <w:r w:rsidRPr="00151DDE">
                <w:rPr>
                  <w:sz w:val="22"/>
                  <w:szCs w:val="22"/>
                  <w:lang w:val="en-US"/>
                </w:rPr>
                <w:t>G_S1_D_C3</w:t>
              </w:r>
            </w:ins>
          </w:p>
          <w:p w14:paraId="684BF872" w14:textId="07C464BF" w:rsidR="00E54CE1" w:rsidRPr="00151DDE" w:rsidRDefault="00E54CE1" w:rsidP="00E54CE1">
            <w:pPr>
              <w:pStyle w:val="afffe"/>
              <w:ind w:firstLine="0"/>
              <w:rPr>
                <w:ins w:id="12125" w:author="Куклина Ю.В." w:date="2024-04-01T12:45:00Z"/>
                <w:sz w:val="22"/>
                <w:szCs w:val="22"/>
                <w:lang w:val="en-US"/>
              </w:rPr>
            </w:pPr>
            <w:ins w:id="12126" w:author="Куклина Ю.В." w:date="2024-04-01T12:46:00Z">
              <w:r w:rsidRPr="00151DDE">
                <w:rPr>
                  <w:b/>
                  <w:sz w:val="22"/>
                  <w:szCs w:val="22"/>
                  <w:lang w:val="en-US"/>
                </w:rPr>
                <w:t>R_728_G_S3:</w:t>
              </w:r>
            </w:ins>
            <w:ins w:id="12127" w:author="Куклина Ю.В." w:date="2024-04-01T12:45:00Z">
              <w:r w:rsidRPr="00151DDE">
                <w:rPr>
                  <w:sz w:val="22"/>
                  <w:szCs w:val="22"/>
                  <w:lang w:val="en-US"/>
                </w:rPr>
                <w:t>G_S3_2_D_C3</w:t>
              </w:r>
            </w:ins>
          </w:p>
          <w:p w14:paraId="3F07CF60" w14:textId="7DC8721E" w:rsidR="00E54CE1" w:rsidRPr="00151DDE" w:rsidRDefault="00E54CE1" w:rsidP="00E54CE1">
            <w:pPr>
              <w:pStyle w:val="afffe"/>
              <w:ind w:firstLine="0"/>
              <w:rPr>
                <w:b/>
                <w:sz w:val="22"/>
                <w:szCs w:val="22"/>
                <w:lang w:val="en-US"/>
              </w:rPr>
            </w:pPr>
            <w:ins w:id="12128" w:author="Куклина Ю.В." w:date="2024-04-01T12:47:00Z">
              <w:r w:rsidRPr="00151DDE">
                <w:rPr>
                  <w:b/>
                  <w:sz w:val="22"/>
                  <w:szCs w:val="22"/>
                  <w:lang w:val="en-US"/>
                </w:rPr>
                <w:t>R_728_G_S4:</w:t>
              </w:r>
            </w:ins>
            <w:ins w:id="12129" w:author="Куклина Ю.В." w:date="2024-04-01T12:45:00Z">
              <w:r w:rsidRPr="00151DDE">
                <w:rPr>
                  <w:sz w:val="22"/>
                  <w:szCs w:val="22"/>
                  <w:lang w:val="en-US"/>
                </w:rPr>
                <w:t>G_S4_2_D_C2</w:t>
              </w:r>
            </w:ins>
          </w:p>
        </w:tc>
        <w:tc>
          <w:tcPr>
            <w:tcW w:w="1371" w:type="pct"/>
          </w:tcPr>
          <w:p w14:paraId="04A937D6" w14:textId="1B62B7DA" w:rsidR="00E54CE1" w:rsidRPr="0097592D" w:rsidRDefault="00E54CE1" w:rsidP="00E54CE1">
            <w:pPr>
              <w:pStyle w:val="GOSTTablenorm"/>
              <w:rPr>
                <w:ins w:id="12130" w:author="Куклина Ю.В." w:date="2024-04-01T12:48:00Z"/>
              </w:rPr>
            </w:pPr>
            <w:ins w:id="12131" w:author="Куклина Ю.В." w:date="2024-04-01T12:48:00Z">
              <w:r w:rsidRPr="0097592D">
                <w:t xml:space="preserve">При обработке раздела 1 заполняется из тега </w:t>
              </w:r>
              <w:r w:rsidRPr="0097592D">
                <w:rPr>
                  <w:b/>
                </w:rPr>
                <w:t>R_728_G_S1_D:</w:t>
              </w:r>
              <w:r w:rsidRPr="0097592D">
                <w:t>G_S1_D_C3.</w:t>
              </w:r>
            </w:ins>
          </w:p>
          <w:p w14:paraId="6ACFC17D" w14:textId="0D6B7B8B" w:rsidR="00E54CE1" w:rsidRPr="0097592D" w:rsidRDefault="00E54CE1" w:rsidP="00E54CE1">
            <w:pPr>
              <w:pStyle w:val="GOSTTablenorm"/>
              <w:rPr>
                <w:ins w:id="12132" w:author="Куклина Ю.В." w:date="2024-04-01T12:48:00Z"/>
              </w:rPr>
            </w:pPr>
            <w:ins w:id="12133" w:author="Куклина Ю.В." w:date="2024-04-01T12:48:00Z">
              <w:r w:rsidRPr="0097592D">
                <w:t xml:space="preserve">При обработке раздела 3 заполняется из тега </w:t>
              </w:r>
            </w:ins>
            <w:ins w:id="12134" w:author="Куклина Ю.В." w:date="2024-04-01T12:49:00Z">
              <w:r w:rsidRPr="0097592D">
                <w:rPr>
                  <w:b/>
                </w:rPr>
                <w:t>R_728_G_S3:</w:t>
              </w:r>
              <w:r w:rsidRPr="0097592D">
                <w:t>G_S3_2_D_C3</w:t>
              </w:r>
            </w:ins>
            <w:ins w:id="12135" w:author="Куклина Ю.В." w:date="2024-04-01T12:48:00Z">
              <w:r w:rsidRPr="0097592D">
                <w:t>.</w:t>
              </w:r>
            </w:ins>
          </w:p>
          <w:p w14:paraId="29AB672D" w14:textId="67F846F3" w:rsidR="00E54CE1" w:rsidRPr="00151DDE" w:rsidRDefault="00E54CE1" w:rsidP="00E54CE1">
            <w:pPr>
              <w:pStyle w:val="GOSTTablenorm"/>
            </w:pPr>
            <w:ins w:id="12136" w:author="Куклина Ю.В." w:date="2024-04-01T12:48:00Z">
              <w:r w:rsidRPr="0097592D">
                <w:t xml:space="preserve">При обработке раздела 4 заполняется из тега </w:t>
              </w:r>
            </w:ins>
            <w:ins w:id="12137" w:author="Куклина Ю.В." w:date="2024-04-01T12:49:00Z">
              <w:r w:rsidRPr="0097592D">
                <w:rPr>
                  <w:b/>
                </w:rPr>
                <w:t>R_728_G_S4:</w:t>
              </w:r>
              <w:r w:rsidRPr="0097592D">
                <w:t>G_S4_2_D_C2</w:t>
              </w:r>
            </w:ins>
          </w:p>
        </w:tc>
      </w:tr>
      <w:tr w:rsidR="00E54CE1" w:rsidRPr="00151DDE" w14:paraId="575339F6" w14:textId="77777777" w:rsidTr="002A2161">
        <w:tc>
          <w:tcPr>
            <w:tcW w:w="1109" w:type="pct"/>
          </w:tcPr>
          <w:p w14:paraId="3109AC25" w14:textId="3846A62F" w:rsidR="00E54CE1" w:rsidRPr="00350138" w:rsidRDefault="00E54CE1" w:rsidP="00E54CE1">
            <w:pPr>
              <w:pStyle w:val="GOSTTablenorm"/>
            </w:pPr>
            <w:ins w:id="12138" w:author="Куклина Ю.В." w:date="2024-04-01T12:52:00Z">
              <w:r w:rsidRPr="00051375">
                <w:rPr>
                  <w:szCs w:val="22"/>
                </w:rPr>
                <w:t>ОКС_КМИ_</w:t>
              </w:r>
              <w:r>
                <w:rPr>
                  <w:szCs w:val="22"/>
                </w:rPr>
                <w:t>принимающий</w:t>
              </w:r>
            </w:ins>
          </w:p>
        </w:tc>
        <w:tc>
          <w:tcPr>
            <w:tcW w:w="302" w:type="pct"/>
          </w:tcPr>
          <w:p w14:paraId="5B1DD4FE" w14:textId="491BCDAA" w:rsidR="00E54CE1" w:rsidRPr="00350138" w:rsidRDefault="00E54CE1" w:rsidP="00E54CE1">
            <w:pPr>
              <w:pStyle w:val="GOSTTablenorm"/>
              <w:rPr>
                <w:szCs w:val="22"/>
              </w:rPr>
            </w:pPr>
            <w:ins w:id="12139" w:author="Куклина Ю.В." w:date="2024-04-09T14:24:00Z">
              <w:r w:rsidRPr="00AA3DC4">
                <w:t>да</w:t>
              </w:r>
            </w:ins>
          </w:p>
        </w:tc>
        <w:tc>
          <w:tcPr>
            <w:tcW w:w="1109" w:type="pct"/>
          </w:tcPr>
          <w:p w14:paraId="2280EE0A" w14:textId="5DA4A2F9" w:rsidR="00E54CE1" w:rsidRPr="00350138" w:rsidRDefault="00E54CE1" w:rsidP="00E54CE1">
            <w:pPr>
              <w:pStyle w:val="GOSTTablenorm"/>
              <w:rPr>
                <w:szCs w:val="22"/>
              </w:rPr>
            </w:pPr>
            <w:ins w:id="12140" w:author="Куклина Ю.В." w:date="2024-04-01T12:52:00Z">
              <w:r w:rsidRPr="00051375">
                <w:rPr>
                  <w:szCs w:val="22"/>
                </w:rPr>
                <w:t>Код ОКС</w:t>
              </w:r>
              <w:r>
                <w:rPr>
                  <w:szCs w:val="22"/>
                </w:rPr>
                <w:t xml:space="preserve"> (</w:t>
              </w:r>
              <w:r w:rsidRPr="00051375">
                <w:rPr>
                  <w:szCs w:val="22"/>
                </w:rPr>
                <w:t>КМИ</w:t>
              </w:r>
              <w:r>
                <w:rPr>
                  <w:szCs w:val="22"/>
                </w:rPr>
                <w:t>)</w:t>
              </w:r>
              <w:r w:rsidRPr="00051375">
                <w:rPr>
                  <w:szCs w:val="22"/>
                </w:rPr>
                <w:t xml:space="preserve"> принимающ</w:t>
              </w:r>
              <w:r>
                <w:rPr>
                  <w:szCs w:val="22"/>
                </w:rPr>
                <w:t>ий (по строке документа)</w:t>
              </w:r>
            </w:ins>
          </w:p>
        </w:tc>
        <w:tc>
          <w:tcPr>
            <w:tcW w:w="1109" w:type="pct"/>
          </w:tcPr>
          <w:p w14:paraId="69314219" w14:textId="01FDFAE7" w:rsidR="00E54CE1" w:rsidRPr="00151DDE" w:rsidRDefault="00E54CE1" w:rsidP="00E54CE1">
            <w:pPr>
              <w:pStyle w:val="afffe"/>
              <w:ind w:firstLine="0"/>
              <w:rPr>
                <w:ins w:id="12141" w:author="Куклина Ю.В." w:date="2024-04-01T12:45:00Z"/>
                <w:sz w:val="22"/>
                <w:szCs w:val="22"/>
                <w:lang w:val="en-US"/>
              </w:rPr>
            </w:pPr>
            <w:ins w:id="12142" w:author="Куклина Ю.В." w:date="2024-04-01T12:46:00Z">
              <w:r w:rsidRPr="00151DDE">
                <w:rPr>
                  <w:b/>
                  <w:sz w:val="22"/>
                  <w:szCs w:val="22"/>
                  <w:lang w:val="en-US"/>
                </w:rPr>
                <w:t>R_728_G_S1_D:</w:t>
              </w:r>
            </w:ins>
            <w:ins w:id="12143" w:author="Куклина Ю.В." w:date="2024-04-01T12:45:00Z">
              <w:r w:rsidRPr="00151DDE">
                <w:rPr>
                  <w:sz w:val="22"/>
                  <w:szCs w:val="22"/>
                  <w:lang w:val="en-US"/>
                </w:rPr>
                <w:t>G_S1_D_C3_2</w:t>
              </w:r>
            </w:ins>
          </w:p>
          <w:p w14:paraId="21C19938" w14:textId="67EC9456" w:rsidR="00E54CE1" w:rsidRPr="00151DDE" w:rsidRDefault="00E54CE1" w:rsidP="00E54CE1">
            <w:pPr>
              <w:pStyle w:val="afffe"/>
              <w:ind w:firstLine="0"/>
              <w:rPr>
                <w:ins w:id="12144" w:author="Куклина Ю.В." w:date="2024-04-01T12:45:00Z"/>
                <w:sz w:val="22"/>
                <w:szCs w:val="22"/>
                <w:lang w:val="en-US"/>
              </w:rPr>
            </w:pPr>
            <w:ins w:id="12145" w:author="Куклина Ю.В." w:date="2024-04-01T12:46:00Z">
              <w:r w:rsidRPr="00151DDE">
                <w:rPr>
                  <w:b/>
                  <w:sz w:val="22"/>
                  <w:szCs w:val="22"/>
                  <w:lang w:val="en-US"/>
                </w:rPr>
                <w:t>R_728_G_S3:</w:t>
              </w:r>
            </w:ins>
            <w:ins w:id="12146" w:author="Куклина Ю.В." w:date="2024-04-01T12:45:00Z">
              <w:r w:rsidRPr="00151DDE">
                <w:rPr>
                  <w:sz w:val="22"/>
                  <w:szCs w:val="22"/>
                  <w:lang w:val="en-US"/>
                </w:rPr>
                <w:t>G_S3_2_D_C3_2</w:t>
              </w:r>
            </w:ins>
          </w:p>
          <w:p w14:paraId="4738C056" w14:textId="220DA683" w:rsidR="00E54CE1" w:rsidRPr="00151DDE" w:rsidRDefault="00E54CE1" w:rsidP="00E54CE1">
            <w:pPr>
              <w:pStyle w:val="afffe"/>
              <w:ind w:firstLine="0"/>
              <w:rPr>
                <w:b/>
                <w:sz w:val="22"/>
                <w:szCs w:val="22"/>
                <w:lang w:val="en-US"/>
              </w:rPr>
            </w:pPr>
            <w:ins w:id="12147" w:author="Куклина Ю.В." w:date="2024-04-01T12:47:00Z">
              <w:r w:rsidRPr="00151DDE">
                <w:rPr>
                  <w:b/>
                  <w:sz w:val="22"/>
                  <w:szCs w:val="22"/>
                  <w:lang w:val="en-US"/>
                </w:rPr>
                <w:t>R_728_G_S4:</w:t>
              </w:r>
            </w:ins>
            <w:ins w:id="12148" w:author="Куклина Ю.В." w:date="2024-04-01T12:45:00Z">
              <w:r w:rsidRPr="00151DDE">
                <w:rPr>
                  <w:sz w:val="22"/>
                  <w:szCs w:val="22"/>
                  <w:lang w:val="en-US"/>
                </w:rPr>
                <w:t>G_S4_2_D_C3</w:t>
              </w:r>
            </w:ins>
          </w:p>
        </w:tc>
        <w:tc>
          <w:tcPr>
            <w:tcW w:w="1371" w:type="pct"/>
          </w:tcPr>
          <w:p w14:paraId="672F60FB" w14:textId="5BD98EE8" w:rsidR="00E54CE1" w:rsidRPr="0097592D" w:rsidRDefault="00E54CE1" w:rsidP="00E54CE1">
            <w:pPr>
              <w:pStyle w:val="GOSTTablenorm"/>
              <w:rPr>
                <w:ins w:id="12149" w:author="Куклина Ю.В." w:date="2024-04-01T12:48:00Z"/>
              </w:rPr>
            </w:pPr>
            <w:ins w:id="12150" w:author="Куклина Ю.В." w:date="2024-04-01T12:48:00Z">
              <w:r w:rsidRPr="0097592D">
                <w:t xml:space="preserve">При обработке раздела 1 заполняется из тега </w:t>
              </w:r>
            </w:ins>
            <w:ins w:id="12151" w:author="Куклина Ю.В." w:date="2024-04-01T12:49:00Z">
              <w:r w:rsidRPr="0097592D">
                <w:rPr>
                  <w:b/>
                </w:rPr>
                <w:t>R_728_G_S1_D:</w:t>
              </w:r>
              <w:r w:rsidRPr="0097592D">
                <w:t>G_S1_D_C3_2</w:t>
              </w:r>
            </w:ins>
            <w:ins w:id="12152" w:author="Куклина Ю.В." w:date="2024-04-01T12:48:00Z">
              <w:r w:rsidRPr="0097592D">
                <w:t>.</w:t>
              </w:r>
            </w:ins>
          </w:p>
          <w:p w14:paraId="1FA87E10" w14:textId="30289517" w:rsidR="00E54CE1" w:rsidRPr="0097592D" w:rsidRDefault="00E54CE1" w:rsidP="00E54CE1">
            <w:pPr>
              <w:pStyle w:val="GOSTTablenorm"/>
              <w:rPr>
                <w:ins w:id="12153" w:author="Куклина Ю.В." w:date="2024-04-01T12:48:00Z"/>
              </w:rPr>
            </w:pPr>
            <w:ins w:id="12154" w:author="Куклина Ю.В." w:date="2024-04-01T12:48:00Z">
              <w:r w:rsidRPr="0097592D">
                <w:t xml:space="preserve">При обработке раздела 3 заполняется из тега </w:t>
              </w:r>
            </w:ins>
            <w:ins w:id="12155" w:author="Куклина Ю.В." w:date="2024-04-01T12:49:00Z">
              <w:r w:rsidRPr="0097592D">
                <w:rPr>
                  <w:b/>
                </w:rPr>
                <w:t>R_728_G_S3:</w:t>
              </w:r>
              <w:r w:rsidRPr="0097592D">
                <w:t>G_S3_2_D_C3_2</w:t>
              </w:r>
            </w:ins>
            <w:ins w:id="12156" w:author="Куклина Ю.В." w:date="2024-04-01T12:48:00Z">
              <w:r w:rsidRPr="0097592D">
                <w:t>.</w:t>
              </w:r>
            </w:ins>
          </w:p>
          <w:p w14:paraId="673780C0" w14:textId="00B3F2DA" w:rsidR="00E54CE1" w:rsidRPr="0097592D" w:rsidRDefault="00E54CE1" w:rsidP="00E54CE1">
            <w:pPr>
              <w:pStyle w:val="GOSTTablenorm"/>
            </w:pPr>
            <w:ins w:id="12157" w:author="Куклина Ю.В." w:date="2024-04-01T12:48:00Z">
              <w:r w:rsidRPr="0097592D">
                <w:t xml:space="preserve">При обработке раздела 4 заполняется из тега </w:t>
              </w:r>
            </w:ins>
            <w:ins w:id="12158" w:author="Куклина Ю.В." w:date="2024-04-01T12:50:00Z">
              <w:r w:rsidRPr="0097592D">
                <w:rPr>
                  <w:b/>
                </w:rPr>
                <w:t>R_728_G_S4:</w:t>
              </w:r>
              <w:r w:rsidRPr="0097592D">
                <w:t>G_S4_2_D_C3</w:t>
              </w:r>
            </w:ins>
          </w:p>
        </w:tc>
      </w:tr>
      <w:tr w:rsidR="00E54CE1" w:rsidRPr="00151DDE" w14:paraId="59963649" w14:textId="77777777" w:rsidTr="002A2161">
        <w:tc>
          <w:tcPr>
            <w:tcW w:w="1109" w:type="pct"/>
          </w:tcPr>
          <w:p w14:paraId="74D84253" w14:textId="0EAE23A6" w:rsidR="00E54CE1" w:rsidRPr="00350138" w:rsidRDefault="00E54CE1" w:rsidP="00E54CE1">
            <w:pPr>
              <w:pStyle w:val="GOSTTablenorm"/>
            </w:pPr>
            <w:ins w:id="12159" w:author="Куклина Ю.В." w:date="2024-04-01T12:52:00Z">
              <w:r>
                <w:rPr>
                  <w:szCs w:val="22"/>
                </w:rPr>
                <w:t>ОКС_укр_передающий</w:t>
              </w:r>
            </w:ins>
          </w:p>
        </w:tc>
        <w:tc>
          <w:tcPr>
            <w:tcW w:w="302" w:type="pct"/>
          </w:tcPr>
          <w:p w14:paraId="27754E1C" w14:textId="09D0CCC6" w:rsidR="00E54CE1" w:rsidRPr="00350138" w:rsidRDefault="00E54CE1" w:rsidP="00E54CE1">
            <w:pPr>
              <w:pStyle w:val="GOSTTablenorm"/>
              <w:rPr>
                <w:szCs w:val="22"/>
              </w:rPr>
            </w:pPr>
            <w:ins w:id="12160" w:author="Куклина Ю.В." w:date="2024-04-09T14:24:00Z">
              <w:r w:rsidRPr="00AA3DC4">
                <w:t>да</w:t>
              </w:r>
            </w:ins>
          </w:p>
        </w:tc>
        <w:tc>
          <w:tcPr>
            <w:tcW w:w="1109" w:type="pct"/>
          </w:tcPr>
          <w:p w14:paraId="5A4247A3" w14:textId="23E3FE5F" w:rsidR="00E54CE1" w:rsidRPr="00350138" w:rsidRDefault="00E54CE1" w:rsidP="00E54CE1">
            <w:pPr>
              <w:pStyle w:val="GOSTTablenorm"/>
              <w:rPr>
                <w:szCs w:val="22"/>
              </w:rPr>
            </w:pPr>
            <w:ins w:id="12161" w:author="Куклина Ю.В." w:date="2024-04-04T14:45:00Z">
              <w:r w:rsidRPr="00051375">
                <w:t>ОКС укрупненный передающ</w:t>
              </w:r>
              <w:r>
                <w:t>ий</w:t>
              </w:r>
            </w:ins>
          </w:p>
        </w:tc>
        <w:tc>
          <w:tcPr>
            <w:tcW w:w="1109" w:type="pct"/>
          </w:tcPr>
          <w:p w14:paraId="5F2A6280" w14:textId="53FDFE58" w:rsidR="00E54CE1" w:rsidRPr="002536A7" w:rsidRDefault="00E54CE1" w:rsidP="00E54CE1">
            <w:pPr>
              <w:pStyle w:val="afffe"/>
              <w:ind w:firstLine="0"/>
              <w:rPr>
                <w:ins w:id="12162" w:author="Куклина Ю.В." w:date="2024-04-04T14:50:00Z"/>
                <w:sz w:val="22"/>
                <w:szCs w:val="22"/>
                <w:lang w:val="en-US"/>
              </w:rPr>
            </w:pPr>
            <w:ins w:id="12163" w:author="Куклина Ю.В." w:date="2024-04-04T14:50:00Z">
              <w:r w:rsidRPr="002536A7">
                <w:rPr>
                  <w:b/>
                  <w:sz w:val="22"/>
                  <w:szCs w:val="22"/>
                  <w:lang w:val="en-US"/>
                </w:rPr>
                <w:t>R_728_G_S1_D:</w:t>
              </w:r>
              <w:r w:rsidRPr="002536A7">
                <w:rPr>
                  <w:sz w:val="22"/>
                  <w:szCs w:val="22"/>
                  <w:lang w:val="en-US"/>
                </w:rPr>
                <w:t>G_S1_D_C3_TECHOKS</w:t>
              </w:r>
              <w:del w:id="12164" w:author="Сатлер Марина Викторовна" w:date="2024-04-11T10:42:00Z">
                <w:r w:rsidRPr="002536A7" w:rsidDel="00C67970">
                  <w:rPr>
                    <w:sz w:val="22"/>
                    <w:szCs w:val="22"/>
                    <w:lang w:val="en-US"/>
                  </w:rPr>
                  <w:delText xml:space="preserve"> </w:delText>
                </w:r>
              </w:del>
            </w:ins>
            <w:ins w:id="12165" w:author="Сатлер Марина Викторовна" w:date="2024-04-11T10:42:00Z">
              <w:r w:rsidRPr="00C67970">
                <w:rPr>
                  <w:sz w:val="22"/>
                  <w:szCs w:val="22"/>
                  <w:lang w:val="en-US"/>
                </w:rPr>
                <w:t>_</w:t>
              </w:r>
            </w:ins>
            <w:ins w:id="12166" w:author="Куклина Ю.В." w:date="2024-04-04T14:50:00Z">
              <w:r w:rsidRPr="002536A7">
                <w:rPr>
                  <w:sz w:val="22"/>
                  <w:szCs w:val="22"/>
                  <w:lang w:val="en-US"/>
                </w:rPr>
                <w:t>1</w:t>
              </w:r>
            </w:ins>
          </w:p>
          <w:p w14:paraId="3BC30C49" w14:textId="3F2DE802" w:rsidR="00E54CE1" w:rsidRPr="00151DDE" w:rsidRDefault="00E54CE1" w:rsidP="00E54CE1">
            <w:pPr>
              <w:pStyle w:val="afffe"/>
              <w:ind w:firstLine="0"/>
              <w:rPr>
                <w:b/>
                <w:sz w:val="22"/>
                <w:szCs w:val="22"/>
                <w:lang w:val="en-US"/>
              </w:rPr>
            </w:pPr>
            <w:ins w:id="12167" w:author="Куклина Ю.В." w:date="2024-04-01T12:47:00Z">
              <w:r w:rsidRPr="00151DDE">
                <w:rPr>
                  <w:b/>
                  <w:sz w:val="22"/>
                  <w:szCs w:val="22"/>
                  <w:lang w:val="en-US"/>
                </w:rPr>
                <w:t>R_728_G_S3:</w:t>
              </w:r>
            </w:ins>
            <w:ins w:id="12168" w:author="Куклина Ю.В." w:date="2024-04-01T12:45:00Z">
              <w:r w:rsidRPr="00151DDE">
                <w:rPr>
                  <w:sz w:val="22"/>
                  <w:szCs w:val="22"/>
                  <w:lang w:val="en-US"/>
                </w:rPr>
                <w:t>G_S3_2_D_TECHOKS</w:t>
              </w:r>
            </w:ins>
          </w:p>
        </w:tc>
        <w:tc>
          <w:tcPr>
            <w:tcW w:w="1371" w:type="pct"/>
          </w:tcPr>
          <w:p w14:paraId="5F2F2DBF" w14:textId="4AEF1E1A" w:rsidR="00E54CE1" w:rsidRPr="002536A7" w:rsidRDefault="00E54CE1" w:rsidP="00E54CE1">
            <w:pPr>
              <w:pStyle w:val="GOSTTablenorm"/>
              <w:rPr>
                <w:ins w:id="12169" w:author="Куклина Ю.В." w:date="2024-04-04T14:52:00Z"/>
              </w:rPr>
            </w:pPr>
            <w:ins w:id="12170" w:author="Куклина Ю.В." w:date="2024-04-04T14:52:00Z">
              <w:r w:rsidRPr="0097592D">
                <w:t>При обработке раздела 1 заполняется из тега</w:t>
              </w:r>
            </w:ins>
            <w:ins w:id="12171" w:author="Куклина Ю.В." w:date="2024-04-04T14:53:00Z">
              <w:r>
                <w:t xml:space="preserve"> </w:t>
              </w:r>
              <w:r w:rsidRPr="002536A7">
                <w:rPr>
                  <w:b/>
                  <w:szCs w:val="22"/>
                  <w:lang w:val="en-US"/>
                </w:rPr>
                <w:t>R</w:t>
              </w:r>
              <w:r w:rsidRPr="002536A7">
                <w:rPr>
                  <w:b/>
                  <w:szCs w:val="22"/>
                </w:rPr>
                <w:t>_728_</w:t>
              </w:r>
              <w:r w:rsidRPr="002536A7">
                <w:rPr>
                  <w:b/>
                  <w:szCs w:val="22"/>
                  <w:lang w:val="en-US"/>
                </w:rPr>
                <w:t>G</w:t>
              </w:r>
              <w:r w:rsidRPr="002536A7">
                <w:rPr>
                  <w:b/>
                  <w:szCs w:val="22"/>
                </w:rPr>
                <w:t>_</w:t>
              </w:r>
              <w:r w:rsidRPr="002536A7">
                <w:rPr>
                  <w:b/>
                  <w:szCs w:val="22"/>
                  <w:lang w:val="en-US"/>
                </w:rPr>
                <w:t>S</w:t>
              </w:r>
              <w:r w:rsidRPr="002536A7">
                <w:rPr>
                  <w:b/>
                  <w:szCs w:val="22"/>
                </w:rPr>
                <w:t>1_</w:t>
              </w:r>
              <w:r w:rsidRPr="002536A7">
                <w:rPr>
                  <w:b/>
                  <w:szCs w:val="22"/>
                  <w:lang w:val="en-US"/>
                </w:rPr>
                <w:t>D</w:t>
              </w:r>
              <w:r w:rsidRPr="002536A7">
                <w:rPr>
                  <w:b/>
                  <w:szCs w:val="22"/>
                </w:rPr>
                <w:t>:</w:t>
              </w:r>
              <w:r w:rsidRPr="002536A7">
                <w:rPr>
                  <w:szCs w:val="22"/>
                  <w:lang w:val="en-US"/>
                </w:rPr>
                <w:t>G</w:t>
              </w:r>
              <w:r w:rsidRPr="002536A7">
                <w:rPr>
                  <w:szCs w:val="22"/>
                </w:rPr>
                <w:t>_</w:t>
              </w:r>
              <w:r w:rsidRPr="002536A7">
                <w:rPr>
                  <w:szCs w:val="22"/>
                  <w:lang w:val="en-US"/>
                </w:rPr>
                <w:t>S</w:t>
              </w:r>
              <w:r w:rsidRPr="002536A7">
                <w:rPr>
                  <w:szCs w:val="22"/>
                </w:rPr>
                <w:t>1_</w:t>
              </w:r>
              <w:r w:rsidRPr="002536A7">
                <w:rPr>
                  <w:szCs w:val="22"/>
                  <w:lang w:val="en-US"/>
                </w:rPr>
                <w:t>D</w:t>
              </w:r>
              <w:r w:rsidRPr="002536A7">
                <w:rPr>
                  <w:szCs w:val="22"/>
                </w:rPr>
                <w:t>_</w:t>
              </w:r>
              <w:r w:rsidRPr="002536A7">
                <w:rPr>
                  <w:szCs w:val="22"/>
                  <w:lang w:val="en-US"/>
                </w:rPr>
                <w:t>C</w:t>
              </w:r>
              <w:r w:rsidRPr="002536A7">
                <w:rPr>
                  <w:szCs w:val="22"/>
                </w:rPr>
                <w:t>3_</w:t>
              </w:r>
              <w:r w:rsidRPr="002536A7">
                <w:rPr>
                  <w:szCs w:val="22"/>
                  <w:lang w:val="en-US"/>
                </w:rPr>
                <w:t>TECHOKS</w:t>
              </w:r>
              <w:del w:id="12172" w:author="Сатлер Марина Викторовна" w:date="2024-04-11T10:42:00Z">
                <w:r w:rsidRPr="002536A7" w:rsidDel="00C67970">
                  <w:rPr>
                    <w:szCs w:val="22"/>
                  </w:rPr>
                  <w:delText xml:space="preserve"> </w:delText>
                </w:r>
              </w:del>
            </w:ins>
            <w:ins w:id="12173" w:author="Сатлер Марина Викторовна" w:date="2024-04-11T10:42:00Z">
              <w:r>
                <w:rPr>
                  <w:szCs w:val="22"/>
                </w:rPr>
                <w:t>_</w:t>
              </w:r>
            </w:ins>
            <w:ins w:id="12174" w:author="Куклина Ю.В." w:date="2024-04-04T14:53:00Z">
              <w:r w:rsidRPr="002536A7">
                <w:rPr>
                  <w:szCs w:val="22"/>
                </w:rPr>
                <w:t>1</w:t>
              </w:r>
            </w:ins>
          </w:p>
          <w:p w14:paraId="44BB1EB7" w14:textId="1119283C" w:rsidR="00E54CE1" w:rsidRPr="00151DDE" w:rsidRDefault="00E54CE1" w:rsidP="00E54CE1">
            <w:pPr>
              <w:pStyle w:val="GOSTTablenorm"/>
            </w:pPr>
            <w:ins w:id="12175" w:author="Куклина Ю.В." w:date="2024-04-01T12:48:00Z">
              <w:r w:rsidRPr="0097592D">
                <w:lastRenderedPageBreak/>
                <w:t xml:space="preserve">При обработке раздела 3 заполняется из тега </w:t>
              </w:r>
            </w:ins>
            <w:ins w:id="12176" w:author="Куклина Ю.В." w:date="2024-04-01T12:51:00Z">
              <w:r w:rsidRPr="0097592D">
                <w:rPr>
                  <w:b/>
                </w:rPr>
                <w:t>R_728_G_S3:</w:t>
              </w:r>
              <w:r w:rsidRPr="0097592D">
                <w:t>G_S3_2_D_TECHOKS</w:t>
              </w:r>
            </w:ins>
          </w:p>
        </w:tc>
      </w:tr>
      <w:tr w:rsidR="00E54CE1" w:rsidRPr="00151DDE" w14:paraId="3A29EC6C" w14:textId="77777777" w:rsidTr="002A2161">
        <w:tc>
          <w:tcPr>
            <w:tcW w:w="1109" w:type="pct"/>
          </w:tcPr>
          <w:p w14:paraId="1682CA5A" w14:textId="1F4A6B8D" w:rsidR="00E54CE1" w:rsidRPr="00350138" w:rsidRDefault="00E54CE1" w:rsidP="00E54CE1">
            <w:pPr>
              <w:pStyle w:val="GOSTTablenorm"/>
            </w:pPr>
            <w:ins w:id="12177" w:author="Куклина Ю.В." w:date="2024-04-01T12:52:00Z">
              <w:r>
                <w:rPr>
                  <w:szCs w:val="22"/>
                </w:rPr>
                <w:lastRenderedPageBreak/>
                <w:t>ОКС_укр_принимающий</w:t>
              </w:r>
            </w:ins>
          </w:p>
        </w:tc>
        <w:tc>
          <w:tcPr>
            <w:tcW w:w="302" w:type="pct"/>
          </w:tcPr>
          <w:p w14:paraId="3299AF2B" w14:textId="2B925484" w:rsidR="00E54CE1" w:rsidRPr="00350138" w:rsidRDefault="00E54CE1" w:rsidP="00E54CE1">
            <w:pPr>
              <w:pStyle w:val="GOSTTablenorm"/>
              <w:rPr>
                <w:szCs w:val="22"/>
              </w:rPr>
            </w:pPr>
            <w:ins w:id="12178" w:author="Куклина Ю.В." w:date="2024-04-09T14:24:00Z">
              <w:r>
                <w:t>да</w:t>
              </w:r>
            </w:ins>
          </w:p>
        </w:tc>
        <w:tc>
          <w:tcPr>
            <w:tcW w:w="1109" w:type="pct"/>
          </w:tcPr>
          <w:p w14:paraId="4CE1E19B" w14:textId="44464685" w:rsidR="00E54CE1" w:rsidRPr="00350138" w:rsidRDefault="00E54CE1" w:rsidP="00E54CE1">
            <w:pPr>
              <w:pStyle w:val="GOSTTablenorm"/>
              <w:rPr>
                <w:szCs w:val="22"/>
              </w:rPr>
            </w:pPr>
            <w:ins w:id="12179" w:author="Куклина Ю.В." w:date="2024-04-04T14:45:00Z">
              <w:r w:rsidRPr="00051375">
                <w:t>ОКС укрупненный принимающ</w:t>
              </w:r>
              <w:r>
                <w:t>ий</w:t>
              </w:r>
            </w:ins>
          </w:p>
        </w:tc>
        <w:tc>
          <w:tcPr>
            <w:tcW w:w="1109" w:type="pct"/>
          </w:tcPr>
          <w:p w14:paraId="1A04781A" w14:textId="7D922BF1" w:rsidR="00E54CE1" w:rsidRDefault="00E54CE1" w:rsidP="00E54CE1">
            <w:pPr>
              <w:pStyle w:val="afffe"/>
              <w:ind w:firstLine="0"/>
              <w:rPr>
                <w:ins w:id="12180" w:author="Куклина Ю.В." w:date="2024-04-04T14:51:00Z"/>
                <w:b/>
                <w:sz w:val="22"/>
                <w:szCs w:val="22"/>
                <w:lang w:val="en-US"/>
              </w:rPr>
            </w:pPr>
            <w:ins w:id="12181" w:author="Куклина Ю.В." w:date="2024-04-04T14:51:00Z">
              <w:r w:rsidRPr="002536A7">
                <w:rPr>
                  <w:b/>
                  <w:sz w:val="22"/>
                  <w:szCs w:val="22"/>
                  <w:lang w:val="en-US"/>
                </w:rPr>
                <w:t>R_728_G_S1_D:</w:t>
              </w:r>
              <w:r w:rsidRPr="002536A7">
                <w:rPr>
                  <w:sz w:val="22"/>
                  <w:szCs w:val="22"/>
                  <w:lang w:val="en-US"/>
                </w:rPr>
                <w:t>G_S1_D_C3_TECHOKS_2</w:t>
              </w:r>
            </w:ins>
          </w:p>
          <w:p w14:paraId="1098E11C" w14:textId="61CD3F5B" w:rsidR="00E54CE1" w:rsidRPr="00151DDE" w:rsidRDefault="00E54CE1" w:rsidP="00E54CE1">
            <w:pPr>
              <w:pStyle w:val="afffe"/>
              <w:ind w:firstLine="0"/>
              <w:rPr>
                <w:b/>
                <w:sz w:val="22"/>
                <w:szCs w:val="22"/>
                <w:lang w:val="en-US"/>
              </w:rPr>
            </w:pPr>
            <w:ins w:id="12182" w:author="Куклина Ю.В." w:date="2024-04-01T12:47:00Z">
              <w:r w:rsidRPr="00151DDE">
                <w:rPr>
                  <w:b/>
                  <w:sz w:val="22"/>
                  <w:szCs w:val="22"/>
                  <w:lang w:val="en-US"/>
                </w:rPr>
                <w:t>R_728_G_S3:</w:t>
              </w:r>
            </w:ins>
            <w:ins w:id="12183" w:author="Куклина Ю.В." w:date="2024-04-01T12:45:00Z">
              <w:r w:rsidRPr="00151DDE">
                <w:rPr>
                  <w:sz w:val="22"/>
                  <w:szCs w:val="22"/>
                  <w:lang w:val="en-US"/>
                </w:rPr>
                <w:t>G_S3_2_D_TECHOKS_RES</w:t>
              </w:r>
            </w:ins>
          </w:p>
        </w:tc>
        <w:tc>
          <w:tcPr>
            <w:tcW w:w="1371" w:type="pct"/>
          </w:tcPr>
          <w:p w14:paraId="4CFDF71B" w14:textId="51F4EFAF" w:rsidR="00E54CE1" w:rsidRDefault="00E54CE1" w:rsidP="00E54CE1">
            <w:pPr>
              <w:pStyle w:val="GOSTTablenorm"/>
              <w:rPr>
                <w:ins w:id="12184" w:author="Куклина Ю.В." w:date="2024-04-04T14:53:00Z"/>
              </w:rPr>
            </w:pPr>
            <w:ins w:id="12185" w:author="Куклина Ю.В." w:date="2024-04-04T14:52:00Z">
              <w:r w:rsidRPr="0097592D">
                <w:t>При обработке раздела 1 заполняется из тега</w:t>
              </w:r>
              <w:r>
                <w:t xml:space="preserve"> </w:t>
              </w:r>
              <w:r w:rsidRPr="00C67970">
                <w:rPr>
                  <w:b/>
                </w:rPr>
                <w:t>R_728_G_S1_D:</w:t>
              </w:r>
              <w:r w:rsidRPr="000266EF">
                <w:t>G_S1_D_C3_TECHOKS_2</w:t>
              </w:r>
            </w:ins>
            <w:ins w:id="12186" w:author="Куклина Ю.В." w:date="2024-04-04T14:53:00Z">
              <w:r w:rsidRPr="000266EF">
                <w:t>.</w:t>
              </w:r>
            </w:ins>
          </w:p>
          <w:p w14:paraId="5400B4EE" w14:textId="5262AD73" w:rsidR="00E54CE1" w:rsidRPr="00151DDE" w:rsidRDefault="00E54CE1" w:rsidP="00E54CE1">
            <w:pPr>
              <w:pStyle w:val="GOSTTablenorm"/>
            </w:pPr>
            <w:ins w:id="12187" w:author="Куклина Ю.В." w:date="2024-04-01T12:48:00Z">
              <w:r w:rsidRPr="0097592D">
                <w:t xml:space="preserve">При обработке раздела 3 заполняется из тега </w:t>
              </w:r>
            </w:ins>
            <w:ins w:id="12188" w:author="Куклина Ю.В." w:date="2024-04-01T12:51:00Z">
              <w:r w:rsidRPr="00C67970">
                <w:rPr>
                  <w:b/>
                </w:rPr>
                <w:t>R_728_G_S3:</w:t>
              </w:r>
              <w:r w:rsidRPr="0097592D">
                <w:t>G_S3_2_D_TECHOKS_RES</w:t>
              </w:r>
            </w:ins>
          </w:p>
        </w:tc>
      </w:tr>
      <w:tr w:rsidR="00E54CE1" w:rsidRPr="005B076E" w14:paraId="1EE2C45D" w14:textId="77777777" w:rsidTr="002A2161">
        <w:tc>
          <w:tcPr>
            <w:tcW w:w="1109" w:type="pct"/>
          </w:tcPr>
          <w:p w14:paraId="492FFCE5" w14:textId="3C84DE61" w:rsidR="00E54CE1" w:rsidRPr="00C16CB9" w:rsidRDefault="00E54CE1" w:rsidP="00E54CE1">
            <w:pPr>
              <w:pStyle w:val="GOSTTablenorm"/>
            </w:pPr>
            <w:ins w:id="12189" w:author="Сказецкая Наталья Камилевна" w:date="2024-04-08T21:14:00Z">
              <w:r w:rsidRPr="00C16CB9">
                <w:t>Номер_КОО_тех</w:t>
              </w:r>
            </w:ins>
          </w:p>
        </w:tc>
        <w:tc>
          <w:tcPr>
            <w:tcW w:w="302" w:type="pct"/>
          </w:tcPr>
          <w:p w14:paraId="5105C81D" w14:textId="5053FD03" w:rsidR="00E54CE1" w:rsidRPr="00C16CB9" w:rsidRDefault="00E54CE1" w:rsidP="00E54CE1">
            <w:pPr>
              <w:pStyle w:val="GOSTTablenorm"/>
            </w:pPr>
            <w:ins w:id="12190" w:author="Сказецкая Наталья Камилевна" w:date="2024-04-08T21:14:00Z">
              <w:r w:rsidRPr="00C16CB9">
                <w:t>нет</w:t>
              </w:r>
            </w:ins>
          </w:p>
        </w:tc>
        <w:tc>
          <w:tcPr>
            <w:tcW w:w="1109" w:type="pct"/>
          </w:tcPr>
          <w:p w14:paraId="65DAE217" w14:textId="411E4AC2" w:rsidR="00E54CE1" w:rsidRPr="00C16CB9" w:rsidRDefault="00E54CE1" w:rsidP="00E54CE1">
            <w:pPr>
              <w:pStyle w:val="GOSTTablenorm"/>
            </w:pPr>
            <w:ins w:id="12191" w:author="Сказецкая Наталья Камилевна" w:date="2024-04-08T21:14:00Z">
              <w:r w:rsidRPr="00C16CB9">
                <w:t>Технический номер КОО (по строке документа)</w:t>
              </w:r>
              <w:r w:rsidRPr="00C16CB9" w:rsidDel="00934DFC">
                <w:t xml:space="preserve"> </w:t>
              </w:r>
            </w:ins>
          </w:p>
        </w:tc>
        <w:tc>
          <w:tcPr>
            <w:tcW w:w="1109" w:type="pct"/>
          </w:tcPr>
          <w:p w14:paraId="1920793B" w14:textId="2EA0F48A" w:rsidR="00E54CE1" w:rsidRPr="007D1249" w:rsidRDefault="00E54CE1" w:rsidP="003942F2">
            <w:pPr>
              <w:pStyle w:val="afffe"/>
              <w:ind w:firstLine="0"/>
              <w:rPr>
                <w:b/>
                <w:sz w:val="22"/>
                <w:szCs w:val="22"/>
                <w:lang w:val="en-US"/>
              </w:rPr>
            </w:pPr>
            <w:ins w:id="12192" w:author="Сказецкая Наталья Камилевна" w:date="2024-04-08T21:15:00Z">
              <w:r w:rsidRPr="007D1249">
                <w:rPr>
                  <w:b/>
                  <w:sz w:val="22"/>
                  <w:szCs w:val="22"/>
                  <w:lang w:val="en-US"/>
                </w:rPr>
                <w:t>R</w:t>
              </w:r>
              <w:r w:rsidRPr="005B076E">
                <w:rPr>
                  <w:b/>
                  <w:sz w:val="22"/>
                  <w:szCs w:val="22"/>
                  <w:lang w:val="en-US"/>
                </w:rPr>
                <w:t>_728_</w:t>
              </w:r>
              <w:r w:rsidRPr="007D1249">
                <w:rPr>
                  <w:b/>
                  <w:sz w:val="22"/>
                  <w:szCs w:val="22"/>
                  <w:lang w:val="en-US"/>
                </w:rPr>
                <w:t>G</w:t>
              </w:r>
              <w:r w:rsidRPr="005B076E">
                <w:rPr>
                  <w:b/>
                  <w:sz w:val="22"/>
                  <w:szCs w:val="22"/>
                  <w:lang w:val="en-US"/>
                </w:rPr>
                <w:t>_</w:t>
              </w:r>
              <w:r w:rsidRPr="007D1249">
                <w:rPr>
                  <w:b/>
                  <w:sz w:val="22"/>
                  <w:szCs w:val="22"/>
                  <w:lang w:val="en-US"/>
                </w:rPr>
                <w:t>S</w:t>
              </w:r>
              <w:r w:rsidRPr="005B076E">
                <w:rPr>
                  <w:b/>
                  <w:sz w:val="22"/>
                  <w:szCs w:val="22"/>
                  <w:lang w:val="en-US"/>
                </w:rPr>
                <w:t>1_</w:t>
              </w:r>
              <w:r w:rsidRPr="007D1249">
                <w:rPr>
                  <w:b/>
                  <w:sz w:val="22"/>
                  <w:szCs w:val="22"/>
                  <w:lang w:val="en-US"/>
                </w:rPr>
                <w:t>D</w:t>
              </w:r>
              <w:r w:rsidRPr="005B076E">
                <w:rPr>
                  <w:b/>
                  <w:sz w:val="22"/>
                  <w:szCs w:val="22"/>
                  <w:lang w:val="en-US"/>
                </w:rPr>
                <w:t>:</w:t>
              </w:r>
            </w:ins>
            <w:ins w:id="12193" w:author="Куклина Ю.В." w:date="2024-04-09T13:47:00Z">
              <w:r w:rsidRPr="005B076E">
                <w:rPr>
                  <w:sz w:val="22"/>
                  <w:szCs w:val="22"/>
                  <w:lang w:val="en-US"/>
                </w:rPr>
                <w:t>G_S1_D_KOO</w:t>
              </w:r>
            </w:ins>
          </w:p>
        </w:tc>
        <w:tc>
          <w:tcPr>
            <w:tcW w:w="1371" w:type="pct"/>
          </w:tcPr>
          <w:p w14:paraId="0DD77CFE" w14:textId="082EEABB" w:rsidR="00E54CE1" w:rsidRPr="000266EF" w:rsidRDefault="00E54CE1" w:rsidP="00E54CE1">
            <w:pPr>
              <w:pStyle w:val="GOSTTablenorm"/>
            </w:pPr>
            <w:r>
              <w:t>-</w:t>
            </w:r>
          </w:p>
        </w:tc>
      </w:tr>
      <w:tr w:rsidR="00E54CE1" w:rsidRPr="00B9499D" w14:paraId="2B640918" w14:textId="77777777" w:rsidTr="002A2161">
        <w:tc>
          <w:tcPr>
            <w:tcW w:w="1109" w:type="pct"/>
          </w:tcPr>
          <w:p w14:paraId="05034D80" w14:textId="382B8AAB" w:rsidR="00E54CE1" w:rsidRPr="00C040DF" w:rsidRDefault="00E54CE1" w:rsidP="00E54CE1">
            <w:pPr>
              <w:pStyle w:val="GOSTTablenorm"/>
            </w:pPr>
            <w:r w:rsidRPr="00C040DF">
              <w:t>Сумма_поступлений_отражение</w:t>
            </w:r>
          </w:p>
        </w:tc>
        <w:tc>
          <w:tcPr>
            <w:tcW w:w="302" w:type="pct"/>
          </w:tcPr>
          <w:p w14:paraId="6AC0E96F" w14:textId="77777777" w:rsidR="00E54CE1" w:rsidRPr="00C040DF" w:rsidRDefault="00E54CE1" w:rsidP="00E54CE1">
            <w:pPr>
              <w:pStyle w:val="GOSTTablenorm"/>
            </w:pPr>
            <w:r w:rsidRPr="00C040DF">
              <w:t>да</w:t>
            </w:r>
          </w:p>
        </w:tc>
        <w:tc>
          <w:tcPr>
            <w:tcW w:w="1109" w:type="pct"/>
          </w:tcPr>
          <w:p w14:paraId="05C84189" w14:textId="142E78F7" w:rsidR="00E54CE1" w:rsidRPr="00C040DF" w:rsidRDefault="00E54CE1" w:rsidP="00E54CE1">
            <w:pPr>
              <w:pStyle w:val="GOSTTablenorm"/>
            </w:pPr>
            <w:r w:rsidRPr="00C040DF">
              <w:t>Сумма поступлений</w:t>
            </w:r>
            <w:ins w:id="12194" w:author="Куклина Ю.В." w:date="2024-04-01T14:27:00Z">
              <w:r>
                <w:t xml:space="preserve"> </w:t>
              </w:r>
              <w:r>
                <w:rPr>
                  <w:szCs w:val="22"/>
                </w:rPr>
                <w:t xml:space="preserve">(в т.ч. </w:t>
              </w:r>
              <w:r w:rsidRPr="00051375">
                <w:rPr>
                  <w:szCs w:val="22"/>
                </w:rPr>
                <w:t>через казначейский счет 3100</w:t>
              </w:r>
              <w:r>
                <w:rPr>
                  <w:szCs w:val="22"/>
                </w:rPr>
                <w:t>)</w:t>
              </w:r>
            </w:ins>
            <w:r w:rsidRPr="00C040DF">
              <w:t>, подлежащих отражению в бух.учете, в рублях</w:t>
            </w:r>
            <w:ins w:id="12195" w:author="Куклина Ю.В." w:date="2024-04-01T14:27:00Z">
              <w:r>
                <w:t xml:space="preserve"> </w:t>
              </w:r>
              <w:r>
                <w:rPr>
                  <w:szCs w:val="22"/>
                </w:rPr>
                <w:t>(по строке документа)</w:t>
              </w:r>
            </w:ins>
          </w:p>
        </w:tc>
        <w:tc>
          <w:tcPr>
            <w:tcW w:w="1109" w:type="pct"/>
          </w:tcPr>
          <w:p w14:paraId="0B1DC888" w14:textId="77777777" w:rsidR="00E54CE1" w:rsidRPr="001F3F13" w:rsidRDefault="00E54CE1" w:rsidP="00E54CE1">
            <w:pPr>
              <w:pStyle w:val="GOSTTablenorm"/>
              <w:rPr>
                <w:ins w:id="12196" w:author="Куклина Ю.В." w:date="2024-04-01T14:34:00Z"/>
                <w:szCs w:val="22"/>
                <w:lang w:val="en-US"/>
              </w:rPr>
            </w:pPr>
            <w:ins w:id="12197" w:author="Куклина Ю.В." w:date="2024-04-01T14:34:00Z">
              <w:r w:rsidRPr="001F3F13">
                <w:rPr>
                  <w:b/>
                  <w:szCs w:val="22"/>
                  <w:lang w:val="en-US"/>
                </w:rPr>
                <w:t>R_728_G_S1_D:</w:t>
              </w:r>
              <w:r w:rsidRPr="001F3F13">
                <w:rPr>
                  <w:szCs w:val="22"/>
                  <w:lang w:val="en-US"/>
                </w:rPr>
                <w:t>G_S1_D_C7_1</w:t>
              </w:r>
            </w:ins>
          </w:p>
          <w:p w14:paraId="6E86E20F" w14:textId="2EA50519" w:rsidR="00E54CE1" w:rsidRPr="001F3F13" w:rsidRDefault="00E54CE1" w:rsidP="00E54CE1">
            <w:pPr>
              <w:pStyle w:val="GOSTTablenorm"/>
              <w:rPr>
                <w:lang w:val="en-US"/>
              </w:rPr>
            </w:pPr>
            <w:r w:rsidRPr="001F3F13">
              <w:rPr>
                <w:b/>
                <w:lang w:val="en-US"/>
              </w:rPr>
              <w:t>R_728_G_S2_D:</w:t>
            </w:r>
            <w:r w:rsidRPr="001F3F13">
              <w:rPr>
                <w:lang w:val="en-US"/>
              </w:rPr>
              <w:t>G_S2_D_C2_1</w:t>
            </w:r>
          </w:p>
        </w:tc>
        <w:tc>
          <w:tcPr>
            <w:tcW w:w="1371" w:type="pct"/>
          </w:tcPr>
          <w:p w14:paraId="755654D2" w14:textId="11E4A421" w:rsidR="00E54CE1" w:rsidRPr="0097592D" w:rsidRDefault="00E54CE1" w:rsidP="00E54CE1">
            <w:pPr>
              <w:pStyle w:val="GOSTTablenorm"/>
              <w:rPr>
                <w:ins w:id="12198" w:author="Куклина Ю.В." w:date="2024-04-01T14:39:00Z"/>
              </w:rPr>
            </w:pPr>
            <w:ins w:id="12199" w:author="Куклина Ю.В." w:date="2024-04-01T14:39:00Z">
              <w:r w:rsidRPr="0097592D">
                <w:t>При обработке раздела 1 заполняется из тег</w:t>
              </w:r>
            </w:ins>
            <w:ins w:id="12200" w:author="Сказецкая Наталья Камилевна" w:date="2024-04-08T20:08:00Z">
              <w:r>
                <w:t>а</w:t>
              </w:r>
            </w:ins>
            <w:ins w:id="12201" w:author="Куклина Ю.В." w:date="2024-04-01T14:39:00Z">
              <w:del w:id="12202" w:author="Сказецкая Наталья Камилевна" w:date="2024-04-08T20:08:00Z">
                <w:r w:rsidDel="008E04C8">
                  <w:delText>ов</w:delText>
                </w:r>
              </w:del>
              <w:r w:rsidRPr="0097592D">
                <w:t xml:space="preserve"> </w:t>
              </w:r>
              <w:r w:rsidRPr="001F3F13">
                <w:rPr>
                  <w:b/>
                  <w:szCs w:val="22"/>
                  <w:lang w:val="en-US"/>
                </w:rPr>
                <w:t>R</w:t>
              </w:r>
              <w:r w:rsidRPr="00601235">
                <w:rPr>
                  <w:b/>
                  <w:szCs w:val="22"/>
                </w:rPr>
                <w:t>_728_</w:t>
              </w:r>
              <w:r w:rsidRPr="001F3F13">
                <w:rPr>
                  <w:b/>
                  <w:szCs w:val="22"/>
                  <w:lang w:val="en-US"/>
                </w:rPr>
                <w:t>G</w:t>
              </w:r>
              <w:r w:rsidRPr="00601235">
                <w:rPr>
                  <w:b/>
                  <w:szCs w:val="22"/>
                </w:rPr>
                <w:t>_</w:t>
              </w:r>
              <w:r w:rsidRPr="001F3F13">
                <w:rPr>
                  <w:b/>
                  <w:szCs w:val="22"/>
                  <w:lang w:val="en-US"/>
                </w:rPr>
                <w:t>S</w:t>
              </w:r>
              <w:r w:rsidRPr="00601235">
                <w:rPr>
                  <w:b/>
                  <w:szCs w:val="22"/>
                </w:rPr>
                <w:t>1_</w:t>
              </w:r>
              <w:r w:rsidRPr="001F3F13">
                <w:rPr>
                  <w:b/>
                  <w:szCs w:val="22"/>
                  <w:lang w:val="en-US"/>
                </w:rPr>
                <w:t>D</w:t>
              </w:r>
              <w:r w:rsidRPr="00601235">
                <w:rPr>
                  <w:b/>
                  <w:szCs w:val="22"/>
                </w:rPr>
                <w:t>:</w:t>
              </w:r>
              <w:r w:rsidRPr="001F3F13">
                <w:rPr>
                  <w:szCs w:val="22"/>
                  <w:lang w:val="en-US"/>
                </w:rPr>
                <w:t>G</w:t>
              </w:r>
              <w:r w:rsidRPr="00601235">
                <w:rPr>
                  <w:szCs w:val="22"/>
                </w:rPr>
                <w:t>_</w:t>
              </w:r>
              <w:r w:rsidRPr="001F3F13">
                <w:rPr>
                  <w:szCs w:val="22"/>
                  <w:lang w:val="en-US"/>
                </w:rPr>
                <w:t>S</w:t>
              </w:r>
              <w:r w:rsidRPr="00601235">
                <w:rPr>
                  <w:szCs w:val="22"/>
                </w:rPr>
                <w:t>1_</w:t>
              </w:r>
              <w:r w:rsidRPr="001F3F13">
                <w:rPr>
                  <w:szCs w:val="22"/>
                  <w:lang w:val="en-US"/>
                </w:rPr>
                <w:t>D</w:t>
              </w:r>
              <w:r w:rsidRPr="00601235">
                <w:rPr>
                  <w:szCs w:val="22"/>
                </w:rPr>
                <w:t>_</w:t>
              </w:r>
              <w:r w:rsidRPr="001F3F13">
                <w:rPr>
                  <w:szCs w:val="22"/>
                  <w:lang w:val="en-US"/>
                </w:rPr>
                <w:t>C</w:t>
              </w:r>
              <w:r w:rsidRPr="00601235">
                <w:rPr>
                  <w:szCs w:val="22"/>
                </w:rPr>
                <w:t>7_1</w:t>
              </w:r>
            </w:ins>
            <w:r>
              <w:rPr>
                <w:szCs w:val="22"/>
              </w:rPr>
              <w:t>.</w:t>
            </w:r>
          </w:p>
          <w:p w14:paraId="5170367D" w14:textId="2300166F" w:rsidR="00E54CE1" w:rsidRDefault="00E54CE1" w:rsidP="00E54CE1">
            <w:pPr>
              <w:pStyle w:val="GOSTTablenorm"/>
              <w:rPr>
                <w:ins w:id="12203" w:author="Куклина Ю.В." w:date="2024-04-01T14:39:00Z"/>
              </w:rPr>
            </w:pPr>
            <w:ins w:id="12204" w:author="Куклина Ю.В." w:date="2024-04-01T14:39:00Z">
              <w:r>
                <w:t>При обработке раздела 2</w:t>
              </w:r>
              <w:r w:rsidRPr="0097592D">
                <w:t xml:space="preserve"> заполняется из тега</w:t>
              </w:r>
              <w:r>
                <w:t xml:space="preserve"> </w:t>
              </w:r>
              <w:r w:rsidRPr="001F3F13">
                <w:rPr>
                  <w:b/>
                  <w:lang w:val="en-US"/>
                </w:rPr>
                <w:t>R</w:t>
              </w:r>
              <w:r w:rsidRPr="00601235">
                <w:rPr>
                  <w:b/>
                </w:rPr>
                <w:t>_728_</w:t>
              </w:r>
              <w:r w:rsidRPr="001F3F13">
                <w:rPr>
                  <w:b/>
                  <w:lang w:val="en-US"/>
                </w:rPr>
                <w:t>G</w:t>
              </w:r>
              <w:r w:rsidRPr="00601235">
                <w:rPr>
                  <w:b/>
                </w:rPr>
                <w:t>_</w:t>
              </w:r>
              <w:r w:rsidRPr="001F3F13">
                <w:rPr>
                  <w:b/>
                  <w:lang w:val="en-US"/>
                </w:rPr>
                <w:t>S</w:t>
              </w:r>
              <w:r w:rsidRPr="00601235">
                <w:rPr>
                  <w:b/>
                </w:rPr>
                <w:t>2_</w:t>
              </w:r>
              <w:r w:rsidRPr="001F3F13">
                <w:rPr>
                  <w:b/>
                  <w:lang w:val="en-US"/>
                </w:rPr>
                <w:t>D</w:t>
              </w:r>
              <w:r w:rsidRPr="00601235">
                <w:rPr>
                  <w:b/>
                </w:rPr>
                <w:t>:</w:t>
              </w:r>
              <w:r w:rsidRPr="001F3F13">
                <w:rPr>
                  <w:lang w:val="en-US"/>
                </w:rPr>
                <w:t>G</w:t>
              </w:r>
              <w:r w:rsidRPr="00601235">
                <w:t>_</w:t>
              </w:r>
              <w:r w:rsidRPr="001F3F13">
                <w:rPr>
                  <w:lang w:val="en-US"/>
                </w:rPr>
                <w:t>S</w:t>
              </w:r>
              <w:r w:rsidRPr="00601235">
                <w:t>2_</w:t>
              </w:r>
              <w:r w:rsidRPr="001F3F13">
                <w:rPr>
                  <w:lang w:val="en-US"/>
                </w:rPr>
                <w:t>D</w:t>
              </w:r>
              <w:r w:rsidRPr="00601235">
                <w:t>_</w:t>
              </w:r>
              <w:r w:rsidRPr="001F3F13">
                <w:rPr>
                  <w:lang w:val="en-US"/>
                </w:rPr>
                <w:t>C</w:t>
              </w:r>
              <w:r w:rsidRPr="00601235">
                <w:t>2_1</w:t>
              </w:r>
            </w:ins>
            <w:ins w:id="12205" w:author="Куклина Ю.В." w:date="2024-04-01T14:40:00Z">
              <w:r>
                <w:t>.</w:t>
              </w:r>
            </w:ins>
          </w:p>
          <w:p w14:paraId="7DCBB4D5" w14:textId="77777777" w:rsidR="00E54CE1" w:rsidRDefault="00E54CE1" w:rsidP="00E54CE1">
            <w:pPr>
              <w:pStyle w:val="GOSTTablenorm"/>
              <w:rPr>
                <w:ins w:id="12206" w:author="Куклина Ю.В." w:date="2024-04-01T14:39:00Z"/>
              </w:rPr>
            </w:pPr>
          </w:p>
          <w:p w14:paraId="479B499E" w14:textId="17F06E7F" w:rsidR="00E54CE1" w:rsidRPr="00C040DF" w:rsidRDefault="00E54CE1" w:rsidP="00E54CE1">
            <w:pPr>
              <w:pStyle w:val="GOSTTablenorm"/>
            </w:pPr>
            <w:r w:rsidRPr="00C040DF">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E54CE1" w:rsidRPr="00B9499D" w14:paraId="6272431E" w14:textId="77777777" w:rsidTr="002A2161">
        <w:tc>
          <w:tcPr>
            <w:tcW w:w="1109" w:type="pct"/>
          </w:tcPr>
          <w:p w14:paraId="7F60D25B" w14:textId="2930664C" w:rsidR="00E54CE1" w:rsidRPr="00C040DF" w:rsidRDefault="00E54CE1" w:rsidP="00E54CE1">
            <w:pPr>
              <w:pStyle w:val="GOSTTablenorm"/>
            </w:pPr>
            <w:r w:rsidRPr="00C040DF">
              <w:t>Сумма_поступл_без_отражения</w:t>
            </w:r>
          </w:p>
        </w:tc>
        <w:tc>
          <w:tcPr>
            <w:tcW w:w="302" w:type="pct"/>
          </w:tcPr>
          <w:p w14:paraId="4072F847" w14:textId="77777777" w:rsidR="00E54CE1" w:rsidRPr="00C040DF" w:rsidRDefault="00E54CE1" w:rsidP="00E54CE1">
            <w:pPr>
              <w:pStyle w:val="GOSTTablenorm"/>
            </w:pPr>
            <w:r w:rsidRPr="00C040DF">
              <w:t>да</w:t>
            </w:r>
          </w:p>
        </w:tc>
        <w:tc>
          <w:tcPr>
            <w:tcW w:w="1109" w:type="pct"/>
          </w:tcPr>
          <w:p w14:paraId="15AB8227" w14:textId="40595FA3" w:rsidR="00E54CE1" w:rsidRPr="00C040DF" w:rsidRDefault="00E54CE1" w:rsidP="00E54CE1">
            <w:pPr>
              <w:pStyle w:val="GOSTTablenorm"/>
            </w:pPr>
            <w:r w:rsidRPr="00C040DF">
              <w:t>Сумма поступлений</w:t>
            </w:r>
            <w:ins w:id="12207" w:author="Куклина Ю.В." w:date="2024-04-01T14:28:00Z">
              <w:r>
                <w:t xml:space="preserve"> </w:t>
              </w:r>
              <w:r>
                <w:rPr>
                  <w:szCs w:val="22"/>
                </w:rPr>
                <w:t xml:space="preserve">(в т.ч. </w:t>
              </w:r>
              <w:r w:rsidRPr="00051375">
                <w:rPr>
                  <w:szCs w:val="22"/>
                </w:rPr>
                <w:t>через казначейский счет 3100</w:t>
              </w:r>
              <w:r>
                <w:rPr>
                  <w:szCs w:val="22"/>
                </w:rPr>
                <w:t>)</w:t>
              </w:r>
            </w:ins>
            <w:r w:rsidRPr="00C040DF">
              <w:t>, не подлежащих отражению в бух.учете, в рублях</w:t>
            </w:r>
            <w:ins w:id="12208" w:author="Куклина Ю.В." w:date="2024-04-01T14:27:00Z">
              <w:r>
                <w:t xml:space="preserve"> </w:t>
              </w:r>
              <w:r>
                <w:rPr>
                  <w:szCs w:val="22"/>
                </w:rPr>
                <w:t>(по строке документа)</w:t>
              </w:r>
            </w:ins>
          </w:p>
        </w:tc>
        <w:tc>
          <w:tcPr>
            <w:tcW w:w="1109" w:type="pct"/>
          </w:tcPr>
          <w:p w14:paraId="6AB7EBCF" w14:textId="77777777" w:rsidR="00E54CE1" w:rsidRPr="001F3F13" w:rsidRDefault="00E54CE1" w:rsidP="00E54CE1">
            <w:pPr>
              <w:pStyle w:val="GOSTTablenorm"/>
              <w:rPr>
                <w:ins w:id="12209" w:author="Куклина Ю.В." w:date="2024-04-01T14:34:00Z"/>
                <w:szCs w:val="22"/>
                <w:lang w:val="en-US"/>
              </w:rPr>
            </w:pPr>
            <w:ins w:id="12210" w:author="Куклина Ю.В." w:date="2024-04-01T14:34:00Z">
              <w:r w:rsidRPr="001F3F13">
                <w:rPr>
                  <w:b/>
                  <w:szCs w:val="22"/>
                  <w:lang w:val="en-US"/>
                </w:rPr>
                <w:t>R_728_G_S1_D:</w:t>
              </w:r>
              <w:r w:rsidRPr="001F3F13">
                <w:rPr>
                  <w:szCs w:val="22"/>
                  <w:lang w:val="en-US"/>
                </w:rPr>
                <w:t>G_S1_D_C7_2</w:t>
              </w:r>
            </w:ins>
          </w:p>
          <w:p w14:paraId="6FACDB25" w14:textId="0BC14E47" w:rsidR="00E54CE1" w:rsidRPr="001F3F13" w:rsidRDefault="00E54CE1" w:rsidP="00E54CE1">
            <w:pPr>
              <w:pStyle w:val="GOSTTablenorm"/>
              <w:rPr>
                <w:lang w:val="en-US"/>
              </w:rPr>
            </w:pPr>
            <w:r w:rsidRPr="001F3F13">
              <w:rPr>
                <w:b/>
                <w:lang w:val="en-US"/>
              </w:rPr>
              <w:t>R_728_G_S2_D:</w:t>
            </w:r>
            <w:r w:rsidRPr="001F3F13">
              <w:rPr>
                <w:lang w:val="en-US"/>
              </w:rPr>
              <w:t>G_S2_D_C2_2</w:t>
            </w:r>
          </w:p>
        </w:tc>
        <w:tc>
          <w:tcPr>
            <w:tcW w:w="1371" w:type="pct"/>
          </w:tcPr>
          <w:p w14:paraId="7BA3C84C" w14:textId="0B795185" w:rsidR="00E54CE1" w:rsidRPr="00601235" w:rsidRDefault="00E54CE1" w:rsidP="00E54CE1">
            <w:pPr>
              <w:pStyle w:val="GOSTTablenorm"/>
              <w:rPr>
                <w:ins w:id="12211" w:author="Куклина Ю.В." w:date="2024-04-01T14:40:00Z"/>
                <w:szCs w:val="22"/>
              </w:rPr>
            </w:pPr>
            <w:ins w:id="12212" w:author="Куклина Ю.В." w:date="2024-04-01T14:40:00Z">
              <w:r w:rsidRPr="0097592D">
                <w:t>При обработке раздела 1 заполняется из тег</w:t>
              </w:r>
              <w:r>
                <w:t>ов</w:t>
              </w:r>
              <w:r w:rsidRPr="0097592D">
                <w:t xml:space="preserve"> </w:t>
              </w:r>
              <w:r w:rsidRPr="001F3F13">
                <w:rPr>
                  <w:b/>
                  <w:szCs w:val="22"/>
                  <w:lang w:val="en-US"/>
                </w:rPr>
                <w:t>R</w:t>
              </w:r>
              <w:r w:rsidRPr="00601235">
                <w:rPr>
                  <w:b/>
                  <w:szCs w:val="22"/>
                </w:rPr>
                <w:t>_728_</w:t>
              </w:r>
              <w:r w:rsidRPr="001F3F13">
                <w:rPr>
                  <w:b/>
                  <w:szCs w:val="22"/>
                  <w:lang w:val="en-US"/>
                </w:rPr>
                <w:t>G</w:t>
              </w:r>
              <w:r w:rsidRPr="00601235">
                <w:rPr>
                  <w:b/>
                  <w:szCs w:val="22"/>
                </w:rPr>
                <w:t>_</w:t>
              </w:r>
              <w:r w:rsidRPr="001F3F13">
                <w:rPr>
                  <w:b/>
                  <w:szCs w:val="22"/>
                  <w:lang w:val="en-US"/>
                </w:rPr>
                <w:t>S</w:t>
              </w:r>
              <w:r w:rsidRPr="00601235">
                <w:rPr>
                  <w:b/>
                  <w:szCs w:val="22"/>
                </w:rPr>
                <w:t>1_</w:t>
              </w:r>
              <w:r w:rsidRPr="001F3F13">
                <w:rPr>
                  <w:b/>
                  <w:szCs w:val="22"/>
                  <w:lang w:val="en-US"/>
                </w:rPr>
                <w:t>D</w:t>
              </w:r>
              <w:r w:rsidRPr="00601235">
                <w:rPr>
                  <w:b/>
                  <w:szCs w:val="22"/>
                </w:rPr>
                <w:t>:</w:t>
              </w:r>
              <w:r w:rsidRPr="001F3F13">
                <w:rPr>
                  <w:szCs w:val="22"/>
                  <w:lang w:val="en-US"/>
                </w:rPr>
                <w:t>G</w:t>
              </w:r>
              <w:r w:rsidRPr="00601235">
                <w:rPr>
                  <w:szCs w:val="22"/>
                </w:rPr>
                <w:t>_</w:t>
              </w:r>
              <w:r w:rsidRPr="001F3F13">
                <w:rPr>
                  <w:szCs w:val="22"/>
                  <w:lang w:val="en-US"/>
                </w:rPr>
                <w:t>S</w:t>
              </w:r>
              <w:r w:rsidRPr="00601235">
                <w:rPr>
                  <w:szCs w:val="22"/>
                </w:rPr>
                <w:t>1_</w:t>
              </w:r>
              <w:r w:rsidRPr="001F3F13">
                <w:rPr>
                  <w:szCs w:val="22"/>
                  <w:lang w:val="en-US"/>
                </w:rPr>
                <w:t>D</w:t>
              </w:r>
              <w:r w:rsidRPr="00601235">
                <w:rPr>
                  <w:szCs w:val="22"/>
                </w:rPr>
                <w:t>_</w:t>
              </w:r>
              <w:r w:rsidRPr="001F3F13">
                <w:rPr>
                  <w:szCs w:val="22"/>
                  <w:lang w:val="en-US"/>
                </w:rPr>
                <w:t>C</w:t>
              </w:r>
              <w:r w:rsidRPr="00601235">
                <w:rPr>
                  <w:szCs w:val="22"/>
                </w:rPr>
                <w:t>7_2</w:t>
              </w:r>
            </w:ins>
            <w:r>
              <w:rPr>
                <w:szCs w:val="22"/>
              </w:rPr>
              <w:t>.</w:t>
            </w:r>
          </w:p>
          <w:p w14:paraId="5547F721" w14:textId="77777777" w:rsidR="00E54CE1" w:rsidRDefault="00E54CE1" w:rsidP="00E54CE1">
            <w:pPr>
              <w:pStyle w:val="GOSTTablenorm"/>
              <w:rPr>
                <w:ins w:id="12213" w:author="Куклина Ю.В." w:date="2024-04-01T14:40:00Z"/>
              </w:rPr>
            </w:pPr>
            <w:ins w:id="12214" w:author="Куклина Ю.В." w:date="2024-04-01T14:40:00Z">
              <w:r>
                <w:t>При обработке раздела 2</w:t>
              </w:r>
              <w:r w:rsidRPr="0097592D">
                <w:t xml:space="preserve"> заполняется из тега</w:t>
              </w:r>
              <w:r>
                <w:t xml:space="preserve"> </w:t>
              </w:r>
              <w:r w:rsidRPr="001F3F13">
                <w:rPr>
                  <w:b/>
                  <w:lang w:val="en-US"/>
                </w:rPr>
                <w:t>R</w:t>
              </w:r>
              <w:r w:rsidRPr="00601235">
                <w:rPr>
                  <w:b/>
                </w:rPr>
                <w:t>_728_</w:t>
              </w:r>
              <w:r w:rsidRPr="001F3F13">
                <w:rPr>
                  <w:b/>
                  <w:lang w:val="en-US"/>
                </w:rPr>
                <w:t>G</w:t>
              </w:r>
              <w:r w:rsidRPr="00601235">
                <w:rPr>
                  <w:b/>
                </w:rPr>
                <w:t>_</w:t>
              </w:r>
              <w:r w:rsidRPr="001F3F13">
                <w:rPr>
                  <w:b/>
                  <w:lang w:val="en-US"/>
                </w:rPr>
                <w:t>S</w:t>
              </w:r>
              <w:r w:rsidRPr="00601235">
                <w:rPr>
                  <w:b/>
                </w:rPr>
                <w:t>2_</w:t>
              </w:r>
              <w:r w:rsidRPr="001F3F13">
                <w:rPr>
                  <w:b/>
                  <w:lang w:val="en-US"/>
                </w:rPr>
                <w:t>D</w:t>
              </w:r>
              <w:r w:rsidRPr="00601235">
                <w:rPr>
                  <w:b/>
                </w:rPr>
                <w:t>:</w:t>
              </w:r>
              <w:r w:rsidRPr="001F3F13">
                <w:rPr>
                  <w:lang w:val="en-US"/>
                </w:rPr>
                <w:t>G</w:t>
              </w:r>
              <w:r w:rsidRPr="00601235">
                <w:t>_</w:t>
              </w:r>
              <w:r w:rsidRPr="001F3F13">
                <w:rPr>
                  <w:lang w:val="en-US"/>
                </w:rPr>
                <w:t>S</w:t>
              </w:r>
              <w:r w:rsidRPr="00601235">
                <w:t>2_</w:t>
              </w:r>
              <w:r w:rsidRPr="001F3F13">
                <w:rPr>
                  <w:lang w:val="en-US"/>
                </w:rPr>
                <w:t>D</w:t>
              </w:r>
              <w:r w:rsidRPr="00601235">
                <w:t>_</w:t>
              </w:r>
              <w:r w:rsidRPr="001F3F13">
                <w:rPr>
                  <w:lang w:val="en-US"/>
                </w:rPr>
                <w:t>C</w:t>
              </w:r>
              <w:r w:rsidRPr="00601235">
                <w:t>2_1</w:t>
              </w:r>
              <w:r>
                <w:t>.</w:t>
              </w:r>
            </w:ins>
          </w:p>
          <w:p w14:paraId="3C3A1C7A" w14:textId="77777777" w:rsidR="00E54CE1" w:rsidRDefault="00E54CE1" w:rsidP="00E54CE1">
            <w:pPr>
              <w:pStyle w:val="GOSTTablenorm"/>
              <w:rPr>
                <w:ins w:id="12215" w:author="Куклина Ю.В." w:date="2024-04-01T14:40:00Z"/>
              </w:rPr>
            </w:pPr>
          </w:p>
          <w:p w14:paraId="5560177F" w14:textId="7AEEF501" w:rsidR="00E54CE1" w:rsidRPr="00C040DF" w:rsidRDefault="00E54CE1" w:rsidP="00E54CE1">
            <w:pPr>
              <w:pStyle w:val="GOSTTablenorm"/>
            </w:pPr>
            <w:r w:rsidRPr="00C040DF">
              <w:t>Сумма передается в единицах валюты с точностью 2 знака после запятой - необхо</w:t>
            </w:r>
            <w:r w:rsidRPr="00C040DF">
              <w:lastRenderedPageBreak/>
              <w:t>димо конвертировать в минимальные единицы валюты (для данного типа документов умножить на 100)</w:t>
            </w:r>
          </w:p>
        </w:tc>
      </w:tr>
      <w:tr w:rsidR="00E54CE1" w:rsidRPr="00B9499D" w14:paraId="7F1D4185" w14:textId="77777777" w:rsidTr="002A2161">
        <w:tc>
          <w:tcPr>
            <w:tcW w:w="1109" w:type="pct"/>
          </w:tcPr>
          <w:p w14:paraId="22EFB5DD" w14:textId="48391263" w:rsidR="00E54CE1" w:rsidRPr="00C040DF" w:rsidRDefault="00E54CE1" w:rsidP="00E54CE1">
            <w:pPr>
              <w:pStyle w:val="GOSTTablenorm"/>
            </w:pPr>
            <w:ins w:id="12216" w:author="Куклина Ю.В." w:date="2024-04-01T15:13:00Z">
              <w:r w:rsidRPr="00051375">
                <w:rPr>
                  <w:szCs w:val="22"/>
                </w:rPr>
                <w:lastRenderedPageBreak/>
                <w:t>Сумма_</w:t>
              </w:r>
              <w:r>
                <w:rPr>
                  <w:szCs w:val="22"/>
                </w:rPr>
                <w:t>возвр_поступл</w:t>
              </w:r>
              <w:r w:rsidRPr="00051375">
                <w:rPr>
                  <w:szCs w:val="22"/>
                </w:rPr>
                <w:t>_отражение</w:t>
              </w:r>
            </w:ins>
          </w:p>
        </w:tc>
        <w:tc>
          <w:tcPr>
            <w:tcW w:w="302" w:type="pct"/>
          </w:tcPr>
          <w:p w14:paraId="6120B560" w14:textId="004D758D" w:rsidR="00E54CE1" w:rsidRPr="00C040DF" w:rsidRDefault="00E54CE1" w:rsidP="00E54CE1">
            <w:pPr>
              <w:pStyle w:val="GOSTTablenorm"/>
            </w:pPr>
            <w:ins w:id="12217" w:author="Куклина Ю.В." w:date="2024-04-01T15:13:00Z">
              <w:r w:rsidRPr="00051375">
                <w:rPr>
                  <w:szCs w:val="22"/>
                </w:rPr>
                <w:t>да</w:t>
              </w:r>
            </w:ins>
          </w:p>
        </w:tc>
        <w:tc>
          <w:tcPr>
            <w:tcW w:w="1109" w:type="pct"/>
          </w:tcPr>
          <w:p w14:paraId="3EDB18C3" w14:textId="36A35972" w:rsidR="00E54CE1" w:rsidRPr="00C040DF" w:rsidRDefault="00E54CE1" w:rsidP="00E54CE1">
            <w:pPr>
              <w:pStyle w:val="GOSTTablenorm"/>
            </w:pPr>
            <w:ins w:id="12218" w:author="Куклина Ю.В." w:date="2024-04-01T15:13:00Z">
              <w:r w:rsidRPr="00051375">
                <w:rPr>
                  <w:szCs w:val="22"/>
                </w:rPr>
                <w:t xml:space="preserve">Сумма </w:t>
              </w:r>
              <w:r>
                <w:rPr>
                  <w:szCs w:val="22"/>
                </w:rPr>
                <w:t xml:space="preserve">возвратов </w:t>
              </w:r>
              <w:r w:rsidRPr="00051375">
                <w:rPr>
                  <w:szCs w:val="22"/>
                </w:rPr>
                <w:t>поступлений</w:t>
              </w:r>
              <w:r>
                <w:rPr>
                  <w:szCs w:val="22"/>
                </w:rPr>
                <w:t xml:space="preserve"> (в т.ч. с казначейского</w:t>
              </w:r>
              <w:r w:rsidRPr="00051375">
                <w:rPr>
                  <w:szCs w:val="22"/>
                </w:rPr>
                <w:t xml:space="preserve"> счет</w:t>
              </w:r>
              <w:r>
                <w:rPr>
                  <w:szCs w:val="22"/>
                </w:rPr>
                <w:t>а</w:t>
              </w:r>
              <w:r w:rsidRPr="00051375">
                <w:rPr>
                  <w:szCs w:val="22"/>
                </w:rPr>
                <w:t xml:space="preserve"> 3100</w:t>
              </w:r>
              <w:r>
                <w:rPr>
                  <w:szCs w:val="22"/>
                </w:rPr>
                <w:t>)</w:t>
              </w:r>
              <w:r w:rsidRPr="00051375">
                <w:rPr>
                  <w:szCs w:val="22"/>
                </w:rPr>
                <w:t>, подлежащих отражению в бух.учете, в рублях</w:t>
              </w:r>
              <w:r>
                <w:rPr>
                  <w:szCs w:val="22"/>
                </w:rPr>
                <w:t xml:space="preserve"> (по строке документа)</w:t>
              </w:r>
            </w:ins>
          </w:p>
        </w:tc>
        <w:tc>
          <w:tcPr>
            <w:tcW w:w="1109" w:type="pct"/>
          </w:tcPr>
          <w:p w14:paraId="7651D876" w14:textId="4BA5BA56" w:rsidR="00E54CE1" w:rsidRPr="00CE4A30" w:rsidRDefault="00E54CE1" w:rsidP="00E54CE1">
            <w:pPr>
              <w:pStyle w:val="GOSTTablenorm"/>
              <w:rPr>
                <w:b/>
                <w:lang w:val="en-US"/>
              </w:rPr>
            </w:pPr>
            <w:ins w:id="12219" w:author="Куклина Ю.В." w:date="2024-04-01T15:13:00Z">
              <w:r w:rsidRPr="00E435CD">
                <w:rPr>
                  <w:b/>
                  <w:szCs w:val="22"/>
                  <w:lang w:val="en-US"/>
                </w:rPr>
                <w:t>R_728_G_S1_D:</w:t>
              </w:r>
              <w:r w:rsidRPr="00E435CD">
                <w:rPr>
                  <w:szCs w:val="22"/>
                  <w:lang w:val="en-US"/>
                </w:rPr>
                <w:t>G_S1_D_C7_1_DT</w:t>
              </w:r>
            </w:ins>
          </w:p>
        </w:tc>
        <w:tc>
          <w:tcPr>
            <w:tcW w:w="1371" w:type="pct"/>
          </w:tcPr>
          <w:p w14:paraId="3CEA2F16" w14:textId="600F01A2" w:rsidR="00E54CE1" w:rsidRPr="00C040DF" w:rsidRDefault="00E54CE1" w:rsidP="00E54CE1">
            <w:pPr>
              <w:pStyle w:val="GOSTTablenorm"/>
            </w:pPr>
            <w:ins w:id="12220" w:author="Куклина Ю.В." w:date="2024-04-01T15:13:00Z">
              <w:r w:rsidRPr="00051375">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w:t>
              </w:r>
              <w:del w:id="12221" w:author="Сатлер Марина Викторовна" w:date="2024-04-11T11:00:00Z">
                <w:r w:rsidRPr="00051375" w:rsidDel="00FF2318">
                  <w:rPr>
                    <w:szCs w:val="22"/>
                  </w:rPr>
                  <w:delText>-</w:delText>
                </w:r>
              </w:del>
              <w:r w:rsidRPr="00051375">
                <w:rPr>
                  <w:szCs w:val="22"/>
                </w:rPr>
                <w:t>тов умножить на 100)</w:t>
              </w:r>
            </w:ins>
          </w:p>
        </w:tc>
      </w:tr>
      <w:tr w:rsidR="00E54CE1" w:rsidRPr="00B9499D" w14:paraId="692F4592" w14:textId="77777777" w:rsidTr="002A2161">
        <w:tc>
          <w:tcPr>
            <w:tcW w:w="1109" w:type="pct"/>
          </w:tcPr>
          <w:p w14:paraId="2067860D" w14:textId="4B41C64B" w:rsidR="00E54CE1" w:rsidRPr="00C67970" w:rsidRDefault="00E54CE1" w:rsidP="00E54CE1">
            <w:pPr>
              <w:pStyle w:val="GOSTTablenorm"/>
            </w:pPr>
            <w:ins w:id="12222" w:author="Куклина Ю.В." w:date="2024-04-01T15:13:00Z">
              <w:r w:rsidRPr="00C67970">
                <w:t>Сумма_возвр_поступл_без_отражения</w:t>
              </w:r>
            </w:ins>
          </w:p>
        </w:tc>
        <w:tc>
          <w:tcPr>
            <w:tcW w:w="302" w:type="pct"/>
          </w:tcPr>
          <w:p w14:paraId="3E8E6894" w14:textId="3560F7F9" w:rsidR="00E54CE1" w:rsidRPr="00C040DF" w:rsidRDefault="00E54CE1" w:rsidP="00E54CE1">
            <w:pPr>
              <w:pStyle w:val="GOSTTablenorm"/>
            </w:pPr>
            <w:ins w:id="12223" w:author="Куклина Ю.В." w:date="2024-04-01T15:13:00Z">
              <w:r w:rsidRPr="00051375">
                <w:rPr>
                  <w:szCs w:val="22"/>
                </w:rPr>
                <w:t>да</w:t>
              </w:r>
            </w:ins>
          </w:p>
        </w:tc>
        <w:tc>
          <w:tcPr>
            <w:tcW w:w="1109" w:type="pct"/>
          </w:tcPr>
          <w:p w14:paraId="784ED705" w14:textId="6415E54B" w:rsidR="00E54CE1" w:rsidRPr="00C040DF" w:rsidRDefault="00E54CE1" w:rsidP="00E54CE1">
            <w:pPr>
              <w:pStyle w:val="GOSTTablenorm"/>
            </w:pPr>
            <w:ins w:id="12224" w:author="Куклина Ю.В." w:date="2024-04-01T15:13:00Z">
              <w:r w:rsidRPr="00051375">
                <w:rPr>
                  <w:szCs w:val="22"/>
                </w:rPr>
                <w:t xml:space="preserve">Сумма </w:t>
              </w:r>
              <w:r>
                <w:rPr>
                  <w:szCs w:val="22"/>
                </w:rPr>
                <w:t xml:space="preserve">возвратов </w:t>
              </w:r>
              <w:r w:rsidRPr="00051375">
                <w:rPr>
                  <w:szCs w:val="22"/>
                </w:rPr>
                <w:t>поступлений</w:t>
              </w:r>
              <w:r>
                <w:rPr>
                  <w:szCs w:val="22"/>
                </w:rPr>
                <w:t xml:space="preserve"> (в т.ч. с казначейского</w:t>
              </w:r>
              <w:r w:rsidRPr="00051375">
                <w:rPr>
                  <w:szCs w:val="22"/>
                </w:rPr>
                <w:t xml:space="preserve"> счет</w:t>
              </w:r>
              <w:r>
                <w:rPr>
                  <w:szCs w:val="22"/>
                </w:rPr>
                <w:t>а</w:t>
              </w:r>
              <w:r w:rsidRPr="00051375">
                <w:rPr>
                  <w:szCs w:val="22"/>
                </w:rPr>
                <w:t xml:space="preserve"> 3100</w:t>
              </w:r>
              <w:r>
                <w:rPr>
                  <w:szCs w:val="22"/>
                </w:rPr>
                <w:t>)</w:t>
              </w:r>
              <w:r w:rsidRPr="00051375">
                <w:rPr>
                  <w:szCs w:val="22"/>
                </w:rPr>
                <w:t>, не подлежащих отражению в бух.учете, в рублях</w:t>
              </w:r>
              <w:r>
                <w:rPr>
                  <w:szCs w:val="22"/>
                </w:rPr>
                <w:t xml:space="preserve"> (по строке документа)</w:t>
              </w:r>
            </w:ins>
          </w:p>
        </w:tc>
        <w:tc>
          <w:tcPr>
            <w:tcW w:w="1109" w:type="pct"/>
          </w:tcPr>
          <w:p w14:paraId="039BD22E" w14:textId="2502B18C" w:rsidR="00E54CE1" w:rsidRPr="00CE4A30" w:rsidRDefault="00E54CE1" w:rsidP="00E54CE1">
            <w:pPr>
              <w:pStyle w:val="GOSTTablenorm"/>
              <w:rPr>
                <w:b/>
                <w:lang w:val="en-US"/>
              </w:rPr>
            </w:pPr>
            <w:ins w:id="12225" w:author="Куклина Ю.В." w:date="2024-04-01T15:13:00Z">
              <w:r w:rsidRPr="00E435CD">
                <w:rPr>
                  <w:b/>
                  <w:szCs w:val="22"/>
                  <w:lang w:val="en-US"/>
                </w:rPr>
                <w:t>R_728_G_S1_D:</w:t>
              </w:r>
              <w:r w:rsidRPr="00E435CD">
                <w:rPr>
                  <w:szCs w:val="22"/>
                  <w:lang w:val="en-US"/>
                </w:rPr>
                <w:t>G_S1_D_C7_2_DT</w:t>
              </w:r>
            </w:ins>
          </w:p>
        </w:tc>
        <w:tc>
          <w:tcPr>
            <w:tcW w:w="1371" w:type="pct"/>
          </w:tcPr>
          <w:p w14:paraId="0BDAEFD4" w14:textId="31622097" w:rsidR="00E54CE1" w:rsidRPr="00C040DF" w:rsidRDefault="00E54CE1" w:rsidP="00E54CE1">
            <w:pPr>
              <w:pStyle w:val="GOSTTablenorm"/>
            </w:pPr>
            <w:ins w:id="12226" w:author="Куклина Ю.В." w:date="2024-04-01T15:13:00Z">
              <w:r w:rsidRPr="00051375">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tc>
      </w:tr>
      <w:tr w:rsidR="00E54CE1" w:rsidRPr="00B9499D" w14:paraId="4025B79C" w14:textId="77777777" w:rsidTr="002A2161">
        <w:tc>
          <w:tcPr>
            <w:tcW w:w="1109" w:type="pct"/>
          </w:tcPr>
          <w:p w14:paraId="2B9EEA33" w14:textId="797398E3" w:rsidR="00E54CE1" w:rsidRPr="00C040DF" w:rsidRDefault="00E54CE1" w:rsidP="00E54CE1">
            <w:pPr>
              <w:pStyle w:val="GOSTTablenorm"/>
            </w:pPr>
            <w:r w:rsidRPr="00C040DF">
              <w:t>Сумма_выплат_отражение</w:t>
            </w:r>
          </w:p>
        </w:tc>
        <w:tc>
          <w:tcPr>
            <w:tcW w:w="302" w:type="pct"/>
          </w:tcPr>
          <w:p w14:paraId="0A8B6D1D" w14:textId="77777777" w:rsidR="00E54CE1" w:rsidRPr="00C040DF" w:rsidRDefault="00E54CE1" w:rsidP="00E54CE1">
            <w:pPr>
              <w:pStyle w:val="GOSTTablenorm"/>
            </w:pPr>
            <w:r w:rsidRPr="00C040DF">
              <w:t>да</w:t>
            </w:r>
          </w:p>
        </w:tc>
        <w:tc>
          <w:tcPr>
            <w:tcW w:w="1109" w:type="pct"/>
          </w:tcPr>
          <w:p w14:paraId="21E5A90F" w14:textId="6445893B" w:rsidR="00E54CE1" w:rsidRPr="00C040DF" w:rsidRDefault="00E54CE1" w:rsidP="00E54CE1">
            <w:pPr>
              <w:pStyle w:val="GOSTTablenorm"/>
            </w:pPr>
            <w:r w:rsidRPr="00C040DF">
              <w:t>Сумма выплат, подлежащих отражению в бух.учете, в рублях</w:t>
            </w:r>
            <w:ins w:id="12227" w:author="Куклина Ю.В." w:date="2024-04-01T14:27:00Z">
              <w:r>
                <w:t xml:space="preserve"> </w:t>
              </w:r>
              <w:r>
                <w:rPr>
                  <w:szCs w:val="22"/>
                </w:rPr>
                <w:t>(по строке документа)</w:t>
              </w:r>
            </w:ins>
          </w:p>
        </w:tc>
        <w:tc>
          <w:tcPr>
            <w:tcW w:w="1109" w:type="pct"/>
          </w:tcPr>
          <w:p w14:paraId="47C961D8" w14:textId="12CCF253" w:rsidR="00E54CE1" w:rsidRPr="00CE4A30" w:rsidRDefault="00E54CE1" w:rsidP="00E54CE1">
            <w:pPr>
              <w:pStyle w:val="GOSTTablenorm"/>
              <w:rPr>
                <w:b/>
                <w:lang w:val="en-US"/>
              </w:rPr>
            </w:pPr>
            <w:ins w:id="12228" w:author="Куклина Ю.В." w:date="2024-04-01T15:15:00Z">
              <w:r w:rsidRPr="00E435CD">
                <w:rPr>
                  <w:b/>
                  <w:szCs w:val="22"/>
                  <w:lang w:val="en-US"/>
                </w:rPr>
                <w:t>R_728_G_S1_D:</w:t>
              </w:r>
              <w:r w:rsidRPr="00E435CD">
                <w:rPr>
                  <w:szCs w:val="22"/>
                  <w:lang w:val="en-US"/>
                </w:rPr>
                <w:t>G_S1_D_C8_1</w:t>
              </w:r>
            </w:ins>
          </w:p>
          <w:p w14:paraId="02936EC8" w14:textId="4FFA1375" w:rsidR="00E54CE1" w:rsidRPr="00CE4A30" w:rsidRDefault="00E54CE1" w:rsidP="00E54CE1">
            <w:pPr>
              <w:pStyle w:val="GOSTTablenorm"/>
              <w:rPr>
                <w:lang w:val="en-US"/>
              </w:rPr>
            </w:pPr>
            <w:r w:rsidRPr="00CE4A30">
              <w:rPr>
                <w:b/>
                <w:lang w:val="en-US"/>
              </w:rPr>
              <w:t>R_728_G_S2_D:</w:t>
            </w:r>
            <w:r w:rsidRPr="00CE4A30">
              <w:rPr>
                <w:lang w:val="en-US"/>
              </w:rPr>
              <w:t>G_S2_D_C3_1</w:t>
            </w:r>
          </w:p>
        </w:tc>
        <w:tc>
          <w:tcPr>
            <w:tcW w:w="1371" w:type="pct"/>
          </w:tcPr>
          <w:p w14:paraId="563D131C" w14:textId="32CEDBB2" w:rsidR="00E54CE1" w:rsidRPr="00FF2318" w:rsidRDefault="00E54CE1" w:rsidP="00E54CE1">
            <w:pPr>
              <w:pStyle w:val="GOSTTablenorm"/>
              <w:rPr>
                <w:ins w:id="12229" w:author="Куклина Ю.В." w:date="2024-04-04T14:57:00Z"/>
              </w:rPr>
            </w:pPr>
            <w:ins w:id="12230" w:author="Куклина Ю.В." w:date="2024-04-04T14:57:00Z">
              <w:r>
                <w:t>При обработке раздела 1 заполняется из тег</w:t>
              </w:r>
            </w:ins>
            <w:ins w:id="12231" w:author="Сказецкая Наталья Камилевна" w:date="2024-04-08T20:10:00Z">
              <w:r>
                <w:t>а</w:t>
              </w:r>
            </w:ins>
            <w:ins w:id="12232" w:author="Куклина Ю.В." w:date="2024-04-04T14:57:00Z">
              <w:del w:id="12233" w:author="Сказецкая Наталья Камилевна" w:date="2024-04-08T20:10:00Z">
                <w:r w:rsidDel="008E04C8">
                  <w:delText>ов</w:delText>
                </w:r>
              </w:del>
              <w:r>
                <w:t xml:space="preserve"> </w:t>
              </w:r>
            </w:ins>
            <w:ins w:id="12234" w:author="Куклина Ю.В." w:date="2024-04-04T14:58:00Z">
              <w:r w:rsidRPr="00E435CD">
                <w:rPr>
                  <w:b/>
                  <w:szCs w:val="22"/>
                  <w:lang w:val="en-US"/>
                </w:rPr>
                <w:t>R</w:t>
              </w:r>
              <w:r w:rsidRPr="00703B5B">
                <w:rPr>
                  <w:b/>
                  <w:szCs w:val="22"/>
                </w:rPr>
                <w:t>_728_</w:t>
              </w:r>
              <w:r w:rsidRPr="00E435CD">
                <w:rPr>
                  <w:b/>
                  <w:szCs w:val="22"/>
                  <w:lang w:val="en-US"/>
                </w:rPr>
                <w:t>G</w:t>
              </w:r>
              <w:r w:rsidRPr="00703B5B">
                <w:rPr>
                  <w:b/>
                  <w:szCs w:val="22"/>
                </w:rPr>
                <w:t>_</w:t>
              </w:r>
              <w:r w:rsidRPr="00E435CD">
                <w:rPr>
                  <w:b/>
                  <w:szCs w:val="22"/>
                  <w:lang w:val="en-US"/>
                </w:rPr>
                <w:t>S</w:t>
              </w:r>
              <w:r w:rsidRPr="00703B5B">
                <w:rPr>
                  <w:b/>
                  <w:szCs w:val="22"/>
                </w:rPr>
                <w:t>1_</w:t>
              </w:r>
              <w:r w:rsidRPr="00E435CD">
                <w:rPr>
                  <w:b/>
                  <w:szCs w:val="22"/>
                  <w:lang w:val="en-US"/>
                </w:rPr>
                <w:t>D</w:t>
              </w:r>
              <w:r w:rsidRPr="00703B5B">
                <w:rPr>
                  <w:b/>
                  <w:szCs w:val="22"/>
                </w:rPr>
                <w:t>:</w:t>
              </w:r>
              <w:r w:rsidRPr="00E435CD">
                <w:rPr>
                  <w:szCs w:val="22"/>
                  <w:lang w:val="en-US"/>
                </w:rPr>
                <w:t>G</w:t>
              </w:r>
              <w:r w:rsidRPr="00703B5B">
                <w:rPr>
                  <w:szCs w:val="22"/>
                </w:rPr>
                <w:t>_</w:t>
              </w:r>
              <w:r w:rsidRPr="00E435CD">
                <w:rPr>
                  <w:szCs w:val="22"/>
                  <w:lang w:val="en-US"/>
                </w:rPr>
                <w:t>S</w:t>
              </w:r>
              <w:r w:rsidRPr="00703B5B">
                <w:rPr>
                  <w:szCs w:val="22"/>
                </w:rPr>
                <w:t>1_</w:t>
              </w:r>
              <w:r w:rsidRPr="00E435CD">
                <w:rPr>
                  <w:szCs w:val="22"/>
                  <w:lang w:val="en-US"/>
                </w:rPr>
                <w:t>D</w:t>
              </w:r>
              <w:r w:rsidRPr="00703B5B">
                <w:rPr>
                  <w:szCs w:val="22"/>
                </w:rPr>
                <w:t>_</w:t>
              </w:r>
              <w:r w:rsidRPr="00E435CD">
                <w:rPr>
                  <w:szCs w:val="22"/>
                  <w:lang w:val="en-US"/>
                </w:rPr>
                <w:t>C</w:t>
              </w:r>
              <w:r w:rsidRPr="00703B5B">
                <w:rPr>
                  <w:szCs w:val="22"/>
                </w:rPr>
                <w:t>8_1</w:t>
              </w:r>
            </w:ins>
            <w:r>
              <w:rPr>
                <w:szCs w:val="22"/>
              </w:rPr>
              <w:t>.</w:t>
            </w:r>
          </w:p>
          <w:p w14:paraId="1E5C6CAD" w14:textId="44CEF822" w:rsidR="00E54CE1" w:rsidRPr="00FF2318" w:rsidRDefault="00E54CE1" w:rsidP="00E54CE1">
            <w:pPr>
              <w:pStyle w:val="GOSTTablenorm"/>
              <w:rPr>
                <w:ins w:id="12235" w:author="Куклина Ю.В." w:date="2024-04-04T14:57:00Z"/>
              </w:rPr>
            </w:pPr>
            <w:ins w:id="12236" w:author="Куклина Ю.В." w:date="2024-04-04T14:57:00Z">
              <w:r>
                <w:t>При обработке раздела 2 заполняется из тега</w:t>
              </w:r>
            </w:ins>
            <w:ins w:id="12237" w:author="Куклина Ю.В." w:date="2024-04-04T14:58:00Z">
              <w:r>
                <w:t xml:space="preserve"> </w:t>
              </w:r>
              <w:r w:rsidRPr="00CE4A30">
                <w:rPr>
                  <w:b/>
                  <w:lang w:val="en-US"/>
                </w:rPr>
                <w:t>R</w:t>
              </w:r>
              <w:r w:rsidRPr="00703B5B">
                <w:rPr>
                  <w:b/>
                </w:rPr>
                <w:t>_728_</w:t>
              </w:r>
              <w:r w:rsidRPr="00CE4A30">
                <w:rPr>
                  <w:b/>
                  <w:lang w:val="en-US"/>
                </w:rPr>
                <w:t>G</w:t>
              </w:r>
              <w:r w:rsidRPr="00703B5B">
                <w:rPr>
                  <w:b/>
                </w:rPr>
                <w:t>_</w:t>
              </w:r>
              <w:r w:rsidRPr="00CE4A30">
                <w:rPr>
                  <w:b/>
                  <w:lang w:val="en-US"/>
                </w:rPr>
                <w:t>S</w:t>
              </w:r>
              <w:r w:rsidRPr="00703B5B">
                <w:rPr>
                  <w:b/>
                </w:rPr>
                <w:t>2_</w:t>
              </w:r>
              <w:r w:rsidRPr="00CE4A30">
                <w:rPr>
                  <w:b/>
                  <w:lang w:val="en-US"/>
                </w:rPr>
                <w:t>D</w:t>
              </w:r>
              <w:r w:rsidRPr="00703B5B">
                <w:rPr>
                  <w:b/>
                </w:rPr>
                <w:t>:</w:t>
              </w:r>
              <w:r w:rsidRPr="00CE4A30">
                <w:rPr>
                  <w:lang w:val="en-US"/>
                </w:rPr>
                <w:t>G</w:t>
              </w:r>
              <w:r w:rsidRPr="00703B5B">
                <w:t>_</w:t>
              </w:r>
              <w:r w:rsidRPr="00CE4A30">
                <w:rPr>
                  <w:lang w:val="en-US"/>
                </w:rPr>
                <w:t>S</w:t>
              </w:r>
              <w:r w:rsidRPr="00703B5B">
                <w:t>2_</w:t>
              </w:r>
              <w:r w:rsidRPr="00CE4A30">
                <w:rPr>
                  <w:lang w:val="en-US"/>
                </w:rPr>
                <w:t>D</w:t>
              </w:r>
              <w:r w:rsidRPr="00703B5B">
                <w:t>_</w:t>
              </w:r>
              <w:r w:rsidRPr="00CE4A30">
                <w:rPr>
                  <w:lang w:val="en-US"/>
                </w:rPr>
                <w:t>C</w:t>
              </w:r>
              <w:r w:rsidRPr="00703B5B">
                <w:t>3_1</w:t>
              </w:r>
            </w:ins>
            <w:r w:rsidRPr="00FF2318">
              <w:t>.</w:t>
            </w:r>
          </w:p>
          <w:p w14:paraId="4B9E3E51" w14:textId="77777777" w:rsidR="00E54CE1" w:rsidRDefault="00E54CE1" w:rsidP="00E54CE1">
            <w:pPr>
              <w:pStyle w:val="GOSTTablenorm"/>
              <w:rPr>
                <w:ins w:id="12238" w:author="Куклина Ю.В." w:date="2024-04-04T14:57:00Z"/>
              </w:rPr>
            </w:pPr>
          </w:p>
          <w:p w14:paraId="6D0DA953" w14:textId="1CBE4D0A" w:rsidR="00E54CE1" w:rsidRPr="00C040DF" w:rsidRDefault="00E54CE1" w:rsidP="00E54CE1">
            <w:pPr>
              <w:pStyle w:val="GOSTTablenorm"/>
            </w:pPr>
            <w:r w:rsidRPr="00C040DF">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E54CE1" w:rsidRPr="00B9499D" w14:paraId="2C8DF639" w14:textId="77777777" w:rsidTr="002A2161">
        <w:tc>
          <w:tcPr>
            <w:tcW w:w="1109" w:type="pct"/>
          </w:tcPr>
          <w:p w14:paraId="183561E6" w14:textId="62BD2357" w:rsidR="00E54CE1" w:rsidRPr="00C040DF" w:rsidRDefault="00E54CE1" w:rsidP="00E54CE1">
            <w:pPr>
              <w:pStyle w:val="GOSTTablenorm"/>
            </w:pPr>
            <w:r w:rsidRPr="00C040DF">
              <w:t>Сумма_выплат_без_отражения</w:t>
            </w:r>
          </w:p>
        </w:tc>
        <w:tc>
          <w:tcPr>
            <w:tcW w:w="302" w:type="pct"/>
          </w:tcPr>
          <w:p w14:paraId="52F98434" w14:textId="77777777" w:rsidR="00E54CE1" w:rsidRPr="00C040DF" w:rsidRDefault="00E54CE1" w:rsidP="00E54CE1">
            <w:pPr>
              <w:pStyle w:val="GOSTTablenorm"/>
            </w:pPr>
            <w:r w:rsidRPr="00C040DF">
              <w:t>да</w:t>
            </w:r>
          </w:p>
        </w:tc>
        <w:tc>
          <w:tcPr>
            <w:tcW w:w="1109" w:type="pct"/>
          </w:tcPr>
          <w:p w14:paraId="4951B2F4" w14:textId="6506686C" w:rsidR="00E54CE1" w:rsidRPr="00C040DF" w:rsidRDefault="00E54CE1" w:rsidP="00E54CE1">
            <w:pPr>
              <w:pStyle w:val="GOSTTablenorm"/>
            </w:pPr>
            <w:r w:rsidRPr="00C040DF">
              <w:t>Сумма выплат, не подлежащих отражению в бух.учете, в рублях</w:t>
            </w:r>
            <w:ins w:id="12239" w:author="Куклина Ю.В." w:date="2024-04-01T14:28:00Z">
              <w:r>
                <w:t xml:space="preserve"> </w:t>
              </w:r>
              <w:r>
                <w:rPr>
                  <w:szCs w:val="22"/>
                </w:rPr>
                <w:t>(по строке документа)</w:t>
              </w:r>
            </w:ins>
          </w:p>
        </w:tc>
        <w:tc>
          <w:tcPr>
            <w:tcW w:w="1109" w:type="pct"/>
          </w:tcPr>
          <w:p w14:paraId="73FD282B" w14:textId="78EF1561" w:rsidR="00E54CE1" w:rsidRPr="00CE4A30" w:rsidRDefault="00E54CE1" w:rsidP="00E54CE1">
            <w:pPr>
              <w:pStyle w:val="GOSTTablenorm"/>
              <w:rPr>
                <w:ins w:id="12240" w:author="Куклина Ю.В." w:date="2024-04-01T15:15:00Z"/>
                <w:b/>
                <w:lang w:val="en-US"/>
              </w:rPr>
            </w:pPr>
            <w:ins w:id="12241" w:author="Куклина Ю.В." w:date="2024-04-01T15:15:00Z">
              <w:r w:rsidRPr="00E435CD">
                <w:rPr>
                  <w:b/>
                  <w:szCs w:val="22"/>
                  <w:lang w:val="en-US"/>
                </w:rPr>
                <w:t>R_728_G_S1_D:</w:t>
              </w:r>
              <w:r w:rsidRPr="00E435CD">
                <w:rPr>
                  <w:szCs w:val="22"/>
                  <w:lang w:val="en-US"/>
                </w:rPr>
                <w:t>G_S1_D_C8_2</w:t>
              </w:r>
            </w:ins>
          </w:p>
          <w:p w14:paraId="5E4B2257" w14:textId="4D8EA282" w:rsidR="00E54CE1" w:rsidRPr="00CE4A30" w:rsidRDefault="00E54CE1" w:rsidP="00E54CE1">
            <w:pPr>
              <w:pStyle w:val="GOSTTablenorm"/>
              <w:rPr>
                <w:lang w:val="en-US"/>
              </w:rPr>
            </w:pPr>
            <w:r w:rsidRPr="00CE4A30">
              <w:rPr>
                <w:b/>
                <w:lang w:val="en-US"/>
              </w:rPr>
              <w:t>R_728_G_S2_D:</w:t>
            </w:r>
            <w:r w:rsidRPr="00CE4A30">
              <w:rPr>
                <w:lang w:val="en-US"/>
              </w:rPr>
              <w:t>G_S2_D_C3_2</w:t>
            </w:r>
          </w:p>
        </w:tc>
        <w:tc>
          <w:tcPr>
            <w:tcW w:w="1371" w:type="pct"/>
          </w:tcPr>
          <w:p w14:paraId="2F018A2D" w14:textId="2F7D9FA3" w:rsidR="00E54CE1" w:rsidRPr="00FF2318" w:rsidRDefault="00E54CE1" w:rsidP="00E54CE1">
            <w:pPr>
              <w:pStyle w:val="GOSTTablenorm"/>
              <w:rPr>
                <w:ins w:id="12242" w:author="Куклина Ю.В." w:date="2024-04-04T14:58:00Z"/>
              </w:rPr>
            </w:pPr>
            <w:ins w:id="12243" w:author="Куклина Ю.В." w:date="2024-04-04T14:58:00Z">
              <w:r>
                <w:t>При обработке раздела 1 заполняется из тег</w:t>
              </w:r>
            </w:ins>
            <w:ins w:id="12244" w:author="Сказецкая Наталья Камилевна" w:date="2024-04-08T20:10:00Z">
              <w:r>
                <w:t>а</w:t>
              </w:r>
            </w:ins>
            <w:ins w:id="12245" w:author="Куклина Ю.В." w:date="2024-04-04T14:58:00Z">
              <w:del w:id="12246" w:author="Сказецкая Наталья Камилевна" w:date="2024-04-08T20:10:00Z">
                <w:r w:rsidDel="008E04C8">
                  <w:delText>ов</w:delText>
                </w:r>
              </w:del>
              <w:r>
                <w:t xml:space="preserve"> </w:t>
              </w:r>
              <w:r w:rsidRPr="00E435CD">
                <w:rPr>
                  <w:b/>
                  <w:szCs w:val="22"/>
                  <w:lang w:val="en-US"/>
                </w:rPr>
                <w:t>R</w:t>
              </w:r>
              <w:r w:rsidRPr="00703B5B">
                <w:rPr>
                  <w:b/>
                  <w:szCs w:val="22"/>
                </w:rPr>
                <w:t>_728_</w:t>
              </w:r>
              <w:r w:rsidRPr="00E435CD">
                <w:rPr>
                  <w:b/>
                  <w:szCs w:val="22"/>
                  <w:lang w:val="en-US"/>
                </w:rPr>
                <w:t>G</w:t>
              </w:r>
              <w:r w:rsidRPr="00703B5B">
                <w:rPr>
                  <w:b/>
                  <w:szCs w:val="22"/>
                </w:rPr>
                <w:t>_</w:t>
              </w:r>
              <w:r w:rsidRPr="00E435CD">
                <w:rPr>
                  <w:b/>
                  <w:szCs w:val="22"/>
                  <w:lang w:val="en-US"/>
                </w:rPr>
                <w:t>S</w:t>
              </w:r>
              <w:r w:rsidRPr="00703B5B">
                <w:rPr>
                  <w:b/>
                  <w:szCs w:val="22"/>
                </w:rPr>
                <w:t>1_</w:t>
              </w:r>
              <w:r w:rsidRPr="00E435CD">
                <w:rPr>
                  <w:b/>
                  <w:szCs w:val="22"/>
                  <w:lang w:val="en-US"/>
                </w:rPr>
                <w:t>D</w:t>
              </w:r>
              <w:r w:rsidRPr="00703B5B">
                <w:rPr>
                  <w:b/>
                  <w:szCs w:val="22"/>
                </w:rPr>
                <w:t>:</w:t>
              </w:r>
              <w:r w:rsidRPr="00E435CD">
                <w:rPr>
                  <w:szCs w:val="22"/>
                  <w:lang w:val="en-US"/>
                </w:rPr>
                <w:t>G</w:t>
              </w:r>
              <w:r w:rsidRPr="00703B5B">
                <w:rPr>
                  <w:szCs w:val="22"/>
                </w:rPr>
                <w:t>_</w:t>
              </w:r>
              <w:r w:rsidRPr="00E435CD">
                <w:rPr>
                  <w:szCs w:val="22"/>
                  <w:lang w:val="en-US"/>
                </w:rPr>
                <w:t>S</w:t>
              </w:r>
              <w:r w:rsidRPr="00703B5B">
                <w:rPr>
                  <w:szCs w:val="22"/>
                </w:rPr>
                <w:t>1_</w:t>
              </w:r>
              <w:r w:rsidRPr="00E435CD">
                <w:rPr>
                  <w:szCs w:val="22"/>
                  <w:lang w:val="en-US"/>
                </w:rPr>
                <w:t>D</w:t>
              </w:r>
              <w:r w:rsidRPr="00703B5B">
                <w:rPr>
                  <w:szCs w:val="22"/>
                </w:rPr>
                <w:t>_</w:t>
              </w:r>
              <w:r w:rsidRPr="00E435CD">
                <w:rPr>
                  <w:szCs w:val="22"/>
                  <w:lang w:val="en-US"/>
                </w:rPr>
                <w:t>C</w:t>
              </w:r>
              <w:r w:rsidRPr="00703B5B">
                <w:rPr>
                  <w:szCs w:val="22"/>
                </w:rPr>
                <w:t>8_2</w:t>
              </w:r>
            </w:ins>
            <w:r>
              <w:rPr>
                <w:szCs w:val="22"/>
              </w:rPr>
              <w:t>.</w:t>
            </w:r>
          </w:p>
          <w:p w14:paraId="3899D53E" w14:textId="0161FB5F" w:rsidR="00E54CE1" w:rsidRPr="00703B5B" w:rsidRDefault="00E54CE1" w:rsidP="00E54CE1">
            <w:pPr>
              <w:pStyle w:val="GOSTTablenorm"/>
              <w:rPr>
                <w:ins w:id="12247" w:author="Куклина Ю.В." w:date="2024-04-04T14:58:00Z"/>
              </w:rPr>
            </w:pPr>
            <w:ins w:id="12248" w:author="Куклина Ю.В." w:date="2024-04-04T14:58:00Z">
              <w:r>
                <w:t xml:space="preserve">При обработке раздела 2 заполняется из тега </w:t>
              </w:r>
              <w:r w:rsidRPr="00CE4A30">
                <w:rPr>
                  <w:b/>
                  <w:lang w:val="en-US"/>
                </w:rPr>
                <w:t>R</w:t>
              </w:r>
              <w:r w:rsidRPr="00703B5B">
                <w:rPr>
                  <w:b/>
                </w:rPr>
                <w:t>_728_</w:t>
              </w:r>
              <w:r w:rsidRPr="00CE4A30">
                <w:rPr>
                  <w:b/>
                  <w:lang w:val="en-US"/>
                </w:rPr>
                <w:t>G</w:t>
              </w:r>
              <w:r w:rsidRPr="00703B5B">
                <w:rPr>
                  <w:b/>
                </w:rPr>
                <w:t>_</w:t>
              </w:r>
              <w:r w:rsidRPr="00CE4A30">
                <w:rPr>
                  <w:b/>
                  <w:lang w:val="en-US"/>
                </w:rPr>
                <w:t>S</w:t>
              </w:r>
              <w:r w:rsidRPr="00703B5B">
                <w:rPr>
                  <w:b/>
                </w:rPr>
                <w:t>2_</w:t>
              </w:r>
              <w:r w:rsidRPr="00CE4A30">
                <w:rPr>
                  <w:b/>
                  <w:lang w:val="en-US"/>
                </w:rPr>
                <w:t>D</w:t>
              </w:r>
              <w:r w:rsidRPr="00703B5B">
                <w:rPr>
                  <w:b/>
                </w:rPr>
                <w:t>:</w:t>
              </w:r>
              <w:r w:rsidRPr="00CE4A30">
                <w:rPr>
                  <w:lang w:val="en-US"/>
                </w:rPr>
                <w:t>G</w:t>
              </w:r>
              <w:r w:rsidRPr="00703B5B">
                <w:t>_</w:t>
              </w:r>
              <w:r w:rsidRPr="00CE4A30">
                <w:rPr>
                  <w:lang w:val="en-US"/>
                </w:rPr>
                <w:t>S</w:t>
              </w:r>
              <w:r w:rsidRPr="00703B5B">
                <w:t>2_</w:t>
              </w:r>
              <w:r w:rsidRPr="00CE4A30">
                <w:rPr>
                  <w:lang w:val="en-US"/>
                </w:rPr>
                <w:t>D</w:t>
              </w:r>
              <w:r w:rsidRPr="00703B5B">
                <w:t>_</w:t>
              </w:r>
              <w:r w:rsidRPr="00CE4A30">
                <w:rPr>
                  <w:lang w:val="en-US"/>
                </w:rPr>
                <w:t>C</w:t>
              </w:r>
              <w:r w:rsidRPr="00703B5B">
                <w:t>3_2</w:t>
              </w:r>
            </w:ins>
            <w:r>
              <w:t>.</w:t>
            </w:r>
          </w:p>
          <w:p w14:paraId="1BE0AA48" w14:textId="77777777" w:rsidR="00E54CE1" w:rsidRDefault="00E54CE1" w:rsidP="00E54CE1">
            <w:pPr>
              <w:pStyle w:val="GOSTTablenorm"/>
              <w:rPr>
                <w:ins w:id="12249" w:author="Куклина Ю.В." w:date="2024-04-04T14:58:00Z"/>
              </w:rPr>
            </w:pPr>
          </w:p>
          <w:p w14:paraId="03714C6F" w14:textId="61949338" w:rsidR="00E54CE1" w:rsidRPr="00C040DF" w:rsidRDefault="00E54CE1" w:rsidP="00E54CE1">
            <w:pPr>
              <w:pStyle w:val="GOSTTablenorm"/>
            </w:pPr>
            <w:r w:rsidRPr="00C040DF">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E54CE1" w:rsidRPr="00B9499D" w14:paraId="6FD4A64C" w14:textId="77777777" w:rsidTr="002A2161">
        <w:tc>
          <w:tcPr>
            <w:tcW w:w="1109" w:type="pct"/>
          </w:tcPr>
          <w:p w14:paraId="50DD1C72" w14:textId="72F0C8D5" w:rsidR="00E54CE1" w:rsidRPr="00C040DF" w:rsidRDefault="00E54CE1" w:rsidP="00E54CE1">
            <w:pPr>
              <w:pStyle w:val="GOSTTablenorm"/>
            </w:pPr>
            <w:ins w:id="12250" w:author="Куклина Ю.В." w:date="2024-04-01T15:17:00Z">
              <w:r>
                <w:rPr>
                  <w:szCs w:val="22"/>
                </w:rPr>
                <w:lastRenderedPageBreak/>
                <w:t>Сумма_восст</w:t>
              </w:r>
              <w:r w:rsidRPr="00051375">
                <w:rPr>
                  <w:szCs w:val="22"/>
                </w:rPr>
                <w:t>_выплат_</w:t>
              </w:r>
              <w:r>
                <w:rPr>
                  <w:szCs w:val="22"/>
                </w:rPr>
                <w:t>отражение</w:t>
              </w:r>
            </w:ins>
          </w:p>
        </w:tc>
        <w:tc>
          <w:tcPr>
            <w:tcW w:w="302" w:type="pct"/>
          </w:tcPr>
          <w:p w14:paraId="4D992A63" w14:textId="208DB6D0" w:rsidR="00E54CE1" w:rsidRPr="00C040DF" w:rsidRDefault="00E54CE1" w:rsidP="00E54CE1">
            <w:pPr>
              <w:pStyle w:val="GOSTTablenorm"/>
            </w:pPr>
            <w:ins w:id="12251" w:author="Куклина Ю.В." w:date="2024-04-01T15:31:00Z">
              <w:r w:rsidRPr="00932702">
                <w:t>да</w:t>
              </w:r>
            </w:ins>
          </w:p>
        </w:tc>
        <w:tc>
          <w:tcPr>
            <w:tcW w:w="1109" w:type="pct"/>
          </w:tcPr>
          <w:p w14:paraId="07FC042A" w14:textId="2A94495B" w:rsidR="00E54CE1" w:rsidRPr="00C040DF" w:rsidRDefault="00E54CE1" w:rsidP="00E54CE1">
            <w:pPr>
              <w:pStyle w:val="GOSTTablenorm"/>
            </w:pPr>
            <w:ins w:id="12252" w:author="Куклина Ю.В." w:date="2024-04-01T15:17:00Z">
              <w:r w:rsidRPr="00051375">
                <w:rPr>
                  <w:szCs w:val="22"/>
                </w:rPr>
                <w:t xml:space="preserve">Восстановление кассовых выплат, подлежащих отражению в бухгалтерском учете </w:t>
              </w:r>
              <w:r>
                <w:rPr>
                  <w:szCs w:val="22"/>
                </w:rPr>
                <w:t>(по строке документа)</w:t>
              </w:r>
            </w:ins>
          </w:p>
        </w:tc>
        <w:tc>
          <w:tcPr>
            <w:tcW w:w="1109" w:type="pct"/>
          </w:tcPr>
          <w:p w14:paraId="6A387DD2" w14:textId="7D4CE061" w:rsidR="00E54CE1" w:rsidRPr="00E435CD" w:rsidRDefault="00E54CE1" w:rsidP="00E54CE1">
            <w:pPr>
              <w:pStyle w:val="GOSTTablenorm"/>
              <w:rPr>
                <w:b/>
                <w:lang w:val="en-US"/>
              </w:rPr>
            </w:pPr>
            <w:ins w:id="12253" w:author="Куклина Ю.В." w:date="2024-04-01T15:17:00Z">
              <w:r w:rsidRPr="00E435CD">
                <w:rPr>
                  <w:b/>
                  <w:szCs w:val="22"/>
                  <w:lang w:val="en-US"/>
                </w:rPr>
                <w:t>R_728_G_S1_D:</w:t>
              </w:r>
              <w:r w:rsidRPr="00E435CD">
                <w:rPr>
                  <w:szCs w:val="22"/>
                  <w:lang w:val="en-US"/>
                </w:rPr>
                <w:t>G_S1_D_C8_1_KT</w:t>
              </w:r>
            </w:ins>
          </w:p>
        </w:tc>
        <w:tc>
          <w:tcPr>
            <w:tcW w:w="1371" w:type="pct"/>
          </w:tcPr>
          <w:p w14:paraId="143FD4D5" w14:textId="3ABE7DF4" w:rsidR="00E54CE1" w:rsidRPr="00C040DF" w:rsidRDefault="00E54CE1" w:rsidP="00E54CE1">
            <w:pPr>
              <w:pStyle w:val="GOSTTablenorm"/>
            </w:pPr>
            <w:ins w:id="12254" w:author="Куклина Ю.В." w:date="2024-04-01T15:17:00Z">
              <w:r w:rsidRPr="00051375">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w:t>
              </w:r>
              <w:del w:id="12255" w:author="Сатлер Марина Викторовна" w:date="2024-04-11T11:01:00Z">
                <w:r w:rsidRPr="00051375" w:rsidDel="00FF2318">
                  <w:rPr>
                    <w:szCs w:val="22"/>
                  </w:rPr>
                  <w:delText>-</w:delText>
                </w:r>
              </w:del>
              <w:r w:rsidRPr="00051375">
                <w:rPr>
                  <w:szCs w:val="22"/>
                </w:rPr>
                <w:t>тов умножить на 100)</w:t>
              </w:r>
            </w:ins>
          </w:p>
        </w:tc>
      </w:tr>
      <w:tr w:rsidR="00E54CE1" w:rsidRPr="00B9499D" w14:paraId="196A66BD" w14:textId="77777777" w:rsidTr="002A2161">
        <w:tc>
          <w:tcPr>
            <w:tcW w:w="1109" w:type="pct"/>
          </w:tcPr>
          <w:p w14:paraId="4BFCB748" w14:textId="4ECE532D" w:rsidR="00E54CE1" w:rsidRPr="00C040DF" w:rsidRDefault="00E54CE1" w:rsidP="00E54CE1">
            <w:pPr>
              <w:pStyle w:val="GOSTTablenorm"/>
            </w:pPr>
            <w:ins w:id="12256" w:author="Куклина Ю.В." w:date="2024-04-01T15:17:00Z">
              <w:r>
                <w:rPr>
                  <w:szCs w:val="22"/>
                </w:rPr>
                <w:t>Сумма_восст</w:t>
              </w:r>
              <w:r w:rsidRPr="00051375">
                <w:rPr>
                  <w:szCs w:val="22"/>
                </w:rPr>
                <w:t>_выплат_</w:t>
              </w:r>
              <w:r>
                <w:rPr>
                  <w:szCs w:val="22"/>
                </w:rPr>
                <w:t>без_отражения</w:t>
              </w:r>
            </w:ins>
          </w:p>
        </w:tc>
        <w:tc>
          <w:tcPr>
            <w:tcW w:w="302" w:type="pct"/>
          </w:tcPr>
          <w:p w14:paraId="391020CB" w14:textId="7686511F" w:rsidR="00E54CE1" w:rsidRPr="00C040DF" w:rsidRDefault="00E54CE1" w:rsidP="00E54CE1">
            <w:pPr>
              <w:pStyle w:val="GOSTTablenorm"/>
            </w:pPr>
            <w:ins w:id="12257" w:author="Куклина Ю.В." w:date="2024-04-01T15:31:00Z">
              <w:r w:rsidRPr="00932702">
                <w:t>да</w:t>
              </w:r>
            </w:ins>
          </w:p>
        </w:tc>
        <w:tc>
          <w:tcPr>
            <w:tcW w:w="1109" w:type="pct"/>
          </w:tcPr>
          <w:p w14:paraId="3AC6EB35" w14:textId="15CEE188" w:rsidR="00E54CE1" w:rsidRPr="00C040DF" w:rsidRDefault="00E54CE1" w:rsidP="00E54CE1">
            <w:pPr>
              <w:pStyle w:val="GOSTTablenorm"/>
            </w:pPr>
            <w:ins w:id="12258" w:author="Куклина Ю.В." w:date="2024-04-01T15:17:00Z">
              <w:r w:rsidRPr="00051375">
                <w:rPr>
                  <w:szCs w:val="22"/>
                </w:rPr>
                <w:t>Восстановление кассовых выплат, не</w:t>
              </w:r>
            </w:ins>
            <w:ins w:id="12259" w:author="Сказецкая Наталья Камилевна" w:date="2024-04-08T20:10:00Z">
              <w:r>
                <w:rPr>
                  <w:szCs w:val="22"/>
                </w:rPr>
                <w:t xml:space="preserve"> </w:t>
              </w:r>
            </w:ins>
            <w:ins w:id="12260" w:author="Куклина Ю.В." w:date="2024-04-01T15:17:00Z">
              <w:r w:rsidRPr="00051375">
                <w:rPr>
                  <w:szCs w:val="22"/>
                </w:rPr>
                <w:t xml:space="preserve">подлежащих отражению в бухгалтерском учете </w:t>
              </w:r>
              <w:r>
                <w:rPr>
                  <w:szCs w:val="22"/>
                </w:rPr>
                <w:t>(по строке документа)</w:t>
              </w:r>
            </w:ins>
          </w:p>
        </w:tc>
        <w:tc>
          <w:tcPr>
            <w:tcW w:w="1109" w:type="pct"/>
          </w:tcPr>
          <w:p w14:paraId="7C3A1376" w14:textId="472CD04A" w:rsidR="00E54CE1" w:rsidRPr="00E435CD" w:rsidRDefault="00E54CE1" w:rsidP="00E54CE1">
            <w:pPr>
              <w:pStyle w:val="GOSTTablenorm"/>
              <w:rPr>
                <w:b/>
                <w:lang w:val="en-US"/>
              </w:rPr>
            </w:pPr>
            <w:ins w:id="12261" w:author="Куклина Ю.В." w:date="2024-04-01T15:17:00Z">
              <w:r w:rsidRPr="00E435CD">
                <w:rPr>
                  <w:b/>
                  <w:szCs w:val="22"/>
                  <w:lang w:val="en-US"/>
                </w:rPr>
                <w:t>R_728_G_S1_D:</w:t>
              </w:r>
              <w:r w:rsidRPr="00E435CD">
                <w:rPr>
                  <w:szCs w:val="22"/>
                  <w:lang w:val="en-US"/>
                </w:rPr>
                <w:t>G_S1_D_C8_2_KT</w:t>
              </w:r>
            </w:ins>
          </w:p>
        </w:tc>
        <w:tc>
          <w:tcPr>
            <w:tcW w:w="1371" w:type="pct"/>
          </w:tcPr>
          <w:p w14:paraId="5B099372" w14:textId="38F2D08F" w:rsidR="00E54CE1" w:rsidRPr="00C040DF" w:rsidRDefault="00E54CE1" w:rsidP="00E54CE1">
            <w:pPr>
              <w:pStyle w:val="GOSTTablenorm"/>
            </w:pPr>
            <w:ins w:id="12262" w:author="Куклина Ю.В." w:date="2024-04-01T15:17:00Z">
              <w:r w:rsidRPr="00051375">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w:t>
              </w:r>
              <w:del w:id="12263" w:author="Сатлер Марина Викторовна" w:date="2024-04-11T11:01:00Z">
                <w:r w:rsidRPr="00051375" w:rsidDel="00FF2318">
                  <w:rPr>
                    <w:szCs w:val="22"/>
                  </w:rPr>
                  <w:delText>-</w:delText>
                </w:r>
              </w:del>
              <w:r w:rsidRPr="00051375">
                <w:rPr>
                  <w:szCs w:val="22"/>
                </w:rPr>
                <w:t>тов умножить на 100)</w:t>
              </w:r>
            </w:ins>
          </w:p>
        </w:tc>
      </w:tr>
      <w:tr w:rsidR="00E54CE1" w:rsidRPr="00B9499D" w14:paraId="6EE46692" w14:textId="77777777" w:rsidTr="002A2161">
        <w:tc>
          <w:tcPr>
            <w:tcW w:w="1109" w:type="pct"/>
          </w:tcPr>
          <w:p w14:paraId="21F430D6" w14:textId="0FA41276" w:rsidR="00E54CE1" w:rsidRPr="00C040DF" w:rsidRDefault="00E54CE1" w:rsidP="00E54CE1">
            <w:pPr>
              <w:pStyle w:val="GOSTTablenorm"/>
            </w:pPr>
            <w:r w:rsidRPr="00C040DF">
              <w:t>Остаток_начало_года</w:t>
            </w:r>
          </w:p>
        </w:tc>
        <w:tc>
          <w:tcPr>
            <w:tcW w:w="302" w:type="pct"/>
          </w:tcPr>
          <w:p w14:paraId="300242DB" w14:textId="246500BA" w:rsidR="00E54CE1" w:rsidRPr="00C040DF" w:rsidRDefault="00E54CE1" w:rsidP="00E54CE1">
            <w:pPr>
              <w:pStyle w:val="GOSTTablenorm"/>
            </w:pPr>
            <w:r w:rsidRPr="00C040DF">
              <w:t>да</w:t>
            </w:r>
          </w:p>
        </w:tc>
        <w:tc>
          <w:tcPr>
            <w:tcW w:w="1109" w:type="pct"/>
          </w:tcPr>
          <w:p w14:paraId="61CB9F7A" w14:textId="51D99A77" w:rsidR="00E54CE1" w:rsidRPr="00C040DF" w:rsidRDefault="00E54CE1" w:rsidP="00E54CE1">
            <w:pPr>
              <w:pStyle w:val="GOSTTablenorm"/>
            </w:pPr>
            <w:r w:rsidRPr="00C040DF">
              <w:t>Остаток на начало года, в рублях</w:t>
            </w:r>
            <w:ins w:id="12264" w:author="Куклина Ю.В." w:date="2024-04-01T14:28:00Z">
              <w:r>
                <w:t xml:space="preserve"> </w:t>
              </w:r>
              <w:r>
                <w:rPr>
                  <w:szCs w:val="22"/>
                </w:rPr>
                <w:t>(по строке документа)</w:t>
              </w:r>
            </w:ins>
          </w:p>
        </w:tc>
        <w:tc>
          <w:tcPr>
            <w:tcW w:w="1109" w:type="pct"/>
          </w:tcPr>
          <w:p w14:paraId="23FBDA25" w14:textId="77777777" w:rsidR="00E54CE1" w:rsidRPr="00B57172" w:rsidRDefault="00E54CE1" w:rsidP="00E54CE1">
            <w:pPr>
              <w:pStyle w:val="GOSTTablenorm"/>
              <w:rPr>
                <w:ins w:id="12265" w:author="Куклина Ю.В." w:date="2024-04-01T15:20:00Z"/>
                <w:szCs w:val="22"/>
                <w:lang w:val="en-US"/>
              </w:rPr>
            </w:pPr>
            <w:ins w:id="12266" w:author="Куклина Ю.В." w:date="2024-04-01T15:20:00Z">
              <w:r w:rsidRPr="00676159">
                <w:rPr>
                  <w:b/>
                  <w:szCs w:val="22"/>
                  <w:lang w:val="en-US"/>
                </w:rPr>
                <w:t>R_728_G_S1_D:</w:t>
              </w:r>
              <w:r w:rsidRPr="00B57172">
                <w:rPr>
                  <w:szCs w:val="22"/>
                  <w:lang w:val="en-US"/>
                </w:rPr>
                <w:t>G_S1_D_C6</w:t>
              </w:r>
            </w:ins>
          </w:p>
          <w:p w14:paraId="5BB1F5F1" w14:textId="5DB6AD29" w:rsidR="00E54CE1" w:rsidRPr="00E435CD" w:rsidRDefault="00E54CE1" w:rsidP="00E54CE1">
            <w:pPr>
              <w:pStyle w:val="GOSTTablenorm"/>
              <w:rPr>
                <w:b/>
                <w:lang w:val="en-US"/>
              </w:rPr>
            </w:pPr>
            <w:r w:rsidRPr="00E435CD">
              <w:rPr>
                <w:b/>
                <w:lang w:val="en-US"/>
              </w:rPr>
              <w:t>R_728_G_S2_D:</w:t>
            </w:r>
            <w:r w:rsidRPr="00E435CD">
              <w:rPr>
                <w:lang w:val="en-US"/>
              </w:rPr>
              <w:t>G_S2_D_C1</w:t>
            </w:r>
          </w:p>
        </w:tc>
        <w:tc>
          <w:tcPr>
            <w:tcW w:w="1371" w:type="pct"/>
          </w:tcPr>
          <w:p w14:paraId="615731D8" w14:textId="26F5261C" w:rsidR="00E54CE1" w:rsidRPr="00703B5B" w:rsidRDefault="00E54CE1" w:rsidP="00E54CE1">
            <w:pPr>
              <w:pStyle w:val="GOSTTablenorm"/>
              <w:rPr>
                <w:ins w:id="12267" w:author="Куклина Ю.В." w:date="2024-04-04T14:59:00Z"/>
              </w:rPr>
            </w:pPr>
            <w:ins w:id="12268" w:author="Куклина Ю.В." w:date="2024-04-04T14:59:00Z">
              <w:r>
                <w:t>При обработке раздела 1 заполняется из тег</w:t>
              </w:r>
            </w:ins>
            <w:ins w:id="12269" w:author="Сказецкая Наталья Камилевна" w:date="2024-04-08T20:11:00Z">
              <w:r>
                <w:t>а</w:t>
              </w:r>
            </w:ins>
            <w:ins w:id="12270" w:author="Куклина Ю.В." w:date="2024-04-04T14:59:00Z">
              <w:del w:id="12271" w:author="Сказецкая Наталья Камилевна" w:date="2024-04-08T20:11:00Z">
                <w:r w:rsidDel="008E04C8">
                  <w:delText>ов</w:delText>
                </w:r>
              </w:del>
              <w:r>
                <w:t xml:space="preserve"> </w:t>
              </w:r>
              <w:r w:rsidRPr="00676159">
                <w:rPr>
                  <w:b/>
                  <w:szCs w:val="22"/>
                  <w:lang w:val="en-US"/>
                </w:rPr>
                <w:t>R</w:t>
              </w:r>
              <w:r w:rsidRPr="00703B5B">
                <w:rPr>
                  <w:b/>
                  <w:szCs w:val="22"/>
                </w:rPr>
                <w:t>_728_</w:t>
              </w:r>
              <w:r w:rsidRPr="00676159">
                <w:rPr>
                  <w:b/>
                  <w:szCs w:val="22"/>
                  <w:lang w:val="en-US"/>
                </w:rPr>
                <w:t>G</w:t>
              </w:r>
              <w:r w:rsidRPr="00703B5B">
                <w:rPr>
                  <w:b/>
                  <w:szCs w:val="22"/>
                </w:rPr>
                <w:t>_</w:t>
              </w:r>
              <w:r w:rsidRPr="00676159">
                <w:rPr>
                  <w:b/>
                  <w:szCs w:val="22"/>
                  <w:lang w:val="en-US"/>
                </w:rPr>
                <w:t>S</w:t>
              </w:r>
              <w:r w:rsidRPr="00703B5B">
                <w:rPr>
                  <w:b/>
                  <w:szCs w:val="22"/>
                </w:rPr>
                <w:t>1_</w:t>
              </w:r>
              <w:r w:rsidRPr="00676159">
                <w:rPr>
                  <w:b/>
                  <w:szCs w:val="22"/>
                  <w:lang w:val="en-US"/>
                </w:rPr>
                <w:t>D</w:t>
              </w:r>
              <w:r w:rsidRPr="00703B5B">
                <w:rPr>
                  <w:b/>
                  <w:szCs w:val="22"/>
                </w:rPr>
                <w:t>:</w:t>
              </w:r>
              <w:r w:rsidRPr="00B57172">
                <w:rPr>
                  <w:szCs w:val="22"/>
                  <w:lang w:val="en-US"/>
                </w:rPr>
                <w:t>G</w:t>
              </w:r>
              <w:r w:rsidRPr="00703B5B">
                <w:rPr>
                  <w:szCs w:val="22"/>
                </w:rPr>
                <w:t>_</w:t>
              </w:r>
              <w:r w:rsidRPr="00B57172">
                <w:rPr>
                  <w:szCs w:val="22"/>
                  <w:lang w:val="en-US"/>
                </w:rPr>
                <w:t>S</w:t>
              </w:r>
              <w:r w:rsidRPr="00703B5B">
                <w:rPr>
                  <w:szCs w:val="22"/>
                </w:rPr>
                <w:t>1_</w:t>
              </w:r>
              <w:r w:rsidRPr="00B57172">
                <w:rPr>
                  <w:szCs w:val="22"/>
                  <w:lang w:val="en-US"/>
                </w:rPr>
                <w:t>D</w:t>
              </w:r>
              <w:r w:rsidRPr="00703B5B">
                <w:rPr>
                  <w:szCs w:val="22"/>
                </w:rPr>
                <w:t>_</w:t>
              </w:r>
              <w:r w:rsidRPr="00B57172">
                <w:rPr>
                  <w:szCs w:val="22"/>
                  <w:lang w:val="en-US"/>
                </w:rPr>
                <w:t>C</w:t>
              </w:r>
              <w:r w:rsidRPr="00703B5B">
                <w:rPr>
                  <w:szCs w:val="22"/>
                </w:rPr>
                <w:t>6</w:t>
              </w:r>
            </w:ins>
            <w:r>
              <w:rPr>
                <w:szCs w:val="22"/>
              </w:rPr>
              <w:t>.</w:t>
            </w:r>
          </w:p>
          <w:p w14:paraId="4E8AD528" w14:textId="25C3B54D" w:rsidR="00E54CE1" w:rsidRPr="00703B5B" w:rsidRDefault="00E54CE1" w:rsidP="00E54CE1">
            <w:pPr>
              <w:pStyle w:val="GOSTTablenorm"/>
              <w:rPr>
                <w:ins w:id="12272" w:author="Куклина Ю.В." w:date="2024-04-04T14:58:00Z"/>
              </w:rPr>
            </w:pPr>
            <w:ins w:id="12273" w:author="Куклина Ю.В." w:date="2024-04-04T14:59:00Z">
              <w:r>
                <w:t xml:space="preserve">При обработке раздела 2 заполняется из тега </w:t>
              </w:r>
              <w:r w:rsidRPr="00E435CD">
                <w:rPr>
                  <w:b/>
                  <w:lang w:val="en-US"/>
                </w:rPr>
                <w:t>R</w:t>
              </w:r>
              <w:r w:rsidRPr="00703B5B">
                <w:rPr>
                  <w:b/>
                </w:rPr>
                <w:t>_728_</w:t>
              </w:r>
              <w:r w:rsidRPr="00E435CD">
                <w:rPr>
                  <w:b/>
                  <w:lang w:val="en-US"/>
                </w:rPr>
                <w:t>G</w:t>
              </w:r>
              <w:r w:rsidRPr="00703B5B">
                <w:rPr>
                  <w:b/>
                </w:rPr>
                <w:t>_</w:t>
              </w:r>
              <w:r w:rsidRPr="00E435CD">
                <w:rPr>
                  <w:b/>
                  <w:lang w:val="en-US"/>
                </w:rPr>
                <w:t>S</w:t>
              </w:r>
              <w:r w:rsidRPr="00703B5B">
                <w:rPr>
                  <w:b/>
                </w:rPr>
                <w:t>2_</w:t>
              </w:r>
              <w:r w:rsidRPr="00E435CD">
                <w:rPr>
                  <w:b/>
                  <w:lang w:val="en-US"/>
                </w:rPr>
                <w:t>D</w:t>
              </w:r>
              <w:r w:rsidRPr="00703B5B">
                <w:rPr>
                  <w:b/>
                </w:rPr>
                <w:t>:</w:t>
              </w:r>
              <w:r w:rsidRPr="00E435CD">
                <w:rPr>
                  <w:lang w:val="en-US"/>
                </w:rPr>
                <w:t>G</w:t>
              </w:r>
              <w:r w:rsidRPr="00703B5B">
                <w:t>_</w:t>
              </w:r>
              <w:r w:rsidRPr="00E435CD">
                <w:rPr>
                  <w:lang w:val="en-US"/>
                </w:rPr>
                <w:t>S</w:t>
              </w:r>
              <w:r w:rsidRPr="00703B5B">
                <w:t>2_</w:t>
              </w:r>
              <w:r w:rsidRPr="00E435CD">
                <w:rPr>
                  <w:lang w:val="en-US"/>
                </w:rPr>
                <w:t>D</w:t>
              </w:r>
              <w:r w:rsidRPr="00703B5B">
                <w:t>_</w:t>
              </w:r>
              <w:r w:rsidRPr="00E435CD">
                <w:rPr>
                  <w:lang w:val="en-US"/>
                </w:rPr>
                <w:t>C</w:t>
              </w:r>
              <w:r w:rsidRPr="00703B5B">
                <w:t>1</w:t>
              </w:r>
            </w:ins>
            <w:r>
              <w:t>.</w:t>
            </w:r>
          </w:p>
          <w:p w14:paraId="60E2A72F" w14:textId="77777777" w:rsidR="00E54CE1" w:rsidRDefault="00E54CE1" w:rsidP="00E54CE1">
            <w:pPr>
              <w:pStyle w:val="GOSTTablenorm"/>
              <w:rPr>
                <w:ins w:id="12274" w:author="Куклина Ю.В." w:date="2024-04-04T14:58:00Z"/>
              </w:rPr>
            </w:pPr>
          </w:p>
          <w:p w14:paraId="55350A99" w14:textId="0A685DC9" w:rsidR="00E54CE1" w:rsidRPr="00C040DF" w:rsidRDefault="00E54CE1" w:rsidP="00E54CE1">
            <w:pPr>
              <w:pStyle w:val="GOSTTablenorm"/>
            </w:pPr>
            <w:r w:rsidRPr="00C040DF">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E54CE1" w:rsidRPr="00B9499D" w14:paraId="5AA230B4" w14:textId="77777777" w:rsidTr="00F265CC">
        <w:tc>
          <w:tcPr>
            <w:tcW w:w="1109" w:type="pct"/>
          </w:tcPr>
          <w:p w14:paraId="6FF92761" w14:textId="0D01A995" w:rsidR="00E54CE1" w:rsidRPr="00C040DF" w:rsidRDefault="00E54CE1" w:rsidP="00E54CE1">
            <w:pPr>
              <w:pStyle w:val="GOSTTablenorm"/>
            </w:pPr>
            <w:r w:rsidRPr="00C040DF">
              <w:t>Оборот_СРЕД_Кт</w:t>
            </w:r>
          </w:p>
        </w:tc>
        <w:tc>
          <w:tcPr>
            <w:tcW w:w="302" w:type="pct"/>
          </w:tcPr>
          <w:p w14:paraId="44689891" w14:textId="77777777" w:rsidR="00E54CE1" w:rsidRPr="00C040DF" w:rsidRDefault="00E54CE1" w:rsidP="00E54CE1">
            <w:pPr>
              <w:pStyle w:val="GOSTTablenorm"/>
            </w:pPr>
            <w:r w:rsidRPr="00C040DF">
              <w:t>да</w:t>
            </w:r>
          </w:p>
        </w:tc>
        <w:tc>
          <w:tcPr>
            <w:tcW w:w="1109" w:type="pct"/>
          </w:tcPr>
          <w:p w14:paraId="7BB1D4E7" w14:textId="5BF8744D" w:rsidR="00E54CE1" w:rsidRPr="00C040DF" w:rsidRDefault="00E54CE1" w:rsidP="00E54CE1">
            <w:pPr>
              <w:pStyle w:val="GOSTTablenorm"/>
            </w:pPr>
            <w:r w:rsidRPr="00C040DF">
              <w:t>Сумма по контрольному показате</w:t>
            </w:r>
            <w:r w:rsidRPr="00C040DF">
              <w:lastRenderedPageBreak/>
              <w:t>лю СРЕД (Оборот по Кт), в рублях</w:t>
            </w:r>
            <w:ins w:id="12275" w:author="Куклина Ю.В." w:date="2024-04-01T14:28:00Z">
              <w:r>
                <w:t xml:space="preserve"> </w:t>
              </w:r>
              <w:r>
                <w:rPr>
                  <w:szCs w:val="22"/>
                </w:rPr>
                <w:t>(по строке документа)</w:t>
              </w:r>
            </w:ins>
          </w:p>
        </w:tc>
        <w:tc>
          <w:tcPr>
            <w:tcW w:w="1109" w:type="pct"/>
          </w:tcPr>
          <w:p w14:paraId="7041A723" w14:textId="77777777" w:rsidR="00E54CE1" w:rsidRPr="00C040DF" w:rsidRDefault="00E54CE1" w:rsidP="00E54CE1">
            <w:pPr>
              <w:pStyle w:val="GOSTTablenorm"/>
            </w:pPr>
            <w:r w:rsidRPr="001F3F13">
              <w:rPr>
                <w:b/>
              </w:rPr>
              <w:lastRenderedPageBreak/>
              <w:t>R_728_G_S2_D:</w:t>
            </w:r>
            <w:r w:rsidRPr="00C040DF">
              <w:t>G_S2_D_C4</w:t>
            </w:r>
          </w:p>
        </w:tc>
        <w:tc>
          <w:tcPr>
            <w:tcW w:w="1371" w:type="pct"/>
          </w:tcPr>
          <w:p w14:paraId="21B5E86C" w14:textId="72115C93" w:rsidR="00E54CE1" w:rsidRPr="00C040DF" w:rsidRDefault="00E54CE1" w:rsidP="00E54CE1">
            <w:pPr>
              <w:pStyle w:val="GOSTTablenorm"/>
            </w:pPr>
            <w:r w:rsidRPr="00C040DF">
              <w:t xml:space="preserve">Сумма передается в единицах валюты с </w:t>
            </w:r>
            <w:r w:rsidRPr="00C040DF">
              <w:lastRenderedPageBreak/>
              <w:t>точностью 2 знака после запятой - необходимо конвертировать в минимальные единицы валюты (для данного типа документов умножить на 100)</w:t>
            </w:r>
          </w:p>
        </w:tc>
      </w:tr>
      <w:tr w:rsidR="00E54CE1" w:rsidRPr="00B9499D" w14:paraId="4A51E22F" w14:textId="77777777" w:rsidTr="00F265CC">
        <w:tc>
          <w:tcPr>
            <w:tcW w:w="1109" w:type="pct"/>
          </w:tcPr>
          <w:p w14:paraId="1A7B8B07" w14:textId="13D37EF7" w:rsidR="00E54CE1" w:rsidRPr="00C040DF" w:rsidRDefault="00E54CE1" w:rsidP="00E54CE1">
            <w:pPr>
              <w:pStyle w:val="GOSTTablenorm"/>
            </w:pPr>
            <w:r w:rsidRPr="00C040DF">
              <w:lastRenderedPageBreak/>
              <w:t>Оборот_СРЕД_Дт</w:t>
            </w:r>
          </w:p>
        </w:tc>
        <w:tc>
          <w:tcPr>
            <w:tcW w:w="302" w:type="pct"/>
          </w:tcPr>
          <w:p w14:paraId="10915161" w14:textId="77777777" w:rsidR="00E54CE1" w:rsidRPr="00C040DF" w:rsidRDefault="00E54CE1" w:rsidP="00E54CE1">
            <w:pPr>
              <w:pStyle w:val="GOSTTablenorm"/>
            </w:pPr>
            <w:r w:rsidRPr="00C040DF">
              <w:t>да</w:t>
            </w:r>
          </w:p>
        </w:tc>
        <w:tc>
          <w:tcPr>
            <w:tcW w:w="1109" w:type="pct"/>
          </w:tcPr>
          <w:p w14:paraId="31EBB4CE" w14:textId="7D1F38EB" w:rsidR="00E54CE1" w:rsidRPr="00C040DF" w:rsidRDefault="00E54CE1" w:rsidP="00E54CE1">
            <w:pPr>
              <w:pStyle w:val="GOSTTablenorm"/>
            </w:pPr>
            <w:r w:rsidRPr="00C040DF">
              <w:t>Сумма по контрольному показателю СРЕД (Оборот по Дт), в рублях</w:t>
            </w:r>
            <w:ins w:id="12276" w:author="Куклина Ю.В." w:date="2024-04-01T14:28:00Z">
              <w:r>
                <w:t xml:space="preserve"> </w:t>
              </w:r>
              <w:r>
                <w:rPr>
                  <w:szCs w:val="22"/>
                </w:rPr>
                <w:t>(по строке документа)</w:t>
              </w:r>
            </w:ins>
          </w:p>
        </w:tc>
        <w:tc>
          <w:tcPr>
            <w:tcW w:w="1109" w:type="pct"/>
          </w:tcPr>
          <w:p w14:paraId="3A841003" w14:textId="77777777" w:rsidR="00E54CE1" w:rsidRPr="00C040DF" w:rsidRDefault="00E54CE1" w:rsidP="00E54CE1">
            <w:pPr>
              <w:pStyle w:val="GOSTTablenorm"/>
            </w:pPr>
            <w:r w:rsidRPr="001F3F13">
              <w:rPr>
                <w:b/>
              </w:rPr>
              <w:t>R_728_G_S2_D:</w:t>
            </w:r>
            <w:r w:rsidRPr="00C040DF">
              <w:t>G_S2_D_C5</w:t>
            </w:r>
          </w:p>
        </w:tc>
        <w:tc>
          <w:tcPr>
            <w:tcW w:w="1371" w:type="pct"/>
          </w:tcPr>
          <w:p w14:paraId="7767205F" w14:textId="34A6E89E" w:rsidR="00E54CE1" w:rsidRPr="00C040DF" w:rsidRDefault="00E54CE1" w:rsidP="00E54CE1">
            <w:pPr>
              <w:pStyle w:val="GOSTTablenorm"/>
            </w:pPr>
            <w:r w:rsidRPr="00C040DF">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E54CE1" w:rsidRPr="00B9499D" w14:paraId="47BC10CE" w14:textId="77777777" w:rsidTr="002A2161">
        <w:tc>
          <w:tcPr>
            <w:tcW w:w="1109" w:type="pct"/>
          </w:tcPr>
          <w:p w14:paraId="51AB2593" w14:textId="616FD4C5" w:rsidR="00E54CE1" w:rsidRPr="00C040DF" w:rsidRDefault="00E54CE1" w:rsidP="00E54CE1">
            <w:pPr>
              <w:pStyle w:val="GOSTTablenorm"/>
            </w:pPr>
            <w:ins w:id="12277" w:author="Куклина Ю.В." w:date="2024-04-01T15:22:00Z">
              <w:r w:rsidRPr="00051375">
                <w:rPr>
                  <w:szCs w:val="22"/>
                </w:rPr>
                <w:t>Сумма_БА_ЛБО</w:t>
              </w:r>
              <w:r>
                <w:rPr>
                  <w:szCs w:val="22"/>
                </w:rPr>
                <w:t>_для_выплат</w:t>
              </w:r>
            </w:ins>
          </w:p>
        </w:tc>
        <w:tc>
          <w:tcPr>
            <w:tcW w:w="302" w:type="pct"/>
          </w:tcPr>
          <w:p w14:paraId="2DCD61FA" w14:textId="3CE314B7" w:rsidR="00E54CE1" w:rsidRPr="00C040DF" w:rsidRDefault="00E54CE1" w:rsidP="00E54CE1">
            <w:pPr>
              <w:pStyle w:val="GOSTTablenorm"/>
            </w:pPr>
            <w:ins w:id="12278" w:author="Куклина Ю.В." w:date="2024-04-01T15:31:00Z">
              <w:r w:rsidRPr="002321F2">
                <w:t>да</w:t>
              </w:r>
            </w:ins>
          </w:p>
        </w:tc>
        <w:tc>
          <w:tcPr>
            <w:tcW w:w="1109" w:type="pct"/>
          </w:tcPr>
          <w:p w14:paraId="3B348B0A" w14:textId="00DAF3B9" w:rsidR="00E54CE1" w:rsidRPr="00C040DF" w:rsidRDefault="00E54CE1" w:rsidP="00E54CE1">
            <w:pPr>
              <w:pStyle w:val="GOSTTablenorm"/>
            </w:pPr>
            <w:ins w:id="12279" w:author="Куклина Ю.В." w:date="2024-04-01T15:22:00Z">
              <w:r w:rsidRPr="00051375">
                <w:rPr>
                  <w:szCs w:val="22"/>
                </w:rPr>
                <w:t>Сумма</w:t>
              </w:r>
              <w:r>
                <w:rPr>
                  <w:szCs w:val="22"/>
                </w:rPr>
                <w:t xml:space="preserve"> по контрольному показателю</w:t>
              </w:r>
              <w:r w:rsidRPr="00051375">
                <w:rPr>
                  <w:szCs w:val="22"/>
                </w:rPr>
                <w:t xml:space="preserve"> остатка БА, ЛБО для выплат в рублях (Оборот по Дт)</w:t>
              </w:r>
              <w:r>
                <w:rPr>
                  <w:szCs w:val="22"/>
                </w:rPr>
                <w:t xml:space="preserve"> (по строке документа)</w:t>
              </w:r>
            </w:ins>
          </w:p>
        </w:tc>
        <w:tc>
          <w:tcPr>
            <w:tcW w:w="1109" w:type="pct"/>
          </w:tcPr>
          <w:p w14:paraId="69C6C297" w14:textId="6AC4B674" w:rsidR="00E54CE1" w:rsidRPr="00C040DF" w:rsidRDefault="00E54CE1" w:rsidP="00E54CE1">
            <w:pPr>
              <w:pStyle w:val="GOSTTablenorm"/>
            </w:pPr>
            <w:ins w:id="12280" w:author="Куклина Ю.В." w:date="2024-04-01T15:22:00Z">
              <w:r w:rsidRPr="00231019">
                <w:rPr>
                  <w:b/>
                  <w:szCs w:val="22"/>
                  <w:lang w:val="en-US"/>
                </w:rPr>
                <w:t>R_728_G_S1_D:</w:t>
              </w:r>
              <w:r w:rsidRPr="00051375">
                <w:rPr>
                  <w:szCs w:val="22"/>
                </w:rPr>
                <w:t>G_S1_D_C11</w:t>
              </w:r>
            </w:ins>
          </w:p>
        </w:tc>
        <w:tc>
          <w:tcPr>
            <w:tcW w:w="1371" w:type="pct"/>
          </w:tcPr>
          <w:p w14:paraId="09241165" w14:textId="5637CC66" w:rsidR="00E54CE1" w:rsidRPr="00C040DF" w:rsidRDefault="00E54CE1" w:rsidP="00E54CE1">
            <w:pPr>
              <w:pStyle w:val="GOSTTablenorm"/>
            </w:pPr>
            <w:ins w:id="12281" w:author="Куклина Ю.В." w:date="2024-04-01T15:22:00Z">
              <w:r w:rsidRPr="00051375">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w:t>
              </w:r>
              <w:del w:id="12282" w:author="Сатлер Марина Викторовна" w:date="2024-04-11T11:01:00Z">
                <w:r w:rsidRPr="00051375" w:rsidDel="00FF2318">
                  <w:rPr>
                    <w:szCs w:val="22"/>
                  </w:rPr>
                  <w:delText>-</w:delText>
                </w:r>
              </w:del>
              <w:r w:rsidRPr="00051375">
                <w:rPr>
                  <w:szCs w:val="22"/>
                </w:rPr>
                <w:t>тов умножить на 100)</w:t>
              </w:r>
            </w:ins>
          </w:p>
        </w:tc>
      </w:tr>
      <w:tr w:rsidR="00E54CE1" w:rsidRPr="00A368BA" w14:paraId="7DC58855" w14:textId="77777777" w:rsidTr="002A2161">
        <w:tc>
          <w:tcPr>
            <w:tcW w:w="1109" w:type="pct"/>
          </w:tcPr>
          <w:p w14:paraId="5A03E5B4" w14:textId="4DAC2DB2" w:rsidR="00E54CE1" w:rsidRPr="002A2161" w:rsidRDefault="00E54CE1" w:rsidP="00E54CE1">
            <w:pPr>
              <w:pStyle w:val="GOSTTablenorm"/>
            </w:pPr>
            <w:ins w:id="12283" w:author="Куклина Ю.В." w:date="2024-04-01T15:22:00Z">
              <w:r w:rsidRPr="002A2161">
                <w:rPr>
                  <w:szCs w:val="22"/>
                </w:rPr>
                <w:t>Сумма_БА_ЛБО_ВАЛ_для_выплат</w:t>
              </w:r>
            </w:ins>
          </w:p>
        </w:tc>
        <w:tc>
          <w:tcPr>
            <w:tcW w:w="302" w:type="pct"/>
          </w:tcPr>
          <w:p w14:paraId="62900AD2" w14:textId="52D42178" w:rsidR="00E54CE1" w:rsidRPr="002A2161" w:rsidRDefault="00E54CE1" w:rsidP="00E54CE1">
            <w:pPr>
              <w:pStyle w:val="GOSTTablenorm"/>
            </w:pPr>
            <w:ins w:id="12284" w:author="Куклина Ю.В." w:date="2024-04-01T15:31:00Z">
              <w:r w:rsidRPr="002A2161">
                <w:t>да</w:t>
              </w:r>
            </w:ins>
          </w:p>
        </w:tc>
        <w:tc>
          <w:tcPr>
            <w:tcW w:w="1109" w:type="pct"/>
          </w:tcPr>
          <w:p w14:paraId="4AFC11B9" w14:textId="01EAD37F" w:rsidR="00E54CE1" w:rsidRPr="002A2161" w:rsidRDefault="00E54CE1" w:rsidP="00E54CE1">
            <w:pPr>
              <w:pStyle w:val="GOSTTablenorm"/>
            </w:pPr>
            <w:ins w:id="12285" w:author="Куклина Ю.В." w:date="2024-04-01T15:22:00Z">
              <w:r w:rsidRPr="002A2161">
                <w:rPr>
                  <w:szCs w:val="22"/>
                </w:rPr>
                <w:t>Сумма по контрольному показателю остатка БА, ЛБО для выплат в иностранной валюте (Оборот по Дт) (по строке документа)</w:t>
              </w:r>
            </w:ins>
          </w:p>
        </w:tc>
        <w:tc>
          <w:tcPr>
            <w:tcW w:w="1109" w:type="pct"/>
          </w:tcPr>
          <w:p w14:paraId="4340D494" w14:textId="28C06C94" w:rsidR="00E54CE1" w:rsidRPr="002A2161" w:rsidRDefault="00E54CE1" w:rsidP="00E54CE1">
            <w:pPr>
              <w:pStyle w:val="GOSTTablenorm"/>
              <w:rPr>
                <w:lang w:val="en-US"/>
              </w:rPr>
            </w:pPr>
            <w:ins w:id="12286" w:author="Куклина Ю.В." w:date="2024-04-01T15:22:00Z">
              <w:r w:rsidRPr="002A2161">
                <w:rPr>
                  <w:b/>
                  <w:szCs w:val="22"/>
                  <w:lang w:val="en-US"/>
                </w:rPr>
                <w:t>R_728_G_S1_D:</w:t>
              </w:r>
              <w:r w:rsidRPr="002A2161">
                <w:rPr>
                  <w:szCs w:val="22"/>
                </w:rPr>
                <w:t>G_S1_D_C12</w:t>
              </w:r>
            </w:ins>
          </w:p>
        </w:tc>
        <w:tc>
          <w:tcPr>
            <w:tcW w:w="1371" w:type="pct"/>
          </w:tcPr>
          <w:p w14:paraId="2927FA99" w14:textId="35A945B7" w:rsidR="00E54CE1" w:rsidRPr="00A368BA" w:rsidRDefault="00E54CE1" w:rsidP="00E54CE1">
            <w:pPr>
              <w:pStyle w:val="GOSTTablenorm"/>
            </w:pPr>
            <w:ins w:id="12287" w:author="Куклина Ю.В." w:date="2024-04-01T15:22:00Z">
              <w:r w:rsidRPr="00051375">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w:t>
              </w:r>
              <w:del w:id="12288" w:author="Сатлер Марина Викторовна" w:date="2024-04-11T11:02:00Z">
                <w:r w:rsidRPr="00051375" w:rsidDel="00FF2318">
                  <w:rPr>
                    <w:szCs w:val="22"/>
                  </w:rPr>
                  <w:delText>-</w:delText>
                </w:r>
              </w:del>
              <w:r w:rsidRPr="00051375">
                <w:rPr>
                  <w:szCs w:val="22"/>
                </w:rPr>
                <w:t>тов умножить на 100)</w:t>
              </w:r>
            </w:ins>
          </w:p>
        </w:tc>
      </w:tr>
      <w:tr w:rsidR="00E54CE1" w:rsidRPr="00540531" w14:paraId="57FF238C" w14:textId="77777777" w:rsidTr="002A2161">
        <w:tc>
          <w:tcPr>
            <w:tcW w:w="1109" w:type="pct"/>
          </w:tcPr>
          <w:p w14:paraId="03AFCBCF" w14:textId="6BF5DF33" w:rsidR="00E54CE1" w:rsidRPr="002A2161" w:rsidRDefault="00E54CE1" w:rsidP="00E54CE1">
            <w:pPr>
              <w:pStyle w:val="GOSTTablenorm"/>
            </w:pPr>
            <w:ins w:id="12289" w:author="Куклина Ю.В." w:date="2024-04-04T15:12:00Z">
              <w:r w:rsidRPr="002A2161">
                <w:rPr>
                  <w:szCs w:val="22"/>
                </w:rPr>
                <w:t>Сумма_</w:t>
              </w:r>
            </w:ins>
            <w:ins w:id="12290" w:author="Куклина Ю.В." w:date="2024-04-01T15:30:00Z">
              <w:r w:rsidRPr="002A2161">
                <w:rPr>
                  <w:szCs w:val="22"/>
                </w:rPr>
                <w:t>ПОФР_для_выплат</w:t>
              </w:r>
            </w:ins>
            <w:ins w:id="12291" w:author="Куклина Ю.В." w:date="2024-04-04T15:10:00Z">
              <w:r w:rsidRPr="002A2161">
                <w:rPr>
                  <w:szCs w:val="22"/>
                </w:rPr>
                <w:t>_Дт</w:t>
              </w:r>
            </w:ins>
          </w:p>
        </w:tc>
        <w:tc>
          <w:tcPr>
            <w:tcW w:w="302" w:type="pct"/>
          </w:tcPr>
          <w:p w14:paraId="0A2A6E76" w14:textId="4EB128C9" w:rsidR="00E54CE1" w:rsidRPr="002A2161" w:rsidRDefault="00E54CE1" w:rsidP="00E54CE1">
            <w:pPr>
              <w:pStyle w:val="GOSTTablenorm"/>
            </w:pPr>
            <w:ins w:id="12292" w:author="Куклина Ю.В." w:date="2024-04-01T15:31:00Z">
              <w:r w:rsidRPr="002A2161">
                <w:t>да</w:t>
              </w:r>
            </w:ins>
          </w:p>
        </w:tc>
        <w:tc>
          <w:tcPr>
            <w:tcW w:w="1109" w:type="pct"/>
          </w:tcPr>
          <w:p w14:paraId="18DC696E" w14:textId="54FB0D7D" w:rsidR="00E54CE1" w:rsidRPr="002A2161" w:rsidRDefault="00E54CE1" w:rsidP="00E54CE1">
            <w:pPr>
              <w:pStyle w:val="GOSTTablenorm"/>
            </w:pPr>
            <w:ins w:id="12293" w:author="Куклина Ю.В." w:date="2024-04-01T15:30:00Z">
              <w:r w:rsidRPr="002A2161">
                <w:rPr>
                  <w:szCs w:val="22"/>
                </w:rPr>
                <w:t>Сумма по контрольному показателю остатка ПОФР для выплат (Оборот по Дт) (по строке документа)</w:t>
              </w:r>
            </w:ins>
          </w:p>
        </w:tc>
        <w:tc>
          <w:tcPr>
            <w:tcW w:w="1109" w:type="pct"/>
          </w:tcPr>
          <w:p w14:paraId="5AC55C27" w14:textId="75738828" w:rsidR="00E54CE1" w:rsidRPr="002A2161" w:rsidRDefault="00E54CE1" w:rsidP="00E54CE1">
            <w:pPr>
              <w:pStyle w:val="GOSTTablenorm"/>
            </w:pPr>
            <w:ins w:id="12294" w:author="Куклина Ю.В." w:date="2024-04-04T15:20:00Z">
              <w:r w:rsidRPr="002A2161">
                <w:rPr>
                  <w:b/>
                  <w:szCs w:val="22"/>
                </w:rPr>
                <w:t>R_728_G_S1_D:</w:t>
              </w:r>
              <w:r w:rsidRPr="002A2161">
                <w:rPr>
                  <w:szCs w:val="22"/>
                </w:rPr>
                <w:t>G_S1_D_C14</w:t>
              </w:r>
            </w:ins>
          </w:p>
        </w:tc>
        <w:tc>
          <w:tcPr>
            <w:tcW w:w="1371" w:type="pct"/>
          </w:tcPr>
          <w:p w14:paraId="606D310A" w14:textId="39E43D18" w:rsidR="00E54CE1" w:rsidRPr="003D67C4" w:rsidRDefault="00E54CE1" w:rsidP="00E54CE1">
            <w:pPr>
              <w:pStyle w:val="GOSTTablenorm"/>
            </w:pPr>
            <w:ins w:id="12295" w:author="Куклина Ю.В." w:date="2024-04-01T15:30:00Z">
              <w:r w:rsidRPr="003D67C4">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w:t>
              </w:r>
              <w:del w:id="12296" w:author="Сатлер Марина Викторовна" w:date="2024-04-11T11:02:00Z">
                <w:r w:rsidRPr="003D67C4" w:rsidDel="00FF2318">
                  <w:rPr>
                    <w:szCs w:val="22"/>
                  </w:rPr>
                  <w:delText>-</w:delText>
                </w:r>
              </w:del>
              <w:r w:rsidRPr="003D67C4">
                <w:rPr>
                  <w:szCs w:val="22"/>
                </w:rPr>
                <w:t>тов умножить на 100)</w:t>
              </w:r>
            </w:ins>
          </w:p>
        </w:tc>
      </w:tr>
      <w:tr w:rsidR="00E54CE1" w:rsidRPr="00540531" w14:paraId="7AC78004" w14:textId="77777777" w:rsidTr="002A2161">
        <w:tc>
          <w:tcPr>
            <w:tcW w:w="1109" w:type="pct"/>
          </w:tcPr>
          <w:p w14:paraId="30F9C248" w14:textId="03B49670" w:rsidR="00E54CE1" w:rsidRPr="002A2161" w:rsidRDefault="00E54CE1" w:rsidP="00E54CE1">
            <w:pPr>
              <w:pStyle w:val="GOSTTablenorm"/>
              <w:rPr>
                <w:szCs w:val="22"/>
              </w:rPr>
            </w:pPr>
            <w:ins w:id="12297" w:author="Куклина Ю.В." w:date="2024-04-04T15:12:00Z">
              <w:r w:rsidRPr="002A2161">
                <w:rPr>
                  <w:szCs w:val="22"/>
                </w:rPr>
                <w:t>Сумма_</w:t>
              </w:r>
            </w:ins>
            <w:ins w:id="12298" w:author="Куклина Ю.В." w:date="2024-04-01T15:30:00Z">
              <w:r w:rsidRPr="002A2161">
                <w:rPr>
                  <w:szCs w:val="22"/>
                </w:rPr>
                <w:t>ПОФР_для_выплат</w:t>
              </w:r>
            </w:ins>
            <w:ins w:id="12299" w:author="Куклина Ю.В." w:date="2024-04-04T15:10:00Z">
              <w:r w:rsidRPr="002A2161">
                <w:rPr>
                  <w:szCs w:val="22"/>
                </w:rPr>
                <w:t>_Кт</w:t>
              </w:r>
            </w:ins>
          </w:p>
        </w:tc>
        <w:tc>
          <w:tcPr>
            <w:tcW w:w="302" w:type="pct"/>
          </w:tcPr>
          <w:p w14:paraId="789F0065" w14:textId="2BEAEC6C" w:rsidR="00E54CE1" w:rsidRPr="002A2161" w:rsidRDefault="00E54CE1" w:rsidP="00E54CE1">
            <w:pPr>
              <w:pStyle w:val="GOSTTablenorm"/>
            </w:pPr>
            <w:ins w:id="12300" w:author="Куклина Ю.В." w:date="2024-04-01T15:31:00Z">
              <w:r w:rsidRPr="002A2161">
                <w:t>да</w:t>
              </w:r>
            </w:ins>
          </w:p>
        </w:tc>
        <w:tc>
          <w:tcPr>
            <w:tcW w:w="1109" w:type="pct"/>
          </w:tcPr>
          <w:p w14:paraId="06DF2465" w14:textId="3CCC884B" w:rsidR="00E54CE1" w:rsidRPr="002A2161" w:rsidRDefault="00E54CE1" w:rsidP="00E54CE1">
            <w:pPr>
              <w:pStyle w:val="GOSTTablenorm"/>
              <w:rPr>
                <w:szCs w:val="22"/>
              </w:rPr>
            </w:pPr>
            <w:ins w:id="12301" w:author="Куклина Ю.В." w:date="2024-04-01T15:30:00Z">
              <w:r w:rsidRPr="002A2161">
                <w:rPr>
                  <w:szCs w:val="22"/>
                </w:rPr>
                <w:t>Сумма по контрольному показателю остатка ПОФР для выплат (Оборот по Кт) (по строке доку</w:t>
              </w:r>
              <w:r w:rsidRPr="002A2161">
                <w:rPr>
                  <w:szCs w:val="22"/>
                </w:rPr>
                <w:lastRenderedPageBreak/>
                <w:t>мента)</w:t>
              </w:r>
            </w:ins>
          </w:p>
        </w:tc>
        <w:tc>
          <w:tcPr>
            <w:tcW w:w="1109" w:type="pct"/>
          </w:tcPr>
          <w:p w14:paraId="3983FA5A" w14:textId="769E15BB" w:rsidR="00E54CE1" w:rsidRPr="002A2161" w:rsidRDefault="00E54CE1" w:rsidP="00E54CE1">
            <w:pPr>
              <w:pStyle w:val="GOSTTablenorm"/>
              <w:rPr>
                <w:b/>
                <w:szCs w:val="22"/>
                <w:lang w:val="en-US"/>
              </w:rPr>
            </w:pPr>
            <w:ins w:id="12302" w:author="Куклина Ю.В." w:date="2024-04-04T15:20:00Z">
              <w:r w:rsidRPr="002A2161">
                <w:rPr>
                  <w:b/>
                  <w:szCs w:val="22"/>
                  <w:lang w:val="en-US"/>
                </w:rPr>
                <w:lastRenderedPageBreak/>
                <w:t>R_728_G_S1_D:</w:t>
              </w:r>
              <w:r w:rsidRPr="002A2161">
                <w:rPr>
                  <w:szCs w:val="22"/>
                  <w:lang w:val="en-US"/>
                </w:rPr>
                <w:t>G_S1_D_C14_KT</w:t>
              </w:r>
            </w:ins>
          </w:p>
        </w:tc>
        <w:tc>
          <w:tcPr>
            <w:tcW w:w="1371" w:type="pct"/>
          </w:tcPr>
          <w:p w14:paraId="1728295D" w14:textId="0408A3BB" w:rsidR="00E54CE1" w:rsidRPr="003D67C4" w:rsidRDefault="00E54CE1" w:rsidP="00E54CE1">
            <w:pPr>
              <w:pStyle w:val="GOSTTablenorm"/>
              <w:rPr>
                <w:szCs w:val="22"/>
              </w:rPr>
            </w:pPr>
            <w:ins w:id="12303" w:author="Куклина Ю.В." w:date="2024-04-01T15:30:00Z">
              <w:r w:rsidRPr="003D67C4">
                <w:rPr>
                  <w:szCs w:val="22"/>
                </w:rPr>
                <w:t>Сумма передается в единицах валюты с точностью 2 знака после запятой - необходимо конвертировать в минимальные еди</w:t>
              </w:r>
              <w:r w:rsidRPr="003D67C4">
                <w:rPr>
                  <w:szCs w:val="22"/>
                </w:rPr>
                <w:lastRenderedPageBreak/>
                <w:t>ницы валюты (для данного типа докумен</w:t>
              </w:r>
              <w:del w:id="12304" w:author="Сатлер Марина Викторовна" w:date="2024-04-11T11:02:00Z">
                <w:r w:rsidRPr="003D67C4" w:rsidDel="00FF2318">
                  <w:rPr>
                    <w:szCs w:val="22"/>
                  </w:rPr>
                  <w:delText>-</w:delText>
                </w:r>
              </w:del>
              <w:r w:rsidRPr="003D67C4">
                <w:rPr>
                  <w:szCs w:val="22"/>
                </w:rPr>
                <w:t>тов умножить на 100)</w:t>
              </w:r>
            </w:ins>
          </w:p>
        </w:tc>
      </w:tr>
      <w:tr w:rsidR="00E54CE1" w:rsidRPr="00540531" w14:paraId="30D74F96" w14:textId="77777777" w:rsidTr="002A2161">
        <w:tc>
          <w:tcPr>
            <w:tcW w:w="1109" w:type="pct"/>
          </w:tcPr>
          <w:p w14:paraId="6A0E5819" w14:textId="635A1FD4" w:rsidR="00E54CE1" w:rsidRPr="00C040DF" w:rsidRDefault="00E54CE1" w:rsidP="00E54CE1">
            <w:pPr>
              <w:pStyle w:val="GOSTTablenorm"/>
            </w:pPr>
            <w:ins w:id="12305" w:author="Куклина Ю.В." w:date="2024-04-01T15:32:00Z">
              <w:r>
                <w:rPr>
                  <w:szCs w:val="22"/>
                </w:rPr>
                <w:lastRenderedPageBreak/>
                <w:t>Сумма_п</w:t>
              </w:r>
              <w:r w:rsidRPr="00051375">
                <w:rPr>
                  <w:szCs w:val="22"/>
                </w:rPr>
                <w:t>оступления_ДопФин</w:t>
              </w:r>
            </w:ins>
          </w:p>
        </w:tc>
        <w:tc>
          <w:tcPr>
            <w:tcW w:w="302" w:type="pct"/>
          </w:tcPr>
          <w:p w14:paraId="4356A274" w14:textId="6A3E9836" w:rsidR="00E54CE1" w:rsidRPr="00C040DF" w:rsidRDefault="00E54CE1" w:rsidP="00E54CE1">
            <w:pPr>
              <w:pStyle w:val="GOSTTablenorm"/>
            </w:pPr>
            <w:ins w:id="12306" w:author="Куклина Ю.В." w:date="2024-04-01T16:26:00Z">
              <w:r w:rsidRPr="00697465">
                <w:t>да</w:t>
              </w:r>
            </w:ins>
          </w:p>
        </w:tc>
        <w:tc>
          <w:tcPr>
            <w:tcW w:w="1109" w:type="pct"/>
          </w:tcPr>
          <w:p w14:paraId="6DA32124" w14:textId="47792957" w:rsidR="00E54CE1" w:rsidRPr="00C040DF" w:rsidRDefault="00E54CE1" w:rsidP="00E54CE1">
            <w:pPr>
              <w:pStyle w:val="GOSTTablenorm"/>
            </w:pPr>
            <w:ins w:id="12307" w:author="Куклина Ю.В." w:date="2024-04-01T15:32:00Z">
              <w:r w:rsidRPr="00051375">
                <w:rPr>
                  <w:szCs w:val="22"/>
                </w:rPr>
                <w:t>Сумма поступлений источников доп. финансирования (Оборот по Кт)</w:t>
              </w:r>
              <w:r>
                <w:rPr>
                  <w:szCs w:val="22"/>
                </w:rPr>
                <w:t xml:space="preserve"> (по строке документа)</w:t>
              </w:r>
            </w:ins>
          </w:p>
        </w:tc>
        <w:tc>
          <w:tcPr>
            <w:tcW w:w="1109" w:type="pct"/>
          </w:tcPr>
          <w:p w14:paraId="263B5C96" w14:textId="0E33C779" w:rsidR="00E54CE1" w:rsidRPr="00A368BA" w:rsidRDefault="00E54CE1" w:rsidP="00E54CE1">
            <w:pPr>
              <w:pStyle w:val="GOSTTablenorm"/>
            </w:pPr>
            <w:ins w:id="12308" w:author="Куклина Ю.В." w:date="2024-04-01T15:32:00Z">
              <w:r w:rsidRPr="00676159">
                <w:rPr>
                  <w:b/>
                  <w:szCs w:val="22"/>
                  <w:lang w:val="en-US"/>
                </w:rPr>
                <w:t>R_728_G_S1_D:</w:t>
              </w:r>
              <w:r w:rsidRPr="00051375">
                <w:rPr>
                  <w:szCs w:val="22"/>
                </w:rPr>
                <w:t>G_S1_D_C17</w:t>
              </w:r>
            </w:ins>
          </w:p>
        </w:tc>
        <w:tc>
          <w:tcPr>
            <w:tcW w:w="1371" w:type="pct"/>
          </w:tcPr>
          <w:p w14:paraId="4E5BBFBB" w14:textId="5A7DE086" w:rsidR="00E54CE1" w:rsidRPr="00C040DF" w:rsidRDefault="00E54CE1" w:rsidP="00E54CE1">
            <w:pPr>
              <w:pStyle w:val="GOSTTablenorm"/>
            </w:pPr>
            <w:ins w:id="12309" w:author="Куклина Ю.В." w:date="2024-04-01T15:32:00Z">
              <w:r w:rsidRPr="00051375">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w:t>
              </w:r>
              <w:del w:id="12310" w:author="Сатлер Марина Викторовна" w:date="2024-04-11T11:02:00Z">
                <w:r w:rsidRPr="00051375" w:rsidDel="00FF2318">
                  <w:rPr>
                    <w:szCs w:val="22"/>
                  </w:rPr>
                  <w:delText>-</w:delText>
                </w:r>
              </w:del>
              <w:r w:rsidRPr="00051375">
                <w:rPr>
                  <w:szCs w:val="22"/>
                </w:rPr>
                <w:t>тов умножить на 100)</w:t>
              </w:r>
            </w:ins>
          </w:p>
        </w:tc>
      </w:tr>
      <w:tr w:rsidR="00E54CE1" w:rsidRPr="00540531" w14:paraId="1BF2881E" w14:textId="77777777" w:rsidTr="002A2161">
        <w:tc>
          <w:tcPr>
            <w:tcW w:w="1109" w:type="pct"/>
          </w:tcPr>
          <w:p w14:paraId="123EA77C" w14:textId="64F3B7CD" w:rsidR="00E54CE1" w:rsidRPr="00C040DF" w:rsidRDefault="00E54CE1" w:rsidP="00E54CE1">
            <w:pPr>
              <w:pStyle w:val="GOSTTablenorm"/>
            </w:pPr>
            <w:ins w:id="12311" w:author="Куклина Ю.В." w:date="2024-04-01T15:32:00Z">
              <w:r>
                <w:rPr>
                  <w:szCs w:val="22"/>
                </w:rPr>
                <w:t>Сумма_в</w:t>
              </w:r>
              <w:r w:rsidRPr="00051375">
                <w:rPr>
                  <w:szCs w:val="22"/>
                </w:rPr>
                <w:t>озврат_поступл_ДопФин</w:t>
              </w:r>
            </w:ins>
          </w:p>
        </w:tc>
        <w:tc>
          <w:tcPr>
            <w:tcW w:w="302" w:type="pct"/>
          </w:tcPr>
          <w:p w14:paraId="08AC04C3" w14:textId="1B91A8FE" w:rsidR="00E54CE1" w:rsidRPr="00C040DF" w:rsidRDefault="00E54CE1" w:rsidP="00E54CE1">
            <w:pPr>
              <w:pStyle w:val="GOSTTablenorm"/>
            </w:pPr>
            <w:ins w:id="12312" w:author="Куклина Ю.В." w:date="2024-04-01T16:26:00Z">
              <w:r w:rsidRPr="00697465">
                <w:t>да</w:t>
              </w:r>
            </w:ins>
          </w:p>
        </w:tc>
        <w:tc>
          <w:tcPr>
            <w:tcW w:w="1109" w:type="pct"/>
          </w:tcPr>
          <w:p w14:paraId="4A3F4F9B" w14:textId="130F9663" w:rsidR="00E54CE1" w:rsidRPr="00C040DF" w:rsidRDefault="00E54CE1" w:rsidP="00E54CE1">
            <w:pPr>
              <w:pStyle w:val="GOSTTablenorm"/>
            </w:pPr>
            <w:ins w:id="12313" w:author="Куклина Ю.В." w:date="2024-04-01T15:32:00Z">
              <w:r w:rsidRPr="00051375">
                <w:rPr>
                  <w:szCs w:val="22"/>
                </w:rPr>
                <w:t>Сумма возвратов поступлений источников доп. финансирования (Оборот по Дт)</w:t>
              </w:r>
              <w:r>
                <w:rPr>
                  <w:szCs w:val="22"/>
                </w:rPr>
                <w:t xml:space="preserve"> (по строке документа)</w:t>
              </w:r>
            </w:ins>
          </w:p>
        </w:tc>
        <w:tc>
          <w:tcPr>
            <w:tcW w:w="1109" w:type="pct"/>
          </w:tcPr>
          <w:p w14:paraId="79DDD1EF" w14:textId="0CCAD8EA" w:rsidR="00E54CE1" w:rsidRPr="00A368BA" w:rsidRDefault="00E54CE1" w:rsidP="00E54CE1">
            <w:pPr>
              <w:pStyle w:val="GOSTTablenorm"/>
            </w:pPr>
            <w:ins w:id="12314" w:author="Куклина Ю.В." w:date="2024-04-01T15:32:00Z">
              <w:r w:rsidRPr="00676159">
                <w:rPr>
                  <w:b/>
                  <w:szCs w:val="22"/>
                  <w:lang w:val="en-US"/>
                </w:rPr>
                <w:t>R_728_G_S1_D:</w:t>
              </w:r>
              <w:r w:rsidRPr="00051375">
                <w:rPr>
                  <w:szCs w:val="22"/>
                </w:rPr>
                <w:t>G_S1_D_C18</w:t>
              </w:r>
            </w:ins>
          </w:p>
        </w:tc>
        <w:tc>
          <w:tcPr>
            <w:tcW w:w="1371" w:type="pct"/>
          </w:tcPr>
          <w:p w14:paraId="4DCBBBDA" w14:textId="2A1B593C" w:rsidR="00E54CE1" w:rsidRPr="00C040DF" w:rsidRDefault="00E54CE1" w:rsidP="00E54CE1">
            <w:pPr>
              <w:pStyle w:val="GOSTTablenorm"/>
            </w:pPr>
            <w:ins w:id="12315" w:author="Куклина Ю.В." w:date="2024-04-01T15:32:00Z">
              <w:r w:rsidRPr="00051375">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w:t>
              </w:r>
              <w:del w:id="12316" w:author="Сатлер Марина Викторовна" w:date="2024-04-11T11:02:00Z">
                <w:r w:rsidRPr="00051375" w:rsidDel="00FF2318">
                  <w:rPr>
                    <w:szCs w:val="22"/>
                  </w:rPr>
                  <w:delText>-</w:delText>
                </w:r>
              </w:del>
              <w:r w:rsidRPr="00051375">
                <w:rPr>
                  <w:szCs w:val="22"/>
                </w:rPr>
                <w:t>тов умножить на 100)</w:t>
              </w:r>
            </w:ins>
          </w:p>
        </w:tc>
      </w:tr>
      <w:tr w:rsidR="00E54CE1" w:rsidRPr="00540531" w14:paraId="49834603" w14:textId="77777777" w:rsidTr="002A2161">
        <w:tc>
          <w:tcPr>
            <w:tcW w:w="1109" w:type="pct"/>
          </w:tcPr>
          <w:p w14:paraId="4B77A935" w14:textId="553EF927" w:rsidR="00E54CE1" w:rsidRPr="00C040DF" w:rsidRDefault="00E54CE1" w:rsidP="00E54CE1">
            <w:pPr>
              <w:pStyle w:val="GOSTTablenorm"/>
            </w:pPr>
            <w:ins w:id="12317" w:author="Куклина Ю.В." w:date="2024-04-01T15:32:00Z">
              <w:r>
                <w:rPr>
                  <w:szCs w:val="22"/>
                </w:rPr>
                <w:t>Сумма_</w:t>
              </w:r>
              <w:r w:rsidRPr="00051375">
                <w:rPr>
                  <w:szCs w:val="22"/>
                </w:rPr>
                <w:t>КОО_выданные</w:t>
              </w:r>
            </w:ins>
          </w:p>
        </w:tc>
        <w:tc>
          <w:tcPr>
            <w:tcW w:w="302" w:type="pct"/>
          </w:tcPr>
          <w:p w14:paraId="48A3271A" w14:textId="0BD497B8" w:rsidR="00E54CE1" w:rsidRPr="00C040DF" w:rsidRDefault="00E54CE1" w:rsidP="00E54CE1">
            <w:pPr>
              <w:pStyle w:val="GOSTTablenorm"/>
            </w:pPr>
            <w:ins w:id="12318" w:author="Куклина Ю.В." w:date="2024-04-01T16:26:00Z">
              <w:r w:rsidRPr="00697465">
                <w:t>да</w:t>
              </w:r>
            </w:ins>
          </w:p>
        </w:tc>
        <w:tc>
          <w:tcPr>
            <w:tcW w:w="1109" w:type="pct"/>
          </w:tcPr>
          <w:p w14:paraId="361FE9E9" w14:textId="75F86EFA" w:rsidR="00E54CE1" w:rsidRPr="00C040DF" w:rsidRDefault="00E54CE1" w:rsidP="00E54CE1">
            <w:pPr>
              <w:pStyle w:val="GOSTTablenorm"/>
            </w:pPr>
            <w:ins w:id="12319" w:author="Куклина Ю.В." w:date="2024-04-01T15:32:00Z">
              <w:r w:rsidRPr="00051375">
                <w:rPr>
                  <w:szCs w:val="22"/>
                </w:rPr>
                <w:t>Сумма выданных КОО (Оборот по Кт)</w:t>
              </w:r>
              <w:r>
                <w:rPr>
                  <w:szCs w:val="22"/>
                </w:rPr>
                <w:t xml:space="preserve"> (по строке документа)</w:t>
              </w:r>
            </w:ins>
          </w:p>
        </w:tc>
        <w:tc>
          <w:tcPr>
            <w:tcW w:w="1109" w:type="pct"/>
          </w:tcPr>
          <w:p w14:paraId="015D64D8" w14:textId="0A39A939" w:rsidR="00E54CE1" w:rsidRPr="00A368BA" w:rsidRDefault="00E54CE1" w:rsidP="00E54CE1">
            <w:pPr>
              <w:pStyle w:val="GOSTTablenorm"/>
            </w:pPr>
            <w:ins w:id="12320" w:author="Куклина Ю.В." w:date="2024-04-01T15:32:00Z">
              <w:r w:rsidRPr="00676159">
                <w:rPr>
                  <w:b/>
                  <w:szCs w:val="22"/>
                  <w:lang w:val="en-US"/>
                </w:rPr>
                <w:t>R_728_G_S1_D:</w:t>
              </w:r>
              <w:r w:rsidRPr="00051375">
                <w:rPr>
                  <w:szCs w:val="22"/>
                </w:rPr>
                <w:t>G_S1_D_C19</w:t>
              </w:r>
            </w:ins>
          </w:p>
        </w:tc>
        <w:tc>
          <w:tcPr>
            <w:tcW w:w="1371" w:type="pct"/>
          </w:tcPr>
          <w:p w14:paraId="76F253BC" w14:textId="763B237E" w:rsidR="00E54CE1" w:rsidRPr="00C040DF" w:rsidRDefault="00E54CE1" w:rsidP="00E54CE1">
            <w:pPr>
              <w:pStyle w:val="GOSTTablenorm"/>
            </w:pPr>
            <w:ins w:id="12321" w:author="Куклина Ю.В." w:date="2024-04-01T15:32:00Z">
              <w:r w:rsidRPr="00051375">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w:t>
              </w:r>
              <w:del w:id="12322" w:author="Сатлер Марина Викторовна" w:date="2024-04-11T11:02:00Z">
                <w:r w:rsidRPr="00051375" w:rsidDel="00FF2318">
                  <w:rPr>
                    <w:szCs w:val="22"/>
                  </w:rPr>
                  <w:delText>-</w:delText>
                </w:r>
              </w:del>
              <w:r w:rsidRPr="00051375">
                <w:rPr>
                  <w:szCs w:val="22"/>
                </w:rPr>
                <w:t>тов умножить на 100)</w:t>
              </w:r>
            </w:ins>
          </w:p>
        </w:tc>
      </w:tr>
      <w:tr w:rsidR="00E54CE1" w:rsidRPr="00540531" w14:paraId="22313117" w14:textId="77777777" w:rsidTr="002A2161">
        <w:tc>
          <w:tcPr>
            <w:tcW w:w="1109" w:type="pct"/>
          </w:tcPr>
          <w:p w14:paraId="4F6DD098" w14:textId="4BD013CD" w:rsidR="00E54CE1" w:rsidRPr="00C040DF" w:rsidRDefault="00E54CE1" w:rsidP="00E54CE1">
            <w:pPr>
              <w:pStyle w:val="GOSTTablenorm"/>
            </w:pPr>
            <w:ins w:id="12323" w:author="Куклина Ю.В." w:date="2024-04-01T15:32:00Z">
              <w:r>
                <w:rPr>
                  <w:szCs w:val="22"/>
                </w:rPr>
                <w:t>Сумма_</w:t>
              </w:r>
              <w:r w:rsidRPr="00051375">
                <w:rPr>
                  <w:szCs w:val="22"/>
                </w:rPr>
                <w:t>КОО_исполнен</w:t>
              </w:r>
              <w:r>
                <w:rPr>
                  <w:szCs w:val="22"/>
                </w:rPr>
                <w:t>ие</w:t>
              </w:r>
            </w:ins>
          </w:p>
        </w:tc>
        <w:tc>
          <w:tcPr>
            <w:tcW w:w="302" w:type="pct"/>
          </w:tcPr>
          <w:p w14:paraId="42E84391" w14:textId="59E01452" w:rsidR="00E54CE1" w:rsidRPr="00C040DF" w:rsidRDefault="00E54CE1" w:rsidP="00E54CE1">
            <w:pPr>
              <w:pStyle w:val="GOSTTablenorm"/>
            </w:pPr>
            <w:ins w:id="12324" w:author="Куклина Ю.В." w:date="2024-04-01T16:26:00Z">
              <w:r w:rsidRPr="00697465">
                <w:t>да</w:t>
              </w:r>
            </w:ins>
          </w:p>
        </w:tc>
        <w:tc>
          <w:tcPr>
            <w:tcW w:w="1109" w:type="pct"/>
          </w:tcPr>
          <w:p w14:paraId="6374DE2D" w14:textId="459C859A" w:rsidR="00E54CE1" w:rsidRPr="00C040DF" w:rsidRDefault="00E54CE1" w:rsidP="00E54CE1">
            <w:pPr>
              <w:pStyle w:val="GOSTTablenorm"/>
            </w:pPr>
            <w:ins w:id="12325" w:author="Куклина Ю.В." w:date="2024-04-01T15:32:00Z">
              <w:r w:rsidRPr="00051375">
                <w:rPr>
                  <w:szCs w:val="22"/>
                </w:rPr>
                <w:t>Сумма исполнения КОО (Оборот по Дт)</w:t>
              </w:r>
              <w:r>
                <w:rPr>
                  <w:szCs w:val="22"/>
                </w:rPr>
                <w:t xml:space="preserve"> (по строке документа)</w:t>
              </w:r>
            </w:ins>
          </w:p>
        </w:tc>
        <w:tc>
          <w:tcPr>
            <w:tcW w:w="1109" w:type="pct"/>
          </w:tcPr>
          <w:p w14:paraId="157C4FA6" w14:textId="20BE3D37" w:rsidR="00E54CE1" w:rsidRPr="00A368BA" w:rsidRDefault="00E54CE1" w:rsidP="00E54CE1">
            <w:pPr>
              <w:pStyle w:val="GOSTTablenorm"/>
            </w:pPr>
            <w:ins w:id="12326" w:author="Куклина Ю.В." w:date="2024-04-01T15:32:00Z">
              <w:r w:rsidRPr="00676159">
                <w:rPr>
                  <w:b/>
                  <w:szCs w:val="22"/>
                  <w:lang w:val="en-US"/>
                </w:rPr>
                <w:t>R_728_G_S1_D:</w:t>
              </w:r>
              <w:r w:rsidRPr="00051375">
                <w:rPr>
                  <w:szCs w:val="22"/>
                </w:rPr>
                <w:t>G_S1_D_C20</w:t>
              </w:r>
            </w:ins>
          </w:p>
        </w:tc>
        <w:tc>
          <w:tcPr>
            <w:tcW w:w="1371" w:type="pct"/>
          </w:tcPr>
          <w:p w14:paraId="5D084AFA" w14:textId="1DDAF21C" w:rsidR="00E54CE1" w:rsidRPr="00C040DF" w:rsidRDefault="00E54CE1" w:rsidP="00E54CE1">
            <w:pPr>
              <w:pStyle w:val="GOSTTablenorm"/>
            </w:pPr>
            <w:ins w:id="12327" w:author="Куклина Ю.В." w:date="2024-04-01T15:32:00Z">
              <w:r w:rsidRPr="00051375">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tc>
      </w:tr>
      <w:tr w:rsidR="00E54CE1" w:rsidRPr="002A2161" w14:paraId="7D65BC29" w14:textId="77777777" w:rsidTr="002A2161">
        <w:tc>
          <w:tcPr>
            <w:tcW w:w="1109" w:type="pct"/>
          </w:tcPr>
          <w:p w14:paraId="748EEB65" w14:textId="38BE8DFD" w:rsidR="00E54CE1" w:rsidRPr="002A2161" w:rsidRDefault="00E54CE1" w:rsidP="00E54CE1">
            <w:pPr>
              <w:pStyle w:val="GOSTTablenorm"/>
            </w:pPr>
            <w:ins w:id="12328" w:author="Куклина Ю.В." w:date="2024-04-01T15:32:00Z">
              <w:r w:rsidRPr="002A2161">
                <w:rPr>
                  <w:szCs w:val="22"/>
                </w:rPr>
                <w:t>Сумма_КОО_восстановление</w:t>
              </w:r>
            </w:ins>
          </w:p>
        </w:tc>
        <w:tc>
          <w:tcPr>
            <w:tcW w:w="302" w:type="pct"/>
          </w:tcPr>
          <w:p w14:paraId="29E96C3E" w14:textId="1D5CB86F" w:rsidR="00E54CE1" w:rsidRPr="002A2161" w:rsidRDefault="00E54CE1" w:rsidP="00E54CE1">
            <w:pPr>
              <w:pStyle w:val="GOSTTablenorm"/>
            </w:pPr>
            <w:ins w:id="12329" w:author="Куклина Ю.В." w:date="2024-04-01T16:26:00Z">
              <w:r w:rsidRPr="002A2161">
                <w:t>да</w:t>
              </w:r>
            </w:ins>
          </w:p>
        </w:tc>
        <w:tc>
          <w:tcPr>
            <w:tcW w:w="1109" w:type="pct"/>
          </w:tcPr>
          <w:p w14:paraId="7AEA4563" w14:textId="7156C50B" w:rsidR="00E54CE1" w:rsidRPr="002A2161" w:rsidRDefault="00E54CE1" w:rsidP="00E54CE1">
            <w:pPr>
              <w:pStyle w:val="GOSTTablenorm"/>
            </w:pPr>
            <w:ins w:id="12330" w:author="Куклина Ю.В." w:date="2024-04-01T15:32:00Z">
              <w:r w:rsidRPr="002A2161">
                <w:rPr>
                  <w:szCs w:val="22"/>
                </w:rPr>
                <w:t>Сумма восстановления исполнения КОО (Оборот по Кт) (по строке документа)</w:t>
              </w:r>
            </w:ins>
          </w:p>
        </w:tc>
        <w:tc>
          <w:tcPr>
            <w:tcW w:w="1109" w:type="pct"/>
          </w:tcPr>
          <w:p w14:paraId="0874D005" w14:textId="28D2340E" w:rsidR="00E54CE1" w:rsidRPr="002A2161" w:rsidRDefault="00E54CE1" w:rsidP="00E54CE1">
            <w:pPr>
              <w:pStyle w:val="GOSTTablenorm"/>
            </w:pPr>
            <w:ins w:id="12331" w:author="Куклина Ю.В." w:date="2024-04-01T15:32:00Z">
              <w:r w:rsidRPr="002A2161">
                <w:rPr>
                  <w:b/>
                  <w:szCs w:val="22"/>
                  <w:lang w:val="en-US"/>
                </w:rPr>
                <w:t>R_728_G_S1_D:</w:t>
              </w:r>
              <w:r w:rsidRPr="002A2161">
                <w:rPr>
                  <w:szCs w:val="22"/>
                </w:rPr>
                <w:t>G_S1_D_C21</w:t>
              </w:r>
            </w:ins>
          </w:p>
        </w:tc>
        <w:tc>
          <w:tcPr>
            <w:tcW w:w="1371" w:type="pct"/>
          </w:tcPr>
          <w:p w14:paraId="045CF669" w14:textId="55CD8AAA" w:rsidR="00E54CE1" w:rsidRPr="002A2161" w:rsidRDefault="00E54CE1" w:rsidP="00E54CE1">
            <w:pPr>
              <w:pStyle w:val="GOSTTablenorm"/>
            </w:pPr>
            <w:ins w:id="12332" w:author="Куклина Ю.В." w:date="2024-04-01T15:32:00Z">
              <w:r w:rsidRPr="002A2161">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w:t>
              </w:r>
              <w:del w:id="12333" w:author="Сатлер Марина Викторовна" w:date="2024-04-11T11:02:00Z">
                <w:r w:rsidRPr="002A2161" w:rsidDel="00FF2318">
                  <w:rPr>
                    <w:szCs w:val="22"/>
                  </w:rPr>
                  <w:delText>-</w:delText>
                </w:r>
              </w:del>
              <w:r w:rsidRPr="002A2161">
                <w:rPr>
                  <w:szCs w:val="22"/>
                </w:rPr>
                <w:t>тов умножить на 100)</w:t>
              </w:r>
            </w:ins>
          </w:p>
        </w:tc>
      </w:tr>
      <w:tr w:rsidR="00E54CE1" w:rsidRPr="002A2161" w14:paraId="7791C02F" w14:textId="77777777" w:rsidTr="002A2161">
        <w:tc>
          <w:tcPr>
            <w:tcW w:w="1109" w:type="pct"/>
          </w:tcPr>
          <w:p w14:paraId="27C9476C" w14:textId="51B13CAB" w:rsidR="00E54CE1" w:rsidRPr="002A2161" w:rsidRDefault="00E54CE1" w:rsidP="00E54CE1">
            <w:pPr>
              <w:pStyle w:val="GOSTTablenorm"/>
              <w:rPr>
                <w:szCs w:val="22"/>
              </w:rPr>
            </w:pPr>
            <w:ins w:id="12334" w:author="Куклина Ю.В." w:date="2024-04-04T15:16:00Z">
              <w:r w:rsidRPr="002A2161">
                <w:lastRenderedPageBreak/>
                <w:t>Сумма_остатка</w:t>
              </w:r>
            </w:ins>
            <w:ins w:id="12335" w:author="Куклина Ю.В." w:date="2024-04-04T15:18:00Z">
              <w:r w:rsidRPr="002A2161">
                <w:t>_</w:t>
              </w:r>
            </w:ins>
            <w:ins w:id="12336" w:author="Куклина Ю.В." w:date="2024-04-04T15:16:00Z">
              <w:r w:rsidRPr="002A2161">
                <w:t>КОО</w:t>
              </w:r>
            </w:ins>
            <w:ins w:id="12337" w:author="Куклина Ю.В." w:date="2024-04-04T15:18:00Z">
              <w:r w:rsidRPr="002A2161">
                <w:t>_</w:t>
              </w:r>
            </w:ins>
            <w:ins w:id="12338" w:author="Куклина Ю.В." w:date="2024-04-04T15:16:00Z">
              <w:r w:rsidRPr="002A2161">
                <w:t>Дт</w:t>
              </w:r>
            </w:ins>
          </w:p>
        </w:tc>
        <w:tc>
          <w:tcPr>
            <w:tcW w:w="302" w:type="pct"/>
          </w:tcPr>
          <w:p w14:paraId="6FC5AF22" w14:textId="16CCF47D" w:rsidR="00E54CE1" w:rsidRPr="002A2161" w:rsidRDefault="00E54CE1" w:rsidP="00E54CE1">
            <w:pPr>
              <w:pStyle w:val="GOSTTablenorm"/>
            </w:pPr>
            <w:ins w:id="12339" w:author="Куклина Ю.В." w:date="2024-04-04T15:18:00Z">
              <w:r w:rsidRPr="002A2161">
                <w:t>да</w:t>
              </w:r>
            </w:ins>
          </w:p>
        </w:tc>
        <w:tc>
          <w:tcPr>
            <w:tcW w:w="1109" w:type="pct"/>
          </w:tcPr>
          <w:p w14:paraId="0DDC8E56" w14:textId="4068E8F6" w:rsidR="00E54CE1" w:rsidRPr="002A2161" w:rsidRDefault="00E54CE1" w:rsidP="00E54CE1">
            <w:pPr>
              <w:pStyle w:val="GOSTTablenorm"/>
            </w:pPr>
            <w:ins w:id="12340" w:author="Куклина Ю.В." w:date="2024-04-04T15:19:00Z">
              <w:r w:rsidRPr="002A2161">
                <w:rPr>
                  <w:szCs w:val="22"/>
                </w:rPr>
                <w:t xml:space="preserve">Сумма </w:t>
              </w:r>
            </w:ins>
            <w:ins w:id="12341" w:author="Куклина Ю.В." w:date="2024-04-04T15:29:00Z">
              <w:r w:rsidRPr="002A2161">
                <w:rPr>
                  <w:szCs w:val="22"/>
                </w:rPr>
                <w:t>остатка</w:t>
              </w:r>
            </w:ins>
            <w:ins w:id="12342" w:author="Куклина Ю.В." w:date="2024-04-04T15:19:00Z">
              <w:r w:rsidRPr="002A2161">
                <w:rPr>
                  <w:szCs w:val="22"/>
                </w:rPr>
                <w:t xml:space="preserve"> КОО (Оборот по Дт) (по строке документа)</w:t>
              </w:r>
            </w:ins>
          </w:p>
        </w:tc>
        <w:tc>
          <w:tcPr>
            <w:tcW w:w="1109" w:type="pct"/>
          </w:tcPr>
          <w:p w14:paraId="614D2AC5" w14:textId="6A481441" w:rsidR="00E54CE1" w:rsidRPr="002A2161" w:rsidRDefault="00E54CE1" w:rsidP="00E54CE1">
            <w:pPr>
              <w:pStyle w:val="GOSTTablenorm"/>
              <w:rPr>
                <w:b/>
                <w:szCs w:val="22"/>
                <w:lang w:val="en-US"/>
              </w:rPr>
            </w:pPr>
            <w:ins w:id="12343" w:author="Куклина Ю.В." w:date="2024-04-04T15:19:00Z">
              <w:r w:rsidRPr="002A2161">
                <w:rPr>
                  <w:b/>
                  <w:szCs w:val="22"/>
                  <w:lang w:val="en-US"/>
                </w:rPr>
                <w:t>R_728_G_S1_D:</w:t>
              </w:r>
              <w:r w:rsidRPr="002A2161">
                <w:rPr>
                  <w:szCs w:val="22"/>
                  <w:lang w:val="en-US"/>
                </w:rPr>
                <w:t>G_S1_D_SRED_KOO_Dt</w:t>
              </w:r>
            </w:ins>
          </w:p>
        </w:tc>
        <w:tc>
          <w:tcPr>
            <w:tcW w:w="1371" w:type="pct"/>
          </w:tcPr>
          <w:p w14:paraId="686EA3E0" w14:textId="494D7931" w:rsidR="00E54CE1" w:rsidRPr="002A2161" w:rsidRDefault="00E54CE1" w:rsidP="00E54CE1">
            <w:pPr>
              <w:pStyle w:val="GOSTTablenorm"/>
              <w:rPr>
                <w:szCs w:val="22"/>
              </w:rPr>
            </w:pPr>
            <w:ins w:id="12344" w:author="Куклина Ю.В." w:date="2024-04-04T15:29:00Z">
              <w:r w:rsidRPr="002A2161">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w:t>
              </w:r>
              <w:del w:id="12345" w:author="Сатлер Марина Викторовна" w:date="2024-04-11T11:02:00Z">
                <w:r w:rsidRPr="002A2161" w:rsidDel="00FF2318">
                  <w:rPr>
                    <w:szCs w:val="22"/>
                  </w:rPr>
                  <w:delText>-</w:delText>
                </w:r>
              </w:del>
              <w:r w:rsidRPr="002A2161">
                <w:rPr>
                  <w:szCs w:val="22"/>
                </w:rPr>
                <w:t>тов умножить на 100)</w:t>
              </w:r>
            </w:ins>
          </w:p>
        </w:tc>
      </w:tr>
      <w:tr w:rsidR="00E54CE1" w:rsidRPr="002A2161" w14:paraId="25197C24" w14:textId="77777777" w:rsidTr="002A2161">
        <w:tc>
          <w:tcPr>
            <w:tcW w:w="1109" w:type="pct"/>
          </w:tcPr>
          <w:p w14:paraId="2D86B5EC" w14:textId="34C3554F" w:rsidR="00E54CE1" w:rsidRPr="002A2161" w:rsidRDefault="00E54CE1" w:rsidP="00E54CE1">
            <w:pPr>
              <w:pStyle w:val="GOSTTablenorm"/>
              <w:rPr>
                <w:szCs w:val="22"/>
              </w:rPr>
            </w:pPr>
            <w:ins w:id="12346" w:author="Куклина Ю.В." w:date="2024-04-04T15:16:00Z">
              <w:r w:rsidRPr="002A2161">
                <w:t>Сумма</w:t>
              </w:r>
            </w:ins>
            <w:ins w:id="12347" w:author="Куклина Ю.В." w:date="2024-04-04T15:18:00Z">
              <w:r w:rsidRPr="002A2161">
                <w:t>_</w:t>
              </w:r>
            </w:ins>
            <w:ins w:id="12348" w:author="Куклина Ю.В." w:date="2024-04-04T15:16:00Z">
              <w:r w:rsidRPr="002A2161">
                <w:t>остатка</w:t>
              </w:r>
            </w:ins>
            <w:ins w:id="12349" w:author="Куклина Ю.В." w:date="2024-04-04T15:18:00Z">
              <w:r w:rsidRPr="002A2161">
                <w:t>_</w:t>
              </w:r>
            </w:ins>
            <w:ins w:id="12350" w:author="Куклина Ю.В." w:date="2024-04-04T15:16:00Z">
              <w:r w:rsidRPr="002A2161">
                <w:t>КОО</w:t>
              </w:r>
            </w:ins>
            <w:ins w:id="12351" w:author="Куклина Ю.В." w:date="2024-04-04T15:18:00Z">
              <w:r w:rsidRPr="002A2161">
                <w:t>_</w:t>
              </w:r>
            </w:ins>
            <w:ins w:id="12352" w:author="Куклина Ю.В." w:date="2024-04-04T15:16:00Z">
              <w:r w:rsidRPr="002A2161">
                <w:t>Кт</w:t>
              </w:r>
            </w:ins>
          </w:p>
        </w:tc>
        <w:tc>
          <w:tcPr>
            <w:tcW w:w="302" w:type="pct"/>
          </w:tcPr>
          <w:p w14:paraId="23FDF979" w14:textId="4FCC1AFA" w:rsidR="00E54CE1" w:rsidRPr="002A2161" w:rsidRDefault="00E54CE1" w:rsidP="00E54CE1">
            <w:pPr>
              <w:pStyle w:val="GOSTTablenorm"/>
            </w:pPr>
            <w:ins w:id="12353" w:author="Куклина Ю.В." w:date="2024-04-04T15:18:00Z">
              <w:r w:rsidRPr="002A2161">
                <w:t>да</w:t>
              </w:r>
            </w:ins>
          </w:p>
        </w:tc>
        <w:tc>
          <w:tcPr>
            <w:tcW w:w="1109" w:type="pct"/>
          </w:tcPr>
          <w:p w14:paraId="61586F85" w14:textId="7C9D9367" w:rsidR="00E54CE1" w:rsidRPr="002A2161" w:rsidRDefault="00E54CE1" w:rsidP="00E54CE1">
            <w:pPr>
              <w:pStyle w:val="GOSTTablenorm"/>
            </w:pPr>
            <w:ins w:id="12354" w:author="Куклина Ю.В." w:date="2024-04-04T15:29:00Z">
              <w:r w:rsidRPr="002A2161">
                <w:rPr>
                  <w:szCs w:val="22"/>
                </w:rPr>
                <w:t>Сумма остатка КОО (Оборот по Кт) (по строке документа)</w:t>
              </w:r>
            </w:ins>
          </w:p>
        </w:tc>
        <w:tc>
          <w:tcPr>
            <w:tcW w:w="1109" w:type="pct"/>
          </w:tcPr>
          <w:p w14:paraId="18BB35FC" w14:textId="6A3DE81D" w:rsidR="00E54CE1" w:rsidRPr="002A2161" w:rsidRDefault="00E54CE1" w:rsidP="00E54CE1">
            <w:pPr>
              <w:pStyle w:val="GOSTTablenorm"/>
              <w:rPr>
                <w:b/>
                <w:szCs w:val="22"/>
                <w:lang w:val="en-US"/>
              </w:rPr>
            </w:pPr>
            <w:ins w:id="12355" w:author="Куклина Ю.В." w:date="2024-04-04T15:19:00Z">
              <w:r w:rsidRPr="002A2161">
                <w:rPr>
                  <w:b/>
                  <w:szCs w:val="22"/>
                  <w:lang w:val="en-US"/>
                </w:rPr>
                <w:t>R_728_G_S1_D:</w:t>
              </w:r>
              <w:r w:rsidRPr="002A2161">
                <w:rPr>
                  <w:szCs w:val="22"/>
                  <w:lang w:val="en-US"/>
                </w:rPr>
                <w:t>G_S1_D_SRED_KOO_Kt</w:t>
              </w:r>
            </w:ins>
          </w:p>
        </w:tc>
        <w:tc>
          <w:tcPr>
            <w:tcW w:w="1371" w:type="pct"/>
          </w:tcPr>
          <w:p w14:paraId="6112B0E7" w14:textId="3C2F3A0C" w:rsidR="00E54CE1" w:rsidRPr="002A2161" w:rsidRDefault="00E54CE1" w:rsidP="00E54CE1">
            <w:pPr>
              <w:pStyle w:val="GOSTTablenorm"/>
              <w:rPr>
                <w:szCs w:val="22"/>
              </w:rPr>
            </w:pPr>
            <w:ins w:id="12356" w:author="Куклина Ю.В." w:date="2024-04-04T15:29:00Z">
              <w:r w:rsidRPr="002A2161">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w:t>
              </w:r>
              <w:del w:id="12357" w:author="Сатлер Марина Викторовна" w:date="2024-04-11T11:02:00Z">
                <w:r w:rsidRPr="002A2161" w:rsidDel="00FF2318">
                  <w:rPr>
                    <w:szCs w:val="22"/>
                  </w:rPr>
                  <w:delText>-</w:delText>
                </w:r>
              </w:del>
              <w:r w:rsidRPr="002A2161">
                <w:rPr>
                  <w:szCs w:val="22"/>
                </w:rPr>
                <w:t>тов умножить на 100)</w:t>
              </w:r>
            </w:ins>
          </w:p>
        </w:tc>
      </w:tr>
      <w:tr w:rsidR="00E54CE1" w:rsidRPr="00540531" w14:paraId="7D2303D5" w14:textId="77777777" w:rsidTr="002A2161">
        <w:tc>
          <w:tcPr>
            <w:tcW w:w="1109" w:type="pct"/>
          </w:tcPr>
          <w:p w14:paraId="08D3720E" w14:textId="05F533AB" w:rsidR="00E54CE1" w:rsidRPr="002A2161" w:rsidRDefault="00E54CE1" w:rsidP="00E54CE1">
            <w:pPr>
              <w:pStyle w:val="GOSTTablenorm"/>
            </w:pPr>
            <w:ins w:id="12358" w:author="Куклина Ю.В." w:date="2024-04-01T15:41:00Z">
              <w:r w:rsidRPr="002A2161">
                <w:rPr>
                  <w:szCs w:val="22"/>
                </w:rPr>
                <w:t>Сумма_курсовая_разница_Дт</w:t>
              </w:r>
            </w:ins>
          </w:p>
        </w:tc>
        <w:tc>
          <w:tcPr>
            <w:tcW w:w="302" w:type="pct"/>
          </w:tcPr>
          <w:p w14:paraId="32CB43AD" w14:textId="1BD90355" w:rsidR="00E54CE1" w:rsidRPr="002A2161" w:rsidRDefault="00E54CE1" w:rsidP="00E54CE1">
            <w:pPr>
              <w:pStyle w:val="GOSTTablenorm"/>
            </w:pPr>
            <w:ins w:id="12359" w:author="Куклина Ю.В." w:date="2024-04-01T16:26:00Z">
              <w:r w:rsidRPr="002A2161">
                <w:t>да</w:t>
              </w:r>
            </w:ins>
          </w:p>
        </w:tc>
        <w:tc>
          <w:tcPr>
            <w:tcW w:w="1109" w:type="pct"/>
          </w:tcPr>
          <w:p w14:paraId="3AF00D5A" w14:textId="50A67D69" w:rsidR="00E54CE1" w:rsidRPr="002A2161" w:rsidRDefault="00E54CE1" w:rsidP="00E54CE1">
            <w:pPr>
              <w:pStyle w:val="GOSTTablenorm"/>
            </w:pPr>
            <w:ins w:id="12360" w:author="Куклина Ю.В." w:date="2024-04-01T15:41:00Z">
              <w:r w:rsidRPr="002A2161">
                <w:t>Сумма курсовой разницы (Оборот по Дт)</w:t>
              </w:r>
            </w:ins>
            <w:r w:rsidRPr="002A2161">
              <w:rPr>
                <w:szCs w:val="22"/>
              </w:rPr>
              <w:t xml:space="preserve"> </w:t>
            </w:r>
            <w:ins w:id="12361" w:author="Куклина Ю.В." w:date="2024-04-01T15:32:00Z">
              <w:r w:rsidRPr="002A2161">
                <w:rPr>
                  <w:szCs w:val="22"/>
                </w:rPr>
                <w:t>(по строке документа)</w:t>
              </w:r>
            </w:ins>
          </w:p>
        </w:tc>
        <w:tc>
          <w:tcPr>
            <w:tcW w:w="1109" w:type="pct"/>
          </w:tcPr>
          <w:p w14:paraId="263D16CE" w14:textId="21DB2B77" w:rsidR="00E54CE1" w:rsidRPr="002A2161" w:rsidRDefault="00E54CE1" w:rsidP="00E54CE1">
            <w:pPr>
              <w:pStyle w:val="GOSTTablenorm"/>
              <w:rPr>
                <w:lang w:val="en-US"/>
              </w:rPr>
            </w:pPr>
            <w:ins w:id="12362" w:author="Куклина Ю.В." w:date="2024-04-01T15:41:00Z">
              <w:r w:rsidRPr="002A2161">
                <w:rPr>
                  <w:b/>
                  <w:szCs w:val="22"/>
                  <w:lang w:val="en-US"/>
                </w:rPr>
                <w:t>R_728_G_S1_D:</w:t>
              </w:r>
              <w:r w:rsidRPr="002A2161">
                <w:rPr>
                  <w:szCs w:val="22"/>
                  <w:lang w:val="en-US"/>
                </w:rPr>
                <w:t>G_S1_D_C22_DT</w:t>
              </w:r>
            </w:ins>
          </w:p>
        </w:tc>
        <w:tc>
          <w:tcPr>
            <w:tcW w:w="1371" w:type="pct"/>
          </w:tcPr>
          <w:p w14:paraId="10A09FE6" w14:textId="7AD2B1C0" w:rsidR="00E54CE1" w:rsidRPr="00C040DF" w:rsidRDefault="00E54CE1" w:rsidP="00E54CE1">
            <w:pPr>
              <w:pStyle w:val="GOSTTablenorm"/>
            </w:pPr>
            <w:ins w:id="12363" w:author="Куклина Ю.В." w:date="2024-04-01T15:41:00Z">
              <w:r w:rsidRPr="002A2161">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w:t>
              </w:r>
              <w:del w:id="12364" w:author="Сатлер Марина Викторовна" w:date="2024-04-11T11:02:00Z">
                <w:r w:rsidRPr="002A2161" w:rsidDel="00FF2318">
                  <w:rPr>
                    <w:szCs w:val="22"/>
                  </w:rPr>
                  <w:delText>-</w:delText>
                </w:r>
              </w:del>
              <w:r w:rsidRPr="002A2161">
                <w:rPr>
                  <w:szCs w:val="22"/>
                </w:rPr>
                <w:t>тов умножить на 100)</w:t>
              </w:r>
            </w:ins>
          </w:p>
        </w:tc>
      </w:tr>
      <w:tr w:rsidR="00E54CE1" w:rsidRPr="002A2161" w14:paraId="3C5B91CC" w14:textId="77777777" w:rsidTr="002A2161">
        <w:tc>
          <w:tcPr>
            <w:tcW w:w="1109" w:type="pct"/>
          </w:tcPr>
          <w:p w14:paraId="5A85F38F" w14:textId="773D312C" w:rsidR="00E54CE1" w:rsidRPr="002A2161" w:rsidRDefault="00E54CE1" w:rsidP="00E54CE1">
            <w:pPr>
              <w:pStyle w:val="GOSTTablenorm"/>
            </w:pPr>
            <w:ins w:id="12365" w:author="Куклина Ю.В." w:date="2024-04-01T15:41:00Z">
              <w:r w:rsidRPr="002A2161">
                <w:t>Сумма_курсовая разница_Кт</w:t>
              </w:r>
            </w:ins>
          </w:p>
        </w:tc>
        <w:tc>
          <w:tcPr>
            <w:tcW w:w="302" w:type="pct"/>
          </w:tcPr>
          <w:p w14:paraId="5FDD98FA" w14:textId="0ECE5A7D" w:rsidR="00E54CE1" w:rsidRPr="002A2161" w:rsidRDefault="00E54CE1" w:rsidP="00E54CE1">
            <w:pPr>
              <w:pStyle w:val="GOSTTablenorm"/>
            </w:pPr>
            <w:ins w:id="12366" w:author="Куклина Ю.В." w:date="2024-04-01T16:26:00Z">
              <w:r w:rsidRPr="002A2161">
                <w:t>да</w:t>
              </w:r>
            </w:ins>
          </w:p>
        </w:tc>
        <w:tc>
          <w:tcPr>
            <w:tcW w:w="1109" w:type="pct"/>
          </w:tcPr>
          <w:p w14:paraId="53429B77" w14:textId="7E821C7F" w:rsidR="00E54CE1" w:rsidRPr="002A2161" w:rsidRDefault="00E54CE1" w:rsidP="00E54CE1">
            <w:pPr>
              <w:pStyle w:val="GOSTTablenorm"/>
            </w:pPr>
            <w:ins w:id="12367" w:author="Куклина Ю.В." w:date="2024-04-01T15:41:00Z">
              <w:r w:rsidRPr="002A2161">
                <w:t>Сумма курсовой разницы (Оборот по Кт)</w:t>
              </w:r>
            </w:ins>
            <w:r w:rsidRPr="002A2161">
              <w:rPr>
                <w:szCs w:val="22"/>
              </w:rPr>
              <w:t xml:space="preserve"> </w:t>
            </w:r>
            <w:ins w:id="12368" w:author="Куклина Ю.В." w:date="2024-04-01T15:32:00Z">
              <w:r w:rsidRPr="002A2161">
                <w:rPr>
                  <w:szCs w:val="22"/>
                </w:rPr>
                <w:t>(по строке документа)</w:t>
              </w:r>
            </w:ins>
          </w:p>
        </w:tc>
        <w:tc>
          <w:tcPr>
            <w:tcW w:w="1109" w:type="pct"/>
          </w:tcPr>
          <w:p w14:paraId="3D530C9B" w14:textId="2AD00756" w:rsidR="00E54CE1" w:rsidRPr="002A2161" w:rsidRDefault="00E54CE1" w:rsidP="00E54CE1">
            <w:pPr>
              <w:pStyle w:val="GOSTTablenorm"/>
              <w:rPr>
                <w:lang w:val="en-US"/>
              </w:rPr>
            </w:pPr>
            <w:ins w:id="12369" w:author="Куклина Ю.В." w:date="2024-04-01T15:41:00Z">
              <w:r w:rsidRPr="002A2161">
                <w:rPr>
                  <w:b/>
                  <w:szCs w:val="22"/>
                  <w:lang w:val="en-US"/>
                </w:rPr>
                <w:t>R_728_G_S1_D:</w:t>
              </w:r>
              <w:r w:rsidRPr="002A2161">
                <w:rPr>
                  <w:szCs w:val="22"/>
                  <w:lang w:val="en-US"/>
                </w:rPr>
                <w:t>G_S1_D_C22_KT</w:t>
              </w:r>
            </w:ins>
          </w:p>
        </w:tc>
        <w:tc>
          <w:tcPr>
            <w:tcW w:w="1371" w:type="pct"/>
          </w:tcPr>
          <w:p w14:paraId="3617711F" w14:textId="7FFA1951" w:rsidR="00E54CE1" w:rsidRPr="002A2161" w:rsidRDefault="00E54CE1" w:rsidP="00E54CE1">
            <w:pPr>
              <w:pStyle w:val="GOSTTablenorm"/>
            </w:pPr>
            <w:ins w:id="12370" w:author="Куклина Ю.В." w:date="2024-04-01T15:41:00Z">
              <w:r w:rsidRPr="002A2161">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w:t>
              </w:r>
              <w:del w:id="12371" w:author="Сатлер Марина Викторовна" w:date="2024-04-11T11:03:00Z">
                <w:r w:rsidRPr="002A2161" w:rsidDel="00FF2318">
                  <w:rPr>
                    <w:szCs w:val="22"/>
                  </w:rPr>
                  <w:delText>-</w:delText>
                </w:r>
              </w:del>
              <w:r w:rsidRPr="002A2161">
                <w:rPr>
                  <w:szCs w:val="22"/>
                </w:rPr>
                <w:t>тов умножить на 100)</w:t>
              </w:r>
            </w:ins>
          </w:p>
        </w:tc>
      </w:tr>
      <w:tr w:rsidR="00E54CE1" w:rsidRPr="002A2161" w14:paraId="4DB8BD92" w14:textId="77777777" w:rsidTr="002A2161">
        <w:tc>
          <w:tcPr>
            <w:tcW w:w="1109" w:type="pct"/>
          </w:tcPr>
          <w:p w14:paraId="1605D1F9" w14:textId="3D37728B" w:rsidR="00E54CE1" w:rsidRPr="002A2161" w:rsidRDefault="00E54CE1" w:rsidP="00E54CE1">
            <w:pPr>
              <w:pStyle w:val="GOSTTablenorm"/>
            </w:pPr>
            <w:ins w:id="12372" w:author="Куклина Ю.В." w:date="2024-04-01T15:59:00Z">
              <w:r w:rsidRPr="002A2161">
                <w:rPr>
                  <w:szCs w:val="22"/>
                </w:rPr>
                <w:t>Номер_БО</w:t>
              </w:r>
            </w:ins>
            <w:ins w:id="12373" w:author="Куклина Ю.В." w:date="2024-04-09T14:37:00Z">
              <w:r w:rsidRPr="002A2161">
                <w:rPr>
                  <w:szCs w:val="22"/>
                </w:rPr>
                <w:t>_передающий</w:t>
              </w:r>
            </w:ins>
          </w:p>
        </w:tc>
        <w:tc>
          <w:tcPr>
            <w:tcW w:w="302" w:type="pct"/>
          </w:tcPr>
          <w:p w14:paraId="7854E970" w14:textId="785416C0" w:rsidR="00E54CE1" w:rsidRPr="002A2161" w:rsidRDefault="00E54CE1" w:rsidP="00E54CE1">
            <w:pPr>
              <w:pStyle w:val="GOSTTablenorm"/>
            </w:pPr>
            <w:ins w:id="12374" w:author="Куклина Ю.В." w:date="2024-04-09T14:24:00Z">
              <w:r w:rsidRPr="002A2161">
                <w:t>да</w:t>
              </w:r>
            </w:ins>
          </w:p>
        </w:tc>
        <w:tc>
          <w:tcPr>
            <w:tcW w:w="1109" w:type="pct"/>
          </w:tcPr>
          <w:p w14:paraId="6C8C5F6D" w14:textId="33E143A1" w:rsidR="00E54CE1" w:rsidRPr="002A2161" w:rsidRDefault="00E54CE1" w:rsidP="00E54CE1">
            <w:pPr>
              <w:pStyle w:val="GOSTTablenorm"/>
            </w:pPr>
            <w:ins w:id="12375" w:author="Куклина Ю.В." w:date="2024-04-01T15:59:00Z">
              <w:r w:rsidRPr="002A2161">
                <w:t>Учетный номер БО</w:t>
              </w:r>
            </w:ins>
            <w:ins w:id="12376" w:author="Куклина Ю.В." w:date="2024-04-09T14:41:00Z">
              <w:r w:rsidRPr="002A2161">
                <w:t xml:space="preserve"> передающий</w:t>
              </w:r>
            </w:ins>
            <w:ins w:id="12377" w:author="Куклина Ю.В." w:date="2024-04-01T15:59:00Z">
              <w:r w:rsidRPr="002A2161">
                <w:t xml:space="preserve"> (</w:t>
              </w:r>
              <w:r w:rsidRPr="002A2161">
                <w:rPr>
                  <w:szCs w:val="22"/>
                </w:rPr>
                <w:t>по строке документа)</w:t>
              </w:r>
            </w:ins>
          </w:p>
        </w:tc>
        <w:tc>
          <w:tcPr>
            <w:tcW w:w="1109" w:type="pct"/>
          </w:tcPr>
          <w:p w14:paraId="061629B3" w14:textId="35CC0A52" w:rsidR="00E54CE1" w:rsidRPr="002A2161" w:rsidRDefault="00E54CE1" w:rsidP="00E54CE1">
            <w:pPr>
              <w:pStyle w:val="GOSTTablenorm"/>
              <w:rPr>
                <w:ins w:id="12378" w:author="Куклина Ю.В." w:date="2024-04-10T10:23:00Z"/>
                <w:szCs w:val="22"/>
                <w:lang w:val="en-US"/>
              </w:rPr>
            </w:pPr>
            <w:ins w:id="12379" w:author="Куклина Ю.В." w:date="2024-04-01T12:46:00Z">
              <w:r w:rsidRPr="002A2161">
                <w:rPr>
                  <w:b/>
                  <w:szCs w:val="22"/>
                  <w:lang w:val="en-US"/>
                </w:rPr>
                <w:t>R_728_G_S3:</w:t>
              </w:r>
            </w:ins>
            <w:ins w:id="12380" w:author="Куклина Ю.В." w:date="2024-04-01T15:59:00Z">
              <w:r w:rsidRPr="002A2161">
                <w:rPr>
                  <w:szCs w:val="22"/>
                  <w:lang w:val="en-US"/>
                </w:rPr>
                <w:t>G_S3_1_D_C1</w:t>
              </w:r>
            </w:ins>
          </w:p>
          <w:p w14:paraId="6035CE9C" w14:textId="38AA4152" w:rsidR="00E54CE1" w:rsidRPr="002A2161" w:rsidRDefault="00E54CE1" w:rsidP="00E54CE1">
            <w:pPr>
              <w:pStyle w:val="GOSTTablenorm"/>
              <w:rPr>
                <w:lang w:val="en-US"/>
              </w:rPr>
            </w:pPr>
            <w:ins w:id="12381" w:author="Куклина Ю.В." w:date="2024-04-10T10:23:00Z">
              <w:r w:rsidRPr="002A2161">
                <w:rPr>
                  <w:b/>
                  <w:szCs w:val="22"/>
                  <w:lang w:val="en-US"/>
                </w:rPr>
                <w:t>R_728_G_S4</w:t>
              </w:r>
              <w:r w:rsidRPr="002A2161">
                <w:rPr>
                  <w:b/>
                  <w:lang w:val="en-US"/>
                </w:rPr>
                <w:t>:</w:t>
              </w:r>
              <w:r w:rsidRPr="002A2161">
                <w:rPr>
                  <w:szCs w:val="22"/>
                  <w:lang w:val="en-US"/>
                </w:rPr>
                <w:t>G_S4_1_D_NUMBO_S</w:t>
              </w:r>
            </w:ins>
          </w:p>
        </w:tc>
        <w:tc>
          <w:tcPr>
            <w:tcW w:w="1371" w:type="pct"/>
          </w:tcPr>
          <w:p w14:paraId="006E02AA" w14:textId="109133A2" w:rsidR="00E54CE1" w:rsidRPr="002A2161" w:rsidRDefault="00E54CE1" w:rsidP="00E54CE1">
            <w:pPr>
              <w:pStyle w:val="GOSTTablenorm"/>
              <w:rPr>
                <w:ins w:id="12382" w:author="Куклина Ю.В." w:date="2024-04-01T12:48:00Z"/>
              </w:rPr>
            </w:pPr>
            <w:ins w:id="12383" w:author="Куклина Ю.В." w:date="2024-04-01T12:48:00Z">
              <w:r w:rsidRPr="002A2161">
                <w:t xml:space="preserve">При обработке раздела 3 заполняется из тега </w:t>
              </w:r>
            </w:ins>
            <w:ins w:id="12384" w:author="Куклина Ю.В." w:date="2024-04-01T12:46:00Z">
              <w:r w:rsidRPr="002A2161">
                <w:rPr>
                  <w:b/>
                  <w:szCs w:val="22"/>
                  <w:lang w:val="en-US"/>
                </w:rPr>
                <w:t>R</w:t>
              </w:r>
              <w:r w:rsidRPr="002A2161">
                <w:rPr>
                  <w:b/>
                  <w:szCs w:val="22"/>
                </w:rPr>
                <w:t>_728_</w:t>
              </w:r>
              <w:r w:rsidRPr="002A2161">
                <w:rPr>
                  <w:b/>
                  <w:szCs w:val="22"/>
                  <w:lang w:val="en-US"/>
                </w:rPr>
                <w:t>G</w:t>
              </w:r>
              <w:r w:rsidRPr="002A2161">
                <w:rPr>
                  <w:b/>
                  <w:szCs w:val="22"/>
                </w:rPr>
                <w:t>_</w:t>
              </w:r>
              <w:r w:rsidRPr="002A2161">
                <w:rPr>
                  <w:b/>
                  <w:szCs w:val="22"/>
                  <w:lang w:val="en-US"/>
                </w:rPr>
                <w:t>S</w:t>
              </w:r>
              <w:r w:rsidRPr="002A2161">
                <w:rPr>
                  <w:b/>
                  <w:szCs w:val="22"/>
                </w:rPr>
                <w:t>3:</w:t>
              </w:r>
            </w:ins>
            <w:ins w:id="12385" w:author="Куклина Ю.В." w:date="2024-04-01T15:59:00Z">
              <w:r w:rsidRPr="002A2161">
                <w:rPr>
                  <w:szCs w:val="22"/>
                  <w:lang w:val="en-US"/>
                </w:rPr>
                <w:t>G</w:t>
              </w:r>
              <w:r w:rsidRPr="002A2161">
                <w:rPr>
                  <w:szCs w:val="22"/>
                </w:rPr>
                <w:t>_</w:t>
              </w:r>
              <w:r w:rsidRPr="002A2161">
                <w:rPr>
                  <w:szCs w:val="22"/>
                  <w:lang w:val="en-US"/>
                </w:rPr>
                <w:t>S</w:t>
              </w:r>
              <w:r w:rsidRPr="002A2161">
                <w:rPr>
                  <w:szCs w:val="22"/>
                </w:rPr>
                <w:t>3_1_</w:t>
              </w:r>
              <w:r w:rsidRPr="002A2161">
                <w:rPr>
                  <w:szCs w:val="22"/>
                  <w:lang w:val="en-US"/>
                </w:rPr>
                <w:t>D</w:t>
              </w:r>
              <w:r w:rsidRPr="002A2161">
                <w:rPr>
                  <w:szCs w:val="22"/>
                </w:rPr>
                <w:t>_</w:t>
              </w:r>
              <w:r w:rsidRPr="002A2161">
                <w:rPr>
                  <w:szCs w:val="22"/>
                  <w:lang w:val="en-US"/>
                </w:rPr>
                <w:t>C</w:t>
              </w:r>
              <w:r w:rsidRPr="002A2161">
                <w:rPr>
                  <w:szCs w:val="22"/>
                </w:rPr>
                <w:t>1</w:t>
              </w:r>
            </w:ins>
            <w:ins w:id="12386" w:author="Куклина Ю.В." w:date="2024-04-01T12:48:00Z">
              <w:r w:rsidRPr="002A2161">
                <w:t>.</w:t>
              </w:r>
            </w:ins>
          </w:p>
          <w:p w14:paraId="0B4413D0" w14:textId="7698BB3B" w:rsidR="00E54CE1" w:rsidRPr="002A2161" w:rsidRDefault="00E54CE1" w:rsidP="00E54CE1">
            <w:pPr>
              <w:pStyle w:val="GOSTTablenorm"/>
              <w:rPr>
                <w:szCs w:val="22"/>
              </w:rPr>
            </w:pPr>
            <w:ins w:id="12387" w:author="Куклина Ю.В." w:date="2024-04-01T12:48:00Z">
              <w:r w:rsidRPr="002A2161">
                <w:t xml:space="preserve">При обработке раздела 4 заполняется из тега </w:t>
              </w:r>
            </w:ins>
            <w:ins w:id="12388" w:author="Куклина Ю.В." w:date="2024-04-10T10:23:00Z">
              <w:r w:rsidRPr="002A2161">
                <w:rPr>
                  <w:b/>
                  <w:szCs w:val="22"/>
                  <w:lang w:val="en-US"/>
                </w:rPr>
                <w:t>R</w:t>
              </w:r>
              <w:r w:rsidRPr="002A2161">
                <w:rPr>
                  <w:b/>
                  <w:szCs w:val="22"/>
                </w:rPr>
                <w:t>_728_</w:t>
              </w:r>
              <w:r w:rsidRPr="002A2161">
                <w:rPr>
                  <w:b/>
                  <w:szCs w:val="22"/>
                  <w:lang w:val="en-US"/>
                </w:rPr>
                <w:t>G</w:t>
              </w:r>
              <w:r w:rsidRPr="002A2161">
                <w:rPr>
                  <w:b/>
                  <w:szCs w:val="22"/>
                </w:rPr>
                <w:t>_</w:t>
              </w:r>
              <w:r w:rsidRPr="002A2161">
                <w:rPr>
                  <w:b/>
                  <w:szCs w:val="22"/>
                  <w:lang w:val="en-US"/>
                </w:rPr>
                <w:t>S</w:t>
              </w:r>
              <w:r w:rsidRPr="002A2161">
                <w:rPr>
                  <w:b/>
                  <w:szCs w:val="22"/>
                </w:rPr>
                <w:t>4</w:t>
              </w:r>
              <w:r w:rsidRPr="002A2161">
                <w:rPr>
                  <w:b/>
                </w:rPr>
                <w:t>:</w:t>
              </w:r>
              <w:r w:rsidRPr="002A2161">
                <w:rPr>
                  <w:szCs w:val="22"/>
                  <w:lang w:val="en-US"/>
                </w:rPr>
                <w:t>G</w:t>
              </w:r>
              <w:r w:rsidRPr="002A2161">
                <w:rPr>
                  <w:szCs w:val="22"/>
                </w:rPr>
                <w:t>_</w:t>
              </w:r>
              <w:r w:rsidRPr="002A2161">
                <w:rPr>
                  <w:szCs w:val="22"/>
                  <w:lang w:val="en-US"/>
                </w:rPr>
                <w:t>S</w:t>
              </w:r>
              <w:r w:rsidRPr="002A2161">
                <w:rPr>
                  <w:szCs w:val="22"/>
                </w:rPr>
                <w:t>4_1_</w:t>
              </w:r>
              <w:r w:rsidRPr="002A2161">
                <w:rPr>
                  <w:szCs w:val="22"/>
                  <w:lang w:val="en-US"/>
                </w:rPr>
                <w:t>D</w:t>
              </w:r>
              <w:r w:rsidRPr="002A2161">
                <w:rPr>
                  <w:szCs w:val="22"/>
                </w:rPr>
                <w:t>_</w:t>
              </w:r>
              <w:r w:rsidRPr="002A2161">
                <w:rPr>
                  <w:szCs w:val="22"/>
                  <w:lang w:val="en-US"/>
                </w:rPr>
                <w:t>NUMBO</w:t>
              </w:r>
              <w:r w:rsidRPr="002A2161">
                <w:rPr>
                  <w:szCs w:val="22"/>
                </w:rPr>
                <w:t>_</w:t>
              </w:r>
              <w:r w:rsidRPr="002A2161">
                <w:rPr>
                  <w:szCs w:val="22"/>
                  <w:lang w:val="en-US"/>
                </w:rPr>
                <w:t>S</w:t>
              </w:r>
            </w:ins>
          </w:p>
        </w:tc>
      </w:tr>
      <w:tr w:rsidR="00E54CE1" w:rsidRPr="002A2161" w14:paraId="1DD5DCFE" w14:textId="77777777" w:rsidTr="002A2161">
        <w:tc>
          <w:tcPr>
            <w:tcW w:w="1109" w:type="pct"/>
          </w:tcPr>
          <w:p w14:paraId="195618B5" w14:textId="02660E7F" w:rsidR="00E54CE1" w:rsidRPr="002A2161" w:rsidRDefault="00E54CE1" w:rsidP="00E54CE1">
            <w:pPr>
              <w:pStyle w:val="GOSTTablenorm"/>
              <w:rPr>
                <w:szCs w:val="22"/>
              </w:rPr>
            </w:pPr>
            <w:ins w:id="12389" w:author="Куклина Ю.В." w:date="2024-04-09T14:41:00Z">
              <w:r w:rsidRPr="002A2161">
                <w:rPr>
                  <w:szCs w:val="22"/>
                </w:rPr>
                <w:t>Номер_БО_принимающий</w:t>
              </w:r>
            </w:ins>
          </w:p>
        </w:tc>
        <w:tc>
          <w:tcPr>
            <w:tcW w:w="302" w:type="pct"/>
          </w:tcPr>
          <w:p w14:paraId="16FEA8E7" w14:textId="3F9BB5FE" w:rsidR="00E54CE1" w:rsidRPr="002A2161" w:rsidRDefault="00E54CE1" w:rsidP="00E54CE1">
            <w:pPr>
              <w:pStyle w:val="GOSTTablenorm"/>
              <w:rPr>
                <w:szCs w:val="22"/>
              </w:rPr>
            </w:pPr>
            <w:ins w:id="12390" w:author="Куклина Ю.В." w:date="2024-04-10T10:25:00Z">
              <w:r w:rsidRPr="002A2161">
                <w:t>да</w:t>
              </w:r>
            </w:ins>
          </w:p>
        </w:tc>
        <w:tc>
          <w:tcPr>
            <w:tcW w:w="1109" w:type="pct"/>
          </w:tcPr>
          <w:p w14:paraId="42A274E4" w14:textId="7878DA31" w:rsidR="00E54CE1" w:rsidRPr="002A2161" w:rsidRDefault="00E54CE1" w:rsidP="00E54CE1">
            <w:pPr>
              <w:pStyle w:val="GOSTTablenorm"/>
            </w:pPr>
            <w:ins w:id="12391" w:author="Куклина Ю.В." w:date="2024-04-09T14:42:00Z">
              <w:r w:rsidRPr="002A2161">
                <w:t>Учетный номер БО принимающий (</w:t>
              </w:r>
              <w:r w:rsidRPr="002A2161">
                <w:rPr>
                  <w:szCs w:val="22"/>
                </w:rPr>
                <w:t>по строке документа)</w:t>
              </w:r>
            </w:ins>
          </w:p>
        </w:tc>
        <w:tc>
          <w:tcPr>
            <w:tcW w:w="1109" w:type="pct"/>
          </w:tcPr>
          <w:p w14:paraId="7FEE7D45" w14:textId="77777777" w:rsidR="00E54CE1" w:rsidRPr="002A2161" w:rsidRDefault="00E54CE1" w:rsidP="00E54CE1">
            <w:pPr>
              <w:pStyle w:val="GOSTTablenorm"/>
              <w:rPr>
                <w:ins w:id="12392" w:author="Куклина Ю.В." w:date="2024-04-10T10:22:00Z"/>
                <w:szCs w:val="22"/>
                <w:lang w:val="en-US"/>
              </w:rPr>
            </w:pPr>
            <w:ins w:id="12393" w:author="Куклина Ю.В." w:date="2024-04-09T14:42:00Z">
              <w:r w:rsidRPr="002A2161">
                <w:rPr>
                  <w:b/>
                  <w:szCs w:val="22"/>
                  <w:lang w:val="en-US"/>
                </w:rPr>
                <w:t>R_728_G_S3</w:t>
              </w:r>
              <w:r w:rsidRPr="002A2161">
                <w:rPr>
                  <w:b/>
                  <w:lang w:val="en-US"/>
                </w:rPr>
                <w:t>:</w:t>
              </w:r>
              <w:r w:rsidRPr="002A2161">
                <w:rPr>
                  <w:szCs w:val="22"/>
                  <w:lang w:val="en-US"/>
                </w:rPr>
                <w:t>G_S3_1_D_NUMREC</w:t>
              </w:r>
            </w:ins>
          </w:p>
          <w:p w14:paraId="6D6B39E6" w14:textId="50B7141E" w:rsidR="00E54CE1" w:rsidRPr="002A2161" w:rsidRDefault="00E54CE1" w:rsidP="00E54CE1">
            <w:pPr>
              <w:pStyle w:val="GOSTTablenorm"/>
              <w:rPr>
                <w:szCs w:val="22"/>
                <w:lang w:val="en-US"/>
              </w:rPr>
            </w:pPr>
            <w:ins w:id="12394" w:author="Куклина Ю.В." w:date="2024-04-10T10:22:00Z">
              <w:r w:rsidRPr="002A2161">
                <w:rPr>
                  <w:b/>
                  <w:szCs w:val="22"/>
                  <w:lang w:val="en-US"/>
                </w:rPr>
                <w:t>R_728_G_S4:</w:t>
              </w:r>
              <w:r w:rsidRPr="002A2161">
                <w:rPr>
                  <w:szCs w:val="22"/>
                  <w:lang w:val="en-US"/>
                </w:rPr>
                <w:t>G_S4_1_D_NUMBO</w:t>
              </w:r>
            </w:ins>
          </w:p>
        </w:tc>
        <w:tc>
          <w:tcPr>
            <w:tcW w:w="1371" w:type="pct"/>
          </w:tcPr>
          <w:p w14:paraId="77B468E5" w14:textId="027CBDBE" w:rsidR="00E54CE1" w:rsidRPr="002A2161" w:rsidRDefault="00E54CE1" w:rsidP="00E54CE1">
            <w:pPr>
              <w:pStyle w:val="GOSTTablenorm"/>
              <w:rPr>
                <w:ins w:id="12395" w:author="Куклина Ю.В." w:date="2024-04-10T10:25:00Z"/>
              </w:rPr>
            </w:pPr>
            <w:ins w:id="12396" w:author="Куклина Ю.В." w:date="2024-04-10T10:25:00Z">
              <w:r w:rsidRPr="002A2161">
                <w:t xml:space="preserve">При обработке раздела 3 заполняется из тега </w:t>
              </w:r>
            </w:ins>
            <w:ins w:id="12397" w:author="Куклина Ю.В." w:date="2024-04-10T10:26:00Z">
              <w:r w:rsidRPr="002A2161">
                <w:rPr>
                  <w:b/>
                  <w:szCs w:val="22"/>
                  <w:lang w:val="en-US"/>
                </w:rPr>
                <w:t>R</w:t>
              </w:r>
              <w:r w:rsidRPr="002A2161">
                <w:rPr>
                  <w:b/>
                  <w:szCs w:val="22"/>
                </w:rPr>
                <w:t>_728_</w:t>
              </w:r>
              <w:r w:rsidRPr="002A2161">
                <w:rPr>
                  <w:b/>
                  <w:szCs w:val="22"/>
                  <w:lang w:val="en-US"/>
                </w:rPr>
                <w:t>G</w:t>
              </w:r>
              <w:r w:rsidRPr="002A2161">
                <w:rPr>
                  <w:b/>
                  <w:szCs w:val="22"/>
                </w:rPr>
                <w:t>_</w:t>
              </w:r>
              <w:r w:rsidRPr="002A2161">
                <w:rPr>
                  <w:b/>
                  <w:szCs w:val="22"/>
                  <w:lang w:val="en-US"/>
                </w:rPr>
                <w:t>S</w:t>
              </w:r>
              <w:r w:rsidRPr="002A2161">
                <w:rPr>
                  <w:b/>
                  <w:szCs w:val="22"/>
                </w:rPr>
                <w:t>3</w:t>
              </w:r>
              <w:r w:rsidRPr="002A2161">
                <w:rPr>
                  <w:b/>
                </w:rPr>
                <w:t>:</w:t>
              </w:r>
              <w:r w:rsidRPr="002A2161">
                <w:rPr>
                  <w:szCs w:val="22"/>
                  <w:lang w:val="en-US"/>
                </w:rPr>
                <w:t>G</w:t>
              </w:r>
              <w:r w:rsidRPr="002A2161">
                <w:rPr>
                  <w:szCs w:val="22"/>
                </w:rPr>
                <w:t>_</w:t>
              </w:r>
              <w:r w:rsidRPr="002A2161">
                <w:rPr>
                  <w:szCs w:val="22"/>
                  <w:lang w:val="en-US"/>
                </w:rPr>
                <w:t>S</w:t>
              </w:r>
              <w:r w:rsidRPr="002A2161">
                <w:rPr>
                  <w:szCs w:val="22"/>
                </w:rPr>
                <w:t>3_1_</w:t>
              </w:r>
              <w:r w:rsidRPr="002A2161">
                <w:rPr>
                  <w:szCs w:val="22"/>
                  <w:lang w:val="en-US"/>
                </w:rPr>
                <w:t>D</w:t>
              </w:r>
              <w:r w:rsidRPr="002A2161">
                <w:rPr>
                  <w:szCs w:val="22"/>
                </w:rPr>
                <w:t>_</w:t>
              </w:r>
              <w:r w:rsidRPr="002A2161">
                <w:rPr>
                  <w:szCs w:val="22"/>
                  <w:lang w:val="en-US"/>
                </w:rPr>
                <w:t>NUMREC</w:t>
              </w:r>
            </w:ins>
            <w:ins w:id="12398" w:author="Куклина Ю.В." w:date="2024-04-10T10:25:00Z">
              <w:r w:rsidRPr="002A2161">
                <w:t>.</w:t>
              </w:r>
            </w:ins>
          </w:p>
          <w:p w14:paraId="45991C0C" w14:textId="5C53BB78" w:rsidR="00E54CE1" w:rsidRPr="002A2161" w:rsidRDefault="00E54CE1" w:rsidP="00E54CE1">
            <w:pPr>
              <w:pStyle w:val="GOSTTablenorm"/>
            </w:pPr>
            <w:ins w:id="12399" w:author="Куклина Ю.В." w:date="2024-04-10T10:25:00Z">
              <w:r w:rsidRPr="002A2161">
                <w:t>При обработке раздела 4 заполняется из те</w:t>
              </w:r>
              <w:r w:rsidRPr="002A2161">
                <w:lastRenderedPageBreak/>
                <w:t xml:space="preserve">га </w:t>
              </w:r>
            </w:ins>
            <w:ins w:id="12400" w:author="Куклина Ю.В." w:date="2024-04-10T10:26:00Z">
              <w:r w:rsidRPr="002A2161">
                <w:rPr>
                  <w:b/>
                  <w:szCs w:val="22"/>
                  <w:lang w:val="en-US"/>
                </w:rPr>
                <w:t>R</w:t>
              </w:r>
              <w:r w:rsidRPr="002A2161">
                <w:rPr>
                  <w:b/>
                  <w:szCs w:val="22"/>
                </w:rPr>
                <w:t>_728_</w:t>
              </w:r>
              <w:r w:rsidRPr="002A2161">
                <w:rPr>
                  <w:b/>
                  <w:szCs w:val="22"/>
                  <w:lang w:val="en-US"/>
                </w:rPr>
                <w:t>G</w:t>
              </w:r>
              <w:r w:rsidRPr="002A2161">
                <w:rPr>
                  <w:b/>
                  <w:szCs w:val="22"/>
                </w:rPr>
                <w:t>_</w:t>
              </w:r>
              <w:r w:rsidRPr="002A2161">
                <w:rPr>
                  <w:b/>
                  <w:szCs w:val="22"/>
                  <w:lang w:val="en-US"/>
                </w:rPr>
                <w:t>S</w:t>
              </w:r>
              <w:r w:rsidRPr="002A2161">
                <w:rPr>
                  <w:b/>
                  <w:szCs w:val="22"/>
                </w:rPr>
                <w:t>4:</w:t>
              </w:r>
              <w:r w:rsidRPr="002A2161">
                <w:rPr>
                  <w:szCs w:val="22"/>
                  <w:lang w:val="en-US"/>
                </w:rPr>
                <w:t>G</w:t>
              </w:r>
              <w:r w:rsidRPr="002A2161">
                <w:rPr>
                  <w:szCs w:val="22"/>
                </w:rPr>
                <w:t>_</w:t>
              </w:r>
              <w:r w:rsidRPr="002A2161">
                <w:rPr>
                  <w:szCs w:val="22"/>
                  <w:lang w:val="en-US"/>
                </w:rPr>
                <w:t>S</w:t>
              </w:r>
              <w:r w:rsidRPr="002A2161">
                <w:rPr>
                  <w:szCs w:val="22"/>
                </w:rPr>
                <w:t>4_1_</w:t>
              </w:r>
              <w:r w:rsidRPr="002A2161">
                <w:rPr>
                  <w:szCs w:val="22"/>
                  <w:lang w:val="en-US"/>
                </w:rPr>
                <w:t>D</w:t>
              </w:r>
              <w:r w:rsidRPr="002A2161">
                <w:rPr>
                  <w:szCs w:val="22"/>
                </w:rPr>
                <w:t>_</w:t>
              </w:r>
              <w:r w:rsidRPr="002A2161">
                <w:rPr>
                  <w:szCs w:val="22"/>
                  <w:lang w:val="en-US"/>
                </w:rPr>
                <w:t>NUMBO</w:t>
              </w:r>
            </w:ins>
          </w:p>
        </w:tc>
      </w:tr>
      <w:tr w:rsidR="00E54CE1" w:rsidRPr="002A2161" w14:paraId="536FC56D" w14:textId="77777777" w:rsidTr="002A2161">
        <w:tc>
          <w:tcPr>
            <w:tcW w:w="1109" w:type="pct"/>
          </w:tcPr>
          <w:p w14:paraId="3A82F20C" w14:textId="2062D85D" w:rsidR="00E54CE1" w:rsidRPr="002A2161" w:rsidRDefault="00E54CE1" w:rsidP="00E54CE1">
            <w:pPr>
              <w:pStyle w:val="GOSTTablenorm"/>
            </w:pPr>
            <w:ins w:id="12401" w:author="Куклина Ю.В." w:date="2024-04-01T15:59:00Z">
              <w:r w:rsidRPr="002A2161">
                <w:rPr>
                  <w:szCs w:val="22"/>
                </w:rPr>
                <w:lastRenderedPageBreak/>
                <w:t>Номер_ДО</w:t>
              </w:r>
            </w:ins>
            <w:ins w:id="12402" w:author="Куклина Ю.В." w:date="2024-04-09T14:43:00Z">
              <w:r w:rsidRPr="002A2161">
                <w:rPr>
                  <w:szCs w:val="22"/>
                </w:rPr>
                <w:t>_передающий</w:t>
              </w:r>
            </w:ins>
          </w:p>
        </w:tc>
        <w:tc>
          <w:tcPr>
            <w:tcW w:w="302" w:type="pct"/>
          </w:tcPr>
          <w:p w14:paraId="4C8C80FD" w14:textId="41D6401A" w:rsidR="00E54CE1" w:rsidRPr="002A2161" w:rsidRDefault="00E54CE1" w:rsidP="00E54CE1">
            <w:pPr>
              <w:pStyle w:val="GOSTTablenorm"/>
            </w:pPr>
            <w:ins w:id="12403" w:author="Куклина Ю.В." w:date="2024-04-01T16:27:00Z">
              <w:r w:rsidRPr="002A2161">
                <w:rPr>
                  <w:szCs w:val="22"/>
                </w:rPr>
                <w:t>нет</w:t>
              </w:r>
            </w:ins>
          </w:p>
        </w:tc>
        <w:tc>
          <w:tcPr>
            <w:tcW w:w="1109" w:type="pct"/>
          </w:tcPr>
          <w:p w14:paraId="453D4074" w14:textId="7AE772B9" w:rsidR="00E54CE1" w:rsidRPr="002A2161" w:rsidRDefault="00E54CE1" w:rsidP="00E54CE1">
            <w:pPr>
              <w:pStyle w:val="GOSTTablenorm"/>
            </w:pPr>
            <w:ins w:id="12404" w:author="Куклина Ю.В." w:date="2024-04-01T15:59:00Z">
              <w:r w:rsidRPr="002A2161">
                <w:t xml:space="preserve">Учетный номер ДО </w:t>
              </w:r>
            </w:ins>
            <w:ins w:id="12405" w:author="Куклина Ю.В." w:date="2024-04-09T14:44:00Z">
              <w:r w:rsidRPr="002A2161">
                <w:t xml:space="preserve">передающий </w:t>
              </w:r>
            </w:ins>
            <w:ins w:id="12406" w:author="Куклина Ю.В." w:date="2024-04-01T15:59:00Z">
              <w:r w:rsidRPr="002A2161">
                <w:t>(</w:t>
              </w:r>
              <w:r w:rsidRPr="002A2161">
                <w:rPr>
                  <w:szCs w:val="22"/>
                </w:rPr>
                <w:t>по строке документа)</w:t>
              </w:r>
            </w:ins>
          </w:p>
        </w:tc>
        <w:tc>
          <w:tcPr>
            <w:tcW w:w="1109" w:type="pct"/>
          </w:tcPr>
          <w:p w14:paraId="59DE741C" w14:textId="0DEA2AAD" w:rsidR="00E54CE1" w:rsidRPr="002A2161" w:rsidRDefault="00E54CE1" w:rsidP="00E54CE1">
            <w:pPr>
              <w:pStyle w:val="GOSTTablenorm"/>
            </w:pPr>
            <w:ins w:id="12407" w:author="Куклина Ю.В." w:date="2024-04-01T12:47:00Z">
              <w:r w:rsidRPr="002A2161">
                <w:rPr>
                  <w:b/>
                  <w:szCs w:val="22"/>
                  <w:lang w:val="en-US"/>
                </w:rPr>
                <w:t>R_728_G_S4:</w:t>
              </w:r>
            </w:ins>
            <w:ins w:id="12408" w:author="Куклина Ю.В." w:date="2024-04-01T15:59:00Z">
              <w:r w:rsidRPr="002A2161">
                <w:rPr>
                  <w:szCs w:val="22"/>
                </w:rPr>
                <w:t>G_S4_1_D_C1</w:t>
              </w:r>
            </w:ins>
          </w:p>
        </w:tc>
        <w:tc>
          <w:tcPr>
            <w:tcW w:w="1371" w:type="pct"/>
          </w:tcPr>
          <w:p w14:paraId="46194B6F" w14:textId="7458660B" w:rsidR="00E54CE1" w:rsidRPr="002A2161" w:rsidRDefault="00E54CE1" w:rsidP="00E54CE1">
            <w:pPr>
              <w:pStyle w:val="GOSTTablenorm"/>
            </w:pPr>
            <w:ins w:id="12409" w:author="Куклина Ю.В." w:date="2024-04-01T16:21:00Z">
              <w:r w:rsidRPr="002A2161">
                <w:t>-</w:t>
              </w:r>
            </w:ins>
          </w:p>
        </w:tc>
      </w:tr>
      <w:tr w:rsidR="00E54CE1" w:rsidRPr="002A2161" w14:paraId="3CE67887" w14:textId="77777777" w:rsidTr="002A2161">
        <w:tc>
          <w:tcPr>
            <w:tcW w:w="1109" w:type="pct"/>
          </w:tcPr>
          <w:p w14:paraId="5E1D1982" w14:textId="76FECB83" w:rsidR="00E54CE1" w:rsidRPr="002A2161" w:rsidRDefault="00E54CE1" w:rsidP="00E54CE1">
            <w:pPr>
              <w:pStyle w:val="GOSTTablenorm"/>
              <w:rPr>
                <w:szCs w:val="22"/>
              </w:rPr>
            </w:pPr>
            <w:ins w:id="12410" w:author="Куклина Ю.В." w:date="2024-04-09T14:43:00Z">
              <w:r w:rsidRPr="002A2161">
                <w:rPr>
                  <w:szCs w:val="22"/>
                </w:rPr>
                <w:t>Номер_ДО_принимающий</w:t>
              </w:r>
            </w:ins>
          </w:p>
        </w:tc>
        <w:tc>
          <w:tcPr>
            <w:tcW w:w="302" w:type="pct"/>
          </w:tcPr>
          <w:p w14:paraId="1D686AAB" w14:textId="2F222647" w:rsidR="00E54CE1" w:rsidRPr="002A2161" w:rsidRDefault="00E54CE1" w:rsidP="00E54CE1">
            <w:pPr>
              <w:pStyle w:val="GOSTTablenorm"/>
            </w:pPr>
            <w:ins w:id="12411" w:author="Куклина Ю.В." w:date="2024-04-09T14:44:00Z">
              <w:r w:rsidRPr="002A2161">
                <w:rPr>
                  <w:szCs w:val="22"/>
                </w:rPr>
                <w:t>нет</w:t>
              </w:r>
            </w:ins>
          </w:p>
        </w:tc>
        <w:tc>
          <w:tcPr>
            <w:tcW w:w="1109" w:type="pct"/>
          </w:tcPr>
          <w:p w14:paraId="49D0DED0" w14:textId="0BB7C416" w:rsidR="00E54CE1" w:rsidRPr="002A2161" w:rsidRDefault="00E54CE1" w:rsidP="00E54CE1">
            <w:pPr>
              <w:pStyle w:val="GOSTTablenorm"/>
              <w:rPr>
                <w:szCs w:val="22"/>
              </w:rPr>
            </w:pPr>
            <w:ins w:id="12412" w:author="Куклина Ю.В." w:date="2024-04-09T14:44:00Z">
              <w:r w:rsidRPr="002A2161">
                <w:t xml:space="preserve">Учетный номер ДО </w:t>
              </w:r>
            </w:ins>
            <w:ins w:id="12413" w:author="Куклина Ю.В." w:date="2024-04-09T14:45:00Z">
              <w:r w:rsidRPr="002A2161">
                <w:t>принима</w:t>
              </w:r>
            </w:ins>
            <w:ins w:id="12414" w:author="Куклина Ю.В." w:date="2024-04-09T14:44:00Z">
              <w:r w:rsidRPr="002A2161">
                <w:t>ющий (</w:t>
              </w:r>
              <w:r w:rsidRPr="002A2161">
                <w:rPr>
                  <w:szCs w:val="22"/>
                </w:rPr>
                <w:t>по строке документа)</w:t>
              </w:r>
            </w:ins>
          </w:p>
        </w:tc>
        <w:tc>
          <w:tcPr>
            <w:tcW w:w="1109" w:type="pct"/>
          </w:tcPr>
          <w:p w14:paraId="6D00B058" w14:textId="4CAAF6AD" w:rsidR="00E54CE1" w:rsidRPr="002A2161" w:rsidRDefault="00E54CE1" w:rsidP="00E54CE1">
            <w:pPr>
              <w:pStyle w:val="GOSTTablenorm"/>
              <w:rPr>
                <w:b/>
                <w:szCs w:val="22"/>
                <w:lang w:val="en-US"/>
              </w:rPr>
            </w:pPr>
            <w:ins w:id="12415" w:author="Куклина Ю.В." w:date="2024-04-09T14:49:00Z">
              <w:r w:rsidRPr="002A2161">
                <w:rPr>
                  <w:b/>
                  <w:szCs w:val="22"/>
                  <w:lang w:val="en-US"/>
                </w:rPr>
                <w:t>R_728_G_S4</w:t>
              </w:r>
              <w:r w:rsidRPr="002A2161">
                <w:rPr>
                  <w:b/>
                  <w:lang w:val="en-US"/>
                </w:rPr>
                <w:t>:</w:t>
              </w:r>
              <w:r w:rsidRPr="002A2161">
                <w:rPr>
                  <w:szCs w:val="22"/>
                  <w:lang w:val="en-US"/>
                </w:rPr>
                <w:t>G_S4_1_D_NUMREC</w:t>
              </w:r>
            </w:ins>
          </w:p>
        </w:tc>
        <w:tc>
          <w:tcPr>
            <w:tcW w:w="1371" w:type="pct"/>
          </w:tcPr>
          <w:p w14:paraId="4E7A178E" w14:textId="093EFD72" w:rsidR="00E54CE1" w:rsidRPr="002A2161" w:rsidRDefault="00E54CE1" w:rsidP="00E54CE1">
            <w:pPr>
              <w:pStyle w:val="GOSTTablenorm"/>
            </w:pPr>
            <w:ins w:id="12416" w:author="Куклина Ю.В." w:date="2024-04-09T14:44:00Z">
              <w:r w:rsidRPr="002A2161">
                <w:t>-</w:t>
              </w:r>
            </w:ins>
          </w:p>
        </w:tc>
      </w:tr>
      <w:tr w:rsidR="00E54CE1" w:rsidRPr="004410E1" w14:paraId="3B01ECEC" w14:textId="77777777" w:rsidTr="002A2161">
        <w:tc>
          <w:tcPr>
            <w:tcW w:w="1109" w:type="pct"/>
          </w:tcPr>
          <w:p w14:paraId="25712264" w14:textId="05D9A4F0" w:rsidR="00E54CE1" w:rsidRPr="002A2161" w:rsidRDefault="00E54CE1" w:rsidP="00E54CE1">
            <w:pPr>
              <w:pStyle w:val="GOSTTablenorm"/>
            </w:pPr>
            <w:ins w:id="12417" w:author="Куклина Ю.В." w:date="2024-04-01T15:59:00Z">
              <w:r w:rsidRPr="002A2161">
                <w:rPr>
                  <w:szCs w:val="22"/>
                </w:rPr>
                <w:t>Тип_БО</w:t>
              </w:r>
            </w:ins>
          </w:p>
        </w:tc>
        <w:tc>
          <w:tcPr>
            <w:tcW w:w="302" w:type="pct"/>
          </w:tcPr>
          <w:p w14:paraId="004114BF" w14:textId="35386B7E" w:rsidR="00E54CE1" w:rsidRPr="002A2161" w:rsidRDefault="00E54CE1" w:rsidP="00E54CE1">
            <w:pPr>
              <w:pStyle w:val="GOSTTablenorm"/>
            </w:pPr>
            <w:ins w:id="12418" w:author="Куклина Ю.В." w:date="2024-04-09T14:24:00Z">
              <w:r w:rsidRPr="002A2161">
                <w:t>да</w:t>
              </w:r>
            </w:ins>
          </w:p>
        </w:tc>
        <w:tc>
          <w:tcPr>
            <w:tcW w:w="1109" w:type="pct"/>
          </w:tcPr>
          <w:p w14:paraId="5BC5A2A0" w14:textId="3A1C6D46" w:rsidR="00E54CE1" w:rsidRPr="002A2161" w:rsidRDefault="00E54CE1" w:rsidP="00E54CE1">
            <w:pPr>
              <w:pStyle w:val="GOSTTablenorm"/>
            </w:pPr>
            <w:ins w:id="12419" w:author="Куклина Ю.В." w:date="2024-04-01T15:59:00Z">
              <w:r w:rsidRPr="002A2161">
                <w:rPr>
                  <w:szCs w:val="22"/>
                </w:rPr>
                <w:t>Тип БО</w:t>
              </w:r>
            </w:ins>
            <w:ins w:id="12420" w:author="Сказецкая Наталья Камилевна" w:date="2024-04-08T20:23:00Z">
              <w:r w:rsidRPr="002A2161">
                <w:rPr>
                  <w:szCs w:val="22"/>
                </w:rPr>
                <w:t xml:space="preserve"> принимающий </w:t>
              </w:r>
            </w:ins>
            <w:ins w:id="12421" w:author="Куклина Ю.В." w:date="2024-04-01T15:59:00Z">
              <w:r w:rsidRPr="002A2161">
                <w:rPr>
                  <w:szCs w:val="22"/>
                </w:rPr>
                <w:t>(по строке документа)</w:t>
              </w:r>
            </w:ins>
          </w:p>
        </w:tc>
        <w:tc>
          <w:tcPr>
            <w:tcW w:w="1109" w:type="pct"/>
          </w:tcPr>
          <w:p w14:paraId="73F38490" w14:textId="77777777" w:rsidR="00E54CE1" w:rsidRPr="002A2161" w:rsidRDefault="00E54CE1" w:rsidP="00E54CE1">
            <w:pPr>
              <w:pStyle w:val="GOSTTablenorm"/>
              <w:rPr>
                <w:ins w:id="12422" w:author="Куклина Ю.В." w:date="2024-04-04T15:40:00Z"/>
                <w:szCs w:val="22"/>
                <w:lang w:val="en-US"/>
              </w:rPr>
            </w:pPr>
            <w:ins w:id="12423" w:author="Куклина Ю.В." w:date="2024-04-01T12:46:00Z">
              <w:r w:rsidRPr="002A2161">
                <w:rPr>
                  <w:b/>
                  <w:szCs w:val="22"/>
                  <w:lang w:val="en-US"/>
                </w:rPr>
                <w:t>R_728_G_S3:</w:t>
              </w:r>
            </w:ins>
            <w:ins w:id="12424" w:author="Куклина Ю.В." w:date="2024-04-01T15:59:00Z">
              <w:r w:rsidRPr="002A2161">
                <w:rPr>
                  <w:szCs w:val="22"/>
                  <w:lang w:val="en-US"/>
                </w:rPr>
                <w:t>G_S3_1_D_TYPEBO</w:t>
              </w:r>
            </w:ins>
          </w:p>
          <w:p w14:paraId="47FCB9A7" w14:textId="60E8F7E3" w:rsidR="00E54CE1" w:rsidRPr="002A2161" w:rsidRDefault="00E54CE1" w:rsidP="00E54CE1">
            <w:pPr>
              <w:pStyle w:val="GOSTTablenorm"/>
              <w:rPr>
                <w:lang w:val="en-US"/>
              </w:rPr>
            </w:pPr>
            <w:ins w:id="12425" w:author="Куклина Ю.В." w:date="2024-04-04T15:40:00Z">
              <w:r w:rsidRPr="002A2161">
                <w:rPr>
                  <w:b/>
                  <w:szCs w:val="22"/>
                  <w:lang w:val="en-US"/>
                </w:rPr>
                <w:t>R_728_G_S4</w:t>
              </w:r>
              <w:r w:rsidRPr="002A2161">
                <w:rPr>
                  <w:b/>
                  <w:lang w:val="en-US"/>
                </w:rPr>
                <w:t>:</w:t>
              </w:r>
              <w:r w:rsidRPr="002A2161">
                <w:rPr>
                  <w:szCs w:val="22"/>
                  <w:lang w:val="en-US"/>
                </w:rPr>
                <w:t>G_S4_1_D_TYPEBO</w:t>
              </w:r>
            </w:ins>
          </w:p>
        </w:tc>
        <w:tc>
          <w:tcPr>
            <w:tcW w:w="1371" w:type="pct"/>
          </w:tcPr>
          <w:p w14:paraId="5CD6D0B1" w14:textId="647A9A5A" w:rsidR="00E54CE1" w:rsidRPr="002A2161" w:rsidRDefault="00E54CE1" w:rsidP="00E54CE1">
            <w:pPr>
              <w:pStyle w:val="GOSTTablenorm"/>
              <w:rPr>
                <w:ins w:id="12426" w:author="Куклина Ю.В." w:date="2024-04-04T15:41:00Z"/>
              </w:rPr>
            </w:pPr>
            <w:ins w:id="12427" w:author="Куклина Ю.В." w:date="2024-04-04T15:41:00Z">
              <w:r w:rsidRPr="002A2161">
                <w:t xml:space="preserve">При обработке раздела 3 заполняется из тегов </w:t>
              </w:r>
              <w:r w:rsidRPr="002A2161">
                <w:rPr>
                  <w:b/>
                  <w:szCs w:val="22"/>
                  <w:lang w:val="en-US"/>
                </w:rPr>
                <w:t>R</w:t>
              </w:r>
              <w:r w:rsidRPr="002A2161">
                <w:rPr>
                  <w:b/>
                  <w:szCs w:val="22"/>
                </w:rPr>
                <w:t>_728_</w:t>
              </w:r>
              <w:r w:rsidRPr="002A2161">
                <w:rPr>
                  <w:b/>
                  <w:szCs w:val="22"/>
                  <w:lang w:val="en-US"/>
                </w:rPr>
                <w:t>G</w:t>
              </w:r>
              <w:r w:rsidRPr="002A2161">
                <w:rPr>
                  <w:b/>
                  <w:szCs w:val="22"/>
                </w:rPr>
                <w:t>_</w:t>
              </w:r>
              <w:r w:rsidRPr="002A2161">
                <w:rPr>
                  <w:b/>
                  <w:szCs w:val="22"/>
                  <w:lang w:val="en-US"/>
                </w:rPr>
                <w:t>S</w:t>
              </w:r>
              <w:r w:rsidRPr="002A2161">
                <w:rPr>
                  <w:b/>
                  <w:szCs w:val="22"/>
                </w:rPr>
                <w:t>3:</w:t>
              </w:r>
              <w:r w:rsidRPr="002A2161">
                <w:rPr>
                  <w:szCs w:val="22"/>
                  <w:lang w:val="en-US"/>
                </w:rPr>
                <w:t>G</w:t>
              </w:r>
              <w:r w:rsidRPr="002A2161">
                <w:rPr>
                  <w:szCs w:val="22"/>
                </w:rPr>
                <w:t>_</w:t>
              </w:r>
              <w:r w:rsidRPr="002A2161">
                <w:rPr>
                  <w:szCs w:val="22"/>
                  <w:lang w:val="en-US"/>
                </w:rPr>
                <w:t>S</w:t>
              </w:r>
              <w:r w:rsidRPr="002A2161">
                <w:rPr>
                  <w:szCs w:val="22"/>
                </w:rPr>
                <w:t>3_1_</w:t>
              </w:r>
              <w:r w:rsidRPr="002A2161">
                <w:rPr>
                  <w:szCs w:val="22"/>
                  <w:lang w:val="en-US"/>
                </w:rPr>
                <w:t>D</w:t>
              </w:r>
              <w:r w:rsidRPr="002A2161">
                <w:rPr>
                  <w:szCs w:val="22"/>
                </w:rPr>
                <w:t>_</w:t>
              </w:r>
              <w:r w:rsidRPr="002A2161">
                <w:rPr>
                  <w:szCs w:val="22"/>
                  <w:lang w:val="en-US"/>
                </w:rPr>
                <w:t>TYPEBO</w:t>
              </w:r>
            </w:ins>
            <w:r w:rsidRPr="002A2161">
              <w:rPr>
                <w:szCs w:val="22"/>
              </w:rPr>
              <w:t>.</w:t>
            </w:r>
          </w:p>
          <w:p w14:paraId="68E84BDD" w14:textId="77777777" w:rsidR="00E54CE1" w:rsidRPr="002A2161" w:rsidRDefault="00E54CE1" w:rsidP="00E54CE1">
            <w:pPr>
              <w:pStyle w:val="GOSTTablenorm"/>
              <w:rPr>
                <w:szCs w:val="22"/>
              </w:rPr>
            </w:pPr>
            <w:ins w:id="12428" w:author="Куклина Ю.В." w:date="2024-04-04T15:41:00Z">
              <w:r w:rsidRPr="002A2161">
                <w:t xml:space="preserve">При обработке раздела 4 заполняется из тега </w:t>
              </w:r>
              <w:r w:rsidRPr="002A2161">
                <w:rPr>
                  <w:b/>
                  <w:szCs w:val="22"/>
                  <w:lang w:val="en-US"/>
                </w:rPr>
                <w:t>R</w:t>
              </w:r>
              <w:r w:rsidRPr="002A2161">
                <w:rPr>
                  <w:b/>
                  <w:szCs w:val="22"/>
                </w:rPr>
                <w:t>_728_</w:t>
              </w:r>
              <w:r w:rsidRPr="002A2161">
                <w:rPr>
                  <w:b/>
                  <w:szCs w:val="22"/>
                  <w:lang w:val="en-US"/>
                </w:rPr>
                <w:t>G</w:t>
              </w:r>
              <w:r w:rsidRPr="002A2161">
                <w:rPr>
                  <w:b/>
                  <w:szCs w:val="22"/>
                </w:rPr>
                <w:t>_</w:t>
              </w:r>
              <w:r w:rsidRPr="002A2161">
                <w:rPr>
                  <w:b/>
                  <w:szCs w:val="22"/>
                  <w:lang w:val="en-US"/>
                </w:rPr>
                <w:t>S</w:t>
              </w:r>
              <w:r w:rsidRPr="002A2161">
                <w:rPr>
                  <w:b/>
                  <w:szCs w:val="22"/>
                </w:rPr>
                <w:t>4</w:t>
              </w:r>
              <w:r w:rsidRPr="002A2161">
                <w:rPr>
                  <w:b/>
                </w:rPr>
                <w:t>:</w:t>
              </w:r>
              <w:r w:rsidRPr="002A2161">
                <w:rPr>
                  <w:szCs w:val="22"/>
                  <w:lang w:val="en-US"/>
                </w:rPr>
                <w:t>G</w:t>
              </w:r>
              <w:r w:rsidRPr="002A2161">
                <w:rPr>
                  <w:szCs w:val="22"/>
                </w:rPr>
                <w:t>_</w:t>
              </w:r>
              <w:r w:rsidRPr="002A2161">
                <w:rPr>
                  <w:szCs w:val="22"/>
                  <w:lang w:val="en-US"/>
                </w:rPr>
                <w:t>S</w:t>
              </w:r>
              <w:r w:rsidRPr="002A2161">
                <w:rPr>
                  <w:szCs w:val="22"/>
                </w:rPr>
                <w:t>4_1_</w:t>
              </w:r>
              <w:r w:rsidRPr="002A2161">
                <w:rPr>
                  <w:szCs w:val="22"/>
                  <w:lang w:val="en-US"/>
                </w:rPr>
                <w:t>D</w:t>
              </w:r>
              <w:r w:rsidRPr="002A2161">
                <w:rPr>
                  <w:szCs w:val="22"/>
                </w:rPr>
                <w:t>_</w:t>
              </w:r>
              <w:r w:rsidRPr="002A2161">
                <w:rPr>
                  <w:szCs w:val="22"/>
                  <w:lang w:val="en-US"/>
                </w:rPr>
                <w:t>TYPEBO</w:t>
              </w:r>
            </w:ins>
          </w:p>
          <w:p w14:paraId="34D08E8C" w14:textId="77777777" w:rsidR="005C0C02" w:rsidRPr="002A2161" w:rsidRDefault="005C0C02" w:rsidP="00E54CE1">
            <w:pPr>
              <w:pStyle w:val="GOSTTablenorm"/>
              <w:rPr>
                <w:szCs w:val="22"/>
              </w:rPr>
            </w:pPr>
          </w:p>
          <w:p w14:paraId="02D28361" w14:textId="77777777" w:rsidR="005C0C02" w:rsidRPr="002A2161" w:rsidRDefault="005C0C02" w:rsidP="005C0C02">
            <w:pPr>
              <w:pStyle w:val="GOSTTablenorm"/>
              <w:rPr>
                <w:ins w:id="12429" w:author="EXP-303121" w:date="2024-11-06T18:21:00Z"/>
                <w:szCs w:val="22"/>
              </w:rPr>
            </w:pPr>
            <w:ins w:id="12430" w:author="EXP-303121" w:date="2024-11-06T18:21:00Z">
              <w:r w:rsidRPr="002A2161">
                <w:rPr>
                  <w:szCs w:val="22"/>
                </w:rPr>
                <w:t>Если в теге документа «Purchase», то присваивается значение «1»</w:t>
              </w:r>
            </w:ins>
          </w:p>
          <w:p w14:paraId="456B289D" w14:textId="6106CCBE" w:rsidR="005C0C02" w:rsidRPr="005C0C02" w:rsidRDefault="005C0C02" w:rsidP="005C0C02">
            <w:pPr>
              <w:pStyle w:val="GOSTTablenorm"/>
              <w:rPr>
                <w:szCs w:val="22"/>
              </w:rPr>
            </w:pPr>
            <w:ins w:id="12431" w:author="EXP-303121" w:date="2024-11-06T18:21:00Z">
              <w:r w:rsidRPr="002A2161">
                <w:rPr>
                  <w:szCs w:val="22"/>
                </w:rPr>
                <w:t>Если в теге документа «</w:t>
              </w:r>
              <w:r w:rsidRPr="002A2161">
                <w:rPr>
                  <w:color w:val="FF0000"/>
                  <w:lang w:val="en-US"/>
                </w:rPr>
                <w:t>Other</w:t>
              </w:r>
              <w:r w:rsidRPr="002A2161">
                <w:rPr>
                  <w:szCs w:val="22"/>
                </w:rPr>
                <w:t>», то присваивается значение «2»</w:t>
              </w:r>
            </w:ins>
          </w:p>
        </w:tc>
      </w:tr>
      <w:tr w:rsidR="00E54CE1" w:rsidRPr="002A2161" w14:paraId="3F6A1201" w14:textId="77777777" w:rsidTr="002A2161">
        <w:tc>
          <w:tcPr>
            <w:tcW w:w="1109" w:type="pct"/>
          </w:tcPr>
          <w:p w14:paraId="0A720F73" w14:textId="6C4774B3" w:rsidR="00E54CE1" w:rsidRPr="002A2161" w:rsidRDefault="00E54CE1" w:rsidP="00E54CE1">
            <w:pPr>
              <w:pStyle w:val="GOSTTablenorm"/>
              <w:rPr>
                <w:szCs w:val="22"/>
              </w:rPr>
            </w:pPr>
            <w:ins w:id="12432" w:author="Куклина Ю.В." w:date="2024-04-04T15:32:00Z">
              <w:r w:rsidRPr="002A2161">
                <w:rPr>
                  <w:szCs w:val="22"/>
                </w:rPr>
                <w:t>Тип_БО_передающий</w:t>
              </w:r>
            </w:ins>
          </w:p>
        </w:tc>
        <w:tc>
          <w:tcPr>
            <w:tcW w:w="302" w:type="pct"/>
          </w:tcPr>
          <w:p w14:paraId="54C75451" w14:textId="26A44A70" w:rsidR="00E54CE1" w:rsidRPr="002A2161" w:rsidRDefault="00E54CE1" w:rsidP="00E54CE1">
            <w:pPr>
              <w:pStyle w:val="GOSTTablenorm"/>
              <w:rPr>
                <w:szCs w:val="22"/>
              </w:rPr>
            </w:pPr>
            <w:ins w:id="12433" w:author="Куклина Ю.В." w:date="2024-04-04T15:32:00Z">
              <w:del w:id="12434" w:author="EXP-303121" w:date="2024-11-06T18:21:00Z">
                <w:r w:rsidRPr="002A2161" w:rsidDel="005C0C02">
                  <w:rPr>
                    <w:szCs w:val="22"/>
                  </w:rPr>
                  <w:delText>нет</w:delText>
                </w:r>
              </w:del>
            </w:ins>
            <w:ins w:id="12435" w:author="EXP-303121" w:date="2024-11-06T18:21:00Z">
              <w:r w:rsidR="005C0C02" w:rsidRPr="002A2161">
                <w:rPr>
                  <w:szCs w:val="22"/>
                </w:rPr>
                <w:t>Да</w:t>
              </w:r>
            </w:ins>
          </w:p>
        </w:tc>
        <w:tc>
          <w:tcPr>
            <w:tcW w:w="1109" w:type="pct"/>
          </w:tcPr>
          <w:p w14:paraId="7DFA8156" w14:textId="2386F4A3" w:rsidR="00E54CE1" w:rsidRPr="002A2161" w:rsidRDefault="00E54CE1" w:rsidP="00E54CE1">
            <w:pPr>
              <w:pStyle w:val="GOSTTablenorm"/>
              <w:rPr>
                <w:szCs w:val="22"/>
              </w:rPr>
            </w:pPr>
            <w:ins w:id="12436" w:author="Куклина Ю.В." w:date="2024-04-04T15:33:00Z">
              <w:r w:rsidRPr="002A2161">
                <w:rPr>
                  <w:szCs w:val="22"/>
                </w:rPr>
                <w:t>Тип БО передающий (по строке документа)</w:t>
              </w:r>
            </w:ins>
          </w:p>
        </w:tc>
        <w:tc>
          <w:tcPr>
            <w:tcW w:w="1109" w:type="pct"/>
          </w:tcPr>
          <w:p w14:paraId="0E40BF40" w14:textId="45B82151" w:rsidR="00E54CE1" w:rsidRPr="002A2161" w:rsidRDefault="00E54CE1" w:rsidP="00E54CE1">
            <w:pPr>
              <w:pStyle w:val="GOSTTablenorm"/>
              <w:rPr>
                <w:b/>
                <w:szCs w:val="22"/>
                <w:lang w:val="en-US"/>
              </w:rPr>
            </w:pPr>
            <w:ins w:id="12437" w:author="Куклина Ю.В." w:date="2024-04-01T12:47:00Z">
              <w:r w:rsidRPr="002A2161">
                <w:rPr>
                  <w:b/>
                  <w:szCs w:val="22"/>
                  <w:lang w:val="en-US"/>
                </w:rPr>
                <w:t>R_728_G_S4:</w:t>
              </w:r>
            </w:ins>
            <w:ins w:id="12438" w:author="Куклина Ю.В." w:date="2024-04-01T15:59:00Z">
              <w:r w:rsidRPr="002A2161">
                <w:rPr>
                  <w:szCs w:val="22"/>
                  <w:lang w:val="en-US"/>
                </w:rPr>
                <w:t>G_S4_1_D_SND_TYPEBO</w:t>
              </w:r>
            </w:ins>
          </w:p>
        </w:tc>
        <w:tc>
          <w:tcPr>
            <w:tcW w:w="1371" w:type="pct"/>
          </w:tcPr>
          <w:p w14:paraId="6D960BC9" w14:textId="77777777" w:rsidR="005C0C02" w:rsidRPr="002A2161" w:rsidRDefault="005C0C02" w:rsidP="005C0C02">
            <w:pPr>
              <w:pStyle w:val="GOSTTablenorm"/>
              <w:rPr>
                <w:ins w:id="12439" w:author="EXP-303121" w:date="2024-11-06T18:21:00Z"/>
                <w:szCs w:val="22"/>
              </w:rPr>
            </w:pPr>
            <w:ins w:id="12440" w:author="EXP-303121" w:date="2024-11-06T18:21:00Z">
              <w:r w:rsidRPr="002A2161">
                <w:rPr>
                  <w:szCs w:val="22"/>
                </w:rPr>
                <w:t>Если в теге документа «Purchase», то присваивается значение «1»</w:t>
              </w:r>
            </w:ins>
          </w:p>
          <w:p w14:paraId="64F5A93A" w14:textId="7FA01D29" w:rsidR="00E54CE1" w:rsidRPr="002A2161" w:rsidRDefault="005C0C02" w:rsidP="005C0C02">
            <w:pPr>
              <w:pStyle w:val="GOSTTablenorm"/>
            </w:pPr>
            <w:ins w:id="12441" w:author="EXP-303121" w:date="2024-11-06T18:21:00Z">
              <w:r w:rsidRPr="002A2161">
                <w:rPr>
                  <w:szCs w:val="22"/>
                </w:rPr>
                <w:t>Если в теге документа «</w:t>
              </w:r>
              <w:r w:rsidRPr="002A2161">
                <w:rPr>
                  <w:color w:val="FF0000"/>
                  <w:lang w:val="en-US"/>
                </w:rPr>
                <w:t>Other</w:t>
              </w:r>
              <w:r w:rsidRPr="002A2161">
                <w:rPr>
                  <w:szCs w:val="22"/>
                </w:rPr>
                <w:t>», то присваивается значение «2»</w:t>
              </w:r>
            </w:ins>
          </w:p>
        </w:tc>
      </w:tr>
      <w:tr w:rsidR="00E54CE1" w:rsidRPr="002A2161" w14:paraId="06A7B72A" w14:textId="77777777" w:rsidTr="002A2161">
        <w:tc>
          <w:tcPr>
            <w:tcW w:w="1109" w:type="pct"/>
          </w:tcPr>
          <w:p w14:paraId="68AD7F5E" w14:textId="5861675D" w:rsidR="00E54CE1" w:rsidRPr="002A2161" w:rsidRDefault="00E54CE1" w:rsidP="00E54CE1">
            <w:pPr>
              <w:pStyle w:val="GOSTTablenorm"/>
            </w:pPr>
            <w:ins w:id="12442" w:author="Куклина Ю.В." w:date="2024-04-01T15:59:00Z">
              <w:r w:rsidRPr="002A2161">
                <w:t>Вид_документа_основания</w:t>
              </w:r>
            </w:ins>
          </w:p>
        </w:tc>
        <w:tc>
          <w:tcPr>
            <w:tcW w:w="302" w:type="pct"/>
          </w:tcPr>
          <w:p w14:paraId="62FC1BE7" w14:textId="36A52667" w:rsidR="00E54CE1" w:rsidRPr="002A2161" w:rsidRDefault="00E54CE1" w:rsidP="00E54CE1">
            <w:pPr>
              <w:pStyle w:val="GOSTTablenorm"/>
            </w:pPr>
            <w:ins w:id="12443" w:author="Куклина Ю.В." w:date="2024-04-09T14:24:00Z">
              <w:r w:rsidRPr="002A2161">
                <w:t>да</w:t>
              </w:r>
            </w:ins>
          </w:p>
        </w:tc>
        <w:tc>
          <w:tcPr>
            <w:tcW w:w="1109" w:type="pct"/>
          </w:tcPr>
          <w:p w14:paraId="7CC75630" w14:textId="4816616B" w:rsidR="00E54CE1" w:rsidRPr="002A2161" w:rsidRDefault="00E54CE1" w:rsidP="00E54CE1">
            <w:pPr>
              <w:pStyle w:val="GOSTTablenorm"/>
            </w:pPr>
            <w:ins w:id="12444" w:author="Куклина Ю.В." w:date="2024-04-01T15:59:00Z">
              <w:r w:rsidRPr="002A2161">
                <w:t>Вид документа-основания БО (</w:t>
              </w:r>
              <w:r w:rsidRPr="002A2161">
                <w:rPr>
                  <w:szCs w:val="22"/>
                </w:rPr>
                <w:t>по строке документа)</w:t>
              </w:r>
            </w:ins>
          </w:p>
        </w:tc>
        <w:tc>
          <w:tcPr>
            <w:tcW w:w="1109" w:type="pct"/>
          </w:tcPr>
          <w:p w14:paraId="18BFD50E" w14:textId="6D701B4E" w:rsidR="00E54CE1" w:rsidRPr="002A2161" w:rsidRDefault="00E54CE1" w:rsidP="00E54CE1">
            <w:pPr>
              <w:pStyle w:val="GOSTTablenorm"/>
              <w:rPr>
                <w:ins w:id="12445" w:author="Куклина Ю.В." w:date="2024-04-01T16:15:00Z"/>
                <w:szCs w:val="22"/>
                <w:lang w:val="en-US"/>
              </w:rPr>
            </w:pPr>
            <w:ins w:id="12446" w:author="Куклина Ю.В." w:date="2024-04-01T12:46:00Z">
              <w:r w:rsidRPr="002A2161">
                <w:rPr>
                  <w:b/>
                  <w:szCs w:val="22"/>
                  <w:lang w:val="en-US"/>
                </w:rPr>
                <w:t>R_728_G_S3:</w:t>
              </w:r>
            </w:ins>
            <w:ins w:id="12447" w:author="Куклина Ю.В." w:date="2024-04-01T16:15:00Z">
              <w:r w:rsidRPr="002A2161">
                <w:rPr>
                  <w:szCs w:val="22"/>
                  <w:lang w:val="en-US"/>
                </w:rPr>
                <w:t>G_S3_1_D_C2</w:t>
              </w:r>
            </w:ins>
          </w:p>
          <w:p w14:paraId="06427783" w14:textId="4BC9BF69" w:rsidR="00E54CE1" w:rsidRPr="002A2161" w:rsidRDefault="00E54CE1" w:rsidP="00E54CE1">
            <w:pPr>
              <w:pStyle w:val="GOSTTablenorm"/>
              <w:rPr>
                <w:szCs w:val="22"/>
                <w:lang w:val="en-US"/>
              </w:rPr>
            </w:pPr>
            <w:ins w:id="12448" w:author="Куклина Ю.В." w:date="2024-04-01T12:47:00Z">
              <w:r w:rsidRPr="002A2161">
                <w:rPr>
                  <w:b/>
                  <w:szCs w:val="22"/>
                  <w:lang w:val="en-US"/>
                </w:rPr>
                <w:t>R_728_G_S4:</w:t>
              </w:r>
            </w:ins>
            <w:ins w:id="12449" w:author="Куклина Ю.В." w:date="2024-04-01T16:15:00Z">
              <w:r w:rsidRPr="002A2161">
                <w:rPr>
                  <w:szCs w:val="22"/>
                  <w:lang w:val="en-US"/>
                </w:rPr>
                <w:t>G_S4_1_D_C2</w:t>
              </w:r>
            </w:ins>
          </w:p>
        </w:tc>
        <w:tc>
          <w:tcPr>
            <w:tcW w:w="1371" w:type="pct"/>
          </w:tcPr>
          <w:p w14:paraId="3FF65FCA" w14:textId="43CE361E" w:rsidR="00E54CE1" w:rsidRPr="002A2161" w:rsidRDefault="00E54CE1" w:rsidP="00E54CE1">
            <w:pPr>
              <w:pStyle w:val="GOSTTablenorm"/>
              <w:rPr>
                <w:ins w:id="12450" w:author="Куклина Ю.В." w:date="2024-04-01T12:48:00Z"/>
              </w:rPr>
            </w:pPr>
            <w:ins w:id="12451" w:author="Куклина Ю.В." w:date="2024-04-01T12:48:00Z">
              <w:r w:rsidRPr="002A2161">
                <w:t xml:space="preserve">При обработке раздела 3 заполняется из тега </w:t>
              </w:r>
            </w:ins>
            <w:ins w:id="12452" w:author="Куклина Ю.В." w:date="2024-04-01T12:46:00Z">
              <w:r w:rsidRPr="002A2161">
                <w:rPr>
                  <w:b/>
                  <w:szCs w:val="22"/>
                  <w:lang w:val="en-US"/>
                </w:rPr>
                <w:t>R</w:t>
              </w:r>
              <w:r w:rsidRPr="002A2161">
                <w:rPr>
                  <w:b/>
                  <w:szCs w:val="22"/>
                </w:rPr>
                <w:t>_728_</w:t>
              </w:r>
              <w:r w:rsidRPr="002A2161">
                <w:rPr>
                  <w:b/>
                  <w:szCs w:val="22"/>
                  <w:lang w:val="en-US"/>
                </w:rPr>
                <w:t>G</w:t>
              </w:r>
              <w:r w:rsidRPr="002A2161">
                <w:rPr>
                  <w:b/>
                  <w:szCs w:val="22"/>
                </w:rPr>
                <w:t>_</w:t>
              </w:r>
              <w:r w:rsidRPr="002A2161">
                <w:rPr>
                  <w:b/>
                  <w:szCs w:val="22"/>
                  <w:lang w:val="en-US"/>
                </w:rPr>
                <w:t>S</w:t>
              </w:r>
              <w:r w:rsidRPr="002A2161">
                <w:rPr>
                  <w:b/>
                  <w:szCs w:val="22"/>
                </w:rPr>
                <w:t>3:</w:t>
              </w:r>
            </w:ins>
            <w:ins w:id="12453" w:author="Куклина Ю.В." w:date="2024-04-01T16:15:00Z">
              <w:r w:rsidRPr="002A2161">
                <w:rPr>
                  <w:szCs w:val="22"/>
                  <w:lang w:val="en-US"/>
                </w:rPr>
                <w:t>G</w:t>
              </w:r>
              <w:r w:rsidRPr="002A2161">
                <w:rPr>
                  <w:szCs w:val="22"/>
                </w:rPr>
                <w:t>_</w:t>
              </w:r>
              <w:r w:rsidRPr="002A2161">
                <w:rPr>
                  <w:szCs w:val="22"/>
                  <w:lang w:val="en-US"/>
                </w:rPr>
                <w:t>S</w:t>
              </w:r>
              <w:r w:rsidRPr="002A2161">
                <w:rPr>
                  <w:szCs w:val="22"/>
                </w:rPr>
                <w:t>3_1_</w:t>
              </w:r>
              <w:r w:rsidRPr="002A2161">
                <w:rPr>
                  <w:szCs w:val="22"/>
                  <w:lang w:val="en-US"/>
                </w:rPr>
                <w:t>D</w:t>
              </w:r>
              <w:r w:rsidRPr="002A2161">
                <w:rPr>
                  <w:szCs w:val="22"/>
                </w:rPr>
                <w:t>_</w:t>
              </w:r>
              <w:r w:rsidRPr="002A2161">
                <w:rPr>
                  <w:szCs w:val="22"/>
                  <w:lang w:val="en-US"/>
                </w:rPr>
                <w:t>C</w:t>
              </w:r>
              <w:r w:rsidRPr="002A2161">
                <w:rPr>
                  <w:szCs w:val="22"/>
                </w:rPr>
                <w:t>2</w:t>
              </w:r>
            </w:ins>
            <w:ins w:id="12454" w:author="Куклина Ю.В." w:date="2024-04-01T12:48:00Z">
              <w:r w:rsidRPr="002A2161">
                <w:t>.</w:t>
              </w:r>
            </w:ins>
          </w:p>
          <w:p w14:paraId="3EEF8AAC" w14:textId="134BE04F" w:rsidR="00E54CE1" w:rsidRPr="002A2161" w:rsidRDefault="00E54CE1" w:rsidP="00E54CE1">
            <w:pPr>
              <w:pStyle w:val="GOSTTablenorm"/>
            </w:pPr>
            <w:ins w:id="12455" w:author="Куклина Ю.В." w:date="2024-04-01T12:48:00Z">
              <w:r w:rsidRPr="002A2161">
                <w:t xml:space="preserve">При обработке раздела 4 заполняется из тега </w:t>
              </w:r>
            </w:ins>
            <w:ins w:id="12456" w:author="Куклина Ю.В." w:date="2024-04-01T12:47:00Z">
              <w:r w:rsidRPr="002A2161">
                <w:rPr>
                  <w:b/>
                  <w:szCs w:val="22"/>
                  <w:lang w:val="en-US"/>
                </w:rPr>
                <w:t>R</w:t>
              </w:r>
              <w:r w:rsidRPr="002A2161">
                <w:rPr>
                  <w:b/>
                  <w:szCs w:val="22"/>
                </w:rPr>
                <w:t>_728_</w:t>
              </w:r>
              <w:r w:rsidRPr="002A2161">
                <w:rPr>
                  <w:b/>
                  <w:szCs w:val="22"/>
                  <w:lang w:val="en-US"/>
                </w:rPr>
                <w:t>G</w:t>
              </w:r>
              <w:r w:rsidRPr="002A2161">
                <w:rPr>
                  <w:b/>
                  <w:szCs w:val="22"/>
                </w:rPr>
                <w:t>_</w:t>
              </w:r>
              <w:r w:rsidRPr="002A2161">
                <w:rPr>
                  <w:b/>
                  <w:szCs w:val="22"/>
                  <w:lang w:val="en-US"/>
                </w:rPr>
                <w:t>S</w:t>
              </w:r>
              <w:r w:rsidRPr="002A2161">
                <w:rPr>
                  <w:b/>
                  <w:szCs w:val="22"/>
                </w:rPr>
                <w:t>4:</w:t>
              </w:r>
            </w:ins>
            <w:ins w:id="12457" w:author="Куклина Ю.В." w:date="2024-04-01T16:15:00Z">
              <w:r w:rsidRPr="002A2161">
                <w:rPr>
                  <w:szCs w:val="22"/>
                  <w:lang w:val="en-US"/>
                </w:rPr>
                <w:t>G</w:t>
              </w:r>
              <w:r w:rsidRPr="002A2161">
                <w:rPr>
                  <w:szCs w:val="22"/>
                </w:rPr>
                <w:t>_</w:t>
              </w:r>
              <w:r w:rsidRPr="002A2161">
                <w:rPr>
                  <w:szCs w:val="22"/>
                  <w:lang w:val="en-US"/>
                </w:rPr>
                <w:t>S</w:t>
              </w:r>
              <w:r w:rsidRPr="002A2161">
                <w:rPr>
                  <w:szCs w:val="22"/>
                </w:rPr>
                <w:t>4_1_</w:t>
              </w:r>
              <w:r w:rsidRPr="002A2161">
                <w:rPr>
                  <w:szCs w:val="22"/>
                  <w:lang w:val="en-US"/>
                </w:rPr>
                <w:t>D</w:t>
              </w:r>
              <w:r w:rsidRPr="002A2161">
                <w:rPr>
                  <w:szCs w:val="22"/>
                </w:rPr>
                <w:t>_</w:t>
              </w:r>
              <w:r w:rsidRPr="002A2161">
                <w:rPr>
                  <w:szCs w:val="22"/>
                  <w:lang w:val="en-US"/>
                </w:rPr>
                <w:t>C</w:t>
              </w:r>
              <w:r w:rsidRPr="002A2161">
                <w:rPr>
                  <w:szCs w:val="22"/>
                </w:rPr>
                <w:t>2</w:t>
              </w:r>
            </w:ins>
          </w:p>
        </w:tc>
      </w:tr>
      <w:tr w:rsidR="00E54CE1" w:rsidRPr="002A2161" w14:paraId="48A1B71C" w14:textId="77777777" w:rsidTr="002A2161">
        <w:tc>
          <w:tcPr>
            <w:tcW w:w="1109" w:type="pct"/>
          </w:tcPr>
          <w:p w14:paraId="556B06F0" w14:textId="28C378FE" w:rsidR="00E54CE1" w:rsidRPr="002A2161" w:rsidRDefault="00E54CE1" w:rsidP="00E54CE1">
            <w:pPr>
              <w:pStyle w:val="GOSTTablenorm"/>
            </w:pPr>
            <w:ins w:id="12458" w:author="Куклина Ю.В." w:date="2024-04-01T15:59:00Z">
              <w:r w:rsidRPr="002A2161">
                <w:rPr>
                  <w:szCs w:val="22"/>
                </w:rPr>
                <w:t>Авансовое_ДО</w:t>
              </w:r>
            </w:ins>
          </w:p>
        </w:tc>
        <w:tc>
          <w:tcPr>
            <w:tcW w:w="302" w:type="pct"/>
          </w:tcPr>
          <w:p w14:paraId="05F61582" w14:textId="414ECAA4" w:rsidR="00E54CE1" w:rsidRPr="002A2161" w:rsidRDefault="00E54CE1" w:rsidP="00E54CE1">
            <w:pPr>
              <w:pStyle w:val="GOSTTablenorm"/>
            </w:pPr>
            <w:ins w:id="12459" w:author="Куклина Ю.В." w:date="2024-04-01T16:27:00Z">
              <w:r w:rsidRPr="002A2161">
                <w:rPr>
                  <w:szCs w:val="22"/>
                </w:rPr>
                <w:t>нет</w:t>
              </w:r>
            </w:ins>
          </w:p>
        </w:tc>
        <w:tc>
          <w:tcPr>
            <w:tcW w:w="1109" w:type="pct"/>
          </w:tcPr>
          <w:p w14:paraId="4CA3DA6B" w14:textId="62DF20E8" w:rsidR="00E54CE1" w:rsidRPr="002A2161" w:rsidRDefault="00E54CE1" w:rsidP="00E54CE1">
            <w:pPr>
              <w:pStyle w:val="GOSTTablenorm"/>
            </w:pPr>
            <w:ins w:id="12460" w:author="Куклина Ю.В." w:date="2024-04-01T15:59:00Z">
              <w:r w:rsidRPr="002A2161">
                <w:t>Признак платежа, требующего подтверждения (</w:t>
              </w:r>
              <w:r w:rsidRPr="002A2161">
                <w:rPr>
                  <w:szCs w:val="22"/>
                </w:rPr>
                <w:t>по строке документа)</w:t>
              </w:r>
            </w:ins>
          </w:p>
        </w:tc>
        <w:tc>
          <w:tcPr>
            <w:tcW w:w="1109" w:type="pct"/>
          </w:tcPr>
          <w:p w14:paraId="44FF0B92" w14:textId="3E900F12" w:rsidR="00E54CE1" w:rsidRPr="002A2161" w:rsidRDefault="00E54CE1" w:rsidP="00E54CE1">
            <w:pPr>
              <w:pStyle w:val="GOSTTablenorm"/>
              <w:rPr>
                <w:lang w:val="en-US"/>
              </w:rPr>
            </w:pPr>
            <w:ins w:id="12461" w:author="Куклина Ю.В." w:date="2024-04-01T12:47:00Z">
              <w:r w:rsidRPr="002A2161">
                <w:rPr>
                  <w:b/>
                  <w:szCs w:val="22"/>
                  <w:lang w:val="en-US"/>
                </w:rPr>
                <w:t>R_728_G_S4:</w:t>
              </w:r>
            </w:ins>
            <w:ins w:id="12462" w:author="Куклина Ю.В." w:date="2024-04-01T16:10:00Z">
              <w:r w:rsidRPr="002A2161">
                <w:rPr>
                  <w:szCs w:val="22"/>
                  <w:lang w:val="en-US"/>
                </w:rPr>
                <w:t>G_S4_2_D_SIGNCONFIRM</w:t>
              </w:r>
            </w:ins>
          </w:p>
        </w:tc>
        <w:tc>
          <w:tcPr>
            <w:tcW w:w="1371" w:type="pct"/>
          </w:tcPr>
          <w:p w14:paraId="076BAB92" w14:textId="684EB27B" w:rsidR="00E54CE1" w:rsidRPr="002A2161" w:rsidRDefault="00E54CE1" w:rsidP="00E54CE1">
            <w:pPr>
              <w:pStyle w:val="GOSTTablenorm"/>
            </w:pPr>
            <w:ins w:id="12463" w:author="Куклина Ю.В." w:date="2024-04-01T16:23:00Z">
              <w:r w:rsidRPr="002A2161">
                <w:t>-</w:t>
              </w:r>
            </w:ins>
          </w:p>
        </w:tc>
      </w:tr>
      <w:tr w:rsidR="00E54CE1" w:rsidRPr="00540531" w14:paraId="1FFEEB32" w14:textId="77777777" w:rsidTr="002A2161">
        <w:tc>
          <w:tcPr>
            <w:tcW w:w="1109" w:type="pct"/>
          </w:tcPr>
          <w:p w14:paraId="299DBB6A" w14:textId="4C6D9139" w:rsidR="00E54CE1" w:rsidRPr="002A2161" w:rsidRDefault="00E54CE1" w:rsidP="00E54CE1">
            <w:pPr>
              <w:pStyle w:val="GOSTTablenorm"/>
            </w:pPr>
            <w:ins w:id="12464" w:author="Куклина Ю.В." w:date="2024-04-01T15:59:00Z">
              <w:r w:rsidRPr="002A2161">
                <w:rPr>
                  <w:szCs w:val="22"/>
                </w:rPr>
                <w:t>Код_валюты_БО</w:t>
              </w:r>
            </w:ins>
          </w:p>
        </w:tc>
        <w:tc>
          <w:tcPr>
            <w:tcW w:w="302" w:type="pct"/>
          </w:tcPr>
          <w:p w14:paraId="232B87FC" w14:textId="15F51F4D" w:rsidR="00E54CE1" w:rsidRPr="002A2161" w:rsidRDefault="00E54CE1" w:rsidP="00E54CE1">
            <w:pPr>
              <w:pStyle w:val="GOSTTablenorm"/>
            </w:pPr>
            <w:ins w:id="12465" w:author="Куклина Ю.В." w:date="2024-04-01T16:27:00Z">
              <w:r w:rsidRPr="002A2161">
                <w:t>да</w:t>
              </w:r>
            </w:ins>
          </w:p>
        </w:tc>
        <w:tc>
          <w:tcPr>
            <w:tcW w:w="1109" w:type="pct"/>
          </w:tcPr>
          <w:p w14:paraId="580C840B" w14:textId="1F8E4B9C" w:rsidR="00E54CE1" w:rsidRPr="002A2161" w:rsidRDefault="00E54CE1" w:rsidP="00E54CE1">
            <w:pPr>
              <w:pStyle w:val="GOSTTablenorm"/>
            </w:pPr>
            <w:ins w:id="12466" w:author="Куклина Ю.В." w:date="2024-04-01T15:59:00Z">
              <w:r w:rsidRPr="002A2161">
                <w:rPr>
                  <w:szCs w:val="22"/>
                </w:rPr>
                <w:t xml:space="preserve">Код валюты по ОКВ БО (по строке </w:t>
              </w:r>
              <w:r w:rsidRPr="002A2161">
                <w:rPr>
                  <w:szCs w:val="22"/>
                </w:rPr>
                <w:lastRenderedPageBreak/>
                <w:t>документа)</w:t>
              </w:r>
            </w:ins>
          </w:p>
        </w:tc>
        <w:tc>
          <w:tcPr>
            <w:tcW w:w="1109" w:type="pct"/>
          </w:tcPr>
          <w:p w14:paraId="1A9FD9BB" w14:textId="2688DEC9" w:rsidR="00E54CE1" w:rsidRPr="002A2161" w:rsidRDefault="00E54CE1" w:rsidP="00E54CE1">
            <w:pPr>
              <w:pStyle w:val="GOSTTablenorm"/>
              <w:rPr>
                <w:ins w:id="12467" w:author="Куклина Ю.В." w:date="2024-04-01T15:59:00Z"/>
                <w:szCs w:val="22"/>
                <w:lang w:val="en-US"/>
              </w:rPr>
            </w:pPr>
            <w:ins w:id="12468" w:author="Куклина Ю.В." w:date="2024-04-01T12:46:00Z">
              <w:r w:rsidRPr="002A2161">
                <w:rPr>
                  <w:b/>
                  <w:szCs w:val="22"/>
                  <w:lang w:val="en-US"/>
                </w:rPr>
                <w:lastRenderedPageBreak/>
                <w:t>R_728_G_S3:</w:t>
              </w:r>
            </w:ins>
            <w:ins w:id="12469" w:author="Куклина Ю.В." w:date="2024-04-01T15:59:00Z">
              <w:r w:rsidRPr="002A2161">
                <w:rPr>
                  <w:szCs w:val="22"/>
                  <w:lang w:val="en-US"/>
                </w:rPr>
                <w:t>G_S3_1_D_C8</w:t>
              </w:r>
            </w:ins>
          </w:p>
          <w:p w14:paraId="73328E5B" w14:textId="54BFDE89" w:rsidR="00E54CE1" w:rsidRPr="002A2161" w:rsidRDefault="00E54CE1" w:rsidP="00E54CE1">
            <w:pPr>
              <w:pStyle w:val="GOSTTablenorm"/>
              <w:rPr>
                <w:lang w:val="en-US"/>
              </w:rPr>
            </w:pPr>
            <w:ins w:id="12470" w:author="Куклина Ю.В." w:date="2024-04-01T12:47:00Z">
              <w:r w:rsidRPr="002A2161">
                <w:rPr>
                  <w:b/>
                  <w:szCs w:val="22"/>
                  <w:lang w:val="en-US"/>
                </w:rPr>
                <w:lastRenderedPageBreak/>
                <w:t>R_728_G_S4:</w:t>
              </w:r>
            </w:ins>
            <w:ins w:id="12471" w:author="Куклина Ю.В." w:date="2024-04-01T15:59:00Z">
              <w:r w:rsidRPr="002A2161">
                <w:rPr>
                  <w:szCs w:val="22"/>
                  <w:lang w:val="en-US"/>
                </w:rPr>
                <w:t>G_S4_1_D_C8_2</w:t>
              </w:r>
            </w:ins>
          </w:p>
        </w:tc>
        <w:tc>
          <w:tcPr>
            <w:tcW w:w="1371" w:type="pct"/>
          </w:tcPr>
          <w:p w14:paraId="3E182C45" w14:textId="7F3D414B" w:rsidR="00E54CE1" w:rsidRPr="002A2161" w:rsidRDefault="00E54CE1" w:rsidP="00E54CE1">
            <w:pPr>
              <w:pStyle w:val="GOSTTablenorm"/>
              <w:rPr>
                <w:ins w:id="12472" w:author="Куклина Ю.В." w:date="2024-04-01T12:48:00Z"/>
              </w:rPr>
            </w:pPr>
            <w:ins w:id="12473" w:author="Куклина Ю.В." w:date="2024-04-01T12:48:00Z">
              <w:r w:rsidRPr="002A2161">
                <w:lastRenderedPageBreak/>
                <w:t>При обработке раздела 3 заполняется из те</w:t>
              </w:r>
              <w:r w:rsidRPr="002A2161">
                <w:lastRenderedPageBreak/>
                <w:t xml:space="preserve">га </w:t>
              </w:r>
            </w:ins>
            <w:ins w:id="12474" w:author="Куклина Ю.В." w:date="2024-04-01T12:46:00Z">
              <w:r w:rsidRPr="002A2161">
                <w:rPr>
                  <w:b/>
                </w:rPr>
                <w:t>R_728_G_S3</w:t>
              </w:r>
              <w:r w:rsidRPr="002A2161">
                <w:t>:</w:t>
              </w:r>
            </w:ins>
            <w:ins w:id="12475" w:author="Куклина Ю.В." w:date="2024-04-01T15:59:00Z">
              <w:r w:rsidRPr="002A2161">
                <w:t>G_S3_1_D_C8</w:t>
              </w:r>
            </w:ins>
            <w:ins w:id="12476" w:author="Куклина Ю.В." w:date="2024-04-01T12:48:00Z">
              <w:r w:rsidRPr="002A2161">
                <w:t>.</w:t>
              </w:r>
            </w:ins>
          </w:p>
          <w:p w14:paraId="71A6A20C" w14:textId="7732E23E" w:rsidR="00E54CE1" w:rsidRPr="002A2161" w:rsidRDefault="00E54CE1" w:rsidP="00E54CE1">
            <w:pPr>
              <w:pStyle w:val="GOSTTablenorm"/>
            </w:pPr>
            <w:ins w:id="12477" w:author="Куклина Ю.В." w:date="2024-04-01T12:48:00Z">
              <w:r w:rsidRPr="002A2161">
                <w:t xml:space="preserve">При обработке раздела 4 заполняется из тега </w:t>
              </w:r>
            </w:ins>
            <w:ins w:id="12478" w:author="Куклина Ю.В." w:date="2024-04-01T12:47:00Z">
              <w:r w:rsidRPr="002A2161">
                <w:rPr>
                  <w:b/>
                </w:rPr>
                <w:t>R_728_G_S4:</w:t>
              </w:r>
            </w:ins>
            <w:ins w:id="12479" w:author="Куклина Ю.В." w:date="2024-04-01T15:59:00Z">
              <w:r w:rsidRPr="002A2161">
                <w:t>G_S4_1_D_C8_2</w:t>
              </w:r>
            </w:ins>
            <w:ins w:id="12480" w:author="Куклина Ю.В." w:date="2024-04-01T12:49:00Z">
              <w:r w:rsidRPr="002A2161">
                <w:t>.</w:t>
              </w:r>
            </w:ins>
          </w:p>
          <w:p w14:paraId="66CE2318" w14:textId="77777777" w:rsidR="00E54CE1" w:rsidRPr="002A2161" w:rsidRDefault="00E54CE1" w:rsidP="00E54CE1">
            <w:pPr>
              <w:pStyle w:val="afffe"/>
              <w:ind w:firstLine="0"/>
              <w:rPr>
                <w:sz w:val="22"/>
              </w:rPr>
            </w:pPr>
          </w:p>
          <w:p w14:paraId="792926F5" w14:textId="09358F7B" w:rsidR="00E54CE1" w:rsidRPr="002A2161" w:rsidRDefault="00E54CE1" w:rsidP="00E54CE1">
            <w:pPr>
              <w:pStyle w:val="GOSTTablenorm"/>
              <w:rPr>
                <w:ins w:id="12481" w:author="Куклина Ю.В." w:date="2024-04-01T15:59:00Z"/>
              </w:rPr>
            </w:pPr>
            <w:ins w:id="12482" w:author="Куклина Ю.В." w:date="2024-04-01T15:59:00Z">
              <w:r w:rsidRPr="002A2161">
                <w:t>В составе документа может приходить как цифровой, так и буквенный код валюты.</w:t>
              </w:r>
            </w:ins>
          </w:p>
          <w:p w14:paraId="3AC8710D" w14:textId="77777777" w:rsidR="00E54CE1" w:rsidRPr="002A2161" w:rsidRDefault="00E54CE1" w:rsidP="00E54CE1">
            <w:pPr>
              <w:pStyle w:val="GOSTTablenorm"/>
              <w:rPr>
                <w:ins w:id="12483" w:author="Куклина Ю.В." w:date="2024-04-01T15:59:00Z"/>
              </w:rPr>
            </w:pPr>
            <w:ins w:id="12484" w:author="Куклина Ю.В." w:date="2024-04-01T15:59:00Z">
              <w:r w:rsidRPr="002A2161">
                <w:t>1) если код валюты пришел цифровой, то в атрибут его значение записывается в неизменном виде;</w:t>
              </w:r>
            </w:ins>
          </w:p>
          <w:p w14:paraId="758C3CA1" w14:textId="36A5D6DD" w:rsidR="00E54CE1" w:rsidRPr="00C040DF" w:rsidRDefault="00E54CE1" w:rsidP="00E54CE1">
            <w:pPr>
              <w:pStyle w:val="GOSTTablenorm"/>
            </w:pPr>
            <w:ins w:id="12485" w:author="Куклина Ю.В." w:date="2024-04-01T15:59:00Z">
              <w:r w:rsidRPr="002A2161">
                <w:t>2) если код валюты пришел буквенный, то в атрибут его значение записывается после преобразования в цифровой по данным справочника «Общероссийский классификатор валют (ОКВ)»</w:t>
              </w:r>
              <w:r w:rsidRPr="002A2161">
                <w:rPr>
                  <w:vertAlign w:val="superscript"/>
                </w:rPr>
                <w:t>5</w:t>
              </w:r>
              <w:r w:rsidRPr="002A2161">
                <w:t>.</w:t>
              </w:r>
            </w:ins>
          </w:p>
        </w:tc>
      </w:tr>
      <w:tr w:rsidR="00E54CE1" w:rsidRPr="00540531" w14:paraId="748998BF" w14:textId="77777777" w:rsidTr="002A2161">
        <w:tc>
          <w:tcPr>
            <w:tcW w:w="1109" w:type="pct"/>
          </w:tcPr>
          <w:p w14:paraId="55B0BDC0" w14:textId="5034CADF" w:rsidR="00E54CE1" w:rsidRPr="00C040DF" w:rsidRDefault="00E54CE1" w:rsidP="00E54CE1">
            <w:pPr>
              <w:pStyle w:val="GOSTTablenorm"/>
            </w:pPr>
            <w:ins w:id="12486" w:author="Куклина Ю.В." w:date="2024-04-01T15:59:00Z">
              <w:r w:rsidRPr="00051375">
                <w:rPr>
                  <w:szCs w:val="22"/>
                </w:rPr>
                <w:lastRenderedPageBreak/>
                <w:t>Код_</w:t>
              </w:r>
              <w:r>
                <w:rPr>
                  <w:szCs w:val="22"/>
                </w:rPr>
                <w:t>в</w:t>
              </w:r>
              <w:r w:rsidRPr="00051375">
                <w:rPr>
                  <w:szCs w:val="22"/>
                </w:rPr>
                <w:t>алюты_ДО</w:t>
              </w:r>
            </w:ins>
          </w:p>
        </w:tc>
        <w:tc>
          <w:tcPr>
            <w:tcW w:w="302" w:type="pct"/>
          </w:tcPr>
          <w:p w14:paraId="786C4A02" w14:textId="64F905EE" w:rsidR="00E54CE1" w:rsidRPr="00C040DF" w:rsidRDefault="00E54CE1" w:rsidP="00E54CE1">
            <w:pPr>
              <w:pStyle w:val="GOSTTablenorm"/>
            </w:pPr>
            <w:ins w:id="12487" w:author="Куклина Ю.В." w:date="2024-04-01T16:27:00Z">
              <w:r w:rsidRPr="008C151F">
                <w:t>да</w:t>
              </w:r>
            </w:ins>
          </w:p>
        </w:tc>
        <w:tc>
          <w:tcPr>
            <w:tcW w:w="1109" w:type="pct"/>
          </w:tcPr>
          <w:p w14:paraId="6D603811" w14:textId="03A593FB" w:rsidR="00E54CE1" w:rsidRPr="00C040DF" w:rsidRDefault="00E54CE1" w:rsidP="00E54CE1">
            <w:pPr>
              <w:pStyle w:val="GOSTTablenorm"/>
            </w:pPr>
            <w:ins w:id="12488" w:author="Куклина Ю.В." w:date="2024-04-01T15:59:00Z">
              <w:r w:rsidRPr="00051375">
                <w:t xml:space="preserve">Код валюты </w:t>
              </w:r>
              <w:r>
                <w:t xml:space="preserve">по </w:t>
              </w:r>
              <w:r w:rsidRPr="00051375">
                <w:t>ОКВ ДО</w:t>
              </w:r>
              <w:r>
                <w:t xml:space="preserve"> </w:t>
              </w:r>
              <w:r>
                <w:rPr>
                  <w:szCs w:val="22"/>
                </w:rPr>
                <w:t>(по строке документа)</w:t>
              </w:r>
            </w:ins>
          </w:p>
        </w:tc>
        <w:tc>
          <w:tcPr>
            <w:tcW w:w="1109" w:type="pct"/>
          </w:tcPr>
          <w:p w14:paraId="1F53E26F" w14:textId="47F1C949" w:rsidR="00E54CE1" w:rsidRPr="00A368BA" w:rsidRDefault="00E54CE1" w:rsidP="00E54CE1">
            <w:pPr>
              <w:pStyle w:val="GOSTTablenorm"/>
            </w:pPr>
            <w:ins w:id="12489" w:author="Куклина Ю.В." w:date="2024-04-01T12:47:00Z">
              <w:r w:rsidRPr="00151DDE">
                <w:rPr>
                  <w:b/>
                  <w:szCs w:val="22"/>
                  <w:lang w:val="en-US"/>
                </w:rPr>
                <w:t>R_728_G_S4:</w:t>
              </w:r>
            </w:ins>
            <w:ins w:id="12490" w:author="Куклина Ю.В." w:date="2024-04-01T15:59:00Z">
              <w:r w:rsidRPr="00051375">
                <w:rPr>
                  <w:szCs w:val="22"/>
                </w:rPr>
                <w:t>G_S4_1_D_C8</w:t>
              </w:r>
            </w:ins>
          </w:p>
        </w:tc>
        <w:tc>
          <w:tcPr>
            <w:tcW w:w="1371" w:type="pct"/>
          </w:tcPr>
          <w:p w14:paraId="3BAF41C0" w14:textId="77777777" w:rsidR="00E54CE1" w:rsidRPr="004410E1" w:rsidRDefault="00E54CE1" w:rsidP="00E54CE1">
            <w:pPr>
              <w:pStyle w:val="GOSTTablenorm"/>
              <w:rPr>
                <w:ins w:id="12491" w:author="Куклина Ю.В." w:date="2024-04-01T15:59:00Z"/>
              </w:rPr>
            </w:pPr>
            <w:ins w:id="12492" w:author="Куклина Ю.В." w:date="2024-04-01T15:59:00Z">
              <w:r w:rsidRPr="004410E1">
                <w:t>В составе документа может приходить как цифровой, так и буквенный код валюты.</w:t>
              </w:r>
            </w:ins>
          </w:p>
          <w:p w14:paraId="4D7A24FD" w14:textId="77777777" w:rsidR="00E54CE1" w:rsidRPr="004410E1" w:rsidRDefault="00E54CE1" w:rsidP="00E54CE1">
            <w:pPr>
              <w:pStyle w:val="GOSTTablenorm"/>
              <w:rPr>
                <w:ins w:id="12493" w:author="Куклина Ю.В." w:date="2024-04-01T15:59:00Z"/>
              </w:rPr>
            </w:pPr>
            <w:ins w:id="12494" w:author="Куклина Ю.В." w:date="2024-04-01T15:59:00Z">
              <w:r w:rsidRPr="004410E1">
                <w:t>1) если код валюты пришел цифровой, то в атрибут его значение записывается в неизменном виде;</w:t>
              </w:r>
            </w:ins>
          </w:p>
          <w:p w14:paraId="70227258" w14:textId="61E9DE44" w:rsidR="00E54CE1" w:rsidRPr="00FF2318" w:rsidRDefault="00E54CE1" w:rsidP="00E54CE1">
            <w:pPr>
              <w:pStyle w:val="GOSTTablenorm"/>
            </w:pPr>
            <w:ins w:id="12495" w:author="Куклина Ю.В." w:date="2024-04-01T15:59:00Z">
              <w:r w:rsidRPr="004410E1">
                <w:t>2) если код валюты пришел буквенный, то в атрибут его значение записывается после преобразования в цифровой по данным справочника «Общероссийский классификатор валют (ОКВ)»</w:t>
              </w:r>
              <w:r w:rsidRPr="00FF2318">
                <w:rPr>
                  <w:vertAlign w:val="superscript"/>
                </w:rPr>
                <w:t>5</w:t>
              </w:r>
            </w:ins>
          </w:p>
        </w:tc>
      </w:tr>
      <w:tr w:rsidR="00E54CE1" w:rsidRPr="00540531" w14:paraId="50C75FF7" w14:textId="77777777" w:rsidTr="002A2161">
        <w:tc>
          <w:tcPr>
            <w:tcW w:w="1109" w:type="pct"/>
          </w:tcPr>
          <w:p w14:paraId="203D8DFD" w14:textId="0CE5AF1D" w:rsidR="00E54CE1" w:rsidRPr="00C040DF" w:rsidRDefault="00E54CE1" w:rsidP="00E54CE1">
            <w:pPr>
              <w:pStyle w:val="GOSTTablenorm"/>
            </w:pPr>
            <w:ins w:id="12496" w:author="Куклина Ю.В." w:date="2024-04-01T15:59:00Z">
              <w:r w:rsidRPr="00051375">
                <w:rPr>
                  <w:szCs w:val="22"/>
                </w:rPr>
                <w:t>Признак_</w:t>
              </w:r>
              <w:r>
                <w:rPr>
                  <w:szCs w:val="22"/>
                </w:rPr>
                <w:t>исполнения_</w:t>
              </w:r>
              <w:r w:rsidRPr="00051375">
                <w:rPr>
                  <w:szCs w:val="22"/>
                </w:rPr>
                <w:t>инвал</w:t>
              </w:r>
            </w:ins>
          </w:p>
        </w:tc>
        <w:tc>
          <w:tcPr>
            <w:tcW w:w="302" w:type="pct"/>
          </w:tcPr>
          <w:p w14:paraId="747CD988" w14:textId="681B45F9" w:rsidR="00E54CE1" w:rsidRPr="00683F56" w:rsidRDefault="00E54CE1" w:rsidP="00E54CE1">
            <w:pPr>
              <w:pStyle w:val="GOSTTablenorm"/>
            </w:pPr>
            <w:ins w:id="12497" w:author="Куклина Ю.В." w:date="2024-04-01T16:27:00Z">
              <w:del w:id="12498" w:author="SUP-1467875" w:date="2024-11-29T13:18:00Z">
                <w:r w:rsidRPr="00EA7561" w:rsidDel="00683F56">
                  <w:rPr>
                    <w:szCs w:val="22"/>
                  </w:rPr>
                  <w:delText>нет</w:delText>
                </w:r>
              </w:del>
            </w:ins>
            <w:ins w:id="12499" w:author="SUP-1467875" w:date="2024-11-29T13:18:00Z">
              <w:r w:rsidR="00683F56">
                <w:rPr>
                  <w:szCs w:val="22"/>
                </w:rPr>
                <w:t>Да</w:t>
              </w:r>
            </w:ins>
          </w:p>
        </w:tc>
        <w:tc>
          <w:tcPr>
            <w:tcW w:w="1109" w:type="pct"/>
          </w:tcPr>
          <w:p w14:paraId="74B22034" w14:textId="3EB4E38D" w:rsidR="00E54CE1" w:rsidRPr="00C040DF" w:rsidRDefault="00E54CE1" w:rsidP="00E54CE1">
            <w:pPr>
              <w:pStyle w:val="GOSTTablenorm"/>
            </w:pPr>
            <w:ins w:id="12500" w:author="Куклина Ю.В." w:date="2024-04-01T15:59:00Z">
              <w:r w:rsidRPr="00051375">
                <w:t>Признак обязательства, исполняемого в иностранной валюте</w:t>
              </w:r>
              <w:r>
                <w:t xml:space="preserve"> </w:t>
              </w:r>
              <w:r>
                <w:rPr>
                  <w:szCs w:val="22"/>
                </w:rPr>
                <w:t>(по строке документа)</w:t>
              </w:r>
            </w:ins>
          </w:p>
        </w:tc>
        <w:tc>
          <w:tcPr>
            <w:tcW w:w="1109" w:type="pct"/>
          </w:tcPr>
          <w:p w14:paraId="708A5702" w14:textId="69061103" w:rsidR="00E54CE1" w:rsidRPr="00F96702" w:rsidRDefault="00E54CE1" w:rsidP="00E54CE1">
            <w:pPr>
              <w:pStyle w:val="GOSTTablenorm"/>
              <w:rPr>
                <w:lang w:val="en-US"/>
              </w:rPr>
            </w:pPr>
            <w:ins w:id="12501" w:author="Куклина Ю.В." w:date="2024-04-01T12:46:00Z">
              <w:r w:rsidRPr="00151DDE">
                <w:rPr>
                  <w:b/>
                  <w:szCs w:val="22"/>
                  <w:lang w:val="en-US"/>
                </w:rPr>
                <w:t>R_728_G_S3:</w:t>
              </w:r>
            </w:ins>
            <w:ins w:id="12502" w:author="Куклина Ю.В." w:date="2024-04-01T15:59:00Z">
              <w:r w:rsidRPr="00F96702">
                <w:rPr>
                  <w:szCs w:val="22"/>
                  <w:lang w:val="en-US"/>
                </w:rPr>
                <w:t>G_S3_1_D_SIGNCURRENCYBO</w:t>
              </w:r>
            </w:ins>
          </w:p>
        </w:tc>
        <w:tc>
          <w:tcPr>
            <w:tcW w:w="1371" w:type="pct"/>
          </w:tcPr>
          <w:p w14:paraId="7C21A86E" w14:textId="22B9A0F5" w:rsidR="00683F56" w:rsidRPr="00397645" w:rsidRDefault="00683F56" w:rsidP="00683F56">
            <w:pPr>
              <w:pStyle w:val="GOSTTablenorm"/>
              <w:rPr>
                <w:ins w:id="12503" w:author="SUP-1467875" w:date="2024-11-29T13:21:00Z"/>
              </w:rPr>
            </w:pPr>
            <w:ins w:id="12504" w:author="SUP-1467875" w:date="2024-11-29T13:21:00Z">
              <w:r w:rsidRPr="00397645">
                <w:t>Указывается значение:</w:t>
              </w:r>
            </w:ins>
          </w:p>
          <w:p w14:paraId="32477DDF" w14:textId="0205077B" w:rsidR="00683F56" w:rsidRPr="00683F56" w:rsidRDefault="00683F56" w:rsidP="00683F56">
            <w:pPr>
              <w:pStyle w:val="GOSTTableListMark1"/>
              <w:numPr>
                <w:ilvl w:val="0"/>
                <w:numId w:val="1"/>
              </w:numPr>
              <w:jc w:val="left"/>
              <w:rPr>
                <w:ins w:id="12505" w:author="SUP-1467875" w:date="2024-11-29T13:21:00Z"/>
              </w:rPr>
            </w:pPr>
            <w:ins w:id="12506" w:author="SUP-1467875" w:date="2024-11-29T13:21:00Z">
              <w:r w:rsidRPr="00683F56">
                <w:t>«1» - обязательство, исполняемое в иностранной валюте;</w:t>
              </w:r>
            </w:ins>
          </w:p>
          <w:p w14:paraId="58FE0408" w14:textId="179EA729" w:rsidR="00E54CE1" w:rsidRPr="00683F56" w:rsidRDefault="00683F56" w:rsidP="00683F56">
            <w:pPr>
              <w:pStyle w:val="GOSTTableListMark1"/>
              <w:numPr>
                <w:ilvl w:val="0"/>
                <w:numId w:val="1"/>
              </w:numPr>
            </w:pPr>
            <w:ins w:id="12507" w:author="SUP-1467875" w:date="2024-11-29T13:21:00Z">
              <w:r w:rsidRPr="00683F56">
                <w:t>«0» - обязательство, исполняемое в руб</w:t>
              </w:r>
              <w:r w:rsidRPr="00683F56">
                <w:lastRenderedPageBreak/>
                <w:t>лях</w:t>
              </w:r>
            </w:ins>
            <w:r w:rsidR="0017382D">
              <w:t>.</w:t>
            </w:r>
          </w:p>
          <w:p w14:paraId="085F9933" w14:textId="77777777" w:rsidR="00683F56" w:rsidRDefault="00683F56" w:rsidP="00683F56">
            <w:pPr>
              <w:pStyle w:val="GOSTTableListMark1"/>
              <w:numPr>
                <w:ilvl w:val="0"/>
                <w:numId w:val="0"/>
              </w:numPr>
              <w:ind w:left="340" w:hanging="227"/>
              <w:rPr>
                <w:ins w:id="12508" w:author="SUP-1467875" w:date="2024-11-29T13:22:00Z"/>
              </w:rPr>
            </w:pPr>
          </w:p>
          <w:p w14:paraId="2A7A043C" w14:textId="77777777" w:rsidR="00683F56" w:rsidRDefault="00683F56" w:rsidP="00683F56">
            <w:pPr>
              <w:pStyle w:val="GOSTTablenorm"/>
              <w:rPr>
                <w:ins w:id="12509" w:author="SUP-1467875" w:date="2024-11-29T13:25:00Z"/>
              </w:rPr>
            </w:pPr>
            <w:ins w:id="12510" w:author="SUP-1467875" w:date="2024-11-29T13:24:00Z">
              <w:r>
                <w:t>Если в документе указано значение «</w:t>
              </w:r>
              <w:r w:rsidRPr="00683F56">
                <w:t>false</w:t>
              </w:r>
              <w:r>
                <w:t xml:space="preserve">», то </w:t>
              </w:r>
            </w:ins>
            <w:ins w:id="12511" w:author="SUP-1467875" w:date="2024-11-29T13:25:00Z">
              <w:r>
                <w:t>выполняется присвоение значения</w:t>
              </w:r>
              <w:r w:rsidRPr="00683F56">
                <w:t xml:space="preserve"> </w:t>
              </w:r>
              <w:r>
                <w:t>«0»</w:t>
              </w:r>
            </w:ins>
          </w:p>
          <w:p w14:paraId="0638EC21" w14:textId="56D82B42" w:rsidR="00683F56" w:rsidRPr="00683F56" w:rsidRDefault="00683F56" w:rsidP="00683F56">
            <w:pPr>
              <w:pStyle w:val="GOSTTablenorm"/>
            </w:pPr>
            <w:ins w:id="12512" w:author="SUP-1467875" w:date="2024-11-29T13:25:00Z">
              <w:r>
                <w:t>Если в документе указано значение «</w:t>
              </w:r>
            </w:ins>
            <w:ins w:id="12513" w:author="SUP-1467875" w:date="2024-11-29T13:26:00Z">
              <w:r>
                <w:rPr>
                  <w:lang w:val="en-US"/>
                </w:rPr>
                <w:t>true</w:t>
              </w:r>
            </w:ins>
            <w:ins w:id="12514" w:author="SUP-1467875" w:date="2024-11-29T13:25:00Z">
              <w:r>
                <w:t>»</w:t>
              </w:r>
            </w:ins>
            <w:ins w:id="12515" w:author="SUP-1467875" w:date="2024-11-29T13:26:00Z">
              <w:r w:rsidRPr="00683F56">
                <w:t xml:space="preserve"> </w:t>
              </w:r>
              <w:r>
                <w:t>или «1»</w:t>
              </w:r>
            </w:ins>
            <w:ins w:id="12516" w:author="SUP-1467875" w:date="2024-11-29T13:25:00Z">
              <w:r>
                <w:t>, то выполняется присвоение значения</w:t>
              </w:r>
              <w:r w:rsidRPr="00683F56">
                <w:t xml:space="preserve"> </w:t>
              </w:r>
              <w:r>
                <w:t>«1»</w:t>
              </w:r>
            </w:ins>
          </w:p>
        </w:tc>
      </w:tr>
      <w:tr w:rsidR="00E54CE1" w:rsidRPr="00540531" w14:paraId="6A44568F" w14:textId="77777777" w:rsidTr="002A2161">
        <w:tc>
          <w:tcPr>
            <w:tcW w:w="1109" w:type="pct"/>
          </w:tcPr>
          <w:p w14:paraId="2586F3A5" w14:textId="59778C96" w:rsidR="00E54CE1" w:rsidRPr="00C040DF" w:rsidRDefault="00E54CE1" w:rsidP="00E54CE1">
            <w:pPr>
              <w:pStyle w:val="GOSTTablenorm"/>
            </w:pPr>
            <w:ins w:id="12517" w:author="Куклина Ю.В." w:date="2024-04-01T15:59:00Z">
              <w:r w:rsidRPr="00051375">
                <w:rPr>
                  <w:szCs w:val="22"/>
                </w:rPr>
                <w:lastRenderedPageBreak/>
                <w:t>Текущий_</w:t>
              </w:r>
              <w:r>
                <w:rPr>
                  <w:szCs w:val="22"/>
                </w:rPr>
                <w:t>г</w:t>
              </w:r>
              <w:r w:rsidRPr="00051375">
                <w:rPr>
                  <w:szCs w:val="22"/>
                </w:rPr>
                <w:t>од_</w:t>
              </w:r>
              <w:r>
                <w:rPr>
                  <w:szCs w:val="22"/>
                </w:rPr>
                <w:t>и</w:t>
              </w:r>
              <w:r w:rsidRPr="00051375">
                <w:rPr>
                  <w:szCs w:val="22"/>
                </w:rPr>
                <w:t>сполнения_БО</w:t>
              </w:r>
            </w:ins>
          </w:p>
        </w:tc>
        <w:tc>
          <w:tcPr>
            <w:tcW w:w="302" w:type="pct"/>
          </w:tcPr>
          <w:p w14:paraId="453DBC0F" w14:textId="430E44C8" w:rsidR="00E54CE1" w:rsidRPr="00C040DF" w:rsidRDefault="00E54CE1" w:rsidP="00E54CE1">
            <w:pPr>
              <w:pStyle w:val="GOSTTablenorm"/>
            </w:pPr>
            <w:ins w:id="12518" w:author="Куклина Ю.В." w:date="2024-04-01T16:27:00Z">
              <w:r w:rsidRPr="00EA7561">
                <w:rPr>
                  <w:szCs w:val="22"/>
                </w:rPr>
                <w:t>нет</w:t>
              </w:r>
            </w:ins>
          </w:p>
        </w:tc>
        <w:tc>
          <w:tcPr>
            <w:tcW w:w="1109" w:type="pct"/>
          </w:tcPr>
          <w:p w14:paraId="6C647159" w14:textId="29CB481F" w:rsidR="00E54CE1" w:rsidRPr="00C040DF" w:rsidRDefault="00E54CE1" w:rsidP="00E54CE1">
            <w:pPr>
              <w:pStyle w:val="GOSTTablenorm"/>
            </w:pPr>
            <w:ins w:id="12519" w:author="Куклина Ю.В." w:date="2024-04-01T15:59:00Z">
              <w:r w:rsidRPr="00051375">
                <w:t>Текущий год исполнения БО</w:t>
              </w:r>
              <w:r>
                <w:t xml:space="preserve"> </w:t>
              </w:r>
              <w:r>
                <w:rPr>
                  <w:szCs w:val="22"/>
                </w:rPr>
                <w:t>(по строке документа)</w:t>
              </w:r>
            </w:ins>
          </w:p>
        </w:tc>
        <w:tc>
          <w:tcPr>
            <w:tcW w:w="1109" w:type="pct"/>
          </w:tcPr>
          <w:p w14:paraId="645D64BB" w14:textId="502C1A7A" w:rsidR="00E54CE1" w:rsidRPr="00F96702" w:rsidRDefault="00E54CE1" w:rsidP="00E54CE1">
            <w:pPr>
              <w:pStyle w:val="GOSTTablenorm"/>
              <w:rPr>
                <w:lang w:val="en-US"/>
              </w:rPr>
            </w:pPr>
            <w:ins w:id="12520" w:author="Куклина Ю.В." w:date="2024-04-01T12:46:00Z">
              <w:r w:rsidRPr="00151DDE">
                <w:rPr>
                  <w:b/>
                  <w:szCs w:val="22"/>
                  <w:lang w:val="en-US"/>
                </w:rPr>
                <w:t>R_728_G_S3:</w:t>
              </w:r>
            </w:ins>
            <w:ins w:id="12521" w:author="Куклина Ю.В." w:date="2024-04-01T15:59:00Z">
              <w:r w:rsidRPr="00F96702">
                <w:rPr>
                  <w:szCs w:val="22"/>
                  <w:lang w:val="en-US"/>
                </w:rPr>
                <w:t>G_S3_1_D_FINYEARBO</w:t>
              </w:r>
            </w:ins>
          </w:p>
        </w:tc>
        <w:tc>
          <w:tcPr>
            <w:tcW w:w="1371" w:type="pct"/>
          </w:tcPr>
          <w:p w14:paraId="6DEE4E72" w14:textId="7E163421" w:rsidR="00E54CE1" w:rsidRPr="00C040DF" w:rsidRDefault="00E54CE1" w:rsidP="00E54CE1">
            <w:pPr>
              <w:pStyle w:val="GOSTTablenorm"/>
            </w:pPr>
            <w:ins w:id="12522" w:author="Куклина Ю.В." w:date="2024-04-01T16:24:00Z">
              <w:r>
                <w:t>-</w:t>
              </w:r>
            </w:ins>
          </w:p>
        </w:tc>
      </w:tr>
      <w:tr w:rsidR="00E54CE1" w:rsidRPr="00540531" w14:paraId="1D2E9BF7" w14:textId="77777777" w:rsidTr="002A2161">
        <w:tc>
          <w:tcPr>
            <w:tcW w:w="1109" w:type="pct"/>
          </w:tcPr>
          <w:p w14:paraId="35D9D2F5" w14:textId="25AD6642" w:rsidR="00E54CE1" w:rsidRPr="00C040DF" w:rsidRDefault="00E54CE1" w:rsidP="00E54CE1">
            <w:pPr>
              <w:pStyle w:val="GOSTTablenorm"/>
            </w:pPr>
            <w:ins w:id="12523" w:author="Куклина Ю.В." w:date="2024-04-01T15:59:00Z">
              <w:r w:rsidRPr="00051375">
                <w:rPr>
                  <w:szCs w:val="22"/>
                </w:rPr>
                <w:t>Год_прим_конкурент_способ</w:t>
              </w:r>
            </w:ins>
          </w:p>
        </w:tc>
        <w:tc>
          <w:tcPr>
            <w:tcW w:w="302" w:type="pct"/>
          </w:tcPr>
          <w:p w14:paraId="007ECC8A" w14:textId="416F2EB8" w:rsidR="00E54CE1" w:rsidRPr="00C040DF" w:rsidRDefault="00E54CE1" w:rsidP="00E54CE1">
            <w:pPr>
              <w:pStyle w:val="GOSTTablenorm"/>
            </w:pPr>
            <w:ins w:id="12524" w:author="Куклина Ю.В." w:date="2024-04-01T16:27:00Z">
              <w:r w:rsidRPr="00EA7561">
                <w:rPr>
                  <w:szCs w:val="22"/>
                </w:rPr>
                <w:t>нет</w:t>
              </w:r>
            </w:ins>
          </w:p>
        </w:tc>
        <w:tc>
          <w:tcPr>
            <w:tcW w:w="1109" w:type="pct"/>
          </w:tcPr>
          <w:p w14:paraId="1B7971D9" w14:textId="02A8885D" w:rsidR="00E54CE1" w:rsidRPr="00C040DF" w:rsidRDefault="00E54CE1" w:rsidP="00E54CE1">
            <w:pPr>
              <w:pStyle w:val="GOSTTablenorm"/>
            </w:pPr>
            <w:ins w:id="12525" w:author="Куклина Ю.В." w:date="2024-04-01T15:59:00Z">
              <w:r w:rsidRPr="00051375">
                <w:t>Год, в котором было СБО с применением конкурентных способов</w:t>
              </w:r>
              <w:r>
                <w:t xml:space="preserve"> </w:t>
              </w:r>
              <w:r>
                <w:rPr>
                  <w:szCs w:val="22"/>
                </w:rPr>
                <w:t>(по строке документа)</w:t>
              </w:r>
            </w:ins>
          </w:p>
        </w:tc>
        <w:tc>
          <w:tcPr>
            <w:tcW w:w="1109" w:type="pct"/>
          </w:tcPr>
          <w:p w14:paraId="1D114FA7" w14:textId="5A8CCBA6" w:rsidR="00E54CE1" w:rsidRPr="00F96702" w:rsidRDefault="00E54CE1" w:rsidP="00E54CE1">
            <w:pPr>
              <w:pStyle w:val="GOSTTablenorm"/>
              <w:rPr>
                <w:lang w:val="en-US"/>
              </w:rPr>
            </w:pPr>
            <w:ins w:id="12526" w:author="Куклина Ю.В." w:date="2024-04-01T12:46:00Z">
              <w:r w:rsidRPr="00151DDE">
                <w:rPr>
                  <w:b/>
                  <w:szCs w:val="22"/>
                  <w:lang w:val="en-US"/>
                </w:rPr>
                <w:t>R_728_G_S3:</w:t>
              </w:r>
            </w:ins>
            <w:ins w:id="12527" w:author="Куклина Ю.В." w:date="2024-04-01T15:59:00Z">
              <w:r w:rsidRPr="00F96702">
                <w:rPr>
                  <w:szCs w:val="22"/>
                  <w:lang w:val="en-US"/>
                </w:rPr>
                <w:t>G_S3_1_D_FINYEARSBO</w:t>
              </w:r>
            </w:ins>
          </w:p>
        </w:tc>
        <w:tc>
          <w:tcPr>
            <w:tcW w:w="1371" w:type="pct"/>
          </w:tcPr>
          <w:p w14:paraId="3C297307" w14:textId="3CB410D8" w:rsidR="00E54CE1" w:rsidRPr="00C040DF" w:rsidRDefault="00E54CE1" w:rsidP="00E54CE1">
            <w:pPr>
              <w:pStyle w:val="GOSTTablenorm"/>
            </w:pPr>
            <w:ins w:id="12528" w:author="Куклина Ю.В." w:date="2024-04-01T16:25:00Z">
              <w:r>
                <w:t>-</w:t>
              </w:r>
            </w:ins>
          </w:p>
        </w:tc>
      </w:tr>
      <w:tr w:rsidR="00E54CE1" w:rsidRPr="00540531" w14:paraId="4DC53EFB" w14:textId="77777777" w:rsidTr="002A2161">
        <w:tc>
          <w:tcPr>
            <w:tcW w:w="1109" w:type="pct"/>
          </w:tcPr>
          <w:p w14:paraId="65CF3686" w14:textId="5154BFFA" w:rsidR="00E54CE1" w:rsidRPr="00C040DF" w:rsidRDefault="00E54CE1" w:rsidP="00E54CE1">
            <w:pPr>
              <w:pStyle w:val="GOSTTablenorm"/>
            </w:pPr>
            <w:ins w:id="12529" w:author="Куклина Ю.В." w:date="2024-04-01T16:26:00Z">
              <w:r w:rsidRPr="00574ACD">
                <w:t>Сумма_валюта_операции</w:t>
              </w:r>
            </w:ins>
          </w:p>
        </w:tc>
        <w:tc>
          <w:tcPr>
            <w:tcW w:w="302" w:type="pct"/>
          </w:tcPr>
          <w:p w14:paraId="596BB102" w14:textId="4D415FD6" w:rsidR="00E54CE1" w:rsidRPr="00C040DF" w:rsidRDefault="00E54CE1" w:rsidP="00E54CE1">
            <w:pPr>
              <w:pStyle w:val="GOSTTablenorm"/>
            </w:pPr>
            <w:ins w:id="12530" w:author="Куклина Ю.В." w:date="2024-04-01T16:27:00Z">
              <w:r w:rsidRPr="000E494D">
                <w:t>да</w:t>
              </w:r>
            </w:ins>
          </w:p>
        </w:tc>
        <w:tc>
          <w:tcPr>
            <w:tcW w:w="1109" w:type="pct"/>
          </w:tcPr>
          <w:p w14:paraId="13727D02" w14:textId="61BD6D5C" w:rsidR="00E54CE1" w:rsidRPr="00C040DF" w:rsidRDefault="00E54CE1" w:rsidP="00E54CE1">
            <w:pPr>
              <w:pStyle w:val="GOSTTablenorm"/>
            </w:pPr>
            <w:ins w:id="12531" w:author="Куклина Ю.В." w:date="2024-04-01T16:26:00Z">
              <w:r w:rsidRPr="00051375">
                <w:t>Сумма БО</w:t>
              </w:r>
              <w:r>
                <w:t>, ДО</w:t>
              </w:r>
              <w:r w:rsidRPr="00051375">
                <w:t xml:space="preserve"> на текущий финансовый год в валюте обязательства</w:t>
              </w:r>
              <w:r>
                <w:t xml:space="preserve"> </w:t>
              </w:r>
              <w:r>
                <w:rPr>
                  <w:szCs w:val="22"/>
                </w:rPr>
                <w:t>(по строке документа)</w:t>
              </w:r>
            </w:ins>
          </w:p>
        </w:tc>
        <w:tc>
          <w:tcPr>
            <w:tcW w:w="1109" w:type="pct"/>
          </w:tcPr>
          <w:p w14:paraId="3B193EA9" w14:textId="3129EA18" w:rsidR="00E54CE1" w:rsidRPr="00F96702" w:rsidRDefault="00AE4676" w:rsidP="00E54CE1">
            <w:pPr>
              <w:pStyle w:val="GOSTTablenorm"/>
              <w:rPr>
                <w:ins w:id="12532" w:author="Куклина Ю.В." w:date="2024-04-01T16:26:00Z"/>
                <w:szCs w:val="22"/>
                <w:lang w:val="en-US"/>
              </w:rPr>
            </w:pPr>
            <w:ins w:id="12533" w:author="Куклина Ю.В." w:date="2024-04-01T11:41:00Z">
              <w:r w:rsidRPr="009B776E">
                <w:rPr>
                  <w:b/>
                  <w:szCs w:val="22"/>
                  <w:lang w:val="en-US"/>
                </w:rPr>
                <w:t>R_728_G_S3</w:t>
              </w:r>
            </w:ins>
            <w:ins w:id="12534" w:author="Куклина Ю.В." w:date="2024-10-25T18:52:00Z">
              <w:r w:rsidRPr="00AE4676">
                <w:rPr>
                  <w:b/>
                  <w:szCs w:val="22"/>
                  <w:lang w:val="en-US"/>
                </w:rPr>
                <w:t>_2</w:t>
              </w:r>
            </w:ins>
            <w:ins w:id="12535" w:author="Куклина Ю.В." w:date="2024-04-01T11:41:00Z">
              <w:r w:rsidRPr="009B776E">
                <w:rPr>
                  <w:b/>
                  <w:lang w:val="en-US"/>
                </w:rPr>
                <w:t>:</w:t>
              </w:r>
              <w:r w:rsidRPr="00AE4676">
                <w:rPr>
                  <w:szCs w:val="22"/>
                  <w:lang w:val="en-US"/>
                </w:rPr>
                <w:t>G_S3_2_D_C8</w:t>
              </w:r>
            </w:ins>
          </w:p>
          <w:p w14:paraId="2A32830E" w14:textId="5E7F49D3" w:rsidR="00E54CE1" w:rsidRPr="00AE4676" w:rsidRDefault="00AE4676" w:rsidP="00E54CE1">
            <w:pPr>
              <w:pStyle w:val="GOSTTablenorm"/>
              <w:rPr>
                <w:lang w:val="en-US"/>
              </w:rPr>
            </w:pPr>
            <w:ins w:id="12536" w:author="Куклина Ю.В." w:date="2024-04-01T11:45:00Z">
              <w:r w:rsidRPr="009B776E">
                <w:rPr>
                  <w:b/>
                  <w:szCs w:val="22"/>
                  <w:lang w:val="en-US"/>
                </w:rPr>
                <w:t>R_728_G_S</w:t>
              </w:r>
              <w:r w:rsidRPr="00AE4676">
                <w:rPr>
                  <w:b/>
                  <w:szCs w:val="22"/>
                  <w:lang w:val="en-US"/>
                </w:rPr>
                <w:t>4</w:t>
              </w:r>
            </w:ins>
            <w:ins w:id="12537" w:author="Куклина Ю.В." w:date="2024-10-25T19:11:00Z">
              <w:r w:rsidRPr="00AE4676">
                <w:rPr>
                  <w:b/>
                  <w:szCs w:val="22"/>
                  <w:lang w:val="en-US"/>
                </w:rPr>
                <w:t>_2</w:t>
              </w:r>
            </w:ins>
            <w:ins w:id="12538" w:author="Куклина Ю.В." w:date="2024-04-01T11:45:00Z">
              <w:r w:rsidRPr="00AE4676">
                <w:rPr>
                  <w:b/>
                  <w:lang w:val="en-US"/>
                </w:rPr>
                <w:t>:</w:t>
              </w:r>
            </w:ins>
            <w:ins w:id="12539" w:author="Куклина Ю.В." w:date="2024-04-01T11:56:00Z">
              <w:r w:rsidRPr="00AE4676">
                <w:rPr>
                  <w:szCs w:val="22"/>
                  <w:lang w:val="en-US"/>
                </w:rPr>
                <w:t>G_S4_2_D_C8</w:t>
              </w:r>
            </w:ins>
          </w:p>
        </w:tc>
        <w:tc>
          <w:tcPr>
            <w:tcW w:w="1371" w:type="pct"/>
          </w:tcPr>
          <w:p w14:paraId="371ADBB4" w14:textId="574C1FEA" w:rsidR="00E54CE1" w:rsidRPr="0097592D" w:rsidRDefault="00E54CE1" w:rsidP="00E54CE1">
            <w:pPr>
              <w:pStyle w:val="GOSTTablenorm"/>
              <w:rPr>
                <w:ins w:id="12540" w:author="Сказецкая Наталья Камилевна" w:date="2024-04-08T20:33:00Z"/>
              </w:rPr>
            </w:pPr>
            <w:ins w:id="12541" w:author="Сказецкая Наталья Камилевна" w:date="2024-04-08T20:33:00Z">
              <w:r w:rsidRPr="0097592D">
                <w:t xml:space="preserve">При обработке раздела 3 заполняется из тега </w:t>
              </w:r>
            </w:ins>
            <w:ins w:id="12542" w:author="Куклина Ю.В." w:date="2024-04-01T11:41:00Z">
              <w:r w:rsidR="00AE4676" w:rsidRPr="009B776E">
                <w:rPr>
                  <w:b/>
                  <w:szCs w:val="22"/>
                  <w:lang w:val="en-US"/>
                </w:rPr>
                <w:t>R</w:t>
              </w:r>
              <w:r w:rsidR="00AE4676" w:rsidRPr="00AE4676">
                <w:rPr>
                  <w:b/>
                  <w:szCs w:val="22"/>
                </w:rPr>
                <w:t>_728_</w:t>
              </w:r>
              <w:r w:rsidR="00AE4676" w:rsidRPr="009B776E">
                <w:rPr>
                  <w:b/>
                  <w:szCs w:val="22"/>
                  <w:lang w:val="en-US"/>
                </w:rPr>
                <w:t>G</w:t>
              </w:r>
              <w:r w:rsidR="00AE4676" w:rsidRPr="00AE4676">
                <w:rPr>
                  <w:b/>
                  <w:szCs w:val="22"/>
                </w:rPr>
                <w:t>_</w:t>
              </w:r>
              <w:r w:rsidR="00AE4676" w:rsidRPr="009B776E">
                <w:rPr>
                  <w:b/>
                  <w:szCs w:val="22"/>
                  <w:lang w:val="en-US"/>
                </w:rPr>
                <w:t>S</w:t>
              </w:r>
              <w:r w:rsidR="00AE4676" w:rsidRPr="00AE4676">
                <w:rPr>
                  <w:b/>
                  <w:szCs w:val="22"/>
                </w:rPr>
                <w:t>3</w:t>
              </w:r>
            </w:ins>
            <w:ins w:id="12543" w:author="Куклина Ю.В." w:date="2024-10-25T18:52:00Z">
              <w:r w:rsidR="00AE4676" w:rsidRPr="00AE4676">
                <w:rPr>
                  <w:b/>
                  <w:szCs w:val="22"/>
                </w:rPr>
                <w:t>_2</w:t>
              </w:r>
            </w:ins>
            <w:ins w:id="12544" w:author="Куклина Ю.В." w:date="2024-04-01T11:41:00Z">
              <w:r w:rsidR="00AE4676" w:rsidRPr="00AE4676">
                <w:rPr>
                  <w:b/>
                </w:rPr>
                <w:t>:</w:t>
              </w:r>
              <w:r w:rsidR="00AE4676" w:rsidRPr="00AE4676">
                <w:rPr>
                  <w:szCs w:val="22"/>
                  <w:lang w:val="en-US"/>
                </w:rPr>
                <w:t>G</w:t>
              </w:r>
              <w:r w:rsidR="00AE4676" w:rsidRPr="00AE4676">
                <w:rPr>
                  <w:szCs w:val="22"/>
                </w:rPr>
                <w:t>_</w:t>
              </w:r>
              <w:r w:rsidR="00AE4676" w:rsidRPr="00AE4676">
                <w:rPr>
                  <w:szCs w:val="22"/>
                  <w:lang w:val="en-US"/>
                </w:rPr>
                <w:t>S</w:t>
              </w:r>
              <w:r w:rsidR="00AE4676" w:rsidRPr="00AE4676">
                <w:rPr>
                  <w:szCs w:val="22"/>
                </w:rPr>
                <w:t>3_2_</w:t>
              </w:r>
              <w:r w:rsidR="00AE4676" w:rsidRPr="00AE4676">
                <w:rPr>
                  <w:szCs w:val="22"/>
                  <w:lang w:val="en-US"/>
                </w:rPr>
                <w:t>D</w:t>
              </w:r>
              <w:r w:rsidR="00AE4676" w:rsidRPr="00AE4676">
                <w:rPr>
                  <w:szCs w:val="22"/>
                </w:rPr>
                <w:t>_</w:t>
              </w:r>
              <w:r w:rsidR="00AE4676" w:rsidRPr="00AE4676">
                <w:rPr>
                  <w:szCs w:val="22"/>
                  <w:lang w:val="en-US"/>
                </w:rPr>
                <w:t>C</w:t>
              </w:r>
              <w:r w:rsidR="00AE4676" w:rsidRPr="00AE4676">
                <w:rPr>
                  <w:szCs w:val="22"/>
                </w:rPr>
                <w:t>8</w:t>
              </w:r>
            </w:ins>
            <w:ins w:id="12545" w:author="Сказецкая Наталья Камилевна" w:date="2024-04-08T20:33:00Z">
              <w:r w:rsidRPr="0097592D">
                <w:t>.</w:t>
              </w:r>
            </w:ins>
          </w:p>
          <w:p w14:paraId="1C6B6B26" w14:textId="7A491A96" w:rsidR="00E54CE1" w:rsidRPr="004410E1" w:rsidRDefault="00E54CE1" w:rsidP="00E54CE1">
            <w:pPr>
              <w:pStyle w:val="GOSTTablenorm"/>
              <w:rPr>
                <w:ins w:id="12546" w:author="Сказецкая Наталья Камилевна" w:date="2024-04-08T20:33:00Z"/>
              </w:rPr>
            </w:pPr>
            <w:ins w:id="12547" w:author="Сказецкая Наталья Камилевна" w:date="2024-04-08T20:33:00Z">
              <w:r w:rsidRPr="0097592D">
                <w:t xml:space="preserve">При обработке раздела 4 заполняется из тега </w:t>
              </w:r>
            </w:ins>
            <w:ins w:id="12548" w:author="Куклина Ю.В." w:date="2024-04-01T11:45:00Z">
              <w:r w:rsidR="00AE4676" w:rsidRPr="009B776E">
                <w:rPr>
                  <w:b/>
                  <w:szCs w:val="22"/>
                  <w:lang w:val="en-US"/>
                </w:rPr>
                <w:t>R</w:t>
              </w:r>
              <w:r w:rsidR="00AE4676" w:rsidRPr="00AE4676">
                <w:rPr>
                  <w:b/>
                  <w:szCs w:val="22"/>
                </w:rPr>
                <w:t>_728_</w:t>
              </w:r>
              <w:r w:rsidR="00AE4676" w:rsidRPr="009B776E">
                <w:rPr>
                  <w:b/>
                  <w:szCs w:val="22"/>
                  <w:lang w:val="en-US"/>
                </w:rPr>
                <w:t>G</w:t>
              </w:r>
              <w:r w:rsidR="00AE4676" w:rsidRPr="00AE4676">
                <w:rPr>
                  <w:b/>
                  <w:szCs w:val="22"/>
                </w:rPr>
                <w:t>_</w:t>
              </w:r>
              <w:r w:rsidR="00AE4676" w:rsidRPr="009B776E">
                <w:rPr>
                  <w:b/>
                  <w:szCs w:val="22"/>
                  <w:lang w:val="en-US"/>
                </w:rPr>
                <w:t>S</w:t>
              </w:r>
              <w:r w:rsidR="00AE4676" w:rsidRPr="00AE4676">
                <w:rPr>
                  <w:b/>
                  <w:szCs w:val="22"/>
                </w:rPr>
                <w:t>4</w:t>
              </w:r>
            </w:ins>
            <w:ins w:id="12549" w:author="Куклина Ю.В." w:date="2024-10-25T19:11:00Z">
              <w:r w:rsidR="00AE4676" w:rsidRPr="00AE4676">
                <w:rPr>
                  <w:b/>
                  <w:szCs w:val="22"/>
                </w:rPr>
                <w:t>_2</w:t>
              </w:r>
            </w:ins>
            <w:ins w:id="12550" w:author="Куклина Ю.В." w:date="2024-04-01T11:45:00Z">
              <w:r w:rsidR="00AE4676" w:rsidRPr="00AE4676">
                <w:rPr>
                  <w:b/>
                </w:rPr>
                <w:t>:</w:t>
              </w:r>
            </w:ins>
            <w:ins w:id="12551" w:author="Куклина Ю.В." w:date="2024-04-01T11:56:00Z">
              <w:r w:rsidR="00AE4676" w:rsidRPr="00AE4676">
                <w:rPr>
                  <w:szCs w:val="22"/>
                  <w:lang w:val="en-US"/>
                </w:rPr>
                <w:t>G</w:t>
              </w:r>
              <w:r w:rsidR="00AE4676" w:rsidRPr="00AE4676">
                <w:rPr>
                  <w:szCs w:val="22"/>
                </w:rPr>
                <w:t>_</w:t>
              </w:r>
              <w:r w:rsidR="00AE4676" w:rsidRPr="00AE4676">
                <w:rPr>
                  <w:szCs w:val="22"/>
                  <w:lang w:val="en-US"/>
                </w:rPr>
                <w:t>S</w:t>
              </w:r>
              <w:r w:rsidR="00AE4676" w:rsidRPr="00AE4676">
                <w:rPr>
                  <w:szCs w:val="22"/>
                </w:rPr>
                <w:t>4_2_</w:t>
              </w:r>
              <w:r w:rsidR="00AE4676" w:rsidRPr="00AE4676">
                <w:rPr>
                  <w:szCs w:val="22"/>
                  <w:lang w:val="en-US"/>
                </w:rPr>
                <w:t>D</w:t>
              </w:r>
              <w:r w:rsidR="00AE4676" w:rsidRPr="00AE4676">
                <w:rPr>
                  <w:szCs w:val="22"/>
                </w:rPr>
                <w:t>_</w:t>
              </w:r>
              <w:r w:rsidR="00AE4676" w:rsidRPr="00AE4676">
                <w:rPr>
                  <w:szCs w:val="22"/>
                  <w:lang w:val="en-US"/>
                </w:rPr>
                <w:t>C</w:t>
              </w:r>
              <w:r w:rsidR="00AE4676" w:rsidRPr="00AE4676">
                <w:rPr>
                  <w:szCs w:val="22"/>
                </w:rPr>
                <w:t>8</w:t>
              </w:r>
            </w:ins>
            <w:ins w:id="12552" w:author="Сказецкая Наталья Камилевна" w:date="2024-04-08T20:33:00Z">
              <w:r w:rsidRPr="0097592D">
                <w:t>.</w:t>
              </w:r>
            </w:ins>
          </w:p>
          <w:p w14:paraId="43F069F9" w14:textId="77777777" w:rsidR="00E54CE1" w:rsidRDefault="00E54CE1" w:rsidP="00E54CE1">
            <w:pPr>
              <w:pStyle w:val="GOSTTablenorm"/>
              <w:rPr>
                <w:ins w:id="12553" w:author="Сказецкая Наталья Камилевна" w:date="2024-04-08T20:33:00Z"/>
                <w:szCs w:val="22"/>
              </w:rPr>
            </w:pPr>
          </w:p>
          <w:p w14:paraId="6EDA74F1" w14:textId="1AF5CDB6" w:rsidR="00E54CE1" w:rsidRPr="00C040DF" w:rsidRDefault="00E54CE1" w:rsidP="00E54CE1">
            <w:pPr>
              <w:pStyle w:val="GOSTTablenorm"/>
            </w:pPr>
            <w:ins w:id="12554" w:author="Куклина Ю.В." w:date="2024-04-01T16:26:00Z">
              <w:r w:rsidRPr="00051375">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tc>
      </w:tr>
      <w:tr w:rsidR="00E54CE1" w:rsidRPr="00540531" w14:paraId="0880845D" w14:textId="77777777" w:rsidTr="002A2161">
        <w:tc>
          <w:tcPr>
            <w:tcW w:w="1109" w:type="pct"/>
          </w:tcPr>
          <w:p w14:paraId="3769E725" w14:textId="6D82C765" w:rsidR="00E54CE1" w:rsidRPr="00C040DF" w:rsidRDefault="00E54CE1" w:rsidP="00E54CE1">
            <w:pPr>
              <w:pStyle w:val="GOSTTablenorm"/>
            </w:pPr>
            <w:ins w:id="12555" w:author="Куклина Ю.В." w:date="2024-04-01T16:26:00Z">
              <w:r w:rsidRPr="00574ACD">
                <w:t>Сумма_</w:t>
              </w:r>
              <w:r>
                <w:t>валюта_</w:t>
              </w:r>
              <w:r w:rsidRPr="00FE0329">
                <w:t>учета_руб</w:t>
              </w:r>
            </w:ins>
          </w:p>
        </w:tc>
        <w:tc>
          <w:tcPr>
            <w:tcW w:w="302" w:type="pct"/>
          </w:tcPr>
          <w:p w14:paraId="74D548C9" w14:textId="70D0272E" w:rsidR="00E54CE1" w:rsidRPr="00C040DF" w:rsidRDefault="00E54CE1" w:rsidP="00E54CE1">
            <w:pPr>
              <w:pStyle w:val="GOSTTablenorm"/>
            </w:pPr>
            <w:ins w:id="12556" w:author="Куклина Ю.В." w:date="2024-04-01T16:27:00Z">
              <w:r w:rsidRPr="000E494D">
                <w:t>да</w:t>
              </w:r>
            </w:ins>
          </w:p>
        </w:tc>
        <w:tc>
          <w:tcPr>
            <w:tcW w:w="1109" w:type="pct"/>
          </w:tcPr>
          <w:p w14:paraId="355638C3" w14:textId="7EBE727E" w:rsidR="00E54CE1" w:rsidRPr="00C040DF" w:rsidRDefault="00E54CE1" w:rsidP="00E54CE1">
            <w:pPr>
              <w:pStyle w:val="GOSTTablenorm"/>
            </w:pPr>
            <w:ins w:id="12557" w:author="Куклина Ю.В." w:date="2024-04-01T16:26:00Z">
              <w:r w:rsidRPr="00051375">
                <w:t>Сумма БО</w:t>
              </w:r>
              <w:r>
                <w:t>, ДО</w:t>
              </w:r>
              <w:r w:rsidRPr="00051375">
                <w:t xml:space="preserve"> на текущий финансовый год </w:t>
              </w:r>
              <w:r>
                <w:t xml:space="preserve">в валюте учета (руб) </w:t>
              </w:r>
              <w:r>
                <w:rPr>
                  <w:szCs w:val="22"/>
                </w:rPr>
                <w:t>(по строке документа)</w:t>
              </w:r>
            </w:ins>
          </w:p>
        </w:tc>
        <w:tc>
          <w:tcPr>
            <w:tcW w:w="1109" w:type="pct"/>
          </w:tcPr>
          <w:p w14:paraId="07AA3F9B" w14:textId="4C904E63" w:rsidR="00E54CE1" w:rsidRPr="00F96702" w:rsidRDefault="00AE4676" w:rsidP="00E54CE1">
            <w:pPr>
              <w:pStyle w:val="GOSTTablenorm"/>
              <w:rPr>
                <w:ins w:id="12558" w:author="Куклина Ю.В." w:date="2024-04-01T16:26:00Z"/>
                <w:szCs w:val="22"/>
                <w:lang w:val="en-US"/>
              </w:rPr>
            </w:pPr>
            <w:ins w:id="12559" w:author="Куклина Ю.В." w:date="2024-04-01T11:41:00Z">
              <w:r w:rsidRPr="009B776E">
                <w:rPr>
                  <w:b/>
                  <w:szCs w:val="22"/>
                  <w:lang w:val="en-US"/>
                </w:rPr>
                <w:t>R_728_G_S3</w:t>
              </w:r>
            </w:ins>
            <w:ins w:id="12560" w:author="Куклина Ю.В." w:date="2024-10-25T18:52:00Z">
              <w:r w:rsidRPr="00AE4676">
                <w:rPr>
                  <w:b/>
                  <w:szCs w:val="22"/>
                  <w:lang w:val="en-US"/>
                </w:rPr>
                <w:t>_2</w:t>
              </w:r>
            </w:ins>
            <w:ins w:id="12561" w:author="Куклина Ю.В." w:date="2024-04-01T11:41:00Z">
              <w:r w:rsidRPr="009B776E">
                <w:rPr>
                  <w:b/>
                  <w:lang w:val="en-US"/>
                </w:rPr>
                <w:t>:</w:t>
              </w:r>
              <w:r w:rsidRPr="00AE4676">
                <w:rPr>
                  <w:szCs w:val="22"/>
                  <w:lang w:val="en-US"/>
                </w:rPr>
                <w:t>G_S3_2_D_C11</w:t>
              </w:r>
            </w:ins>
          </w:p>
          <w:p w14:paraId="47CC607D" w14:textId="72D8A049" w:rsidR="00E54CE1" w:rsidRPr="00AE4676" w:rsidRDefault="00AE4676" w:rsidP="00E54CE1">
            <w:pPr>
              <w:pStyle w:val="GOSTTablenorm"/>
              <w:rPr>
                <w:lang w:val="en-US"/>
              </w:rPr>
            </w:pPr>
            <w:ins w:id="12562" w:author="Куклина Ю.В." w:date="2024-04-01T11:45:00Z">
              <w:r w:rsidRPr="009B776E">
                <w:rPr>
                  <w:b/>
                  <w:szCs w:val="22"/>
                  <w:lang w:val="en-US"/>
                </w:rPr>
                <w:t>R_728_G_S</w:t>
              </w:r>
              <w:r w:rsidRPr="00AE4676">
                <w:rPr>
                  <w:b/>
                  <w:szCs w:val="22"/>
                  <w:lang w:val="en-US"/>
                </w:rPr>
                <w:t>4</w:t>
              </w:r>
            </w:ins>
            <w:ins w:id="12563" w:author="Куклина Ю.В." w:date="2024-10-25T19:11:00Z">
              <w:r w:rsidRPr="00AE4676">
                <w:rPr>
                  <w:b/>
                  <w:szCs w:val="22"/>
                  <w:lang w:val="en-US"/>
                </w:rPr>
                <w:t>_2</w:t>
              </w:r>
            </w:ins>
            <w:ins w:id="12564" w:author="Куклина Ю.В." w:date="2024-04-01T11:45:00Z">
              <w:r w:rsidRPr="00AE4676">
                <w:rPr>
                  <w:b/>
                  <w:lang w:val="en-US"/>
                </w:rPr>
                <w:t>:</w:t>
              </w:r>
            </w:ins>
            <w:ins w:id="12565" w:author="Куклина Ю.В." w:date="2024-04-01T11:56:00Z">
              <w:r w:rsidRPr="00AE4676">
                <w:rPr>
                  <w:szCs w:val="22"/>
                  <w:lang w:val="en-US"/>
                </w:rPr>
                <w:t>G_S4_2_D_C10</w:t>
              </w:r>
            </w:ins>
          </w:p>
        </w:tc>
        <w:tc>
          <w:tcPr>
            <w:tcW w:w="1371" w:type="pct"/>
          </w:tcPr>
          <w:p w14:paraId="0881C18E" w14:textId="4CC4B1AF" w:rsidR="00E54CE1" w:rsidRPr="00850D40" w:rsidRDefault="00E54CE1" w:rsidP="00E54CE1">
            <w:pPr>
              <w:pStyle w:val="GOSTTablenorm"/>
              <w:rPr>
                <w:ins w:id="12566" w:author="Сказецкая Наталья Камилевна" w:date="2024-04-08T20:34:00Z"/>
                <w:szCs w:val="22"/>
              </w:rPr>
            </w:pPr>
            <w:ins w:id="12567" w:author="Сказецкая Наталья Камилевна" w:date="2024-04-08T20:34:00Z">
              <w:r w:rsidRPr="0097592D">
                <w:t xml:space="preserve">При обработке раздела 3 заполняется из тега </w:t>
              </w:r>
            </w:ins>
            <w:ins w:id="12568" w:author="Куклина Ю.В." w:date="2024-04-01T11:41:00Z">
              <w:r w:rsidR="00AE4676" w:rsidRPr="009B776E">
                <w:rPr>
                  <w:b/>
                  <w:szCs w:val="22"/>
                  <w:lang w:val="en-US"/>
                </w:rPr>
                <w:t>R</w:t>
              </w:r>
              <w:r w:rsidR="00AE4676" w:rsidRPr="00AE4676">
                <w:rPr>
                  <w:b/>
                  <w:szCs w:val="22"/>
                </w:rPr>
                <w:t>_728_</w:t>
              </w:r>
              <w:r w:rsidR="00AE4676" w:rsidRPr="009B776E">
                <w:rPr>
                  <w:b/>
                  <w:szCs w:val="22"/>
                  <w:lang w:val="en-US"/>
                </w:rPr>
                <w:t>G</w:t>
              </w:r>
              <w:r w:rsidR="00AE4676" w:rsidRPr="00AE4676">
                <w:rPr>
                  <w:b/>
                  <w:szCs w:val="22"/>
                </w:rPr>
                <w:t>_</w:t>
              </w:r>
              <w:r w:rsidR="00AE4676" w:rsidRPr="009B776E">
                <w:rPr>
                  <w:b/>
                  <w:szCs w:val="22"/>
                  <w:lang w:val="en-US"/>
                </w:rPr>
                <w:t>S</w:t>
              </w:r>
              <w:r w:rsidR="00AE4676" w:rsidRPr="00AE4676">
                <w:rPr>
                  <w:b/>
                  <w:szCs w:val="22"/>
                </w:rPr>
                <w:t>3</w:t>
              </w:r>
            </w:ins>
            <w:ins w:id="12569" w:author="Куклина Ю.В." w:date="2024-10-25T18:52:00Z">
              <w:r w:rsidR="00AE4676" w:rsidRPr="00AE4676">
                <w:rPr>
                  <w:b/>
                  <w:szCs w:val="22"/>
                </w:rPr>
                <w:t>_2</w:t>
              </w:r>
            </w:ins>
            <w:ins w:id="12570" w:author="Куклина Ю.В." w:date="2024-04-01T11:41:00Z">
              <w:r w:rsidR="00AE4676" w:rsidRPr="00AE4676">
                <w:rPr>
                  <w:b/>
                </w:rPr>
                <w:t>:</w:t>
              </w:r>
              <w:r w:rsidR="00AE4676" w:rsidRPr="00AE4676">
                <w:rPr>
                  <w:szCs w:val="22"/>
                  <w:lang w:val="en-US"/>
                </w:rPr>
                <w:t>G</w:t>
              </w:r>
              <w:r w:rsidR="00AE4676" w:rsidRPr="00AE4676">
                <w:rPr>
                  <w:szCs w:val="22"/>
                </w:rPr>
                <w:t>_</w:t>
              </w:r>
              <w:r w:rsidR="00AE4676" w:rsidRPr="00AE4676">
                <w:rPr>
                  <w:szCs w:val="22"/>
                  <w:lang w:val="en-US"/>
                </w:rPr>
                <w:t>S</w:t>
              </w:r>
              <w:r w:rsidR="00AE4676" w:rsidRPr="00AE4676">
                <w:rPr>
                  <w:szCs w:val="22"/>
                </w:rPr>
                <w:t>3_2_</w:t>
              </w:r>
              <w:r w:rsidR="00AE4676" w:rsidRPr="00AE4676">
                <w:rPr>
                  <w:szCs w:val="22"/>
                  <w:lang w:val="en-US"/>
                </w:rPr>
                <w:t>D</w:t>
              </w:r>
              <w:r w:rsidR="00AE4676" w:rsidRPr="00AE4676">
                <w:rPr>
                  <w:szCs w:val="22"/>
                </w:rPr>
                <w:t>_</w:t>
              </w:r>
              <w:r w:rsidR="00AE4676" w:rsidRPr="00AE4676">
                <w:rPr>
                  <w:szCs w:val="22"/>
                  <w:lang w:val="en-US"/>
                </w:rPr>
                <w:t>C</w:t>
              </w:r>
              <w:r w:rsidR="00AE4676" w:rsidRPr="00AE4676">
                <w:rPr>
                  <w:szCs w:val="22"/>
                </w:rPr>
                <w:t>11</w:t>
              </w:r>
            </w:ins>
            <w:ins w:id="12571" w:author="Сказецкая Наталья Камилевна" w:date="2024-04-08T20:34:00Z">
              <w:r w:rsidRPr="0097592D">
                <w:t>.</w:t>
              </w:r>
            </w:ins>
          </w:p>
          <w:p w14:paraId="2635FB5A" w14:textId="2EF4192F" w:rsidR="00E54CE1" w:rsidRDefault="00E54CE1" w:rsidP="00E54CE1">
            <w:pPr>
              <w:pStyle w:val="GOSTTablenorm"/>
              <w:rPr>
                <w:ins w:id="12572" w:author="Сказецкая Наталья Камилевна" w:date="2024-04-08T20:33:00Z"/>
                <w:szCs w:val="22"/>
              </w:rPr>
            </w:pPr>
            <w:ins w:id="12573" w:author="Сказецкая Наталья Камилевна" w:date="2024-04-08T20:34:00Z">
              <w:r w:rsidRPr="0097592D">
                <w:t xml:space="preserve">При обработке раздела 4 заполняется из тега </w:t>
              </w:r>
            </w:ins>
            <w:ins w:id="12574" w:author="Куклина Ю.В." w:date="2024-04-01T11:45:00Z">
              <w:r w:rsidR="00AE4676" w:rsidRPr="009B776E">
                <w:rPr>
                  <w:b/>
                  <w:szCs w:val="22"/>
                  <w:lang w:val="en-US"/>
                </w:rPr>
                <w:t>R</w:t>
              </w:r>
              <w:r w:rsidR="00AE4676" w:rsidRPr="00AE4676">
                <w:rPr>
                  <w:b/>
                  <w:szCs w:val="22"/>
                </w:rPr>
                <w:t>_728_</w:t>
              </w:r>
              <w:r w:rsidR="00AE4676" w:rsidRPr="009B776E">
                <w:rPr>
                  <w:b/>
                  <w:szCs w:val="22"/>
                  <w:lang w:val="en-US"/>
                </w:rPr>
                <w:t>G</w:t>
              </w:r>
              <w:r w:rsidR="00AE4676" w:rsidRPr="00AE4676">
                <w:rPr>
                  <w:b/>
                  <w:szCs w:val="22"/>
                </w:rPr>
                <w:t>_</w:t>
              </w:r>
              <w:r w:rsidR="00AE4676" w:rsidRPr="009B776E">
                <w:rPr>
                  <w:b/>
                  <w:szCs w:val="22"/>
                  <w:lang w:val="en-US"/>
                </w:rPr>
                <w:t>S</w:t>
              </w:r>
              <w:r w:rsidR="00AE4676" w:rsidRPr="009B776E">
                <w:rPr>
                  <w:b/>
                  <w:szCs w:val="22"/>
                </w:rPr>
                <w:t>4</w:t>
              </w:r>
            </w:ins>
            <w:ins w:id="12575" w:author="Куклина Ю.В." w:date="2024-10-25T19:11:00Z">
              <w:r w:rsidR="00AE4676" w:rsidRPr="009B776E">
                <w:rPr>
                  <w:b/>
                  <w:szCs w:val="22"/>
                </w:rPr>
                <w:t>_2</w:t>
              </w:r>
            </w:ins>
            <w:ins w:id="12576" w:author="Куклина Ю.В." w:date="2024-04-01T11:45:00Z">
              <w:r w:rsidR="00AE4676" w:rsidRPr="009B776E">
                <w:rPr>
                  <w:b/>
                </w:rPr>
                <w:t>:</w:t>
              </w:r>
            </w:ins>
            <w:ins w:id="12577" w:author="Куклина Ю.В." w:date="2024-04-01T11:56:00Z">
              <w:r w:rsidR="00AE4676" w:rsidRPr="009B776E">
                <w:rPr>
                  <w:szCs w:val="22"/>
                </w:rPr>
                <w:t>G_S4_2_D_C10</w:t>
              </w:r>
            </w:ins>
            <w:ins w:id="12578" w:author="Сказецкая Наталья Камилевна" w:date="2024-04-08T20:34:00Z">
              <w:r w:rsidRPr="0097592D">
                <w:t>.</w:t>
              </w:r>
            </w:ins>
          </w:p>
          <w:p w14:paraId="4CC9D74C" w14:textId="77777777" w:rsidR="00E54CE1" w:rsidRDefault="00E54CE1" w:rsidP="00E54CE1">
            <w:pPr>
              <w:pStyle w:val="GOSTTablenorm"/>
              <w:rPr>
                <w:ins w:id="12579" w:author="Сказецкая Наталья Камилевна" w:date="2024-04-08T20:33:00Z"/>
                <w:szCs w:val="22"/>
              </w:rPr>
            </w:pPr>
          </w:p>
          <w:p w14:paraId="069E787A" w14:textId="01D5B647" w:rsidR="00E54CE1" w:rsidRPr="00C040DF" w:rsidRDefault="00E54CE1" w:rsidP="00E54CE1">
            <w:pPr>
              <w:pStyle w:val="GOSTTablenorm"/>
            </w:pPr>
            <w:ins w:id="12580" w:author="Куклина Ю.В." w:date="2024-04-01T16:26:00Z">
              <w:r w:rsidRPr="00051375">
                <w:rPr>
                  <w:szCs w:val="22"/>
                </w:rPr>
                <w:lastRenderedPageBreak/>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tc>
      </w:tr>
      <w:tr w:rsidR="00E54CE1" w:rsidRPr="00540531" w14:paraId="5DE8CC03" w14:textId="77777777" w:rsidTr="002A2161">
        <w:tc>
          <w:tcPr>
            <w:tcW w:w="1109" w:type="pct"/>
          </w:tcPr>
          <w:p w14:paraId="6019598F" w14:textId="3B73EFF9" w:rsidR="00E54CE1" w:rsidRPr="00C040DF" w:rsidRDefault="00E54CE1" w:rsidP="00E54CE1">
            <w:pPr>
              <w:pStyle w:val="GOSTTablenorm"/>
            </w:pPr>
            <w:ins w:id="12581" w:author="Куклина Ю.В." w:date="2024-04-01T16:26:00Z">
              <w:r>
                <w:rPr>
                  <w:color w:val="FF0000"/>
                  <w:szCs w:val="22"/>
                </w:rPr>
                <w:lastRenderedPageBreak/>
                <w:t>Сумма_первый_плановый_вал</w:t>
              </w:r>
            </w:ins>
          </w:p>
        </w:tc>
        <w:tc>
          <w:tcPr>
            <w:tcW w:w="302" w:type="pct"/>
          </w:tcPr>
          <w:p w14:paraId="478DB97C" w14:textId="7D42E8A2" w:rsidR="00E54CE1" w:rsidRPr="00C040DF" w:rsidRDefault="00E54CE1" w:rsidP="00E54CE1">
            <w:pPr>
              <w:pStyle w:val="GOSTTablenorm"/>
            </w:pPr>
            <w:ins w:id="12582" w:author="Куклина Ю.В." w:date="2024-04-01T16:27:00Z">
              <w:r w:rsidRPr="00E03262">
                <w:t>да</w:t>
              </w:r>
            </w:ins>
          </w:p>
        </w:tc>
        <w:tc>
          <w:tcPr>
            <w:tcW w:w="1109" w:type="pct"/>
          </w:tcPr>
          <w:p w14:paraId="2311B186" w14:textId="05325359" w:rsidR="00E54CE1" w:rsidRPr="00C040DF" w:rsidRDefault="00E54CE1" w:rsidP="00E54CE1">
            <w:pPr>
              <w:pStyle w:val="GOSTTablenorm"/>
            </w:pPr>
            <w:ins w:id="12583" w:author="Куклина Ю.В." w:date="2024-04-01T16:26:00Z">
              <w:r w:rsidRPr="00051375">
                <w:t xml:space="preserve">Сумма БО на </w:t>
              </w:r>
              <w:r>
                <w:t>первый</w:t>
              </w:r>
              <w:r w:rsidRPr="00051375">
                <w:t xml:space="preserve"> год планового периода в валюте</w:t>
              </w:r>
              <w:r>
                <w:t xml:space="preserve"> обязательства </w:t>
              </w:r>
              <w:r>
                <w:rPr>
                  <w:szCs w:val="22"/>
                </w:rPr>
                <w:t>(по строке документа)</w:t>
              </w:r>
            </w:ins>
          </w:p>
        </w:tc>
        <w:tc>
          <w:tcPr>
            <w:tcW w:w="1109" w:type="pct"/>
          </w:tcPr>
          <w:p w14:paraId="4E272291" w14:textId="26CC4AAC" w:rsidR="00E54CE1" w:rsidRPr="00046DB5" w:rsidRDefault="00AE4676" w:rsidP="00E54CE1">
            <w:pPr>
              <w:pStyle w:val="GOSTTablenorm"/>
              <w:rPr>
                <w:ins w:id="12584" w:author="EXP-320190" w:date="2026-03-16T11:19:00Z"/>
                <w:szCs w:val="22"/>
                <w:lang w:val="en-US"/>
              </w:rPr>
            </w:pPr>
            <w:ins w:id="12585" w:author="Куклина Ю.В." w:date="2024-04-01T11:41:00Z">
              <w:r w:rsidRPr="009B776E">
                <w:rPr>
                  <w:b/>
                  <w:szCs w:val="22"/>
                  <w:lang w:val="en-US"/>
                </w:rPr>
                <w:t>R_728_G_S3</w:t>
              </w:r>
            </w:ins>
            <w:ins w:id="12586" w:author="Куклина Ю.В." w:date="2024-10-25T18:52:00Z">
              <w:r w:rsidRPr="00046DB5">
                <w:rPr>
                  <w:b/>
                  <w:szCs w:val="22"/>
                  <w:lang w:val="en-US"/>
                </w:rPr>
                <w:t>_2</w:t>
              </w:r>
            </w:ins>
            <w:ins w:id="12587" w:author="Куклина Ю.В." w:date="2024-04-01T11:41:00Z">
              <w:r w:rsidRPr="009B776E">
                <w:rPr>
                  <w:b/>
                  <w:lang w:val="en-US"/>
                </w:rPr>
                <w:t>:</w:t>
              </w:r>
              <w:r w:rsidRPr="00046DB5">
                <w:rPr>
                  <w:szCs w:val="22"/>
                  <w:lang w:val="en-US"/>
                </w:rPr>
                <w:t>G_S3_2_D_C12</w:t>
              </w:r>
            </w:ins>
          </w:p>
          <w:p w14:paraId="78D43599" w14:textId="048C0381" w:rsidR="001A23AA" w:rsidRPr="00046DB5" w:rsidRDefault="001A23AA" w:rsidP="00E54CE1">
            <w:pPr>
              <w:pStyle w:val="GOSTTablenorm"/>
              <w:rPr>
                <w:lang w:val="en-US"/>
              </w:rPr>
            </w:pPr>
            <w:ins w:id="12588" w:author="EXP-320190" w:date="2026-03-16T11:19:00Z">
              <w:r w:rsidRPr="00046DB5">
                <w:rPr>
                  <w:b/>
                  <w:highlight w:val="yellow"/>
                  <w:lang w:val="en-US"/>
                </w:rPr>
                <w:t>R_728_G_S4_2:</w:t>
              </w:r>
              <w:r w:rsidRPr="00046DB5">
                <w:rPr>
                  <w:highlight w:val="yellow"/>
                  <w:lang w:val="en-US"/>
                </w:rPr>
                <w:t>G_S4_2_D_C20</w:t>
              </w:r>
            </w:ins>
          </w:p>
        </w:tc>
        <w:tc>
          <w:tcPr>
            <w:tcW w:w="1371" w:type="pct"/>
          </w:tcPr>
          <w:p w14:paraId="54DCD1CD" w14:textId="5F34BA47" w:rsidR="001A23AA" w:rsidRPr="001A23AA" w:rsidRDefault="001A23AA" w:rsidP="001A23AA">
            <w:pPr>
              <w:pStyle w:val="GOSTTablenorm"/>
              <w:rPr>
                <w:ins w:id="12589" w:author="EXP-320190" w:date="2026-03-16T11:22:00Z"/>
                <w:highlight w:val="yellow"/>
              </w:rPr>
            </w:pPr>
            <w:ins w:id="12590" w:author="EXP-320190" w:date="2026-03-16T11:22:00Z">
              <w:r w:rsidRPr="001A23AA">
                <w:rPr>
                  <w:highlight w:val="yellow"/>
                </w:rPr>
                <w:t xml:space="preserve">При обработке раздела 3 заполняется из тега </w:t>
              </w:r>
              <w:r w:rsidRPr="001A23AA">
                <w:rPr>
                  <w:b/>
                  <w:szCs w:val="22"/>
                  <w:highlight w:val="yellow"/>
                  <w:lang w:val="en-US"/>
                </w:rPr>
                <w:t>R</w:t>
              </w:r>
              <w:r w:rsidRPr="001A23AA">
                <w:rPr>
                  <w:b/>
                  <w:szCs w:val="22"/>
                  <w:highlight w:val="yellow"/>
                </w:rPr>
                <w:t>_728_</w:t>
              </w:r>
              <w:r w:rsidRPr="001A23AA">
                <w:rPr>
                  <w:b/>
                  <w:szCs w:val="22"/>
                  <w:highlight w:val="yellow"/>
                  <w:lang w:val="en-US"/>
                </w:rPr>
                <w:t>G</w:t>
              </w:r>
              <w:r w:rsidRPr="001A23AA">
                <w:rPr>
                  <w:b/>
                  <w:szCs w:val="22"/>
                  <w:highlight w:val="yellow"/>
                </w:rPr>
                <w:t>_</w:t>
              </w:r>
              <w:r w:rsidRPr="001A23AA">
                <w:rPr>
                  <w:b/>
                  <w:szCs w:val="22"/>
                  <w:highlight w:val="yellow"/>
                  <w:lang w:val="en-US"/>
                </w:rPr>
                <w:t>S</w:t>
              </w:r>
              <w:r w:rsidRPr="001A23AA">
                <w:rPr>
                  <w:b/>
                  <w:szCs w:val="22"/>
                  <w:highlight w:val="yellow"/>
                </w:rPr>
                <w:t>3:</w:t>
              </w:r>
              <w:r w:rsidRPr="001A23AA">
                <w:rPr>
                  <w:szCs w:val="22"/>
                  <w:highlight w:val="yellow"/>
                </w:rPr>
                <w:t>G_S3_2_D_C12</w:t>
              </w:r>
              <w:r w:rsidRPr="001A23AA">
                <w:rPr>
                  <w:highlight w:val="yellow"/>
                </w:rPr>
                <w:t>.</w:t>
              </w:r>
            </w:ins>
          </w:p>
          <w:p w14:paraId="36697785" w14:textId="15998BD1" w:rsidR="001A23AA" w:rsidRPr="004410E1" w:rsidRDefault="001A23AA" w:rsidP="001A23AA">
            <w:pPr>
              <w:pStyle w:val="GOSTTablenorm"/>
              <w:rPr>
                <w:ins w:id="12591" w:author="EXP-320190" w:date="2026-03-16T11:22:00Z"/>
              </w:rPr>
            </w:pPr>
            <w:ins w:id="12592" w:author="EXP-320190" w:date="2026-03-16T11:22:00Z">
              <w:r w:rsidRPr="001A23AA">
                <w:rPr>
                  <w:highlight w:val="yellow"/>
                </w:rPr>
                <w:t xml:space="preserve">При обработке раздела 4 заполняется из тега </w:t>
              </w:r>
            </w:ins>
            <w:ins w:id="12593" w:author="EXP-320190" w:date="2026-03-16T13:22:00Z">
              <w:r w:rsidR="00AE4676" w:rsidRPr="00AE4676">
                <w:rPr>
                  <w:b/>
                  <w:highlight w:val="yellow"/>
                </w:rPr>
                <w:t>R_728_G_S4_2:</w:t>
              </w:r>
              <w:r w:rsidR="00AE4676" w:rsidRPr="001A23AA">
                <w:rPr>
                  <w:highlight w:val="yellow"/>
                </w:rPr>
                <w:t>G_S4_2_D_C20</w:t>
              </w:r>
            </w:ins>
            <w:ins w:id="12594" w:author="EXP-320190" w:date="2026-03-16T11:22:00Z">
              <w:r w:rsidRPr="001A23AA">
                <w:rPr>
                  <w:highlight w:val="yellow"/>
                </w:rPr>
                <w:t>.</w:t>
              </w:r>
            </w:ins>
          </w:p>
          <w:p w14:paraId="796C1E09" w14:textId="77777777" w:rsidR="001A23AA" w:rsidRDefault="001A23AA" w:rsidP="00E54CE1">
            <w:pPr>
              <w:pStyle w:val="GOSTTablenorm"/>
              <w:rPr>
                <w:ins w:id="12595" w:author="EXP-320190" w:date="2026-03-16T11:22:00Z"/>
                <w:szCs w:val="22"/>
              </w:rPr>
            </w:pPr>
          </w:p>
          <w:p w14:paraId="5E24684A" w14:textId="77777777" w:rsidR="001A23AA" w:rsidRDefault="001A23AA" w:rsidP="00E54CE1">
            <w:pPr>
              <w:pStyle w:val="GOSTTablenorm"/>
              <w:rPr>
                <w:ins w:id="12596" w:author="EXP-320190" w:date="2026-03-16T11:22:00Z"/>
                <w:szCs w:val="22"/>
              </w:rPr>
            </w:pPr>
          </w:p>
          <w:p w14:paraId="00191936" w14:textId="5FFF3F18" w:rsidR="00E54CE1" w:rsidRPr="00C040DF" w:rsidRDefault="00E54CE1" w:rsidP="00E54CE1">
            <w:pPr>
              <w:pStyle w:val="GOSTTablenorm"/>
            </w:pPr>
            <w:ins w:id="12597" w:author="Куклина Ю.В." w:date="2024-04-01T16:26:00Z">
              <w:r w:rsidRPr="00051375">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tc>
      </w:tr>
      <w:tr w:rsidR="00E54CE1" w:rsidRPr="00540531" w14:paraId="08FFC82B" w14:textId="77777777" w:rsidTr="002A2161">
        <w:tc>
          <w:tcPr>
            <w:tcW w:w="1109" w:type="pct"/>
          </w:tcPr>
          <w:p w14:paraId="39B022AE" w14:textId="0A967AAF" w:rsidR="00E54CE1" w:rsidRPr="00C040DF" w:rsidRDefault="00E54CE1" w:rsidP="00E54CE1">
            <w:pPr>
              <w:pStyle w:val="GOSTTablenorm"/>
            </w:pPr>
            <w:ins w:id="12598" w:author="Куклина Ю.В." w:date="2024-04-01T16:26:00Z">
              <w:r>
                <w:rPr>
                  <w:color w:val="FF0000"/>
                  <w:szCs w:val="22"/>
                </w:rPr>
                <w:t>Сумма_первый_плановый_руб</w:t>
              </w:r>
            </w:ins>
          </w:p>
        </w:tc>
        <w:tc>
          <w:tcPr>
            <w:tcW w:w="302" w:type="pct"/>
          </w:tcPr>
          <w:p w14:paraId="352F3DE9" w14:textId="54533C18" w:rsidR="00E54CE1" w:rsidRPr="00C040DF" w:rsidRDefault="00E54CE1" w:rsidP="00E54CE1">
            <w:pPr>
              <w:pStyle w:val="GOSTTablenorm"/>
            </w:pPr>
            <w:ins w:id="12599" w:author="Куклина Ю.В." w:date="2024-04-01T16:27:00Z">
              <w:r w:rsidRPr="00E03262">
                <w:t>да</w:t>
              </w:r>
            </w:ins>
          </w:p>
        </w:tc>
        <w:tc>
          <w:tcPr>
            <w:tcW w:w="1109" w:type="pct"/>
          </w:tcPr>
          <w:p w14:paraId="7066DF2B" w14:textId="2C3FB6EA" w:rsidR="00E54CE1" w:rsidRPr="00C040DF" w:rsidRDefault="00E54CE1" w:rsidP="00E54CE1">
            <w:pPr>
              <w:pStyle w:val="GOSTTablenorm"/>
            </w:pPr>
            <w:ins w:id="12600" w:author="Куклина Ю.В." w:date="2024-04-01T16:26:00Z">
              <w:r w:rsidRPr="00051375">
                <w:t xml:space="preserve">Сумма БО на </w:t>
              </w:r>
              <w:r>
                <w:t>первый</w:t>
              </w:r>
              <w:r w:rsidRPr="00051375">
                <w:t xml:space="preserve"> год планового периода </w:t>
              </w:r>
              <w:r w:rsidRPr="00E576D5">
                <w:t xml:space="preserve">в валюте учета (руб) </w:t>
              </w:r>
              <w:r w:rsidRPr="001A561F">
                <w:t>(по строке документа)</w:t>
              </w:r>
            </w:ins>
          </w:p>
        </w:tc>
        <w:tc>
          <w:tcPr>
            <w:tcW w:w="1109" w:type="pct"/>
          </w:tcPr>
          <w:p w14:paraId="2F9541FA" w14:textId="3D57D1A5" w:rsidR="00E54CE1" w:rsidRPr="00AE4676" w:rsidRDefault="00AE4676" w:rsidP="00E54CE1">
            <w:pPr>
              <w:pStyle w:val="GOSTTablenorm"/>
              <w:rPr>
                <w:ins w:id="12601" w:author="EXP-320190" w:date="2026-03-16T11:20:00Z"/>
                <w:szCs w:val="22"/>
                <w:lang w:val="en-US"/>
              </w:rPr>
            </w:pPr>
            <w:ins w:id="12602" w:author="Куклина Ю.В." w:date="2024-04-01T11:41:00Z">
              <w:r w:rsidRPr="009B776E">
                <w:rPr>
                  <w:b/>
                  <w:szCs w:val="22"/>
                  <w:lang w:val="en-US"/>
                </w:rPr>
                <w:t>R_728_G_S3</w:t>
              </w:r>
            </w:ins>
            <w:ins w:id="12603" w:author="Куклина Ю.В." w:date="2024-10-25T18:53:00Z">
              <w:r w:rsidRPr="00AE4676">
                <w:rPr>
                  <w:b/>
                  <w:szCs w:val="22"/>
                  <w:lang w:val="en-US"/>
                </w:rPr>
                <w:t>_2</w:t>
              </w:r>
            </w:ins>
            <w:ins w:id="12604" w:author="Куклина Ю.В." w:date="2024-04-01T11:41:00Z">
              <w:r w:rsidRPr="009B776E">
                <w:rPr>
                  <w:b/>
                  <w:lang w:val="en-US"/>
                </w:rPr>
                <w:t>:</w:t>
              </w:r>
              <w:r w:rsidRPr="00AE4676">
                <w:rPr>
                  <w:szCs w:val="22"/>
                  <w:lang w:val="en-US"/>
                </w:rPr>
                <w:t>G_S3_2_D_C13</w:t>
              </w:r>
            </w:ins>
          </w:p>
          <w:p w14:paraId="358C786C" w14:textId="2C546102" w:rsidR="001A23AA" w:rsidRPr="00AE4676" w:rsidRDefault="00AE4676" w:rsidP="00E54CE1">
            <w:pPr>
              <w:pStyle w:val="GOSTTablenorm"/>
              <w:rPr>
                <w:lang w:val="en-US"/>
              </w:rPr>
            </w:pPr>
            <w:ins w:id="12605" w:author="EXP-320190" w:date="2026-03-16T10:25:00Z">
              <w:r w:rsidRPr="009B776E">
                <w:rPr>
                  <w:b/>
                  <w:szCs w:val="22"/>
                  <w:highlight w:val="yellow"/>
                  <w:lang w:val="en-US"/>
                </w:rPr>
                <w:t>R_728_G_S</w:t>
              </w:r>
              <w:r w:rsidRPr="00AE4676">
                <w:rPr>
                  <w:b/>
                  <w:szCs w:val="22"/>
                  <w:highlight w:val="yellow"/>
                  <w:lang w:val="en-US"/>
                </w:rPr>
                <w:t>4_2</w:t>
              </w:r>
              <w:r w:rsidRPr="00AE4676">
                <w:rPr>
                  <w:b/>
                  <w:highlight w:val="yellow"/>
                  <w:lang w:val="en-US"/>
                </w:rPr>
                <w:t>:</w:t>
              </w:r>
              <w:r w:rsidRPr="00AE4676">
                <w:rPr>
                  <w:szCs w:val="22"/>
                  <w:highlight w:val="yellow"/>
                  <w:lang w:val="en-US"/>
                </w:rPr>
                <w:t>G_S4_2_D_C21</w:t>
              </w:r>
            </w:ins>
          </w:p>
        </w:tc>
        <w:tc>
          <w:tcPr>
            <w:tcW w:w="1371" w:type="pct"/>
          </w:tcPr>
          <w:p w14:paraId="698DFFFB" w14:textId="2907E0A3" w:rsidR="001A23AA" w:rsidRPr="00AE4676" w:rsidRDefault="001A23AA" w:rsidP="001A23AA">
            <w:pPr>
              <w:pStyle w:val="GOSTTablenorm"/>
              <w:rPr>
                <w:ins w:id="12606" w:author="EXP-320190" w:date="2026-03-16T11:23:00Z"/>
                <w:highlight w:val="yellow"/>
              </w:rPr>
            </w:pPr>
            <w:ins w:id="12607" w:author="EXP-320190" w:date="2026-03-16T11:23:00Z">
              <w:r w:rsidRPr="00AE4676">
                <w:rPr>
                  <w:highlight w:val="yellow"/>
                </w:rPr>
                <w:t>При обработке раздела 3 заполняется из тега</w:t>
              </w:r>
            </w:ins>
            <w:ins w:id="12608" w:author="EXP-320190" w:date="2026-03-16T13:33:00Z">
              <w:r w:rsidR="000D53DF" w:rsidRPr="000D53DF">
                <w:rPr>
                  <w:b/>
                  <w:szCs w:val="22"/>
                  <w:highlight w:val="yellow"/>
                </w:rPr>
                <w:t xml:space="preserve"> </w:t>
              </w:r>
              <w:r w:rsidR="000D53DF" w:rsidRPr="00AE4676">
                <w:rPr>
                  <w:b/>
                  <w:szCs w:val="22"/>
                  <w:highlight w:val="yellow"/>
                  <w:lang w:val="en-US"/>
                </w:rPr>
                <w:t>R</w:t>
              </w:r>
              <w:r w:rsidR="000D53DF" w:rsidRPr="00AE4676">
                <w:rPr>
                  <w:b/>
                  <w:szCs w:val="22"/>
                  <w:highlight w:val="yellow"/>
                </w:rPr>
                <w:t>_728_</w:t>
              </w:r>
              <w:r w:rsidR="000D53DF" w:rsidRPr="00AE4676">
                <w:rPr>
                  <w:b/>
                  <w:szCs w:val="22"/>
                  <w:highlight w:val="yellow"/>
                  <w:lang w:val="en-US"/>
                </w:rPr>
                <w:t>G</w:t>
              </w:r>
              <w:r w:rsidR="000D53DF" w:rsidRPr="00AE4676">
                <w:rPr>
                  <w:b/>
                  <w:szCs w:val="22"/>
                  <w:highlight w:val="yellow"/>
                </w:rPr>
                <w:t>_</w:t>
              </w:r>
              <w:r w:rsidR="000D53DF" w:rsidRPr="00AE4676">
                <w:rPr>
                  <w:b/>
                  <w:szCs w:val="22"/>
                  <w:highlight w:val="yellow"/>
                  <w:lang w:val="en-US"/>
                </w:rPr>
                <w:t>S</w:t>
              </w:r>
              <w:r w:rsidR="000D53DF" w:rsidRPr="00AE4676">
                <w:rPr>
                  <w:b/>
                  <w:szCs w:val="22"/>
                  <w:highlight w:val="yellow"/>
                </w:rPr>
                <w:t>3_2</w:t>
              </w:r>
              <w:r w:rsidR="000D53DF" w:rsidRPr="00AE4676">
                <w:rPr>
                  <w:b/>
                  <w:highlight w:val="yellow"/>
                </w:rPr>
                <w:t>:</w:t>
              </w:r>
              <w:r w:rsidR="000D53DF" w:rsidRPr="00AE4676">
                <w:rPr>
                  <w:szCs w:val="22"/>
                  <w:highlight w:val="yellow"/>
                  <w:lang w:val="en-US"/>
                </w:rPr>
                <w:t>G</w:t>
              </w:r>
              <w:r w:rsidR="000D53DF" w:rsidRPr="00AE4676">
                <w:rPr>
                  <w:szCs w:val="22"/>
                  <w:highlight w:val="yellow"/>
                </w:rPr>
                <w:t>_</w:t>
              </w:r>
              <w:r w:rsidR="000D53DF" w:rsidRPr="00AE4676">
                <w:rPr>
                  <w:szCs w:val="22"/>
                  <w:highlight w:val="yellow"/>
                  <w:lang w:val="en-US"/>
                </w:rPr>
                <w:t>S</w:t>
              </w:r>
              <w:r w:rsidR="000D53DF" w:rsidRPr="00AE4676">
                <w:rPr>
                  <w:szCs w:val="22"/>
                  <w:highlight w:val="yellow"/>
                </w:rPr>
                <w:t>3_2_</w:t>
              </w:r>
              <w:r w:rsidR="000D53DF" w:rsidRPr="00AE4676">
                <w:rPr>
                  <w:szCs w:val="22"/>
                  <w:highlight w:val="yellow"/>
                  <w:lang w:val="en-US"/>
                </w:rPr>
                <w:t>D</w:t>
              </w:r>
              <w:r w:rsidR="000D53DF" w:rsidRPr="00AE4676">
                <w:rPr>
                  <w:szCs w:val="22"/>
                  <w:highlight w:val="yellow"/>
                </w:rPr>
                <w:t>_</w:t>
              </w:r>
              <w:r w:rsidR="000D53DF" w:rsidRPr="00AE4676">
                <w:rPr>
                  <w:szCs w:val="22"/>
                  <w:highlight w:val="yellow"/>
                  <w:lang w:val="en-US"/>
                </w:rPr>
                <w:t>C</w:t>
              </w:r>
              <w:r w:rsidR="000D53DF" w:rsidRPr="00AE4676">
                <w:rPr>
                  <w:szCs w:val="22"/>
                  <w:highlight w:val="yellow"/>
                </w:rPr>
                <w:t>13</w:t>
              </w:r>
            </w:ins>
            <w:ins w:id="12609" w:author="EXP-320190" w:date="2026-03-16T11:23:00Z">
              <w:r w:rsidRPr="00AE4676">
                <w:rPr>
                  <w:highlight w:val="yellow"/>
                </w:rPr>
                <w:t>.</w:t>
              </w:r>
            </w:ins>
          </w:p>
          <w:p w14:paraId="07A2311B" w14:textId="4430DB5D" w:rsidR="001A23AA" w:rsidRPr="004410E1" w:rsidRDefault="001A23AA" w:rsidP="001A23AA">
            <w:pPr>
              <w:pStyle w:val="GOSTTablenorm"/>
              <w:rPr>
                <w:ins w:id="12610" w:author="EXP-320190" w:date="2026-03-16T11:23:00Z"/>
              </w:rPr>
            </w:pPr>
            <w:ins w:id="12611" w:author="EXP-320190" w:date="2026-03-16T11:23:00Z">
              <w:r w:rsidRPr="00AE4676">
                <w:rPr>
                  <w:highlight w:val="yellow"/>
                </w:rPr>
                <w:t xml:space="preserve">При обработке </w:t>
              </w:r>
              <w:r w:rsidRPr="001A23AA">
                <w:rPr>
                  <w:highlight w:val="yellow"/>
                </w:rPr>
                <w:t xml:space="preserve">раздела 4 заполняется из тега </w:t>
              </w:r>
              <w:r w:rsidRPr="00AE4676">
                <w:rPr>
                  <w:b/>
                  <w:highlight w:val="yellow"/>
                </w:rPr>
                <w:t>R_728_G_S4_2:</w:t>
              </w:r>
              <w:r w:rsidRPr="001A23AA">
                <w:rPr>
                  <w:highlight w:val="yellow"/>
                </w:rPr>
                <w:t>G_S4_2_D_C21.</w:t>
              </w:r>
            </w:ins>
          </w:p>
          <w:p w14:paraId="74428204" w14:textId="77777777" w:rsidR="001A23AA" w:rsidRDefault="001A23AA" w:rsidP="001A23AA">
            <w:pPr>
              <w:pStyle w:val="GOSTTablenorm"/>
              <w:rPr>
                <w:ins w:id="12612" w:author="EXP-320190" w:date="2026-03-16T11:23:00Z"/>
                <w:szCs w:val="22"/>
              </w:rPr>
            </w:pPr>
          </w:p>
          <w:p w14:paraId="68F48E30" w14:textId="47558AAE" w:rsidR="00E54CE1" w:rsidRPr="00C040DF" w:rsidRDefault="00E54CE1" w:rsidP="00E54CE1">
            <w:pPr>
              <w:pStyle w:val="GOSTTablenorm"/>
            </w:pPr>
            <w:ins w:id="12613" w:author="Куклина Ю.В." w:date="2024-04-01T16:26:00Z">
              <w:r w:rsidRPr="00051375">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tc>
      </w:tr>
      <w:tr w:rsidR="00E54CE1" w:rsidRPr="00540531" w14:paraId="4528C55A" w14:textId="77777777" w:rsidTr="002A2161">
        <w:tc>
          <w:tcPr>
            <w:tcW w:w="1109" w:type="pct"/>
          </w:tcPr>
          <w:p w14:paraId="1EE7E119" w14:textId="741E0F07" w:rsidR="00E54CE1" w:rsidRPr="00C040DF" w:rsidRDefault="00E54CE1" w:rsidP="00E54CE1">
            <w:pPr>
              <w:pStyle w:val="GOSTTablenorm"/>
            </w:pPr>
            <w:ins w:id="12614" w:author="Куклина Ю.В." w:date="2024-04-01T16:26:00Z">
              <w:r>
                <w:rPr>
                  <w:color w:val="FF0000"/>
                  <w:szCs w:val="22"/>
                </w:rPr>
                <w:t>Сумма_второй_плановый_вал</w:t>
              </w:r>
            </w:ins>
          </w:p>
        </w:tc>
        <w:tc>
          <w:tcPr>
            <w:tcW w:w="302" w:type="pct"/>
          </w:tcPr>
          <w:p w14:paraId="40B34CC8" w14:textId="4F711151" w:rsidR="00E54CE1" w:rsidRPr="00C040DF" w:rsidRDefault="00E54CE1" w:rsidP="00E54CE1">
            <w:pPr>
              <w:pStyle w:val="GOSTTablenorm"/>
            </w:pPr>
            <w:ins w:id="12615" w:author="Куклина Ю.В." w:date="2024-04-01T16:27:00Z">
              <w:r w:rsidRPr="00E03262">
                <w:t>да</w:t>
              </w:r>
            </w:ins>
          </w:p>
        </w:tc>
        <w:tc>
          <w:tcPr>
            <w:tcW w:w="1109" w:type="pct"/>
          </w:tcPr>
          <w:p w14:paraId="3995602F" w14:textId="133FAE22" w:rsidR="00E54CE1" w:rsidRPr="00C040DF" w:rsidRDefault="00E54CE1" w:rsidP="00E54CE1">
            <w:pPr>
              <w:pStyle w:val="GOSTTablenorm"/>
            </w:pPr>
            <w:ins w:id="12616" w:author="Куклина Ю.В." w:date="2024-04-01T16:26:00Z">
              <w:r w:rsidRPr="00051375">
                <w:t xml:space="preserve">Сумма БО на </w:t>
              </w:r>
              <w:r>
                <w:t>второй</w:t>
              </w:r>
              <w:r w:rsidRPr="00051375">
                <w:t xml:space="preserve"> год планового периода в валюте</w:t>
              </w:r>
              <w:r>
                <w:t xml:space="preserve"> обязательства </w:t>
              </w:r>
              <w:r>
                <w:rPr>
                  <w:szCs w:val="22"/>
                </w:rPr>
                <w:lastRenderedPageBreak/>
                <w:t>(по строке документа)</w:t>
              </w:r>
            </w:ins>
          </w:p>
        </w:tc>
        <w:tc>
          <w:tcPr>
            <w:tcW w:w="1109" w:type="pct"/>
          </w:tcPr>
          <w:p w14:paraId="75B6DC45" w14:textId="7051111D" w:rsidR="00E54CE1" w:rsidRPr="00046DB5" w:rsidRDefault="00AE4676" w:rsidP="00E54CE1">
            <w:pPr>
              <w:pStyle w:val="GOSTTablenorm"/>
              <w:rPr>
                <w:ins w:id="12617" w:author="EXP-320190" w:date="2026-03-16T11:20:00Z"/>
                <w:szCs w:val="22"/>
                <w:lang w:val="en-US"/>
              </w:rPr>
            </w:pPr>
            <w:ins w:id="12618" w:author="Куклина Ю.В." w:date="2024-04-01T11:41:00Z">
              <w:r w:rsidRPr="009B776E">
                <w:rPr>
                  <w:b/>
                  <w:szCs w:val="22"/>
                  <w:lang w:val="en-US"/>
                </w:rPr>
                <w:lastRenderedPageBreak/>
                <w:t>R_728_G_S3</w:t>
              </w:r>
            </w:ins>
            <w:ins w:id="12619" w:author="Куклина Ю.В." w:date="2024-10-25T18:53:00Z">
              <w:r w:rsidRPr="00046DB5">
                <w:rPr>
                  <w:b/>
                  <w:szCs w:val="22"/>
                  <w:lang w:val="en-US"/>
                </w:rPr>
                <w:t>_2</w:t>
              </w:r>
            </w:ins>
            <w:ins w:id="12620" w:author="Куклина Ю.В." w:date="2024-04-01T11:41:00Z">
              <w:r w:rsidRPr="009B776E">
                <w:rPr>
                  <w:b/>
                  <w:lang w:val="en-US"/>
                </w:rPr>
                <w:t>:</w:t>
              </w:r>
              <w:r w:rsidRPr="00046DB5">
                <w:rPr>
                  <w:szCs w:val="22"/>
                  <w:lang w:val="en-US"/>
                </w:rPr>
                <w:t>G_S3_2_D_C14</w:t>
              </w:r>
            </w:ins>
          </w:p>
          <w:p w14:paraId="3297C883" w14:textId="0EA3F826" w:rsidR="001A23AA" w:rsidRPr="00046DB5" w:rsidRDefault="001A23AA" w:rsidP="00E54CE1">
            <w:pPr>
              <w:pStyle w:val="GOSTTablenorm"/>
              <w:rPr>
                <w:lang w:val="en-US"/>
              </w:rPr>
            </w:pPr>
            <w:ins w:id="12621" w:author="EXP-320190" w:date="2026-03-16T11:20:00Z">
              <w:r w:rsidRPr="00046DB5">
                <w:rPr>
                  <w:b/>
                  <w:highlight w:val="yellow"/>
                  <w:lang w:val="en-US"/>
                </w:rPr>
                <w:t>R_728_G_S4_2:</w:t>
              </w:r>
              <w:r w:rsidRPr="00046DB5">
                <w:rPr>
                  <w:highlight w:val="yellow"/>
                  <w:lang w:val="en-US"/>
                </w:rPr>
                <w:t>G_S4_2_D_C22</w:t>
              </w:r>
            </w:ins>
          </w:p>
        </w:tc>
        <w:tc>
          <w:tcPr>
            <w:tcW w:w="1371" w:type="pct"/>
          </w:tcPr>
          <w:p w14:paraId="5AFC25CC" w14:textId="748E1079" w:rsidR="001A23AA" w:rsidRPr="00AE4676" w:rsidRDefault="001A23AA" w:rsidP="001A23AA">
            <w:pPr>
              <w:pStyle w:val="GOSTTablenorm"/>
              <w:rPr>
                <w:ins w:id="12622" w:author="EXP-320190" w:date="2026-03-16T11:23:00Z"/>
                <w:highlight w:val="yellow"/>
              </w:rPr>
            </w:pPr>
            <w:ins w:id="12623" w:author="EXP-320190" w:date="2026-03-16T11:23:00Z">
              <w:r w:rsidRPr="00AE4676">
                <w:rPr>
                  <w:highlight w:val="yellow"/>
                </w:rPr>
                <w:t>При обработке раздела 3 заполняется из тега</w:t>
              </w:r>
            </w:ins>
            <w:ins w:id="12624" w:author="EXP-320190" w:date="2026-03-16T13:33:00Z">
              <w:r w:rsidR="000D53DF" w:rsidRPr="000D53DF">
                <w:rPr>
                  <w:b/>
                  <w:szCs w:val="22"/>
                  <w:highlight w:val="yellow"/>
                </w:rPr>
                <w:t xml:space="preserve"> </w:t>
              </w:r>
              <w:r w:rsidR="000D53DF" w:rsidRPr="00AE4676">
                <w:rPr>
                  <w:b/>
                  <w:szCs w:val="22"/>
                  <w:highlight w:val="yellow"/>
                  <w:lang w:val="en-US"/>
                </w:rPr>
                <w:t>R</w:t>
              </w:r>
              <w:r w:rsidR="000D53DF" w:rsidRPr="00AE4676">
                <w:rPr>
                  <w:b/>
                  <w:szCs w:val="22"/>
                  <w:highlight w:val="yellow"/>
                </w:rPr>
                <w:t>_728_</w:t>
              </w:r>
              <w:r w:rsidR="000D53DF" w:rsidRPr="00AE4676">
                <w:rPr>
                  <w:b/>
                  <w:szCs w:val="22"/>
                  <w:highlight w:val="yellow"/>
                  <w:lang w:val="en-US"/>
                </w:rPr>
                <w:t>G</w:t>
              </w:r>
              <w:r w:rsidR="000D53DF" w:rsidRPr="00AE4676">
                <w:rPr>
                  <w:b/>
                  <w:szCs w:val="22"/>
                  <w:highlight w:val="yellow"/>
                </w:rPr>
                <w:t>_</w:t>
              </w:r>
              <w:r w:rsidR="000D53DF" w:rsidRPr="00AE4676">
                <w:rPr>
                  <w:b/>
                  <w:szCs w:val="22"/>
                  <w:highlight w:val="yellow"/>
                  <w:lang w:val="en-US"/>
                </w:rPr>
                <w:t>S</w:t>
              </w:r>
              <w:r w:rsidR="000D53DF" w:rsidRPr="00AE4676">
                <w:rPr>
                  <w:b/>
                  <w:szCs w:val="22"/>
                  <w:highlight w:val="yellow"/>
                </w:rPr>
                <w:t>3_2</w:t>
              </w:r>
              <w:r w:rsidR="000D53DF" w:rsidRPr="00AE4676">
                <w:rPr>
                  <w:b/>
                  <w:highlight w:val="yellow"/>
                </w:rPr>
                <w:t>:</w:t>
              </w:r>
              <w:r w:rsidR="000D53DF" w:rsidRPr="00AE4676">
                <w:rPr>
                  <w:szCs w:val="22"/>
                  <w:highlight w:val="yellow"/>
                </w:rPr>
                <w:t>G_S3_2_D_C14</w:t>
              </w:r>
            </w:ins>
            <w:ins w:id="12625" w:author="EXP-320190" w:date="2026-03-16T11:23:00Z">
              <w:r w:rsidRPr="00AE4676">
                <w:rPr>
                  <w:highlight w:val="yellow"/>
                </w:rPr>
                <w:t>.</w:t>
              </w:r>
            </w:ins>
          </w:p>
          <w:p w14:paraId="1642DD2D" w14:textId="03957883" w:rsidR="001A23AA" w:rsidRPr="004410E1" w:rsidRDefault="001A23AA" w:rsidP="001A23AA">
            <w:pPr>
              <w:pStyle w:val="GOSTTablenorm"/>
              <w:rPr>
                <w:ins w:id="12626" w:author="EXP-320190" w:date="2026-03-16T11:23:00Z"/>
              </w:rPr>
            </w:pPr>
            <w:ins w:id="12627" w:author="EXP-320190" w:date="2026-03-16T11:23:00Z">
              <w:r w:rsidRPr="00AE4676">
                <w:rPr>
                  <w:highlight w:val="yellow"/>
                </w:rPr>
                <w:lastRenderedPageBreak/>
                <w:t xml:space="preserve">При обработке раздела 4 заполняется из тега </w:t>
              </w:r>
            </w:ins>
            <w:ins w:id="12628" w:author="EXP-320190" w:date="2026-03-16T11:24:00Z">
              <w:r w:rsidRPr="00AE4676">
                <w:rPr>
                  <w:highlight w:val="yellow"/>
                </w:rPr>
                <w:t>R_728_G_S4</w:t>
              </w:r>
              <w:r w:rsidRPr="001A23AA">
                <w:rPr>
                  <w:highlight w:val="yellow"/>
                </w:rPr>
                <w:t>_2:G_S4_2_D_C22</w:t>
              </w:r>
            </w:ins>
            <w:ins w:id="12629" w:author="EXP-320190" w:date="2026-03-16T11:23:00Z">
              <w:r w:rsidRPr="001A23AA">
                <w:rPr>
                  <w:highlight w:val="yellow"/>
                </w:rPr>
                <w:t>.</w:t>
              </w:r>
            </w:ins>
          </w:p>
          <w:p w14:paraId="52B1FE6D" w14:textId="77777777" w:rsidR="001A23AA" w:rsidRDefault="001A23AA" w:rsidP="00E54CE1">
            <w:pPr>
              <w:pStyle w:val="GOSTTablenorm"/>
              <w:rPr>
                <w:ins w:id="12630" w:author="EXP-320190" w:date="2026-03-16T11:23:00Z"/>
                <w:szCs w:val="22"/>
              </w:rPr>
            </w:pPr>
          </w:p>
          <w:p w14:paraId="03F4107A" w14:textId="2ECEE849" w:rsidR="00E54CE1" w:rsidRPr="00C040DF" w:rsidRDefault="00E54CE1" w:rsidP="00E54CE1">
            <w:pPr>
              <w:pStyle w:val="GOSTTablenorm"/>
            </w:pPr>
            <w:ins w:id="12631" w:author="Куклина Ю.В." w:date="2024-04-01T16:26:00Z">
              <w:r w:rsidRPr="00051375">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tc>
      </w:tr>
      <w:tr w:rsidR="00E54CE1" w:rsidRPr="00540531" w14:paraId="6F41C8AB" w14:textId="77777777" w:rsidTr="002A2161">
        <w:tc>
          <w:tcPr>
            <w:tcW w:w="1109" w:type="pct"/>
          </w:tcPr>
          <w:p w14:paraId="3A0A2D83" w14:textId="40459D61" w:rsidR="00E54CE1" w:rsidRPr="00C040DF" w:rsidRDefault="00E54CE1" w:rsidP="00E54CE1">
            <w:pPr>
              <w:pStyle w:val="GOSTTablenorm"/>
            </w:pPr>
            <w:ins w:id="12632" w:author="Куклина Ю.В." w:date="2024-04-01T16:26:00Z">
              <w:r>
                <w:rPr>
                  <w:color w:val="FF0000"/>
                  <w:szCs w:val="22"/>
                </w:rPr>
                <w:lastRenderedPageBreak/>
                <w:t>Сумма_второй_плановый_руб</w:t>
              </w:r>
            </w:ins>
          </w:p>
        </w:tc>
        <w:tc>
          <w:tcPr>
            <w:tcW w:w="302" w:type="pct"/>
          </w:tcPr>
          <w:p w14:paraId="3380C12C" w14:textId="31C15C3B" w:rsidR="00E54CE1" w:rsidRPr="00C040DF" w:rsidRDefault="00E54CE1" w:rsidP="00E54CE1">
            <w:pPr>
              <w:pStyle w:val="GOSTTablenorm"/>
            </w:pPr>
            <w:ins w:id="12633" w:author="Куклина Ю.В." w:date="2024-04-01T16:27:00Z">
              <w:r w:rsidRPr="00E03262">
                <w:t>да</w:t>
              </w:r>
            </w:ins>
          </w:p>
        </w:tc>
        <w:tc>
          <w:tcPr>
            <w:tcW w:w="1109" w:type="pct"/>
          </w:tcPr>
          <w:p w14:paraId="6D7F92DE" w14:textId="047C7EF9" w:rsidR="00E54CE1" w:rsidRPr="00C040DF" w:rsidRDefault="00E54CE1" w:rsidP="00E54CE1">
            <w:pPr>
              <w:pStyle w:val="GOSTTablenorm"/>
            </w:pPr>
            <w:ins w:id="12634" w:author="Куклина Ю.В." w:date="2024-04-01T16:26:00Z">
              <w:r w:rsidRPr="00051375">
                <w:t xml:space="preserve">Сумма БО на </w:t>
              </w:r>
              <w:r>
                <w:t>второй</w:t>
              </w:r>
              <w:r w:rsidRPr="00051375">
                <w:t xml:space="preserve"> год планового периода </w:t>
              </w:r>
              <w:r w:rsidRPr="00E576D5">
                <w:t xml:space="preserve">в валюте учета (руб) </w:t>
              </w:r>
              <w:r w:rsidRPr="001A561F">
                <w:t>(по строке документа)</w:t>
              </w:r>
            </w:ins>
          </w:p>
        </w:tc>
        <w:tc>
          <w:tcPr>
            <w:tcW w:w="1109" w:type="pct"/>
          </w:tcPr>
          <w:p w14:paraId="7AE14255" w14:textId="3F339F17" w:rsidR="00E54CE1" w:rsidRPr="00046DB5" w:rsidRDefault="00AE4676" w:rsidP="00E54CE1">
            <w:pPr>
              <w:pStyle w:val="GOSTTablenorm"/>
              <w:rPr>
                <w:ins w:id="12635" w:author="EXP-320190" w:date="2026-03-16T11:20:00Z"/>
                <w:szCs w:val="22"/>
                <w:lang w:val="en-US"/>
              </w:rPr>
            </w:pPr>
            <w:ins w:id="12636" w:author="Куклина Ю.В." w:date="2024-04-01T11:41:00Z">
              <w:r w:rsidRPr="009B776E">
                <w:rPr>
                  <w:b/>
                  <w:szCs w:val="22"/>
                  <w:lang w:val="en-US"/>
                </w:rPr>
                <w:t>R_728_G_S3</w:t>
              </w:r>
            </w:ins>
            <w:ins w:id="12637" w:author="Куклина Ю.В." w:date="2024-10-25T18:53:00Z">
              <w:r w:rsidRPr="00046DB5">
                <w:rPr>
                  <w:b/>
                  <w:szCs w:val="22"/>
                  <w:lang w:val="en-US"/>
                </w:rPr>
                <w:t>_2</w:t>
              </w:r>
            </w:ins>
            <w:ins w:id="12638" w:author="Куклина Ю.В." w:date="2024-04-01T11:41:00Z">
              <w:r w:rsidRPr="009B776E">
                <w:rPr>
                  <w:b/>
                  <w:lang w:val="en-US"/>
                </w:rPr>
                <w:t>:</w:t>
              </w:r>
              <w:r w:rsidRPr="00046DB5">
                <w:rPr>
                  <w:szCs w:val="22"/>
                  <w:lang w:val="en-US"/>
                </w:rPr>
                <w:t>G_S3_2_D_C15</w:t>
              </w:r>
            </w:ins>
          </w:p>
          <w:p w14:paraId="52323F57" w14:textId="0EDCC0A8" w:rsidR="001A23AA" w:rsidRPr="00046DB5" w:rsidRDefault="001A23AA" w:rsidP="00E54CE1">
            <w:pPr>
              <w:pStyle w:val="GOSTTablenorm"/>
              <w:rPr>
                <w:lang w:val="en-US"/>
              </w:rPr>
            </w:pPr>
            <w:ins w:id="12639" w:author="EXP-320190" w:date="2026-03-16T11:20:00Z">
              <w:r w:rsidRPr="00046DB5">
                <w:rPr>
                  <w:b/>
                  <w:highlight w:val="yellow"/>
                  <w:lang w:val="en-US"/>
                </w:rPr>
                <w:t>R_728_G_S4_2:</w:t>
              </w:r>
              <w:r w:rsidRPr="00046DB5">
                <w:rPr>
                  <w:highlight w:val="yellow"/>
                  <w:lang w:val="en-US"/>
                </w:rPr>
                <w:t>G_S4_2_D_C23</w:t>
              </w:r>
            </w:ins>
          </w:p>
        </w:tc>
        <w:tc>
          <w:tcPr>
            <w:tcW w:w="1371" w:type="pct"/>
          </w:tcPr>
          <w:p w14:paraId="0E936B58" w14:textId="57038965" w:rsidR="001A23AA" w:rsidRPr="00AE4676" w:rsidRDefault="001A23AA" w:rsidP="001A23AA">
            <w:pPr>
              <w:pStyle w:val="GOSTTablenorm"/>
              <w:rPr>
                <w:ins w:id="12640" w:author="EXP-320190" w:date="2026-03-16T11:28:00Z"/>
                <w:highlight w:val="yellow"/>
              </w:rPr>
            </w:pPr>
            <w:ins w:id="12641" w:author="EXP-320190" w:date="2026-03-16T11:28:00Z">
              <w:r w:rsidRPr="00AE4676">
                <w:rPr>
                  <w:highlight w:val="yellow"/>
                </w:rPr>
                <w:t>При обработке раздела 3 заполняется из тега</w:t>
              </w:r>
            </w:ins>
            <w:ins w:id="12642" w:author="EXP-320190" w:date="2026-03-16T13:33:00Z">
              <w:r w:rsidR="00AE4676" w:rsidRPr="00AE4676">
                <w:rPr>
                  <w:b/>
                  <w:szCs w:val="22"/>
                  <w:highlight w:val="yellow"/>
                </w:rPr>
                <w:t xml:space="preserve"> </w:t>
              </w:r>
              <w:r w:rsidR="00AE4676" w:rsidRPr="00AE4676">
                <w:rPr>
                  <w:b/>
                  <w:szCs w:val="22"/>
                  <w:highlight w:val="yellow"/>
                  <w:lang w:val="en-US"/>
                </w:rPr>
                <w:t>R</w:t>
              </w:r>
              <w:r w:rsidR="00AE4676" w:rsidRPr="00AE4676">
                <w:rPr>
                  <w:b/>
                  <w:szCs w:val="22"/>
                  <w:highlight w:val="yellow"/>
                </w:rPr>
                <w:t>_728_</w:t>
              </w:r>
              <w:r w:rsidR="00AE4676" w:rsidRPr="00AE4676">
                <w:rPr>
                  <w:b/>
                  <w:szCs w:val="22"/>
                  <w:highlight w:val="yellow"/>
                  <w:lang w:val="en-US"/>
                </w:rPr>
                <w:t>G</w:t>
              </w:r>
              <w:r w:rsidR="00AE4676" w:rsidRPr="00AE4676">
                <w:rPr>
                  <w:b/>
                  <w:szCs w:val="22"/>
                  <w:highlight w:val="yellow"/>
                </w:rPr>
                <w:t>_</w:t>
              </w:r>
              <w:r w:rsidR="00AE4676" w:rsidRPr="00AE4676">
                <w:rPr>
                  <w:b/>
                  <w:szCs w:val="22"/>
                  <w:highlight w:val="yellow"/>
                  <w:lang w:val="en-US"/>
                </w:rPr>
                <w:t>S</w:t>
              </w:r>
              <w:r w:rsidR="00AE4676" w:rsidRPr="00AE4676">
                <w:rPr>
                  <w:b/>
                  <w:szCs w:val="22"/>
                  <w:highlight w:val="yellow"/>
                </w:rPr>
                <w:t>3_2</w:t>
              </w:r>
              <w:r w:rsidR="00AE4676" w:rsidRPr="00AE4676">
                <w:rPr>
                  <w:b/>
                  <w:highlight w:val="yellow"/>
                </w:rPr>
                <w:t>:</w:t>
              </w:r>
              <w:r w:rsidR="00AE4676" w:rsidRPr="00AE4676">
                <w:rPr>
                  <w:szCs w:val="22"/>
                  <w:highlight w:val="yellow"/>
                </w:rPr>
                <w:t>G_S3_2_D_C15</w:t>
              </w:r>
            </w:ins>
            <w:ins w:id="12643" w:author="EXP-320190" w:date="2026-03-16T11:28:00Z">
              <w:r w:rsidRPr="00AE4676">
                <w:rPr>
                  <w:highlight w:val="yellow"/>
                </w:rPr>
                <w:t>.</w:t>
              </w:r>
            </w:ins>
          </w:p>
          <w:p w14:paraId="4889D76D" w14:textId="57158B07" w:rsidR="001A23AA" w:rsidRPr="004410E1" w:rsidRDefault="001A23AA" w:rsidP="001A23AA">
            <w:pPr>
              <w:pStyle w:val="GOSTTablenorm"/>
              <w:rPr>
                <w:ins w:id="12644" w:author="EXP-320190" w:date="2026-03-16T11:28:00Z"/>
              </w:rPr>
            </w:pPr>
            <w:ins w:id="12645" w:author="EXP-320190" w:date="2026-03-16T11:28:00Z">
              <w:r w:rsidRPr="00AE4676">
                <w:rPr>
                  <w:highlight w:val="yellow"/>
                </w:rPr>
                <w:t>При обработке раздела 4 заполняется из тега R_728_G_S4_2:G_S4_2_D_C23.</w:t>
              </w:r>
            </w:ins>
          </w:p>
          <w:p w14:paraId="6B1A3CDF" w14:textId="77777777" w:rsidR="001A23AA" w:rsidRDefault="001A23AA" w:rsidP="001A23AA">
            <w:pPr>
              <w:pStyle w:val="GOSTTablenorm"/>
              <w:rPr>
                <w:ins w:id="12646" w:author="EXP-320190" w:date="2026-03-16T11:28:00Z"/>
                <w:szCs w:val="22"/>
              </w:rPr>
            </w:pPr>
          </w:p>
          <w:p w14:paraId="6CB4CDA3" w14:textId="539D38A0" w:rsidR="00E54CE1" w:rsidRPr="00C040DF" w:rsidRDefault="00E54CE1" w:rsidP="00E54CE1">
            <w:pPr>
              <w:pStyle w:val="GOSTTablenorm"/>
            </w:pPr>
            <w:ins w:id="12647" w:author="Куклина Ю.В." w:date="2024-04-01T16:26:00Z">
              <w:r w:rsidRPr="00051375">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tc>
      </w:tr>
      <w:tr w:rsidR="00E54CE1" w:rsidRPr="00540531" w14:paraId="77F4C4AF" w14:textId="77777777" w:rsidTr="002A2161">
        <w:tc>
          <w:tcPr>
            <w:tcW w:w="1109" w:type="pct"/>
          </w:tcPr>
          <w:p w14:paraId="137A8850" w14:textId="34A672E1" w:rsidR="00E54CE1" w:rsidRPr="00C040DF" w:rsidRDefault="00E54CE1" w:rsidP="00E54CE1">
            <w:pPr>
              <w:pStyle w:val="GOSTTablenorm"/>
            </w:pPr>
            <w:ins w:id="12648" w:author="Куклина Ю.В." w:date="2024-04-01T16:26:00Z">
              <w:r>
                <w:rPr>
                  <w:color w:val="FF0000"/>
                  <w:szCs w:val="22"/>
                </w:rPr>
                <w:t>Сумма_третий_плановый_вал</w:t>
              </w:r>
            </w:ins>
          </w:p>
        </w:tc>
        <w:tc>
          <w:tcPr>
            <w:tcW w:w="302" w:type="pct"/>
          </w:tcPr>
          <w:p w14:paraId="5ECC12EB" w14:textId="68AD9A62" w:rsidR="00E54CE1" w:rsidRPr="00C040DF" w:rsidRDefault="00E54CE1" w:rsidP="00E54CE1">
            <w:pPr>
              <w:pStyle w:val="GOSTTablenorm"/>
            </w:pPr>
            <w:ins w:id="12649" w:author="Куклина Ю.В." w:date="2024-04-01T16:27:00Z">
              <w:r w:rsidRPr="00AE44AF">
                <w:t>да</w:t>
              </w:r>
            </w:ins>
          </w:p>
        </w:tc>
        <w:tc>
          <w:tcPr>
            <w:tcW w:w="1109" w:type="pct"/>
          </w:tcPr>
          <w:p w14:paraId="55FEA181" w14:textId="294DE6E2" w:rsidR="00E54CE1" w:rsidRPr="00C040DF" w:rsidRDefault="00E54CE1" w:rsidP="00E54CE1">
            <w:pPr>
              <w:pStyle w:val="GOSTTablenorm"/>
            </w:pPr>
            <w:ins w:id="12650" w:author="Куклина Ю.В." w:date="2024-04-01T16:26:00Z">
              <w:r w:rsidRPr="00051375">
                <w:t xml:space="preserve">Сумма БО на </w:t>
              </w:r>
              <w:r>
                <w:t>третий</w:t>
              </w:r>
              <w:r w:rsidRPr="00051375">
                <w:t xml:space="preserve"> год планового периода в валюте</w:t>
              </w:r>
              <w:r>
                <w:t xml:space="preserve"> обязательства </w:t>
              </w:r>
              <w:r>
                <w:rPr>
                  <w:szCs w:val="22"/>
                </w:rPr>
                <w:t>(по строке документа)</w:t>
              </w:r>
            </w:ins>
          </w:p>
        </w:tc>
        <w:tc>
          <w:tcPr>
            <w:tcW w:w="1109" w:type="pct"/>
          </w:tcPr>
          <w:p w14:paraId="7DF32195" w14:textId="238988F6" w:rsidR="00E54CE1" w:rsidRPr="00046DB5" w:rsidRDefault="00AE4676" w:rsidP="00E54CE1">
            <w:pPr>
              <w:pStyle w:val="GOSTTablenorm"/>
              <w:rPr>
                <w:ins w:id="12651" w:author="EXP-320190" w:date="2026-03-16T11:20:00Z"/>
                <w:szCs w:val="22"/>
                <w:lang w:val="en-US"/>
              </w:rPr>
            </w:pPr>
            <w:ins w:id="12652" w:author="Куклина Ю.В." w:date="2024-04-01T11:41:00Z">
              <w:r w:rsidRPr="009B776E">
                <w:rPr>
                  <w:b/>
                  <w:szCs w:val="22"/>
                  <w:lang w:val="en-US"/>
                </w:rPr>
                <w:t>R_728_G_S3</w:t>
              </w:r>
            </w:ins>
            <w:ins w:id="12653" w:author="Куклина Ю.В." w:date="2024-10-25T18:53:00Z">
              <w:r w:rsidRPr="00046DB5">
                <w:rPr>
                  <w:b/>
                  <w:szCs w:val="22"/>
                  <w:lang w:val="en-US"/>
                </w:rPr>
                <w:t>_2</w:t>
              </w:r>
            </w:ins>
            <w:ins w:id="12654" w:author="Куклина Ю.В." w:date="2024-04-01T11:41:00Z">
              <w:r w:rsidRPr="009B776E">
                <w:rPr>
                  <w:b/>
                  <w:lang w:val="en-US"/>
                </w:rPr>
                <w:t>:</w:t>
              </w:r>
              <w:r w:rsidRPr="00046DB5">
                <w:rPr>
                  <w:szCs w:val="22"/>
                  <w:lang w:val="en-US"/>
                </w:rPr>
                <w:t>G_S3_2_D_C16</w:t>
              </w:r>
            </w:ins>
          </w:p>
          <w:p w14:paraId="2486AD6D" w14:textId="43CC9372" w:rsidR="001A23AA" w:rsidRPr="00046DB5" w:rsidRDefault="001A23AA" w:rsidP="00E54CE1">
            <w:pPr>
              <w:pStyle w:val="GOSTTablenorm"/>
              <w:rPr>
                <w:lang w:val="en-US"/>
              </w:rPr>
            </w:pPr>
            <w:ins w:id="12655" w:author="EXP-320190" w:date="2026-03-16T11:20:00Z">
              <w:r w:rsidRPr="00046DB5">
                <w:rPr>
                  <w:b/>
                  <w:highlight w:val="yellow"/>
                  <w:lang w:val="en-US"/>
                </w:rPr>
                <w:t>R_728_G_S4_2:</w:t>
              </w:r>
              <w:r w:rsidRPr="00046DB5">
                <w:rPr>
                  <w:highlight w:val="yellow"/>
                  <w:lang w:val="en-US"/>
                </w:rPr>
                <w:t>G_S4_2_D_C24</w:t>
              </w:r>
            </w:ins>
          </w:p>
        </w:tc>
        <w:tc>
          <w:tcPr>
            <w:tcW w:w="1371" w:type="pct"/>
          </w:tcPr>
          <w:p w14:paraId="11A68C41" w14:textId="365E0D19" w:rsidR="00AE4676" w:rsidRPr="00AE4676" w:rsidRDefault="00AE4676" w:rsidP="00AE4676">
            <w:pPr>
              <w:pStyle w:val="GOSTTablenorm"/>
              <w:rPr>
                <w:ins w:id="12656" w:author="EXP-320190" w:date="2026-03-16T13:21:00Z"/>
                <w:highlight w:val="yellow"/>
              </w:rPr>
            </w:pPr>
            <w:ins w:id="12657" w:author="EXP-320190" w:date="2026-03-16T13:21:00Z">
              <w:r w:rsidRPr="00AE4676">
                <w:rPr>
                  <w:highlight w:val="yellow"/>
                </w:rPr>
                <w:t xml:space="preserve">При обработке раздела 3 заполняется из тега </w:t>
              </w:r>
            </w:ins>
            <w:ins w:id="12658" w:author="EXP-320190" w:date="2026-03-16T13:32:00Z">
              <w:r w:rsidRPr="00AE4676">
                <w:rPr>
                  <w:b/>
                  <w:szCs w:val="22"/>
                  <w:highlight w:val="yellow"/>
                  <w:lang w:val="en-US"/>
                </w:rPr>
                <w:t>R</w:t>
              </w:r>
              <w:r w:rsidRPr="00AE4676">
                <w:rPr>
                  <w:b/>
                  <w:szCs w:val="22"/>
                  <w:highlight w:val="yellow"/>
                </w:rPr>
                <w:t>_728_</w:t>
              </w:r>
              <w:r w:rsidRPr="00AE4676">
                <w:rPr>
                  <w:b/>
                  <w:szCs w:val="22"/>
                  <w:highlight w:val="yellow"/>
                  <w:lang w:val="en-US"/>
                </w:rPr>
                <w:t>G</w:t>
              </w:r>
              <w:r w:rsidRPr="00AE4676">
                <w:rPr>
                  <w:b/>
                  <w:szCs w:val="22"/>
                  <w:highlight w:val="yellow"/>
                </w:rPr>
                <w:t>_</w:t>
              </w:r>
              <w:r w:rsidRPr="00AE4676">
                <w:rPr>
                  <w:b/>
                  <w:szCs w:val="22"/>
                  <w:highlight w:val="yellow"/>
                  <w:lang w:val="en-US"/>
                </w:rPr>
                <w:t>S</w:t>
              </w:r>
              <w:r w:rsidRPr="00AE4676">
                <w:rPr>
                  <w:b/>
                  <w:szCs w:val="22"/>
                  <w:highlight w:val="yellow"/>
                </w:rPr>
                <w:t>3_2</w:t>
              </w:r>
              <w:r w:rsidRPr="00AE4676">
                <w:rPr>
                  <w:b/>
                  <w:highlight w:val="yellow"/>
                </w:rPr>
                <w:t>:</w:t>
              </w:r>
              <w:r w:rsidRPr="00AE4676">
                <w:rPr>
                  <w:szCs w:val="22"/>
                  <w:highlight w:val="yellow"/>
                </w:rPr>
                <w:t>G_S3_2_D_C16</w:t>
              </w:r>
            </w:ins>
            <w:ins w:id="12659" w:author="EXP-320190" w:date="2026-03-16T13:21:00Z">
              <w:r w:rsidRPr="00AE4676">
                <w:rPr>
                  <w:highlight w:val="yellow"/>
                </w:rPr>
                <w:t>.</w:t>
              </w:r>
            </w:ins>
          </w:p>
          <w:p w14:paraId="3D5F4BAA" w14:textId="18ED78F9" w:rsidR="00AE4676" w:rsidRPr="004410E1" w:rsidRDefault="00AE4676" w:rsidP="00AE4676">
            <w:pPr>
              <w:pStyle w:val="GOSTTablenorm"/>
              <w:rPr>
                <w:ins w:id="12660" w:author="EXP-320190" w:date="2026-03-16T13:21:00Z"/>
              </w:rPr>
            </w:pPr>
            <w:ins w:id="12661" w:author="EXP-320190" w:date="2026-03-16T13:21:00Z">
              <w:r w:rsidRPr="00AE4676">
                <w:rPr>
                  <w:highlight w:val="yellow"/>
                </w:rPr>
                <w:t>При обработке раздела 4 заполняется из тега R_728_G_S4_2</w:t>
              </w:r>
              <w:r w:rsidRPr="001A23AA">
                <w:rPr>
                  <w:highlight w:val="yellow"/>
                </w:rPr>
                <w:t>:G_S4_2_D_C24</w:t>
              </w:r>
              <w:r w:rsidRPr="00AE4676">
                <w:rPr>
                  <w:highlight w:val="yellow"/>
                </w:rPr>
                <w:t>.</w:t>
              </w:r>
            </w:ins>
          </w:p>
          <w:p w14:paraId="0BE69F7D" w14:textId="77777777" w:rsidR="00AE4676" w:rsidRDefault="00AE4676" w:rsidP="00AE4676">
            <w:pPr>
              <w:pStyle w:val="GOSTTablenorm"/>
              <w:rPr>
                <w:ins w:id="12662" w:author="EXP-320190" w:date="2026-03-16T13:21:00Z"/>
                <w:szCs w:val="22"/>
              </w:rPr>
            </w:pPr>
          </w:p>
          <w:p w14:paraId="5DB80716" w14:textId="6E1546C4" w:rsidR="00E54CE1" w:rsidRPr="00C040DF" w:rsidRDefault="00E54CE1" w:rsidP="00E54CE1">
            <w:pPr>
              <w:pStyle w:val="GOSTTablenorm"/>
            </w:pPr>
            <w:ins w:id="12663" w:author="Куклина Ю.В." w:date="2024-04-01T16:26:00Z">
              <w:r w:rsidRPr="00051375">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tc>
      </w:tr>
      <w:tr w:rsidR="00E54CE1" w:rsidRPr="00540531" w14:paraId="294BBA9E" w14:textId="77777777" w:rsidTr="002A2161">
        <w:tc>
          <w:tcPr>
            <w:tcW w:w="1109" w:type="pct"/>
          </w:tcPr>
          <w:p w14:paraId="66FCE51A" w14:textId="69C2A7AD" w:rsidR="00E54CE1" w:rsidRPr="00C040DF" w:rsidRDefault="00E54CE1" w:rsidP="00E54CE1">
            <w:pPr>
              <w:pStyle w:val="GOSTTablenorm"/>
            </w:pPr>
            <w:ins w:id="12664" w:author="Куклина Ю.В." w:date="2024-04-01T16:26:00Z">
              <w:r>
                <w:rPr>
                  <w:color w:val="FF0000"/>
                  <w:szCs w:val="22"/>
                </w:rPr>
                <w:lastRenderedPageBreak/>
                <w:t>Сумма_третий_плановый_руб</w:t>
              </w:r>
            </w:ins>
          </w:p>
        </w:tc>
        <w:tc>
          <w:tcPr>
            <w:tcW w:w="302" w:type="pct"/>
          </w:tcPr>
          <w:p w14:paraId="0EEE1347" w14:textId="4D6B7917" w:rsidR="00E54CE1" w:rsidRPr="00C040DF" w:rsidRDefault="00E54CE1" w:rsidP="00E54CE1">
            <w:pPr>
              <w:pStyle w:val="GOSTTablenorm"/>
            </w:pPr>
            <w:ins w:id="12665" w:author="Куклина Ю.В." w:date="2024-04-01T16:27:00Z">
              <w:r w:rsidRPr="00AE44AF">
                <w:t>да</w:t>
              </w:r>
            </w:ins>
          </w:p>
        </w:tc>
        <w:tc>
          <w:tcPr>
            <w:tcW w:w="1109" w:type="pct"/>
          </w:tcPr>
          <w:p w14:paraId="5E6655CB" w14:textId="12B2B3C0" w:rsidR="00E54CE1" w:rsidRPr="00C040DF" w:rsidRDefault="00E54CE1" w:rsidP="00E54CE1">
            <w:pPr>
              <w:pStyle w:val="GOSTTablenorm"/>
            </w:pPr>
            <w:ins w:id="12666" w:author="Куклина Ю.В." w:date="2024-04-01T16:26:00Z">
              <w:r w:rsidRPr="00051375">
                <w:t xml:space="preserve">Сумма БО на </w:t>
              </w:r>
              <w:r>
                <w:t>третий</w:t>
              </w:r>
              <w:r w:rsidRPr="00051375">
                <w:t xml:space="preserve"> год планового периода </w:t>
              </w:r>
              <w:r w:rsidRPr="00E576D5">
                <w:t xml:space="preserve">в валюте учета (руб) </w:t>
              </w:r>
              <w:r w:rsidRPr="001A561F">
                <w:t>(по строке документа)</w:t>
              </w:r>
            </w:ins>
          </w:p>
        </w:tc>
        <w:tc>
          <w:tcPr>
            <w:tcW w:w="1109" w:type="pct"/>
          </w:tcPr>
          <w:p w14:paraId="3B587D22" w14:textId="6FC14CC7" w:rsidR="00E54CE1" w:rsidRPr="000D53DF" w:rsidRDefault="000D53DF" w:rsidP="00E54CE1">
            <w:pPr>
              <w:pStyle w:val="GOSTTablenorm"/>
              <w:rPr>
                <w:ins w:id="12667" w:author="EXP-320190" w:date="2026-03-16T11:20:00Z"/>
                <w:szCs w:val="22"/>
                <w:lang w:val="en-US"/>
              </w:rPr>
            </w:pPr>
            <w:ins w:id="12668" w:author="Куклина Ю.В." w:date="2024-04-01T11:41:00Z">
              <w:r w:rsidRPr="009B776E">
                <w:rPr>
                  <w:b/>
                  <w:szCs w:val="22"/>
                  <w:lang w:val="en-US"/>
                </w:rPr>
                <w:t>R_728_G_S3</w:t>
              </w:r>
            </w:ins>
            <w:ins w:id="12669" w:author="Куклина Ю.В." w:date="2024-10-25T18:53:00Z">
              <w:r w:rsidRPr="00046DB5">
                <w:rPr>
                  <w:b/>
                  <w:szCs w:val="22"/>
                  <w:lang w:val="en-US"/>
                </w:rPr>
                <w:t>_2</w:t>
              </w:r>
            </w:ins>
            <w:ins w:id="12670" w:author="Куклина Ю.В." w:date="2024-04-01T11:41:00Z">
              <w:r w:rsidRPr="009B776E">
                <w:rPr>
                  <w:b/>
                  <w:lang w:val="en-US"/>
                </w:rPr>
                <w:t>:</w:t>
              </w:r>
              <w:r w:rsidRPr="00046DB5">
                <w:rPr>
                  <w:szCs w:val="22"/>
                  <w:lang w:val="en-US"/>
                </w:rPr>
                <w:t>G_S3_2_D_C17</w:t>
              </w:r>
            </w:ins>
          </w:p>
          <w:p w14:paraId="16F64622" w14:textId="7A66EAA3" w:rsidR="001A23AA" w:rsidRPr="000D53DF" w:rsidRDefault="001A23AA" w:rsidP="00E54CE1">
            <w:pPr>
              <w:pStyle w:val="GOSTTablenorm"/>
              <w:rPr>
                <w:lang w:val="en-US"/>
              </w:rPr>
            </w:pPr>
            <w:ins w:id="12671" w:author="EXP-320190" w:date="2026-03-16T11:20:00Z">
              <w:r w:rsidRPr="000D53DF">
                <w:rPr>
                  <w:b/>
                  <w:highlight w:val="yellow"/>
                  <w:lang w:val="en-US"/>
                </w:rPr>
                <w:t>R_728_G_S4_2:</w:t>
              </w:r>
              <w:r w:rsidRPr="000D53DF">
                <w:rPr>
                  <w:highlight w:val="yellow"/>
                  <w:lang w:val="en-US"/>
                </w:rPr>
                <w:t>G_S4_2_D_C25</w:t>
              </w:r>
            </w:ins>
          </w:p>
        </w:tc>
        <w:tc>
          <w:tcPr>
            <w:tcW w:w="1371" w:type="pct"/>
          </w:tcPr>
          <w:p w14:paraId="6DD801E1" w14:textId="02B4C8D0" w:rsidR="000D53DF" w:rsidRPr="000D53DF" w:rsidRDefault="000D53DF" w:rsidP="000D53DF">
            <w:pPr>
              <w:pStyle w:val="GOSTTablenorm"/>
              <w:rPr>
                <w:ins w:id="12672" w:author="EXP-320190" w:date="2026-03-16T13:33:00Z"/>
                <w:highlight w:val="yellow"/>
              </w:rPr>
            </w:pPr>
            <w:ins w:id="12673" w:author="EXP-320190" w:date="2026-03-16T13:33:00Z">
              <w:r w:rsidRPr="00AE4676">
                <w:rPr>
                  <w:highlight w:val="yellow"/>
                </w:rPr>
                <w:t xml:space="preserve">При </w:t>
              </w:r>
              <w:r w:rsidRPr="000D53DF">
                <w:rPr>
                  <w:highlight w:val="yellow"/>
                </w:rPr>
                <w:t xml:space="preserve">обработке раздела 3 заполняется из тега </w:t>
              </w:r>
            </w:ins>
            <w:ins w:id="12674" w:author="EXP-320190" w:date="2026-03-16T13:35:00Z">
              <w:r w:rsidRPr="000D53DF">
                <w:rPr>
                  <w:b/>
                  <w:szCs w:val="22"/>
                  <w:highlight w:val="yellow"/>
                  <w:lang w:val="en-US"/>
                </w:rPr>
                <w:t>R</w:t>
              </w:r>
              <w:r w:rsidRPr="000D53DF">
                <w:rPr>
                  <w:b/>
                  <w:szCs w:val="22"/>
                  <w:highlight w:val="yellow"/>
                </w:rPr>
                <w:t>_728_</w:t>
              </w:r>
              <w:r w:rsidRPr="000D53DF">
                <w:rPr>
                  <w:b/>
                  <w:szCs w:val="22"/>
                  <w:highlight w:val="yellow"/>
                  <w:lang w:val="en-US"/>
                </w:rPr>
                <w:t>G</w:t>
              </w:r>
              <w:r w:rsidRPr="000D53DF">
                <w:rPr>
                  <w:b/>
                  <w:szCs w:val="22"/>
                  <w:highlight w:val="yellow"/>
                </w:rPr>
                <w:t>_</w:t>
              </w:r>
              <w:r w:rsidRPr="000D53DF">
                <w:rPr>
                  <w:b/>
                  <w:szCs w:val="22"/>
                  <w:highlight w:val="yellow"/>
                  <w:lang w:val="en-US"/>
                </w:rPr>
                <w:t>S</w:t>
              </w:r>
              <w:r w:rsidRPr="000D53DF">
                <w:rPr>
                  <w:b/>
                  <w:szCs w:val="22"/>
                  <w:highlight w:val="yellow"/>
                </w:rPr>
                <w:t>3_2</w:t>
              </w:r>
              <w:r w:rsidRPr="000D53DF">
                <w:rPr>
                  <w:b/>
                  <w:highlight w:val="yellow"/>
                </w:rPr>
                <w:t>:</w:t>
              </w:r>
              <w:r w:rsidRPr="000D53DF">
                <w:rPr>
                  <w:szCs w:val="22"/>
                  <w:highlight w:val="yellow"/>
                </w:rPr>
                <w:t>G_S3_2_D_C17</w:t>
              </w:r>
            </w:ins>
            <w:ins w:id="12675" w:author="EXP-320190" w:date="2026-03-16T13:33:00Z">
              <w:r w:rsidRPr="000D53DF">
                <w:rPr>
                  <w:highlight w:val="yellow"/>
                </w:rPr>
                <w:t>.</w:t>
              </w:r>
            </w:ins>
          </w:p>
          <w:p w14:paraId="12CCFEB1" w14:textId="77777777" w:rsidR="000D53DF" w:rsidRPr="004410E1" w:rsidRDefault="000D53DF" w:rsidP="000D53DF">
            <w:pPr>
              <w:pStyle w:val="GOSTTablenorm"/>
              <w:rPr>
                <w:ins w:id="12676" w:author="EXP-320190" w:date="2026-03-16T13:33:00Z"/>
              </w:rPr>
            </w:pPr>
            <w:ins w:id="12677" w:author="EXP-320190" w:date="2026-03-16T13:33:00Z">
              <w:r w:rsidRPr="000D53DF">
                <w:rPr>
                  <w:highlight w:val="yellow"/>
                </w:rPr>
                <w:t xml:space="preserve">При обработке раздела </w:t>
              </w:r>
              <w:r w:rsidRPr="00AE4676">
                <w:rPr>
                  <w:highlight w:val="yellow"/>
                </w:rPr>
                <w:t xml:space="preserve">4 заполняется из тега </w:t>
              </w:r>
              <w:r w:rsidRPr="000D53DF">
                <w:rPr>
                  <w:b/>
                  <w:highlight w:val="yellow"/>
                </w:rPr>
                <w:t>R_728_G_S4_2:</w:t>
              </w:r>
              <w:r w:rsidRPr="001A23AA">
                <w:rPr>
                  <w:highlight w:val="yellow"/>
                </w:rPr>
                <w:t>G_S4_2_D_C24</w:t>
              </w:r>
              <w:r w:rsidRPr="00AE4676">
                <w:rPr>
                  <w:highlight w:val="yellow"/>
                </w:rPr>
                <w:t>.</w:t>
              </w:r>
            </w:ins>
          </w:p>
          <w:p w14:paraId="5D5379C8" w14:textId="77777777" w:rsidR="000D53DF" w:rsidRDefault="000D53DF" w:rsidP="000D53DF">
            <w:pPr>
              <w:pStyle w:val="GOSTTablenorm"/>
              <w:rPr>
                <w:ins w:id="12678" w:author="EXP-320190" w:date="2026-03-16T13:33:00Z"/>
                <w:szCs w:val="22"/>
              </w:rPr>
            </w:pPr>
          </w:p>
          <w:p w14:paraId="00ED43B9" w14:textId="1CA192B5" w:rsidR="00E54CE1" w:rsidRPr="00C040DF" w:rsidRDefault="00E54CE1" w:rsidP="00E54CE1">
            <w:pPr>
              <w:pStyle w:val="GOSTTablenorm"/>
            </w:pPr>
            <w:ins w:id="12679" w:author="Куклина Ю.В." w:date="2024-04-01T16:26:00Z">
              <w:r w:rsidRPr="00051375">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tc>
      </w:tr>
      <w:tr w:rsidR="00E54CE1" w:rsidRPr="00540531" w14:paraId="28562233" w14:textId="77777777" w:rsidTr="002A2161">
        <w:tc>
          <w:tcPr>
            <w:tcW w:w="1109" w:type="pct"/>
          </w:tcPr>
          <w:p w14:paraId="237BCC79" w14:textId="7A196E4F" w:rsidR="00E54CE1" w:rsidRPr="00C040DF" w:rsidRDefault="00E54CE1" w:rsidP="00E54CE1">
            <w:pPr>
              <w:pStyle w:val="GOSTTablenorm"/>
            </w:pPr>
            <w:ins w:id="12680" w:author="Куклина Ю.В." w:date="2024-04-01T16:26:00Z">
              <w:r>
                <w:rPr>
                  <w:color w:val="FF0000"/>
                  <w:szCs w:val="22"/>
                </w:rPr>
                <w:t>Сумма_последующие_годы_вал</w:t>
              </w:r>
            </w:ins>
          </w:p>
        </w:tc>
        <w:tc>
          <w:tcPr>
            <w:tcW w:w="302" w:type="pct"/>
          </w:tcPr>
          <w:p w14:paraId="5F5FFADF" w14:textId="5FEF7292" w:rsidR="00E54CE1" w:rsidRPr="00C040DF" w:rsidRDefault="00E54CE1" w:rsidP="00E54CE1">
            <w:pPr>
              <w:pStyle w:val="GOSTTablenorm"/>
            </w:pPr>
            <w:ins w:id="12681" w:author="Куклина Ю.В." w:date="2024-04-01T16:27:00Z">
              <w:r w:rsidRPr="00C7045C">
                <w:t>да</w:t>
              </w:r>
            </w:ins>
          </w:p>
        </w:tc>
        <w:tc>
          <w:tcPr>
            <w:tcW w:w="1109" w:type="pct"/>
          </w:tcPr>
          <w:p w14:paraId="002830B5" w14:textId="5899B213" w:rsidR="00E54CE1" w:rsidRPr="00C040DF" w:rsidRDefault="00E54CE1" w:rsidP="00E54CE1">
            <w:pPr>
              <w:pStyle w:val="GOSTTablenorm"/>
            </w:pPr>
            <w:ins w:id="12682" w:author="Куклина Ю.В." w:date="2024-04-01T16:26:00Z">
              <w:r w:rsidRPr="00051375">
                <w:t>Сумма БО на последующие годы в валюте</w:t>
              </w:r>
              <w:r>
                <w:t xml:space="preserve"> обязательства </w:t>
              </w:r>
              <w:r>
                <w:rPr>
                  <w:szCs w:val="22"/>
                </w:rPr>
                <w:t>(по строке документа)</w:t>
              </w:r>
            </w:ins>
          </w:p>
        </w:tc>
        <w:tc>
          <w:tcPr>
            <w:tcW w:w="1109" w:type="pct"/>
          </w:tcPr>
          <w:p w14:paraId="2E6DFA00" w14:textId="3E5CDE81" w:rsidR="00E54CE1" w:rsidRPr="00046DB5" w:rsidRDefault="00502213" w:rsidP="00E54CE1">
            <w:pPr>
              <w:pStyle w:val="GOSTTablenorm"/>
              <w:rPr>
                <w:ins w:id="12683" w:author="EXP-320190" w:date="2026-03-16T11:20:00Z"/>
                <w:szCs w:val="22"/>
                <w:lang w:val="en-US"/>
              </w:rPr>
            </w:pPr>
            <w:ins w:id="12684" w:author="Куклина Ю.В." w:date="2024-04-01T11:41:00Z">
              <w:r w:rsidRPr="009B776E">
                <w:rPr>
                  <w:b/>
                  <w:szCs w:val="22"/>
                  <w:lang w:val="en-US"/>
                </w:rPr>
                <w:t>R_728_G_S3</w:t>
              </w:r>
            </w:ins>
            <w:ins w:id="12685" w:author="Куклина Ю.В." w:date="2024-10-25T18:53:00Z">
              <w:r w:rsidRPr="00046DB5">
                <w:rPr>
                  <w:b/>
                  <w:szCs w:val="22"/>
                  <w:lang w:val="en-US"/>
                </w:rPr>
                <w:t>_2</w:t>
              </w:r>
            </w:ins>
            <w:ins w:id="12686" w:author="Куклина Ю.В." w:date="2024-04-01T11:41:00Z">
              <w:r w:rsidRPr="009B776E">
                <w:rPr>
                  <w:b/>
                  <w:lang w:val="en-US"/>
                </w:rPr>
                <w:t>:</w:t>
              </w:r>
              <w:r w:rsidRPr="00046DB5">
                <w:rPr>
                  <w:szCs w:val="22"/>
                  <w:lang w:val="en-US"/>
                </w:rPr>
                <w:t>G_S3_2_D_C18</w:t>
              </w:r>
            </w:ins>
          </w:p>
          <w:p w14:paraId="20E12E40" w14:textId="09AC295A" w:rsidR="001A23AA" w:rsidRPr="00046DB5" w:rsidRDefault="001A23AA" w:rsidP="00E54CE1">
            <w:pPr>
              <w:pStyle w:val="GOSTTablenorm"/>
              <w:rPr>
                <w:lang w:val="en-US"/>
              </w:rPr>
            </w:pPr>
            <w:ins w:id="12687" w:author="EXP-320190" w:date="2026-03-16T11:20:00Z">
              <w:r w:rsidRPr="00046DB5">
                <w:rPr>
                  <w:b/>
                  <w:highlight w:val="yellow"/>
                  <w:lang w:val="en-US"/>
                </w:rPr>
                <w:t>R_728_G_S4_2:</w:t>
              </w:r>
              <w:r w:rsidRPr="00046DB5">
                <w:rPr>
                  <w:highlight w:val="yellow"/>
                  <w:lang w:val="en-US"/>
                </w:rPr>
                <w:t>G_S4_2_D_C26</w:t>
              </w:r>
            </w:ins>
          </w:p>
        </w:tc>
        <w:tc>
          <w:tcPr>
            <w:tcW w:w="1371" w:type="pct"/>
          </w:tcPr>
          <w:p w14:paraId="10DC7741" w14:textId="54813A0D" w:rsidR="000D53DF" w:rsidRPr="00502213" w:rsidRDefault="000D53DF" w:rsidP="000D53DF">
            <w:pPr>
              <w:pStyle w:val="GOSTTablenorm"/>
              <w:rPr>
                <w:ins w:id="12688" w:author="EXP-320190" w:date="2026-03-16T13:33:00Z"/>
                <w:highlight w:val="yellow"/>
              </w:rPr>
            </w:pPr>
            <w:ins w:id="12689" w:author="EXP-320190" w:date="2026-03-16T13:33:00Z">
              <w:r w:rsidRPr="00502213">
                <w:rPr>
                  <w:highlight w:val="yellow"/>
                </w:rPr>
                <w:t xml:space="preserve">При обработке раздела 3 заполняется из тега </w:t>
              </w:r>
            </w:ins>
            <w:ins w:id="12690" w:author="EXP-320190" w:date="2026-03-16T13:44:00Z">
              <w:r w:rsidR="00502213" w:rsidRPr="00502213">
                <w:rPr>
                  <w:b/>
                  <w:szCs w:val="22"/>
                  <w:highlight w:val="yellow"/>
                  <w:lang w:val="en-US"/>
                </w:rPr>
                <w:t>R</w:t>
              </w:r>
              <w:r w:rsidR="00502213" w:rsidRPr="00502213">
                <w:rPr>
                  <w:b/>
                  <w:szCs w:val="22"/>
                  <w:highlight w:val="yellow"/>
                </w:rPr>
                <w:t>_728_</w:t>
              </w:r>
              <w:r w:rsidR="00502213" w:rsidRPr="00502213">
                <w:rPr>
                  <w:b/>
                  <w:szCs w:val="22"/>
                  <w:highlight w:val="yellow"/>
                  <w:lang w:val="en-US"/>
                </w:rPr>
                <w:t>G</w:t>
              </w:r>
              <w:r w:rsidR="00502213" w:rsidRPr="00502213">
                <w:rPr>
                  <w:b/>
                  <w:szCs w:val="22"/>
                  <w:highlight w:val="yellow"/>
                </w:rPr>
                <w:t>_</w:t>
              </w:r>
              <w:r w:rsidR="00502213" w:rsidRPr="00502213">
                <w:rPr>
                  <w:b/>
                  <w:szCs w:val="22"/>
                  <w:highlight w:val="yellow"/>
                  <w:lang w:val="en-US"/>
                </w:rPr>
                <w:t>S</w:t>
              </w:r>
              <w:r w:rsidR="00502213" w:rsidRPr="00502213">
                <w:rPr>
                  <w:b/>
                  <w:szCs w:val="22"/>
                  <w:highlight w:val="yellow"/>
                </w:rPr>
                <w:t>3_2</w:t>
              </w:r>
              <w:r w:rsidR="00502213" w:rsidRPr="00502213">
                <w:rPr>
                  <w:b/>
                  <w:highlight w:val="yellow"/>
                </w:rPr>
                <w:t>:</w:t>
              </w:r>
              <w:r w:rsidR="00502213" w:rsidRPr="00502213">
                <w:rPr>
                  <w:szCs w:val="22"/>
                  <w:highlight w:val="yellow"/>
                </w:rPr>
                <w:t>G_S3_2_D_C18</w:t>
              </w:r>
            </w:ins>
            <w:ins w:id="12691" w:author="EXP-320190" w:date="2026-03-16T13:33:00Z">
              <w:r w:rsidRPr="00502213">
                <w:rPr>
                  <w:highlight w:val="yellow"/>
                </w:rPr>
                <w:t>.</w:t>
              </w:r>
            </w:ins>
          </w:p>
          <w:p w14:paraId="74D7B3E1" w14:textId="5B5E73F6" w:rsidR="000D53DF" w:rsidRPr="004410E1" w:rsidRDefault="000D53DF" w:rsidP="000D53DF">
            <w:pPr>
              <w:pStyle w:val="GOSTTablenorm"/>
              <w:rPr>
                <w:ins w:id="12692" w:author="EXP-320190" w:date="2026-03-16T13:33:00Z"/>
              </w:rPr>
            </w:pPr>
            <w:ins w:id="12693" w:author="EXP-320190" w:date="2026-03-16T13:33:00Z">
              <w:r w:rsidRPr="00502213">
                <w:rPr>
                  <w:highlight w:val="yellow"/>
                </w:rPr>
                <w:t xml:space="preserve">При обработке раздела 4 заполняется из тега </w:t>
              </w:r>
            </w:ins>
            <w:ins w:id="12694" w:author="EXP-320190" w:date="2026-03-16T13:43:00Z">
              <w:r w:rsidR="00502213" w:rsidRPr="00502213">
                <w:rPr>
                  <w:b/>
                  <w:highlight w:val="yellow"/>
                </w:rPr>
                <w:t>R_728_G_S4_2:</w:t>
              </w:r>
              <w:r w:rsidR="00502213" w:rsidRPr="00502213">
                <w:rPr>
                  <w:highlight w:val="yellow"/>
                </w:rPr>
                <w:t>G_S4_2_D_C26</w:t>
              </w:r>
            </w:ins>
            <w:ins w:id="12695" w:author="EXP-320190" w:date="2026-03-16T13:33:00Z">
              <w:r w:rsidRPr="00502213">
                <w:rPr>
                  <w:highlight w:val="yellow"/>
                </w:rPr>
                <w:t>.</w:t>
              </w:r>
            </w:ins>
          </w:p>
          <w:p w14:paraId="121CB295" w14:textId="77777777" w:rsidR="000D53DF" w:rsidRDefault="000D53DF" w:rsidP="000D53DF">
            <w:pPr>
              <w:pStyle w:val="GOSTTablenorm"/>
              <w:rPr>
                <w:ins w:id="12696" w:author="EXP-320190" w:date="2026-03-16T13:33:00Z"/>
                <w:szCs w:val="22"/>
              </w:rPr>
            </w:pPr>
          </w:p>
          <w:p w14:paraId="79B82451" w14:textId="186759DA" w:rsidR="00E54CE1" w:rsidRPr="00C040DF" w:rsidRDefault="00E54CE1" w:rsidP="00E54CE1">
            <w:pPr>
              <w:pStyle w:val="GOSTTablenorm"/>
            </w:pPr>
            <w:ins w:id="12697" w:author="Куклина Ю.В." w:date="2024-04-01T16:26:00Z">
              <w:r w:rsidRPr="00051375">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tc>
      </w:tr>
      <w:tr w:rsidR="00E54CE1" w:rsidRPr="00540531" w14:paraId="27FD28B4" w14:textId="77777777" w:rsidTr="002A2161">
        <w:tc>
          <w:tcPr>
            <w:tcW w:w="1109" w:type="pct"/>
          </w:tcPr>
          <w:p w14:paraId="6EAFE905" w14:textId="7294EF9C" w:rsidR="00E54CE1" w:rsidRPr="00C040DF" w:rsidRDefault="00E54CE1" w:rsidP="00E54CE1">
            <w:pPr>
              <w:pStyle w:val="GOSTTablenorm"/>
            </w:pPr>
            <w:ins w:id="12698" w:author="Куклина Ю.В." w:date="2024-04-01T16:26:00Z">
              <w:r>
                <w:rPr>
                  <w:color w:val="FF0000"/>
                  <w:szCs w:val="22"/>
                </w:rPr>
                <w:t>Сумма_последующие_годы_руб</w:t>
              </w:r>
            </w:ins>
          </w:p>
        </w:tc>
        <w:tc>
          <w:tcPr>
            <w:tcW w:w="302" w:type="pct"/>
          </w:tcPr>
          <w:p w14:paraId="6D8B694A" w14:textId="46E5F9A9" w:rsidR="00E54CE1" w:rsidRPr="00C040DF" w:rsidRDefault="00E54CE1" w:rsidP="00E54CE1">
            <w:pPr>
              <w:pStyle w:val="GOSTTablenorm"/>
            </w:pPr>
            <w:ins w:id="12699" w:author="Куклина Ю.В." w:date="2024-04-01T16:27:00Z">
              <w:r w:rsidRPr="00C7045C">
                <w:t>да</w:t>
              </w:r>
            </w:ins>
          </w:p>
        </w:tc>
        <w:tc>
          <w:tcPr>
            <w:tcW w:w="1109" w:type="pct"/>
          </w:tcPr>
          <w:p w14:paraId="18531B1F" w14:textId="18BA7920" w:rsidR="00E54CE1" w:rsidRPr="00C040DF" w:rsidRDefault="00E54CE1" w:rsidP="00E54CE1">
            <w:pPr>
              <w:pStyle w:val="GOSTTablenorm"/>
            </w:pPr>
            <w:ins w:id="12700" w:author="Куклина Ю.В." w:date="2024-04-01T16:26:00Z">
              <w:r w:rsidRPr="00051375">
                <w:t xml:space="preserve">Сумма БО на последующие годы </w:t>
              </w:r>
              <w:r w:rsidRPr="00E576D5">
                <w:t xml:space="preserve">в валюте учета (руб) </w:t>
              </w:r>
              <w:r w:rsidRPr="001A561F">
                <w:t>(по строке документа)</w:t>
              </w:r>
            </w:ins>
          </w:p>
        </w:tc>
        <w:tc>
          <w:tcPr>
            <w:tcW w:w="1109" w:type="pct"/>
          </w:tcPr>
          <w:p w14:paraId="0103F711" w14:textId="75E1D51A" w:rsidR="00E54CE1" w:rsidRPr="00046DB5" w:rsidRDefault="00502213" w:rsidP="00E54CE1">
            <w:pPr>
              <w:pStyle w:val="GOSTTablenorm"/>
              <w:rPr>
                <w:ins w:id="12701" w:author="EXP-320190" w:date="2026-03-16T11:20:00Z"/>
                <w:szCs w:val="22"/>
                <w:lang w:val="en-US"/>
              </w:rPr>
            </w:pPr>
            <w:ins w:id="12702" w:author="Куклина Ю.В." w:date="2024-04-01T11:41:00Z">
              <w:r w:rsidRPr="009B776E">
                <w:rPr>
                  <w:b/>
                  <w:szCs w:val="22"/>
                  <w:lang w:val="en-US"/>
                </w:rPr>
                <w:t>R_728_G_S3</w:t>
              </w:r>
            </w:ins>
            <w:ins w:id="12703" w:author="Куклина Ю.В." w:date="2024-10-25T18:53:00Z">
              <w:r w:rsidRPr="00046DB5">
                <w:rPr>
                  <w:b/>
                  <w:szCs w:val="22"/>
                  <w:lang w:val="en-US"/>
                </w:rPr>
                <w:t>_2</w:t>
              </w:r>
            </w:ins>
            <w:ins w:id="12704" w:author="Куклина Ю.В." w:date="2024-04-01T11:41:00Z">
              <w:r w:rsidRPr="009B776E">
                <w:rPr>
                  <w:b/>
                  <w:lang w:val="en-US"/>
                </w:rPr>
                <w:t>:</w:t>
              </w:r>
              <w:r w:rsidRPr="00046DB5">
                <w:rPr>
                  <w:szCs w:val="22"/>
                  <w:lang w:val="en-US"/>
                </w:rPr>
                <w:t>G_S3_2_D_C19</w:t>
              </w:r>
            </w:ins>
          </w:p>
          <w:p w14:paraId="474422A4" w14:textId="3676F26C" w:rsidR="001A23AA" w:rsidRPr="00046DB5" w:rsidRDefault="001A23AA" w:rsidP="00E54CE1">
            <w:pPr>
              <w:pStyle w:val="GOSTTablenorm"/>
              <w:rPr>
                <w:lang w:val="en-US"/>
              </w:rPr>
            </w:pPr>
            <w:ins w:id="12705" w:author="EXP-320190" w:date="2026-03-16T11:20:00Z">
              <w:r w:rsidRPr="00046DB5">
                <w:rPr>
                  <w:b/>
                  <w:highlight w:val="yellow"/>
                  <w:lang w:val="en-US"/>
                </w:rPr>
                <w:t>R_728_G_S4_2:</w:t>
              </w:r>
              <w:r w:rsidRPr="00046DB5">
                <w:rPr>
                  <w:highlight w:val="yellow"/>
                  <w:lang w:val="en-US"/>
                </w:rPr>
                <w:t>G_S4_2_D_C27</w:t>
              </w:r>
            </w:ins>
          </w:p>
        </w:tc>
        <w:tc>
          <w:tcPr>
            <w:tcW w:w="1371" w:type="pct"/>
          </w:tcPr>
          <w:p w14:paraId="652F7805" w14:textId="5C793ACE" w:rsidR="00502213" w:rsidRPr="00502213" w:rsidRDefault="00502213" w:rsidP="00502213">
            <w:pPr>
              <w:pStyle w:val="GOSTTablenorm"/>
              <w:rPr>
                <w:ins w:id="12706" w:author="EXP-320190" w:date="2026-03-16T13:43:00Z"/>
                <w:highlight w:val="yellow"/>
              </w:rPr>
            </w:pPr>
            <w:ins w:id="12707" w:author="EXP-320190" w:date="2026-03-16T13:43:00Z">
              <w:r w:rsidRPr="00502213">
                <w:rPr>
                  <w:highlight w:val="yellow"/>
                </w:rPr>
                <w:t xml:space="preserve">При обработке раздела 3 заполняется из тега </w:t>
              </w:r>
            </w:ins>
            <w:ins w:id="12708" w:author="EXP-320190" w:date="2026-03-16T13:45:00Z">
              <w:r w:rsidRPr="00502213">
                <w:rPr>
                  <w:b/>
                  <w:szCs w:val="22"/>
                  <w:highlight w:val="yellow"/>
                  <w:lang w:val="en-US"/>
                </w:rPr>
                <w:t>R</w:t>
              </w:r>
              <w:r w:rsidRPr="00502213">
                <w:rPr>
                  <w:b/>
                  <w:szCs w:val="22"/>
                  <w:highlight w:val="yellow"/>
                </w:rPr>
                <w:t>_728_</w:t>
              </w:r>
              <w:r w:rsidRPr="00502213">
                <w:rPr>
                  <w:b/>
                  <w:szCs w:val="22"/>
                  <w:highlight w:val="yellow"/>
                  <w:lang w:val="en-US"/>
                </w:rPr>
                <w:t>G</w:t>
              </w:r>
              <w:r w:rsidRPr="00502213">
                <w:rPr>
                  <w:b/>
                  <w:szCs w:val="22"/>
                  <w:highlight w:val="yellow"/>
                </w:rPr>
                <w:t>_</w:t>
              </w:r>
              <w:r w:rsidRPr="00502213">
                <w:rPr>
                  <w:b/>
                  <w:szCs w:val="22"/>
                  <w:highlight w:val="yellow"/>
                  <w:lang w:val="en-US"/>
                </w:rPr>
                <w:t>S</w:t>
              </w:r>
              <w:r w:rsidRPr="00502213">
                <w:rPr>
                  <w:b/>
                  <w:szCs w:val="22"/>
                  <w:highlight w:val="yellow"/>
                </w:rPr>
                <w:t>3_2</w:t>
              </w:r>
              <w:r w:rsidRPr="00502213">
                <w:rPr>
                  <w:b/>
                  <w:highlight w:val="yellow"/>
                </w:rPr>
                <w:t>:</w:t>
              </w:r>
              <w:r w:rsidRPr="00502213">
                <w:rPr>
                  <w:szCs w:val="22"/>
                  <w:highlight w:val="yellow"/>
                </w:rPr>
                <w:t>G_S3_2_D_C19</w:t>
              </w:r>
            </w:ins>
            <w:ins w:id="12709" w:author="EXP-320190" w:date="2026-03-16T13:43:00Z">
              <w:r w:rsidRPr="00502213">
                <w:rPr>
                  <w:highlight w:val="yellow"/>
                </w:rPr>
                <w:t>.</w:t>
              </w:r>
            </w:ins>
          </w:p>
          <w:p w14:paraId="691C4EE0" w14:textId="0553C3AC" w:rsidR="00502213" w:rsidRPr="004410E1" w:rsidRDefault="00502213" w:rsidP="00502213">
            <w:pPr>
              <w:pStyle w:val="GOSTTablenorm"/>
              <w:rPr>
                <w:ins w:id="12710" w:author="EXP-320190" w:date="2026-03-16T13:43:00Z"/>
              </w:rPr>
            </w:pPr>
            <w:ins w:id="12711" w:author="EXP-320190" w:date="2026-03-16T13:43:00Z">
              <w:r w:rsidRPr="00502213">
                <w:rPr>
                  <w:highlight w:val="yellow"/>
                </w:rPr>
                <w:t xml:space="preserve">При обработке раздела 4 заполняется из тега </w:t>
              </w:r>
            </w:ins>
            <w:ins w:id="12712" w:author="EXP-320190" w:date="2026-03-16T13:45:00Z">
              <w:r w:rsidRPr="00502213">
                <w:rPr>
                  <w:b/>
                  <w:highlight w:val="yellow"/>
                </w:rPr>
                <w:t>R_728_G_S4_2:</w:t>
              </w:r>
              <w:r w:rsidRPr="00502213">
                <w:rPr>
                  <w:highlight w:val="yellow"/>
                </w:rPr>
                <w:t>G_S4_2_D_C27</w:t>
              </w:r>
            </w:ins>
            <w:ins w:id="12713" w:author="EXP-320190" w:date="2026-03-16T13:43:00Z">
              <w:r w:rsidRPr="00502213">
                <w:rPr>
                  <w:highlight w:val="yellow"/>
                </w:rPr>
                <w:t>.</w:t>
              </w:r>
            </w:ins>
          </w:p>
          <w:p w14:paraId="7E0AD943" w14:textId="77777777" w:rsidR="00502213" w:rsidRDefault="00502213" w:rsidP="00502213">
            <w:pPr>
              <w:pStyle w:val="GOSTTablenorm"/>
              <w:rPr>
                <w:ins w:id="12714" w:author="EXP-320190" w:date="2026-03-16T13:43:00Z"/>
                <w:szCs w:val="22"/>
              </w:rPr>
            </w:pPr>
          </w:p>
          <w:p w14:paraId="1BF1D821" w14:textId="14F0CDD4" w:rsidR="00E54CE1" w:rsidRPr="00C040DF" w:rsidRDefault="00E54CE1" w:rsidP="00E54CE1">
            <w:pPr>
              <w:pStyle w:val="GOSTTablenorm"/>
            </w:pPr>
            <w:ins w:id="12715" w:author="Куклина Ю.В." w:date="2024-04-01T16:26:00Z">
              <w:r w:rsidRPr="00051375">
                <w:rPr>
                  <w:szCs w:val="22"/>
                </w:rPr>
                <w:t>Сумма передается в единицах валюты с точностью 2 знака после запятой - необходимо конвертировать в минимальные еди</w:t>
              </w:r>
              <w:r w:rsidRPr="00051375">
                <w:rPr>
                  <w:szCs w:val="22"/>
                </w:rPr>
                <w:lastRenderedPageBreak/>
                <w:t>ницы валюты (для данного типа документов умножить на 100)</w:t>
              </w:r>
            </w:ins>
          </w:p>
        </w:tc>
      </w:tr>
      <w:tr w:rsidR="00E54CE1" w:rsidRPr="00540531" w14:paraId="3F7CDA99" w14:textId="77777777" w:rsidTr="002A2161">
        <w:tc>
          <w:tcPr>
            <w:tcW w:w="1109" w:type="pct"/>
          </w:tcPr>
          <w:p w14:paraId="4C430ABF" w14:textId="5C799AD6" w:rsidR="00E54CE1" w:rsidRPr="00C040DF" w:rsidRDefault="00E54CE1" w:rsidP="00E54CE1">
            <w:pPr>
              <w:pStyle w:val="GOSTTablenorm"/>
            </w:pPr>
            <w:ins w:id="12716" w:author="Куклина Ю.В." w:date="2024-04-01T16:28:00Z">
              <w:r w:rsidRPr="00051375">
                <w:rPr>
                  <w:szCs w:val="22"/>
                </w:rPr>
                <w:lastRenderedPageBreak/>
                <w:t>Перечислено_сумм_аванса_вал</w:t>
              </w:r>
            </w:ins>
          </w:p>
        </w:tc>
        <w:tc>
          <w:tcPr>
            <w:tcW w:w="302" w:type="pct"/>
          </w:tcPr>
          <w:p w14:paraId="43000C8A" w14:textId="46F805B8" w:rsidR="00E54CE1" w:rsidRPr="00C040DF" w:rsidRDefault="00E54CE1" w:rsidP="00E54CE1">
            <w:pPr>
              <w:pStyle w:val="GOSTTablenorm"/>
            </w:pPr>
            <w:ins w:id="12717" w:author="Куклина Ю.В." w:date="2024-04-09T14:24:00Z">
              <w:r w:rsidRPr="00E15F03">
                <w:t>да</w:t>
              </w:r>
            </w:ins>
          </w:p>
        </w:tc>
        <w:tc>
          <w:tcPr>
            <w:tcW w:w="1109" w:type="pct"/>
          </w:tcPr>
          <w:p w14:paraId="73EDEB16" w14:textId="56C65DF6" w:rsidR="00E54CE1" w:rsidRPr="00C040DF" w:rsidRDefault="00E54CE1" w:rsidP="00E54CE1">
            <w:pPr>
              <w:pStyle w:val="GOSTTablenorm"/>
            </w:pPr>
            <w:ins w:id="12718" w:author="Куклина Ю.В." w:date="2024-04-01T16:28:00Z">
              <w:r w:rsidRPr="00051375">
                <w:t xml:space="preserve">Подтверждено сумм перечисленных платежей в валюте </w:t>
              </w:r>
              <w:r>
                <w:t xml:space="preserve">обязательства </w:t>
              </w:r>
              <w:r>
                <w:rPr>
                  <w:szCs w:val="22"/>
                </w:rPr>
                <w:t>(по строке документа)</w:t>
              </w:r>
            </w:ins>
          </w:p>
        </w:tc>
        <w:tc>
          <w:tcPr>
            <w:tcW w:w="1109" w:type="pct"/>
          </w:tcPr>
          <w:p w14:paraId="0960ACD9" w14:textId="2ACE0803" w:rsidR="00E54CE1" w:rsidRPr="00A368BA" w:rsidRDefault="00E54CE1" w:rsidP="00E54CE1">
            <w:pPr>
              <w:pStyle w:val="GOSTTablenorm"/>
            </w:pPr>
            <w:ins w:id="12719" w:author="Куклина Ю.В." w:date="2024-04-01T12:47:00Z">
              <w:r w:rsidRPr="00151DDE">
                <w:rPr>
                  <w:b/>
                  <w:szCs w:val="22"/>
                  <w:lang w:val="en-US"/>
                </w:rPr>
                <w:t>R_728_G_S4:</w:t>
              </w:r>
            </w:ins>
            <w:ins w:id="12720" w:author="Куклина Ю.В." w:date="2024-04-01T16:28:00Z">
              <w:r w:rsidRPr="00051375">
                <w:rPr>
                  <w:szCs w:val="22"/>
                </w:rPr>
                <w:t>G_S4_2_D_C14</w:t>
              </w:r>
            </w:ins>
          </w:p>
        </w:tc>
        <w:tc>
          <w:tcPr>
            <w:tcW w:w="1371" w:type="pct"/>
          </w:tcPr>
          <w:p w14:paraId="079939CA" w14:textId="77777777" w:rsidR="006A5C06" w:rsidRDefault="006A5C06" w:rsidP="006A5C06">
            <w:pPr>
              <w:pStyle w:val="GOSTTablenorm"/>
              <w:rPr>
                <w:ins w:id="12721" w:author="Сатлер Марина Викторовна" w:date="2024-11-08T11:52:00Z"/>
              </w:rPr>
            </w:pPr>
            <w:ins w:id="12722" w:author="Сатлер Марина Викторовна" w:date="2024-11-08T11:52:00Z">
              <w:r w:rsidRPr="00855352">
                <w:t xml:space="preserve">При значении «Да» </w:t>
              </w:r>
              <w:r>
                <w:t>атрибута</w:t>
              </w:r>
              <w:r w:rsidRPr="00855352">
                <w:t xml:space="preserve"> «</w:t>
              </w:r>
              <w:r w:rsidRPr="00F309A2">
                <w:rPr>
                  <w:szCs w:val="22"/>
                </w:rPr>
                <w:t>Авансовое_ДО</w:t>
              </w:r>
              <w:r w:rsidRPr="00855352">
                <w:t>» (G_S4_2_D_SIGNCO</w:t>
              </w:r>
              <w:r>
                <w:t>NFIRM) заполняется значением «0</w:t>
              </w:r>
              <w:r w:rsidRPr="00855352">
                <w:t>»</w:t>
              </w:r>
            </w:ins>
          </w:p>
          <w:p w14:paraId="1C4AAE03" w14:textId="77777777" w:rsidR="006A5C06" w:rsidRDefault="006A5C06" w:rsidP="006A5C06">
            <w:pPr>
              <w:pStyle w:val="GOSTTablenorm"/>
              <w:rPr>
                <w:ins w:id="12723" w:author="Сатлер Марина Викторовна" w:date="2024-11-08T11:52:00Z"/>
              </w:rPr>
            </w:pPr>
          </w:p>
          <w:p w14:paraId="78026255" w14:textId="1C0451EB" w:rsidR="006A5C06" w:rsidRDefault="006A5C06" w:rsidP="006A5C06">
            <w:pPr>
              <w:pStyle w:val="GOSTTablenorm"/>
              <w:rPr>
                <w:ins w:id="12724" w:author="Сатлер Марина Викторовна" w:date="2024-11-08T11:53:00Z"/>
              </w:rPr>
            </w:pPr>
            <w:ins w:id="12725" w:author="Сатлер Марина Викторовна" w:date="2024-11-08T11:52:00Z">
              <w:r w:rsidRPr="00855352">
                <w:t>При значении «</w:t>
              </w:r>
              <w:r>
                <w:t>Нет</w:t>
              </w:r>
              <w:r w:rsidRPr="00855352">
                <w:t xml:space="preserve">» </w:t>
              </w:r>
              <w:r>
                <w:t>атрибута</w:t>
              </w:r>
              <w:r w:rsidRPr="00855352">
                <w:t xml:space="preserve"> «</w:t>
              </w:r>
              <w:r w:rsidRPr="00F309A2">
                <w:rPr>
                  <w:szCs w:val="22"/>
                </w:rPr>
                <w:t>Авансовое_ДО</w:t>
              </w:r>
              <w:r w:rsidRPr="00855352">
                <w:t>» (G_S4_2_D_SIGNCONFIRM)</w:t>
              </w:r>
              <w:r>
                <w:t xml:space="preserve"> указывается значение поля "</w:t>
              </w:r>
              <w:r w:rsidRPr="00051375">
                <w:rPr>
                  <w:szCs w:val="22"/>
                </w:rPr>
                <w:t>Перечислено_сумм_аванса</w:t>
              </w:r>
              <w:r w:rsidRPr="004721C3">
                <w:rPr>
                  <w:szCs w:val="22"/>
                </w:rPr>
                <w:t>_</w:t>
              </w:r>
            </w:ins>
            <w:ins w:id="12726" w:author="Сатлер Марина Викторовна" w:date="2024-11-08T11:53:00Z">
              <w:r>
                <w:rPr>
                  <w:szCs w:val="22"/>
                </w:rPr>
                <w:t>вал</w:t>
              </w:r>
            </w:ins>
            <w:ins w:id="12727" w:author="Сатлер Марина Викторовна" w:date="2024-11-08T11:52:00Z">
              <w:r>
                <w:t>"</w:t>
              </w:r>
            </w:ins>
          </w:p>
          <w:p w14:paraId="0E834E65" w14:textId="77777777" w:rsidR="006A5C06" w:rsidRDefault="006A5C06" w:rsidP="006A5C06">
            <w:pPr>
              <w:pStyle w:val="GOSTTablenorm"/>
              <w:rPr>
                <w:ins w:id="12728" w:author="Сатлер Марина Викторовна" w:date="2024-11-08T11:52:00Z"/>
              </w:rPr>
            </w:pPr>
          </w:p>
          <w:p w14:paraId="5CD3AC10" w14:textId="42EB1921" w:rsidR="00E54CE1" w:rsidRPr="00C040DF" w:rsidRDefault="00E54CE1" w:rsidP="00E54CE1">
            <w:pPr>
              <w:pStyle w:val="GOSTTablenorm"/>
            </w:pPr>
            <w:ins w:id="12729" w:author="Куклина Ю.В." w:date="2024-04-01T16:28:00Z">
              <w:r w:rsidRPr="00051375">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tc>
      </w:tr>
      <w:tr w:rsidR="00E54CE1" w:rsidRPr="00540531" w14:paraId="4DC1336F" w14:textId="77777777" w:rsidTr="002A2161">
        <w:tc>
          <w:tcPr>
            <w:tcW w:w="1109" w:type="pct"/>
          </w:tcPr>
          <w:p w14:paraId="0E4E5CA6" w14:textId="4B30F580" w:rsidR="00E54CE1" w:rsidRPr="00C040DF" w:rsidRDefault="00E54CE1" w:rsidP="00E54CE1">
            <w:pPr>
              <w:pStyle w:val="GOSTTablenorm"/>
            </w:pPr>
            <w:ins w:id="12730" w:author="Куклина Ю.В." w:date="2024-04-01T16:28:00Z">
              <w:r w:rsidRPr="00051375">
                <w:rPr>
                  <w:szCs w:val="22"/>
                </w:rPr>
                <w:t>Перечислено_сумм_аванса</w:t>
              </w:r>
              <w:r>
                <w:rPr>
                  <w:szCs w:val="22"/>
                  <w:lang w:val="en-US"/>
                </w:rPr>
                <w:t>_</w:t>
              </w:r>
              <w:r>
                <w:rPr>
                  <w:szCs w:val="22"/>
                </w:rPr>
                <w:t>руб</w:t>
              </w:r>
            </w:ins>
          </w:p>
        </w:tc>
        <w:tc>
          <w:tcPr>
            <w:tcW w:w="302" w:type="pct"/>
          </w:tcPr>
          <w:p w14:paraId="6F44F763" w14:textId="08CC8E6E" w:rsidR="00E54CE1" w:rsidRPr="00C040DF" w:rsidRDefault="00E54CE1" w:rsidP="00E54CE1">
            <w:pPr>
              <w:pStyle w:val="GOSTTablenorm"/>
            </w:pPr>
            <w:ins w:id="12731" w:author="Куклина Ю.В." w:date="2024-04-09T14:24:00Z">
              <w:r w:rsidRPr="00E15F03">
                <w:t>да</w:t>
              </w:r>
            </w:ins>
          </w:p>
        </w:tc>
        <w:tc>
          <w:tcPr>
            <w:tcW w:w="1109" w:type="pct"/>
          </w:tcPr>
          <w:p w14:paraId="43D37BD0" w14:textId="320FCB54" w:rsidR="00E54CE1" w:rsidRPr="00C040DF" w:rsidRDefault="00E54CE1" w:rsidP="00E54CE1">
            <w:pPr>
              <w:pStyle w:val="GOSTTablenorm"/>
            </w:pPr>
            <w:ins w:id="12732" w:author="Куклина Ю.В." w:date="2024-04-01T16:28:00Z">
              <w:r w:rsidRPr="00051375">
                <w:t xml:space="preserve">Подтверждено сумм перечисленных платежей </w:t>
              </w:r>
              <w:r w:rsidRPr="00B9499D">
                <w:t>в валюте учета (руб)</w:t>
              </w:r>
              <w:r>
                <w:t xml:space="preserve"> (по строке документа)</w:t>
              </w:r>
            </w:ins>
          </w:p>
        </w:tc>
        <w:tc>
          <w:tcPr>
            <w:tcW w:w="1109" w:type="pct"/>
          </w:tcPr>
          <w:p w14:paraId="2341B54E" w14:textId="4B1AD27E" w:rsidR="00E54CE1" w:rsidRPr="00A368BA" w:rsidRDefault="00E54CE1" w:rsidP="00E54CE1">
            <w:pPr>
              <w:pStyle w:val="GOSTTablenorm"/>
            </w:pPr>
            <w:ins w:id="12733" w:author="Куклина Ю.В." w:date="2024-04-01T12:47:00Z">
              <w:r w:rsidRPr="00151DDE">
                <w:rPr>
                  <w:b/>
                  <w:szCs w:val="22"/>
                  <w:lang w:val="en-US"/>
                </w:rPr>
                <w:t>R_728_G_S4:</w:t>
              </w:r>
            </w:ins>
            <w:ins w:id="12734" w:author="Куклина Ю.В." w:date="2024-04-01T16:28:00Z">
              <w:r w:rsidRPr="00051375">
                <w:rPr>
                  <w:szCs w:val="22"/>
                </w:rPr>
                <w:t>G_S4_2_D_C15</w:t>
              </w:r>
            </w:ins>
          </w:p>
        </w:tc>
        <w:tc>
          <w:tcPr>
            <w:tcW w:w="1371" w:type="pct"/>
          </w:tcPr>
          <w:p w14:paraId="5BFC96EE" w14:textId="2EE9A189" w:rsidR="004721C3" w:rsidRDefault="004721C3" w:rsidP="00E54CE1">
            <w:pPr>
              <w:pStyle w:val="GOSTTablenorm"/>
              <w:rPr>
                <w:ins w:id="12735" w:author="EXP-303121" w:date="2024-11-07T14:57:00Z"/>
              </w:rPr>
            </w:pPr>
            <w:ins w:id="12736" w:author="EXP-303121" w:date="2024-11-07T14:56:00Z">
              <w:r w:rsidRPr="00855352">
                <w:t xml:space="preserve">При значении «Да» </w:t>
              </w:r>
            </w:ins>
            <w:ins w:id="12737" w:author="EXP-303121" w:date="2024-11-07T14:57:00Z">
              <w:r>
                <w:t>атрибута</w:t>
              </w:r>
            </w:ins>
            <w:ins w:id="12738" w:author="EXP-303121" w:date="2024-11-07T14:56:00Z">
              <w:r w:rsidRPr="00855352">
                <w:t xml:space="preserve"> «</w:t>
              </w:r>
            </w:ins>
            <w:ins w:id="12739" w:author="EXP-303121" w:date="2024-11-07T14:57:00Z">
              <w:r w:rsidRPr="00F309A2">
                <w:rPr>
                  <w:szCs w:val="22"/>
                </w:rPr>
                <w:t>Авансовое_ДО</w:t>
              </w:r>
            </w:ins>
            <w:ins w:id="12740" w:author="EXP-303121" w:date="2024-11-07T14:56:00Z">
              <w:r w:rsidRPr="00855352">
                <w:t>» (G_S4_2_D_SIGNCO</w:t>
              </w:r>
              <w:r w:rsidR="00CB12CA">
                <w:t>NFIRM) заполняется значением «0</w:t>
              </w:r>
              <w:r w:rsidRPr="00855352">
                <w:t>»</w:t>
              </w:r>
            </w:ins>
          </w:p>
          <w:p w14:paraId="2DF6A2E7" w14:textId="77777777" w:rsidR="004721C3" w:rsidRDefault="004721C3" w:rsidP="00E54CE1">
            <w:pPr>
              <w:pStyle w:val="GOSTTablenorm"/>
              <w:rPr>
                <w:ins w:id="12741" w:author="EXP-303121" w:date="2024-11-07T14:58:00Z"/>
              </w:rPr>
            </w:pPr>
          </w:p>
          <w:p w14:paraId="557D6EC1" w14:textId="64D1604E" w:rsidR="004721C3" w:rsidRDefault="004721C3" w:rsidP="003C1DA3">
            <w:pPr>
              <w:pStyle w:val="GOSTTablenorm"/>
              <w:rPr>
                <w:ins w:id="12742" w:author="EXP-303121" w:date="2024-11-07T14:57:00Z"/>
              </w:rPr>
            </w:pPr>
            <w:ins w:id="12743" w:author="EXP-303121" w:date="2024-11-07T14:57:00Z">
              <w:r w:rsidRPr="00855352">
                <w:t>При значении «</w:t>
              </w:r>
              <w:r>
                <w:t>Нет</w:t>
              </w:r>
              <w:r w:rsidRPr="00855352">
                <w:t xml:space="preserve">» </w:t>
              </w:r>
              <w:r>
                <w:t>атрибута</w:t>
              </w:r>
              <w:r w:rsidRPr="00855352">
                <w:t xml:space="preserve"> «</w:t>
              </w:r>
              <w:r w:rsidRPr="00F309A2">
                <w:rPr>
                  <w:szCs w:val="22"/>
                </w:rPr>
                <w:t>Авансовое_ДО</w:t>
              </w:r>
              <w:r w:rsidRPr="00855352">
                <w:t>» (G_S4_2_D_SIGNCONFIRM)</w:t>
              </w:r>
              <w:r>
                <w:t xml:space="preserve"> </w:t>
              </w:r>
            </w:ins>
            <w:ins w:id="12744" w:author="EXP-303121" w:date="2024-11-07T17:24:00Z">
              <w:r w:rsidR="00A42F46">
                <w:t>у</w:t>
              </w:r>
            </w:ins>
            <w:ins w:id="12745" w:author="EXP-303121" w:date="2024-11-07T15:00:00Z">
              <w:r>
                <w:t>казывается значение поля "</w:t>
              </w:r>
              <w:r w:rsidRPr="00051375">
                <w:rPr>
                  <w:szCs w:val="22"/>
                </w:rPr>
                <w:t>Перечислено_сумм_аванса</w:t>
              </w:r>
              <w:r w:rsidRPr="004721C3">
                <w:rPr>
                  <w:szCs w:val="22"/>
                </w:rPr>
                <w:t>_</w:t>
              </w:r>
              <w:r>
                <w:rPr>
                  <w:szCs w:val="22"/>
                </w:rPr>
                <w:t>руб</w:t>
              </w:r>
              <w:r>
                <w:t>"</w:t>
              </w:r>
            </w:ins>
          </w:p>
          <w:p w14:paraId="7F5D7EFC" w14:textId="77777777" w:rsidR="004721C3" w:rsidRDefault="004721C3" w:rsidP="00E54CE1">
            <w:pPr>
              <w:pStyle w:val="GOSTTablenorm"/>
              <w:rPr>
                <w:ins w:id="12746" w:author="EXP-303121" w:date="2024-11-07T14:56:00Z"/>
                <w:szCs w:val="22"/>
              </w:rPr>
            </w:pPr>
          </w:p>
          <w:p w14:paraId="2AD5238A" w14:textId="5EA87355" w:rsidR="00E54CE1" w:rsidRPr="00C040DF" w:rsidRDefault="00E54CE1" w:rsidP="00E54CE1">
            <w:pPr>
              <w:pStyle w:val="GOSTTablenorm"/>
            </w:pPr>
            <w:ins w:id="12747" w:author="Куклина Ю.В." w:date="2024-04-01T16:28:00Z">
              <w:r w:rsidRPr="00051375">
                <w:rPr>
                  <w:szCs w:val="22"/>
                </w:rPr>
                <w:t>Сумма передается в единицах валюты с точностью 2 знака после запятой - необходимо конвертировать в минимальные еди</w:t>
              </w:r>
              <w:r w:rsidRPr="00051375">
                <w:rPr>
                  <w:szCs w:val="22"/>
                </w:rPr>
                <w:lastRenderedPageBreak/>
                <w:t>ницы валюты (для данного типа документов умножить на 100)</w:t>
              </w:r>
            </w:ins>
          </w:p>
        </w:tc>
      </w:tr>
      <w:tr w:rsidR="00E54CE1" w:rsidRPr="00540531" w14:paraId="1850C076" w14:textId="77777777" w:rsidTr="002E670D">
        <w:tc>
          <w:tcPr>
            <w:tcW w:w="1109" w:type="pct"/>
          </w:tcPr>
          <w:p w14:paraId="1592C962" w14:textId="1243C5B9" w:rsidR="00E54CE1" w:rsidRPr="00F96702" w:rsidRDefault="00E54CE1" w:rsidP="00E54CE1">
            <w:pPr>
              <w:pStyle w:val="GOSTTablenorm"/>
              <w:rPr>
                <w:szCs w:val="22"/>
              </w:rPr>
            </w:pPr>
            <w:ins w:id="12748" w:author="Куклина Ю.В." w:date="2024-04-01T16:28:00Z">
              <w:r w:rsidRPr="00F96702">
                <w:rPr>
                  <w:szCs w:val="22"/>
                </w:rPr>
                <w:lastRenderedPageBreak/>
                <w:t>Сумма_исп_в_валюте_операции</w:t>
              </w:r>
            </w:ins>
          </w:p>
        </w:tc>
        <w:tc>
          <w:tcPr>
            <w:tcW w:w="302" w:type="pct"/>
          </w:tcPr>
          <w:p w14:paraId="3B4462AF" w14:textId="2D85A5D7" w:rsidR="00E54CE1" w:rsidRPr="00C040DF" w:rsidRDefault="00E54CE1" w:rsidP="00E54CE1">
            <w:pPr>
              <w:pStyle w:val="GOSTTablenorm"/>
            </w:pPr>
            <w:ins w:id="12749" w:author="Куклина Ю.В." w:date="2024-04-09T14:24:00Z">
              <w:r w:rsidRPr="0084054A">
                <w:t>да</w:t>
              </w:r>
            </w:ins>
          </w:p>
        </w:tc>
        <w:tc>
          <w:tcPr>
            <w:tcW w:w="1109" w:type="pct"/>
          </w:tcPr>
          <w:p w14:paraId="498AA240" w14:textId="036D14B3" w:rsidR="00E54CE1" w:rsidRPr="00C040DF" w:rsidRDefault="00E54CE1" w:rsidP="00E54CE1">
            <w:pPr>
              <w:pStyle w:val="GOSTTablenorm"/>
            </w:pPr>
            <w:ins w:id="12750" w:author="Куклина Ю.В." w:date="2024-04-01T16:28:00Z">
              <w:r w:rsidRPr="00051375">
                <w:t>Сумма исполнен</w:t>
              </w:r>
              <w:r>
                <w:t>ия</w:t>
              </w:r>
              <w:r w:rsidRPr="00051375">
                <w:t xml:space="preserve"> ДО в валюте </w:t>
              </w:r>
              <w:r>
                <w:t xml:space="preserve">обязательства </w:t>
              </w:r>
              <w:r>
                <w:rPr>
                  <w:szCs w:val="22"/>
                </w:rPr>
                <w:t>(по строке документа)</w:t>
              </w:r>
            </w:ins>
          </w:p>
        </w:tc>
        <w:tc>
          <w:tcPr>
            <w:tcW w:w="1109" w:type="pct"/>
          </w:tcPr>
          <w:p w14:paraId="667F4072" w14:textId="71784252" w:rsidR="00E54CE1" w:rsidRPr="00A368BA" w:rsidRDefault="00E54CE1" w:rsidP="00E54CE1">
            <w:pPr>
              <w:pStyle w:val="GOSTTablenorm"/>
            </w:pPr>
            <w:ins w:id="12751" w:author="Куклина Ю.В." w:date="2024-04-01T12:47:00Z">
              <w:r w:rsidRPr="00151DDE">
                <w:rPr>
                  <w:b/>
                  <w:szCs w:val="22"/>
                  <w:lang w:val="en-US"/>
                </w:rPr>
                <w:t>R_728_G_S4:</w:t>
              </w:r>
            </w:ins>
            <w:ins w:id="12752" w:author="Куклина Ю.В." w:date="2024-04-01T16:28:00Z">
              <w:r w:rsidRPr="00051375">
                <w:rPr>
                  <w:szCs w:val="22"/>
                </w:rPr>
                <w:t>G_S4_2_D_C11</w:t>
              </w:r>
            </w:ins>
          </w:p>
        </w:tc>
        <w:tc>
          <w:tcPr>
            <w:tcW w:w="1371" w:type="pct"/>
          </w:tcPr>
          <w:p w14:paraId="3AD85564" w14:textId="44C4229E" w:rsidR="00E54CE1" w:rsidRPr="00C040DF" w:rsidRDefault="00E54CE1" w:rsidP="00E54CE1">
            <w:pPr>
              <w:pStyle w:val="GOSTTablenorm"/>
            </w:pPr>
            <w:ins w:id="12753" w:author="Куклина Ю.В." w:date="2024-04-01T16:28:00Z">
              <w:r w:rsidRPr="00051375">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tc>
      </w:tr>
      <w:tr w:rsidR="00E54CE1" w:rsidRPr="00540531" w14:paraId="232FEADC" w14:textId="77777777" w:rsidTr="002E670D">
        <w:tc>
          <w:tcPr>
            <w:tcW w:w="1109" w:type="pct"/>
          </w:tcPr>
          <w:p w14:paraId="6528EE98" w14:textId="6A773438" w:rsidR="00E54CE1" w:rsidRPr="00F96702" w:rsidRDefault="00E54CE1" w:rsidP="00E54CE1">
            <w:pPr>
              <w:pStyle w:val="GOSTTablenorm"/>
              <w:rPr>
                <w:szCs w:val="22"/>
              </w:rPr>
            </w:pPr>
            <w:ins w:id="12754" w:author="Куклина Ю.В." w:date="2024-04-01T16:28:00Z">
              <w:r w:rsidRPr="00F96702">
                <w:rPr>
                  <w:szCs w:val="22"/>
                </w:rPr>
                <w:t>Сумма_исп_учета_руб</w:t>
              </w:r>
            </w:ins>
          </w:p>
        </w:tc>
        <w:tc>
          <w:tcPr>
            <w:tcW w:w="302" w:type="pct"/>
          </w:tcPr>
          <w:p w14:paraId="6E561CF9" w14:textId="2BCADE23" w:rsidR="00E54CE1" w:rsidRPr="00C040DF" w:rsidRDefault="00E54CE1" w:rsidP="00E54CE1">
            <w:pPr>
              <w:pStyle w:val="GOSTTablenorm"/>
            </w:pPr>
            <w:ins w:id="12755" w:author="Куклина Ю.В." w:date="2024-04-09T14:24:00Z">
              <w:r w:rsidRPr="0084054A">
                <w:t>да</w:t>
              </w:r>
            </w:ins>
          </w:p>
        </w:tc>
        <w:tc>
          <w:tcPr>
            <w:tcW w:w="1109" w:type="pct"/>
          </w:tcPr>
          <w:p w14:paraId="78A281E7" w14:textId="430CF71F" w:rsidR="00E54CE1" w:rsidRPr="00C040DF" w:rsidRDefault="00E54CE1" w:rsidP="00F44C7D">
            <w:pPr>
              <w:pStyle w:val="GOSTTablenorm"/>
            </w:pPr>
            <w:ins w:id="12756" w:author="Куклина Ю.В." w:date="2024-04-01T16:28:00Z">
              <w:r w:rsidRPr="00051375">
                <w:t>Сумма исполнен</w:t>
              </w:r>
              <w:r>
                <w:t>ия</w:t>
              </w:r>
              <w:r w:rsidRPr="00051375">
                <w:t xml:space="preserve"> ДО </w:t>
              </w:r>
              <w:r w:rsidRPr="00B9499D">
                <w:t>в валюте учета (руб)</w:t>
              </w:r>
              <w:r>
                <w:t xml:space="preserve"> </w:t>
              </w:r>
              <w:r>
                <w:rPr>
                  <w:szCs w:val="22"/>
                </w:rPr>
                <w:t>(по строке документа)</w:t>
              </w:r>
              <w:r>
                <w:t xml:space="preserve"> </w:t>
              </w:r>
              <w:del w:id="12757" w:author="Сказецкая Наталья Камилевна" w:date="2024-05-23T21:11:00Z">
                <w:r w:rsidDel="00F44C7D">
                  <w:delText>(по строке документа)</w:delText>
                </w:r>
              </w:del>
            </w:ins>
          </w:p>
        </w:tc>
        <w:tc>
          <w:tcPr>
            <w:tcW w:w="1109" w:type="pct"/>
          </w:tcPr>
          <w:p w14:paraId="0D5E6818" w14:textId="34E72338" w:rsidR="00E54CE1" w:rsidRPr="00A368BA" w:rsidRDefault="00E54CE1" w:rsidP="00E54CE1">
            <w:pPr>
              <w:pStyle w:val="GOSTTablenorm"/>
            </w:pPr>
            <w:ins w:id="12758" w:author="Куклина Ю.В." w:date="2024-04-01T12:47:00Z">
              <w:r w:rsidRPr="00151DDE">
                <w:rPr>
                  <w:b/>
                  <w:szCs w:val="22"/>
                  <w:lang w:val="en-US"/>
                </w:rPr>
                <w:t>R_728_G_S4:</w:t>
              </w:r>
            </w:ins>
            <w:ins w:id="12759" w:author="Куклина Ю.В." w:date="2024-04-01T16:28:00Z">
              <w:r w:rsidRPr="00051375">
                <w:rPr>
                  <w:szCs w:val="22"/>
                </w:rPr>
                <w:t>G_S4_2_D_C12</w:t>
              </w:r>
            </w:ins>
          </w:p>
        </w:tc>
        <w:tc>
          <w:tcPr>
            <w:tcW w:w="1371" w:type="pct"/>
          </w:tcPr>
          <w:p w14:paraId="79CC06DB" w14:textId="0B97BD2E" w:rsidR="00E54CE1" w:rsidRPr="00C040DF" w:rsidRDefault="00E54CE1" w:rsidP="00E54CE1">
            <w:pPr>
              <w:pStyle w:val="GOSTTablenorm"/>
            </w:pPr>
            <w:ins w:id="12760" w:author="Куклина Ю.В." w:date="2024-04-01T16:28:00Z">
              <w:r w:rsidRPr="00051375">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tc>
      </w:tr>
      <w:tr w:rsidR="00FE7F52" w:rsidRPr="00540531" w14:paraId="4E1C659E" w14:textId="77777777" w:rsidTr="003433CE">
        <w:tc>
          <w:tcPr>
            <w:tcW w:w="1109" w:type="pct"/>
            <w:shd w:val="clear" w:color="auto" w:fill="CCFFFF"/>
          </w:tcPr>
          <w:p w14:paraId="5FED7836" w14:textId="5668630E" w:rsidR="00FE7F52" w:rsidRPr="00F561C9" w:rsidRDefault="00FE7F52" w:rsidP="00F561C9">
            <w:pPr>
              <w:pStyle w:val="GOSTTablenorm"/>
            </w:pPr>
            <w:ins w:id="12761" w:author="EXP-316219" w:date="2025-04-10T16:05:00Z">
              <w:r w:rsidRPr="00F561C9">
                <w:t>Сумма_возврата_</w:t>
              </w:r>
              <w:del w:id="12762" w:author="Сатлер Марина Викторовна" w:date="2025-04-17T10:24:00Z">
                <w:r w:rsidRPr="00F561C9" w:rsidDel="003942F2">
                  <w:delText xml:space="preserve"> </w:delText>
                </w:r>
              </w:del>
              <w:r w:rsidRPr="00F561C9">
                <w:t>ДЗ_валюта_учета_руб</w:t>
              </w:r>
            </w:ins>
          </w:p>
        </w:tc>
        <w:tc>
          <w:tcPr>
            <w:tcW w:w="302" w:type="pct"/>
            <w:shd w:val="clear" w:color="auto" w:fill="CCFFFF"/>
          </w:tcPr>
          <w:p w14:paraId="34298DCE" w14:textId="0EE45400" w:rsidR="00FE7F52" w:rsidRPr="0084054A" w:rsidRDefault="00FE7F52" w:rsidP="00FE7F52">
            <w:pPr>
              <w:pStyle w:val="GOSTTablenorm"/>
            </w:pPr>
            <w:ins w:id="12763" w:author="EXP-316219" w:date="2025-04-10T16:06:00Z">
              <w:r w:rsidRPr="00C80858">
                <w:t>да</w:t>
              </w:r>
            </w:ins>
          </w:p>
        </w:tc>
        <w:tc>
          <w:tcPr>
            <w:tcW w:w="1109" w:type="pct"/>
            <w:shd w:val="clear" w:color="auto" w:fill="CCFFFF"/>
          </w:tcPr>
          <w:p w14:paraId="3931D7AD" w14:textId="44498181" w:rsidR="00FE7F52" w:rsidRPr="00FE7F52" w:rsidRDefault="00FE7F52" w:rsidP="00FE7F52">
            <w:pPr>
              <w:pStyle w:val="GOSTTablenorm"/>
            </w:pPr>
            <w:ins w:id="12764" w:author="EXP-316219" w:date="2025-04-10T14:53:00Z">
              <w:r w:rsidRPr="00FE7F52">
                <w:t>Сумма возврата дебиторской задолженности</w:t>
              </w:r>
            </w:ins>
          </w:p>
        </w:tc>
        <w:tc>
          <w:tcPr>
            <w:tcW w:w="1109" w:type="pct"/>
            <w:shd w:val="clear" w:color="auto" w:fill="CCFFFF"/>
          </w:tcPr>
          <w:p w14:paraId="482BD865" w14:textId="7453024E" w:rsidR="00FE7F52" w:rsidRPr="002E670D" w:rsidRDefault="00FE7F52" w:rsidP="00FE7F52">
            <w:pPr>
              <w:pStyle w:val="GOSTTablenorm"/>
              <w:rPr>
                <w:b/>
                <w:szCs w:val="22"/>
              </w:rPr>
            </w:pPr>
            <w:ins w:id="12765" w:author="EXP-316219" w:date="2025-05-20T17:58:00Z">
              <w:r w:rsidRPr="004212C7">
                <w:rPr>
                  <w:b/>
                  <w:szCs w:val="22"/>
                  <w:lang w:val="en-US"/>
                </w:rPr>
                <w:t>R</w:t>
              </w:r>
              <w:r w:rsidRPr="00AF1D17">
                <w:rPr>
                  <w:b/>
                  <w:szCs w:val="22"/>
                </w:rPr>
                <w:t>_728_</w:t>
              </w:r>
              <w:r w:rsidRPr="004212C7">
                <w:rPr>
                  <w:b/>
                  <w:szCs w:val="22"/>
                  <w:lang w:val="en-US"/>
                </w:rPr>
                <w:t>G</w:t>
              </w:r>
              <w:r w:rsidRPr="00AF1D17">
                <w:rPr>
                  <w:b/>
                  <w:szCs w:val="22"/>
                </w:rPr>
                <w:t>_</w:t>
              </w:r>
              <w:r w:rsidRPr="004212C7">
                <w:rPr>
                  <w:b/>
                  <w:szCs w:val="22"/>
                  <w:lang w:val="en-US"/>
                </w:rPr>
                <w:t>S</w:t>
              </w:r>
              <w:r w:rsidRPr="00AF1D17">
                <w:rPr>
                  <w:b/>
                  <w:szCs w:val="22"/>
                </w:rPr>
                <w:t>4_2</w:t>
              </w:r>
              <w:r w:rsidRPr="00AF1D17">
                <w:rPr>
                  <w:b/>
                </w:rPr>
                <w:t>:</w:t>
              </w:r>
              <w:r w:rsidRPr="00D8513B">
                <w:t>G_S4_2_D_C16</w:t>
              </w:r>
              <w:r>
                <w:rPr>
                  <w:b/>
                </w:rPr>
                <w:t xml:space="preserve"> </w:t>
              </w:r>
            </w:ins>
          </w:p>
        </w:tc>
        <w:tc>
          <w:tcPr>
            <w:tcW w:w="1371" w:type="pct"/>
            <w:shd w:val="clear" w:color="auto" w:fill="CCFFFF"/>
          </w:tcPr>
          <w:p w14:paraId="55197EA5" w14:textId="69605872" w:rsidR="00FE7F52" w:rsidRPr="00051375" w:rsidRDefault="00FE7F52" w:rsidP="00FE7F52">
            <w:pPr>
              <w:pStyle w:val="GOSTTablenorm"/>
              <w:rPr>
                <w:szCs w:val="22"/>
              </w:rPr>
            </w:pPr>
            <w:ins w:id="12766" w:author="EXP-316219" w:date="2025-04-10T16:24:00Z">
              <w:r w:rsidRPr="00C80F7B">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tc>
      </w:tr>
      <w:tr w:rsidR="00FE7F52" w:rsidRPr="00540531" w14:paraId="2E422DE5" w14:textId="77777777" w:rsidTr="003433CE">
        <w:tc>
          <w:tcPr>
            <w:tcW w:w="1109" w:type="pct"/>
            <w:shd w:val="clear" w:color="auto" w:fill="CCFFFF"/>
          </w:tcPr>
          <w:p w14:paraId="14967024" w14:textId="7DACFAA1" w:rsidR="00FE7F52" w:rsidRPr="00F96702" w:rsidRDefault="00FE7F52" w:rsidP="00FE7F52">
            <w:pPr>
              <w:pStyle w:val="GOSTTablenorm"/>
              <w:rPr>
                <w:szCs w:val="22"/>
              </w:rPr>
            </w:pPr>
            <w:ins w:id="12767" w:author="EXP-316219" w:date="2025-04-10T16:05:00Z">
              <w:r w:rsidRPr="007A2A38">
                <w:t>Сумма_возврата_ДЗ_</w:t>
              </w:r>
              <w:r>
                <w:t>валюта_</w:t>
              </w:r>
              <w:del w:id="12768" w:author="Сатлер Марина Викторовна" w:date="2025-04-17T10:24:00Z">
                <w:r w:rsidRPr="00574ACD" w:rsidDel="003942F2">
                  <w:delText xml:space="preserve"> </w:delText>
                </w:r>
              </w:del>
              <w:r w:rsidRPr="00574ACD">
                <w:t>операции</w:t>
              </w:r>
            </w:ins>
          </w:p>
        </w:tc>
        <w:tc>
          <w:tcPr>
            <w:tcW w:w="302" w:type="pct"/>
            <w:shd w:val="clear" w:color="auto" w:fill="CCFFFF"/>
          </w:tcPr>
          <w:p w14:paraId="6A58D97C" w14:textId="687745A3" w:rsidR="00FE7F52" w:rsidRPr="0084054A" w:rsidRDefault="00FE7F52" w:rsidP="00FE7F52">
            <w:pPr>
              <w:pStyle w:val="GOSTTablenorm"/>
            </w:pPr>
            <w:ins w:id="12769" w:author="EXP-316219" w:date="2025-04-10T16:06:00Z">
              <w:r w:rsidRPr="00C80858">
                <w:t>да</w:t>
              </w:r>
            </w:ins>
          </w:p>
        </w:tc>
        <w:tc>
          <w:tcPr>
            <w:tcW w:w="1109" w:type="pct"/>
            <w:shd w:val="clear" w:color="auto" w:fill="CCFFFF"/>
          </w:tcPr>
          <w:p w14:paraId="6D9C6407" w14:textId="52FA0AF4" w:rsidR="00FE7F52" w:rsidRPr="00FE7F52" w:rsidRDefault="00FE7F52" w:rsidP="00FE7F52">
            <w:pPr>
              <w:pStyle w:val="GOSTTablenorm"/>
            </w:pPr>
            <w:ins w:id="12770" w:author="EXP-316219" w:date="2025-04-10T14:53:00Z">
              <w:r w:rsidRPr="00FE7F52">
                <w:t>Сумма возврата дебиторской задолженности в валюте документа</w:t>
              </w:r>
            </w:ins>
          </w:p>
        </w:tc>
        <w:tc>
          <w:tcPr>
            <w:tcW w:w="1109" w:type="pct"/>
            <w:shd w:val="clear" w:color="auto" w:fill="CCFFFF"/>
          </w:tcPr>
          <w:p w14:paraId="23B655A8" w14:textId="396CDB78" w:rsidR="00FE7F52" w:rsidRPr="002E670D" w:rsidRDefault="00FE7F52" w:rsidP="00FE7F52">
            <w:pPr>
              <w:pStyle w:val="GOSTTablenorm"/>
              <w:rPr>
                <w:b/>
                <w:szCs w:val="22"/>
              </w:rPr>
            </w:pPr>
            <w:ins w:id="12771" w:author="EXP-316219" w:date="2025-05-20T17:58:00Z">
              <w:r w:rsidRPr="00F853CF">
                <w:rPr>
                  <w:b/>
                  <w:szCs w:val="22"/>
                  <w:lang w:val="en-US"/>
                </w:rPr>
                <w:t>R</w:t>
              </w:r>
              <w:r w:rsidRPr="00F853CF">
                <w:rPr>
                  <w:b/>
                  <w:szCs w:val="22"/>
                </w:rPr>
                <w:t>_728_</w:t>
              </w:r>
              <w:r w:rsidRPr="00F853CF">
                <w:rPr>
                  <w:b/>
                  <w:szCs w:val="22"/>
                  <w:lang w:val="en-US"/>
                </w:rPr>
                <w:t>G</w:t>
              </w:r>
              <w:r w:rsidRPr="00F853CF">
                <w:rPr>
                  <w:b/>
                  <w:szCs w:val="22"/>
                </w:rPr>
                <w:t>_</w:t>
              </w:r>
              <w:r w:rsidRPr="00F853CF">
                <w:rPr>
                  <w:b/>
                  <w:szCs w:val="22"/>
                  <w:lang w:val="en-US"/>
                </w:rPr>
                <w:t>S</w:t>
              </w:r>
              <w:r w:rsidRPr="00F853CF">
                <w:rPr>
                  <w:b/>
                  <w:szCs w:val="22"/>
                </w:rPr>
                <w:t>4_2</w:t>
              </w:r>
              <w:r w:rsidRPr="00F853CF">
                <w:rPr>
                  <w:b/>
                </w:rPr>
                <w:t>:</w:t>
              </w:r>
              <w:r w:rsidRPr="00D8513B">
                <w:t>G_S4_2_D_C17</w:t>
              </w:r>
              <w:r w:rsidRPr="007850ED">
                <w:rPr>
                  <w:b/>
                </w:rPr>
                <w:t xml:space="preserve"> </w:t>
              </w:r>
            </w:ins>
          </w:p>
        </w:tc>
        <w:tc>
          <w:tcPr>
            <w:tcW w:w="1371" w:type="pct"/>
            <w:shd w:val="clear" w:color="auto" w:fill="CCFFFF"/>
          </w:tcPr>
          <w:p w14:paraId="2500E447" w14:textId="302E00CE" w:rsidR="00FE7F52" w:rsidRPr="00051375" w:rsidRDefault="00FE7F52" w:rsidP="00FE7F52">
            <w:pPr>
              <w:pStyle w:val="GOSTTablenorm"/>
              <w:rPr>
                <w:szCs w:val="22"/>
              </w:rPr>
            </w:pPr>
            <w:ins w:id="12772" w:author="EXP-316219" w:date="2025-04-10T16:24:00Z">
              <w:r w:rsidRPr="00C80F7B">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tc>
      </w:tr>
      <w:tr w:rsidR="00FE7F52" w:rsidRPr="00540531" w14:paraId="6E4F099A" w14:textId="77777777" w:rsidTr="003433CE">
        <w:tc>
          <w:tcPr>
            <w:tcW w:w="1109" w:type="pct"/>
            <w:shd w:val="clear" w:color="auto" w:fill="CCFFFF"/>
          </w:tcPr>
          <w:p w14:paraId="1BF39C03" w14:textId="1557AB62" w:rsidR="00FE7F52" w:rsidRPr="00F561C9" w:rsidRDefault="00FE7F52" w:rsidP="00F561C9">
            <w:pPr>
              <w:pStyle w:val="GOSTTablenorm"/>
            </w:pPr>
            <w:ins w:id="12773" w:author="EXP-316219" w:date="2025-04-10T16:06:00Z">
              <w:r w:rsidRPr="00F561C9">
                <w:t>Сумма_возврата_ДЗ_просроч валюта_учета_руб</w:t>
              </w:r>
            </w:ins>
          </w:p>
        </w:tc>
        <w:tc>
          <w:tcPr>
            <w:tcW w:w="302" w:type="pct"/>
            <w:shd w:val="clear" w:color="auto" w:fill="CCFFFF"/>
          </w:tcPr>
          <w:p w14:paraId="6BB4E871" w14:textId="42B75C8D" w:rsidR="00FE7F52" w:rsidRPr="0084054A" w:rsidRDefault="00FE7F52" w:rsidP="00FE7F52">
            <w:pPr>
              <w:pStyle w:val="GOSTTablenorm"/>
            </w:pPr>
            <w:ins w:id="12774" w:author="EXP-316219" w:date="2025-04-10T16:06:00Z">
              <w:r w:rsidRPr="00C80858">
                <w:t>да</w:t>
              </w:r>
            </w:ins>
          </w:p>
        </w:tc>
        <w:tc>
          <w:tcPr>
            <w:tcW w:w="1109" w:type="pct"/>
            <w:shd w:val="clear" w:color="auto" w:fill="CCFFFF"/>
          </w:tcPr>
          <w:p w14:paraId="16463096" w14:textId="5D830B5B" w:rsidR="00FE7F52" w:rsidRPr="00FE7F52" w:rsidRDefault="00FE7F52" w:rsidP="00FE7F52">
            <w:pPr>
              <w:pStyle w:val="GOSTTablenorm"/>
            </w:pPr>
            <w:ins w:id="12775" w:author="EXP-316219" w:date="2025-04-10T14:53:00Z">
              <w:r w:rsidRPr="00FE7F52">
                <w:t>Сумма возврата дебиторской задолженности прошлых лет просроченная</w:t>
              </w:r>
            </w:ins>
          </w:p>
        </w:tc>
        <w:tc>
          <w:tcPr>
            <w:tcW w:w="1109" w:type="pct"/>
            <w:shd w:val="clear" w:color="auto" w:fill="CCFFFF"/>
          </w:tcPr>
          <w:p w14:paraId="1DC2B5F3" w14:textId="092EB2F8" w:rsidR="00FE7F52" w:rsidRPr="002E670D" w:rsidRDefault="00FE7F52" w:rsidP="00FE7F52">
            <w:pPr>
              <w:pStyle w:val="GOSTTablenorm"/>
              <w:rPr>
                <w:b/>
                <w:szCs w:val="22"/>
              </w:rPr>
            </w:pPr>
            <w:ins w:id="12776" w:author="EXP-316219" w:date="2025-05-20T17:58:00Z">
              <w:r w:rsidRPr="00F853CF">
                <w:rPr>
                  <w:b/>
                  <w:szCs w:val="22"/>
                  <w:lang w:val="en-US"/>
                </w:rPr>
                <w:t>R</w:t>
              </w:r>
              <w:r w:rsidRPr="00F853CF">
                <w:rPr>
                  <w:b/>
                  <w:szCs w:val="22"/>
                </w:rPr>
                <w:t>_728_</w:t>
              </w:r>
              <w:r w:rsidRPr="00F853CF">
                <w:rPr>
                  <w:b/>
                  <w:szCs w:val="22"/>
                  <w:lang w:val="en-US"/>
                </w:rPr>
                <w:t>G</w:t>
              </w:r>
              <w:r w:rsidRPr="00F853CF">
                <w:rPr>
                  <w:b/>
                  <w:szCs w:val="22"/>
                </w:rPr>
                <w:t>_</w:t>
              </w:r>
              <w:r w:rsidRPr="00F853CF">
                <w:rPr>
                  <w:b/>
                  <w:szCs w:val="22"/>
                  <w:lang w:val="en-US"/>
                </w:rPr>
                <w:t>S</w:t>
              </w:r>
              <w:r w:rsidRPr="00F853CF">
                <w:rPr>
                  <w:b/>
                  <w:szCs w:val="22"/>
                </w:rPr>
                <w:t>4_2</w:t>
              </w:r>
              <w:r w:rsidRPr="00F853CF">
                <w:rPr>
                  <w:b/>
                </w:rPr>
                <w:t>:</w:t>
              </w:r>
              <w:r w:rsidRPr="00D8513B">
                <w:t>G_S4_2_D_C18</w:t>
              </w:r>
            </w:ins>
          </w:p>
        </w:tc>
        <w:tc>
          <w:tcPr>
            <w:tcW w:w="1371" w:type="pct"/>
            <w:shd w:val="clear" w:color="auto" w:fill="CCFFFF"/>
          </w:tcPr>
          <w:p w14:paraId="51CADB61" w14:textId="6FE1AE2F" w:rsidR="00FE7F52" w:rsidRPr="00051375" w:rsidRDefault="00FE7F52" w:rsidP="00FE7F52">
            <w:pPr>
              <w:pStyle w:val="GOSTTablenorm"/>
              <w:rPr>
                <w:szCs w:val="22"/>
              </w:rPr>
            </w:pPr>
            <w:ins w:id="12777" w:author="EXP-316219" w:date="2025-04-10T16:24:00Z">
              <w:r w:rsidRPr="00C80F7B">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tc>
      </w:tr>
      <w:tr w:rsidR="00FE7F52" w:rsidRPr="00540531" w14:paraId="7E8105B0" w14:textId="77777777" w:rsidTr="003433CE">
        <w:tc>
          <w:tcPr>
            <w:tcW w:w="1109" w:type="pct"/>
            <w:shd w:val="clear" w:color="auto" w:fill="CCFFFF"/>
          </w:tcPr>
          <w:p w14:paraId="5D5AEE6D" w14:textId="125FC15E" w:rsidR="00FE7F52" w:rsidRPr="00F96702" w:rsidRDefault="00FE7F52" w:rsidP="00FE7F52">
            <w:pPr>
              <w:pStyle w:val="GOSTTablenorm"/>
              <w:rPr>
                <w:szCs w:val="22"/>
              </w:rPr>
            </w:pPr>
            <w:ins w:id="12778" w:author="EXP-316219" w:date="2025-04-10T16:05:00Z">
              <w:r w:rsidRPr="007A2A38">
                <w:lastRenderedPageBreak/>
                <w:t>Сумма_возврата_ДЗ_просроч</w:t>
              </w:r>
              <w:r>
                <w:t xml:space="preserve"> валюта_</w:t>
              </w:r>
              <w:r w:rsidRPr="00574ACD">
                <w:t>операции</w:t>
              </w:r>
            </w:ins>
          </w:p>
        </w:tc>
        <w:tc>
          <w:tcPr>
            <w:tcW w:w="302" w:type="pct"/>
            <w:shd w:val="clear" w:color="auto" w:fill="CCFFFF"/>
          </w:tcPr>
          <w:p w14:paraId="0479A969" w14:textId="419439AC" w:rsidR="00FE7F52" w:rsidRPr="0084054A" w:rsidRDefault="00FE7F52" w:rsidP="00FE7F52">
            <w:pPr>
              <w:pStyle w:val="GOSTTablenorm"/>
            </w:pPr>
            <w:ins w:id="12779" w:author="EXP-316219" w:date="2025-04-10T16:06:00Z">
              <w:r w:rsidRPr="0084054A">
                <w:t>да</w:t>
              </w:r>
            </w:ins>
          </w:p>
        </w:tc>
        <w:tc>
          <w:tcPr>
            <w:tcW w:w="1109" w:type="pct"/>
            <w:shd w:val="clear" w:color="auto" w:fill="CCFFFF"/>
          </w:tcPr>
          <w:p w14:paraId="4A64E481" w14:textId="07577E4D" w:rsidR="00FE7F52" w:rsidRPr="00FE7F52" w:rsidRDefault="00FE7F52" w:rsidP="00FE7F52">
            <w:pPr>
              <w:pStyle w:val="GOSTTablenorm"/>
            </w:pPr>
            <w:ins w:id="12780" w:author="EXP-316219" w:date="2025-04-10T14:53:00Z">
              <w:r w:rsidRPr="00FE7F52">
                <w:t>Сумма возврата дебиторской задолженности прошлых лет просроченная в валюте документа</w:t>
              </w:r>
            </w:ins>
          </w:p>
        </w:tc>
        <w:tc>
          <w:tcPr>
            <w:tcW w:w="1109" w:type="pct"/>
            <w:shd w:val="clear" w:color="auto" w:fill="CCFFFF"/>
          </w:tcPr>
          <w:p w14:paraId="1B9F0E05" w14:textId="5F947F40" w:rsidR="00FE7F52" w:rsidRPr="002E670D" w:rsidRDefault="00FE7F52" w:rsidP="00FE7F52">
            <w:pPr>
              <w:pStyle w:val="GOSTTablenorm"/>
              <w:rPr>
                <w:b/>
                <w:szCs w:val="22"/>
              </w:rPr>
            </w:pPr>
            <w:ins w:id="12781" w:author="EXP-316219" w:date="2025-05-20T17:58:00Z">
              <w:r w:rsidRPr="00F853CF">
                <w:rPr>
                  <w:b/>
                  <w:szCs w:val="22"/>
                  <w:lang w:val="en-US"/>
                </w:rPr>
                <w:t>R</w:t>
              </w:r>
              <w:r w:rsidRPr="00F853CF">
                <w:rPr>
                  <w:b/>
                  <w:szCs w:val="22"/>
                </w:rPr>
                <w:t>_728_</w:t>
              </w:r>
              <w:r w:rsidRPr="00F853CF">
                <w:rPr>
                  <w:b/>
                  <w:szCs w:val="22"/>
                  <w:lang w:val="en-US"/>
                </w:rPr>
                <w:t>G</w:t>
              </w:r>
              <w:r w:rsidRPr="00F853CF">
                <w:rPr>
                  <w:b/>
                  <w:szCs w:val="22"/>
                </w:rPr>
                <w:t>_</w:t>
              </w:r>
              <w:r w:rsidRPr="00F853CF">
                <w:rPr>
                  <w:b/>
                  <w:szCs w:val="22"/>
                  <w:lang w:val="en-US"/>
                </w:rPr>
                <w:t>S</w:t>
              </w:r>
              <w:r w:rsidRPr="00F853CF">
                <w:rPr>
                  <w:b/>
                  <w:szCs w:val="22"/>
                </w:rPr>
                <w:t>4_2</w:t>
              </w:r>
              <w:r w:rsidRPr="00F853CF">
                <w:rPr>
                  <w:b/>
                </w:rPr>
                <w:t>:</w:t>
              </w:r>
              <w:r w:rsidRPr="00D8513B">
                <w:t>G_S4_2_D_C19</w:t>
              </w:r>
            </w:ins>
          </w:p>
        </w:tc>
        <w:tc>
          <w:tcPr>
            <w:tcW w:w="1371" w:type="pct"/>
            <w:shd w:val="clear" w:color="auto" w:fill="CCFFFF"/>
          </w:tcPr>
          <w:p w14:paraId="3FE99189" w14:textId="3FE428A0" w:rsidR="00FE7F52" w:rsidRPr="00051375" w:rsidRDefault="00FE7F52" w:rsidP="00FE7F52">
            <w:pPr>
              <w:pStyle w:val="GOSTTablenorm"/>
              <w:rPr>
                <w:szCs w:val="22"/>
              </w:rPr>
            </w:pPr>
            <w:ins w:id="12782" w:author="EXP-316219" w:date="2025-04-10T16:24:00Z">
              <w:r w:rsidRPr="00C80F7B">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tc>
      </w:tr>
      <w:tr w:rsidR="00FE7F52" w:rsidRPr="00540531" w14:paraId="5BB68B97" w14:textId="77777777" w:rsidTr="003433CE">
        <w:tc>
          <w:tcPr>
            <w:tcW w:w="1109" w:type="pct"/>
            <w:shd w:val="clear" w:color="auto" w:fill="CCFFFF"/>
          </w:tcPr>
          <w:p w14:paraId="1E6DCDDC" w14:textId="6D8942A8" w:rsidR="00FE7F52" w:rsidRPr="00F96702" w:rsidRDefault="00FE7F52" w:rsidP="00FE7F52">
            <w:pPr>
              <w:pStyle w:val="GOSTTablenorm"/>
              <w:rPr>
                <w:szCs w:val="22"/>
              </w:rPr>
            </w:pPr>
            <w:ins w:id="12783" w:author="EXP-316219" w:date="2025-04-10T16:04:00Z">
              <w:r w:rsidRPr="00476A1C">
                <w:rPr>
                  <w:szCs w:val="22"/>
                </w:rPr>
                <w:t>Номер_ДО</w:t>
              </w:r>
              <w:r>
                <w:rPr>
                  <w:szCs w:val="22"/>
                </w:rPr>
                <w:t>_подтверждаемого</w:t>
              </w:r>
            </w:ins>
          </w:p>
        </w:tc>
        <w:tc>
          <w:tcPr>
            <w:tcW w:w="302" w:type="pct"/>
            <w:shd w:val="clear" w:color="auto" w:fill="CCFFFF"/>
          </w:tcPr>
          <w:p w14:paraId="757F4537" w14:textId="407B2532" w:rsidR="00FE7F52" w:rsidRPr="0084054A" w:rsidRDefault="00FE7F52" w:rsidP="00FE7F52">
            <w:pPr>
              <w:pStyle w:val="GOSTTablenorm"/>
            </w:pPr>
            <w:ins w:id="12784" w:author="EXP-316219" w:date="2025-04-10T16:06:00Z">
              <w:r w:rsidRPr="003E7467">
                <w:t>нет</w:t>
              </w:r>
            </w:ins>
          </w:p>
        </w:tc>
        <w:tc>
          <w:tcPr>
            <w:tcW w:w="1109" w:type="pct"/>
            <w:shd w:val="clear" w:color="auto" w:fill="CCFFFF"/>
          </w:tcPr>
          <w:p w14:paraId="2E8F3615" w14:textId="4294F417" w:rsidR="00FE7F52" w:rsidRPr="00FE7F52" w:rsidRDefault="00FE7F52" w:rsidP="00FE7F52">
            <w:pPr>
              <w:pStyle w:val="GOSTTablenorm"/>
            </w:pPr>
            <w:ins w:id="12785" w:author="EXP-316219" w:date="2025-04-10T14:53:00Z">
              <w:r w:rsidRPr="00FE7F52">
                <w:t>Учетный номер ДО, требующего подтверждения</w:t>
              </w:r>
            </w:ins>
          </w:p>
        </w:tc>
        <w:tc>
          <w:tcPr>
            <w:tcW w:w="1109" w:type="pct"/>
            <w:shd w:val="clear" w:color="auto" w:fill="CCFFFF"/>
          </w:tcPr>
          <w:p w14:paraId="471A9B12" w14:textId="5EE2AC11" w:rsidR="00FE7F52" w:rsidRPr="00FE7F52" w:rsidRDefault="00FE7F52" w:rsidP="00FE7F52">
            <w:pPr>
              <w:pStyle w:val="GOSTTablenorm"/>
              <w:rPr>
                <w:b/>
                <w:szCs w:val="22"/>
                <w:lang w:val="en-US"/>
              </w:rPr>
            </w:pPr>
            <w:ins w:id="12786" w:author="EXP-316219" w:date="2025-05-20T17:58:00Z">
              <w:r w:rsidRPr="00F853CF">
                <w:rPr>
                  <w:b/>
                  <w:szCs w:val="22"/>
                  <w:lang w:val="en-US"/>
                </w:rPr>
                <w:t>R</w:t>
              </w:r>
              <w:r w:rsidRPr="007850ED">
                <w:rPr>
                  <w:b/>
                  <w:szCs w:val="22"/>
                  <w:lang w:val="en-US"/>
                </w:rPr>
                <w:t>_728_</w:t>
              </w:r>
              <w:r w:rsidRPr="00F853CF">
                <w:rPr>
                  <w:b/>
                  <w:szCs w:val="22"/>
                  <w:lang w:val="en-US"/>
                </w:rPr>
                <w:t>G</w:t>
              </w:r>
              <w:r w:rsidRPr="007850ED">
                <w:rPr>
                  <w:b/>
                  <w:szCs w:val="22"/>
                  <w:lang w:val="en-US"/>
                </w:rPr>
                <w:t>_</w:t>
              </w:r>
              <w:r w:rsidRPr="00F853CF">
                <w:rPr>
                  <w:b/>
                  <w:szCs w:val="22"/>
                  <w:lang w:val="en-US"/>
                </w:rPr>
                <w:t>S</w:t>
              </w:r>
              <w:r w:rsidRPr="007850ED">
                <w:rPr>
                  <w:b/>
                  <w:szCs w:val="22"/>
                  <w:lang w:val="en-US"/>
                </w:rPr>
                <w:t>4_2</w:t>
              </w:r>
              <w:r w:rsidRPr="007850ED">
                <w:rPr>
                  <w:b/>
                  <w:lang w:val="en-US"/>
                </w:rPr>
                <w:t>:</w:t>
              </w:r>
              <w:r w:rsidRPr="00D8513B">
                <w:rPr>
                  <w:lang w:val="en-US"/>
                </w:rPr>
                <w:t>G_S4_2_D_NUMREC_CONFIRM</w:t>
              </w:r>
            </w:ins>
          </w:p>
        </w:tc>
        <w:tc>
          <w:tcPr>
            <w:tcW w:w="1371" w:type="pct"/>
            <w:shd w:val="clear" w:color="auto" w:fill="CCFFFF"/>
          </w:tcPr>
          <w:p w14:paraId="62BBDA67" w14:textId="09788D34" w:rsidR="00FE7F52" w:rsidRPr="00051375" w:rsidRDefault="00FE7F52" w:rsidP="00FE7F52">
            <w:pPr>
              <w:pStyle w:val="GOSTTablenorm"/>
              <w:rPr>
                <w:szCs w:val="22"/>
              </w:rPr>
            </w:pPr>
            <w:ins w:id="12787" w:author="EXP-316219" w:date="2025-04-10T16:07:00Z">
              <w:r>
                <w:rPr>
                  <w:szCs w:val="22"/>
                </w:rPr>
                <w:t>-</w:t>
              </w:r>
            </w:ins>
          </w:p>
        </w:tc>
      </w:tr>
      <w:tr w:rsidR="00FE7F52" w:rsidRPr="00FE7F52" w14:paraId="625B7113" w14:textId="77777777" w:rsidTr="003433CE">
        <w:tc>
          <w:tcPr>
            <w:tcW w:w="1109" w:type="pct"/>
            <w:shd w:val="clear" w:color="auto" w:fill="CCFFFF"/>
          </w:tcPr>
          <w:p w14:paraId="05323692" w14:textId="6A710095" w:rsidR="00FE7F52" w:rsidRPr="00FE7F52" w:rsidRDefault="00FE7F52" w:rsidP="001D4716">
            <w:pPr>
              <w:pStyle w:val="GOSTTablenorm"/>
              <w:rPr>
                <w:szCs w:val="22"/>
                <w:highlight w:val="yellow"/>
                <w:lang w:val="en-US"/>
              </w:rPr>
            </w:pPr>
            <w:ins w:id="12788" w:author="EXP-316219" w:date="2025-05-28T10:08:00Z">
              <w:r w:rsidRPr="00FE7F52">
                <w:rPr>
                  <w:szCs w:val="22"/>
                  <w:highlight w:val="yellow"/>
                </w:rPr>
                <w:t>Номер_ДО_подтверждаемого_прин</w:t>
              </w:r>
            </w:ins>
          </w:p>
        </w:tc>
        <w:tc>
          <w:tcPr>
            <w:tcW w:w="302" w:type="pct"/>
            <w:shd w:val="clear" w:color="auto" w:fill="CCFFFF"/>
          </w:tcPr>
          <w:p w14:paraId="72642A45" w14:textId="3798254D" w:rsidR="00FE7F52" w:rsidRPr="00FE7F52" w:rsidRDefault="00FE7F52" w:rsidP="002E670D">
            <w:pPr>
              <w:pStyle w:val="GOSTTablenorm"/>
              <w:rPr>
                <w:highlight w:val="yellow"/>
              </w:rPr>
            </w:pPr>
            <w:ins w:id="12789" w:author="EXP-316219" w:date="2025-05-28T10:08:00Z">
              <w:r w:rsidRPr="00FE7F52">
                <w:rPr>
                  <w:highlight w:val="yellow"/>
                </w:rPr>
                <w:t>Нет</w:t>
              </w:r>
            </w:ins>
          </w:p>
        </w:tc>
        <w:tc>
          <w:tcPr>
            <w:tcW w:w="1109" w:type="pct"/>
            <w:shd w:val="clear" w:color="auto" w:fill="CCFFFF"/>
          </w:tcPr>
          <w:p w14:paraId="07B69D5A" w14:textId="29C8FEE9" w:rsidR="00FE7F52" w:rsidRPr="00FE7F52" w:rsidRDefault="00FE7F52" w:rsidP="002E670D">
            <w:pPr>
              <w:pStyle w:val="GOSTTablenorm"/>
              <w:rPr>
                <w:highlight w:val="yellow"/>
              </w:rPr>
            </w:pPr>
            <w:ins w:id="12790" w:author="EXP-316219" w:date="2025-05-28T10:07:00Z">
              <w:r w:rsidRPr="00FE7F52">
                <w:rPr>
                  <w:highlight w:val="yellow"/>
                </w:rPr>
                <w:t>Учетный номер ДО, требующего подтверждения (принимающего УБП)</w:t>
              </w:r>
            </w:ins>
          </w:p>
        </w:tc>
        <w:tc>
          <w:tcPr>
            <w:tcW w:w="1109" w:type="pct"/>
            <w:shd w:val="clear" w:color="auto" w:fill="CCFFFF"/>
          </w:tcPr>
          <w:p w14:paraId="03BF38BA" w14:textId="0C330124" w:rsidR="00FE7F52" w:rsidRPr="00FE7F52" w:rsidRDefault="00FE7F52" w:rsidP="00F561C9">
            <w:pPr>
              <w:pStyle w:val="GOSTTablenorm"/>
              <w:rPr>
                <w:b/>
                <w:szCs w:val="22"/>
                <w:highlight w:val="yellow"/>
                <w:lang w:val="en-US"/>
              </w:rPr>
            </w:pPr>
            <w:ins w:id="12791" w:author="EXP-316219" w:date="2025-05-28T10:07:00Z">
              <w:r w:rsidRPr="00FE7F52">
                <w:rPr>
                  <w:b/>
                  <w:szCs w:val="22"/>
                  <w:highlight w:val="yellow"/>
                  <w:lang w:val="en-US"/>
                </w:rPr>
                <w:t>R_728_G_S4_2</w:t>
              </w:r>
              <w:r w:rsidRPr="00FE7F52">
                <w:rPr>
                  <w:b/>
                  <w:highlight w:val="yellow"/>
                  <w:lang w:val="en-US"/>
                </w:rPr>
                <w:t>:</w:t>
              </w:r>
              <w:r w:rsidRPr="00FE7F52">
                <w:rPr>
                  <w:highlight w:val="yellow"/>
                  <w:lang w:val="en-US"/>
                </w:rPr>
                <w:t>G_S4_2_D_NUMCONFIRM_REC</w:t>
              </w:r>
            </w:ins>
          </w:p>
        </w:tc>
        <w:tc>
          <w:tcPr>
            <w:tcW w:w="1371" w:type="pct"/>
            <w:shd w:val="clear" w:color="auto" w:fill="CCFFFF"/>
          </w:tcPr>
          <w:p w14:paraId="59EFDF6E" w14:textId="4D89480E" w:rsidR="00FE7F52" w:rsidRPr="00FE7F52" w:rsidRDefault="00FE7F52" w:rsidP="002E670D">
            <w:pPr>
              <w:pStyle w:val="GOSTTablenorm"/>
              <w:rPr>
                <w:szCs w:val="22"/>
                <w:highlight w:val="yellow"/>
              </w:rPr>
            </w:pPr>
            <w:ins w:id="12792" w:author="EXP-316219" w:date="2025-05-28T10:08:00Z">
              <w:r w:rsidRPr="00FE7F52">
                <w:rPr>
                  <w:szCs w:val="22"/>
                  <w:highlight w:val="yellow"/>
                </w:rPr>
                <w:t>-</w:t>
              </w:r>
            </w:ins>
          </w:p>
        </w:tc>
      </w:tr>
      <w:tr w:rsidR="00FE7F52" w:rsidRPr="00540531" w14:paraId="555465CB" w14:textId="77777777" w:rsidTr="003433CE">
        <w:tc>
          <w:tcPr>
            <w:tcW w:w="1109" w:type="pct"/>
            <w:shd w:val="clear" w:color="auto" w:fill="CCFFFF"/>
          </w:tcPr>
          <w:p w14:paraId="290AEC70" w14:textId="45CF1A7F" w:rsidR="00FE7F52" w:rsidRPr="00F96702" w:rsidRDefault="00FE7F52" w:rsidP="00FE7F52">
            <w:pPr>
              <w:pStyle w:val="GOSTTablenorm"/>
              <w:rPr>
                <w:szCs w:val="22"/>
              </w:rPr>
            </w:pPr>
            <w:ins w:id="12793" w:author="EXP-316219" w:date="2025-04-10T16:04:00Z">
              <w:r>
                <w:rPr>
                  <w:szCs w:val="22"/>
                </w:rPr>
                <w:t>Дата_подтверждения_ДО</w:t>
              </w:r>
            </w:ins>
          </w:p>
        </w:tc>
        <w:tc>
          <w:tcPr>
            <w:tcW w:w="302" w:type="pct"/>
            <w:shd w:val="clear" w:color="auto" w:fill="CCFFFF"/>
          </w:tcPr>
          <w:p w14:paraId="231D52EA" w14:textId="4F4EBE36" w:rsidR="00FE7F52" w:rsidRPr="0084054A" w:rsidRDefault="00FE7F52" w:rsidP="00FE7F52">
            <w:pPr>
              <w:pStyle w:val="GOSTTablenorm"/>
            </w:pPr>
            <w:ins w:id="12794" w:author="EXP-316219" w:date="2025-04-10T16:06:00Z">
              <w:r w:rsidRPr="003E7467">
                <w:t>нет</w:t>
              </w:r>
            </w:ins>
          </w:p>
        </w:tc>
        <w:tc>
          <w:tcPr>
            <w:tcW w:w="1109" w:type="pct"/>
            <w:shd w:val="clear" w:color="auto" w:fill="CCFFFF"/>
          </w:tcPr>
          <w:p w14:paraId="3702A6C3" w14:textId="6764DEF5" w:rsidR="00FE7F52" w:rsidRPr="00051375" w:rsidRDefault="00FE7F52" w:rsidP="00FE7F52">
            <w:pPr>
              <w:pStyle w:val="GOSTTablenorm"/>
            </w:pPr>
            <w:ins w:id="12795" w:author="EXP-316219" w:date="2025-04-10T14:53:00Z">
              <w:r w:rsidRPr="00FE7F52">
                <w:t>Дата представления документа-основания для платежа, требующего подтверждения</w:t>
              </w:r>
            </w:ins>
          </w:p>
        </w:tc>
        <w:tc>
          <w:tcPr>
            <w:tcW w:w="1109" w:type="pct"/>
            <w:shd w:val="clear" w:color="auto" w:fill="CCFFFF"/>
          </w:tcPr>
          <w:p w14:paraId="7BC452D0" w14:textId="38EFDEA5" w:rsidR="00FE7F52" w:rsidRPr="00FE7F52" w:rsidRDefault="00FE7F52" w:rsidP="00F561C9">
            <w:pPr>
              <w:pStyle w:val="GOSTTablenorm"/>
              <w:rPr>
                <w:b/>
                <w:szCs w:val="22"/>
                <w:lang w:val="en-US"/>
              </w:rPr>
            </w:pPr>
            <w:ins w:id="12796" w:author="EXP-316219" w:date="2025-05-20T17:58:00Z">
              <w:r w:rsidRPr="00F853CF">
                <w:rPr>
                  <w:b/>
                  <w:szCs w:val="22"/>
                  <w:lang w:val="en-US"/>
                </w:rPr>
                <w:t>R</w:t>
              </w:r>
              <w:r w:rsidRPr="007850ED">
                <w:rPr>
                  <w:b/>
                  <w:szCs w:val="22"/>
                  <w:lang w:val="en-US"/>
                </w:rPr>
                <w:t>_728_</w:t>
              </w:r>
              <w:r w:rsidRPr="00F853CF">
                <w:rPr>
                  <w:b/>
                  <w:szCs w:val="22"/>
                  <w:lang w:val="en-US"/>
                </w:rPr>
                <w:t>G</w:t>
              </w:r>
              <w:r w:rsidRPr="007850ED">
                <w:rPr>
                  <w:b/>
                  <w:szCs w:val="22"/>
                  <w:lang w:val="en-US"/>
                </w:rPr>
                <w:t>_</w:t>
              </w:r>
              <w:r w:rsidRPr="00F853CF">
                <w:rPr>
                  <w:b/>
                  <w:szCs w:val="22"/>
                  <w:lang w:val="en-US"/>
                </w:rPr>
                <w:t>S</w:t>
              </w:r>
              <w:r w:rsidRPr="007850ED">
                <w:rPr>
                  <w:b/>
                  <w:szCs w:val="22"/>
                  <w:lang w:val="en-US"/>
                </w:rPr>
                <w:t>4_2</w:t>
              </w:r>
              <w:r w:rsidRPr="007850ED">
                <w:rPr>
                  <w:b/>
                  <w:lang w:val="en-US"/>
                </w:rPr>
                <w:t>:</w:t>
              </w:r>
              <w:r w:rsidRPr="00D8513B">
                <w:rPr>
                  <w:lang w:val="en-US"/>
                </w:rPr>
                <w:t>G_S4_2_D_DATEREC_CONFIRM</w:t>
              </w:r>
            </w:ins>
          </w:p>
        </w:tc>
        <w:tc>
          <w:tcPr>
            <w:tcW w:w="1371" w:type="pct"/>
            <w:shd w:val="clear" w:color="auto" w:fill="CCFFFF"/>
          </w:tcPr>
          <w:p w14:paraId="35A9FCCF" w14:textId="11578762" w:rsidR="00FE7F52" w:rsidRPr="00051375" w:rsidRDefault="00FE7F52" w:rsidP="00FE7F52">
            <w:pPr>
              <w:pStyle w:val="GOSTTablenorm"/>
              <w:rPr>
                <w:szCs w:val="22"/>
              </w:rPr>
            </w:pPr>
            <w:ins w:id="12797" w:author="EXP-316219" w:date="2025-04-10T16:07:00Z">
              <w:r>
                <w:rPr>
                  <w:szCs w:val="22"/>
                </w:rPr>
                <w:t>-</w:t>
              </w:r>
            </w:ins>
          </w:p>
        </w:tc>
      </w:tr>
    </w:tbl>
    <w:p w14:paraId="305FF2D5" w14:textId="49A92B9A" w:rsidR="006043A1" w:rsidRDefault="008242B4" w:rsidP="00F265CC">
      <w:pPr>
        <w:pStyle w:val="GOSTNameTable"/>
      </w:pPr>
      <w:r>
        <w:rPr>
          <w:noProof/>
        </w:rPr>
        <w:fldChar w:fldCharType="begin"/>
      </w:r>
      <w:r>
        <w:rPr>
          <w:noProof/>
        </w:rPr>
        <w:instrText xml:space="preserve"> SEQ Таблица \* ARABIC </w:instrText>
      </w:r>
      <w:r>
        <w:rPr>
          <w:noProof/>
        </w:rPr>
        <w:fldChar w:fldCharType="separate"/>
      </w:r>
      <w:bookmarkStart w:id="12798" w:name="_Toc226563188"/>
      <w:r w:rsidR="00AB1BE0">
        <w:rPr>
          <w:noProof/>
        </w:rPr>
        <w:t>32</w:t>
      </w:r>
      <w:r>
        <w:rPr>
          <w:noProof/>
        </w:rPr>
        <w:fldChar w:fldCharType="end"/>
      </w:r>
      <w:r w:rsidR="006043A1">
        <w:t xml:space="preserve"> - </w:t>
      </w:r>
      <w:r w:rsidR="006043A1" w:rsidRPr="00BB2E73">
        <w:t>Перечень атрибутов, соответствующих типу документа</w:t>
      </w:r>
      <w:r w:rsidR="006043A1">
        <w:t xml:space="preserve"> «</w:t>
      </w:r>
      <w:r w:rsidR="006043A1" w:rsidRPr="00C040DF">
        <w:t>Уведомление об уточнении вида и принадлежности платежа</w:t>
      </w:r>
      <w:r w:rsidR="006043A1">
        <w:t>»</w:t>
      </w:r>
      <w:r w:rsidR="006043A1" w:rsidRPr="00C040DF">
        <w:t xml:space="preserve"> (ф. 0531809) MSC_NoticeClarTypePay</w:t>
      </w:r>
      <w:bookmarkEnd w:id="12798"/>
    </w:p>
    <w:tbl>
      <w:tblPr>
        <w:tblStyle w:val="GOSTTable"/>
        <w:tblW w:w="5000" w:type="pct"/>
        <w:tblLayout w:type="fixed"/>
        <w:tblLook w:val="07E0" w:firstRow="1" w:lastRow="1" w:firstColumn="1" w:lastColumn="1" w:noHBand="1" w:noVBand="1"/>
      </w:tblPr>
      <w:tblGrid>
        <w:gridCol w:w="3495"/>
        <w:gridCol w:w="952"/>
        <w:gridCol w:w="3496"/>
        <w:gridCol w:w="3496"/>
        <w:gridCol w:w="4321"/>
      </w:tblGrid>
      <w:tr w:rsidR="00F265CC" w:rsidRPr="00B9499D" w14:paraId="053AA78E" w14:textId="77777777" w:rsidTr="000976AD">
        <w:trPr>
          <w:cnfStyle w:val="100000000000" w:firstRow="1" w:lastRow="0" w:firstColumn="0" w:lastColumn="0" w:oddVBand="0" w:evenVBand="0" w:oddHBand="0" w:evenHBand="0" w:firstRowFirstColumn="0" w:firstRowLastColumn="0" w:lastRowFirstColumn="0" w:lastRowLastColumn="0"/>
        </w:trPr>
        <w:tc>
          <w:tcPr>
            <w:tcW w:w="1109" w:type="pct"/>
          </w:tcPr>
          <w:p w14:paraId="06DFF0A1" w14:textId="4D2B2387" w:rsidR="00F265CC" w:rsidRPr="00C040DF" w:rsidRDefault="00F265CC" w:rsidP="000976AD">
            <w:pPr>
              <w:pStyle w:val="GOSTTableHead"/>
            </w:pPr>
            <w:r w:rsidRPr="00B9499D">
              <w:t>Наименование атрибута</w:t>
            </w:r>
          </w:p>
        </w:tc>
        <w:tc>
          <w:tcPr>
            <w:tcW w:w="302" w:type="pct"/>
          </w:tcPr>
          <w:p w14:paraId="581F0948" w14:textId="0AFEC7C4" w:rsidR="00F265CC" w:rsidRPr="00C040DF" w:rsidRDefault="00F265CC" w:rsidP="000976AD">
            <w:pPr>
              <w:pStyle w:val="GOSTTableHead"/>
            </w:pPr>
            <w:r w:rsidRPr="00B9499D">
              <w:t>Вычисляемый атрибут</w:t>
            </w:r>
          </w:p>
        </w:tc>
        <w:tc>
          <w:tcPr>
            <w:tcW w:w="1109" w:type="pct"/>
          </w:tcPr>
          <w:p w14:paraId="39B40339" w14:textId="6B4255E2" w:rsidR="00F265CC" w:rsidRPr="00C040DF" w:rsidRDefault="00F265CC" w:rsidP="000976AD">
            <w:pPr>
              <w:pStyle w:val="GOSTTableHead"/>
            </w:pPr>
            <w:r w:rsidRPr="00B9499D">
              <w:t>Описание атрибута</w:t>
            </w:r>
          </w:p>
        </w:tc>
        <w:tc>
          <w:tcPr>
            <w:tcW w:w="1109" w:type="pct"/>
          </w:tcPr>
          <w:p w14:paraId="49EC630B" w14:textId="6AE5BB55" w:rsidR="00F265CC" w:rsidRPr="00C040DF" w:rsidRDefault="00F265CC" w:rsidP="000976AD">
            <w:pPr>
              <w:pStyle w:val="GOSTTableHead"/>
            </w:pPr>
            <w:r w:rsidRPr="00B9499D">
              <w:t>Реквизит документа (наименование тега)</w:t>
            </w:r>
          </w:p>
        </w:tc>
        <w:tc>
          <w:tcPr>
            <w:tcW w:w="1371" w:type="pct"/>
          </w:tcPr>
          <w:p w14:paraId="0CA085D3" w14:textId="0A508C04" w:rsidR="00F265CC" w:rsidRPr="00C040DF" w:rsidRDefault="00F265CC" w:rsidP="000976AD">
            <w:pPr>
              <w:pStyle w:val="GOSTTableHead"/>
            </w:pPr>
            <w:r w:rsidRPr="00B9499D">
              <w:t>Алгоритм вычисления</w:t>
            </w:r>
          </w:p>
        </w:tc>
      </w:tr>
      <w:tr w:rsidR="0054378C" w:rsidRPr="00B9499D" w14:paraId="22A2EE0D" w14:textId="77777777" w:rsidTr="00F265CC">
        <w:tc>
          <w:tcPr>
            <w:tcW w:w="1109" w:type="pct"/>
          </w:tcPr>
          <w:p w14:paraId="31D8E766" w14:textId="0F9EB168" w:rsidR="0054378C" w:rsidRPr="00C040DF" w:rsidRDefault="0054378C" w:rsidP="00C040DF">
            <w:pPr>
              <w:pStyle w:val="GOSTTablenorm"/>
            </w:pPr>
            <w:r w:rsidRPr="00C040DF">
              <w:t>Номер_документа*</w:t>
            </w:r>
          </w:p>
        </w:tc>
        <w:tc>
          <w:tcPr>
            <w:tcW w:w="302" w:type="pct"/>
          </w:tcPr>
          <w:p w14:paraId="69320A85" w14:textId="77777777" w:rsidR="0054378C" w:rsidRPr="00C040DF" w:rsidRDefault="0054378C" w:rsidP="00C040DF">
            <w:pPr>
              <w:pStyle w:val="GOSTTablenorm"/>
            </w:pPr>
            <w:r w:rsidRPr="00C040DF">
              <w:t>нет</w:t>
            </w:r>
          </w:p>
        </w:tc>
        <w:tc>
          <w:tcPr>
            <w:tcW w:w="1109" w:type="pct"/>
          </w:tcPr>
          <w:p w14:paraId="3FCA81AF" w14:textId="77777777" w:rsidR="0054378C" w:rsidRPr="00C040DF" w:rsidRDefault="0054378C" w:rsidP="00C040DF">
            <w:pPr>
              <w:pStyle w:val="GOSTTablenorm"/>
            </w:pPr>
            <w:r w:rsidRPr="00C040DF">
              <w:t>Номер документа</w:t>
            </w:r>
          </w:p>
        </w:tc>
        <w:tc>
          <w:tcPr>
            <w:tcW w:w="1109" w:type="pct"/>
          </w:tcPr>
          <w:p w14:paraId="56DDE998" w14:textId="77777777" w:rsidR="0054378C" w:rsidRPr="00C040DF" w:rsidRDefault="0054378C" w:rsidP="00C040DF">
            <w:pPr>
              <w:pStyle w:val="GOSTTablenorm"/>
            </w:pPr>
            <w:r w:rsidRPr="00C040DF">
              <w:t>UF_NtfctnNm</w:t>
            </w:r>
          </w:p>
        </w:tc>
        <w:tc>
          <w:tcPr>
            <w:tcW w:w="1371" w:type="pct"/>
          </w:tcPr>
          <w:p w14:paraId="1A574FF3" w14:textId="77777777" w:rsidR="0054378C" w:rsidRPr="00C040DF" w:rsidRDefault="0054378C" w:rsidP="00C040DF">
            <w:pPr>
              <w:pStyle w:val="GOSTTablenorm"/>
            </w:pPr>
          </w:p>
        </w:tc>
      </w:tr>
      <w:tr w:rsidR="0054378C" w:rsidRPr="00B9499D" w14:paraId="144CB77D" w14:textId="77777777" w:rsidTr="00F265CC">
        <w:tc>
          <w:tcPr>
            <w:tcW w:w="1109" w:type="pct"/>
          </w:tcPr>
          <w:p w14:paraId="5F933B38" w14:textId="560891C3" w:rsidR="0054378C" w:rsidRPr="00C040DF" w:rsidRDefault="0054378C" w:rsidP="00C040DF">
            <w:pPr>
              <w:pStyle w:val="GOSTTablenorm"/>
            </w:pPr>
            <w:r w:rsidRPr="00C040DF">
              <w:t>Дата_документа*</w:t>
            </w:r>
          </w:p>
        </w:tc>
        <w:tc>
          <w:tcPr>
            <w:tcW w:w="302" w:type="pct"/>
          </w:tcPr>
          <w:p w14:paraId="2E53ACA9" w14:textId="77777777" w:rsidR="0054378C" w:rsidRPr="00C040DF" w:rsidRDefault="0054378C" w:rsidP="00C040DF">
            <w:pPr>
              <w:pStyle w:val="GOSTTablenorm"/>
            </w:pPr>
            <w:r w:rsidRPr="00C040DF">
              <w:t>нет</w:t>
            </w:r>
          </w:p>
        </w:tc>
        <w:tc>
          <w:tcPr>
            <w:tcW w:w="1109" w:type="pct"/>
          </w:tcPr>
          <w:p w14:paraId="5B1396A6" w14:textId="77777777" w:rsidR="0054378C" w:rsidRPr="00C040DF" w:rsidRDefault="0054378C" w:rsidP="00C040DF">
            <w:pPr>
              <w:pStyle w:val="GOSTTablenorm"/>
            </w:pPr>
            <w:r w:rsidRPr="00C040DF">
              <w:t>Дата документа</w:t>
            </w:r>
          </w:p>
        </w:tc>
        <w:tc>
          <w:tcPr>
            <w:tcW w:w="1109" w:type="pct"/>
          </w:tcPr>
          <w:p w14:paraId="1987548B" w14:textId="77777777" w:rsidR="0054378C" w:rsidRPr="00C040DF" w:rsidRDefault="0054378C" w:rsidP="00C040DF">
            <w:pPr>
              <w:pStyle w:val="GOSTTablenorm"/>
            </w:pPr>
            <w:r w:rsidRPr="00C040DF">
              <w:t>UF_MSC_Infrmtn_CrtnDt</w:t>
            </w:r>
          </w:p>
        </w:tc>
        <w:tc>
          <w:tcPr>
            <w:tcW w:w="1371" w:type="pct"/>
          </w:tcPr>
          <w:p w14:paraId="77C32418" w14:textId="77777777" w:rsidR="0054378C" w:rsidRPr="00C040DF" w:rsidRDefault="0054378C" w:rsidP="00C040DF">
            <w:pPr>
              <w:pStyle w:val="GOSTTablenorm"/>
            </w:pPr>
          </w:p>
        </w:tc>
      </w:tr>
      <w:tr w:rsidR="0054378C" w:rsidRPr="00B9499D" w14:paraId="6F387968" w14:textId="77777777" w:rsidTr="00F265CC">
        <w:tc>
          <w:tcPr>
            <w:tcW w:w="1109" w:type="pct"/>
          </w:tcPr>
          <w:p w14:paraId="31F3D5C4" w14:textId="3C6165B1" w:rsidR="0054378C" w:rsidRPr="00C040DF" w:rsidRDefault="0054378C" w:rsidP="00C040DF">
            <w:pPr>
              <w:pStyle w:val="GOSTTablenorm"/>
            </w:pPr>
            <w:r w:rsidRPr="00C040DF">
              <w:t>Наименование_документа</w:t>
            </w:r>
          </w:p>
        </w:tc>
        <w:tc>
          <w:tcPr>
            <w:tcW w:w="302" w:type="pct"/>
          </w:tcPr>
          <w:p w14:paraId="725C7E64" w14:textId="7F870765" w:rsidR="0054378C" w:rsidRPr="00C040DF" w:rsidRDefault="0054378C" w:rsidP="00C040DF">
            <w:pPr>
              <w:pStyle w:val="GOSTTablenorm"/>
            </w:pPr>
            <w:r w:rsidRPr="00C040DF">
              <w:t>да</w:t>
            </w:r>
          </w:p>
        </w:tc>
        <w:tc>
          <w:tcPr>
            <w:tcW w:w="1109" w:type="pct"/>
          </w:tcPr>
          <w:p w14:paraId="6169B963" w14:textId="7A33B48F" w:rsidR="0054378C" w:rsidRPr="00C040DF" w:rsidRDefault="0054378C" w:rsidP="00C040DF">
            <w:pPr>
              <w:pStyle w:val="GOSTTablenorm"/>
            </w:pPr>
            <w:r w:rsidRPr="00C040DF">
              <w:t>Наименование документа</w:t>
            </w:r>
          </w:p>
        </w:tc>
        <w:tc>
          <w:tcPr>
            <w:tcW w:w="1109" w:type="pct"/>
          </w:tcPr>
          <w:p w14:paraId="2FF9FCEF" w14:textId="77777777" w:rsidR="0054378C" w:rsidRPr="00C040DF" w:rsidRDefault="0054378C" w:rsidP="00C040DF">
            <w:pPr>
              <w:pStyle w:val="GOSTTablenorm"/>
            </w:pPr>
          </w:p>
        </w:tc>
        <w:tc>
          <w:tcPr>
            <w:tcW w:w="1371" w:type="pct"/>
          </w:tcPr>
          <w:p w14:paraId="24691ADE" w14:textId="5B778B5A" w:rsidR="0054378C" w:rsidRPr="00C040DF" w:rsidRDefault="0054378C" w:rsidP="00C040DF">
            <w:pPr>
              <w:pStyle w:val="GOSTTablenorm"/>
            </w:pPr>
            <w:r w:rsidRPr="00C040DF">
              <w:t xml:space="preserve">Наименование документа определяется по справочнику </w:t>
            </w:r>
            <w:r w:rsidR="00C040DF" w:rsidRPr="00C040DF">
              <w:t>«</w:t>
            </w:r>
            <w:r w:rsidRPr="00C040DF">
              <w:t>Типы документов</w:t>
            </w:r>
            <w:r w:rsidR="00C040DF" w:rsidRPr="00C040DF">
              <w:t>»</w:t>
            </w:r>
            <w:r w:rsidRPr="00C040DF">
              <w:t xml:space="preserve"> с помощью значения атрибута Тип_документа (TypeDoc) из заголовка запроса</w:t>
            </w:r>
          </w:p>
        </w:tc>
      </w:tr>
      <w:tr w:rsidR="0054378C" w:rsidRPr="00B9499D" w:rsidDel="00972380" w14:paraId="469F551D" w14:textId="6E33061C" w:rsidTr="00F265CC">
        <w:trPr>
          <w:del w:id="12799" w:author="Тимофеева Ирина" w:date="2026-01-15T11:05:00Z"/>
        </w:trPr>
        <w:tc>
          <w:tcPr>
            <w:tcW w:w="1109" w:type="pct"/>
          </w:tcPr>
          <w:p w14:paraId="45733140" w14:textId="314125BC" w:rsidR="0054378C" w:rsidRPr="00C040DF" w:rsidDel="00972380" w:rsidRDefault="0054378C" w:rsidP="00C040DF">
            <w:pPr>
              <w:pStyle w:val="GOSTTablenorm"/>
              <w:rPr>
                <w:del w:id="12800" w:author="Тимофеева Ирина" w:date="2026-01-15T11:05:00Z"/>
              </w:rPr>
            </w:pPr>
            <w:del w:id="12801" w:author="Тимофеева Ирина" w:date="2026-01-15T11:05:00Z">
              <w:r w:rsidRPr="00C040DF" w:rsidDel="00972380">
                <w:lastRenderedPageBreak/>
                <w:delText>Код_валюты</w:delText>
              </w:r>
            </w:del>
          </w:p>
        </w:tc>
        <w:tc>
          <w:tcPr>
            <w:tcW w:w="302" w:type="pct"/>
          </w:tcPr>
          <w:p w14:paraId="6F353FA9" w14:textId="2B5171A1" w:rsidR="0054378C" w:rsidRPr="00C040DF" w:rsidDel="00972380" w:rsidRDefault="0054378C" w:rsidP="00C040DF">
            <w:pPr>
              <w:pStyle w:val="GOSTTablenorm"/>
              <w:rPr>
                <w:del w:id="12802" w:author="Тимофеева Ирина" w:date="2026-01-15T11:05:00Z"/>
              </w:rPr>
            </w:pPr>
            <w:del w:id="12803" w:author="Тимофеева Ирина" w:date="2026-01-15T11:05:00Z">
              <w:r w:rsidRPr="00C040DF" w:rsidDel="00972380">
                <w:delText>да</w:delText>
              </w:r>
            </w:del>
          </w:p>
        </w:tc>
        <w:tc>
          <w:tcPr>
            <w:tcW w:w="1109" w:type="pct"/>
          </w:tcPr>
          <w:p w14:paraId="68D8274F" w14:textId="6E8104E4" w:rsidR="0054378C" w:rsidRPr="00C040DF" w:rsidDel="00972380" w:rsidRDefault="0054378C" w:rsidP="00C040DF">
            <w:pPr>
              <w:pStyle w:val="GOSTTablenorm"/>
              <w:rPr>
                <w:del w:id="12804" w:author="Тимофеева Ирина" w:date="2026-01-15T11:05:00Z"/>
              </w:rPr>
            </w:pPr>
            <w:del w:id="12805" w:author="Тимофеева Ирина" w:date="2026-01-15T11:05:00Z">
              <w:r w:rsidRPr="00C040DF" w:rsidDel="00972380">
                <w:delText>Код валюты по ОКВ</w:delText>
              </w:r>
            </w:del>
          </w:p>
        </w:tc>
        <w:tc>
          <w:tcPr>
            <w:tcW w:w="1109" w:type="pct"/>
          </w:tcPr>
          <w:p w14:paraId="4768F7B6" w14:textId="66A58763" w:rsidR="0054378C" w:rsidRPr="00C040DF" w:rsidDel="00972380" w:rsidRDefault="0054378C" w:rsidP="00C040DF">
            <w:pPr>
              <w:pStyle w:val="GOSTTablenorm"/>
              <w:rPr>
                <w:del w:id="12806" w:author="Тимофеева Ирина" w:date="2026-01-15T11:05:00Z"/>
              </w:rPr>
            </w:pPr>
          </w:p>
        </w:tc>
        <w:tc>
          <w:tcPr>
            <w:tcW w:w="1371" w:type="pct"/>
          </w:tcPr>
          <w:p w14:paraId="20F3DE2E" w14:textId="4BF41769" w:rsidR="0054378C" w:rsidRPr="00C040DF" w:rsidDel="00972380" w:rsidRDefault="0054378C" w:rsidP="00C040DF">
            <w:pPr>
              <w:pStyle w:val="GOSTTablenorm"/>
              <w:rPr>
                <w:del w:id="12807" w:author="Тимофеева Ирина" w:date="2026-01-15T11:05:00Z"/>
              </w:rPr>
            </w:pPr>
            <w:del w:id="12808" w:author="Тимофеева Ирина" w:date="2026-01-15T11:05:00Z">
              <w:r w:rsidRPr="00C040DF" w:rsidDel="00972380">
                <w:delText>По данному типу документов в атрибут</w:delText>
              </w:r>
              <w:r w:rsidR="00C040DF" w:rsidRPr="00C040DF" w:rsidDel="00972380">
                <w:delText xml:space="preserve"> всегда передается значение «643»</w:delText>
              </w:r>
            </w:del>
          </w:p>
        </w:tc>
      </w:tr>
      <w:tr w:rsidR="0054378C" w:rsidRPr="00B9499D" w14:paraId="24D98113" w14:textId="77777777" w:rsidTr="00F265CC">
        <w:tc>
          <w:tcPr>
            <w:tcW w:w="1109" w:type="pct"/>
          </w:tcPr>
          <w:p w14:paraId="5E27F92B" w14:textId="77777777" w:rsidR="0054378C" w:rsidRPr="00C040DF" w:rsidRDefault="0054378C" w:rsidP="00C040DF">
            <w:pPr>
              <w:pStyle w:val="GOSTTablenorm"/>
            </w:pPr>
            <w:r w:rsidRPr="00C040DF">
              <w:t>Дата_ввода_в_действие</w:t>
            </w:r>
          </w:p>
        </w:tc>
        <w:tc>
          <w:tcPr>
            <w:tcW w:w="302" w:type="pct"/>
          </w:tcPr>
          <w:p w14:paraId="3E8EE0C1" w14:textId="77777777" w:rsidR="0054378C" w:rsidRPr="00C040DF" w:rsidRDefault="0054378C" w:rsidP="00C040DF">
            <w:pPr>
              <w:pStyle w:val="GOSTTablenorm"/>
            </w:pPr>
            <w:r w:rsidRPr="00C040DF">
              <w:t>да</w:t>
            </w:r>
          </w:p>
        </w:tc>
        <w:tc>
          <w:tcPr>
            <w:tcW w:w="1109" w:type="pct"/>
          </w:tcPr>
          <w:p w14:paraId="0A5128CE" w14:textId="77777777" w:rsidR="0054378C" w:rsidRPr="00C040DF" w:rsidRDefault="0054378C" w:rsidP="00C040DF">
            <w:pPr>
              <w:pStyle w:val="GOSTTablenorm"/>
            </w:pPr>
            <w:r w:rsidRPr="00C040DF">
              <w:t>Дата ввода в действие</w:t>
            </w:r>
          </w:p>
        </w:tc>
        <w:tc>
          <w:tcPr>
            <w:tcW w:w="1109" w:type="pct"/>
          </w:tcPr>
          <w:p w14:paraId="66970E65" w14:textId="06F0F62B" w:rsidR="0054378C" w:rsidRPr="00C040DF" w:rsidRDefault="0054378C" w:rsidP="00C040DF">
            <w:pPr>
              <w:pStyle w:val="GOSTTablenorm"/>
            </w:pPr>
            <w:r w:rsidRPr="00C040DF">
              <w:t>SettlementDate (из заголовка запроса)</w:t>
            </w:r>
          </w:p>
        </w:tc>
        <w:tc>
          <w:tcPr>
            <w:tcW w:w="1371" w:type="pct"/>
          </w:tcPr>
          <w:p w14:paraId="4C10354C" w14:textId="05079C95" w:rsidR="0054378C" w:rsidRPr="00C040DF" w:rsidRDefault="0054378C" w:rsidP="00B401E0">
            <w:pPr>
              <w:pStyle w:val="GOSTTablenorm"/>
            </w:pPr>
            <w:r w:rsidRPr="00C040DF">
              <w:t>Для данного типа документов Дата_ввода_в_действие</w:t>
            </w:r>
            <w:r w:rsidR="00B401E0">
              <w:t> </w:t>
            </w:r>
            <w:r w:rsidRPr="00C040DF">
              <w:t>=</w:t>
            </w:r>
            <w:r w:rsidR="00B401E0">
              <w:t> </w:t>
            </w:r>
            <w:r w:rsidRPr="00C040DF">
              <w:t>Дата_отражения_в_учете</w:t>
            </w:r>
          </w:p>
        </w:tc>
      </w:tr>
      <w:tr w:rsidR="0054378C" w:rsidRPr="00B9499D" w14:paraId="271C5325" w14:textId="77777777" w:rsidTr="00F265CC">
        <w:tc>
          <w:tcPr>
            <w:tcW w:w="1109" w:type="pct"/>
          </w:tcPr>
          <w:p w14:paraId="47396EEC" w14:textId="77777777" w:rsidR="0054378C" w:rsidRPr="00C040DF" w:rsidRDefault="0054378C" w:rsidP="00C040DF">
            <w:pPr>
              <w:pStyle w:val="GOSTTablenorm"/>
            </w:pPr>
            <w:r w:rsidRPr="00C040DF">
              <w:t>Код_контура_документа</w:t>
            </w:r>
          </w:p>
        </w:tc>
        <w:tc>
          <w:tcPr>
            <w:tcW w:w="302" w:type="pct"/>
          </w:tcPr>
          <w:p w14:paraId="01613658" w14:textId="77777777" w:rsidR="0054378C" w:rsidRPr="00C040DF" w:rsidRDefault="0054378C" w:rsidP="00C040DF">
            <w:pPr>
              <w:pStyle w:val="GOSTTablenorm"/>
            </w:pPr>
            <w:r w:rsidRPr="00C040DF">
              <w:t>нет</w:t>
            </w:r>
          </w:p>
        </w:tc>
        <w:tc>
          <w:tcPr>
            <w:tcW w:w="1109" w:type="pct"/>
          </w:tcPr>
          <w:p w14:paraId="096E82F2" w14:textId="77777777" w:rsidR="0054378C" w:rsidRPr="00C040DF" w:rsidRDefault="0054378C" w:rsidP="00C040DF">
            <w:pPr>
              <w:pStyle w:val="GOSTTablenorm"/>
            </w:pPr>
            <w:r w:rsidRPr="00C040DF">
              <w:t>Контур из документа</w:t>
            </w:r>
          </w:p>
        </w:tc>
        <w:tc>
          <w:tcPr>
            <w:tcW w:w="1109" w:type="pct"/>
          </w:tcPr>
          <w:p w14:paraId="6FA2417F" w14:textId="77777777" w:rsidR="0054378C" w:rsidRPr="00C040DF" w:rsidRDefault="0054378C" w:rsidP="00C040DF">
            <w:pPr>
              <w:pStyle w:val="GOSTTablenorm"/>
            </w:pPr>
            <w:r w:rsidRPr="00C040DF">
              <w:t>StmInfrmtn_Contour_Code</w:t>
            </w:r>
          </w:p>
        </w:tc>
        <w:tc>
          <w:tcPr>
            <w:tcW w:w="1371" w:type="pct"/>
          </w:tcPr>
          <w:p w14:paraId="3EB7AAB2" w14:textId="77777777" w:rsidR="0054378C" w:rsidRPr="00C040DF" w:rsidRDefault="0054378C" w:rsidP="00C040DF">
            <w:pPr>
              <w:pStyle w:val="GOSTTablenorm"/>
            </w:pPr>
          </w:p>
        </w:tc>
      </w:tr>
      <w:tr w:rsidR="0054378C" w:rsidRPr="00B9499D" w14:paraId="55D3DA11" w14:textId="77777777" w:rsidTr="00F265CC">
        <w:tc>
          <w:tcPr>
            <w:tcW w:w="1109" w:type="pct"/>
          </w:tcPr>
          <w:p w14:paraId="04AE7C2D" w14:textId="77777777" w:rsidR="0054378C" w:rsidRPr="00C040DF" w:rsidRDefault="0054378C" w:rsidP="00C040DF">
            <w:pPr>
              <w:pStyle w:val="GOSTTablenorm"/>
            </w:pPr>
            <w:r w:rsidRPr="00C040DF">
              <w:t>Код_контура</w:t>
            </w:r>
          </w:p>
        </w:tc>
        <w:tc>
          <w:tcPr>
            <w:tcW w:w="302" w:type="pct"/>
          </w:tcPr>
          <w:p w14:paraId="34DE73A2" w14:textId="77777777" w:rsidR="0054378C" w:rsidRPr="00C040DF" w:rsidRDefault="0054378C" w:rsidP="00C040DF">
            <w:pPr>
              <w:pStyle w:val="GOSTTablenorm"/>
            </w:pPr>
            <w:r w:rsidRPr="00C040DF">
              <w:t>да</w:t>
            </w:r>
          </w:p>
        </w:tc>
        <w:tc>
          <w:tcPr>
            <w:tcW w:w="1109" w:type="pct"/>
          </w:tcPr>
          <w:p w14:paraId="5506EAE9" w14:textId="77777777" w:rsidR="0054378C" w:rsidRPr="00C040DF" w:rsidRDefault="0054378C" w:rsidP="00C040DF">
            <w:pPr>
              <w:pStyle w:val="GOSTTablenorm"/>
            </w:pPr>
            <w:r w:rsidRPr="00C040DF">
              <w:t>Контур</w:t>
            </w:r>
          </w:p>
        </w:tc>
        <w:tc>
          <w:tcPr>
            <w:tcW w:w="1109" w:type="pct"/>
          </w:tcPr>
          <w:p w14:paraId="056EDD6A" w14:textId="77777777" w:rsidR="0054378C" w:rsidRPr="00C040DF" w:rsidRDefault="0054378C" w:rsidP="00C040DF">
            <w:pPr>
              <w:pStyle w:val="GOSTTablenorm"/>
            </w:pPr>
            <w:r w:rsidRPr="00C040DF">
              <w:t>StmInfrmtn_Contour_Code</w:t>
            </w:r>
          </w:p>
        </w:tc>
        <w:tc>
          <w:tcPr>
            <w:tcW w:w="1371" w:type="pct"/>
          </w:tcPr>
          <w:p w14:paraId="0930ED26" w14:textId="087FCC9E" w:rsidR="0054378C" w:rsidRPr="00C040DF" w:rsidRDefault="0054378C" w:rsidP="00C040DF">
            <w:pPr>
              <w:pStyle w:val="GOSTTablenorm"/>
            </w:pPr>
            <w:r w:rsidRPr="00C040DF">
              <w:t xml:space="preserve">Если в теге документа </w:t>
            </w:r>
            <w:r w:rsidR="00C040DF">
              <w:t>«</w:t>
            </w:r>
            <w:r w:rsidRPr="00C040DF">
              <w:t>1</w:t>
            </w:r>
            <w:r w:rsidR="00C040DF">
              <w:t>»</w:t>
            </w:r>
            <w:r w:rsidRPr="00C040DF">
              <w:t xml:space="preserve"> или </w:t>
            </w:r>
            <w:r w:rsidR="00C040DF">
              <w:t>«</w:t>
            </w:r>
            <w:r w:rsidRPr="00C040DF">
              <w:t>O</w:t>
            </w:r>
            <w:r w:rsidR="00C040DF">
              <w:t>»</w:t>
            </w:r>
            <w:r w:rsidRPr="00C040DF">
              <w:t xml:space="preserve">, то значение </w:t>
            </w:r>
            <w:r w:rsidR="00C040DF">
              <w:t>«</w:t>
            </w:r>
            <w:r w:rsidRPr="00C040DF">
              <w:t>1</w:t>
            </w:r>
            <w:r w:rsidR="00C040DF">
              <w:t>».</w:t>
            </w:r>
          </w:p>
          <w:p w14:paraId="350682C7" w14:textId="7B91A487" w:rsidR="0054378C" w:rsidRPr="00C040DF" w:rsidRDefault="0054378C" w:rsidP="00C040DF">
            <w:pPr>
              <w:pStyle w:val="GOSTTablenorm"/>
            </w:pPr>
            <w:r w:rsidRPr="00C040DF">
              <w:t xml:space="preserve">Если в теге документа </w:t>
            </w:r>
            <w:r w:rsidR="00C040DF">
              <w:t>«</w:t>
            </w:r>
            <w:r w:rsidRPr="00C040DF">
              <w:t>2</w:t>
            </w:r>
            <w:r w:rsidR="00C040DF">
              <w:t>»</w:t>
            </w:r>
            <w:r w:rsidRPr="00C040DF">
              <w:t xml:space="preserve"> или </w:t>
            </w:r>
            <w:r w:rsidR="00C040DF">
              <w:t>«</w:t>
            </w:r>
            <w:r w:rsidRPr="00C040DF">
              <w:t>S</w:t>
            </w:r>
            <w:r w:rsidR="00C040DF">
              <w:t>»</w:t>
            </w:r>
            <w:r w:rsidRPr="00C040DF">
              <w:t xml:space="preserve">, то значение </w:t>
            </w:r>
            <w:r w:rsidR="00C040DF">
              <w:t>«</w:t>
            </w:r>
            <w:r w:rsidRPr="00C040DF">
              <w:t>2</w:t>
            </w:r>
            <w:r w:rsidR="00C040DF">
              <w:t>»</w:t>
            </w:r>
          </w:p>
        </w:tc>
      </w:tr>
      <w:tr w:rsidR="0054378C" w:rsidRPr="00B9499D" w14:paraId="781D48B2" w14:textId="77777777" w:rsidTr="00F265CC">
        <w:tc>
          <w:tcPr>
            <w:tcW w:w="1109" w:type="pct"/>
          </w:tcPr>
          <w:p w14:paraId="3B61ACD8" w14:textId="77777777" w:rsidR="0054378C" w:rsidRPr="00C040DF" w:rsidRDefault="0054378C" w:rsidP="00C040DF">
            <w:pPr>
              <w:pStyle w:val="GOSTTablenorm"/>
            </w:pPr>
            <w:r w:rsidRPr="00C040DF">
              <w:t>Уровень_конфиденциальности</w:t>
            </w:r>
          </w:p>
        </w:tc>
        <w:tc>
          <w:tcPr>
            <w:tcW w:w="302" w:type="pct"/>
          </w:tcPr>
          <w:p w14:paraId="2D30BF2D" w14:textId="77777777" w:rsidR="0054378C" w:rsidRPr="00C040DF" w:rsidRDefault="0054378C" w:rsidP="00C040DF">
            <w:pPr>
              <w:pStyle w:val="GOSTTablenorm"/>
            </w:pPr>
            <w:r w:rsidRPr="00C040DF">
              <w:t>нет</w:t>
            </w:r>
          </w:p>
        </w:tc>
        <w:tc>
          <w:tcPr>
            <w:tcW w:w="1109" w:type="pct"/>
          </w:tcPr>
          <w:p w14:paraId="4222D99E" w14:textId="77777777" w:rsidR="0054378C" w:rsidRPr="00C040DF" w:rsidRDefault="0054378C" w:rsidP="00C040DF">
            <w:pPr>
              <w:pStyle w:val="GOSTTablenorm"/>
            </w:pPr>
            <w:r w:rsidRPr="00C040DF">
              <w:t>Уровень конфиденциальности</w:t>
            </w:r>
          </w:p>
        </w:tc>
        <w:tc>
          <w:tcPr>
            <w:tcW w:w="1109" w:type="pct"/>
          </w:tcPr>
          <w:p w14:paraId="4E036C0C" w14:textId="77777777" w:rsidR="0054378C" w:rsidRPr="00C040DF" w:rsidRDefault="0054378C" w:rsidP="00C040DF">
            <w:pPr>
              <w:pStyle w:val="GOSTTablenorm"/>
            </w:pPr>
            <w:r w:rsidRPr="00C040DF">
              <w:t>StmInfrmtn_AccessLevelStereotype</w:t>
            </w:r>
          </w:p>
        </w:tc>
        <w:tc>
          <w:tcPr>
            <w:tcW w:w="1371" w:type="pct"/>
          </w:tcPr>
          <w:p w14:paraId="7454E68B" w14:textId="77777777" w:rsidR="0054378C" w:rsidRPr="00C040DF" w:rsidRDefault="0054378C" w:rsidP="00C040DF">
            <w:pPr>
              <w:pStyle w:val="GOSTTablenorm"/>
            </w:pPr>
          </w:p>
        </w:tc>
      </w:tr>
      <w:tr w:rsidR="0054378C" w:rsidRPr="00B9499D" w14:paraId="3FEF516E" w14:textId="77777777" w:rsidTr="00F265CC">
        <w:tc>
          <w:tcPr>
            <w:tcW w:w="1109" w:type="pct"/>
          </w:tcPr>
          <w:p w14:paraId="167ACB94" w14:textId="77777777" w:rsidR="0054378C" w:rsidRPr="00C040DF" w:rsidRDefault="0054378C" w:rsidP="00C040DF">
            <w:pPr>
              <w:pStyle w:val="GOSTTablenorm"/>
            </w:pPr>
            <w:r w:rsidRPr="00C040DF">
              <w:t>Код_бюджета</w:t>
            </w:r>
          </w:p>
        </w:tc>
        <w:tc>
          <w:tcPr>
            <w:tcW w:w="302" w:type="pct"/>
          </w:tcPr>
          <w:p w14:paraId="7FE0AA6E" w14:textId="77777777" w:rsidR="0054378C" w:rsidRPr="00C040DF" w:rsidRDefault="0054378C" w:rsidP="00C040DF">
            <w:pPr>
              <w:pStyle w:val="GOSTTablenorm"/>
            </w:pPr>
            <w:r w:rsidRPr="00C040DF">
              <w:t>нет</w:t>
            </w:r>
          </w:p>
        </w:tc>
        <w:tc>
          <w:tcPr>
            <w:tcW w:w="1109" w:type="pct"/>
          </w:tcPr>
          <w:p w14:paraId="68F72A9B" w14:textId="77777777" w:rsidR="0054378C" w:rsidRPr="00C040DF" w:rsidRDefault="0054378C" w:rsidP="00C040DF">
            <w:pPr>
              <w:pStyle w:val="GOSTTablenorm"/>
            </w:pPr>
            <w:r w:rsidRPr="00C040DF">
              <w:t>Код бюджета</w:t>
            </w:r>
          </w:p>
        </w:tc>
        <w:tc>
          <w:tcPr>
            <w:tcW w:w="1109" w:type="pct"/>
          </w:tcPr>
          <w:p w14:paraId="6D2A64D5" w14:textId="77777777" w:rsidR="0054378C" w:rsidRPr="00C040DF" w:rsidRDefault="0054378C" w:rsidP="00C040DF">
            <w:pPr>
              <w:pStyle w:val="GOSTTablenorm"/>
            </w:pPr>
            <w:r w:rsidRPr="00C040DF">
              <w:t>MSC_Bdgt_Cd</w:t>
            </w:r>
          </w:p>
        </w:tc>
        <w:tc>
          <w:tcPr>
            <w:tcW w:w="1371" w:type="pct"/>
          </w:tcPr>
          <w:p w14:paraId="0E6B2822" w14:textId="77777777" w:rsidR="0054378C" w:rsidRPr="00C040DF" w:rsidRDefault="0054378C" w:rsidP="00C040DF">
            <w:pPr>
              <w:pStyle w:val="GOSTTablenorm"/>
            </w:pPr>
          </w:p>
        </w:tc>
      </w:tr>
      <w:tr w:rsidR="0054378C" w:rsidRPr="00B9499D" w14:paraId="78DA7301" w14:textId="77777777" w:rsidTr="00F265CC">
        <w:tc>
          <w:tcPr>
            <w:tcW w:w="1109" w:type="pct"/>
          </w:tcPr>
          <w:p w14:paraId="5B13C1D3" w14:textId="77777777" w:rsidR="0054378C" w:rsidRPr="00C040DF" w:rsidRDefault="0054378C" w:rsidP="00C040DF">
            <w:pPr>
              <w:pStyle w:val="GOSTTablenorm"/>
            </w:pPr>
            <w:r w:rsidRPr="00C040DF">
              <w:t>Тип_бюджета</w:t>
            </w:r>
          </w:p>
        </w:tc>
        <w:tc>
          <w:tcPr>
            <w:tcW w:w="302" w:type="pct"/>
          </w:tcPr>
          <w:p w14:paraId="1FFFA5D4" w14:textId="77777777" w:rsidR="0054378C" w:rsidRPr="00C040DF" w:rsidRDefault="0054378C" w:rsidP="00C040DF">
            <w:pPr>
              <w:pStyle w:val="GOSTTablenorm"/>
            </w:pPr>
            <w:r w:rsidRPr="00C040DF">
              <w:t>да</w:t>
            </w:r>
          </w:p>
        </w:tc>
        <w:tc>
          <w:tcPr>
            <w:tcW w:w="1109" w:type="pct"/>
          </w:tcPr>
          <w:p w14:paraId="2D897841" w14:textId="77777777" w:rsidR="0054378C" w:rsidRPr="00C040DF" w:rsidRDefault="0054378C" w:rsidP="00C040DF">
            <w:pPr>
              <w:pStyle w:val="GOSTTablenorm"/>
            </w:pPr>
            <w:r w:rsidRPr="00C040DF">
              <w:t>Тип бюджета</w:t>
            </w:r>
          </w:p>
        </w:tc>
        <w:tc>
          <w:tcPr>
            <w:tcW w:w="1109" w:type="pct"/>
          </w:tcPr>
          <w:p w14:paraId="0DD71EF9" w14:textId="77777777" w:rsidR="0054378C" w:rsidRPr="00C040DF" w:rsidRDefault="0054378C" w:rsidP="00C040DF">
            <w:pPr>
              <w:pStyle w:val="GOSTTablenorm"/>
            </w:pPr>
            <w:r w:rsidRPr="00C040DF">
              <w:t>MSC_Bdgt_Cd</w:t>
            </w:r>
          </w:p>
        </w:tc>
        <w:tc>
          <w:tcPr>
            <w:tcW w:w="1371" w:type="pct"/>
          </w:tcPr>
          <w:p w14:paraId="10CBE344" w14:textId="68F7C758" w:rsidR="0054378C" w:rsidRPr="00C040DF" w:rsidRDefault="0054378C" w:rsidP="00C040DF">
            <w:pPr>
              <w:pStyle w:val="GOSTTablenorm"/>
            </w:pPr>
            <w:r w:rsidRPr="00C040DF">
              <w:t xml:space="preserve">Тип бюджета определяется по справочнику «Бюджеты» (поиск по значению </w:t>
            </w:r>
            <w:r w:rsidR="00C040DF">
              <w:t>«</w:t>
            </w:r>
            <w:r w:rsidRPr="00C040DF">
              <w:t>Код бюджета</w:t>
            </w:r>
            <w:r w:rsidR="00C040DF">
              <w:t>»</w:t>
            </w:r>
            <w:r w:rsidRPr="00C040DF">
              <w:t>)</w:t>
            </w:r>
          </w:p>
        </w:tc>
      </w:tr>
      <w:tr w:rsidR="00C33DDA" w:rsidRPr="00B9499D" w14:paraId="74A9967C" w14:textId="77777777" w:rsidTr="00F265CC">
        <w:trPr>
          <w:ins w:id="12809" w:author="Тимофеева Ирина EXP-257846" w:date="2024-06-26T16:55:00Z"/>
        </w:trPr>
        <w:tc>
          <w:tcPr>
            <w:tcW w:w="1109" w:type="pct"/>
          </w:tcPr>
          <w:p w14:paraId="65A19C71" w14:textId="5DC5E23B" w:rsidR="00C33DDA" w:rsidRPr="00C040DF" w:rsidRDefault="00C33DDA" w:rsidP="00C040DF">
            <w:pPr>
              <w:pStyle w:val="GOSTTablenorm"/>
              <w:rPr>
                <w:ins w:id="12810" w:author="Тимофеева Ирина EXP-257846" w:date="2024-06-26T16:55:00Z"/>
              </w:rPr>
            </w:pPr>
            <w:ins w:id="12811" w:author="Тимофеева Ирина EXP-257846" w:date="2024-06-26T16:55:00Z">
              <w:r>
                <w:t>Код_валюты</w:t>
              </w:r>
            </w:ins>
          </w:p>
        </w:tc>
        <w:tc>
          <w:tcPr>
            <w:tcW w:w="302" w:type="pct"/>
          </w:tcPr>
          <w:p w14:paraId="03FB8BF9" w14:textId="6F18BFD5" w:rsidR="00C33DDA" w:rsidRPr="00C040DF" w:rsidRDefault="00C33DDA" w:rsidP="00C040DF">
            <w:pPr>
              <w:pStyle w:val="GOSTTablenorm"/>
              <w:rPr>
                <w:ins w:id="12812" w:author="Тимофеева Ирина EXP-257846" w:date="2024-06-26T16:55:00Z"/>
              </w:rPr>
            </w:pPr>
            <w:ins w:id="12813" w:author="Тимофеева Ирина EXP-257846" w:date="2024-06-26T16:56:00Z">
              <w:r>
                <w:t>да</w:t>
              </w:r>
            </w:ins>
          </w:p>
        </w:tc>
        <w:tc>
          <w:tcPr>
            <w:tcW w:w="1109" w:type="pct"/>
          </w:tcPr>
          <w:p w14:paraId="643578AA" w14:textId="28FF1B45" w:rsidR="00C33DDA" w:rsidRPr="00C040DF" w:rsidRDefault="00C33DDA" w:rsidP="00C040DF">
            <w:pPr>
              <w:pStyle w:val="GOSTTablenorm"/>
              <w:rPr>
                <w:ins w:id="12814" w:author="Тимофеева Ирина EXP-257846" w:date="2024-06-26T16:55:00Z"/>
              </w:rPr>
            </w:pPr>
            <w:ins w:id="12815" w:author="Тимофеева Ирина EXP-257846" w:date="2024-06-26T16:55:00Z">
              <w:r>
                <w:t>Код валюты по ОКВ</w:t>
              </w:r>
            </w:ins>
          </w:p>
        </w:tc>
        <w:tc>
          <w:tcPr>
            <w:tcW w:w="1109" w:type="pct"/>
          </w:tcPr>
          <w:p w14:paraId="72630E36" w14:textId="77777777" w:rsidR="00C33DDA" w:rsidRPr="00C040DF" w:rsidRDefault="00C33DDA" w:rsidP="00C040DF">
            <w:pPr>
              <w:pStyle w:val="GOSTTablenorm"/>
              <w:rPr>
                <w:ins w:id="12816" w:author="Тимофеева Ирина EXP-257846" w:date="2024-06-26T16:55:00Z"/>
              </w:rPr>
            </w:pPr>
          </w:p>
        </w:tc>
        <w:tc>
          <w:tcPr>
            <w:tcW w:w="1371" w:type="pct"/>
          </w:tcPr>
          <w:p w14:paraId="6E611AC3" w14:textId="77777777" w:rsidR="00C33DDA" w:rsidRPr="00B9499D" w:rsidRDefault="00C33DDA" w:rsidP="00C33DDA">
            <w:pPr>
              <w:pStyle w:val="GOSTTablenorm"/>
              <w:rPr>
                <w:ins w:id="12817" w:author="Тимофеева Ирина EXP-257846" w:date="2024-06-26T16:56:00Z"/>
                <w:szCs w:val="22"/>
              </w:rPr>
            </w:pPr>
            <w:ins w:id="12818" w:author="Тимофеева Ирина EXP-257846" w:date="2024-06-26T16:56:00Z">
              <w:r w:rsidRPr="00B9499D">
                <w:rPr>
                  <w:szCs w:val="22"/>
                </w:rPr>
                <w:t>В составе документа может приходить как цифровой, так и буквенный код валюты.</w:t>
              </w:r>
            </w:ins>
          </w:p>
          <w:p w14:paraId="1E4C959D" w14:textId="77777777" w:rsidR="00C33DDA" w:rsidRDefault="00C33DDA" w:rsidP="00792E0E">
            <w:pPr>
              <w:pStyle w:val="GOSTTableListNum1"/>
              <w:numPr>
                <w:ilvl w:val="0"/>
                <w:numId w:val="58"/>
              </w:numPr>
              <w:rPr>
                <w:ins w:id="12819" w:author="Тимофеева Ирина EXP-257846" w:date="2024-06-26T16:56:00Z"/>
              </w:rPr>
            </w:pPr>
            <w:ins w:id="12820" w:author="Тимофеева Ирина EXP-257846" w:date="2024-06-26T16:56:00Z">
              <w:r w:rsidRPr="00B9499D">
                <w:t>если код валюты пришел цифровой, то в атрибут его значение записывается в неизменном виде;</w:t>
              </w:r>
            </w:ins>
          </w:p>
          <w:p w14:paraId="5D252281" w14:textId="261639F7" w:rsidR="00C33DDA" w:rsidRPr="00C040DF" w:rsidRDefault="00C33DDA" w:rsidP="00C57EC6">
            <w:pPr>
              <w:pStyle w:val="GOSTTableListNum1"/>
              <w:rPr>
                <w:ins w:id="12821" w:author="Тимофеева Ирина EXP-257846" w:date="2024-06-26T16:55:00Z"/>
              </w:rPr>
            </w:pPr>
            <w:ins w:id="12822" w:author="Тимофеева Ирина EXP-257846" w:date="2024-06-26T16:56:00Z">
              <w:r w:rsidRPr="00B9499D">
                <w:t>если код валюты пришел буквенный, то в атрибут его значение записывается после преобразования в цифровой по данным справочника «Общероссийский классификатор валют (ОКВ)»</w:t>
              </w:r>
            </w:ins>
            <w:ins w:id="12823" w:author="Тимофеева Ирина" w:date="2026-01-15T11:20:00Z">
              <w:r w:rsidR="00C57EC6" w:rsidRPr="00E01259" w:rsidDel="00C57EC6">
                <w:rPr>
                  <w:rStyle w:val="af6"/>
                </w:rPr>
                <w:t xml:space="preserve"> </w:t>
              </w:r>
            </w:ins>
          </w:p>
        </w:tc>
      </w:tr>
      <w:tr w:rsidR="00C33DDA" w:rsidRPr="00B9499D" w14:paraId="7E3895BD" w14:textId="77777777" w:rsidTr="00F265CC">
        <w:trPr>
          <w:ins w:id="12824" w:author="Тимофеева Ирина EXP-257846" w:date="2024-06-26T16:57:00Z"/>
        </w:trPr>
        <w:tc>
          <w:tcPr>
            <w:tcW w:w="1109" w:type="pct"/>
          </w:tcPr>
          <w:p w14:paraId="72DD3C33" w14:textId="0C092098" w:rsidR="00C33DDA" w:rsidRDefault="00C33DDA" w:rsidP="00C33DDA">
            <w:pPr>
              <w:pStyle w:val="GOSTTablenorm"/>
              <w:rPr>
                <w:ins w:id="12825" w:author="Тимофеева Ирина EXP-257846" w:date="2024-06-26T16:57:00Z"/>
              </w:rPr>
            </w:pPr>
            <w:ins w:id="12826" w:author="Тимофеева Ирина EXP-257846" w:date="2024-06-26T16:58:00Z">
              <w:r>
                <w:rPr>
                  <w:szCs w:val="22"/>
                </w:rPr>
                <w:lastRenderedPageBreak/>
                <w:t>Код_валюты_учета</w:t>
              </w:r>
            </w:ins>
          </w:p>
        </w:tc>
        <w:tc>
          <w:tcPr>
            <w:tcW w:w="302" w:type="pct"/>
          </w:tcPr>
          <w:p w14:paraId="2C5B662B" w14:textId="55342C87" w:rsidR="00C33DDA" w:rsidRDefault="00C33DDA" w:rsidP="00C33DDA">
            <w:pPr>
              <w:pStyle w:val="GOSTTablenorm"/>
              <w:rPr>
                <w:ins w:id="12827" w:author="Тимофеева Ирина EXP-257846" w:date="2024-06-26T16:57:00Z"/>
              </w:rPr>
            </w:pPr>
            <w:ins w:id="12828" w:author="Тимофеева Ирина EXP-257846" w:date="2024-06-26T16:58:00Z">
              <w:r>
                <w:rPr>
                  <w:szCs w:val="22"/>
                </w:rPr>
                <w:t>да</w:t>
              </w:r>
            </w:ins>
          </w:p>
        </w:tc>
        <w:tc>
          <w:tcPr>
            <w:tcW w:w="1109" w:type="pct"/>
          </w:tcPr>
          <w:p w14:paraId="496B39FD" w14:textId="4D9D288D" w:rsidR="00C33DDA" w:rsidRDefault="00C33DDA" w:rsidP="00C33DDA">
            <w:pPr>
              <w:pStyle w:val="GOSTTablenorm"/>
              <w:rPr>
                <w:ins w:id="12829" w:author="Тимофеева Ирина EXP-257846" w:date="2024-06-26T16:57:00Z"/>
              </w:rPr>
            </w:pPr>
            <w:ins w:id="12830" w:author="Тимофеева Ирина EXP-257846" w:date="2024-06-26T16:58:00Z">
              <w:r w:rsidRPr="00B9499D">
                <w:rPr>
                  <w:szCs w:val="22"/>
                </w:rPr>
                <w:t xml:space="preserve">Код валюты </w:t>
              </w:r>
              <w:r>
                <w:rPr>
                  <w:szCs w:val="22"/>
                </w:rPr>
                <w:t xml:space="preserve">учета </w:t>
              </w:r>
              <w:r w:rsidRPr="00B9499D">
                <w:rPr>
                  <w:szCs w:val="22"/>
                </w:rPr>
                <w:t>по ОКВ</w:t>
              </w:r>
            </w:ins>
          </w:p>
        </w:tc>
        <w:tc>
          <w:tcPr>
            <w:tcW w:w="1109" w:type="pct"/>
          </w:tcPr>
          <w:p w14:paraId="319C8BDB" w14:textId="21297AE6" w:rsidR="00C33DDA" w:rsidRPr="00C040DF" w:rsidRDefault="00C33DDA" w:rsidP="00C33DDA">
            <w:pPr>
              <w:pStyle w:val="GOSTTablenorm"/>
              <w:rPr>
                <w:ins w:id="12831" w:author="Тимофеева Ирина EXP-257846" w:date="2024-06-26T16:57:00Z"/>
              </w:rPr>
            </w:pPr>
            <w:ins w:id="12832" w:author="Тимофеева Ирина EXP-257846" w:date="2024-06-26T16:58:00Z">
              <w:r>
                <w:t>-</w:t>
              </w:r>
            </w:ins>
          </w:p>
        </w:tc>
        <w:tc>
          <w:tcPr>
            <w:tcW w:w="1371" w:type="pct"/>
          </w:tcPr>
          <w:p w14:paraId="5DAE2E71" w14:textId="4F5C7C95" w:rsidR="00C33DDA" w:rsidRPr="00B9499D" w:rsidRDefault="00C33DDA" w:rsidP="00C33DDA">
            <w:pPr>
              <w:pStyle w:val="GOSTTablenorm"/>
              <w:rPr>
                <w:ins w:id="12833" w:author="Тимофеева Ирина EXP-257846" w:date="2024-06-26T16:57:00Z"/>
                <w:szCs w:val="22"/>
              </w:rPr>
            </w:pPr>
            <w:ins w:id="12834" w:author="Тимофеева Ирина EXP-257846" w:date="2024-06-26T16:58:00Z">
              <w:r w:rsidRPr="000027F9">
                <w:t>Указывается значение «643»</w:t>
              </w:r>
            </w:ins>
          </w:p>
        </w:tc>
      </w:tr>
      <w:tr w:rsidR="00C33DDA" w:rsidRPr="00B9499D" w14:paraId="5134510F" w14:textId="77777777" w:rsidTr="00F265CC">
        <w:tc>
          <w:tcPr>
            <w:tcW w:w="1109" w:type="pct"/>
          </w:tcPr>
          <w:p w14:paraId="6F7ADC41" w14:textId="77777777" w:rsidR="00C33DDA" w:rsidRPr="00C040DF" w:rsidRDefault="00C33DDA" w:rsidP="00C33DDA">
            <w:pPr>
              <w:pStyle w:val="GOSTTablenorm"/>
            </w:pPr>
            <w:r w:rsidRPr="00C040DF">
              <w:t>Номер_строки_уточняемой</w:t>
            </w:r>
          </w:p>
        </w:tc>
        <w:tc>
          <w:tcPr>
            <w:tcW w:w="302" w:type="pct"/>
          </w:tcPr>
          <w:p w14:paraId="5760A339" w14:textId="77777777" w:rsidR="00C33DDA" w:rsidRPr="00C040DF" w:rsidRDefault="00C33DDA" w:rsidP="00C33DDA">
            <w:pPr>
              <w:pStyle w:val="GOSTTablenorm"/>
            </w:pPr>
            <w:r w:rsidRPr="00C040DF">
              <w:t>нет</w:t>
            </w:r>
          </w:p>
        </w:tc>
        <w:tc>
          <w:tcPr>
            <w:tcW w:w="1109" w:type="pct"/>
          </w:tcPr>
          <w:p w14:paraId="3162940E" w14:textId="77777777" w:rsidR="00C33DDA" w:rsidRPr="00C040DF" w:rsidRDefault="00C33DDA" w:rsidP="00C33DDA">
            <w:pPr>
              <w:pStyle w:val="GOSTTablenorm"/>
            </w:pPr>
            <w:r w:rsidRPr="00C040DF">
              <w:t>Номер строки уточняемой</w:t>
            </w:r>
          </w:p>
        </w:tc>
        <w:tc>
          <w:tcPr>
            <w:tcW w:w="1109" w:type="pct"/>
          </w:tcPr>
          <w:p w14:paraId="2DD6A877" w14:textId="77777777" w:rsidR="00C33DDA" w:rsidRPr="00C040DF" w:rsidRDefault="00C33DDA" w:rsidP="00C33DDA">
            <w:pPr>
              <w:pStyle w:val="GOSTTablenorm"/>
            </w:pPr>
            <w:r w:rsidRPr="00C040DF">
              <w:t>UFPP:RcrdNm</w:t>
            </w:r>
          </w:p>
        </w:tc>
        <w:tc>
          <w:tcPr>
            <w:tcW w:w="1371" w:type="pct"/>
          </w:tcPr>
          <w:p w14:paraId="1F09ACBB" w14:textId="77777777" w:rsidR="00C33DDA" w:rsidRPr="00C040DF" w:rsidRDefault="00C33DDA" w:rsidP="00C33DDA">
            <w:pPr>
              <w:pStyle w:val="GOSTTablenorm"/>
            </w:pPr>
          </w:p>
        </w:tc>
      </w:tr>
      <w:tr w:rsidR="00C33DDA" w:rsidRPr="00B9499D" w14:paraId="480DF262" w14:textId="77777777" w:rsidTr="00F265CC">
        <w:tc>
          <w:tcPr>
            <w:tcW w:w="1109" w:type="pct"/>
          </w:tcPr>
          <w:p w14:paraId="5F167F18" w14:textId="77777777" w:rsidR="00C33DDA" w:rsidRPr="00C040DF" w:rsidRDefault="00C33DDA" w:rsidP="00C33DDA">
            <w:pPr>
              <w:pStyle w:val="GOSTTablenorm"/>
            </w:pPr>
            <w:r w:rsidRPr="00C040DF">
              <w:t>Номер_строки_уточняющей</w:t>
            </w:r>
          </w:p>
        </w:tc>
        <w:tc>
          <w:tcPr>
            <w:tcW w:w="302" w:type="pct"/>
          </w:tcPr>
          <w:p w14:paraId="7D16A2F7" w14:textId="77777777" w:rsidR="00C33DDA" w:rsidRPr="00C040DF" w:rsidRDefault="00C33DDA" w:rsidP="00C33DDA">
            <w:pPr>
              <w:pStyle w:val="GOSTTablenorm"/>
            </w:pPr>
            <w:r w:rsidRPr="00C040DF">
              <w:t>нет</w:t>
            </w:r>
          </w:p>
        </w:tc>
        <w:tc>
          <w:tcPr>
            <w:tcW w:w="1109" w:type="pct"/>
          </w:tcPr>
          <w:p w14:paraId="6876E978" w14:textId="77777777" w:rsidR="00C33DDA" w:rsidRPr="00C040DF" w:rsidRDefault="00C33DDA" w:rsidP="00C33DDA">
            <w:pPr>
              <w:pStyle w:val="GOSTTablenorm"/>
            </w:pPr>
            <w:r w:rsidRPr="00C040DF">
              <w:t>Номер строки уточняющей</w:t>
            </w:r>
          </w:p>
        </w:tc>
        <w:tc>
          <w:tcPr>
            <w:tcW w:w="1109" w:type="pct"/>
          </w:tcPr>
          <w:p w14:paraId="34E797A8" w14:textId="77777777" w:rsidR="00C33DDA" w:rsidRPr="00C040DF" w:rsidRDefault="00C33DDA" w:rsidP="00C33DDA">
            <w:pPr>
              <w:pStyle w:val="GOSTTablenorm"/>
            </w:pPr>
            <w:r w:rsidRPr="00C040DF">
              <w:t>UFPP_N:RcrdNmNw</w:t>
            </w:r>
          </w:p>
        </w:tc>
        <w:tc>
          <w:tcPr>
            <w:tcW w:w="1371" w:type="pct"/>
          </w:tcPr>
          <w:p w14:paraId="33B1D38F" w14:textId="77777777" w:rsidR="00C33DDA" w:rsidRPr="00C040DF" w:rsidRDefault="00C33DDA" w:rsidP="00C33DDA">
            <w:pPr>
              <w:pStyle w:val="GOSTTablenorm"/>
            </w:pPr>
          </w:p>
        </w:tc>
      </w:tr>
      <w:tr w:rsidR="00C33DDA" w:rsidRPr="00B9499D" w14:paraId="2209818A" w14:textId="77777777" w:rsidTr="00F265CC">
        <w:tc>
          <w:tcPr>
            <w:tcW w:w="1109" w:type="pct"/>
          </w:tcPr>
          <w:p w14:paraId="5A1886D9" w14:textId="77777777" w:rsidR="00C33DDA" w:rsidRPr="00C040DF" w:rsidRDefault="00C33DDA" w:rsidP="00C33DDA">
            <w:pPr>
              <w:pStyle w:val="GOSTTablenorm"/>
            </w:pPr>
            <w:r w:rsidRPr="00C040DF">
              <w:t>Тип_уточняемой_операции</w:t>
            </w:r>
          </w:p>
        </w:tc>
        <w:tc>
          <w:tcPr>
            <w:tcW w:w="302" w:type="pct"/>
          </w:tcPr>
          <w:p w14:paraId="79FA0639" w14:textId="77777777" w:rsidR="00C33DDA" w:rsidRPr="00C040DF" w:rsidRDefault="00C33DDA" w:rsidP="00C33DDA">
            <w:pPr>
              <w:pStyle w:val="GOSTTablenorm"/>
            </w:pPr>
            <w:r w:rsidRPr="00C040DF">
              <w:t>нет</w:t>
            </w:r>
          </w:p>
        </w:tc>
        <w:tc>
          <w:tcPr>
            <w:tcW w:w="1109" w:type="pct"/>
          </w:tcPr>
          <w:p w14:paraId="07CDBF48" w14:textId="77777777" w:rsidR="00C33DDA" w:rsidRPr="00C040DF" w:rsidRDefault="00C33DDA" w:rsidP="00C33DDA">
            <w:pPr>
              <w:pStyle w:val="GOSTTablenorm"/>
            </w:pPr>
            <w:r w:rsidRPr="00C040DF">
              <w:t>Тип уточняемой операции</w:t>
            </w:r>
          </w:p>
        </w:tc>
        <w:tc>
          <w:tcPr>
            <w:tcW w:w="1109" w:type="pct"/>
          </w:tcPr>
          <w:p w14:paraId="7B2FE952" w14:textId="77777777" w:rsidR="00C33DDA" w:rsidRPr="00C040DF" w:rsidRDefault="00C33DDA" w:rsidP="00C33DDA">
            <w:pPr>
              <w:pStyle w:val="GOSTTablenorm"/>
            </w:pPr>
            <w:r w:rsidRPr="00C040DF">
              <w:t>UFPP:OprTp</w:t>
            </w:r>
          </w:p>
        </w:tc>
        <w:tc>
          <w:tcPr>
            <w:tcW w:w="1371" w:type="pct"/>
          </w:tcPr>
          <w:p w14:paraId="7816E985" w14:textId="77777777" w:rsidR="00C33DDA" w:rsidRPr="00C040DF" w:rsidRDefault="00C33DDA" w:rsidP="00C33DDA">
            <w:pPr>
              <w:pStyle w:val="GOSTTablenorm"/>
            </w:pPr>
          </w:p>
        </w:tc>
      </w:tr>
      <w:tr w:rsidR="00C33DDA" w:rsidRPr="00B9499D" w14:paraId="6222B31D" w14:textId="77777777" w:rsidTr="00F265CC">
        <w:tc>
          <w:tcPr>
            <w:tcW w:w="1109" w:type="pct"/>
          </w:tcPr>
          <w:p w14:paraId="7D48614D" w14:textId="17AF2790" w:rsidR="00C33DDA" w:rsidRPr="00C040DF" w:rsidRDefault="00C33DDA" w:rsidP="00C33DDA">
            <w:pPr>
              <w:pStyle w:val="GOSTTablenorm"/>
            </w:pPr>
            <w:r w:rsidRPr="00C040DF">
              <w:t>Номер_ЛС_уточняемый</w:t>
            </w:r>
          </w:p>
        </w:tc>
        <w:tc>
          <w:tcPr>
            <w:tcW w:w="302" w:type="pct"/>
          </w:tcPr>
          <w:p w14:paraId="5CC9C779" w14:textId="358D81C6" w:rsidR="00C33DDA" w:rsidRPr="00C040DF" w:rsidRDefault="00C33DDA" w:rsidP="00C33DDA">
            <w:pPr>
              <w:pStyle w:val="GOSTTablenorm"/>
            </w:pPr>
            <w:r w:rsidRPr="00C040DF">
              <w:t>нет</w:t>
            </w:r>
          </w:p>
        </w:tc>
        <w:tc>
          <w:tcPr>
            <w:tcW w:w="1109" w:type="pct"/>
          </w:tcPr>
          <w:p w14:paraId="43F65A94" w14:textId="10B86731" w:rsidR="00C33DDA" w:rsidRPr="00C040DF" w:rsidRDefault="00C33DDA" w:rsidP="00C33DDA">
            <w:pPr>
              <w:pStyle w:val="GOSTTablenorm"/>
            </w:pPr>
            <w:r w:rsidRPr="00C040DF">
              <w:t>Номер лицевого счета уточняемый</w:t>
            </w:r>
          </w:p>
        </w:tc>
        <w:tc>
          <w:tcPr>
            <w:tcW w:w="1109" w:type="pct"/>
          </w:tcPr>
          <w:p w14:paraId="5CFDAFA3" w14:textId="0D5B899D" w:rsidR="00C33DDA" w:rsidRPr="00C040DF" w:rsidRDefault="00C33DDA" w:rsidP="00C33DDA">
            <w:pPr>
              <w:pStyle w:val="GOSTTablenorm"/>
            </w:pPr>
            <w:r w:rsidRPr="00C040DF">
              <w:t>UFPP:AcntNm</w:t>
            </w:r>
          </w:p>
        </w:tc>
        <w:tc>
          <w:tcPr>
            <w:tcW w:w="1371" w:type="pct"/>
          </w:tcPr>
          <w:p w14:paraId="0B47F22F" w14:textId="77777777" w:rsidR="00C33DDA" w:rsidRPr="00C040DF" w:rsidRDefault="00C33DDA" w:rsidP="00C33DDA">
            <w:pPr>
              <w:pStyle w:val="GOSTTablenorm"/>
            </w:pPr>
          </w:p>
        </w:tc>
      </w:tr>
      <w:tr w:rsidR="00C33DDA" w:rsidRPr="009042A9" w14:paraId="21D6E3CC" w14:textId="77777777" w:rsidTr="00F265CC">
        <w:tc>
          <w:tcPr>
            <w:tcW w:w="1109" w:type="pct"/>
          </w:tcPr>
          <w:p w14:paraId="683E48A8" w14:textId="0BBAF21A" w:rsidR="00C33DDA" w:rsidRPr="00C040DF" w:rsidRDefault="00C33DDA" w:rsidP="00C33DDA">
            <w:pPr>
              <w:pStyle w:val="GOSTTablenorm"/>
            </w:pPr>
            <w:r w:rsidRPr="00C040DF">
              <w:t>Номер_ЛС_уточненный</w:t>
            </w:r>
          </w:p>
        </w:tc>
        <w:tc>
          <w:tcPr>
            <w:tcW w:w="302" w:type="pct"/>
          </w:tcPr>
          <w:p w14:paraId="38764F2A" w14:textId="1DE68D6A" w:rsidR="00C33DDA" w:rsidRPr="00C040DF" w:rsidRDefault="00C33DDA" w:rsidP="00C33DDA">
            <w:pPr>
              <w:pStyle w:val="GOSTTablenorm"/>
            </w:pPr>
            <w:r w:rsidRPr="00C040DF">
              <w:t>нет</w:t>
            </w:r>
          </w:p>
        </w:tc>
        <w:tc>
          <w:tcPr>
            <w:tcW w:w="1109" w:type="pct"/>
          </w:tcPr>
          <w:p w14:paraId="2DC7DAF2" w14:textId="30CBD74D" w:rsidR="00C33DDA" w:rsidRPr="00C040DF" w:rsidRDefault="00C33DDA" w:rsidP="00C33DDA">
            <w:pPr>
              <w:pStyle w:val="GOSTTablenorm"/>
            </w:pPr>
            <w:r w:rsidRPr="00C040DF">
              <w:t>Номер лицевого счета уточненный</w:t>
            </w:r>
          </w:p>
        </w:tc>
        <w:tc>
          <w:tcPr>
            <w:tcW w:w="1109" w:type="pct"/>
          </w:tcPr>
          <w:p w14:paraId="672743D6" w14:textId="170F7CDE" w:rsidR="00C33DDA" w:rsidRPr="00A71881" w:rsidRDefault="00C33DDA" w:rsidP="00C33DDA">
            <w:pPr>
              <w:pStyle w:val="GOSTTablenorm"/>
              <w:rPr>
                <w:lang w:val="en-US"/>
              </w:rPr>
            </w:pPr>
            <w:r w:rsidRPr="00A71881">
              <w:rPr>
                <w:lang w:val="en-US"/>
              </w:rPr>
              <w:t>UFPP_N:REC_ACCOUNTNUM_TECH</w:t>
            </w:r>
          </w:p>
        </w:tc>
        <w:tc>
          <w:tcPr>
            <w:tcW w:w="1371" w:type="pct"/>
          </w:tcPr>
          <w:p w14:paraId="68626559" w14:textId="77777777" w:rsidR="00C33DDA" w:rsidRPr="00A71881" w:rsidRDefault="00C33DDA" w:rsidP="00C33DDA">
            <w:pPr>
              <w:pStyle w:val="GOSTTablenorm"/>
              <w:rPr>
                <w:lang w:val="en-US"/>
              </w:rPr>
            </w:pPr>
          </w:p>
        </w:tc>
      </w:tr>
      <w:tr w:rsidR="00C33DDA" w:rsidRPr="00B9499D" w14:paraId="4BA99E12" w14:textId="77777777" w:rsidTr="00F265CC">
        <w:tc>
          <w:tcPr>
            <w:tcW w:w="1109" w:type="pct"/>
          </w:tcPr>
          <w:p w14:paraId="61BB461A" w14:textId="77777777" w:rsidR="00C33DDA" w:rsidRPr="00C040DF" w:rsidRDefault="00C33DDA" w:rsidP="00C33DDA">
            <w:pPr>
              <w:pStyle w:val="GOSTTablenorm"/>
            </w:pPr>
            <w:r w:rsidRPr="00C040DF">
              <w:t>КБК_уточняемый</w:t>
            </w:r>
          </w:p>
        </w:tc>
        <w:tc>
          <w:tcPr>
            <w:tcW w:w="302" w:type="pct"/>
          </w:tcPr>
          <w:p w14:paraId="687D2B69" w14:textId="77777777" w:rsidR="00C33DDA" w:rsidRPr="00C040DF" w:rsidRDefault="00C33DDA" w:rsidP="00C33DDA">
            <w:pPr>
              <w:pStyle w:val="GOSTTablenorm"/>
            </w:pPr>
            <w:r w:rsidRPr="00C040DF">
              <w:t>нет</w:t>
            </w:r>
          </w:p>
        </w:tc>
        <w:tc>
          <w:tcPr>
            <w:tcW w:w="1109" w:type="pct"/>
          </w:tcPr>
          <w:p w14:paraId="24F73E6D" w14:textId="77777777" w:rsidR="00C33DDA" w:rsidRPr="00C040DF" w:rsidRDefault="00C33DDA" w:rsidP="00C33DDA">
            <w:pPr>
              <w:pStyle w:val="GOSTTablenorm"/>
            </w:pPr>
            <w:r w:rsidRPr="00C040DF">
              <w:t>КБК уточняемый</w:t>
            </w:r>
          </w:p>
        </w:tc>
        <w:tc>
          <w:tcPr>
            <w:tcW w:w="1109" w:type="pct"/>
          </w:tcPr>
          <w:p w14:paraId="3C22A8ED" w14:textId="77777777" w:rsidR="00C33DDA" w:rsidRPr="00C040DF" w:rsidRDefault="00C33DDA" w:rsidP="00C33DDA">
            <w:pPr>
              <w:pStyle w:val="GOSTTablenorm"/>
            </w:pPr>
            <w:r w:rsidRPr="00C040DF">
              <w:t>UFPP:MSC_KBK_KBK</w:t>
            </w:r>
          </w:p>
        </w:tc>
        <w:tc>
          <w:tcPr>
            <w:tcW w:w="1371" w:type="pct"/>
          </w:tcPr>
          <w:p w14:paraId="18B750F6" w14:textId="77777777" w:rsidR="00C33DDA" w:rsidRPr="00C040DF" w:rsidRDefault="00C33DDA" w:rsidP="00C33DDA">
            <w:pPr>
              <w:pStyle w:val="GOSTTablenorm"/>
            </w:pPr>
          </w:p>
        </w:tc>
      </w:tr>
      <w:tr w:rsidR="00C33DDA" w:rsidRPr="009042A9" w14:paraId="484B77B3" w14:textId="77777777" w:rsidTr="00F265CC">
        <w:tc>
          <w:tcPr>
            <w:tcW w:w="1109" w:type="pct"/>
          </w:tcPr>
          <w:p w14:paraId="4521F4ED" w14:textId="77777777" w:rsidR="00C33DDA" w:rsidRPr="00C040DF" w:rsidRDefault="00C33DDA" w:rsidP="00C33DDA">
            <w:pPr>
              <w:pStyle w:val="GOSTTablenorm"/>
            </w:pPr>
            <w:r w:rsidRPr="00C040DF">
              <w:t>КБК_уточненный</w:t>
            </w:r>
          </w:p>
        </w:tc>
        <w:tc>
          <w:tcPr>
            <w:tcW w:w="302" w:type="pct"/>
          </w:tcPr>
          <w:p w14:paraId="42BE0083" w14:textId="77777777" w:rsidR="00C33DDA" w:rsidRPr="00C040DF" w:rsidRDefault="00C33DDA" w:rsidP="00C33DDA">
            <w:pPr>
              <w:pStyle w:val="GOSTTablenorm"/>
            </w:pPr>
            <w:r w:rsidRPr="00C040DF">
              <w:t>нет</w:t>
            </w:r>
          </w:p>
        </w:tc>
        <w:tc>
          <w:tcPr>
            <w:tcW w:w="1109" w:type="pct"/>
          </w:tcPr>
          <w:p w14:paraId="0E268852" w14:textId="77777777" w:rsidR="00C33DDA" w:rsidRPr="00C040DF" w:rsidRDefault="00C33DDA" w:rsidP="00C33DDA">
            <w:pPr>
              <w:pStyle w:val="GOSTTablenorm"/>
            </w:pPr>
            <w:r w:rsidRPr="00C040DF">
              <w:t>КБК уточненный</w:t>
            </w:r>
          </w:p>
        </w:tc>
        <w:tc>
          <w:tcPr>
            <w:tcW w:w="1109" w:type="pct"/>
          </w:tcPr>
          <w:p w14:paraId="77486663" w14:textId="77777777" w:rsidR="00C33DDA" w:rsidRPr="00A71881" w:rsidRDefault="00C33DDA" w:rsidP="00C33DDA">
            <w:pPr>
              <w:pStyle w:val="GOSTTablenorm"/>
              <w:rPr>
                <w:lang w:val="en-US"/>
              </w:rPr>
            </w:pPr>
            <w:r w:rsidRPr="00A71881">
              <w:rPr>
                <w:lang w:val="en-US"/>
              </w:rPr>
              <w:t>UFPP_N:MSC_KBKNw_KBK</w:t>
            </w:r>
          </w:p>
        </w:tc>
        <w:tc>
          <w:tcPr>
            <w:tcW w:w="1371" w:type="pct"/>
          </w:tcPr>
          <w:p w14:paraId="2F8CD170" w14:textId="77777777" w:rsidR="00C33DDA" w:rsidRPr="00A71881" w:rsidRDefault="00C33DDA" w:rsidP="00C33DDA">
            <w:pPr>
              <w:pStyle w:val="GOSTTablenorm"/>
              <w:rPr>
                <w:lang w:val="en-US"/>
              </w:rPr>
            </w:pPr>
          </w:p>
        </w:tc>
      </w:tr>
      <w:tr w:rsidR="00C33DDA" w:rsidRPr="00260C63" w14:paraId="16F3BB5B" w14:textId="77777777" w:rsidTr="00F265CC">
        <w:tc>
          <w:tcPr>
            <w:tcW w:w="1109" w:type="pct"/>
          </w:tcPr>
          <w:p w14:paraId="3A93805E" w14:textId="375D730C" w:rsidR="00C33DDA" w:rsidRPr="00C040DF" w:rsidRDefault="00C33DDA" w:rsidP="00C33DDA">
            <w:pPr>
              <w:pStyle w:val="GOSTTablenorm"/>
            </w:pPr>
            <w:r w:rsidRPr="00C040DF">
              <w:t>Тип_КБК_уточняемый</w:t>
            </w:r>
          </w:p>
        </w:tc>
        <w:tc>
          <w:tcPr>
            <w:tcW w:w="302" w:type="pct"/>
          </w:tcPr>
          <w:p w14:paraId="47B06233" w14:textId="171355AC" w:rsidR="00C33DDA" w:rsidRPr="00C040DF" w:rsidRDefault="00C33DDA" w:rsidP="00C33DDA">
            <w:pPr>
              <w:pStyle w:val="GOSTTablenorm"/>
            </w:pPr>
            <w:r w:rsidRPr="00C040DF">
              <w:t>да</w:t>
            </w:r>
          </w:p>
        </w:tc>
        <w:tc>
          <w:tcPr>
            <w:tcW w:w="1109" w:type="pct"/>
          </w:tcPr>
          <w:p w14:paraId="54B42661" w14:textId="5BCA77CE" w:rsidR="00C33DDA" w:rsidRPr="00C040DF" w:rsidRDefault="00C33DDA" w:rsidP="00C33DDA">
            <w:pPr>
              <w:pStyle w:val="GOSTTablenorm"/>
            </w:pPr>
            <w:r w:rsidRPr="00C040DF">
              <w:t>Тип КБК уточняемый</w:t>
            </w:r>
          </w:p>
        </w:tc>
        <w:tc>
          <w:tcPr>
            <w:tcW w:w="1109" w:type="pct"/>
          </w:tcPr>
          <w:p w14:paraId="1E3127A4" w14:textId="77777777" w:rsidR="00C33DDA" w:rsidRPr="00C040DF" w:rsidRDefault="00C33DDA" w:rsidP="00C33DDA">
            <w:pPr>
              <w:pStyle w:val="GOSTTablenorm"/>
            </w:pPr>
          </w:p>
        </w:tc>
        <w:tc>
          <w:tcPr>
            <w:tcW w:w="1371" w:type="pct"/>
          </w:tcPr>
          <w:p w14:paraId="5ECA6E3B" w14:textId="01630F41" w:rsidR="00C33DDA" w:rsidRPr="00C040DF" w:rsidRDefault="00C33DDA" w:rsidP="00C33DDA">
            <w:pPr>
              <w:pStyle w:val="GOSTTablenorm"/>
            </w:pPr>
            <w:r w:rsidRPr="00C040DF">
              <w:t>Атрибут всегда заполняется значением «31»</w:t>
            </w:r>
          </w:p>
        </w:tc>
      </w:tr>
      <w:tr w:rsidR="00C33DDA" w:rsidRPr="00260C63" w14:paraId="6A9E67A0" w14:textId="77777777" w:rsidTr="00F265CC">
        <w:tc>
          <w:tcPr>
            <w:tcW w:w="1109" w:type="pct"/>
          </w:tcPr>
          <w:p w14:paraId="1F675772" w14:textId="504CD5ED" w:rsidR="00C33DDA" w:rsidRPr="00C040DF" w:rsidRDefault="00C33DDA" w:rsidP="00C33DDA">
            <w:pPr>
              <w:pStyle w:val="GOSTTablenorm"/>
            </w:pPr>
            <w:r w:rsidRPr="00C040DF">
              <w:t>Тип_КБК_уточненный</w:t>
            </w:r>
          </w:p>
        </w:tc>
        <w:tc>
          <w:tcPr>
            <w:tcW w:w="302" w:type="pct"/>
          </w:tcPr>
          <w:p w14:paraId="5A926B88" w14:textId="2EB7D079" w:rsidR="00C33DDA" w:rsidRPr="00C040DF" w:rsidRDefault="00C33DDA" w:rsidP="00C33DDA">
            <w:pPr>
              <w:pStyle w:val="GOSTTablenorm"/>
            </w:pPr>
            <w:r w:rsidRPr="00C040DF">
              <w:t>да</w:t>
            </w:r>
          </w:p>
        </w:tc>
        <w:tc>
          <w:tcPr>
            <w:tcW w:w="1109" w:type="pct"/>
          </w:tcPr>
          <w:p w14:paraId="3E34264F" w14:textId="5CC57C0F" w:rsidR="00C33DDA" w:rsidRPr="00C040DF" w:rsidRDefault="00C33DDA" w:rsidP="00C33DDA">
            <w:pPr>
              <w:pStyle w:val="GOSTTablenorm"/>
            </w:pPr>
            <w:r w:rsidRPr="00C040DF">
              <w:t>Тип КБК уточненный</w:t>
            </w:r>
          </w:p>
        </w:tc>
        <w:tc>
          <w:tcPr>
            <w:tcW w:w="1109" w:type="pct"/>
          </w:tcPr>
          <w:p w14:paraId="71AE7FBC" w14:textId="77777777" w:rsidR="00C33DDA" w:rsidRPr="00C040DF" w:rsidRDefault="00C33DDA" w:rsidP="00C33DDA">
            <w:pPr>
              <w:pStyle w:val="GOSTTablenorm"/>
            </w:pPr>
          </w:p>
        </w:tc>
        <w:tc>
          <w:tcPr>
            <w:tcW w:w="1371" w:type="pct"/>
          </w:tcPr>
          <w:p w14:paraId="4E6743BC" w14:textId="1F353DF1" w:rsidR="00C33DDA" w:rsidRPr="00C040DF" w:rsidRDefault="00C33DDA" w:rsidP="00C33DDA">
            <w:pPr>
              <w:pStyle w:val="GOSTTablenorm"/>
            </w:pPr>
            <w:r w:rsidRPr="00C040DF">
              <w:t>Атрибут всегда заполняется значением «31»</w:t>
            </w:r>
          </w:p>
        </w:tc>
      </w:tr>
      <w:tr w:rsidR="00C33DDA" w:rsidRPr="00B9499D" w14:paraId="612E0B4F" w14:textId="77777777" w:rsidTr="00F265CC">
        <w:tc>
          <w:tcPr>
            <w:tcW w:w="1109" w:type="pct"/>
          </w:tcPr>
          <w:p w14:paraId="123BE8D8" w14:textId="77777777" w:rsidR="00C33DDA" w:rsidRPr="00C040DF" w:rsidRDefault="00C33DDA" w:rsidP="00C33DDA">
            <w:pPr>
              <w:pStyle w:val="GOSTTablenorm"/>
            </w:pPr>
            <w:r w:rsidRPr="00C040DF">
              <w:t>Код_главы_БК_уточняемый</w:t>
            </w:r>
          </w:p>
        </w:tc>
        <w:tc>
          <w:tcPr>
            <w:tcW w:w="302" w:type="pct"/>
          </w:tcPr>
          <w:p w14:paraId="1F605FA4" w14:textId="77777777" w:rsidR="00C33DDA" w:rsidRPr="00C040DF" w:rsidRDefault="00C33DDA" w:rsidP="00C33DDA">
            <w:pPr>
              <w:pStyle w:val="GOSTTablenorm"/>
            </w:pPr>
            <w:r w:rsidRPr="00C040DF">
              <w:t>нет</w:t>
            </w:r>
          </w:p>
        </w:tc>
        <w:tc>
          <w:tcPr>
            <w:tcW w:w="1109" w:type="pct"/>
          </w:tcPr>
          <w:p w14:paraId="4F41E0C2" w14:textId="77777777" w:rsidR="00C33DDA" w:rsidRPr="00C040DF" w:rsidRDefault="00C33DDA" w:rsidP="00C33DDA">
            <w:pPr>
              <w:pStyle w:val="GOSTTablenorm"/>
            </w:pPr>
            <w:r w:rsidRPr="00C040DF">
              <w:t>Код главы по БК уточняемый</w:t>
            </w:r>
          </w:p>
        </w:tc>
        <w:tc>
          <w:tcPr>
            <w:tcW w:w="1109" w:type="pct"/>
          </w:tcPr>
          <w:p w14:paraId="2D584593" w14:textId="77777777" w:rsidR="00C33DDA" w:rsidRPr="00C040DF" w:rsidRDefault="00C33DDA" w:rsidP="00C33DDA">
            <w:pPr>
              <w:pStyle w:val="GOSTTablenorm"/>
            </w:pPr>
            <w:r w:rsidRPr="00C040DF">
              <w:t>UFPP:GRBS_OperCode</w:t>
            </w:r>
          </w:p>
        </w:tc>
        <w:tc>
          <w:tcPr>
            <w:tcW w:w="1371" w:type="pct"/>
          </w:tcPr>
          <w:p w14:paraId="2E71DCBD" w14:textId="77777777" w:rsidR="00C33DDA" w:rsidRPr="00C040DF" w:rsidRDefault="00C33DDA" w:rsidP="00C33DDA">
            <w:pPr>
              <w:pStyle w:val="GOSTTablenorm"/>
            </w:pPr>
          </w:p>
        </w:tc>
      </w:tr>
      <w:tr w:rsidR="00C33DDA" w:rsidRPr="00B9499D" w14:paraId="39775190" w14:textId="77777777" w:rsidTr="00F265CC">
        <w:tc>
          <w:tcPr>
            <w:tcW w:w="1109" w:type="pct"/>
          </w:tcPr>
          <w:p w14:paraId="3E74CEEF" w14:textId="77777777" w:rsidR="00C33DDA" w:rsidRPr="00C040DF" w:rsidRDefault="00C33DDA" w:rsidP="00C33DDA">
            <w:pPr>
              <w:pStyle w:val="GOSTTablenorm"/>
            </w:pPr>
            <w:r w:rsidRPr="00C040DF">
              <w:t>Код_главы_БК_уточненный</w:t>
            </w:r>
          </w:p>
        </w:tc>
        <w:tc>
          <w:tcPr>
            <w:tcW w:w="302" w:type="pct"/>
          </w:tcPr>
          <w:p w14:paraId="22337C9F" w14:textId="77777777" w:rsidR="00C33DDA" w:rsidRPr="00C040DF" w:rsidRDefault="00C33DDA" w:rsidP="00C33DDA">
            <w:pPr>
              <w:pStyle w:val="GOSTTablenorm"/>
            </w:pPr>
            <w:r w:rsidRPr="00C040DF">
              <w:t>нет</w:t>
            </w:r>
          </w:p>
        </w:tc>
        <w:tc>
          <w:tcPr>
            <w:tcW w:w="1109" w:type="pct"/>
          </w:tcPr>
          <w:p w14:paraId="2C40926A" w14:textId="77777777" w:rsidR="00C33DDA" w:rsidRPr="00C040DF" w:rsidRDefault="00C33DDA" w:rsidP="00C33DDA">
            <w:pPr>
              <w:pStyle w:val="GOSTTablenorm"/>
            </w:pPr>
            <w:r w:rsidRPr="00C040DF">
              <w:t>Код главы по БК уточненный</w:t>
            </w:r>
          </w:p>
        </w:tc>
        <w:tc>
          <w:tcPr>
            <w:tcW w:w="1109" w:type="pct"/>
          </w:tcPr>
          <w:p w14:paraId="443DBE41" w14:textId="77777777" w:rsidR="00C33DDA" w:rsidRPr="00C040DF" w:rsidRDefault="00C33DDA" w:rsidP="00C33DDA">
            <w:pPr>
              <w:pStyle w:val="GOSTTablenorm"/>
            </w:pPr>
            <w:r w:rsidRPr="00C040DF">
              <w:t>UF_MSC_GRBS_Cd</w:t>
            </w:r>
          </w:p>
        </w:tc>
        <w:tc>
          <w:tcPr>
            <w:tcW w:w="1371" w:type="pct"/>
          </w:tcPr>
          <w:p w14:paraId="0FB8A3F9" w14:textId="77777777" w:rsidR="00C33DDA" w:rsidRPr="00C040DF" w:rsidRDefault="00C33DDA" w:rsidP="00C33DDA">
            <w:pPr>
              <w:pStyle w:val="GOSTTablenorm"/>
            </w:pPr>
          </w:p>
        </w:tc>
      </w:tr>
      <w:tr w:rsidR="00C33DDA" w:rsidRPr="00B9499D" w14:paraId="6CFFA83B" w14:textId="77777777" w:rsidTr="00F265CC">
        <w:tc>
          <w:tcPr>
            <w:tcW w:w="1109" w:type="pct"/>
          </w:tcPr>
          <w:p w14:paraId="3180CD71" w14:textId="77777777" w:rsidR="00C33DDA" w:rsidRPr="00C040DF" w:rsidRDefault="00C33DDA" w:rsidP="00C33DDA">
            <w:pPr>
              <w:pStyle w:val="GOSTTablenorm"/>
            </w:pPr>
            <w:r w:rsidRPr="00C040DF">
              <w:t>КБК_ЛС_уточняемый</w:t>
            </w:r>
          </w:p>
        </w:tc>
        <w:tc>
          <w:tcPr>
            <w:tcW w:w="302" w:type="pct"/>
          </w:tcPr>
          <w:p w14:paraId="35563082" w14:textId="77777777" w:rsidR="00C33DDA" w:rsidRPr="00C040DF" w:rsidRDefault="00C33DDA" w:rsidP="00C33DDA">
            <w:pPr>
              <w:pStyle w:val="GOSTTablenorm"/>
            </w:pPr>
            <w:r w:rsidRPr="00C040DF">
              <w:t>да</w:t>
            </w:r>
          </w:p>
        </w:tc>
        <w:tc>
          <w:tcPr>
            <w:tcW w:w="1109" w:type="pct"/>
          </w:tcPr>
          <w:p w14:paraId="468FB781" w14:textId="77777777" w:rsidR="00C33DDA" w:rsidRPr="00C040DF" w:rsidRDefault="00C33DDA" w:rsidP="00C33DDA">
            <w:pPr>
              <w:pStyle w:val="GOSTTablenorm"/>
            </w:pPr>
            <w:r w:rsidRPr="00C040DF">
              <w:t>КБК по ЛС уточняемый</w:t>
            </w:r>
          </w:p>
        </w:tc>
        <w:tc>
          <w:tcPr>
            <w:tcW w:w="1109" w:type="pct"/>
          </w:tcPr>
          <w:p w14:paraId="127FA642" w14:textId="77777777" w:rsidR="00C33DDA" w:rsidRPr="00C040DF" w:rsidRDefault="00C33DDA" w:rsidP="00C33DDA">
            <w:pPr>
              <w:pStyle w:val="GOSTTablenorm"/>
            </w:pPr>
            <w:r w:rsidRPr="00C040DF">
              <w:t>UFPP:GRBS_OperCode</w:t>
            </w:r>
          </w:p>
        </w:tc>
        <w:tc>
          <w:tcPr>
            <w:tcW w:w="1371" w:type="pct"/>
          </w:tcPr>
          <w:p w14:paraId="5CD3DB90" w14:textId="1CDF6C12" w:rsidR="00C33DDA" w:rsidRDefault="00C33DDA" w:rsidP="00792E0E">
            <w:pPr>
              <w:pStyle w:val="GOSTTableListNum10"/>
              <w:numPr>
                <w:ilvl w:val="0"/>
                <w:numId w:val="40"/>
              </w:numPr>
            </w:pPr>
            <w:r>
              <w:t xml:space="preserve"> </w:t>
            </w:r>
            <w:r w:rsidRPr="00C040DF">
              <w:t>UFPP:GRBS_OperCode</w:t>
            </w:r>
            <w:r>
              <w:t> </w:t>
            </w:r>
            <w:r w:rsidRPr="00C040DF">
              <w:t>+ 00000000000000610 (17 знаков)</w:t>
            </w:r>
            <w:r>
              <w:t>;</w:t>
            </w:r>
          </w:p>
          <w:p w14:paraId="4619F603" w14:textId="7F19057A" w:rsidR="00C33DDA" w:rsidRPr="00C040DF" w:rsidRDefault="00C33DDA" w:rsidP="00C33DDA">
            <w:pPr>
              <w:pStyle w:val="GOSTTableListNum10"/>
            </w:pPr>
            <w:r w:rsidRPr="00C040DF">
              <w:t xml:space="preserve"> Если UFPP:GRBS_Op</w:t>
            </w:r>
            <w:r>
              <w:t>erCode пусто, то не заполняется</w:t>
            </w:r>
          </w:p>
        </w:tc>
      </w:tr>
      <w:tr w:rsidR="00C33DDA" w:rsidRPr="00B9499D" w14:paraId="3FA8C2AA" w14:textId="77777777" w:rsidTr="00F265CC">
        <w:tc>
          <w:tcPr>
            <w:tcW w:w="1109" w:type="pct"/>
          </w:tcPr>
          <w:p w14:paraId="26E5C2CA" w14:textId="77777777" w:rsidR="00C33DDA" w:rsidRPr="00C040DF" w:rsidRDefault="00C33DDA" w:rsidP="00C33DDA">
            <w:pPr>
              <w:pStyle w:val="GOSTTablenorm"/>
            </w:pPr>
            <w:r w:rsidRPr="00C040DF">
              <w:t>КБК_ЛС_уточненный</w:t>
            </w:r>
          </w:p>
        </w:tc>
        <w:tc>
          <w:tcPr>
            <w:tcW w:w="302" w:type="pct"/>
          </w:tcPr>
          <w:p w14:paraId="576E93D3" w14:textId="77777777" w:rsidR="00C33DDA" w:rsidRPr="00C040DF" w:rsidRDefault="00C33DDA" w:rsidP="00C33DDA">
            <w:pPr>
              <w:pStyle w:val="GOSTTablenorm"/>
            </w:pPr>
            <w:r w:rsidRPr="00C040DF">
              <w:t>да</w:t>
            </w:r>
          </w:p>
        </w:tc>
        <w:tc>
          <w:tcPr>
            <w:tcW w:w="1109" w:type="pct"/>
          </w:tcPr>
          <w:p w14:paraId="4829FAB1" w14:textId="77777777" w:rsidR="00C33DDA" w:rsidRPr="00C040DF" w:rsidRDefault="00C33DDA" w:rsidP="00C33DDA">
            <w:pPr>
              <w:pStyle w:val="GOSTTablenorm"/>
            </w:pPr>
            <w:r w:rsidRPr="00C040DF">
              <w:t>КБК по ЛС уточненный</w:t>
            </w:r>
          </w:p>
        </w:tc>
        <w:tc>
          <w:tcPr>
            <w:tcW w:w="1109" w:type="pct"/>
          </w:tcPr>
          <w:p w14:paraId="0D832781" w14:textId="77777777" w:rsidR="00C33DDA" w:rsidRPr="00C040DF" w:rsidRDefault="00C33DDA" w:rsidP="00C33DDA">
            <w:pPr>
              <w:pStyle w:val="GOSTTablenorm"/>
            </w:pPr>
            <w:r w:rsidRPr="00C040DF">
              <w:t>UF_MSC_GRBS_Cd</w:t>
            </w:r>
          </w:p>
        </w:tc>
        <w:tc>
          <w:tcPr>
            <w:tcW w:w="1371" w:type="pct"/>
          </w:tcPr>
          <w:p w14:paraId="7B8F331C" w14:textId="77777777" w:rsidR="00C33DDA" w:rsidRPr="00C040DF" w:rsidRDefault="00C33DDA" w:rsidP="00C33DDA">
            <w:pPr>
              <w:pStyle w:val="GOSTTablenorm"/>
            </w:pPr>
            <w:r w:rsidRPr="00C040DF">
              <w:t>UF_MSC_GRBS_Cd + 00000000000000510 (17 знаков)</w:t>
            </w:r>
          </w:p>
        </w:tc>
      </w:tr>
      <w:tr w:rsidR="00C33DDA" w:rsidRPr="00B9499D" w14:paraId="19906F22" w14:textId="77777777" w:rsidTr="00F265CC">
        <w:tc>
          <w:tcPr>
            <w:tcW w:w="1109" w:type="pct"/>
          </w:tcPr>
          <w:p w14:paraId="4BDBA26C" w14:textId="77777777" w:rsidR="00C33DDA" w:rsidRPr="00C040DF" w:rsidRDefault="00C33DDA" w:rsidP="00C33DDA">
            <w:pPr>
              <w:pStyle w:val="GOSTTablenorm"/>
            </w:pPr>
            <w:r w:rsidRPr="00C040DF">
              <w:t>Код_цели_уточняемый</w:t>
            </w:r>
          </w:p>
        </w:tc>
        <w:tc>
          <w:tcPr>
            <w:tcW w:w="302" w:type="pct"/>
          </w:tcPr>
          <w:p w14:paraId="43F2ED6A" w14:textId="78CEFB84" w:rsidR="00C33DDA" w:rsidRPr="00C040DF" w:rsidRDefault="00C33DDA" w:rsidP="00C33DDA">
            <w:pPr>
              <w:pStyle w:val="GOSTTablenorm"/>
            </w:pPr>
            <w:del w:id="12835" w:author="Сказецкая Наталья Камилевна" w:date="2023-09-12T19:39:00Z">
              <w:r w:rsidRPr="00C040DF" w:rsidDel="00A0482C">
                <w:delText>нет</w:delText>
              </w:r>
            </w:del>
            <w:ins w:id="12836" w:author="Сказецкая Наталья Камилевна" w:date="2023-09-12T19:39:00Z">
              <w:r w:rsidRPr="00C040DF">
                <w:t>да</w:t>
              </w:r>
            </w:ins>
          </w:p>
        </w:tc>
        <w:tc>
          <w:tcPr>
            <w:tcW w:w="1109" w:type="pct"/>
          </w:tcPr>
          <w:p w14:paraId="598ACFBA" w14:textId="037B8A1A" w:rsidR="00C33DDA" w:rsidRPr="00C040DF" w:rsidRDefault="00C33DDA" w:rsidP="00C33DDA">
            <w:pPr>
              <w:pStyle w:val="GOSTTablenorm"/>
            </w:pPr>
            <w:r w:rsidRPr="00C040DF">
              <w:t xml:space="preserve">Код цели (аналитический код) </w:t>
            </w:r>
            <w:r w:rsidRPr="00C040DF">
              <w:lastRenderedPageBreak/>
              <w:t>уточняемый</w:t>
            </w:r>
          </w:p>
        </w:tc>
        <w:tc>
          <w:tcPr>
            <w:tcW w:w="1109" w:type="pct"/>
          </w:tcPr>
          <w:p w14:paraId="4B0783FB" w14:textId="77777777" w:rsidR="00C33DDA" w:rsidRPr="00C040DF" w:rsidRDefault="00C33DDA" w:rsidP="00C33DDA">
            <w:pPr>
              <w:pStyle w:val="GOSTTablenorm"/>
            </w:pPr>
            <w:r w:rsidRPr="00C040DF">
              <w:lastRenderedPageBreak/>
              <w:t>UFPP:MSC_KBK_TrgtCd</w:t>
            </w:r>
          </w:p>
          <w:p w14:paraId="3D4FF2B4" w14:textId="04A7734F" w:rsidR="00C33DDA" w:rsidRPr="00C040DF" w:rsidRDefault="00C33DDA" w:rsidP="00C33DDA">
            <w:pPr>
              <w:pStyle w:val="GOSTTablenorm"/>
            </w:pPr>
            <w:r w:rsidRPr="00C040DF">
              <w:lastRenderedPageBreak/>
              <w:t>UFPP:IKPOldCode</w:t>
            </w:r>
          </w:p>
        </w:tc>
        <w:tc>
          <w:tcPr>
            <w:tcW w:w="1371" w:type="pct"/>
          </w:tcPr>
          <w:p w14:paraId="5F53B459" w14:textId="5FFBDDDB" w:rsidR="00C33DDA" w:rsidRPr="00C040DF" w:rsidRDefault="00C33DDA" w:rsidP="00792E0E">
            <w:pPr>
              <w:pStyle w:val="GOSTTableListNum10"/>
              <w:numPr>
                <w:ilvl w:val="0"/>
                <w:numId w:val="49"/>
              </w:numPr>
            </w:pPr>
            <w:r w:rsidRPr="00C040DF">
              <w:lastRenderedPageBreak/>
              <w:t xml:space="preserve">Заполняется из реквизита </w:t>
            </w:r>
            <w:r w:rsidRPr="00C040DF">
              <w:lastRenderedPageBreak/>
              <w:t>UFPP:MSC_KBK_TrgtCd (Код цели (аналитический код) уточняемый), если реквизит UFPP:OprTp (Тип уточняемой операции) имеет значение «3», «5» или «-» (прочерк).</w:t>
            </w:r>
          </w:p>
          <w:p w14:paraId="3F1EBEF4" w14:textId="7DF414CC" w:rsidR="00C33DDA" w:rsidRPr="00C040DF" w:rsidRDefault="00C33DDA" w:rsidP="00C33DDA">
            <w:pPr>
              <w:pStyle w:val="GOSTTableListNum10"/>
            </w:pPr>
            <w:r w:rsidRPr="00C040DF">
              <w:t>Заполняется из реквизита UFPP:IKPOldCode (Идентификационный код поступления уточняемый), если реквизит UFPP:OprTp (Тип уточняемой операции) имеет значение «1»</w:t>
            </w:r>
          </w:p>
        </w:tc>
      </w:tr>
      <w:tr w:rsidR="00C33DDA" w:rsidRPr="00B9499D" w14:paraId="1B96DB84" w14:textId="77777777" w:rsidTr="00F265CC">
        <w:tc>
          <w:tcPr>
            <w:tcW w:w="1109" w:type="pct"/>
          </w:tcPr>
          <w:p w14:paraId="550432AF" w14:textId="77777777" w:rsidR="00C33DDA" w:rsidRPr="00C040DF" w:rsidRDefault="00C33DDA" w:rsidP="00C33DDA">
            <w:pPr>
              <w:pStyle w:val="GOSTTablenorm"/>
            </w:pPr>
            <w:r w:rsidRPr="00C040DF">
              <w:lastRenderedPageBreak/>
              <w:t>Код_цели_уточненный</w:t>
            </w:r>
          </w:p>
        </w:tc>
        <w:tc>
          <w:tcPr>
            <w:tcW w:w="302" w:type="pct"/>
          </w:tcPr>
          <w:p w14:paraId="1D193A6B" w14:textId="77777777" w:rsidR="00C33DDA" w:rsidRPr="00C040DF" w:rsidRDefault="00C33DDA" w:rsidP="00C33DDA">
            <w:pPr>
              <w:pStyle w:val="GOSTTablenorm"/>
            </w:pPr>
            <w:r w:rsidRPr="00C040DF">
              <w:t>да</w:t>
            </w:r>
          </w:p>
        </w:tc>
        <w:tc>
          <w:tcPr>
            <w:tcW w:w="1109" w:type="pct"/>
          </w:tcPr>
          <w:p w14:paraId="6BE2E25A" w14:textId="65ECBD0C" w:rsidR="00C33DDA" w:rsidRPr="00C040DF" w:rsidRDefault="00C33DDA" w:rsidP="00C33DDA">
            <w:pPr>
              <w:pStyle w:val="GOSTTablenorm"/>
            </w:pPr>
            <w:r w:rsidRPr="00C040DF">
              <w:t>Код цели (аналитический код) уточненный</w:t>
            </w:r>
          </w:p>
        </w:tc>
        <w:tc>
          <w:tcPr>
            <w:tcW w:w="1109" w:type="pct"/>
          </w:tcPr>
          <w:p w14:paraId="7A127B78" w14:textId="77777777" w:rsidR="00C33DDA" w:rsidRPr="00C040DF" w:rsidRDefault="00C33DDA" w:rsidP="00C33DDA">
            <w:pPr>
              <w:pStyle w:val="GOSTTablenorm"/>
            </w:pPr>
            <w:r w:rsidRPr="00C040DF">
              <w:t>UFPP_N:IKPCode</w:t>
            </w:r>
          </w:p>
          <w:p w14:paraId="3217B6A3" w14:textId="77777777" w:rsidR="00C33DDA" w:rsidRPr="00C040DF" w:rsidRDefault="00C33DDA" w:rsidP="00C33DDA">
            <w:pPr>
              <w:pStyle w:val="GOSTTablenorm"/>
            </w:pPr>
            <w:r w:rsidRPr="00C040DF">
              <w:t>UFPP_N:MSC_KBKNw_TrgtCd</w:t>
            </w:r>
          </w:p>
        </w:tc>
        <w:tc>
          <w:tcPr>
            <w:tcW w:w="1371" w:type="pct"/>
          </w:tcPr>
          <w:p w14:paraId="606722D6" w14:textId="33281966" w:rsidR="00C33DDA" w:rsidRPr="00C040DF" w:rsidRDefault="00C33DDA" w:rsidP="00792E0E">
            <w:pPr>
              <w:pStyle w:val="GOSTTableListNum10"/>
              <w:numPr>
                <w:ilvl w:val="0"/>
                <w:numId w:val="41"/>
              </w:numPr>
            </w:pPr>
            <w:r w:rsidRPr="00C040DF">
              <w:t xml:space="preserve"> Заполняется из реквизита UFPP_N:IKPCode (Идентификационный код поступления),</w:t>
            </w:r>
            <w:r>
              <w:t xml:space="preserve"> если он заполнен;</w:t>
            </w:r>
          </w:p>
          <w:p w14:paraId="1D2E7DA5" w14:textId="0B6FF45F" w:rsidR="00C33DDA" w:rsidRPr="00C040DF" w:rsidRDefault="00C33DDA" w:rsidP="00C33DDA">
            <w:pPr>
              <w:pStyle w:val="GOSTTableListNum10"/>
            </w:pPr>
            <w:r w:rsidRPr="00C040DF">
              <w:t xml:space="preserve"> Если реквизит UFPP_N:IKPCode (Идентификационный код поступления) пустой, то заполняется из реквизита UFPP_N:MSC_KBKNw_TrgtCd (Код цели (аналитический код) уточненный</w:t>
            </w:r>
            <w:r>
              <w:t>)</w:t>
            </w:r>
          </w:p>
        </w:tc>
      </w:tr>
      <w:tr w:rsidR="00C33DDA" w:rsidRPr="00B9499D" w14:paraId="05B1EFF9" w14:textId="77777777" w:rsidTr="00F265CC">
        <w:tc>
          <w:tcPr>
            <w:tcW w:w="1109" w:type="pct"/>
          </w:tcPr>
          <w:p w14:paraId="05700FC1" w14:textId="77777777" w:rsidR="00C33DDA" w:rsidRPr="00B9499D" w:rsidRDefault="00C33DDA" w:rsidP="00C33DDA">
            <w:pPr>
              <w:pStyle w:val="GOSTTablenorm"/>
            </w:pPr>
            <w:r w:rsidRPr="00B9499D">
              <w:t>Код_НПА_уточняемый</w:t>
            </w:r>
          </w:p>
        </w:tc>
        <w:tc>
          <w:tcPr>
            <w:tcW w:w="302" w:type="pct"/>
          </w:tcPr>
          <w:p w14:paraId="37190674" w14:textId="77777777" w:rsidR="00C33DDA" w:rsidRPr="00B9499D" w:rsidRDefault="00C33DDA" w:rsidP="00C33DDA">
            <w:pPr>
              <w:pStyle w:val="GOSTTablenorm"/>
            </w:pPr>
            <w:r w:rsidRPr="00B9499D">
              <w:t>да</w:t>
            </w:r>
          </w:p>
        </w:tc>
        <w:tc>
          <w:tcPr>
            <w:tcW w:w="1109" w:type="pct"/>
          </w:tcPr>
          <w:p w14:paraId="5619517A" w14:textId="77777777" w:rsidR="00C33DDA" w:rsidRPr="00B9499D" w:rsidRDefault="00C33DDA" w:rsidP="00C33DDA">
            <w:pPr>
              <w:pStyle w:val="GOSTTablenorm"/>
            </w:pPr>
            <w:r w:rsidRPr="00B9499D">
              <w:t>Код НПА уточняемый</w:t>
            </w:r>
          </w:p>
        </w:tc>
        <w:tc>
          <w:tcPr>
            <w:tcW w:w="1109" w:type="pct"/>
          </w:tcPr>
          <w:p w14:paraId="24579E26" w14:textId="77777777" w:rsidR="00C33DDA" w:rsidRPr="00B9499D" w:rsidRDefault="00C33DDA" w:rsidP="00C33DDA">
            <w:pPr>
              <w:pStyle w:val="GOSTTablenorm"/>
            </w:pPr>
            <w:r w:rsidRPr="00B9499D">
              <w:t>UFPP:MSC_KBK_TrgtCd</w:t>
            </w:r>
          </w:p>
        </w:tc>
        <w:tc>
          <w:tcPr>
            <w:tcW w:w="1371" w:type="pct"/>
          </w:tcPr>
          <w:p w14:paraId="505ACFB3" w14:textId="77777777" w:rsidR="00C33DDA" w:rsidRPr="00B9499D" w:rsidRDefault="00C33DDA" w:rsidP="00C33DDA">
            <w:pPr>
              <w:pStyle w:val="GOSTTablenorm"/>
            </w:pPr>
            <w:r w:rsidRPr="00B9499D">
              <w:t>Расчет осуществляется от значения атрибута </w:t>
            </w:r>
            <w:commentRangeStart w:id="12837"/>
            <w:r w:rsidRPr="00B9499D">
              <w:rPr>
                <w:rStyle w:val="aff2"/>
                <w:rFonts w:eastAsiaTheme="majorEastAsia"/>
                <w:b w:val="0"/>
                <w:szCs w:val="22"/>
              </w:rPr>
              <w:t>Код_цели_уточняемый</w:t>
            </w:r>
            <w:commentRangeEnd w:id="12837"/>
            <w:r w:rsidRPr="00B9499D">
              <w:rPr>
                <w:rStyle w:val="afff4"/>
                <w:sz w:val="22"/>
                <w:szCs w:val="20"/>
              </w:rPr>
              <w:commentReference w:id="12837"/>
            </w:r>
            <w:r w:rsidRPr="00B9499D">
              <w:t>:</w:t>
            </w:r>
          </w:p>
          <w:p w14:paraId="46DEF333" w14:textId="1ABA4412" w:rsidR="00C33DDA" w:rsidRPr="00B9499D" w:rsidRDefault="00C33DDA" w:rsidP="00792E0E">
            <w:pPr>
              <w:pStyle w:val="GOSTTableListNum10"/>
              <w:numPr>
                <w:ilvl w:val="0"/>
                <w:numId w:val="42"/>
              </w:numPr>
            </w:pPr>
            <w:r>
              <w:t xml:space="preserve"> 4 символа (12-15 разряды) - если есть значение в источнике, отличное от 25 нулей;</w:t>
            </w:r>
          </w:p>
          <w:p w14:paraId="7224B7F4" w14:textId="76D23343" w:rsidR="00C33DDA" w:rsidRPr="00B9499D" w:rsidRDefault="00C33DDA" w:rsidP="00C33DDA">
            <w:pPr>
              <w:pStyle w:val="GOSTTableListNum10"/>
            </w:pPr>
            <w:r>
              <w:t xml:space="preserve"> пусто - если значения нет или значение = 25 нулей</w:t>
            </w:r>
          </w:p>
        </w:tc>
      </w:tr>
      <w:tr w:rsidR="00C33DDA" w:rsidRPr="00B9499D" w14:paraId="30D191DE" w14:textId="77777777" w:rsidTr="00F265CC">
        <w:tc>
          <w:tcPr>
            <w:tcW w:w="1109" w:type="pct"/>
          </w:tcPr>
          <w:p w14:paraId="75EBEF6A" w14:textId="4F88AF9D" w:rsidR="00C33DDA" w:rsidRPr="00B9499D" w:rsidRDefault="00C33DDA" w:rsidP="00C33DDA">
            <w:pPr>
              <w:pStyle w:val="GOSTTablenorm"/>
            </w:pPr>
            <w:r>
              <w:t>Направл_выплаты_</w:t>
            </w:r>
            <w:del w:id="12838" w:author="Сатлер Марина Викторовна" w:date="2024-01-22T16:13:00Z">
              <w:r w:rsidRPr="00B9499D" w:rsidDel="00B97147">
                <w:delText xml:space="preserve"> </w:delText>
              </w:r>
            </w:del>
            <w:r w:rsidRPr="00B9499D">
              <w:t>уточняемый</w:t>
            </w:r>
          </w:p>
        </w:tc>
        <w:tc>
          <w:tcPr>
            <w:tcW w:w="302" w:type="pct"/>
          </w:tcPr>
          <w:p w14:paraId="774CA3BA" w14:textId="39488728" w:rsidR="00C33DDA" w:rsidRPr="00B9499D" w:rsidRDefault="00C33DDA" w:rsidP="00C33DDA">
            <w:pPr>
              <w:pStyle w:val="GOSTTablenorm"/>
            </w:pPr>
            <w:r>
              <w:t>да</w:t>
            </w:r>
          </w:p>
        </w:tc>
        <w:tc>
          <w:tcPr>
            <w:tcW w:w="1109" w:type="pct"/>
          </w:tcPr>
          <w:p w14:paraId="52320ED4" w14:textId="537A37E3" w:rsidR="00C33DDA" w:rsidRPr="00B9499D" w:rsidRDefault="00C33DDA" w:rsidP="00C33DDA">
            <w:pPr>
              <w:pStyle w:val="GOSTTablenorm"/>
            </w:pPr>
            <w:r>
              <w:t>Направление выплаты уточняемый</w:t>
            </w:r>
          </w:p>
        </w:tc>
        <w:tc>
          <w:tcPr>
            <w:tcW w:w="1109" w:type="pct"/>
          </w:tcPr>
          <w:p w14:paraId="656FC962" w14:textId="25AF4069" w:rsidR="00C33DDA" w:rsidRPr="00B9499D" w:rsidRDefault="00C33DDA" w:rsidP="00C33DDA">
            <w:pPr>
              <w:pStyle w:val="GOSTTablenorm"/>
            </w:pPr>
            <w:r w:rsidRPr="00B9499D">
              <w:t>UFPP:MSC_KBK_TrgtCd</w:t>
            </w:r>
          </w:p>
        </w:tc>
        <w:tc>
          <w:tcPr>
            <w:tcW w:w="1371" w:type="pct"/>
          </w:tcPr>
          <w:p w14:paraId="734749BF" w14:textId="77777777" w:rsidR="00C33DDA" w:rsidRPr="00B9499D" w:rsidRDefault="00C33DDA" w:rsidP="00C33DDA">
            <w:pPr>
              <w:pStyle w:val="GOSTTablenorm"/>
            </w:pPr>
            <w:r w:rsidRPr="00B9499D">
              <w:t>Расчет осуществляется от значения атрибута </w:t>
            </w:r>
            <w:r w:rsidRPr="00B9499D">
              <w:rPr>
                <w:rStyle w:val="aff2"/>
                <w:rFonts w:eastAsiaTheme="majorEastAsia"/>
                <w:b w:val="0"/>
                <w:szCs w:val="22"/>
              </w:rPr>
              <w:t>Код_цели_уточняемый</w:t>
            </w:r>
            <w:r w:rsidRPr="00B9499D">
              <w:t>:</w:t>
            </w:r>
          </w:p>
          <w:p w14:paraId="1934C49B" w14:textId="0BCE9D91" w:rsidR="00C33DDA" w:rsidRDefault="00C33DDA" w:rsidP="00792E0E">
            <w:pPr>
              <w:pStyle w:val="GOSTTableListNum10"/>
              <w:numPr>
                <w:ilvl w:val="0"/>
                <w:numId w:val="43"/>
              </w:numPr>
            </w:pPr>
            <w:r w:rsidRPr="00B9499D">
              <w:t xml:space="preserve"> </w:t>
            </w:r>
            <w:r>
              <w:t>2 символа (24-25 разряды</w:t>
            </w:r>
            <w:r w:rsidRPr="00B9499D">
              <w:t>) - если значе</w:t>
            </w:r>
            <w:r w:rsidRPr="00B9499D">
              <w:lastRenderedPageBreak/>
              <w:t>ние в источнике имеет 25 разрядов и отличное от 25 нулей</w:t>
            </w:r>
            <w:r>
              <w:t>;</w:t>
            </w:r>
          </w:p>
          <w:p w14:paraId="0C8DA3CC" w14:textId="455F51F5" w:rsidR="00C33DDA" w:rsidRPr="00B9499D" w:rsidRDefault="00C33DDA" w:rsidP="00C33DDA">
            <w:pPr>
              <w:pStyle w:val="GOSTTableListNum10"/>
            </w:pPr>
            <w:r w:rsidRPr="00B9499D">
              <w:t xml:space="preserve"> пусто - если значение в источнике имеет 23</w:t>
            </w:r>
            <w:r>
              <w:t xml:space="preserve"> разряда</w:t>
            </w:r>
            <w:r w:rsidRPr="00B9499D">
              <w:t xml:space="preserve"> </w:t>
            </w:r>
            <w:r>
              <w:t>или</w:t>
            </w:r>
            <w:r w:rsidRPr="00B9499D">
              <w:t xml:space="preserve"> значения нет или значение = 25 нулей</w:t>
            </w:r>
          </w:p>
        </w:tc>
      </w:tr>
      <w:tr w:rsidR="00C33DDA" w:rsidRPr="00B9499D" w14:paraId="29A2724B" w14:textId="77777777" w:rsidTr="00F265CC">
        <w:tc>
          <w:tcPr>
            <w:tcW w:w="1109" w:type="pct"/>
          </w:tcPr>
          <w:p w14:paraId="164FDF54" w14:textId="0382E78E" w:rsidR="00C33DDA" w:rsidRPr="00B9499D" w:rsidRDefault="00C33DDA" w:rsidP="00C33DDA">
            <w:pPr>
              <w:pStyle w:val="GOSTTablenorm"/>
              <w:rPr>
                <w:szCs w:val="22"/>
              </w:rPr>
            </w:pPr>
            <w:r w:rsidRPr="00B9499D">
              <w:lastRenderedPageBreak/>
              <w:t>Код_НПА_напр_выпл_уточняемый</w:t>
            </w:r>
          </w:p>
        </w:tc>
        <w:tc>
          <w:tcPr>
            <w:tcW w:w="302" w:type="pct"/>
          </w:tcPr>
          <w:p w14:paraId="11375204" w14:textId="77777777" w:rsidR="00C33DDA" w:rsidRPr="00B9499D" w:rsidRDefault="00C33DDA" w:rsidP="00C33DDA">
            <w:pPr>
              <w:pStyle w:val="GOSTTablenorm"/>
              <w:rPr>
                <w:szCs w:val="22"/>
              </w:rPr>
            </w:pPr>
            <w:r w:rsidRPr="00B9499D">
              <w:rPr>
                <w:szCs w:val="22"/>
              </w:rPr>
              <w:t>да</w:t>
            </w:r>
          </w:p>
        </w:tc>
        <w:tc>
          <w:tcPr>
            <w:tcW w:w="1109" w:type="pct"/>
          </w:tcPr>
          <w:p w14:paraId="12521549" w14:textId="77777777" w:rsidR="00C33DDA" w:rsidRPr="00B9499D" w:rsidRDefault="00C33DDA" w:rsidP="00C33DDA">
            <w:pPr>
              <w:pStyle w:val="GOSTTablenorm"/>
              <w:rPr>
                <w:szCs w:val="22"/>
              </w:rPr>
            </w:pPr>
            <w:r w:rsidRPr="00B9499D">
              <w:rPr>
                <w:szCs w:val="22"/>
              </w:rPr>
              <w:t>Код НПА и направление выплаты уточняемый</w:t>
            </w:r>
          </w:p>
        </w:tc>
        <w:tc>
          <w:tcPr>
            <w:tcW w:w="1109" w:type="pct"/>
          </w:tcPr>
          <w:p w14:paraId="72073CFA" w14:textId="77777777" w:rsidR="00C33DDA" w:rsidRPr="00B9499D" w:rsidRDefault="00C33DDA" w:rsidP="00C33DDA">
            <w:pPr>
              <w:pStyle w:val="GOSTTablenorm"/>
              <w:rPr>
                <w:szCs w:val="22"/>
              </w:rPr>
            </w:pPr>
            <w:r w:rsidRPr="00B9499D">
              <w:rPr>
                <w:szCs w:val="22"/>
              </w:rPr>
              <w:t>UFPP:MSC_KBK_TrgtCd</w:t>
            </w:r>
          </w:p>
        </w:tc>
        <w:tc>
          <w:tcPr>
            <w:tcW w:w="1371" w:type="pct"/>
          </w:tcPr>
          <w:p w14:paraId="1ABB2A26" w14:textId="77777777" w:rsidR="00C33DDA" w:rsidRPr="00B9499D" w:rsidRDefault="00C33DDA" w:rsidP="00C33DDA">
            <w:pPr>
              <w:pStyle w:val="GOSTTablenorm"/>
              <w:rPr>
                <w:szCs w:val="22"/>
              </w:rPr>
            </w:pPr>
            <w:r w:rsidRPr="00B9499D">
              <w:rPr>
                <w:szCs w:val="22"/>
              </w:rPr>
              <w:t>Расчет осуществляется от значения атрибута </w:t>
            </w:r>
            <w:r w:rsidRPr="00B9499D">
              <w:rPr>
                <w:rStyle w:val="aff2"/>
                <w:rFonts w:eastAsiaTheme="majorEastAsia"/>
                <w:b w:val="0"/>
                <w:szCs w:val="22"/>
              </w:rPr>
              <w:t>Код_цели_уточняемый</w:t>
            </w:r>
            <w:r w:rsidRPr="00B9499D">
              <w:rPr>
                <w:szCs w:val="22"/>
              </w:rPr>
              <w:t>:</w:t>
            </w:r>
          </w:p>
          <w:p w14:paraId="194CB9DE" w14:textId="1BE1C846" w:rsidR="00C33DDA" w:rsidRPr="00C040DF" w:rsidRDefault="00C33DDA" w:rsidP="00792E0E">
            <w:pPr>
              <w:pStyle w:val="GOSTTableListNum10"/>
              <w:numPr>
                <w:ilvl w:val="0"/>
                <w:numId w:val="44"/>
              </w:numPr>
            </w:pPr>
            <w:r w:rsidRPr="00C040DF">
              <w:t xml:space="preserve"> 4 символа (12-15 разряды) - если значение в источнике имеет 23 разряда (в этом частном случае Код_НПА_напр_выпл_уточняемый = Код_НПА_уточняемый);</w:t>
            </w:r>
          </w:p>
          <w:p w14:paraId="2F8326C2" w14:textId="3FCCEE56" w:rsidR="00C33DDA" w:rsidRPr="00C040DF" w:rsidRDefault="00C33DDA" w:rsidP="00C33DDA">
            <w:pPr>
              <w:pStyle w:val="GOSTTableListNum10"/>
            </w:pPr>
            <w:r w:rsidRPr="00C040DF">
              <w:t xml:space="preserve"> 7 символов ([12-15 разряды]-[24-25 разряды]) - если значение в источнике имеет 25 разрядов и отличное от 25 нулей (</w:t>
            </w:r>
            <w:r w:rsidRPr="00B91CE4">
              <w:rPr>
                <w:rStyle w:val="aff2"/>
                <w:rFonts w:eastAsiaTheme="majorEastAsia"/>
                <w:bCs w:val="0"/>
              </w:rPr>
              <w:t>между двумя группами символов тире!</w:t>
            </w:r>
            <w:r w:rsidRPr="00C040DF">
              <w:t>);</w:t>
            </w:r>
          </w:p>
          <w:p w14:paraId="5572A14A" w14:textId="21AAFE8B" w:rsidR="00C33DDA" w:rsidRPr="00B9499D" w:rsidRDefault="00C33DDA" w:rsidP="00C33DDA">
            <w:pPr>
              <w:pStyle w:val="GOSTTableListNum10"/>
            </w:pPr>
            <w:del w:id="12839" w:author="Сказецкая Наталья Камилевна" w:date="2023-09-13T16:37:00Z">
              <w:r w:rsidRPr="00C040DF" w:rsidDel="00052E83">
                <w:delText>4</w:delText>
              </w:r>
            </w:del>
            <w:r w:rsidRPr="00C040DF">
              <w:t xml:space="preserve"> пусто - если значения нет или значение</w:t>
            </w:r>
            <w:r>
              <w:rPr>
                <w:lang w:val="en-US"/>
              </w:rPr>
              <w:t> </w:t>
            </w:r>
            <w:r w:rsidRPr="00C040DF">
              <w:t>=25 нулей</w:t>
            </w:r>
          </w:p>
        </w:tc>
      </w:tr>
      <w:tr w:rsidR="00C33DDA" w:rsidRPr="00B9499D" w14:paraId="233C12F9" w14:textId="77777777" w:rsidTr="00F265CC">
        <w:tc>
          <w:tcPr>
            <w:tcW w:w="1109" w:type="pct"/>
          </w:tcPr>
          <w:p w14:paraId="58077BFD" w14:textId="77777777" w:rsidR="00C33DDA" w:rsidRPr="00C040DF" w:rsidRDefault="00C33DDA" w:rsidP="00C33DDA">
            <w:pPr>
              <w:pStyle w:val="GOSTTablenorm"/>
            </w:pPr>
            <w:r w:rsidRPr="00C040DF">
              <w:t>Код_НПА_уточненный</w:t>
            </w:r>
          </w:p>
        </w:tc>
        <w:tc>
          <w:tcPr>
            <w:tcW w:w="302" w:type="pct"/>
          </w:tcPr>
          <w:p w14:paraId="322C8376" w14:textId="77777777" w:rsidR="00C33DDA" w:rsidRPr="00C040DF" w:rsidRDefault="00C33DDA" w:rsidP="00C33DDA">
            <w:pPr>
              <w:pStyle w:val="GOSTTablenorm"/>
            </w:pPr>
            <w:r w:rsidRPr="00C040DF">
              <w:t>да</w:t>
            </w:r>
          </w:p>
        </w:tc>
        <w:tc>
          <w:tcPr>
            <w:tcW w:w="1109" w:type="pct"/>
          </w:tcPr>
          <w:p w14:paraId="70BC0494" w14:textId="77777777" w:rsidR="00C33DDA" w:rsidRPr="00C040DF" w:rsidRDefault="00C33DDA" w:rsidP="00C33DDA">
            <w:pPr>
              <w:pStyle w:val="GOSTTablenorm"/>
            </w:pPr>
            <w:r w:rsidRPr="00C040DF">
              <w:t>Код НПА уточненный</w:t>
            </w:r>
          </w:p>
        </w:tc>
        <w:tc>
          <w:tcPr>
            <w:tcW w:w="1109" w:type="pct"/>
          </w:tcPr>
          <w:p w14:paraId="7808A33D" w14:textId="77777777" w:rsidR="00C33DDA" w:rsidRPr="00C040DF" w:rsidRDefault="00C33DDA" w:rsidP="00C33DDA">
            <w:pPr>
              <w:pStyle w:val="GOSTTablenorm"/>
            </w:pPr>
            <w:r w:rsidRPr="00C040DF">
              <w:t>UFPP_N:IKPCode</w:t>
            </w:r>
          </w:p>
          <w:p w14:paraId="7E6B5690" w14:textId="77777777" w:rsidR="00C33DDA" w:rsidRPr="00C040DF" w:rsidRDefault="00C33DDA" w:rsidP="00C33DDA">
            <w:pPr>
              <w:pStyle w:val="GOSTTablenorm"/>
            </w:pPr>
            <w:r w:rsidRPr="00C040DF">
              <w:t>UFPP_N:MSC_KBKNw_TrgtCd</w:t>
            </w:r>
          </w:p>
        </w:tc>
        <w:tc>
          <w:tcPr>
            <w:tcW w:w="1371" w:type="pct"/>
          </w:tcPr>
          <w:p w14:paraId="76E4D8CE" w14:textId="77777777" w:rsidR="00C33DDA" w:rsidRPr="00C040DF" w:rsidRDefault="00C33DDA" w:rsidP="00C33DDA">
            <w:pPr>
              <w:pStyle w:val="GOSTTablenorm"/>
            </w:pPr>
            <w:r w:rsidRPr="00C040DF">
              <w:t>Расчет осуществляется от значения атрибута </w:t>
            </w:r>
            <w:r w:rsidRPr="00C040DF">
              <w:rPr>
                <w:rStyle w:val="aff2"/>
                <w:rFonts w:eastAsiaTheme="majorEastAsia"/>
                <w:b w:val="0"/>
                <w:bCs w:val="0"/>
              </w:rPr>
              <w:t>Код_цели_уточненный</w:t>
            </w:r>
            <w:r w:rsidRPr="00C040DF">
              <w:t>:</w:t>
            </w:r>
          </w:p>
          <w:p w14:paraId="445E58D6" w14:textId="249E531F" w:rsidR="00C33DDA" w:rsidRPr="00C040DF" w:rsidRDefault="00C33DDA" w:rsidP="00792E0E">
            <w:pPr>
              <w:pStyle w:val="GOSTTableListNum10"/>
              <w:numPr>
                <w:ilvl w:val="0"/>
                <w:numId w:val="45"/>
              </w:numPr>
            </w:pPr>
            <w:r w:rsidRPr="00C040DF">
              <w:t xml:space="preserve"> 4 символа (12-15 разряды) - если есть значение в источнике, отличное от 25 нулей</w:t>
            </w:r>
            <w:r>
              <w:t>;</w:t>
            </w:r>
          </w:p>
          <w:p w14:paraId="7282E946" w14:textId="1CA3F316" w:rsidR="00C33DDA" w:rsidRPr="00C040DF" w:rsidRDefault="00C33DDA" w:rsidP="00C33DDA">
            <w:pPr>
              <w:pStyle w:val="GOSTTableListNum10"/>
            </w:pPr>
            <w:r w:rsidRPr="00C040DF">
              <w:t xml:space="preserve"> пусто - если значе</w:t>
            </w:r>
            <w:r>
              <w:t>ния нет или значение = 25 нулей</w:t>
            </w:r>
          </w:p>
        </w:tc>
      </w:tr>
      <w:tr w:rsidR="00C33DDA" w:rsidRPr="00B9499D" w14:paraId="1F21482F" w14:textId="77777777" w:rsidTr="00F265CC">
        <w:tc>
          <w:tcPr>
            <w:tcW w:w="1109" w:type="pct"/>
          </w:tcPr>
          <w:p w14:paraId="43A47716" w14:textId="29C6BD61" w:rsidR="00C33DDA" w:rsidRPr="00B9499D" w:rsidRDefault="00C33DDA" w:rsidP="00C33DDA">
            <w:pPr>
              <w:pStyle w:val="GOSTTablenorm"/>
            </w:pPr>
            <w:r>
              <w:t>Направл_выплаты_</w:t>
            </w:r>
            <w:del w:id="12840" w:author="Сатлер Марина Викторовна" w:date="2024-01-22T16:45:00Z">
              <w:r w:rsidRPr="00B9499D" w:rsidDel="00ED760D">
                <w:delText xml:space="preserve"> </w:delText>
              </w:r>
            </w:del>
            <w:r>
              <w:t>уточненный</w:t>
            </w:r>
          </w:p>
        </w:tc>
        <w:tc>
          <w:tcPr>
            <w:tcW w:w="302" w:type="pct"/>
          </w:tcPr>
          <w:p w14:paraId="17795B11" w14:textId="2CE63763" w:rsidR="00C33DDA" w:rsidRPr="00B9499D" w:rsidRDefault="00C33DDA" w:rsidP="00C33DDA">
            <w:pPr>
              <w:pStyle w:val="GOSTTablenorm"/>
            </w:pPr>
            <w:r>
              <w:t>да</w:t>
            </w:r>
          </w:p>
        </w:tc>
        <w:tc>
          <w:tcPr>
            <w:tcW w:w="1109" w:type="pct"/>
          </w:tcPr>
          <w:p w14:paraId="25A74703" w14:textId="29052065" w:rsidR="00C33DDA" w:rsidRPr="00B9499D" w:rsidRDefault="00C33DDA" w:rsidP="00C33DDA">
            <w:pPr>
              <w:pStyle w:val="GOSTTablenorm"/>
            </w:pPr>
            <w:r>
              <w:t>Направление выплаты уточненный</w:t>
            </w:r>
          </w:p>
        </w:tc>
        <w:tc>
          <w:tcPr>
            <w:tcW w:w="1109" w:type="pct"/>
          </w:tcPr>
          <w:p w14:paraId="58CDDE92" w14:textId="77777777" w:rsidR="00C33DDA" w:rsidRPr="00B9499D" w:rsidRDefault="00C33DDA" w:rsidP="00C33DDA">
            <w:pPr>
              <w:pStyle w:val="GOSTTablenorm"/>
            </w:pPr>
            <w:r w:rsidRPr="00B9499D">
              <w:t>UFPP_N:IKPCode</w:t>
            </w:r>
          </w:p>
          <w:p w14:paraId="1D5BFB89" w14:textId="6CE074F5" w:rsidR="00C33DDA" w:rsidRPr="001C645C" w:rsidRDefault="00C33DDA" w:rsidP="00C33DDA">
            <w:pPr>
              <w:pStyle w:val="GOSTTablenorm"/>
            </w:pPr>
            <w:r w:rsidRPr="00A55CF9">
              <w:rPr>
                <w:lang w:val="en-US"/>
              </w:rPr>
              <w:t>UFPP</w:t>
            </w:r>
            <w:r w:rsidRPr="001C645C">
              <w:t>_</w:t>
            </w:r>
            <w:r w:rsidRPr="00A55CF9">
              <w:rPr>
                <w:lang w:val="en-US"/>
              </w:rPr>
              <w:t>N</w:t>
            </w:r>
            <w:r w:rsidRPr="001C645C">
              <w:t>:</w:t>
            </w:r>
            <w:r w:rsidRPr="00A55CF9">
              <w:rPr>
                <w:lang w:val="en-US"/>
              </w:rPr>
              <w:t>MSC</w:t>
            </w:r>
            <w:r w:rsidRPr="001C645C">
              <w:t>_</w:t>
            </w:r>
            <w:r w:rsidRPr="00A55CF9">
              <w:rPr>
                <w:lang w:val="en-US"/>
              </w:rPr>
              <w:t>KBKNw</w:t>
            </w:r>
            <w:r w:rsidRPr="001C645C">
              <w:t>_</w:t>
            </w:r>
            <w:r w:rsidRPr="00A55CF9">
              <w:rPr>
                <w:lang w:val="en-US"/>
              </w:rPr>
              <w:t>TrgtCd</w:t>
            </w:r>
          </w:p>
        </w:tc>
        <w:tc>
          <w:tcPr>
            <w:tcW w:w="1371" w:type="pct"/>
          </w:tcPr>
          <w:p w14:paraId="4B4E4C61" w14:textId="77777777" w:rsidR="00C33DDA" w:rsidRPr="00B9499D" w:rsidRDefault="00C33DDA" w:rsidP="00C33DDA">
            <w:pPr>
              <w:pStyle w:val="GOSTTablenorm"/>
            </w:pPr>
            <w:r w:rsidRPr="00B9499D">
              <w:t>Расчет осуществляется от значения атрибута </w:t>
            </w:r>
            <w:r w:rsidRPr="00B9499D">
              <w:rPr>
                <w:rStyle w:val="aff2"/>
                <w:rFonts w:eastAsiaTheme="majorEastAsia"/>
                <w:b w:val="0"/>
                <w:szCs w:val="22"/>
              </w:rPr>
              <w:t>Код_цели_уточненный</w:t>
            </w:r>
            <w:r w:rsidRPr="00B9499D">
              <w:t>:</w:t>
            </w:r>
          </w:p>
          <w:p w14:paraId="1B8C0001" w14:textId="69E51415" w:rsidR="00C33DDA" w:rsidRDefault="00C33DDA" w:rsidP="00792E0E">
            <w:pPr>
              <w:pStyle w:val="GOSTTableListNum10"/>
              <w:numPr>
                <w:ilvl w:val="0"/>
                <w:numId w:val="46"/>
              </w:numPr>
            </w:pPr>
            <w:r w:rsidRPr="00B9499D">
              <w:lastRenderedPageBreak/>
              <w:t xml:space="preserve"> </w:t>
            </w:r>
            <w:r>
              <w:t>2 символа (24-25 разряды</w:t>
            </w:r>
            <w:r w:rsidRPr="00B9499D">
              <w:t>) - если значение в источнике имеет 25 разрядов и отличное от 25 нулей</w:t>
            </w:r>
            <w:r>
              <w:t>;</w:t>
            </w:r>
          </w:p>
          <w:p w14:paraId="6CCD6825" w14:textId="0368A1BD" w:rsidR="00C33DDA" w:rsidRPr="00B9499D" w:rsidRDefault="00C33DDA" w:rsidP="00C33DDA">
            <w:pPr>
              <w:pStyle w:val="GOSTTableListNum10"/>
            </w:pPr>
            <w:r w:rsidRPr="00B9499D">
              <w:t xml:space="preserve"> пусто - если значение в источнике имеет 23</w:t>
            </w:r>
            <w:r>
              <w:t xml:space="preserve"> разряда</w:t>
            </w:r>
            <w:r w:rsidRPr="00B9499D">
              <w:t xml:space="preserve"> </w:t>
            </w:r>
            <w:r>
              <w:t>или</w:t>
            </w:r>
            <w:r w:rsidRPr="00B9499D">
              <w:t xml:space="preserve"> значения нет или значение = 25 нулей</w:t>
            </w:r>
          </w:p>
        </w:tc>
      </w:tr>
      <w:tr w:rsidR="00C33DDA" w:rsidRPr="00B9499D" w14:paraId="0A2933F4" w14:textId="77777777" w:rsidTr="00F265CC">
        <w:tc>
          <w:tcPr>
            <w:tcW w:w="1109" w:type="pct"/>
          </w:tcPr>
          <w:p w14:paraId="52B0ADB4" w14:textId="105460B2" w:rsidR="00C33DDA" w:rsidRPr="00B9499D" w:rsidRDefault="00C33DDA" w:rsidP="00C33DDA">
            <w:pPr>
              <w:pStyle w:val="GOSTTablenorm"/>
            </w:pPr>
            <w:r w:rsidRPr="00B9499D">
              <w:lastRenderedPageBreak/>
              <w:t>Код_НПА_напр_выпл_уточненный</w:t>
            </w:r>
          </w:p>
        </w:tc>
        <w:tc>
          <w:tcPr>
            <w:tcW w:w="302" w:type="pct"/>
          </w:tcPr>
          <w:p w14:paraId="5F04A4A9" w14:textId="77777777" w:rsidR="00C33DDA" w:rsidRPr="00B9499D" w:rsidRDefault="00C33DDA" w:rsidP="00C33DDA">
            <w:pPr>
              <w:pStyle w:val="GOSTTablenorm"/>
            </w:pPr>
            <w:r w:rsidRPr="00B9499D">
              <w:t>да</w:t>
            </w:r>
          </w:p>
        </w:tc>
        <w:tc>
          <w:tcPr>
            <w:tcW w:w="1109" w:type="pct"/>
          </w:tcPr>
          <w:p w14:paraId="502DD22B" w14:textId="77777777" w:rsidR="00C33DDA" w:rsidRPr="00B9499D" w:rsidRDefault="00C33DDA" w:rsidP="00C33DDA">
            <w:pPr>
              <w:pStyle w:val="GOSTTablenorm"/>
            </w:pPr>
            <w:r w:rsidRPr="00B9499D">
              <w:t>Код НПА и направление выплаты уточненный</w:t>
            </w:r>
          </w:p>
        </w:tc>
        <w:tc>
          <w:tcPr>
            <w:tcW w:w="1109" w:type="pct"/>
          </w:tcPr>
          <w:p w14:paraId="08E48F3F" w14:textId="77777777" w:rsidR="00C33DDA" w:rsidRPr="00B9499D" w:rsidRDefault="00C33DDA" w:rsidP="00C33DDA">
            <w:pPr>
              <w:pStyle w:val="GOSTTablenorm"/>
            </w:pPr>
            <w:r w:rsidRPr="00B9499D">
              <w:t>UFPP_N:IKPCode</w:t>
            </w:r>
          </w:p>
          <w:p w14:paraId="43580C46" w14:textId="77777777" w:rsidR="00C33DDA" w:rsidRPr="00B9499D" w:rsidRDefault="00C33DDA" w:rsidP="00C33DDA">
            <w:pPr>
              <w:pStyle w:val="GOSTTablenorm"/>
            </w:pPr>
            <w:r w:rsidRPr="00B9499D">
              <w:t>UFPP_N:MSC_KBKNw_TrgtCd</w:t>
            </w:r>
          </w:p>
        </w:tc>
        <w:tc>
          <w:tcPr>
            <w:tcW w:w="1371" w:type="pct"/>
          </w:tcPr>
          <w:p w14:paraId="23DBAF99" w14:textId="77777777" w:rsidR="00C33DDA" w:rsidRPr="00B9499D" w:rsidRDefault="00C33DDA" w:rsidP="00C33DDA">
            <w:pPr>
              <w:pStyle w:val="GOSTTablenorm"/>
            </w:pPr>
            <w:r w:rsidRPr="00B9499D">
              <w:t>Расчет осуществляется от значения атрибута </w:t>
            </w:r>
            <w:r w:rsidRPr="00B9499D">
              <w:rPr>
                <w:rStyle w:val="aff2"/>
                <w:rFonts w:eastAsiaTheme="majorEastAsia"/>
                <w:b w:val="0"/>
                <w:szCs w:val="22"/>
              </w:rPr>
              <w:t>Код_цели_уточненный</w:t>
            </w:r>
            <w:r w:rsidRPr="00B9499D">
              <w:t>:</w:t>
            </w:r>
          </w:p>
          <w:p w14:paraId="3DEC5613" w14:textId="7CA6A584" w:rsidR="00C33DDA" w:rsidRPr="00B9499D" w:rsidRDefault="00C33DDA" w:rsidP="00792E0E">
            <w:pPr>
              <w:pStyle w:val="GOSTTableListNum10"/>
              <w:numPr>
                <w:ilvl w:val="0"/>
                <w:numId w:val="47"/>
              </w:numPr>
            </w:pPr>
            <w:r w:rsidRPr="00B9499D">
              <w:t xml:space="preserve"> 4 символа (12-15 разряды) - если значение в источнике имеет 23 разряда (в этом частном случае Код_НПА_напр_выпл_уточненный = Код_НПА_уточненный)</w:t>
            </w:r>
            <w:r>
              <w:t>;</w:t>
            </w:r>
          </w:p>
          <w:p w14:paraId="2EAEFA69" w14:textId="53AD7837" w:rsidR="00C33DDA" w:rsidRPr="00B9499D" w:rsidRDefault="00C33DDA" w:rsidP="00C33DDA">
            <w:pPr>
              <w:pStyle w:val="GOSTTableListNum10"/>
            </w:pPr>
            <w:r w:rsidRPr="00B9499D">
              <w:t xml:space="preserve"> 7 символов ([12-15 разряды]-[24-25 разряды]) - если значение в источнике имеет 25 разрядов и отличное от 25 нулей (</w:t>
            </w:r>
            <w:r w:rsidRPr="00C040DF">
              <w:rPr>
                <w:rStyle w:val="aff2"/>
                <w:rFonts w:eastAsiaTheme="majorEastAsia"/>
              </w:rPr>
              <w:t>между двумя группами символов тире!</w:t>
            </w:r>
            <w:r w:rsidRPr="00B9499D">
              <w:t>)</w:t>
            </w:r>
            <w:r>
              <w:t>;</w:t>
            </w:r>
          </w:p>
          <w:p w14:paraId="09C94A04" w14:textId="4DC70F19" w:rsidR="00C33DDA" w:rsidRPr="00B9499D" w:rsidRDefault="00C33DDA" w:rsidP="00C33DDA">
            <w:pPr>
              <w:pStyle w:val="GOSTTableListNum10"/>
            </w:pPr>
            <w:r w:rsidRPr="00B9499D">
              <w:t xml:space="preserve"> пусто - если значения нет или значение</w:t>
            </w:r>
            <w:r>
              <w:rPr>
                <w:lang w:val="en-US"/>
              </w:rPr>
              <w:t> </w:t>
            </w:r>
            <w:r w:rsidRPr="00B9499D">
              <w:t>=25 нулей</w:t>
            </w:r>
          </w:p>
        </w:tc>
      </w:tr>
      <w:tr w:rsidR="00C33DDA" w:rsidRPr="00B9499D" w14:paraId="600E47D6" w14:textId="77777777" w:rsidTr="00F265CC">
        <w:tc>
          <w:tcPr>
            <w:tcW w:w="1109" w:type="pct"/>
          </w:tcPr>
          <w:p w14:paraId="69BAC977" w14:textId="77777777" w:rsidR="00C33DDA" w:rsidRPr="00C040DF" w:rsidRDefault="00C33DDA" w:rsidP="00C33DDA">
            <w:pPr>
              <w:pStyle w:val="GOSTTablenorm"/>
            </w:pPr>
            <w:r w:rsidRPr="00C040DF">
              <w:t>КС_уточненный</w:t>
            </w:r>
          </w:p>
        </w:tc>
        <w:tc>
          <w:tcPr>
            <w:tcW w:w="302" w:type="pct"/>
          </w:tcPr>
          <w:p w14:paraId="3DCFD26A" w14:textId="77777777" w:rsidR="00C33DDA" w:rsidRPr="00C040DF" w:rsidRDefault="00C33DDA" w:rsidP="00C33DDA">
            <w:pPr>
              <w:pStyle w:val="GOSTTablenorm"/>
            </w:pPr>
            <w:r w:rsidRPr="00C040DF">
              <w:t>нет</w:t>
            </w:r>
          </w:p>
        </w:tc>
        <w:tc>
          <w:tcPr>
            <w:tcW w:w="1109" w:type="pct"/>
          </w:tcPr>
          <w:p w14:paraId="68C813D5" w14:textId="77777777" w:rsidR="00C33DDA" w:rsidRPr="00C040DF" w:rsidRDefault="00C33DDA" w:rsidP="00C33DDA">
            <w:pPr>
              <w:pStyle w:val="GOSTTablenorm"/>
            </w:pPr>
            <w:r w:rsidRPr="00C040DF">
              <w:t>КС уточненный</w:t>
            </w:r>
          </w:p>
        </w:tc>
        <w:tc>
          <w:tcPr>
            <w:tcW w:w="1109" w:type="pct"/>
          </w:tcPr>
          <w:p w14:paraId="5EADBEB9" w14:textId="77777777" w:rsidR="00C33DDA" w:rsidRPr="00C040DF" w:rsidRDefault="00C33DDA" w:rsidP="00C33DDA">
            <w:pPr>
              <w:pStyle w:val="GOSTTablenorm"/>
            </w:pPr>
            <w:r w:rsidRPr="00C040DF">
              <w:t>StmInfrmtn_BnkAcc_Exctr</w:t>
            </w:r>
          </w:p>
        </w:tc>
        <w:tc>
          <w:tcPr>
            <w:tcW w:w="1371" w:type="pct"/>
          </w:tcPr>
          <w:p w14:paraId="4A7AB212" w14:textId="77777777" w:rsidR="00C33DDA" w:rsidRPr="00C040DF" w:rsidRDefault="00C33DDA" w:rsidP="00C33DDA">
            <w:pPr>
              <w:pStyle w:val="GOSTTablenorm"/>
            </w:pPr>
          </w:p>
        </w:tc>
      </w:tr>
      <w:tr w:rsidR="00C33DDA" w:rsidRPr="00B9499D" w14:paraId="2BAD0BB5" w14:textId="77777777" w:rsidTr="00F265CC">
        <w:tc>
          <w:tcPr>
            <w:tcW w:w="1109" w:type="pct"/>
          </w:tcPr>
          <w:p w14:paraId="1EE6BAC8" w14:textId="77777777" w:rsidR="00C33DDA" w:rsidRPr="00C040DF" w:rsidRDefault="00C33DDA" w:rsidP="00C33DDA">
            <w:pPr>
              <w:pStyle w:val="GOSTTablenorm"/>
            </w:pPr>
            <w:r w:rsidRPr="00C040DF">
              <w:t>КБК_КС_уточненный</w:t>
            </w:r>
          </w:p>
        </w:tc>
        <w:tc>
          <w:tcPr>
            <w:tcW w:w="302" w:type="pct"/>
          </w:tcPr>
          <w:p w14:paraId="14983C90" w14:textId="77777777" w:rsidR="00C33DDA" w:rsidRPr="00C040DF" w:rsidRDefault="00C33DDA" w:rsidP="00C33DDA">
            <w:pPr>
              <w:pStyle w:val="GOSTTablenorm"/>
            </w:pPr>
            <w:r w:rsidRPr="00C040DF">
              <w:t>да</w:t>
            </w:r>
          </w:p>
        </w:tc>
        <w:tc>
          <w:tcPr>
            <w:tcW w:w="1109" w:type="pct"/>
          </w:tcPr>
          <w:p w14:paraId="2F5812BE" w14:textId="77777777" w:rsidR="00C33DDA" w:rsidRPr="00C040DF" w:rsidRDefault="00C33DDA" w:rsidP="00C33DDA">
            <w:pPr>
              <w:pStyle w:val="GOSTTablenorm"/>
            </w:pPr>
            <w:r w:rsidRPr="00C040DF">
              <w:t>КБК по КС уточненный</w:t>
            </w:r>
          </w:p>
        </w:tc>
        <w:tc>
          <w:tcPr>
            <w:tcW w:w="1109" w:type="pct"/>
          </w:tcPr>
          <w:p w14:paraId="60D3BFDD" w14:textId="77777777" w:rsidR="00C33DDA" w:rsidRPr="00C040DF" w:rsidRDefault="00C33DDA" w:rsidP="00C33DDA">
            <w:pPr>
              <w:pStyle w:val="GOSTTablenorm"/>
            </w:pPr>
            <w:r w:rsidRPr="00C040DF">
              <w:t>MSC_Bdgt_Cd</w:t>
            </w:r>
          </w:p>
        </w:tc>
        <w:tc>
          <w:tcPr>
            <w:tcW w:w="1371" w:type="pct"/>
          </w:tcPr>
          <w:p w14:paraId="0EEE0E2E" w14:textId="330E410E" w:rsidR="00C33DDA" w:rsidRDefault="00C33DDA" w:rsidP="00792E0E">
            <w:pPr>
              <w:pStyle w:val="GOSTTableListNum10"/>
              <w:numPr>
                <w:ilvl w:val="0"/>
                <w:numId w:val="48"/>
              </w:numPr>
            </w:pPr>
            <w:r w:rsidRPr="00C040DF">
              <w:t>КБК формируется по маске</w:t>
            </w:r>
            <w:r w:rsidRPr="00385DB8">
              <w:t xml:space="preserve"> </w:t>
            </w:r>
            <w:r w:rsidRPr="00C040DF">
              <w:t>10001050201</w:t>
            </w:r>
            <w:r w:rsidRPr="00C040DF">
              <w:rPr>
                <w:rStyle w:val="aff2"/>
                <w:rFonts w:eastAsiaTheme="minorEastAsia"/>
                <w:b w:val="0"/>
                <w:bCs w:val="0"/>
              </w:rPr>
              <w:t>ХХ</w:t>
            </w:r>
            <w:r w:rsidRPr="00C040DF">
              <w:t>000</w:t>
            </w:r>
            <w:r w:rsidRPr="00C040DF">
              <w:rPr>
                <w:rStyle w:val="aff2"/>
                <w:rFonts w:eastAsiaTheme="minorEastAsia"/>
                <w:b w:val="0"/>
                <w:bCs w:val="0"/>
              </w:rPr>
              <w:t>Y</w:t>
            </w:r>
            <w:r w:rsidRPr="00C040DF">
              <w:t>510,</w:t>
            </w:r>
            <w:r>
              <w:t xml:space="preserve"> </w:t>
            </w:r>
            <w:r w:rsidRPr="00C040DF">
              <w:t>где</w:t>
            </w:r>
            <w:r>
              <w:t>:</w:t>
            </w:r>
          </w:p>
          <w:p w14:paraId="7A5FEA6F" w14:textId="77777777" w:rsidR="00C33DDA" w:rsidRDefault="00C33DDA" w:rsidP="00C33DDA">
            <w:pPr>
              <w:pStyle w:val="GOSTTablenorm"/>
            </w:pPr>
            <w:r w:rsidRPr="00C040DF">
              <w:rPr>
                <w:rStyle w:val="aff2"/>
                <w:rFonts w:eastAsiaTheme="minorEastAsia"/>
                <w:b w:val="0"/>
                <w:bCs w:val="0"/>
              </w:rPr>
              <w:t>ХХ</w:t>
            </w:r>
            <w:r w:rsidRPr="00C040DF">
              <w:t> = код типа бюджета (см. вычисляемый</w:t>
            </w:r>
            <w:r>
              <w:t xml:space="preserve"> реквизит Тип бюджета);</w:t>
            </w:r>
          </w:p>
          <w:p w14:paraId="35D258F1" w14:textId="77777777" w:rsidR="00C33DDA" w:rsidRDefault="00C33DDA" w:rsidP="00C33DDA">
            <w:pPr>
              <w:pStyle w:val="GOSTTablenorm"/>
            </w:pPr>
            <w:r w:rsidRPr="00C040DF">
              <w:rPr>
                <w:rStyle w:val="aff2"/>
                <w:rFonts w:eastAsiaTheme="minorEastAsia"/>
                <w:b w:val="0"/>
                <w:bCs w:val="0"/>
              </w:rPr>
              <w:t>Y</w:t>
            </w:r>
            <w:r w:rsidRPr="00C040DF">
              <w:t> =</w:t>
            </w:r>
            <w:r>
              <w:t xml:space="preserve"> 2, если тип бюджета = 01 (ФБ), </w:t>
            </w:r>
            <w:r w:rsidRPr="00C040DF">
              <w:t>и</w:t>
            </w:r>
          </w:p>
          <w:p w14:paraId="1BB310A0" w14:textId="160DCD3D" w:rsidR="00C33DDA" w:rsidRDefault="00C33DDA" w:rsidP="00C33DDA">
            <w:pPr>
              <w:pStyle w:val="GOSTTablenorm"/>
            </w:pPr>
            <w:r w:rsidRPr="00C040DF">
              <w:rPr>
                <w:rStyle w:val="aff2"/>
                <w:rFonts w:eastAsiaTheme="minorEastAsia"/>
                <w:b w:val="0"/>
                <w:bCs w:val="0"/>
              </w:rPr>
              <w:t>Y</w:t>
            </w:r>
            <w:r w:rsidRPr="00C040DF">
              <w:t> = 0,</w:t>
            </w:r>
            <w:r>
              <w:t xml:space="preserve"> если тип бюджета != 01 (не ФБ);</w:t>
            </w:r>
          </w:p>
          <w:p w14:paraId="2A875249" w14:textId="77777777" w:rsidR="00C33DDA" w:rsidRPr="00C040DF" w:rsidRDefault="00C33DDA" w:rsidP="00C33DDA">
            <w:pPr>
              <w:pStyle w:val="GOSTTablenorm"/>
            </w:pPr>
          </w:p>
          <w:p w14:paraId="36746E02" w14:textId="72A3AF82" w:rsidR="00C33DDA" w:rsidRPr="00C040DF" w:rsidRDefault="00C33DDA" w:rsidP="00C33DDA">
            <w:pPr>
              <w:pStyle w:val="GOSTTableListNum10"/>
            </w:pPr>
            <w:r w:rsidRPr="00C040DF">
              <w:lastRenderedPageBreak/>
              <w:t>Если MSC_Bdgt_Cd пусто или отсутствует, то не заполняется</w:t>
            </w:r>
          </w:p>
        </w:tc>
      </w:tr>
      <w:tr w:rsidR="00C33DDA" w:rsidRPr="00B9499D" w14:paraId="286020E6" w14:textId="77777777" w:rsidTr="00F265CC">
        <w:tc>
          <w:tcPr>
            <w:tcW w:w="1109" w:type="pct"/>
          </w:tcPr>
          <w:p w14:paraId="0FA28A0F" w14:textId="485BF347" w:rsidR="00C33DDA" w:rsidRPr="00C040DF" w:rsidRDefault="00C33DDA" w:rsidP="00C33DDA">
            <w:pPr>
              <w:pStyle w:val="GOSTTablenorm"/>
            </w:pPr>
            <w:r w:rsidRPr="00C040DF">
              <w:lastRenderedPageBreak/>
              <w:t>Тип_КБК_КС_</w:t>
            </w:r>
            <w:del w:id="12841" w:author="Сатлер Марина Викторовна" w:date="2024-01-22T16:45:00Z">
              <w:r w:rsidRPr="00C040DF" w:rsidDel="00ED760D">
                <w:delText xml:space="preserve"> </w:delText>
              </w:r>
            </w:del>
            <w:r w:rsidRPr="00C040DF">
              <w:t>уточненный</w:t>
            </w:r>
          </w:p>
        </w:tc>
        <w:tc>
          <w:tcPr>
            <w:tcW w:w="302" w:type="pct"/>
          </w:tcPr>
          <w:p w14:paraId="69971885" w14:textId="35EBD20E" w:rsidR="00C33DDA" w:rsidRPr="00C040DF" w:rsidRDefault="00C33DDA" w:rsidP="00C33DDA">
            <w:pPr>
              <w:pStyle w:val="GOSTTablenorm"/>
            </w:pPr>
            <w:r w:rsidRPr="00C040DF">
              <w:t>да</w:t>
            </w:r>
          </w:p>
        </w:tc>
        <w:tc>
          <w:tcPr>
            <w:tcW w:w="1109" w:type="pct"/>
          </w:tcPr>
          <w:p w14:paraId="6494938F" w14:textId="32E63F2D" w:rsidR="00C33DDA" w:rsidRPr="00C040DF" w:rsidRDefault="00C33DDA" w:rsidP="00C33DDA">
            <w:pPr>
              <w:pStyle w:val="GOSTTablenorm"/>
            </w:pPr>
            <w:r w:rsidRPr="00C040DF">
              <w:t>Тип КБК уточненный</w:t>
            </w:r>
          </w:p>
        </w:tc>
        <w:tc>
          <w:tcPr>
            <w:tcW w:w="1109" w:type="pct"/>
          </w:tcPr>
          <w:p w14:paraId="32EDCEB5" w14:textId="77777777" w:rsidR="00C33DDA" w:rsidRPr="00C040DF" w:rsidRDefault="00C33DDA" w:rsidP="00C33DDA">
            <w:pPr>
              <w:pStyle w:val="GOSTTablenorm"/>
            </w:pPr>
          </w:p>
        </w:tc>
        <w:tc>
          <w:tcPr>
            <w:tcW w:w="1371" w:type="pct"/>
          </w:tcPr>
          <w:p w14:paraId="681FD5F6" w14:textId="46125DE4" w:rsidR="00C33DDA" w:rsidRPr="00C040DF" w:rsidRDefault="00C33DDA" w:rsidP="00C33DDA">
            <w:pPr>
              <w:pStyle w:val="GOSTTablenorm"/>
            </w:pPr>
            <w:r w:rsidRPr="00C040DF">
              <w:t>Атрибут всегда заполняется значением «31»</w:t>
            </w:r>
          </w:p>
        </w:tc>
      </w:tr>
      <w:tr w:rsidR="00000F8A" w:rsidRPr="00B9499D" w14:paraId="4D08BFA7" w14:textId="77777777" w:rsidTr="00F265CC">
        <w:tc>
          <w:tcPr>
            <w:tcW w:w="1109" w:type="pct"/>
          </w:tcPr>
          <w:p w14:paraId="28A6F573" w14:textId="3D76AD9E" w:rsidR="00000F8A" w:rsidRPr="00C040DF" w:rsidRDefault="00000F8A" w:rsidP="00000F8A">
            <w:pPr>
              <w:pStyle w:val="GOSTTablenorm"/>
            </w:pPr>
            <w:r w:rsidRPr="00C040DF">
              <w:t>Сумма_валюта_операции</w:t>
            </w:r>
          </w:p>
        </w:tc>
        <w:tc>
          <w:tcPr>
            <w:tcW w:w="302" w:type="pct"/>
          </w:tcPr>
          <w:p w14:paraId="2822F653" w14:textId="3CBB094B" w:rsidR="00000F8A" w:rsidRPr="00C040DF" w:rsidRDefault="00000F8A" w:rsidP="00000F8A">
            <w:pPr>
              <w:pStyle w:val="GOSTTablenorm"/>
            </w:pPr>
            <w:r w:rsidRPr="00C040DF">
              <w:t>да</w:t>
            </w:r>
          </w:p>
        </w:tc>
        <w:tc>
          <w:tcPr>
            <w:tcW w:w="1109" w:type="pct"/>
          </w:tcPr>
          <w:p w14:paraId="605094CF" w14:textId="12ECA4A0" w:rsidR="00000F8A" w:rsidRPr="00C040DF" w:rsidRDefault="00000F8A" w:rsidP="00000F8A">
            <w:pPr>
              <w:pStyle w:val="GOSTTablenorm"/>
            </w:pPr>
            <w:r w:rsidRPr="00C040DF">
              <w:t>Сумма в валюте документа по строке документа</w:t>
            </w:r>
          </w:p>
        </w:tc>
        <w:tc>
          <w:tcPr>
            <w:tcW w:w="1109" w:type="pct"/>
          </w:tcPr>
          <w:p w14:paraId="62132AAA" w14:textId="77777777" w:rsidR="00000F8A" w:rsidRPr="0090098F" w:rsidRDefault="00000F8A" w:rsidP="00000F8A">
            <w:pPr>
              <w:pStyle w:val="GOSTTablenorm"/>
              <w:rPr>
                <w:ins w:id="12842" w:author="Тимофеева Ирина EXP-257846" w:date="2024-06-26T20:17:00Z"/>
                <w:lang w:val="en-US"/>
              </w:rPr>
            </w:pPr>
            <w:ins w:id="12843" w:author="Тимофеева Ирина EXP-257846" w:date="2024-06-26T20:17:00Z">
              <w:r w:rsidRPr="001B21EF">
                <w:rPr>
                  <w:lang w:val="en-US"/>
                </w:rPr>
                <w:t>UFPP_N:AmntNw</w:t>
              </w:r>
            </w:ins>
          </w:p>
          <w:p w14:paraId="5E9CD33C" w14:textId="77777777" w:rsidR="00000F8A" w:rsidRDefault="00000F8A" w:rsidP="00000F8A">
            <w:pPr>
              <w:pStyle w:val="GOSTTablenorm"/>
              <w:rPr>
                <w:ins w:id="12844" w:author="Тимофеева Ирина EXP-257846" w:date="2024-06-26T20:17:00Z"/>
                <w:lang w:val="en-US"/>
              </w:rPr>
            </w:pPr>
            <w:ins w:id="12845" w:author="Тимофеева Ирина EXP-257846" w:date="2024-06-26T20:17:00Z">
              <w:r w:rsidRPr="00194303">
                <w:rPr>
                  <w:lang w:val="en-US"/>
                </w:rPr>
                <w:t>UFPP_N</w:t>
              </w:r>
              <w:r w:rsidRPr="00D51DFF">
                <w:rPr>
                  <w:b/>
                  <w:lang w:val="en-US"/>
                </w:rPr>
                <w:t>:</w:t>
              </w:r>
              <w:r w:rsidRPr="00D51DFF">
                <w:rPr>
                  <w:lang w:val="en-US"/>
                </w:rPr>
                <w:t>A</w:t>
              </w:r>
              <w:r>
                <w:rPr>
                  <w:lang w:val="en-US"/>
                </w:rPr>
                <w:t>mount_</w:t>
              </w:r>
              <w:r w:rsidRPr="00D51DFF">
                <w:rPr>
                  <w:lang w:val="en-US"/>
                </w:rPr>
                <w:t>N</w:t>
              </w:r>
              <w:r w:rsidRPr="00194303">
                <w:rPr>
                  <w:lang w:val="en-US"/>
                </w:rPr>
                <w:t>_</w:t>
              </w:r>
              <w:r>
                <w:rPr>
                  <w:lang w:val="en-US"/>
                </w:rPr>
                <w:t>Currency</w:t>
              </w:r>
            </w:ins>
          </w:p>
          <w:p w14:paraId="0E69AE0E" w14:textId="41608109" w:rsidR="00000F8A" w:rsidRPr="00000F8A" w:rsidRDefault="00000F8A" w:rsidP="00000F8A">
            <w:pPr>
              <w:pStyle w:val="GOSTTablenorm"/>
              <w:rPr>
                <w:lang w:val="en-US"/>
              </w:rPr>
            </w:pPr>
            <w:del w:id="12846" w:author="Тимофеева Ирина EXP-257846" w:date="2024-06-26T17:04:00Z">
              <w:r w:rsidRPr="00000F8A" w:rsidDel="00C33DDA">
                <w:rPr>
                  <w:lang w:val="en-US"/>
                </w:rPr>
                <w:delText>UFPP_N:AmntNw</w:delText>
              </w:r>
            </w:del>
          </w:p>
        </w:tc>
        <w:tc>
          <w:tcPr>
            <w:tcW w:w="1371" w:type="pct"/>
          </w:tcPr>
          <w:p w14:paraId="265E7586" w14:textId="77777777" w:rsidR="00000F8A" w:rsidRPr="00B9499D" w:rsidRDefault="00000F8A" w:rsidP="00000F8A">
            <w:pPr>
              <w:pStyle w:val="GOSTTablenorm"/>
              <w:rPr>
                <w:ins w:id="12847" w:author="Тимофеева Ирина EXP-257846" w:date="2024-06-26T20:17:00Z"/>
                <w:szCs w:val="22"/>
              </w:rPr>
            </w:pPr>
            <w:ins w:id="12848" w:author="Тимофеева Ирина EXP-257846" w:date="2024-06-26T20:17:00Z">
              <w:r w:rsidRPr="00B9499D">
                <w:rPr>
                  <w:szCs w:val="22"/>
                </w:rPr>
                <w:t>Алгоритм вычисления зависит от значения атрибута Код_валюты:</w:t>
              </w:r>
            </w:ins>
          </w:p>
          <w:p w14:paraId="10CF4BEE" w14:textId="77777777" w:rsidR="00000F8A" w:rsidRDefault="00000F8A" w:rsidP="00792E0E">
            <w:pPr>
              <w:pStyle w:val="GOSTTableListNum10"/>
              <w:numPr>
                <w:ilvl w:val="0"/>
                <w:numId w:val="59"/>
              </w:numPr>
              <w:rPr>
                <w:ins w:id="12849" w:author="Тимофеева Ирина EXP-257846" w:date="2024-06-26T20:17:00Z"/>
              </w:rPr>
            </w:pPr>
            <w:ins w:id="12850" w:author="Тимофеева Ирина EXP-257846" w:date="2024-06-26T20:17:00Z">
              <w:r w:rsidRPr="00B9499D">
                <w:t xml:space="preserve"> если Код_валюты = 643, то в атрибут передается значение реквизита </w:t>
              </w:r>
              <w:r w:rsidRPr="000B4020">
                <w:t>UFPP_N:AmntNw</w:t>
              </w:r>
              <w:r w:rsidRPr="00B9499D">
                <w:t xml:space="preserve"> *100</w:t>
              </w:r>
              <w:r>
                <w:t>;</w:t>
              </w:r>
            </w:ins>
          </w:p>
          <w:p w14:paraId="0747154C" w14:textId="565FCBE2" w:rsidR="00000F8A" w:rsidRPr="00C040DF" w:rsidRDefault="00000F8A" w:rsidP="00FD677C">
            <w:pPr>
              <w:pStyle w:val="GOSTTableListNum10"/>
            </w:pPr>
            <w:ins w:id="12851" w:author="Тимофеева Ирина EXP-257846" w:date="2024-06-26T20:17:00Z">
              <w:r w:rsidRPr="00B9499D">
                <w:t xml:space="preserve">если Код_валюты &lt;&gt; 643, то в атрибут передается значение реквизита </w:t>
              </w:r>
              <w:r w:rsidRPr="0090098F">
                <w:rPr>
                  <w:lang w:val="en-US"/>
                </w:rPr>
                <w:t>UFPP</w:t>
              </w:r>
              <w:r w:rsidRPr="00BD22BD">
                <w:t>_</w:t>
              </w:r>
              <w:r w:rsidRPr="0090098F">
                <w:rPr>
                  <w:lang w:val="en-US"/>
                </w:rPr>
                <w:t>N</w:t>
              </w:r>
              <w:r w:rsidRPr="0090098F">
                <w:rPr>
                  <w:b/>
                </w:rPr>
                <w:t>:</w:t>
              </w:r>
              <w:r w:rsidRPr="0090098F">
                <w:rPr>
                  <w:lang w:val="en-US"/>
                </w:rPr>
                <w:t>Amount</w:t>
              </w:r>
              <w:r w:rsidRPr="00BD22BD">
                <w:t>_</w:t>
              </w:r>
              <w:r w:rsidRPr="0090098F">
                <w:rPr>
                  <w:lang w:val="en-US"/>
                </w:rPr>
                <w:t>N</w:t>
              </w:r>
              <w:r w:rsidRPr="00BD22BD">
                <w:t>_</w:t>
              </w:r>
              <w:r w:rsidRPr="0090098F">
                <w:rPr>
                  <w:lang w:val="en-US"/>
                </w:rPr>
                <w:t>Currency</w:t>
              </w:r>
              <w:r w:rsidRPr="00B9499D">
                <w:t xml:space="preserve"> *100</w:t>
              </w:r>
            </w:ins>
            <w:del w:id="12852" w:author="Тимофеева Ирина EXP-257846" w:date="2024-06-26T17:04:00Z">
              <w:r w:rsidRPr="00C040DF" w:rsidDel="00C33DDA">
                <w:delTex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delText>
              </w:r>
            </w:del>
          </w:p>
        </w:tc>
      </w:tr>
      <w:tr w:rsidR="00C33DDA" w:rsidRPr="00B9499D" w14:paraId="4E4A1972" w14:textId="77777777" w:rsidTr="00F265CC">
        <w:tc>
          <w:tcPr>
            <w:tcW w:w="1109" w:type="pct"/>
          </w:tcPr>
          <w:p w14:paraId="295CF01D" w14:textId="66B6A5E5" w:rsidR="00C33DDA" w:rsidRPr="00C040DF" w:rsidRDefault="00C33DDA" w:rsidP="00C33DDA">
            <w:pPr>
              <w:pStyle w:val="GOSTTablenorm"/>
            </w:pPr>
            <w:r w:rsidRPr="00C040DF">
              <w:t>Сумма_валюта_учета_руб</w:t>
            </w:r>
          </w:p>
        </w:tc>
        <w:tc>
          <w:tcPr>
            <w:tcW w:w="302" w:type="pct"/>
          </w:tcPr>
          <w:p w14:paraId="6D744E24" w14:textId="185D1BF2" w:rsidR="00C33DDA" w:rsidRPr="00C040DF" w:rsidRDefault="00C33DDA" w:rsidP="00C33DDA">
            <w:pPr>
              <w:pStyle w:val="GOSTTablenorm"/>
            </w:pPr>
            <w:r w:rsidRPr="00C040DF">
              <w:t>да</w:t>
            </w:r>
          </w:p>
        </w:tc>
        <w:tc>
          <w:tcPr>
            <w:tcW w:w="1109" w:type="pct"/>
          </w:tcPr>
          <w:p w14:paraId="21E6B178" w14:textId="65CF41A2" w:rsidR="00C33DDA" w:rsidRPr="00C040DF" w:rsidRDefault="00C33DDA" w:rsidP="00C33DDA">
            <w:pPr>
              <w:pStyle w:val="GOSTTablenorm"/>
            </w:pPr>
            <w:r w:rsidRPr="00C040DF">
              <w:t>Сумма в валюте учета (руб)</w:t>
            </w:r>
          </w:p>
        </w:tc>
        <w:tc>
          <w:tcPr>
            <w:tcW w:w="1109" w:type="pct"/>
          </w:tcPr>
          <w:p w14:paraId="2A32FBC5" w14:textId="70C9AB0B" w:rsidR="00C33DDA" w:rsidRPr="00C040DF" w:rsidRDefault="00C33DDA" w:rsidP="00C33DDA">
            <w:pPr>
              <w:pStyle w:val="GOSTTablenorm"/>
            </w:pPr>
            <w:r w:rsidRPr="00C040DF">
              <w:t>UFPP_N:AmntNw</w:t>
            </w:r>
          </w:p>
        </w:tc>
        <w:tc>
          <w:tcPr>
            <w:tcW w:w="1371" w:type="pct"/>
          </w:tcPr>
          <w:p w14:paraId="00F190BB" w14:textId="341D7C43" w:rsidR="00C33DDA" w:rsidRPr="00C040DF" w:rsidRDefault="00C33DDA" w:rsidP="00FD677C">
            <w:pPr>
              <w:pStyle w:val="GOSTTablenorm"/>
            </w:pPr>
            <w:ins w:id="12853" w:author="Тимофеева Ирина EXP-257846" w:date="2024-06-26T17:01:00Z">
              <w:r w:rsidRPr="00C040DF">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del w:id="12854" w:author="Тимофеева Ирина EXP-257846" w:date="2024-06-26T17:00:00Z">
              <w:r w:rsidRPr="00C040DF" w:rsidDel="00C33DDA">
                <w:delText>Берем из реквизита UFPP_N:AmntNw (по данному типу документа Сумма_валюта_учета_руб</w:delText>
              </w:r>
              <w:r w:rsidDel="00C33DDA">
                <w:delText> </w:delText>
              </w:r>
              <w:r w:rsidRPr="00C040DF" w:rsidDel="00C33DDA">
                <w:delText>= Сумма_валюта_операции)</w:delText>
              </w:r>
            </w:del>
          </w:p>
        </w:tc>
      </w:tr>
    </w:tbl>
    <w:p w14:paraId="50599660" w14:textId="77855B99" w:rsidR="006043A1" w:rsidRDefault="008242B4" w:rsidP="00F265CC">
      <w:pPr>
        <w:pStyle w:val="GOSTNameTable"/>
      </w:pPr>
      <w:r>
        <w:rPr>
          <w:noProof/>
        </w:rPr>
        <w:lastRenderedPageBreak/>
        <w:fldChar w:fldCharType="begin"/>
      </w:r>
      <w:r>
        <w:rPr>
          <w:noProof/>
        </w:rPr>
        <w:instrText xml:space="preserve"> SEQ Таблица \* ARABIC </w:instrText>
      </w:r>
      <w:r>
        <w:rPr>
          <w:noProof/>
        </w:rPr>
        <w:fldChar w:fldCharType="separate"/>
      </w:r>
      <w:bookmarkStart w:id="12855" w:name="_Toc226563189"/>
      <w:r w:rsidR="00AB1BE0">
        <w:rPr>
          <w:noProof/>
        </w:rPr>
        <w:t>33</w:t>
      </w:r>
      <w:r>
        <w:rPr>
          <w:noProof/>
        </w:rPr>
        <w:fldChar w:fldCharType="end"/>
      </w:r>
      <w:r w:rsidR="006043A1">
        <w:t xml:space="preserve"> - </w:t>
      </w:r>
      <w:r w:rsidR="006043A1" w:rsidRPr="00485644">
        <w:t>Перечень атрибутов, соответствующих типу документа</w:t>
      </w:r>
      <w:r w:rsidR="006043A1">
        <w:t xml:space="preserve"> «</w:t>
      </w:r>
      <w:r w:rsidR="006043A1" w:rsidRPr="000D115F">
        <w:rPr>
          <w:bCs/>
          <w:szCs w:val="22"/>
        </w:rPr>
        <w:t>Бухгалтерская справка</w:t>
      </w:r>
      <w:r w:rsidR="006043A1">
        <w:rPr>
          <w:bCs/>
          <w:szCs w:val="22"/>
        </w:rPr>
        <w:t>»</w:t>
      </w:r>
      <w:r w:rsidR="006043A1" w:rsidRPr="000D115F">
        <w:rPr>
          <w:bCs/>
          <w:szCs w:val="22"/>
        </w:rPr>
        <w:t xml:space="preserve"> (ф. 0504833) VLS_REPORT_DO</w:t>
      </w:r>
      <w:bookmarkEnd w:id="12855"/>
    </w:p>
    <w:tbl>
      <w:tblPr>
        <w:tblStyle w:val="GOSTTable"/>
        <w:tblW w:w="5000" w:type="pct"/>
        <w:tblLayout w:type="fixed"/>
        <w:tblLook w:val="07E0" w:firstRow="1" w:lastRow="1" w:firstColumn="1" w:lastColumn="1" w:noHBand="1" w:noVBand="1"/>
      </w:tblPr>
      <w:tblGrid>
        <w:gridCol w:w="3495"/>
        <w:gridCol w:w="952"/>
        <w:gridCol w:w="3496"/>
        <w:gridCol w:w="3496"/>
        <w:gridCol w:w="4321"/>
      </w:tblGrid>
      <w:tr w:rsidR="00F265CC" w:rsidRPr="00B9499D" w14:paraId="3C96A68B" w14:textId="77777777" w:rsidTr="000976AD">
        <w:trPr>
          <w:cnfStyle w:val="100000000000" w:firstRow="1" w:lastRow="0" w:firstColumn="0" w:lastColumn="0" w:oddVBand="0" w:evenVBand="0" w:oddHBand="0" w:evenHBand="0" w:firstRowFirstColumn="0" w:firstRowLastColumn="0" w:lastRowFirstColumn="0" w:lastRowLastColumn="0"/>
        </w:trPr>
        <w:tc>
          <w:tcPr>
            <w:tcW w:w="1109" w:type="pct"/>
          </w:tcPr>
          <w:p w14:paraId="28930CC2" w14:textId="49F39D9A" w:rsidR="00F265CC" w:rsidRPr="00B9499D" w:rsidRDefault="00F265CC" w:rsidP="000976AD">
            <w:pPr>
              <w:pStyle w:val="GOSTTableHead"/>
            </w:pPr>
            <w:r w:rsidRPr="00B9499D">
              <w:t>Наименование атрибута</w:t>
            </w:r>
          </w:p>
        </w:tc>
        <w:tc>
          <w:tcPr>
            <w:tcW w:w="302" w:type="pct"/>
          </w:tcPr>
          <w:p w14:paraId="2C5D459F" w14:textId="21F1F404" w:rsidR="00F265CC" w:rsidRPr="00B9499D" w:rsidRDefault="00F265CC" w:rsidP="000976AD">
            <w:pPr>
              <w:pStyle w:val="GOSTTableHead"/>
            </w:pPr>
            <w:r w:rsidRPr="00B9499D">
              <w:t>Вычисляемый атрибут</w:t>
            </w:r>
          </w:p>
        </w:tc>
        <w:tc>
          <w:tcPr>
            <w:tcW w:w="1109" w:type="pct"/>
          </w:tcPr>
          <w:p w14:paraId="1144A1C2" w14:textId="5A2AF37A" w:rsidR="00F265CC" w:rsidRPr="00B9499D" w:rsidRDefault="00F265CC" w:rsidP="000976AD">
            <w:pPr>
              <w:pStyle w:val="GOSTTableHead"/>
            </w:pPr>
            <w:r w:rsidRPr="00B9499D">
              <w:t>Описание атрибута</w:t>
            </w:r>
          </w:p>
        </w:tc>
        <w:tc>
          <w:tcPr>
            <w:tcW w:w="1109" w:type="pct"/>
          </w:tcPr>
          <w:p w14:paraId="10FE3D69" w14:textId="3CCB67BC" w:rsidR="00F265CC" w:rsidRPr="00B9499D" w:rsidRDefault="00F265CC" w:rsidP="000976AD">
            <w:pPr>
              <w:pStyle w:val="GOSTTableHead"/>
            </w:pPr>
            <w:r w:rsidRPr="00B9499D">
              <w:t>Реквизит документа (наименование тега)</w:t>
            </w:r>
          </w:p>
        </w:tc>
        <w:tc>
          <w:tcPr>
            <w:tcW w:w="1371" w:type="pct"/>
          </w:tcPr>
          <w:p w14:paraId="0486A5E3" w14:textId="62577E06" w:rsidR="00F265CC" w:rsidRPr="00B9499D" w:rsidRDefault="00F265CC" w:rsidP="000976AD">
            <w:pPr>
              <w:pStyle w:val="GOSTTableHead"/>
            </w:pPr>
            <w:r w:rsidRPr="00B9499D">
              <w:t>Алгоритм вычисления</w:t>
            </w:r>
          </w:p>
        </w:tc>
      </w:tr>
      <w:tr w:rsidR="0054378C" w:rsidRPr="00B9499D" w14:paraId="3009407C" w14:textId="77777777" w:rsidTr="00F265CC">
        <w:tc>
          <w:tcPr>
            <w:tcW w:w="1109" w:type="pct"/>
          </w:tcPr>
          <w:p w14:paraId="02519D18" w14:textId="21CCBB69" w:rsidR="0054378C" w:rsidRPr="00B9499D" w:rsidRDefault="0054378C" w:rsidP="000D115F">
            <w:pPr>
              <w:pStyle w:val="GOSTTablenorm"/>
              <w:rPr>
                <w:szCs w:val="22"/>
              </w:rPr>
            </w:pPr>
            <w:r w:rsidRPr="00B9499D">
              <w:t>Номер_документа*</w:t>
            </w:r>
          </w:p>
        </w:tc>
        <w:tc>
          <w:tcPr>
            <w:tcW w:w="302" w:type="pct"/>
          </w:tcPr>
          <w:p w14:paraId="10045C9E" w14:textId="72FF6736" w:rsidR="0054378C" w:rsidRPr="00B9499D" w:rsidRDefault="0054378C" w:rsidP="000D115F">
            <w:pPr>
              <w:pStyle w:val="GOSTTablenorm"/>
              <w:rPr>
                <w:szCs w:val="22"/>
              </w:rPr>
            </w:pPr>
            <w:r w:rsidRPr="00B9499D">
              <w:t>нет</w:t>
            </w:r>
          </w:p>
        </w:tc>
        <w:tc>
          <w:tcPr>
            <w:tcW w:w="1109" w:type="pct"/>
          </w:tcPr>
          <w:p w14:paraId="1261C40A" w14:textId="4B277170" w:rsidR="0054378C" w:rsidRPr="00B9499D" w:rsidRDefault="0054378C" w:rsidP="000D115F">
            <w:pPr>
              <w:pStyle w:val="GOSTTablenorm"/>
              <w:rPr>
                <w:szCs w:val="22"/>
              </w:rPr>
            </w:pPr>
            <w:r w:rsidRPr="00B9499D">
              <w:t>Номер документа</w:t>
            </w:r>
          </w:p>
        </w:tc>
        <w:tc>
          <w:tcPr>
            <w:tcW w:w="1109" w:type="pct"/>
          </w:tcPr>
          <w:p w14:paraId="4BAA654F" w14:textId="4337A20A" w:rsidR="0054378C" w:rsidRPr="00B9499D" w:rsidRDefault="0054378C" w:rsidP="000D115F">
            <w:pPr>
              <w:pStyle w:val="GOSTTablenorm"/>
              <w:rPr>
                <w:szCs w:val="22"/>
              </w:rPr>
            </w:pPr>
            <w:r w:rsidRPr="00B9499D">
              <w:t>TtlPrt_DcNmbr</w:t>
            </w:r>
          </w:p>
        </w:tc>
        <w:tc>
          <w:tcPr>
            <w:tcW w:w="1371" w:type="pct"/>
          </w:tcPr>
          <w:p w14:paraId="62FD71F2" w14:textId="77777777" w:rsidR="0054378C" w:rsidRPr="00B9499D" w:rsidRDefault="0054378C" w:rsidP="000D115F">
            <w:pPr>
              <w:pStyle w:val="GOSTTablenorm"/>
              <w:rPr>
                <w:szCs w:val="22"/>
              </w:rPr>
            </w:pPr>
          </w:p>
        </w:tc>
      </w:tr>
      <w:tr w:rsidR="0054378C" w:rsidRPr="00B9499D" w14:paraId="6E05485B" w14:textId="77777777" w:rsidTr="00F265CC">
        <w:tc>
          <w:tcPr>
            <w:tcW w:w="1109" w:type="pct"/>
          </w:tcPr>
          <w:p w14:paraId="428DC1D4" w14:textId="463E6F41" w:rsidR="0054378C" w:rsidRPr="00B9499D" w:rsidRDefault="0054378C" w:rsidP="000D115F">
            <w:pPr>
              <w:pStyle w:val="GOSTTablenorm"/>
              <w:rPr>
                <w:szCs w:val="22"/>
              </w:rPr>
            </w:pPr>
            <w:r w:rsidRPr="00B9499D">
              <w:t>Дата_документа*</w:t>
            </w:r>
          </w:p>
        </w:tc>
        <w:tc>
          <w:tcPr>
            <w:tcW w:w="302" w:type="pct"/>
          </w:tcPr>
          <w:p w14:paraId="5351CD16" w14:textId="485A948D" w:rsidR="0054378C" w:rsidRPr="00B9499D" w:rsidRDefault="0054378C" w:rsidP="000D115F">
            <w:pPr>
              <w:pStyle w:val="GOSTTablenorm"/>
              <w:rPr>
                <w:szCs w:val="22"/>
              </w:rPr>
            </w:pPr>
            <w:r w:rsidRPr="00B9499D">
              <w:t>нет</w:t>
            </w:r>
          </w:p>
        </w:tc>
        <w:tc>
          <w:tcPr>
            <w:tcW w:w="1109" w:type="pct"/>
          </w:tcPr>
          <w:p w14:paraId="0435B47D" w14:textId="5601BCBD" w:rsidR="0054378C" w:rsidRPr="00B9499D" w:rsidRDefault="0054378C" w:rsidP="000D115F">
            <w:pPr>
              <w:pStyle w:val="GOSTTablenorm"/>
              <w:rPr>
                <w:szCs w:val="22"/>
              </w:rPr>
            </w:pPr>
            <w:r w:rsidRPr="00B9499D">
              <w:t>Дата документа</w:t>
            </w:r>
          </w:p>
        </w:tc>
        <w:tc>
          <w:tcPr>
            <w:tcW w:w="1109" w:type="pct"/>
          </w:tcPr>
          <w:p w14:paraId="1B59DDAE" w14:textId="1BB27E7F" w:rsidR="0054378C" w:rsidRPr="00B9499D" w:rsidRDefault="0054378C" w:rsidP="000D115F">
            <w:pPr>
              <w:pStyle w:val="GOSTTablenorm"/>
              <w:rPr>
                <w:szCs w:val="22"/>
              </w:rPr>
            </w:pPr>
            <w:r w:rsidRPr="00B9499D">
              <w:t>TtlPrt_Dt</w:t>
            </w:r>
          </w:p>
        </w:tc>
        <w:tc>
          <w:tcPr>
            <w:tcW w:w="1371" w:type="pct"/>
          </w:tcPr>
          <w:p w14:paraId="619A0D83" w14:textId="77777777" w:rsidR="0054378C" w:rsidRPr="00B9499D" w:rsidRDefault="0054378C" w:rsidP="000D115F">
            <w:pPr>
              <w:pStyle w:val="GOSTTablenorm"/>
              <w:rPr>
                <w:szCs w:val="22"/>
              </w:rPr>
            </w:pPr>
          </w:p>
        </w:tc>
      </w:tr>
      <w:tr w:rsidR="0054378C" w:rsidRPr="00B9499D" w14:paraId="419A08DF" w14:textId="77777777" w:rsidTr="00F265CC">
        <w:tc>
          <w:tcPr>
            <w:tcW w:w="1109" w:type="pct"/>
          </w:tcPr>
          <w:p w14:paraId="2436B191" w14:textId="67AC501E" w:rsidR="0054378C" w:rsidRPr="00B9499D" w:rsidRDefault="0054378C" w:rsidP="000D115F">
            <w:pPr>
              <w:pStyle w:val="GOSTTablenorm"/>
            </w:pPr>
            <w:r w:rsidRPr="00B9499D">
              <w:t>Тип_справки</w:t>
            </w:r>
          </w:p>
        </w:tc>
        <w:tc>
          <w:tcPr>
            <w:tcW w:w="302" w:type="pct"/>
          </w:tcPr>
          <w:p w14:paraId="6146CE55" w14:textId="588A6C7C" w:rsidR="0054378C" w:rsidRPr="00B9499D" w:rsidRDefault="0054378C" w:rsidP="000D115F">
            <w:pPr>
              <w:pStyle w:val="GOSTTablenorm"/>
            </w:pPr>
            <w:r w:rsidRPr="00B9499D">
              <w:t>нет</w:t>
            </w:r>
          </w:p>
        </w:tc>
        <w:tc>
          <w:tcPr>
            <w:tcW w:w="1109" w:type="pct"/>
          </w:tcPr>
          <w:p w14:paraId="746677BB" w14:textId="5170A5DD" w:rsidR="0054378C" w:rsidRPr="00B9499D" w:rsidRDefault="0054378C" w:rsidP="000D115F">
            <w:pPr>
              <w:pStyle w:val="GOSTTablenorm"/>
            </w:pPr>
            <w:r w:rsidRPr="00B9499D">
              <w:t>Тип справки</w:t>
            </w:r>
          </w:p>
        </w:tc>
        <w:tc>
          <w:tcPr>
            <w:tcW w:w="1109" w:type="pct"/>
          </w:tcPr>
          <w:p w14:paraId="1A0C2D82" w14:textId="699800CD" w:rsidR="0054378C" w:rsidRPr="00B9499D" w:rsidRDefault="0054378C" w:rsidP="000D115F">
            <w:pPr>
              <w:pStyle w:val="GOSTTablenorm"/>
            </w:pPr>
            <w:r w:rsidRPr="00B9499D">
              <w:t>TtlPrt_TypeDoc</w:t>
            </w:r>
          </w:p>
        </w:tc>
        <w:tc>
          <w:tcPr>
            <w:tcW w:w="1371" w:type="pct"/>
          </w:tcPr>
          <w:p w14:paraId="603A8F58" w14:textId="77777777" w:rsidR="0054378C" w:rsidRPr="00B9499D" w:rsidRDefault="0054378C" w:rsidP="000D115F">
            <w:pPr>
              <w:pStyle w:val="GOSTTablenorm"/>
              <w:rPr>
                <w:szCs w:val="22"/>
              </w:rPr>
            </w:pPr>
          </w:p>
        </w:tc>
      </w:tr>
      <w:tr w:rsidR="0054378C" w:rsidRPr="00B9499D" w14:paraId="64DCC153" w14:textId="77777777" w:rsidTr="00F265CC">
        <w:tc>
          <w:tcPr>
            <w:tcW w:w="1109" w:type="pct"/>
          </w:tcPr>
          <w:p w14:paraId="4D532E0D" w14:textId="0763996F" w:rsidR="0054378C" w:rsidRPr="00B9499D" w:rsidRDefault="0054378C" w:rsidP="000D115F">
            <w:pPr>
              <w:pStyle w:val="GOSTTablenorm"/>
            </w:pPr>
            <w:r w:rsidRPr="00B9499D">
              <w:t>Наименование_типа_справки</w:t>
            </w:r>
          </w:p>
        </w:tc>
        <w:tc>
          <w:tcPr>
            <w:tcW w:w="302" w:type="pct"/>
          </w:tcPr>
          <w:p w14:paraId="0B1A76CD" w14:textId="1301EC74" w:rsidR="0054378C" w:rsidRPr="00B9499D" w:rsidRDefault="0054378C" w:rsidP="000D115F">
            <w:pPr>
              <w:pStyle w:val="GOSTTablenorm"/>
            </w:pPr>
            <w:r w:rsidRPr="00B9499D">
              <w:t>нет</w:t>
            </w:r>
          </w:p>
        </w:tc>
        <w:tc>
          <w:tcPr>
            <w:tcW w:w="1109" w:type="pct"/>
          </w:tcPr>
          <w:p w14:paraId="114C544B" w14:textId="4BD8C94D" w:rsidR="0054378C" w:rsidRPr="00B9499D" w:rsidRDefault="0054378C" w:rsidP="000D115F">
            <w:pPr>
              <w:pStyle w:val="GOSTTablenorm"/>
            </w:pPr>
            <w:r w:rsidRPr="00B9499D">
              <w:t>Наименование типа справки</w:t>
            </w:r>
          </w:p>
        </w:tc>
        <w:tc>
          <w:tcPr>
            <w:tcW w:w="1109" w:type="pct"/>
          </w:tcPr>
          <w:p w14:paraId="384A6F1A" w14:textId="56AF5A6D" w:rsidR="0054378C" w:rsidRPr="00B9499D" w:rsidRDefault="0054378C" w:rsidP="000D115F">
            <w:pPr>
              <w:pStyle w:val="GOSTTablenorm"/>
            </w:pPr>
            <w:r w:rsidRPr="00B9499D">
              <w:t>TtlPrt_FullTypeDoc</w:t>
            </w:r>
          </w:p>
        </w:tc>
        <w:tc>
          <w:tcPr>
            <w:tcW w:w="1371" w:type="pct"/>
          </w:tcPr>
          <w:p w14:paraId="1A951895" w14:textId="77777777" w:rsidR="0054378C" w:rsidRPr="00B9499D" w:rsidRDefault="0054378C" w:rsidP="000D115F">
            <w:pPr>
              <w:pStyle w:val="GOSTTablenorm"/>
              <w:rPr>
                <w:szCs w:val="22"/>
              </w:rPr>
            </w:pPr>
          </w:p>
        </w:tc>
      </w:tr>
      <w:tr w:rsidR="0054378C" w:rsidRPr="00B9499D" w14:paraId="009BB442" w14:textId="77777777" w:rsidTr="00F265CC">
        <w:tc>
          <w:tcPr>
            <w:tcW w:w="1109" w:type="pct"/>
          </w:tcPr>
          <w:p w14:paraId="7F73F1EE" w14:textId="202CDE11" w:rsidR="0054378C" w:rsidRPr="00F01C62" w:rsidRDefault="0054378C" w:rsidP="00F01C62">
            <w:pPr>
              <w:pStyle w:val="GOSTTablenorm"/>
            </w:pPr>
            <w:r w:rsidRPr="00F01C62">
              <w:t>Наименование_документа</w:t>
            </w:r>
          </w:p>
        </w:tc>
        <w:tc>
          <w:tcPr>
            <w:tcW w:w="302" w:type="pct"/>
          </w:tcPr>
          <w:p w14:paraId="1E15435B" w14:textId="744FFD2D" w:rsidR="0054378C" w:rsidRPr="00F01C62" w:rsidRDefault="0054378C" w:rsidP="00F01C62">
            <w:pPr>
              <w:pStyle w:val="GOSTTablenorm"/>
            </w:pPr>
            <w:r w:rsidRPr="00F01C62">
              <w:t>да</w:t>
            </w:r>
          </w:p>
        </w:tc>
        <w:tc>
          <w:tcPr>
            <w:tcW w:w="1109" w:type="pct"/>
          </w:tcPr>
          <w:p w14:paraId="30C5B255" w14:textId="3BB0A0BB" w:rsidR="0054378C" w:rsidRPr="00F01C62" w:rsidRDefault="0054378C" w:rsidP="00F01C62">
            <w:pPr>
              <w:pStyle w:val="GOSTTablenorm"/>
            </w:pPr>
            <w:r w:rsidRPr="00F01C62">
              <w:t>Наименование документа</w:t>
            </w:r>
          </w:p>
        </w:tc>
        <w:tc>
          <w:tcPr>
            <w:tcW w:w="1109" w:type="pct"/>
          </w:tcPr>
          <w:p w14:paraId="2B572A2B" w14:textId="021309AB" w:rsidR="0054378C" w:rsidRPr="00F01C62" w:rsidRDefault="0054378C" w:rsidP="00F01C62">
            <w:pPr>
              <w:pStyle w:val="GOSTTablenorm"/>
            </w:pPr>
            <w:r w:rsidRPr="00F01C62">
              <w:t>TypeDoc</w:t>
            </w:r>
          </w:p>
        </w:tc>
        <w:tc>
          <w:tcPr>
            <w:tcW w:w="1371" w:type="pct"/>
          </w:tcPr>
          <w:p w14:paraId="49F96B71" w14:textId="55DD206F" w:rsidR="0054378C" w:rsidRPr="00F01C62" w:rsidRDefault="0054378C" w:rsidP="00F01C62">
            <w:pPr>
              <w:pStyle w:val="GOSTTablenorm"/>
            </w:pPr>
            <w:r w:rsidRPr="00F01C62">
              <w:t xml:space="preserve">Наименование документа определяется по справочнику </w:t>
            </w:r>
            <w:r w:rsidR="00F01C62" w:rsidRPr="00F01C62">
              <w:t>«</w:t>
            </w:r>
            <w:r w:rsidRPr="00F01C62">
              <w:t>Типы документов</w:t>
            </w:r>
            <w:r w:rsidR="00F01C62" w:rsidRPr="00F01C62">
              <w:t>»</w:t>
            </w:r>
            <w:r w:rsidRPr="00F01C62">
              <w:t xml:space="preserve"> с помощью значения атрибута «Тип_документа» (TypeDoc)</w:t>
            </w:r>
          </w:p>
        </w:tc>
      </w:tr>
      <w:tr w:rsidR="0054378C" w:rsidRPr="00B9499D" w14:paraId="6D2BC638" w14:textId="77777777" w:rsidTr="00F265CC">
        <w:tc>
          <w:tcPr>
            <w:tcW w:w="1109" w:type="pct"/>
          </w:tcPr>
          <w:p w14:paraId="705EF229" w14:textId="0C9D26E8" w:rsidR="0054378C" w:rsidRPr="00F01C62" w:rsidRDefault="0054378C" w:rsidP="00F01C62">
            <w:pPr>
              <w:pStyle w:val="GOSTTablenorm"/>
            </w:pPr>
            <w:r w:rsidRPr="00F01C62">
              <w:t>Код_валюты</w:t>
            </w:r>
          </w:p>
        </w:tc>
        <w:tc>
          <w:tcPr>
            <w:tcW w:w="302" w:type="pct"/>
          </w:tcPr>
          <w:p w14:paraId="057CF2DB" w14:textId="03EA5C3D" w:rsidR="0054378C" w:rsidRPr="00F01C62" w:rsidRDefault="0054378C" w:rsidP="00F01C62">
            <w:pPr>
              <w:pStyle w:val="GOSTTablenorm"/>
            </w:pPr>
            <w:r w:rsidRPr="00F01C62">
              <w:t>да</w:t>
            </w:r>
          </w:p>
        </w:tc>
        <w:tc>
          <w:tcPr>
            <w:tcW w:w="1109" w:type="pct"/>
          </w:tcPr>
          <w:p w14:paraId="257D600D" w14:textId="50E14E5A" w:rsidR="0054378C" w:rsidRPr="00F01C62" w:rsidRDefault="0054378C" w:rsidP="00F01C62">
            <w:pPr>
              <w:pStyle w:val="GOSTTablenorm"/>
            </w:pPr>
            <w:r w:rsidRPr="00F01C62">
              <w:t>Код валюты по ОКВ</w:t>
            </w:r>
          </w:p>
        </w:tc>
        <w:tc>
          <w:tcPr>
            <w:tcW w:w="1109" w:type="pct"/>
          </w:tcPr>
          <w:p w14:paraId="55DA97CE" w14:textId="6E87A364" w:rsidR="0054378C" w:rsidRPr="00F01C62" w:rsidRDefault="0054378C" w:rsidP="00F01C62">
            <w:pPr>
              <w:pStyle w:val="GOSTTablenorm"/>
            </w:pPr>
            <w:r w:rsidRPr="00F01C62">
              <w:t>TtlPrt_CdCrr</w:t>
            </w:r>
          </w:p>
        </w:tc>
        <w:tc>
          <w:tcPr>
            <w:tcW w:w="1371" w:type="pct"/>
          </w:tcPr>
          <w:p w14:paraId="64942538" w14:textId="77777777" w:rsidR="0054378C" w:rsidRPr="00F01C62" w:rsidRDefault="0054378C" w:rsidP="00F01C62">
            <w:pPr>
              <w:pStyle w:val="GOSTTablenorm"/>
              <w:rPr>
                <w:rFonts w:eastAsiaTheme="minorEastAsia"/>
              </w:rPr>
            </w:pPr>
            <w:r w:rsidRPr="00F01C62">
              <w:t>В составе документа может приходить как цифровой, так и буквенный код валюты.</w:t>
            </w:r>
          </w:p>
          <w:p w14:paraId="2264B2C8" w14:textId="34294B1B" w:rsidR="0054378C" w:rsidRPr="00F01C62" w:rsidRDefault="0054378C" w:rsidP="00792E0E">
            <w:pPr>
              <w:pStyle w:val="GOSTTableListNum10"/>
              <w:numPr>
                <w:ilvl w:val="0"/>
                <w:numId w:val="50"/>
              </w:numPr>
            </w:pPr>
            <w:r w:rsidRPr="00F01C62">
              <w:t xml:space="preserve"> если код валюты пришел цифровой, то в атрибут его значение передается в неизменном виде;</w:t>
            </w:r>
          </w:p>
          <w:p w14:paraId="3DFEA5CF" w14:textId="542F32B9" w:rsidR="0054378C" w:rsidRPr="00F01C62" w:rsidRDefault="0054378C" w:rsidP="00F01C62">
            <w:pPr>
              <w:pStyle w:val="GOSTTableListNum10"/>
            </w:pPr>
            <w:r w:rsidRPr="00F01C62">
              <w:t xml:space="preserve"> если код валюты пришел буквенный, то в атрибут его значение передается после преобразования в цифровой по данным справочника «Общероссий</w:t>
            </w:r>
            <w:r w:rsidR="00F01C62" w:rsidRPr="00F01C62">
              <w:t>ский классификатор валют (ОКВ)»</w:t>
            </w:r>
          </w:p>
        </w:tc>
      </w:tr>
      <w:tr w:rsidR="001B34E5" w:rsidRPr="00B9499D" w14:paraId="3A8ED841" w14:textId="77777777" w:rsidTr="00F265CC">
        <w:trPr>
          <w:ins w:id="12856" w:author="Сатлер Марина Викторовна" w:date="2024-03-20T10:52:00Z"/>
        </w:trPr>
        <w:tc>
          <w:tcPr>
            <w:tcW w:w="1109" w:type="pct"/>
          </w:tcPr>
          <w:p w14:paraId="03858795" w14:textId="79BF2E56" w:rsidR="001B34E5" w:rsidRPr="00F01C62" w:rsidRDefault="001B34E5" w:rsidP="001B34E5">
            <w:pPr>
              <w:pStyle w:val="GOSTTablenorm"/>
              <w:rPr>
                <w:ins w:id="12857" w:author="Сатлер Марина Викторовна" w:date="2024-03-20T10:52:00Z"/>
              </w:rPr>
            </w:pPr>
            <w:ins w:id="12858" w:author="Сатлер Марина Викторовна" w:date="2024-03-20T10:52:00Z">
              <w:r>
                <w:rPr>
                  <w:szCs w:val="22"/>
                </w:rPr>
                <w:t>Код_валюты_учета</w:t>
              </w:r>
            </w:ins>
          </w:p>
        </w:tc>
        <w:tc>
          <w:tcPr>
            <w:tcW w:w="302" w:type="pct"/>
          </w:tcPr>
          <w:p w14:paraId="34AF1408" w14:textId="36619E17" w:rsidR="001B34E5" w:rsidRPr="00F01C62" w:rsidRDefault="001B34E5" w:rsidP="001B34E5">
            <w:pPr>
              <w:pStyle w:val="GOSTTablenorm"/>
              <w:rPr>
                <w:ins w:id="12859" w:author="Сатлер Марина Викторовна" w:date="2024-03-20T10:52:00Z"/>
              </w:rPr>
            </w:pPr>
            <w:ins w:id="12860" w:author="Сатлер Марина Викторовна" w:date="2024-03-20T10:52:00Z">
              <w:r>
                <w:rPr>
                  <w:szCs w:val="22"/>
                </w:rPr>
                <w:t>да</w:t>
              </w:r>
            </w:ins>
          </w:p>
        </w:tc>
        <w:tc>
          <w:tcPr>
            <w:tcW w:w="1109" w:type="pct"/>
          </w:tcPr>
          <w:p w14:paraId="3BA03386" w14:textId="59FAB424" w:rsidR="001B34E5" w:rsidRPr="00F01C62" w:rsidRDefault="001B34E5" w:rsidP="001B34E5">
            <w:pPr>
              <w:pStyle w:val="GOSTTablenorm"/>
              <w:rPr>
                <w:ins w:id="12861" w:author="Сатлер Марина Викторовна" w:date="2024-03-20T10:52:00Z"/>
              </w:rPr>
            </w:pPr>
            <w:ins w:id="12862" w:author="Сатлер Марина Викторовна" w:date="2024-03-20T10:52:00Z">
              <w:r w:rsidRPr="00B9499D">
                <w:rPr>
                  <w:szCs w:val="22"/>
                </w:rPr>
                <w:t xml:space="preserve">Код валюты </w:t>
              </w:r>
              <w:r>
                <w:rPr>
                  <w:szCs w:val="22"/>
                </w:rPr>
                <w:t xml:space="preserve">учета </w:t>
              </w:r>
              <w:r w:rsidRPr="00B9499D">
                <w:rPr>
                  <w:szCs w:val="22"/>
                </w:rPr>
                <w:t>по ОКВ</w:t>
              </w:r>
            </w:ins>
          </w:p>
        </w:tc>
        <w:tc>
          <w:tcPr>
            <w:tcW w:w="1109" w:type="pct"/>
          </w:tcPr>
          <w:p w14:paraId="0BE57380" w14:textId="01DDB67A" w:rsidR="001B34E5" w:rsidRPr="00F01C62" w:rsidRDefault="001B34E5" w:rsidP="001B34E5">
            <w:pPr>
              <w:pStyle w:val="GOSTTablenorm"/>
              <w:rPr>
                <w:ins w:id="12863" w:author="Сатлер Марина Викторовна" w:date="2024-03-20T10:52:00Z"/>
              </w:rPr>
            </w:pPr>
            <w:ins w:id="12864" w:author="Сатлер Марина Викторовна" w:date="2024-03-20T10:52:00Z">
              <w:r>
                <w:t>-</w:t>
              </w:r>
            </w:ins>
          </w:p>
        </w:tc>
        <w:tc>
          <w:tcPr>
            <w:tcW w:w="1371" w:type="pct"/>
          </w:tcPr>
          <w:p w14:paraId="7C8CA47A" w14:textId="31AE214A" w:rsidR="001B34E5" w:rsidRPr="00F01C62" w:rsidRDefault="001B34E5" w:rsidP="001B34E5">
            <w:pPr>
              <w:pStyle w:val="GOSTTablenorm"/>
              <w:rPr>
                <w:ins w:id="12865" w:author="Сатлер Марина Викторовна" w:date="2024-03-20T10:52:00Z"/>
              </w:rPr>
            </w:pPr>
            <w:ins w:id="12866" w:author="Сатлер Марина Викторовна" w:date="2024-03-20T10:52:00Z">
              <w:r w:rsidRPr="000027F9">
                <w:t>Указывается значение «643»</w:t>
              </w:r>
            </w:ins>
          </w:p>
        </w:tc>
      </w:tr>
      <w:tr w:rsidR="001B34E5" w:rsidRPr="00B9499D" w14:paraId="06C332DE" w14:textId="77777777" w:rsidTr="00F265CC">
        <w:tc>
          <w:tcPr>
            <w:tcW w:w="1109" w:type="pct"/>
          </w:tcPr>
          <w:p w14:paraId="0659DC3B" w14:textId="787CA686" w:rsidR="001B34E5" w:rsidRPr="00F01C62" w:rsidRDefault="001B34E5" w:rsidP="001B34E5">
            <w:pPr>
              <w:pStyle w:val="GOSTTablenorm"/>
            </w:pPr>
            <w:r w:rsidRPr="00F01C62">
              <w:t>Дата_ввода_в_действие</w:t>
            </w:r>
          </w:p>
        </w:tc>
        <w:tc>
          <w:tcPr>
            <w:tcW w:w="302" w:type="pct"/>
          </w:tcPr>
          <w:p w14:paraId="40628419" w14:textId="610D6940" w:rsidR="001B34E5" w:rsidRPr="00F01C62" w:rsidRDefault="001B34E5" w:rsidP="001B34E5">
            <w:pPr>
              <w:pStyle w:val="GOSTTablenorm"/>
            </w:pPr>
            <w:r w:rsidRPr="00F01C62">
              <w:t>да</w:t>
            </w:r>
          </w:p>
        </w:tc>
        <w:tc>
          <w:tcPr>
            <w:tcW w:w="1109" w:type="pct"/>
          </w:tcPr>
          <w:p w14:paraId="1E72838F" w14:textId="5A8B9EC8" w:rsidR="001B34E5" w:rsidRPr="00F01C62" w:rsidRDefault="001B34E5" w:rsidP="001B34E5">
            <w:pPr>
              <w:pStyle w:val="GOSTTablenorm"/>
            </w:pPr>
            <w:r w:rsidRPr="00F01C62">
              <w:t>Дата ввода в действие</w:t>
            </w:r>
          </w:p>
        </w:tc>
        <w:tc>
          <w:tcPr>
            <w:tcW w:w="1109" w:type="pct"/>
          </w:tcPr>
          <w:p w14:paraId="2A2DBB93" w14:textId="39573307" w:rsidR="001B34E5" w:rsidRPr="00F01C62" w:rsidRDefault="001B34E5" w:rsidP="001B34E5">
            <w:pPr>
              <w:pStyle w:val="GOSTTablenorm"/>
            </w:pPr>
            <w:r w:rsidRPr="00F01C62">
              <w:t>SettlementDate (из заголовка запроса)</w:t>
            </w:r>
          </w:p>
        </w:tc>
        <w:tc>
          <w:tcPr>
            <w:tcW w:w="1371" w:type="pct"/>
          </w:tcPr>
          <w:p w14:paraId="3781B9D7" w14:textId="3B89C4B6" w:rsidR="001B34E5" w:rsidRPr="00F01C62" w:rsidRDefault="001B34E5" w:rsidP="001B34E5">
            <w:pPr>
              <w:pStyle w:val="GOSTTablenorm"/>
            </w:pPr>
            <w:r w:rsidRPr="00F01C62">
              <w:t>Для данного типа документов Дата_ввода_в_действие</w:t>
            </w:r>
            <w:r>
              <w:t> </w:t>
            </w:r>
            <w:r w:rsidRPr="00F01C62">
              <w:t>=</w:t>
            </w:r>
            <w:r>
              <w:t> </w:t>
            </w:r>
            <w:r w:rsidRPr="00F01C62">
              <w:t>Дата_отражения_в_учете</w:t>
            </w:r>
          </w:p>
        </w:tc>
      </w:tr>
      <w:tr w:rsidR="001B34E5" w:rsidRPr="00B9499D" w14:paraId="6DA43013" w14:textId="77777777" w:rsidTr="00F265CC">
        <w:tc>
          <w:tcPr>
            <w:tcW w:w="1109" w:type="pct"/>
          </w:tcPr>
          <w:p w14:paraId="5BB5CF3B" w14:textId="5611D458" w:rsidR="001B34E5" w:rsidRPr="00F01C62" w:rsidRDefault="001B34E5" w:rsidP="001B34E5">
            <w:pPr>
              <w:pStyle w:val="GOSTTablenorm"/>
            </w:pPr>
            <w:r w:rsidRPr="00F01C62">
              <w:t>Уровень_конфиденциальности</w:t>
            </w:r>
          </w:p>
        </w:tc>
        <w:tc>
          <w:tcPr>
            <w:tcW w:w="302" w:type="pct"/>
          </w:tcPr>
          <w:p w14:paraId="68DBF428" w14:textId="050C22B7" w:rsidR="001B34E5" w:rsidRPr="00F01C62" w:rsidRDefault="001B34E5" w:rsidP="001B34E5">
            <w:pPr>
              <w:pStyle w:val="GOSTTablenorm"/>
            </w:pPr>
            <w:r w:rsidRPr="00F01C62">
              <w:t>нет</w:t>
            </w:r>
          </w:p>
        </w:tc>
        <w:tc>
          <w:tcPr>
            <w:tcW w:w="1109" w:type="pct"/>
          </w:tcPr>
          <w:p w14:paraId="593287AF" w14:textId="3D9C8BCA" w:rsidR="001B34E5" w:rsidRPr="00F01C62" w:rsidRDefault="001B34E5" w:rsidP="001B34E5">
            <w:pPr>
              <w:pStyle w:val="GOSTTablenorm"/>
            </w:pPr>
            <w:r w:rsidRPr="00F01C62">
              <w:t>Уровень конфиденциальности</w:t>
            </w:r>
          </w:p>
        </w:tc>
        <w:tc>
          <w:tcPr>
            <w:tcW w:w="1109" w:type="pct"/>
          </w:tcPr>
          <w:p w14:paraId="028C26A9" w14:textId="39AB9EE6" w:rsidR="001B34E5" w:rsidRPr="00F01C62" w:rsidRDefault="001B34E5" w:rsidP="001B34E5">
            <w:pPr>
              <w:pStyle w:val="GOSTTablenorm"/>
            </w:pPr>
            <w:r w:rsidRPr="00F01C62">
              <w:t>SystemInformation_UFOS_SECRECY</w:t>
            </w:r>
          </w:p>
        </w:tc>
        <w:tc>
          <w:tcPr>
            <w:tcW w:w="1371" w:type="pct"/>
          </w:tcPr>
          <w:p w14:paraId="55B3CBF4" w14:textId="77777777" w:rsidR="001B34E5" w:rsidRPr="00F01C62" w:rsidRDefault="001B34E5" w:rsidP="001B34E5">
            <w:pPr>
              <w:pStyle w:val="GOSTTablenorm"/>
            </w:pPr>
          </w:p>
        </w:tc>
      </w:tr>
      <w:tr w:rsidR="001B34E5" w:rsidRPr="00B9499D" w14:paraId="30D0C069" w14:textId="77777777" w:rsidTr="00F265CC">
        <w:tc>
          <w:tcPr>
            <w:tcW w:w="1109" w:type="pct"/>
          </w:tcPr>
          <w:p w14:paraId="7BDB267E" w14:textId="07FBA138" w:rsidR="001B34E5" w:rsidRPr="00F01C62" w:rsidRDefault="001B34E5" w:rsidP="001B34E5">
            <w:pPr>
              <w:pStyle w:val="GOSTTablenorm"/>
            </w:pPr>
            <w:r w:rsidRPr="00F01C62">
              <w:lastRenderedPageBreak/>
              <w:t>Код_бюджета</w:t>
            </w:r>
          </w:p>
        </w:tc>
        <w:tc>
          <w:tcPr>
            <w:tcW w:w="302" w:type="pct"/>
          </w:tcPr>
          <w:p w14:paraId="2160AD0E" w14:textId="5B6495A4" w:rsidR="001B34E5" w:rsidRPr="00F01C62" w:rsidRDefault="001B34E5" w:rsidP="001B34E5">
            <w:pPr>
              <w:pStyle w:val="GOSTTablenorm"/>
            </w:pPr>
            <w:r w:rsidRPr="00F01C62">
              <w:t>нет</w:t>
            </w:r>
          </w:p>
        </w:tc>
        <w:tc>
          <w:tcPr>
            <w:tcW w:w="1109" w:type="pct"/>
          </w:tcPr>
          <w:p w14:paraId="14DBC08A" w14:textId="3CCDAC8A" w:rsidR="001B34E5" w:rsidRPr="00F01C62" w:rsidRDefault="001B34E5" w:rsidP="001B34E5">
            <w:pPr>
              <w:pStyle w:val="GOSTTablenorm"/>
            </w:pPr>
            <w:r w:rsidRPr="00F01C62">
              <w:t>Код бюджета</w:t>
            </w:r>
          </w:p>
        </w:tc>
        <w:tc>
          <w:tcPr>
            <w:tcW w:w="1109" w:type="pct"/>
          </w:tcPr>
          <w:p w14:paraId="4D76286D" w14:textId="3960FC8E" w:rsidR="001B34E5" w:rsidRPr="00F01C62" w:rsidRDefault="001B34E5" w:rsidP="001B34E5">
            <w:pPr>
              <w:pStyle w:val="GOSTTablenorm"/>
            </w:pPr>
            <w:r w:rsidRPr="00F01C62">
              <w:t>TtlPrt_Budget_Cd</w:t>
            </w:r>
          </w:p>
        </w:tc>
        <w:tc>
          <w:tcPr>
            <w:tcW w:w="1371" w:type="pct"/>
          </w:tcPr>
          <w:p w14:paraId="48F9C393" w14:textId="77777777" w:rsidR="001B34E5" w:rsidRPr="00F01C62" w:rsidRDefault="001B34E5" w:rsidP="001B34E5">
            <w:pPr>
              <w:pStyle w:val="GOSTTablenorm"/>
            </w:pPr>
          </w:p>
        </w:tc>
      </w:tr>
      <w:tr w:rsidR="001B34E5" w:rsidRPr="00B9499D" w14:paraId="3CCBC10D" w14:textId="77777777" w:rsidTr="00F265CC">
        <w:tc>
          <w:tcPr>
            <w:tcW w:w="1109" w:type="pct"/>
          </w:tcPr>
          <w:p w14:paraId="02DB463A" w14:textId="74F91CDD" w:rsidR="001B34E5" w:rsidRPr="00F01C62" w:rsidRDefault="001B34E5" w:rsidP="001B34E5">
            <w:pPr>
              <w:pStyle w:val="GOSTTablenorm"/>
            </w:pPr>
            <w:r w:rsidRPr="00F01C62">
              <w:t>Книга_бухгалтерского_учета</w:t>
            </w:r>
          </w:p>
        </w:tc>
        <w:tc>
          <w:tcPr>
            <w:tcW w:w="302" w:type="pct"/>
          </w:tcPr>
          <w:p w14:paraId="3121D0E6" w14:textId="13D53E6D" w:rsidR="001B34E5" w:rsidRPr="00F01C62" w:rsidRDefault="001B34E5" w:rsidP="001B34E5">
            <w:pPr>
              <w:pStyle w:val="GOSTTablenorm"/>
            </w:pPr>
            <w:r w:rsidRPr="00F01C62">
              <w:t>нет</w:t>
            </w:r>
          </w:p>
        </w:tc>
        <w:tc>
          <w:tcPr>
            <w:tcW w:w="1109" w:type="pct"/>
          </w:tcPr>
          <w:p w14:paraId="7957D960" w14:textId="76C8A40D" w:rsidR="001B34E5" w:rsidRPr="00F01C62" w:rsidRDefault="001B34E5" w:rsidP="001B34E5">
            <w:pPr>
              <w:pStyle w:val="GOSTTablenorm"/>
            </w:pPr>
            <w:r w:rsidRPr="00F01C62">
              <w:t>Книга бухгалтерского учета</w:t>
            </w:r>
          </w:p>
        </w:tc>
        <w:tc>
          <w:tcPr>
            <w:tcW w:w="1109" w:type="pct"/>
          </w:tcPr>
          <w:p w14:paraId="3A3B3634" w14:textId="0A4A795E" w:rsidR="001B34E5" w:rsidRPr="00F01C62" w:rsidRDefault="001B34E5" w:rsidP="001B34E5">
            <w:pPr>
              <w:pStyle w:val="GOSTTablenorm"/>
            </w:pPr>
            <w:r w:rsidRPr="00F01C62">
              <w:t>TtlPrt_LEDGERBOOK</w:t>
            </w:r>
          </w:p>
        </w:tc>
        <w:tc>
          <w:tcPr>
            <w:tcW w:w="1371" w:type="pct"/>
          </w:tcPr>
          <w:p w14:paraId="0C9B4C53" w14:textId="77777777" w:rsidR="001B34E5" w:rsidRPr="00F01C62" w:rsidRDefault="001B34E5" w:rsidP="001B34E5">
            <w:pPr>
              <w:pStyle w:val="GOSTTablenorm"/>
            </w:pPr>
          </w:p>
        </w:tc>
      </w:tr>
      <w:tr w:rsidR="001B34E5" w:rsidRPr="00B9499D" w14:paraId="6930CBC0" w14:textId="77777777" w:rsidTr="00F265CC">
        <w:tc>
          <w:tcPr>
            <w:tcW w:w="1109" w:type="pct"/>
          </w:tcPr>
          <w:p w14:paraId="7476FF66" w14:textId="64D010C7" w:rsidR="001B34E5" w:rsidRPr="00B9499D" w:rsidRDefault="001B34E5" w:rsidP="001B34E5">
            <w:pPr>
              <w:pStyle w:val="GOSTTablenorm"/>
              <w:rPr>
                <w:szCs w:val="22"/>
              </w:rPr>
            </w:pPr>
            <w:r w:rsidRPr="00B9499D">
              <w:rPr>
                <w:color w:val="000000"/>
              </w:rPr>
              <w:t>Книга_аналитического_учета</w:t>
            </w:r>
          </w:p>
        </w:tc>
        <w:tc>
          <w:tcPr>
            <w:tcW w:w="302" w:type="pct"/>
          </w:tcPr>
          <w:p w14:paraId="1430D8B4" w14:textId="1D20A20C" w:rsidR="001B34E5" w:rsidRPr="00B9499D" w:rsidRDefault="001B34E5" w:rsidP="001B34E5">
            <w:pPr>
              <w:pStyle w:val="GOSTTablenorm"/>
              <w:rPr>
                <w:szCs w:val="22"/>
              </w:rPr>
            </w:pPr>
            <w:r w:rsidRPr="00B9499D">
              <w:rPr>
                <w:color w:val="000000"/>
              </w:rPr>
              <w:t>да</w:t>
            </w:r>
          </w:p>
        </w:tc>
        <w:tc>
          <w:tcPr>
            <w:tcW w:w="1109" w:type="pct"/>
          </w:tcPr>
          <w:p w14:paraId="30F6338E" w14:textId="07F57497" w:rsidR="001B34E5" w:rsidRPr="00B9499D" w:rsidRDefault="001B34E5" w:rsidP="001B34E5">
            <w:pPr>
              <w:pStyle w:val="GOSTTablenorm"/>
              <w:rPr>
                <w:szCs w:val="22"/>
              </w:rPr>
            </w:pPr>
            <w:r w:rsidRPr="00B9499D">
              <w:rPr>
                <w:color w:val="000000"/>
              </w:rPr>
              <w:t>Книга аналитического учета</w:t>
            </w:r>
          </w:p>
        </w:tc>
        <w:tc>
          <w:tcPr>
            <w:tcW w:w="1109" w:type="pct"/>
          </w:tcPr>
          <w:p w14:paraId="702490F8" w14:textId="77777777" w:rsidR="001B34E5" w:rsidRPr="00B9499D" w:rsidRDefault="001B34E5" w:rsidP="001B34E5">
            <w:pPr>
              <w:pStyle w:val="GOSTTablenorm"/>
              <w:rPr>
                <w:szCs w:val="22"/>
              </w:rPr>
            </w:pPr>
          </w:p>
        </w:tc>
        <w:tc>
          <w:tcPr>
            <w:tcW w:w="1371" w:type="pct"/>
          </w:tcPr>
          <w:p w14:paraId="61C7BEEA" w14:textId="26696D51" w:rsidR="001B34E5" w:rsidRDefault="001B34E5" w:rsidP="001B34E5">
            <w:pPr>
              <w:pStyle w:val="GOSTTablenorm"/>
              <w:rPr>
                <w:szCs w:val="22"/>
              </w:rPr>
            </w:pPr>
            <w:r w:rsidRPr="00B9499D">
              <w:rPr>
                <w:szCs w:val="22"/>
              </w:rPr>
              <w:t xml:space="preserve">Данный атрибут вычисляется на основании Книги бухгалтерского учета (TtlPrt_LEDGERBOOK) и справочника </w:t>
            </w:r>
            <w:r>
              <w:rPr>
                <w:szCs w:val="22"/>
              </w:rPr>
              <w:t>«</w:t>
            </w:r>
            <w:r w:rsidRPr="00B9499D">
              <w:rPr>
                <w:szCs w:val="22"/>
              </w:rPr>
              <w:t>Книги учета</w:t>
            </w:r>
            <w:r>
              <w:rPr>
                <w:szCs w:val="22"/>
              </w:rPr>
              <w:t xml:space="preserve">» </w:t>
            </w:r>
            <w:r>
              <w:rPr>
                <w:szCs w:val="22"/>
                <w:lang w:val="en-US"/>
              </w:rPr>
              <w:t>SVAP</w:t>
            </w:r>
            <w:r w:rsidRPr="00B9499D">
              <w:rPr>
                <w:szCs w:val="22"/>
              </w:rPr>
              <w:t xml:space="preserve">. </w:t>
            </w:r>
            <w:r>
              <w:rPr>
                <w:szCs w:val="22"/>
              </w:rPr>
              <w:t>До реализации доработок справочника, позволяющих установить связь между книгами, вычисление осуществляется по правилу:</w:t>
            </w:r>
          </w:p>
          <w:p w14:paraId="45DA77C0" w14:textId="359378AB" w:rsidR="001B34E5" w:rsidRPr="00B9499D" w:rsidRDefault="001B34E5" w:rsidP="001B34E5">
            <w:pPr>
              <w:pStyle w:val="GOSTTablenorm"/>
              <w:rPr>
                <w:szCs w:val="22"/>
              </w:rPr>
            </w:pPr>
            <w:r>
              <w:rPr>
                <w:szCs w:val="22"/>
              </w:rPr>
              <w:t>Если атрибут Книга_бухгалтерского_учета имеет значение «FTAccFedOrg» или «</w:t>
            </w:r>
            <w:r w:rsidRPr="001F2DE1">
              <w:rPr>
                <w:szCs w:val="22"/>
              </w:rPr>
              <w:t>FTAccFedExec</w:t>
            </w:r>
            <w:r>
              <w:rPr>
                <w:szCs w:val="22"/>
              </w:rPr>
              <w:t>», то атрибут Книга_аналитического_учета принимает значение «</w:t>
            </w:r>
            <w:r w:rsidRPr="003E6EB0">
              <w:rPr>
                <w:szCs w:val="22"/>
              </w:rPr>
              <w:t>FTOperFed</w:t>
            </w:r>
            <w:r>
              <w:rPr>
                <w:szCs w:val="22"/>
              </w:rPr>
              <w:t>»</w:t>
            </w:r>
          </w:p>
        </w:tc>
      </w:tr>
      <w:tr w:rsidR="001B34E5" w:rsidRPr="00B9499D" w14:paraId="5C16D930" w14:textId="77777777" w:rsidTr="00F265CC">
        <w:trPr>
          <w:ins w:id="12867" w:author="Сказецкая Наталья Камилевна" w:date="2023-12-13T22:35:00Z"/>
        </w:trPr>
        <w:tc>
          <w:tcPr>
            <w:tcW w:w="1109" w:type="pct"/>
          </w:tcPr>
          <w:p w14:paraId="1AF0DCD5" w14:textId="77777777" w:rsidR="001B34E5" w:rsidRPr="00F01C62" w:rsidRDefault="001B34E5" w:rsidP="001B34E5">
            <w:pPr>
              <w:pStyle w:val="GOSTTablenorm"/>
              <w:rPr>
                <w:ins w:id="12868" w:author="Сказецкая Наталья Камилевна" w:date="2023-12-13T22:35:00Z"/>
              </w:rPr>
            </w:pPr>
            <w:ins w:id="12869" w:author="Сказецкая Наталья Камилевна" w:date="2023-12-13T22:35:00Z">
              <w:r w:rsidRPr="00F01C62">
                <w:t>Номер_КОО_Дт</w:t>
              </w:r>
            </w:ins>
          </w:p>
        </w:tc>
        <w:tc>
          <w:tcPr>
            <w:tcW w:w="302" w:type="pct"/>
          </w:tcPr>
          <w:p w14:paraId="25549353" w14:textId="77777777" w:rsidR="001B34E5" w:rsidRPr="00F01C62" w:rsidRDefault="001B34E5" w:rsidP="001B34E5">
            <w:pPr>
              <w:pStyle w:val="GOSTTablenorm"/>
              <w:rPr>
                <w:ins w:id="12870" w:author="Сказецкая Наталья Камилевна" w:date="2023-12-13T22:35:00Z"/>
              </w:rPr>
            </w:pPr>
            <w:ins w:id="12871" w:author="Сказецкая Наталья Камилевна" w:date="2023-12-13T22:35:00Z">
              <w:r w:rsidRPr="00F01C62">
                <w:t>нет</w:t>
              </w:r>
            </w:ins>
          </w:p>
        </w:tc>
        <w:tc>
          <w:tcPr>
            <w:tcW w:w="1109" w:type="pct"/>
          </w:tcPr>
          <w:p w14:paraId="38A4969E" w14:textId="77777777" w:rsidR="001B34E5" w:rsidRPr="00F01C62" w:rsidRDefault="001B34E5" w:rsidP="001B34E5">
            <w:pPr>
              <w:pStyle w:val="GOSTTablenorm"/>
              <w:rPr>
                <w:ins w:id="12872" w:author="Сказецкая Наталья Камилевна" w:date="2023-12-13T22:35:00Z"/>
              </w:rPr>
            </w:pPr>
            <w:ins w:id="12873" w:author="Сказецкая Наталья Камилевна" w:date="2023-12-13T22:35:00Z">
              <w:r w:rsidRPr="00F01C62">
                <w:t>Номер казначейского обеспечения обязательств по Дт</w:t>
              </w:r>
            </w:ins>
          </w:p>
        </w:tc>
        <w:tc>
          <w:tcPr>
            <w:tcW w:w="1109" w:type="pct"/>
          </w:tcPr>
          <w:p w14:paraId="1D32FF78" w14:textId="75891375" w:rsidR="001B34E5" w:rsidRPr="00F01C62" w:rsidRDefault="001B34E5" w:rsidP="001B34E5">
            <w:pPr>
              <w:pStyle w:val="GOSTTablenorm"/>
              <w:rPr>
                <w:ins w:id="12874" w:author="Сказецкая Наталья Камилевна" w:date="2023-12-13T22:35:00Z"/>
              </w:rPr>
            </w:pPr>
            <w:ins w:id="12875" w:author="Сказецкая Наталья Камилевна" w:date="2023-12-13T22:35:00Z">
              <w:r w:rsidRPr="00F01C62">
                <w:t>TtlPrt_DT_NumberKOO</w:t>
              </w:r>
            </w:ins>
          </w:p>
        </w:tc>
        <w:tc>
          <w:tcPr>
            <w:tcW w:w="1371" w:type="pct"/>
          </w:tcPr>
          <w:p w14:paraId="487F70CA" w14:textId="77777777" w:rsidR="001B34E5" w:rsidRPr="00F01C62" w:rsidRDefault="001B34E5" w:rsidP="001B34E5">
            <w:pPr>
              <w:pStyle w:val="GOSTTablenorm"/>
              <w:rPr>
                <w:ins w:id="12876" w:author="Сказецкая Наталья Камилевна" w:date="2023-12-13T22:35:00Z"/>
              </w:rPr>
            </w:pPr>
          </w:p>
        </w:tc>
      </w:tr>
      <w:tr w:rsidR="001B34E5" w:rsidRPr="00B9499D" w14:paraId="2DAF73A7" w14:textId="77777777" w:rsidTr="00F265CC">
        <w:trPr>
          <w:ins w:id="12877" w:author="Сказецкая Наталья Камилевна" w:date="2023-12-13T22:35:00Z"/>
        </w:trPr>
        <w:tc>
          <w:tcPr>
            <w:tcW w:w="1109" w:type="pct"/>
          </w:tcPr>
          <w:p w14:paraId="7396DE2D" w14:textId="77777777" w:rsidR="001B34E5" w:rsidRPr="00F01C62" w:rsidRDefault="001B34E5" w:rsidP="001B34E5">
            <w:pPr>
              <w:pStyle w:val="GOSTTablenorm"/>
              <w:rPr>
                <w:ins w:id="12878" w:author="Сказецкая Наталья Камилевна" w:date="2023-12-13T22:35:00Z"/>
              </w:rPr>
            </w:pPr>
            <w:ins w:id="12879" w:author="Сказецкая Наталья Камилевна" w:date="2023-12-13T22:35:00Z">
              <w:r w:rsidRPr="00F01C62">
                <w:t>Номер_КОО_Кт</w:t>
              </w:r>
            </w:ins>
          </w:p>
        </w:tc>
        <w:tc>
          <w:tcPr>
            <w:tcW w:w="302" w:type="pct"/>
          </w:tcPr>
          <w:p w14:paraId="7DD65915" w14:textId="77777777" w:rsidR="001B34E5" w:rsidRPr="00F01C62" w:rsidRDefault="001B34E5" w:rsidP="001B34E5">
            <w:pPr>
              <w:pStyle w:val="GOSTTablenorm"/>
              <w:rPr>
                <w:ins w:id="12880" w:author="Сказецкая Наталья Камилевна" w:date="2023-12-13T22:35:00Z"/>
              </w:rPr>
            </w:pPr>
            <w:ins w:id="12881" w:author="Сказецкая Наталья Камилевна" w:date="2023-12-13T22:35:00Z">
              <w:r w:rsidRPr="00F01C62">
                <w:t>нет</w:t>
              </w:r>
            </w:ins>
          </w:p>
        </w:tc>
        <w:tc>
          <w:tcPr>
            <w:tcW w:w="1109" w:type="pct"/>
          </w:tcPr>
          <w:p w14:paraId="23247AD5" w14:textId="77777777" w:rsidR="001B34E5" w:rsidRPr="00F01C62" w:rsidRDefault="001B34E5" w:rsidP="001B34E5">
            <w:pPr>
              <w:pStyle w:val="GOSTTablenorm"/>
              <w:rPr>
                <w:ins w:id="12882" w:author="Сказецкая Наталья Камилевна" w:date="2023-12-13T22:35:00Z"/>
              </w:rPr>
            </w:pPr>
            <w:ins w:id="12883" w:author="Сказецкая Наталья Камилевна" w:date="2023-12-13T22:35:00Z">
              <w:r w:rsidRPr="00F01C62">
                <w:t>Номер казначейского обеспечения обязательств по Кт</w:t>
              </w:r>
            </w:ins>
          </w:p>
        </w:tc>
        <w:tc>
          <w:tcPr>
            <w:tcW w:w="1109" w:type="pct"/>
          </w:tcPr>
          <w:p w14:paraId="49890F20" w14:textId="4E51C91A" w:rsidR="001B34E5" w:rsidRPr="00F01C62" w:rsidRDefault="001B34E5" w:rsidP="004C7027">
            <w:pPr>
              <w:pStyle w:val="GOSTTablenorm"/>
              <w:rPr>
                <w:ins w:id="12884" w:author="Сказецкая Наталья Камилевна" w:date="2023-12-13T22:35:00Z"/>
              </w:rPr>
            </w:pPr>
            <w:ins w:id="12885" w:author="Сказецкая Наталья Камилевна" w:date="2023-12-13T22:35:00Z">
              <w:r w:rsidRPr="00F01C62">
                <w:t>TtlPrt_</w:t>
              </w:r>
            </w:ins>
            <w:ins w:id="12886" w:author="Краснова Наталья EXP-274680" w:date="2024-04-26T12:29:00Z">
              <w:r w:rsidR="004C7027" w:rsidRPr="004C7027">
                <w:t>C</w:t>
              </w:r>
            </w:ins>
            <w:ins w:id="12887" w:author="Сказецкая Наталья Камилевна" w:date="2023-12-13T22:35:00Z">
              <w:r w:rsidRPr="00F01C62">
                <w:t>T_NumberKOO</w:t>
              </w:r>
            </w:ins>
          </w:p>
        </w:tc>
        <w:tc>
          <w:tcPr>
            <w:tcW w:w="1371" w:type="pct"/>
          </w:tcPr>
          <w:p w14:paraId="2A161EFC" w14:textId="77777777" w:rsidR="001B34E5" w:rsidRPr="00F01C62" w:rsidRDefault="001B34E5" w:rsidP="001B34E5">
            <w:pPr>
              <w:pStyle w:val="GOSTTablenorm"/>
              <w:rPr>
                <w:ins w:id="12888" w:author="Сказецкая Наталья Камилевна" w:date="2023-12-13T22:35:00Z"/>
              </w:rPr>
            </w:pPr>
          </w:p>
        </w:tc>
      </w:tr>
      <w:tr w:rsidR="001B34E5" w:rsidRPr="00B9499D" w14:paraId="4EA1B8CC" w14:textId="77777777" w:rsidTr="00F265CC">
        <w:tc>
          <w:tcPr>
            <w:tcW w:w="1109" w:type="pct"/>
          </w:tcPr>
          <w:p w14:paraId="6D051CCA" w14:textId="491B1544" w:rsidR="001B34E5" w:rsidRPr="00F01C62" w:rsidRDefault="001B34E5" w:rsidP="001B34E5">
            <w:pPr>
              <w:pStyle w:val="GOSTTablenorm"/>
            </w:pPr>
            <w:r w:rsidRPr="00F01C62">
              <w:t>Номер_строки</w:t>
            </w:r>
          </w:p>
        </w:tc>
        <w:tc>
          <w:tcPr>
            <w:tcW w:w="302" w:type="pct"/>
          </w:tcPr>
          <w:p w14:paraId="782E7421" w14:textId="2F0B9BCF" w:rsidR="001B34E5" w:rsidRPr="00F01C62" w:rsidRDefault="001B34E5" w:rsidP="001B34E5">
            <w:pPr>
              <w:pStyle w:val="GOSTTablenorm"/>
            </w:pPr>
            <w:r w:rsidRPr="00F01C62">
              <w:t>нет</w:t>
            </w:r>
          </w:p>
        </w:tc>
        <w:tc>
          <w:tcPr>
            <w:tcW w:w="1109" w:type="pct"/>
          </w:tcPr>
          <w:p w14:paraId="292A14D8" w14:textId="6B652053" w:rsidR="001B34E5" w:rsidRPr="00F01C62" w:rsidRDefault="001B34E5" w:rsidP="001B34E5">
            <w:pPr>
              <w:pStyle w:val="GOSTTablenorm"/>
            </w:pPr>
            <w:r w:rsidRPr="00F01C62">
              <w:t>Порядковый номер строки</w:t>
            </w:r>
          </w:p>
        </w:tc>
        <w:tc>
          <w:tcPr>
            <w:tcW w:w="1109" w:type="pct"/>
          </w:tcPr>
          <w:p w14:paraId="4E6E69E0" w14:textId="2A7E84AB" w:rsidR="001B34E5" w:rsidRPr="00F01C62" w:rsidRDefault="001B34E5" w:rsidP="001B34E5">
            <w:pPr>
              <w:pStyle w:val="GOSTTablenorm"/>
            </w:pPr>
            <w:r w:rsidRPr="00F01C62">
              <w:t>T0504833:NPP</w:t>
            </w:r>
          </w:p>
        </w:tc>
        <w:tc>
          <w:tcPr>
            <w:tcW w:w="1371" w:type="pct"/>
          </w:tcPr>
          <w:p w14:paraId="7CE0942F" w14:textId="77777777" w:rsidR="001B34E5" w:rsidRPr="00F01C62" w:rsidRDefault="001B34E5" w:rsidP="001B34E5">
            <w:pPr>
              <w:pStyle w:val="GOSTTablenorm"/>
            </w:pPr>
          </w:p>
        </w:tc>
      </w:tr>
      <w:tr w:rsidR="001B34E5" w:rsidRPr="00B9499D" w14:paraId="7F36AB6F" w14:textId="77777777" w:rsidTr="00F265CC">
        <w:tc>
          <w:tcPr>
            <w:tcW w:w="1109" w:type="pct"/>
          </w:tcPr>
          <w:p w14:paraId="22020AC0" w14:textId="2ED56897" w:rsidR="001B34E5" w:rsidRPr="00F01C62" w:rsidRDefault="001B34E5" w:rsidP="001B34E5">
            <w:pPr>
              <w:pStyle w:val="GOSTTablenorm"/>
            </w:pPr>
            <w:r w:rsidRPr="00F01C62">
              <w:t>Наименование_операции</w:t>
            </w:r>
          </w:p>
        </w:tc>
        <w:tc>
          <w:tcPr>
            <w:tcW w:w="302" w:type="pct"/>
          </w:tcPr>
          <w:p w14:paraId="43633274" w14:textId="4C1A2253" w:rsidR="001B34E5" w:rsidRPr="00F01C62" w:rsidRDefault="001B34E5" w:rsidP="001B34E5">
            <w:pPr>
              <w:pStyle w:val="GOSTTablenorm"/>
            </w:pPr>
            <w:r w:rsidRPr="00F01C62">
              <w:t>да</w:t>
            </w:r>
          </w:p>
        </w:tc>
        <w:tc>
          <w:tcPr>
            <w:tcW w:w="1109" w:type="pct"/>
          </w:tcPr>
          <w:p w14:paraId="4F9369A7" w14:textId="21A3B035" w:rsidR="001B34E5" w:rsidRPr="00F01C62" w:rsidRDefault="001B34E5" w:rsidP="001B34E5">
            <w:pPr>
              <w:pStyle w:val="GOSTTablenorm"/>
            </w:pPr>
            <w:r w:rsidRPr="00F01C62">
              <w:t>Наименование операции. Основание операции</w:t>
            </w:r>
          </w:p>
        </w:tc>
        <w:tc>
          <w:tcPr>
            <w:tcW w:w="1109" w:type="pct"/>
          </w:tcPr>
          <w:p w14:paraId="1FABA3DE" w14:textId="77777777" w:rsidR="001B34E5" w:rsidRPr="00A71881" w:rsidRDefault="001B34E5" w:rsidP="001B34E5">
            <w:pPr>
              <w:pStyle w:val="GOSTTablenorm"/>
              <w:rPr>
                <w:lang w:val="en-US"/>
              </w:rPr>
            </w:pPr>
            <w:r w:rsidRPr="00A71881">
              <w:rPr>
                <w:lang w:val="en-US"/>
              </w:rPr>
              <w:t>T0504833:NAME_O</w:t>
            </w:r>
          </w:p>
          <w:p w14:paraId="6548F984" w14:textId="63756EA6" w:rsidR="001B34E5" w:rsidRPr="00A71881" w:rsidRDefault="001B34E5" w:rsidP="003942F2">
            <w:pPr>
              <w:pStyle w:val="GOSTTablenorm"/>
              <w:rPr>
                <w:lang w:val="en-US"/>
              </w:rPr>
            </w:pPr>
            <w:r w:rsidRPr="00A71881">
              <w:rPr>
                <w:lang w:val="en-US"/>
              </w:rPr>
              <w:t>T0504833:NAME_OO</w:t>
            </w:r>
          </w:p>
        </w:tc>
        <w:tc>
          <w:tcPr>
            <w:tcW w:w="1371" w:type="pct"/>
          </w:tcPr>
          <w:p w14:paraId="3B993297" w14:textId="6D22893B" w:rsidR="001B34E5" w:rsidRPr="00F01C62" w:rsidRDefault="001B34E5" w:rsidP="003942F2">
            <w:pPr>
              <w:pStyle w:val="GOSTTablenorm"/>
            </w:pPr>
            <w:r w:rsidRPr="00F01C62">
              <w:t>Заполняется значением, полученным объединением значений реквизитов «Наименование операции» (T0504833:NAME_O) и «Основание операции» (T0504833:NAME_OO) через разделитель «.» (точка)</w:t>
            </w:r>
          </w:p>
        </w:tc>
      </w:tr>
      <w:tr w:rsidR="001B34E5" w:rsidRPr="00B9499D" w14:paraId="22A88D21" w14:textId="77777777" w:rsidTr="00F265CC">
        <w:trPr>
          <w:ins w:id="12889" w:author="Краснова Наталья EXP-275709" w:date="2023-11-27T21:59:00Z"/>
        </w:trPr>
        <w:tc>
          <w:tcPr>
            <w:tcW w:w="1109" w:type="pct"/>
          </w:tcPr>
          <w:p w14:paraId="17EA52EB" w14:textId="3E51048C" w:rsidR="001B34E5" w:rsidRPr="00F01C62" w:rsidRDefault="001B34E5" w:rsidP="001B34E5">
            <w:pPr>
              <w:pStyle w:val="GOSTTablenorm"/>
              <w:rPr>
                <w:ins w:id="12890" w:author="Краснова Наталья EXP-275709" w:date="2023-11-27T21:59:00Z"/>
              </w:rPr>
            </w:pPr>
            <w:ins w:id="12891" w:author="Краснова Наталья EXP-275709" w:date="2023-11-27T22:00:00Z">
              <w:r w:rsidRPr="00F01C62">
                <w:t>Номер_родит_документа</w:t>
              </w:r>
            </w:ins>
          </w:p>
        </w:tc>
        <w:tc>
          <w:tcPr>
            <w:tcW w:w="302" w:type="pct"/>
          </w:tcPr>
          <w:p w14:paraId="137BCA6E" w14:textId="778417A5" w:rsidR="001B34E5" w:rsidRPr="00F01C62" w:rsidRDefault="001B34E5" w:rsidP="001B34E5">
            <w:pPr>
              <w:pStyle w:val="GOSTTablenorm"/>
              <w:rPr>
                <w:ins w:id="12892" w:author="Краснова Наталья EXP-275709" w:date="2023-11-27T21:59:00Z"/>
              </w:rPr>
            </w:pPr>
            <w:ins w:id="12893" w:author="Краснова Наталья EXP-275709" w:date="2023-11-27T22:01:00Z">
              <w:r w:rsidRPr="00F01C62">
                <w:t>нет</w:t>
              </w:r>
            </w:ins>
          </w:p>
        </w:tc>
        <w:tc>
          <w:tcPr>
            <w:tcW w:w="1109" w:type="pct"/>
          </w:tcPr>
          <w:p w14:paraId="0F119543" w14:textId="023E741A" w:rsidR="001B34E5" w:rsidRPr="00F01C62" w:rsidRDefault="001B34E5" w:rsidP="001B34E5">
            <w:pPr>
              <w:pStyle w:val="GOSTTablenorm"/>
              <w:rPr>
                <w:ins w:id="12894" w:author="Краснова Наталья EXP-275709" w:date="2023-11-27T21:59:00Z"/>
              </w:rPr>
            </w:pPr>
            <w:ins w:id="12895" w:author="Краснова Наталья EXP-275709" w:date="2023-11-27T22:01:00Z">
              <w:r w:rsidRPr="00F01C62">
                <w:t>Номер родительского документа</w:t>
              </w:r>
            </w:ins>
          </w:p>
        </w:tc>
        <w:tc>
          <w:tcPr>
            <w:tcW w:w="1109" w:type="pct"/>
          </w:tcPr>
          <w:p w14:paraId="3097E0C4" w14:textId="4D39F7F2" w:rsidR="001B34E5" w:rsidRPr="00F01C62" w:rsidRDefault="001B34E5" w:rsidP="001B34E5">
            <w:pPr>
              <w:pStyle w:val="GOSTTablenorm"/>
              <w:rPr>
                <w:ins w:id="12896" w:author="Краснова Наталья EXP-275709" w:date="2023-11-27T21:59:00Z"/>
              </w:rPr>
            </w:pPr>
            <w:ins w:id="12897" w:author="Краснова Наталья EXP-275709" w:date="2023-11-28T14:07:00Z">
              <w:r w:rsidRPr="00F01C62">
                <w:t>T0504833:NDOC</w:t>
              </w:r>
            </w:ins>
          </w:p>
        </w:tc>
        <w:tc>
          <w:tcPr>
            <w:tcW w:w="1371" w:type="pct"/>
          </w:tcPr>
          <w:p w14:paraId="4D96863C" w14:textId="77777777" w:rsidR="001B34E5" w:rsidRPr="00F01C62" w:rsidRDefault="001B34E5" w:rsidP="001B34E5">
            <w:pPr>
              <w:pStyle w:val="GOSTTablenorm"/>
              <w:rPr>
                <w:ins w:id="12898" w:author="Краснова Наталья EXP-275709" w:date="2023-11-27T21:59:00Z"/>
              </w:rPr>
            </w:pPr>
          </w:p>
        </w:tc>
      </w:tr>
      <w:tr w:rsidR="001B34E5" w:rsidRPr="00B9499D" w14:paraId="1D64C200" w14:textId="77777777" w:rsidTr="00F265CC">
        <w:trPr>
          <w:ins w:id="12899" w:author="Краснова Наталья EXP-275709" w:date="2023-11-27T21:59:00Z"/>
        </w:trPr>
        <w:tc>
          <w:tcPr>
            <w:tcW w:w="1109" w:type="pct"/>
          </w:tcPr>
          <w:p w14:paraId="0DAABF1A" w14:textId="38FB7311" w:rsidR="001B34E5" w:rsidRPr="00F01C62" w:rsidRDefault="001B34E5" w:rsidP="001B34E5">
            <w:pPr>
              <w:pStyle w:val="GOSTTablenorm"/>
              <w:rPr>
                <w:ins w:id="12900" w:author="Краснова Наталья EXP-275709" w:date="2023-11-27T21:59:00Z"/>
              </w:rPr>
            </w:pPr>
            <w:ins w:id="12901" w:author="Краснова Наталья EXP-275709" w:date="2023-11-27T22:01:00Z">
              <w:r w:rsidRPr="00F01C62">
                <w:lastRenderedPageBreak/>
                <w:t>Дата_родит_документа</w:t>
              </w:r>
            </w:ins>
          </w:p>
        </w:tc>
        <w:tc>
          <w:tcPr>
            <w:tcW w:w="302" w:type="pct"/>
          </w:tcPr>
          <w:p w14:paraId="6A720223" w14:textId="218C0C87" w:rsidR="001B34E5" w:rsidRPr="00F01C62" w:rsidRDefault="001B34E5" w:rsidP="001B34E5">
            <w:pPr>
              <w:pStyle w:val="GOSTTablenorm"/>
              <w:rPr>
                <w:ins w:id="12902" w:author="Краснова Наталья EXP-275709" w:date="2023-11-27T21:59:00Z"/>
              </w:rPr>
            </w:pPr>
            <w:ins w:id="12903" w:author="Краснова Наталья EXP-275709" w:date="2023-11-27T22:01:00Z">
              <w:r w:rsidRPr="00F01C62">
                <w:t>нет</w:t>
              </w:r>
            </w:ins>
          </w:p>
        </w:tc>
        <w:tc>
          <w:tcPr>
            <w:tcW w:w="1109" w:type="pct"/>
          </w:tcPr>
          <w:p w14:paraId="32C8F3AC" w14:textId="58CF928A" w:rsidR="001B34E5" w:rsidRPr="00F01C62" w:rsidRDefault="001B34E5" w:rsidP="001B34E5">
            <w:pPr>
              <w:pStyle w:val="GOSTTablenorm"/>
              <w:rPr>
                <w:ins w:id="12904" w:author="Краснова Наталья EXP-275709" w:date="2023-11-27T21:59:00Z"/>
              </w:rPr>
            </w:pPr>
            <w:ins w:id="12905" w:author="Краснова Наталья EXP-275709" w:date="2023-11-27T22:01:00Z">
              <w:r w:rsidRPr="00F01C62">
                <w:t>Дата родительского документа</w:t>
              </w:r>
            </w:ins>
          </w:p>
        </w:tc>
        <w:tc>
          <w:tcPr>
            <w:tcW w:w="1109" w:type="pct"/>
          </w:tcPr>
          <w:p w14:paraId="6238EA18" w14:textId="072168C3" w:rsidR="001B34E5" w:rsidRPr="00F01C62" w:rsidRDefault="001B34E5" w:rsidP="001B34E5">
            <w:pPr>
              <w:pStyle w:val="GOSTTablenorm"/>
              <w:rPr>
                <w:ins w:id="12906" w:author="Краснова Наталья EXP-275709" w:date="2023-11-27T21:59:00Z"/>
              </w:rPr>
            </w:pPr>
            <w:ins w:id="12907" w:author="Краснова Наталья EXP-275709" w:date="2023-11-28T14:15:00Z">
              <w:r w:rsidRPr="00F01C62">
                <w:t>T0504833:DATEDOC</w:t>
              </w:r>
            </w:ins>
          </w:p>
        </w:tc>
        <w:tc>
          <w:tcPr>
            <w:tcW w:w="1371" w:type="pct"/>
          </w:tcPr>
          <w:p w14:paraId="3C79880A" w14:textId="77777777" w:rsidR="001B34E5" w:rsidRPr="00F01C62" w:rsidRDefault="001B34E5" w:rsidP="001B34E5">
            <w:pPr>
              <w:pStyle w:val="GOSTTablenorm"/>
              <w:rPr>
                <w:ins w:id="12908" w:author="Краснова Наталья EXP-275709" w:date="2023-11-27T21:59:00Z"/>
              </w:rPr>
            </w:pPr>
          </w:p>
        </w:tc>
      </w:tr>
      <w:tr w:rsidR="001B34E5" w:rsidRPr="00B9499D" w14:paraId="060300AF" w14:textId="77777777" w:rsidTr="00F265CC">
        <w:trPr>
          <w:ins w:id="12909" w:author="Краснова Наталья EXP-275709" w:date="2023-11-27T21:59:00Z"/>
        </w:trPr>
        <w:tc>
          <w:tcPr>
            <w:tcW w:w="1109" w:type="pct"/>
          </w:tcPr>
          <w:p w14:paraId="11FDDF7F" w14:textId="764A51AA" w:rsidR="001B34E5" w:rsidRPr="00F01C62" w:rsidRDefault="001B34E5" w:rsidP="001B34E5">
            <w:pPr>
              <w:pStyle w:val="GOSTTablenorm"/>
              <w:rPr>
                <w:ins w:id="12910" w:author="Краснова Наталья EXP-275709" w:date="2023-11-27T21:59:00Z"/>
              </w:rPr>
            </w:pPr>
            <w:ins w:id="12911" w:author="Краснова Наталья EXP-275709" w:date="2023-11-27T22:01:00Z">
              <w:r w:rsidRPr="00F01C62">
                <w:t>Тип_родит_документа</w:t>
              </w:r>
            </w:ins>
          </w:p>
        </w:tc>
        <w:tc>
          <w:tcPr>
            <w:tcW w:w="302" w:type="pct"/>
          </w:tcPr>
          <w:p w14:paraId="5373D551" w14:textId="14C96CFD" w:rsidR="001B34E5" w:rsidRPr="00F01C62" w:rsidRDefault="001B34E5" w:rsidP="001B34E5">
            <w:pPr>
              <w:pStyle w:val="GOSTTablenorm"/>
              <w:rPr>
                <w:ins w:id="12912" w:author="Краснова Наталья EXP-275709" w:date="2023-11-27T21:59:00Z"/>
              </w:rPr>
            </w:pPr>
            <w:ins w:id="12913" w:author="Краснова Наталья EXP-275709" w:date="2023-11-27T22:01:00Z">
              <w:r w:rsidRPr="00F01C62">
                <w:t>нет</w:t>
              </w:r>
            </w:ins>
          </w:p>
        </w:tc>
        <w:tc>
          <w:tcPr>
            <w:tcW w:w="1109" w:type="pct"/>
          </w:tcPr>
          <w:p w14:paraId="1DCB5786" w14:textId="62618905" w:rsidR="001B34E5" w:rsidRPr="00F01C62" w:rsidRDefault="001B34E5" w:rsidP="001B34E5">
            <w:pPr>
              <w:pStyle w:val="GOSTTablenorm"/>
              <w:rPr>
                <w:ins w:id="12914" w:author="Краснова Наталья EXP-275709" w:date="2023-11-27T21:59:00Z"/>
              </w:rPr>
            </w:pPr>
            <w:ins w:id="12915" w:author="Краснова Наталья EXP-275709" w:date="2023-11-27T22:01:00Z">
              <w:r w:rsidRPr="00F01C62">
                <w:t>Тип родительского документа</w:t>
              </w:r>
            </w:ins>
          </w:p>
        </w:tc>
        <w:tc>
          <w:tcPr>
            <w:tcW w:w="1109" w:type="pct"/>
          </w:tcPr>
          <w:p w14:paraId="1CE97404" w14:textId="27BCC70D" w:rsidR="001B34E5" w:rsidRPr="00F01C62" w:rsidRDefault="001B34E5" w:rsidP="001B34E5">
            <w:pPr>
              <w:pStyle w:val="GOSTTablenorm"/>
              <w:rPr>
                <w:ins w:id="12916" w:author="Краснова Наталья EXP-275709" w:date="2023-11-27T21:59:00Z"/>
              </w:rPr>
            </w:pPr>
            <w:ins w:id="12917" w:author="Краснова Наталья EXP-275709" w:date="2023-11-28T14:15:00Z">
              <w:r w:rsidRPr="00F01C62">
                <w:t>T0504833:TYPE_DOC</w:t>
              </w:r>
            </w:ins>
          </w:p>
        </w:tc>
        <w:tc>
          <w:tcPr>
            <w:tcW w:w="1371" w:type="pct"/>
          </w:tcPr>
          <w:p w14:paraId="43148A1B" w14:textId="77777777" w:rsidR="001B34E5" w:rsidRPr="00F01C62" w:rsidRDefault="001B34E5" w:rsidP="001B34E5">
            <w:pPr>
              <w:pStyle w:val="GOSTTablenorm"/>
              <w:rPr>
                <w:ins w:id="12918" w:author="Краснова Наталья EXP-275709" w:date="2023-11-27T21:59:00Z"/>
              </w:rPr>
            </w:pPr>
          </w:p>
        </w:tc>
      </w:tr>
      <w:tr w:rsidR="001B34E5" w:rsidRPr="00B9499D" w14:paraId="6E3F401C" w14:textId="77777777" w:rsidTr="00F265CC">
        <w:trPr>
          <w:ins w:id="12919" w:author="Краснова Наталья EXP-275709" w:date="2023-11-27T21:59:00Z"/>
        </w:trPr>
        <w:tc>
          <w:tcPr>
            <w:tcW w:w="1109" w:type="pct"/>
          </w:tcPr>
          <w:p w14:paraId="07A4350B" w14:textId="03FD4917" w:rsidR="001B34E5" w:rsidRPr="00F01C62" w:rsidRDefault="001B34E5" w:rsidP="001B34E5">
            <w:pPr>
              <w:pStyle w:val="GOSTTablenorm"/>
              <w:rPr>
                <w:ins w:id="12920" w:author="Краснова Наталья EXP-275709" w:date="2023-11-27T21:59:00Z"/>
              </w:rPr>
            </w:pPr>
            <w:ins w:id="12921" w:author="Краснова Наталья EXP-275709" w:date="2023-11-27T22:00:00Z">
              <w:r w:rsidRPr="00F01C62">
                <w:t>GUID_родит_документа</w:t>
              </w:r>
            </w:ins>
          </w:p>
        </w:tc>
        <w:tc>
          <w:tcPr>
            <w:tcW w:w="302" w:type="pct"/>
          </w:tcPr>
          <w:p w14:paraId="4193AEB4" w14:textId="0E66E680" w:rsidR="001B34E5" w:rsidRPr="00F01C62" w:rsidRDefault="001B34E5" w:rsidP="001B34E5">
            <w:pPr>
              <w:pStyle w:val="GOSTTablenorm"/>
              <w:rPr>
                <w:ins w:id="12922" w:author="Краснова Наталья EXP-275709" w:date="2023-11-27T21:59:00Z"/>
              </w:rPr>
            </w:pPr>
            <w:ins w:id="12923" w:author="Краснова Наталья EXP-275709" w:date="2023-11-27T22:01:00Z">
              <w:r w:rsidRPr="00F01C62">
                <w:t>нет</w:t>
              </w:r>
            </w:ins>
          </w:p>
        </w:tc>
        <w:tc>
          <w:tcPr>
            <w:tcW w:w="1109" w:type="pct"/>
          </w:tcPr>
          <w:p w14:paraId="59A202B6" w14:textId="6871C27F" w:rsidR="001B34E5" w:rsidRPr="00F01C62" w:rsidRDefault="001B34E5" w:rsidP="001B34E5">
            <w:pPr>
              <w:pStyle w:val="GOSTTablenorm"/>
              <w:rPr>
                <w:ins w:id="12924" w:author="Краснова Наталья EXP-275709" w:date="2023-11-27T21:59:00Z"/>
              </w:rPr>
            </w:pPr>
            <w:ins w:id="12925" w:author="Краснова Наталья EXP-275709" w:date="2023-11-27T22:01:00Z">
              <w:r w:rsidRPr="00F01C62">
                <w:t>GUID родительского документа</w:t>
              </w:r>
            </w:ins>
          </w:p>
        </w:tc>
        <w:tc>
          <w:tcPr>
            <w:tcW w:w="1109" w:type="pct"/>
          </w:tcPr>
          <w:p w14:paraId="374ED95C" w14:textId="102CF8C5" w:rsidR="001B34E5" w:rsidRPr="00F01C62" w:rsidRDefault="001B34E5" w:rsidP="001B34E5">
            <w:pPr>
              <w:pStyle w:val="GOSTTablenorm"/>
              <w:rPr>
                <w:ins w:id="12926" w:author="Краснова Наталья EXP-275709" w:date="2023-11-27T21:59:00Z"/>
              </w:rPr>
            </w:pPr>
            <w:ins w:id="12927" w:author="Краснова Наталья EXP-275709" w:date="2023-11-28T14:15:00Z">
              <w:r w:rsidRPr="00F01C62">
                <w:t>T0504833:GUIDPARENT</w:t>
              </w:r>
            </w:ins>
          </w:p>
        </w:tc>
        <w:tc>
          <w:tcPr>
            <w:tcW w:w="1371" w:type="pct"/>
          </w:tcPr>
          <w:p w14:paraId="66F55EB5" w14:textId="77777777" w:rsidR="001B34E5" w:rsidRPr="00F01C62" w:rsidRDefault="001B34E5" w:rsidP="001B34E5">
            <w:pPr>
              <w:pStyle w:val="GOSTTablenorm"/>
              <w:rPr>
                <w:ins w:id="12928" w:author="Краснова Наталья EXP-275709" w:date="2023-11-27T21:59:00Z"/>
              </w:rPr>
            </w:pPr>
          </w:p>
        </w:tc>
      </w:tr>
      <w:tr w:rsidR="001B34E5" w:rsidRPr="00B9499D" w14:paraId="55997268" w14:textId="77777777" w:rsidTr="00F265CC">
        <w:tc>
          <w:tcPr>
            <w:tcW w:w="1109" w:type="pct"/>
          </w:tcPr>
          <w:p w14:paraId="10057E23" w14:textId="67EEDE3B" w:rsidR="001B34E5" w:rsidRPr="00F01C62" w:rsidRDefault="001B34E5" w:rsidP="001B34E5">
            <w:pPr>
              <w:pStyle w:val="GOSTTablenorm"/>
            </w:pPr>
            <w:r w:rsidRPr="00F01C62">
              <w:t>Сумма_валюта_операции</w:t>
            </w:r>
          </w:p>
        </w:tc>
        <w:tc>
          <w:tcPr>
            <w:tcW w:w="302" w:type="pct"/>
          </w:tcPr>
          <w:p w14:paraId="3DC4C215" w14:textId="51D060B6" w:rsidR="001B34E5" w:rsidRPr="00F01C62" w:rsidRDefault="001B34E5" w:rsidP="001B34E5">
            <w:pPr>
              <w:pStyle w:val="GOSTTablenorm"/>
            </w:pPr>
            <w:r w:rsidRPr="00F01C62">
              <w:t>да</w:t>
            </w:r>
          </w:p>
        </w:tc>
        <w:tc>
          <w:tcPr>
            <w:tcW w:w="1109" w:type="pct"/>
          </w:tcPr>
          <w:p w14:paraId="40567067" w14:textId="421B19CF" w:rsidR="001B34E5" w:rsidRPr="00F01C62" w:rsidRDefault="001B34E5" w:rsidP="001B34E5">
            <w:pPr>
              <w:pStyle w:val="GOSTTablenorm"/>
            </w:pPr>
            <w:r w:rsidRPr="00F01C62">
              <w:t>Сумма в валюте операции</w:t>
            </w:r>
          </w:p>
        </w:tc>
        <w:tc>
          <w:tcPr>
            <w:tcW w:w="1109" w:type="pct"/>
          </w:tcPr>
          <w:p w14:paraId="4F22F1EA" w14:textId="24B9DF0F" w:rsidR="001B34E5" w:rsidRPr="00F01C62" w:rsidRDefault="001B34E5" w:rsidP="001B34E5">
            <w:pPr>
              <w:pStyle w:val="GOSTTablenorm"/>
            </w:pPr>
            <w:r w:rsidRPr="00F01C62">
              <w:t>T0504833:SUMM</w:t>
            </w:r>
          </w:p>
        </w:tc>
        <w:tc>
          <w:tcPr>
            <w:tcW w:w="1371" w:type="pct"/>
          </w:tcPr>
          <w:p w14:paraId="0AA77753" w14:textId="2FF6B2E4" w:rsidR="001B34E5" w:rsidRPr="00F01C62" w:rsidRDefault="001B34E5" w:rsidP="001B34E5">
            <w:pPr>
              <w:pStyle w:val="GOSTTablenorm"/>
            </w:pPr>
            <w:r w:rsidRPr="00F01C62">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1B34E5" w:rsidRPr="00B9499D" w14:paraId="0B078EF4" w14:textId="77777777" w:rsidTr="00F265CC">
        <w:tc>
          <w:tcPr>
            <w:tcW w:w="1109" w:type="pct"/>
          </w:tcPr>
          <w:p w14:paraId="7AC6F604" w14:textId="09AF1985" w:rsidR="001B34E5" w:rsidRPr="00F01C62" w:rsidRDefault="001B34E5" w:rsidP="001B34E5">
            <w:pPr>
              <w:pStyle w:val="GOSTTablenorm"/>
            </w:pPr>
            <w:r w:rsidRPr="00F01C62">
              <w:t>Сумма_валюта_учета_руб</w:t>
            </w:r>
          </w:p>
        </w:tc>
        <w:tc>
          <w:tcPr>
            <w:tcW w:w="302" w:type="pct"/>
          </w:tcPr>
          <w:p w14:paraId="3DD8E96B" w14:textId="1D72B958" w:rsidR="001B34E5" w:rsidRPr="00F01C62" w:rsidRDefault="001B34E5" w:rsidP="001B34E5">
            <w:pPr>
              <w:pStyle w:val="GOSTTablenorm"/>
            </w:pPr>
            <w:r w:rsidRPr="00F01C62">
              <w:t>да</w:t>
            </w:r>
          </w:p>
        </w:tc>
        <w:tc>
          <w:tcPr>
            <w:tcW w:w="1109" w:type="pct"/>
          </w:tcPr>
          <w:p w14:paraId="457F925A" w14:textId="553D1705" w:rsidR="001B34E5" w:rsidRPr="00F01C62" w:rsidRDefault="001B34E5" w:rsidP="001B34E5">
            <w:pPr>
              <w:pStyle w:val="GOSTTablenorm"/>
            </w:pPr>
            <w:r w:rsidRPr="00F01C62">
              <w:t>Сумма в валюте учета (руб)</w:t>
            </w:r>
          </w:p>
        </w:tc>
        <w:tc>
          <w:tcPr>
            <w:tcW w:w="1109" w:type="pct"/>
          </w:tcPr>
          <w:p w14:paraId="4A1E506D" w14:textId="23A9018C" w:rsidR="001B34E5" w:rsidRPr="00F01C62" w:rsidRDefault="001B34E5" w:rsidP="001B34E5">
            <w:pPr>
              <w:pStyle w:val="GOSTTablenorm"/>
            </w:pPr>
            <w:r w:rsidRPr="00F01C62">
              <w:t>T0504833:RgSUMM</w:t>
            </w:r>
          </w:p>
        </w:tc>
        <w:tc>
          <w:tcPr>
            <w:tcW w:w="1371" w:type="pct"/>
          </w:tcPr>
          <w:p w14:paraId="08003540" w14:textId="12510EFE" w:rsidR="001B34E5" w:rsidRPr="00F01C62" w:rsidRDefault="001B34E5" w:rsidP="001B34E5">
            <w:pPr>
              <w:pStyle w:val="GOSTTablenorm"/>
            </w:pPr>
            <w:r w:rsidRPr="00F01C62">
              <w:t>Сумма передается в единицах валюты с точностью 2 знака после запятой - необходимо конвертировать в ми</w:t>
            </w:r>
            <w:del w:id="12929" w:author="Краснова Наталья EXP-275709" w:date="2023-11-28T22:23:00Z">
              <w:r w:rsidRPr="00F01C62" w:rsidDel="00A010DF">
                <w:delText>-</w:delText>
              </w:r>
            </w:del>
            <w:r w:rsidRPr="00F01C62">
              <w:t>нимальные единицы валюты (для данного типа документов умножить на 100)</w:t>
            </w:r>
          </w:p>
        </w:tc>
      </w:tr>
      <w:tr w:rsidR="001B34E5" w:rsidRPr="00B9499D" w14:paraId="693536CB" w14:textId="77777777" w:rsidTr="00F265CC">
        <w:tc>
          <w:tcPr>
            <w:tcW w:w="1109" w:type="pct"/>
          </w:tcPr>
          <w:p w14:paraId="5B9B65A2" w14:textId="75BE2511" w:rsidR="001B34E5" w:rsidRPr="00F01C62" w:rsidRDefault="001B34E5" w:rsidP="001B34E5">
            <w:pPr>
              <w:pStyle w:val="GOSTTablenorm"/>
            </w:pPr>
            <w:r w:rsidRPr="00F01C62">
              <w:t>КБК_Дт</w:t>
            </w:r>
          </w:p>
        </w:tc>
        <w:tc>
          <w:tcPr>
            <w:tcW w:w="302" w:type="pct"/>
          </w:tcPr>
          <w:p w14:paraId="7396E4F2" w14:textId="1AA0E986" w:rsidR="001B34E5" w:rsidRPr="00F01C62" w:rsidRDefault="001B34E5" w:rsidP="001B34E5">
            <w:pPr>
              <w:pStyle w:val="GOSTTablenorm"/>
            </w:pPr>
            <w:r w:rsidRPr="00F01C62">
              <w:t>нет</w:t>
            </w:r>
          </w:p>
        </w:tc>
        <w:tc>
          <w:tcPr>
            <w:tcW w:w="1109" w:type="pct"/>
          </w:tcPr>
          <w:p w14:paraId="7EDA03BB" w14:textId="2A2B8655" w:rsidR="001B34E5" w:rsidRPr="00F01C62" w:rsidRDefault="001B34E5" w:rsidP="001B34E5">
            <w:pPr>
              <w:pStyle w:val="GOSTTablenorm"/>
            </w:pPr>
            <w:r w:rsidRPr="00F01C62">
              <w:t>КБК по Дт</w:t>
            </w:r>
          </w:p>
        </w:tc>
        <w:tc>
          <w:tcPr>
            <w:tcW w:w="1109" w:type="pct"/>
          </w:tcPr>
          <w:p w14:paraId="0CCE2BD3" w14:textId="62CD3DBF" w:rsidR="001B34E5" w:rsidRPr="00F01C62" w:rsidRDefault="001B34E5" w:rsidP="001B34E5">
            <w:pPr>
              <w:pStyle w:val="GOSTTablenorm"/>
            </w:pPr>
            <w:r w:rsidRPr="00F01C62">
              <w:t>T0504833:DT_KBK</w:t>
            </w:r>
          </w:p>
        </w:tc>
        <w:tc>
          <w:tcPr>
            <w:tcW w:w="1371" w:type="pct"/>
          </w:tcPr>
          <w:p w14:paraId="5C74001D" w14:textId="77777777" w:rsidR="001B34E5" w:rsidRPr="00F01C62" w:rsidRDefault="001B34E5" w:rsidP="001B34E5">
            <w:pPr>
              <w:pStyle w:val="GOSTTablenorm"/>
            </w:pPr>
          </w:p>
        </w:tc>
      </w:tr>
      <w:tr w:rsidR="001B34E5" w:rsidRPr="00B9499D" w14:paraId="349B3CCF" w14:textId="77777777" w:rsidTr="00F265CC">
        <w:tc>
          <w:tcPr>
            <w:tcW w:w="1109" w:type="pct"/>
          </w:tcPr>
          <w:p w14:paraId="3983F6EB" w14:textId="76C6C48A" w:rsidR="001B34E5" w:rsidRPr="00F01C62" w:rsidRDefault="001B34E5" w:rsidP="001B34E5">
            <w:pPr>
              <w:pStyle w:val="GOSTTablenorm"/>
            </w:pPr>
            <w:r w:rsidRPr="00F01C62">
              <w:t>КБК_Кт</w:t>
            </w:r>
          </w:p>
        </w:tc>
        <w:tc>
          <w:tcPr>
            <w:tcW w:w="302" w:type="pct"/>
          </w:tcPr>
          <w:p w14:paraId="16A461CD" w14:textId="426EE183" w:rsidR="001B34E5" w:rsidRPr="00F01C62" w:rsidRDefault="001B34E5" w:rsidP="001B34E5">
            <w:pPr>
              <w:pStyle w:val="GOSTTablenorm"/>
            </w:pPr>
            <w:r w:rsidRPr="00F01C62">
              <w:t>нет</w:t>
            </w:r>
          </w:p>
        </w:tc>
        <w:tc>
          <w:tcPr>
            <w:tcW w:w="1109" w:type="pct"/>
          </w:tcPr>
          <w:p w14:paraId="3B48B370" w14:textId="32CE3056" w:rsidR="001B34E5" w:rsidRPr="00F01C62" w:rsidRDefault="001B34E5" w:rsidP="001B34E5">
            <w:pPr>
              <w:pStyle w:val="GOSTTablenorm"/>
            </w:pPr>
            <w:r w:rsidRPr="00F01C62">
              <w:t>КБК по Кт</w:t>
            </w:r>
          </w:p>
        </w:tc>
        <w:tc>
          <w:tcPr>
            <w:tcW w:w="1109" w:type="pct"/>
          </w:tcPr>
          <w:p w14:paraId="6F18B1D7" w14:textId="2B21339A" w:rsidR="001B34E5" w:rsidRPr="00F01C62" w:rsidRDefault="001B34E5" w:rsidP="001B34E5">
            <w:pPr>
              <w:pStyle w:val="GOSTTablenorm"/>
            </w:pPr>
            <w:r w:rsidRPr="00F01C62">
              <w:t>T0504833:CT_KBK</w:t>
            </w:r>
          </w:p>
        </w:tc>
        <w:tc>
          <w:tcPr>
            <w:tcW w:w="1371" w:type="pct"/>
          </w:tcPr>
          <w:p w14:paraId="216B835D" w14:textId="77777777" w:rsidR="001B34E5" w:rsidRPr="00F01C62" w:rsidRDefault="001B34E5" w:rsidP="001B34E5">
            <w:pPr>
              <w:pStyle w:val="GOSTTablenorm"/>
            </w:pPr>
          </w:p>
        </w:tc>
      </w:tr>
      <w:tr w:rsidR="001B34E5" w:rsidRPr="00B9499D" w14:paraId="36626C8A" w14:textId="77777777" w:rsidTr="00F265CC">
        <w:tc>
          <w:tcPr>
            <w:tcW w:w="1109" w:type="pct"/>
          </w:tcPr>
          <w:p w14:paraId="05BE1522" w14:textId="2599683E" w:rsidR="001B34E5" w:rsidRPr="00F01C62" w:rsidRDefault="001B34E5" w:rsidP="001B34E5">
            <w:pPr>
              <w:pStyle w:val="GOSTTablenorm"/>
            </w:pPr>
            <w:r w:rsidRPr="00F01C62">
              <w:t>Тип_КБК_Дт</w:t>
            </w:r>
          </w:p>
        </w:tc>
        <w:tc>
          <w:tcPr>
            <w:tcW w:w="302" w:type="pct"/>
          </w:tcPr>
          <w:p w14:paraId="683D7DD5" w14:textId="5B9475C1" w:rsidR="001B34E5" w:rsidRPr="00F01C62" w:rsidRDefault="001B34E5" w:rsidP="001B34E5">
            <w:pPr>
              <w:pStyle w:val="GOSTTablenorm"/>
            </w:pPr>
            <w:del w:id="12930" w:author="Краснова Наталья EXP-275709" w:date="2023-11-28T22:20:00Z">
              <w:r w:rsidRPr="00F01C62" w:rsidDel="00460AB6">
                <w:delText>да</w:delText>
              </w:r>
            </w:del>
            <w:ins w:id="12931" w:author="Краснова Наталья EXP-275709" w:date="2023-11-28T22:20:00Z">
              <w:r w:rsidRPr="00F01C62">
                <w:t>нет</w:t>
              </w:r>
            </w:ins>
          </w:p>
        </w:tc>
        <w:tc>
          <w:tcPr>
            <w:tcW w:w="1109" w:type="pct"/>
          </w:tcPr>
          <w:p w14:paraId="1A115555" w14:textId="26C67EE3" w:rsidR="001B34E5" w:rsidRPr="00F01C62" w:rsidRDefault="001B34E5" w:rsidP="001B34E5">
            <w:pPr>
              <w:pStyle w:val="GOSTTablenorm"/>
            </w:pPr>
            <w:r w:rsidRPr="00F01C62">
              <w:t xml:space="preserve">Тип КБК </w:t>
            </w:r>
            <w:ins w:id="12932" w:author="Сказецкая Наталья Камилевна" w:date="2023-12-14T14:03:00Z">
              <w:r w:rsidRPr="00F01C62">
                <w:t xml:space="preserve">по </w:t>
              </w:r>
            </w:ins>
            <w:r w:rsidRPr="00F01C62">
              <w:t>Дт</w:t>
            </w:r>
          </w:p>
        </w:tc>
        <w:tc>
          <w:tcPr>
            <w:tcW w:w="1109" w:type="pct"/>
          </w:tcPr>
          <w:p w14:paraId="26036882" w14:textId="6AAEEB53" w:rsidR="001B34E5" w:rsidRPr="00F01C62" w:rsidRDefault="001B34E5" w:rsidP="001B34E5">
            <w:pPr>
              <w:pStyle w:val="GOSTTablenorm"/>
            </w:pPr>
            <w:ins w:id="12933" w:author="Краснова Наталья EXP-275709" w:date="2023-11-28T22:21:00Z">
              <w:r w:rsidRPr="00F01C62">
                <w:t>T0504833:DT_TYPEKBK</w:t>
              </w:r>
            </w:ins>
          </w:p>
        </w:tc>
        <w:tc>
          <w:tcPr>
            <w:tcW w:w="1371" w:type="pct"/>
          </w:tcPr>
          <w:p w14:paraId="6BCD19C4" w14:textId="38BB3CAC" w:rsidR="001B34E5" w:rsidRPr="00F01C62" w:rsidRDefault="001B34E5" w:rsidP="001B34E5">
            <w:pPr>
              <w:pStyle w:val="GOSTTablenorm"/>
            </w:pPr>
            <w:del w:id="12934" w:author="Краснова Наталья EXP-275709" w:date="2023-11-28T22:20:00Z">
              <w:r w:rsidRPr="00F01C62" w:rsidDel="00460AB6">
                <w:delText>Атрибут всегда заполняется значением «31»</w:delText>
              </w:r>
            </w:del>
          </w:p>
        </w:tc>
      </w:tr>
      <w:tr w:rsidR="001B34E5" w:rsidRPr="00B9499D" w14:paraId="6FEF3C79" w14:textId="77777777" w:rsidTr="00F265CC">
        <w:tc>
          <w:tcPr>
            <w:tcW w:w="1109" w:type="pct"/>
          </w:tcPr>
          <w:p w14:paraId="78EAB92E" w14:textId="0E342C50" w:rsidR="001B34E5" w:rsidRPr="00F01C62" w:rsidRDefault="001B34E5" w:rsidP="001B34E5">
            <w:pPr>
              <w:pStyle w:val="GOSTTablenorm"/>
            </w:pPr>
            <w:r w:rsidRPr="00F01C62">
              <w:t>Тип_КБК_Кт</w:t>
            </w:r>
          </w:p>
        </w:tc>
        <w:tc>
          <w:tcPr>
            <w:tcW w:w="302" w:type="pct"/>
          </w:tcPr>
          <w:p w14:paraId="5FCF0BC0" w14:textId="627566B4" w:rsidR="001B34E5" w:rsidRPr="00F01C62" w:rsidRDefault="001B34E5" w:rsidP="001B34E5">
            <w:pPr>
              <w:pStyle w:val="GOSTTablenorm"/>
            </w:pPr>
            <w:del w:id="12935" w:author="Краснова Наталья EXP-275709" w:date="2023-11-28T22:20:00Z">
              <w:r w:rsidRPr="00F01C62" w:rsidDel="00460AB6">
                <w:delText>да</w:delText>
              </w:r>
            </w:del>
            <w:ins w:id="12936" w:author="Краснова Наталья EXP-275709" w:date="2023-11-28T22:20:00Z">
              <w:r w:rsidRPr="00F01C62">
                <w:t>нет</w:t>
              </w:r>
            </w:ins>
          </w:p>
        </w:tc>
        <w:tc>
          <w:tcPr>
            <w:tcW w:w="1109" w:type="pct"/>
          </w:tcPr>
          <w:p w14:paraId="2502B046" w14:textId="497340F9" w:rsidR="001B34E5" w:rsidRPr="00F01C62" w:rsidRDefault="001B34E5" w:rsidP="001B34E5">
            <w:pPr>
              <w:pStyle w:val="GOSTTablenorm"/>
            </w:pPr>
            <w:r w:rsidRPr="00F01C62">
              <w:t xml:space="preserve">Тип КБК </w:t>
            </w:r>
            <w:ins w:id="12937" w:author="Сказецкая Наталья Камилевна" w:date="2023-12-14T14:03:00Z">
              <w:r w:rsidRPr="00F01C62">
                <w:t xml:space="preserve">по </w:t>
              </w:r>
            </w:ins>
            <w:r w:rsidRPr="00F01C62">
              <w:t>Кт</w:t>
            </w:r>
          </w:p>
        </w:tc>
        <w:tc>
          <w:tcPr>
            <w:tcW w:w="1109" w:type="pct"/>
          </w:tcPr>
          <w:p w14:paraId="73313A01" w14:textId="4E9BBC92" w:rsidR="001B34E5" w:rsidRPr="00F01C62" w:rsidRDefault="001B34E5" w:rsidP="001B34E5">
            <w:pPr>
              <w:pStyle w:val="GOSTTablenorm"/>
            </w:pPr>
            <w:ins w:id="12938" w:author="Краснова Наталья EXP-275709" w:date="2023-11-28T22:21:00Z">
              <w:r w:rsidRPr="00F01C62">
                <w:t>T0504833:CT_TYPEKBK</w:t>
              </w:r>
            </w:ins>
          </w:p>
        </w:tc>
        <w:tc>
          <w:tcPr>
            <w:tcW w:w="1371" w:type="pct"/>
          </w:tcPr>
          <w:p w14:paraId="428B2AA1" w14:textId="0213656F" w:rsidR="001B34E5" w:rsidRPr="00F01C62" w:rsidRDefault="001B34E5" w:rsidP="001B34E5">
            <w:pPr>
              <w:pStyle w:val="GOSTTablenorm"/>
            </w:pPr>
            <w:del w:id="12939" w:author="Краснова Наталья EXP-275709" w:date="2023-11-28T22:20:00Z">
              <w:r w:rsidRPr="00F01C62" w:rsidDel="00460AB6">
                <w:delText>Атрибут всегда заполняется значением «31»</w:delText>
              </w:r>
            </w:del>
          </w:p>
        </w:tc>
      </w:tr>
      <w:tr w:rsidR="001B34E5" w:rsidRPr="00B9499D" w14:paraId="769FBDE4" w14:textId="77777777" w:rsidTr="00F265CC">
        <w:tc>
          <w:tcPr>
            <w:tcW w:w="1109" w:type="pct"/>
          </w:tcPr>
          <w:p w14:paraId="74E506F9" w14:textId="07D2FE86" w:rsidR="001B34E5" w:rsidRPr="00F01C62" w:rsidRDefault="001B34E5" w:rsidP="001B34E5">
            <w:pPr>
              <w:pStyle w:val="GOSTTablenorm"/>
            </w:pPr>
            <w:r w:rsidRPr="00F01C62">
              <w:t>Вид_средств_Дт</w:t>
            </w:r>
          </w:p>
        </w:tc>
        <w:tc>
          <w:tcPr>
            <w:tcW w:w="302" w:type="pct"/>
          </w:tcPr>
          <w:p w14:paraId="11498089" w14:textId="447B0850" w:rsidR="001B34E5" w:rsidRPr="00F01C62" w:rsidRDefault="001B34E5" w:rsidP="001B34E5">
            <w:pPr>
              <w:pStyle w:val="GOSTTablenorm"/>
            </w:pPr>
            <w:r w:rsidRPr="00F01C62">
              <w:t>нет</w:t>
            </w:r>
          </w:p>
        </w:tc>
        <w:tc>
          <w:tcPr>
            <w:tcW w:w="1109" w:type="pct"/>
          </w:tcPr>
          <w:p w14:paraId="4BD4C7D5" w14:textId="3EFAB04A" w:rsidR="001B34E5" w:rsidRPr="00F01C62" w:rsidRDefault="001B34E5" w:rsidP="001B34E5">
            <w:pPr>
              <w:pStyle w:val="GOSTTablenorm"/>
            </w:pPr>
            <w:r w:rsidRPr="00F01C62">
              <w:t>Вид средств по Дт</w:t>
            </w:r>
          </w:p>
        </w:tc>
        <w:tc>
          <w:tcPr>
            <w:tcW w:w="1109" w:type="pct"/>
          </w:tcPr>
          <w:p w14:paraId="3D031BD5" w14:textId="3249EECF" w:rsidR="001B34E5" w:rsidRPr="00F01C62" w:rsidRDefault="001B34E5" w:rsidP="001B34E5">
            <w:pPr>
              <w:pStyle w:val="GOSTTablenorm"/>
            </w:pPr>
            <w:r w:rsidRPr="00F01C62">
              <w:t>T0504833:DT_KVFO</w:t>
            </w:r>
          </w:p>
        </w:tc>
        <w:tc>
          <w:tcPr>
            <w:tcW w:w="1371" w:type="pct"/>
          </w:tcPr>
          <w:p w14:paraId="3B4F91F8" w14:textId="77777777" w:rsidR="001B34E5" w:rsidRPr="00F01C62" w:rsidRDefault="001B34E5" w:rsidP="001B34E5">
            <w:pPr>
              <w:pStyle w:val="GOSTTablenorm"/>
            </w:pPr>
          </w:p>
        </w:tc>
      </w:tr>
      <w:tr w:rsidR="001B34E5" w:rsidRPr="00B9499D" w14:paraId="14FF31AE" w14:textId="77777777" w:rsidTr="00F265CC">
        <w:tc>
          <w:tcPr>
            <w:tcW w:w="1109" w:type="pct"/>
          </w:tcPr>
          <w:p w14:paraId="6944DC1F" w14:textId="595B5290" w:rsidR="001B34E5" w:rsidRPr="00F01C62" w:rsidRDefault="001B34E5" w:rsidP="001B34E5">
            <w:pPr>
              <w:pStyle w:val="GOSTTablenorm"/>
            </w:pPr>
            <w:r w:rsidRPr="00F01C62">
              <w:t>Вид_средств_Кт</w:t>
            </w:r>
          </w:p>
        </w:tc>
        <w:tc>
          <w:tcPr>
            <w:tcW w:w="302" w:type="pct"/>
          </w:tcPr>
          <w:p w14:paraId="11BD7AB0" w14:textId="1F7B5693" w:rsidR="001B34E5" w:rsidRPr="00F01C62" w:rsidRDefault="001B34E5" w:rsidP="001B34E5">
            <w:pPr>
              <w:pStyle w:val="GOSTTablenorm"/>
            </w:pPr>
            <w:r w:rsidRPr="00F01C62">
              <w:t>нет</w:t>
            </w:r>
          </w:p>
        </w:tc>
        <w:tc>
          <w:tcPr>
            <w:tcW w:w="1109" w:type="pct"/>
          </w:tcPr>
          <w:p w14:paraId="2D187B38" w14:textId="59B50D55" w:rsidR="001B34E5" w:rsidRPr="00F01C62" w:rsidRDefault="001B34E5" w:rsidP="001B34E5">
            <w:pPr>
              <w:pStyle w:val="GOSTTablenorm"/>
            </w:pPr>
            <w:r w:rsidRPr="00F01C62">
              <w:t>Вид средств по Кт</w:t>
            </w:r>
          </w:p>
        </w:tc>
        <w:tc>
          <w:tcPr>
            <w:tcW w:w="1109" w:type="pct"/>
          </w:tcPr>
          <w:p w14:paraId="1F3BDF8C" w14:textId="06855DC5" w:rsidR="001B34E5" w:rsidRPr="00F01C62" w:rsidRDefault="001B34E5" w:rsidP="001B34E5">
            <w:pPr>
              <w:pStyle w:val="GOSTTablenorm"/>
            </w:pPr>
            <w:r w:rsidRPr="00F01C62">
              <w:t>T0504833:</w:t>
            </w:r>
            <w:ins w:id="12940" w:author="Краснова Наталья EXP-274680" w:date="2024-04-26T12:29:00Z">
              <w:r w:rsidR="004C7027" w:rsidRPr="004C7027">
                <w:t>C</w:t>
              </w:r>
            </w:ins>
            <w:r w:rsidRPr="00F01C62">
              <w:t>T_KVFO</w:t>
            </w:r>
          </w:p>
        </w:tc>
        <w:tc>
          <w:tcPr>
            <w:tcW w:w="1371" w:type="pct"/>
          </w:tcPr>
          <w:p w14:paraId="56FBCD48" w14:textId="77777777" w:rsidR="001B34E5" w:rsidRPr="00F01C62" w:rsidRDefault="001B34E5" w:rsidP="001B34E5">
            <w:pPr>
              <w:pStyle w:val="GOSTTablenorm"/>
            </w:pPr>
          </w:p>
        </w:tc>
      </w:tr>
      <w:tr w:rsidR="001B34E5" w:rsidRPr="00B9499D" w14:paraId="772917A5" w14:textId="77777777" w:rsidTr="00F265CC">
        <w:tc>
          <w:tcPr>
            <w:tcW w:w="1109" w:type="pct"/>
          </w:tcPr>
          <w:p w14:paraId="1D21909E" w14:textId="0E9FFEB0" w:rsidR="001B34E5" w:rsidRPr="00F01C62" w:rsidRDefault="001B34E5" w:rsidP="001B34E5">
            <w:pPr>
              <w:pStyle w:val="GOSTTablenorm"/>
            </w:pPr>
            <w:r w:rsidRPr="00F01C62">
              <w:t>Вид_деятельности_Дт</w:t>
            </w:r>
          </w:p>
        </w:tc>
        <w:tc>
          <w:tcPr>
            <w:tcW w:w="302" w:type="pct"/>
          </w:tcPr>
          <w:p w14:paraId="2BB5BDEA" w14:textId="2AFA675A" w:rsidR="001B34E5" w:rsidRPr="00F01C62" w:rsidRDefault="001B34E5" w:rsidP="001B34E5">
            <w:pPr>
              <w:pStyle w:val="GOSTTablenorm"/>
            </w:pPr>
            <w:r w:rsidRPr="00F01C62">
              <w:t>да</w:t>
            </w:r>
          </w:p>
        </w:tc>
        <w:tc>
          <w:tcPr>
            <w:tcW w:w="1109" w:type="pct"/>
          </w:tcPr>
          <w:p w14:paraId="76437C8B" w14:textId="635BB120" w:rsidR="001B34E5" w:rsidRPr="00F01C62" w:rsidRDefault="001B34E5" w:rsidP="001B34E5">
            <w:pPr>
              <w:pStyle w:val="GOSTTablenorm"/>
            </w:pPr>
            <w:r w:rsidRPr="00F01C62">
              <w:t>Вид деятельности по Дт</w:t>
            </w:r>
          </w:p>
        </w:tc>
        <w:tc>
          <w:tcPr>
            <w:tcW w:w="1109" w:type="pct"/>
          </w:tcPr>
          <w:p w14:paraId="160DC5BA" w14:textId="4FA6F2C3" w:rsidR="001B34E5" w:rsidRPr="00F01C62" w:rsidRDefault="001B34E5" w:rsidP="001B34E5">
            <w:pPr>
              <w:pStyle w:val="GOSTTablenorm"/>
            </w:pPr>
            <w:r w:rsidRPr="00F01C62">
              <w:t>T0504833:DT_KVFO</w:t>
            </w:r>
          </w:p>
        </w:tc>
        <w:tc>
          <w:tcPr>
            <w:tcW w:w="1371" w:type="pct"/>
          </w:tcPr>
          <w:p w14:paraId="29673355" w14:textId="52BC1062" w:rsidR="001B34E5" w:rsidRPr="00F01C62" w:rsidRDefault="001B34E5" w:rsidP="001B34E5">
            <w:pPr>
              <w:pStyle w:val="GOSTTablenorm"/>
            </w:pPr>
            <w:r w:rsidRPr="00F01C62">
              <w:t>Заполняется первым символом значения атрибута Вид_средств_Дт</w:t>
            </w:r>
          </w:p>
        </w:tc>
      </w:tr>
      <w:tr w:rsidR="001B34E5" w:rsidRPr="00B9499D" w14:paraId="5FF0CA46" w14:textId="77777777" w:rsidTr="00F265CC">
        <w:tc>
          <w:tcPr>
            <w:tcW w:w="1109" w:type="pct"/>
          </w:tcPr>
          <w:p w14:paraId="7E7D17FD" w14:textId="13CD6EE0" w:rsidR="001B34E5" w:rsidRPr="00F01C62" w:rsidRDefault="001B34E5" w:rsidP="001B34E5">
            <w:pPr>
              <w:pStyle w:val="GOSTTablenorm"/>
            </w:pPr>
            <w:r w:rsidRPr="00F01C62">
              <w:lastRenderedPageBreak/>
              <w:t>Вид_деятельности_Кт</w:t>
            </w:r>
          </w:p>
        </w:tc>
        <w:tc>
          <w:tcPr>
            <w:tcW w:w="302" w:type="pct"/>
          </w:tcPr>
          <w:p w14:paraId="200E3947" w14:textId="4B2330BC" w:rsidR="001B34E5" w:rsidRPr="00F01C62" w:rsidRDefault="001B34E5" w:rsidP="001B34E5">
            <w:pPr>
              <w:pStyle w:val="GOSTTablenorm"/>
            </w:pPr>
            <w:r w:rsidRPr="00F01C62">
              <w:t>да</w:t>
            </w:r>
          </w:p>
        </w:tc>
        <w:tc>
          <w:tcPr>
            <w:tcW w:w="1109" w:type="pct"/>
          </w:tcPr>
          <w:p w14:paraId="5CB80FB7" w14:textId="20118054" w:rsidR="001B34E5" w:rsidRPr="00F01C62" w:rsidRDefault="001B34E5" w:rsidP="001B34E5">
            <w:pPr>
              <w:pStyle w:val="GOSTTablenorm"/>
            </w:pPr>
            <w:r w:rsidRPr="00F01C62">
              <w:t>Вид деятельности по Кт</w:t>
            </w:r>
          </w:p>
        </w:tc>
        <w:tc>
          <w:tcPr>
            <w:tcW w:w="1109" w:type="pct"/>
          </w:tcPr>
          <w:p w14:paraId="1C3FBECB" w14:textId="0BC1AE70" w:rsidR="001B34E5" w:rsidRPr="00F01C62" w:rsidRDefault="001B34E5" w:rsidP="001B34E5">
            <w:pPr>
              <w:pStyle w:val="GOSTTablenorm"/>
            </w:pPr>
            <w:r w:rsidRPr="00F01C62">
              <w:t>T0504833:</w:t>
            </w:r>
            <w:ins w:id="12941" w:author="Краснова Наталья EXP-274680" w:date="2024-04-26T12:29:00Z">
              <w:r w:rsidR="004C7027" w:rsidRPr="004C7027">
                <w:t>C</w:t>
              </w:r>
            </w:ins>
            <w:r w:rsidRPr="00F01C62">
              <w:t>T_KVFO</w:t>
            </w:r>
          </w:p>
        </w:tc>
        <w:tc>
          <w:tcPr>
            <w:tcW w:w="1371" w:type="pct"/>
          </w:tcPr>
          <w:p w14:paraId="54872705" w14:textId="5047667C" w:rsidR="001B34E5" w:rsidRPr="00F01C62" w:rsidRDefault="001B34E5" w:rsidP="001B34E5">
            <w:pPr>
              <w:pStyle w:val="GOSTTablenorm"/>
            </w:pPr>
            <w:r w:rsidRPr="00F01C62">
              <w:t>Заполняется первым символом значения атрибута Вид_средств_Кт</w:t>
            </w:r>
          </w:p>
        </w:tc>
      </w:tr>
      <w:tr w:rsidR="001B34E5" w:rsidRPr="00B9499D" w14:paraId="6FE2AE0A" w14:textId="77777777" w:rsidTr="00F265CC">
        <w:tc>
          <w:tcPr>
            <w:tcW w:w="1109" w:type="pct"/>
          </w:tcPr>
          <w:p w14:paraId="4278A99D" w14:textId="33C5650D" w:rsidR="001B34E5" w:rsidRPr="00F01C62" w:rsidRDefault="001B34E5" w:rsidP="001B34E5">
            <w:pPr>
              <w:pStyle w:val="GOSTTablenorm"/>
            </w:pPr>
            <w:r w:rsidRPr="00F01C62">
              <w:t>Показатель_ЛС_Дт</w:t>
            </w:r>
          </w:p>
        </w:tc>
        <w:tc>
          <w:tcPr>
            <w:tcW w:w="302" w:type="pct"/>
          </w:tcPr>
          <w:p w14:paraId="2A0FD2C3" w14:textId="36C26FDA" w:rsidR="001B34E5" w:rsidRPr="00F01C62" w:rsidRDefault="001B34E5" w:rsidP="001B34E5">
            <w:pPr>
              <w:pStyle w:val="GOSTTablenorm"/>
            </w:pPr>
            <w:r w:rsidRPr="00F01C62">
              <w:t>нет</w:t>
            </w:r>
          </w:p>
        </w:tc>
        <w:tc>
          <w:tcPr>
            <w:tcW w:w="1109" w:type="pct"/>
          </w:tcPr>
          <w:p w14:paraId="3C155DCE" w14:textId="5C49C6A6" w:rsidR="001B34E5" w:rsidRPr="00F01C62" w:rsidRDefault="001B34E5" w:rsidP="001B34E5">
            <w:pPr>
              <w:pStyle w:val="GOSTTablenorm"/>
            </w:pPr>
            <w:r w:rsidRPr="00F01C62">
              <w:t>Показатель лицевого счета по дебету</w:t>
            </w:r>
          </w:p>
        </w:tc>
        <w:tc>
          <w:tcPr>
            <w:tcW w:w="1109" w:type="pct"/>
          </w:tcPr>
          <w:p w14:paraId="1ABC6EF2" w14:textId="1556C0F3" w:rsidR="001B34E5" w:rsidRPr="00F01C62" w:rsidRDefault="001B34E5" w:rsidP="001B34E5">
            <w:pPr>
              <w:pStyle w:val="GOSTTablenorm"/>
            </w:pPr>
            <w:r w:rsidRPr="00F01C62">
              <w:t>T0504833:DT_PLS</w:t>
            </w:r>
          </w:p>
        </w:tc>
        <w:tc>
          <w:tcPr>
            <w:tcW w:w="1371" w:type="pct"/>
          </w:tcPr>
          <w:p w14:paraId="49F8FBDA" w14:textId="77777777" w:rsidR="001B34E5" w:rsidRPr="00F01C62" w:rsidRDefault="001B34E5" w:rsidP="001B34E5">
            <w:pPr>
              <w:pStyle w:val="GOSTTablenorm"/>
            </w:pPr>
          </w:p>
        </w:tc>
      </w:tr>
      <w:tr w:rsidR="001B34E5" w:rsidRPr="00B9499D" w14:paraId="16B08F82" w14:textId="77777777" w:rsidTr="00F265CC">
        <w:tc>
          <w:tcPr>
            <w:tcW w:w="1109" w:type="pct"/>
          </w:tcPr>
          <w:p w14:paraId="663B9949" w14:textId="3C34DA4F" w:rsidR="001B34E5" w:rsidRPr="00F01C62" w:rsidRDefault="001B34E5" w:rsidP="001B34E5">
            <w:pPr>
              <w:pStyle w:val="GOSTTablenorm"/>
            </w:pPr>
            <w:r w:rsidRPr="00F01C62">
              <w:t>Показатель_ЛС_Кт</w:t>
            </w:r>
          </w:p>
        </w:tc>
        <w:tc>
          <w:tcPr>
            <w:tcW w:w="302" w:type="pct"/>
          </w:tcPr>
          <w:p w14:paraId="177475D7" w14:textId="52A7CCBC" w:rsidR="001B34E5" w:rsidRPr="00F01C62" w:rsidRDefault="001B34E5" w:rsidP="001B34E5">
            <w:pPr>
              <w:pStyle w:val="GOSTTablenorm"/>
            </w:pPr>
            <w:r w:rsidRPr="00F01C62">
              <w:t>нет</w:t>
            </w:r>
          </w:p>
        </w:tc>
        <w:tc>
          <w:tcPr>
            <w:tcW w:w="1109" w:type="pct"/>
          </w:tcPr>
          <w:p w14:paraId="69D9774B" w14:textId="0A661F71" w:rsidR="001B34E5" w:rsidRPr="00F01C62" w:rsidRDefault="001B34E5" w:rsidP="001B34E5">
            <w:pPr>
              <w:pStyle w:val="GOSTTablenorm"/>
            </w:pPr>
            <w:r w:rsidRPr="00F01C62">
              <w:t>Показатель лицевого счета по кредиту</w:t>
            </w:r>
          </w:p>
        </w:tc>
        <w:tc>
          <w:tcPr>
            <w:tcW w:w="1109" w:type="pct"/>
          </w:tcPr>
          <w:p w14:paraId="56C26F4E" w14:textId="0AD0EF0C" w:rsidR="001B34E5" w:rsidRPr="00F01C62" w:rsidRDefault="001B34E5" w:rsidP="001B34E5">
            <w:pPr>
              <w:pStyle w:val="GOSTTablenorm"/>
            </w:pPr>
            <w:r w:rsidRPr="00F01C62">
              <w:t>T0504833:CT_PLS</w:t>
            </w:r>
          </w:p>
        </w:tc>
        <w:tc>
          <w:tcPr>
            <w:tcW w:w="1371" w:type="pct"/>
          </w:tcPr>
          <w:p w14:paraId="7C34F539" w14:textId="77777777" w:rsidR="001B34E5" w:rsidRPr="00F01C62" w:rsidRDefault="001B34E5" w:rsidP="001B34E5">
            <w:pPr>
              <w:pStyle w:val="GOSTTablenorm"/>
            </w:pPr>
          </w:p>
        </w:tc>
      </w:tr>
      <w:tr w:rsidR="001B34E5" w:rsidRPr="00B9499D" w14:paraId="65CE847A" w14:textId="77777777" w:rsidTr="00F265CC">
        <w:tc>
          <w:tcPr>
            <w:tcW w:w="1109" w:type="pct"/>
          </w:tcPr>
          <w:p w14:paraId="187B6FEE" w14:textId="48376A37" w:rsidR="001B34E5" w:rsidRPr="00F01C62" w:rsidRDefault="001B34E5" w:rsidP="001B34E5">
            <w:pPr>
              <w:pStyle w:val="GOSTTablenorm"/>
            </w:pPr>
            <w:r w:rsidRPr="00F01C62">
              <w:t>Счет_бухучет_Дт</w:t>
            </w:r>
          </w:p>
        </w:tc>
        <w:tc>
          <w:tcPr>
            <w:tcW w:w="302" w:type="pct"/>
          </w:tcPr>
          <w:p w14:paraId="5281C59E" w14:textId="10F29A92" w:rsidR="001B34E5" w:rsidRPr="00F01C62" w:rsidRDefault="001B34E5" w:rsidP="001B34E5">
            <w:pPr>
              <w:pStyle w:val="GOSTTablenorm"/>
            </w:pPr>
            <w:r w:rsidRPr="00F01C62">
              <w:t>нет</w:t>
            </w:r>
          </w:p>
        </w:tc>
        <w:tc>
          <w:tcPr>
            <w:tcW w:w="1109" w:type="pct"/>
          </w:tcPr>
          <w:p w14:paraId="5787152A" w14:textId="46209DAB" w:rsidR="001B34E5" w:rsidRPr="00F01C62" w:rsidRDefault="001B34E5" w:rsidP="001B34E5">
            <w:pPr>
              <w:pStyle w:val="GOSTTablenorm"/>
            </w:pPr>
            <w:r w:rsidRPr="00F01C62">
              <w:t>Счет бухгалтерского учета по Дт</w:t>
            </w:r>
          </w:p>
        </w:tc>
        <w:tc>
          <w:tcPr>
            <w:tcW w:w="1109" w:type="pct"/>
          </w:tcPr>
          <w:p w14:paraId="7443D322" w14:textId="6C4D7FA9" w:rsidR="001B34E5" w:rsidRPr="00F01C62" w:rsidRDefault="001B34E5" w:rsidP="001B34E5">
            <w:pPr>
              <w:pStyle w:val="GOSTTablenorm"/>
            </w:pPr>
            <w:r w:rsidRPr="00F01C62">
              <w:t>T0504833:DT_NSBU</w:t>
            </w:r>
          </w:p>
        </w:tc>
        <w:tc>
          <w:tcPr>
            <w:tcW w:w="1371" w:type="pct"/>
          </w:tcPr>
          <w:p w14:paraId="6907A840" w14:textId="77777777" w:rsidR="001B34E5" w:rsidRPr="00F01C62" w:rsidRDefault="001B34E5" w:rsidP="001B34E5">
            <w:pPr>
              <w:pStyle w:val="GOSTTablenorm"/>
            </w:pPr>
          </w:p>
        </w:tc>
      </w:tr>
      <w:tr w:rsidR="001B34E5" w:rsidRPr="00B9499D" w14:paraId="30A782D7" w14:textId="77777777" w:rsidTr="00F265CC">
        <w:tc>
          <w:tcPr>
            <w:tcW w:w="1109" w:type="pct"/>
          </w:tcPr>
          <w:p w14:paraId="3EBD255F" w14:textId="74276EBA" w:rsidR="001B34E5" w:rsidRPr="00F01C62" w:rsidRDefault="001B34E5" w:rsidP="001B34E5">
            <w:pPr>
              <w:pStyle w:val="GOSTTablenorm"/>
            </w:pPr>
            <w:r w:rsidRPr="00F01C62">
              <w:t>Счет_бухучет_Кт</w:t>
            </w:r>
          </w:p>
        </w:tc>
        <w:tc>
          <w:tcPr>
            <w:tcW w:w="302" w:type="pct"/>
          </w:tcPr>
          <w:p w14:paraId="794F7A4F" w14:textId="27CFCAFC" w:rsidR="001B34E5" w:rsidRPr="00F01C62" w:rsidRDefault="001B34E5" w:rsidP="001B34E5">
            <w:pPr>
              <w:pStyle w:val="GOSTTablenorm"/>
            </w:pPr>
            <w:r w:rsidRPr="00F01C62">
              <w:t>нет</w:t>
            </w:r>
          </w:p>
        </w:tc>
        <w:tc>
          <w:tcPr>
            <w:tcW w:w="1109" w:type="pct"/>
          </w:tcPr>
          <w:p w14:paraId="79142FDE" w14:textId="69AAF14C" w:rsidR="001B34E5" w:rsidRPr="00F01C62" w:rsidRDefault="001B34E5" w:rsidP="001B34E5">
            <w:pPr>
              <w:pStyle w:val="GOSTTablenorm"/>
            </w:pPr>
            <w:r w:rsidRPr="00F01C62">
              <w:t>Счет бухгалтерского учета по Кт</w:t>
            </w:r>
          </w:p>
        </w:tc>
        <w:tc>
          <w:tcPr>
            <w:tcW w:w="1109" w:type="pct"/>
          </w:tcPr>
          <w:p w14:paraId="167D4B91" w14:textId="5DF7E2F3" w:rsidR="001B34E5" w:rsidRPr="00F01C62" w:rsidRDefault="001B34E5" w:rsidP="001B34E5">
            <w:pPr>
              <w:pStyle w:val="GOSTTablenorm"/>
            </w:pPr>
            <w:r w:rsidRPr="00F01C62">
              <w:t>T0504833:CT_NSBU</w:t>
            </w:r>
          </w:p>
        </w:tc>
        <w:tc>
          <w:tcPr>
            <w:tcW w:w="1371" w:type="pct"/>
          </w:tcPr>
          <w:p w14:paraId="5FC8AD26" w14:textId="77777777" w:rsidR="001B34E5" w:rsidRPr="00F01C62" w:rsidRDefault="001B34E5" w:rsidP="001B34E5">
            <w:pPr>
              <w:pStyle w:val="GOSTTablenorm"/>
            </w:pPr>
          </w:p>
        </w:tc>
      </w:tr>
      <w:tr w:rsidR="001B34E5" w:rsidRPr="00B9499D" w14:paraId="755B2A58" w14:textId="77777777" w:rsidTr="00F265CC">
        <w:tc>
          <w:tcPr>
            <w:tcW w:w="1109" w:type="pct"/>
          </w:tcPr>
          <w:p w14:paraId="25534B7F" w14:textId="4CAEB620" w:rsidR="001B34E5" w:rsidRPr="00F01C62" w:rsidRDefault="001B34E5" w:rsidP="001B34E5">
            <w:pPr>
              <w:pStyle w:val="GOSTTablenorm"/>
            </w:pPr>
            <w:r w:rsidRPr="00F01C62">
              <w:t>Контур_Дт</w:t>
            </w:r>
          </w:p>
        </w:tc>
        <w:tc>
          <w:tcPr>
            <w:tcW w:w="302" w:type="pct"/>
          </w:tcPr>
          <w:p w14:paraId="0784155E" w14:textId="32B6B384" w:rsidR="001B34E5" w:rsidRPr="00F01C62" w:rsidRDefault="001B34E5" w:rsidP="001B34E5">
            <w:pPr>
              <w:pStyle w:val="GOSTTablenorm"/>
            </w:pPr>
            <w:r w:rsidRPr="00F01C62">
              <w:t>нет</w:t>
            </w:r>
          </w:p>
        </w:tc>
        <w:tc>
          <w:tcPr>
            <w:tcW w:w="1109" w:type="pct"/>
          </w:tcPr>
          <w:p w14:paraId="71345C89" w14:textId="087CB5D5" w:rsidR="001B34E5" w:rsidRPr="00F01C62" w:rsidRDefault="001B34E5" w:rsidP="001B34E5">
            <w:pPr>
              <w:pStyle w:val="GOSTTablenorm"/>
            </w:pPr>
            <w:r w:rsidRPr="00F01C62">
              <w:t>Контур по Дт</w:t>
            </w:r>
          </w:p>
        </w:tc>
        <w:tc>
          <w:tcPr>
            <w:tcW w:w="1109" w:type="pct"/>
          </w:tcPr>
          <w:p w14:paraId="00CEE61D" w14:textId="33585A89" w:rsidR="001B34E5" w:rsidRPr="00F01C62" w:rsidRDefault="001B34E5" w:rsidP="001B34E5">
            <w:pPr>
              <w:pStyle w:val="GOSTTablenorm"/>
            </w:pPr>
            <w:r w:rsidRPr="00F01C62">
              <w:t>T0504833:DT_Cnt</w:t>
            </w:r>
          </w:p>
        </w:tc>
        <w:tc>
          <w:tcPr>
            <w:tcW w:w="1371" w:type="pct"/>
          </w:tcPr>
          <w:p w14:paraId="1C5EA135" w14:textId="71273440" w:rsidR="001B34E5" w:rsidRPr="00F01C62" w:rsidRDefault="001B34E5" w:rsidP="001B34E5">
            <w:pPr>
              <w:pStyle w:val="GOSTTablenorm"/>
            </w:pPr>
          </w:p>
        </w:tc>
      </w:tr>
      <w:tr w:rsidR="001B34E5" w:rsidRPr="00B9499D" w14:paraId="74DFD654" w14:textId="77777777" w:rsidTr="00F265CC">
        <w:tc>
          <w:tcPr>
            <w:tcW w:w="1109" w:type="pct"/>
          </w:tcPr>
          <w:p w14:paraId="4574713C" w14:textId="3D20F47B" w:rsidR="001B34E5" w:rsidRPr="00F01C62" w:rsidRDefault="001B34E5" w:rsidP="001B34E5">
            <w:pPr>
              <w:pStyle w:val="GOSTTablenorm"/>
            </w:pPr>
            <w:r w:rsidRPr="00F01C62">
              <w:t>Контур_Кт</w:t>
            </w:r>
          </w:p>
        </w:tc>
        <w:tc>
          <w:tcPr>
            <w:tcW w:w="302" w:type="pct"/>
          </w:tcPr>
          <w:p w14:paraId="1F28E563" w14:textId="77D49DCD" w:rsidR="001B34E5" w:rsidRPr="00F01C62" w:rsidRDefault="001B34E5" w:rsidP="001B34E5">
            <w:pPr>
              <w:pStyle w:val="GOSTTablenorm"/>
            </w:pPr>
            <w:r w:rsidRPr="00F01C62">
              <w:t>нет</w:t>
            </w:r>
          </w:p>
        </w:tc>
        <w:tc>
          <w:tcPr>
            <w:tcW w:w="1109" w:type="pct"/>
          </w:tcPr>
          <w:p w14:paraId="7EF4D197" w14:textId="7A0EF864" w:rsidR="001B34E5" w:rsidRPr="00F01C62" w:rsidRDefault="001B34E5" w:rsidP="001B34E5">
            <w:pPr>
              <w:pStyle w:val="GOSTTablenorm"/>
            </w:pPr>
            <w:r w:rsidRPr="00F01C62">
              <w:t>Контур по Кт</w:t>
            </w:r>
          </w:p>
        </w:tc>
        <w:tc>
          <w:tcPr>
            <w:tcW w:w="1109" w:type="pct"/>
          </w:tcPr>
          <w:p w14:paraId="11198AC4" w14:textId="2B5C09AB" w:rsidR="001B34E5" w:rsidRPr="00F01C62" w:rsidRDefault="001B34E5" w:rsidP="001B34E5">
            <w:pPr>
              <w:pStyle w:val="GOSTTablenorm"/>
            </w:pPr>
            <w:r w:rsidRPr="00F01C62">
              <w:t>T0504833:CT_Cnt</w:t>
            </w:r>
          </w:p>
        </w:tc>
        <w:tc>
          <w:tcPr>
            <w:tcW w:w="1371" w:type="pct"/>
          </w:tcPr>
          <w:p w14:paraId="1BED2CE4" w14:textId="05F2EE34" w:rsidR="001B34E5" w:rsidRPr="00F01C62" w:rsidRDefault="001B34E5" w:rsidP="001B34E5">
            <w:pPr>
              <w:pStyle w:val="GOSTTablenorm"/>
            </w:pPr>
          </w:p>
        </w:tc>
      </w:tr>
      <w:tr w:rsidR="001B34E5" w:rsidRPr="00B9499D" w14:paraId="14E9C933" w14:textId="77777777" w:rsidTr="00F265CC">
        <w:tc>
          <w:tcPr>
            <w:tcW w:w="1109" w:type="pct"/>
          </w:tcPr>
          <w:p w14:paraId="4A2E5ADD" w14:textId="4DC0A545" w:rsidR="001B34E5" w:rsidRPr="00F01C62" w:rsidRDefault="001B34E5" w:rsidP="001B34E5">
            <w:pPr>
              <w:pStyle w:val="GOSTTablenorm"/>
            </w:pPr>
            <w:r w:rsidRPr="00F01C62">
              <w:t>ЛС_Дт</w:t>
            </w:r>
          </w:p>
        </w:tc>
        <w:tc>
          <w:tcPr>
            <w:tcW w:w="302" w:type="pct"/>
          </w:tcPr>
          <w:p w14:paraId="6F609DFC" w14:textId="10ACCD12" w:rsidR="001B34E5" w:rsidRPr="00F01C62" w:rsidRDefault="001B34E5" w:rsidP="001B34E5">
            <w:pPr>
              <w:pStyle w:val="GOSTTablenorm"/>
            </w:pPr>
            <w:r w:rsidRPr="00F01C62">
              <w:t>нет</w:t>
            </w:r>
          </w:p>
        </w:tc>
        <w:tc>
          <w:tcPr>
            <w:tcW w:w="1109" w:type="pct"/>
          </w:tcPr>
          <w:p w14:paraId="6899B43F" w14:textId="465E20FA" w:rsidR="001B34E5" w:rsidRPr="00F01C62" w:rsidRDefault="001B34E5" w:rsidP="001B34E5">
            <w:pPr>
              <w:pStyle w:val="GOSTTablenorm"/>
            </w:pPr>
            <w:r w:rsidRPr="00F01C62">
              <w:t>Лицевой счет по Дт</w:t>
            </w:r>
          </w:p>
        </w:tc>
        <w:tc>
          <w:tcPr>
            <w:tcW w:w="1109" w:type="pct"/>
          </w:tcPr>
          <w:p w14:paraId="6BA4BDB6" w14:textId="568A713A" w:rsidR="001B34E5" w:rsidRPr="00F01C62" w:rsidRDefault="001B34E5" w:rsidP="001B34E5">
            <w:pPr>
              <w:pStyle w:val="GOSTTablenorm"/>
            </w:pPr>
            <w:r w:rsidRPr="00F01C62">
              <w:t>T0504833:DT_LS</w:t>
            </w:r>
          </w:p>
        </w:tc>
        <w:tc>
          <w:tcPr>
            <w:tcW w:w="1371" w:type="pct"/>
          </w:tcPr>
          <w:p w14:paraId="2A0ECD61" w14:textId="77777777" w:rsidR="001B34E5" w:rsidRPr="00F01C62" w:rsidRDefault="001B34E5" w:rsidP="001B34E5">
            <w:pPr>
              <w:pStyle w:val="GOSTTablenorm"/>
            </w:pPr>
          </w:p>
        </w:tc>
      </w:tr>
      <w:tr w:rsidR="001B34E5" w:rsidRPr="00B9499D" w14:paraId="57709F46" w14:textId="77777777" w:rsidTr="00F265CC">
        <w:tc>
          <w:tcPr>
            <w:tcW w:w="1109" w:type="pct"/>
          </w:tcPr>
          <w:p w14:paraId="67D85D87" w14:textId="72912C51" w:rsidR="001B34E5" w:rsidRPr="00F01C62" w:rsidRDefault="001B34E5" w:rsidP="001B34E5">
            <w:pPr>
              <w:pStyle w:val="GOSTTablenorm"/>
            </w:pPr>
            <w:r w:rsidRPr="00F01C62">
              <w:t>ЛС_Кт</w:t>
            </w:r>
          </w:p>
        </w:tc>
        <w:tc>
          <w:tcPr>
            <w:tcW w:w="302" w:type="pct"/>
          </w:tcPr>
          <w:p w14:paraId="7288E021" w14:textId="1EE031D0" w:rsidR="001B34E5" w:rsidRPr="00F01C62" w:rsidRDefault="001B34E5" w:rsidP="001B34E5">
            <w:pPr>
              <w:pStyle w:val="GOSTTablenorm"/>
            </w:pPr>
            <w:r w:rsidRPr="00F01C62">
              <w:t>нет</w:t>
            </w:r>
          </w:p>
        </w:tc>
        <w:tc>
          <w:tcPr>
            <w:tcW w:w="1109" w:type="pct"/>
          </w:tcPr>
          <w:p w14:paraId="080B34E6" w14:textId="2423F2E9" w:rsidR="001B34E5" w:rsidRPr="00F01C62" w:rsidRDefault="001B34E5" w:rsidP="001B34E5">
            <w:pPr>
              <w:pStyle w:val="GOSTTablenorm"/>
            </w:pPr>
            <w:r w:rsidRPr="00F01C62">
              <w:t>Лицевой счет по Кт</w:t>
            </w:r>
          </w:p>
        </w:tc>
        <w:tc>
          <w:tcPr>
            <w:tcW w:w="1109" w:type="pct"/>
          </w:tcPr>
          <w:p w14:paraId="30F9060A" w14:textId="531A15F4" w:rsidR="001B34E5" w:rsidRPr="00F01C62" w:rsidRDefault="001B34E5" w:rsidP="001B34E5">
            <w:pPr>
              <w:pStyle w:val="GOSTTablenorm"/>
            </w:pPr>
            <w:r w:rsidRPr="00F01C62">
              <w:t>T0504833:CT_LS</w:t>
            </w:r>
          </w:p>
        </w:tc>
        <w:tc>
          <w:tcPr>
            <w:tcW w:w="1371" w:type="pct"/>
          </w:tcPr>
          <w:p w14:paraId="5C698719" w14:textId="77777777" w:rsidR="001B34E5" w:rsidRPr="00F01C62" w:rsidRDefault="001B34E5" w:rsidP="001B34E5">
            <w:pPr>
              <w:pStyle w:val="GOSTTablenorm"/>
            </w:pPr>
          </w:p>
        </w:tc>
      </w:tr>
      <w:tr w:rsidR="001B34E5" w:rsidRPr="00B9499D" w14:paraId="52D86301" w14:textId="77777777" w:rsidTr="00F265CC">
        <w:tc>
          <w:tcPr>
            <w:tcW w:w="1109" w:type="pct"/>
          </w:tcPr>
          <w:p w14:paraId="3AB4C75E" w14:textId="122A9131" w:rsidR="001B34E5" w:rsidRPr="00F01C62" w:rsidRDefault="001B34E5" w:rsidP="001B34E5">
            <w:pPr>
              <w:pStyle w:val="GOSTTablenorm"/>
            </w:pPr>
            <w:r w:rsidRPr="00F01C62">
              <w:t>Подвед_Дт</w:t>
            </w:r>
          </w:p>
        </w:tc>
        <w:tc>
          <w:tcPr>
            <w:tcW w:w="302" w:type="pct"/>
          </w:tcPr>
          <w:p w14:paraId="44513717" w14:textId="7DDB7E93" w:rsidR="001B34E5" w:rsidRPr="00F01C62" w:rsidRDefault="001B34E5" w:rsidP="001B34E5">
            <w:pPr>
              <w:pStyle w:val="GOSTTablenorm"/>
            </w:pPr>
            <w:r w:rsidRPr="00F01C62">
              <w:t>нет</w:t>
            </w:r>
          </w:p>
        </w:tc>
        <w:tc>
          <w:tcPr>
            <w:tcW w:w="1109" w:type="pct"/>
          </w:tcPr>
          <w:p w14:paraId="7ABB544E" w14:textId="0610AF4A" w:rsidR="001B34E5" w:rsidRPr="00F01C62" w:rsidRDefault="001B34E5" w:rsidP="001B34E5">
            <w:pPr>
              <w:pStyle w:val="GOSTTablenorm"/>
            </w:pPr>
            <w:r w:rsidRPr="00F01C62">
              <w:t>Подведомственное учреждение по Дт</w:t>
            </w:r>
          </w:p>
        </w:tc>
        <w:tc>
          <w:tcPr>
            <w:tcW w:w="1109" w:type="pct"/>
          </w:tcPr>
          <w:p w14:paraId="7F9E2433" w14:textId="0B3D6E4C" w:rsidR="001B34E5" w:rsidRPr="00F01C62" w:rsidRDefault="001B34E5" w:rsidP="001B34E5">
            <w:pPr>
              <w:pStyle w:val="GOSTTablenorm"/>
            </w:pPr>
            <w:r w:rsidRPr="00F01C62">
              <w:t>T0504833:DT_PUCH</w:t>
            </w:r>
          </w:p>
        </w:tc>
        <w:tc>
          <w:tcPr>
            <w:tcW w:w="1371" w:type="pct"/>
          </w:tcPr>
          <w:p w14:paraId="70DFC012" w14:textId="77777777" w:rsidR="001B34E5" w:rsidRPr="00F01C62" w:rsidRDefault="001B34E5" w:rsidP="001B34E5">
            <w:pPr>
              <w:pStyle w:val="GOSTTablenorm"/>
            </w:pPr>
          </w:p>
        </w:tc>
      </w:tr>
      <w:tr w:rsidR="001B34E5" w:rsidRPr="00B9499D" w14:paraId="76473F58" w14:textId="77777777" w:rsidTr="00F265CC">
        <w:tc>
          <w:tcPr>
            <w:tcW w:w="1109" w:type="pct"/>
          </w:tcPr>
          <w:p w14:paraId="525B0FEE" w14:textId="4686BE4D" w:rsidR="001B34E5" w:rsidRPr="00F01C62" w:rsidRDefault="001B34E5" w:rsidP="001B34E5">
            <w:pPr>
              <w:pStyle w:val="GOSTTablenorm"/>
            </w:pPr>
            <w:r w:rsidRPr="00F01C62">
              <w:t>Подвед_Кт</w:t>
            </w:r>
          </w:p>
        </w:tc>
        <w:tc>
          <w:tcPr>
            <w:tcW w:w="302" w:type="pct"/>
          </w:tcPr>
          <w:p w14:paraId="0A7EECE3" w14:textId="472FE534" w:rsidR="001B34E5" w:rsidRPr="00F01C62" w:rsidRDefault="001B34E5" w:rsidP="001B34E5">
            <w:pPr>
              <w:pStyle w:val="GOSTTablenorm"/>
            </w:pPr>
            <w:r w:rsidRPr="00F01C62">
              <w:t>нет</w:t>
            </w:r>
          </w:p>
        </w:tc>
        <w:tc>
          <w:tcPr>
            <w:tcW w:w="1109" w:type="pct"/>
          </w:tcPr>
          <w:p w14:paraId="4252889F" w14:textId="28FEB07D" w:rsidR="001B34E5" w:rsidRPr="00F01C62" w:rsidRDefault="001B34E5" w:rsidP="001B34E5">
            <w:pPr>
              <w:pStyle w:val="GOSTTablenorm"/>
            </w:pPr>
            <w:r w:rsidRPr="00F01C62">
              <w:t>Подведомственное учреждение по Кт</w:t>
            </w:r>
          </w:p>
        </w:tc>
        <w:tc>
          <w:tcPr>
            <w:tcW w:w="1109" w:type="pct"/>
          </w:tcPr>
          <w:p w14:paraId="73501287" w14:textId="2077F868" w:rsidR="001B34E5" w:rsidRPr="00F01C62" w:rsidRDefault="001B34E5" w:rsidP="001B34E5">
            <w:pPr>
              <w:pStyle w:val="GOSTTablenorm"/>
            </w:pPr>
            <w:r w:rsidRPr="00F01C62">
              <w:t>T0504833:CT_PUCH</w:t>
            </w:r>
          </w:p>
        </w:tc>
        <w:tc>
          <w:tcPr>
            <w:tcW w:w="1371" w:type="pct"/>
          </w:tcPr>
          <w:p w14:paraId="61E3ABEB" w14:textId="77777777" w:rsidR="001B34E5" w:rsidRPr="00F01C62" w:rsidRDefault="001B34E5" w:rsidP="001B34E5">
            <w:pPr>
              <w:pStyle w:val="GOSTTablenorm"/>
            </w:pPr>
          </w:p>
        </w:tc>
      </w:tr>
      <w:tr w:rsidR="001B34E5" w:rsidRPr="00B9499D" w14:paraId="42603CB8" w14:textId="77777777" w:rsidTr="00F265CC">
        <w:tc>
          <w:tcPr>
            <w:tcW w:w="1109" w:type="pct"/>
          </w:tcPr>
          <w:p w14:paraId="2655FF2B" w14:textId="3A3F67DD" w:rsidR="001B34E5" w:rsidRPr="00F01C62" w:rsidRDefault="001B34E5" w:rsidP="001B34E5">
            <w:pPr>
              <w:pStyle w:val="GOSTTablenorm"/>
            </w:pPr>
            <w:r w:rsidRPr="00F01C62">
              <w:t>КЦ_Дт</w:t>
            </w:r>
          </w:p>
        </w:tc>
        <w:tc>
          <w:tcPr>
            <w:tcW w:w="302" w:type="pct"/>
          </w:tcPr>
          <w:p w14:paraId="4C2AD330" w14:textId="40DE82BE" w:rsidR="001B34E5" w:rsidRPr="00F01C62" w:rsidRDefault="001B34E5" w:rsidP="001B34E5">
            <w:pPr>
              <w:pStyle w:val="GOSTTablenorm"/>
            </w:pPr>
            <w:r w:rsidRPr="00F01C62">
              <w:t>нет</w:t>
            </w:r>
          </w:p>
        </w:tc>
        <w:tc>
          <w:tcPr>
            <w:tcW w:w="1109" w:type="pct"/>
          </w:tcPr>
          <w:p w14:paraId="21F4A59E" w14:textId="4DC570A5" w:rsidR="001B34E5" w:rsidRPr="00F01C62" w:rsidRDefault="001B34E5" w:rsidP="001B34E5">
            <w:pPr>
              <w:pStyle w:val="GOSTTablenorm"/>
            </w:pPr>
            <w:r w:rsidRPr="00F01C62">
              <w:t>Код цели (аналитический код) по Дт</w:t>
            </w:r>
          </w:p>
        </w:tc>
        <w:tc>
          <w:tcPr>
            <w:tcW w:w="1109" w:type="pct"/>
          </w:tcPr>
          <w:p w14:paraId="41825552" w14:textId="4CC03AD4" w:rsidR="001B34E5" w:rsidRPr="00F01C62" w:rsidRDefault="001B34E5" w:rsidP="001B34E5">
            <w:pPr>
              <w:pStyle w:val="GOSTTablenorm"/>
            </w:pPr>
            <w:r w:rsidRPr="00F01C62">
              <w:t>T0504833:DT_KS</w:t>
            </w:r>
          </w:p>
        </w:tc>
        <w:tc>
          <w:tcPr>
            <w:tcW w:w="1371" w:type="pct"/>
          </w:tcPr>
          <w:p w14:paraId="40100A19" w14:textId="77777777" w:rsidR="001B34E5" w:rsidRPr="00F01C62" w:rsidRDefault="001B34E5" w:rsidP="001B34E5">
            <w:pPr>
              <w:pStyle w:val="GOSTTablenorm"/>
            </w:pPr>
          </w:p>
        </w:tc>
      </w:tr>
      <w:tr w:rsidR="001B34E5" w:rsidRPr="00B9499D" w14:paraId="568F4F3E" w14:textId="77777777" w:rsidTr="00F265CC">
        <w:tc>
          <w:tcPr>
            <w:tcW w:w="1109" w:type="pct"/>
          </w:tcPr>
          <w:p w14:paraId="12DE42CF" w14:textId="1D4B8F3C" w:rsidR="001B34E5" w:rsidRPr="00F01C62" w:rsidRDefault="001B34E5" w:rsidP="001B34E5">
            <w:pPr>
              <w:pStyle w:val="GOSTTablenorm"/>
            </w:pPr>
            <w:r w:rsidRPr="00F01C62">
              <w:t>Код_НПА_Дт</w:t>
            </w:r>
          </w:p>
        </w:tc>
        <w:tc>
          <w:tcPr>
            <w:tcW w:w="302" w:type="pct"/>
          </w:tcPr>
          <w:p w14:paraId="73B5B226" w14:textId="7F20FC61" w:rsidR="001B34E5" w:rsidRPr="00F01C62" w:rsidRDefault="001B34E5" w:rsidP="001B34E5">
            <w:pPr>
              <w:pStyle w:val="GOSTTablenorm"/>
            </w:pPr>
            <w:r w:rsidRPr="00F01C62">
              <w:t>да</w:t>
            </w:r>
          </w:p>
        </w:tc>
        <w:tc>
          <w:tcPr>
            <w:tcW w:w="1109" w:type="pct"/>
          </w:tcPr>
          <w:p w14:paraId="1C80496D" w14:textId="7CE150F6" w:rsidR="001B34E5" w:rsidRPr="00F01C62" w:rsidRDefault="001B34E5" w:rsidP="001B34E5">
            <w:pPr>
              <w:pStyle w:val="GOSTTablenorm"/>
            </w:pPr>
            <w:r w:rsidRPr="00F01C62">
              <w:t>Код НПА по Дт</w:t>
            </w:r>
          </w:p>
        </w:tc>
        <w:tc>
          <w:tcPr>
            <w:tcW w:w="1109" w:type="pct"/>
          </w:tcPr>
          <w:p w14:paraId="008DAA8D" w14:textId="45B4C33A" w:rsidR="001B34E5" w:rsidRPr="00F01C62" w:rsidRDefault="001B34E5" w:rsidP="001B34E5">
            <w:pPr>
              <w:pStyle w:val="GOSTTablenorm"/>
            </w:pPr>
            <w:r w:rsidRPr="00F01C62">
              <w:t>T0504833:DT_KS</w:t>
            </w:r>
          </w:p>
        </w:tc>
        <w:tc>
          <w:tcPr>
            <w:tcW w:w="1371" w:type="pct"/>
          </w:tcPr>
          <w:p w14:paraId="1FA99049" w14:textId="2DE55814" w:rsidR="001B34E5" w:rsidRDefault="001B34E5" w:rsidP="001B34E5">
            <w:pPr>
              <w:pStyle w:val="GOSTTablenorm"/>
            </w:pPr>
            <w:r w:rsidRPr="00F01C62">
              <w:t>Если в реквизите документа содержится значение в формате ХХХХ – записывается в атрибут Код_НПА_Дт в неизменном виде.</w:t>
            </w:r>
          </w:p>
          <w:p w14:paraId="0C517A53" w14:textId="47110F45" w:rsidR="001B34E5" w:rsidRPr="00F01C62" w:rsidRDefault="001B34E5" w:rsidP="001B34E5">
            <w:pPr>
              <w:pStyle w:val="GOSTTablenorm"/>
            </w:pPr>
            <w:r w:rsidRPr="00F01C62">
              <w:t xml:space="preserve">Если в реквизите содержится значение в </w:t>
            </w:r>
            <w:r w:rsidRPr="00F01C62">
              <w:lastRenderedPageBreak/>
              <w:t>формате ХХХХ-УУ – записывается в атрибут Код_НПА_Дт после преобразования (только первые 4 символа).</w:t>
            </w:r>
          </w:p>
          <w:p w14:paraId="55D48F6E" w14:textId="5270C531" w:rsidR="001B34E5" w:rsidRPr="00F01C62" w:rsidRDefault="001B34E5" w:rsidP="001B34E5">
            <w:pPr>
              <w:pStyle w:val="GOSTTablenorm"/>
            </w:pPr>
            <w:r w:rsidRPr="00F01C62">
              <w:t>Если в реквизите документа содержится значение «-» (прочерк) или реквизит не заполнен - атрибут Код_НПА_Дт не заполняется (пусто)</w:t>
            </w:r>
          </w:p>
        </w:tc>
      </w:tr>
      <w:tr w:rsidR="001B34E5" w:rsidRPr="00B9499D" w14:paraId="09A4706E" w14:textId="77777777" w:rsidTr="00F265CC">
        <w:tc>
          <w:tcPr>
            <w:tcW w:w="1109" w:type="pct"/>
          </w:tcPr>
          <w:p w14:paraId="413F59CE" w14:textId="4F7C95DB" w:rsidR="001B34E5" w:rsidRPr="00F01C62" w:rsidRDefault="001B34E5" w:rsidP="001B34E5">
            <w:pPr>
              <w:pStyle w:val="GOSTTablenorm"/>
            </w:pPr>
            <w:r w:rsidRPr="00F01C62">
              <w:lastRenderedPageBreak/>
              <w:t>Направление_выплаты_Дт</w:t>
            </w:r>
          </w:p>
        </w:tc>
        <w:tc>
          <w:tcPr>
            <w:tcW w:w="302" w:type="pct"/>
          </w:tcPr>
          <w:p w14:paraId="3664FB18" w14:textId="72DAEAF8" w:rsidR="001B34E5" w:rsidRPr="00F01C62" w:rsidRDefault="001B34E5" w:rsidP="001B34E5">
            <w:pPr>
              <w:pStyle w:val="GOSTTablenorm"/>
            </w:pPr>
            <w:r w:rsidRPr="00F01C62">
              <w:t>да</w:t>
            </w:r>
          </w:p>
        </w:tc>
        <w:tc>
          <w:tcPr>
            <w:tcW w:w="1109" w:type="pct"/>
          </w:tcPr>
          <w:p w14:paraId="5B019797" w14:textId="2A9B9DD4" w:rsidR="001B34E5" w:rsidRPr="00F01C62" w:rsidRDefault="001B34E5" w:rsidP="001B34E5">
            <w:pPr>
              <w:pStyle w:val="GOSTTablenorm"/>
            </w:pPr>
            <w:r w:rsidRPr="00F01C62">
              <w:t>Направление выплаты по Дт</w:t>
            </w:r>
          </w:p>
        </w:tc>
        <w:tc>
          <w:tcPr>
            <w:tcW w:w="1109" w:type="pct"/>
          </w:tcPr>
          <w:p w14:paraId="67216DD2" w14:textId="42B2692D" w:rsidR="001B34E5" w:rsidRPr="00F01C62" w:rsidRDefault="001B34E5" w:rsidP="001B34E5">
            <w:pPr>
              <w:pStyle w:val="GOSTTablenorm"/>
            </w:pPr>
            <w:r w:rsidRPr="00F01C62">
              <w:t>T0504833:DT_KS</w:t>
            </w:r>
          </w:p>
        </w:tc>
        <w:tc>
          <w:tcPr>
            <w:tcW w:w="1371" w:type="pct"/>
          </w:tcPr>
          <w:p w14:paraId="64600860" w14:textId="3B63BE71" w:rsidR="001B34E5" w:rsidRPr="00F01C62" w:rsidRDefault="001B34E5" w:rsidP="001B34E5">
            <w:pPr>
              <w:pStyle w:val="GOSTTablenorm"/>
            </w:pPr>
            <w:r w:rsidRPr="00F01C62">
              <w:t>Если в реквизите документа содержится значение в формате ХХХХ – атрибут Направление_выплаты_Дт не заполняется (пусто).</w:t>
            </w:r>
          </w:p>
          <w:p w14:paraId="7818CDC2" w14:textId="4327AE8C" w:rsidR="001B34E5" w:rsidRPr="00F01C62" w:rsidRDefault="001B34E5" w:rsidP="001B34E5">
            <w:pPr>
              <w:pStyle w:val="GOSTTablenorm"/>
            </w:pPr>
            <w:r w:rsidRPr="00F01C62">
              <w:t>Если в реквизите документа содержится значение в формате ХХХХ-УУ – записывается в атрибут Направление_выплаты_Дт после преобразования (только последние 2 символа).</w:t>
            </w:r>
          </w:p>
          <w:p w14:paraId="087EF5B2" w14:textId="0EAE03AE" w:rsidR="001B34E5" w:rsidRPr="00F01C62" w:rsidRDefault="001B34E5" w:rsidP="001B34E5">
            <w:pPr>
              <w:pStyle w:val="GOSTTablenorm"/>
            </w:pPr>
            <w:r w:rsidRPr="00F01C62">
              <w:t>Если в реквизите документа содержится значение «-» (прочерк) или реквизит не заполнен - атрибут Направление_выплаты_Дт не заполняется (пусто)</w:t>
            </w:r>
          </w:p>
        </w:tc>
      </w:tr>
      <w:tr w:rsidR="001B34E5" w:rsidRPr="00B9499D" w14:paraId="75BBD645" w14:textId="77777777" w:rsidTr="00F265CC">
        <w:tc>
          <w:tcPr>
            <w:tcW w:w="1109" w:type="pct"/>
          </w:tcPr>
          <w:p w14:paraId="01063E4E" w14:textId="2D806599" w:rsidR="001B34E5" w:rsidRPr="00F01C62" w:rsidRDefault="001B34E5" w:rsidP="001B34E5">
            <w:pPr>
              <w:pStyle w:val="GOSTTablenorm"/>
            </w:pPr>
            <w:r w:rsidRPr="00F01C62">
              <w:t>КЦ_Кт</w:t>
            </w:r>
          </w:p>
        </w:tc>
        <w:tc>
          <w:tcPr>
            <w:tcW w:w="302" w:type="pct"/>
          </w:tcPr>
          <w:p w14:paraId="6790F98B" w14:textId="0F8D9C9A" w:rsidR="001B34E5" w:rsidRPr="00F01C62" w:rsidRDefault="001B34E5" w:rsidP="001B34E5">
            <w:pPr>
              <w:pStyle w:val="GOSTTablenorm"/>
            </w:pPr>
            <w:r w:rsidRPr="00F01C62">
              <w:t>нет</w:t>
            </w:r>
          </w:p>
        </w:tc>
        <w:tc>
          <w:tcPr>
            <w:tcW w:w="1109" w:type="pct"/>
          </w:tcPr>
          <w:p w14:paraId="3FC24714" w14:textId="2A7F3D7D" w:rsidR="001B34E5" w:rsidRPr="00F01C62" w:rsidRDefault="001B34E5" w:rsidP="001B34E5">
            <w:pPr>
              <w:pStyle w:val="GOSTTablenorm"/>
            </w:pPr>
            <w:r w:rsidRPr="00F01C62">
              <w:t>Код цели (аналитический код) по Кт</w:t>
            </w:r>
          </w:p>
        </w:tc>
        <w:tc>
          <w:tcPr>
            <w:tcW w:w="1109" w:type="pct"/>
          </w:tcPr>
          <w:p w14:paraId="1B2D99B1" w14:textId="6E189B5C" w:rsidR="001B34E5" w:rsidRPr="00F01C62" w:rsidRDefault="001B34E5" w:rsidP="001B34E5">
            <w:pPr>
              <w:pStyle w:val="GOSTTablenorm"/>
            </w:pPr>
            <w:r w:rsidRPr="00F01C62">
              <w:t>T0504833:CT_KS</w:t>
            </w:r>
          </w:p>
        </w:tc>
        <w:tc>
          <w:tcPr>
            <w:tcW w:w="1371" w:type="pct"/>
          </w:tcPr>
          <w:p w14:paraId="3F6DE375" w14:textId="77777777" w:rsidR="001B34E5" w:rsidRPr="00F01C62" w:rsidRDefault="001B34E5" w:rsidP="001B34E5">
            <w:pPr>
              <w:pStyle w:val="GOSTTablenorm"/>
            </w:pPr>
          </w:p>
        </w:tc>
      </w:tr>
      <w:tr w:rsidR="001B34E5" w:rsidRPr="00B9499D" w14:paraId="0A413BB1" w14:textId="77777777" w:rsidTr="00F265CC">
        <w:tc>
          <w:tcPr>
            <w:tcW w:w="1109" w:type="pct"/>
          </w:tcPr>
          <w:p w14:paraId="2CB8BDE1" w14:textId="5CB4E790" w:rsidR="001B34E5" w:rsidRPr="00F01C62" w:rsidRDefault="001B34E5" w:rsidP="001B34E5">
            <w:pPr>
              <w:pStyle w:val="GOSTTablenorm"/>
            </w:pPr>
            <w:r w:rsidRPr="00F01C62">
              <w:t>Код_НПА_Кт</w:t>
            </w:r>
          </w:p>
        </w:tc>
        <w:tc>
          <w:tcPr>
            <w:tcW w:w="302" w:type="pct"/>
          </w:tcPr>
          <w:p w14:paraId="465937F4" w14:textId="49B8D4E4" w:rsidR="001B34E5" w:rsidRPr="00F01C62" w:rsidRDefault="001B34E5" w:rsidP="001B34E5">
            <w:pPr>
              <w:pStyle w:val="GOSTTablenorm"/>
            </w:pPr>
            <w:r w:rsidRPr="00F01C62">
              <w:t>да</w:t>
            </w:r>
          </w:p>
        </w:tc>
        <w:tc>
          <w:tcPr>
            <w:tcW w:w="1109" w:type="pct"/>
          </w:tcPr>
          <w:p w14:paraId="67C475F6" w14:textId="62257783" w:rsidR="001B34E5" w:rsidRPr="00F01C62" w:rsidRDefault="001B34E5" w:rsidP="001B34E5">
            <w:pPr>
              <w:pStyle w:val="GOSTTablenorm"/>
            </w:pPr>
            <w:r w:rsidRPr="00F01C62">
              <w:t>Код НПА по Кт</w:t>
            </w:r>
          </w:p>
        </w:tc>
        <w:tc>
          <w:tcPr>
            <w:tcW w:w="1109" w:type="pct"/>
          </w:tcPr>
          <w:p w14:paraId="76EE54E7" w14:textId="07AADF9E" w:rsidR="001B34E5" w:rsidRPr="00F01C62" w:rsidRDefault="001B34E5" w:rsidP="001B34E5">
            <w:pPr>
              <w:pStyle w:val="GOSTTablenorm"/>
            </w:pPr>
            <w:r w:rsidRPr="00F01C62">
              <w:t>T0504833:CT_KS</w:t>
            </w:r>
          </w:p>
        </w:tc>
        <w:tc>
          <w:tcPr>
            <w:tcW w:w="1371" w:type="pct"/>
          </w:tcPr>
          <w:p w14:paraId="0054DBC0" w14:textId="7DCB5EC9" w:rsidR="001B34E5" w:rsidRPr="00F01C62" w:rsidRDefault="001B34E5" w:rsidP="001B34E5">
            <w:pPr>
              <w:pStyle w:val="GOSTTablenorm"/>
            </w:pPr>
            <w:r w:rsidRPr="00F01C62">
              <w:t>Если в реквизите документа содержится значение в формате ХХХХ – записывается в атрибут Код_НПА_Кт в неизменном виде.</w:t>
            </w:r>
          </w:p>
          <w:p w14:paraId="75C40155" w14:textId="076672F5" w:rsidR="001B34E5" w:rsidRPr="00F01C62" w:rsidRDefault="001B34E5" w:rsidP="001B34E5">
            <w:pPr>
              <w:pStyle w:val="GOSTTablenorm"/>
            </w:pPr>
            <w:r w:rsidRPr="00F01C62">
              <w:t>Если в реквизите содержится значение в формате ХХХХ-УУ – записывается в атри</w:t>
            </w:r>
            <w:r w:rsidRPr="00F01C62">
              <w:lastRenderedPageBreak/>
              <w:t>бут Код_НПА_Кт после преобразования (только первые 4 символа).</w:t>
            </w:r>
          </w:p>
          <w:p w14:paraId="303C0965" w14:textId="293F9421" w:rsidR="001B34E5" w:rsidRPr="00F01C62" w:rsidRDefault="001B34E5" w:rsidP="001B34E5">
            <w:pPr>
              <w:pStyle w:val="GOSTTablenorm"/>
            </w:pPr>
            <w:r w:rsidRPr="00F01C62">
              <w:t>Если в реквизите документа содержится значение «-» (прочерк) или реквизит не заполнен - атрибут Код_НПА</w:t>
            </w:r>
            <w:r>
              <w:t>_Кт не заполняется (пусто)</w:t>
            </w:r>
          </w:p>
        </w:tc>
      </w:tr>
      <w:tr w:rsidR="001B34E5" w:rsidRPr="00B9499D" w14:paraId="5912AD60" w14:textId="77777777" w:rsidTr="00F265CC">
        <w:tc>
          <w:tcPr>
            <w:tcW w:w="1109" w:type="pct"/>
          </w:tcPr>
          <w:p w14:paraId="4F2E635B" w14:textId="0BE220DD" w:rsidR="001B34E5" w:rsidRPr="00F01C62" w:rsidRDefault="001B34E5" w:rsidP="001B34E5">
            <w:pPr>
              <w:pStyle w:val="GOSTTablenorm"/>
            </w:pPr>
            <w:r w:rsidRPr="00F01C62">
              <w:lastRenderedPageBreak/>
              <w:t>Направление_выплаты_Кт</w:t>
            </w:r>
          </w:p>
        </w:tc>
        <w:tc>
          <w:tcPr>
            <w:tcW w:w="302" w:type="pct"/>
          </w:tcPr>
          <w:p w14:paraId="41A68728" w14:textId="159D9EC4" w:rsidR="001B34E5" w:rsidRPr="00F01C62" w:rsidRDefault="001B34E5" w:rsidP="001B34E5">
            <w:pPr>
              <w:pStyle w:val="GOSTTablenorm"/>
            </w:pPr>
            <w:r w:rsidRPr="00F01C62">
              <w:t>да</w:t>
            </w:r>
          </w:p>
        </w:tc>
        <w:tc>
          <w:tcPr>
            <w:tcW w:w="1109" w:type="pct"/>
          </w:tcPr>
          <w:p w14:paraId="2C9BCEFE" w14:textId="476B6531" w:rsidR="001B34E5" w:rsidRPr="00F01C62" w:rsidRDefault="001B34E5" w:rsidP="001B34E5">
            <w:pPr>
              <w:pStyle w:val="GOSTTablenorm"/>
            </w:pPr>
            <w:r w:rsidRPr="00F01C62">
              <w:t>Направление выплаты по Кт</w:t>
            </w:r>
          </w:p>
        </w:tc>
        <w:tc>
          <w:tcPr>
            <w:tcW w:w="1109" w:type="pct"/>
          </w:tcPr>
          <w:p w14:paraId="7060A85C" w14:textId="41515EC8" w:rsidR="001B34E5" w:rsidRPr="00F01C62" w:rsidRDefault="001B34E5" w:rsidP="001B34E5">
            <w:pPr>
              <w:pStyle w:val="GOSTTablenorm"/>
            </w:pPr>
            <w:r w:rsidRPr="00F01C62">
              <w:t>T0504833:CT_KS</w:t>
            </w:r>
          </w:p>
        </w:tc>
        <w:tc>
          <w:tcPr>
            <w:tcW w:w="1371" w:type="pct"/>
          </w:tcPr>
          <w:p w14:paraId="0AF76A23" w14:textId="6AEB1359" w:rsidR="001B34E5" w:rsidRPr="00F01C62" w:rsidRDefault="001B34E5" w:rsidP="001B34E5">
            <w:pPr>
              <w:pStyle w:val="GOSTTablenorm"/>
            </w:pPr>
            <w:r w:rsidRPr="00F01C62">
              <w:t>Если в реквизите документа содержится значение в формате ХХХХ – атрибут Направление_вып</w:t>
            </w:r>
            <w:r>
              <w:t>латы_Кт не заполняется (пусто).</w:t>
            </w:r>
          </w:p>
          <w:p w14:paraId="2CEECDD9" w14:textId="2728BD33" w:rsidR="001B34E5" w:rsidRPr="00F01C62" w:rsidRDefault="001B34E5" w:rsidP="001B34E5">
            <w:pPr>
              <w:pStyle w:val="GOSTTablenorm"/>
            </w:pPr>
            <w:r w:rsidRPr="00F01C62">
              <w:t>Если в реквизите документа содержится значение в формате ХХХХ-УУ – записывается в атрибут Направление_выплаты_Кт после преобразования (только последние 2 символа).</w:t>
            </w:r>
          </w:p>
          <w:p w14:paraId="4727B334" w14:textId="17188629" w:rsidR="001B34E5" w:rsidRPr="00F01C62" w:rsidRDefault="001B34E5" w:rsidP="001B34E5">
            <w:pPr>
              <w:pStyle w:val="GOSTTablenorm"/>
            </w:pPr>
            <w:r w:rsidRPr="00F01C62">
              <w:t>Если в реквизите документа содержится значение «-» (прочерк) или реквизит не заполнен - атрибут Направление_выплаты_Кт не заполняется (пусто)</w:t>
            </w:r>
          </w:p>
        </w:tc>
      </w:tr>
      <w:tr w:rsidR="001B34E5" w:rsidRPr="00B9499D" w14:paraId="26C8D2E1" w14:textId="77777777" w:rsidTr="00F265CC">
        <w:tc>
          <w:tcPr>
            <w:tcW w:w="1109" w:type="pct"/>
          </w:tcPr>
          <w:p w14:paraId="4217FBF1" w14:textId="31C67008" w:rsidR="001B34E5" w:rsidRPr="00F01C62" w:rsidRDefault="001B34E5" w:rsidP="001B34E5">
            <w:pPr>
              <w:pStyle w:val="GOSTTablenorm"/>
            </w:pPr>
            <w:r w:rsidRPr="00F01C62">
              <w:t>БО_Дт</w:t>
            </w:r>
          </w:p>
        </w:tc>
        <w:tc>
          <w:tcPr>
            <w:tcW w:w="302" w:type="pct"/>
          </w:tcPr>
          <w:p w14:paraId="2D293587" w14:textId="2BFB4087" w:rsidR="001B34E5" w:rsidRPr="00F01C62" w:rsidRDefault="001B34E5" w:rsidP="001B34E5">
            <w:pPr>
              <w:pStyle w:val="GOSTTablenorm"/>
            </w:pPr>
            <w:r w:rsidRPr="00F01C62">
              <w:t>нет</w:t>
            </w:r>
          </w:p>
        </w:tc>
        <w:tc>
          <w:tcPr>
            <w:tcW w:w="1109" w:type="pct"/>
          </w:tcPr>
          <w:p w14:paraId="20F741E1" w14:textId="6E66AC30" w:rsidR="001B34E5" w:rsidRPr="00F01C62" w:rsidRDefault="001B34E5" w:rsidP="001B34E5">
            <w:pPr>
              <w:pStyle w:val="GOSTTablenorm"/>
            </w:pPr>
            <w:r w:rsidRPr="00F01C62">
              <w:t>Бюджетное обязательство по Дт</w:t>
            </w:r>
          </w:p>
        </w:tc>
        <w:tc>
          <w:tcPr>
            <w:tcW w:w="1109" w:type="pct"/>
          </w:tcPr>
          <w:p w14:paraId="48A7134E" w14:textId="26374DB2" w:rsidR="001B34E5" w:rsidRPr="00F01C62" w:rsidRDefault="001B34E5" w:rsidP="001B34E5">
            <w:pPr>
              <w:pStyle w:val="GOSTTablenorm"/>
            </w:pPr>
            <w:r w:rsidRPr="00F01C62">
              <w:t>T0504833:DT_BO</w:t>
            </w:r>
          </w:p>
        </w:tc>
        <w:tc>
          <w:tcPr>
            <w:tcW w:w="1371" w:type="pct"/>
          </w:tcPr>
          <w:p w14:paraId="4C9C6483" w14:textId="77777777" w:rsidR="001B34E5" w:rsidRPr="00F01C62" w:rsidRDefault="001B34E5" w:rsidP="001B34E5">
            <w:pPr>
              <w:pStyle w:val="GOSTTablenorm"/>
            </w:pPr>
          </w:p>
        </w:tc>
      </w:tr>
      <w:tr w:rsidR="001B34E5" w:rsidRPr="00B9499D" w14:paraId="0FEE7A5E" w14:textId="77777777" w:rsidTr="00F265CC">
        <w:tc>
          <w:tcPr>
            <w:tcW w:w="1109" w:type="pct"/>
          </w:tcPr>
          <w:p w14:paraId="014EBAB0" w14:textId="24C4A765" w:rsidR="001B34E5" w:rsidRPr="00F01C62" w:rsidRDefault="001B34E5" w:rsidP="001B34E5">
            <w:pPr>
              <w:pStyle w:val="GOSTTablenorm"/>
            </w:pPr>
            <w:r w:rsidRPr="00F01C62">
              <w:t>БО_Кт</w:t>
            </w:r>
          </w:p>
        </w:tc>
        <w:tc>
          <w:tcPr>
            <w:tcW w:w="302" w:type="pct"/>
          </w:tcPr>
          <w:p w14:paraId="445CA736" w14:textId="1E4B2D8C" w:rsidR="001B34E5" w:rsidRPr="00F01C62" w:rsidRDefault="001B34E5" w:rsidP="001B34E5">
            <w:pPr>
              <w:pStyle w:val="GOSTTablenorm"/>
            </w:pPr>
            <w:r w:rsidRPr="00F01C62">
              <w:t>нет</w:t>
            </w:r>
          </w:p>
        </w:tc>
        <w:tc>
          <w:tcPr>
            <w:tcW w:w="1109" w:type="pct"/>
          </w:tcPr>
          <w:p w14:paraId="3187A214" w14:textId="73E8AE16" w:rsidR="001B34E5" w:rsidRPr="00F01C62" w:rsidRDefault="001B34E5" w:rsidP="001B34E5">
            <w:pPr>
              <w:pStyle w:val="GOSTTablenorm"/>
            </w:pPr>
            <w:r w:rsidRPr="00F01C62">
              <w:t>Бюджетное обязательство по Кт</w:t>
            </w:r>
          </w:p>
        </w:tc>
        <w:tc>
          <w:tcPr>
            <w:tcW w:w="1109" w:type="pct"/>
          </w:tcPr>
          <w:p w14:paraId="3B61A7F1" w14:textId="543DCAD5" w:rsidR="001B34E5" w:rsidRPr="00F01C62" w:rsidRDefault="001B34E5" w:rsidP="001B34E5">
            <w:pPr>
              <w:pStyle w:val="GOSTTablenorm"/>
            </w:pPr>
            <w:r w:rsidRPr="00F01C62">
              <w:t>T0504833:CT_BO</w:t>
            </w:r>
          </w:p>
        </w:tc>
        <w:tc>
          <w:tcPr>
            <w:tcW w:w="1371" w:type="pct"/>
          </w:tcPr>
          <w:p w14:paraId="2C7497C0" w14:textId="77777777" w:rsidR="001B34E5" w:rsidRPr="00F01C62" w:rsidRDefault="001B34E5" w:rsidP="001B34E5">
            <w:pPr>
              <w:pStyle w:val="GOSTTablenorm"/>
            </w:pPr>
          </w:p>
        </w:tc>
      </w:tr>
      <w:tr w:rsidR="001B34E5" w:rsidRPr="00B9499D" w14:paraId="10EC7088" w14:textId="77777777" w:rsidTr="00F265CC">
        <w:tc>
          <w:tcPr>
            <w:tcW w:w="1109" w:type="pct"/>
          </w:tcPr>
          <w:p w14:paraId="4AD924EA" w14:textId="7E8FE280" w:rsidR="001B34E5" w:rsidRPr="00F01C62" w:rsidRDefault="001B34E5" w:rsidP="001B34E5">
            <w:pPr>
              <w:pStyle w:val="GOSTTablenorm"/>
            </w:pPr>
            <w:r w:rsidRPr="00F01C62">
              <w:t>ОКТМО_Дт</w:t>
            </w:r>
          </w:p>
        </w:tc>
        <w:tc>
          <w:tcPr>
            <w:tcW w:w="302" w:type="pct"/>
          </w:tcPr>
          <w:p w14:paraId="076A0AC4" w14:textId="71400D00" w:rsidR="001B34E5" w:rsidRPr="00F01C62" w:rsidRDefault="001B34E5" w:rsidP="001B34E5">
            <w:pPr>
              <w:pStyle w:val="GOSTTablenorm"/>
            </w:pPr>
            <w:r w:rsidRPr="00F01C62">
              <w:t>нет</w:t>
            </w:r>
          </w:p>
        </w:tc>
        <w:tc>
          <w:tcPr>
            <w:tcW w:w="1109" w:type="pct"/>
          </w:tcPr>
          <w:p w14:paraId="0A2BA7F2" w14:textId="42B6E866" w:rsidR="001B34E5" w:rsidRPr="00F01C62" w:rsidRDefault="001B34E5" w:rsidP="001B34E5">
            <w:pPr>
              <w:pStyle w:val="GOSTTablenorm"/>
            </w:pPr>
            <w:r w:rsidRPr="00F01C62">
              <w:t>ОКТМО по Дт</w:t>
            </w:r>
          </w:p>
        </w:tc>
        <w:tc>
          <w:tcPr>
            <w:tcW w:w="1109" w:type="pct"/>
          </w:tcPr>
          <w:p w14:paraId="47D69EDE" w14:textId="0B5DA50B" w:rsidR="001B34E5" w:rsidRPr="00F01C62" w:rsidRDefault="001B34E5" w:rsidP="001B34E5">
            <w:pPr>
              <w:pStyle w:val="GOSTTablenorm"/>
            </w:pPr>
            <w:r w:rsidRPr="00F01C62">
              <w:t>T0504833:DT_OKTMO</w:t>
            </w:r>
          </w:p>
        </w:tc>
        <w:tc>
          <w:tcPr>
            <w:tcW w:w="1371" w:type="pct"/>
          </w:tcPr>
          <w:p w14:paraId="0F998E15" w14:textId="77777777" w:rsidR="001B34E5" w:rsidRPr="00F01C62" w:rsidRDefault="001B34E5" w:rsidP="001B34E5">
            <w:pPr>
              <w:pStyle w:val="GOSTTablenorm"/>
            </w:pPr>
          </w:p>
        </w:tc>
      </w:tr>
      <w:tr w:rsidR="001B34E5" w:rsidRPr="00B9499D" w14:paraId="4CC6D48F" w14:textId="77777777" w:rsidTr="00F265CC">
        <w:tc>
          <w:tcPr>
            <w:tcW w:w="1109" w:type="pct"/>
          </w:tcPr>
          <w:p w14:paraId="59A5CE06" w14:textId="70F139B7" w:rsidR="001B34E5" w:rsidRPr="00F01C62" w:rsidRDefault="001B34E5" w:rsidP="001B34E5">
            <w:pPr>
              <w:pStyle w:val="GOSTTablenorm"/>
            </w:pPr>
            <w:r w:rsidRPr="00F01C62">
              <w:t>ОКТМО_Кт</w:t>
            </w:r>
          </w:p>
        </w:tc>
        <w:tc>
          <w:tcPr>
            <w:tcW w:w="302" w:type="pct"/>
          </w:tcPr>
          <w:p w14:paraId="48DD93FF" w14:textId="413FAC04" w:rsidR="001B34E5" w:rsidRPr="00F01C62" w:rsidRDefault="001B34E5" w:rsidP="001B34E5">
            <w:pPr>
              <w:pStyle w:val="GOSTTablenorm"/>
            </w:pPr>
            <w:r w:rsidRPr="00F01C62">
              <w:t>нет</w:t>
            </w:r>
          </w:p>
        </w:tc>
        <w:tc>
          <w:tcPr>
            <w:tcW w:w="1109" w:type="pct"/>
          </w:tcPr>
          <w:p w14:paraId="778372FA" w14:textId="7DFE6DD0" w:rsidR="001B34E5" w:rsidRPr="00F01C62" w:rsidRDefault="001B34E5" w:rsidP="001B34E5">
            <w:pPr>
              <w:pStyle w:val="GOSTTablenorm"/>
            </w:pPr>
            <w:r w:rsidRPr="00F01C62">
              <w:t>ОКТМО по Кт</w:t>
            </w:r>
          </w:p>
        </w:tc>
        <w:tc>
          <w:tcPr>
            <w:tcW w:w="1109" w:type="pct"/>
          </w:tcPr>
          <w:p w14:paraId="08DEDCC1" w14:textId="22914587" w:rsidR="001B34E5" w:rsidRPr="00F01C62" w:rsidRDefault="001B34E5" w:rsidP="001B34E5">
            <w:pPr>
              <w:pStyle w:val="GOSTTablenorm"/>
            </w:pPr>
            <w:r w:rsidRPr="00F01C62">
              <w:t>T0504833:CT_OKTMO</w:t>
            </w:r>
          </w:p>
        </w:tc>
        <w:tc>
          <w:tcPr>
            <w:tcW w:w="1371" w:type="pct"/>
          </w:tcPr>
          <w:p w14:paraId="68C79C5F" w14:textId="77777777" w:rsidR="001B34E5" w:rsidRPr="00F01C62" w:rsidRDefault="001B34E5" w:rsidP="001B34E5">
            <w:pPr>
              <w:pStyle w:val="GOSTTablenorm"/>
            </w:pPr>
          </w:p>
        </w:tc>
      </w:tr>
      <w:tr w:rsidR="001B34E5" w:rsidRPr="00B9499D" w14:paraId="6D0A8500" w14:textId="77777777" w:rsidTr="00F265CC">
        <w:tc>
          <w:tcPr>
            <w:tcW w:w="1109" w:type="pct"/>
          </w:tcPr>
          <w:p w14:paraId="02D548F2" w14:textId="1AF1D98B" w:rsidR="001B34E5" w:rsidRPr="00F01C62" w:rsidRDefault="001B34E5" w:rsidP="001B34E5">
            <w:pPr>
              <w:pStyle w:val="GOSTTablenorm"/>
            </w:pPr>
            <w:r w:rsidRPr="00F01C62">
              <w:t>ПЗО_Дт</w:t>
            </w:r>
          </w:p>
        </w:tc>
        <w:tc>
          <w:tcPr>
            <w:tcW w:w="302" w:type="pct"/>
          </w:tcPr>
          <w:p w14:paraId="4B5C1AF8" w14:textId="58EC6B7E" w:rsidR="001B34E5" w:rsidRPr="00F01C62" w:rsidRDefault="001B34E5" w:rsidP="001B34E5">
            <w:pPr>
              <w:pStyle w:val="GOSTTablenorm"/>
            </w:pPr>
            <w:r w:rsidRPr="00F01C62">
              <w:t>нет</w:t>
            </w:r>
          </w:p>
        </w:tc>
        <w:tc>
          <w:tcPr>
            <w:tcW w:w="1109" w:type="pct"/>
          </w:tcPr>
          <w:p w14:paraId="278378A2" w14:textId="319FEAC8" w:rsidR="001B34E5" w:rsidRPr="00F01C62" w:rsidRDefault="001B34E5" w:rsidP="001B34E5">
            <w:pPr>
              <w:pStyle w:val="GOSTTablenorm"/>
            </w:pPr>
            <w:r w:rsidRPr="00F01C62">
              <w:t>Признак заключительных оборотов по Дт</w:t>
            </w:r>
          </w:p>
        </w:tc>
        <w:tc>
          <w:tcPr>
            <w:tcW w:w="1109" w:type="pct"/>
          </w:tcPr>
          <w:p w14:paraId="79B7B5D7" w14:textId="615C190B" w:rsidR="001B34E5" w:rsidRPr="00F01C62" w:rsidRDefault="001B34E5" w:rsidP="001B34E5">
            <w:pPr>
              <w:pStyle w:val="GOSTTablenorm"/>
            </w:pPr>
            <w:r w:rsidRPr="00F01C62">
              <w:t>T0504833:DT_PZO</w:t>
            </w:r>
          </w:p>
        </w:tc>
        <w:tc>
          <w:tcPr>
            <w:tcW w:w="1371" w:type="pct"/>
          </w:tcPr>
          <w:p w14:paraId="17C7F4E4" w14:textId="77777777" w:rsidR="001B34E5" w:rsidRPr="00F01C62" w:rsidRDefault="001B34E5" w:rsidP="001B34E5">
            <w:pPr>
              <w:pStyle w:val="GOSTTablenorm"/>
            </w:pPr>
          </w:p>
        </w:tc>
      </w:tr>
      <w:tr w:rsidR="001B34E5" w:rsidRPr="00B9499D" w14:paraId="6EF8AA17" w14:textId="77777777" w:rsidTr="00F265CC">
        <w:tc>
          <w:tcPr>
            <w:tcW w:w="1109" w:type="pct"/>
          </w:tcPr>
          <w:p w14:paraId="479D375A" w14:textId="4B337B78" w:rsidR="001B34E5" w:rsidRPr="00F01C62" w:rsidRDefault="001B34E5" w:rsidP="001B34E5">
            <w:pPr>
              <w:pStyle w:val="GOSTTablenorm"/>
            </w:pPr>
            <w:r w:rsidRPr="00F01C62">
              <w:t>ПЗО_Кт</w:t>
            </w:r>
          </w:p>
        </w:tc>
        <w:tc>
          <w:tcPr>
            <w:tcW w:w="302" w:type="pct"/>
          </w:tcPr>
          <w:p w14:paraId="75615654" w14:textId="314E41FE" w:rsidR="001B34E5" w:rsidRPr="00F01C62" w:rsidRDefault="001B34E5" w:rsidP="001B34E5">
            <w:pPr>
              <w:pStyle w:val="GOSTTablenorm"/>
            </w:pPr>
            <w:r w:rsidRPr="00F01C62">
              <w:t>нет</w:t>
            </w:r>
          </w:p>
        </w:tc>
        <w:tc>
          <w:tcPr>
            <w:tcW w:w="1109" w:type="pct"/>
          </w:tcPr>
          <w:p w14:paraId="3239BE2A" w14:textId="5EFED3E5" w:rsidR="001B34E5" w:rsidRPr="00F01C62" w:rsidRDefault="001B34E5" w:rsidP="001B34E5">
            <w:pPr>
              <w:pStyle w:val="GOSTTablenorm"/>
            </w:pPr>
            <w:r w:rsidRPr="00F01C62">
              <w:t>Признак заключительных оборо</w:t>
            </w:r>
            <w:r w:rsidRPr="00F01C62">
              <w:lastRenderedPageBreak/>
              <w:t>тов по Кт</w:t>
            </w:r>
          </w:p>
        </w:tc>
        <w:tc>
          <w:tcPr>
            <w:tcW w:w="1109" w:type="pct"/>
          </w:tcPr>
          <w:p w14:paraId="6C412F97" w14:textId="07BA09B3" w:rsidR="001B34E5" w:rsidRPr="00F01C62" w:rsidRDefault="001B34E5" w:rsidP="001B34E5">
            <w:pPr>
              <w:pStyle w:val="GOSTTablenorm"/>
            </w:pPr>
            <w:r w:rsidRPr="00F01C62">
              <w:lastRenderedPageBreak/>
              <w:t>T0504833:CT_PZO</w:t>
            </w:r>
          </w:p>
        </w:tc>
        <w:tc>
          <w:tcPr>
            <w:tcW w:w="1371" w:type="pct"/>
          </w:tcPr>
          <w:p w14:paraId="1BCBA7FF" w14:textId="77777777" w:rsidR="001B34E5" w:rsidRPr="00F01C62" w:rsidRDefault="001B34E5" w:rsidP="001B34E5">
            <w:pPr>
              <w:pStyle w:val="GOSTTablenorm"/>
            </w:pPr>
          </w:p>
        </w:tc>
      </w:tr>
      <w:tr w:rsidR="001B34E5" w:rsidRPr="00B9499D" w14:paraId="17D2D5D9" w14:textId="77777777" w:rsidTr="00F265CC">
        <w:tc>
          <w:tcPr>
            <w:tcW w:w="1109" w:type="pct"/>
          </w:tcPr>
          <w:p w14:paraId="54A226FF" w14:textId="414DEC48" w:rsidR="001B34E5" w:rsidRPr="00F01C62" w:rsidRDefault="001B34E5" w:rsidP="001B34E5">
            <w:pPr>
              <w:pStyle w:val="GOSTTablenorm"/>
            </w:pPr>
            <w:r w:rsidRPr="00F01C62">
              <w:t>ОКС_КМИ_Дт</w:t>
            </w:r>
          </w:p>
        </w:tc>
        <w:tc>
          <w:tcPr>
            <w:tcW w:w="302" w:type="pct"/>
          </w:tcPr>
          <w:p w14:paraId="6BBEDB2D" w14:textId="798B6936" w:rsidR="001B34E5" w:rsidRPr="00F01C62" w:rsidRDefault="001B34E5" w:rsidP="001B34E5">
            <w:pPr>
              <w:pStyle w:val="GOSTTablenorm"/>
            </w:pPr>
            <w:r w:rsidRPr="00F01C62">
              <w:t>нет</w:t>
            </w:r>
          </w:p>
        </w:tc>
        <w:tc>
          <w:tcPr>
            <w:tcW w:w="1109" w:type="pct"/>
          </w:tcPr>
          <w:p w14:paraId="13EB45AF" w14:textId="34C4A4CE" w:rsidR="001B34E5" w:rsidRPr="00F01C62" w:rsidRDefault="001B34E5" w:rsidP="001B34E5">
            <w:pPr>
              <w:pStyle w:val="GOSTTablenorm"/>
            </w:pPr>
            <w:r w:rsidRPr="00F01C62">
              <w:t>ОКС/КМИ по Дт</w:t>
            </w:r>
          </w:p>
        </w:tc>
        <w:tc>
          <w:tcPr>
            <w:tcW w:w="1109" w:type="pct"/>
          </w:tcPr>
          <w:p w14:paraId="43DD19A0" w14:textId="42239987" w:rsidR="001B34E5" w:rsidRPr="00F01C62" w:rsidRDefault="001B34E5" w:rsidP="001B34E5">
            <w:pPr>
              <w:pStyle w:val="GOSTTablenorm"/>
            </w:pPr>
            <w:r w:rsidRPr="00F01C62">
              <w:t>T0504833:DT_FAIP</w:t>
            </w:r>
          </w:p>
        </w:tc>
        <w:tc>
          <w:tcPr>
            <w:tcW w:w="1371" w:type="pct"/>
          </w:tcPr>
          <w:p w14:paraId="142CDACE" w14:textId="77777777" w:rsidR="001B34E5" w:rsidRPr="00F01C62" w:rsidRDefault="001B34E5" w:rsidP="001B34E5">
            <w:pPr>
              <w:pStyle w:val="GOSTTablenorm"/>
            </w:pPr>
          </w:p>
        </w:tc>
      </w:tr>
      <w:tr w:rsidR="001B34E5" w:rsidRPr="00B9499D" w14:paraId="59FDABFB" w14:textId="77777777" w:rsidTr="00F265CC">
        <w:tc>
          <w:tcPr>
            <w:tcW w:w="1109" w:type="pct"/>
          </w:tcPr>
          <w:p w14:paraId="0E62A47A" w14:textId="656E5AAC" w:rsidR="001B34E5" w:rsidRPr="00F01C62" w:rsidRDefault="001B34E5" w:rsidP="001B34E5">
            <w:pPr>
              <w:pStyle w:val="GOSTTablenorm"/>
            </w:pPr>
            <w:r w:rsidRPr="00F01C62">
              <w:t>ОКС_КМИ_Кт</w:t>
            </w:r>
          </w:p>
        </w:tc>
        <w:tc>
          <w:tcPr>
            <w:tcW w:w="302" w:type="pct"/>
          </w:tcPr>
          <w:p w14:paraId="794C8A19" w14:textId="396133D0" w:rsidR="001B34E5" w:rsidRPr="00F01C62" w:rsidRDefault="001B34E5" w:rsidP="001B34E5">
            <w:pPr>
              <w:pStyle w:val="GOSTTablenorm"/>
            </w:pPr>
            <w:r w:rsidRPr="00F01C62">
              <w:t>нет</w:t>
            </w:r>
          </w:p>
        </w:tc>
        <w:tc>
          <w:tcPr>
            <w:tcW w:w="1109" w:type="pct"/>
          </w:tcPr>
          <w:p w14:paraId="085AE09D" w14:textId="76F34B9F" w:rsidR="001B34E5" w:rsidRPr="00F01C62" w:rsidRDefault="001B34E5" w:rsidP="001B34E5">
            <w:pPr>
              <w:pStyle w:val="GOSTTablenorm"/>
            </w:pPr>
            <w:r w:rsidRPr="00F01C62">
              <w:t>ОКС/КМИ по Кт</w:t>
            </w:r>
          </w:p>
        </w:tc>
        <w:tc>
          <w:tcPr>
            <w:tcW w:w="1109" w:type="pct"/>
          </w:tcPr>
          <w:p w14:paraId="2167A082" w14:textId="5E82AC17" w:rsidR="001B34E5" w:rsidRPr="00F01C62" w:rsidRDefault="001B34E5" w:rsidP="001B34E5">
            <w:pPr>
              <w:pStyle w:val="GOSTTablenorm"/>
            </w:pPr>
            <w:r w:rsidRPr="00F01C62">
              <w:t>T0504833:CT_FAIP</w:t>
            </w:r>
          </w:p>
        </w:tc>
        <w:tc>
          <w:tcPr>
            <w:tcW w:w="1371" w:type="pct"/>
          </w:tcPr>
          <w:p w14:paraId="1F855AEB" w14:textId="77777777" w:rsidR="001B34E5" w:rsidRPr="00F01C62" w:rsidRDefault="001B34E5" w:rsidP="001B34E5">
            <w:pPr>
              <w:pStyle w:val="GOSTTablenorm"/>
            </w:pPr>
          </w:p>
        </w:tc>
      </w:tr>
      <w:tr w:rsidR="001B34E5" w:rsidRPr="00B9499D" w14:paraId="1128650E" w14:textId="77777777" w:rsidTr="00F265CC">
        <w:tc>
          <w:tcPr>
            <w:tcW w:w="1109" w:type="pct"/>
          </w:tcPr>
          <w:p w14:paraId="73BBA861" w14:textId="7A5F16FC" w:rsidR="001B34E5" w:rsidRPr="00F01C62" w:rsidRDefault="001B34E5" w:rsidP="001B34E5">
            <w:pPr>
              <w:pStyle w:val="GOSTTablenorm"/>
            </w:pPr>
            <w:r w:rsidRPr="00F01C62">
              <w:t>ФО_Дт</w:t>
            </w:r>
          </w:p>
        </w:tc>
        <w:tc>
          <w:tcPr>
            <w:tcW w:w="302" w:type="pct"/>
          </w:tcPr>
          <w:p w14:paraId="0137762C" w14:textId="5F721A17" w:rsidR="001B34E5" w:rsidRPr="00F01C62" w:rsidRDefault="001B34E5" w:rsidP="001B34E5">
            <w:pPr>
              <w:pStyle w:val="GOSTTablenorm"/>
            </w:pPr>
            <w:r w:rsidRPr="00F01C62">
              <w:t>нет</w:t>
            </w:r>
          </w:p>
        </w:tc>
        <w:tc>
          <w:tcPr>
            <w:tcW w:w="1109" w:type="pct"/>
          </w:tcPr>
          <w:p w14:paraId="47BD1CDF" w14:textId="1EC0B4CC" w:rsidR="001B34E5" w:rsidRPr="00F01C62" w:rsidRDefault="001B34E5" w:rsidP="001B34E5">
            <w:pPr>
              <w:pStyle w:val="GOSTTablenorm"/>
            </w:pPr>
            <w:r w:rsidRPr="00F01C62">
              <w:t>Финансовый орган по Дт</w:t>
            </w:r>
          </w:p>
        </w:tc>
        <w:tc>
          <w:tcPr>
            <w:tcW w:w="1109" w:type="pct"/>
          </w:tcPr>
          <w:p w14:paraId="3D097B44" w14:textId="70AE4336" w:rsidR="001B34E5" w:rsidRPr="00F01C62" w:rsidRDefault="001B34E5" w:rsidP="001B34E5">
            <w:pPr>
              <w:pStyle w:val="GOSTTablenorm"/>
            </w:pPr>
            <w:r w:rsidRPr="00F01C62">
              <w:t>T0504833:DT_FO</w:t>
            </w:r>
          </w:p>
        </w:tc>
        <w:tc>
          <w:tcPr>
            <w:tcW w:w="1371" w:type="pct"/>
          </w:tcPr>
          <w:p w14:paraId="2FCAC65B" w14:textId="77777777" w:rsidR="001B34E5" w:rsidRPr="00F01C62" w:rsidRDefault="001B34E5" w:rsidP="001B34E5">
            <w:pPr>
              <w:pStyle w:val="GOSTTablenorm"/>
            </w:pPr>
          </w:p>
        </w:tc>
      </w:tr>
      <w:tr w:rsidR="001B34E5" w:rsidRPr="00B9499D" w14:paraId="00CBCCAA" w14:textId="77777777" w:rsidTr="00F265CC">
        <w:tc>
          <w:tcPr>
            <w:tcW w:w="1109" w:type="pct"/>
          </w:tcPr>
          <w:p w14:paraId="55B99550" w14:textId="2D01CC2A" w:rsidR="001B34E5" w:rsidRPr="00F01C62" w:rsidRDefault="001B34E5" w:rsidP="001B34E5">
            <w:pPr>
              <w:pStyle w:val="GOSTTablenorm"/>
            </w:pPr>
            <w:r w:rsidRPr="00F01C62">
              <w:t>ФО_Кт</w:t>
            </w:r>
          </w:p>
        </w:tc>
        <w:tc>
          <w:tcPr>
            <w:tcW w:w="302" w:type="pct"/>
          </w:tcPr>
          <w:p w14:paraId="4BA205FD" w14:textId="2DC61FDA" w:rsidR="001B34E5" w:rsidRPr="00F01C62" w:rsidRDefault="001B34E5" w:rsidP="001B34E5">
            <w:pPr>
              <w:pStyle w:val="GOSTTablenorm"/>
            </w:pPr>
            <w:r w:rsidRPr="00F01C62">
              <w:t>нет</w:t>
            </w:r>
          </w:p>
        </w:tc>
        <w:tc>
          <w:tcPr>
            <w:tcW w:w="1109" w:type="pct"/>
          </w:tcPr>
          <w:p w14:paraId="21CC9247" w14:textId="61E4BBB7" w:rsidR="001B34E5" w:rsidRPr="00F01C62" w:rsidRDefault="001B34E5" w:rsidP="001B34E5">
            <w:pPr>
              <w:pStyle w:val="GOSTTablenorm"/>
            </w:pPr>
            <w:r w:rsidRPr="00F01C62">
              <w:t>Финансовый орган по Кт</w:t>
            </w:r>
          </w:p>
        </w:tc>
        <w:tc>
          <w:tcPr>
            <w:tcW w:w="1109" w:type="pct"/>
          </w:tcPr>
          <w:p w14:paraId="40147FB1" w14:textId="3B3085ED" w:rsidR="001B34E5" w:rsidRPr="00F01C62" w:rsidRDefault="001B34E5" w:rsidP="00FF5D04">
            <w:pPr>
              <w:pStyle w:val="GOSTTablenorm"/>
            </w:pPr>
            <w:r w:rsidRPr="00F01C62">
              <w:t>T0504833:</w:t>
            </w:r>
            <w:ins w:id="12942" w:author="Сатлер Марина Викторовна" w:date="2024-04-26T17:20:00Z">
              <w:r w:rsidR="00FF5D04">
                <w:rPr>
                  <w:lang w:val="en-US"/>
                </w:rPr>
                <w:t>C</w:t>
              </w:r>
            </w:ins>
            <w:r w:rsidRPr="00F01C62">
              <w:t>T_FO</w:t>
            </w:r>
          </w:p>
        </w:tc>
        <w:tc>
          <w:tcPr>
            <w:tcW w:w="1371" w:type="pct"/>
          </w:tcPr>
          <w:p w14:paraId="6D73713B" w14:textId="77777777" w:rsidR="001B34E5" w:rsidRPr="00F01C62" w:rsidRDefault="001B34E5" w:rsidP="001B34E5">
            <w:pPr>
              <w:pStyle w:val="GOSTTablenorm"/>
            </w:pPr>
          </w:p>
        </w:tc>
      </w:tr>
      <w:tr w:rsidR="00160506" w:rsidRPr="00B9499D" w14:paraId="24C34D64" w14:textId="77777777" w:rsidTr="00F265CC">
        <w:trPr>
          <w:ins w:id="12943" w:author="Краснова Наталья EXP-274686" w:date="2024-04-27T15:00:00Z"/>
        </w:trPr>
        <w:tc>
          <w:tcPr>
            <w:tcW w:w="1109" w:type="pct"/>
          </w:tcPr>
          <w:p w14:paraId="378A62B0" w14:textId="39F7DB69" w:rsidR="00160506" w:rsidRPr="00F01C62" w:rsidRDefault="001C4BC1" w:rsidP="00160506">
            <w:pPr>
              <w:pStyle w:val="GOSTTablenorm"/>
              <w:rPr>
                <w:ins w:id="12944" w:author="Краснова Наталья EXP-274686" w:date="2024-04-27T15:00:00Z"/>
              </w:rPr>
            </w:pPr>
            <w:ins w:id="12945" w:author="Краснова Наталья EXP-274686" w:date="2024-04-27T15:09:00Z">
              <w:r w:rsidRPr="001C4BC1">
                <w:t>Счет_контрагента_Дт</w:t>
              </w:r>
            </w:ins>
          </w:p>
        </w:tc>
        <w:tc>
          <w:tcPr>
            <w:tcW w:w="302" w:type="pct"/>
          </w:tcPr>
          <w:p w14:paraId="52F8D5A6" w14:textId="410709B4" w:rsidR="00160506" w:rsidRPr="00F01C62" w:rsidRDefault="00160506" w:rsidP="00160506">
            <w:pPr>
              <w:pStyle w:val="GOSTTablenorm"/>
              <w:rPr>
                <w:ins w:id="12946" w:author="Краснова Наталья EXP-274686" w:date="2024-04-27T15:00:00Z"/>
              </w:rPr>
            </w:pPr>
            <w:ins w:id="12947" w:author="Краснова Наталья EXP-274686" w:date="2024-04-27T15:01:00Z">
              <w:r w:rsidRPr="006B36CC">
                <w:t>нет</w:t>
              </w:r>
            </w:ins>
          </w:p>
        </w:tc>
        <w:tc>
          <w:tcPr>
            <w:tcW w:w="1109" w:type="pct"/>
          </w:tcPr>
          <w:p w14:paraId="2F2927BC" w14:textId="3C143091" w:rsidR="00160506" w:rsidRPr="00F01C62" w:rsidRDefault="00160506" w:rsidP="00160506">
            <w:pPr>
              <w:pStyle w:val="GOSTTablenorm"/>
              <w:rPr>
                <w:ins w:id="12948" w:author="Краснова Наталья EXP-274686" w:date="2024-04-27T15:00:00Z"/>
              </w:rPr>
            </w:pPr>
            <w:ins w:id="12949" w:author="Краснова Наталья EXP-274686" w:date="2024-04-27T15:00:00Z">
              <w:r>
                <w:t>Счет контрагента по Дт</w:t>
              </w:r>
            </w:ins>
          </w:p>
        </w:tc>
        <w:tc>
          <w:tcPr>
            <w:tcW w:w="1109" w:type="pct"/>
          </w:tcPr>
          <w:p w14:paraId="58E61663" w14:textId="6D980BDB" w:rsidR="00160506" w:rsidRPr="00F01C62" w:rsidRDefault="00160506" w:rsidP="00160506">
            <w:pPr>
              <w:pStyle w:val="GOSTTablenorm"/>
              <w:rPr>
                <w:ins w:id="12950" w:author="Краснова Наталья EXP-274686" w:date="2024-04-27T15:00:00Z"/>
              </w:rPr>
            </w:pPr>
            <w:ins w:id="12951" w:author="Краснова Наталья EXP-274686" w:date="2024-04-27T15:00:00Z">
              <w:r w:rsidRPr="00A71881">
                <w:rPr>
                  <w:b/>
                  <w:lang w:val="en-US"/>
                </w:rPr>
                <w:t>T0504833:</w:t>
              </w:r>
              <w:r>
                <w:rPr>
                  <w:lang w:val="en-US"/>
                </w:rPr>
                <w:t>DT</w:t>
              </w:r>
              <w:r w:rsidRPr="00B9499D">
                <w:t>_</w:t>
              </w:r>
              <w:r>
                <w:rPr>
                  <w:lang w:val="en-US"/>
                </w:rPr>
                <w:t>CA</w:t>
              </w:r>
            </w:ins>
          </w:p>
        </w:tc>
        <w:tc>
          <w:tcPr>
            <w:tcW w:w="1371" w:type="pct"/>
          </w:tcPr>
          <w:p w14:paraId="0DF5AB8F" w14:textId="77777777" w:rsidR="00160506" w:rsidRPr="00F01C62" w:rsidRDefault="00160506" w:rsidP="00160506">
            <w:pPr>
              <w:pStyle w:val="GOSTTablenorm"/>
              <w:rPr>
                <w:ins w:id="12952" w:author="Краснова Наталья EXP-274686" w:date="2024-04-27T15:00:00Z"/>
              </w:rPr>
            </w:pPr>
          </w:p>
        </w:tc>
      </w:tr>
      <w:tr w:rsidR="00160506" w:rsidRPr="00B9499D" w14:paraId="19F44DC7" w14:textId="77777777" w:rsidTr="00F265CC">
        <w:trPr>
          <w:ins w:id="12953" w:author="Краснова Наталья EXP-274686" w:date="2024-04-27T15:00:00Z"/>
        </w:trPr>
        <w:tc>
          <w:tcPr>
            <w:tcW w:w="1109" w:type="pct"/>
          </w:tcPr>
          <w:p w14:paraId="33914C49" w14:textId="5B08DDC8" w:rsidR="00160506" w:rsidRPr="00F01C62" w:rsidRDefault="001C4BC1" w:rsidP="00160506">
            <w:pPr>
              <w:pStyle w:val="GOSTTablenorm"/>
              <w:rPr>
                <w:ins w:id="12954" w:author="Краснова Наталья EXP-274686" w:date="2024-04-27T15:00:00Z"/>
              </w:rPr>
            </w:pPr>
            <w:ins w:id="12955" w:author="Краснова Наталья EXP-274686" w:date="2024-04-27T15:09:00Z">
              <w:r w:rsidRPr="001C4BC1">
                <w:t>Счет_контрагента_Кт</w:t>
              </w:r>
            </w:ins>
          </w:p>
        </w:tc>
        <w:tc>
          <w:tcPr>
            <w:tcW w:w="302" w:type="pct"/>
          </w:tcPr>
          <w:p w14:paraId="68286528" w14:textId="460C04AC" w:rsidR="00160506" w:rsidRPr="00F01C62" w:rsidRDefault="00160506" w:rsidP="00160506">
            <w:pPr>
              <w:pStyle w:val="GOSTTablenorm"/>
              <w:rPr>
                <w:ins w:id="12956" w:author="Краснова Наталья EXP-274686" w:date="2024-04-27T15:00:00Z"/>
              </w:rPr>
            </w:pPr>
            <w:ins w:id="12957" w:author="Краснова Наталья EXP-274686" w:date="2024-04-27T15:01:00Z">
              <w:r w:rsidRPr="006B36CC">
                <w:t>нет</w:t>
              </w:r>
            </w:ins>
          </w:p>
        </w:tc>
        <w:tc>
          <w:tcPr>
            <w:tcW w:w="1109" w:type="pct"/>
          </w:tcPr>
          <w:p w14:paraId="70BDAB29" w14:textId="7D0BC0F3" w:rsidR="00160506" w:rsidRPr="00F01C62" w:rsidRDefault="00160506" w:rsidP="00160506">
            <w:pPr>
              <w:pStyle w:val="GOSTTablenorm"/>
              <w:rPr>
                <w:ins w:id="12958" w:author="Краснова Наталья EXP-274686" w:date="2024-04-27T15:00:00Z"/>
              </w:rPr>
            </w:pPr>
            <w:ins w:id="12959" w:author="Краснова Наталья EXP-274686" w:date="2024-04-27T15:00:00Z">
              <w:r>
                <w:t>Счет контрагента по Кт</w:t>
              </w:r>
            </w:ins>
          </w:p>
        </w:tc>
        <w:tc>
          <w:tcPr>
            <w:tcW w:w="1109" w:type="pct"/>
          </w:tcPr>
          <w:p w14:paraId="375C38DC" w14:textId="46F615CD" w:rsidR="00160506" w:rsidRPr="00F01C62" w:rsidRDefault="00160506" w:rsidP="00160506">
            <w:pPr>
              <w:pStyle w:val="GOSTTablenorm"/>
              <w:rPr>
                <w:ins w:id="12960" w:author="Краснова Наталья EXP-274686" w:date="2024-04-27T15:00:00Z"/>
              </w:rPr>
            </w:pPr>
            <w:ins w:id="12961" w:author="Краснова Наталья EXP-274686" w:date="2024-04-27T15:00:00Z">
              <w:r w:rsidRPr="00A71881">
                <w:rPr>
                  <w:b/>
                  <w:lang w:val="en-US"/>
                </w:rPr>
                <w:t>T0504833:</w:t>
              </w:r>
              <w:r>
                <w:rPr>
                  <w:lang w:val="en-US"/>
                </w:rPr>
                <w:t>CT</w:t>
              </w:r>
              <w:r w:rsidRPr="00B9499D">
                <w:t>_</w:t>
              </w:r>
              <w:r>
                <w:rPr>
                  <w:lang w:val="en-US"/>
                </w:rPr>
                <w:t>CA</w:t>
              </w:r>
            </w:ins>
          </w:p>
        </w:tc>
        <w:tc>
          <w:tcPr>
            <w:tcW w:w="1371" w:type="pct"/>
          </w:tcPr>
          <w:p w14:paraId="67FE183A" w14:textId="77777777" w:rsidR="00160506" w:rsidRPr="00F01C62" w:rsidRDefault="00160506" w:rsidP="00160506">
            <w:pPr>
              <w:pStyle w:val="GOSTTablenorm"/>
              <w:rPr>
                <w:ins w:id="12962" w:author="Краснова Наталья EXP-274686" w:date="2024-04-27T15:00:00Z"/>
              </w:rPr>
            </w:pPr>
          </w:p>
        </w:tc>
      </w:tr>
      <w:tr w:rsidR="00160506" w:rsidRPr="00B9499D" w14:paraId="0FAA2A13" w14:textId="77777777" w:rsidTr="00F265CC">
        <w:trPr>
          <w:ins w:id="12963" w:author="Краснова Наталья EXP-274686" w:date="2024-04-27T15:00:00Z"/>
        </w:trPr>
        <w:tc>
          <w:tcPr>
            <w:tcW w:w="1109" w:type="pct"/>
          </w:tcPr>
          <w:p w14:paraId="2CC14BC6" w14:textId="29D3937F" w:rsidR="00160506" w:rsidRPr="00F01C62" w:rsidRDefault="001C4BC1" w:rsidP="00160506">
            <w:pPr>
              <w:pStyle w:val="GOSTTablenorm"/>
              <w:rPr>
                <w:ins w:id="12964" w:author="Краснова Наталья EXP-274686" w:date="2024-04-27T15:00:00Z"/>
              </w:rPr>
            </w:pPr>
            <w:ins w:id="12965" w:author="Краснова Наталья EXP-274686" w:date="2024-04-27T15:09:00Z">
              <w:r w:rsidRPr="001C4BC1">
                <w:t>Код_СКУ_корресп_Дт</w:t>
              </w:r>
            </w:ins>
          </w:p>
        </w:tc>
        <w:tc>
          <w:tcPr>
            <w:tcW w:w="302" w:type="pct"/>
          </w:tcPr>
          <w:p w14:paraId="0E84BF9A" w14:textId="561C22DC" w:rsidR="00160506" w:rsidRPr="00F01C62" w:rsidRDefault="00160506" w:rsidP="00160506">
            <w:pPr>
              <w:pStyle w:val="GOSTTablenorm"/>
              <w:rPr>
                <w:ins w:id="12966" w:author="Краснова Наталья EXP-274686" w:date="2024-04-27T15:00:00Z"/>
              </w:rPr>
            </w:pPr>
            <w:ins w:id="12967" w:author="Краснова Наталья EXP-274686" w:date="2024-04-27T15:01:00Z">
              <w:r w:rsidRPr="006B36CC">
                <w:t>нет</w:t>
              </w:r>
            </w:ins>
          </w:p>
        </w:tc>
        <w:tc>
          <w:tcPr>
            <w:tcW w:w="1109" w:type="pct"/>
          </w:tcPr>
          <w:p w14:paraId="15B7342A" w14:textId="69AF261F" w:rsidR="00160506" w:rsidRPr="00F01C62" w:rsidRDefault="00160506" w:rsidP="00160506">
            <w:pPr>
              <w:pStyle w:val="GOSTTablenorm"/>
              <w:rPr>
                <w:ins w:id="12968" w:author="Краснова Наталья EXP-274686" w:date="2024-04-27T15:00:00Z"/>
              </w:rPr>
            </w:pPr>
            <w:ins w:id="12969" w:author="Краснова Наталья EXP-274686" w:date="2024-04-27T15:00:00Z">
              <w:r w:rsidRPr="007F26A9">
                <w:t>Код СКУ корреспондирующий</w:t>
              </w:r>
              <w:r>
                <w:t xml:space="preserve"> по Дт</w:t>
              </w:r>
            </w:ins>
          </w:p>
        </w:tc>
        <w:tc>
          <w:tcPr>
            <w:tcW w:w="1109" w:type="pct"/>
          </w:tcPr>
          <w:p w14:paraId="3058F218" w14:textId="7F566C7E" w:rsidR="00160506" w:rsidRPr="00F01C62" w:rsidRDefault="00160506" w:rsidP="00160506">
            <w:pPr>
              <w:pStyle w:val="GOSTTablenorm"/>
              <w:rPr>
                <w:ins w:id="12970" w:author="Краснова Наталья EXP-274686" w:date="2024-04-27T15:00:00Z"/>
              </w:rPr>
            </w:pPr>
            <w:ins w:id="12971" w:author="Краснова Наталья EXP-274686" w:date="2024-04-27T15:00:00Z">
              <w:r w:rsidRPr="00A71881">
                <w:rPr>
                  <w:b/>
                  <w:lang w:val="en-US"/>
                </w:rPr>
                <w:t>T0504833</w:t>
              </w:r>
              <w:r w:rsidRPr="00160506">
                <w:rPr>
                  <w:lang w:val="en-US"/>
                </w:rPr>
                <w:t>:</w:t>
              </w:r>
              <w:r w:rsidRPr="00160506">
                <w:t>DT_AccountCorr</w:t>
              </w:r>
            </w:ins>
          </w:p>
        </w:tc>
        <w:tc>
          <w:tcPr>
            <w:tcW w:w="1371" w:type="pct"/>
          </w:tcPr>
          <w:p w14:paraId="5F4C5D75" w14:textId="77777777" w:rsidR="00160506" w:rsidRPr="00F01C62" w:rsidRDefault="00160506" w:rsidP="00160506">
            <w:pPr>
              <w:pStyle w:val="GOSTTablenorm"/>
              <w:rPr>
                <w:ins w:id="12972" w:author="Краснова Наталья EXP-274686" w:date="2024-04-27T15:00:00Z"/>
              </w:rPr>
            </w:pPr>
          </w:p>
        </w:tc>
      </w:tr>
      <w:tr w:rsidR="00160506" w:rsidRPr="00B9499D" w14:paraId="2DB811C1" w14:textId="77777777" w:rsidTr="00F265CC">
        <w:trPr>
          <w:ins w:id="12973" w:author="Краснова Наталья EXP-274686" w:date="2024-04-27T15:00:00Z"/>
        </w:trPr>
        <w:tc>
          <w:tcPr>
            <w:tcW w:w="1109" w:type="pct"/>
          </w:tcPr>
          <w:p w14:paraId="3434D535" w14:textId="50025260" w:rsidR="00160506" w:rsidRPr="00F01C62" w:rsidRDefault="001C4BC1" w:rsidP="00160506">
            <w:pPr>
              <w:pStyle w:val="GOSTTablenorm"/>
              <w:rPr>
                <w:ins w:id="12974" w:author="Краснова Наталья EXP-274686" w:date="2024-04-27T15:00:00Z"/>
              </w:rPr>
            </w:pPr>
            <w:ins w:id="12975" w:author="Краснова Наталья EXP-274686" w:date="2024-04-27T15:09:00Z">
              <w:r w:rsidRPr="001C4BC1">
                <w:t>Код_СКУ_корресп_Кт</w:t>
              </w:r>
            </w:ins>
          </w:p>
        </w:tc>
        <w:tc>
          <w:tcPr>
            <w:tcW w:w="302" w:type="pct"/>
          </w:tcPr>
          <w:p w14:paraId="69E41204" w14:textId="10722CBD" w:rsidR="00160506" w:rsidRPr="00F01C62" w:rsidRDefault="00160506" w:rsidP="00160506">
            <w:pPr>
              <w:pStyle w:val="GOSTTablenorm"/>
              <w:rPr>
                <w:ins w:id="12976" w:author="Краснова Наталья EXP-274686" w:date="2024-04-27T15:00:00Z"/>
              </w:rPr>
            </w:pPr>
            <w:ins w:id="12977" w:author="Краснова Наталья EXP-274686" w:date="2024-04-27T15:01:00Z">
              <w:r w:rsidRPr="006B36CC">
                <w:t>нет</w:t>
              </w:r>
            </w:ins>
          </w:p>
        </w:tc>
        <w:tc>
          <w:tcPr>
            <w:tcW w:w="1109" w:type="pct"/>
          </w:tcPr>
          <w:p w14:paraId="6D941365" w14:textId="2EB9334B" w:rsidR="00160506" w:rsidRPr="00F01C62" w:rsidRDefault="00160506" w:rsidP="00160506">
            <w:pPr>
              <w:pStyle w:val="GOSTTablenorm"/>
              <w:rPr>
                <w:ins w:id="12978" w:author="Краснова Наталья EXP-274686" w:date="2024-04-27T15:00:00Z"/>
              </w:rPr>
            </w:pPr>
            <w:ins w:id="12979" w:author="Краснова Наталья EXP-274686" w:date="2024-04-27T15:00:00Z">
              <w:r w:rsidRPr="007F26A9">
                <w:t>Код СКУ корреспондирующий</w:t>
              </w:r>
              <w:r w:rsidR="00AC5FAD">
                <w:t xml:space="preserve"> по </w:t>
              </w:r>
            </w:ins>
            <w:ins w:id="12980" w:author="Краснова Наталья EXP-274686" w:date="2024-04-27T17:27:00Z">
              <w:r w:rsidR="00AC5FAD">
                <w:t>К</w:t>
              </w:r>
            </w:ins>
            <w:ins w:id="12981" w:author="Краснова Наталья EXP-274686" w:date="2024-04-27T15:00:00Z">
              <w:r>
                <w:t>т</w:t>
              </w:r>
            </w:ins>
          </w:p>
        </w:tc>
        <w:tc>
          <w:tcPr>
            <w:tcW w:w="1109" w:type="pct"/>
          </w:tcPr>
          <w:p w14:paraId="64B8F1C4" w14:textId="26C31604" w:rsidR="00160506" w:rsidRPr="00F01C62" w:rsidRDefault="00160506" w:rsidP="00160506">
            <w:pPr>
              <w:pStyle w:val="GOSTTablenorm"/>
              <w:rPr>
                <w:ins w:id="12982" w:author="Краснова Наталья EXP-274686" w:date="2024-04-27T15:00:00Z"/>
              </w:rPr>
            </w:pPr>
            <w:ins w:id="12983" w:author="Краснова Наталья EXP-274686" w:date="2024-04-27T15:00:00Z">
              <w:r w:rsidRPr="00A71881">
                <w:rPr>
                  <w:b/>
                  <w:lang w:val="en-US"/>
                </w:rPr>
                <w:t>T0504833:</w:t>
              </w:r>
              <w:r w:rsidRPr="00160506">
                <w:rPr>
                  <w:lang w:val="en-US"/>
                </w:rPr>
                <w:t>C</w:t>
              </w:r>
              <w:r w:rsidRPr="00160506">
                <w:t>T_AccountCorr</w:t>
              </w:r>
            </w:ins>
          </w:p>
        </w:tc>
        <w:tc>
          <w:tcPr>
            <w:tcW w:w="1371" w:type="pct"/>
          </w:tcPr>
          <w:p w14:paraId="261FD195" w14:textId="77777777" w:rsidR="00160506" w:rsidRPr="00F01C62" w:rsidRDefault="00160506" w:rsidP="00160506">
            <w:pPr>
              <w:pStyle w:val="GOSTTablenorm"/>
              <w:rPr>
                <w:ins w:id="12984" w:author="Краснова Наталья EXP-274686" w:date="2024-04-27T15:00:00Z"/>
              </w:rPr>
            </w:pPr>
          </w:p>
        </w:tc>
      </w:tr>
      <w:tr w:rsidR="00160506" w:rsidRPr="00B9499D" w14:paraId="528CFCD8" w14:textId="77777777" w:rsidTr="00F265CC">
        <w:trPr>
          <w:ins w:id="12985" w:author="Краснова Наталья EXP-275709" w:date="2023-11-27T21:39:00Z"/>
        </w:trPr>
        <w:tc>
          <w:tcPr>
            <w:tcW w:w="1109" w:type="pct"/>
          </w:tcPr>
          <w:p w14:paraId="1A3C3BA2" w14:textId="3AE93D47" w:rsidR="00160506" w:rsidRPr="00F01C62" w:rsidRDefault="00160506" w:rsidP="00160506">
            <w:pPr>
              <w:pStyle w:val="GOSTTablenorm"/>
              <w:rPr>
                <w:ins w:id="12986" w:author="Краснова Наталья EXP-275709" w:date="2023-11-27T21:39:00Z"/>
              </w:rPr>
            </w:pPr>
            <w:ins w:id="12987" w:author="Сказецкая Наталья Камилевна" w:date="2023-12-13T22:27:00Z">
              <w:r w:rsidRPr="00F01C62">
                <w:t>Номер_</w:t>
              </w:r>
            </w:ins>
            <w:ins w:id="12988" w:author="Краснова Наталья EXP-275709" w:date="2023-11-27T21:39:00Z">
              <w:r w:rsidRPr="00F01C62">
                <w:t>БО_Дт</w:t>
              </w:r>
            </w:ins>
          </w:p>
        </w:tc>
        <w:tc>
          <w:tcPr>
            <w:tcW w:w="302" w:type="pct"/>
          </w:tcPr>
          <w:p w14:paraId="13C87CBD" w14:textId="1B27F82C" w:rsidR="00160506" w:rsidRPr="00F01C62" w:rsidRDefault="00160506" w:rsidP="00160506">
            <w:pPr>
              <w:pStyle w:val="GOSTTablenorm"/>
              <w:rPr>
                <w:ins w:id="12989" w:author="Краснова Наталья EXP-275709" w:date="2023-11-27T21:39:00Z"/>
              </w:rPr>
            </w:pPr>
            <w:ins w:id="12990" w:author="Краснова Наталья EXP-275709" w:date="2023-11-27T21:39:00Z">
              <w:r w:rsidRPr="00F01C62">
                <w:t>нет</w:t>
              </w:r>
            </w:ins>
          </w:p>
        </w:tc>
        <w:tc>
          <w:tcPr>
            <w:tcW w:w="1109" w:type="pct"/>
          </w:tcPr>
          <w:p w14:paraId="0D660BB2" w14:textId="7C453E02" w:rsidR="00160506" w:rsidRPr="00F01C62" w:rsidRDefault="00160506" w:rsidP="00160506">
            <w:pPr>
              <w:pStyle w:val="GOSTTablenorm"/>
              <w:rPr>
                <w:ins w:id="12991" w:author="Краснова Наталья EXP-275709" w:date="2023-11-27T21:39:00Z"/>
              </w:rPr>
            </w:pPr>
            <w:ins w:id="12992" w:author="Сказецкая Наталья Камилевна" w:date="2023-12-13T22:31:00Z">
              <w:r w:rsidRPr="00F01C62">
                <w:t>Номер б</w:t>
              </w:r>
            </w:ins>
            <w:ins w:id="12993" w:author="Краснова Наталья EXP-275709" w:date="2023-11-27T21:39:00Z">
              <w:r w:rsidRPr="00F01C62">
                <w:t>юджетно</w:t>
              </w:r>
            </w:ins>
            <w:ins w:id="12994" w:author="Сказецкая Наталья Камилевна" w:date="2023-12-13T22:31:00Z">
              <w:r w:rsidRPr="00F01C62">
                <w:t>го</w:t>
              </w:r>
            </w:ins>
            <w:ins w:id="12995" w:author="Краснова Наталья EXP-275709" w:date="2023-11-27T21:39:00Z">
              <w:r w:rsidRPr="00F01C62">
                <w:t xml:space="preserve"> обязательств</w:t>
              </w:r>
            </w:ins>
            <w:ins w:id="12996" w:author="Сказецкая Наталья Камилевна" w:date="2023-12-13T22:31:00Z">
              <w:r w:rsidRPr="00F01C62">
                <w:t>а</w:t>
              </w:r>
            </w:ins>
            <w:ins w:id="12997" w:author="Краснова Наталья EXP-275709" w:date="2023-11-27T21:39:00Z">
              <w:r w:rsidRPr="00F01C62">
                <w:t xml:space="preserve"> по Дт</w:t>
              </w:r>
            </w:ins>
          </w:p>
        </w:tc>
        <w:tc>
          <w:tcPr>
            <w:tcW w:w="1109" w:type="pct"/>
          </w:tcPr>
          <w:p w14:paraId="7144DE3A" w14:textId="583E5727" w:rsidR="00160506" w:rsidRPr="00F01C62" w:rsidRDefault="00160506" w:rsidP="00160506">
            <w:pPr>
              <w:pStyle w:val="GOSTTablenorm"/>
              <w:rPr>
                <w:ins w:id="12998" w:author="Краснова Наталья EXP-275709" w:date="2023-11-27T21:39:00Z"/>
              </w:rPr>
            </w:pPr>
            <w:ins w:id="12999" w:author="Краснова Наталья EXP-275709" w:date="2023-12-05T09:22:00Z">
              <w:r w:rsidRPr="00F01C62">
                <w:t>T0504833:</w:t>
              </w:r>
              <w:del w:id="13000" w:author="Сказецкая Наталья Камилевна" w:date="2023-12-13T22:37:00Z">
                <w:r w:rsidRPr="00F01C62" w:rsidDel="00DF7BE0">
                  <w:delText xml:space="preserve"> </w:delText>
                </w:r>
              </w:del>
              <w:r w:rsidRPr="00F01C62">
                <w:t>DT_AccNmbBO</w:t>
              </w:r>
            </w:ins>
          </w:p>
        </w:tc>
        <w:tc>
          <w:tcPr>
            <w:tcW w:w="1371" w:type="pct"/>
          </w:tcPr>
          <w:p w14:paraId="61D20EC1" w14:textId="3F8D89EE" w:rsidR="00160506" w:rsidRPr="00F01C62" w:rsidRDefault="00160506" w:rsidP="00160506">
            <w:pPr>
              <w:pStyle w:val="GOSTTablenorm"/>
              <w:rPr>
                <w:ins w:id="13001" w:author="Краснова Наталья EXP-275709" w:date="2023-11-27T21:39:00Z"/>
              </w:rPr>
            </w:pPr>
          </w:p>
        </w:tc>
      </w:tr>
      <w:tr w:rsidR="00160506" w:rsidRPr="00B9499D" w14:paraId="01B2C590" w14:textId="77777777" w:rsidTr="00F265CC">
        <w:trPr>
          <w:ins w:id="13002" w:author="Краснова Наталья EXP-275709" w:date="2023-11-27T21:39:00Z"/>
        </w:trPr>
        <w:tc>
          <w:tcPr>
            <w:tcW w:w="1109" w:type="pct"/>
          </w:tcPr>
          <w:p w14:paraId="1CD33BBF" w14:textId="28449B9B" w:rsidR="00160506" w:rsidRPr="00F01C62" w:rsidRDefault="00160506" w:rsidP="00160506">
            <w:pPr>
              <w:pStyle w:val="GOSTTablenorm"/>
              <w:rPr>
                <w:ins w:id="13003" w:author="Краснова Наталья EXP-275709" w:date="2023-11-27T21:39:00Z"/>
              </w:rPr>
            </w:pPr>
            <w:ins w:id="13004" w:author="Сказецкая Наталья Камилевна" w:date="2023-12-13T22:27:00Z">
              <w:r w:rsidRPr="00F01C62">
                <w:t>Номер_</w:t>
              </w:r>
            </w:ins>
            <w:ins w:id="13005" w:author="Краснова Наталья EXP-275709" w:date="2023-11-27T21:39:00Z">
              <w:r w:rsidRPr="00F01C62">
                <w:t>БО_Кт</w:t>
              </w:r>
            </w:ins>
          </w:p>
        </w:tc>
        <w:tc>
          <w:tcPr>
            <w:tcW w:w="302" w:type="pct"/>
          </w:tcPr>
          <w:p w14:paraId="6EA7D2A5" w14:textId="65D7C5FA" w:rsidR="00160506" w:rsidRPr="00F01C62" w:rsidRDefault="00160506" w:rsidP="00160506">
            <w:pPr>
              <w:pStyle w:val="GOSTTablenorm"/>
              <w:rPr>
                <w:ins w:id="13006" w:author="Краснова Наталья EXP-275709" w:date="2023-11-27T21:39:00Z"/>
              </w:rPr>
            </w:pPr>
            <w:ins w:id="13007" w:author="Краснова Наталья EXP-275709" w:date="2023-11-27T21:39:00Z">
              <w:r w:rsidRPr="00F01C62">
                <w:t>нет</w:t>
              </w:r>
            </w:ins>
          </w:p>
        </w:tc>
        <w:tc>
          <w:tcPr>
            <w:tcW w:w="1109" w:type="pct"/>
          </w:tcPr>
          <w:p w14:paraId="3748EFFD" w14:textId="18EF7244" w:rsidR="00160506" w:rsidRPr="00F01C62" w:rsidRDefault="00160506" w:rsidP="00160506">
            <w:pPr>
              <w:pStyle w:val="GOSTTablenorm"/>
              <w:rPr>
                <w:ins w:id="13008" w:author="Краснова Наталья EXP-275709" w:date="2023-11-27T21:39:00Z"/>
              </w:rPr>
            </w:pPr>
            <w:ins w:id="13009" w:author="Сказецкая Наталья Камилевна" w:date="2023-12-13T22:32:00Z">
              <w:r w:rsidRPr="00F01C62">
                <w:t>Номер б</w:t>
              </w:r>
            </w:ins>
            <w:ins w:id="13010" w:author="Краснова Наталья EXP-275709" w:date="2023-11-27T21:39:00Z">
              <w:r w:rsidRPr="00F01C62">
                <w:t>юджетно</w:t>
              </w:r>
            </w:ins>
            <w:ins w:id="13011" w:author="Сказецкая Наталья Камилевна" w:date="2023-12-13T22:32:00Z">
              <w:r w:rsidRPr="00F01C62">
                <w:t>го</w:t>
              </w:r>
            </w:ins>
            <w:ins w:id="13012" w:author="Краснова Наталья EXP-275709" w:date="2023-11-27T21:39:00Z">
              <w:r w:rsidRPr="00F01C62">
                <w:t xml:space="preserve"> обязательств</w:t>
              </w:r>
            </w:ins>
            <w:ins w:id="13013" w:author="Сказецкая Наталья Камилевна" w:date="2023-12-13T22:32:00Z">
              <w:r w:rsidRPr="00F01C62">
                <w:t>а</w:t>
              </w:r>
            </w:ins>
            <w:ins w:id="13014" w:author="Краснова Наталья EXP-275709" w:date="2023-11-27T21:39:00Z">
              <w:r w:rsidRPr="00F01C62">
                <w:t xml:space="preserve"> по Кт</w:t>
              </w:r>
            </w:ins>
          </w:p>
        </w:tc>
        <w:tc>
          <w:tcPr>
            <w:tcW w:w="1109" w:type="pct"/>
          </w:tcPr>
          <w:p w14:paraId="042B940E" w14:textId="5EDDA274" w:rsidR="00160506" w:rsidRPr="00F01C62" w:rsidRDefault="00160506" w:rsidP="00F90F07">
            <w:pPr>
              <w:pStyle w:val="GOSTTablenorm"/>
              <w:rPr>
                <w:ins w:id="13015" w:author="Краснова Наталья EXP-275709" w:date="2023-11-27T21:39:00Z"/>
              </w:rPr>
            </w:pPr>
            <w:ins w:id="13016" w:author="Краснова Наталья EXP-275709" w:date="2023-12-05T09:22:00Z">
              <w:r w:rsidRPr="00F01C62">
                <w:t>T0504833:</w:t>
              </w:r>
            </w:ins>
            <w:ins w:id="13017" w:author="Сатлер Марина Викторовна" w:date="2024-04-26T17:19:00Z">
              <w:r>
                <w:rPr>
                  <w:lang w:val="en-US"/>
                </w:rPr>
                <w:t>C</w:t>
              </w:r>
            </w:ins>
            <w:ins w:id="13018" w:author="Краснова Наталья EXP-275709" w:date="2023-12-05T09:22:00Z">
              <w:r w:rsidRPr="00F01C62">
                <w:t>T_AccNmbBO</w:t>
              </w:r>
            </w:ins>
          </w:p>
        </w:tc>
        <w:tc>
          <w:tcPr>
            <w:tcW w:w="1371" w:type="pct"/>
          </w:tcPr>
          <w:p w14:paraId="16DB9A15" w14:textId="77777777" w:rsidR="00160506" w:rsidRPr="00F01C62" w:rsidRDefault="00160506" w:rsidP="00160506">
            <w:pPr>
              <w:pStyle w:val="GOSTTablenorm"/>
              <w:rPr>
                <w:ins w:id="13019" w:author="Краснова Наталья EXP-275709" w:date="2023-11-27T21:39:00Z"/>
              </w:rPr>
            </w:pPr>
          </w:p>
        </w:tc>
      </w:tr>
      <w:tr w:rsidR="00160506" w:rsidRPr="00B9499D" w14:paraId="741D77F9" w14:textId="77777777" w:rsidTr="00F265CC">
        <w:trPr>
          <w:ins w:id="13020" w:author="Краснова Наталья EXP-275709" w:date="2023-11-27T21:39:00Z"/>
        </w:trPr>
        <w:tc>
          <w:tcPr>
            <w:tcW w:w="1109" w:type="pct"/>
          </w:tcPr>
          <w:p w14:paraId="01DCA3E1" w14:textId="173E9E0C" w:rsidR="00160506" w:rsidRPr="00F01C62" w:rsidRDefault="00160506" w:rsidP="00160506">
            <w:pPr>
              <w:pStyle w:val="GOSTTablenorm"/>
              <w:rPr>
                <w:ins w:id="13021" w:author="Краснова Наталья EXP-275709" w:date="2023-11-27T21:39:00Z"/>
              </w:rPr>
            </w:pPr>
            <w:ins w:id="13022" w:author="Сказецкая Наталья Камилевна" w:date="2023-12-13T22:30:00Z">
              <w:r w:rsidRPr="00F01C62">
                <w:t>Номер_</w:t>
              </w:r>
            </w:ins>
            <w:ins w:id="13023" w:author="Краснова Наталья EXP-275709" w:date="2023-11-28T22:18:00Z">
              <w:r w:rsidRPr="00F01C62">
                <w:t>Д</w:t>
              </w:r>
            </w:ins>
            <w:ins w:id="13024" w:author="Краснова Наталья EXP-275709" w:date="2023-11-27T21:41:00Z">
              <w:r w:rsidRPr="00F01C62">
                <w:t>О_Дт</w:t>
              </w:r>
            </w:ins>
          </w:p>
        </w:tc>
        <w:tc>
          <w:tcPr>
            <w:tcW w:w="302" w:type="pct"/>
          </w:tcPr>
          <w:p w14:paraId="0887A54A" w14:textId="787FB350" w:rsidR="00160506" w:rsidRPr="00F01C62" w:rsidRDefault="00160506" w:rsidP="00160506">
            <w:pPr>
              <w:pStyle w:val="GOSTTablenorm"/>
              <w:rPr>
                <w:ins w:id="13025" w:author="Краснова Наталья EXP-275709" w:date="2023-11-27T21:39:00Z"/>
              </w:rPr>
            </w:pPr>
            <w:ins w:id="13026" w:author="Краснова Наталья EXP-275709" w:date="2023-11-27T21:41:00Z">
              <w:r w:rsidRPr="00F01C62">
                <w:t>нет</w:t>
              </w:r>
            </w:ins>
          </w:p>
        </w:tc>
        <w:tc>
          <w:tcPr>
            <w:tcW w:w="1109" w:type="pct"/>
          </w:tcPr>
          <w:p w14:paraId="56DCC45A" w14:textId="1DF0B04B" w:rsidR="00160506" w:rsidRPr="00F01C62" w:rsidRDefault="00160506" w:rsidP="00160506">
            <w:pPr>
              <w:pStyle w:val="GOSTTablenorm"/>
              <w:rPr>
                <w:ins w:id="13027" w:author="Краснова Наталья EXP-275709" w:date="2023-11-27T21:39:00Z"/>
              </w:rPr>
            </w:pPr>
            <w:ins w:id="13028" w:author="Сказецкая Наталья Камилевна" w:date="2023-12-13T22:32:00Z">
              <w:r w:rsidRPr="00F01C62">
                <w:t>Номер д</w:t>
              </w:r>
            </w:ins>
            <w:ins w:id="13029" w:author="Краснова Наталья EXP-275709" w:date="2023-11-27T21:41:00Z">
              <w:r w:rsidRPr="00F01C62">
                <w:t>енежно</w:t>
              </w:r>
            </w:ins>
            <w:ins w:id="13030" w:author="Сказецкая Наталья Камилевна" w:date="2023-12-13T22:32:00Z">
              <w:r w:rsidRPr="00F01C62">
                <w:t>го</w:t>
              </w:r>
            </w:ins>
            <w:ins w:id="13031" w:author="Краснова Наталья EXP-275709" w:date="2023-11-27T21:41:00Z">
              <w:r w:rsidRPr="00F01C62">
                <w:t xml:space="preserve"> обязательств</w:t>
              </w:r>
            </w:ins>
            <w:ins w:id="13032" w:author="Сказецкая Наталья Камилевна" w:date="2023-12-13T22:32:00Z">
              <w:r w:rsidRPr="00F01C62">
                <w:t>а</w:t>
              </w:r>
            </w:ins>
            <w:ins w:id="13033" w:author="Краснова Наталья EXP-275709" w:date="2023-11-27T21:41:00Z">
              <w:r w:rsidRPr="00F01C62">
                <w:t xml:space="preserve"> по Дт</w:t>
              </w:r>
            </w:ins>
          </w:p>
        </w:tc>
        <w:tc>
          <w:tcPr>
            <w:tcW w:w="1109" w:type="pct"/>
          </w:tcPr>
          <w:p w14:paraId="6E659191" w14:textId="7F3F55E0" w:rsidR="00160506" w:rsidRPr="00F01C62" w:rsidRDefault="00160506" w:rsidP="00160506">
            <w:pPr>
              <w:pStyle w:val="GOSTTablenorm"/>
              <w:rPr>
                <w:ins w:id="13034" w:author="Краснова Наталья EXP-275709" w:date="2023-11-27T21:39:00Z"/>
              </w:rPr>
            </w:pPr>
            <w:ins w:id="13035" w:author="Краснова Наталья EXP-275709" w:date="2023-12-05T09:22:00Z">
              <w:r w:rsidRPr="00F01C62">
                <w:t>T0504833:DT_NmDO</w:t>
              </w:r>
            </w:ins>
          </w:p>
        </w:tc>
        <w:tc>
          <w:tcPr>
            <w:tcW w:w="1371" w:type="pct"/>
          </w:tcPr>
          <w:p w14:paraId="498E5346" w14:textId="77777777" w:rsidR="00160506" w:rsidRPr="00F01C62" w:rsidRDefault="00160506" w:rsidP="00160506">
            <w:pPr>
              <w:pStyle w:val="GOSTTablenorm"/>
              <w:rPr>
                <w:ins w:id="13036" w:author="Краснова Наталья EXP-275709" w:date="2023-11-27T21:39:00Z"/>
              </w:rPr>
            </w:pPr>
          </w:p>
        </w:tc>
      </w:tr>
      <w:tr w:rsidR="00160506" w:rsidRPr="00B9499D" w14:paraId="1B2B409D" w14:textId="77777777" w:rsidTr="00F265CC">
        <w:trPr>
          <w:ins w:id="13037" w:author="Краснова Наталья EXP-275709" w:date="2023-11-27T21:39:00Z"/>
        </w:trPr>
        <w:tc>
          <w:tcPr>
            <w:tcW w:w="1109" w:type="pct"/>
          </w:tcPr>
          <w:p w14:paraId="4171A298" w14:textId="60D9CCDD" w:rsidR="00160506" w:rsidRPr="00F01C62" w:rsidRDefault="00160506" w:rsidP="00160506">
            <w:pPr>
              <w:pStyle w:val="GOSTTablenorm"/>
              <w:rPr>
                <w:ins w:id="13038" w:author="Краснова Наталья EXP-275709" w:date="2023-11-27T21:39:00Z"/>
              </w:rPr>
            </w:pPr>
            <w:ins w:id="13039" w:author="Сказецкая Наталья Камилевна" w:date="2023-12-13T22:30:00Z">
              <w:r w:rsidRPr="00F01C62">
                <w:t>Номер_</w:t>
              </w:r>
            </w:ins>
            <w:ins w:id="13040" w:author="Краснова Наталья EXP-275709" w:date="2023-11-28T22:18:00Z">
              <w:r w:rsidRPr="00F01C62">
                <w:t>Д</w:t>
              </w:r>
            </w:ins>
            <w:ins w:id="13041" w:author="Краснова Наталья EXP-275709" w:date="2023-11-27T21:41:00Z">
              <w:r w:rsidRPr="00F01C62">
                <w:t>О_Кт</w:t>
              </w:r>
            </w:ins>
          </w:p>
        </w:tc>
        <w:tc>
          <w:tcPr>
            <w:tcW w:w="302" w:type="pct"/>
          </w:tcPr>
          <w:p w14:paraId="3F7778F6" w14:textId="0CB05F60" w:rsidR="00160506" w:rsidRPr="00F01C62" w:rsidRDefault="00160506" w:rsidP="00160506">
            <w:pPr>
              <w:pStyle w:val="GOSTTablenorm"/>
              <w:rPr>
                <w:ins w:id="13042" w:author="Краснова Наталья EXP-275709" w:date="2023-11-27T21:39:00Z"/>
              </w:rPr>
            </w:pPr>
            <w:ins w:id="13043" w:author="Краснова Наталья EXP-275709" w:date="2023-11-27T21:41:00Z">
              <w:r w:rsidRPr="00F01C62">
                <w:t>нет</w:t>
              </w:r>
            </w:ins>
          </w:p>
        </w:tc>
        <w:tc>
          <w:tcPr>
            <w:tcW w:w="1109" w:type="pct"/>
          </w:tcPr>
          <w:p w14:paraId="656843BD" w14:textId="746B955C" w:rsidR="00160506" w:rsidRPr="00F01C62" w:rsidRDefault="00160506" w:rsidP="00160506">
            <w:pPr>
              <w:pStyle w:val="GOSTTablenorm"/>
              <w:rPr>
                <w:ins w:id="13044" w:author="Краснова Наталья EXP-275709" w:date="2023-11-27T21:39:00Z"/>
              </w:rPr>
            </w:pPr>
            <w:ins w:id="13045" w:author="Сказецкая Наталья Камилевна" w:date="2023-12-13T22:32:00Z">
              <w:r w:rsidRPr="00F01C62">
                <w:t>Номер д</w:t>
              </w:r>
            </w:ins>
            <w:ins w:id="13046" w:author="Краснова Наталья EXP-275709" w:date="2023-11-27T21:41:00Z">
              <w:r w:rsidRPr="00F01C62">
                <w:t>енежно</w:t>
              </w:r>
            </w:ins>
            <w:ins w:id="13047" w:author="Сказецкая Наталья Камилевна" w:date="2023-12-13T22:32:00Z">
              <w:r w:rsidRPr="00F01C62">
                <w:t>го</w:t>
              </w:r>
            </w:ins>
            <w:ins w:id="13048" w:author="Краснова Наталья EXP-275709" w:date="2023-11-27T21:41:00Z">
              <w:r w:rsidRPr="00F01C62">
                <w:t xml:space="preserve"> обязательств</w:t>
              </w:r>
            </w:ins>
            <w:ins w:id="13049" w:author="Сказецкая Наталья Камилевна" w:date="2023-12-13T22:32:00Z">
              <w:r w:rsidRPr="00F01C62">
                <w:t>а</w:t>
              </w:r>
            </w:ins>
            <w:ins w:id="13050" w:author="Краснова Наталья EXP-275709" w:date="2023-11-27T21:41:00Z">
              <w:r w:rsidRPr="00F01C62">
                <w:t xml:space="preserve"> по Кт</w:t>
              </w:r>
            </w:ins>
          </w:p>
        </w:tc>
        <w:tc>
          <w:tcPr>
            <w:tcW w:w="1109" w:type="pct"/>
          </w:tcPr>
          <w:p w14:paraId="6BFBA9B6" w14:textId="76D2E165" w:rsidR="00160506" w:rsidRPr="00F01C62" w:rsidRDefault="00160506" w:rsidP="00160506">
            <w:pPr>
              <w:pStyle w:val="GOSTTablenorm"/>
              <w:rPr>
                <w:ins w:id="13051" w:author="Краснова Наталья EXP-275709" w:date="2023-11-27T21:39:00Z"/>
              </w:rPr>
            </w:pPr>
            <w:ins w:id="13052" w:author="Краснова Наталья EXP-275709" w:date="2023-12-05T09:22:00Z">
              <w:r w:rsidRPr="00F01C62">
                <w:t>T0504833:</w:t>
              </w:r>
            </w:ins>
            <w:ins w:id="13053" w:author="Сатлер Марина Викторовна" w:date="2024-04-26T17:19:00Z">
              <w:r>
                <w:rPr>
                  <w:lang w:val="en-US"/>
                </w:rPr>
                <w:t>C</w:t>
              </w:r>
            </w:ins>
            <w:ins w:id="13054" w:author="Краснова Наталья EXP-275709" w:date="2023-12-05T09:22:00Z">
              <w:r w:rsidRPr="00F01C62">
                <w:t>T_NmDO</w:t>
              </w:r>
            </w:ins>
          </w:p>
        </w:tc>
        <w:tc>
          <w:tcPr>
            <w:tcW w:w="1371" w:type="pct"/>
          </w:tcPr>
          <w:p w14:paraId="30AA9538" w14:textId="77777777" w:rsidR="00160506" w:rsidRPr="00F01C62" w:rsidRDefault="00160506" w:rsidP="00160506">
            <w:pPr>
              <w:pStyle w:val="GOSTTablenorm"/>
              <w:rPr>
                <w:ins w:id="13055" w:author="Краснова Наталья EXP-275709" w:date="2023-11-27T21:39:00Z"/>
              </w:rPr>
            </w:pPr>
          </w:p>
        </w:tc>
      </w:tr>
      <w:tr w:rsidR="0058301A" w:rsidRPr="00B9499D" w14:paraId="51DFBE7B" w14:textId="77777777" w:rsidTr="00F265CC">
        <w:trPr>
          <w:ins w:id="13056" w:author="Суслова Оксана_EXP-314882" w:date="2025-03-28T17:46:00Z"/>
        </w:trPr>
        <w:tc>
          <w:tcPr>
            <w:tcW w:w="1109" w:type="pct"/>
          </w:tcPr>
          <w:p w14:paraId="38D49507" w14:textId="6D3E10F0" w:rsidR="0058301A" w:rsidRPr="00F01C62" w:rsidRDefault="0058301A" w:rsidP="0058301A">
            <w:pPr>
              <w:pStyle w:val="GOSTTablenorm"/>
              <w:rPr>
                <w:ins w:id="13057" w:author="Суслова Оксана_EXP-314882" w:date="2025-03-28T17:46:00Z"/>
              </w:rPr>
            </w:pPr>
            <w:ins w:id="13058" w:author="Суслова Оксана_EXP-314882" w:date="2025-03-28T17:47:00Z">
              <w:r w:rsidRPr="00F01C62">
                <w:t>Номер_ДО_</w:t>
              </w:r>
              <w:r>
                <w:t>дополнительный_</w:t>
              </w:r>
              <w:r w:rsidRPr="00F01C62">
                <w:t>Дт</w:t>
              </w:r>
            </w:ins>
          </w:p>
        </w:tc>
        <w:tc>
          <w:tcPr>
            <w:tcW w:w="302" w:type="pct"/>
          </w:tcPr>
          <w:p w14:paraId="4E65F134" w14:textId="09ADA359" w:rsidR="0058301A" w:rsidRPr="00F01C62" w:rsidRDefault="0058301A" w:rsidP="0058301A">
            <w:pPr>
              <w:pStyle w:val="GOSTTablenorm"/>
              <w:rPr>
                <w:ins w:id="13059" w:author="Суслова Оксана_EXP-314882" w:date="2025-03-28T17:46:00Z"/>
              </w:rPr>
            </w:pPr>
            <w:ins w:id="13060" w:author="Суслова Оксана_EXP-314882" w:date="2025-03-28T17:47:00Z">
              <w:r w:rsidRPr="002D5BCF">
                <w:t>нет</w:t>
              </w:r>
            </w:ins>
          </w:p>
        </w:tc>
        <w:tc>
          <w:tcPr>
            <w:tcW w:w="1109" w:type="pct"/>
          </w:tcPr>
          <w:p w14:paraId="37E3328E" w14:textId="0CCE2911" w:rsidR="0058301A" w:rsidRPr="00F01C62" w:rsidRDefault="0058301A" w:rsidP="0058301A">
            <w:pPr>
              <w:pStyle w:val="GOSTTablenorm"/>
              <w:rPr>
                <w:ins w:id="13061" w:author="Суслова Оксана_EXP-314882" w:date="2025-03-28T17:46:00Z"/>
              </w:rPr>
            </w:pPr>
            <w:ins w:id="13062" w:author="Суслова Оксана_EXP-314882" w:date="2025-03-28T17:47:00Z">
              <w:r w:rsidRPr="00F01C62">
                <w:t>Номер денежного обязательства</w:t>
              </w:r>
              <w:r>
                <w:t xml:space="preserve"> дополнительный</w:t>
              </w:r>
              <w:r w:rsidRPr="00F01C62">
                <w:t xml:space="preserve"> по Дт</w:t>
              </w:r>
            </w:ins>
          </w:p>
        </w:tc>
        <w:tc>
          <w:tcPr>
            <w:tcW w:w="1109" w:type="pct"/>
          </w:tcPr>
          <w:p w14:paraId="2217432F" w14:textId="3736D367" w:rsidR="0058301A" w:rsidRPr="00F01C62" w:rsidRDefault="0058301A" w:rsidP="0058301A">
            <w:pPr>
              <w:pStyle w:val="GOSTTablenorm"/>
              <w:rPr>
                <w:ins w:id="13063" w:author="Суслова Оксана_EXP-314882" w:date="2025-03-28T17:46:00Z"/>
              </w:rPr>
            </w:pPr>
            <w:ins w:id="13064" w:author="Суслова Оксана_EXP-314882" w:date="2025-03-28T17:52:00Z">
              <w:r w:rsidRPr="0058301A">
                <w:t>T0504833:DT_NmDOAdd</w:t>
              </w:r>
            </w:ins>
          </w:p>
        </w:tc>
        <w:tc>
          <w:tcPr>
            <w:tcW w:w="1371" w:type="pct"/>
          </w:tcPr>
          <w:p w14:paraId="7179347E" w14:textId="77777777" w:rsidR="0058301A" w:rsidRPr="00F01C62" w:rsidRDefault="0058301A" w:rsidP="0058301A">
            <w:pPr>
              <w:pStyle w:val="GOSTTablenorm"/>
              <w:rPr>
                <w:ins w:id="13065" w:author="Суслова Оксана_EXP-314882" w:date="2025-03-28T17:46:00Z"/>
              </w:rPr>
            </w:pPr>
          </w:p>
        </w:tc>
      </w:tr>
      <w:tr w:rsidR="0058301A" w:rsidRPr="00B9499D" w14:paraId="1E423B08" w14:textId="77777777" w:rsidTr="00F265CC">
        <w:trPr>
          <w:ins w:id="13066" w:author="Суслова Оксана_EXP-314882" w:date="2025-03-28T17:46:00Z"/>
        </w:trPr>
        <w:tc>
          <w:tcPr>
            <w:tcW w:w="1109" w:type="pct"/>
          </w:tcPr>
          <w:p w14:paraId="00DE9BA9" w14:textId="3D28A6EF" w:rsidR="0058301A" w:rsidRPr="00F01C62" w:rsidRDefault="0058301A" w:rsidP="001C081F">
            <w:pPr>
              <w:pStyle w:val="GOSTTablenorm"/>
              <w:rPr>
                <w:ins w:id="13067" w:author="Суслова Оксана_EXP-314882" w:date="2025-03-28T17:46:00Z"/>
              </w:rPr>
            </w:pPr>
            <w:ins w:id="13068" w:author="Суслова Оксана_EXP-314882" w:date="2025-03-28T17:47:00Z">
              <w:r w:rsidRPr="00F01C62">
                <w:t>Номер_ДО_</w:t>
              </w:r>
              <w:del w:id="13069" w:author="Сатлер Марина Викторовна" w:date="2025-04-03T17:36:00Z">
                <w:r w:rsidDel="001C081F">
                  <w:delText xml:space="preserve"> </w:delText>
                </w:r>
              </w:del>
              <w:r>
                <w:t>дополнительный_</w:t>
              </w:r>
              <w:r w:rsidRPr="00F01C62">
                <w:t>Кт</w:t>
              </w:r>
            </w:ins>
          </w:p>
        </w:tc>
        <w:tc>
          <w:tcPr>
            <w:tcW w:w="302" w:type="pct"/>
          </w:tcPr>
          <w:p w14:paraId="770649E1" w14:textId="656035B7" w:rsidR="0058301A" w:rsidRPr="00F01C62" w:rsidRDefault="0058301A" w:rsidP="0058301A">
            <w:pPr>
              <w:pStyle w:val="GOSTTablenorm"/>
              <w:rPr>
                <w:ins w:id="13070" w:author="Суслова Оксана_EXP-314882" w:date="2025-03-28T17:46:00Z"/>
              </w:rPr>
            </w:pPr>
            <w:ins w:id="13071" w:author="Суслова Оксана_EXP-314882" w:date="2025-03-28T17:47:00Z">
              <w:r w:rsidRPr="002D5BCF">
                <w:t>нет</w:t>
              </w:r>
            </w:ins>
          </w:p>
        </w:tc>
        <w:tc>
          <w:tcPr>
            <w:tcW w:w="1109" w:type="pct"/>
          </w:tcPr>
          <w:p w14:paraId="474D3260" w14:textId="76C0E389" w:rsidR="0058301A" w:rsidRPr="00F01C62" w:rsidRDefault="0058301A" w:rsidP="0058301A">
            <w:pPr>
              <w:pStyle w:val="GOSTTablenorm"/>
              <w:rPr>
                <w:ins w:id="13072" w:author="Суслова Оксана_EXP-314882" w:date="2025-03-28T17:46:00Z"/>
              </w:rPr>
            </w:pPr>
            <w:ins w:id="13073" w:author="Суслова Оксана_EXP-314882" w:date="2025-03-28T17:47:00Z">
              <w:r w:rsidRPr="00F01C62">
                <w:t>Номер денежного обязательства</w:t>
              </w:r>
            </w:ins>
            <w:ins w:id="13074" w:author="Суслова Оксана_EXP-314882" w:date="2025-03-28T17:48:00Z">
              <w:r>
                <w:t xml:space="preserve"> </w:t>
              </w:r>
              <w:r>
                <w:lastRenderedPageBreak/>
                <w:t>дополнительный</w:t>
              </w:r>
            </w:ins>
            <w:ins w:id="13075" w:author="Суслова Оксана_EXP-314882" w:date="2025-03-28T17:47:00Z">
              <w:r w:rsidRPr="00F01C62">
                <w:t xml:space="preserve"> по Кт</w:t>
              </w:r>
            </w:ins>
          </w:p>
        </w:tc>
        <w:tc>
          <w:tcPr>
            <w:tcW w:w="1109" w:type="pct"/>
          </w:tcPr>
          <w:p w14:paraId="779278FE" w14:textId="6E7ACBC4" w:rsidR="0058301A" w:rsidRPr="00F01C62" w:rsidRDefault="0058301A" w:rsidP="0058301A">
            <w:pPr>
              <w:pStyle w:val="GOSTTablenorm"/>
              <w:rPr>
                <w:ins w:id="13076" w:author="Суслова Оксана_EXP-314882" w:date="2025-03-28T17:46:00Z"/>
              </w:rPr>
            </w:pPr>
            <w:ins w:id="13077" w:author="Суслова Оксана_EXP-314882" w:date="2025-03-28T17:52:00Z">
              <w:r w:rsidRPr="0058301A">
                <w:lastRenderedPageBreak/>
                <w:t>T0504833:CT_NmDOAdd</w:t>
              </w:r>
            </w:ins>
          </w:p>
        </w:tc>
        <w:tc>
          <w:tcPr>
            <w:tcW w:w="1371" w:type="pct"/>
          </w:tcPr>
          <w:p w14:paraId="4938AC99" w14:textId="77777777" w:rsidR="0058301A" w:rsidRPr="00F01C62" w:rsidRDefault="0058301A" w:rsidP="0058301A">
            <w:pPr>
              <w:pStyle w:val="GOSTTablenorm"/>
              <w:rPr>
                <w:ins w:id="13078" w:author="Суслова Оксана_EXP-314882" w:date="2025-03-28T17:46:00Z"/>
              </w:rPr>
            </w:pPr>
          </w:p>
        </w:tc>
      </w:tr>
      <w:tr w:rsidR="0058301A" w:rsidRPr="00B9499D" w14:paraId="19F8316E" w14:textId="77777777" w:rsidTr="00F265CC">
        <w:trPr>
          <w:ins w:id="13079" w:author="Суслова Оксана_EXP-314882" w:date="2025-03-28T17:46:00Z"/>
        </w:trPr>
        <w:tc>
          <w:tcPr>
            <w:tcW w:w="1109" w:type="pct"/>
          </w:tcPr>
          <w:p w14:paraId="387A6D50" w14:textId="5903B769" w:rsidR="0058301A" w:rsidRPr="00F01C62" w:rsidRDefault="0058301A" w:rsidP="0058301A">
            <w:pPr>
              <w:pStyle w:val="GOSTTablenorm"/>
              <w:rPr>
                <w:ins w:id="13080" w:author="Суслова Оксана_EXP-314882" w:date="2025-03-28T17:46:00Z"/>
              </w:rPr>
            </w:pPr>
            <w:ins w:id="13081" w:author="Суслова Оксана_EXP-314882" w:date="2025-03-28T17:48:00Z">
              <w:r>
                <w:t>Плановая_дата_Дт</w:t>
              </w:r>
            </w:ins>
          </w:p>
        </w:tc>
        <w:tc>
          <w:tcPr>
            <w:tcW w:w="302" w:type="pct"/>
          </w:tcPr>
          <w:p w14:paraId="4BC06A6E" w14:textId="36F9AA03" w:rsidR="0058301A" w:rsidRPr="00F01C62" w:rsidRDefault="0058301A" w:rsidP="0058301A">
            <w:pPr>
              <w:pStyle w:val="GOSTTablenorm"/>
              <w:rPr>
                <w:ins w:id="13082" w:author="Суслова Оксана_EXP-314882" w:date="2025-03-28T17:46:00Z"/>
              </w:rPr>
            </w:pPr>
            <w:ins w:id="13083" w:author="Суслова Оксана_EXP-314882" w:date="2025-03-28T17:47:00Z">
              <w:r w:rsidRPr="002D5BCF">
                <w:t>нет</w:t>
              </w:r>
            </w:ins>
          </w:p>
        </w:tc>
        <w:tc>
          <w:tcPr>
            <w:tcW w:w="1109" w:type="pct"/>
          </w:tcPr>
          <w:p w14:paraId="2FBFEC08" w14:textId="6C9ACF4C" w:rsidR="0058301A" w:rsidRPr="00F01C62" w:rsidRDefault="0058301A" w:rsidP="0058301A">
            <w:pPr>
              <w:pStyle w:val="GOSTTablenorm"/>
              <w:rPr>
                <w:ins w:id="13084" w:author="Суслова Оксана_EXP-314882" w:date="2025-03-28T17:46:00Z"/>
              </w:rPr>
            </w:pPr>
            <w:ins w:id="13085" w:author="Суслова Оксана_EXP-314882" w:date="2025-03-28T17:51:00Z">
              <w:r>
                <w:t>Плановая дата по Дт</w:t>
              </w:r>
            </w:ins>
          </w:p>
        </w:tc>
        <w:tc>
          <w:tcPr>
            <w:tcW w:w="1109" w:type="pct"/>
          </w:tcPr>
          <w:p w14:paraId="70CEC239" w14:textId="2CD11B83" w:rsidR="0058301A" w:rsidRPr="00F01C62" w:rsidRDefault="0058301A" w:rsidP="0058301A">
            <w:pPr>
              <w:pStyle w:val="GOSTTablenorm"/>
              <w:rPr>
                <w:ins w:id="13086" w:author="Суслова Оксана_EXP-314882" w:date="2025-03-28T17:46:00Z"/>
              </w:rPr>
            </w:pPr>
            <w:ins w:id="13087" w:author="Суслова Оксана_EXP-314882" w:date="2025-03-28T17:51:00Z">
              <w:r w:rsidRPr="0058301A">
                <w:t>T0504833:DT_PlanDate</w:t>
              </w:r>
            </w:ins>
          </w:p>
        </w:tc>
        <w:tc>
          <w:tcPr>
            <w:tcW w:w="1371" w:type="pct"/>
          </w:tcPr>
          <w:p w14:paraId="46FE044F" w14:textId="77777777" w:rsidR="0058301A" w:rsidRPr="00F01C62" w:rsidRDefault="0058301A" w:rsidP="0058301A">
            <w:pPr>
              <w:pStyle w:val="GOSTTablenorm"/>
              <w:rPr>
                <w:ins w:id="13088" w:author="Суслова Оксана_EXP-314882" w:date="2025-03-28T17:46:00Z"/>
              </w:rPr>
            </w:pPr>
          </w:p>
        </w:tc>
      </w:tr>
      <w:tr w:rsidR="0058301A" w:rsidRPr="00B9499D" w14:paraId="02816BCB" w14:textId="77777777" w:rsidTr="00F265CC">
        <w:trPr>
          <w:ins w:id="13089" w:author="Суслова Оксана_EXP-314882" w:date="2025-03-28T17:46:00Z"/>
        </w:trPr>
        <w:tc>
          <w:tcPr>
            <w:tcW w:w="1109" w:type="pct"/>
          </w:tcPr>
          <w:p w14:paraId="65EB3ADF" w14:textId="469FBA4C" w:rsidR="0058301A" w:rsidRPr="00F01C62" w:rsidRDefault="0058301A" w:rsidP="0058301A">
            <w:pPr>
              <w:pStyle w:val="GOSTTablenorm"/>
              <w:rPr>
                <w:ins w:id="13090" w:author="Суслова Оксана_EXP-314882" w:date="2025-03-28T17:46:00Z"/>
              </w:rPr>
            </w:pPr>
            <w:ins w:id="13091" w:author="Суслова Оксана_EXP-314882" w:date="2025-03-28T17:48:00Z">
              <w:r>
                <w:t>Плановая_дата_Кт</w:t>
              </w:r>
            </w:ins>
          </w:p>
        </w:tc>
        <w:tc>
          <w:tcPr>
            <w:tcW w:w="302" w:type="pct"/>
          </w:tcPr>
          <w:p w14:paraId="0C3E6CCF" w14:textId="22FC0A96" w:rsidR="0058301A" w:rsidRPr="00F01C62" w:rsidRDefault="0058301A" w:rsidP="0058301A">
            <w:pPr>
              <w:pStyle w:val="GOSTTablenorm"/>
              <w:rPr>
                <w:ins w:id="13092" w:author="Суслова Оксана_EXP-314882" w:date="2025-03-28T17:46:00Z"/>
              </w:rPr>
            </w:pPr>
            <w:ins w:id="13093" w:author="Суслова Оксана_EXP-314882" w:date="2025-03-28T17:47:00Z">
              <w:r w:rsidRPr="002D5BCF">
                <w:t>нет</w:t>
              </w:r>
            </w:ins>
          </w:p>
        </w:tc>
        <w:tc>
          <w:tcPr>
            <w:tcW w:w="1109" w:type="pct"/>
          </w:tcPr>
          <w:p w14:paraId="51E0F4F9" w14:textId="3506A12D" w:rsidR="0058301A" w:rsidRPr="00F01C62" w:rsidRDefault="0058301A" w:rsidP="0058301A">
            <w:pPr>
              <w:pStyle w:val="GOSTTablenorm"/>
              <w:rPr>
                <w:ins w:id="13094" w:author="Суслова Оксана_EXP-314882" w:date="2025-03-28T17:46:00Z"/>
              </w:rPr>
            </w:pPr>
            <w:ins w:id="13095" w:author="Суслова Оксана_EXP-314882" w:date="2025-03-28T17:51:00Z">
              <w:r>
                <w:t>Плановая дата по Кт</w:t>
              </w:r>
            </w:ins>
          </w:p>
        </w:tc>
        <w:tc>
          <w:tcPr>
            <w:tcW w:w="1109" w:type="pct"/>
          </w:tcPr>
          <w:p w14:paraId="3E22E201" w14:textId="073C1412" w:rsidR="0058301A" w:rsidRPr="00F01C62" w:rsidRDefault="0058301A" w:rsidP="0058301A">
            <w:pPr>
              <w:pStyle w:val="GOSTTablenorm"/>
              <w:rPr>
                <w:ins w:id="13096" w:author="Суслова Оксана_EXP-314882" w:date="2025-03-28T17:46:00Z"/>
              </w:rPr>
            </w:pPr>
            <w:ins w:id="13097" w:author="Суслова Оксана_EXP-314882" w:date="2025-03-28T17:51:00Z">
              <w:r w:rsidRPr="0058301A">
                <w:t>T0504833:</w:t>
              </w:r>
            </w:ins>
            <w:ins w:id="13098" w:author="Сатлер Марина Викторовна" w:date="2025-04-03T17:31:00Z">
              <w:r w:rsidR="00D17DCC">
                <w:rPr>
                  <w:lang w:val="en-US"/>
                </w:rPr>
                <w:t>C</w:t>
              </w:r>
            </w:ins>
            <w:ins w:id="13099" w:author="Суслова Оксана_EXP-314882" w:date="2025-03-28T17:51:00Z">
              <w:del w:id="13100" w:author="Сатлер Марина Викторовна" w:date="2025-04-03T17:31:00Z">
                <w:r w:rsidRPr="0058301A" w:rsidDel="00D17DCC">
                  <w:delText>С</w:delText>
                </w:r>
              </w:del>
              <w:r w:rsidRPr="0058301A">
                <w:t>T_PlanDate</w:t>
              </w:r>
            </w:ins>
          </w:p>
        </w:tc>
        <w:tc>
          <w:tcPr>
            <w:tcW w:w="1371" w:type="pct"/>
          </w:tcPr>
          <w:p w14:paraId="5B450944" w14:textId="77777777" w:rsidR="0058301A" w:rsidRPr="00F01C62" w:rsidRDefault="0058301A" w:rsidP="0058301A">
            <w:pPr>
              <w:pStyle w:val="GOSTTablenorm"/>
              <w:rPr>
                <w:ins w:id="13101" w:author="Суслова Оксана_EXP-314882" w:date="2025-03-28T17:46:00Z"/>
              </w:rPr>
            </w:pPr>
          </w:p>
        </w:tc>
      </w:tr>
    </w:tbl>
    <w:p w14:paraId="6A68A34F" w14:textId="70DBBF5E" w:rsidR="006043A1" w:rsidRDefault="008242B4" w:rsidP="00F265CC">
      <w:pPr>
        <w:pStyle w:val="GOSTNameTable"/>
      </w:pPr>
      <w:r>
        <w:rPr>
          <w:noProof/>
        </w:rPr>
        <w:fldChar w:fldCharType="begin"/>
      </w:r>
      <w:r>
        <w:rPr>
          <w:noProof/>
        </w:rPr>
        <w:instrText xml:space="preserve"> SEQ Таблица \* ARABIC </w:instrText>
      </w:r>
      <w:r>
        <w:rPr>
          <w:noProof/>
        </w:rPr>
        <w:fldChar w:fldCharType="separate"/>
      </w:r>
      <w:bookmarkStart w:id="13102" w:name="_Toc226563190"/>
      <w:r w:rsidR="00AB1BE0">
        <w:rPr>
          <w:noProof/>
        </w:rPr>
        <w:t>34</w:t>
      </w:r>
      <w:r>
        <w:rPr>
          <w:noProof/>
        </w:rPr>
        <w:fldChar w:fldCharType="end"/>
      </w:r>
      <w:r w:rsidR="006043A1">
        <w:t xml:space="preserve"> - </w:t>
      </w:r>
      <w:r w:rsidR="006043A1" w:rsidRPr="003617A6">
        <w:t>Перечень атрибутов, соответствующих типу документа</w:t>
      </w:r>
      <w:r w:rsidR="006043A1">
        <w:t xml:space="preserve"> «</w:t>
      </w:r>
      <w:r w:rsidR="006043A1" w:rsidRPr="00F01C62">
        <w:rPr>
          <w:bCs/>
          <w:szCs w:val="22"/>
        </w:rPr>
        <w:t>Бухгалтерская справка</w:t>
      </w:r>
      <w:r w:rsidR="006043A1">
        <w:rPr>
          <w:bCs/>
          <w:szCs w:val="22"/>
        </w:rPr>
        <w:t>»</w:t>
      </w:r>
      <w:r w:rsidR="006043A1" w:rsidRPr="00F01C62">
        <w:rPr>
          <w:bCs/>
          <w:szCs w:val="22"/>
        </w:rPr>
        <w:t xml:space="preserve"> (ф. 0504833) </w:t>
      </w:r>
      <w:commentRangeStart w:id="13103"/>
      <w:commentRangeStart w:id="13104"/>
      <w:r w:rsidR="006043A1" w:rsidRPr="00F01C62">
        <w:rPr>
          <w:bCs/>
          <w:szCs w:val="22"/>
        </w:rPr>
        <w:t>ARP_FAH_0504833</w:t>
      </w:r>
      <w:bookmarkEnd w:id="13102"/>
      <w:commentRangeEnd w:id="13103"/>
      <w:r w:rsidR="006043A1">
        <w:rPr>
          <w:rStyle w:val="afff4"/>
          <w:sz w:val="24"/>
          <w:szCs w:val="20"/>
        </w:rPr>
        <w:commentReference w:id="13103"/>
      </w:r>
      <w:commentRangeEnd w:id="13104"/>
      <w:r w:rsidR="006043A1">
        <w:rPr>
          <w:rStyle w:val="afff4"/>
          <w:sz w:val="24"/>
          <w:szCs w:val="20"/>
        </w:rPr>
        <w:commentReference w:id="13104"/>
      </w:r>
    </w:p>
    <w:tbl>
      <w:tblPr>
        <w:tblStyle w:val="GOSTTable"/>
        <w:tblW w:w="5000" w:type="pct"/>
        <w:tblLayout w:type="fixed"/>
        <w:tblLook w:val="07E0" w:firstRow="1" w:lastRow="1" w:firstColumn="1" w:lastColumn="1" w:noHBand="1" w:noVBand="1"/>
      </w:tblPr>
      <w:tblGrid>
        <w:gridCol w:w="3495"/>
        <w:gridCol w:w="952"/>
        <w:gridCol w:w="3496"/>
        <w:gridCol w:w="3496"/>
        <w:gridCol w:w="4321"/>
      </w:tblGrid>
      <w:tr w:rsidR="00F265CC" w:rsidRPr="00B9499D" w14:paraId="3891E500" w14:textId="77777777" w:rsidTr="000976AD">
        <w:trPr>
          <w:cnfStyle w:val="100000000000" w:firstRow="1" w:lastRow="0" w:firstColumn="0" w:lastColumn="0" w:oddVBand="0" w:evenVBand="0" w:oddHBand="0" w:evenHBand="0" w:firstRowFirstColumn="0" w:firstRowLastColumn="0" w:lastRowFirstColumn="0" w:lastRowLastColumn="0"/>
        </w:trPr>
        <w:tc>
          <w:tcPr>
            <w:tcW w:w="1109" w:type="pct"/>
          </w:tcPr>
          <w:p w14:paraId="2E0D5A26" w14:textId="533AF0C6" w:rsidR="00F265CC" w:rsidRPr="00B9499D" w:rsidRDefault="00F265CC" w:rsidP="000976AD">
            <w:pPr>
              <w:pStyle w:val="GOSTTableHead"/>
            </w:pPr>
            <w:r w:rsidRPr="00B9499D">
              <w:t>Наименование атрибута</w:t>
            </w:r>
          </w:p>
        </w:tc>
        <w:tc>
          <w:tcPr>
            <w:tcW w:w="302" w:type="pct"/>
          </w:tcPr>
          <w:p w14:paraId="51483F97" w14:textId="1733C548" w:rsidR="00F265CC" w:rsidRPr="00B9499D" w:rsidRDefault="00F265CC" w:rsidP="000976AD">
            <w:pPr>
              <w:pStyle w:val="GOSTTableHead"/>
            </w:pPr>
            <w:r w:rsidRPr="00B9499D">
              <w:t>Вычисляемый атрибут</w:t>
            </w:r>
          </w:p>
        </w:tc>
        <w:tc>
          <w:tcPr>
            <w:tcW w:w="1109" w:type="pct"/>
          </w:tcPr>
          <w:p w14:paraId="5BBC7140" w14:textId="38241D78" w:rsidR="00F265CC" w:rsidRPr="00B9499D" w:rsidRDefault="00F265CC" w:rsidP="000976AD">
            <w:pPr>
              <w:pStyle w:val="GOSTTableHead"/>
            </w:pPr>
            <w:r w:rsidRPr="00B9499D">
              <w:t>Описание атрибута</w:t>
            </w:r>
          </w:p>
        </w:tc>
        <w:tc>
          <w:tcPr>
            <w:tcW w:w="1109" w:type="pct"/>
          </w:tcPr>
          <w:p w14:paraId="67518594" w14:textId="5C8B54EA" w:rsidR="00F265CC" w:rsidRPr="00B9499D" w:rsidRDefault="00F265CC" w:rsidP="000976AD">
            <w:pPr>
              <w:pStyle w:val="GOSTTableHead"/>
            </w:pPr>
            <w:r w:rsidRPr="00B9499D">
              <w:t>Реквизит документа (наименование тега)</w:t>
            </w:r>
          </w:p>
        </w:tc>
        <w:tc>
          <w:tcPr>
            <w:tcW w:w="1371" w:type="pct"/>
          </w:tcPr>
          <w:p w14:paraId="3D7E7D18" w14:textId="68458A6B" w:rsidR="00F265CC" w:rsidRPr="00B9499D" w:rsidRDefault="00F265CC" w:rsidP="000976AD">
            <w:pPr>
              <w:pStyle w:val="GOSTTableHead"/>
            </w:pPr>
            <w:r w:rsidRPr="00B9499D">
              <w:t>Алгоритм вычисления</w:t>
            </w:r>
          </w:p>
        </w:tc>
      </w:tr>
      <w:tr w:rsidR="003730F2" w:rsidRPr="00B9499D" w14:paraId="118BBF92" w14:textId="77777777" w:rsidTr="00F265CC">
        <w:tc>
          <w:tcPr>
            <w:tcW w:w="1109" w:type="pct"/>
          </w:tcPr>
          <w:p w14:paraId="254C1FC8" w14:textId="643EEEB9" w:rsidR="003730F2" w:rsidRPr="00B9499D" w:rsidRDefault="003730F2" w:rsidP="00F01C62">
            <w:pPr>
              <w:pStyle w:val="GOSTTablenorm"/>
              <w:rPr>
                <w:szCs w:val="22"/>
              </w:rPr>
            </w:pPr>
            <w:r w:rsidRPr="00B9499D">
              <w:t>Номер_документа*</w:t>
            </w:r>
          </w:p>
        </w:tc>
        <w:tc>
          <w:tcPr>
            <w:tcW w:w="302" w:type="pct"/>
          </w:tcPr>
          <w:p w14:paraId="746C0E73" w14:textId="034FE9EE" w:rsidR="003730F2" w:rsidRPr="00B9499D" w:rsidRDefault="003730F2" w:rsidP="00F01C62">
            <w:pPr>
              <w:pStyle w:val="GOSTTablenorm"/>
              <w:rPr>
                <w:szCs w:val="22"/>
              </w:rPr>
            </w:pPr>
            <w:r w:rsidRPr="00B9499D">
              <w:t>нет</w:t>
            </w:r>
          </w:p>
        </w:tc>
        <w:tc>
          <w:tcPr>
            <w:tcW w:w="1109" w:type="pct"/>
          </w:tcPr>
          <w:p w14:paraId="707346F6" w14:textId="2BCDF680" w:rsidR="003730F2" w:rsidRPr="00B9499D" w:rsidRDefault="003730F2" w:rsidP="00F01C62">
            <w:pPr>
              <w:pStyle w:val="GOSTTablenorm"/>
              <w:rPr>
                <w:szCs w:val="22"/>
              </w:rPr>
            </w:pPr>
            <w:r w:rsidRPr="00B9499D">
              <w:t>Номер документа</w:t>
            </w:r>
          </w:p>
        </w:tc>
        <w:tc>
          <w:tcPr>
            <w:tcW w:w="1109" w:type="pct"/>
          </w:tcPr>
          <w:p w14:paraId="11764EDF" w14:textId="17765855" w:rsidR="003730F2" w:rsidRPr="00B9499D" w:rsidRDefault="003730F2" w:rsidP="00F01C62">
            <w:pPr>
              <w:pStyle w:val="GOSTTablenorm"/>
              <w:rPr>
                <w:szCs w:val="22"/>
              </w:rPr>
            </w:pPr>
            <w:r w:rsidRPr="00B9499D">
              <w:t>TtlPrt_DcNmbr</w:t>
            </w:r>
          </w:p>
        </w:tc>
        <w:tc>
          <w:tcPr>
            <w:tcW w:w="1371" w:type="pct"/>
          </w:tcPr>
          <w:p w14:paraId="02BC6C19" w14:textId="77777777" w:rsidR="003730F2" w:rsidRPr="00B9499D" w:rsidRDefault="003730F2" w:rsidP="00F01C62">
            <w:pPr>
              <w:pStyle w:val="GOSTTablenorm"/>
              <w:rPr>
                <w:szCs w:val="22"/>
              </w:rPr>
            </w:pPr>
          </w:p>
        </w:tc>
      </w:tr>
      <w:tr w:rsidR="003730F2" w:rsidRPr="00B9499D" w14:paraId="1ADEED8E" w14:textId="77777777" w:rsidTr="00F265CC">
        <w:tc>
          <w:tcPr>
            <w:tcW w:w="1109" w:type="pct"/>
          </w:tcPr>
          <w:p w14:paraId="3940F844" w14:textId="5D590E70" w:rsidR="003730F2" w:rsidRPr="00B9499D" w:rsidRDefault="003730F2" w:rsidP="00F01C62">
            <w:pPr>
              <w:pStyle w:val="GOSTTablenorm"/>
              <w:rPr>
                <w:szCs w:val="22"/>
              </w:rPr>
            </w:pPr>
            <w:r w:rsidRPr="00B9499D">
              <w:t>Дата_документа*</w:t>
            </w:r>
          </w:p>
        </w:tc>
        <w:tc>
          <w:tcPr>
            <w:tcW w:w="302" w:type="pct"/>
          </w:tcPr>
          <w:p w14:paraId="0C812A57" w14:textId="2F4540ED" w:rsidR="003730F2" w:rsidRPr="00B9499D" w:rsidRDefault="003730F2" w:rsidP="00F01C62">
            <w:pPr>
              <w:pStyle w:val="GOSTTablenorm"/>
              <w:rPr>
                <w:szCs w:val="22"/>
              </w:rPr>
            </w:pPr>
            <w:r w:rsidRPr="00B9499D">
              <w:t>нет</w:t>
            </w:r>
          </w:p>
        </w:tc>
        <w:tc>
          <w:tcPr>
            <w:tcW w:w="1109" w:type="pct"/>
          </w:tcPr>
          <w:p w14:paraId="5241F2B8" w14:textId="0ED899D2" w:rsidR="003730F2" w:rsidRPr="00B9499D" w:rsidRDefault="003730F2" w:rsidP="00F01C62">
            <w:pPr>
              <w:pStyle w:val="GOSTTablenorm"/>
              <w:rPr>
                <w:szCs w:val="22"/>
              </w:rPr>
            </w:pPr>
            <w:r w:rsidRPr="00B9499D">
              <w:t>Дата документа</w:t>
            </w:r>
          </w:p>
        </w:tc>
        <w:tc>
          <w:tcPr>
            <w:tcW w:w="1109" w:type="pct"/>
          </w:tcPr>
          <w:p w14:paraId="47094FA4" w14:textId="2691B8F9" w:rsidR="003730F2" w:rsidRPr="00B9499D" w:rsidRDefault="003730F2" w:rsidP="00F01C62">
            <w:pPr>
              <w:pStyle w:val="GOSTTablenorm"/>
              <w:rPr>
                <w:szCs w:val="22"/>
              </w:rPr>
            </w:pPr>
            <w:r w:rsidRPr="00B9499D">
              <w:t>TtlPrt_Dt</w:t>
            </w:r>
          </w:p>
        </w:tc>
        <w:tc>
          <w:tcPr>
            <w:tcW w:w="1371" w:type="pct"/>
          </w:tcPr>
          <w:p w14:paraId="4B411567" w14:textId="77777777" w:rsidR="003730F2" w:rsidRPr="00B9499D" w:rsidRDefault="003730F2" w:rsidP="00F01C62">
            <w:pPr>
              <w:pStyle w:val="GOSTTablenorm"/>
              <w:rPr>
                <w:szCs w:val="22"/>
              </w:rPr>
            </w:pPr>
          </w:p>
        </w:tc>
      </w:tr>
      <w:tr w:rsidR="003730F2" w:rsidRPr="00B9499D" w14:paraId="15EE16F9" w14:textId="77777777" w:rsidTr="00F265CC">
        <w:tc>
          <w:tcPr>
            <w:tcW w:w="1109" w:type="pct"/>
          </w:tcPr>
          <w:p w14:paraId="2BEDBDD5" w14:textId="73999253" w:rsidR="003730F2" w:rsidRPr="00B9499D" w:rsidRDefault="003730F2" w:rsidP="00F01C62">
            <w:pPr>
              <w:pStyle w:val="GOSTTablenorm"/>
            </w:pPr>
            <w:r w:rsidRPr="00B9499D">
              <w:t>Тип_справки</w:t>
            </w:r>
          </w:p>
        </w:tc>
        <w:tc>
          <w:tcPr>
            <w:tcW w:w="302" w:type="pct"/>
          </w:tcPr>
          <w:p w14:paraId="5A98642D" w14:textId="658F78DB" w:rsidR="003730F2" w:rsidRPr="00B9499D" w:rsidRDefault="003730F2" w:rsidP="00F01C62">
            <w:pPr>
              <w:pStyle w:val="GOSTTablenorm"/>
            </w:pPr>
            <w:r w:rsidRPr="00B9499D">
              <w:t>нет</w:t>
            </w:r>
          </w:p>
        </w:tc>
        <w:tc>
          <w:tcPr>
            <w:tcW w:w="1109" w:type="pct"/>
          </w:tcPr>
          <w:p w14:paraId="2347FD59" w14:textId="4C1C4964" w:rsidR="003730F2" w:rsidRPr="00B9499D" w:rsidRDefault="003730F2" w:rsidP="00F01C62">
            <w:pPr>
              <w:pStyle w:val="GOSTTablenorm"/>
            </w:pPr>
            <w:r w:rsidRPr="00B9499D">
              <w:t>Тип справки</w:t>
            </w:r>
          </w:p>
        </w:tc>
        <w:tc>
          <w:tcPr>
            <w:tcW w:w="1109" w:type="pct"/>
          </w:tcPr>
          <w:p w14:paraId="1BCF017F" w14:textId="74386761" w:rsidR="003730F2" w:rsidRPr="00B9499D" w:rsidRDefault="003730F2" w:rsidP="00F01C62">
            <w:pPr>
              <w:pStyle w:val="GOSTTablenorm"/>
            </w:pPr>
            <w:r w:rsidRPr="00B9499D">
              <w:t>TtlPrt_TypeDoc</w:t>
            </w:r>
          </w:p>
        </w:tc>
        <w:tc>
          <w:tcPr>
            <w:tcW w:w="1371" w:type="pct"/>
          </w:tcPr>
          <w:p w14:paraId="6F792785" w14:textId="77777777" w:rsidR="003730F2" w:rsidRPr="00B9499D" w:rsidRDefault="003730F2" w:rsidP="00F01C62">
            <w:pPr>
              <w:pStyle w:val="GOSTTablenorm"/>
              <w:rPr>
                <w:szCs w:val="22"/>
              </w:rPr>
            </w:pPr>
          </w:p>
        </w:tc>
      </w:tr>
      <w:tr w:rsidR="003730F2" w:rsidRPr="00B9499D" w14:paraId="728D53E3" w14:textId="77777777" w:rsidTr="00F265CC">
        <w:tc>
          <w:tcPr>
            <w:tcW w:w="1109" w:type="pct"/>
          </w:tcPr>
          <w:p w14:paraId="69F41975" w14:textId="32E2DD37" w:rsidR="003730F2" w:rsidRPr="00B9499D" w:rsidRDefault="003730F2" w:rsidP="00F01C62">
            <w:pPr>
              <w:pStyle w:val="GOSTTablenorm"/>
            </w:pPr>
            <w:r w:rsidRPr="00B9499D">
              <w:t>Наименование_типа_справки</w:t>
            </w:r>
          </w:p>
        </w:tc>
        <w:tc>
          <w:tcPr>
            <w:tcW w:w="302" w:type="pct"/>
          </w:tcPr>
          <w:p w14:paraId="548196E3" w14:textId="444D4CE3" w:rsidR="003730F2" w:rsidRPr="00B9499D" w:rsidRDefault="003730F2" w:rsidP="00F01C62">
            <w:pPr>
              <w:pStyle w:val="GOSTTablenorm"/>
            </w:pPr>
            <w:r w:rsidRPr="00B9499D">
              <w:t>нет</w:t>
            </w:r>
          </w:p>
        </w:tc>
        <w:tc>
          <w:tcPr>
            <w:tcW w:w="1109" w:type="pct"/>
          </w:tcPr>
          <w:p w14:paraId="0A866633" w14:textId="648B8C5C" w:rsidR="003730F2" w:rsidRPr="00B9499D" w:rsidRDefault="003730F2" w:rsidP="00F01C62">
            <w:pPr>
              <w:pStyle w:val="GOSTTablenorm"/>
            </w:pPr>
            <w:r w:rsidRPr="00B9499D">
              <w:t>Наименование типа справки</w:t>
            </w:r>
          </w:p>
        </w:tc>
        <w:tc>
          <w:tcPr>
            <w:tcW w:w="1109" w:type="pct"/>
          </w:tcPr>
          <w:p w14:paraId="610B5CEF" w14:textId="589494D7" w:rsidR="003730F2" w:rsidRPr="00B9499D" w:rsidRDefault="003730F2" w:rsidP="00F01C62">
            <w:pPr>
              <w:pStyle w:val="GOSTTablenorm"/>
            </w:pPr>
            <w:r w:rsidRPr="00B9499D">
              <w:t>TtlPrt_FullTypeDoc</w:t>
            </w:r>
          </w:p>
        </w:tc>
        <w:tc>
          <w:tcPr>
            <w:tcW w:w="1371" w:type="pct"/>
          </w:tcPr>
          <w:p w14:paraId="0BF935B0" w14:textId="77777777" w:rsidR="003730F2" w:rsidRPr="00B9499D" w:rsidRDefault="003730F2" w:rsidP="00F01C62">
            <w:pPr>
              <w:pStyle w:val="GOSTTablenorm"/>
              <w:rPr>
                <w:szCs w:val="22"/>
              </w:rPr>
            </w:pPr>
          </w:p>
        </w:tc>
      </w:tr>
      <w:tr w:rsidR="003730F2" w:rsidRPr="00B9499D" w14:paraId="00E11B11" w14:textId="77777777" w:rsidTr="00F265CC">
        <w:tc>
          <w:tcPr>
            <w:tcW w:w="1109" w:type="pct"/>
          </w:tcPr>
          <w:p w14:paraId="2C5ADCD5" w14:textId="571ED9C4" w:rsidR="003730F2" w:rsidRPr="00B9499D" w:rsidRDefault="003730F2" w:rsidP="00F01C62">
            <w:pPr>
              <w:pStyle w:val="GOSTTablenorm"/>
            </w:pPr>
            <w:r w:rsidRPr="00B9499D">
              <w:t>Наименование_документа</w:t>
            </w:r>
          </w:p>
        </w:tc>
        <w:tc>
          <w:tcPr>
            <w:tcW w:w="302" w:type="pct"/>
          </w:tcPr>
          <w:p w14:paraId="34D6A24F" w14:textId="55950FFD" w:rsidR="003730F2" w:rsidRPr="00B9499D" w:rsidRDefault="003730F2" w:rsidP="00F01C62">
            <w:pPr>
              <w:pStyle w:val="GOSTTablenorm"/>
            </w:pPr>
            <w:r w:rsidRPr="00B9499D">
              <w:t>да</w:t>
            </w:r>
          </w:p>
        </w:tc>
        <w:tc>
          <w:tcPr>
            <w:tcW w:w="1109" w:type="pct"/>
          </w:tcPr>
          <w:p w14:paraId="291D7CC1" w14:textId="52934A4E" w:rsidR="003730F2" w:rsidRPr="00B9499D" w:rsidRDefault="003730F2" w:rsidP="00F01C62">
            <w:pPr>
              <w:pStyle w:val="GOSTTablenorm"/>
            </w:pPr>
            <w:r w:rsidRPr="00B9499D">
              <w:t>Наименование документа</w:t>
            </w:r>
          </w:p>
        </w:tc>
        <w:tc>
          <w:tcPr>
            <w:tcW w:w="1109" w:type="pct"/>
          </w:tcPr>
          <w:p w14:paraId="6B47B999" w14:textId="779673AA" w:rsidR="003730F2" w:rsidRPr="00B9499D" w:rsidRDefault="003730F2" w:rsidP="00F01C62">
            <w:pPr>
              <w:pStyle w:val="GOSTTablenorm"/>
            </w:pPr>
            <w:r w:rsidRPr="00B9499D">
              <w:t>TypeDoc</w:t>
            </w:r>
          </w:p>
        </w:tc>
        <w:tc>
          <w:tcPr>
            <w:tcW w:w="1371" w:type="pct"/>
          </w:tcPr>
          <w:p w14:paraId="39A81958" w14:textId="254242B8" w:rsidR="003730F2" w:rsidRPr="00B9499D" w:rsidRDefault="003730F2" w:rsidP="00F01C62">
            <w:pPr>
              <w:pStyle w:val="GOSTTablenorm"/>
              <w:rPr>
                <w:szCs w:val="22"/>
              </w:rPr>
            </w:pPr>
            <w:r w:rsidRPr="00B9499D">
              <w:t xml:space="preserve">Наименование документа определяется по справочнику </w:t>
            </w:r>
            <w:r w:rsidR="00F01C62">
              <w:t>«</w:t>
            </w:r>
            <w:r w:rsidRPr="00B9499D">
              <w:t>Типы документов</w:t>
            </w:r>
            <w:r w:rsidR="00F01C62">
              <w:t>»</w:t>
            </w:r>
            <w:r w:rsidRPr="00B9499D">
              <w:t xml:space="preserve"> с помощью значения атрибута </w:t>
            </w:r>
            <w:r>
              <w:t>«</w:t>
            </w:r>
            <w:r w:rsidRPr="00B9499D">
              <w:t>Тип_документа</w:t>
            </w:r>
            <w:r>
              <w:t>»</w:t>
            </w:r>
            <w:r w:rsidRPr="00B9499D">
              <w:t xml:space="preserve"> (TypeDoc)</w:t>
            </w:r>
          </w:p>
        </w:tc>
      </w:tr>
      <w:tr w:rsidR="003730F2" w:rsidRPr="00B9499D" w14:paraId="0EF0A1C4" w14:textId="77777777" w:rsidTr="00F265CC">
        <w:tc>
          <w:tcPr>
            <w:tcW w:w="1109" w:type="pct"/>
          </w:tcPr>
          <w:p w14:paraId="56D80356" w14:textId="72E1126B" w:rsidR="003730F2" w:rsidRPr="00B9499D" w:rsidRDefault="003730F2" w:rsidP="00F01C62">
            <w:pPr>
              <w:pStyle w:val="GOSTTablenorm"/>
            </w:pPr>
            <w:r w:rsidRPr="00B9499D">
              <w:t>Код_валюты</w:t>
            </w:r>
          </w:p>
        </w:tc>
        <w:tc>
          <w:tcPr>
            <w:tcW w:w="302" w:type="pct"/>
          </w:tcPr>
          <w:p w14:paraId="3804E1DF" w14:textId="3F8C947F" w:rsidR="003730F2" w:rsidRPr="00B9499D" w:rsidRDefault="003730F2" w:rsidP="00F01C62">
            <w:pPr>
              <w:pStyle w:val="GOSTTablenorm"/>
            </w:pPr>
            <w:r w:rsidRPr="00B9499D">
              <w:t>да</w:t>
            </w:r>
          </w:p>
        </w:tc>
        <w:tc>
          <w:tcPr>
            <w:tcW w:w="1109" w:type="pct"/>
          </w:tcPr>
          <w:p w14:paraId="2E59EEF8" w14:textId="0F29AF45" w:rsidR="003730F2" w:rsidRPr="00B9499D" w:rsidRDefault="003730F2" w:rsidP="00F01C62">
            <w:pPr>
              <w:pStyle w:val="GOSTTablenorm"/>
            </w:pPr>
            <w:r w:rsidRPr="00B9499D">
              <w:t>Код валюты по ОКВ</w:t>
            </w:r>
          </w:p>
        </w:tc>
        <w:tc>
          <w:tcPr>
            <w:tcW w:w="1109" w:type="pct"/>
          </w:tcPr>
          <w:p w14:paraId="4B317A75" w14:textId="4D35A975" w:rsidR="003730F2" w:rsidRPr="00B9499D" w:rsidRDefault="003730F2" w:rsidP="00F01C62">
            <w:pPr>
              <w:pStyle w:val="GOSTTablenorm"/>
            </w:pPr>
            <w:r w:rsidRPr="00B9499D">
              <w:t>TtlPrt_CdCrr</w:t>
            </w:r>
          </w:p>
        </w:tc>
        <w:tc>
          <w:tcPr>
            <w:tcW w:w="1371" w:type="pct"/>
          </w:tcPr>
          <w:p w14:paraId="1EB2BA9C" w14:textId="77777777" w:rsidR="003730F2" w:rsidRPr="00D1318C" w:rsidRDefault="003730F2" w:rsidP="00F01C62">
            <w:pPr>
              <w:pStyle w:val="GOSTTablenorm"/>
              <w:rPr>
                <w:rFonts w:eastAsiaTheme="minorEastAsia"/>
              </w:rPr>
            </w:pPr>
            <w:r w:rsidRPr="00D1318C">
              <w:t>В составе документа может приходить как цифровой, так и буквенный код валюты.</w:t>
            </w:r>
          </w:p>
          <w:p w14:paraId="49ADA2A0" w14:textId="5203D11D" w:rsidR="003730F2" w:rsidRPr="00D1318C" w:rsidRDefault="003730F2" w:rsidP="00792E0E">
            <w:pPr>
              <w:pStyle w:val="GOSTTableListNum10"/>
              <w:numPr>
                <w:ilvl w:val="0"/>
                <w:numId w:val="51"/>
              </w:numPr>
            </w:pPr>
            <w:r w:rsidRPr="00D1318C">
              <w:t xml:space="preserve"> если код валюты пришел цифровой, то в атрибут его значение передается в неизменном виде;</w:t>
            </w:r>
          </w:p>
          <w:p w14:paraId="4433B697" w14:textId="2614D4E4" w:rsidR="003730F2" w:rsidRPr="00B9499D" w:rsidRDefault="003730F2" w:rsidP="00F01C62">
            <w:pPr>
              <w:pStyle w:val="GOSTTableListNum10"/>
            </w:pPr>
            <w:r w:rsidRPr="00B9499D">
              <w:t xml:space="preserve"> если код валюты пришел буквенный, то в атрибут его значение передается после преобразования в цифровой по данным </w:t>
            </w:r>
            <w:r w:rsidRPr="00B9499D">
              <w:lastRenderedPageBreak/>
              <w:t>справочника «Общероссий</w:t>
            </w:r>
            <w:r w:rsidR="00F01C62">
              <w:t>ский классификатор валют (ОКВ)»</w:t>
            </w:r>
          </w:p>
        </w:tc>
      </w:tr>
      <w:tr w:rsidR="001B34E5" w:rsidRPr="00B9499D" w14:paraId="78D81D0E" w14:textId="77777777" w:rsidTr="00F265CC">
        <w:trPr>
          <w:ins w:id="13105" w:author="Сатлер Марина Викторовна" w:date="2024-03-20T10:52:00Z"/>
        </w:trPr>
        <w:tc>
          <w:tcPr>
            <w:tcW w:w="1109" w:type="pct"/>
          </w:tcPr>
          <w:p w14:paraId="2D97CDA5" w14:textId="27BD6606" w:rsidR="001B34E5" w:rsidRPr="00B9499D" w:rsidRDefault="001B34E5" w:rsidP="001B34E5">
            <w:pPr>
              <w:pStyle w:val="GOSTTablenorm"/>
              <w:rPr>
                <w:ins w:id="13106" w:author="Сатлер Марина Викторовна" w:date="2024-03-20T10:52:00Z"/>
              </w:rPr>
            </w:pPr>
            <w:ins w:id="13107" w:author="Сатлер Марина Викторовна" w:date="2024-03-20T10:52:00Z">
              <w:r>
                <w:rPr>
                  <w:szCs w:val="22"/>
                </w:rPr>
                <w:lastRenderedPageBreak/>
                <w:t>Код_валюты_учета</w:t>
              </w:r>
            </w:ins>
          </w:p>
        </w:tc>
        <w:tc>
          <w:tcPr>
            <w:tcW w:w="302" w:type="pct"/>
          </w:tcPr>
          <w:p w14:paraId="33B90271" w14:textId="27FFAE7A" w:rsidR="001B34E5" w:rsidRPr="00B9499D" w:rsidRDefault="001B34E5" w:rsidP="001B34E5">
            <w:pPr>
              <w:pStyle w:val="GOSTTablenorm"/>
              <w:rPr>
                <w:ins w:id="13108" w:author="Сатлер Марина Викторовна" w:date="2024-03-20T10:52:00Z"/>
              </w:rPr>
            </w:pPr>
            <w:ins w:id="13109" w:author="Сатлер Марина Викторовна" w:date="2024-03-20T10:52:00Z">
              <w:r>
                <w:rPr>
                  <w:szCs w:val="22"/>
                </w:rPr>
                <w:t>да</w:t>
              </w:r>
            </w:ins>
          </w:p>
        </w:tc>
        <w:tc>
          <w:tcPr>
            <w:tcW w:w="1109" w:type="pct"/>
          </w:tcPr>
          <w:p w14:paraId="5B9F782C" w14:textId="16D53DF0" w:rsidR="001B34E5" w:rsidRPr="00B9499D" w:rsidRDefault="001B34E5" w:rsidP="001B34E5">
            <w:pPr>
              <w:pStyle w:val="GOSTTablenorm"/>
              <w:rPr>
                <w:ins w:id="13110" w:author="Сатлер Марина Викторовна" w:date="2024-03-20T10:52:00Z"/>
              </w:rPr>
            </w:pPr>
            <w:ins w:id="13111" w:author="Сатлер Марина Викторовна" w:date="2024-03-20T10:52:00Z">
              <w:r w:rsidRPr="00B9499D">
                <w:rPr>
                  <w:szCs w:val="22"/>
                </w:rPr>
                <w:t xml:space="preserve">Код валюты </w:t>
              </w:r>
              <w:r>
                <w:rPr>
                  <w:szCs w:val="22"/>
                </w:rPr>
                <w:t xml:space="preserve">учета </w:t>
              </w:r>
              <w:r w:rsidRPr="00B9499D">
                <w:rPr>
                  <w:szCs w:val="22"/>
                </w:rPr>
                <w:t>по ОКВ</w:t>
              </w:r>
            </w:ins>
          </w:p>
        </w:tc>
        <w:tc>
          <w:tcPr>
            <w:tcW w:w="1109" w:type="pct"/>
          </w:tcPr>
          <w:p w14:paraId="0FD228FF" w14:textId="0DB5DBD5" w:rsidR="001B34E5" w:rsidRPr="00B9499D" w:rsidRDefault="001B34E5" w:rsidP="001B34E5">
            <w:pPr>
              <w:pStyle w:val="GOSTTablenorm"/>
              <w:rPr>
                <w:ins w:id="13112" w:author="Сатлер Марина Викторовна" w:date="2024-03-20T10:52:00Z"/>
              </w:rPr>
            </w:pPr>
            <w:ins w:id="13113" w:author="Сатлер Марина Викторовна" w:date="2024-03-20T10:52:00Z">
              <w:r>
                <w:t>-</w:t>
              </w:r>
            </w:ins>
          </w:p>
        </w:tc>
        <w:tc>
          <w:tcPr>
            <w:tcW w:w="1371" w:type="pct"/>
          </w:tcPr>
          <w:p w14:paraId="0C7B7F87" w14:textId="14BF4456" w:rsidR="001B34E5" w:rsidRPr="00D1318C" w:rsidRDefault="001B34E5" w:rsidP="001B34E5">
            <w:pPr>
              <w:pStyle w:val="GOSTTablenorm"/>
              <w:rPr>
                <w:ins w:id="13114" w:author="Сатлер Марина Викторовна" w:date="2024-03-20T10:52:00Z"/>
              </w:rPr>
            </w:pPr>
            <w:ins w:id="13115" w:author="Сатлер Марина Викторовна" w:date="2024-03-20T10:52:00Z">
              <w:r w:rsidRPr="000027F9">
                <w:t>Указывается значение «643»</w:t>
              </w:r>
            </w:ins>
          </w:p>
        </w:tc>
      </w:tr>
      <w:tr w:rsidR="001B34E5" w:rsidRPr="00B9499D" w14:paraId="76AB6451" w14:textId="77777777" w:rsidTr="00F265CC">
        <w:tc>
          <w:tcPr>
            <w:tcW w:w="1109" w:type="pct"/>
          </w:tcPr>
          <w:p w14:paraId="407A86B0" w14:textId="58429DD9" w:rsidR="001B34E5" w:rsidRPr="00F01C62" w:rsidRDefault="001B34E5" w:rsidP="001B34E5">
            <w:pPr>
              <w:pStyle w:val="GOSTTablenorm"/>
            </w:pPr>
            <w:r w:rsidRPr="00F01C62">
              <w:t>Дата_ввода_в_действие</w:t>
            </w:r>
          </w:p>
        </w:tc>
        <w:tc>
          <w:tcPr>
            <w:tcW w:w="302" w:type="pct"/>
          </w:tcPr>
          <w:p w14:paraId="378DE767" w14:textId="0EAE70D1" w:rsidR="001B34E5" w:rsidRPr="00F01C62" w:rsidRDefault="001B34E5" w:rsidP="001B34E5">
            <w:pPr>
              <w:pStyle w:val="GOSTTablenorm"/>
            </w:pPr>
            <w:r w:rsidRPr="00F01C62">
              <w:t>да</w:t>
            </w:r>
          </w:p>
        </w:tc>
        <w:tc>
          <w:tcPr>
            <w:tcW w:w="1109" w:type="pct"/>
          </w:tcPr>
          <w:p w14:paraId="59F32F9C" w14:textId="552AB361" w:rsidR="001B34E5" w:rsidRPr="00F01C62" w:rsidRDefault="001B34E5" w:rsidP="001B34E5">
            <w:pPr>
              <w:pStyle w:val="GOSTTablenorm"/>
            </w:pPr>
            <w:r w:rsidRPr="00F01C62">
              <w:t>Дата ввода в действие</w:t>
            </w:r>
          </w:p>
        </w:tc>
        <w:tc>
          <w:tcPr>
            <w:tcW w:w="1109" w:type="pct"/>
          </w:tcPr>
          <w:p w14:paraId="617661AA" w14:textId="62306594" w:rsidR="001B34E5" w:rsidRPr="00F01C62" w:rsidRDefault="001B34E5" w:rsidP="001B34E5">
            <w:pPr>
              <w:pStyle w:val="GOSTTablenorm"/>
            </w:pPr>
            <w:r w:rsidRPr="00F01C62">
              <w:t>SettlementDate (из заголовка запроса)</w:t>
            </w:r>
          </w:p>
        </w:tc>
        <w:tc>
          <w:tcPr>
            <w:tcW w:w="1371" w:type="pct"/>
          </w:tcPr>
          <w:p w14:paraId="158DA97A" w14:textId="29A740E6" w:rsidR="001B34E5" w:rsidRPr="00F01C62" w:rsidRDefault="001B34E5" w:rsidP="001B34E5">
            <w:pPr>
              <w:pStyle w:val="GOSTTablenorm"/>
            </w:pPr>
            <w:r w:rsidRPr="00F01C62">
              <w:t>Для данного типа документов Дата_ввода_в_действие</w:t>
            </w:r>
            <w:r>
              <w:t> </w:t>
            </w:r>
            <w:r w:rsidRPr="00F01C62">
              <w:t>=</w:t>
            </w:r>
            <w:r>
              <w:t> </w:t>
            </w:r>
            <w:r w:rsidRPr="00F01C62">
              <w:t>Дата_отражения_в_учете</w:t>
            </w:r>
          </w:p>
        </w:tc>
      </w:tr>
      <w:tr w:rsidR="001B34E5" w:rsidRPr="00B9499D" w14:paraId="7AA43AAA" w14:textId="77777777" w:rsidTr="00F265CC">
        <w:tc>
          <w:tcPr>
            <w:tcW w:w="1109" w:type="pct"/>
          </w:tcPr>
          <w:p w14:paraId="28345DB4" w14:textId="5C93C923" w:rsidR="001B34E5" w:rsidRPr="00F01C62" w:rsidRDefault="001B34E5" w:rsidP="001B34E5">
            <w:pPr>
              <w:pStyle w:val="GOSTTablenorm"/>
            </w:pPr>
            <w:r w:rsidRPr="00F01C62">
              <w:t>Уровень_конфиденциальности</w:t>
            </w:r>
          </w:p>
        </w:tc>
        <w:tc>
          <w:tcPr>
            <w:tcW w:w="302" w:type="pct"/>
          </w:tcPr>
          <w:p w14:paraId="7BFB99FA" w14:textId="2C9821E7" w:rsidR="001B34E5" w:rsidRPr="00F01C62" w:rsidRDefault="001B34E5" w:rsidP="001B34E5">
            <w:pPr>
              <w:pStyle w:val="GOSTTablenorm"/>
            </w:pPr>
            <w:r w:rsidRPr="00F01C62">
              <w:t>нет</w:t>
            </w:r>
          </w:p>
        </w:tc>
        <w:tc>
          <w:tcPr>
            <w:tcW w:w="1109" w:type="pct"/>
          </w:tcPr>
          <w:p w14:paraId="7E4F18FB" w14:textId="63595AC1" w:rsidR="001B34E5" w:rsidRPr="00F01C62" w:rsidRDefault="001B34E5" w:rsidP="001B34E5">
            <w:pPr>
              <w:pStyle w:val="GOSTTablenorm"/>
            </w:pPr>
            <w:r w:rsidRPr="00F01C62">
              <w:t>Уровень конфиденциальности</w:t>
            </w:r>
          </w:p>
        </w:tc>
        <w:tc>
          <w:tcPr>
            <w:tcW w:w="1109" w:type="pct"/>
          </w:tcPr>
          <w:p w14:paraId="3B7E5D7B" w14:textId="75FB9506" w:rsidR="001B34E5" w:rsidRPr="00F01C62" w:rsidRDefault="001B34E5" w:rsidP="001B34E5">
            <w:pPr>
              <w:pStyle w:val="GOSTTablenorm"/>
            </w:pPr>
            <w:r w:rsidRPr="00F01C62">
              <w:t>SystemInformation_UFOS_SECRECY</w:t>
            </w:r>
          </w:p>
        </w:tc>
        <w:tc>
          <w:tcPr>
            <w:tcW w:w="1371" w:type="pct"/>
          </w:tcPr>
          <w:p w14:paraId="79D4FABE" w14:textId="77777777" w:rsidR="001B34E5" w:rsidRPr="00F01C62" w:rsidRDefault="001B34E5" w:rsidP="001B34E5">
            <w:pPr>
              <w:pStyle w:val="GOSTTablenorm"/>
            </w:pPr>
          </w:p>
        </w:tc>
      </w:tr>
      <w:tr w:rsidR="001B34E5" w:rsidRPr="00B9499D" w14:paraId="742E7D30" w14:textId="77777777" w:rsidTr="00F265CC">
        <w:tc>
          <w:tcPr>
            <w:tcW w:w="1109" w:type="pct"/>
          </w:tcPr>
          <w:p w14:paraId="232FCFBD" w14:textId="4F90EB22" w:rsidR="001B34E5" w:rsidRPr="00F01C62" w:rsidRDefault="001B34E5" w:rsidP="001B34E5">
            <w:pPr>
              <w:pStyle w:val="GOSTTablenorm"/>
            </w:pPr>
            <w:r w:rsidRPr="00F01C62">
              <w:t>Код_бюджета</w:t>
            </w:r>
          </w:p>
        </w:tc>
        <w:tc>
          <w:tcPr>
            <w:tcW w:w="302" w:type="pct"/>
          </w:tcPr>
          <w:p w14:paraId="7C415ADA" w14:textId="05995D2F" w:rsidR="001B34E5" w:rsidRPr="00F01C62" w:rsidRDefault="001B34E5" w:rsidP="001B34E5">
            <w:pPr>
              <w:pStyle w:val="GOSTTablenorm"/>
            </w:pPr>
            <w:r w:rsidRPr="00F01C62">
              <w:t>нет</w:t>
            </w:r>
          </w:p>
        </w:tc>
        <w:tc>
          <w:tcPr>
            <w:tcW w:w="1109" w:type="pct"/>
          </w:tcPr>
          <w:p w14:paraId="72474B30" w14:textId="679881C7" w:rsidR="001B34E5" w:rsidRPr="00F01C62" w:rsidRDefault="001B34E5" w:rsidP="001B34E5">
            <w:pPr>
              <w:pStyle w:val="GOSTTablenorm"/>
            </w:pPr>
            <w:r w:rsidRPr="00F01C62">
              <w:t>Код бюджета</w:t>
            </w:r>
          </w:p>
        </w:tc>
        <w:tc>
          <w:tcPr>
            <w:tcW w:w="1109" w:type="pct"/>
          </w:tcPr>
          <w:p w14:paraId="341C6327" w14:textId="60B7A7DA" w:rsidR="001B34E5" w:rsidRPr="00F01C62" w:rsidRDefault="001B34E5" w:rsidP="001B34E5">
            <w:pPr>
              <w:pStyle w:val="GOSTTablenorm"/>
            </w:pPr>
            <w:r w:rsidRPr="00F01C62">
              <w:t>TtlPrt_Budget_Cd</w:t>
            </w:r>
          </w:p>
        </w:tc>
        <w:tc>
          <w:tcPr>
            <w:tcW w:w="1371" w:type="pct"/>
          </w:tcPr>
          <w:p w14:paraId="4014AC9B" w14:textId="77777777" w:rsidR="001B34E5" w:rsidRPr="00F01C62" w:rsidRDefault="001B34E5" w:rsidP="001B34E5">
            <w:pPr>
              <w:pStyle w:val="GOSTTablenorm"/>
            </w:pPr>
          </w:p>
        </w:tc>
      </w:tr>
      <w:tr w:rsidR="001B34E5" w:rsidRPr="00B9499D" w14:paraId="685AEC3F" w14:textId="77777777" w:rsidTr="00F265CC">
        <w:tc>
          <w:tcPr>
            <w:tcW w:w="1109" w:type="pct"/>
          </w:tcPr>
          <w:p w14:paraId="36859432" w14:textId="00AF3A01" w:rsidR="001B34E5" w:rsidRPr="00F01C62" w:rsidRDefault="001B34E5" w:rsidP="001B34E5">
            <w:pPr>
              <w:pStyle w:val="GOSTTablenorm"/>
            </w:pPr>
            <w:r w:rsidRPr="00F01C62">
              <w:t>Книга_бухгалтерского_учета</w:t>
            </w:r>
          </w:p>
        </w:tc>
        <w:tc>
          <w:tcPr>
            <w:tcW w:w="302" w:type="pct"/>
          </w:tcPr>
          <w:p w14:paraId="3D932273" w14:textId="5D50E9BD" w:rsidR="001B34E5" w:rsidRPr="00F01C62" w:rsidRDefault="001B34E5" w:rsidP="001B34E5">
            <w:pPr>
              <w:pStyle w:val="GOSTTablenorm"/>
            </w:pPr>
            <w:r w:rsidRPr="00F01C62">
              <w:t>нет</w:t>
            </w:r>
          </w:p>
        </w:tc>
        <w:tc>
          <w:tcPr>
            <w:tcW w:w="1109" w:type="pct"/>
          </w:tcPr>
          <w:p w14:paraId="509D58EA" w14:textId="0423EC67" w:rsidR="001B34E5" w:rsidRPr="00F01C62" w:rsidRDefault="001B34E5" w:rsidP="001B34E5">
            <w:pPr>
              <w:pStyle w:val="GOSTTablenorm"/>
            </w:pPr>
            <w:r w:rsidRPr="00F01C62">
              <w:t>Книга бухгалтерского учета</w:t>
            </w:r>
          </w:p>
        </w:tc>
        <w:tc>
          <w:tcPr>
            <w:tcW w:w="1109" w:type="pct"/>
          </w:tcPr>
          <w:p w14:paraId="3F68D942" w14:textId="7130EA35" w:rsidR="001B34E5" w:rsidRPr="00F01C62" w:rsidRDefault="001B34E5" w:rsidP="001B34E5">
            <w:pPr>
              <w:pStyle w:val="GOSTTablenorm"/>
            </w:pPr>
            <w:r w:rsidRPr="00F01C62">
              <w:t>TtlPrt_LEDGERBOOK</w:t>
            </w:r>
          </w:p>
        </w:tc>
        <w:tc>
          <w:tcPr>
            <w:tcW w:w="1371" w:type="pct"/>
          </w:tcPr>
          <w:p w14:paraId="3463810F" w14:textId="77777777" w:rsidR="001B34E5" w:rsidRPr="00F01C62" w:rsidRDefault="001B34E5" w:rsidP="001B34E5">
            <w:pPr>
              <w:pStyle w:val="GOSTTablenorm"/>
            </w:pPr>
          </w:p>
        </w:tc>
      </w:tr>
      <w:tr w:rsidR="001B34E5" w:rsidRPr="00B9499D" w14:paraId="02D79D36" w14:textId="77777777" w:rsidTr="00F265CC">
        <w:tc>
          <w:tcPr>
            <w:tcW w:w="1109" w:type="pct"/>
          </w:tcPr>
          <w:p w14:paraId="032617E3" w14:textId="7C95D555" w:rsidR="001B34E5" w:rsidRPr="00F01C62" w:rsidRDefault="001B34E5" w:rsidP="001B34E5">
            <w:pPr>
              <w:pStyle w:val="GOSTTablenorm"/>
            </w:pPr>
            <w:r w:rsidRPr="00F01C62">
              <w:t>Книга_аналитического_учета</w:t>
            </w:r>
          </w:p>
        </w:tc>
        <w:tc>
          <w:tcPr>
            <w:tcW w:w="302" w:type="pct"/>
          </w:tcPr>
          <w:p w14:paraId="676F21A0" w14:textId="1B26153E" w:rsidR="001B34E5" w:rsidRPr="00F01C62" w:rsidRDefault="001B34E5" w:rsidP="001B34E5">
            <w:pPr>
              <w:pStyle w:val="GOSTTablenorm"/>
            </w:pPr>
            <w:r w:rsidRPr="00F01C62">
              <w:t>да</w:t>
            </w:r>
          </w:p>
        </w:tc>
        <w:tc>
          <w:tcPr>
            <w:tcW w:w="1109" w:type="pct"/>
          </w:tcPr>
          <w:p w14:paraId="2D69DFE1" w14:textId="1F09ACA3" w:rsidR="001B34E5" w:rsidRPr="00F01C62" w:rsidRDefault="001B34E5" w:rsidP="001B34E5">
            <w:pPr>
              <w:pStyle w:val="GOSTTablenorm"/>
            </w:pPr>
            <w:r w:rsidRPr="00F01C62">
              <w:t>Книга аналитического учета</w:t>
            </w:r>
          </w:p>
        </w:tc>
        <w:tc>
          <w:tcPr>
            <w:tcW w:w="1109" w:type="pct"/>
          </w:tcPr>
          <w:p w14:paraId="51BE82AB" w14:textId="77777777" w:rsidR="001B34E5" w:rsidRPr="00F01C62" w:rsidRDefault="001B34E5" w:rsidP="001B34E5">
            <w:pPr>
              <w:pStyle w:val="GOSTTablenorm"/>
            </w:pPr>
          </w:p>
        </w:tc>
        <w:tc>
          <w:tcPr>
            <w:tcW w:w="1371" w:type="pct"/>
          </w:tcPr>
          <w:p w14:paraId="5130BD22" w14:textId="44FD4274" w:rsidR="001B34E5" w:rsidRPr="00F01C62" w:rsidRDefault="001B34E5" w:rsidP="001B34E5">
            <w:pPr>
              <w:pStyle w:val="GOSTTablenorm"/>
            </w:pPr>
            <w:r w:rsidRPr="00F01C62">
              <w:t>Данный атрибут вычисляется на основании Книги бухгалтерского учета (Tt</w:t>
            </w:r>
            <w:r>
              <w:t>lPrt_LEDGERBOOK) и справочника «</w:t>
            </w:r>
            <w:r w:rsidRPr="00F01C62">
              <w:t>Книги учета</w:t>
            </w:r>
            <w:r>
              <w:t>»</w:t>
            </w:r>
            <w:r w:rsidRPr="00F01C62">
              <w:t xml:space="preserve"> SVAP. До реализации доработок справочника, позволяющих установить связь между книгами, вычисление осуществляется по правилу:</w:t>
            </w:r>
          </w:p>
          <w:p w14:paraId="14A7C259" w14:textId="42EB3634" w:rsidR="001B34E5" w:rsidRPr="00F01C62" w:rsidRDefault="001B34E5" w:rsidP="001B34E5">
            <w:pPr>
              <w:pStyle w:val="GOSTTablenorm"/>
            </w:pPr>
            <w:r w:rsidRPr="00F01C62">
              <w:t>Если атрибут Книга_бухгалтерского_учета имеет значение «FTAccFedOrg» или «FTAccFedExec», то атрибут Книга_аналитического_учета принимает значение «FTOperFed»</w:t>
            </w:r>
          </w:p>
        </w:tc>
      </w:tr>
      <w:tr w:rsidR="001B34E5" w:rsidRPr="00B9499D" w14:paraId="236BD9FD" w14:textId="77777777" w:rsidTr="00F265CC">
        <w:tc>
          <w:tcPr>
            <w:tcW w:w="1109" w:type="pct"/>
          </w:tcPr>
          <w:p w14:paraId="5F765700" w14:textId="1424C9FA" w:rsidR="001B34E5" w:rsidRPr="00F01C62" w:rsidRDefault="001B34E5" w:rsidP="001B34E5">
            <w:pPr>
              <w:pStyle w:val="GOSTTablenorm"/>
            </w:pPr>
            <w:ins w:id="13116" w:author="Сказецкая Наталья Камилевна" w:date="2023-12-14T14:01:00Z">
              <w:r w:rsidRPr="00F01C62">
                <w:t>Номер_</w:t>
              </w:r>
            </w:ins>
            <w:r w:rsidRPr="00F01C62">
              <w:t>КОО_Дт</w:t>
            </w:r>
          </w:p>
        </w:tc>
        <w:tc>
          <w:tcPr>
            <w:tcW w:w="302" w:type="pct"/>
          </w:tcPr>
          <w:p w14:paraId="59F477D6" w14:textId="77777777" w:rsidR="001B34E5" w:rsidRPr="00F01C62" w:rsidRDefault="001B34E5" w:rsidP="001B34E5">
            <w:pPr>
              <w:pStyle w:val="GOSTTablenorm"/>
            </w:pPr>
            <w:r w:rsidRPr="00F01C62">
              <w:t>нет</w:t>
            </w:r>
          </w:p>
        </w:tc>
        <w:tc>
          <w:tcPr>
            <w:tcW w:w="1109" w:type="pct"/>
          </w:tcPr>
          <w:p w14:paraId="12A6289B" w14:textId="4E7C394F" w:rsidR="001B34E5" w:rsidRPr="00F01C62" w:rsidRDefault="001B34E5" w:rsidP="001B34E5">
            <w:pPr>
              <w:pStyle w:val="GOSTTablenorm"/>
            </w:pPr>
            <w:del w:id="13117" w:author="Сказецкая Наталья Камилевна" w:date="2023-12-14T14:04:00Z">
              <w:r w:rsidRPr="00F01C62" w:rsidDel="00907AFA">
                <w:delText>К</w:delText>
              </w:r>
            </w:del>
            <w:ins w:id="13118" w:author="Сказецкая Наталья Камилевна" w:date="2023-12-14T14:04:00Z">
              <w:r w:rsidRPr="00F01C62">
                <w:t>Номер к</w:t>
              </w:r>
            </w:ins>
            <w:r w:rsidRPr="00F01C62">
              <w:t>азначейско</w:t>
            </w:r>
            <w:ins w:id="13119" w:author="Сказецкая Наталья Камилевна" w:date="2023-12-14T14:05:00Z">
              <w:r w:rsidRPr="00F01C62">
                <w:t>го</w:t>
              </w:r>
            </w:ins>
            <w:del w:id="13120" w:author="Сказецкая Наталья Камилевна" w:date="2023-12-14T14:05:00Z">
              <w:r w:rsidRPr="00F01C62" w:rsidDel="00907AFA">
                <w:delText>е</w:delText>
              </w:r>
            </w:del>
            <w:r w:rsidRPr="00F01C62">
              <w:t xml:space="preserve"> обеспечени</w:t>
            </w:r>
            <w:ins w:id="13121" w:author="Сказецкая Наталья Камилевна" w:date="2023-12-14T14:05:00Z">
              <w:r w:rsidRPr="00F01C62">
                <w:t>я</w:t>
              </w:r>
            </w:ins>
            <w:del w:id="13122" w:author="Сказецкая Наталья Камилевна" w:date="2023-12-14T14:05:00Z">
              <w:r w:rsidRPr="00F01C62" w:rsidDel="00907AFA">
                <w:delText>е</w:delText>
              </w:r>
            </w:del>
            <w:r w:rsidRPr="00F01C62">
              <w:t xml:space="preserve"> обязательств по Дт</w:t>
            </w:r>
          </w:p>
        </w:tc>
        <w:tc>
          <w:tcPr>
            <w:tcW w:w="1109" w:type="pct"/>
          </w:tcPr>
          <w:p w14:paraId="0B709050" w14:textId="77777777" w:rsidR="001B34E5" w:rsidRPr="00F01C62" w:rsidRDefault="001B34E5" w:rsidP="001B34E5">
            <w:pPr>
              <w:pStyle w:val="GOSTTablenorm"/>
            </w:pPr>
            <w:r w:rsidRPr="00F01C62">
              <w:t>T0504833:DT_NumberKOO</w:t>
            </w:r>
          </w:p>
        </w:tc>
        <w:tc>
          <w:tcPr>
            <w:tcW w:w="1371" w:type="pct"/>
          </w:tcPr>
          <w:p w14:paraId="785D03E8" w14:textId="77777777" w:rsidR="001B34E5" w:rsidRPr="00F01C62" w:rsidRDefault="001B34E5" w:rsidP="001B34E5">
            <w:pPr>
              <w:pStyle w:val="GOSTTablenorm"/>
            </w:pPr>
          </w:p>
        </w:tc>
      </w:tr>
      <w:tr w:rsidR="001B34E5" w:rsidRPr="00B9499D" w14:paraId="4C7C1794" w14:textId="77777777" w:rsidTr="00F265CC">
        <w:tc>
          <w:tcPr>
            <w:tcW w:w="1109" w:type="pct"/>
          </w:tcPr>
          <w:p w14:paraId="7B967860" w14:textId="539BAFF7" w:rsidR="001B34E5" w:rsidRPr="00F01C62" w:rsidRDefault="001B34E5" w:rsidP="001B34E5">
            <w:pPr>
              <w:pStyle w:val="GOSTTablenorm"/>
            </w:pPr>
            <w:ins w:id="13123" w:author="Сказецкая Наталья Камилевна" w:date="2023-12-14T14:01:00Z">
              <w:r w:rsidRPr="00F01C62">
                <w:t>Номер_</w:t>
              </w:r>
            </w:ins>
            <w:r w:rsidRPr="00F01C62">
              <w:t>КОО_Кт</w:t>
            </w:r>
          </w:p>
        </w:tc>
        <w:tc>
          <w:tcPr>
            <w:tcW w:w="302" w:type="pct"/>
          </w:tcPr>
          <w:p w14:paraId="5695074A" w14:textId="77777777" w:rsidR="001B34E5" w:rsidRPr="00F01C62" w:rsidRDefault="001B34E5" w:rsidP="001B34E5">
            <w:pPr>
              <w:pStyle w:val="GOSTTablenorm"/>
            </w:pPr>
            <w:r w:rsidRPr="00F01C62">
              <w:t>нет</w:t>
            </w:r>
          </w:p>
        </w:tc>
        <w:tc>
          <w:tcPr>
            <w:tcW w:w="1109" w:type="pct"/>
          </w:tcPr>
          <w:p w14:paraId="2E458B02" w14:textId="764509AD" w:rsidR="001B34E5" w:rsidRPr="00F01C62" w:rsidRDefault="001B34E5" w:rsidP="001B34E5">
            <w:pPr>
              <w:pStyle w:val="GOSTTablenorm"/>
            </w:pPr>
            <w:del w:id="13124" w:author="Сказецкая Наталья Камилевна" w:date="2023-12-14T14:05:00Z">
              <w:r w:rsidRPr="00F01C62" w:rsidDel="00907AFA">
                <w:delText>К</w:delText>
              </w:r>
            </w:del>
            <w:ins w:id="13125" w:author="Сказецкая Наталья Камилевна" w:date="2023-12-14T14:05:00Z">
              <w:r w:rsidRPr="00F01C62">
                <w:t>Номер к</w:t>
              </w:r>
            </w:ins>
            <w:r w:rsidRPr="00F01C62">
              <w:t>азначейско</w:t>
            </w:r>
            <w:ins w:id="13126" w:author="Сказецкая Наталья Камилевна" w:date="2023-12-14T14:05:00Z">
              <w:r w:rsidRPr="00F01C62">
                <w:t>го</w:t>
              </w:r>
            </w:ins>
            <w:del w:id="13127" w:author="Сказецкая Наталья Камилевна" w:date="2023-12-14T14:05:00Z">
              <w:r w:rsidRPr="00F01C62" w:rsidDel="00907AFA">
                <w:delText>е</w:delText>
              </w:r>
            </w:del>
            <w:r w:rsidRPr="00F01C62">
              <w:t xml:space="preserve"> обеспече</w:t>
            </w:r>
            <w:r w:rsidRPr="00F01C62">
              <w:lastRenderedPageBreak/>
              <w:t>ни</w:t>
            </w:r>
            <w:ins w:id="13128" w:author="Сказецкая Наталья Камилевна" w:date="2023-12-14T14:05:00Z">
              <w:r w:rsidRPr="00F01C62">
                <w:t>я</w:t>
              </w:r>
            </w:ins>
            <w:del w:id="13129" w:author="Сказецкая Наталья Камилевна" w:date="2023-12-14T14:05:00Z">
              <w:r w:rsidRPr="00F01C62" w:rsidDel="00907AFA">
                <w:delText>е</w:delText>
              </w:r>
            </w:del>
            <w:r w:rsidRPr="00F01C62">
              <w:t xml:space="preserve"> обязательств по Кт</w:t>
            </w:r>
          </w:p>
        </w:tc>
        <w:tc>
          <w:tcPr>
            <w:tcW w:w="1109" w:type="pct"/>
          </w:tcPr>
          <w:p w14:paraId="3CF29F7F" w14:textId="77777777" w:rsidR="001B34E5" w:rsidRPr="00F01C62" w:rsidRDefault="001B34E5" w:rsidP="001B34E5">
            <w:pPr>
              <w:pStyle w:val="GOSTTablenorm"/>
            </w:pPr>
            <w:r w:rsidRPr="00F01C62">
              <w:lastRenderedPageBreak/>
              <w:t>T0504833:CT_NumberKOO</w:t>
            </w:r>
          </w:p>
        </w:tc>
        <w:tc>
          <w:tcPr>
            <w:tcW w:w="1371" w:type="pct"/>
          </w:tcPr>
          <w:p w14:paraId="42DDA7D3" w14:textId="77777777" w:rsidR="001B34E5" w:rsidRPr="00F01C62" w:rsidRDefault="001B34E5" w:rsidP="001B34E5">
            <w:pPr>
              <w:pStyle w:val="GOSTTablenorm"/>
            </w:pPr>
          </w:p>
        </w:tc>
      </w:tr>
      <w:tr w:rsidR="001B34E5" w:rsidRPr="00B9499D" w14:paraId="6D8399F0" w14:textId="77777777" w:rsidTr="00F265CC">
        <w:tc>
          <w:tcPr>
            <w:tcW w:w="1109" w:type="pct"/>
          </w:tcPr>
          <w:p w14:paraId="24B6E208" w14:textId="5AD65B81" w:rsidR="001B34E5" w:rsidRPr="00F01C62" w:rsidRDefault="001B34E5" w:rsidP="001B34E5">
            <w:pPr>
              <w:pStyle w:val="GOSTTablenorm"/>
            </w:pPr>
            <w:r w:rsidRPr="00F01C62">
              <w:t>Номер_строки</w:t>
            </w:r>
          </w:p>
        </w:tc>
        <w:tc>
          <w:tcPr>
            <w:tcW w:w="302" w:type="pct"/>
          </w:tcPr>
          <w:p w14:paraId="170A1657" w14:textId="6C813ADA" w:rsidR="001B34E5" w:rsidRPr="00F01C62" w:rsidRDefault="001B34E5" w:rsidP="001B34E5">
            <w:pPr>
              <w:pStyle w:val="GOSTTablenorm"/>
            </w:pPr>
            <w:r w:rsidRPr="00F01C62">
              <w:t>нет</w:t>
            </w:r>
          </w:p>
        </w:tc>
        <w:tc>
          <w:tcPr>
            <w:tcW w:w="1109" w:type="pct"/>
          </w:tcPr>
          <w:p w14:paraId="7907D261" w14:textId="34BBB8FA" w:rsidR="001B34E5" w:rsidRPr="00F01C62" w:rsidRDefault="001B34E5" w:rsidP="001B34E5">
            <w:pPr>
              <w:pStyle w:val="GOSTTablenorm"/>
            </w:pPr>
            <w:r w:rsidRPr="00F01C62">
              <w:t>Порядковый номер строки</w:t>
            </w:r>
          </w:p>
        </w:tc>
        <w:tc>
          <w:tcPr>
            <w:tcW w:w="1109" w:type="pct"/>
          </w:tcPr>
          <w:p w14:paraId="3C1EDE15" w14:textId="20B42B5C" w:rsidR="001B34E5" w:rsidRPr="00F01C62" w:rsidRDefault="001B34E5" w:rsidP="001B34E5">
            <w:pPr>
              <w:pStyle w:val="GOSTTablenorm"/>
            </w:pPr>
            <w:r w:rsidRPr="00F01C62">
              <w:t>T0504833:NPP</w:t>
            </w:r>
          </w:p>
        </w:tc>
        <w:tc>
          <w:tcPr>
            <w:tcW w:w="1371" w:type="pct"/>
          </w:tcPr>
          <w:p w14:paraId="073A9570" w14:textId="77777777" w:rsidR="001B34E5" w:rsidRPr="00F01C62" w:rsidRDefault="001B34E5" w:rsidP="001B34E5">
            <w:pPr>
              <w:pStyle w:val="GOSTTablenorm"/>
            </w:pPr>
          </w:p>
        </w:tc>
      </w:tr>
      <w:tr w:rsidR="001B34E5" w:rsidRPr="00B9499D" w14:paraId="49A2625A" w14:textId="77777777" w:rsidTr="00F265CC">
        <w:tc>
          <w:tcPr>
            <w:tcW w:w="1109" w:type="pct"/>
          </w:tcPr>
          <w:p w14:paraId="6CB58B7D" w14:textId="3AF02869" w:rsidR="001B34E5" w:rsidRPr="00F01C62" w:rsidRDefault="001B34E5" w:rsidP="001B34E5">
            <w:pPr>
              <w:pStyle w:val="GOSTTablenorm"/>
            </w:pPr>
            <w:r w:rsidRPr="00F01C62">
              <w:t>Наименование_операции</w:t>
            </w:r>
          </w:p>
        </w:tc>
        <w:tc>
          <w:tcPr>
            <w:tcW w:w="302" w:type="pct"/>
          </w:tcPr>
          <w:p w14:paraId="0BB52BA1" w14:textId="2A4B22A1" w:rsidR="001B34E5" w:rsidRPr="00F01C62" w:rsidRDefault="001B34E5" w:rsidP="001B34E5">
            <w:pPr>
              <w:pStyle w:val="GOSTTablenorm"/>
            </w:pPr>
            <w:r w:rsidRPr="00F01C62">
              <w:t>да</w:t>
            </w:r>
          </w:p>
        </w:tc>
        <w:tc>
          <w:tcPr>
            <w:tcW w:w="1109" w:type="pct"/>
          </w:tcPr>
          <w:p w14:paraId="405784A6" w14:textId="1F7C5634" w:rsidR="001B34E5" w:rsidRPr="00F01C62" w:rsidRDefault="001B34E5" w:rsidP="001B34E5">
            <w:pPr>
              <w:pStyle w:val="GOSTTablenorm"/>
            </w:pPr>
            <w:r w:rsidRPr="00F01C62">
              <w:t>Наименование операции. Основание операции</w:t>
            </w:r>
          </w:p>
        </w:tc>
        <w:tc>
          <w:tcPr>
            <w:tcW w:w="1109" w:type="pct"/>
          </w:tcPr>
          <w:p w14:paraId="0003C8F5" w14:textId="77777777" w:rsidR="001B34E5" w:rsidRPr="00A71881" w:rsidRDefault="001B34E5" w:rsidP="001B34E5">
            <w:pPr>
              <w:pStyle w:val="GOSTTablenorm"/>
              <w:rPr>
                <w:lang w:val="en-US"/>
              </w:rPr>
            </w:pPr>
            <w:r w:rsidRPr="00A71881">
              <w:rPr>
                <w:lang w:val="en-US"/>
              </w:rPr>
              <w:t>T0504833:NAME_O</w:t>
            </w:r>
          </w:p>
          <w:p w14:paraId="7888A0E1" w14:textId="6ADAFAD4" w:rsidR="001B34E5" w:rsidRPr="00A71881" w:rsidRDefault="001B34E5" w:rsidP="001B34E5">
            <w:pPr>
              <w:pStyle w:val="GOSTTablenorm"/>
              <w:rPr>
                <w:lang w:val="en-US"/>
              </w:rPr>
            </w:pPr>
            <w:r w:rsidRPr="00A71881">
              <w:rPr>
                <w:lang w:val="en-US"/>
              </w:rPr>
              <w:t>T0504833:NAME_OO</w:t>
            </w:r>
          </w:p>
        </w:tc>
        <w:tc>
          <w:tcPr>
            <w:tcW w:w="1371" w:type="pct"/>
          </w:tcPr>
          <w:p w14:paraId="2C90CA01" w14:textId="2B22B265" w:rsidR="001B34E5" w:rsidRPr="00F01C62" w:rsidRDefault="001B34E5" w:rsidP="003942F2">
            <w:pPr>
              <w:pStyle w:val="GOSTTablenorm"/>
            </w:pPr>
            <w:r w:rsidRPr="00F01C62">
              <w:t>Заполняется значением, полученным объединением значений реквизитов «Наименование операции» (T0504833:NAME_O) и «Основание операции» (T0504833:NAME_OO)</w:t>
            </w:r>
            <w:r>
              <w:t xml:space="preserve"> через разделитель «.» (точка)</w:t>
            </w:r>
          </w:p>
        </w:tc>
      </w:tr>
      <w:tr w:rsidR="001B34E5" w:rsidRPr="00B9499D" w14:paraId="21BED2DE" w14:textId="77777777" w:rsidTr="00F265CC">
        <w:trPr>
          <w:ins w:id="13130" w:author="Сказецкая Наталья Камилевна" w:date="2023-12-14T14:04:00Z"/>
        </w:trPr>
        <w:tc>
          <w:tcPr>
            <w:tcW w:w="1109" w:type="pct"/>
          </w:tcPr>
          <w:p w14:paraId="73B7E46B" w14:textId="77777777" w:rsidR="001B34E5" w:rsidRPr="00F01C62" w:rsidRDefault="001B34E5" w:rsidP="001B34E5">
            <w:pPr>
              <w:pStyle w:val="GOSTTablenorm"/>
              <w:rPr>
                <w:ins w:id="13131" w:author="Сказецкая Наталья Камилевна" w:date="2023-12-14T14:04:00Z"/>
              </w:rPr>
            </w:pPr>
            <w:ins w:id="13132" w:author="Сказецкая Наталья Камилевна" w:date="2023-12-14T14:04:00Z">
              <w:r w:rsidRPr="00F01C62">
                <w:t>Номер_родит_документа</w:t>
              </w:r>
            </w:ins>
          </w:p>
        </w:tc>
        <w:tc>
          <w:tcPr>
            <w:tcW w:w="302" w:type="pct"/>
          </w:tcPr>
          <w:p w14:paraId="70C2C086" w14:textId="77777777" w:rsidR="001B34E5" w:rsidRPr="00F01C62" w:rsidRDefault="001B34E5" w:rsidP="001B34E5">
            <w:pPr>
              <w:pStyle w:val="GOSTTablenorm"/>
              <w:rPr>
                <w:ins w:id="13133" w:author="Сказецкая Наталья Камилевна" w:date="2023-12-14T14:04:00Z"/>
              </w:rPr>
            </w:pPr>
            <w:ins w:id="13134" w:author="Сказецкая Наталья Камилевна" w:date="2023-12-14T14:04:00Z">
              <w:r w:rsidRPr="00F01C62">
                <w:t>нет</w:t>
              </w:r>
            </w:ins>
          </w:p>
        </w:tc>
        <w:tc>
          <w:tcPr>
            <w:tcW w:w="1109" w:type="pct"/>
          </w:tcPr>
          <w:p w14:paraId="7A60C4FE" w14:textId="77777777" w:rsidR="001B34E5" w:rsidRPr="00F01C62" w:rsidRDefault="001B34E5" w:rsidP="001B34E5">
            <w:pPr>
              <w:pStyle w:val="GOSTTablenorm"/>
              <w:rPr>
                <w:ins w:id="13135" w:author="Сказецкая Наталья Камилевна" w:date="2023-12-14T14:04:00Z"/>
              </w:rPr>
            </w:pPr>
            <w:ins w:id="13136" w:author="Сказецкая Наталья Камилевна" w:date="2023-12-14T14:04:00Z">
              <w:r w:rsidRPr="00F01C62">
                <w:t>Номер родительского документа</w:t>
              </w:r>
            </w:ins>
          </w:p>
        </w:tc>
        <w:tc>
          <w:tcPr>
            <w:tcW w:w="1109" w:type="pct"/>
          </w:tcPr>
          <w:p w14:paraId="6D724F43" w14:textId="77777777" w:rsidR="001B34E5" w:rsidRPr="00F01C62" w:rsidRDefault="001B34E5" w:rsidP="001B34E5">
            <w:pPr>
              <w:pStyle w:val="GOSTTablenorm"/>
              <w:rPr>
                <w:ins w:id="13137" w:author="Сказецкая Наталья Камилевна" w:date="2023-12-14T14:04:00Z"/>
              </w:rPr>
            </w:pPr>
            <w:ins w:id="13138" w:author="Сказецкая Наталья Камилевна" w:date="2023-12-14T14:04:00Z">
              <w:r w:rsidRPr="00F01C62">
                <w:t>T0504833:NDOC</w:t>
              </w:r>
            </w:ins>
          </w:p>
        </w:tc>
        <w:tc>
          <w:tcPr>
            <w:tcW w:w="1371" w:type="pct"/>
          </w:tcPr>
          <w:p w14:paraId="5557BB71" w14:textId="77777777" w:rsidR="001B34E5" w:rsidRPr="00F01C62" w:rsidRDefault="001B34E5" w:rsidP="001B34E5">
            <w:pPr>
              <w:pStyle w:val="GOSTTablenorm"/>
              <w:rPr>
                <w:ins w:id="13139" w:author="Сказецкая Наталья Камилевна" w:date="2023-12-14T14:04:00Z"/>
              </w:rPr>
            </w:pPr>
          </w:p>
        </w:tc>
      </w:tr>
      <w:tr w:rsidR="001B34E5" w:rsidRPr="00B9499D" w14:paraId="3B7E751E" w14:textId="77777777" w:rsidTr="00F265CC">
        <w:trPr>
          <w:ins w:id="13140" w:author="Сказецкая Наталья Камилевна" w:date="2023-12-14T14:04:00Z"/>
        </w:trPr>
        <w:tc>
          <w:tcPr>
            <w:tcW w:w="1109" w:type="pct"/>
          </w:tcPr>
          <w:p w14:paraId="30AC48F2" w14:textId="77777777" w:rsidR="001B34E5" w:rsidRPr="00F01C62" w:rsidRDefault="001B34E5" w:rsidP="001B34E5">
            <w:pPr>
              <w:pStyle w:val="GOSTTablenorm"/>
              <w:rPr>
                <w:ins w:id="13141" w:author="Сказецкая Наталья Камилевна" w:date="2023-12-14T14:04:00Z"/>
              </w:rPr>
            </w:pPr>
            <w:ins w:id="13142" w:author="Сказецкая Наталья Камилевна" w:date="2023-12-14T14:04:00Z">
              <w:r w:rsidRPr="00F01C62">
                <w:t>Дата_родит_документа</w:t>
              </w:r>
            </w:ins>
          </w:p>
        </w:tc>
        <w:tc>
          <w:tcPr>
            <w:tcW w:w="302" w:type="pct"/>
          </w:tcPr>
          <w:p w14:paraId="5C772B87" w14:textId="77777777" w:rsidR="001B34E5" w:rsidRPr="00F01C62" w:rsidRDefault="001B34E5" w:rsidP="001B34E5">
            <w:pPr>
              <w:pStyle w:val="GOSTTablenorm"/>
              <w:rPr>
                <w:ins w:id="13143" w:author="Сказецкая Наталья Камилевна" w:date="2023-12-14T14:04:00Z"/>
              </w:rPr>
            </w:pPr>
            <w:ins w:id="13144" w:author="Сказецкая Наталья Камилевна" w:date="2023-12-14T14:04:00Z">
              <w:r w:rsidRPr="00F01C62">
                <w:t>нет</w:t>
              </w:r>
            </w:ins>
          </w:p>
        </w:tc>
        <w:tc>
          <w:tcPr>
            <w:tcW w:w="1109" w:type="pct"/>
          </w:tcPr>
          <w:p w14:paraId="62CDBC0C" w14:textId="77777777" w:rsidR="001B34E5" w:rsidRPr="00F01C62" w:rsidRDefault="001B34E5" w:rsidP="001B34E5">
            <w:pPr>
              <w:pStyle w:val="GOSTTablenorm"/>
              <w:rPr>
                <w:ins w:id="13145" w:author="Сказецкая Наталья Камилевна" w:date="2023-12-14T14:04:00Z"/>
              </w:rPr>
            </w:pPr>
            <w:ins w:id="13146" w:author="Сказецкая Наталья Камилевна" w:date="2023-12-14T14:04:00Z">
              <w:r w:rsidRPr="00F01C62">
                <w:t>Дата родительского документа</w:t>
              </w:r>
            </w:ins>
          </w:p>
        </w:tc>
        <w:tc>
          <w:tcPr>
            <w:tcW w:w="1109" w:type="pct"/>
          </w:tcPr>
          <w:p w14:paraId="09B408AE" w14:textId="77777777" w:rsidR="001B34E5" w:rsidRPr="00F01C62" w:rsidRDefault="001B34E5" w:rsidP="001B34E5">
            <w:pPr>
              <w:pStyle w:val="GOSTTablenorm"/>
              <w:rPr>
                <w:ins w:id="13147" w:author="Сказецкая Наталья Камилевна" w:date="2023-12-14T14:04:00Z"/>
              </w:rPr>
            </w:pPr>
            <w:ins w:id="13148" w:author="Сказецкая Наталья Камилевна" w:date="2023-12-14T14:04:00Z">
              <w:r w:rsidRPr="00F01C62">
                <w:t>T0504833:DATEDOC</w:t>
              </w:r>
            </w:ins>
          </w:p>
        </w:tc>
        <w:tc>
          <w:tcPr>
            <w:tcW w:w="1371" w:type="pct"/>
          </w:tcPr>
          <w:p w14:paraId="5ABDB966" w14:textId="77777777" w:rsidR="001B34E5" w:rsidRPr="00F01C62" w:rsidRDefault="001B34E5" w:rsidP="001B34E5">
            <w:pPr>
              <w:pStyle w:val="GOSTTablenorm"/>
              <w:rPr>
                <w:ins w:id="13149" w:author="Сказецкая Наталья Камилевна" w:date="2023-12-14T14:04:00Z"/>
              </w:rPr>
            </w:pPr>
          </w:p>
        </w:tc>
      </w:tr>
      <w:tr w:rsidR="001B34E5" w:rsidRPr="00B9499D" w14:paraId="4D75BA0D" w14:textId="77777777" w:rsidTr="00F265CC">
        <w:trPr>
          <w:ins w:id="13150" w:author="Сказецкая Наталья Камилевна" w:date="2023-12-14T14:04:00Z"/>
        </w:trPr>
        <w:tc>
          <w:tcPr>
            <w:tcW w:w="1109" w:type="pct"/>
          </w:tcPr>
          <w:p w14:paraId="7D5FCB6C" w14:textId="77777777" w:rsidR="001B34E5" w:rsidRPr="00F01C62" w:rsidRDefault="001B34E5" w:rsidP="001B34E5">
            <w:pPr>
              <w:pStyle w:val="GOSTTablenorm"/>
              <w:rPr>
                <w:ins w:id="13151" w:author="Сказецкая Наталья Камилевна" w:date="2023-12-14T14:04:00Z"/>
              </w:rPr>
            </w:pPr>
            <w:ins w:id="13152" w:author="Сказецкая Наталья Камилевна" w:date="2023-12-14T14:04:00Z">
              <w:r w:rsidRPr="00F01C62">
                <w:t>Тип_родит_документа</w:t>
              </w:r>
            </w:ins>
          </w:p>
        </w:tc>
        <w:tc>
          <w:tcPr>
            <w:tcW w:w="302" w:type="pct"/>
          </w:tcPr>
          <w:p w14:paraId="5F0BF208" w14:textId="77777777" w:rsidR="001B34E5" w:rsidRPr="00F01C62" w:rsidRDefault="001B34E5" w:rsidP="001B34E5">
            <w:pPr>
              <w:pStyle w:val="GOSTTablenorm"/>
              <w:rPr>
                <w:ins w:id="13153" w:author="Сказецкая Наталья Камилевна" w:date="2023-12-14T14:04:00Z"/>
              </w:rPr>
            </w:pPr>
            <w:ins w:id="13154" w:author="Сказецкая Наталья Камилевна" w:date="2023-12-14T14:04:00Z">
              <w:r w:rsidRPr="00F01C62">
                <w:t>нет</w:t>
              </w:r>
            </w:ins>
          </w:p>
        </w:tc>
        <w:tc>
          <w:tcPr>
            <w:tcW w:w="1109" w:type="pct"/>
          </w:tcPr>
          <w:p w14:paraId="68510A39" w14:textId="77777777" w:rsidR="001B34E5" w:rsidRPr="00F01C62" w:rsidRDefault="001B34E5" w:rsidP="001B34E5">
            <w:pPr>
              <w:pStyle w:val="GOSTTablenorm"/>
              <w:rPr>
                <w:ins w:id="13155" w:author="Сказецкая Наталья Камилевна" w:date="2023-12-14T14:04:00Z"/>
              </w:rPr>
            </w:pPr>
            <w:ins w:id="13156" w:author="Сказецкая Наталья Камилевна" w:date="2023-12-14T14:04:00Z">
              <w:r w:rsidRPr="00F01C62">
                <w:t>Тип родительского документа</w:t>
              </w:r>
            </w:ins>
          </w:p>
        </w:tc>
        <w:tc>
          <w:tcPr>
            <w:tcW w:w="1109" w:type="pct"/>
          </w:tcPr>
          <w:p w14:paraId="08022D70" w14:textId="77777777" w:rsidR="001B34E5" w:rsidRPr="00F01C62" w:rsidRDefault="001B34E5" w:rsidP="001B34E5">
            <w:pPr>
              <w:pStyle w:val="GOSTTablenorm"/>
              <w:rPr>
                <w:ins w:id="13157" w:author="Сказецкая Наталья Камилевна" w:date="2023-12-14T14:04:00Z"/>
              </w:rPr>
            </w:pPr>
            <w:ins w:id="13158" w:author="Сказецкая Наталья Камилевна" w:date="2023-12-14T14:04:00Z">
              <w:r w:rsidRPr="00F01C62">
                <w:t>T0504833:TYPE_DOC</w:t>
              </w:r>
            </w:ins>
          </w:p>
        </w:tc>
        <w:tc>
          <w:tcPr>
            <w:tcW w:w="1371" w:type="pct"/>
          </w:tcPr>
          <w:p w14:paraId="5695D769" w14:textId="77777777" w:rsidR="001B34E5" w:rsidRPr="00F01C62" w:rsidRDefault="001B34E5" w:rsidP="001B34E5">
            <w:pPr>
              <w:pStyle w:val="GOSTTablenorm"/>
              <w:rPr>
                <w:ins w:id="13159" w:author="Сказецкая Наталья Камилевна" w:date="2023-12-14T14:04:00Z"/>
              </w:rPr>
            </w:pPr>
          </w:p>
        </w:tc>
      </w:tr>
      <w:tr w:rsidR="001B34E5" w:rsidRPr="00B9499D" w14:paraId="4BD8E38B" w14:textId="77777777" w:rsidTr="00F265CC">
        <w:trPr>
          <w:ins w:id="13160" w:author="Сказецкая Наталья Камилевна" w:date="2023-12-14T14:04:00Z"/>
        </w:trPr>
        <w:tc>
          <w:tcPr>
            <w:tcW w:w="1109" w:type="pct"/>
          </w:tcPr>
          <w:p w14:paraId="386F5592" w14:textId="77777777" w:rsidR="001B34E5" w:rsidRPr="00F01C62" w:rsidRDefault="001B34E5" w:rsidP="001B34E5">
            <w:pPr>
              <w:pStyle w:val="GOSTTablenorm"/>
              <w:rPr>
                <w:ins w:id="13161" w:author="Сказецкая Наталья Камилевна" w:date="2023-12-14T14:04:00Z"/>
              </w:rPr>
            </w:pPr>
            <w:ins w:id="13162" w:author="Сказецкая Наталья Камилевна" w:date="2023-12-14T14:04:00Z">
              <w:r w:rsidRPr="00F01C62">
                <w:t>GUID_родит_документа</w:t>
              </w:r>
            </w:ins>
          </w:p>
        </w:tc>
        <w:tc>
          <w:tcPr>
            <w:tcW w:w="302" w:type="pct"/>
          </w:tcPr>
          <w:p w14:paraId="22329B81" w14:textId="77777777" w:rsidR="001B34E5" w:rsidRPr="00F01C62" w:rsidRDefault="001B34E5" w:rsidP="001B34E5">
            <w:pPr>
              <w:pStyle w:val="GOSTTablenorm"/>
              <w:rPr>
                <w:ins w:id="13163" w:author="Сказецкая Наталья Камилевна" w:date="2023-12-14T14:04:00Z"/>
              </w:rPr>
            </w:pPr>
            <w:ins w:id="13164" w:author="Сказецкая Наталья Камилевна" w:date="2023-12-14T14:04:00Z">
              <w:r w:rsidRPr="00F01C62">
                <w:t>нет</w:t>
              </w:r>
            </w:ins>
          </w:p>
        </w:tc>
        <w:tc>
          <w:tcPr>
            <w:tcW w:w="1109" w:type="pct"/>
          </w:tcPr>
          <w:p w14:paraId="0A84790F" w14:textId="77777777" w:rsidR="001B34E5" w:rsidRPr="00F01C62" w:rsidRDefault="001B34E5" w:rsidP="001B34E5">
            <w:pPr>
              <w:pStyle w:val="GOSTTablenorm"/>
              <w:rPr>
                <w:ins w:id="13165" w:author="Сказецкая Наталья Камилевна" w:date="2023-12-14T14:04:00Z"/>
              </w:rPr>
            </w:pPr>
            <w:ins w:id="13166" w:author="Сказецкая Наталья Камилевна" w:date="2023-12-14T14:04:00Z">
              <w:r w:rsidRPr="00F01C62">
                <w:t>GUID родительского документа</w:t>
              </w:r>
            </w:ins>
          </w:p>
        </w:tc>
        <w:tc>
          <w:tcPr>
            <w:tcW w:w="1109" w:type="pct"/>
          </w:tcPr>
          <w:p w14:paraId="1724FC15" w14:textId="77777777" w:rsidR="001B34E5" w:rsidRPr="00F01C62" w:rsidRDefault="001B34E5" w:rsidP="001B34E5">
            <w:pPr>
              <w:pStyle w:val="GOSTTablenorm"/>
              <w:rPr>
                <w:ins w:id="13167" w:author="Сказецкая Наталья Камилевна" w:date="2023-12-14T14:04:00Z"/>
              </w:rPr>
            </w:pPr>
            <w:ins w:id="13168" w:author="Сказецкая Наталья Камилевна" w:date="2023-12-14T14:04:00Z">
              <w:r w:rsidRPr="00F01C62">
                <w:t>T0504833:GUIDPARENT</w:t>
              </w:r>
            </w:ins>
          </w:p>
        </w:tc>
        <w:tc>
          <w:tcPr>
            <w:tcW w:w="1371" w:type="pct"/>
          </w:tcPr>
          <w:p w14:paraId="00E77DFC" w14:textId="77777777" w:rsidR="001B34E5" w:rsidRPr="00F01C62" w:rsidRDefault="001B34E5" w:rsidP="001B34E5">
            <w:pPr>
              <w:pStyle w:val="GOSTTablenorm"/>
              <w:rPr>
                <w:ins w:id="13169" w:author="Сказецкая Наталья Камилевна" w:date="2023-12-14T14:04:00Z"/>
              </w:rPr>
            </w:pPr>
          </w:p>
        </w:tc>
      </w:tr>
      <w:tr w:rsidR="001B34E5" w:rsidRPr="00B9499D" w14:paraId="3AF2AFD6" w14:textId="77777777" w:rsidTr="00F265CC">
        <w:tc>
          <w:tcPr>
            <w:tcW w:w="1109" w:type="pct"/>
          </w:tcPr>
          <w:p w14:paraId="75A3F64D" w14:textId="14F80954" w:rsidR="001B34E5" w:rsidRPr="00F01C62" w:rsidRDefault="001B34E5" w:rsidP="001B34E5">
            <w:pPr>
              <w:pStyle w:val="GOSTTablenorm"/>
            </w:pPr>
            <w:r w:rsidRPr="00F01C62">
              <w:t>Сумма_валюта_операции</w:t>
            </w:r>
          </w:p>
        </w:tc>
        <w:tc>
          <w:tcPr>
            <w:tcW w:w="302" w:type="pct"/>
          </w:tcPr>
          <w:p w14:paraId="2E2CDF7C" w14:textId="0A8A979D" w:rsidR="001B34E5" w:rsidRPr="00F01C62" w:rsidRDefault="001B34E5" w:rsidP="001B34E5">
            <w:pPr>
              <w:pStyle w:val="GOSTTablenorm"/>
            </w:pPr>
            <w:r w:rsidRPr="00F01C62">
              <w:t>да</w:t>
            </w:r>
          </w:p>
        </w:tc>
        <w:tc>
          <w:tcPr>
            <w:tcW w:w="1109" w:type="pct"/>
          </w:tcPr>
          <w:p w14:paraId="0A86671A" w14:textId="01E70914" w:rsidR="001B34E5" w:rsidRPr="00F01C62" w:rsidRDefault="001B34E5" w:rsidP="001B34E5">
            <w:pPr>
              <w:pStyle w:val="GOSTTablenorm"/>
            </w:pPr>
            <w:r w:rsidRPr="00F01C62">
              <w:t>Сумма в валюте операции</w:t>
            </w:r>
          </w:p>
        </w:tc>
        <w:tc>
          <w:tcPr>
            <w:tcW w:w="1109" w:type="pct"/>
          </w:tcPr>
          <w:p w14:paraId="612DF5C2" w14:textId="1753E9BC" w:rsidR="001B34E5" w:rsidRPr="00F01C62" w:rsidRDefault="001B34E5" w:rsidP="001B34E5">
            <w:pPr>
              <w:pStyle w:val="GOSTTablenorm"/>
            </w:pPr>
            <w:r w:rsidRPr="00F01C62">
              <w:t>T0504833:SUMM</w:t>
            </w:r>
          </w:p>
        </w:tc>
        <w:tc>
          <w:tcPr>
            <w:tcW w:w="1371" w:type="pct"/>
          </w:tcPr>
          <w:p w14:paraId="3B39FED9" w14:textId="3F92E81D" w:rsidR="001B34E5" w:rsidRPr="00F01C62" w:rsidRDefault="001B34E5" w:rsidP="001B34E5">
            <w:pPr>
              <w:pStyle w:val="GOSTTablenorm"/>
            </w:pPr>
            <w:r w:rsidRPr="00F01C62">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1B34E5" w:rsidRPr="00B9499D" w14:paraId="53C0B40E" w14:textId="77777777" w:rsidTr="00F265CC">
        <w:tc>
          <w:tcPr>
            <w:tcW w:w="1109" w:type="pct"/>
          </w:tcPr>
          <w:p w14:paraId="0B5078E4" w14:textId="23FC1481" w:rsidR="001B34E5" w:rsidRPr="00F01C62" w:rsidRDefault="001B34E5" w:rsidP="001B34E5">
            <w:pPr>
              <w:pStyle w:val="GOSTTablenorm"/>
            </w:pPr>
            <w:r w:rsidRPr="00F01C62">
              <w:t>Сумма_валюта_учета_руб</w:t>
            </w:r>
          </w:p>
        </w:tc>
        <w:tc>
          <w:tcPr>
            <w:tcW w:w="302" w:type="pct"/>
          </w:tcPr>
          <w:p w14:paraId="293A75A2" w14:textId="18AB64B2" w:rsidR="001B34E5" w:rsidRPr="00F01C62" w:rsidRDefault="001B34E5" w:rsidP="001B34E5">
            <w:pPr>
              <w:pStyle w:val="GOSTTablenorm"/>
            </w:pPr>
            <w:r w:rsidRPr="00F01C62">
              <w:t>да</w:t>
            </w:r>
          </w:p>
        </w:tc>
        <w:tc>
          <w:tcPr>
            <w:tcW w:w="1109" w:type="pct"/>
          </w:tcPr>
          <w:p w14:paraId="42BF812C" w14:textId="0242AD40" w:rsidR="001B34E5" w:rsidRPr="00F01C62" w:rsidRDefault="001B34E5" w:rsidP="001B34E5">
            <w:pPr>
              <w:pStyle w:val="GOSTTablenorm"/>
            </w:pPr>
            <w:r w:rsidRPr="00F01C62">
              <w:t>Сумма в валюте учета (руб)</w:t>
            </w:r>
          </w:p>
        </w:tc>
        <w:tc>
          <w:tcPr>
            <w:tcW w:w="1109" w:type="pct"/>
          </w:tcPr>
          <w:p w14:paraId="47CB4D1A" w14:textId="52FD26A6" w:rsidR="001B34E5" w:rsidRPr="00F01C62" w:rsidRDefault="001B34E5" w:rsidP="001B34E5">
            <w:pPr>
              <w:pStyle w:val="GOSTTablenorm"/>
            </w:pPr>
            <w:r w:rsidRPr="00F01C62">
              <w:t>T0504833:RgSUMM</w:t>
            </w:r>
          </w:p>
        </w:tc>
        <w:tc>
          <w:tcPr>
            <w:tcW w:w="1371" w:type="pct"/>
          </w:tcPr>
          <w:p w14:paraId="5D59A94C" w14:textId="727E080A" w:rsidR="001B34E5" w:rsidRPr="00F01C62" w:rsidRDefault="001B34E5" w:rsidP="001B34E5">
            <w:pPr>
              <w:pStyle w:val="GOSTTablenorm"/>
            </w:pPr>
            <w:r w:rsidRPr="00F01C62">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1B34E5" w:rsidRPr="00B9499D" w14:paraId="51B223AA" w14:textId="77777777" w:rsidTr="00F265CC">
        <w:tc>
          <w:tcPr>
            <w:tcW w:w="1109" w:type="pct"/>
          </w:tcPr>
          <w:p w14:paraId="22C8690F" w14:textId="787624A6" w:rsidR="001B34E5" w:rsidRPr="00F01C62" w:rsidRDefault="001B34E5" w:rsidP="001B34E5">
            <w:pPr>
              <w:pStyle w:val="GOSTTablenorm"/>
            </w:pPr>
            <w:r w:rsidRPr="00F01C62">
              <w:t>КБК_Дт</w:t>
            </w:r>
          </w:p>
        </w:tc>
        <w:tc>
          <w:tcPr>
            <w:tcW w:w="302" w:type="pct"/>
          </w:tcPr>
          <w:p w14:paraId="7D733478" w14:textId="6768EE70" w:rsidR="001B34E5" w:rsidRPr="00F01C62" w:rsidRDefault="001B34E5" w:rsidP="001B34E5">
            <w:pPr>
              <w:pStyle w:val="GOSTTablenorm"/>
            </w:pPr>
            <w:r w:rsidRPr="00F01C62">
              <w:t>нет</w:t>
            </w:r>
          </w:p>
        </w:tc>
        <w:tc>
          <w:tcPr>
            <w:tcW w:w="1109" w:type="pct"/>
          </w:tcPr>
          <w:p w14:paraId="47B0DF7F" w14:textId="3F901B86" w:rsidR="001B34E5" w:rsidRPr="00F01C62" w:rsidRDefault="001B34E5" w:rsidP="001B34E5">
            <w:pPr>
              <w:pStyle w:val="GOSTTablenorm"/>
            </w:pPr>
            <w:r w:rsidRPr="00F01C62">
              <w:t>КБК по Дт</w:t>
            </w:r>
          </w:p>
        </w:tc>
        <w:tc>
          <w:tcPr>
            <w:tcW w:w="1109" w:type="pct"/>
          </w:tcPr>
          <w:p w14:paraId="677AE75F" w14:textId="167CBF8B" w:rsidR="001B34E5" w:rsidRPr="00F01C62" w:rsidRDefault="001B34E5" w:rsidP="001B34E5">
            <w:pPr>
              <w:pStyle w:val="GOSTTablenorm"/>
            </w:pPr>
            <w:r w:rsidRPr="00F01C62">
              <w:t>T0504833:DT_KBK</w:t>
            </w:r>
          </w:p>
        </w:tc>
        <w:tc>
          <w:tcPr>
            <w:tcW w:w="1371" w:type="pct"/>
          </w:tcPr>
          <w:p w14:paraId="710B185A" w14:textId="77777777" w:rsidR="001B34E5" w:rsidRPr="00F01C62" w:rsidRDefault="001B34E5" w:rsidP="001B34E5">
            <w:pPr>
              <w:pStyle w:val="GOSTTablenorm"/>
            </w:pPr>
          </w:p>
        </w:tc>
      </w:tr>
      <w:tr w:rsidR="001B34E5" w:rsidRPr="00B9499D" w14:paraId="7BA77788" w14:textId="77777777" w:rsidTr="00F265CC">
        <w:tc>
          <w:tcPr>
            <w:tcW w:w="1109" w:type="pct"/>
          </w:tcPr>
          <w:p w14:paraId="56BB277B" w14:textId="4ACD057F" w:rsidR="001B34E5" w:rsidRPr="00F01C62" w:rsidRDefault="001B34E5" w:rsidP="001B34E5">
            <w:pPr>
              <w:pStyle w:val="GOSTTablenorm"/>
            </w:pPr>
            <w:r w:rsidRPr="00F01C62">
              <w:t>КБК_Кт</w:t>
            </w:r>
          </w:p>
        </w:tc>
        <w:tc>
          <w:tcPr>
            <w:tcW w:w="302" w:type="pct"/>
          </w:tcPr>
          <w:p w14:paraId="64E66E77" w14:textId="3658B659" w:rsidR="001B34E5" w:rsidRPr="00F01C62" w:rsidRDefault="001B34E5" w:rsidP="001B34E5">
            <w:pPr>
              <w:pStyle w:val="GOSTTablenorm"/>
            </w:pPr>
            <w:r w:rsidRPr="00F01C62">
              <w:t>нет</w:t>
            </w:r>
          </w:p>
        </w:tc>
        <w:tc>
          <w:tcPr>
            <w:tcW w:w="1109" w:type="pct"/>
          </w:tcPr>
          <w:p w14:paraId="7728A60A" w14:textId="04584CAD" w:rsidR="001B34E5" w:rsidRPr="00F01C62" w:rsidRDefault="001B34E5" w:rsidP="001B34E5">
            <w:pPr>
              <w:pStyle w:val="GOSTTablenorm"/>
            </w:pPr>
            <w:r w:rsidRPr="00F01C62">
              <w:t>КБК по Кт</w:t>
            </w:r>
          </w:p>
        </w:tc>
        <w:tc>
          <w:tcPr>
            <w:tcW w:w="1109" w:type="pct"/>
          </w:tcPr>
          <w:p w14:paraId="6D76D387" w14:textId="4A82423E" w:rsidR="001B34E5" w:rsidRPr="00F01C62" w:rsidRDefault="001B34E5" w:rsidP="001B34E5">
            <w:pPr>
              <w:pStyle w:val="GOSTTablenorm"/>
            </w:pPr>
            <w:r w:rsidRPr="00F01C62">
              <w:t>T0504833:CT_KBK</w:t>
            </w:r>
          </w:p>
        </w:tc>
        <w:tc>
          <w:tcPr>
            <w:tcW w:w="1371" w:type="pct"/>
          </w:tcPr>
          <w:p w14:paraId="029DD2AA" w14:textId="77777777" w:rsidR="001B34E5" w:rsidRPr="00F01C62" w:rsidRDefault="001B34E5" w:rsidP="001B34E5">
            <w:pPr>
              <w:pStyle w:val="GOSTTablenorm"/>
            </w:pPr>
          </w:p>
        </w:tc>
      </w:tr>
      <w:tr w:rsidR="001B34E5" w:rsidRPr="00B9499D" w14:paraId="78108B5F" w14:textId="77777777" w:rsidTr="00F265CC">
        <w:tc>
          <w:tcPr>
            <w:tcW w:w="1109" w:type="pct"/>
          </w:tcPr>
          <w:p w14:paraId="62A189F4" w14:textId="0234239D" w:rsidR="001B34E5" w:rsidRPr="00F01C62" w:rsidRDefault="001B34E5" w:rsidP="001B34E5">
            <w:pPr>
              <w:pStyle w:val="GOSTTablenorm"/>
            </w:pPr>
            <w:r w:rsidRPr="00F01C62">
              <w:lastRenderedPageBreak/>
              <w:t>Тип_КБК_Дт</w:t>
            </w:r>
          </w:p>
        </w:tc>
        <w:tc>
          <w:tcPr>
            <w:tcW w:w="302" w:type="pct"/>
          </w:tcPr>
          <w:p w14:paraId="6A36359F" w14:textId="7FC1BEB6" w:rsidR="001B34E5" w:rsidRPr="00F01C62" w:rsidRDefault="001B34E5" w:rsidP="001B34E5">
            <w:pPr>
              <w:pStyle w:val="GOSTTablenorm"/>
            </w:pPr>
            <w:del w:id="13170" w:author="Сказецкая Наталья Камилевна" w:date="2023-12-14T14:14:00Z">
              <w:r w:rsidRPr="00F01C62" w:rsidDel="002A1AC0">
                <w:delText>да</w:delText>
              </w:r>
            </w:del>
            <w:ins w:id="13171" w:author="Сказецкая Наталья Камилевна" w:date="2023-12-14T14:14:00Z">
              <w:r w:rsidRPr="00F01C62">
                <w:t>нет</w:t>
              </w:r>
            </w:ins>
          </w:p>
        </w:tc>
        <w:tc>
          <w:tcPr>
            <w:tcW w:w="1109" w:type="pct"/>
          </w:tcPr>
          <w:p w14:paraId="3CB408C0" w14:textId="6BB743CC" w:rsidR="001B34E5" w:rsidRPr="00F01C62" w:rsidRDefault="001B34E5" w:rsidP="001B34E5">
            <w:pPr>
              <w:pStyle w:val="GOSTTablenorm"/>
            </w:pPr>
            <w:r w:rsidRPr="00F01C62">
              <w:t xml:space="preserve">Тип КБК </w:t>
            </w:r>
            <w:ins w:id="13172" w:author="Сказецкая Наталья Камилевна" w:date="2023-12-14T14:02:00Z">
              <w:r w:rsidRPr="00F01C62">
                <w:t xml:space="preserve">по </w:t>
              </w:r>
            </w:ins>
            <w:r w:rsidRPr="00F01C62">
              <w:t>Дт</w:t>
            </w:r>
          </w:p>
        </w:tc>
        <w:tc>
          <w:tcPr>
            <w:tcW w:w="1109" w:type="pct"/>
          </w:tcPr>
          <w:p w14:paraId="61C08E7B" w14:textId="504FABDA" w:rsidR="001B34E5" w:rsidRPr="00F01C62" w:rsidRDefault="001B34E5" w:rsidP="001B34E5">
            <w:pPr>
              <w:pStyle w:val="GOSTTablenorm"/>
            </w:pPr>
            <w:ins w:id="13173" w:author="Чиркова Наталия Сергеевна" w:date="2023-11-28T17:26:00Z">
              <w:r w:rsidRPr="00F01C62">
                <w:t>T0504833:DT_TYPEKBK</w:t>
              </w:r>
            </w:ins>
          </w:p>
        </w:tc>
        <w:tc>
          <w:tcPr>
            <w:tcW w:w="1371" w:type="pct"/>
          </w:tcPr>
          <w:p w14:paraId="3326F1A1" w14:textId="35329E06" w:rsidR="001B34E5" w:rsidRPr="00F01C62" w:rsidRDefault="001B34E5" w:rsidP="001B34E5">
            <w:pPr>
              <w:pStyle w:val="GOSTTablenorm"/>
            </w:pPr>
            <w:del w:id="13174" w:author="Чиркова Наталия Сергеевна" w:date="2023-11-28T17:27:00Z">
              <w:r w:rsidRPr="00F01C62" w:rsidDel="00093E37">
                <w:delText>Атрибут всегда заполняется значением «31»</w:delText>
              </w:r>
            </w:del>
          </w:p>
        </w:tc>
      </w:tr>
      <w:tr w:rsidR="001B34E5" w:rsidRPr="00B9499D" w14:paraId="086907CB" w14:textId="77777777" w:rsidTr="00F265CC">
        <w:tc>
          <w:tcPr>
            <w:tcW w:w="1109" w:type="pct"/>
          </w:tcPr>
          <w:p w14:paraId="2DBFAC35" w14:textId="6AA5DFBF" w:rsidR="001B34E5" w:rsidRPr="00F01C62" w:rsidRDefault="001B34E5" w:rsidP="001B34E5">
            <w:pPr>
              <w:pStyle w:val="GOSTTablenorm"/>
            </w:pPr>
            <w:r w:rsidRPr="00F01C62">
              <w:t>Тип_КБК_Кт</w:t>
            </w:r>
          </w:p>
        </w:tc>
        <w:tc>
          <w:tcPr>
            <w:tcW w:w="302" w:type="pct"/>
          </w:tcPr>
          <w:p w14:paraId="2D3E27ED" w14:textId="63B0C495" w:rsidR="001B34E5" w:rsidRPr="00F01C62" w:rsidRDefault="001B34E5" w:rsidP="001B34E5">
            <w:pPr>
              <w:pStyle w:val="GOSTTablenorm"/>
            </w:pPr>
            <w:del w:id="13175" w:author="Сказецкая Наталья Камилевна" w:date="2023-12-14T14:14:00Z">
              <w:r w:rsidRPr="00F01C62" w:rsidDel="002A1AC0">
                <w:delText>да</w:delText>
              </w:r>
            </w:del>
            <w:ins w:id="13176" w:author="Сказецкая Наталья Камилевна" w:date="2023-12-14T14:14:00Z">
              <w:r w:rsidRPr="00F01C62">
                <w:t>нет</w:t>
              </w:r>
            </w:ins>
          </w:p>
        </w:tc>
        <w:tc>
          <w:tcPr>
            <w:tcW w:w="1109" w:type="pct"/>
          </w:tcPr>
          <w:p w14:paraId="448E6B31" w14:textId="6740CEAB" w:rsidR="001B34E5" w:rsidRPr="00F01C62" w:rsidRDefault="001B34E5" w:rsidP="001B34E5">
            <w:pPr>
              <w:pStyle w:val="GOSTTablenorm"/>
            </w:pPr>
            <w:r w:rsidRPr="00F01C62">
              <w:t xml:space="preserve">Тип КБК </w:t>
            </w:r>
            <w:ins w:id="13177" w:author="Сказецкая Наталья Камилевна" w:date="2023-12-14T14:02:00Z">
              <w:r w:rsidRPr="00F01C62">
                <w:t xml:space="preserve">по </w:t>
              </w:r>
            </w:ins>
            <w:r w:rsidRPr="00F01C62">
              <w:t>Кт</w:t>
            </w:r>
          </w:p>
        </w:tc>
        <w:tc>
          <w:tcPr>
            <w:tcW w:w="1109" w:type="pct"/>
          </w:tcPr>
          <w:p w14:paraId="26B30434" w14:textId="19ABBA73" w:rsidR="001B34E5" w:rsidRPr="00F01C62" w:rsidRDefault="001B34E5" w:rsidP="001B34E5">
            <w:pPr>
              <w:pStyle w:val="GOSTTablenorm"/>
            </w:pPr>
            <w:ins w:id="13178" w:author="Чиркова Наталия Сергеевна" w:date="2023-11-28T17:27:00Z">
              <w:r w:rsidRPr="00F01C62">
                <w:t>T0504833:</w:t>
              </w:r>
            </w:ins>
            <w:ins w:id="13179" w:author="Сатлер Марина Викторовна" w:date="2024-04-26T17:21:00Z">
              <w:r w:rsidR="009D5296">
                <w:rPr>
                  <w:lang w:val="en-US"/>
                </w:rPr>
                <w:t>C</w:t>
              </w:r>
            </w:ins>
            <w:ins w:id="13180" w:author="Чиркова Наталия Сергеевна" w:date="2023-11-28T17:27:00Z">
              <w:del w:id="13181" w:author="Сатлер Марина Викторовна" w:date="2024-04-26T17:21:00Z">
                <w:r w:rsidRPr="00F01C62" w:rsidDel="009D5296">
                  <w:delText>С</w:delText>
                </w:r>
              </w:del>
              <w:r w:rsidRPr="00F01C62">
                <w:t>T_TYPEKBK</w:t>
              </w:r>
            </w:ins>
          </w:p>
        </w:tc>
        <w:tc>
          <w:tcPr>
            <w:tcW w:w="1371" w:type="pct"/>
          </w:tcPr>
          <w:p w14:paraId="3CB50AB8" w14:textId="2E32E894" w:rsidR="001B34E5" w:rsidRPr="00F01C62" w:rsidRDefault="001B34E5" w:rsidP="001B34E5">
            <w:pPr>
              <w:pStyle w:val="GOSTTablenorm"/>
            </w:pPr>
            <w:del w:id="13182" w:author="Чиркова Наталия Сергеевна" w:date="2023-11-28T17:27:00Z">
              <w:r w:rsidRPr="00F01C62" w:rsidDel="00093E37">
                <w:delText>Атрибут всегда заполняется значением «31»</w:delText>
              </w:r>
            </w:del>
          </w:p>
        </w:tc>
      </w:tr>
      <w:tr w:rsidR="001B34E5" w:rsidRPr="00B9499D" w14:paraId="33799947" w14:textId="77777777" w:rsidTr="00F265CC">
        <w:tc>
          <w:tcPr>
            <w:tcW w:w="1109" w:type="pct"/>
          </w:tcPr>
          <w:p w14:paraId="405CAD25" w14:textId="17D426C8" w:rsidR="001B34E5" w:rsidRPr="00F01C62" w:rsidRDefault="001B34E5" w:rsidP="001B34E5">
            <w:pPr>
              <w:pStyle w:val="GOSTTablenorm"/>
            </w:pPr>
            <w:r w:rsidRPr="00F01C62">
              <w:t>Вид_средств_Дт</w:t>
            </w:r>
          </w:p>
        </w:tc>
        <w:tc>
          <w:tcPr>
            <w:tcW w:w="302" w:type="pct"/>
          </w:tcPr>
          <w:p w14:paraId="3E6B3956" w14:textId="40E08C91" w:rsidR="001B34E5" w:rsidRPr="00F01C62" w:rsidRDefault="001B34E5" w:rsidP="001B34E5">
            <w:pPr>
              <w:pStyle w:val="GOSTTablenorm"/>
            </w:pPr>
            <w:r w:rsidRPr="00F01C62">
              <w:t>нет</w:t>
            </w:r>
          </w:p>
        </w:tc>
        <w:tc>
          <w:tcPr>
            <w:tcW w:w="1109" w:type="pct"/>
          </w:tcPr>
          <w:p w14:paraId="32836A5D" w14:textId="017D5C37" w:rsidR="001B34E5" w:rsidRPr="00F01C62" w:rsidRDefault="001B34E5" w:rsidP="001B34E5">
            <w:pPr>
              <w:pStyle w:val="GOSTTablenorm"/>
            </w:pPr>
            <w:r w:rsidRPr="00F01C62">
              <w:t>Вид средств по Дт</w:t>
            </w:r>
          </w:p>
        </w:tc>
        <w:tc>
          <w:tcPr>
            <w:tcW w:w="1109" w:type="pct"/>
          </w:tcPr>
          <w:p w14:paraId="76944E9E" w14:textId="41474CAC" w:rsidR="001B34E5" w:rsidRPr="00F01C62" w:rsidRDefault="001B34E5" w:rsidP="001B34E5">
            <w:pPr>
              <w:pStyle w:val="GOSTTablenorm"/>
            </w:pPr>
            <w:r w:rsidRPr="00F01C62">
              <w:t>T0504833:DT_KVFO</w:t>
            </w:r>
          </w:p>
        </w:tc>
        <w:tc>
          <w:tcPr>
            <w:tcW w:w="1371" w:type="pct"/>
          </w:tcPr>
          <w:p w14:paraId="329905A0" w14:textId="77777777" w:rsidR="001B34E5" w:rsidRPr="00F01C62" w:rsidRDefault="001B34E5" w:rsidP="001B34E5">
            <w:pPr>
              <w:pStyle w:val="GOSTTablenorm"/>
            </w:pPr>
          </w:p>
        </w:tc>
      </w:tr>
      <w:tr w:rsidR="001B34E5" w:rsidRPr="00B9499D" w14:paraId="106ABC46" w14:textId="77777777" w:rsidTr="00F265CC">
        <w:tc>
          <w:tcPr>
            <w:tcW w:w="1109" w:type="pct"/>
          </w:tcPr>
          <w:p w14:paraId="5AF9FD93" w14:textId="67554025" w:rsidR="001B34E5" w:rsidRPr="00F01C62" w:rsidRDefault="001B34E5" w:rsidP="001B34E5">
            <w:pPr>
              <w:pStyle w:val="GOSTTablenorm"/>
            </w:pPr>
            <w:r w:rsidRPr="00F01C62">
              <w:t>Вид_средств_Кт</w:t>
            </w:r>
          </w:p>
        </w:tc>
        <w:tc>
          <w:tcPr>
            <w:tcW w:w="302" w:type="pct"/>
          </w:tcPr>
          <w:p w14:paraId="4381E6DD" w14:textId="4C8AB2B1" w:rsidR="001B34E5" w:rsidRPr="00F01C62" w:rsidRDefault="001B34E5" w:rsidP="001B34E5">
            <w:pPr>
              <w:pStyle w:val="GOSTTablenorm"/>
            </w:pPr>
            <w:r w:rsidRPr="00F01C62">
              <w:t>нет</w:t>
            </w:r>
          </w:p>
        </w:tc>
        <w:tc>
          <w:tcPr>
            <w:tcW w:w="1109" w:type="pct"/>
          </w:tcPr>
          <w:p w14:paraId="69828CCA" w14:textId="7FF615AD" w:rsidR="001B34E5" w:rsidRPr="00F01C62" w:rsidRDefault="001B34E5" w:rsidP="001B34E5">
            <w:pPr>
              <w:pStyle w:val="GOSTTablenorm"/>
            </w:pPr>
            <w:r w:rsidRPr="00F01C62">
              <w:t>Вид средств по Кт</w:t>
            </w:r>
          </w:p>
        </w:tc>
        <w:tc>
          <w:tcPr>
            <w:tcW w:w="1109" w:type="pct"/>
          </w:tcPr>
          <w:p w14:paraId="50601FC9" w14:textId="37FD834E" w:rsidR="001B34E5" w:rsidRPr="00F01C62" w:rsidRDefault="001B34E5" w:rsidP="00500FF4">
            <w:pPr>
              <w:pStyle w:val="GOSTTablenorm"/>
            </w:pPr>
            <w:r w:rsidRPr="00F01C62">
              <w:t>T0504833:</w:t>
            </w:r>
            <w:del w:id="13183" w:author="Сатлер Марина Викторовна" w:date="2024-04-26T17:12:00Z">
              <w:r w:rsidRPr="00F01C62" w:rsidDel="00500FF4">
                <w:delText>С</w:delText>
              </w:r>
            </w:del>
            <w:ins w:id="13184" w:author="Сатлер Марина Викторовна" w:date="2024-04-26T17:13:00Z">
              <w:r w:rsidR="00500FF4">
                <w:rPr>
                  <w:lang w:val="en-US"/>
                </w:rPr>
                <w:t>C</w:t>
              </w:r>
            </w:ins>
            <w:r w:rsidRPr="00F01C62">
              <w:t>T_KVFO</w:t>
            </w:r>
          </w:p>
        </w:tc>
        <w:tc>
          <w:tcPr>
            <w:tcW w:w="1371" w:type="pct"/>
          </w:tcPr>
          <w:p w14:paraId="12B04C45" w14:textId="77777777" w:rsidR="001B34E5" w:rsidRPr="00F01C62" w:rsidRDefault="001B34E5" w:rsidP="001B34E5">
            <w:pPr>
              <w:pStyle w:val="GOSTTablenorm"/>
            </w:pPr>
          </w:p>
        </w:tc>
      </w:tr>
      <w:tr w:rsidR="001B34E5" w:rsidRPr="00B9499D" w14:paraId="2549C87C" w14:textId="77777777" w:rsidTr="00F265CC">
        <w:tc>
          <w:tcPr>
            <w:tcW w:w="1109" w:type="pct"/>
          </w:tcPr>
          <w:p w14:paraId="69C58EA9" w14:textId="0EB6CA4E" w:rsidR="001B34E5" w:rsidRPr="00F01C62" w:rsidRDefault="001B34E5" w:rsidP="001B34E5">
            <w:pPr>
              <w:pStyle w:val="GOSTTablenorm"/>
            </w:pPr>
            <w:r w:rsidRPr="00F01C62">
              <w:t>Вид_деятельности_Дт</w:t>
            </w:r>
          </w:p>
        </w:tc>
        <w:tc>
          <w:tcPr>
            <w:tcW w:w="302" w:type="pct"/>
          </w:tcPr>
          <w:p w14:paraId="5AFEE34D" w14:textId="157BCD88" w:rsidR="001B34E5" w:rsidRPr="00F01C62" w:rsidRDefault="001B34E5" w:rsidP="001B34E5">
            <w:pPr>
              <w:pStyle w:val="GOSTTablenorm"/>
            </w:pPr>
            <w:r w:rsidRPr="00F01C62">
              <w:t>да</w:t>
            </w:r>
          </w:p>
        </w:tc>
        <w:tc>
          <w:tcPr>
            <w:tcW w:w="1109" w:type="pct"/>
          </w:tcPr>
          <w:p w14:paraId="7F62EF1D" w14:textId="4988A0EA" w:rsidR="001B34E5" w:rsidRPr="00F01C62" w:rsidRDefault="001B34E5" w:rsidP="001B34E5">
            <w:pPr>
              <w:pStyle w:val="GOSTTablenorm"/>
            </w:pPr>
            <w:r w:rsidRPr="00F01C62">
              <w:t>Вид деятельности по Дт</w:t>
            </w:r>
          </w:p>
        </w:tc>
        <w:tc>
          <w:tcPr>
            <w:tcW w:w="1109" w:type="pct"/>
          </w:tcPr>
          <w:p w14:paraId="117C2C31" w14:textId="199207ED" w:rsidR="001B34E5" w:rsidRPr="00F01C62" w:rsidRDefault="001B34E5" w:rsidP="001B34E5">
            <w:pPr>
              <w:pStyle w:val="GOSTTablenorm"/>
            </w:pPr>
            <w:r w:rsidRPr="00F01C62">
              <w:t>T0504833:DT_KVFO</w:t>
            </w:r>
          </w:p>
        </w:tc>
        <w:tc>
          <w:tcPr>
            <w:tcW w:w="1371" w:type="pct"/>
          </w:tcPr>
          <w:p w14:paraId="63B802A1" w14:textId="1246DD8D" w:rsidR="001B34E5" w:rsidRPr="00F01C62" w:rsidRDefault="001B34E5" w:rsidP="001B34E5">
            <w:pPr>
              <w:pStyle w:val="GOSTTablenorm"/>
            </w:pPr>
            <w:r w:rsidRPr="00F01C62">
              <w:t>Заполняется первым символом значения атрибута Вид_средств_Дт</w:t>
            </w:r>
          </w:p>
        </w:tc>
      </w:tr>
      <w:tr w:rsidR="001B34E5" w:rsidRPr="00B9499D" w14:paraId="26FBCE00" w14:textId="77777777" w:rsidTr="00F265CC">
        <w:tc>
          <w:tcPr>
            <w:tcW w:w="1109" w:type="pct"/>
          </w:tcPr>
          <w:p w14:paraId="1A9D0967" w14:textId="43AE2484" w:rsidR="001B34E5" w:rsidRPr="00F01C62" w:rsidRDefault="001B34E5" w:rsidP="001B34E5">
            <w:pPr>
              <w:pStyle w:val="GOSTTablenorm"/>
            </w:pPr>
            <w:r w:rsidRPr="00F01C62">
              <w:t>Вид_деятельности_Кт</w:t>
            </w:r>
          </w:p>
        </w:tc>
        <w:tc>
          <w:tcPr>
            <w:tcW w:w="302" w:type="pct"/>
          </w:tcPr>
          <w:p w14:paraId="157E6B6B" w14:textId="0ABBC1EF" w:rsidR="001B34E5" w:rsidRPr="00F01C62" w:rsidRDefault="001B34E5" w:rsidP="001B34E5">
            <w:pPr>
              <w:pStyle w:val="GOSTTablenorm"/>
            </w:pPr>
            <w:r w:rsidRPr="00F01C62">
              <w:t>да</w:t>
            </w:r>
          </w:p>
        </w:tc>
        <w:tc>
          <w:tcPr>
            <w:tcW w:w="1109" w:type="pct"/>
          </w:tcPr>
          <w:p w14:paraId="2DEBA7C9" w14:textId="600BA977" w:rsidR="001B34E5" w:rsidRPr="00F01C62" w:rsidRDefault="001B34E5" w:rsidP="001B34E5">
            <w:pPr>
              <w:pStyle w:val="GOSTTablenorm"/>
            </w:pPr>
            <w:r w:rsidRPr="00F01C62">
              <w:t>Вид деятельности по Кт</w:t>
            </w:r>
          </w:p>
        </w:tc>
        <w:tc>
          <w:tcPr>
            <w:tcW w:w="1109" w:type="pct"/>
          </w:tcPr>
          <w:p w14:paraId="4490A189" w14:textId="735C571B" w:rsidR="001B34E5" w:rsidRPr="00F01C62" w:rsidRDefault="001B34E5" w:rsidP="00500FF4">
            <w:pPr>
              <w:pStyle w:val="GOSTTablenorm"/>
            </w:pPr>
            <w:r w:rsidRPr="00F01C62">
              <w:t>T0504833:</w:t>
            </w:r>
            <w:del w:id="13185" w:author="Сатлер Марина Викторовна" w:date="2024-04-26T17:13:00Z">
              <w:r w:rsidRPr="00F01C62" w:rsidDel="00500FF4">
                <w:delText>С</w:delText>
              </w:r>
            </w:del>
            <w:ins w:id="13186" w:author="Сатлер Марина Викторовна" w:date="2024-04-26T17:13:00Z">
              <w:r w:rsidR="00500FF4">
                <w:rPr>
                  <w:lang w:val="en-US"/>
                </w:rPr>
                <w:t>C</w:t>
              </w:r>
            </w:ins>
            <w:r w:rsidRPr="00F01C62">
              <w:t>T_KVFO</w:t>
            </w:r>
          </w:p>
        </w:tc>
        <w:tc>
          <w:tcPr>
            <w:tcW w:w="1371" w:type="pct"/>
          </w:tcPr>
          <w:p w14:paraId="7B91E499" w14:textId="227A216A" w:rsidR="001B34E5" w:rsidRPr="00F01C62" w:rsidRDefault="001B34E5" w:rsidP="001B34E5">
            <w:pPr>
              <w:pStyle w:val="GOSTTablenorm"/>
            </w:pPr>
            <w:r w:rsidRPr="00F01C62">
              <w:t>Заполняется первым символом значения атрибута Вид_средств_Кт</w:t>
            </w:r>
          </w:p>
        </w:tc>
      </w:tr>
      <w:tr w:rsidR="001B34E5" w:rsidRPr="00B9499D" w14:paraId="504C23F0" w14:textId="77777777" w:rsidTr="00F265CC">
        <w:tc>
          <w:tcPr>
            <w:tcW w:w="1109" w:type="pct"/>
          </w:tcPr>
          <w:p w14:paraId="251A98C3" w14:textId="4260B035" w:rsidR="001B34E5" w:rsidRPr="00F01C62" w:rsidRDefault="001B34E5" w:rsidP="001B34E5">
            <w:pPr>
              <w:pStyle w:val="GOSTTablenorm"/>
            </w:pPr>
            <w:r w:rsidRPr="00F01C62">
              <w:t>Показатель_ЛС_Дт</w:t>
            </w:r>
          </w:p>
        </w:tc>
        <w:tc>
          <w:tcPr>
            <w:tcW w:w="302" w:type="pct"/>
          </w:tcPr>
          <w:p w14:paraId="0863449D" w14:textId="1254ACC9" w:rsidR="001B34E5" w:rsidRPr="00F01C62" w:rsidRDefault="001B34E5" w:rsidP="001B34E5">
            <w:pPr>
              <w:pStyle w:val="GOSTTablenorm"/>
            </w:pPr>
            <w:r w:rsidRPr="00F01C62">
              <w:t>нет</w:t>
            </w:r>
          </w:p>
        </w:tc>
        <w:tc>
          <w:tcPr>
            <w:tcW w:w="1109" w:type="pct"/>
          </w:tcPr>
          <w:p w14:paraId="634BF15B" w14:textId="55755217" w:rsidR="001B34E5" w:rsidRPr="00F01C62" w:rsidRDefault="001B34E5" w:rsidP="001B34E5">
            <w:pPr>
              <w:pStyle w:val="GOSTTablenorm"/>
            </w:pPr>
            <w:r w:rsidRPr="00F01C62">
              <w:t>Показатель лицевого счета по дебету</w:t>
            </w:r>
          </w:p>
        </w:tc>
        <w:tc>
          <w:tcPr>
            <w:tcW w:w="1109" w:type="pct"/>
          </w:tcPr>
          <w:p w14:paraId="73772458" w14:textId="10DB299B" w:rsidR="001B34E5" w:rsidRPr="00F01C62" w:rsidRDefault="001B34E5" w:rsidP="001B34E5">
            <w:pPr>
              <w:pStyle w:val="GOSTTablenorm"/>
            </w:pPr>
            <w:r w:rsidRPr="00F01C62">
              <w:t>T0504833:DT_PLS</w:t>
            </w:r>
          </w:p>
        </w:tc>
        <w:tc>
          <w:tcPr>
            <w:tcW w:w="1371" w:type="pct"/>
          </w:tcPr>
          <w:p w14:paraId="3CBA4093" w14:textId="77777777" w:rsidR="001B34E5" w:rsidRPr="00F01C62" w:rsidRDefault="001B34E5" w:rsidP="001B34E5">
            <w:pPr>
              <w:pStyle w:val="GOSTTablenorm"/>
            </w:pPr>
          </w:p>
        </w:tc>
      </w:tr>
      <w:tr w:rsidR="001B34E5" w:rsidRPr="00B9499D" w14:paraId="5F23CABB" w14:textId="77777777" w:rsidTr="00F265CC">
        <w:tc>
          <w:tcPr>
            <w:tcW w:w="1109" w:type="pct"/>
          </w:tcPr>
          <w:p w14:paraId="5A65ACDC" w14:textId="42D7CC57" w:rsidR="001B34E5" w:rsidRPr="00F01C62" w:rsidRDefault="001B34E5" w:rsidP="001B34E5">
            <w:pPr>
              <w:pStyle w:val="GOSTTablenorm"/>
            </w:pPr>
            <w:r w:rsidRPr="00F01C62">
              <w:t>Показатель_ЛС_Кт</w:t>
            </w:r>
          </w:p>
        </w:tc>
        <w:tc>
          <w:tcPr>
            <w:tcW w:w="302" w:type="pct"/>
          </w:tcPr>
          <w:p w14:paraId="09A55ABA" w14:textId="6BC705D0" w:rsidR="001B34E5" w:rsidRPr="00F01C62" w:rsidRDefault="001B34E5" w:rsidP="001B34E5">
            <w:pPr>
              <w:pStyle w:val="GOSTTablenorm"/>
            </w:pPr>
            <w:r w:rsidRPr="00F01C62">
              <w:t>нет</w:t>
            </w:r>
          </w:p>
        </w:tc>
        <w:tc>
          <w:tcPr>
            <w:tcW w:w="1109" w:type="pct"/>
          </w:tcPr>
          <w:p w14:paraId="27964D24" w14:textId="4D36DF18" w:rsidR="001B34E5" w:rsidRPr="00F01C62" w:rsidRDefault="001B34E5" w:rsidP="001B34E5">
            <w:pPr>
              <w:pStyle w:val="GOSTTablenorm"/>
            </w:pPr>
            <w:r w:rsidRPr="00F01C62">
              <w:t>Показатель лицевого счета по кредиту</w:t>
            </w:r>
          </w:p>
        </w:tc>
        <w:tc>
          <w:tcPr>
            <w:tcW w:w="1109" w:type="pct"/>
          </w:tcPr>
          <w:p w14:paraId="4C1A2110" w14:textId="4D19702A" w:rsidR="001B34E5" w:rsidRPr="00F01C62" w:rsidRDefault="001B34E5" w:rsidP="001B34E5">
            <w:pPr>
              <w:pStyle w:val="GOSTTablenorm"/>
            </w:pPr>
            <w:r w:rsidRPr="00F01C62">
              <w:t>T0504833:CT_PLS</w:t>
            </w:r>
          </w:p>
        </w:tc>
        <w:tc>
          <w:tcPr>
            <w:tcW w:w="1371" w:type="pct"/>
          </w:tcPr>
          <w:p w14:paraId="21734B7D" w14:textId="77777777" w:rsidR="001B34E5" w:rsidRPr="00F01C62" w:rsidRDefault="001B34E5" w:rsidP="001B34E5">
            <w:pPr>
              <w:pStyle w:val="GOSTTablenorm"/>
            </w:pPr>
          </w:p>
        </w:tc>
      </w:tr>
      <w:tr w:rsidR="001B34E5" w:rsidRPr="00B9499D" w14:paraId="4F59CF07" w14:textId="77777777" w:rsidTr="00F265CC">
        <w:tc>
          <w:tcPr>
            <w:tcW w:w="1109" w:type="pct"/>
          </w:tcPr>
          <w:p w14:paraId="7B255D58" w14:textId="63F0C9EE" w:rsidR="001B34E5" w:rsidRPr="00F01C62" w:rsidRDefault="001B34E5" w:rsidP="001B34E5">
            <w:pPr>
              <w:pStyle w:val="GOSTTablenorm"/>
            </w:pPr>
            <w:r w:rsidRPr="00F01C62">
              <w:t>Счет_бухучет_Дт</w:t>
            </w:r>
          </w:p>
        </w:tc>
        <w:tc>
          <w:tcPr>
            <w:tcW w:w="302" w:type="pct"/>
          </w:tcPr>
          <w:p w14:paraId="637AEB02" w14:textId="277FA506" w:rsidR="001B34E5" w:rsidRPr="00F01C62" w:rsidRDefault="001B34E5" w:rsidP="001B34E5">
            <w:pPr>
              <w:pStyle w:val="GOSTTablenorm"/>
            </w:pPr>
            <w:r w:rsidRPr="00F01C62">
              <w:t>нет</w:t>
            </w:r>
          </w:p>
        </w:tc>
        <w:tc>
          <w:tcPr>
            <w:tcW w:w="1109" w:type="pct"/>
          </w:tcPr>
          <w:p w14:paraId="7D96973F" w14:textId="66EAB0CB" w:rsidR="001B34E5" w:rsidRPr="00F01C62" w:rsidRDefault="001B34E5" w:rsidP="001B34E5">
            <w:pPr>
              <w:pStyle w:val="GOSTTablenorm"/>
            </w:pPr>
            <w:r w:rsidRPr="00F01C62">
              <w:t>Счет бухгалтерского учета по Дт</w:t>
            </w:r>
          </w:p>
        </w:tc>
        <w:tc>
          <w:tcPr>
            <w:tcW w:w="1109" w:type="pct"/>
          </w:tcPr>
          <w:p w14:paraId="15353ED4" w14:textId="548D3EE0" w:rsidR="001B34E5" w:rsidRPr="00F01C62" w:rsidRDefault="001B34E5" w:rsidP="001B34E5">
            <w:pPr>
              <w:pStyle w:val="GOSTTablenorm"/>
            </w:pPr>
            <w:r w:rsidRPr="00F01C62">
              <w:t>T0504833:DT_NSBU</w:t>
            </w:r>
          </w:p>
        </w:tc>
        <w:tc>
          <w:tcPr>
            <w:tcW w:w="1371" w:type="pct"/>
          </w:tcPr>
          <w:p w14:paraId="36B81712" w14:textId="77777777" w:rsidR="001B34E5" w:rsidRPr="00F01C62" w:rsidRDefault="001B34E5" w:rsidP="001B34E5">
            <w:pPr>
              <w:pStyle w:val="GOSTTablenorm"/>
            </w:pPr>
          </w:p>
        </w:tc>
      </w:tr>
      <w:tr w:rsidR="001B34E5" w:rsidRPr="00B9499D" w14:paraId="37A67E85" w14:textId="77777777" w:rsidTr="00F265CC">
        <w:tc>
          <w:tcPr>
            <w:tcW w:w="1109" w:type="pct"/>
          </w:tcPr>
          <w:p w14:paraId="43680FF1" w14:textId="49B1FD21" w:rsidR="001B34E5" w:rsidRPr="00F01C62" w:rsidRDefault="001B34E5" w:rsidP="001B34E5">
            <w:pPr>
              <w:pStyle w:val="GOSTTablenorm"/>
            </w:pPr>
            <w:r w:rsidRPr="00F01C62">
              <w:t>Счет_бухучет_Кт</w:t>
            </w:r>
          </w:p>
        </w:tc>
        <w:tc>
          <w:tcPr>
            <w:tcW w:w="302" w:type="pct"/>
          </w:tcPr>
          <w:p w14:paraId="0A386692" w14:textId="4C48A817" w:rsidR="001B34E5" w:rsidRPr="00F01C62" w:rsidRDefault="001B34E5" w:rsidP="001B34E5">
            <w:pPr>
              <w:pStyle w:val="GOSTTablenorm"/>
            </w:pPr>
            <w:r w:rsidRPr="00F01C62">
              <w:t>нет</w:t>
            </w:r>
          </w:p>
        </w:tc>
        <w:tc>
          <w:tcPr>
            <w:tcW w:w="1109" w:type="pct"/>
          </w:tcPr>
          <w:p w14:paraId="30C3B699" w14:textId="1A6550AD" w:rsidR="001B34E5" w:rsidRPr="00F01C62" w:rsidRDefault="001B34E5" w:rsidP="001B34E5">
            <w:pPr>
              <w:pStyle w:val="GOSTTablenorm"/>
            </w:pPr>
            <w:r w:rsidRPr="00F01C62">
              <w:t>Счет бухгалтерского учета по Кт</w:t>
            </w:r>
          </w:p>
        </w:tc>
        <w:tc>
          <w:tcPr>
            <w:tcW w:w="1109" w:type="pct"/>
          </w:tcPr>
          <w:p w14:paraId="5F40D0F7" w14:textId="3BD4B9EA" w:rsidR="001B34E5" w:rsidRPr="00F01C62" w:rsidRDefault="001B34E5" w:rsidP="001B34E5">
            <w:pPr>
              <w:pStyle w:val="GOSTTablenorm"/>
            </w:pPr>
            <w:r w:rsidRPr="00F01C62">
              <w:t>T0504833:CT_NSBU</w:t>
            </w:r>
          </w:p>
        </w:tc>
        <w:tc>
          <w:tcPr>
            <w:tcW w:w="1371" w:type="pct"/>
          </w:tcPr>
          <w:p w14:paraId="549D7536" w14:textId="77777777" w:rsidR="001B34E5" w:rsidRPr="00F01C62" w:rsidRDefault="001B34E5" w:rsidP="001B34E5">
            <w:pPr>
              <w:pStyle w:val="GOSTTablenorm"/>
            </w:pPr>
          </w:p>
        </w:tc>
      </w:tr>
      <w:tr w:rsidR="001B34E5" w:rsidRPr="00B9499D" w14:paraId="612F886E" w14:textId="77777777" w:rsidTr="00F265CC">
        <w:tc>
          <w:tcPr>
            <w:tcW w:w="1109" w:type="pct"/>
          </w:tcPr>
          <w:p w14:paraId="09508F5C" w14:textId="6AED2145" w:rsidR="001B34E5" w:rsidRPr="00F01C62" w:rsidRDefault="001B34E5" w:rsidP="001B34E5">
            <w:pPr>
              <w:pStyle w:val="GOSTTablenorm"/>
            </w:pPr>
            <w:r w:rsidRPr="00F01C62">
              <w:t>Контур_Дт</w:t>
            </w:r>
          </w:p>
        </w:tc>
        <w:tc>
          <w:tcPr>
            <w:tcW w:w="302" w:type="pct"/>
          </w:tcPr>
          <w:p w14:paraId="72986422" w14:textId="2622370C" w:rsidR="001B34E5" w:rsidRPr="00F01C62" w:rsidRDefault="001B34E5" w:rsidP="001B34E5">
            <w:pPr>
              <w:pStyle w:val="GOSTTablenorm"/>
            </w:pPr>
            <w:r w:rsidRPr="00F01C62">
              <w:t>нет</w:t>
            </w:r>
          </w:p>
        </w:tc>
        <w:tc>
          <w:tcPr>
            <w:tcW w:w="1109" w:type="pct"/>
          </w:tcPr>
          <w:p w14:paraId="5B465088" w14:textId="09A69F41" w:rsidR="001B34E5" w:rsidRPr="00F01C62" w:rsidRDefault="001B34E5" w:rsidP="001B34E5">
            <w:pPr>
              <w:pStyle w:val="GOSTTablenorm"/>
            </w:pPr>
            <w:r w:rsidRPr="00F01C62">
              <w:t>Контур по Дт</w:t>
            </w:r>
          </w:p>
        </w:tc>
        <w:tc>
          <w:tcPr>
            <w:tcW w:w="1109" w:type="pct"/>
          </w:tcPr>
          <w:p w14:paraId="338C45B4" w14:textId="5838368F" w:rsidR="001B34E5" w:rsidRPr="00F01C62" w:rsidRDefault="001B34E5" w:rsidP="001B34E5">
            <w:pPr>
              <w:pStyle w:val="GOSTTablenorm"/>
            </w:pPr>
            <w:r w:rsidRPr="00F01C62">
              <w:t>T0504833:DT_Cnt</w:t>
            </w:r>
          </w:p>
        </w:tc>
        <w:tc>
          <w:tcPr>
            <w:tcW w:w="1371" w:type="pct"/>
          </w:tcPr>
          <w:p w14:paraId="275ACB21" w14:textId="77777777" w:rsidR="001B34E5" w:rsidRPr="00F01C62" w:rsidRDefault="001B34E5" w:rsidP="001B34E5">
            <w:pPr>
              <w:pStyle w:val="GOSTTablenorm"/>
            </w:pPr>
          </w:p>
        </w:tc>
      </w:tr>
      <w:tr w:rsidR="001B34E5" w:rsidRPr="00B9499D" w14:paraId="7B1C2235" w14:textId="77777777" w:rsidTr="00F265CC">
        <w:tc>
          <w:tcPr>
            <w:tcW w:w="1109" w:type="pct"/>
          </w:tcPr>
          <w:p w14:paraId="7791BCD3" w14:textId="7F9203C2" w:rsidR="001B34E5" w:rsidRPr="00F01C62" w:rsidRDefault="001B34E5" w:rsidP="001B34E5">
            <w:pPr>
              <w:pStyle w:val="GOSTTablenorm"/>
            </w:pPr>
            <w:r w:rsidRPr="00F01C62">
              <w:t>Контур_Кт</w:t>
            </w:r>
          </w:p>
        </w:tc>
        <w:tc>
          <w:tcPr>
            <w:tcW w:w="302" w:type="pct"/>
          </w:tcPr>
          <w:p w14:paraId="2D05D4D4" w14:textId="1FA71454" w:rsidR="001B34E5" w:rsidRPr="00F01C62" w:rsidRDefault="001B34E5" w:rsidP="001B34E5">
            <w:pPr>
              <w:pStyle w:val="GOSTTablenorm"/>
            </w:pPr>
            <w:r w:rsidRPr="00F01C62">
              <w:t>нет</w:t>
            </w:r>
          </w:p>
        </w:tc>
        <w:tc>
          <w:tcPr>
            <w:tcW w:w="1109" w:type="pct"/>
          </w:tcPr>
          <w:p w14:paraId="53C28B54" w14:textId="67C38EE3" w:rsidR="001B34E5" w:rsidRPr="00F01C62" w:rsidRDefault="001B34E5" w:rsidP="001B34E5">
            <w:pPr>
              <w:pStyle w:val="GOSTTablenorm"/>
            </w:pPr>
            <w:r w:rsidRPr="00F01C62">
              <w:t>Контур по Кт</w:t>
            </w:r>
          </w:p>
        </w:tc>
        <w:tc>
          <w:tcPr>
            <w:tcW w:w="1109" w:type="pct"/>
          </w:tcPr>
          <w:p w14:paraId="6967E5D6" w14:textId="544D9964" w:rsidR="001B34E5" w:rsidRPr="00F01C62" w:rsidRDefault="001B34E5" w:rsidP="001B34E5">
            <w:pPr>
              <w:pStyle w:val="GOSTTablenorm"/>
            </w:pPr>
            <w:r w:rsidRPr="00F01C62">
              <w:t>T0504833:CT_Cnt</w:t>
            </w:r>
          </w:p>
        </w:tc>
        <w:tc>
          <w:tcPr>
            <w:tcW w:w="1371" w:type="pct"/>
          </w:tcPr>
          <w:p w14:paraId="51E93827" w14:textId="77777777" w:rsidR="001B34E5" w:rsidRPr="00F01C62" w:rsidRDefault="001B34E5" w:rsidP="001B34E5">
            <w:pPr>
              <w:pStyle w:val="GOSTTablenorm"/>
            </w:pPr>
          </w:p>
        </w:tc>
      </w:tr>
      <w:tr w:rsidR="001B34E5" w:rsidRPr="00B9499D" w14:paraId="7EA034F8" w14:textId="77777777" w:rsidTr="00F265CC">
        <w:tc>
          <w:tcPr>
            <w:tcW w:w="1109" w:type="pct"/>
          </w:tcPr>
          <w:p w14:paraId="015936A1" w14:textId="400285FE" w:rsidR="001B34E5" w:rsidRPr="00F01C62" w:rsidRDefault="001B34E5" w:rsidP="001B34E5">
            <w:pPr>
              <w:pStyle w:val="GOSTTablenorm"/>
            </w:pPr>
            <w:r w:rsidRPr="00F01C62">
              <w:t>ЛС_Дт</w:t>
            </w:r>
          </w:p>
        </w:tc>
        <w:tc>
          <w:tcPr>
            <w:tcW w:w="302" w:type="pct"/>
          </w:tcPr>
          <w:p w14:paraId="56917D34" w14:textId="3BDB33FF" w:rsidR="001B34E5" w:rsidRPr="00F01C62" w:rsidRDefault="001B34E5" w:rsidP="001B34E5">
            <w:pPr>
              <w:pStyle w:val="GOSTTablenorm"/>
            </w:pPr>
            <w:r w:rsidRPr="00F01C62">
              <w:t>нет</w:t>
            </w:r>
          </w:p>
        </w:tc>
        <w:tc>
          <w:tcPr>
            <w:tcW w:w="1109" w:type="pct"/>
          </w:tcPr>
          <w:p w14:paraId="267D0F02" w14:textId="6366857E" w:rsidR="001B34E5" w:rsidRPr="00F01C62" w:rsidRDefault="001B34E5" w:rsidP="001B34E5">
            <w:pPr>
              <w:pStyle w:val="GOSTTablenorm"/>
            </w:pPr>
            <w:r w:rsidRPr="00F01C62">
              <w:t>Лицевой счет по Дт</w:t>
            </w:r>
          </w:p>
        </w:tc>
        <w:tc>
          <w:tcPr>
            <w:tcW w:w="1109" w:type="pct"/>
          </w:tcPr>
          <w:p w14:paraId="26B579DF" w14:textId="6F1C1407" w:rsidR="001B34E5" w:rsidRPr="00F01C62" w:rsidRDefault="001B34E5" w:rsidP="001B34E5">
            <w:pPr>
              <w:pStyle w:val="GOSTTablenorm"/>
            </w:pPr>
            <w:r w:rsidRPr="00F01C62">
              <w:t>T0504833:DT_LS</w:t>
            </w:r>
          </w:p>
        </w:tc>
        <w:tc>
          <w:tcPr>
            <w:tcW w:w="1371" w:type="pct"/>
          </w:tcPr>
          <w:p w14:paraId="1B11380E" w14:textId="77777777" w:rsidR="001B34E5" w:rsidRPr="00F01C62" w:rsidRDefault="001B34E5" w:rsidP="001B34E5">
            <w:pPr>
              <w:pStyle w:val="GOSTTablenorm"/>
            </w:pPr>
          </w:p>
        </w:tc>
      </w:tr>
      <w:tr w:rsidR="001B34E5" w:rsidRPr="00B9499D" w14:paraId="375CD381" w14:textId="77777777" w:rsidTr="00F265CC">
        <w:tc>
          <w:tcPr>
            <w:tcW w:w="1109" w:type="pct"/>
          </w:tcPr>
          <w:p w14:paraId="631CFDA9" w14:textId="233947E8" w:rsidR="001B34E5" w:rsidRPr="00F01C62" w:rsidRDefault="001B34E5" w:rsidP="001B34E5">
            <w:pPr>
              <w:pStyle w:val="GOSTTablenorm"/>
            </w:pPr>
            <w:r w:rsidRPr="00F01C62">
              <w:t>ЛС_Кт</w:t>
            </w:r>
          </w:p>
        </w:tc>
        <w:tc>
          <w:tcPr>
            <w:tcW w:w="302" w:type="pct"/>
          </w:tcPr>
          <w:p w14:paraId="6A3C2810" w14:textId="67885064" w:rsidR="001B34E5" w:rsidRPr="00F01C62" w:rsidRDefault="001B34E5" w:rsidP="001B34E5">
            <w:pPr>
              <w:pStyle w:val="GOSTTablenorm"/>
            </w:pPr>
            <w:r w:rsidRPr="00F01C62">
              <w:t>нет</w:t>
            </w:r>
          </w:p>
        </w:tc>
        <w:tc>
          <w:tcPr>
            <w:tcW w:w="1109" w:type="pct"/>
          </w:tcPr>
          <w:p w14:paraId="20D9EEB1" w14:textId="7381069C" w:rsidR="001B34E5" w:rsidRPr="00F01C62" w:rsidRDefault="001B34E5" w:rsidP="001B34E5">
            <w:pPr>
              <w:pStyle w:val="GOSTTablenorm"/>
            </w:pPr>
            <w:r w:rsidRPr="00F01C62">
              <w:t>Лицевой счет по Кт</w:t>
            </w:r>
          </w:p>
        </w:tc>
        <w:tc>
          <w:tcPr>
            <w:tcW w:w="1109" w:type="pct"/>
          </w:tcPr>
          <w:p w14:paraId="63A6BFF6" w14:textId="37E7794C" w:rsidR="001B34E5" w:rsidRPr="00F01C62" w:rsidRDefault="001B34E5" w:rsidP="001B34E5">
            <w:pPr>
              <w:pStyle w:val="GOSTTablenorm"/>
            </w:pPr>
            <w:r w:rsidRPr="00F01C62">
              <w:t>T0504833:CT_LS</w:t>
            </w:r>
          </w:p>
        </w:tc>
        <w:tc>
          <w:tcPr>
            <w:tcW w:w="1371" w:type="pct"/>
          </w:tcPr>
          <w:p w14:paraId="0F1F1B09" w14:textId="77777777" w:rsidR="001B34E5" w:rsidRPr="00F01C62" w:rsidRDefault="001B34E5" w:rsidP="001B34E5">
            <w:pPr>
              <w:pStyle w:val="GOSTTablenorm"/>
            </w:pPr>
          </w:p>
        </w:tc>
      </w:tr>
      <w:tr w:rsidR="001B34E5" w:rsidRPr="00B9499D" w14:paraId="050C6D1D" w14:textId="77777777" w:rsidTr="00F265CC">
        <w:tc>
          <w:tcPr>
            <w:tcW w:w="1109" w:type="pct"/>
          </w:tcPr>
          <w:p w14:paraId="7F2ACE48" w14:textId="46251E5E" w:rsidR="001B34E5" w:rsidRPr="00F01C62" w:rsidRDefault="001B34E5" w:rsidP="001B34E5">
            <w:pPr>
              <w:pStyle w:val="GOSTTablenorm"/>
            </w:pPr>
            <w:r w:rsidRPr="00F01C62">
              <w:t>Подвед_Дт</w:t>
            </w:r>
          </w:p>
        </w:tc>
        <w:tc>
          <w:tcPr>
            <w:tcW w:w="302" w:type="pct"/>
          </w:tcPr>
          <w:p w14:paraId="283898DE" w14:textId="190ADA1C" w:rsidR="001B34E5" w:rsidRPr="00F01C62" w:rsidRDefault="001B34E5" w:rsidP="001B34E5">
            <w:pPr>
              <w:pStyle w:val="GOSTTablenorm"/>
            </w:pPr>
            <w:r w:rsidRPr="00F01C62">
              <w:t>нет</w:t>
            </w:r>
          </w:p>
        </w:tc>
        <w:tc>
          <w:tcPr>
            <w:tcW w:w="1109" w:type="pct"/>
          </w:tcPr>
          <w:p w14:paraId="1E4D481B" w14:textId="505E3578" w:rsidR="001B34E5" w:rsidRPr="00F01C62" w:rsidRDefault="001B34E5" w:rsidP="001B34E5">
            <w:pPr>
              <w:pStyle w:val="GOSTTablenorm"/>
            </w:pPr>
            <w:r w:rsidRPr="00F01C62">
              <w:t>Подведомственное учреждение по Дт</w:t>
            </w:r>
          </w:p>
        </w:tc>
        <w:tc>
          <w:tcPr>
            <w:tcW w:w="1109" w:type="pct"/>
          </w:tcPr>
          <w:p w14:paraId="15D3E3EA" w14:textId="49361981" w:rsidR="001B34E5" w:rsidRPr="00F01C62" w:rsidRDefault="001B34E5" w:rsidP="001B34E5">
            <w:pPr>
              <w:pStyle w:val="GOSTTablenorm"/>
            </w:pPr>
            <w:r w:rsidRPr="00F01C62">
              <w:t>T0504833:DT_PUCH</w:t>
            </w:r>
          </w:p>
        </w:tc>
        <w:tc>
          <w:tcPr>
            <w:tcW w:w="1371" w:type="pct"/>
          </w:tcPr>
          <w:p w14:paraId="7CDB5302" w14:textId="77777777" w:rsidR="001B34E5" w:rsidRPr="00F01C62" w:rsidRDefault="001B34E5" w:rsidP="001B34E5">
            <w:pPr>
              <w:pStyle w:val="GOSTTablenorm"/>
            </w:pPr>
          </w:p>
        </w:tc>
      </w:tr>
      <w:tr w:rsidR="001B34E5" w:rsidRPr="00B9499D" w14:paraId="58C7D652" w14:textId="77777777" w:rsidTr="00F265CC">
        <w:tc>
          <w:tcPr>
            <w:tcW w:w="1109" w:type="pct"/>
          </w:tcPr>
          <w:p w14:paraId="48C2AEE7" w14:textId="3B7D4CB2" w:rsidR="001B34E5" w:rsidRPr="00F01C62" w:rsidRDefault="001B34E5" w:rsidP="001B34E5">
            <w:pPr>
              <w:pStyle w:val="GOSTTablenorm"/>
            </w:pPr>
            <w:r w:rsidRPr="00F01C62">
              <w:lastRenderedPageBreak/>
              <w:t>Подвед_Кт</w:t>
            </w:r>
          </w:p>
        </w:tc>
        <w:tc>
          <w:tcPr>
            <w:tcW w:w="302" w:type="pct"/>
          </w:tcPr>
          <w:p w14:paraId="6FBCA4B0" w14:textId="50F4128B" w:rsidR="001B34E5" w:rsidRPr="00F01C62" w:rsidRDefault="001B34E5" w:rsidP="001B34E5">
            <w:pPr>
              <w:pStyle w:val="GOSTTablenorm"/>
            </w:pPr>
            <w:r w:rsidRPr="00F01C62">
              <w:t>нет</w:t>
            </w:r>
          </w:p>
        </w:tc>
        <w:tc>
          <w:tcPr>
            <w:tcW w:w="1109" w:type="pct"/>
          </w:tcPr>
          <w:p w14:paraId="3306ECCC" w14:textId="3E783C15" w:rsidR="001B34E5" w:rsidRPr="00F01C62" w:rsidRDefault="001B34E5" w:rsidP="001B34E5">
            <w:pPr>
              <w:pStyle w:val="GOSTTablenorm"/>
            </w:pPr>
            <w:r w:rsidRPr="00F01C62">
              <w:t>Подведомственное учреждение по Кт</w:t>
            </w:r>
          </w:p>
        </w:tc>
        <w:tc>
          <w:tcPr>
            <w:tcW w:w="1109" w:type="pct"/>
          </w:tcPr>
          <w:p w14:paraId="2BB72780" w14:textId="25A5C673" w:rsidR="001B34E5" w:rsidRPr="00F01C62" w:rsidRDefault="001B34E5" w:rsidP="001B34E5">
            <w:pPr>
              <w:pStyle w:val="GOSTTablenorm"/>
            </w:pPr>
            <w:r w:rsidRPr="00F01C62">
              <w:t>T0504833:CT_PUCH</w:t>
            </w:r>
          </w:p>
        </w:tc>
        <w:tc>
          <w:tcPr>
            <w:tcW w:w="1371" w:type="pct"/>
          </w:tcPr>
          <w:p w14:paraId="2C7327BA" w14:textId="77777777" w:rsidR="001B34E5" w:rsidRPr="00F01C62" w:rsidRDefault="001B34E5" w:rsidP="001B34E5">
            <w:pPr>
              <w:pStyle w:val="GOSTTablenorm"/>
            </w:pPr>
          </w:p>
        </w:tc>
      </w:tr>
      <w:tr w:rsidR="001B34E5" w:rsidRPr="00B9499D" w14:paraId="34406955" w14:textId="77777777" w:rsidTr="00F265CC">
        <w:tc>
          <w:tcPr>
            <w:tcW w:w="1109" w:type="pct"/>
          </w:tcPr>
          <w:p w14:paraId="0575FA22" w14:textId="63BAF4EE" w:rsidR="001B34E5" w:rsidRPr="00F01C62" w:rsidRDefault="001B34E5" w:rsidP="001B34E5">
            <w:pPr>
              <w:pStyle w:val="GOSTTablenorm"/>
            </w:pPr>
            <w:r w:rsidRPr="00F01C62">
              <w:t>КЦ_Дт</w:t>
            </w:r>
          </w:p>
        </w:tc>
        <w:tc>
          <w:tcPr>
            <w:tcW w:w="302" w:type="pct"/>
          </w:tcPr>
          <w:p w14:paraId="1A09A4E0" w14:textId="16532F6C" w:rsidR="001B34E5" w:rsidRPr="00F01C62" w:rsidRDefault="001B34E5" w:rsidP="001B34E5">
            <w:pPr>
              <w:pStyle w:val="GOSTTablenorm"/>
            </w:pPr>
            <w:r w:rsidRPr="00F01C62">
              <w:t>нет</w:t>
            </w:r>
          </w:p>
        </w:tc>
        <w:tc>
          <w:tcPr>
            <w:tcW w:w="1109" w:type="pct"/>
          </w:tcPr>
          <w:p w14:paraId="7F06D387" w14:textId="104EF75D" w:rsidR="001B34E5" w:rsidRPr="00F01C62" w:rsidRDefault="001B34E5" w:rsidP="001B34E5">
            <w:pPr>
              <w:pStyle w:val="GOSTTablenorm"/>
            </w:pPr>
            <w:r w:rsidRPr="00F01C62">
              <w:t>Код цели (аналитический код) по Дт</w:t>
            </w:r>
          </w:p>
        </w:tc>
        <w:tc>
          <w:tcPr>
            <w:tcW w:w="1109" w:type="pct"/>
          </w:tcPr>
          <w:p w14:paraId="43EDDE0D" w14:textId="407455F2" w:rsidR="001B34E5" w:rsidRPr="00F01C62" w:rsidRDefault="001B34E5" w:rsidP="001B34E5">
            <w:pPr>
              <w:pStyle w:val="GOSTTablenorm"/>
            </w:pPr>
            <w:r w:rsidRPr="00F01C62">
              <w:t>T0504833:DT_KS</w:t>
            </w:r>
          </w:p>
        </w:tc>
        <w:tc>
          <w:tcPr>
            <w:tcW w:w="1371" w:type="pct"/>
          </w:tcPr>
          <w:p w14:paraId="176C63E1" w14:textId="77777777" w:rsidR="001B34E5" w:rsidRPr="00F01C62" w:rsidRDefault="001B34E5" w:rsidP="001B34E5">
            <w:pPr>
              <w:pStyle w:val="GOSTTablenorm"/>
            </w:pPr>
          </w:p>
        </w:tc>
      </w:tr>
      <w:tr w:rsidR="001B34E5" w:rsidRPr="00B9499D" w14:paraId="6D0CBA2C" w14:textId="77777777" w:rsidTr="00F265CC">
        <w:tc>
          <w:tcPr>
            <w:tcW w:w="1109" w:type="pct"/>
          </w:tcPr>
          <w:p w14:paraId="66BBEABF" w14:textId="10782C2C" w:rsidR="001B34E5" w:rsidRPr="00F01C62" w:rsidRDefault="001B34E5" w:rsidP="001B34E5">
            <w:pPr>
              <w:pStyle w:val="GOSTTablenorm"/>
            </w:pPr>
            <w:r w:rsidRPr="00F01C62">
              <w:t>Код_НПА_Дт</w:t>
            </w:r>
          </w:p>
        </w:tc>
        <w:tc>
          <w:tcPr>
            <w:tcW w:w="302" w:type="pct"/>
          </w:tcPr>
          <w:p w14:paraId="5229929A" w14:textId="6D434D3A" w:rsidR="001B34E5" w:rsidRPr="00F01C62" w:rsidRDefault="001B34E5" w:rsidP="001B34E5">
            <w:pPr>
              <w:pStyle w:val="GOSTTablenorm"/>
            </w:pPr>
            <w:r w:rsidRPr="00F01C62">
              <w:t>да</w:t>
            </w:r>
          </w:p>
        </w:tc>
        <w:tc>
          <w:tcPr>
            <w:tcW w:w="1109" w:type="pct"/>
          </w:tcPr>
          <w:p w14:paraId="1FEA0965" w14:textId="49F6A195" w:rsidR="001B34E5" w:rsidRPr="00F01C62" w:rsidRDefault="001B34E5" w:rsidP="001B34E5">
            <w:pPr>
              <w:pStyle w:val="GOSTTablenorm"/>
            </w:pPr>
            <w:r w:rsidRPr="00F01C62">
              <w:t>Код НПА по Дт</w:t>
            </w:r>
          </w:p>
        </w:tc>
        <w:tc>
          <w:tcPr>
            <w:tcW w:w="1109" w:type="pct"/>
          </w:tcPr>
          <w:p w14:paraId="70772D4C" w14:textId="779387B4" w:rsidR="001B34E5" w:rsidRPr="00F01C62" w:rsidRDefault="001B34E5" w:rsidP="001B34E5">
            <w:pPr>
              <w:pStyle w:val="GOSTTablenorm"/>
            </w:pPr>
            <w:r w:rsidRPr="00F01C62">
              <w:t>T0504833:DT_KS</w:t>
            </w:r>
          </w:p>
        </w:tc>
        <w:tc>
          <w:tcPr>
            <w:tcW w:w="1371" w:type="pct"/>
          </w:tcPr>
          <w:p w14:paraId="7931EFE7" w14:textId="3E8FFD7B" w:rsidR="001B34E5" w:rsidRPr="00F01C62" w:rsidRDefault="001B34E5" w:rsidP="001B34E5">
            <w:pPr>
              <w:pStyle w:val="GOSTTablenorm"/>
            </w:pPr>
            <w:commentRangeStart w:id="13187"/>
            <w:commentRangeStart w:id="13188"/>
            <w:commentRangeEnd w:id="13187"/>
            <w:del w:id="13189" w:author="Чиркова Наталия Сергеевна" w:date="2023-12-15T15:33:00Z">
              <w:r w:rsidRPr="00F01C62" w:rsidDel="009738C8">
                <w:rPr>
                  <w:rStyle w:val="afff4"/>
                  <w:sz w:val="22"/>
                  <w:szCs w:val="20"/>
                </w:rPr>
                <w:commentReference w:id="13187"/>
              </w:r>
            </w:del>
            <w:commentRangeEnd w:id="13188"/>
            <w:r w:rsidRPr="00F01C62">
              <w:rPr>
                <w:rStyle w:val="afff4"/>
                <w:sz w:val="22"/>
                <w:szCs w:val="20"/>
              </w:rPr>
              <w:commentReference w:id="13188"/>
            </w:r>
            <w:r w:rsidRPr="00F01C62">
              <w:t>Если в реквизите документа содержится значение в формате ХХХХ – записывается в атрибут Код_НПА_Дт в неизменном виде.</w:t>
            </w:r>
          </w:p>
          <w:p w14:paraId="748AD063" w14:textId="7ECC2846" w:rsidR="001B34E5" w:rsidRPr="00F01C62" w:rsidRDefault="001B34E5" w:rsidP="001B34E5">
            <w:pPr>
              <w:pStyle w:val="GOSTTablenorm"/>
            </w:pPr>
            <w:r w:rsidRPr="00F01C62">
              <w:t>Если в реквизите содержится значение в формате ХХХХ-УУ – записывается в атрибут Код_НПА_Дт после преобразования (только первые 4 символа).</w:t>
            </w:r>
          </w:p>
          <w:p w14:paraId="2711B2FF" w14:textId="31A07570" w:rsidR="001B34E5" w:rsidRPr="00F01C62" w:rsidRDefault="001B34E5" w:rsidP="001B34E5">
            <w:pPr>
              <w:pStyle w:val="GOSTTablenorm"/>
            </w:pPr>
            <w:r w:rsidRPr="00F01C62">
              <w:t>Если в реквизите документа содержится значение «-» (прочерк) или реквизит не заполнен - атрибут Код_НПА</w:t>
            </w:r>
            <w:r>
              <w:t>_Дт не заполняется (пусто)</w:t>
            </w:r>
          </w:p>
        </w:tc>
      </w:tr>
      <w:tr w:rsidR="001B34E5" w:rsidRPr="00B9499D" w14:paraId="651C7EA1" w14:textId="77777777" w:rsidTr="00F265CC">
        <w:tc>
          <w:tcPr>
            <w:tcW w:w="1109" w:type="pct"/>
          </w:tcPr>
          <w:p w14:paraId="5111A38B" w14:textId="3F623552" w:rsidR="001B34E5" w:rsidRPr="00F01C62" w:rsidRDefault="001B34E5" w:rsidP="001B34E5">
            <w:pPr>
              <w:pStyle w:val="GOSTTablenorm"/>
            </w:pPr>
            <w:r w:rsidRPr="00F01C62">
              <w:t>Направление_выплаты_Дт</w:t>
            </w:r>
          </w:p>
        </w:tc>
        <w:tc>
          <w:tcPr>
            <w:tcW w:w="302" w:type="pct"/>
          </w:tcPr>
          <w:p w14:paraId="2CBBFEAA" w14:textId="35A465E7" w:rsidR="001B34E5" w:rsidRPr="00F01C62" w:rsidRDefault="001B34E5" w:rsidP="001B34E5">
            <w:pPr>
              <w:pStyle w:val="GOSTTablenorm"/>
            </w:pPr>
            <w:r w:rsidRPr="00F01C62">
              <w:t>да</w:t>
            </w:r>
          </w:p>
        </w:tc>
        <w:tc>
          <w:tcPr>
            <w:tcW w:w="1109" w:type="pct"/>
          </w:tcPr>
          <w:p w14:paraId="43257A34" w14:textId="7EE623F5" w:rsidR="001B34E5" w:rsidRPr="00F01C62" w:rsidRDefault="001B34E5" w:rsidP="001B34E5">
            <w:pPr>
              <w:pStyle w:val="GOSTTablenorm"/>
            </w:pPr>
            <w:r w:rsidRPr="00F01C62">
              <w:t>Направление выплаты по Дт</w:t>
            </w:r>
          </w:p>
        </w:tc>
        <w:tc>
          <w:tcPr>
            <w:tcW w:w="1109" w:type="pct"/>
          </w:tcPr>
          <w:p w14:paraId="0FCDEA72" w14:textId="6A5378AD" w:rsidR="001B34E5" w:rsidRPr="00F01C62" w:rsidRDefault="001B34E5" w:rsidP="001B34E5">
            <w:pPr>
              <w:pStyle w:val="GOSTTablenorm"/>
            </w:pPr>
            <w:r w:rsidRPr="00F01C62">
              <w:t>T0504833:DT_KS</w:t>
            </w:r>
          </w:p>
        </w:tc>
        <w:tc>
          <w:tcPr>
            <w:tcW w:w="1371" w:type="pct"/>
          </w:tcPr>
          <w:p w14:paraId="2ED2A3BC" w14:textId="5982DC73" w:rsidR="001B34E5" w:rsidRPr="00F01C62" w:rsidRDefault="001B34E5" w:rsidP="001B34E5">
            <w:pPr>
              <w:pStyle w:val="GOSTTablenorm"/>
            </w:pPr>
            <w:r w:rsidRPr="00F01C62">
              <w:t>Если в реквизите документа содержится значение в формате ХХХХ – атрибут Направление_выплаты_Дт не заполняется (пусто)</w:t>
            </w:r>
            <w:r>
              <w:t>.</w:t>
            </w:r>
          </w:p>
          <w:p w14:paraId="05C54E58" w14:textId="1F057127" w:rsidR="001B34E5" w:rsidRPr="00F01C62" w:rsidRDefault="001B34E5" w:rsidP="001B34E5">
            <w:pPr>
              <w:pStyle w:val="GOSTTablenorm"/>
            </w:pPr>
            <w:r w:rsidRPr="00F01C62">
              <w:t>Если в реквизите документа содержится значение в формате ХХХХ-УУ – записывается в атрибут Направление_выплаты_Дт после преобразования (только последние 2 символа).</w:t>
            </w:r>
          </w:p>
          <w:p w14:paraId="69A7CAD0" w14:textId="7D5B4A26" w:rsidR="001B34E5" w:rsidRPr="00F01C62" w:rsidRDefault="001B34E5" w:rsidP="001B34E5">
            <w:pPr>
              <w:pStyle w:val="GOSTTablenorm"/>
            </w:pPr>
            <w:r w:rsidRPr="00F01C62">
              <w:t>Если в реквизите документа содержится значение «-» (прочерк) или реквизит не заполнен - атрибут Направление_выплаты_Дт не заполняется (пусто)</w:t>
            </w:r>
          </w:p>
        </w:tc>
      </w:tr>
      <w:tr w:rsidR="001B34E5" w:rsidRPr="00B9499D" w14:paraId="1D2F9E4B" w14:textId="77777777" w:rsidTr="00F265CC">
        <w:tc>
          <w:tcPr>
            <w:tcW w:w="1109" w:type="pct"/>
          </w:tcPr>
          <w:p w14:paraId="2615BD5E" w14:textId="4A11F05E" w:rsidR="001B34E5" w:rsidRPr="00F01C62" w:rsidRDefault="001B34E5" w:rsidP="001B34E5">
            <w:pPr>
              <w:pStyle w:val="GOSTTablenorm"/>
            </w:pPr>
            <w:r w:rsidRPr="00F01C62">
              <w:t>КЦ_Кт</w:t>
            </w:r>
          </w:p>
        </w:tc>
        <w:tc>
          <w:tcPr>
            <w:tcW w:w="302" w:type="pct"/>
          </w:tcPr>
          <w:p w14:paraId="2B0E90AC" w14:textId="2D3F1C9E" w:rsidR="001B34E5" w:rsidRPr="00F01C62" w:rsidRDefault="001B34E5" w:rsidP="001B34E5">
            <w:pPr>
              <w:pStyle w:val="GOSTTablenorm"/>
            </w:pPr>
            <w:r w:rsidRPr="00F01C62">
              <w:t>нет</w:t>
            </w:r>
          </w:p>
        </w:tc>
        <w:tc>
          <w:tcPr>
            <w:tcW w:w="1109" w:type="pct"/>
          </w:tcPr>
          <w:p w14:paraId="68D0E1EF" w14:textId="6939A466" w:rsidR="001B34E5" w:rsidRPr="00F01C62" w:rsidRDefault="001B34E5" w:rsidP="001B34E5">
            <w:pPr>
              <w:pStyle w:val="GOSTTablenorm"/>
            </w:pPr>
            <w:r w:rsidRPr="00F01C62">
              <w:t>Код цели (аналитический код) по Кт</w:t>
            </w:r>
          </w:p>
        </w:tc>
        <w:tc>
          <w:tcPr>
            <w:tcW w:w="1109" w:type="pct"/>
          </w:tcPr>
          <w:p w14:paraId="30788AA8" w14:textId="6364D670" w:rsidR="001B34E5" w:rsidRPr="00F01C62" w:rsidRDefault="001B34E5" w:rsidP="001B34E5">
            <w:pPr>
              <w:pStyle w:val="GOSTTablenorm"/>
            </w:pPr>
            <w:r w:rsidRPr="00F01C62">
              <w:t>T0504833:CT_KS</w:t>
            </w:r>
          </w:p>
        </w:tc>
        <w:tc>
          <w:tcPr>
            <w:tcW w:w="1371" w:type="pct"/>
          </w:tcPr>
          <w:p w14:paraId="1B6C1A09" w14:textId="77777777" w:rsidR="001B34E5" w:rsidRPr="00F01C62" w:rsidRDefault="001B34E5" w:rsidP="001B34E5">
            <w:pPr>
              <w:pStyle w:val="GOSTTablenorm"/>
            </w:pPr>
          </w:p>
        </w:tc>
      </w:tr>
      <w:tr w:rsidR="001B34E5" w:rsidRPr="00B9499D" w14:paraId="798BC569" w14:textId="77777777" w:rsidTr="00F265CC">
        <w:tc>
          <w:tcPr>
            <w:tcW w:w="1109" w:type="pct"/>
          </w:tcPr>
          <w:p w14:paraId="49D96DF9" w14:textId="5B63316E" w:rsidR="001B34E5" w:rsidRPr="00F01C62" w:rsidRDefault="001B34E5" w:rsidP="001B34E5">
            <w:pPr>
              <w:pStyle w:val="GOSTTablenorm"/>
            </w:pPr>
            <w:r w:rsidRPr="00F01C62">
              <w:t>Код_НПА_Кт</w:t>
            </w:r>
          </w:p>
        </w:tc>
        <w:tc>
          <w:tcPr>
            <w:tcW w:w="302" w:type="pct"/>
          </w:tcPr>
          <w:p w14:paraId="355CC133" w14:textId="076C20EE" w:rsidR="001B34E5" w:rsidRPr="00F01C62" w:rsidRDefault="001B34E5" w:rsidP="001B34E5">
            <w:pPr>
              <w:pStyle w:val="GOSTTablenorm"/>
            </w:pPr>
            <w:r w:rsidRPr="00F01C62">
              <w:t>да</w:t>
            </w:r>
          </w:p>
        </w:tc>
        <w:tc>
          <w:tcPr>
            <w:tcW w:w="1109" w:type="pct"/>
          </w:tcPr>
          <w:p w14:paraId="426C8FE7" w14:textId="5A380760" w:rsidR="001B34E5" w:rsidRPr="00F01C62" w:rsidRDefault="001B34E5" w:rsidP="001B34E5">
            <w:pPr>
              <w:pStyle w:val="GOSTTablenorm"/>
            </w:pPr>
            <w:r w:rsidRPr="00F01C62">
              <w:t>Код НПА по Кт</w:t>
            </w:r>
          </w:p>
        </w:tc>
        <w:tc>
          <w:tcPr>
            <w:tcW w:w="1109" w:type="pct"/>
          </w:tcPr>
          <w:p w14:paraId="59D96A9B" w14:textId="36F3FA73" w:rsidR="001B34E5" w:rsidRPr="00F01C62" w:rsidRDefault="001B34E5" w:rsidP="001B34E5">
            <w:pPr>
              <w:pStyle w:val="GOSTTablenorm"/>
            </w:pPr>
            <w:r w:rsidRPr="00F01C62">
              <w:t>T0504833:CT_KS</w:t>
            </w:r>
          </w:p>
        </w:tc>
        <w:tc>
          <w:tcPr>
            <w:tcW w:w="1371" w:type="pct"/>
          </w:tcPr>
          <w:p w14:paraId="6EFD3C88" w14:textId="00EB2F51" w:rsidR="001B34E5" w:rsidRPr="00F01C62" w:rsidRDefault="001B34E5" w:rsidP="001B34E5">
            <w:pPr>
              <w:pStyle w:val="GOSTTablenorm"/>
            </w:pPr>
            <w:r w:rsidRPr="00F01C62">
              <w:t>Если в реквизите документа содержится значение в формате ХХХХ – записывается в атрибут Код_НПА_Кт в неизменном виде. Если в реквизите содержится значение в формате ХХХХ-УУ – записывается в атрибут Код_НПА_Кт после преобразования (только первые 4 символа).</w:t>
            </w:r>
          </w:p>
          <w:p w14:paraId="04DBA669" w14:textId="10B001DA" w:rsidR="001B34E5" w:rsidRPr="00F01C62" w:rsidRDefault="001B34E5" w:rsidP="001B34E5">
            <w:pPr>
              <w:pStyle w:val="GOSTTablenorm"/>
            </w:pPr>
            <w:r w:rsidRPr="00F01C62">
              <w:t>Если в реквизите документа содержится значение «-» (прочерк) или реквизит не заполнен - атрибут Код_НПА</w:t>
            </w:r>
            <w:r>
              <w:t>_Кт не заполняется (пусто)</w:t>
            </w:r>
          </w:p>
        </w:tc>
      </w:tr>
      <w:tr w:rsidR="001B34E5" w:rsidRPr="00B9499D" w14:paraId="4D204D4B" w14:textId="77777777" w:rsidTr="00F265CC">
        <w:tc>
          <w:tcPr>
            <w:tcW w:w="1109" w:type="pct"/>
          </w:tcPr>
          <w:p w14:paraId="231C7CAC" w14:textId="48603047" w:rsidR="001B34E5" w:rsidRPr="00F01C62" w:rsidRDefault="001B34E5" w:rsidP="001B34E5">
            <w:pPr>
              <w:pStyle w:val="GOSTTablenorm"/>
            </w:pPr>
            <w:r w:rsidRPr="00F01C62">
              <w:t>Направление_выплаты_Кт</w:t>
            </w:r>
          </w:p>
        </w:tc>
        <w:tc>
          <w:tcPr>
            <w:tcW w:w="302" w:type="pct"/>
          </w:tcPr>
          <w:p w14:paraId="16E788F6" w14:textId="2D28FA26" w:rsidR="001B34E5" w:rsidRPr="00F01C62" w:rsidRDefault="001B34E5" w:rsidP="001B34E5">
            <w:pPr>
              <w:pStyle w:val="GOSTTablenorm"/>
            </w:pPr>
            <w:r w:rsidRPr="00F01C62">
              <w:t>да</w:t>
            </w:r>
          </w:p>
        </w:tc>
        <w:tc>
          <w:tcPr>
            <w:tcW w:w="1109" w:type="pct"/>
          </w:tcPr>
          <w:p w14:paraId="4B7DFADE" w14:textId="18113BEE" w:rsidR="001B34E5" w:rsidRPr="00F01C62" w:rsidRDefault="001B34E5" w:rsidP="001B34E5">
            <w:pPr>
              <w:pStyle w:val="GOSTTablenorm"/>
            </w:pPr>
            <w:r w:rsidRPr="00F01C62">
              <w:t>Направление выплаты по Кт</w:t>
            </w:r>
          </w:p>
        </w:tc>
        <w:tc>
          <w:tcPr>
            <w:tcW w:w="1109" w:type="pct"/>
          </w:tcPr>
          <w:p w14:paraId="3B0DE4A6" w14:textId="37402AD9" w:rsidR="001B34E5" w:rsidRPr="00F01C62" w:rsidRDefault="001B34E5" w:rsidP="001B34E5">
            <w:pPr>
              <w:pStyle w:val="GOSTTablenorm"/>
            </w:pPr>
            <w:r w:rsidRPr="00F01C62">
              <w:t>T0504833:CT_KS</w:t>
            </w:r>
          </w:p>
        </w:tc>
        <w:tc>
          <w:tcPr>
            <w:tcW w:w="1371" w:type="pct"/>
          </w:tcPr>
          <w:p w14:paraId="4CEEC1A0" w14:textId="3222B0EC" w:rsidR="001B34E5" w:rsidRPr="00F01C62" w:rsidRDefault="001B34E5" w:rsidP="001B34E5">
            <w:pPr>
              <w:pStyle w:val="GOSTTablenorm"/>
            </w:pPr>
            <w:r w:rsidRPr="00F01C62">
              <w:t>Если в реквизите документа содержится значение в формате ХХХХ – атрибут Направление_выплаты_Кт не заполняется (пусто).</w:t>
            </w:r>
          </w:p>
          <w:p w14:paraId="7E86FC93" w14:textId="77777777" w:rsidR="001B34E5" w:rsidRPr="00F01C62" w:rsidRDefault="001B34E5" w:rsidP="001B34E5">
            <w:pPr>
              <w:pStyle w:val="GOSTTablenorm"/>
            </w:pPr>
            <w:r w:rsidRPr="00F01C62">
              <w:t>Если в реквизите документа содержится значение в формате ХХХХ-УУ – записывается в атрибут Направление_выплаты_Кт после преобразования (только последние 2 символа).</w:t>
            </w:r>
          </w:p>
          <w:p w14:paraId="1F099185" w14:textId="1B94915C" w:rsidR="001B34E5" w:rsidRPr="00F01C62" w:rsidRDefault="001B34E5" w:rsidP="001B34E5">
            <w:pPr>
              <w:pStyle w:val="GOSTTablenorm"/>
            </w:pPr>
            <w:r w:rsidRPr="00F01C62">
              <w:t>Если в реквизите документа содержится значение «-» (прочерк) или реквизит не заполнен - атрибут Направление_выплаты_Кт не заполняется (пусто)</w:t>
            </w:r>
          </w:p>
        </w:tc>
      </w:tr>
      <w:tr w:rsidR="001B34E5" w:rsidRPr="00B9499D" w14:paraId="011303D2" w14:textId="77777777" w:rsidTr="00F265CC">
        <w:tc>
          <w:tcPr>
            <w:tcW w:w="1109" w:type="pct"/>
          </w:tcPr>
          <w:p w14:paraId="46D8609D" w14:textId="2E836A6B" w:rsidR="001B34E5" w:rsidRPr="00B9499D" w:rsidRDefault="001B34E5" w:rsidP="001B34E5">
            <w:pPr>
              <w:pStyle w:val="GOSTTablenorm"/>
              <w:rPr>
                <w:color w:val="000000"/>
              </w:rPr>
            </w:pPr>
            <w:r w:rsidRPr="00B9499D">
              <w:rPr>
                <w:color w:val="000000"/>
              </w:rPr>
              <w:t>БО_Дт</w:t>
            </w:r>
          </w:p>
        </w:tc>
        <w:tc>
          <w:tcPr>
            <w:tcW w:w="302" w:type="pct"/>
          </w:tcPr>
          <w:p w14:paraId="75FF37CE" w14:textId="02965BA6" w:rsidR="001B34E5" w:rsidRPr="00B9499D" w:rsidRDefault="001B34E5" w:rsidP="001B34E5">
            <w:pPr>
              <w:pStyle w:val="GOSTTablenorm"/>
              <w:rPr>
                <w:color w:val="000000"/>
              </w:rPr>
            </w:pPr>
            <w:r w:rsidRPr="00B9499D">
              <w:rPr>
                <w:color w:val="000000"/>
              </w:rPr>
              <w:t>нет</w:t>
            </w:r>
          </w:p>
        </w:tc>
        <w:tc>
          <w:tcPr>
            <w:tcW w:w="1109" w:type="pct"/>
          </w:tcPr>
          <w:p w14:paraId="5B0CD2B2" w14:textId="5D469B70" w:rsidR="001B34E5" w:rsidRPr="00B9499D" w:rsidRDefault="001B34E5" w:rsidP="001B34E5">
            <w:pPr>
              <w:pStyle w:val="GOSTTablenorm"/>
              <w:rPr>
                <w:color w:val="000000"/>
              </w:rPr>
            </w:pPr>
            <w:r w:rsidRPr="00B9499D">
              <w:rPr>
                <w:color w:val="000000"/>
              </w:rPr>
              <w:t>Бюджетное обязательство по Дт</w:t>
            </w:r>
          </w:p>
        </w:tc>
        <w:tc>
          <w:tcPr>
            <w:tcW w:w="1109" w:type="pct"/>
          </w:tcPr>
          <w:p w14:paraId="15FBD00E" w14:textId="78C5F100" w:rsidR="001B34E5" w:rsidRPr="00B9499D" w:rsidRDefault="001B34E5" w:rsidP="001B34E5">
            <w:pPr>
              <w:pStyle w:val="GOSTTablenorm"/>
              <w:rPr>
                <w:color w:val="000000"/>
              </w:rPr>
            </w:pPr>
            <w:r w:rsidRPr="00B9499D">
              <w:rPr>
                <w:color w:val="000000"/>
              </w:rPr>
              <w:t>T0504833:DT_BO</w:t>
            </w:r>
          </w:p>
        </w:tc>
        <w:tc>
          <w:tcPr>
            <w:tcW w:w="1371" w:type="pct"/>
          </w:tcPr>
          <w:p w14:paraId="7869774F" w14:textId="77777777" w:rsidR="001B34E5" w:rsidRPr="00B9499D" w:rsidRDefault="001B34E5" w:rsidP="001B34E5">
            <w:pPr>
              <w:pStyle w:val="GOSTTablenorm"/>
              <w:rPr>
                <w:szCs w:val="22"/>
              </w:rPr>
            </w:pPr>
          </w:p>
        </w:tc>
      </w:tr>
      <w:tr w:rsidR="001B34E5" w:rsidRPr="00B9499D" w14:paraId="04038CB3" w14:textId="77777777" w:rsidTr="00F265CC">
        <w:tc>
          <w:tcPr>
            <w:tcW w:w="1109" w:type="pct"/>
          </w:tcPr>
          <w:p w14:paraId="518634FA" w14:textId="5CBB919F" w:rsidR="001B34E5" w:rsidRPr="00B9499D" w:rsidRDefault="001B34E5" w:rsidP="001B34E5">
            <w:pPr>
              <w:pStyle w:val="GOSTTablenorm"/>
              <w:rPr>
                <w:color w:val="000000"/>
              </w:rPr>
            </w:pPr>
            <w:r w:rsidRPr="00B9499D">
              <w:rPr>
                <w:color w:val="000000"/>
              </w:rPr>
              <w:t>БО_Кт</w:t>
            </w:r>
          </w:p>
        </w:tc>
        <w:tc>
          <w:tcPr>
            <w:tcW w:w="302" w:type="pct"/>
          </w:tcPr>
          <w:p w14:paraId="24AB42AD" w14:textId="22CE6E16" w:rsidR="001B34E5" w:rsidRPr="00B9499D" w:rsidRDefault="001B34E5" w:rsidP="001B34E5">
            <w:pPr>
              <w:pStyle w:val="GOSTTablenorm"/>
              <w:rPr>
                <w:color w:val="000000"/>
              </w:rPr>
            </w:pPr>
            <w:r w:rsidRPr="00B9499D">
              <w:rPr>
                <w:color w:val="000000"/>
              </w:rPr>
              <w:t>нет</w:t>
            </w:r>
          </w:p>
        </w:tc>
        <w:tc>
          <w:tcPr>
            <w:tcW w:w="1109" w:type="pct"/>
          </w:tcPr>
          <w:p w14:paraId="59299C58" w14:textId="6461F5FE" w:rsidR="001B34E5" w:rsidRPr="00B9499D" w:rsidRDefault="001B34E5" w:rsidP="001B34E5">
            <w:pPr>
              <w:pStyle w:val="GOSTTablenorm"/>
              <w:rPr>
                <w:color w:val="000000"/>
              </w:rPr>
            </w:pPr>
            <w:r w:rsidRPr="00B9499D">
              <w:rPr>
                <w:color w:val="000000"/>
              </w:rPr>
              <w:t>Бюджетное обязательство по Кт</w:t>
            </w:r>
          </w:p>
        </w:tc>
        <w:tc>
          <w:tcPr>
            <w:tcW w:w="1109" w:type="pct"/>
          </w:tcPr>
          <w:p w14:paraId="2C5FD055" w14:textId="1D26ED5D" w:rsidR="001B34E5" w:rsidRPr="00B9499D" w:rsidRDefault="001B34E5" w:rsidP="001B34E5">
            <w:pPr>
              <w:pStyle w:val="GOSTTablenorm"/>
              <w:rPr>
                <w:color w:val="000000"/>
              </w:rPr>
            </w:pPr>
            <w:r w:rsidRPr="00B9499D">
              <w:rPr>
                <w:color w:val="000000"/>
              </w:rPr>
              <w:t>T0504833:CT_BO</w:t>
            </w:r>
          </w:p>
        </w:tc>
        <w:tc>
          <w:tcPr>
            <w:tcW w:w="1371" w:type="pct"/>
          </w:tcPr>
          <w:p w14:paraId="72C82A16" w14:textId="77777777" w:rsidR="001B34E5" w:rsidRPr="00B9499D" w:rsidRDefault="001B34E5" w:rsidP="001B34E5">
            <w:pPr>
              <w:pStyle w:val="GOSTTablenorm"/>
              <w:rPr>
                <w:szCs w:val="22"/>
              </w:rPr>
            </w:pPr>
          </w:p>
        </w:tc>
      </w:tr>
      <w:tr w:rsidR="001B34E5" w:rsidRPr="00B9499D" w14:paraId="5675CAF2" w14:textId="77777777" w:rsidTr="00F265CC">
        <w:tc>
          <w:tcPr>
            <w:tcW w:w="1109" w:type="pct"/>
          </w:tcPr>
          <w:p w14:paraId="17396880" w14:textId="796CC553" w:rsidR="001B34E5" w:rsidRPr="00B9499D" w:rsidRDefault="001B34E5" w:rsidP="001B34E5">
            <w:pPr>
              <w:pStyle w:val="GOSTTablenorm"/>
              <w:rPr>
                <w:color w:val="000000"/>
              </w:rPr>
            </w:pPr>
            <w:r>
              <w:rPr>
                <w:color w:val="000000"/>
              </w:rPr>
              <w:t>ОКТМО</w:t>
            </w:r>
            <w:r w:rsidRPr="00B9499D">
              <w:rPr>
                <w:color w:val="000000"/>
              </w:rPr>
              <w:t>_Дт</w:t>
            </w:r>
          </w:p>
        </w:tc>
        <w:tc>
          <w:tcPr>
            <w:tcW w:w="302" w:type="pct"/>
          </w:tcPr>
          <w:p w14:paraId="106AB631" w14:textId="5CDAF85D" w:rsidR="001B34E5" w:rsidRPr="00B9499D" w:rsidRDefault="001B34E5" w:rsidP="001B34E5">
            <w:pPr>
              <w:pStyle w:val="GOSTTablenorm"/>
              <w:rPr>
                <w:color w:val="000000"/>
              </w:rPr>
            </w:pPr>
            <w:r w:rsidRPr="00B9499D">
              <w:rPr>
                <w:color w:val="000000"/>
              </w:rPr>
              <w:t>нет</w:t>
            </w:r>
          </w:p>
        </w:tc>
        <w:tc>
          <w:tcPr>
            <w:tcW w:w="1109" w:type="pct"/>
          </w:tcPr>
          <w:p w14:paraId="68DC3869" w14:textId="5776E153" w:rsidR="001B34E5" w:rsidRPr="00B9499D" w:rsidRDefault="001B34E5" w:rsidP="001B34E5">
            <w:pPr>
              <w:pStyle w:val="GOSTTablenorm"/>
              <w:rPr>
                <w:color w:val="000000"/>
              </w:rPr>
            </w:pPr>
            <w:r>
              <w:rPr>
                <w:color w:val="000000"/>
              </w:rPr>
              <w:t>ОКТМО</w:t>
            </w:r>
            <w:r w:rsidRPr="00B9499D">
              <w:rPr>
                <w:color w:val="000000"/>
              </w:rPr>
              <w:t xml:space="preserve"> по Дт</w:t>
            </w:r>
          </w:p>
        </w:tc>
        <w:tc>
          <w:tcPr>
            <w:tcW w:w="1109" w:type="pct"/>
          </w:tcPr>
          <w:p w14:paraId="636D0057" w14:textId="06AF0951" w:rsidR="001B34E5" w:rsidRPr="00B9499D" w:rsidRDefault="001B34E5" w:rsidP="001B34E5">
            <w:pPr>
              <w:pStyle w:val="GOSTTablenorm"/>
              <w:rPr>
                <w:color w:val="000000"/>
              </w:rPr>
            </w:pPr>
            <w:r w:rsidRPr="00B9499D">
              <w:rPr>
                <w:color w:val="000000"/>
              </w:rPr>
              <w:t>T0504833:DT_</w:t>
            </w:r>
            <w:r>
              <w:rPr>
                <w:color w:val="000000"/>
                <w:lang w:val="en-US"/>
              </w:rPr>
              <w:t>OKTMO</w:t>
            </w:r>
          </w:p>
        </w:tc>
        <w:tc>
          <w:tcPr>
            <w:tcW w:w="1371" w:type="pct"/>
          </w:tcPr>
          <w:p w14:paraId="67B2EE88" w14:textId="77777777" w:rsidR="001B34E5" w:rsidRPr="00B9499D" w:rsidRDefault="001B34E5" w:rsidP="001B34E5">
            <w:pPr>
              <w:pStyle w:val="GOSTTablenorm"/>
              <w:rPr>
                <w:szCs w:val="22"/>
              </w:rPr>
            </w:pPr>
          </w:p>
        </w:tc>
      </w:tr>
      <w:tr w:rsidR="001B34E5" w:rsidRPr="00B9499D" w14:paraId="6FE2BC1E" w14:textId="77777777" w:rsidTr="00F265CC">
        <w:tc>
          <w:tcPr>
            <w:tcW w:w="1109" w:type="pct"/>
          </w:tcPr>
          <w:p w14:paraId="7FF78332" w14:textId="04052BF1" w:rsidR="001B34E5" w:rsidRPr="00B9499D" w:rsidRDefault="001B34E5" w:rsidP="001B34E5">
            <w:pPr>
              <w:pStyle w:val="GOSTTablenorm"/>
              <w:rPr>
                <w:color w:val="000000"/>
              </w:rPr>
            </w:pPr>
            <w:r>
              <w:rPr>
                <w:color w:val="000000"/>
              </w:rPr>
              <w:t>ОКТМО</w:t>
            </w:r>
            <w:r w:rsidRPr="00B9499D">
              <w:rPr>
                <w:color w:val="000000"/>
              </w:rPr>
              <w:t>_Кт</w:t>
            </w:r>
          </w:p>
        </w:tc>
        <w:tc>
          <w:tcPr>
            <w:tcW w:w="302" w:type="pct"/>
          </w:tcPr>
          <w:p w14:paraId="55711AD6" w14:textId="557362EA" w:rsidR="001B34E5" w:rsidRPr="00B9499D" w:rsidRDefault="001B34E5" w:rsidP="001B34E5">
            <w:pPr>
              <w:pStyle w:val="GOSTTablenorm"/>
              <w:rPr>
                <w:color w:val="000000"/>
              </w:rPr>
            </w:pPr>
            <w:r w:rsidRPr="00B9499D">
              <w:rPr>
                <w:color w:val="000000"/>
              </w:rPr>
              <w:t>нет</w:t>
            </w:r>
          </w:p>
        </w:tc>
        <w:tc>
          <w:tcPr>
            <w:tcW w:w="1109" w:type="pct"/>
          </w:tcPr>
          <w:p w14:paraId="6F1F5F60" w14:textId="46A684D9" w:rsidR="001B34E5" w:rsidRPr="00B9499D" w:rsidRDefault="001B34E5" w:rsidP="001B34E5">
            <w:pPr>
              <w:pStyle w:val="GOSTTablenorm"/>
              <w:rPr>
                <w:color w:val="000000"/>
              </w:rPr>
            </w:pPr>
            <w:r>
              <w:rPr>
                <w:color w:val="000000"/>
              </w:rPr>
              <w:t>ОКТМО</w:t>
            </w:r>
            <w:r w:rsidRPr="00B9499D">
              <w:rPr>
                <w:color w:val="000000"/>
              </w:rPr>
              <w:t xml:space="preserve"> по Кт</w:t>
            </w:r>
          </w:p>
        </w:tc>
        <w:tc>
          <w:tcPr>
            <w:tcW w:w="1109" w:type="pct"/>
          </w:tcPr>
          <w:p w14:paraId="219AEBB3" w14:textId="7D434A80" w:rsidR="001B34E5" w:rsidRPr="00B9499D" w:rsidRDefault="001B34E5" w:rsidP="001B34E5">
            <w:pPr>
              <w:pStyle w:val="GOSTTablenorm"/>
              <w:rPr>
                <w:color w:val="000000"/>
              </w:rPr>
            </w:pPr>
            <w:r w:rsidRPr="00B9499D">
              <w:rPr>
                <w:color w:val="000000"/>
              </w:rPr>
              <w:t>T0504833:CT_</w:t>
            </w:r>
            <w:r>
              <w:rPr>
                <w:color w:val="000000"/>
                <w:lang w:val="en-US"/>
              </w:rPr>
              <w:t>OKTMO</w:t>
            </w:r>
          </w:p>
        </w:tc>
        <w:tc>
          <w:tcPr>
            <w:tcW w:w="1371" w:type="pct"/>
          </w:tcPr>
          <w:p w14:paraId="4F50F563" w14:textId="77777777" w:rsidR="001B34E5" w:rsidRPr="00B9499D" w:rsidRDefault="001B34E5" w:rsidP="001B34E5">
            <w:pPr>
              <w:pStyle w:val="GOSTTablenorm"/>
              <w:rPr>
                <w:szCs w:val="22"/>
              </w:rPr>
            </w:pPr>
          </w:p>
        </w:tc>
      </w:tr>
      <w:tr w:rsidR="001B34E5" w:rsidRPr="00B9499D" w14:paraId="6B84BAEC" w14:textId="77777777" w:rsidTr="00F265CC">
        <w:tc>
          <w:tcPr>
            <w:tcW w:w="1109" w:type="pct"/>
          </w:tcPr>
          <w:p w14:paraId="6857ACFA" w14:textId="198E1041" w:rsidR="001B34E5" w:rsidRPr="00F01C62" w:rsidRDefault="001B34E5" w:rsidP="001B34E5">
            <w:pPr>
              <w:pStyle w:val="GOSTTablenorm"/>
            </w:pPr>
            <w:r w:rsidRPr="00F01C62">
              <w:t>ПЗО_Дт</w:t>
            </w:r>
          </w:p>
        </w:tc>
        <w:tc>
          <w:tcPr>
            <w:tcW w:w="302" w:type="pct"/>
          </w:tcPr>
          <w:p w14:paraId="0693EA2F" w14:textId="7A125BE9" w:rsidR="001B34E5" w:rsidRPr="00F01C62" w:rsidRDefault="001B34E5" w:rsidP="001B34E5">
            <w:pPr>
              <w:pStyle w:val="GOSTTablenorm"/>
            </w:pPr>
            <w:r w:rsidRPr="00F01C62">
              <w:t>нет</w:t>
            </w:r>
          </w:p>
        </w:tc>
        <w:tc>
          <w:tcPr>
            <w:tcW w:w="1109" w:type="pct"/>
          </w:tcPr>
          <w:p w14:paraId="738BCE1C" w14:textId="2D5CF2BB" w:rsidR="001B34E5" w:rsidRPr="00F01C62" w:rsidRDefault="001B34E5" w:rsidP="001B34E5">
            <w:pPr>
              <w:pStyle w:val="GOSTTablenorm"/>
            </w:pPr>
            <w:r w:rsidRPr="00F01C62">
              <w:t>Признак заключительных оборотов по Дт</w:t>
            </w:r>
          </w:p>
        </w:tc>
        <w:tc>
          <w:tcPr>
            <w:tcW w:w="1109" w:type="pct"/>
          </w:tcPr>
          <w:p w14:paraId="556EFB7C" w14:textId="61D8B7CA" w:rsidR="001B34E5" w:rsidRPr="00F01C62" w:rsidRDefault="001B34E5" w:rsidP="001B34E5">
            <w:pPr>
              <w:pStyle w:val="GOSTTablenorm"/>
            </w:pPr>
            <w:r w:rsidRPr="00F01C62">
              <w:t>T0504833:DT_PZO</w:t>
            </w:r>
          </w:p>
        </w:tc>
        <w:tc>
          <w:tcPr>
            <w:tcW w:w="1371" w:type="pct"/>
          </w:tcPr>
          <w:p w14:paraId="1DB2B2DE" w14:textId="77777777" w:rsidR="001B34E5" w:rsidRPr="00F01C62" w:rsidRDefault="001B34E5" w:rsidP="001B34E5">
            <w:pPr>
              <w:pStyle w:val="GOSTTablenorm"/>
            </w:pPr>
          </w:p>
        </w:tc>
      </w:tr>
      <w:tr w:rsidR="001B34E5" w:rsidRPr="00B9499D" w14:paraId="549907BC" w14:textId="77777777" w:rsidTr="00F265CC">
        <w:tc>
          <w:tcPr>
            <w:tcW w:w="1109" w:type="pct"/>
          </w:tcPr>
          <w:p w14:paraId="5E03EC7D" w14:textId="520FA1A4" w:rsidR="001B34E5" w:rsidRPr="00F01C62" w:rsidRDefault="001B34E5" w:rsidP="001B34E5">
            <w:pPr>
              <w:pStyle w:val="GOSTTablenorm"/>
            </w:pPr>
            <w:r w:rsidRPr="00F01C62">
              <w:t>ПЗО_Кт</w:t>
            </w:r>
          </w:p>
        </w:tc>
        <w:tc>
          <w:tcPr>
            <w:tcW w:w="302" w:type="pct"/>
          </w:tcPr>
          <w:p w14:paraId="579461E2" w14:textId="3CB8E193" w:rsidR="001B34E5" w:rsidRPr="00F01C62" w:rsidRDefault="001B34E5" w:rsidP="001B34E5">
            <w:pPr>
              <w:pStyle w:val="GOSTTablenorm"/>
            </w:pPr>
            <w:r w:rsidRPr="00F01C62">
              <w:t>нет</w:t>
            </w:r>
          </w:p>
        </w:tc>
        <w:tc>
          <w:tcPr>
            <w:tcW w:w="1109" w:type="pct"/>
          </w:tcPr>
          <w:p w14:paraId="727BF935" w14:textId="1BB2ABCE" w:rsidR="001B34E5" w:rsidRPr="00F01C62" w:rsidRDefault="001B34E5" w:rsidP="001B34E5">
            <w:pPr>
              <w:pStyle w:val="GOSTTablenorm"/>
            </w:pPr>
            <w:r w:rsidRPr="00F01C62">
              <w:t>Признак заключительных оборотов по Кт</w:t>
            </w:r>
          </w:p>
        </w:tc>
        <w:tc>
          <w:tcPr>
            <w:tcW w:w="1109" w:type="pct"/>
          </w:tcPr>
          <w:p w14:paraId="19146BDB" w14:textId="3075CACA" w:rsidR="001B34E5" w:rsidRPr="00F01C62" w:rsidRDefault="001B34E5" w:rsidP="001B34E5">
            <w:pPr>
              <w:pStyle w:val="GOSTTablenorm"/>
            </w:pPr>
            <w:r w:rsidRPr="00F01C62">
              <w:t>T0504833:CT_PZO</w:t>
            </w:r>
          </w:p>
        </w:tc>
        <w:tc>
          <w:tcPr>
            <w:tcW w:w="1371" w:type="pct"/>
          </w:tcPr>
          <w:p w14:paraId="3F7A5EF1" w14:textId="77777777" w:rsidR="001B34E5" w:rsidRPr="00F01C62" w:rsidRDefault="001B34E5" w:rsidP="001B34E5">
            <w:pPr>
              <w:pStyle w:val="GOSTTablenorm"/>
            </w:pPr>
          </w:p>
        </w:tc>
      </w:tr>
      <w:tr w:rsidR="001B34E5" w:rsidRPr="00B9499D" w14:paraId="592F3A5F" w14:textId="77777777" w:rsidTr="00F265CC">
        <w:tc>
          <w:tcPr>
            <w:tcW w:w="1109" w:type="pct"/>
          </w:tcPr>
          <w:p w14:paraId="0DCA9C61" w14:textId="31F16FC4" w:rsidR="001B34E5" w:rsidRPr="00F01C62" w:rsidRDefault="001B34E5" w:rsidP="001B34E5">
            <w:pPr>
              <w:pStyle w:val="GOSTTablenorm"/>
            </w:pPr>
            <w:r w:rsidRPr="00F01C62">
              <w:t>ОКС_КМИ_Дт</w:t>
            </w:r>
          </w:p>
        </w:tc>
        <w:tc>
          <w:tcPr>
            <w:tcW w:w="302" w:type="pct"/>
          </w:tcPr>
          <w:p w14:paraId="30DDE9FD" w14:textId="16597784" w:rsidR="001B34E5" w:rsidRPr="00F01C62" w:rsidRDefault="001B34E5" w:rsidP="001B34E5">
            <w:pPr>
              <w:pStyle w:val="GOSTTablenorm"/>
            </w:pPr>
            <w:r w:rsidRPr="00F01C62">
              <w:t>нет</w:t>
            </w:r>
          </w:p>
        </w:tc>
        <w:tc>
          <w:tcPr>
            <w:tcW w:w="1109" w:type="pct"/>
          </w:tcPr>
          <w:p w14:paraId="4C6663F4" w14:textId="014AB71B" w:rsidR="001B34E5" w:rsidRPr="00F01C62" w:rsidRDefault="001B34E5" w:rsidP="001B34E5">
            <w:pPr>
              <w:pStyle w:val="GOSTTablenorm"/>
            </w:pPr>
            <w:r w:rsidRPr="00F01C62">
              <w:t>ОКС/КМИ по Дт</w:t>
            </w:r>
          </w:p>
        </w:tc>
        <w:tc>
          <w:tcPr>
            <w:tcW w:w="1109" w:type="pct"/>
          </w:tcPr>
          <w:p w14:paraId="0F1567B4" w14:textId="2A5F4A78" w:rsidR="001B34E5" w:rsidRPr="00F01C62" w:rsidRDefault="001B34E5" w:rsidP="001B34E5">
            <w:pPr>
              <w:pStyle w:val="GOSTTablenorm"/>
            </w:pPr>
            <w:r w:rsidRPr="00F01C62">
              <w:t>T0504833:DT_FAIP</w:t>
            </w:r>
          </w:p>
        </w:tc>
        <w:tc>
          <w:tcPr>
            <w:tcW w:w="1371" w:type="pct"/>
          </w:tcPr>
          <w:p w14:paraId="4338129F" w14:textId="77777777" w:rsidR="001B34E5" w:rsidRPr="00F01C62" w:rsidRDefault="001B34E5" w:rsidP="001B34E5">
            <w:pPr>
              <w:pStyle w:val="GOSTTablenorm"/>
            </w:pPr>
          </w:p>
        </w:tc>
      </w:tr>
      <w:tr w:rsidR="001B34E5" w:rsidRPr="00B9499D" w14:paraId="239E5C00" w14:textId="77777777" w:rsidTr="00F265CC">
        <w:tc>
          <w:tcPr>
            <w:tcW w:w="1109" w:type="pct"/>
          </w:tcPr>
          <w:p w14:paraId="03DF3BD6" w14:textId="24B8B843" w:rsidR="001B34E5" w:rsidRPr="00F01C62" w:rsidRDefault="001B34E5" w:rsidP="001B34E5">
            <w:pPr>
              <w:pStyle w:val="GOSTTablenorm"/>
            </w:pPr>
            <w:r w:rsidRPr="00F01C62">
              <w:t>ОКС_КМИ_Кт</w:t>
            </w:r>
          </w:p>
        </w:tc>
        <w:tc>
          <w:tcPr>
            <w:tcW w:w="302" w:type="pct"/>
          </w:tcPr>
          <w:p w14:paraId="260734BF" w14:textId="5D819913" w:rsidR="001B34E5" w:rsidRPr="00F01C62" w:rsidRDefault="001B34E5" w:rsidP="001B34E5">
            <w:pPr>
              <w:pStyle w:val="GOSTTablenorm"/>
            </w:pPr>
            <w:r w:rsidRPr="00F01C62">
              <w:t>нет</w:t>
            </w:r>
          </w:p>
        </w:tc>
        <w:tc>
          <w:tcPr>
            <w:tcW w:w="1109" w:type="pct"/>
          </w:tcPr>
          <w:p w14:paraId="7D7F391B" w14:textId="4FDA4EF9" w:rsidR="001B34E5" w:rsidRPr="00F01C62" w:rsidRDefault="001B34E5" w:rsidP="001B34E5">
            <w:pPr>
              <w:pStyle w:val="GOSTTablenorm"/>
            </w:pPr>
            <w:r w:rsidRPr="00F01C62">
              <w:t>ОКС/КМИ по Кт</w:t>
            </w:r>
          </w:p>
        </w:tc>
        <w:tc>
          <w:tcPr>
            <w:tcW w:w="1109" w:type="pct"/>
          </w:tcPr>
          <w:p w14:paraId="14BECA15" w14:textId="0514792F" w:rsidR="001B34E5" w:rsidRPr="00F01C62" w:rsidRDefault="001B34E5" w:rsidP="001B34E5">
            <w:pPr>
              <w:pStyle w:val="GOSTTablenorm"/>
            </w:pPr>
            <w:r w:rsidRPr="00F01C62">
              <w:t>T0504833:CT_FAIP</w:t>
            </w:r>
          </w:p>
        </w:tc>
        <w:tc>
          <w:tcPr>
            <w:tcW w:w="1371" w:type="pct"/>
          </w:tcPr>
          <w:p w14:paraId="765B321C" w14:textId="77777777" w:rsidR="001B34E5" w:rsidRPr="00F01C62" w:rsidRDefault="001B34E5" w:rsidP="001B34E5">
            <w:pPr>
              <w:pStyle w:val="GOSTTablenorm"/>
            </w:pPr>
          </w:p>
        </w:tc>
      </w:tr>
      <w:tr w:rsidR="001B34E5" w:rsidRPr="00B9499D" w14:paraId="789CD2A8" w14:textId="77777777" w:rsidTr="00F265CC">
        <w:tc>
          <w:tcPr>
            <w:tcW w:w="1109" w:type="pct"/>
          </w:tcPr>
          <w:p w14:paraId="0D3C4159" w14:textId="7D79A190" w:rsidR="001B34E5" w:rsidRPr="00F01C62" w:rsidRDefault="001B34E5" w:rsidP="001B34E5">
            <w:pPr>
              <w:pStyle w:val="GOSTTablenorm"/>
            </w:pPr>
            <w:r w:rsidRPr="00F01C62">
              <w:t>ФО_Дт</w:t>
            </w:r>
          </w:p>
        </w:tc>
        <w:tc>
          <w:tcPr>
            <w:tcW w:w="302" w:type="pct"/>
          </w:tcPr>
          <w:p w14:paraId="5BA3A289" w14:textId="3E3818EF" w:rsidR="001B34E5" w:rsidRPr="00F01C62" w:rsidRDefault="001B34E5" w:rsidP="001B34E5">
            <w:pPr>
              <w:pStyle w:val="GOSTTablenorm"/>
            </w:pPr>
            <w:r w:rsidRPr="00F01C62">
              <w:t>нет</w:t>
            </w:r>
          </w:p>
        </w:tc>
        <w:tc>
          <w:tcPr>
            <w:tcW w:w="1109" w:type="pct"/>
          </w:tcPr>
          <w:p w14:paraId="2F9F4C3E" w14:textId="092159FA" w:rsidR="001B34E5" w:rsidRPr="00F01C62" w:rsidRDefault="001B34E5" w:rsidP="001B34E5">
            <w:pPr>
              <w:pStyle w:val="GOSTTablenorm"/>
            </w:pPr>
            <w:r w:rsidRPr="00F01C62">
              <w:t>Финансовый орган по Дт</w:t>
            </w:r>
          </w:p>
        </w:tc>
        <w:tc>
          <w:tcPr>
            <w:tcW w:w="1109" w:type="pct"/>
          </w:tcPr>
          <w:p w14:paraId="0D3CC4A3" w14:textId="5F85746E" w:rsidR="001B34E5" w:rsidRPr="00F01C62" w:rsidRDefault="001B34E5" w:rsidP="001B34E5">
            <w:pPr>
              <w:pStyle w:val="GOSTTablenorm"/>
            </w:pPr>
            <w:r w:rsidRPr="00F01C62">
              <w:t>T0504833:DT_FO</w:t>
            </w:r>
          </w:p>
        </w:tc>
        <w:tc>
          <w:tcPr>
            <w:tcW w:w="1371" w:type="pct"/>
          </w:tcPr>
          <w:p w14:paraId="6F505A15" w14:textId="77777777" w:rsidR="001B34E5" w:rsidRPr="00F01C62" w:rsidRDefault="001B34E5" w:rsidP="001B34E5">
            <w:pPr>
              <w:pStyle w:val="GOSTTablenorm"/>
            </w:pPr>
          </w:p>
        </w:tc>
      </w:tr>
      <w:tr w:rsidR="001B34E5" w:rsidRPr="00B9499D" w14:paraId="2AFFBE93" w14:textId="77777777" w:rsidTr="00F265CC">
        <w:tc>
          <w:tcPr>
            <w:tcW w:w="1109" w:type="pct"/>
          </w:tcPr>
          <w:p w14:paraId="334A8120" w14:textId="1DD08B09" w:rsidR="001B34E5" w:rsidRPr="00F01C62" w:rsidRDefault="001B34E5" w:rsidP="001B34E5">
            <w:pPr>
              <w:pStyle w:val="GOSTTablenorm"/>
            </w:pPr>
            <w:r w:rsidRPr="00F01C62">
              <w:t>ФО_Кт</w:t>
            </w:r>
          </w:p>
        </w:tc>
        <w:tc>
          <w:tcPr>
            <w:tcW w:w="302" w:type="pct"/>
          </w:tcPr>
          <w:p w14:paraId="4C487979" w14:textId="6472A166" w:rsidR="001B34E5" w:rsidRPr="00F01C62" w:rsidRDefault="001B34E5" w:rsidP="001B34E5">
            <w:pPr>
              <w:pStyle w:val="GOSTTablenorm"/>
            </w:pPr>
            <w:r w:rsidRPr="00F01C62">
              <w:t>нет</w:t>
            </w:r>
          </w:p>
        </w:tc>
        <w:tc>
          <w:tcPr>
            <w:tcW w:w="1109" w:type="pct"/>
          </w:tcPr>
          <w:p w14:paraId="1368F06D" w14:textId="1CA6AAB0" w:rsidR="001B34E5" w:rsidRPr="00F01C62" w:rsidRDefault="001B34E5" w:rsidP="001B34E5">
            <w:pPr>
              <w:pStyle w:val="GOSTTablenorm"/>
            </w:pPr>
            <w:r w:rsidRPr="00F01C62">
              <w:t>Финансовый орган по Кт</w:t>
            </w:r>
          </w:p>
        </w:tc>
        <w:tc>
          <w:tcPr>
            <w:tcW w:w="1109" w:type="pct"/>
          </w:tcPr>
          <w:p w14:paraId="3BDC346E" w14:textId="7E89E737" w:rsidR="001B34E5" w:rsidRPr="00F01C62" w:rsidRDefault="001B34E5" w:rsidP="009D5296">
            <w:pPr>
              <w:pStyle w:val="GOSTTablenorm"/>
            </w:pPr>
            <w:r w:rsidRPr="00F01C62">
              <w:t>T0504833:</w:t>
            </w:r>
            <w:ins w:id="13190" w:author="Чиркова Наталия Сергеевна" w:date="2023-12-15T15:11:00Z">
              <w:del w:id="13191" w:author="Сатлер Марина Викторовна" w:date="2024-04-26T17:21:00Z">
                <w:r w:rsidRPr="00F01C62" w:rsidDel="009D5296">
                  <w:delText>С</w:delText>
                </w:r>
              </w:del>
            </w:ins>
            <w:ins w:id="13192" w:author="Сатлер Марина Викторовна" w:date="2024-04-26T17:21:00Z">
              <w:r w:rsidR="009D5296">
                <w:rPr>
                  <w:lang w:val="en-US"/>
                </w:rPr>
                <w:t>C</w:t>
              </w:r>
            </w:ins>
            <w:del w:id="13193" w:author="Чиркова Наталия Сергеевна" w:date="2023-12-15T15:11:00Z">
              <w:r w:rsidRPr="00F01C62" w:rsidDel="00287401">
                <w:delText>К</w:delText>
              </w:r>
            </w:del>
            <w:r w:rsidRPr="00F01C62">
              <w:t>T_FO</w:t>
            </w:r>
          </w:p>
        </w:tc>
        <w:tc>
          <w:tcPr>
            <w:tcW w:w="1371" w:type="pct"/>
          </w:tcPr>
          <w:p w14:paraId="09D42799" w14:textId="77777777" w:rsidR="001B34E5" w:rsidRPr="00F01C62" w:rsidRDefault="001B34E5" w:rsidP="001B34E5">
            <w:pPr>
              <w:pStyle w:val="GOSTTablenorm"/>
            </w:pPr>
          </w:p>
        </w:tc>
      </w:tr>
      <w:tr w:rsidR="0030003C" w:rsidRPr="00B9499D" w14:paraId="174E322F" w14:textId="77777777" w:rsidTr="00F265CC">
        <w:trPr>
          <w:ins w:id="13194" w:author="Лавыгина Анна " w:date="2024-05-31T09:21:00Z"/>
        </w:trPr>
        <w:tc>
          <w:tcPr>
            <w:tcW w:w="1109" w:type="pct"/>
          </w:tcPr>
          <w:p w14:paraId="700F579B" w14:textId="257E0574" w:rsidR="0030003C" w:rsidRPr="00F01C62" w:rsidRDefault="0030003C" w:rsidP="0030003C">
            <w:pPr>
              <w:pStyle w:val="GOSTTablenorm"/>
              <w:rPr>
                <w:ins w:id="13195" w:author="Лавыгина Анна " w:date="2024-05-31T09:21:00Z"/>
              </w:rPr>
            </w:pPr>
            <w:ins w:id="13196" w:author="Лавыгина Анна " w:date="2024-05-31T09:22:00Z">
              <w:r w:rsidRPr="001C4BC1">
                <w:t>Счет_контрагента_Дт</w:t>
              </w:r>
            </w:ins>
          </w:p>
        </w:tc>
        <w:tc>
          <w:tcPr>
            <w:tcW w:w="302" w:type="pct"/>
          </w:tcPr>
          <w:p w14:paraId="17A0D79D" w14:textId="6EA40B8E" w:rsidR="0030003C" w:rsidRPr="00F01C62" w:rsidRDefault="0030003C" w:rsidP="0030003C">
            <w:pPr>
              <w:pStyle w:val="GOSTTablenorm"/>
              <w:rPr>
                <w:ins w:id="13197" w:author="Лавыгина Анна " w:date="2024-05-31T09:21:00Z"/>
              </w:rPr>
            </w:pPr>
            <w:ins w:id="13198" w:author="Лавыгина Анна " w:date="2024-05-31T09:22:00Z">
              <w:r w:rsidRPr="006B36CC">
                <w:t>нет</w:t>
              </w:r>
            </w:ins>
          </w:p>
        </w:tc>
        <w:tc>
          <w:tcPr>
            <w:tcW w:w="1109" w:type="pct"/>
          </w:tcPr>
          <w:p w14:paraId="107C50B8" w14:textId="265C2D51" w:rsidR="0030003C" w:rsidRPr="00F01C62" w:rsidRDefault="0030003C" w:rsidP="0030003C">
            <w:pPr>
              <w:pStyle w:val="GOSTTablenorm"/>
              <w:rPr>
                <w:ins w:id="13199" w:author="Лавыгина Анна " w:date="2024-05-31T09:21:00Z"/>
              </w:rPr>
            </w:pPr>
            <w:ins w:id="13200" w:author="Лавыгина Анна " w:date="2024-05-31T09:22:00Z">
              <w:r>
                <w:t>Счет контрагента по Дт</w:t>
              </w:r>
            </w:ins>
          </w:p>
        </w:tc>
        <w:tc>
          <w:tcPr>
            <w:tcW w:w="1109" w:type="pct"/>
          </w:tcPr>
          <w:p w14:paraId="0C315C8B" w14:textId="3943311A" w:rsidR="0030003C" w:rsidRPr="003942F2" w:rsidRDefault="0030003C" w:rsidP="0030003C">
            <w:pPr>
              <w:pStyle w:val="GOSTTablenorm"/>
              <w:rPr>
                <w:ins w:id="13201" w:author="Лавыгина Анна " w:date="2024-05-31T09:21:00Z"/>
              </w:rPr>
            </w:pPr>
            <w:ins w:id="13202" w:author="Лавыгина Анна " w:date="2024-05-31T09:22:00Z">
              <w:r w:rsidRPr="003942F2">
                <w:rPr>
                  <w:lang w:val="en-US"/>
                </w:rPr>
                <w:t>T0504833:DT</w:t>
              </w:r>
              <w:r w:rsidRPr="003942F2">
                <w:t>_</w:t>
              </w:r>
              <w:r w:rsidRPr="003942F2">
                <w:rPr>
                  <w:lang w:val="en-US"/>
                </w:rPr>
                <w:t>CA</w:t>
              </w:r>
            </w:ins>
          </w:p>
        </w:tc>
        <w:tc>
          <w:tcPr>
            <w:tcW w:w="1371" w:type="pct"/>
          </w:tcPr>
          <w:p w14:paraId="5CB7EEBA" w14:textId="77777777" w:rsidR="0030003C" w:rsidRPr="00F01C62" w:rsidRDefault="0030003C" w:rsidP="0030003C">
            <w:pPr>
              <w:pStyle w:val="GOSTTablenorm"/>
              <w:rPr>
                <w:ins w:id="13203" w:author="Лавыгина Анна " w:date="2024-05-31T09:21:00Z"/>
              </w:rPr>
            </w:pPr>
          </w:p>
        </w:tc>
      </w:tr>
      <w:tr w:rsidR="0030003C" w:rsidRPr="00B9499D" w14:paraId="1087BF38" w14:textId="77777777" w:rsidTr="00F265CC">
        <w:trPr>
          <w:ins w:id="13204" w:author="Лавыгина Анна " w:date="2024-05-31T09:21:00Z"/>
        </w:trPr>
        <w:tc>
          <w:tcPr>
            <w:tcW w:w="1109" w:type="pct"/>
          </w:tcPr>
          <w:p w14:paraId="2DE7FC08" w14:textId="61BF8085" w:rsidR="0030003C" w:rsidRPr="00F01C62" w:rsidRDefault="0030003C" w:rsidP="0030003C">
            <w:pPr>
              <w:pStyle w:val="GOSTTablenorm"/>
              <w:rPr>
                <w:ins w:id="13205" w:author="Лавыгина Анна " w:date="2024-05-31T09:21:00Z"/>
              </w:rPr>
            </w:pPr>
            <w:ins w:id="13206" w:author="Лавыгина Анна " w:date="2024-05-31T09:22:00Z">
              <w:r w:rsidRPr="001C4BC1">
                <w:t>Счет_контрагента_Кт</w:t>
              </w:r>
            </w:ins>
          </w:p>
        </w:tc>
        <w:tc>
          <w:tcPr>
            <w:tcW w:w="302" w:type="pct"/>
          </w:tcPr>
          <w:p w14:paraId="37BC9945" w14:textId="0AB25280" w:rsidR="0030003C" w:rsidRPr="00F01C62" w:rsidRDefault="0030003C" w:rsidP="0030003C">
            <w:pPr>
              <w:pStyle w:val="GOSTTablenorm"/>
              <w:rPr>
                <w:ins w:id="13207" w:author="Лавыгина Анна " w:date="2024-05-31T09:21:00Z"/>
              </w:rPr>
            </w:pPr>
            <w:ins w:id="13208" w:author="Лавыгина Анна " w:date="2024-05-31T09:22:00Z">
              <w:r w:rsidRPr="006B36CC">
                <w:t>нет</w:t>
              </w:r>
            </w:ins>
          </w:p>
        </w:tc>
        <w:tc>
          <w:tcPr>
            <w:tcW w:w="1109" w:type="pct"/>
          </w:tcPr>
          <w:p w14:paraId="5950C827" w14:textId="7613A65A" w:rsidR="0030003C" w:rsidRPr="00F01C62" w:rsidRDefault="0030003C" w:rsidP="0030003C">
            <w:pPr>
              <w:pStyle w:val="GOSTTablenorm"/>
              <w:rPr>
                <w:ins w:id="13209" w:author="Лавыгина Анна " w:date="2024-05-31T09:21:00Z"/>
              </w:rPr>
            </w:pPr>
            <w:ins w:id="13210" w:author="Лавыгина Анна " w:date="2024-05-31T09:22:00Z">
              <w:r>
                <w:t>Счет контрагента по Кт</w:t>
              </w:r>
            </w:ins>
          </w:p>
        </w:tc>
        <w:tc>
          <w:tcPr>
            <w:tcW w:w="1109" w:type="pct"/>
          </w:tcPr>
          <w:p w14:paraId="0B1B6314" w14:textId="6AE1D130" w:rsidR="0030003C" w:rsidRPr="003942F2" w:rsidRDefault="0030003C" w:rsidP="0030003C">
            <w:pPr>
              <w:pStyle w:val="GOSTTablenorm"/>
              <w:rPr>
                <w:ins w:id="13211" w:author="Лавыгина Анна " w:date="2024-05-31T09:21:00Z"/>
              </w:rPr>
            </w:pPr>
            <w:ins w:id="13212" w:author="Лавыгина Анна " w:date="2024-05-31T09:22:00Z">
              <w:r w:rsidRPr="003942F2">
                <w:rPr>
                  <w:lang w:val="en-US"/>
                </w:rPr>
                <w:t>T0504833:CT</w:t>
              </w:r>
              <w:r w:rsidRPr="003942F2">
                <w:t>_</w:t>
              </w:r>
              <w:r w:rsidRPr="003942F2">
                <w:rPr>
                  <w:lang w:val="en-US"/>
                </w:rPr>
                <w:t>CA</w:t>
              </w:r>
            </w:ins>
          </w:p>
        </w:tc>
        <w:tc>
          <w:tcPr>
            <w:tcW w:w="1371" w:type="pct"/>
          </w:tcPr>
          <w:p w14:paraId="34B4A0C0" w14:textId="77777777" w:rsidR="0030003C" w:rsidRPr="00F01C62" w:rsidRDefault="0030003C" w:rsidP="0030003C">
            <w:pPr>
              <w:pStyle w:val="GOSTTablenorm"/>
              <w:rPr>
                <w:ins w:id="13213" w:author="Лавыгина Анна " w:date="2024-05-31T09:21:00Z"/>
              </w:rPr>
            </w:pPr>
          </w:p>
        </w:tc>
      </w:tr>
      <w:tr w:rsidR="0030003C" w:rsidRPr="00B9499D" w14:paraId="0ACAAD3A" w14:textId="77777777" w:rsidTr="00F265CC">
        <w:trPr>
          <w:ins w:id="13214" w:author="Лавыгина Анна " w:date="2024-05-31T09:21:00Z"/>
        </w:trPr>
        <w:tc>
          <w:tcPr>
            <w:tcW w:w="1109" w:type="pct"/>
          </w:tcPr>
          <w:p w14:paraId="42BF762D" w14:textId="7423206F" w:rsidR="0030003C" w:rsidRPr="00F01C62" w:rsidRDefault="0030003C" w:rsidP="0030003C">
            <w:pPr>
              <w:pStyle w:val="GOSTTablenorm"/>
              <w:rPr>
                <w:ins w:id="13215" w:author="Лавыгина Анна " w:date="2024-05-31T09:21:00Z"/>
              </w:rPr>
            </w:pPr>
            <w:ins w:id="13216" w:author="Лавыгина Анна " w:date="2024-05-31T09:22:00Z">
              <w:r w:rsidRPr="001C4BC1">
                <w:t>Код_СКУ_корресп_Дт</w:t>
              </w:r>
            </w:ins>
          </w:p>
        </w:tc>
        <w:tc>
          <w:tcPr>
            <w:tcW w:w="302" w:type="pct"/>
          </w:tcPr>
          <w:p w14:paraId="462563FB" w14:textId="02A0483A" w:rsidR="0030003C" w:rsidRPr="00F01C62" w:rsidRDefault="0030003C" w:rsidP="0030003C">
            <w:pPr>
              <w:pStyle w:val="GOSTTablenorm"/>
              <w:rPr>
                <w:ins w:id="13217" w:author="Лавыгина Анна " w:date="2024-05-31T09:21:00Z"/>
              </w:rPr>
            </w:pPr>
            <w:ins w:id="13218" w:author="Лавыгина Анна " w:date="2024-05-31T09:22:00Z">
              <w:r w:rsidRPr="006B36CC">
                <w:t>нет</w:t>
              </w:r>
            </w:ins>
          </w:p>
        </w:tc>
        <w:tc>
          <w:tcPr>
            <w:tcW w:w="1109" w:type="pct"/>
          </w:tcPr>
          <w:p w14:paraId="2379608A" w14:textId="59FF7CF6" w:rsidR="0030003C" w:rsidRPr="00F01C62" w:rsidRDefault="0030003C" w:rsidP="0030003C">
            <w:pPr>
              <w:pStyle w:val="GOSTTablenorm"/>
              <w:rPr>
                <w:ins w:id="13219" w:author="Лавыгина Анна " w:date="2024-05-31T09:21:00Z"/>
              </w:rPr>
            </w:pPr>
            <w:ins w:id="13220" w:author="Лавыгина Анна " w:date="2024-05-31T09:22:00Z">
              <w:r w:rsidRPr="007F26A9">
                <w:t>Код СКУ корреспондирующий</w:t>
              </w:r>
              <w:r>
                <w:t xml:space="preserve"> по Дт</w:t>
              </w:r>
            </w:ins>
          </w:p>
        </w:tc>
        <w:tc>
          <w:tcPr>
            <w:tcW w:w="1109" w:type="pct"/>
          </w:tcPr>
          <w:p w14:paraId="02794522" w14:textId="3969C36F" w:rsidR="0030003C" w:rsidRPr="003942F2" w:rsidRDefault="0030003C" w:rsidP="0030003C">
            <w:pPr>
              <w:pStyle w:val="GOSTTablenorm"/>
              <w:rPr>
                <w:ins w:id="13221" w:author="Лавыгина Анна " w:date="2024-05-31T09:21:00Z"/>
              </w:rPr>
            </w:pPr>
            <w:ins w:id="13222" w:author="Лавыгина Анна " w:date="2024-05-31T09:22:00Z">
              <w:r w:rsidRPr="003942F2">
                <w:rPr>
                  <w:lang w:val="en-US"/>
                </w:rPr>
                <w:t>T0504833:</w:t>
              </w:r>
              <w:r w:rsidRPr="003942F2">
                <w:t>DT_AccountCorr</w:t>
              </w:r>
            </w:ins>
          </w:p>
        </w:tc>
        <w:tc>
          <w:tcPr>
            <w:tcW w:w="1371" w:type="pct"/>
          </w:tcPr>
          <w:p w14:paraId="015DE945" w14:textId="77777777" w:rsidR="0030003C" w:rsidRPr="00F01C62" w:rsidRDefault="0030003C" w:rsidP="0030003C">
            <w:pPr>
              <w:pStyle w:val="GOSTTablenorm"/>
              <w:rPr>
                <w:ins w:id="13223" w:author="Лавыгина Анна " w:date="2024-05-31T09:21:00Z"/>
              </w:rPr>
            </w:pPr>
          </w:p>
        </w:tc>
      </w:tr>
      <w:tr w:rsidR="0030003C" w:rsidRPr="00B9499D" w14:paraId="4DDAAE7F" w14:textId="77777777" w:rsidTr="00F265CC">
        <w:trPr>
          <w:ins w:id="13224" w:author="Лавыгина Анна " w:date="2024-05-31T09:21:00Z"/>
        </w:trPr>
        <w:tc>
          <w:tcPr>
            <w:tcW w:w="1109" w:type="pct"/>
          </w:tcPr>
          <w:p w14:paraId="1C64342D" w14:textId="297B508B" w:rsidR="0030003C" w:rsidRPr="00F01C62" w:rsidRDefault="0030003C" w:rsidP="0030003C">
            <w:pPr>
              <w:pStyle w:val="GOSTTablenorm"/>
              <w:rPr>
                <w:ins w:id="13225" w:author="Лавыгина Анна " w:date="2024-05-31T09:21:00Z"/>
              </w:rPr>
            </w:pPr>
            <w:ins w:id="13226" w:author="Лавыгина Анна " w:date="2024-05-31T09:22:00Z">
              <w:r w:rsidRPr="001C4BC1">
                <w:t>Код_СКУ_корресп_Кт</w:t>
              </w:r>
            </w:ins>
          </w:p>
        </w:tc>
        <w:tc>
          <w:tcPr>
            <w:tcW w:w="302" w:type="pct"/>
          </w:tcPr>
          <w:p w14:paraId="4B326C35" w14:textId="7ACDA874" w:rsidR="0030003C" w:rsidRPr="00F01C62" w:rsidRDefault="0030003C" w:rsidP="0030003C">
            <w:pPr>
              <w:pStyle w:val="GOSTTablenorm"/>
              <w:rPr>
                <w:ins w:id="13227" w:author="Лавыгина Анна " w:date="2024-05-31T09:21:00Z"/>
              </w:rPr>
            </w:pPr>
            <w:ins w:id="13228" w:author="Лавыгина Анна " w:date="2024-05-31T09:22:00Z">
              <w:r w:rsidRPr="006B36CC">
                <w:t>нет</w:t>
              </w:r>
            </w:ins>
          </w:p>
        </w:tc>
        <w:tc>
          <w:tcPr>
            <w:tcW w:w="1109" w:type="pct"/>
          </w:tcPr>
          <w:p w14:paraId="686E12B4" w14:textId="3EC460AD" w:rsidR="0030003C" w:rsidRPr="00F01C62" w:rsidRDefault="0030003C" w:rsidP="0030003C">
            <w:pPr>
              <w:pStyle w:val="GOSTTablenorm"/>
              <w:rPr>
                <w:ins w:id="13229" w:author="Лавыгина Анна " w:date="2024-05-31T09:21:00Z"/>
              </w:rPr>
            </w:pPr>
            <w:ins w:id="13230" w:author="Лавыгина Анна " w:date="2024-05-31T09:22:00Z">
              <w:r w:rsidRPr="007F26A9">
                <w:t>Код СКУ корреспондирующий</w:t>
              </w:r>
              <w:r>
                <w:t xml:space="preserve"> по Кт</w:t>
              </w:r>
            </w:ins>
          </w:p>
        </w:tc>
        <w:tc>
          <w:tcPr>
            <w:tcW w:w="1109" w:type="pct"/>
          </w:tcPr>
          <w:p w14:paraId="61D08158" w14:textId="5CCA4290" w:rsidR="0030003C" w:rsidRPr="003942F2" w:rsidRDefault="0030003C" w:rsidP="003942F2">
            <w:pPr>
              <w:pStyle w:val="GOSTTablenorm"/>
              <w:rPr>
                <w:ins w:id="13231" w:author="Лавыгина Анна " w:date="2024-05-31T09:21:00Z"/>
              </w:rPr>
            </w:pPr>
            <w:ins w:id="13232" w:author="Лавыгина Анна " w:date="2024-05-31T09:22:00Z">
              <w:r w:rsidRPr="003942F2">
                <w:rPr>
                  <w:lang w:val="en-US"/>
                </w:rPr>
                <w:t>T0504833:C</w:t>
              </w:r>
              <w:r w:rsidRPr="003942F2">
                <w:t>T_AccountCorr</w:t>
              </w:r>
            </w:ins>
          </w:p>
        </w:tc>
        <w:tc>
          <w:tcPr>
            <w:tcW w:w="1371" w:type="pct"/>
          </w:tcPr>
          <w:p w14:paraId="16FEF3C6" w14:textId="77777777" w:rsidR="0030003C" w:rsidRPr="00F01C62" w:rsidRDefault="0030003C" w:rsidP="0030003C">
            <w:pPr>
              <w:pStyle w:val="GOSTTablenorm"/>
              <w:rPr>
                <w:ins w:id="13233" w:author="Лавыгина Анна " w:date="2024-05-31T09:21:00Z"/>
              </w:rPr>
            </w:pPr>
          </w:p>
        </w:tc>
      </w:tr>
      <w:tr w:rsidR="00BC5F63" w:rsidRPr="00B9499D" w14:paraId="170D95F5" w14:textId="77777777" w:rsidTr="00F265CC">
        <w:trPr>
          <w:ins w:id="13234" w:author="Опаева Лидия Арашаевна" w:date="2025-03-31T17:28:00Z"/>
        </w:trPr>
        <w:tc>
          <w:tcPr>
            <w:tcW w:w="1109" w:type="pct"/>
          </w:tcPr>
          <w:p w14:paraId="76DED2C7" w14:textId="4728A9B2" w:rsidR="00BC5F63" w:rsidRPr="001C4BC1" w:rsidRDefault="00BC5F63" w:rsidP="00BC5F63">
            <w:pPr>
              <w:pStyle w:val="GOSTTablenorm"/>
              <w:rPr>
                <w:ins w:id="13235" w:author="Опаева Лидия Арашаевна" w:date="2025-03-31T17:28:00Z"/>
              </w:rPr>
            </w:pPr>
            <w:ins w:id="13236" w:author="Опаева Лидия Арашаевна" w:date="2025-03-31T17:29:00Z">
              <w:r w:rsidRPr="00F01C62">
                <w:t>Номер_БО_Дт</w:t>
              </w:r>
            </w:ins>
          </w:p>
        </w:tc>
        <w:tc>
          <w:tcPr>
            <w:tcW w:w="302" w:type="pct"/>
          </w:tcPr>
          <w:p w14:paraId="5D49074A" w14:textId="7E02E222" w:rsidR="00BC5F63" w:rsidRPr="006B36CC" w:rsidRDefault="00BC5F63" w:rsidP="00BC5F63">
            <w:pPr>
              <w:pStyle w:val="GOSTTablenorm"/>
              <w:rPr>
                <w:ins w:id="13237" w:author="Опаева Лидия Арашаевна" w:date="2025-03-31T17:28:00Z"/>
              </w:rPr>
            </w:pPr>
            <w:ins w:id="13238" w:author="Опаева Лидия Арашаевна" w:date="2025-03-31T17:29:00Z">
              <w:r w:rsidRPr="00F01C62">
                <w:t>нет</w:t>
              </w:r>
            </w:ins>
          </w:p>
        </w:tc>
        <w:tc>
          <w:tcPr>
            <w:tcW w:w="1109" w:type="pct"/>
          </w:tcPr>
          <w:p w14:paraId="55A98A68" w14:textId="4FAA35B3" w:rsidR="00BC5F63" w:rsidRPr="007F26A9" w:rsidRDefault="00BC5F63" w:rsidP="00BC5F63">
            <w:pPr>
              <w:pStyle w:val="GOSTTablenorm"/>
              <w:rPr>
                <w:ins w:id="13239" w:author="Опаева Лидия Арашаевна" w:date="2025-03-31T17:28:00Z"/>
              </w:rPr>
            </w:pPr>
            <w:ins w:id="13240" w:author="Опаева Лидия Арашаевна" w:date="2025-03-31T17:29:00Z">
              <w:r w:rsidRPr="00F01C62">
                <w:t>Номер бюджетного обязательства по Дт</w:t>
              </w:r>
            </w:ins>
          </w:p>
        </w:tc>
        <w:tc>
          <w:tcPr>
            <w:tcW w:w="1109" w:type="pct"/>
          </w:tcPr>
          <w:p w14:paraId="642FA087" w14:textId="019E1BE5" w:rsidR="00BC5F63" w:rsidRPr="00BC5F63" w:rsidRDefault="00BC5F63" w:rsidP="00BC5F63">
            <w:pPr>
              <w:pStyle w:val="GOSTTablenorm"/>
              <w:rPr>
                <w:ins w:id="13241" w:author="Опаева Лидия Арашаевна" w:date="2025-03-31T17:28:00Z"/>
                <w:b/>
                <w:lang w:val="en-US"/>
              </w:rPr>
            </w:pPr>
            <w:ins w:id="13242" w:author="Опаева Лидия Арашаевна" w:date="2025-03-31T17:29:00Z">
              <w:r w:rsidRPr="00F01C62">
                <w:t>T0504833:DT_</w:t>
              </w:r>
              <w:r>
                <w:rPr>
                  <w:lang w:val="en-US"/>
                </w:rPr>
                <w:t>NumBO</w:t>
              </w:r>
            </w:ins>
          </w:p>
        </w:tc>
        <w:tc>
          <w:tcPr>
            <w:tcW w:w="1371" w:type="pct"/>
          </w:tcPr>
          <w:p w14:paraId="122E58B3" w14:textId="77777777" w:rsidR="00BC5F63" w:rsidRPr="00F01C62" w:rsidRDefault="00BC5F63" w:rsidP="00BC5F63">
            <w:pPr>
              <w:pStyle w:val="GOSTTablenorm"/>
              <w:rPr>
                <w:ins w:id="13243" w:author="Опаева Лидия Арашаевна" w:date="2025-03-31T17:28:00Z"/>
              </w:rPr>
            </w:pPr>
          </w:p>
        </w:tc>
      </w:tr>
      <w:tr w:rsidR="00BC5F63" w:rsidRPr="00B9499D" w14:paraId="1788671A" w14:textId="77777777" w:rsidTr="00F265CC">
        <w:trPr>
          <w:ins w:id="13244" w:author="Опаева Лидия Арашаевна" w:date="2025-03-31T17:28:00Z"/>
        </w:trPr>
        <w:tc>
          <w:tcPr>
            <w:tcW w:w="1109" w:type="pct"/>
          </w:tcPr>
          <w:p w14:paraId="6AE9C397" w14:textId="1F4B53A6" w:rsidR="00BC5F63" w:rsidRPr="001C4BC1" w:rsidRDefault="00BC5F63" w:rsidP="00BC5F63">
            <w:pPr>
              <w:pStyle w:val="GOSTTablenorm"/>
              <w:rPr>
                <w:ins w:id="13245" w:author="Опаева Лидия Арашаевна" w:date="2025-03-31T17:28:00Z"/>
              </w:rPr>
            </w:pPr>
            <w:ins w:id="13246" w:author="Опаева Лидия Арашаевна" w:date="2025-03-31T17:29:00Z">
              <w:r w:rsidRPr="00F01C62">
                <w:t>Номер_БО_Кт</w:t>
              </w:r>
            </w:ins>
          </w:p>
        </w:tc>
        <w:tc>
          <w:tcPr>
            <w:tcW w:w="302" w:type="pct"/>
          </w:tcPr>
          <w:p w14:paraId="250178A9" w14:textId="27D4BAC8" w:rsidR="00BC5F63" w:rsidRPr="006B36CC" w:rsidRDefault="00BC5F63" w:rsidP="00BC5F63">
            <w:pPr>
              <w:pStyle w:val="GOSTTablenorm"/>
              <w:rPr>
                <w:ins w:id="13247" w:author="Опаева Лидия Арашаевна" w:date="2025-03-31T17:28:00Z"/>
              </w:rPr>
            </w:pPr>
            <w:ins w:id="13248" w:author="Опаева Лидия Арашаевна" w:date="2025-03-31T17:29:00Z">
              <w:r w:rsidRPr="00F01C62">
                <w:t>нет</w:t>
              </w:r>
            </w:ins>
          </w:p>
        </w:tc>
        <w:tc>
          <w:tcPr>
            <w:tcW w:w="1109" w:type="pct"/>
          </w:tcPr>
          <w:p w14:paraId="447EA829" w14:textId="270E5C54" w:rsidR="00BC5F63" w:rsidRPr="007F26A9" w:rsidRDefault="00BC5F63" w:rsidP="00BC5F63">
            <w:pPr>
              <w:pStyle w:val="GOSTTablenorm"/>
              <w:rPr>
                <w:ins w:id="13249" w:author="Опаева Лидия Арашаевна" w:date="2025-03-31T17:28:00Z"/>
              </w:rPr>
            </w:pPr>
            <w:ins w:id="13250" w:author="Опаева Лидия Арашаевна" w:date="2025-03-31T17:29:00Z">
              <w:r w:rsidRPr="00F01C62">
                <w:t>Номер бюджетного обязательства по Кт</w:t>
              </w:r>
            </w:ins>
          </w:p>
        </w:tc>
        <w:tc>
          <w:tcPr>
            <w:tcW w:w="1109" w:type="pct"/>
          </w:tcPr>
          <w:p w14:paraId="4A0612A6" w14:textId="189C2B82" w:rsidR="00BC5F63" w:rsidRPr="00A71881" w:rsidRDefault="00BC5F63" w:rsidP="001C081F">
            <w:pPr>
              <w:pStyle w:val="GOSTTablenorm"/>
              <w:rPr>
                <w:ins w:id="13251" w:author="Опаева Лидия Арашаевна" w:date="2025-03-31T17:28:00Z"/>
                <w:b/>
                <w:lang w:val="en-US"/>
              </w:rPr>
            </w:pPr>
            <w:ins w:id="13252" w:author="Опаева Лидия Арашаевна" w:date="2025-03-31T17:29:00Z">
              <w:r w:rsidRPr="00F01C62">
                <w:t>T0504833:</w:t>
              </w:r>
              <w:r>
                <w:rPr>
                  <w:lang w:val="en-US"/>
                </w:rPr>
                <w:t>C</w:t>
              </w:r>
              <w:r w:rsidRPr="00F01C62">
                <w:t>T_</w:t>
              </w:r>
              <w:del w:id="13253" w:author="Сатлер Марина Викторовна" w:date="2025-04-03T17:36:00Z">
                <w:r w:rsidDel="001C081F">
                  <w:rPr>
                    <w:lang w:val="en-US"/>
                  </w:rPr>
                  <w:delText xml:space="preserve"> </w:delText>
                </w:r>
              </w:del>
              <w:r>
                <w:rPr>
                  <w:lang w:val="en-US"/>
                </w:rPr>
                <w:t>NumBO</w:t>
              </w:r>
            </w:ins>
          </w:p>
        </w:tc>
        <w:tc>
          <w:tcPr>
            <w:tcW w:w="1371" w:type="pct"/>
          </w:tcPr>
          <w:p w14:paraId="66063767" w14:textId="77777777" w:rsidR="00BC5F63" w:rsidRPr="00F01C62" w:rsidRDefault="00BC5F63" w:rsidP="00BC5F63">
            <w:pPr>
              <w:pStyle w:val="GOSTTablenorm"/>
              <w:rPr>
                <w:ins w:id="13254" w:author="Опаева Лидия Арашаевна" w:date="2025-03-31T17:28:00Z"/>
              </w:rPr>
            </w:pPr>
          </w:p>
        </w:tc>
      </w:tr>
      <w:tr w:rsidR="00BC5F63" w:rsidRPr="00B9499D" w14:paraId="3A621858" w14:textId="77777777" w:rsidTr="00F265CC">
        <w:trPr>
          <w:ins w:id="13255" w:author="Опаева Лидия Арашаевна" w:date="2025-03-31T17:28:00Z"/>
        </w:trPr>
        <w:tc>
          <w:tcPr>
            <w:tcW w:w="1109" w:type="pct"/>
          </w:tcPr>
          <w:p w14:paraId="3CD8C468" w14:textId="22192182" w:rsidR="00BC5F63" w:rsidRPr="001C4BC1" w:rsidRDefault="00BC5F63" w:rsidP="00BC5F63">
            <w:pPr>
              <w:pStyle w:val="GOSTTablenorm"/>
              <w:rPr>
                <w:ins w:id="13256" w:author="Опаева Лидия Арашаевна" w:date="2025-03-31T17:28:00Z"/>
              </w:rPr>
            </w:pPr>
            <w:ins w:id="13257" w:author="Опаева Лидия Арашаевна" w:date="2025-03-31T17:29:00Z">
              <w:r w:rsidRPr="00F01C62">
                <w:t>Номер_ДО_Дт</w:t>
              </w:r>
            </w:ins>
          </w:p>
        </w:tc>
        <w:tc>
          <w:tcPr>
            <w:tcW w:w="302" w:type="pct"/>
          </w:tcPr>
          <w:p w14:paraId="62F38E44" w14:textId="392743FB" w:rsidR="00BC5F63" w:rsidRPr="006B36CC" w:rsidRDefault="00BC5F63" w:rsidP="00BC5F63">
            <w:pPr>
              <w:pStyle w:val="GOSTTablenorm"/>
              <w:rPr>
                <w:ins w:id="13258" w:author="Опаева Лидия Арашаевна" w:date="2025-03-31T17:28:00Z"/>
              </w:rPr>
            </w:pPr>
            <w:ins w:id="13259" w:author="Опаева Лидия Арашаевна" w:date="2025-03-31T17:29:00Z">
              <w:r w:rsidRPr="00F01C62">
                <w:t>нет</w:t>
              </w:r>
            </w:ins>
          </w:p>
        </w:tc>
        <w:tc>
          <w:tcPr>
            <w:tcW w:w="1109" w:type="pct"/>
          </w:tcPr>
          <w:p w14:paraId="34A5A14B" w14:textId="3267C029" w:rsidR="00BC5F63" w:rsidRPr="007F26A9" w:rsidRDefault="00BC5F63" w:rsidP="00BC5F63">
            <w:pPr>
              <w:pStyle w:val="GOSTTablenorm"/>
              <w:rPr>
                <w:ins w:id="13260" w:author="Опаева Лидия Арашаевна" w:date="2025-03-31T17:28:00Z"/>
              </w:rPr>
            </w:pPr>
            <w:ins w:id="13261" w:author="Опаева Лидия Арашаевна" w:date="2025-03-31T17:29:00Z">
              <w:r w:rsidRPr="00F01C62">
                <w:t>Номер денежного обязательства по Дт</w:t>
              </w:r>
            </w:ins>
          </w:p>
        </w:tc>
        <w:tc>
          <w:tcPr>
            <w:tcW w:w="1109" w:type="pct"/>
          </w:tcPr>
          <w:p w14:paraId="512984E0" w14:textId="136D80F3" w:rsidR="00BC5F63" w:rsidRPr="00A71881" w:rsidRDefault="00BC5F63" w:rsidP="00BC5F63">
            <w:pPr>
              <w:pStyle w:val="GOSTTablenorm"/>
              <w:rPr>
                <w:ins w:id="13262" w:author="Опаева Лидия Арашаевна" w:date="2025-03-31T17:28:00Z"/>
                <w:b/>
                <w:lang w:val="en-US"/>
              </w:rPr>
            </w:pPr>
            <w:ins w:id="13263" w:author="Опаева Лидия Арашаевна" w:date="2025-03-31T17:29:00Z">
              <w:r w:rsidRPr="00F01C62">
                <w:t>T0504833:DT_N</w:t>
              </w:r>
              <w:r>
                <w:rPr>
                  <w:lang w:val="en-US"/>
                </w:rPr>
                <w:t>u</w:t>
              </w:r>
              <w:r w:rsidRPr="00F01C62">
                <w:t>mDO</w:t>
              </w:r>
            </w:ins>
          </w:p>
        </w:tc>
        <w:tc>
          <w:tcPr>
            <w:tcW w:w="1371" w:type="pct"/>
          </w:tcPr>
          <w:p w14:paraId="40DB5BEB" w14:textId="77777777" w:rsidR="00BC5F63" w:rsidRPr="00F01C62" w:rsidRDefault="00BC5F63" w:rsidP="00BC5F63">
            <w:pPr>
              <w:pStyle w:val="GOSTTablenorm"/>
              <w:rPr>
                <w:ins w:id="13264" w:author="Опаева Лидия Арашаевна" w:date="2025-03-31T17:28:00Z"/>
              </w:rPr>
            </w:pPr>
          </w:p>
        </w:tc>
      </w:tr>
      <w:tr w:rsidR="00BC5F63" w:rsidRPr="00B9499D" w14:paraId="33C52FC4" w14:textId="77777777" w:rsidTr="00F265CC">
        <w:trPr>
          <w:ins w:id="13265" w:author="Опаева Лидия Арашаевна" w:date="2025-03-31T17:28:00Z"/>
        </w:trPr>
        <w:tc>
          <w:tcPr>
            <w:tcW w:w="1109" w:type="pct"/>
          </w:tcPr>
          <w:p w14:paraId="5065A731" w14:textId="300737D0" w:rsidR="00BC5F63" w:rsidRPr="001C4BC1" w:rsidRDefault="00BC5F63" w:rsidP="00BC5F63">
            <w:pPr>
              <w:pStyle w:val="GOSTTablenorm"/>
              <w:rPr>
                <w:ins w:id="13266" w:author="Опаева Лидия Арашаевна" w:date="2025-03-31T17:28:00Z"/>
              </w:rPr>
            </w:pPr>
            <w:ins w:id="13267" w:author="Опаева Лидия Арашаевна" w:date="2025-03-31T17:29:00Z">
              <w:r w:rsidRPr="00F01C62">
                <w:t>Номер_ДО_Кт</w:t>
              </w:r>
            </w:ins>
          </w:p>
        </w:tc>
        <w:tc>
          <w:tcPr>
            <w:tcW w:w="302" w:type="pct"/>
          </w:tcPr>
          <w:p w14:paraId="66CBDF1C" w14:textId="1FF4FC35" w:rsidR="00BC5F63" w:rsidRPr="006B36CC" w:rsidRDefault="00BC5F63" w:rsidP="00BC5F63">
            <w:pPr>
              <w:pStyle w:val="GOSTTablenorm"/>
              <w:rPr>
                <w:ins w:id="13268" w:author="Опаева Лидия Арашаевна" w:date="2025-03-31T17:28:00Z"/>
              </w:rPr>
            </w:pPr>
            <w:ins w:id="13269" w:author="Опаева Лидия Арашаевна" w:date="2025-03-31T17:29:00Z">
              <w:r w:rsidRPr="00F01C62">
                <w:t>нет</w:t>
              </w:r>
            </w:ins>
          </w:p>
        </w:tc>
        <w:tc>
          <w:tcPr>
            <w:tcW w:w="1109" w:type="pct"/>
          </w:tcPr>
          <w:p w14:paraId="363B2CFC" w14:textId="147C4856" w:rsidR="00BC5F63" w:rsidRPr="007F26A9" w:rsidRDefault="00BC5F63" w:rsidP="00BC5F63">
            <w:pPr>
              <w:pStyle w:val="GOSTTablenorm"/>
              <w:rPr>
                <w:ins w:id="13270" w:author="Опаева Лидия Арашаевна" w:date="2025-03-31T17:28:00Z"/>
              </w:rPr>
            </w:pPr>
            <w:ins w:id="13271" w:author="Опаева Лидия Арашаевна" w:date="2025-03-31T17:29:00Z">
              <w:r w:rsidRPr="00F01C62">
                <w:t>Номер денежного обязательства по Кт</w:t>
              </w:r>
            </w:ins>
          </w:p>
        </w:tc>
        <w:tc>
          <w:tcPr>
            <w:tcW w:w="1109" w:type="pct"/>
          </w:tcPr>
          <w:p w14:paraId="17398409" w14:textId="6AF8B86D" w:rsidR="00BC5F63" w:rsidRPr="00A71881" w:rsidRDefault="00BC5F63" w:rsidP="00BC5F63">
            <w:pPr>
              <w:pStyle w:val="GOSTTablenorm"/>
              <w:rPr>
                <w:ins w:id="13272" w:author="Опаева Лидия Арашаевна" w:date="2025-03-31T17:28:00Z"/>
                <w:b/>
                <w:lang w:val="en-US"/>
              </w:rPr>
            </w:pPr>
            <w:ins w:id="13273" w:author="Опаева Лидия Арашаевна" w:date="2025-03-31T17:29:00Z">
              <w:r w:rsidRPr="00F01C62">
                <w:t>T0504833:</w:t>
              </w:r>
              <w:r>
                <w:rPr>
                  <w:lang w:val="en-US"/>
                </w:rPr>
                <w:t>C</w:t>
              </w:r>
              <w:r w:rsidRPr="00F01C62">
                <w:t>T_N</w:t>
              </w:r>
              <w:r>
                <w:rPr>
                  <w:lang w:val="en-US"/>
                </w:rPr>
                <w:t>u</w:t>
              </w:r>
              <w:r w:rsidRPr="00F01C62">
                <w:t>mDO</w:t>
              </w:r>
            </w:ins>
          </w:p>
        </w:tc>
        <w:tc>
          <w:tcPr>
            <w:tcW w:w="1371" w:type="pct"/>
          </w:tcPr>
          <w:p w14:paraId="148B017F" w14:textId="77777777" w:rsidR="00BC5F63" w:rsidRPr="00F01C62" w:rsidRDefault="00BC5F63" w:rsidP="00BC5F63">
            <w:pPr>
              <w:pStyle w:val="GOSTTablenorm"/>
              <w:rPr>
                <w:ins w:id="13274" w:author="Опаева Лидия Арашаевна" w:date="2025-03-31T17:28:00Z"/>
              </w:rPr>
            </w:pPr>
          </w:p>
        </w:tc>
      </w:tr>
      <w:tr w:rsidR="00BC5F63" w:rsidRPr="00B9499D" w14:paraId="0CDBA015" w14:textId="77777777" w:rsidTr="00F265CC">
        <w:trPr>
          <w:ins w:id="13275" w:author="Опаева Лидия Арашаевна" w:date="2025-03-31T17:28:00Z"/>
        </w:trPr>
        <w:tc>
          <w:tcPr>
            <w:tcW w:w="1109" w:type="pct"/>
          </w:tcPr>
          <w:p w14:paraId="53AEEF4E" w14:textId="4E7A2A42" w:rsidR="00BC5F63" w:rsidRPr="001C4BC1" w:rsidRDefault="00BC5F63" w:rsidP="00BC5F63">
            <w:pPr>
              <w:pStyle w:val="GOSTTablenorm"/>
              <w:rPr>
                <w:ins w:id="13276" w:author="Опаева Лидия Арашаевна" w:date="2025-03-31T17:28:00Z"/>
              </w:rPr>
            </w:pPr>
            <w:ins w:id="13277" w:author="Опаева Лидия Арашаевна" w:date="2025-03-31T17:29:00Z">
              <w:r w:rsidRPr="00F01C62">
                <w:t>Номер_ДО_</w:t>
              </w:r>
              <w:r>
                <w:t>дополнительный_</w:t>
              </w:r>
              <w:r w:rsidRPr="00F01C62">
                <w:t>Дт</w:t>
              </w:r>
            </w:ins>
          </w:p>
        </w:tc>
        <w:tc>
          <w:tcPr>
            <w:tcW w:w="302" w:type="pct"/>
          </w:tcPr>
          <w:p w14:paraId="791F5E85" w14:textId="3FB3F720" w:rsidR="00BC5F63" w:rsidRPr="006B36CC" w:rsidRDefault="00BC5F63" w:rsidP="00BC5F63">
            <w:pPr>
              <w:pStyle w:val="GOSTTablenorm"/>
              <w:rPr>
                <w:ins w:id="13278" w:author="Опаева Лидия Арашаевна" w:date="2025-03-31T17:28:00Z"/>
              </w:rPr>
            </w:pPr>
            <w:ins w:id="13279" w:author="Опаева Лидия Арашаевна" w:date="2025-03-31T17:29:00Z">
              <w:r w:rsidRPr="002D5BCF">
                <w:t>нет</w:t>
              </w:r>
            </w:ins>
          </w:p>
        </w:tc>
        <w:tc>
          <w:tcPr>
            <w:tcW w:w="1109" w:type="pct"/>
          </w:tcPr>
          <w:p w14:paraId="437A16B1" w14:textId="761C5599" w:rsidR="00BC5F63" w:rsidRPr="007F26A9" w:rsidRDefault="00BC5F63" w:rsidP="00BC5F63">
            <w:pPr>
              <w:pStyle w:val="GOSTTablenorm"/>
              <w:rPr>
                <w:ins w:id="13280" w:author="Опаева Лидия Арашаевна" w:date="2025-03-31T17:28:00Z"/>
              </w:rPr>
            </w:pPr>
            <w:ins w:id="13281" w:author="Опаева Лидия Арашаевна" w:date="2025-03-31T17:29:00Z">
              <w:r w:rsidRPr="00F01C62">
                <w:t>Номер денежного обязательства</w:t>
              </w:r>
              <w:r>
                <w:t xml:space="preserve"> дополнительный</w:t>
              </w:r>
              <w:r w:rsidRPr="00F01C62">
                <w:t xml:space="preserve"> по Дт</w:t>
              </w:r>
            </w:ins>
          </w:p>
        </w:tc>
        <w:tc>
          <w:tcPr>
            <w:tcW w:w="1109" w:type="pct"/>
          </w:tcPr>
          <w:p w14:paraId="3DC5603D" w14:textId="62C818BE" w:rsidR="00BC5F63" w:rsidRPr="00A71881" w:rsidRDefault="00BC5F63" w:rsidP="00BC5F63">
            <w:pPr>
              <w:pStyle w:val="GOSTTablenorm"/>
              <w:rPr>
                <w:ins w:id="13282" w:author="Опаева Лидия Арашаевна" w:date="2025-03-31T17:28:00Z"/>
                <w:b/>
                <w:lang w:val="en-US"/>
              </w:rPr>
            </w:pPr>
            <w:ins w:id="13283" w:author="Опаева Лидия Арашаевна" w:date="2025-03-31T17:29:00Z">
              <w:r w:rsidRPr="0058301A">
                <w:t>T0504833:DT_N</w:t>
              </w:r>
              <w:r>
                <w:rPr>
                  <w:lang w:val="en-US"/>
                </w:rPr>
                <w:t>u</w:t>
              </w:r>
              <w:r w:rsidRPr="0058301A">
                <w:t>mDOAdd</w:t>
              </w:r>
            </w:ins>
          </w:p>
        </w:tc>
        <w:tc>
          <w:tcPr>
            <w:tcW w:w="1371" w:type="pct"/>
          </w:tcPr>
          <w:p w14:paraId="5809D921" w14:textId="77777777" w:rsidR="00BC5F63" w:rsidRPr="00F01C62" w:rsidRDefault="00BC5F63" w:rsidP="00BC5F63">
            <w:pPr>
              <w:pStyle w:val="GOSTTablenorm"/>
              <w:rPr>
                <w:ins w:id="13284" w:author="Опаева Лидия Арашаевна" w:date="2025-03-31T17:28:00Z"/>
              </w:rPr>
            </w:pPr>
          </w:p>
        </w:tc>
      </w:tr>
      <w:tr w:rsidR="00BC5F63" w:rsidRPr="00B9499D" w14:paraId="18DBE0D2" w14:textId="77777777" w:rsidTr="00F265CC">
        <w:trPr>
          <w:ins w:id="13285" w:author="Опаева Лидия Арашаевна" w:date="2025-03-31T17:28:00Z"/>
        </w:trPr>
        <w:tc>
          <w:tcPr>
            <w:tcW w:w="1109" w:type="pct"/>
          </w:tcPr>
          <w:p w14:paraId="0F467B68" w14:textId="3A3DD220" w:rsidR="00BC5F63" w:rsidRPr="001C4BC1" w:rsidRDefault="00BC5F63" w:rsidP="001C081F">
            <w:pPr>
              <w:pStyle w:val="GOSTTablenorm"/>
              <w:rPr>
                <w:ins w:id="13286" w:author="Опаева Лидия Арашаевна" w:date="2025-03-31T17:28:00Z"/>
              </w:rPr>
            </w:pPr>
            <w:ins w:id="13287" w:author="Опаева Лидия Арашаевна" w:date="2025-03-31T17:29:00Z">
              <w:r w:rsidRPr="00F01C62">
                <w:t>Номер_ДО_</w:t>
              </w:r>
              <w:del w:id="13288" w:author="Сатлер Марина Викторовна" w:date="2025-04-03T17:37:00Z">
                <w:r w:rsidDel="001C081F">
                  <w:delText xml:space="preserve"> </w:delText>
                </w:r>
              </w:del>
              <w:r>
                <w:t>дополнительный_</w:t>
              </w:r>
              <w:r w:rsidRPr="00F01C62">
                <w:t>Кт</w:t>
              </w:r>
            </w:ins>
          </w:p>
        </w:tc>
        <w:tc>
          <w:tcPr>
            <w:tcW w:w="302" w:type="pct"/>
          </w:tcPr>
          <w:p w14:paraId="1DF90991" w14:textId="07F68866" w:rsidR="00BC5F63" w:rsidRPr="006B36CC" w:rsidRDefault="00BC5F63" w:rsidP="00BC5F63">
            <w:pPr>
              <w:pStyle w:val="GOSTTablenorm"/>
              <w:rPr>
                <w:ins w:id="13289" w:author="Опаева Лидия Арашаевна" w:date="2025-03-31T17:28:00Z"/>
              </w:rPr>
            </w:pPr>
            <w:ins w:id="13290" w:author="Опаева Лидия Арашаевна" w:date="2025-03-31T17:29:00Z">
              <w:r w:rsidRPr="002D5BCF">
                <w:t>нет</w:t>
              </w:r>
            </w:ins>
          </w:p>
        </w:tc>
        <w:tc>
          <w:tcPr>
            <w:tcW w:w="1109" w:type="pct"/>
          </w:tcPr>
          <w:p w14:paraId="75F0CFC5" w14:textId="17DB5E3D" w:rsidR="00BC5F63" w:rsidRPr="007F26A9" w:rsidRDefault="00BC5F63" w:rsidP="00BC5F63">
            <w:pPr>
              <w:pStyle w:val="GOSTTablenorm"/>
              <w:rPr>
                <w:ins w:id="13291" w:author="Опаева Лидия Арашаевна" w:date="2025-03-31T17:28:00Z"/>
              </w:rPr>
            </w:pPr>
            <w:ins w:id="13292" w:author="Опаева Лидия Арашаевна" w:date="2025-03-31T17:29:00Z">
              <w:r w:rsidRPr="00F01C62">
                <w:t>Номер денежного обязательства</w:t>
              </w:r>
              <w:r>
                <w:t xml:space="preserve"> дополнительный</w:t>
              </w:r>
              <w:r w:rsidRPr="00F01C62">
                <w:t xml:space="preserve"> по Кт</w:t>
              </w:r>
            </w:ins>
          </w:p>
        </w:tc>
        <w:tc>
          <w:tcPr>
            <w:tcW w:w="1109" w:type="pct"/>
          </w:tcPr>
          <w:p w14:paraId="325FBF70" w14:textId="316A27A3" w:rsidR="00BC5F63" w:rsidRPr="00A71881" w:rsidRDefault="00BC5F63" w:rsidP="00BC5F63">
            <w:pPr>
              <w:pStyle w:val="GOSTTablenorm"/>
              <w:rPr>
                <w:ins w:id="13293" w:author="Опаева Лидия Арашаевна" w:date="2025-03-31T17:28:00Z"/>
                <w:b/>
                <w:lang w:val="en-US"/>
              </w:rPr>
            </w:pPr>
            <w:ins w:id="13294" w:author="Опаева Лидия Арашаевна" w:date="2025-03-31T17:29:00Z">
              <w:r w:rsidRPr="0058301A">
                <w:t>T0504833:CT_N</w:t>
              </w:r>
              <w:r>
                <w:rPr>
                  <w:lang w:val="en-US"/>
                </w:rPr>
                <w:t>u</w:t>
              </w:r>
              <w:r w:rsidRPr="0058301A">
                <w:t>mDOAdd</w:t>
              </w:r>
            </w:ins>
          </w:p>
        </w:tc>
        <w:tc>
          <w:tcPr>
            <w:tcW w:w="1371" w:type="pct"/>
          </w:tcPr>
          <w:p w14:paraId="1E4003BB" w14:textId="77777777" w:rsidR="00BC5F63" w:rsidRPr="00F01C62" w:rsidRDefault="00BC5F63" w:rsidP="00BC5F63">
            <w:pPr>
              <w:pStyle w:val="GOSTTablenorm"/>
              <w:rPr>
                <w:ins w:id="13295" w:author="Опаева Лидия Арашаевна" w:date="2025-03-31T17:28:00Z"/>
              </w:rPr>
            </w:pPr>
          </w:p>
        </w:tc>
      </w:tr>
      <w:tr w:rsidR="00BC5F63" w:rsidRPr="00B9499D" w14:paraId="4CD1381A" w14:textId="77777777" w:rsidTr="00F265CC">
        <w:trPr>
          <w:ins w:id="13296" w:author="Опаева Лидия Арашаевна" w:date="2025-03-31T17:28:00Z"/>
        </w:trPr>
        <w:tc>
          <w:tcPr>
            <w:tcW w:w="1109" w:type="pct"/>
          </w:tcPr>
          <w:p w14:paraId="6FED1453" w14:textId="04AC24D8" w:rsidR="00BC5F63" w:rsidRPr="001C4BC1" w:rsidRDefault="00BC5F63" w:rsidP="00BC5F63">
            <w:pPr>
              <w:pStyle w:val="GOSTTablenorm"/>
              <w:rPr>
                <w:ins w:id="13297" w:author="Опаева Лидия Арашаевна" w:date="2025-03-31T17:28:00Z"/>
              </w:rPr>
            </w:pPr>
            <w:ins w:id="13298" w:author="Опаева Лидия Арашаевна" w:date="2025-03-31T17:29:00Z">
              <w:r>
                <w:t>Плановая_дата_Дт</w:t>
              </w:r>
            </w:ins>
          </w:p>
        </w:tc>
        <w:tc>
          <w:tcPr>
            <w:tcW w:w="302" w:type="pct"/>
          </w:tcPr>
          <w:p w14:paraId="75319B2D" w14:textId="5B0E2139" w:rsidR="00BC5F63" w:rsidRPr="006B36CC" w:rsidRDefault="00BC5F63" w:rsidP="00BC5F63">
            <w:pPr>
              <w:pStyle w:val="GOSTTablenorm"/>
              <w:rPr>
                <w:ins w:id="13299" w:author="Опаева Лидия Арашаевна" w:date="2025-03-31T17:28:00Z"/>
              </w:rPr>
            </w:pPr>
            <w:ins w:id="13300" w:author="Опаева Лидия Арашаевна" w:date="2025-03-31T17:29:00Z">
              <w:r w:rsidRPr="002D5BCF">
                <w:t>нет</w:t>
              </w:r>
            </w:ins>
          </w:p>
        </w:tc>
        <w:tc>
          <w:tcPr>
            <w:tcW w:w="1109" w:type="pct"/>
          </w:tcPr>
          <w:p w14:paraId="0B1B0443" w14:textId="481D6EBC" w:rsidR="00BC5F63" w:rsidRPr="007F26A9" w:rsidRDefault="00BC5F63" w:rsidP="00BC5F63">
            <w:pPr>
              <w:pStyle w:val="GOSTTablenorm"/>
              <w:rPr>
                <w:ins w:id="13301" w:author="Опаева Лидия Арашаевна" w:date="2025-03-31T17:28:00Z"/>
              </w:rPr>
            </w:pPr>
            <w:ins w:id="13302" w:author="Опаева Лидия Арашаевна" w:date="2025-03-31T17:29:00Z">
              <w:r>
                <w:t>Плановая дата по Дт</w:t>
              </w:r>
            </w:ins>
          </w:p>
        </w:tc>
        <w:tc>
          <w:tcPr>
            <w:tcW w:w="1109" w:type="pct"/>
          </w:tcPr>
          <w:p w14:paraId="267F3C02" w14:textId="2C2DF2C5" w:rsidR="00BC5F63" w:rsidRPr="00A71881" w:rsidRDefault="00BC5F63" w:rsidP="00BC5F63">
            <w:pPr>
              <w:pStyle w:val="GOSTTablenorm"/>
              <w:rPr>
                <w:ins w:id="13303" w:author="Опаева Лидия Арашаевна" w:date="2025-03-31T17:28:00Z"/>
                <w:b/>
                <w:lang w:val="en-US"/>
              </w:rPr>
            </w:pPr>
            <w:ins w:id="13304" w:author="Опаева Лидия Арашаевна" w:date="2025-03-31T17:29:00Z">
              <w:r w:rsidRPr="0058301A">
                <w:t>T0504833:DT_PlanDate</w:t>
              </w:r>
            </w:ins>
          </w:p>
        </w:tc>
        <w:tc>
          <w:tcPr>
            <w:tcW w:w="1371" w:type="pct"/>
          </w:tcPr>
          <w:p w14:paraId="7A2DDF02" w14:textId="77777777" w:rsidR="00BC5F63" w:rsidRPr="00F01C62" w:rsidRDefault="00BC5F63" w:rsidP="00BC5F63">
            <w:pPr>
              <w:pStyle w:val="GOSTTablenorm"/>
              <w:rPr>
                <w:ins w:id="13305" w:author="Опаева Лидия Арашаевна" w:date="2025-03-31T17:28:00Z"/>
              </w:rPr>
            </w:pPr>
          </w:p>
        </w:tc>
      </w:tr>
      <w:tr w:rsidR="00BC5F63" w:rsidRPr="00B9499D" w14:paraId="0C2FC4CB" w14:textId="77777777" w:rsidTr="00F265CC">
        <w:trPr>
          <w:ins w:id="13306" w:author="Опаева Лидия Арашаевна" w:date="2025-03-31T17:28:00Z"/>
        </w:trPr>
        <w:tc>
          <w:tcPr>
            <w:tcW w:w="1109" w:type="pct"/>
          </w:tcPr>
          <w:p w14:paraId="3EC1322B" w14:textId="79C74C8D" w:rsidR="00BC5F63" w:rsidRPr="001C4BC1" w:rsidRDefault="00BC5F63" w:rsidP="00BC5F63">
            <w:pPr>
              <w:pStyle w:val="GOSTTablenorm"/>
              <w:rPr>
                <w:ins w:id="13307" w:author="Опаева Лидия Арашаевна" w:date="2025-03-31T17:28:00Z"/>
              </w:rPr>
            </w:pPr>
            <w:ins w:id="13308" w:author="Опаева Лидия Арашаевна" w:date="2025-03-31T17:29:00Z">
              <w:r>
                <w:t>Плановая_дата_Кт</w:t>
              </w:r>
            </w:ins>
          </w:p>
        </w:tc>
        <w:tc>
          <w:tcPr>
            <w:tcW w:w="302" w:type="pct"/>
          </w:tcPr>
          <w:p w14:paraId="14AE70BE" w14:textId="6DD0A705" w:rsidR="00BC5F63" w:rsidRPr="006B36CC" w:rsidRDefault="00BC5F63" w:rsidP="00BC5F63">
            <w:pPr>
              <w:pStyle w:val="GOSTTablenorm"/>
              <w:rPr>
                <w:ins w:id="13309" w:author="Опаева Лидия Арашаевна" w:date="2025-03-31T17:28:00Z"/>
              </w:rPr>
            </w:pPr>
            <w:ins w:id="13310" w:author="Опаева Лидия Арашаевна" w:date="2025-03-31T17:29:00Z">
              <w:r w:rsidRPr="002D5BCF">
                <w:t>нет</w:t>
              </w:r>
            </w:ins>
          </w:p>
        </w:tc>
        <w:tc>
          <w:tcPr>
            <w:tcW w:w="1109" w:type="pct"/>
          </w:tcPr>
          <w:p w14:paraId="0327E9B1" w14:textId="78A456EF" w:rsidR="00BC5F63" w:rsidRPr="007F26A9" w:rsidRDefault="00BC5F63" w:rsidP="00BC5F63">
            <w:pPr>
              <w:pStyle w:val="GOSTTablenorm"/>
              <w:rPr>
                <w:ins w:id="13311" w:author="Опаева Лидия Арашаевна" w:date="2025-03-31T17:28:00Z"/>
              </w:rPr>
            </w:pPr>
            <w:ins w:id="13312" w:author="Опаева Лидия Арашаевна" w:date="2025-03-31T17:29:00Z">
              <w:r>
                <w:t>Плановая дата по Кт</w:t>
              </w:r>
            </w:ins>
          </w:p>
        </w:tc>
        <w:tc>
          <w:tcPr>
            <w:tcW w:w="1109" w:type="pct"/>
          </w:tcPr>
          <w:p w14:paraId="2D3CD569" w14:textId="2D358829" w:rsidR="00BC5F63" w:rsidRPr="00A71881" w:rsidRDefault="00BC5F63" w:rsidP="00D17DCC">
            <w:pPr>
              <w:pStyle w:val="GOSTTablenorm"/>
              <w:rPr>
                <w:ins w:id="13313" w:author="Опаева Лидия Арашаевна" w:date="2025-03-31T17:28:00Z"/>
                <w:b/>
                <w:lang w:val="en-US"/>
              </w:rPr>
            </w:pPr>
            <w:ins w:id="13314" w:author="Опаева Лидия Арашаевна" w:date="2025-03-31T17:29:00Z">
              <w:r w:rsidRPr="0058301A">
                <w:t>T0504833:</w:t>
              </w:r>
              <w:del w:id="13315" w:author="Сатлер Марина Викторовна" w:date="2025-04-03T17:29:00Z">
                <w:r w:rsidRPr="0058301A" w:rsidDel="00D17DCC">
                  <w:delText>С</w:delText>
                </w:r>
              </w:del>
            </w:ins>
            <w:ins w:id="13316" w:author="Сатлер Марина Викторовна" w:date="2025-04-03T17:29:00Z">
              <w:r w:rsidR="00D17DCC">
                <w:rPr>
                  <w:lang w:val="en-US"/>
                </w:rPr>
                <w:t>C</w:t>
              </w:r>
            </w:ins>
            <w:ins w:id="13317" w:author="Опаева Лидия Арашаевна" w:date="2025-03-31T17:29:00Z">
              <w:r w:rsidRPr="0058301A">
                <w:t>T_PlanDate</w:t>
              </w:r>
            </w:ins>
          </w:p>
        </w:tc>
        <w:tc>
          <w:tcPr>
            <w:tcW w:w="1371" w:type="pct"/>
          </w:tcPr>
          <w:p w14:paraId="11D3FA23" w14:textId="77777777" w:rsidR="00BC5F63" w:rsidRPr="00F01C62" w:rsidRDefault="00BC5F63" w:rsidP="00BC5F63">
            <w:pPr>
              <w:pStyle w:val="GOSTTablenorm"/>
              <w:rPr>
                <w:ins w:id="13318" w:author="Опаева Лидия Арашаевна" w:date="2025-03-31T17:28:00Z"/>
              </w:rPr>
            </w:pPr>
          </w:p>
        </w:tc>
      </w:tr>
    </w:tbl>
    <w:p w14:paraId="004B3486" w14:textId="314ED25D" w:rsidR="006043A1" w:rsidRDefault="008242B4" w:rsidP="00F265CC">
      <w:pPr>
        <w:pStyle w:val="GOSTNameTable"/>
      </w:pPr>
      <w:r>
        <w:rPr>
          <w:noProof/>
        </w:rPr>
        <w:fldChar w:fldCharType="begin"/>
      </w:r>
      <w:r>
        <w:rPr>
          <w:noProof/>
        </w:rPr>
        <w:instrText xml:space="preserve"> SEQ Таблица \* ARABIC </w:instrText>
      </w:r>
      <w:r>
        <w:rPr>
          <w:noProof/>
        </w:rPr>
        <w:fldChar w:fldCharType="separate"/>
      </w:r>
      <w:bookmarkStart w:id="13319" w:name="_Toc226563191"/>
      <w:r w:rsidR="00AB1BE0">
        <w:rPr>
          <w:noProof/>
        </w:rPr>
        <w:t>35</w:t>
      </w:r>
      <w:r>
        <w:rPr>
          <w:noProof/>
        </w:rPr>
        <w:fldChar w:fldCharType="end"/>
      </w:r>
      <w:r w:rsidR="006043A1">
        <w:t xml:space="preserve"> - </w:t>
      </w:r>
      <w:r w:rsidR="006043A1" w:rsidRPr="005B6CC3">
        <w:t>Перечень атрибутов, соответствующих типу документа</w:t>
      </w:r>
      <w:r w:rsidR="006043A1">
        <w:t xml:space="preserve"> «</w:t>
      </w:r>
      <w:r w:rsidR="006043A1" w:rsidRPr="00F01C62">
        <w:t>Справка</w:t>
      </w:r>
      <w:del w:id="13320" w:author="Чиркова Наталия Сергеевна" w:date="2024-04-01T17:30:00Z">
        <w:r w:rsidR="006043A1" w:rsidRPr="00F01C62" w:rsidDel="00AE70F2">
          <w:delText>, сформированная на основании данных из лицевых счетов СВР</w:delText>
        </w:r>
      </w:del>
      <w:r w:rsidR="006043A1" w:rsidRPr="00F01C62">
        <w:t xml:space="preserve"> для миграции</w:t>
      </w:r>
      <w:r w:rsidR="006043A1">
        <w:t>»</w:t>
      </w:r>
      <w:r w:rsidR="006043A1" w:rsidRPr="00F01C62">
        <w:t xml:space="preserve"> ARP_SVAP_MIGRATION</w:t>
      </w:r>
      <w:bookmarkEnd w:id="13319"/>
    </w:p>
    <w:tbl>
      <w:tblPr>
        <w:tblStyle w:val="GOSTTable"/>
        <w:tblW w:w="5000" w:type="pct"/>
        <w:tblLayout w:type="fixed"/>
        <w:tblLook w:val="07E0" w:firstRow="1" w:lastRow="1" w:firstColumn="1" w:lastColumn="1" w:noHBand="1" w:noVBand="1"/>
      </w:tblPr>
      <w:tblGrid>
        <w:gridCol w:w="3495"/>
        <w:gridCol w:w="952"/>
        <w:gridCol w:w="3496"/>
        <w:gridCol w:w="3496"/>
        <w:gridCol w:w="4321"/>
      </w:tblGrid>
      <w:tr w:rsidR="00F265CC" w:rsidRPr="00B9499D" w14:paraId="4ED3D3D0" w14:textId="77777777" w:rsidTr="000976AD">
        <w:trPr>
          <w:cnfStyle w:val="100000000000" w:firstRow="1" w:lastRow="0" w:firstColumn="0" w:lastColumn="0" w:oddVBand="0" w:evenVBand="0" w:oddHBand="0" w:evenHBand="0" w:firstRowFirstColumn="0" w:firstRowLastColumn="0" w:lastRowFirstColumn="0" w:lastRowLastColumn="0"/>
        </w:trPr>
        <w:tc>
          <w:tcPr>
            <w:tcW w:w="1109" w:type="pct"/>
          </w:tcPr>
          <w:p w14:paraId="0111A569" w14:textId="11C981AE" w:rsidR="00F265CC" w:rsidRPr="00F01C62" w:rsidRDefault="00F265CC" w:rsidP="000976AD">
            <w:pPr>
              <w:pStyle w:val="GOSTTableHead"/>
            </w:pPr>
            <w:r w:rsidRPr="00B9499D">
              <w:t>Наименование атрибута</w:t>
            </w:r>
          </w:p>
        </w:tc>
        <w:tc>
          <w:tcPr>
            <w:tcW w:w="302" w:type="pct"/>
          </w:tcPr>
          <w:p w14:paraId="1D0355AF" w14:textId="7A80AF86" w:rsidR="00F265CC" w:rsidRPr="00F01C62" w:rsidRDefault="00F265CC" w:rsidP="000976AD">
            <w:pPr>
              <w:pStyle w:val="GOSTTableHead"/>
            </w:pPr>
            <w:r w:rsidRPr="00B9499D">
              <w:t>Вычисляемый атрибут</w:t>
            </w:r>
          </w:p>
        </w:tc>
        <w:tc>
          <w:tcPr>
            <w:tcW w:w="1109" w:type="pct"/>
          </w:tcPr>
          <w:p w14:paraId="23FAD851" w14:textId="35DA942D" w:rsidR="00F265CC" w:rsidRPr="00F01C62" w:rsidRDefault="00F265CC" w:rsidP="000976AD">
            <w:pPr>
              <w:pStyle w:val="GOSTTableHead"/>
            </w:pPr>
            <w:r w:rsidRPr="00B9499D">
              <w:t>Описание атрибута</w:t>
            </w:r>
          </w:p>
        </w:tc>
        <w:tc>
          <w:tcPr>
            <w:tcW w:w="1109" w:type="pct"/>
          </w:tcPr>
          <w:p w14:paraId="6949742D" w14:textId="1D735CCA" w:rsidR="00F265CC" w:rsidRPr="00F01C62" w:rsidRDefault="00F265CC" w:rsidP="000976AD">
            <w:pPr>
              <w:pStyle w:val="GOSTTableHead"/>
            </w:pPr>
            <w:r w:rsidRPr="00B9499D">
              <w:t>Реквизит документа (наименование тега)</w:t>
            </w:r>
          </w:p>
        </w:tc>
        <w:tc>
          <w:tcPr>
            <w:tcW w:w="1371" w:type="pct"/>
          </w:tcPr>
          <w:p w14:paraId="41FAD540" w14:textId="6DBB6E13" w:rsidR="00F265CC" w:rsidRPr="00F01C62" w:rsidRDefault="00F265CC" w:rsidP="000976AD">
            <w:pPr>
              <w:pStyle w:val="GOSTTableHead"/>
            </w:pPr>
            <w:r w:rsidRPr="00B9499D">
              <w:t>Алгоритм вычисления</w:t>
            </w:r>
          </w:p>
        </w:tc>
      </w:tr>
      <w:tr w:rsidR="005C3E95" w:rsidRPr="00B9499D" w14:paraId="02AEF1D7" w14:textId="77777777" w:rsidTr="00F265CC">
        <w:tc>
          <w:tcPr>
            <w:tcW w:w="1109" w:type="pct"/>
          </w:tcPr>
          <w:p w14:paraId="5988D66A" w14:textId="02D6D7BF" w:rsidR="005C3E95" w:rsidRPr="00F01C62" w:rsidRDefault="005C3E95" w:rsidP="00F01C62">
            <w:pPr>
              <w:pStyle w:val="GOSTTablenorm"/>
            </w:pPr>
            <w:r w:rsidRPr="00F01C62">
              <w:t>Дата_документа</w:t>
            </w:r>
          </w:p>
        </w:tc>
        <w:tc>
          <w:tcPr>
            <w:tcW w:w="302" w:type="pct"/>
          </w:tcPr>
          <w:p w14:paraId="719696E4" w14:textId="071F6912" w:rsidR="005C3E95" w:rsidRPr="00F01C62" w:rsidRDefault="005C3E95" w:rsidP="00F01C62">
            <w:pPr>
              <w:pStyle w:val="GOSTTablenorm"/>
            </w:pPr>
            <w:r w:rsidRPr="00F01C62">
              <w:t>нет</w:t>
            </w:r>
          </w:p>
        </w:tc>
        <w:tc>
          <w:tcPr>
            <w:tcW w:w="1109" w:type="pct"/>
          </w:tcPr>
          <w:p w14:paraId="3927A8BB" w14:textId="2ECD95DC" w:rsidR="005C3E95" w:rsidRPr="00F01C62" w:rsidRDefault="005C3E95" w:rsidP="00F01C62">
            <w:pPr>
              <w:pStyle w:val="GOSTTablenorm"/>
            </w:pPr>
            <w:r w:rsidRPr="00F01C62">
              <w:t>Дата документа</w:t>
            </w:r>
          </w:p>
        </w:tc>
        <w:tc>
          <w:tcPr>
            <w:tcW w:w="1109" w:type="pct"/>
          </w:tcPr>
          <w:p w14:paraId="4180EA2C" w14:textId="58E69662" w:rsidR="005C3E95" w:rsidRPr="00F01C62" w:rsidRDefault="005C3E95" w:rsidP="00F01C62">
            <w:pPr>
              <w:pStyle w:val="GOSTTablenorm"/>
            </w:pPr>
            <w:r w:rsidRPr="00F01C62">
              <w:t>datecreated</w:t>
            </w:r>
          </w:p>
        </w:tc>
        <w:tc>
          <w:tcPr>
            <w:tcW w:w="1371" w:type="pct"/>
          </w:tcPr>
          <w:p w14:paraId="09A46477" w14:textId="77777777" w:rsidR="005C3E95" w:rsidRPr="00F01C62" w:rsidRDefault="005C3E95" w:rsidP="00F01C62">
            <w:pPr>
              <w:pStyle w:val="GOSTTablenorm"/>
            </w:pPr>
          </w:p>
        </w:tc>
      </w:tr>
      <w:tr w:rsidR="005C3E95" w:rsidRPr="00B9499D" w14:paraId="7AC5529E" w14:textId="77777777" w:rsidTr="00F265CC">
        <w:tc>
          <w:tcPr>
            <w:tcW w:w="1109" w:type="pct"/>
          </w:tcPr>
          <w:p w14:paraId="77DE8DFD" w14:textId="2124183A" w:rsidR="005C3E95" w:rsidRPr="00F01C62" w:rsidRDefault="005C3E95" w:rsidP="00F01C62">
            <w:pPr>
              <w:pStyle w:val="GOSTTablenorm"/>
            </w:pPr>
            <w:r w:rsidRPr="00F01C62">
              <w:t>Номер_документа</w:t>
            </w:r>
          </w:p>
        </w:tc>
        <w:tc>
          <w:tcPr>
            <w:tcW w:w="302" w:type="pct"/>
          </w:tcPr>
          <w:p w14:paraId="2FFA2CDB" w14:textId="00C22EC2" w:rsidR="005C3E95" w:rsidRPr="00F01C62" w:rsidRDefault="005C3E95" w:rsidP="00F01C62">
            <w:pPr>
              <w:pStyle w:val="GOSTTablenorm"/>
            </w:pPr>
            <w:r w:rsidRPr="00F01C62">
              <w:t>нет</w:t>
            </w:r>
          </w:p>
        </w:tc>
        <w:tc>
          <w:tcPr>
            <w:tcW w:w="1109" w:type="pct"/>
          </w:tcPr>
          <w:p w14:paraId="2B979079" w14:textId="3488791B" w:rsidR="005C3E95" w:rsidRPr="00F01C62" w:rsidRDefault="005C3E95" w:rsidP="00F01C62">
            <w:pPr>
              <w:pStyle w:val="GOSTTablenorm"/>
            </w:pPr>
            <w:r w:rsidRPr="00F01C62">
              <w:t>Номер документа</w:t>
            </w:r>
          </w:p>
        </w:tc>
        <w:tc>
          <w:tcPr>
            <w:tcW w:w="1109" w:type="pct"/>
          </w:tcPr>
          <w:p w14:paraId="708E2D4C" w14:textId="729AD63A" w:rsidR="005C3E95" w:rsidRPr="00F01C62" w:rsidRDefault="005C3E95" w:rsidP="00F01C62">
            <w:pPr>
              <w:pStyle w:val="GOSTTablenorm"/>
            </w:pPr>
            <w:r w:rsidRPr="00F01C62">
              <w:t>numdoc</w:t>
            </w:r>
          </w:p>
        </w:tc>
        <w:tc>
          <w:tcPr>
            <w:tcW w:w="1371" w:type="pct"/>
          </w:tcPr>
          <w:p w14:paraId="196CB76B" w14:textId="77777777" w:rsidR="005C3E95" w:rsidRPr="00F01C62" w:rsidRDefault="005C3E95" w:rsidP="00F01C62">
            <w:pPr>
              <w:pStyle w:val="GOSTTablenorm"/>
            </w:pPr>
          </w:p>
        </w:tc>
      </w:tr>
      <w:tr w:rsidR="005C3E95" w:rsidRPr="00B9499D" w14:paraId="4A7BC057" w14:textId="77777777" w:rsidTr="00F265CC">
        <w:tc>
          <w:tcPr>
            <w:tcW w:w="1109" w:type="pct"/>
          </w:tcPr>
          <w:p w14:paraId="0E9C7838" w14:textId="4058FCEE" w:rsidR="005C3E95" w:rsidRPr="00F01C62" w:rsidRDefault="005C3E95" w:rsidP="00F01C62">
            <w:pPr>
              <w:pStyle w:val="GOSTTablenorm"/>
            </w:pPr>
            <w:r w:rsidRPr="00F01C62">
              <w:t>Тип_справки</w:t>
            </w:r>
          </w:p>
        </w:tc>
        <w:tc>
          <w:tcPr>
            <w:tcW w:w="302" w:type="pct"/>
          </w:tcPr>
          <w:p w14:paraId="23BCA721" w14:textId="30EC15B2" w:rsidR="005C3E95" w:rsidRPr="00F01C62" w:rsidRDefault="005C3E95" w:rsidP="00F01C62">
            <w:pPr>
              <w:pStyle w:val="GOSTTablenorm"/>
            </w:pPr>
            <w:r w:rsidRPr="00F01C62">
              <w:t>нет</w:t>
            </w:r>
          </w:p>
        </w:tc>
        <w:tc>
          <w:tcPr>
            <w:tcW w:w="1109" w:type="pct"/>
          </w:tcPr>
          <w:p w14:paraId="17646BF7" w14:textId="6C092255" w:rsidR="005C3E95" w:rsidRPr="00F01C62" w:rsidRDefault="005C3E95" w:rsidP="00F01C62">
            <w:pPr>
              <w:pStyle w:val="GOSTTablenorm"/>
            </w:pPr>
            <w:r w:rsidRPr="00F01C62">
              <w:t>Тип документа</w:t>
            </w:r>
          </w:p>
        </w:tc>
        <w:tc>
          <w:tcPr>
            <w:tcW w:w="1109" w:type="pct"/>
          </w:tcPr>
          <w:p w14:paraId="028EA772" w14:textId="3576FA76" w:rsidR="005C3E95" w:rsidRPr="00F01C62" w:rsidRDefault="005C3E95" w:rsidP="00F01C62">
            <w:pPr>
              <w:pStyle w:val="GOSTTablenorm"/>
            </w:pPr>
            <w:r w:rsidRPr="00F01C62">
              <w:t>typedoc</w:t>
            </w:r>
          </w:p>
        </w:tc>
        <w:tc>
          <w:tcPr>
            <w:tcW w:w="1371" w:type="pct"/>
          </w:tcPr>
          <w:p w14:paraId="35BA632F" w14:textId="77777777" w:rsidR="005C3E95" w:rsidRPr="00F01C62" w:rsidRDefault="005C3E95" w:rsidP="00F01C62">
            <w:pPr>
              <w:pStyle w:val="GOSTTablenorm"/>
            </w:pPr>
          </w:p>
        </w:tc>
      </w:tr>
      <w:tr w:rsidR="00032D96" w:rsidRPr="00B9499D" w14:paraId="057748C9" w14:textId="77777777" w:rsidTr="00F265CC">
        <w:tc>
          <w:tcPr>
            <w:tcW w:w="1109" w:type="pct"/>
          </w:tcPr>
          <w:p w14:paraId="43DBD469" w14:textId="142373DF" w:rsidR="00032D96" w:rsidRPr="00032D96" w:rsidRDefault="00032D96" w:rsidP="00032D96">
            <w:pPr>
              <w:pStyle w:val="GOSTTablenorm"/>
              <w:rPr>
                <w:highlight w:val="cyan"/>
              </w:rPr>
            </w:pPr>
            <w:r w:rsidRPr="00032D96">
              <w:rPr>
                <w:highlight w:val="cyan"/>
              </w:rPr>
              <w:t>Код_системы</w:t>
            </w:r>
          </w:p>
        </w:tc>
        <w:tc>
          <w:tcPr>
            <w:tcW w:w="302" w:type="pct"/>
          </w:tcPr>
          <w:p w14:paraId="63709736" w14:textId="6FE6856E" w:rsidR="00032D96" w:rsidRPr="00032D96" w:rsidRDefault="002E0C8F" w:rsidP="00032D96">
            <w:pPr>
              <w:pStyle w:val="GOSTTablenorm"/>
              <w:rPr>
                <w:highlight w:val="cyan"/>
              </w:rPr>
            </w:pPr>
            <w:r>
              <w:rPr>
                <w:highlight w:val="cyan"/>
              </w:rPr>
              <w:t>нет</w:t>
            </w:r>
          </w:p>
        </w:tc>
        <w:tc>
          <w:tcPr>
            <w:tcW w:w="1109" w:type="pct"/>
          </w:tcPr>
          <w:p w14:paraId="7165CF00" w14:textId="645BD035" w:rsidR="00032D96" w:rsidRPr="00032D96" w:rsidRDefault="00032D96" w:rsidP="00032D96">
            <w:pPr>
              <w:pStyle w:val="GOSTTablenorm"/>
              <w:rPr>
                <w:highlight w:val="cyan"/>
              </w:rPr>
            </w:pPr>
            <w:ins w:id="13321" w:author="Опаева Лидия Арашаевна" w:date="2024-09-13T17:18:00Z">
              <w:r w:rsidRPr="00032D96">
                <w:rPr>
                  <w:highlight w:val="cyan"/>
                </w:rPr>
                <w:t>Код подсистемы-источника</w:t>
              </w:r>
            </w:ins>
          </w:p>
        </w:tc>
        <w:tc>
          <w:tcPr>
            <w:tcW w:w="1109" w:type="pct"/>
          </w:tcPr>
          <w:p w14:paraId="69C331C7" w14:textId="314F674F" w:rsidR="00032D96" w:rsidRPr="00032D96" w:rsidRDefault="00032D96" w:rsidP="00032D96">
            <w:pPr>
              <w:pStyle w:val="GOSTTablenorm"/>
              <w:rPr>
                <w:highlight w:val="cyan"/>
              </w:rPr>
            </w:pPr>
            <w:ins w:id="13322" w:author="Опаева Лидия Арашаевна" w:date="2024-09-13T17:18:00Z">
              <w:r w:rsidRPr="00032D96">
                <w:rPr>
                  <w:color w:val="000000"/>
                  <w:highlight w:val="cyan"/>
                </w:rPr>
                <w:t>TtlPrt_Source</w:t>
              </w:r>
            </w:ins>
          </w:p>
        </w:tc>
        <w:tc>
          <w:tcPr>
            <w:tcW w:w="1371" w:type="pct"/>
          </w:tcPr>
          <w:p w14:paraId="00598606" w14:textId="69D80252" w:rsidR="00032D96" w:rsidRPr="00032D96" w:rsidRDefault="00032D96" w:rsidP="00032D96">
            <w:pPr>
              <w:pStyle w:val="GOSTTablenorm"/>
            </w:pPr>
            <w:r w:rsidRPr="00032D96">
              <w:rPr>
                <w:highlight w:val="cyan"/>
              </w:rPr>
              <w:t>Если раздел = 8, то заполняется значением «</w:t>
            </w:r>
            <w:ins w:id="13323" w:author="Опаева Лидия Арашаевна" w:date="2024-09-13T17:18:00Z">
              <w:r w:rsidRPr="00032D96">
                <w:rPr>
                  <w:highlight w:val="cyan"/>
                  <w:lang w:val="en-US"/>
                </w:rPr>
                <w:t>ARP</w:t>
              </w:r>
              <w:r w:rsidRPr="00032D96">
                <w:rPr>
                  <w:highlight w:val="cyan"/>
                </w:rPr>
                <w:t>-</w:t>
              </w:r>
            </w:ins>
            <w:r w:rsidRPr="00032D96">
              <w:rPr>
                <w:highlight w:val="cyan"/>
                <w:lang w:val="en-US"/>
              </w:rPr>
              <w:t>TSE</w:t>
            </w:r>
            <w:r w:rsidRPr="00032D96">
              <w:rPr>
                <w:highlight w:val="cyan"/>
              </w:rPr>
              <w:t>», иначе не заполняется</w:t>
            </w:r>
          </w:p>
        </w:tc>
      </w:tr>
      <w:tr w:rsidR="005C3E95" w:rsidRPr="00B9499D" w14:paraId="31F9A589" w14:textId="77777777" w:rsidTr="00F265CC">
        <w:tc>
          <w:tcPr>
            <w:tcW w:w="1109" w:type="pct"/>
          </w:tcPr>
          <w:p w14:paraId="088EB847" w14:textId="307343C8" w:rsidR="005C3E95" w:rsidRPr="00F01C62" w:rsidRDefault="005C3E95" w:rsidP="00F01C62">
            <w:pPr>
              <w:pStyle w:val="GOSTTablenorm"/>
            </w:pPr>
            <w:r w:rsidRPr="00F01C62">
              <w:t>Наименование_документа</w:t>
            </w:r>
          </w:p>
        </w:tc>
        <w:tc>
          <w:tcPr>
            <w:tcW w:w="302" w:type="pct"/>
          </w:tcPr>
          <w:p w14:paraId="66403A22" w14:textId="50FC0B00" w:rsidR="005C3E95" w:rsidRPr="00F01C62" w:rsidRDefault="005C3E95" w:rsidP="00F01C62">
            <w:pPr>
              <w:pStyle w:val="GOSTTablenorm"/>
            </w:pPr>
            <w:r w:rsidRPr="00F01C62">
              <w:t>да</w:t>
            </w:r>
          </w:p>
        </w:tc>
        <w:tc>
          <w:tcPr>
            <w:tcW w:w="1109" w:type="pct"/>
          </w:tcPr>
          <w:p w14:paraId="490308FC" w14:textId="703ED371" w:rsidR="005C3E95" w:rsidRPr="00F01C62" w:rsidRDefault="005C3E95" w:rsidP="00F01C62">
            <w:pPr>
              <w:pStyle w:val="GOSTTablenorm"/>
            </w:pPr>
            <w:r w:rsidRPr="00F01C62">
              <w:t>Наименование документа</w:t>
            </w:r>
          </w:p>
        </w:tc>
        <w:tc>
          <w:tcPr>
            <w:tcW w:w="1109" w:type="pct"/>
          </w:tcPr>
          <w:p w14:paraId="147C9533" w14:textId="255E4C5C" w:rsidR="005C3E95" w:rsidRPr="00F01C62" w:rsidRDefault="00AE70F2" w:rsidP="00F01C62">
            <w:pPr>
              <w:pStyle w:val="GOSTTablenorm"/>
            </w:pPr>
            <w:ins w:id="13324" w:author="Чиркова Наталия Сергеевна" w:date="2024-04-01T17:30:00Z">
              <w:r w:rsidRPr="00F01C62">
                <w:t>typedoc</w:t>
              </w:r>
            </w:ins>
            <w:del w:id="13325" w:author="Чиркова Наталия Сергеевна" w:date="2024-04-01T17:30:00Z">
              <w:r w:rsidR="005C3E95" w:rsidRPr="00F01C62" w:rsidDel="00AE70F2">
                <w:delText>TypeDoc</w:delText>
              </w:r>
            </w:del>
          </w:p>
        </w:tc>
        <w:tc>
          <w:tcPr>
            <w:tcW w:w="1371" w:type="pct"/>
          </w:tcPr>
          <w:p w14:paraId="7F15A64D" w14:textId="77777777" w:rsidR="005C3E95" w:rsidRDefault="005C3E95" w:rsidP="00AE70F2">
            <w:pPr>
              <w:pStyle w:val="GOSTTablenorm"/>
              <w:rPr>
                <w:ins w:id="13326" w:author="Чиркова Наталия Сергеевна" w:date="2024-04-01T17:31:00Z"/>
              </w:rPr>
            </w:pPr>
            <w:r w:rsidRPr="00F01C62">
              <w:t xml:space="preserve">Наименование документа определяется по справочнику </w:t>
            </w:r>
            <w:r w:rsidR="00F01C62">
              <w:t>«</w:t>
            </w:r>
            <w:r w:rsidRPr="00F01C62">
              <w:t>Типы документов</w:t>
            </w:r>
            <w:r w:rsidR="00F01C62">
              <w:t>»</w:t>
            </w:r>
            <w:r w:rsidRPr="00F01C62">
              <w:t xml:space="preserve"> с помощью значения атрибута Тип_</w:t>
            </w:r>
            <w:del w:id="13327" w:author="Чиркова Наталия Сергеевна" w:date="2024-04-01T17:30:00Z">
              <w:r w:rsidRPr="00F01C62" w:rsidDel="00AE70F2">
                <w:delText xml:space="preserve">документа </w:delText>
              </w:r>
            </w:del>
            <w:ins w:id="13328" w:author="Чиркова Наталия Сергеевна" w:date="2024-04-01T17:30:00Z">
              <w:r w:rsidR="00AE70F2">
                <w:t>справки</w:t>
              </w:r>
              <w:r w:rsidR="00AE70F2" w:rsidRPr="00F01C62">
                <w:t xml:space="preserve"> </w:t>
              </w:r>
            </w:ins>
            <w:r w:rsidRPr="00F01C62">
              <w:t>(</w:t>
            </w:r>
            <w:ins w:id="13329" w:author="Чиркова Наталия Сергеевна" w:date="2024-04-01T17:31:00Z">
              <w:r w:rsidR="00AE70F2" w:rsidRPr="00F01C62">
                <w:t>typedoc</w:t>
              </w:r>
            </w:ins>
            <w:del w:id="13330" w:author="Чиркова Наталия Сергеевна" w:date="2024-04-01T17:31:00Z">
              <w:r w:rsidRPr="00F01C62" w:rsidDel="00AE70F2">
                <w:delText>TypeDoc</w:delText>
              </w:r>
            </w:del>
            <w:r w:rsidRPr="00F01C62">
              <w:t>)</w:t>
            </w:r>
            <w:ins w:id="13331" w:author="Чиркова Наталия Сергеевна" w:date="2024-04-01T17:31:00Z">
              <w:r w:rsidR="00AE70F2">
                <w:t>:</w:t>
              </w:r>
            </w:ins>
          </w:p>
          <w:p w14:paraId="464694AE" w14:textId="77777777" w:rsidR="00AE70F2" w:rsidRDefault="00AE70F2" w:rsidP="00AE70F2">
            <w:pPr>
              <w:pStyle w:val="GOSTTableListMark1"/>
              <w:numPr>
                <w:ilvl w:val="0"/>
                <w:numId w:val="1"/>
              </w:numPr>
              <w:rPr>
                <w:ins w:id="13332" w:author="Чиркова Наталия Сергеевна" w:date="2024-04-01T17:31:00Z"/>
              </w:rPr>
            </w:pPr>
            <w:ins w:id="13333" w:author="Чиркова Наталия Сергеевна" w:date="2024-04-01T17:31:00Z">
              <w:r>
                <w:t>для типа справки «МИГ» заполняется значением «</w:t>
              </w:r>
              <w:r w:rsidRPr="00F01C62">
                <w:t>Справка, сформированная на основании данных из лицевых счетов СВР для миграции</w:t>
              </w:r>
              <w:r>
                <w:t>»;</w:t>
              </w:r>
            </w:ins>
          </w:p>
          <w:p w14:paraId="0A747D5A" w14:textId="1CC2BA91" w:rsidR="00AE70F2" w:rsidRPr="00F01C62" w:rsidRDefault="00AE70F2" w:rsidP="00AE70F2">
            <w:pPr>
              <w:pStyle w:val="GOSTTableListMark1"/>
              <w:numPr>
                <w:ilvl w:val="0"/>
                <w:numId w:val="1"/>
              </w:numPr>
            </w:pPr>
            <w:ins w:id="13334" w:author="Чиркова Наталия Сергеевна" w:date="2024-04-01T17:31:00Z">
              <w:r>
                <w:t>для типа справки «БИГ» заполняется значением «</w:t>
              </w:r>
              <w:r w:rsidRPr="00BE4E91">
                <w:t>Справка для миграции</w:t>
              </w:r>
              <w:r>
                <w:t>»</w:t>
              </w:r>
            </w:ins>
          </w:p>
        </w:tc>
      </w:tr>
      <w:tr w:rsidR="00AE70F2" w:rsidRPr="00B9499D" w14:paraId="5F9AE6BA" w14:textId="77777777" w:rsidTr="00F265CC">
        <w:trPr>
          <w:ins w:id="13335" w:author="Чиркова Наталия Сергеевна" w:date="2024-04-01T17:33:00Z"/>
        </w:trPr>
        <w:tc>
          <w:tcPr>
            <w:tcW w:w="1109" w:type="pct"/>
          </w:tcPr>
          <w:p w14:paraId="5622B9F2" w14:textId="32744394" w:rsidR="00AE70F2" w:rsidRPr="00F01C62" w:rsidRDefault="00AE70F2" w:rsidP="00AE70F2">
            <w:pPr>
              <w:pStyle w:val="GOSTTablenorm"/>
              <w:rPr>
                <w:ins w:id="13336" w:author="Чиркова Наталия Сергеевна" w:date="2024-04-01T17:33:00Z"/>
              </w:rPr>
            </w:pPr>
            <w:ins w:id="13337" w:author="Чиркова Наталия Сергеевна" w:date="2024-04-01T17:33:00Z">
              <w:r>
                <w:t>Раздел</w:t>
              </w:r>
            </w:ins>
          </w:p>
        </w:tc>
        <w:tc>
          <w:tcPr>
            <w:tcW w:w="302" w:type="pct"/>
          </w:tcPr>
          <w:p w14:paraId="0D4451A2" w14:textId="17D586EF" w:rsidR="00AE70F2" w:rsidRPr="00F01C62" w:rsidRDefault="00AE70F2" w:rsidP="00AE70F2">
            <w:pPr>
              <w:pStyle w:val="GOSTTablenorm"/>
              <w:rPr>
                <w:ins w:id="13338" w:author="Чиркова Наталия Сергеевна" w:date="2024-04-01T17:33:00Z"/>
              </w:rPr>
            </w:pPr>
            <w:ins w:id="13339" w:author="Чиркова Наталия Сергеевна" w:date="2024-04-01T17:33:00Z">
              <w:r>
                <w:t>нет</w:t>
              </w:r>
            </w:ins>
          </w:p>
        </w:tc>
        <w:tc>
          <w:tcPr>
            <w:tcW w:w="1109" w:type="pct"/>
          </w:tcPr>
          <w:p w14:paraId="10FC69BA" w14:textId="75A64148" w:rsidR="00AE70F2" w:rsidRPr="00F01C62" w:rsidRDefault="00AE70F2" w:rsidP="00AE70F2">
            <w:pPr>
              <w:pStyle w:val="GOSTTablenorm"/>
              <w:rPr>
                <w:ins w:id="13340" w:author="Чиркова Наталия Сергеевна" w:date="2024-04-01T17:33:00Z"/>
              </w:rPr>
            </w:pPr>
            <w:ins w:id="13341" w:author="Чиркова Наталия Сергеевна" w:date="2024-04-01T17:33:00Z">
              <w:r w:rsidRPr="007E547B">
                <w:rPr>
                  <w:bCs/>
                </w:rPr>
                <w:t>Раздел</w:t>
              </w:r>
            </w:ins>
          </w:p>
        </w:tc>
        <w:tc>
          <w:tcPr>
            <w:tcW w:w="1109" w:type="pct"/>
          </w:tcPr>
          <w:p w14:paraId="3E70CF0D" w14:textId="06236BC8" w:rsidR="00AE70F2" w:rsidRPr="00F01C62" w:rsidRDefault="00AE70F2" w:rsidP="00AE70F2">
            <w:pPr>
              <w:pStyle w:val="GOSTTablenorm"/>
              <w:rPr>
                <w:ins w:id="13342" w:author="Чиркова Наталия Сергеевна" w:date="2024-04-01T17:33:00Z"/>
              </w:rPr>
            </w:pPr>
            <w:ins w:id="13343" w:author="Чиркова Наталия Сергеевна" w:date="2024-04-01T17:33:00Z">
              <w:r w:rsidRPr="007E547B">
                <w:rPr>
                  <w:lang w:val="en-US"/>
                </w:rPr>
                <w:t>listdoc</w:t>
              </w:r>
            </w:ins>
          </w:p>
        </w:tc>
        <w:tc>
          <w:tcPr>
            <w:tcW w:w="1371" w:type="pct"/>
          </w:tcPr>
          <w:p w14:paraId="08C3EE55" w14:textId="77777777" w:rsidR="00AE70F2" w:rsidRPr="00F01C62" w:rsidRDefault="00AE70F2" w:rsidP="00AE70F2">
            <w:pPr>
              <w:pStyle w:val="GOSTTablenorm"/>
              <w:rPr>
                <w:ins w:id="13344" w:author="Чиркова Наталия Сергеевна" w:date="2024-04-01T17:33:00Z"/>
              </w:rPr>
            </w:pPr>
          </w:p>
        </w:tc>
      </w:tr>
      <w:tr w:rsidR="00AE70F2" w:rsidRPr="00B9499D" w14:paraId="114DAF97" w14:textId="77777777" w:rsidTr="00F265CC">
        <w:tc>
          <w:tcPr>
            <w:tcW w:w="1109" w:type="pct"/>
          </w:tcPr>
          <w:p w14:paraId="62AED039" w14:textId="73BF565D" w:rsidR="00AE70F2" w:rsidRPr="00F01C62" w:rsidRDefault="00AE70F2" w:rsidP="00AE70F2">
            <w:pPr>
              <w:pStyle w:val="GOSTTablenorm"/>
            </w:pPr>
            <w:r w:rsidRPr="00F01C62">
              <w:t>Код_валюты</w:t>
            </w:r>
            <w:ins w:id="13345" w:author="Чиркова Наталия Сергеевна" w:date="2024-04-01T17:33:00Z">
              <w:r>
                <w:t>_учета</w:t>
              </w:r>
            </w:ins>
          </w:p>
        </w:tc>
        <w:tc>
          <w:tcPr>
            <w:tcW w:w="302" w:type="pct"/>
          </w:tcPr>
          <w:p w14:paraId="677704E1" w14:textId="58DE181C" w:rsidR="00AE70F2" w:rsidRPr="00F01C62" w:rsidRDefault="00AE70F2" w:rsidP="00AE70F2">
            <w:pPr>
              <w:pStyle w:val="GOSTTablenorm"/>
            </w:pPr>
            <w:r w:rsidRPr="00F01C62">
              <w:t>да</w:t>
            </w:r>
          </w:p>
        </w:tc>
        <w:tc>
          <w:tcPr>
            <w:tcW w:w="1109" w:type="pct"/>
          </w:tcPr>
          <w:p w14:paraId="5C031456" w14:textId="6E1581B7" w:rsidR="00AE70F2" w:rsidRPr="00F01C62" w:rsidRDefault="00AE70F2" w:rsidP="00AE70F2">
            <w:pPr>
              <w:pStyle w:val="GOSTTablenorm"/>
            </w:pPr>
            <w:r w:rsidRPr="00F01C62">
              <w:t xml:space="preserve">Код валюты </w:t>
            </w:r>
            <w:ins w:id="13346" w:author="Чиркова Наталия Сергеевна" w:date="2024-04-01T17:33:00Z">
              <w:r>
                <w:t xml:space="preserve">учета </w:t>
              </w:r>
            </w:ins>
            <w:r w:rsidRPr="00F01C62">
              <w:t>по ОКВ</w:t>
            </w:r>
          </w:p>
        </w:tc>
        <w:tc>
          <w:tcPr>
            <w:tcW w:w="1109" w:type="pct"/>
          </w:tcPr>
          <w:p w14:paraId="7D3016F5" w14:textId="77777777" w:rsidR="00AE70F2" w:rsidRPr="00F01C62" w:rsidRDefault="00AE70F2" w:rsidP="00AE70F2">
            <w:pPr>
              <w:pStyle w:val="GOSTTablenorm"/>
            </w:pPr>
          </w:p>
        </w:tc>
        <w:tc>
          <w:tcPr>
            <w:tcW w:w="1371" w:type="pct"/>
          </w:tcPr>
          <w:p w14:paraId="38EDAE8A" w14:textId="1D89FF7D" w:rsidR="00AE70F2" w:rsidRPr="00F01C62" w:rsidRDefault="00AE70F2" w:rsidP="00AE70F2">
            <w:pPr>
              <w:pStyle w:val="GOSTTablenorm"/>
            </w:pPr>
            <w:r w:rsidRPr="00F01C62">
              <w:t>Атрибут всегда заполняется значением «643»</w:t>
            </w:r>
          </w:p>
        </w:tc>
      </w:tr>
      <w:tr w:rsidR="00AE70F2" w:rsidRPr="00B9499D" w14:paraId="520BE6B4" w14:textId="77777777" w:rsidTr="00F265CC">
        <w:trPr>
          <w:ins w:id="13347" w:author="Чиркова Наталия Сергеевна" w:date="2024-04-01T17:33:00Z"/>
        </w:trPr>
        <w:tc>
          <w:tcPr>
            <w:tcW w:w="1109" w:type="pct"/>
          </w:tcPr>
          <w:p w14:paraId="5149111E" w14:textId="6E06023F" w:rsidR="00AE70F2" w:rsidRPr="00F01C62" w:rsidRDefault="00AE70F2" w:rsidP="00AE70F2">
            <w:pPr>
              <w:pStyle w:val="GOSTTablenorm"/>
              <w:rPr>
                <w:ins w:id="13348" w:author="Чиркова Наталия Сергеевна" w:date="2024-04-01T17:33:00Z"/>
              </w:rPr>
            </w:pPr>
            <w:ins w:id="13349" w:author="Чиркова Наталия Сергеевна" w:date="2024-04-01T17:33:00Z">
              <w:r>
                <w:t>Код_валюты</w:t>
              </w:r>
            </w:ins>
          </w:p>
        </w:tc>
        <w:tc>
          <w:tcPr>
            <w:tcW w:w="302" w:type="pct"/>
          </w:tcPr>
          <w:p w14:paraId="7B227E9E" w14:textId="77910C5E" w:rsidR="00AE70F2" w:rsidRPr="00F01C62" w:rsidRDefault="00AE70F2" w:rsidP="00AE70F2">
            <w:pPr>
              <w:pStyle w:val="GOSTTablenorm"/>
              <w:rPr>
                <w:ins w:id="13350" w:author="Чиркова Наталия Сергеевна" w:date="2024-04-01T17:33:00Z"/>
              </w:rPr>
            </w:pPr>
            <w:ins w:id="13351" w:author="Чиркова Наталия Сергеевна" w:date="2024-04-01T17:33:00Z">
              <w:r>
                <w:t>нет</w:t>
              </w:r>
            </w:ins>
          </w:p>
        </w:tc>
        <w:tc>
          <w:tcPr>
            <w:tcW w:w="1109" w:type="pct"/>
          </w:tcPr>
          <w:p w14:paraId="7560619D" w14:textId="12945821" w:rsidR="00AE70F2" w:rsidRPr="00F01C62" w:rsidRDefault="00AE70F2" w:rsidP="00AE70F2">
            <w:pPr>
              <w:pStyle w:val="GOSTTablenorm"/>
              <w:rPr>
                <w:ins w:id="13352" w:author="Чиркова Наталия Сергеевна" w:date="2024-04-01T17:33:00Z"/>
              </w:rPr>
            </w:pPr>
            <w:ins w:id="13353" w:author="Чиркова Наталия Сергеевна" w:date="2024-04-01T17:33:00Z">
              <w:r w:rsidRPr="00F01C62">
                <w:t>Код валюты по ОКВ</w:t>
              </w:r>
            </w:ins>
          </w:p>
        </w:tc>
        <w:tc>
          <w:tcPr>
            <w:tcW w:w="1109" w:type="pct"/>
          </w:tcPr>
          <w:p w14:paraId="0D8DCBBC" w14:textId="6005A5B4" w:rsidR="00AE70F2" w:rsidRPr="00E977ED" w:rsidRDefault="00AE70F2" w:rsidP="00AE70F2">
            <w:pPr>
              <w:pStyle w:val="GOSTTablenorm"/>
              <w:rPr>
                <w:ins w:id="13354" w:author="Чиркова Наталия Сергеевна" w:date="2024-04-01T17:33:00Z"/>
              </w:rPr>
            </w:pPr>
            <w:ins w:id="13355" w:author="Чиркова Наталия Сергеевна" w:date="2024-04-01T17:33:00Z">
              <w:r w:rsidRPr="00E977ED">
                <w:rPr>
                  <w:lang w:val="en-US"/>
                </w:rPr>
                <w:t>svapmigrdata</w:t>
              </w:r>
              <w:r w:rsidRPr="00E977ED">
                <w:t>:currencycode</w:t>
              </w:r>
            </w:ins>
          </w:p>
        </w:tc>
        <w:tc>
          <w:tcPr>
            <w:tcW w:w="1371" w:type="pct"/>
          </w:tcPr>
          <w:p w14:paraId="13CD9CFA" w14:textId="77777777" w:rsidR="00AE70F2" w:rsidRPr="00F01C62" w:rsidRDefault="00AE70F2" w:rsidP="00AE70F2">
            <w:pPr>
              <w:pStyle w:val="GOSTTablenorm"/>
              <w:rPr>
                <w:ins w:id="13356" w:author="Чиркова Наталия Сергеевна" w:date="2024-04-01T17:33:00Z"/>
              </w:rPr>
            </w:pPr>
          </w:p>
        </w:tc>
      </w:tr>
      <w:tr w:rsidR="00AE70F2" w:rsidRPr="00B9499D" w14:paraId="2559F72D" w14:textId="77777777" w:rsidTr="00F265CC">
        <w:tc>
          <w:tcPr>
            <w:tcW w:w="1109" w:type="pct"/>
          </w:tcPr>
          <w:p w14:paraId="7EFF73ED" w14:textId="3919571C" w:rsidR="00AE70F2" w:rsidRPr="00F01C62" w:rsidRDefault="00AE70F2" w:rsidP="00AE70F2">
            <w:pPr>
              <w:pStyle w:val="GOSTTablenorm"/>
            </w:pPr>
            <w:r w:rsidRPr="00F01C62">
              <w:t>Уровень_конфиденциальности</w:t>
            </w:r>
          </w:p>
        </w:tc>
        <w:tc>
          <w:tcPr>
            <w:tcW w:w="302" w:type="pct"/>
          </w:tcPr>
          <w:p w14:paraId="290F471B" w14:textId="1C2F9BED" w:rsidR="00AE70F2" w:rsidRPr="00F01C62" w:rsidRDefault="00AE70F2" w:rsidP="00AE70F2">
            <w:pPr>
              <w:pStyle w:val="GOSTTablenorm"/>
            </w:pPr>
            <w:r w:rsidRPr="00F01C62">
              <w:t>нет</w:t>
            </w:r>
          </w:p>
        </w:tc>
        <w:tc>
          <w:tcPr>
            <w:tcW w:w="1109" w:type="pct"/>
          </w:tcPr>
          <w:p w14:paraId="4A27A1F6" w14:textId="697D82E6" w:rsidR="00AE70F2" w:rsidRPr="00F01C62" w:rsidRDefault="00AE70F2" w:rsidP="00AE70F2">
            <w:pPr>
              <w:pStyle w:val="GOSTTablenorm"/>
            </w:pPr>
            <w:r w:rsidRPr="00F01C62">
              <w:t>Уровень конфиденциальности</w:t>
            </w:r>
          </w:p>
        </w:tc>
        <w:tc>
          <w:tcPr>
            <w:tcW w:w="1109" w:type="pct"/>
          </w:tcPr>
          <w:p w14:paraId="6D7D3B52" w14:textId="0F13AD6A" w:rsidR="00AE70F2" w:rsidRPr="00E977ED" w:rsidRDefault="00AE70F2" w:rsidP="00AE70F2">
            <w:pPr>
              <w:pStyle w:val="GOSTTablenorm"/>
            </w:pPr>
            <w:r w:rsidRPr="00E977ED">
              <w:t>accesslevel</w:t>
            </w:r>
          </w:p>
        </w:tc>
        <w:tc>
          <w:tcPr>
            <w:tcW w:w="1371" w:type="pct"/>
          </w:tcPr>
          <w:p w14:paraId="7859BAA3" w14:textId="77777777" w:rsidR="00AE70F2" w:rsidRPr="00F01C62" w:rsidRDefault="00AE70F2" w:rsidP="00AE70F2">
            <w:pPr>
              <w:pStyle w:val="GOSTTablenorm"/>
            </w:pPr>
          </w:p>
        </w:tc>
      </w:tr>
      <w:tr w:rsidR="00AE70F2" w:rsidRPr="00B9499D" w14:paraId="295A00C7" w14:textId="77777777" w:rsidTr="00F265CC">
        <w:tc>
          <w:tcPr>
            <w:tcW w:w="1109" w:type="pct"/>
          </w:tcPr>
          <w:p w14:paraId="569109B2" w14:textId="0970D86B" w:rsidR="00AE70F2" w:rsidRPr="00F01C62" w:rsidRDefault="00AE70F2" w:rsidP="00AE70F2">
            <w:pPr>
              <w:pStyle w:val="GOSTTablenorm"/>
            </w:pPr>
            <w:r w:rsidRPr="00F01C62">
              <w:t>Номер_строки</w:t>
            </w:r>
          </w:p>
        </w:tc>
        <w:tc>
          <w:tcPr>
            <w:tcW w:w="302" w:type="pct"/>
          </w:tcPr>
          <w:p w14:paraId="152DCE81" w14:textId="492B4521" w:rsidR="00AE70F2" w:rsidRPr="00F01C62" w:rsidRDefault="00AE70F2" w:rsidP="00AE70F2">
            <w:pPr>
              <w:pStyle w:val="GOSTTablenorm"/>
            </w:pPr>
            <w:r w:rsidRPr="00F01C62">
              <w:t>нет</w:t>
            </w:r>
          </w:p>
        </w:tc>
        <w:tc>
          <w:tcPr>
            <w:tcW w:w="1109" w:type="pct"/>
          </w:tcPr>
          <w:p w14:paraId="1957E05D" w14:textId="1C07EF0A" w:rsidR="00AE70F2" w:rsidRPr="00F01C62" w:rsidRDefault="00AE70F2" w:rsidP="00AE70F2">
            <w:pPr>
              <w:pStyle w:val="GOSTTablenorm"/>
            </w:pPr>
            <w:r w:rsidRPr="00F01C62">
              <w:t>Номер строки</w:t>
            </w:r>
          </w:p>
        </w:tc>
        <w:tc>
          <w:tcPr>
            <w:tcW w:w="1109" w:type="pct"/>
          </w:tcPr>
          <w:p w14:paraId="5B471DC9" w14:textId="776A0342" w:rsidR="00AE70F2" w:rsidRPr="00E977ED" w:rsidRDefault="00AE70F2" w:rsidP="00AE70F2">
            <w:pPr>
              <w:pStyle w:val="GOSTTablenorm"/>
            </w:pPr>
            <w:r w:rsidRPr="00E977ED">
              <w:t>svapmigrdata:numrow</w:t>
            </w:r>
          </w:p>
        </w:tc>
        <w:tc>
          <w:tcPr>
            <w:tcW w:w="1371" w:type="pct"/>
          </w:tcPr>
          <w:p w14:paraId="524E853B" w14:textId="77777777" w:rsidR="00AE70F2" w:rsidRPr="00F01C62" w:rsidRDefault="00AE70F2" w:rsidP="00AE70F2">
            <w:pPr>
              <w:pStyle w:val="GOSTTablenorm"/>
            </w:pPr>
          </w:p>
        </w:tc>
      </w:tr>
      <w:tr w:rsidR="00AE70F2" w:rsidRPr="00B9499D" w14:paraId="573D84EB" w14:textId="77777777" w:rsidTr="00F265CC">
        <w:tc>
          <w:tcPr>
            <w:tcW w:w="1109" w:type="pct"/>
          </w:tcPr>
          <w:p w14:paraId="33816E32" w14:textId="390BF6C2" w:rsidR="00AE70F2" w:rsidRPr="00F01C62" w:rsidRDefault="00AE70F2" w:rsidP="00AE70F2">
            <w:pPr>
              <w:pStyle w:val="GOSTTablenorm"/>
            </w:pPr>
            <w:r w:rsidRPr="00F01C62">
              <w:t>Код_бюджета</w:t>
            </w:r>
          </w:p>
        </w:tc>
        <w:tc>
          <w:tcPr>
            <w:tcW w:w="302" w:type="pct"/>
          </w:tcPr>
          <w:p w14:paraId="076D4C0F" w14:textId="1B064D04" w:rsidR="00AE70F2" w:rsidRPr="00F01C62" w:rsidRDefault="00AE70F2" w:rsidP="00AE70F2">
            <w:pPr>
              <w:pStyle w:val="GOSTTablenorm"/>
            </w:pPr>
            <w:r w:rsidRPr="00F01C62">
              <w:t>нет</w:t>
            </w:r>
          </w:p>
        </w:tc>
        <w:tc>
          <w:tcPr>
            <w:tcW w:w="1109" w:type="pct"/>
          </w:tcPr>
          <w:p w14:paraId="070B9167" w14:textId="5BC55271" w:rsidR="00AE70F2" w:rsidRPr="00F01C62" w:rsidRDefault="00AE70F2" w:rsidP="00AE70F2">
            <w:pPr>
              <w:pStyle w:val="GOSTTablenorm"/>
            </w:pPr>
            <w:r w:rsidRPr="00F01C62">
              <w:t>Код бюджета</w:t>
            </w:r>
          </w:p>
        </w:tc>
        <w:tc>
          <w:tcPr>
            <w:tcW w:w="1109" w:type="pct"/>
          </w:tcPr>
          <w:p w14:paraId="61D5C780" w14:textId="3BF89789" w:rsidR="00AE70F2" w:rsidRPr="00E977ED" w:rsidRDefault="00AE70F2" w:rsidP="00AE70F2">
            <w:pPr>
              <w:pStyle w:val="GOSTTablenorm"/>
            </w:pPr>
            <w:r w:rsidRPr="00E977ED">
              <w:t>svapmigrdata:segment1</w:t>
            </w:r>
          </w:p>
        </w:tc>
        <w:tc>
          <w:tcPr>
            <w:tcW w:w="1371" w:type="pct"/>
          </w:tcPr>
          <w:p w14:paraId="61536459" w14:textId="77777777" w:rsidR="00AE70F2" w:rsidRPr="00F01C62" w:rsidRDefault="00AE70F2" w:rsidP="00AE70F2">
            <w:pPr>
              <w:pStyle w:val="GOSTTablenorm"/>
            </w:pPr>
          </w:p>
        </w:tc>
      </w:tr>
      <w:tr w:rsidR="00AE70F2" w:rsidRPr="00B9499D" w14:paraId="311BB1A1" w14:textId="77777777" w:rsidTr="00F265CC">
        <w:tc>
          <w:tcPr>
            <w:tcW w:w="1109" w:type="pct"/>
          </w:tcPr>
          <w:p w14:paraId="078A5262" w14:textId="4ADA3E7B" w:rsidR="00AE70F2" w:rsidRPr="00F01C62" w:rsidRDefault="00AE70F2" w:rsidP="00AE70F2">
            <w:pPr>
              <w:pStyle w:val="GOSTTablenorm"/>
            </w:pPr>
            <w:r w:rsidRPr="00F01C62">
              <w:t>КБК</w:t>
            </w:r>
          </w:p>
        </w:tc>
        <w:tc>
          <w:tcPr>
            <w:tcW w:w="302" w:type="pct"/>
          </w:tcPr>
          <w:p w14:paraId="60872270" w14:textId="319BDB1D" w:rsidR="00AE70F2" w:rsidRPr="00F01C62" w:rsidRDefault="00AE70F2" w:rsidP="00AE70F2">
            <w:pPr>
              <w:pStyle w:val="GOSTTablenorm"/>
            </w:pPr>
            <w:r w:rsidRPr="00F01C62">
              <w:t>нет</w:t>
            </w:r>
          </w:p>
        </w:tc>
        <w:tc>
          <w:tcPr>
            <w:tcW w:w="1109" w:type="pct"/>
          </w:tcPr>
          <w:p w14:paraId="3B40FC4D" w14:textId="4331A6A0" w:rsidR="00AE70F2" w:rsidRPr="00F01C62" w:rsidRDefault="00AE70F2" w:rsidP="00AE70F2">
            <w:pPr>
              <w:pStyle w:val="GOSTTablenorm"/>
            </w:pPr>
            <w:r w:rsidRPr="00F01C62">
              <w:t>Бюджетная классификация</w:t>
            </w:r>
          </w:p>
        </w:tc>
        <w:tc>
          <w:tcPr>
            <w:tcW w:w="1109" w:type="pct"/>
          </w:tcPr>
          <w:p w14:paraId="471BF91A" w14:textId="62D21FB7" w:rsidR="00AE70F2" w:rsidRPr="00E977ED" w:rsidRDefault="00AE70F2" w:rsidP="00AE70F2">
            <w:pPr>
              <w:pStyle w:val="GOSTTablenorm"/>
            </w:pPr>
            <w:r w:rsidRPr="00E977ED">
              <w:t>svapmigrdata:segment2</w:t>
            </w:r>
          </w:p>
        </w:tc>
        <w:tc>
          <w:tcPr>
            <w:tcW w:w="1371" w:type="pct"/>
          </w:tcPr>
          <w:p w14:paraId="17304033" w14:textId="77777777" w:rsidR="00AE70F2" w:rsidRPr="00F01C62" w:rsidRDefault="00AE70F2" w:rsidP="00AE70F2">
            <w:pPr>
              <w:pStyle w:val="GOSTTablenorm"/>
            </w:pPr>
          </w:p>
        </w:tc>
      </w:tr>
      <w:tr w:rsidR="00AE70F2" w:rsidRPr="00B9499D" w14:paraId="2DC71C73" w14:textId="77777777" w:rsidTr="00F265CC">
        <w:tc>
          <w:tcPr>
            <w:tcW w:w="1109" w:type="pct"/>
          </w:tcPr>
          <w:p w14:paraId="65B0F99B" w14:textId="46A0827B" w:rsidR="00AE70F2" w:rsidRPr="00F01C62" w:rsidRDefault="00AE70F2" w:rsidP="00AE70F2">
            <w:pPr>
              <w:pStyle w:val="GOSTTablenorm"/>
            </w:pPr>
            <w:r w:rsidRPr="00F01C62">
              <w:t>Тип_КБК_лс</w:t>
            </w:r>
          </w:p>
        </w:tc>
        <w:tc>
          <w:tcPr>
            <w:tcW w:w="302" w:type="pct"/>
          </w:tcPr>
          <w:p w14:paraId="5164A445" w14:textId="0A92920A" w:rsidR="00AE70F2" w:rsidRPr="00F01C62" w:rsidRDefault="00AE70F2" w:rsidP="00AE70F2">
            <w:pPr>
              <w:pStyle w:val="GOSTTablenorm"/>
            </w:pPr>
            <w:r w:rsidRPr="00F01C62">
              <w:t>да</w:t>
            </w:r>
          </w:p>
        </w:tc>
        <w:tc>
          <w:tcPr>
            <w:tcW w:w="1109" w:type="pct"/>
          </w:tcPr>
          <w:p w14:paraId="1CFED9AA" w14:textId="579CFCDC" w:rsidR="00AE70F2" w:rsidRPr="00F01C62" w:rsidRDefault="00AE70F2" w:rsidP="002B7410">
            <w:pPr>
              <w:pStyle w:val="GOSTTablenorm"/>
            </w:pPr>
            <w:r w:rsidRPr="00F01C62">
              <w:t>Тип КБК</w:t>
            </w:r>
            <w:del w:id="13357" w:author="Чиркова Наталия Сергеевна" w:date="2024-04-01T17:34:00Z">
              <w:r w:rsidRPr="00F01C62" w:rsidDel="002B7410">
                <w:delText xml:space="preserve"> плательщика</w:delText>
              </w:r>
            </w:del>
          </w:p>
        </w:tc>
        <w:tc>
          <w:tcPr>
            <w:tcW w:w="1109" w:type="pct"/>
          </w:tcPr>
          <w:p w14:paraId="77F10620" w14:textId="33EB5839" w:rsidR="00AE70F2" w:rsidRPr="00E977ED" w:rsidRDefault="002B7410" w:rsidP="00AE70F2">
            <w:pPr>
              <w:pStyle w:val="GOSTTablenorm"/>
            </w:pPr>
            <w:ins w:id="13358" w:author="Чиркова Наталия Сергеевна" w:date="2024-04-01T17:34:00Z">
              <w:r w:rsidRPr="00E977ED">
                <w:t>svapmigrdata:</w:t>
              </w:r>
              <w:r w:rsidRPr="00E977ED">
                <w:rPr>
                  <w:lang w:val="en-US"/>
                </w:rPr>
                <w:t>attribute11</w:t>
              </w:r>
            </w:ins>
          </w:p>
        </w:tc>
        <w:tc>
          <w:tcPr>
            <w:tcW w:w="1371" w:type="pct"/>
          </w:tcPr>
          <w:p w14:paraId="4427CB69" w14:textId="77777777" w:rsidR="00AE70F2" w:rsidRDefault="002B7410" w:rsidP="002B7410">
            <w:pPr>
              <w:pStyle w:val="GOSTTablenorm"/>
              <w:rPr>
                <w:ins w:id="13359" w:author="Чиркова Наталия Сергеевна" w:date="2024-04-01T17:34:00Z"/>
              </w:rPr>
            </w:pPr>
            <w:ins w:id="13360" w:author="Чиркова Наталия Сергеевна" w:date="2024-04-01T17:34:00Z">
              <w:r>
                <w:t>Для справки с типом «МИГ»</w:t>
              </w:r>
            </w:ins>
            <w:del w:id="13361" w:author="Чиркова Наталия Сергеевна" w:date="2024-04-01T17:34:00Z">
              <w:r w:rsidR="00AE70F2" w:rsidRPr="00F01C62" w:rsidDel="002B7410">
                <w:delText>А</w:delText>
              </w:r>
            </w:del>
            <w:ins w:id="13362" w:author="Чиркова Наталия Сергеевна" w:date="2024-04-01T17:34:00Z">
              <w:r>
                <w:t xml:space="preserve"> а</w:t>
              </w:r>
            </w:ins>
            <w:r w:rsidR="00AE70F2" w:rsidRPr="00F01C62">
              <w:t>трибут всегда заполняется значением «31»</w:t>
            </w:r>
            <w:ins w:id="13363" w:author="Чиркова Наталия Сергеевна" w:date="2024-04-01T17:34:00Z">
              <w:r>
                <w:t>.</w:t>
              </w:r>
            </w:ins>
          </w:p>
          <w:p w14:paraId="748502BE" w14:textId="4F274466" w:rsidR="002B7410" w:rsidRPr="00F01C62" w:rsidRDefault="002B7410" w:rsidP="002B7410">
            <w:pPr>
              <w:pStyle w:val="GOSTTablenorm"/>
            </w:pPr>
            <w:ins w:id="13364" w:author="Чиркова Наталия Сергеевна" w:date="2024-04-01T17:34:00Z">
              <w:r>
                <w:t xml:space="preserve">Для справки с типом </w:t>
              </w:r>
            </w:ins>
            <w:ins w:id="13365" w:author="Чиркова Наталия Сергеевна" w:date="2024-04-01T17:35:00Z">
              <w:r>
                <w:t>«БИГ» заполняется из реквизита документа</w:t>
              </w:r>
            </w:ins>
          </w:p>
        </w:tc>
      </w:tr>
      <w:tr w:rsidR="00AE70F2" w:rsidRPr="00B9499D" w14:paraId="1543652C" w14:textId="77777777" w:rsidTr="00F265CC">
        <w:tc>
          <w:tcPr>
            <w:tcW w:w="1109" w:type="pct"/>
          </w:tcPr>
          <w:p w14:paraId="0E7A43CF" w14:textId="32179649" w:rsidR="00AE70F2" w:rsidRPr="00F01C62" w:rsidRDefault="00AE70F2" w:rsidP="00AE70F2">
            <w:pPr>
              <w:pStyle w:val="GOSTTablenorm"/>
            </w:pPr>
            <w:r w:rsidRPr="00F01C62">
              <w:t>Вид_деятельности</w:t>
            </w:r>
          </w:p>
        </w:tc>
        <w:tc>
          <w:tcPr>
            <w:tcW w:w="302" w:type="pct"/>
          </w:tcPr>
          <w:p w14:paraId="03881945" w14:textId="4DED2A16" w:rsidR="00AE70F2" w:rsidRPr="00F01C62" w:rsidRDefault="00AE70F2" w:rsidP="00AE70F2">
            <w:pPr>
              <w:pStyle w:val="GOSTTablenorm"/>
            </w:pPr>
            <w:r w:rsidRPr="00F01C62">
              <w:t>нет</w:t>
            </w:r>
          </w:p>
        </w:tc>
        <w:tc>
          <w:tcPr>
            <w:tcW w:w="1109" w:type="pct"/>
          </w:tcPr>
          <w:p w14:paraId="173E20F8" w14:textId="1E747758" w:rsidR="00AE70F2" w:rsidRPr="00F01C62" w:rsidRDefault="00AE70F2" w:rsidP="00AE70F2">
            <w:pPr>
              <w:pStyle w:val="GOSTTablenorm"/>
            </w:pPr>
            <w:r w:rsidRPr="00F01C62">
              <w:t>Вид деятельности</w:t>
            </w:r>
          </w:p>
        </w:tc>
        <w:tc>
          <w:tcPr>
            <w:tcW w:w="1109" w:type="pct"/>
          </w:tcPr>
          <w:p w14:paraId="458386B6" w14:textId="75132D47" w:rsidR="00AE70F2" w:rsidRPr="00F01C62" w:rsidRDefault="00AE70F2" w:rsidP="00AE70F2">
            <w:pPr>
              <w:pStyle w:val="GOSTTablenorm"/>
            </w:pPr>
            <w:r w:rsidRPr="00F01C62">
              <w:t>svapmigrdata:segment3</w:t>
            </w:r>
          </w:p>
        </w:tc>
        <w:tc>
          <w:tcPr>
            <w:tcW w:w="1371" w:type="pct"/>
          </w:tcPr>
          <w:p w14:paraId="61D3CBEE" w14:textId="77777777" w:rsidR="00AE70F2" w:rsidRPr="00F01C62" w:rsidRDefault="00AE70F2" w:rsidP="00AE70F2">
            <w:pPr>
              <w:pStyle w:val="GOSTTablenorm"/>
            </w:pPr>
          </w:p>
        </w:tc>
      </w:tr>
      <w:tr w:rsidR="00AE70F2" w:rsidRPr="00B9499D" w14:paraId="09B77095" w14:textId="77777777" w:rsidTr="00F265CC">
        <w:tc>
          <w:tcPr>
            <w:tcW w:w="1109" w:type="pct"/>
          </w:tcPr>
          <w:p w14:paraId="558CF830" w14:textId="7BBCF37A" w:rsidR="00AE70F2" w:rsidRPr="00F01C62" w:rsidRDefault="00AE70F2" w:rsidP="00AE70F2">
            <w:pPr>
              <w:pStyle w:val="GOSTTablenorm"/>
            </w:pPr>
            <w:r w:rsidRPr="00F01C62">
              <w:t>ПЛС_Счет_БУ</w:t>
            </w:r>
          </w:p>
        </w:tc>
        <w:tc>
          <w:tcPr>
            <w:tcW w:w="302" w:type="pct"/>
          </w:tcPr>
          <w:p w14:paraId="1C1A33EA" w14:textId="1AD584BC" w:rsidR="00AE70F2" w:rsidRPr="00F01C62" w:rsidRDefault="00AE70F2" w:rsidP="00AE70F2">
            <w:pPr>
              <w:pStyle w:val="GOSTTablenorm"/>
            </w:pPr>
            <w:r w:rsidRPr="00F01C62">
              <w:t>нет</w:t>
            </w:r>
          </w:p>
        </w:tc>
        <w:tc>
          <w:tcPr>
            <w:tcW w:w="1109" w:type="pct"/>
          </w:tcPr>
          <w:p w14:paraId="34464FC1" w14:textId="345E7CE1" w:rsidR="00AE70F2" w:rsidRPr="00F01C62" w:rsidRDefault="00AE70F2" w:rsidP="00AE70F2">
            <w:pPr>
              <w:pStyle w:val="GOSTTablenorm"/>
            </w:pPr>
            <w:r w:rsidRPr="00F01C62">
              <w:t>Показатель лицевого счета, счет бухгалтерского учета</w:t>
            </w:r>
          </w:p>
        </w:tc>
        <w:tc>
          <w:tcPr>
            <w:tcW w:w="1109" w:type="pct"/>
          </w:tcPr>
          <w:p w14:paraId="086E7E5A" w14:textId="3DD97AB3" w:rsidR="00AE70F2" w:rsidRPr="00F01C62" w:rsidRDefault="00AE70F2" w:rsidP="00AE70F2">
            <w:pPr>
              <w:pStyle w:val="GOSTTablenorm"/>
            </w:pPr>
            <w:r w:rsidRPr="00F01C62">
              <w:t>svapmigrdata:segment4</w:t>
            </w:r>
          </w:p>
        </w:tc>
        <w:tc>
          <w:tcPr>
            <w:tcW w:w="1371" w:type="pct"/>
          </w:tcPr>
          <w:p w14:paraId="11F1F101" w14:textId="77777777" w:rsidR="00AE70F2" w:rsidRPr="00F01C62" w:rsidRDefault="00AE70F2" w:rsidP="00AE70F2">
            <w:pPr>
              <w:pStyle w:val="GOSTTablenorm"/>
            </w:pPr>
          </w:p>
        </w:tc>
      </w:tr>
      <w:tr w:rsidR="00AE70F2" w:rsidRPr="00B9499D" w14:paraId="3256DCF1" w14:textId="77777777" w:rsidTr="00F265CC">
        <w:tc>
          <w:tcPr>
            <w:tcW w:w="1109" w:type="pct"/>
          </w:tcPr>
          <w:p w14:paraId="035A2C5F" w14:textId="664271F1" w:rsidR="00AE70F2" w:rsidRPr="00F01C62" w:rsidRDefault="00AE70F2" w:rsidP="00AE70F2">
            <w:pPr>
              <w:pStyle w:val="GOSTTablenorm"/>
            </w:pPr>
            <w:r w:rsidRPr="00F01C62">
              <w:t>ТОФК</w:t>
            </w:r>
          </w:p>
        </w:tc>
        <w:tc>
          <w:tcPr>
            <w:tcW w:w="302" w:type="pct"/>
          </w:tcPr>
          <w:p w14:paraId="3564FDD2" w14:textId="1E1A2283" w:rsidR="00AE70F2" w:rsidRPr="00F01C62" w:rsidRDefault="00AE70F2" w:rsidP="00AE70F2">
            <w:pPr>
              <w:pStyle w:val="GOSTTablenorm"/>
            </w:pPr>
            <w:r w:rsidRPr="00F01C62">
              <w:t>нет</w:t>
            </w:r>
          </w:p>
        </w:tc>
        <w:tc>
          <w:tcPr>
            <w:tcW w:w="1109" w:type="pct"/>
          </w:tcPr>
          <w:p w14:paraId="7E6A3BCD" w14:textId="6BAACE02" w:rsidR="00AE70F2" w:rsidRPr="00F01C62" w:rsidRDefault="00AE70F2" w:rsidP="00AE70F2">
            <w:pPr>
              <w:pStyle w:val="GOSTTablenorm"/>
            </w:pPr>
            <w:r w:rsidRPr="00F01C62">
              <w:t>ТОФК</w:t>
            </w:r>
          </w:p>
        </w:tc>
        <w:tc>
          <w:tcPr>
            <w:tcW w:w="1109" w:type="pct"/>
          </w:tcPr>
          <w:p w14:paraId="4C85117F" w14:textId="12AE1B70" w:rsidR="00AE70F2" w:rsidRPr="00F01C62" w:rsidRDefault="00AE70F2" w:rsidP="00AE70F2">
            <w:pPr>
              <w:pStyle w:val="GOSTTablenorm"/>
            </w:pPr>
            <w:r w:rsidRPr="00F01C62">
              <w:t>svapmigrdata:segment5</w:t>
            </w:r>
          </w:p>
        </w:tc>
        <w:tc>
          <w:tcPr>
            <w:tcW w:w="1371" w:type="pct"/>
          </w:tcPr>
          <w:p w14:paraId="27FD0FE0" w14:textId="77777777" w:rsidR="00AE70F2" w:rsidRPr="00F01C62" w:rsidRDefault="00AE70F2" w:rsidP="00AE70F2">
            <w:pPr>
              <w:pStyle w:val="GOSTTablenorm"/>
            </w:pPr>
          </w:p>
        </w:tc>
      </w:tr>
      <w:tr w:rsidR="00AE70F2" w:rsidRPr="00B9499D" w14:paraId="64875752" w14:textId="77777777" w:rsidTr="00F265CC">
        <w:tc>
          <w:tcPr>
            <w:tcW w:w="1109" w:type="pct"/>
          </w:tcPr>
          <w:p w14:paraId="5D66C6F7" w14:textId="5B4505E9" w:rsidR="00AE70F2" w:rsidRPr="00F01C62" w:rsidRDefault="00AE70F2" w:rsidP="00AE70F2">
            <w:pPr>
              <w:pStyle w:val="GOSTTablenorm"/>
            </w:pPr>
            <w:r w:rsidRPr="00F01C62">
              <w:t>Код_контура</w:t>
            </w:r>
          </w:p>
        </w:tc>
        <w:tc>
          <w:tcPr>
            <w:tcW w:w="302" w:type="pct"/>
          </w:tcPr>
          <w:p w14:paraId="4AEBCC78" w14:textId="0200902B" w:rsidR="00AE70F2" w:rsidRPr="00F01C62" w:rsidRDefault="00AE70F2" w:rsidP="00AE70F2">
            <w:pPr>
              <w:pStyle w:val="GOSTTablenorm"/>
            </w:pPr>
            <w:r w:rsidRPr="00F01C62">
              <w:t>нет</w:t>
            </w:r>
          </w:p>
        </w:tc>
        <w:tc>
          <w:tcPr>
            <w:tcW w:w="1109" w:type="pct"/>
          </w:tcPr>
          <w:p w14:paraId="530FF028" w14:textId="6AA770E6" w:rsidR="00AE70F2" w:rsidRPr="00F01C62" w:rsidRDefault="00AE70F2" w:rsidP="00AE70F2">
            <w:pPr>
              <w:pStyle w:val="GOSTTablenorm"/>
            </w:pPr>
            <w:r w:rsidRPr="00F01C62">
              <w:t>Контур</w:t>
            </w:r>
          </w:p>
        </w:tc>
        <w:tc>
          <w:tcPr>
            <w:tcW w:w="1109" w:type="pct"/>
          </w:tcPr>
          <w:p w14:paraId="257D2332" w14:textId="34A31900" w:rsidR="00AE70F2" w:rsidRPr="00F01C62" w:rsidRDefault="00AE70F2" w:rsidP="00AE70F2">
            <w:pPr>
              <w:pStyle w:val="GOSTTablenorm"/>
            </w:pPr>
            <w:r w:rsidRPr="00F01C62">
              <w:t>svapmigrdata:segment6</w:t>
            </w:r>
          </w:p>
        </w:tc>
        <w:tc>
          <w:tcPr>
            <w:tcW w:w="1371" w:type="pct"/>
          </w:tcPr>
          <w:p w14:paraId="4CBC07E2" w14:textId="77777777" w:rsidR="00AE70F2" w:rsidRPr="00F01C62" w:rsidRDefault="00AE70F2" w:rsidP="00AE70F2">
            <w:pPr>
              <w:pStyle w:val="GOSTTablenorm"/>
            </w:pPr>
          </w:p>
        </w:tc>
      </w:tr>
      <w:tr w:rsidR="00AE70F2" w:rsidRPr="00B9499D" w14:paraId="6FA7DA31" w14:textId="77777777" w:rsidTr="00F265CC">
        <w:tc>
          <w:tcPr>
            <w:tcW w:w="1109" w:type="pct"/>
          </w:tcPr>
          <w:p w14:paraId="171F2F27" w14:textId="5BED6F35" w:rsidR="00AE70F2" w:rsidRPr="00F01C62" w:rsidRDefault="00AE70F2" w:rsidP="00AE70F2">
            <w:pPr>
              <w:pStyle w:val="GOSTTablenorm"/>
            </w:pPr>
            <w:r w:rsidRPr="00F01C62">
              <w:t>Номер_ЛС</w:t>
            </w:r>
          </w:p>
        </w:tc>
        <w:tc>
          <w:tcPr>
            <w:tcW w:w="302" w:type="pct"/>
          </w:tcPr>
          <w:p w14:paraId="2260AF48" w14:textId="3ED0383E" w:rsidR="00AE70F2" w:rsidRPr="00F01C62" w:rsidRDefault="00AE70F2" w:rsidP="00AE70F2">
            <w:pPr>
              <w:pStyle w:val="GOSTTablenorm"/>
            </w:pPr>
            <w:r w:rsidRPr="00F01C62">
              <w:t>нет</w:t>
            </w:r>
          </w:p>
        </w:tc>
        <w:tc>
          <w:tcPr>
            <w:tcW w:w="1109" w:type="pct"/>
          </w:tcPr>
          <w:p w14:paraId="723114E6" w14:textId="550A8341" w:rsidR="00AE70F2" w:rsidRPr="00F01C62" w:rsidRDefault="00AE70F2" w:rsidP="00AE70F2">
            <w:pPr>
              <w:pStyle w:val="GOSTTablenorm"/>
            </w:pPr>
            <w:r w:rsidRPr="00F01C62">
              <w:t>Номер лицевого счета</w:t>
            </w:r>
          </w:p>
        </w:tc>
        <w:tc>
          <w:tcPr>
            <w:tcW w:w="1109" w:type="pct"/>
          </w:tcPr>
          <w:p w14:paraId="5FFBC126" w14:textId="0F5A4190" w:rsidR="00AE70F2" w:rsidRPr="00F01C62" w:rsidRDefault="00AE70F2" w:rsidP="00AE70F2">
            <w:pPr>
              <w:pStyle w:val="GOSTTablenorm"/>
            </w:pPr>
            <w:r w:rsidRPr="00F01C62">
              <w:t>svapmigrdata:segment7</w:t>
            </w:r>
          </w:p>
        </w:tc>
        <w:tc>
          <w:tcPr>
            <w:tcW w:w="1371" w:type="pct"/>
          </w:tcPr>
          <w:p w14:paraId="582DC9E9" w14:textId="77777777" w:rsidR="00AE70F2" w:rsidRPr="00F01C62" w:rsidRDefault="00AE70F2" w:rsidP="00AE70F2">
            <w:pPr>
              <w:pStyle w:val="GOSTTablenorm"/>
            </w:pPr>
          </w:p>
        </w:tc>
      </w:tr>
      <w:tr w:rsidR="00AE70F2" w:rsidRPr="00B9499D" w14:paraId="220AAF2C" w14:textId="77777777" w:rsidTr="00F265CC">
        <w:tc>
          <w:tcPr>
            <w:tcW w:w="1109" w:type="pct"/>
          </w:tcPr>
          <w:p w14:paraId="156A6EE2" w14:textId="1491E8D6" w:rsidR="00AE70F2" w:rsidRPr="00F01C62" w:rsidRDefault="00AE70F2" w:rsidP="00AE70F2">
            <w:pPr>
              <w:pStyle w:val="GOSTTablenorm"/>
            </w:pPr>
            <w:r w:rsidRPr="00F01C62">
              <w:t>Подвед</w:t>
            </w:r>
          </w:p>
        </w:tc>
        <w:tc>
          <w:tcPr>
            <w:tcW w:w="302" w:type="pct"/>
          </w:tcPr>
          <w:p w14:paraId="2F2C88ED" w14:textId="3C9E2412" w:rsidR="00AE70F2" w:rsidRPr="00F01C62" w:rsidRDefault="00AE70F2" w:rsidP="00AE70F2">
            <w:pPr>
              <w:pStyle w:val="GOSTTablenorm"/>
            </w:pPr>
            <w:r w:rsidRPr="00F01C62">
              <w:t>нет</w:t>
            </w:r>
          </w:p>
        </w:tc>
        <w:tc>
          <w:tcPr>
            <w:tcW w:w="1109" w:type="pct"/>
          </w:tcPr>
          <w:p w14:paraId="5A8DC81C" w14:textId="19DAA793" w:rsidR="00AE70F2" w:rsidRPr="00F01C62" w:rsidRDefault="00AE70F2" w:rsidP="00AE70F2">
            <w:pPr>
              <w:pStyle w:val="GOSTTablenorm"/>
            </w:pPr>
            <w:r w:rsidRPr="00F01C62">
              <w:t>Подведомственное учреждение</w:t>
            </w:r>
          </w:p>
        </w:tc>
        <w:tc>
          <w:tcPr>
            <w:tcW w:w="1109" w:type="pct"/>
          </w:tcPr>
          <w:p w14:paraId="0C42B61D" w14:textId="745B6E7E" w:rsidR="00AE70F2" w:rsidRPr="00F01C62" w:rsidRDefault="00AE70F2" w:rsidP="00AE70F2">
            <w:pPr>
              <w:pStyle w:val="GOSTTablenorm"/>
            </w:pPr>
            <w:r w:rsidRPr="00F01C62">
              <w:t>svapmigrdata:segment8</w:t>
            </w:r>
          </w:p>
        </w:tc>
        <w:tc>
          <w:tcPr>
            <w:tcW w:w="1371" w:type="pct"/>
          </w:tcPr>
          <w:p w14:paraId="76512523" w14:textId="77777777" w:rsidR="00AE70F2" w:rsidRPr="00F01C62" w:rsidRDefault="00AE70F2" w:rsidP="00AE70F2">
            <w:pPr>
              <w:pStyle w:val="GOSTTablenorm"/>
            </w:pPr>
          </w:p>
        </w:tc>
      </w:tr>
      <w:tr w:rsidR="00AE70F2" w:rsidRPr="00B9499D" w14:paraId="3930824A" w14:textId="77777777" w:rsidTr="00F265CC">
        <w:tc>
          <w:tcPr>
            <w:tcW w:w="1109" w:type="pct"/>
          </w:tcPr>
          <w:p w14:paraId="6E211C5C" w14:textId="72AACB89" w:rsidR="00AE70F2" w:rsidRPr="00F01C62" w:rsidRDefault="00AE70F2" w:rsidP="00AE70F2">
            <w:pPr>
              <w:pStyle w:val="GOSTTablenorm"/>
            </w:pPr>
            <w:r w:rsidRPr="00F01C62">
              <w:t>Код_цели</w:t>
            </w:r>
          </w:p>
        </w:tc>
        <w:tc>
          <w:tcPr>
            <w:tcW w:w="302" w:type="pct"/>
          </w:tcPr>
          <w:p w14:paraId="0749F255" w14:textId="1D4F390A" w:rsidR="00AE70F2" w:rsidRPr="00F01C62" w:rsidRDefault="00AE70F2" w:rsidP="00AE70F2">
            <w:pPr>
              <w:pStyle w:val="GOSTTablenorm"/>
            </w:pPr>
            <w:r w:rsidRPr="00F01C62">
              <w:t>нет</w:t>
            </w:r>
          </w:p>
        </w:tc>
        <w:tc>
          <w:tcPr>
            <w:tcW w:w="1109" w:type="pct"/>
          </w:tcPr>
          <w:p w14:paraId="3AE25290" w14:textId="034BE843" w:rsidR="00AE70F2" w:rsidRPr="00F01C62" w:rsidRDefault="00AE70F2" w:rsidP="00AE70F2">
            <w:pPr>
              <w:pStyle w:val="GOSTTablenorm"/>
            </w:pPr>
            <w:r w:rsidRPr="00F01C62">
              <w:t>Код цели / субсидии</w:t>
            </w:r>
          </w:p>
        </w:tc>
        <w:tc>
          <w:tcPr>
            <w:tcW w:w="1109" w:type="pct"/>
          </w:tcPr>
          <w:p w14:paraId="1786342F" w14:textId="121A0B97" w:rsidR="00AE70F2" w:rsidRPr="00F01C62" w:rsidRDefault="00AE70F2" w:rsidP="00AE70F2">
            <w:pPr>
              <w:pStyle w:val="GOSTTablenorm"/>
            </w:pPr>
            <w:r w:rsidRPr="00F01C62">
              <w:t>svapmigrdata:segment9</w:t>
            </w:r>
          </w:p>
        </w:tc>
        <w:tc>
          <w:tcPr>
            <w:tcW w:w="1371" w:type="pct"/>
          </w:tcPr>
          <w:p w14:paraId="128CA8B2" w14:textId="77777777" w:rsidR="00AE70F2" w:rsidRPr="00F01C62" w:rsidRDefault="00AE70F2" w:rsidP="00AE70F2">
            <w:pPr>
              <w:pStyle w:val="GOSTTablenorm"/>
            </w:pPr>
          </w:p>
        </w:tc>
      </w:tr>
      <w:tr w:rsidR="00AE70F2" w:rsidRPr="00B9499D" w14:paraId="056FEC94" w14:textId="77777777" w:rsidTr="00F265CC">
        <w:tc>
          <w:tcPr>
            <w:tcW w:w="1109" w:type="pct"/>
          </w:tcPr>
          <w:p w14:paraId="76D570C5" w14:textId="67FE3F68" w:rsidR="00AE70F2" w:rsidRPr="00F01C62" w:rsidRDefault="00AE70F2" w:rsidP="00AE70F2">
            <w:pPr>
              <w:pStyle w:val="GOSTTablenorm"/>
            </w:pPr>
            <w:r w:rsidRPr="00F01C62">
              <w:t>Код_НПА</w:t>
            </w:r>
          </w:p>
        </w:tc>
        <w:tc>
          <w:tcPr>
            <w:tcW w:w="302" w:type="pct"/>
          </w:tcPr>
          <w:p w14:paraId="7554365D" w14:textId="7A1144A3" w:rsidR="00AE70F2" w:rsidRPr="00F01C62" w:rsidRDefault="00AE70F2" w:rsidP="00AE70F2">
            <w:pPr>
              <w:pStyle w:val="GOSTTablenorm"/>
            </w:pPr>
            <w:r w:rsidRPr="00F01C62">
              <w:t>да</w:t>
            </w:r>
          </w:p>
        </w:tc>
        <w:tc>
          <w:tcPr>
            <w:tcW w:w="1109" w:type="pct"/>
          </w:tcPr>
          <w:p w14:paraId="3AB69747" w14:textId="7364E063" w:rsidR="00AE70F2" w:rsidRPr="00F01C62" w:rsidRDefault="00AE70F2" w:rsidP="00AE70F2">
            <w:pPr>
              <w:pStyle w:val="GOSTTablenorm"/>
            </w:pPr>
            <w:r w:rsidRPr="00F01C62">
              <w:t>Код НПА</w:t>
            </w:r>
          </w:p>
        </w:tc>
        <w:tc>
          <w:tcPr>
            <w:tcW w:w="1109" w:type="pct"/>
          </w:tcPr>
          <w:p w14:paraId="09D664A0" w14:textId="12D8984F" w:rsidR="00AE70F2" w:rsidRPr="00F01C62" w:rsidRDefault="00AE70F2" w:rsidP="00AE70F2">
            <w:pPr>
              <w:pStyle w:val="GOSTTablenorm"/>
            </w:pPr>
            <w:r w:rsidRPr="00F01C62">
              <w:t>svapmigrdata:segment9</w:t>
            </w:r>
          </w:p>
        </w:tc>
        <w:tc>
          <w:tcPr>
            <w:tcW w:w="1371" w:type="pct"/>
          </w:tcPr>
          <w:p w14:paraId="347A2DD1" w14:textId="1D109272" w:rsidR="00AE70F2" w:rsidRPr="00F01C62" w:rsidRDefault="00AE70F2" w:rsidP="00AE70F2">
            <w:pPr>
              <w:pStyle w:val="GOSTTablenorm"/>
            </w:pPr>
            <w:r w:rsidRPr="00F01C62">
              <w:t>Если в реквизите документа содержится значение в формате ХХХХ – записывается в атр</w:t>
            </w:r>
            <w:r>
              <w:t>ибут Код_НПА в неизменном виде.</w:t>
            </w:r>
          </w:p>
          <w:p w14:paraId="5DD84E08" w14:textId="778E986B" w:rsidR="00AE70F2" w:rsidRPr="00F01C62" w:rsidRDefault="00AE70F2" w:rsidP="00AE70F2">
            <w:pPr>
              <w:pStyle w:val="GOSTTablenorm"/>
            </w:pPr>
            <w:r w:rsidRPr="00F01C62">
              <w:t>Если в реквизите содержится значение в формате ХХХХ-УУ – записывается в атрибут Код_НПА после преобразования (только первые 4 символа).</w:t>
            </w:r>
          </w:p>
          <w:p w14:paraId="6E893051" w14:textId="77777777" w:rsidR="00AE70F2" w:rsidRDefault="00AE70F2" w:rsidP="00AE70F2">
            <w:pPr>
              <w:pStyle w:val="GOSTTablenorm"/>
              <w:rPr>
                <w:ins w:id="13366" w:author="Чиркова Наталия Сергеевна" w:date="2024-04-01T17:35:00Z"/>
              </w:rPr>
            </w:pPr>
            <w:r w:rsidRPr="00F01C62">
              <w:t>Если в реквизите документа содержится значение «-» (прочерк) или реквизит не заполнен - атрибут Код_НПА</w:t>
            </w:r>
            <w:r>
              <w:t xml:space="preserve"> не заполняется (пусто)</w:t>
            </w:r>
            <w:ins w:id="13367" w:author="Чиркова Наталия Сергеевна" w:date="2024-04-01T17:35:00Z">
              <w:r w:rsidR="002B7410">
                <w:t>.</w:t>
              </w:r>
            </w:ins>
          </w:p>
          <w:p w14:paraId="00DEFBD6" w14:textId="3DA67EB9" w:rsidR="002B7410" w:rsidRPr="00F01C62" w:rsidRDefault="002B7410" w:rsidP="00AE70F2">
            <w:pPr>
              <w:pStyle w:val="GOSTTablenorm"/>
            </w:pPr>
            <w:ins w:id="13368" w:author="Чиркова Наталия Сергеевна" w:date="2024-04-01T17:35:00Z">
              <w:r>
                <w:t>Не заполняется для справки с типом «БИГ»</w:t>
              </w:r>
            </w:ins>
          </w:p>
        </w:tc>
      </w:tr>
      <w:tr w:rsidR="00AE70F2" w:rsidRPr="00B9499D" w14:paraId="291E94B8" w14:textId="77777777" w:rsidTr="00F265CC">
        <w:tc>
          <w:tcPr>
            <w:tcW w:w="1109" w:type="pct"/>
          </w:tcPr>
          <w:p w14:paraId="477A643C" w14:textId="48E6CC56" w:rsidR="00AE70F2" w:rsidRPr="00F01C62" w:rsidRDefault="00AE70F2" w:rsidP="00AE70F2">
            <w:pPr>
              <w:pStyle w:val="GOSTTablenorm"/>
            </w:pPr>
            <w:r w:rsidRPr="00F01C62">
              <w:t>Направление_выплаты</w:t>
            </w:r>
          </w:p>
        </w:tc>
        <w:tc>
          <w:tcPr>
            <w:tcW w:w="302" w:type="pct"/>
          </w:tcPr>
          <w:p w14:paraId="3D6438D3" w14:textId="238A0537" w:rsidR="00AE70F2" w:rsidRPr="00F01C62" w:rsidRDefault="00AE70F2" w:rsidP="00AE70F2">
            <w:pPr>
              <w:pStyle w:val="GOSTTablenorm"/>
            </w:pPr>
            <w:r w:rsidRPr="00F01C62">
              <w:t>да</w:t>
            </w:r>
          </w:p>
        </w:tc>
        <w:tc>
          <w:tcPr>
            <w:tcW w:w="1109" w:type="pct"/>
          </w:tcPr>
          <w:p w14:paraId="48E4C720" w14:textId="3B609EE2" w:rsidR="00AE70F2" w:rsidRPr="00F01C62" w:rsidRDefault="00AE70F2" w:rsidP="00AE70F2">
            <w:pPr>
              <w:pStyle w:val="GOSTTablenorm"/>
            </w:pPr>
            <w:r w:rsidRPr="00F01C62">
              <w:t>Направление выплаты</w:t>
            </w:r>
          </w:p>
        </w:tc>
        <w:tc>
          <w:tcPr>
            <w:tcW w:w="1109" w:type="pct"/>
          </w:tcPr>
          <w:p w14:paraId="0BB7F39D" w14:textId="34A41FCE" w:rsidR="00AE70F2" w:rsidRPr="00F01C62" w:rsidRDefault="00AE70F2" w:rsidP="00AE70F2">
            <w:pPr>
              <w:pStyle w:val="GOSTTablenorm"/>
            </w:pPr>
            <w:r w:rsidRPr="00F01C62">
              <w:t>svapmigrdata:segment9</w:t>
            </w:r>
          </w:p>
        </w:tc>
        <w:tc>
          <w:tcPr>
            <w:tcW w:w="1371" w:type="pct"/>
          </w:tcPr>
          <w:p w14:paraId="1CA1E996" w14:textId="453B47B1" w:rsidR="00AE70F2" w:rsidRPr="00F01C62" w:rsidRDefault="00AE70F2" w:rsidP="00AE70F2">
            <w:pPr>
              <w:pStyle w:val="GOSTTablenorm"/>
            </w:pPr>
            <w:r w:rsidRPr="00F01C62">
              <w:t>Если в реквизите документа содержится значение в формате ХХХХ – атрибут Направление_выплаты не заполняется (пусто)</w:t>
            </w:r>
            <w:r>
              <w:t>.</w:t>
            </w:r>
          </w:p>
          <w:p w14:paraId="0A8AEC1C" w14:textId="34A9CC68" w:rsidR="00AE70F2" w:rsidRPr="00F01C62" w:rsidRDefault="00AE70F2" w:rsidP="00AE70F2">
            <w:pPr>
              <w:pStyle w:val="GOSTTablenorm"/>
            </w:pPr>
            <w:r w:rsidRPr="00F01C62">
              <w:t>Если в реквизите документа содержится значение в формате ХХХХ-УУ – записывается в атрибут Направление_выплаты после преобразования (только последние 2 символа).</w:t>
            </w:r>
          </w:p>
          <w:p w14:paraId="57CA2B34" w14:textId="77777777" w:rsidR="00AE70F2" w:rsidRDefault="00AE70F2" w:rsidP="00AE70F2">
            <w:pPr>
              <w:pStyle w:val="GOSTTablenorm"/>
              <w:rPr>
                <w:ins w:id="13369" w:author="Чиркова Наталия Сергеевна" w:date="2024-04-01T17:35:00Z"/>
              </w:rPr>
            </w:pPr>
            <w:r w:rsidRPr="00F01C62">
              <w:t>Если в реквизите документа содержится значение «-» (прочерк) или реквизит не заполнен - атрибут Направление_выплаты не заполняется (пусто)</w:t>
            </w:r>
            <w:ins w:id="13370" w:author="Чиркова Наталия Сергеевна" w:date="2024-04-01T17:35:00Z">
              <w:r w:rsidR="002B7410">
                <w:t>.</w:t>
              </w:r>
            </w:ins>
          </w:p>
          <w:p w14:paraId="2B099179" w14:textId="6928F043" w:rsidR="002B7410" w:rsidRPr="00F01C62" w:rsidRDefault="002B7410" w:rsidP="00AE70F2">
            <w:pPr>
              <w:pStyle w:val="GOSTTablenorm"/>
            </w:pPr>
            <w:ins w:id="13371" w:author="Чиркова Наталия Сергеевна" w:date="2024-04-01T17:35:00Z">
              <w:r>
                <w:t>Не заполняется для справки с типом «БИГ»</w:t>
              </w:r>
            </w:ins>
          </w:p>
        </w:tc>
      </w:tr>
      <w:tr w:rsidR="00AE70F2" w:rsidRPr="00B9499D" w14:paraId="2C2869AB" w14:textId="77777777" w:rsidTr="00F265CC">
        <w:tc>
          <w:tcPr>
            <w:tcW w:w="1109" w:type="pct"/>
          </w:tcPr>
          <w:p w14:paraId="1503319E" w14:textId="0C3B4AA5" w:rsidR="00AE70F2" w:rsidRPr="00F01C62" w:rsidRDefault="00AE70F2" w:rsidP="00AE70F2">
            <w:pPr>
              <w:pStyle w:val="GOSTTablenorm"/>
            </w:pPr>
            <w:r w:rsidRPr="00F01C62">
              <w:t>БО</w:t>
            </w:r>
          </w:p>
        </w:tc>
        <w:tc>
          <w:tcPr>
            <w:tcW w:w="302" w:type="pct"/>
          </w:tcPr>
          <w:p w14:paraId="369340FB" w14:textId="59AB5B8E" w:rsidR="00AE70F2" w:rsidRPr="00F01C62" w:rsidRDefault="00AE70F2" w:rsidP="00AE70F2">
            <w:pPr>
              <w:pStyle w:val="GOSTTablenorm"/>
            </w:pPr>
            <w:r w:rsidRPr="00F01C62">
              <w:t>нет</w:t>
            </w:r>
          </w:p>
        </w:tc>
        <w:tc>
          <w:tcPr>
            <w:tcW w:w="1109" w:type="pct"/>
          </w:tcPr>
          <w:p w14:paraId="4A30BB12" w14:textId="1DE43898" w:rsidR="00AE70F2" w:rsidRPr="00F01C62" w:rsidRDefault="00AE70F2" w:rsidP="00AE70F2">
            <w:pPr>
              <w:pStyle w:val="GOSTTablenorm"/>
            </w:pPr>
            <w:r w:rsidRPr="00F01C62">
              <w:t>Бюджетное обязательство</w:t>
            </w:r>
          </w:p>
        </w:tc>
        <w:tc>
          <w:tcPr>
            <w:tcW w:w="1109" w:type="pct"/>
          </w:tcPr>
          <w:p w14:paraId="4A856BDE" w14:textId="575BE92C" w:rsidR="00AE70F2" w:rsidRPr="00F01C62" w:rsidRDefault="00AE70F2" w:rsidP="00AE70F2">
            <w:pPr>
              <w:pStyle w:val="GOSTTablenorm"/>
            </w:pPr>
            <w:r w:rsidRPr="00F01C62">
              <w:t>svapmigrdata:segment10</w:t>
            </w:r>
          </w:p>
        </w:tc>
        <w:tc>
          <w:tcPr>
            <w:tcW w:w="1371" w:type="pct"/>
          </w:tcPr>
          <w:p w14:paraId="7B8804AD" w14:textId="77777777" w:rsidR="00AE70F2" w:rsidRPr="00F01C62" w:rsidRDefault="00AE70F2" w:rsidP="00AE70F2">
            <w:pPr>
              <w:pStyle w:val="GOSTTablenorm"/>
            </w:pPr>
          </w:p>
        </w:tc>
      </w:tr>
      <w:tr w:rsidR="00AE70F2" w:rsidRPr="00B9499D" w14:paraId="6D7EEA17" w14:textId="77777777" w:rsidTr="00F265CC">
        <w:tc>
          <w:tcPr>
            <w:tcW w:w="1109" w:type="pct"/>
          </w:tcPr>
          <w:p w14:paraId="256A92AC" w14:textId="7B272D8A" w:rsidR="00AE70F2" w:rsidRPr="00F01C62" w:rsidRDefault="00AE70F2" w:rsidP="00AE70F2">
            <w:pPr>
              <w:pStyle w:val="GOSTTablenorm"/>
            </w:pPr>
            <w:r w:rsidRPr="00F01C62">
              <w:t>ОКТМО</w:t>
            </w:r>
          </w:p>
        </w:tc>
        <w:tc>
          <w:tcPr>
            <w:tcW w:w="302" w:type="pct"/>
          </w:tcPr>
          <w:p w14:paraId="0489AA41" w14:textId="1ECC7BD5" w:rsidR="00AE70F2" w:rsidRPr="00F01C62" w:rsidRDefault="00AE70F2" w:rsidP="00AE70F2">
            <w:pPr>
              <w:pStyle w:val="GOSTTablenorm"/>
            </w:pPr>
            <w:r w:rsidRPr="00F01C62">
              <w:t>нет</w:t>
            </w:r>
          </w:p>
        </w:tc>
        <w:tc>
          <w:tcPr>
            <w:tcW w:w="1109" w:type="pct"/>
          </w:tcPr>
          <w:p w14:paraId="305523F4" w14:textId="36124EA4" w:rsidR="00AE70F2" w:rsidRPr="00F01C62" w:rsidRDefault="00AE70F2" w:rsidP="00AE70F2">
            <w:pPr>
              <w:pStyle w:val="GOSTTablenorm"/>
            </w:pPr>
            <w:r w:rsidRPr="00F01C62">
              <w:t>ОКТМО</w:t>
            </w:r>
          </w:p>
        </w:tc>
        <w:tc>
          <w:tcPr>
            <w:tcW w:w="1109" w:type="pct"/>
          </w:tcPr>
          <w:p w14:paraId="4D512527" w14:textId="07D03297" w:rsidR="00AE70F2" w:rsidRPr="00F01C62" w:rsidRDefault="00AE70F2" w:rsidP="00AE70F2">
            <w:pPr>
              <w:pStyle w:val="GOSTTablenorm"/>
            </w:pPr>
            <w:r w:rsidRPr="00F01C62">
              <w:t>svapmigrdata:segment11</w:t>
            </w:r>
          </w:p>
        </w:tc>
        <w:tc>
          <w:tcPr>
            <w:tcW w:w="1371" w:type="pct"/>
          </w:tcPr>
          <w:p w14:paraId="3D0B1705" w14:textId="77777777" w:rsidR="00AE70F2" w:rsidRPr="00F01C62" w:rsidRDefault="00AE70F2" w:rsidP="00AE70F2">
            <w:pPr>
              <w:pStyle w:val="GOSTTablenorm"/>
            </w:pPr>
          </w:p>
        </w:tc>
      </w:tr>
      <w:tr w:rsidR="00AE70F2" w:rsidRPr="00B9499D" w14:paraId="3B7C6E3E" w14:textId="77777777" w:rsidTr="00F265CC">
        <w:tc>
          <w:tcPr>
            <w:tcW w:w="1109" w:type="pct"/>
          </w:tcPr>
          <w:p w14:paraId="38E754F0" w14:textId="59318D9E" w:rsidR="00AE70F2" w:rsidRPr="00F01C62" w:rsidRDefault="00AE70F2" w:rsidP="00AE70F2">
            <w:pPr>
              <w:pStyle w:val="GOSTTablenorm"/>
            </w:pPr>
            <w:r w:rsidRPr="00F01C62">
              <w:t>ПЗО</w:t>
            </w:r>
          </w:p>
        </w:tc>
        <w:tc>
          <w:tcPr>
            <w:tcW w:w="302" w:type="pct"/>
          </w:tcPr>
          <w:p w14:paraId="1DB25A46" w14:textId="5D12BA2B" w:rsidR="00AE70F2" w:rsidRPr="00F01C62" w:rsidRDefault="00AE70F2" w:rsidP="00AE70F2">
            <w:pPr>
              <w:pStyle w:val="GOSTTablenorm"/>
            </w:pPr>
            <w:r w:rsidRPr="00F01C62">
              <w:t>нет</w:t>
            </w:r>
          </w:p>
        </w:tc>
        <w:tc>
          <w:tcPr>
            <w:tcW w:w="1109" w:type="pct"/>
          </w:tcPr>
          <w:p w14:paraId="5E3DF629" w14:textId="327CE04F" w:rsidR="00AE70F2" w:rsidRPr="00F01C62" w:rsidRDefault="00AE70F2" w:rsidP="00AE70F2">
            <w:pPr>
              <w:pStyle w:val="GOSTTablenorm"/>
            </w:pPr>
            <w:r w:rsidRPr="00F01C62">
              <w:t>Признак заключительных оборотов</w:t>
            </w:r>
          </w:p>
        </w:tc>
        <w:tc>
          <w:tcPr>
            <w:tcW w:w="1109" w:type="pct"/>
          </w:tcPr>
          <w:p w14:paraId="0A196EB8" w14:textId="7BB6049F" w:rsidR="00AE70F2" w:rsidRPr="00F01C62" w:rsidRDefault="00AE70F2" w:rsidP="00AE70F2">
            <w:pPr>
              <w:pStyle w:val="GOSTTablenorm"/>
            </w:pPr>
            <w:r w:rsidRPr="00F01C62">
              <w:t>svapmigrdata:segment12</w:t>
            </w:r>
          </w:p>
        </w:tc>
        <w:tc>
          <w:tcPr>
            <w:tcW w:w="1371" w:type="pct"/>
          </w:tcPr>
          <w:p w14:paraId="0CB94AEF" w14:textId="77777777" w:rsidR="00AE70F2" w:rsidRPr="00F01C62" w:rsidRDefault="00AE70F2" w:rsidP="00AE70F2">
            <w:pPr>
              <w:pStyle w:val="GOSTTablenorm"/>
            </w:pPr>
          </w:p>
        </w:tc>
      </w:tr>
      <w:tr w:rsidR="00AE70F2" w:rsidRPr="00B9499D" w14:paraId="06B30603" w14:textId="77777777" w:rsidTr="00F265CC">
        <w:tc>
          <w:tcPr>
            <w:tcW w:w="1109" w:type="pct"/>
          </w:tcPr>
          <w:p w14:paraId="2F9E1BF0" w14:textId="1FABA84C" w:rsidR="00AE70F2" w:rsidRPr="00F01C62" w:rsidRDefault="00AE70F2" w:rsidP="00AE70F2">
            <w:pPr>
              <w:pStyle w:val="GOSTTablenorm"/>
            </w:pPr>
            <w:r w:rsidRPr="00F01C62">
              <w:t>ОКС_КМИ</w:t>
            </w:r>
          </w:p>
        </w:tc>
        <w:tc>
          <w:tcPr>
            <w:tcW w:w="302" w:type="pct"/>
          </w:tcPr>
          <w:p w14:paraId="5FA290BD" w14:textId="6D37A6AF" w:rsidR="00AE70F2" w:rsidRPr="00F01C62" w:rsidRDefault="00AE70F2" w:rsidP="00AE70F2">
            <w:pPr>
              <w:pStyle w:val="GOSTTablenorm"/>
            </w:pPr>
            <w:r w:rsidRPr="00F01C62">
              <w:t>нет</w:t>
            </w:r>
          </w:p>
        </w:tc>
        <w:tc>
          <w:tcPr>
            <w:tcW w:w="1109" w:type="pct"/>
          </w:tcPr>
          <w:p w14:paraId="7A979898" w14:textId="17643425" w:rsidR="00AE70F2" w:rsidRPr="00F01C62" w:rsidRDefault="00AE70F2" w:rsidP="00AE70F2">
            <w:pPr>
              <w:pStyle w:val="GOSTTablenorm"/>
            </w:pPr>
            <w:r w:rsidRPr="00F01C62">
              <w:t>ОКС / КМИ</w:t>
            </w:r>
          </w:p>
        </w:tc>
        <w:tc>
          <w:tcPr>
            <w:tcW w:w="1109" w:type="pct"/>
          </w:tcPr>
          <w:p w14:paraId="24C5FBAD" w14:textId="773FFBBB" w:rsidR="00AE70F2" w:rsidRPr="00F01C62" w:rsidRDefault="00AE70F2" w:rsidP="00AE70F2">
            <w:pPr>
              <w:pStyle w:val="GOSTTablenorm"/>
            </w:pPr>
            <w:r w:rsidRPr="00F01C62">
              <w:t>svapmigrdata:segment13</w:t>
            </w:r>
          </w:p>
        </w:tc>
        <w:tc>
          <w:tcPr>
            <w:tcW w:w="1371" w:type="pct"/>
          </w:tcPr>
          <w:p w14:paraId="5A54EA72" w14:textId="77777777" w:rsidR="00AE70F2" w:rsidRPr="00F01C62" w:rsidRDefault="00AE70F2" w:rsidP="00AE70F2">
            <w:pPr>
              <w:pStyle w:val="GOSTTablenorm"/>
            </w:pPr>
          </w:p>
        </w:tc>
      </w:tr>
      <w:tr w:rsidR="00AE70F2" w:rsidRPr="00B9499D" w14:paraId="60E3DFF5" w14:textId="77777777" w:rsidTr="00F265CC">
        <w:tc>
          <w:tcPr>
            <w:tcW w:w="1109" w:type="pct"/>
          </w:tcPr>
          <w:p w14:paraId="3EC15199" w14:textId="6CA91E95" w:rsidR="00AE70F2" w:rsidRPr="00F01C62" w:rsidRDefault="00AE70F2" w:rsidP="00AE70F2">
            <w:pPr>
              <w:pStyle w:val="GOSTTablenorm"/>
            </w:pPr>
            <w:r w:rsidRPr="00F01C62">
              <w:t>ФО</w:t>
            </w:r>
          </w:p>
        </w:tc>
        <w:tc>
          <w:tcPr>
            <w:tcW w:w="302" w:type="pct"/>
          </w:tcPr>
          <w:p w14:paraId="19642F8E" w14:textId="2F071877" w:rsidR="00AE70F2" w:rsidRPr="00F01C62" w:rsidRDefault="00AE70F2" w:rsidP="00AE70F2">
            <w:pPr>
              <w:pStyle w:val="GOSTTablenorm"/>
            </w:pPr>
            <w:r w:rsidRPr="00F01C62">
              <w:t>нет</w:t>
            </w:r>
          </w:p>
        </w:tc>
        <w:tc>
          <w:tcPr>
            <w:tcW w:w="1109" w:type="pct"/>
          </w:tcPr>
          <w:p w14:paraId="33810D50" w14:textId="3E425B15" w:rsidR="00AE70F2" w:rsidRPr="00F01C62" w:rsidRDefault="00AE70F2" w:rsidP="00AE70F2">
            <w:pPr>
              <w:pStyle w:val="GOSTTablenorm"/>
            </w:pPr>
            <w:r w:rsidRPr="00F01C62">
              <w:t>Финансовый орган</w:t>
            </w:r>
          </w:p>
        </w:tc>
        <w:tc>
          <w:tcPr>
            <w:tcW w:w="1109" w:type="pct"/>
          </w:tcPr>
          <w:p w14:paraId="78E88EC6" w14:textId="12AD03E8" w:rsidR="00AE70F2" w:rsidRPr="00F01C62" w:rsidRDefault="00AE70F2" w:rsidP="00AE70F2">
            <w:pPr>
              <w:pStyle w:val="GOSTTablenorm"/>
            </w:pPr>
            <w:r w:rsidRPr="00F01C62">
              <w:t>svapmigrdata:segment14</w:t>
            </w:r>
          </w:p>
        </w:tc>
        <w:tc>
          <w:tcPr>
            <w:tcW w:w="1371" w:type="pct"/>
          </w:tcPr>
          <w:p w14:paraId="0CBA4488" w14:textId="77777777" w:rsidR="00AE70F2" w:rsidRPr="00F01C62" w:rsidRDefault="00AE70F2" w:rsidP="00AE70F2">
            <w:pPr>
              <w:pStyle w:val="GOSTTablenorm"/>
            </w:pPr>
          </w:p>
        </w:tc>
      </w:tr>
      <w:tr w:rsidR="00AE70F2" w:rsidRPr="00B9499D" w14:paraId="3FAA75E4" w14:textId="77777777" w:rsidTr="00F265CC">
        <w:tc>
          <w:tcPr>
            <w:tcW w:w="1109" w:type="pct"/>
          </w:tcPr>
          <w:p w14:paraId="2113AFF1" w14:textId="35C3DC71" w:rsidR="00AE70F2" w:rsidRPr="00F01C62" w:rsidRDefault="00AE70F2" w:rsidP="00AE70F2">
            <w:pPr>
              <w:pStyle w:val="GOSTTablenorm"/>
            </w:pPr>
            <w:r w:rsidRPr="00F01C62">
              <w:t>Сумма_Дт</w:t>
            </w:r>
          </w:p>
        </w:tc>
        <w:tc>
          <w:tcPr>
            <w:tcW w:w="302" w:type="pct"/>
          </w:tcPr>
          <w:p w14:paraId="0B5186A6" w14:textId="2A232E83" w:rsidR="00AE70F2" w:rsidRPr="00F01C62" w:rsidRDefault="00AE70F2" w:rsidP="00AE70F2">
            <w:pPr>
              <w:pStyle w:val="GOSTTablenorm"/>
            </w:pPr>
            <w:r w:rsidRPr="00F01C62">
              <w:t>да</w:t>
            </w:r>
          </w:p>
        </w:tc>
        <w:tc>
          <w:tcPr>
            <w:tcW w:w="1109" w:type="pct"/>
          </w:tcPr>
          <w:p w14:paraId="51A73677" w14:textId="035832A8" w:rsidR="00AE70F2" w:rsidRPr="00F01C62" w:rsidRDefault="002B7410" w:rsidP="00AE70F2">
            <w:pPr>
              <w:pStyle w:val="GOSTTablenorm"/>
            </w:pPr>
            <w:ins w:id="13372" w:author="Чиркова Наталия Сергеевна" w:date="2024-04-01T17:36:00Z">
              <w:r>
                <w:t>Учетная с</w:t>
              </w:r>
            </w:ins>
            <w:del w:id="13373" w:author="Чиркова Наталия Сергеевна" w:date="2024-04-01T17:36:00Z">
              <w:r w:rsidR="00AE70F2" w:rsidRPr="00F01C62" w:rsidDel="002B7410">
                <w:delText>С</w:delText>
              </w:r>
            </w:del>
            <w:r w:rsidR="00AE70F2" w:rsidRPr="00F01C62">
              <w:t>умма по дебету</w:t>
            </w:r>
          </w:p>
        </w:tc>
        <w:tc>
          <w:tcPr>
            <w:tcW w:w="1109" w:type="pct"/>
          </w:tcPr>
          <w:p w14:paraId="16E15ADC" w14:textId="24D8C7A4" w:rsidR="00AE70F2" w:rsidRPr="00F01C62" w:rsidRDefault="00AE70F2" w:rsidP="00AE70F2">
            <w:pPr>
              <w:pStyle w:val="GOSTTablenorm"/>
            </w:pPr>
            <w:r w:rsidRPr="00F01C62">
              <w:t>svapmigrdata:accounteddr</w:t>
            </w:r>
          </w:p>
        </w:tc>
        <w:tc>
          <w:tcPr>
            <w:tcW w:w="1371" w:type="pct"/>
          </w:tcPr>
          <w:p w14:paraId="5E67656A" w14:textId="12F2C790" w:rsidR="00AE70F2" w:rsidRPr="00F01C62" w:rsidRDefault="00AE70F2" w:rsidP="00AE70F2">
            <w:pPr>
              <w:pStyle w:val="GOSTTablenorm"/>
            </w:pPr>
            <w:r w:rsidRPr="00F01C62">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AE70F2" w:rsidRPr="00B9499D" w14:paraId="66CD776A" w14:textId="77777777" w:rsidTr="00F265CC">
        <w:tc>
          <w:tcPr>
            <w:tcW w:w="1109" w:type="pct"/>
          </w:tcPr>
          <w:p w14:paraId="09797244" w14:textId="35ECABF9" w:rsidR="00AE70F2" w:rsidRPr="00F01C62" w:rsidRDefault="00AE70F2" w:rsidP="00AE70F2">
            <w:pPr>
              <w:pStyle w:val="GOSTTablenorm"/>
            </w:pPr>
            <w:r w:rsidRPr="00F01C62">
              <w:t>Сумма_Кт</w:t>
            </w:r>
          </w:p>
        </w:tc>
        <w:tc>
          <w:tcPr>
            <w:tcW w:w="302" w:type="pct"/>
          </w:tcPr>
          <w:p w14:paraId="1321444B" w14:textId="65F72717" w:rsidR="00AE70F2" w:rsidRPr="00F01C62" w:rsidRDefault="00AE70F2" w:rsidP="00AE70F2">
            <w:pPr>
              <w:pStyle w:val="GOSTTablenorm"/>
            </w:pPr>
            <w:r w:rsidRPr="00F01C62">
              <w:t>да</w:t>
            </w:r>
          </w:p>
        </w:tc>
        <w:tc>
          <w:tcPr>
            <w:tcW w:w="1109" w:type="pct"/>
          </w:tcPr>
          <w:p w14:paraId="7E459D73" w14:textId="04A34DA5" w:rsidR="00AE70F2" w:rsidRPr="00F01C62" w:rsidRDefault="002B7410" w:rsidP="00AE70F2">
            <w:pPr>
              <w:pStyle w:val="GOSTTablenorm"/>
            </w:pPr>
            <w:ins w:id="13374" w:author="Чиркова Наталия Сергеевна" w:date="2024-04-01T17:36:00Z">
              <w:r>
                <w:t>Учетная с</w:t>
              </w:r>
            </w:ins>
            <w:del w:id="13375" w:author="Чиркова Наталия Сергеевна" w:date="2024-04-01T17:36:00Z">
              <w:r w:rsidR="00AE70F2" w:rsidRPr="00F01C62" w:rsidDel="002B7410">
                <w:delText>С</w:delText>
              </w:r>
            </w:del>
            <w:r w:rsidR="00AE70F2" w:rsidRPr="00F01C62">
              <w:t>умма по кредиту</w:t>
            </w:r>
          </w:p>
        </w:tc>
        <w:tc>
          <w:tcPr>
            <w:tcW w:w="1109" w:type="pct"/>
          </w:tcPr>
          <w:p w14:paraId="4FB64B6C" w14:textId="7E50E61B" w:rsidR="00AE70F2" w:rsidRPr="00F01C62" w:rsidRDefault="00AE70F2" w:rsidP="00AE70F2">
            <w:pPr>
              <w:pStyle w:val="GOSTTablenorm"/>
            </w:pPr>
            <w:r w:rsidRPr="00F01C62">
              <w:t>svapmigrdata:accountedcr</w:t>
            </w:r>
          </w:p>
        </w:tc>
        <w:tc>
          <w:tcPr>
            <w:tcW w:w="1371" w:type="pct"/>
          </w:tcPr>
          <w:p w14:paraId="1F7857D0" w14:textId="764F02BE" w:rsidR="00AE70F2" w:rsidRPr="00F01C62" w:rsidRDefault="00AE70F2" w:rsidP="00AE70F2">
            <w:pPr>
              <w:pStyle w:val="GOSTTablenorm"/>
            </w:pPr>
            <w:r w:rsidRPr="00F01C62">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AD1096" w:rsidRPr="00B9499D" w14:paraId="5C6D69BE" w14:textId="77777777" w:rsidTr="00F265CC">
        <w:tc>
          <w:tcPr>
            <w:tcW w:w="1109" w:type="pct"/>
          </w:tcPr>
          <w:p w14:paraId="702A5F7C" w14:textId="08362CF2" w:rsidR="00AD1096" w:rsidRPr="00AD1096" w:rsidRDefault="00AD1096" w:rsidP="00AD1096">
            <w:pPr>
              <w:pStyle w:val="GOSTTablenorm"/>
              <w:rPr>
                <w:highlight w:val="yellow"/>
              </w:rPr>
            </w:pPr>
            <w:ins w:id="13376" w:author="ACT-31866_Куклина Ю.В." w:date="2024-08-30T14:36:00Z">
              <w:r w:rsidRPr="00AD1096">
                <w:rPr>
                  <w:highlight w:val="yellow"/>
                </w:rPr>
                <w:t>Сумма_Дт</w:t>
              </w:r>
            </w:ins>
            <w:ins w:id="13377" w:author="ACT-31866_Куклина Ю.В." w:date="2024-08-30T14:37:00Z">
              <w:r w:rsidRPr="00AD1096">
                <w:rPr>
                  <w:highlight w:val="yellow"/>
                </w:rPr>
                <w:t>_5</w:t>
              </w:r>
            </w:ins>
          </w:p>
        </w:tc>
        <w:tc>
          <w:tcPr>
            <w:tcW w:w="302" w:type="pct"/>
          </w:tcPr>
          <w:p w14:paraId="249DFCE7" w14:textId="06EEFDEB" w:rsidR="00AD1096" w:rsidRPr="00AD1096" w:rsidRDefault="00AD1096" w:rsidP="00AD1096">
            <w:pPr>
              <w:pStyle w:val="GOSTTablenorm"/>
              <w:rPr>
                <w:highlight w:val="yellow"/>
              </w:rPr>
            </w:pPr>
            <w:ins w:id="13378" w:author="ACT-31866_Куклина Ю.В." w:date="2024-08-30T14:36:00Z">
              <w:r w:rsidRPr="00AD1096">
                <w:rPr>
                  <w:highlight w:val="yellow"/>
                </w:rPr>
                <w:t>да</w:t>
              </w:r>
            </w:ins>
          </w:p>
        </w:tc>
        <w:tc>
          <w:tcPr>
            <w:tcW w:w="1109" w:type="pct"/>
          </w:tcPr>
          <w:p w14:paraId="5BFBF046" w14:textId="24DC8A36" w:rsidR="00AD1096" w:rsidRPr="00AD1096" w:rsidRDefault="00AD1096" w:rsidP="00AD1096">
            <w:pPr>
              <w:pStyle w:val="GOSTTablenorm"/>
              <w:rPr>
                <w:highlight w:val="yellow"/>
              </w:rPr>
            </w:pPr>
            <w:ins w:id="13379" w:author="ACT-31866_Куклина Ю.В." w:date="2024-08-30T14:36:00Z">
              <w:r w:rsidRPr="00AD1096">
                <w:rPr>
                  <w:highlight w:val="yellow"/>
                </w:rPr>
                <w:t>Учетная сумма по дебету</w:t>
              </w:r>
            </w:ins>
            <w:ins w:id="13380" w:author="ACT-31866_Куклина Ю.В." w:date="2024-08-30T14:37:00Z">
              <w:r w:rsidRPr="00AD1096">
                <w:rPr>
                  <w:highlight w:val="yellow"/>
                </w:rPr>
                <w:t xml:space="preserve"> с учетом 5%</w:t>
              </w:r>
            </w:ins>
          </w:p>
        </w:tc>
        <w:tc>
          <w:tcPr>
            <w:tcW w:w="1109" w:type="pct"/>
          </w:tcPr>
          <w:p w14:paraId="6B3D9CC5" w14:textId="397BDFB5" w:rsidR="00AD1096" w:rsidRPr="00AD1096" w:rsidRDefault="00AD1096" w:rsidP="00AD1096">
            <w:pPr>
              <w:pStyle w:val="GOSTTablenorm"/>
              <w:rPr>
                <w:highlight w:val="yellow"/>
              </w:rPr>
            </w:pPr>
            <w:ins w:id="13381" w:author="ACT-31866_Куклина Ю.В." w:date="2024-08-30T14:40:00Z">
              <w:r>
                <w:rPr>
                  <w:highlight w:val="yellow"/>
                </w:rPr>
                <w:t>-</w:t>
              </w:r>
            </w:ins>
          </w:p>
        </w:tc>
        <w:tc>
          <w:tcPr>
            <w:tcW w:w="1371" w:type="pct"/>
          </w:tcPr>
          <w:p w14:paraId="59B3C0F5" w14:textId="49482D24" w:rsidR="00AD1096" w:rsidRPr="00AD1096" w:rsidRDefault="00AD1096" w:rsidP="00AD1096">
            <w:pPr>
              <w:pStyle w:val="GOSTTablenorm"/>
              <w:rPr>
                <w:ins w:id="13382" w:author="ACT-31866_Куклина Ю.В." w:date="2024-08-30T14:37:00Z"/>
                <w:highlight w:val="yellow"/>
              </w:rPr>
            </w:pPr>
            <w:ins w:id="13383" w:author="ACT-31866_Куклина Ю.В." w:date="2024-08-30T14:37:00Z">
              <w:r w:rsidRPr="00AD1096">
                <w:rPr>
                  <w:highlight w:val="yellow"/>
                </w:rPr>
                <w:t xml:space="preserve">Вычисляется как </w:t>
              </w:r>
            </w:ins>
            <w:ins w:id="13384" w:author="ACT-31866_Куклина Ю.В." w:date="2024-08-30T14:38:00Z">
              <w:r w:rsidRPr="00AD1096">
                <w:rPr>
                  <w:highlight w:val="yellow"/>
                </w:rPr>
                <w:t>«Сумма_Дт»</w:t>
              </w:r>
            </w:ins>
            <w:ins w:id="13385" w:author="ACT-31866_Куклина Ю.В." w:date="2024-08-30T14:39:00Z">
              <w:r w:rsidRPr="00AD1096">
                <w:rPr>
                  <w:highlight w:val="yellow"/>
                </w:rPr>
                <w:t>,</w:t>
              </w:r>
            </w:ins>
            <w:ins w:id="13386" w:author="ACT-31866_Куклина Ю.В." w:date="2024-08-30T14:38:00Z">
              <w:r w:rsidRPr="00AD1096">
                <w:rPr>
                  <w:highlight w:val="yellow"/>
                </w:rPr>
                <w:t xml:space="preserve"> умноженная на 1,05</w:t>
              </w:r>
            </w:ins>
          </w:p>
          <w:p w14:paraId="2D77AD3C" w14:textId="77777777" w:rsidR="00AD1096" w:rsidRPr="00AD1096" w:rsidRDefault="00AD1096" w:rsidP="00AD1096">
            <w:pPr>
              <w:pStyle w:val="GOSTTablenorm"/>
              <w:rPr>
                <w:ins w:id="13387" w:author="ACT-31866_Куклина Ю.В." w:date="2024-08-30T14:37:00Z"/>
                <w:highlight w:val="yellow"/>
              </w:rPr>
            </w:pPr>
          </w:p>
          <w:p w14:paraId="35B42E9F" w14:textId="2B75D1BD" w:rsidR="00AD1096" w:rsidRPr="00AD1096" w:rsidRDefault="00AD1096" w:rsidP="00AD1096">
            <w:pPr>
              <w:pStyle w:val="GOSTTablenorm"/>
              <w:rPr>
                <w:highlight w:val="yellow"/>
              </w:rPr>
            </w:pPr>
            <w:ins w:id="13388" w:author="ACT-31866_Куклина Ю.В." w:date="2024-08-30T14:38:00Z">
              <w:r w:rsidRPr="00AD1096">
                <w:rPr>
                  <w:highlight w:val="yellow"/>
                </w:rPr>
                <w:t>П</w:t>
              </w:r>
            </w:ins>
            <w:ins w:id="13389" w:author="ACT-31866_Куклина Ю.В." w:date="2024-08-30T14:36:00Z">
              <w:r w:rsidRPr="00AD1096">
                <w:rPr>
                  <w:highlight w:val="yellow"/>
                </w:rPr>
                <w:t>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tc>
      </w:tr>
      <w:tr w:rsidR="00AD1096" w:rsidRPr="00B9499D" w14:paraId="2566C8A1" w14:textId="77777777" w:rsidTr="00F265CC">
        <w:tc>
          <w:tcPr>
            <w:tcW w:w="1109" w:type="pct"/>
          </w:tcPr>
          <w:p w14:paraId="4D921E9E" w14:textId="1A1695D6" w:rsidR="00AD1096" w:rsidRPr="00AD1096" w:rsidRDefault="00AD1096" w:rsidP="00AD1096">
            <w:pPr>
              <w:pStyle w:val="GOSTTablenorm"/>
              <w:rPr>
                <w:highlight w:val="yellow"/>
              </w:rPr>
            </w:pPr>
            <w:ins w:id="13390" w:author="ACT-31866_Куклина Ю.В." w:date="2024-08-30T14:36:00Z">
              <w:r w:rsidRPr="00AD1096">
                <w:rPr>
                  <w:highlight w:val="yellow"/>
                </w:rPr>
                <w:t>Сумма_Кт</w:t>
              </w:r>
            </w:ins>
            <w:ins w:id="13391" w:author="ACT-31866_Куклина Ю.В." w:date="2024-08-30T14:37:00Z">
              <w:r w:rsidRPr="00AD1096">
                <w:rPr>
                  <w:highlight w:val="yellow"/>
                </w:rPr>
                <w:t>_5</w:t>
              </w:r>
            </w:ins>
          </w:p>
        </w:tc>
        <w:tc>
          <w:tcPr>
            <w:tcW w:w="302" w:type="pct"/>
          </w:tcPr>
          <w:p w14:paraId="79AD7E8B" w14:textId="2FC1762F" w:rsidR="00AD1096" w:rsidRPr="00AD1096" w:rsidRDefault="00AD1096" w:rsidP="00AD1096">
            <w:pPr>
              <w:pStyle w:val="GOSTTablenorm"/>
              <w:rPr>
                <w:highlight w:val="yellow"/>
              </w:rPr>
            </w:pPr>
            <w:ins w:id="13392" w:author="ACT-31866_Куклина Ю.В." w:date="2024-08-30T14:36:00Z">
              <w:r w:rsidRPr="00AD1096">
                <w:rPr>
                  <w:highlight w:val="yellow"/>
                </w:rPr>
                <w:t>да</w:t>
              </w:r>
            </w:ins>
          </w:p>
        </w:tc>
        <w:tc>
          <w:tcPr>
            <w:tcW w:w="1109" w:type="pct"/>
          </w:tcPr>
          <w:p w14:paraId="0FDC90F6" w14:textId="370EAD84" w:rsidR="00AD1096" w:rsidRPr="00AD1096" w:rsidRDefault="00AD1096" w:rsidP="00AD1096">
            <w:pPr>
              <w:pStyle w:val="GOSTTablenorm"/>
              <w:rPr>
                <w:highlight w:val="yellow"/>
              </w:rPr>
            </w:pPr>
            <w:ins w:id="13393" w:author="ACT-31866_Куклина Ю.В." w:date="2024-08-30T14:36:00Z">
              <w:r w:rsidRPr="00AD1096">
                <w:rPr>
                  <w:highlight w:val="yellow"/>
                </w:rPr>
                <w:t>Учетная сумма по кредиту</w:t>
              </w:r>
            </w:ins>
            <w:ins w:id="13394" w:author="ACT-31866_Куклина Ю.В." w:date="2024-08-30T14:37:00Z">
              <w:r w:rsidRPr="00AD1096">
                <w:rPr>
                  <w:highlight w:val="yellow"/>
                </w:rPr>
                <w:t xml:space="preserve"> с учетом 5%</w:t>
              </w:r>
            </w:ins>
          </w:p>
        </w:tc>
        <w:tc>
          <w:tcPr>
            <w:tcW w:w="1109" w:type="pct"/>
          </w:tcPr>
          <w:p w14:paraId="1BB1E797" w14:textId="0217B2D6" w:rsidR="00AD1096" w:rsidRPr="00AD1096" w:rsidRDefault="00AD1096" w:rsidP="00AD1096">
            <w:pPr>
              <w:pStyle w:val="GOSTTablenorm"/>
              <w:rPr>
                <w:highlight w:val="yellow"/>
              </w:rPr>
            </w:pPr>
            <w:ins w:id="13395" w:author="ACT-31866_Куклина Ю.В." w:date="2024-08-30T14:40:00Z">
              <w:r>
                <w:rPr>
                  <w:highlight w:val="yellow"/>
                </w:rPr>
                <w:t>-</w:t>
              </w:r>
            </w:ins>
          </w:p>
        </w:tc>
        <w:tc>
          <w:tcPr>
            <w:tcW w:w="1371" w:type="pct"/>
          </w:tcPr>
          <w:p w14:paraId="42A4445C" w14:textId="1E3D15E1" w:rsidR="00AD1096" w:rsidRPr="00AD1096" w:rsidRDefault="00AD1096" w:rsidP="00AD1096">
            <w:pPr>
              <w:pStyle w:val="GOSTTablenorm"/>
              <w:rPr>
                <w:ins w:id="13396" w:author="ACT-31866_Куклина Ю.В." w:date="2024-08-30T14:38:00Z"/>
                <w:highlight w:val="yellow"/>
              </w:rPr>
            </w:pPr>
            <w:ins w:id="13397" w:author="ACT-31866_Куклина Ю.В." w:date="2024-08-30T14:38:00Z">
              <w:r w:rsidRPr="00AD1096">
                <w:rPr>
                  <w:highlight w:val="yellow"/>
                </w:rPr>
                <w:t>Вычисляется как «Сумма_</w:t>
              </w:r>
            </w:ins>
            <w:ins w:id="13398" w:author="ACT-31866_Куклина Ю.В." w:date="2024-08-30T14:39:00Z">
              <w:r w:rsidRPr="00AD1096">
                <w:rPr>
                  <w:highlight w:val="yellow"/>
                </w:rPr>
                <w:t>К</w:t>
              </w:r>
            </w:ins>
            <w:ins w:id="13399" w:author="ACT-31866_Куклина Ю.В." w:date="2024-08-30T14:38:00Z">
              <w:r w:rsidRPr="00AD1096">
                <w:rPr>
                  <w:highlight w:val="yellow"/>
                </w:rPr>
                <w:t>т»</w:t>
              </w:r>
            </w:ins>
            <w:ins w:id="13400" w:author="ACT-31866_Куклина Ю.В." w:date="2024-08-30T14:39:00Z">
              <w:r w:rsidRPr="00AD1096">
                <w:rPr>
                  <w:highlight w:val="yellow"/>
                </w:rPr>
                <w:t>,</w:t>
              </w:r>
            </w:ins>
            <w:ins w:id="13401" w:author="ACT-31866_Куклина Ю.В." w:date="2024-08-30T14:38:00Z">
              <w:r w:rsidRPr="00AD1096">
                <w:rPr>
                  <w:highlight w:val="yellow"/>
                </w:rPr>
                <w:t xml:space="preserve"> умноженная на 1,05</w:t>
              </w:r>
            </w:ins>
          </w:p>
          <w:p w14:paraId="32DF432F" w14:textId="77777777" w:rsidR="00AD1096" w:rsidRPr="00AD1096" w:rsidRDefault="00AD1096" w:rsidP="00AD1096">
            <w:pPr>
              <w:pStyle w:val="GOSTTablenorm"/>
              <w:rPr>
                <w:ins w:id="13402" w:author="ACT-31866_Куклина Ю.В." w:date="2024-08-30T14:38:00Z"/>
                <w:highlight w:val="yellow"/>
              </w:rPr>
            </w:pPr>
          </w:p>
          <w:p w14:paraId="130E4481" w14:textId="3A2130AD" w:rsidR="00AD1096" w:rsidRPr="00AD1096" w:rsidRDefault="00AD1096" w:rsidP="00AD1096">
            <w:pPr>
              <w:pStyle w:val="GOSTTablenorm"/>
              <w:rPr>
                <w:highlight w:val="yellow"/>
              </w:rPr>
            </w:pPr>
            <w:ins w:id="13403" w:author="ACT-31866_Куклина Ю.В." w:date="2024-08-30T14:38:00Z">
              <w:r w:rsidRPr="00AD1096">
                <w:rPr>
                  <w:highlight w:val="yellow"/>
                </w:rPr>
                <w:t>П</w:t>
              </w:r>
            </w:ins>
            <w:ins w:id="13404" w:author="ACT-31866_Куклина Ю.В." w:date="2024-08-30T14:36:00Z">
              <w:r w:rsidRPr="00AD1096">
                <w:rPr>
                  <w:highlight w:val="yellow"/>
                </w:rPr>
                <w:t>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tc>
      </w:tr>
      <w:tr w:rsidR="00AD1096" w:rsidRPr="00B9499D" w14:paraId="22CDA991" w14:textId="77777777" w:rsidTr="00F265CC">
        <w:trPr>
          <w:ins w:id="13405" w:author="Чиркова Наталия Сергеевна" w:date="2024-04-01T17:36:00Z"/>
        </w:trPr>
        <w:tc>
          <w:tcPr>
            <w:tcW w:w="1109" w:type="pct"/>
          </w:tcPr>
          <w:p w14:paraId="010C8889" w14:textId="428E8A18" w:rsidR="00AD1096" w:rsidRPr="00F01C62" w:rsidRDefault="00AD1096" w:rsidP="00AD1096">
            <w:pPr>
              <w:pStyle w:val="GOSTTablenorm"/>
              <w:rPr>
                <w:ins w:id="13406" w:author="Чиркова Наталия Сергеевна" w:date="2024-04-01T17:36:00Z"/>
              </w:rPr>
            </w:pPr>
            <w:commentRangeStart w:id="13407"/>
            <w:ins w:id="13408" w:author="Чиркова Наталия Сергеевна" w:date="2024-04-01T17:36:00Z">
              <w:r w:rsidRPr="00F01C62">
                <w:t>Сумма_</w:t>
              </w:r>
              <w:r>
                <w:t>валюта_</w:t>
              </w:r>
              <w:r w:rsidRPr="00F01C62">
                <w:t>Дт</w:t>
              </w:r>
              <w:commentRangeEnd w:id="13407"/>
              <w:r w:rsidRPr="00F01C62">
                <w:rPr>
                  <w:rStyle w:val="afff4"/>
                  <w:sz w:val="22"/>
                  <w:szCs w:val="20"/>
                </w:rPr>
                <w:commentReference w:id="13407"/>
              </w:r>
            </w:ins>
          </w:p>
        </w:tc>
        <w:tc>
          <w:tcPr>
            <w:tcW w:w="302" w:type="pct"/>
          </w:tcPr>
          <w:p w14:paraId="58DEAA96" w14:textId="5655324A" w:rsidR="00AD1096" w:rsidRPr="00F01C62" w:rsidRDefault="00AD1096" w:rsidP="00AD1096">
            <w:pPr>
              <w:pStyle w:val="GOSTTablenorm"/>
              <w:rPr>
                <w:ins w:id="13409" w:author="Чиркова Наталия Сергеевна" w:date="2024-04-01T17:36:00Z"/>
              </w:rPr>
            </w:pPr>
            <w:ins w:id="13410" w:author="Чиркова Наталия Сергеевна" w:date="2024-04-01T17:36:00Z">
              <w:r w:rsidRPr="00F01C62">
                <w:t>да</w:t>
              </w:r>
            </w:ins>
          </w:p>
        </w:tc>
        <w:tc>
          <w:tcPr>
            <w:tcW w:w="1109" w:type="pct"/>
          </w:tcPr>
          <w:p w14:paraId="71432CE2" w14:textId="1D773181" w:rsidR="00AD1096" w:rsidRDefault="00AD1096" w:rsidP="00AD1096">
            <w:pPr>
              <w:pStyle w:val="GOSTTablenorm"/>
              <w:rPr>
                <w:ins w:id="13411" w:author="Чиркова Наталия Сергеевна" w:date="2024-04-01T17:36:00Z"/>
              </w:rPr>
            </w:pPr>
            <w:ins w:id="13412" w:author="Чиркова Наталия Сергеевна" w:date="2024-04-01T17:36:00Z">
              <w:r>
                <w:t>С</w:t>
              </w:r>
              <w:r w:rsidRPr="00F01C62">
                <w:t>умма по дебету</w:t>
              </w:r>
              <w:r>
                <w:t xml:space="preserve"> в валюте операции</w:t>
              </w:r>
            </w:ins>
          </w:p>
        </w:tc>
        <w:tc>
          <w:tcPr>
            <w:tcW w:w="1109" w:type="pct"/>
          </w:tcPr>
          <w:p w14:paraId="391DD117" w14:textId="00B2D591" w:rsidR="00AD1096" w:rsidRPr="00E977ED" w:rsidRDefault="00AD1096" w:rsidP="00AD1096">
            <w:pPr>
              <w:pStyle w:val="GOSTTablenorm"/>
              <w:rPr>
                <w:ins w:id="13413" w:author="Чиркова Наталия Сергеевна" w:date="2024-04-01T17:36:00Z"/>
              </w:rPr>
            </w:pPr>
            <w:ins w:id="13414" w:author="Чиркова Наталия Сергеевна" w:date="2024-04-01T17:36:00Z">
              <w:r w:rsidRPr="00E977ED">
                <w:t>svapmigrdata:</w:t>
              </w:r>
              <w:r w:rsidRPr="00E977ED">
                <w:rPr>
                  <w:lang w:val="en-US"/>
                </w:rPr>
                <w:t>entered</w:t>
              </w:r>
              <w:r w:rsidRPr="00E977ED">
                <w:t>dr</w:t>
              </w:r>
            </w:ins>
          </w:p>
        </w:tc>
        <w:tc>
          <w:tcPr>
            <w:tcW w:w="1371" w:type="pct"/>
          </w:tcPr>
          <w:p w14:paraId="47EB23EA" w14:textId="67B7DBE3" w:rsidR="00AD1096" w:rsidRPr="00F01C62" w:rsidRDefault="00AD1096" w:rsidP="00AD1096">
            <w:pPr>
              <w:pStyle w:val="GOSTTablenorm"/>
              <w:rPr>
                <w:ins w:id="13415" w:author="Чиркова Наталия Сергеевна" w:date="2024-04-01T17:36:00Z"/>
              </w:rPr>
            </w:pPr>
            <w:ins w:id="13416" w:author="Чиркова Наталия Сергеевна" w:date="2024-04-01T17:36:00Z">
              <w:r w:rsidRPr="00F01C62">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tc>
      </w:tr>
      <w:tr w:rsidR="00AD1096" w:rsidRPr="00B9499D" w14:paraId="5116EDA9" w14:textId="77777777" w:rsidTr="00F265CC">
        <w:trPr>
          <w:ins w:id="13417" w:author="Чиркова Наталия Сергеевна" w:date="2024-04-01T17:36:00Z"/>
        </w:trPr>
        <w:tc>
          <w:tcPr>
            <w:tcW w:w="1109" w:type="pct"/>
          </w:tcPr>
          <w:p w14:paraId="0A4144C6" w14:textId="77A84CC0" w:rsidR="00AD1096" w:rsidRPr="00F01C62" w:rsidRDefault="00AD1096" w:rsidP="00AD1096">
            <w:pPr>
              <w:pStyle w:val="GOSTTablenorm"/>
              <w:rPr>
                <w:ins w:id="13418" w:author="Чиркова Наталия Сергеевна" w:date="2024-04-01T17:36:00Z"/>
              </w:rPr>
            </w:pPr>
            <w:ins w:id="13419" w:author="Чиркова Наталия Сергеевна" w:date="2024-04-01T17:36:00Z">
              <w:r w:rsidRPr="00F01C62">
                <w:t>Сумма_</w:t>
              </w:r>
              <w:r>
                <w:t>валюта_</w:t>
              </w:r>
              <w:r w:rsidRPr="00F01C62">
                <w:t>Кт</w:t>
              </w:r>
            </w:ins>
          </w:p>
        </w:tc>
        <w:tc>
          <w:tcPr>
            <w:tcW w:w="302" w:type="pct"/>
          </w:tcPr>
          <w:p w14:paraId="04F80639" w14:textId="0E955239" w:rsidR="00AD1096" w:rsidRPr="00F01C62" w:rsidRDefault="00AD1096" w:rsidP="00AD1096">
            <w:pPr>
              <w:pStyle w:val="GOSTTablenorm"/>
              <w:rPr>
                <w:ins w:id="13420" w:author="Чиркова Наталия Сергеевна" w:date="2024-04-01T17:36:00Z"/>
              </w:rPr>
            </w:pPr>
            <w:ins w:id="13421" w:author="Чиркова Наталия Сергеевна" w:date="2024-04-01T17:36:00Z">
              <w:r w:rsidRPr="00F01C62">
                <w:t>да</w:t>
              </w:r>
            </w:ins>
          </w:p>
        </w:tc>
        <w:tc>
          <w:tcPr>
            <w:tcW w:w="1109" w:type="pct"/>
          </w:tcPr>
          <w:p w14:paraId="3A136537" w14:textId="117FFA8D" w:rsidR="00AD1096" w:rsidRDefault="00AD1096" w:rsidP="00AD1096">
            <w:pPr>
              <w:pStyle w:val="GOSTTablenorm"/>
              <w:rPr>
                <w:ins w:id="13422" w:author="Чиркова Наталия Сергеевна" w:date="2024-04-01T17:36:00Z"/>
              </w:rPr>
            </w:pPr>
            <w:ins w:id="13423" w:author="Чиркова Наталия Сергеевна" w:date="2024-04-01T17:36:00Z">
              <w:r>
                <w:t>Сумма по креди</w:t>
              </w:r>
              <w:r w:rsidRPr="00F01C62">
                <w:t>ту</w:t>
              </w:r>
              <w:r>
                <w:t xml:space="preserve"> в валюте операции</w:t>
              </w:r>
            </w:ins>
          </w:p>
        </w:tc>
        <w:tc>
          <w:tcPr>
            <w:tcW w:w="1109" w:type="pct"/>
          </w:tcPr>
          <w:p w14:paraId="151EC4C7" w14:textId="75BB9C48" w:rsidR="00AD1096" w:rsidRPr="00E977ED" w:rsidRDefault="00AD1096" w:rsidP="00AD1096">
            <w:pPr>
              <w:pStyle w:val="GOSTTablenorm"/>
              <w:rPr>
                <w:ins w:id="13424" w:author="Чиркова Наталия Сергеевна" w:date="2024-04-01T17:36:00Z"/>
              </w:rPr>
            </w:pPr>
            <w:ins w:id="13425" w:author="Чиркова Наталия Сергеевна" w:date="2024-04-01T17:36:00Z">
              <w:r w:rsidRPr="00E977ED">
                <w:t>svapmigrdata:</w:t>
              </w:r>
              <w:r w:rsidRPr="00E977ED">
                <w:rPr>
                  <w:lang w:val="en-US"/>
                </w:rPr>
                <w:t>enteredc</w:t>
              </w:r>
              <w:r w:rsidRPr="00E977ED">
                <w:t>r</w:t>
              </w:r>
            </w:ins>
          </w:p>
        </w:tc>
        <w:tc>
          <w:tcPr>
            <w:tcW w:w="1371" w:type="pct"/>
          </w:tcPr>
          <w:p w14:paraId="586FB8F1" w14:textId="396764AD" w:rsidR="00AD1096" w:rsidRPr="00F01C62" w:rsidRDefault="00AD1096" w:rsidP="00AD1096">
            <w:pPr>
              <w:pStyle w:val="GOSTTablenorm"/>
              <w:rPr>
                <w:ins w:id="13426" w:author="Чиркова Наталия Сергеевна" w:date="2024-04-01T17:36:00Z"/>
              </w:rPr>
            </w:pPr>
            <w:ins w:id="13427" w:author="Чиркова Наталия Сергеевна" w:date="2024-04-01T17:36:00Z">
              <w:r w:rsidRPr="00F01C62">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tc>
      </w:tr>
      <w:tr w:rsidR="00AD1096" w:rsidRPr="00B9499D" w14:paraId="7B78A704" w14:textId="77777777" w:rsidTr="00F265CC">
        <w:tc>
          <w:tcPr>
            <w:tcW w:w="1109" w:type="pct"/>
          </w:tcPr>
          <w:p w14:paraId="6411BC23" w14:textId="43933E28" w:rsidR="00AD1096" w:rsidRPr="00AD1096" w:rsidRDefault="00AD1096" w:rsidP="00AD1096">
            <w:pPr>
              <w:pStyle w:val="GOSTTablenorm"/>
              <w:rPr>
                <w:highlight w:val="yellow"/>
              </w:rPr>
            </w:pPr>
            <w:ins w:id="13428" w:author="ACT-31866_Куклина Ю.В." w:date="2024-08-30T14:40:00Z">
              <w:r w:rsidRPr="00AD1096">
                <w:rPr>
                  <w:highlight w:val="yellow"/>
                </w:rPr>
                <w:t>Сумма_валюта_Дт_5</w:t>
              </w:r>
            </w:ins>
          </w:p>
        </w:tc>
        <w:tc>
          <w:tcPr>
            <w:tcW w:w="302" w:type="pct"/>
          </w:tcPr>
          <w:p w14:paraId="176B89CC" w14:textId="557F7230" w:rsidR="00AD1096" w:rsidRPr="00AD1096" w:rsidRDefault="00AD1096" w:rsidP="00AD1096">
            <w:pPr>
              <w:pStyle w:val="GOSTTablenorm"/>
              <w:rPr>
                <w:highlight w:val="yellow"/>
              </w:rPr>
            </w:pPr>
            <w:ins w:id="13429" w:author="ACT-31866_Куклина Ю.В." w:date="2024-08-30T14:40:00Z">
              <w:r w:rsidRPr="00AD1096">
                <w:rPr>
                  <w:highlight w:val="yellow"/>
                </w:rPr>
                <w:t>да</w:t>
              </w:r>
            </w:ins>
          </w:p>
        </w:tc>
        <w:tc>
          <w:tcPr>
            <w:tcW w:w="1109" w:type="pct"/>
          </w:tcPr>
          <w:p w14:paraId="13920CFC" w14:textId="154C6BFD" w:rsidR="00AD1096" w:rsidRPr="00AD1096" w:rsidRDefault="00AD1096" w:rsidP="00AD1096">
            <w:pPr>
              <w:pStyle w:val="GOSTTablenorm"/>
              <w:rPr>
                <w:highlight w:val="yellow"/>
              </w:rPr>
            </w:pPr>
            <w:ins w:id="13430" w:author="ACT-31866_Куклина Ю.В." w:date="2024-08-30T14:40:00Z">
              <w:r w:rsidRPr="00AD1096">
                <w:rPr>
                  <w:highlight w:val="yellow"/>
                </w:rPr>
                <w:t>Сумма по дебету в валюте операции</w:t>
              </w:r>
            </w:ins>
          </w:p>
        </w:tc>
        <w:tc>
          <w:tcPr>
            <w:tcW w:w="1109" w:type="pct"/>
          </w:tcPr>
          <w:p w14:paraId="6508EA06" w14:textId="2853F6CB" w:rsidR="00AD1096" w:rsidRPr="00AD1096" w:rsidRDefault="00AD1096" w:rsidP="00AD1096">
            <w:pPr>
              <w:pStyle w:val="GOSTTablenorm"/>
              <w:rPr>
                <w:highlight w:val="yellow"/>
              </w:rPr>
            </w:pPr>
            <w:ins w:id="13431" w:author="ACT-31866_Куклина Ю.В." w:date="2024-08-30T14:40:00Z">
              <w:r w:rsidRPr="00AD1096">
                <w:rPr>
                  <w:highlight w:val="yellow"/>
                </w:rPr>
                <w:t>-</w:t>
              </w:r>
            </w:ins>
          </w:p>
        </w:tc>
        <w:tc>
          <w:tcPr>
            <w:tcW w:w="1371" w:type="pct"/>
          </w:tcPr>
          <w:p w14:paraId="2F6CC271" w14:textId="13139670" w:rsidR="00AD1096" w:rsidRPr="00AD1096" w:rsidRDefault="00AD1096" w:rsidP="00AD1096">
            <w:pPr>
              <w:pStyle w:val="GOSTTablenorm"/>
              <w:rPr>
                <w:ins w:id="13432" w:author="ACT-31866_Куклина Ю.В." w:date="2024-08-30T14:41:00Z"/>
                <w:highlight w:val="yellow"/>
              </w:rPr>
            </w:pPr>
            <w:ins w:id="13433" w:author="ACT-31866_Куклина Ю.В." w:date="2024-08-30T14:41:00Z">
              <w:r w:rsidRPr="00AD1096">
                <w:rPr>
                  <w:highlight w:val="yellow"/>
                </w:rPr>
                <w:t>Вычисляется как «Сумма_валюта_Дт», умноженная на 1,05</w:t>
              </w:r>
            </w:ins>
          </w:p>
          <w:p w14:paraId="7A6C3A1F" w14:textId="77777777" w:rsidR="00AD1096" w:rsidRPr="00AD1096" w:rsidRDefault="00AD1096" w:rsidP="00AD1096">
            <w:pPr>
              <w:pStyle w:val="GOSTTablenorm"/>
              <w:rPr>
                <w:ins w:id="13434" w:author="ACT-31866_Куклина Ю.В." w:date="2024-08-30T14:41:00Z"/>
                <w:highlight w:val="yellow"/>
              </w:rPr>
            </w:pPr>
          </w:p>
          <w:p w14:paraId="2206D727" w14:textId="24FEA5A2" w:rsidR="00AD1096" w:rsidRPr="00AD1096" w:rsidRDefault="00AD1096" w:rsidP="00AD1096">
            <w:pPr>
              <w:pStyle w:val="GOSTTablenorm"/>
              <w:rPr>
                <w:highlight w:val="yellow"/>
              </w:rPr>
            </w:pPr>
            <w:ins w:id="13435" w:author="ACT-31866_Куклина Ю.В." w:date="2024-08-30T14:41:00Z">
              <w:r w:rsidRPr="00AD1096">
                <w:rPr>
                  <w:highlight w:val="yellow"/>
                </w:rPr>
                <w:t xml:space="preserve">Передается </w:t>
              </w:r>
            </w:ins>
            <w:ins w:id="13436" w:author="ACT-31866_Куклина Ю.В." w:date="2024-08-30T14:40:00Z">
              <w:r w:rsidRPr="00AD1096">
                <w:rPr>
                  <w:highlight w:val="yellow"/>
                </w:rPr>
                <w:t>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tc>
      </w:tr>
      <w:tr w:rsidR="00AD1096" w:rsidRPr="00B9499D" w14:paraId="29F5FABC" w14:textId="77777777" w:rsidTr="00F265CC">
        <w:tc>
          <w:tcPr>
            <w:tcW w:w="1109" w:type="pct"/>
          </w:tcPr>
          <w:p w14:paraId="4764284A" w14:textId="01AFFA93" w:rsidR="00AD1096" w:rsidRPr="00AD1096" w:rsidRDefault="00AD1096" w:rsidP="00AD1096">
            <w:pPr>
              <w:pStyle w:val="GOSTTablenorm"/>
              <w:rPr>
                <w:highlight w:val="yellow"/>
              </w:rPr>
            </w:pPr>
            <w:ins w:id="13437" w:author="ACT-31866_Куклина Ю.В." w:date="2024-08-30T14:40:00Z">
              <w:r w:rsidRPr="00AD1096">
                <w:rPr>
                  <w:highlight w:val="yellow"/>
                </w:rPr>
                <w:t>Сумма_валюта_Кт_5</w:t>
              </w:r>
            </w:ins>
          </w:p>
        </w:tc>
        <w:tc>
          <w:tcPr>
            <w:tcW w:w="302" w:type="pct"/>
          </w:tcPr>
          <w:p w14:paraId="686A6AB5" w14:textId="05674CE9" w:rsidR="00AD1096" w:rsidRPr="00AD1096" w:rsidRDefault="00AD1096" w:rsidP="00AD1096">
            <w:pPr>
              <w:pStyle w:val="GOSTTablenorm"/>
              <w:rPr>
                <w:highlight w:val="yellow"/>
              </w:rPr>
            </w:pPr>
            <w:ins w:id="13438" w:author="ACT-31866_Куклина Ю.В." w:date="2024-08-30T14:40:00Z">
              <w:r w:rsidRPr="00AD1096">
                <w:rPr>
                  <w:highlight w:val="yellow"/>
                </w:rPr>
                <w:t>да</w:t>
              </w:r>
            </w:ins>
          </w:p>
        </w:tc>
        <w:tc>
          <w:tcPr>
            <w:tcW w:w="1109" w:type="pct"/>
          </w:tcPr>
          <w:p w14:paraId="558C9B10" w14:textId="66FE4356" w:rsidR="00AD1096" w:rsidRPr="00AD1096" w:rsidRDefault="00AD1096" w:rsidP="00AD1096">
            <w:pPr>
              <w:pStyle w:val="GOSTTablenorm"/>
              <w:rPr>
                <w:highlight w:val="yellow"/>
              </w:rPr>
            </w:pPr>
            <w:ins w:id="13439" w:author="ACT-31866_Куклина Ю.В." w:date="2024-08-30T14:40:00Z">
              <w:r w:rsidRPr="00AD1096">
                <w:rPr>
                  <w:highlight w:val="yellow"/>
                </w:rPr>
                <w:t>Сумма по кредиту в валюте операции</w:t>
              </w:r>
            </w:ins>
          </w:p>
        </w:tc>
        <w:tc>
          <w:tcPr>
            <w:tcW w:w="1109" w:type="pct"/>
          </w:tcPr>
          <w:p w14:paraId="0E259194" w14:textId="004D2EFF" w:rsidR="00AD1096" w:rsidRPr="00AD1096" w:rsidRDefault="00AD1096" w:rsidP="00AD1096">
            <w:pPr>
              <w:pStyle w:val="GOSTTablenorm"/>
              <w:rPr>
                <w:highlight w:val="yellow"/>
              </w:rPr>
            </w:pPr>
            <w:ins w:id="13440" w:author="ACT-31866_Куклина Ю.В." w:date="2024-08-30T14:40:00Z">
              <w:r w:rsidRPr="00AD1096">
                <w:rPr>
                  <w:highlight w:val="yellow"/>
                </w:rPr>
                <w:t>-</w:t>
              </w:r>
            </w:ins>
          </w:p>
        </w:tc>
        <w:tc>
          <w:tcPr>
            <w:tcW w:w="1371" w:type="pct"/>
          </w:tcPr>
          <w:p w14:paraId="0B8E879C" w14:textId="0592A36D" w:rsidR="00AD1096" w:rsidRPr="00AD1096" w:rsidRDefault="00AD1096" w:rsidP="00AD1096">
            <w:pPr>
              <w:pStyle w:val="GOSTTablenorm"/>
              <w:rPr>
                <w:ins w:id="13441" w:author="ACT-31866_Куклина Ю.В." w:date="2024-08-30T14:42:00Z"/>
                <w:highlight w:val="yellow"/>
              </w:rPr>
            </w:pPr>
            <w:ins w:id="13442" w:author="ACT-31866_Куклина Ю.В." w:date="2024-08-30T14:42:00Z">
              <w:r w:rsidRPr="00AD1096">
                <w:rPr>
                  <w:highlight w:val="yellow"/>
                </w:rPr>
                <w:t>Вычисляется как «Сумма_валюта_Кт», умноженная на 1,05</w:t>
              </w:r>
            </w:ins>
          </w:p>
          <w:p w14:paraId="75F513E8" w14:textId="77777777" w:rsidR="00AD1096" w:rsidRPr="00AD1096" w:rsidRDefault="00AD1096" w:rsidP="00AD1096">
            <w:pPr>
              <w:pStyle w:val="GOSTTablenorm"/>
              <w:rPr>
                <w:ins w:id="13443" w:author="ACT-31866_Куклина Ю.В." w:date="2024-08-30T14:42:00Z"/>
                <w:highlight w:val="yellow"/>
              </w:rPr>
            </w:pPr>
          </w:p>
          <w:p w14:paraId="524E894C" w14:textId="560999E0" w:rsidR="00AD1096" w:rsidRPr="00AD1096" w:rsidRDefault="00AD1096" w:rsidP="00AD1096">
            <w:pPr>
              <w:pStyle w:val="GOSTTablenorm"/>
              <w:rPr>
                <w:highlight w:val="yellow"/>
              </w:rPr>
            </w:pPr>
            <w:ins w:id="13444" w:author="ACT-31866_Куклина Ю.В." w:date="2024-08-30T14:42:00Z">
              <w:r w:rsidRPr="00AD1096">
                <w:rPr>
                  <w:highlight w:val="yellow"/>
                </w:rPr>
                <w:t xml:space="preserve">Передается </w:t>
              </w:r>
            </w:ins>
            <w:ins w:id="13445" w:author="ACT-31866_Куклина Ю.В." w:date="2024-08-30T14:40:00Z">
              <w:r w:rsidRPr="00AD1096">
                <w:rPr>
                  <w:highlight w:val="yellow"/>
                </w:rPr>
                <w:t>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tc>
      </w:tr>
      <w:tr w:rsidR="00AD1096" w:rsidRPr="00B9499D" w14:paraId="0407B4FC" w14:textId="77777777" w:rsidTr="00F265CC">
        <w:trPr>
          <w:ins w:id="13446" w:author="Чиркова Наталия Сергеевна" w:date="2024-04-01T17:36:00Z"/>
        </w:trPr>
        <w:tc>
          <w:tcPr>
            <w:tcW w:w="1109" w:type="pct"/>
          </w:tcPr>
          <w:p w14:paraId="762975AE" w14:textId="36B6E178" w:rsidR="00AD1096" w:rsidRPr="00F01C62" w:rsidRDefault="00AD1096" w:rsidP="00AD1096">
            <w:pPr>
              <w:pStyle w:val="GOSTTablenorm"/>
              <w:rPr>
                <w:ins w:id="13447" w:author="Чиркова Наталия Сергеевна" w:date="2024-04-01T17:36:00Z"/>
              </w:rPr>
            </w:pPr>
            <w:ins w:id="13448" w:author="Чиркова Наталия Сергеевна" w:date="2024-04-01T17:36:00Z">
              <w:r w:rsidRPr="00E62987">
                <w:t>Дата_ввода_в_действие</w:t>
              </w:r>
            </w:ins>
          </w:p>
        </w:tc>
        <w:tc>
          <w:tcPr>
            <w:tcW w:w="302" w:type="pct"/>
          </w:tcPr>
          <w:p w14:paraId="2F949D42" w14:textId="20F47BBB" w:rsidR="00AD1096" w:rsidRPr="00F01C62" w:rsidRDefault="00AD1096" w:rsidP="00AD1096">
            <w:pPr>
              <w:pStyle w:val="GOSTTablenorm"/>
              <w:rPr>
                <w:ins w:id="13449" w:author="Чиркова Наталия Сергеевна" w:date="2024-04-01T17:36:00Z"/>
              </w:rPr>
            </w:pPr>
            <w:ins w:id="13450" w:author="Чиркова Наталия Сергеевна" w:date="2024-04-01T17:36:00Z">
              <w:r>
                <w:t>нет</w:t>
              </w:r>
            </w:ins>
          </w:p>
        </w:tc>
        <w:tc>
          <w:tcPr>
            <w:tcW w:w="1109" w:type="pct"/>
          </w:tcPr>
          <w:p w14:paraId="7361A8FE" w14:textId="5E3B852E" w:rsidR="00AD1096" w:rsidRDefault="00AD1096" w:rsidP="00AD1096">
            <w:pPr>
              <w:pStyle w:val="GOSTTablenorm"/>
              <w:rPr>
                <w:ins w:id="13451" w:author="Чиркова Наталия Сергеевна" w:date="2024-04-01T17:36:00Z"/>
              </w:rPr>
            </w:pPr>
            <w:ins w:id="13452" w:author="Чиркова Наталия Сергеевна" w:date="2024-04-01T17:36:00Z">
              <w:r>
                <w:t>Дата ввода в действие</w:t>
              </w:r>
            </w:ins>
          </w:p>
        </w:tc>
        <w:tc>
          <w:tcPr>
            <w:tcW w:w="1109" w:type="pct"/>
          </w:tcPr>
          <w:p w14:paraId="049D0513" w14:textId="2C712428" w:rsidR="00AD1096" w:rsidRPr="00E977ED" w:rsidRDefault="00AD1096" w:rsidP="00AD1096">
            <w:pPr>
              <w:pStyle w:val="GOSTTablenorm"/>
              <w:rPr>
                <w:ins w:id="13453" w:author="Чиркова Наталия Сергеевна" w:date="2024-04-01T17:36:00Z"/>
              </w:rPr>
            </w:pPr>
            <w:ins w:id="13454" w:author="Чиркова Наталия Сергеевна" w:date="2024-04-01T17:36:00Z">
              <w:r w:rsidRPr="00E977ED">
                <w:t>svapmigrdata:effectivedate</w:t>
              </w:r>
            </w:ins>
          </w:p>
        </w:tc>
        <w:tc>
          <w:tcPr>
            <w:tcW w:w="1371" w:type="pct"/>
          </w:tcPr>
          <w:p w14:paraId="16D8537E" w14:textId="77777777" w:rsidR="00AD1096" w:rsidRPr="00F01C62" w:rsidRDefault="00AD1096" w:rsidP="00AD1096">
            <w:pPr>
              <w:pStyle w:val="GOSTTablenorm"/>
              <w:rPr>
                <w:ins w:id="13455" w:author="Чиркова Наталия Сергеевна" w:date="2024-04-01T17:36:00Z"/>
              </w:rPr>
            </w:pPr>
          </w:p>
        </w:tc>
      </w:tr>
    </w:tbl>
    <w:p w14:paraId="798D00BF" w14:textId="159B9BA8" w:rsidR="004C70A1" w:rsidRDefault="00224BC3" w:rsidP="00792E0E">
      <w:pPr>
        <w:pStyle w:val="GOSTNameTable"/>
        <w:numPr>
          <w:ilvl w:val="0"/>
          <w:numId w:val="8"/>
        </w:numPr>
        <w:tabs>
          <w:tab w:val="clear" w:pos="567"/>
          <w:tab w:val="num" w:pos="1701"/>
        </w:tabs>
      </w:pPr>
      <w:r>
        <w:rPr>
          <w:noProof/>
        </w:rPr>
        <w:fldChar w:fldCharType="begin"/>
      </w:r>
      <w:r>
        <w:rPr>
          <w:noProof/>
        </w:rPr>
        <w:instrText xml:space="preserve"> SEQ Таблица \* ARABIC </w:instrText>
      </w:r>
      <w:r>
        <w:rPr>
          <w:noProof/>
        </w:rPr>
        <w:fldChar w:fldCharType="separate"/>
      </w:r>
      <w:bookmarkStart w:id="13456" w:name="_Toc195715409"/>
      <w:bookmarkStart w:id="13457" w:name="_Toc200115495"/>
      <w:bookmarkStart w:id="13458" w:name="_Toc226563192"/>
      <w:r w:rsidR="00AB1BE0">
        <w:rPr>
          <w:noProof/>
        </w:rPr>
        <w:t>36</w:t>
      </w:r>
      <w:r>
        <w:rPr>
          <w:noProof/>
        </w:rPr>
        <w:fldChar w:fldCharType="end"/>
      </w:r>
      <w:r w:rsidR="004C70A1">
        <w:t xml:space="preserve"> </w:t>
      </w:r>
      <w:r w:rsidR="004C70A1" w:rsidRPr="00A65AEA">
        <w:t>– Перечень атрибутов, соответствующих типу документа «</w:t>
      </w:r>
      <w:r w:rsidR="004C70A1" w:rsidRPr="00F22CF7">
        <w:rPr>
          <w:sz w:val="22"/>
          <w:szCs w:val="22"/>
        </w:rPr>
        <w:t>Бухгалтерская справка</w:t>
      </w:r>
      <w:r w:rsidR="004C70A1">
        <w:rPr>
          <w:sz w:val="22"/>
          <w:szCs w:val="22"/>
        </w:rPr>
        <w:t>»</w:t>
      </w:r>
      <w:r w:rsidR="004C70A1" w:rsidRPr="00F22CF7">
        <w:rPr>
          <w:sz w:val="22"/>
          <w:szCs w:val="22"/>
        </w:rPr>
        <w:t xml:space="preserve"> (ф. 0504833) </w:t>
      </w:r>
      <w:r w:rsidR="004C70A1" w:rsidRPr="00DB7279">
        <w:rPr>
          <w:sz w:val="22"/>
          <w:szCs w:val="22"/>
        </w:rPr>
        <w:t>ARP_NPS_0504833</w:t>
      </w:r>
      <w:r w:rsidR="00B56792" w:rsidRPr="00397DBC">
        <w:t>_</w:t>
      </w:r>
      <w:r w:rsidR="00B56792" w:rsidRPr="001955A8">
        <w:rPr>
          <w:lang w:val="en-US"/>
        </w:rPr>
        <w:t>PUDS</w:t>
      </w:r>
      <w:r w:rsidR="00B56792" w:rsidRPr="00943DFB">
        <w:t xml:space="preserve"> </w:t>
      </w:r>
      <w:r w:rsidR="004C70A1" w:rsidRPr="00A65AEA">
        <w:t>в SVAP НПС</w:t>
      </w:r>
      <w:bookmarkEnd w:id="13456"/>
      <w:bookmarkEnd w:id="13457"/>
      <w:bookmarkEnd w:id="13458"/>
    </w:p>
    <w:tbl>
      <w:tblPr>
        <w:tblStyle w:val="GOSTTable"/>
        <w:tblW w:w="5000" w:type="pct"/>
        <w:tblLayout w:type="fixed"/>
        <w:tblLook w:val="07E0" w:firstRow="1" w:lastRow="1" w:firstColumn="1" w:lastColumn="1" w:noHBand="1" w:noVBand="1"/>
      </w:tblPr>
      <w:tblGrid>
        <w:gridCol w:w="3667"/>
        <w:gridCol w:w="1095"/>
        <w:gridCol w:w="3666"/>
        <w:gridCol w:w="3666"/>
        <w:gridCol w:w="3666"/>
      </w:tblGrid>
      <w:tr w:rsidR="004C70A1" w:rsidRPr="00DB7279" w14:paraId="3ACEA9C3" w14:textId="77777777" w:rsidTr="00E1778C">
        <w:trPr>
          <w:cnfStyle w:val="100000000000" w:firstRow="1" w:lastRow="0" w:firstColumn="0" w:lastColumn="0" w:oddVBand="0" w:evenVBand="0" w:oddHBand="0" w:evenHBand="0" w:firstRowFirstColumn="0" w:firstRowLastColumn="0" w:lastRowFirstColumn="0" w:lastRowLastColumn="0"/>
        </w:trPr>
        <w:tc>
          <w:tcPr>
            <w:tcW w:w="3667" w:type="dxa"/>
            <w:hideMark/>
          </w:tcPr>
          <w:p w14:paraId="316293E7" w14:textId="77777777" w:rsidR="004C70A1" w:rsidRPr="00DB7279" w:rsidRDefault="004C70A1" w:rsidP="004C70A1">
            <w:pPr>
              <w:pStyle w:val="GOSTTableHead"/>
              <w:rPr>
                <w:szCs w:val="22"/>
              </w:rPr>
            </w:pPr>
            <w:r w:rsidRPr="00DB7279">
              <w:rPr>
                <w:szCs w:val="22"/>
              </w:rPr>
              <w:t>Наименование атрибута</w:t>
            </w:r>
          </w:p>
        </w:tc>
        <w:tc>
          <w:tcPr>
            <w:tcW w:w="1095" w:type="dxa"/>
            <w:hideMark/>
          </w:tcPr>
          <w:p w14:paraId="2DD0C9C7" w14:textId="77777777" w:rsidR="004C70A1" w:rsidRPr="00DB7279" w:rsidRDefault="004C70A1" w:rsidP="004C70A1">
            <w:pPr>
              <w:pStyle w:val="GOSTTableHead"/>
              <w:rPr>
                <w:szCs w:val="22"/>
              </w:rPr>
            </w:pPr>
            <w:r w:rsidRPr="00DB7279">
              <w:rPr>
                <w:szCs w:val="22"/>
              </w:rPr>
              <w:t>Вычисляемый атрибут</w:t>
            </w:r>
          </w:p>
        </w:tc>
        <w:tc>
          <w:tcPr>
            <w:tcW w:w="3666" w:type="dxa"/>
            <w:hideMark/>
          </w:tcPr>
          <w:p w14:paraId="3DD9AE5C" w14:textId="77777777" w:rsidR="004C70A1" w:rsidRPr="00DB7279" w:rsidRDefault="004C70A1" w:rsidP="004C70A1">
            <w:pPr>
              <w:pStyle w:val="GOSTTableHead"/>
              <w:rPr>
                <w:szCs w:val="22"/>
              </w:rPr>
            </w:pPr>
            <w:r w:rsidRPr="00DB7279">
              <w:rPr>
                <w:szCs w:val="22"/>
              </w:rPr>
              <w:t>Описание атрибута</w:t>
            </w:r>
          </w:p>
        </w:tc>
        <w:tc>
          <w:tcPr>
            <w:tcW w:w="3666" w:type="dxa"/>
            <w:hideMark/>
          </w:tcPr>
          <w:p w14:paraId="6302DBCF" w14:textId="77777777" w:rsidR="004C70A1" w:rsidRPr="00DB7279" w:rsidRDefault="004C70A1" w:rsidP="004C70A1">
            <w:pPr>
              <w:pStyle w:val="GOSTTableHead"/>
              <w:rPr>
                <w:szCs w:val="22"/>
              </w:rPr>
            </w:pPr>
            <w:r w:rsidRPr="00DB7279">
              <w:rPr>
                <w:szCs w:val="22"/>
              </w:rPr>
              <w:t>Реквизит документа (наименование тега)</w:t>
            </w:r>
          </w:p>
        </w:tc>
        <w:tc>
          <w:tcPr>
            <w:tcW w:w="3666" w:type="dxa"/>
            <w:hideMark/>
          </w:tcPr>
          <w:p w14:paraId="7FB76C9C" w14:textId="77777777" w:rsidR="004C70A1" w:rsidRPr="00DB7279" w:rsidRDefault="004C70A1" w:rsidP="004C70A1">
            <w:pPr>
              <w:pStyle w:val="GOSTTableHead"/>
              <w:rPr>
                <w:szCs w:val="22"/>
              </w:rPr>
            </w:pPr>
            <w:r w:rsidRPr="00DB7279">
              <w:rPr>
                <w:szCs w:val="22"/>
              </w:rPr>
              <w:t>Алгоритм вычисления</w:t>
            </w:r>
          </w:p>
        </w:tc>
      </w:tr>
      <w:tr w:rsidR="004C70A1" w:rsidRPr="00DB7279" w14:paraId="0E511DD1" w14:textId="77777777" w:rsidTr="00E1778C">
        <w:tc>
          <w:tcPr>
            <w:tcW w:w="15760" w:type="dxa"/>
            <w:gridSpan w:val="5"/>
          </w:tcPr>
          <w:p w14:paraId="255378E1" w14:textId="3065F964" w:rsidR="004C70A1" w:rsidRPr="00DB7279" w:rsidRDefault="004C70A1" w:rsidP="004C70A1">
            <w:pPr>
              <w:ind w:firstLine="0"/>
              <w:jc w:val="center"/>
              <w:rPr>
                <w:b/>
                <w:sz w:val="22"/>
                <w:szCs w:val="22"/>
              </w:rPr>
            </w:pPr>
            <w:r w:rsidRPr="00DB7279">
              <w:rPr>
                <w:b/>
                <w:sz w:val="22"/>
                <w:szCs w:val="22"/>
              </w:rPr>
              <w:t>Бухгалтерская справка (ф. 0504833) ARP_NPS_0504833</w:t>
            </w:r>
            <w:r w:rsidR="00B56792" w:rsidRPr="00B56792">
              <w:rPr>
                <w:b/>
                <w:sz w:val="22"/>
                <w:szCs w:val="22"/>
              </w:rPr>
              <w:t>_PUDS</w:t>
            </w:r>
          </w:p>
        </w:tc>
      </w:tr>
      <w:tr w:rsidR="004C70A1" w:rsidRPr="00DB7279" w14:paraId="11B27F74" w14:textId="77777777" w:rsidTr="00E1778C">
        <w:tc>
          <w:tcPr>
            <w:tcW w:w="3667" w:type="dxa"/>
          </w:tcPr>
          <w:p w14:paraId="58F198BE" w14:textId="77777777" w:rsidR="004C70A1" w:rsidRPr="00DB7279" w:rsidRDefault="004C70A1" w:rsidP="004C70A1">
            <w:pPr>
              <w:pStyle w:val="GOSTTablenorm"/>
            </w:pPr>
            <w:r w:rsidRPr="00DB7279">
              <w:t>Номер_документа*</w:t>
            </w:r>
          </w:p>
        </w:tc>
        <w:tc>
          <w:tcPr>
            <w:tcW w:w="1095" w:type="dxa"/>
          </w:tcPr>
          <w:p w14:paraId="477D853E" w14:textId="77777777" w:rsidR="004C70A1" w:rsidRPr="00DB7279" w:rsidRDefault="004C70A1" w:rsidP="004C70A1">
            <w:pPr>
              <w:pStyle w:val="GOSTTablenorm"/>
            </w:pPr>
            <w:r w:rsidRPr="00DB7279">
              <w:t>Нет</w:t>
            </w:r>
          </w:p>
        </w:tc>
        <w:tc>
          <w:tcPr>
            <w:tcW w:w="3666" w:type="dxa"/>
          </w:tcPr>
          <w:p w14:paraId="356D7BA8" w14:textId="77777777" w:rsidR="004C70A1" w:rsidRPr="00DB7279" w:rsidRDefault="004C70A1" w:rsidP="004C70A1">
            <w:pPr>
              <w:pStyle w:val="GOSTTablenorm"/>
            </w:pPr>
            <w:r w:rsidRPr="00DB7279">
              <w:t>Номер документа</w:t>
            </w:r>
          </w:p>
        </w:tc>
        <w:tc>
          <w:tcPr>
            <w:tcW w:w="3666" w:type="dxa"/>
          </w:tcPr>
          <w:p w14:paraId="442DB798" w14:textId="77777777" w:rsidR="004C70A1" w:rsidRPr="00DB7279" w:rsidRDefault="004C70A1" w:rsidP="004C70A1">
            <w:pPr>
              <w:pStyle w:val="GOSTTablenorm"/>
            </w:pPr>
            <w:r w:rsidRPr="00DB7279">
              <w:t>TtlPrt_DcNmbr</w:t>
            </w:r>
          </w:p>
        </w:tc>
        <w:tc>
          <w:tcPr>
            <w:tcW w:w="3666" w:type="dxa"/>
          </w:tcPr>
          <w:p w14:paraId="28E91AB6" w14:textId="77777777" w:rsidR="004C70A1" w:rsidRPr="00DB7279" w:rsidRDefault="004C70A1" w:rsidP="004C70A1">
            <w:pPr>
              <w:pStyle w:val="GOSTTablenorm"/>
            </w:pPr>
            <w:r w:rsidRPr="00DB7279">
              <w:t>-</w:t>
            </w:r>
          </w:p>
        </w:tc>
      </w:tr>
      <w:tr w:rsidR="004C70A1" w:rsidRPr="00DB7279" w14:paraId="4C1DF305" w14:textId="77777777" w:rsidTr="00E1778C">
        <w:tc>
          <w:tcPr>
            <w:tcW w:w="3667" w:type="dxa"/>
          </w:tcPr>
          <w:p w14:paraId="07D0359F" w14:textId="77777777" w:rsidR="004C70A1" w:rsidRPr="00DB7279" w:rsidRDefault="004C70A1" w:rsidP="004C70A1">
            <w:pPr>
              <w:pStyle w:val="GOSTTablenorm"/>
            </w:pPr>
            <w:r w:rsidRPr="00DB7279">
              <w:t>Дата_документа*</w:t>
            </w:r>
          </w:p>
        </w:tc>
        <w:tc>
          <w:tcPr>
            <w:tcW w:w="1095" w:type="dxa"/>
          </w:tcPr>
          <w:p w14:paraId="59A5DC3E" w14:textId="77777777" w:rsidR="004C70A1" w:rsidRPr="00DB7279" w:rsidRDefault="004C70A1" w:rsidP="004C70A1">
            <w:pPr>
              <w:pStyle w:val="GOSTTablenorm"/>
            </w:pPr>
            <w:r w:rsidRPr="00DB7279">
              <w:t>Нет</w:t>
            </w:r>
          </w:p>
        </w:tc>
        <w:tc>
          <w:tcPr>
            <w:tcW w:w="3666" w:type="dxa"/>
          </w:tcPr>
          <w:p w14:paraId="4AFF1B4D" w14:textId="77777777" w:rsidR="004C70A1" w:rsidRPr="00DB7279" w:rsidRDefault="004C70A1" w:rsidP="004C70A1">
            <w:pPr>
              <w:pStyle w:val="GOSTTablenorm"/>
            </w:pPr>
            <w:r w:rsidRPr="00DB7279">
              <w:t>Дата документа</w:t>
            </w:r>
          </w:p>
        </w:tc>
        <w:tc>
          <w:tcPr>
            <w:tcW w:w="3666" w:type="dxa"/>
          </w:tcPr>
          <w:p w14:paraId="37C73E94" w14:textId="77777777" w:rsidR="004C70A1" w:rsidRPr="00DB7279" w:rsidRDefault="004C70A1" w:rsidP="004C70A1">
            <w:pPr>
              <w:pStyle w:val="GOSTTablenorm"/>
            </w:pPr>
            <w:r w:rsidRPr="00DB7279">
              <w:t>TtlPrt_Dt</w:t>
            </w:r>
          </w:p>
        </w:tc>
        <w:tc>
          <w:tcPr>
            <w:tcW w:w="3666" w:type="dxa"/>
          </w:tcPr>
          <w:p w14:paraId="71B872ED" w14:textId="77777777" w:rsidR="004C70A1" w:rsidRPr="00DB7279" w:rsidRDefault="004C70A1" w:rsidP="004C70A1">
            <w:pPr>
              <w:pStyle w:val="GOSTTablenorm"/>
            </w:pPr>
            <w:r w:rsidRPr="00DB7279">
              <w:t>-</w:t>
            </w:r>
          </w:p>
        </w:tc>
      </w:tr>
      <w:tr w:rsidR="004C70A1" w:rsidRPr="00DB7279" w14:paraId="7146AD4E" w14:textId="77777777" w:rsidTr="00E1778C">
        <w:tc>
          <w:tcPr>
            <w:tcW w:w="3667" w:type="dxa"/>
          </w:tcPr>
          <w:p w14:paraId="3400E9A6" w14:textId="77777777" w:rsidR="004C70A1" w:rsidRPr="00DB7279" w:rsidRDefault="004C70A1" w:rsidP="004C70A1">
            <w:pPr>
              <w:pStyle w:val="GOSTTablenorm"/>
            </w:pPr>
            <w:r w:rsidRPr="00DB7279">
              <w:t>Дата_ввода_в_действие</w:t>
            </w:r>
          </w:p>
        </w:tc>
        <w:tc>
          <w:tcPr>
            <w:tcW w:w="1095" w:type="dxa"/>
          </w:tcPr>
          <w:p w14:paraId="22104F30" w14:textId="77777777" w:rsidR="004C70A1" w:rsidRPr="00DB7279" w:rsidRDefault="004C70A1" w:rsidP="004C70A1">
            <w:pPr>
              <w:pStyle w:val="GOSTTablenorm"/>
            </w:pPr>
            <w:r w:rsidRPr="00DB7279">
              <w:t>Нет</w:t>
            </w:r>
          </w:p>
        </w:tc>
        <w:tc>
          <w:tcPr>
            <w:tcW w:w="3666" w:type="dxa"/>
          </w:tcPr>
          <w:p w14:paraId="66BA9BA8" w14:textId="77777777" w:rsidR="004C70A1" w:rsidRPr="00DB7279" w:rsidRDefault="004C70A1" w:rsidP="004C70A1">
            <w:pPr>
              <w:pStyle w:val="GOSTTablenorm"/>
            </w:pPr>
            <w:r w:rsidRPr="00DB7279">
              <w:t>Дата ввода в действие</w:t>
            </w:r>
          </w:p>
        </w:tc>
        <w:tc>
          <w:tcPr>
            <w:tcW w:w="3666" w:type="dxa"/>
          </w:tcPr>
          <w:p w14:paraId="1FF27737" w14:textId="77777777" w:rsidR="004C70A1" w:rsidRPr="00DB7279" w:rsidRDefault="004C70A1" w:rsidP="004C70A1">
            <w:pPr>
              <w:pStyle w:val="GOSTTablenorm"/>
            </w:pPr>
            <w:r w:rsidRPr="00DB7279">
              <w:t>TtlPrt_EffectiveDate</w:t>
            </w:r>
          </w:p>
        </w:tc>
        <w:tc>
          <w:tcPr>
            <w:tcW w:w="3666" w:type="dxa"/>
          </w:tcPr>
          <w:p w14:paraId="33D44422" w14:textId="77777777" w:rsidR="004C70A1" w:rsidRPr="00DB7279" w:rsidRDefault="004C70A1" w:rsidP="004C70A1">
            <w:pPr>
              <w:pStyle w:val="GOSTTablenorm"/>
            </w:pPr>
            <w:r w:rsidRPr="00DB7279">
              <w:t>-</w:t>
            </w:r>
          </w:p>
        </w:tc>
      </w:tr>
      <w:tr w:rsidR="004C70A1" w:rsidRPr="00DB7279" w14:paraId="398A3913" w14:textId="77777777" w:rsidTr="00E1778C">
        <w:tc>
          <w:tcPr>
            <w:tcW w:w="3667" w:type="dxa"/>
          </w:tcPr>
          <w:p w14:paraId="3F738B30" w14:textId="77777777" w:rsidR="004C70A1" w:rsidRPr="00DB7279" w:rsidRDefault="004C70A1" w:rsidP="004C70A1">
            <w:pPr>
              <w:pStyle w:val="GOSTTablenorm"/>
            </w:pPr>
            <w:r w:rsidRPr="00DB7279">
              <w:t>Тип_справки</w:t>
            </w:r>
          </w:p>
        </w:tc>
        <w:tc>
          <w:tcPr>
            <w:tcW w:w="1095" w:type="dxa"/>
          </w:tcPr>
          <w:p w14:paraId="4EAF8209" w14:textId="77777777" w:rsidR="004C70A1" w:rsidRPr="00DB7279" w:rsidRDefault="004C70A1" w:rsidP="004C70A1">
            <w:pPr>
              <w:pStyle w:val="GOSTTablenorm"/>
            </w:pPr>
            <w:r w:rsidRPr="00DB7279">
              <w:t>Нет</w:t>
            </w:r>
          </w:p>
        </w:tc>
        <w:tc>
          <w:tcPr>
            <w:tcW w:w="3666" w:type="dxa"/>
          </w:tcPr>
          <w:p w14:paraId="3E1C65B1" w14:textId="77777777" w:rsidR="004C70A1" w:rsidRPr="00DB7279" w:rsidRDefault="004C70A1" w:rsidP="004C70A1">
            <w:pPr>
              <w:pStyle w:val="GOSTTablenorm"/>
            </w:pPr>
            <w:r w:rsidRPr="00DB7279">
              <w:t>Тип справки</w:t>
            </w:r>
          </w:p>
        </w:tc>
        <w:tc>
          <w:tcPr>
            <w:tcW w:w="3666" w:type="dxa"/>
          </w:tcPr>
          <w:p w14:paraId="627609A5" w14:textId="77777777" w:rsidR="004C70A1" w:rsidRPr="00DB7279" w:rsidRDefault="004C70A1" w:rsidP="004C70A1">
            <w:pPr>
              <w:pStyle w:val="GOSTTablenorm"/>
            </w:pPr>
            <w:r w:rsidRPr="00DB7279">
              <w:t>TtlPrt_TypeDoc</w:t>
            </w:r>
          </w:p>
        </w:tc>
        <w:tc>
          <w:tcPr>
            <w:tcW w:w="3666" w:type="dxa"/>
          </w:tcPr>
          <w:p w14:paraId="655CF0AE" w14:textId="77777777" w:rsidR="004C70A1" w:rsidRPr="00DB7279" w:rsidRDefault="004C70A1" w:rsidP="004C70A1">
            <w:pPr>
              <w:pStyle w:val="GOSTTablenorm"/>
            </w:pPr>
            <w:r w:rsidRPr="00DB7279">
              <w:t>-</w:t>
            </w:r>
          </w:p>
        </w:tc>
      </w:tr>
      <w:tr w:rsidR="004C70A1" w:rsidRPr="00DB7279" w14:paraId="496EA094" w14:textId="77777777" w:rsidTr="00E1778C">
        <w:tc>
          <w:tcPr>
            <w:tcW w:w="3667" w:type="dxa"/>
          </w:tcPr>
          <w:p w14:paraId="06BC5D08" w14:textId="77777777" w:rsidR="004C70A1" w:rsidRPr="00DB7279" w:rsidRDefault="004C70A1" w:rsidP="004C70A1">
            <w:pPr>
              <w:pStyle w:val="GOSTTablenorm"/>
            </w:pPr>
            <w:r w:rsidRPr="00DB7279">
              <w:t>Наименование_типа_справки</w:t>
            </w:r>
          </w:p>
        </w:tc>
        <w:tc>
          <w:tcPr>
            <w:tcW w:w="1095" w:type="dxa"/>
          </w:tcPr>
          <w:p w14:paraId="0349A831" w14:textId="77777777" w:rsidR="004C70A1" w:rsidRPr="00DB7279" w:rsidRDefault="004C70A1" w:rsidP="004C70A1">
            <w:pPr>
              <w:pStyle w:val="GOSTTablenorm"/>
            </w:pPr>
            <w:r w:rsidRPr="00DB7279">
              <w:t>Нет</w:t>
            </w:r>
          </w:p>
        </w:tc>
        <w:tc>
          <w:tcPr>
            <w:tcW w:w="3666" w:type="dxa"/>
          </w:tcPr>
          <w:p w14:paraId="3BC620B0" w14:textId="77777777" w:rsidR="004C70A1" w:rsidRPr="00DB7279" w:rsidRDefault="004C70A1" w:rsidP="004C70A1">
            <w:pPr>
              <w:pStyle w:val="GOSTTablenorm"/>
            </w:pPr>
            <w:r w:rsidRPr="00DB7279">
              <w:t>Наименование типа справки</w:t>
            </w:r>
          </w:p>
        </w:tc>
        <w:tc>
          <w:tcPr>
            <w:tcW w:w="3666" w:type="dxa"/>
          </w:tcPr>
          <w:p w14:paraId="3AE0E552" w14:textId="77777777" w:rsidR="004C70A1" w:rsidRPr="00DB7279" w:rsidRDefault="004C70A1" w:rsidP="004C70A1">
            <w:pPr>
              <w:pStyle w:val="GOSTTablenorm"/>
            </w:pPr>
            <w:r w:rsidRPr="00DB7279">
              <w:t>TtlPrt_FullTypeDoc</w:t>
            </w:r>
          </w:p>
        </w:tc>
        <w:tc>
          <w:tcPr>
            <w:tcW w:w="3666" w:type="dxa"/>
          </w:tcPr>
          <w:p w14:paraId="60CA3C0D" w14:textId="77777777" w:rsidR="004C70A1" w:rsidRPr="00DB7279" w:rsidRDefault="004C70A1" w:rsidP="004C70A1">
            <w:pPr>
              <w:pStyle w:val="GOSTTablenorm"/>
            </w:pPr>
            <w:r w:rsidRPr="00DB7279">
              <w:t>-</w:t>
            </w:r>
          </w:p>
        </w:tc>
      </w:tr>
      <w:tr w:rsidR="004C70A1" w:rsidRPr="00DB7279" w14:paraId="28113ED6" w14:textId="77777777" w:rsidTr="00E1778C">
        <w:tc>
          <w:tcPr>
            <w:tcW w:w="3667" w:type="dxa"/>
          </w:tcPr>
          <w:p w14:paraId="34133026" w14:textId="77777777" w:rsidR="004C70A1" w:rsidRPr="00DB7279" w:rsidRDefault="004C70A1" w:rsidP="004C70A1">
            <w:pPr>
              <w:pStyle w:val="GOSTTablenorm"/>
            </w:pPr>
            <w:r w:rsidRPr="00DB7279">
              <w:t>Наименование_документа</w:t>
            </w:r>
          </w:p>
        </w:tc>
        <w:tc>
          <w:tcPr>
            <w:tcW w:w="1095" w:type="dxa"/>
          </w:tcPr>
          <w:p w14:paraId="5F2AE83C" w14:textId="77777777" w:rsidR="004C70A1" w:rsidRPr="00DB7279" w:rsidRDefault="004C70A1" w:rsidP="004C70A1">
            <w:pPr>
              <w:pStyle w:val="GOSTTablenorm"/>
            </w:pPr>
            <w:r w:rsidRPr="00DB7279">
              <w:t>Да</w:t>
            </w:r>
          </w:p>
        </w:tc>
        <w:tc>
          <w:tcPr>
            <w:tcW w:w="3666" w:type="dxa"/>
          </w:tcPr>
          <w:p w14:paraId="0C1C3C1D" w14:textId="77777777" w:rsidR="004C70A1" w:rsidRPr="00DB7279" w:rsidRDefault="004C70A1" w:rsidP="004C70A1">
            <w:pPr>
              <w:pStyle w:val="GOSTTablenorm"/>
            </w:pPr>
            <w:r w:rsidRPr="00DB7279">
              <w:t>Наименование документа</w:t>
            </w:r>
          </w:p>
        </w:tc>
        <w:tc>
          <w:tcPr>
            <w:tcW w:w="3666" w:type="dxa"/>
          </w:tcPr>
          <w:p w14:paraId="323AD0BE" w14:textId="77777777" w:rsidR="004C70A1" w:rsidRPr="00DB7279" w:rsidRDefault="004C70A1" w:rsidP="004C70A1">
            <w:pPr>
              <w:pStyle w:val="GOSTTablenorm"/>
            </w:pPr>
            <w:r w:rsidRPr="00DB7279">
              <w:t>TypeDoc</w:t>
            </w:r>
          </w:p>
        </w:tc>
        <w:tc>
          <w:tcPr>
            <w:tcW w:w="3666" w:type="dxa"/>
          </w:tcPr>
          <w:p w14:paraId="1566E94F" w14:textId="77777777" w:rsidR="004C70A1" w:rsidRPr="00DB7279" w:rsidRDefault="004C70A1" w:rsidP="004C70A1">
            <w:pPr>
              <w:pStyle w:val="GOSTTablenorm"/>
            </w:pPr>
            <w:r w:rsidRPr="00DB7279">
              <w:t>Наименование документа определяется по справочнику «Типы документов» с помощью значения атрибута «Тип_документа» (TypeDoc)</w:t>
            </w:r>
          </w:p>
        </w:tc>
      </w:tr>
      <w:tr w:rsidR="004C70A1" w:rsidRPr="00DB7279" w14:paraId="5E240378" w14:textId="77777777" w:rsidTr="00E1778C">
        <w:tc>
          <w:tcPr>
            <w:tcW w:w="3667" w:type="dxa"/>
          </w:tcPr>
          <w:p w14:paraId="38A467FE" w14:textId="77777777" w:rsidR="004C70A1" w:rsidRPr="00DB7279" w:rsidRDefault="004C70A1" w:rsidP="004C70A1">
            <w:pPr>
              <w:pStyle w:val="GOSTTablenorm"/>
            </w:pPr>
            <w:r w:rsidRPr="00DB7279">
              <w:t>Код_валюты</w:t>
            </w:r>
          </w:p>
        </w:tc>
        <w:tc>
          <w:tcPr>
            <w:tcW w:w="1095" w:type="dxa"/>
          </w:tcPr>
          <w:p w14:paraId="1636435B" w14:textId="77777777" w:rsidR="004C70A1" w:rsidRPr="00DB7279" w:rsidRDefault="004C70A1" w:rsidP="004C70A1">
            <w:pPr>
              <w:pStyle w:val="GOSTTablenorm"/>
            </w:pPr>
            <w:r w:rsidRPr="00DB7279">
              <w:t>Да</w:t>
            </w:r>
          </w:p>
        </w:tc>
        <w:tc>
          <w:tcPr>
            <w:tcW w:w="3666" w:type="dxa"/>
          </w:tcPr>
          <w:p w14:paraId="3AC2C9DC" w14:textId="77777777" w:rsidR="004C70A1" w:rsidRPr="00DB7279" w:rsidRDefault="004C70A1" w:rsidP="004C70A1">
            <w:pPr>
              <w:pStyle w:val="GOSTTablenorm"/>
            </w:pPr>
            <w:r w:rsidRPr="00DB7279">
              <w:t>Код валюты по ОКВ</w:t>
            </w:r>
          </w:p>
        </w:tc>
        <w:tc>
          <w:tcPr>
            <w:tcW w:w="3666" w:type="dxa"/>
          </w:tcPr>
          <w:p w14:paraId="5DC6C18E" w14:textId="77777777" w:rsidR="004C70A1" w:rsidRPr="00DB7279" w:rsidRDefault="004C70A1" w:rsidP="004C70A1">
            <w:pPr>
              <w:pStyle w:val="GOSTTablenorm"/>
            </w:pPr>
            <w:r w:rsidRPr="00DB7279">
              <w:t>TtlPrt_CdCrr</w:t>
            </w:r>
          </w:p>
        </w:tc>
        <w:tc>
          <w:tcPr>
            <w:tcW w:w="3666" w:type="dxa"/>
          </w:tcPr>
          <w:p w14:paraId="2CFC4D1D" w14:textId="77777777" w:rsidR="004C70A1" w:rsidRPr="00DB7279" w:rsidRDefault="004C70A1" w:rsidP="004C70A1">
            <w:pPr>
              <w:pStyle w:val="GOSTTablenorm"/>
              <w:rPr>
                <w:rFonts w:eastAsiaTheme="minorEastAsia"/>
              </w:rPr>
            </w:pPr>
            <w:r w:rsidRPr="00DB7279">
              <w:t>В составе документа может приходить как цифровой, так и буквенный код валюты.</w:t>
            </w:r>
          </w:p>
          <w:p w14:paraId="662713EB" w14:textId="77777777" w:rsidR="004C70A1" w:rsidRPr="00DB7279" w:rsidRDefault="004C70A1" w:rsidP="004C70A1">
            <w:pPr>
              <w:pStyle w:val="GOSTTablenorm"/>
            </w:pPr>
            <w:r w:rsidRPr="00DB7279">
              <w:t>1) если код валюты пришел цифровой, то в атрибут его значение передается в неизменном виде;</w:t>
            </w:r>
          </w:p>
          <w:p w14:paraId="04341C08" w14:textId="77777777" w:rsidR="004C70A1" w:rsidRPr="00DB7279" w:rsidRDefault="004C70A1" w:rsidP="004C70A1">
            <w:pPr>
              <w:pStyle w:val="GOSTTablenorm"/>
            </w:pPr>
            <w:r w:rsidRPr="00DB7279">
              <w:t>2) если код валюты пришел буквенный, то в атрибут его значение передается после преобразования в цифровой по данным справочника «Общероссийский классификатор валют (ОКВ)»</w:t>
            </w:r>
          </w:p>
        </w:tc>
      </w:tr>
      <w:tr w:rsidR="004C70A1" w:rsidRPr="00DB7279" w14:paraId="24111515" w14:textId="77777777" w:rsidTr="00E1778C">
        <w:tc>
          <w:tcPr>
            <w:tcW w:w="3667" w:type="dxa"/>
          </w:tcPr>
          <w:p w14:paraId="26A60503" w14:textId="77777777" w:rsidR="004C70A1" w:rsidRPr="00DB7279" w:rsidRDefault="004C70A1" w:rsidP="004C70A1">
            <w:pPr>
              <w:pStyle w:val="GOSTTablenorm"/>
            </w:pPr>
            <w:r w:rsidRPr="00DB7279">
              <w:t>Уровень_конфиденциальности</w:t>
            </w:r>
          </w:p>
        </w:tc>
        <w:tc>
          <w:tcPr>
            <w:tcW w:w="1095" w:type="dxa"/>
          </w:tcPr>
          <w:p w14:paraId="4A1B0594" w14:textId="77777777" w:rsidR="004C70A1" w:rsidRPr="00DB7279" w:rsidRDefault="004C70A1" w:rsidP="004C70A1">
            <w:pPr>
              <w:pStyle w:val="GOSTTablenorm"/>
            </w:pPr>
            <w:r w:rsidRPr="00DB7279">
              <w:t>Нет</w:t>
            </w:r>
          </w:p>
        </w:tc>
        <w:tc>
          <w:tcPr>
            <w:tcW w:w="3666" w:type="dxa"/>
          </w:tcPr>
          <w:p w14:paraId="09B1CF2B" w14:textId="77777777" w:rsidR="004C70A1" w:rsidRPr="00DB7279" w:rsidRDefault="004C70A1" w:rsidP="004C70A1">
            <w:pPr>
              <w:pStyle w:val="GOSTTablenorm"/>
            </w:pPr>
            <w:r w:rsidRPr="00DB7279">
              <w:t>Уровень конфиденциальности</w:t>
            </w:r>
          </w:p>
        </w:tc>
        <w:tc>
          <w:tcPr>
            <w:tcW w:w="3666" w:type="dxa"/>
          </w:tcPr>
          <w:p w14:paraId="05655448" w14:textId="77777777" w:rsidR="004C70A1" w:rsidRPr="00DB7279" w:rsidRDefault="004C70A1" w:rsidP="004C70A1">
            <w:pPr>
              <w:pStyle w:val="GOSTTablenorm"/>
            </w:pPr>
            <w:r w:rsidRPr="00DB7279">
              <w:t>SystemInformation_UFOS_SECRECY</w:t>
            </w:r>
          </w:p>
        </w:tc>
        <w:tc>
          <w:tcPr>
            <w:tcW w:w="3666" w:type="dxa"/>
          </w:tcPr>
          <w:p w14:paraId="1B5EEF5A" w14:textId="77777777" w:rsidR="004C70A1" w:rsidRPr="00DB7279" w:rsidRDefault="004C70A1" w:rsidP="004C70A1">
            <w:pPr>
              <w:pStyle w:val="GOSTTablenorm"/>
            </w:pPr>
            <w:r w:rsidRPr="00DB7279">
              <w:t>-</w:t>
            </w:r>
          </w:p>
        </w:tc>
      </w:tr>
      <w:tr w:rsidR="004C70A1" w:rsidRPr="00DB7279" w14:paraId="224B7C76" w14:textId="77777777" w:rsidTr="00E1778C">
        <w:tc>
          <w:tcPr>
            <w:tcW w:w="3667" w:type="dxa"/>
          </w:tcPr>
          <w:p w14:paraId="3E6281BF" w14:textId="77777777" w:rsidR="004C70A1" w:rsidRPr="00DB7279" w:rsidRDefault="004C70A1" w:rsidP="004C70A1">
            <w:pPr>
              <w:pStyle w:val="GOSTTablenorm"/>
            </w:pPr>
            <w:r w:rsidRPr="00DB7279">
              <w:t>Код_системы</w:t>
            </w:r>
          </w:p>
        </w:tc>
        <w:tc>
          <w:tcPr>
            <w:tcW w:w="1095" w:type="dxa"/>
          </w:tcPr>
          <w:p w14:paraId="6418624A" w14:textId="77777777" w:rsidR="004C70A1" w:rsidRPr="00DB7279" w:rsidRDefault="004C70A1" w:rsidP="004C70A1">
            <w:pPr>
              <w:pStyle w:val="GOSTTablenorm"/>
            </w:pPr>
            <w:r w:rsidRPr="00DB7279">
              <w:t>Да</w:t>
            </w:r>
          </w:p>
        </w:tc>
        <w:tc>
          <w:tcPr>
            <w:tcW w:w="3666" w:type="dxa"/>
          </w:tcPr>
          <w:p w14:paraId="167F8BEC" w14:textId="77777777" w:rsidR="004C70A1" w:rsidRPr="00DB7279" w:rsidRDefault="004C70A1" w:rsidP="004C70A1">
            <w:pPr>
              <w:pStyle w:val="GOSTTablenorm"/>
            </w:pPr>
            <w:r w:rsidRPr="00DB7279">
              <w:t>Код подсистемы-источника</w:t>
            </w:r>
          </w:p>
        </w:tc>
        <w:tc>
          <w:tcPr>
            <w:tcW w:w="3666" w:type="dxa"/>
          </w:tcPr>
          <w:p w14:paraId="3627AAD0" w14:textId="77777777" w:rsidR="004C70A1" w:rsidRPr="00DB7279" w:rsidRDefault="004C70A1" w:rsidP="004C70A1">
            <w:pPr>
              <w:pStyle w:val="GOSTTablenorm"/>
            </w:pPr>
            <w:r w:rsidRPr="00DB7279">
              <w:t>TtlPrt_Source</w:t>
            </w:r>
          </w:p>
        </w:tc>
        <w:tc>
          <w:tcPr>
            <w:tcW w:w="3666" w:type="dxa"/>
          </w:tcPr>
          <w:p w14:paraId="2AD0AB61" w14:textId="6820FC10" w:rsidR="004C70A1" w:rsidRPr="00DB7279" w:rsidRDefault="004C70A1" w:rsidP="00B56792">
            <w:pPr>
              <w:pStyle w:val="GOSTTablenorm"/>
            </w:pPr>
            <w:r w:rsidRPr="00DB7279">
              <w:t>Данный атрибут вычисляется на основании реквизита документа «</w:t>
            </w:r>
            <w:r w:rsidRPr="00DB7279">
              <w:rPr>
                <w:bCs/>
              </w:rPr>
              <w:t>Подсистема-инициатор»</w:t>
            </w:r>
            <w:r w:rsidRPr="00DB7279">
              <w:t xml:space="preserve"> (TtlPrt_Source). Если в реквизите указано значение «ПУ</w:t>
            </w:r>
            <w:r w:rsidR="00B56792">
              <w:t>ДС</w:t>
            </w:r>
            <w:r w:rsidRPr="00DB7279">
              <w:t xml:space="preserve">» </w:t>
            </w:r>
            <w:r w:rsidRPr="00DB7279">
              <w:rPr>
                <w:szCs w:val="22"/>
              </w:rPr>
              <w:t>–</w:t>
            </w:r>
            <w:r w:rsidRPr="00DB7279">
              <w:t xml:space="preserve"> «</w:t>
            </w:r>
            <w:r w:rsidRPr="00DB7279">
              <w:rPr>
                <w:lang w:val="en-US"/>
              </w:rPr>
              <w:t>ARP</w:t>
            </w:r>
            <w:r w:rsidRPr="00DB7279">
              <w:t>-</w:t>
            </w:r>
            <w:r w:rsidR="00E1778C" w:rsidRPr="00E1778C">
              <w:rPr>
                <w:lang w:val="en-US"/>
              </w:rPr>
              <w:t>FAMABS</w:t>
            </w:r>
            <w:r w:rsidRPr="00DB7279">
              <w:t>»</w:t>
            </w:r>
          </w:p>
        </w:tc>
      </w:tr>
      <w:tr w:rsidR="004C70A1" w:rsidRPr="00DB7279" w14:paraId="5432B09D" w14:textId="77777777" w:rsidTr="00E1778C">
        <w:tc>
          <w:tcPr>
            <w:tcW w:w="3667" w:type="dxa"/>
          </w:tcPr>
          <w:p w14:paraId="44F274A3" w14:textId="77777777" w:rsidR="004C70A1" w:rsidRPr="00DB7279" w:rsidRDefault="004C70A1" w:rsidP="004C70A1">
            <w:pPr>
              <w:pStyle w:val="GOSTTablenorm"/>
            </w:pPr>
            <w:r w:rsidRPr="00DB7279">
              <w:t>Идентификатор строки</w:t>
            </w:r>
          </w:p>
        </w:tc>
        <w:tc>
          <w:tcPr>
            <w:tcW w:w="1095" w:type="dxa"/>
          </w:tcPr>
          <w:p w14:paraId="24716CC7" w14:textId="77777777" w:rsidR="004C70A1" w:rsidRPr="00DB7279" w:rsidRDefault="004C70A1" w:rsidP="004C70A1">
            <w:pPr>
              <w:pStyle w:val="GOSTTablenorm"/>
            </w:pPr>
            <w:r w:rsidRPr="00DB7279">
              <w:t>Нет</w:t>
            </w:r>
          </w:p>
        </w:tc>
        <w:tc>
          <w:tcPr>
            <w:tcW w:w="3666" w:type="dxa"/>
          </w:tcPr>
          <w:p w14:paraId="2E66E6C9" w14:textId="77777777" w:rsidR="004C70A1" w:rsidRPr="00DB7279" w:rsidRDefault="004C70A1" w:rsidP="004C70A1">
            <w:pPr>
              <w:pStyle w:val="GOSTTablenorm"/>
            </w:pPr>
            <w:r w:rsidRPr="00DB7279">
              <w:t>Идентификатор строки</w:t>
            </w:r>
          </w:p>
        </w:tc>
        <w:tc>
          <w:tcPr>
            <w:tcW w:w="3666" w:type="dxa"/>
          </w:tcPr>
          <w:p w14:paraId="3CB0745A" w14:textId="77777777" w:rsidR="004C70A1" w:rsidRPr="00DB7279" w:rsidRDefault="004C70A1" w:rsidP="004C70A1">
            <w:pPr>
              <w:pStyle w:val="GOSTTablenorm"/>
            </w:pPr>
            <w:r w:rsidRPr="00DB7279">
              <w:t>T0504833:id</w:t>
            </w:r>
          </w:p>
        </w:tc>
        <w:tc>
          <w:tcPr>
            <w:tcW w:w="3666" w:type="dxa"/>
          </w:tcPr>
          <w:p w14:paraId="586C7789" w14:textId="77777777" w:rsidR="004C70A1" w:rsidRPr="00DB7279" w:rsidRDefault="004C70A1" w:rsidP="004C70A1">
            <w:pPr>
              <w:pStyle w:val="GOSTTablenorm"/>
            </w:pPr>
            <w:r w:rsidRPr="00DB7279">
              <w:t>-</w:t>
            </w:r>
          </w:p>
        </w:tc>
      </w:tr>
      <w:tr w:rsidR="004C70A1" w:rsidRPr="00DB7279" w14:paraId="0FB37CB9" w14:textId="77777777" w:rsidTr="00E1778C">
        <w:tc>
          <w:tcPr>
            <w:tcW w:w="3667" w:type="dxa"/>
          </w:tcPr>
          <w:p w14:paraId="37AE5BD1" w14:textId="77777777" w:rsidR="004C70A1" w:rsidRPr="00DB7279" w:rsidRDefault="004C70A1" w:rsidP="004C70A1">
            <w:pPr>
              <w:pStyle w:val="GOSTTablenorm"/>
            </w:pPr>
            <w:r w:rsidRPr="00DB7279">
              <w:t>Номер_строки</w:t>
            </w:r>
          </w:p>
        </w:tc>
        <w:tc>
          <w:tcPr>
            <w:tcW w:w="1095" w:type="dxa"/>
          </w:tcPr>
          <w:p w14:paraId="3705202B" w14:textId="77777777" w:rsidR="004C70A1" w:rsidRPr="00DB7279" w:rsidRDefault="004C70A1" w:rsidP="004C70A1">
            <w:pPr>
              <w:pStyle w:val="GOSTTablenorm"/>
            </w:pPr>
            <w:r w:rsidRPr="00DB7279">
              <w:t>Нет</w:t>
            </w:r>
          </w:p>
        </w:tc>
        <w:tc>
          <w:tcPr>
            <w:tcW w:w="3666" w:type="dxa"/>
          </w:tcPr>
          <w:p w14:paraId="5AAFD0C9" w14:textId="77777777" w:rsidR="004C70A1" w:rsidRPr="00DB7279" w:rsidRDefault="004C70A1" w:rsidP="004C70A1">
            <w:pPr>
              <w:pStyle w:val="GOSTTablenorm"/>
            </w:pPr>
            <w:r w:rsidRPr="00DB7279">
              <w:t>Порядковый номер строки</w:t>
            </w:r>
          </w:p>
        </w:tc>
        <w:tc>
          <w:tcPr>
            <w:tcW w:w="3666" w:type="dxa"/>
          </w:tcPr>
          <w:p w14:paraId="25E98D95" w14:textId="77777777" w:rsidR="004C70A1" w:rsidRPr="00DB7279" w:rsidRDefault="004C70A1" w:rsidP="004C70A1">
            <w:pPr>
              <w:pStyle w:val="GOSTTablenorm"/>
            </w:pPr>
            <w:r w:rsidRPr="00DB7279">
              <w:t>T0504833:NPP</w:t>
            </w:r>
          </w:p>
        </w:tc>
        <w:tc>
          <w:tcPr>
            <w:tcW w:w="3666" w:type="dxa"/>
          </w:tcPr>
          <w:p w14:paraId="0BE94973" w14:textId="77777777" w:rsidR="004C70A1" w:rsidRPr="00DB7279" w:rsidRDefault="004C70A1" w:rsidP="004C70A1">
            <w:pPr>
              <w:pStyle w:val="GOSTTablenorm"/>
            </w:pPr>
            <w:r w:rsidRPr="00DB7279">
              <w:t>-</w:t>
            </w:r>
          </w:p>
        </w:tc>
      </w:tr>
      <w:tr w:rsidR="004C70A1" w:rsidRPr="00DB7279" w14:paraId="3D35C8C9" w14:textId="77777777" w:rsidTr="00E1778C">
        <w:tc>
          <w:tcPr>
            <w:tcW w:w="3667" w:type="dxa"/>
          </w:tcPr>
          <w:p w14:paraId="73C484AB" w14:textId="77777777" w:rsidR="004C70A1" w:rsidRPr="00DB7279" w:rsidRDefault="004C70A1" w:rsidP="004C70A1">
            <w:pPr>
              <w:pStyle w:val="GOSTTablenorm"/>
            </w:pPr>
            <w:r w:rsidRPr="00DB7279">
              <w:t>Наименование_операции</w:t>
            </w:r>
          </w:p>
        </w:tc>
        <w:tc>
          <w:tcPr>
            <w:tcW w:w="1095" w:type="dxa"/>
          </w:tcPr>
          <w:p w14:paraId="55228E8E" w14:textId="74D86E47" w:rsidR="004C70A1" w:rsidRPr="00DB7279" w:rsidRDefault="004C70A1" w:rsidP="004C70A1">
            <w:pPr>
              <w:pStyle w:val="GOSTTablenorm"/>
            </w:pPr>
            <w:del w:id="13459" w:author="Сарафанова (Чиркова) Наталия Сергеевна" w:date="2025-08-27T14:50:00Z">
              <w:r w:rsidRPr="00DB7279" w:rsidDel="00F700B4">
                <w:delText>Да</w:delText>
              </w:r>
            </w:del>
            <w:ins w:id="13460" w:author="Сарафанова (Чиркова) Наталия Сергеевна" w:date="2025-08-27T14:50:00Z">
              <w:r w:rsidR="00F700B4">
                <w:t>Нет</w:t>
              </w:r>
            </w:ins>
          </w:p>
        </w:tc>
        <w:tc>
          <w:tcPr>
            <w:tcW w:w="3666" w:type="dxa"/>
          </w:tcPr>
          <w:p w14:paraId="29C3AFEF" w14:textId="61434248" w:rsidR="004C70A1" w:rsidRPr="00DB7279" w:rsidRDefault="004C70A1" w:rsidP="00F700B4">
            <w:pPr>
              <w:pStyle w:val="GOSTTablenorm"/>
            </w:pPr>
            <w:r w:rsidRPr="00DB7279">
              <w:t>Наименование операции</w:t>
            </w:r>
            <w:del w:id="13461" w:author="Сарафанова (Чиркова) Наталия Сергеевна" w:date="2025-08-27T14:50:00Z">
              <w:r w:rsidRPr="00DB7279" w:rsidDel="00F700B4">
                <w:delText>. Основание операции</w:delText>
              </w:r>
            </w:del>
          </w:p>
        </w:tc>
        <w:tc>
          <w:tcPr>
            <w:tcW w:w="3666" w:type="dxa"/>
          </w:tcPr>
          <w:p w14:paraId="53412F34" w14:textId="77777777" w:rsidR="004C70A1" w:rsidRPr="00DB7279" w:rsidRDefault="004C70A1" w:rsidP="004C70A1">
            <w:pPr>
              <w:pStyle w:val="GOSTTablenorm"/>
              <w:rPr>
                <w:lang w:val="en-US"/>
              </w:rPr>
            </w:pPr>
            <w:r w:rsidRPr="00DB7279">
              <w:rPr>
                <w:lang w:val="en-US"/>
              </w:rPr>
              <w:t>T0504833:NAME_O</w:t>
            </w:r>
          </w:p>
          <w:p w14:paraId="06BCAD65" w14:textId="5FA59820" w:rsidR="004C70A1" w:rsidRPr="00DB7279" w:rsidRDefault="004C70A1" w:rsidP="004C70A1">
            <w:pPr>
              <w:pStyle w:val="GOSTTablenorm"/>
              <w:rPr>
                <w:lang w:val="en-US"/>
              </w:rPr>
            </w:pPr>
            <w:del w:id="13462" w:author="Сарафанова (Чиркова) Наталия Сергеевна" w:date="2025-08-27T14:50:00Z">
              <w:r w:rsidRPr="00DB7279" w:rsidDel="00F700B4">
                <w:rPr>
                  <w:lang w:val="en-US"/>
                </w:rPr>
                <w:delText>T0504833:NAME_OO</w:delText>
              </w:r>
            </w:del>
          </w:p>
        </w:tc>
        <w:tc>
          <w:tcPr>
            <w:tcW w:w="3666" w:type="dxa"/>
          </w:tcPr>
          <w:p w14:paraId="0F54A475" w14:textId="6B7EEE34" w:rsidR="004C70A1" w:rsidRPr="00DB7279" w:rsidRDefault="004C70A1" w:rsidP="004C70A1">
            <w:pPr>
              <w:pStyle w:val="GOSTTablenorm"/>
            </w:pPr>
            <w:del w:id="13463" w:author="Сарафанова (Чиркова) Наталия Сергеевна" w:date="2025-08-27T14:50:00Z">
              <w:r w:rsidRPr="00DB7279" w:rsidDel="00F700B4">
                <w:delText>Заполняется значением, полученным объединением значений реквизитов «Наименование операции» (T0504833:NAME_O) и «Основание операции» (T0504833:</w:delText>
              </w:r>
              <w:r w:rsidRPr="00DB7279" w:rsidDel="00F700B4">
                <w:rPr>
                  <w:lang w:val="en-US"/>
                </w:rPr>
                <w:delText>NAME</w:delText>
              </w:r>
              <w:r w:rsidRPr="00DB7279" w:rsidDel="00F700B4">
                <w:delText>_</w:delText>
              </w:r>
              <w:r w:rsidRPr="00DB7279" w:rsidDel="00F700B4">
                <w:rPr>
                  <w:lang w:val="en-US"/>
                </w:rPr>
                <w:delText>OO</w:delText>
              </w:r>
              <w:r w:rsidRPr="00DB7279" w:rsidDel="00F700B4">
                <w:delText>) через разделитель «.» (точка)</w:delText>
              </w:r>
            </w:del>
            <w:ins w:id="13464" w:author="Сарафанова (Чиркова) Наталия Сергеевна" w:date="2025-08-27T14:50:00Z">
              <w:r w:rsidR="00F700B4">
                <w:t>-</w:t>
              </w:r>
            </w:ins>
          </w:p>
        </w:tc>
      </w:tr>
      <w:tr w:rsidR="004C70A1" w:rsidRPr="00DB7279" w14:paraId="48AF38EE" w14:textId="77777777" w:rsidTr="00E1778C">
        <w:tc>
          <w:tcPr>
            <w:tcW w:w="3667" w:type="dxa"/>
          </w:tcPr>
          <w:p w14:paraId="5364AE45" w14:textId="77777777" w:rsidR="004C70A1" w:rsidRPr="00DB7279" w:rsidRDefault="004C70A1" w:rsidP="004C70A1">
            <w:pPr>
              <w:pStyle w:val="GOSTTablenorm"/>
            </w:pPr>
            <w:r w:rsidRPr="00DB7279">
              <w:t>Сумма_валюта_операции</w:t>
            </w:r>
          </w:p>
        </w:tc>
        <w:tc>
          <w:tcPr>
            <w:tcW w:w="1095" w:type="dxa"/>
          </w:tcPr>
          <w:p w14:paraId="587E7271" w14:textId="77777777" w:rsidR="004C70A1" w:rsidRPr="00DB7279" w:rsidRDefault="004C70A1" w:rsidP="004C70A1">
            <w:pPr>
              <w:pStyle w:val="GOSTTablenorm"/>
            </w:pPr>
            <w:r w:rsidRPr="00DB7279">
              <w:t>Да</w:t>
            </w:r>
          </w:p>
        </w:tc>
        <w:tc>
          <w:tcPr>
            <w:tcW w:w="3666" w:type="dxa"/>
          </w:tcPr>
          <w:p w14:paraId="05F9500A" w14:textId="77777777" w:rsidR="004C70A1" w:rsidRPr="00DB7279" w:rsidRDefault="004C70A1" w:rsidP="004C70A1">
            <w:pPr>
              <w:pStyle w:val="GOSTTablenorm"/>
            </w:pPr>
            <w:r w:rsidRPr="00DB7279">
              <w:t>Сумма в валюте операции</w:t>
            </w:r>
          </w:p>
        </w:tc>
        <w:tc>
          <w:tcPr>
            <w:tcW w:w="3666" w:type="dxa"/>
          </w:tcPr>
          <w:p w14:paraId="48805431" w14:textId="77777777" w:rsidR="004C70A1" w:rsidRPr="00DB7279" w:rsidRDefault="004C70A1" w:rsidP="004C70A1">
            <w:pPr>
              <w:pStyle w:val="GOSTTablenorm"/>
            </w:pPr>
            <w:r w:rsidRPr="00DB7279">
              <w:t>T0504833:SUMM</w:t>
            </w:r>
          </w:p>
        </w:tc>
        <w:tc>
          <w:tcPr>
            <w:tcW w:w="3666" w:type="dxa"/>
          </w:tcPr>
          <w:p w14:paraId="7E2ABD5B" w14:textId="77777777" w:rsidR="004C70A1" w:rsidRPr="00DB7279" w:rsidRDefault="004C70A1" w:rsidP="004C70A1">
            <w:pPr>
              <w:pStyle w:val="GOSTTablenorm"/>
            </w:pPr>
            <w:r w:rsidRPr="00DB7279">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4C70A1" w:rsidRPr="00DB7279" w14:paraId="733385D8" w14:textId="77777777" w:rsidTr="00E1778C">
        <w:tc>
          <w:tcPr>
            <w:tcW w:w="3667" w:type="dxa"/>
          </w:tcPr>
          <w:p w14:paraId="0527D975" w14:textId="77777777" w:rsidR="004C70A1" w:rsidRPr="00DB7279" w:rsidRDefault="004C70A1" w:rsidP="004C70A1">
            <w:pPr>
              <w:pStyle w:val="GOSTTablenorm"/>
            </w:pPr>
            <w:r w:rsidRPr="00DB7279">
              <w:t>Сумма_валюта_учета_руб</w:t>
            </w:r>
          </w:p>
        </w:tc>
        <w:tc>
          <w:tcPr>
            <w:tcW w:w="1095" w:type="dxa"/>
          </w:tcPr>
          <w:p w14:paraId="64CE0C8F" w14:textId="77777777" w:rsidR="004C70A1" w:rsidRPr="00DB7279" w:rsidRDefault="004C70A1" w:rsidP="004C70A1">
            <w:pPr>
              <w:pStyle w:val="GOSTTablenorm"/>
            </w:pPr>
            <w:r w:rsidRPr="00DB7279">
              <w:t>Да</w:t>
            </w:r>
          </w:p>
        </w:tc>
        <w:tc>
          <w:tcPr>
            <w:tcW w:w="3666" w:type="dxa"/>
          </w:tcPr>
          <w:p w14:paraId="4FC4A67C" w14:textId="77777777" w:rsidR="004C70A1" w:rsidRPr="00DB7279" w:rsidRDefault="004C70A1" w:rsidP="004C70A1">
            <w:pPr>
              <w:pStyle w:val="GOSTTablenorm"/>
            </w:pPr>
            <w:r w:rsidRPr="00DB7279">
              <w:t>Сумма в валюте учета (руб)</w:t>
            </w:r>
          </w:p>
        </w:tc>
        <w:tc>
          <w:tcPr>
            <w:tcW w:w="3666" w:type="dxa"/>
          </w:tcPr>
          <w:p w14:paraId="4633C966" w14:textId="77777777" w:rsidR="004C70A1" w:rsidRPr="00DB7279" w:rsidRDefault="004C70A1" w:rsidP="004C70A1">
            <w:pPr>
              <w:pStyle w:val="GOSTTablenorm"/>
            </w:pPr>
            <w:r w:rsidRPr="00DB7279">
              <w:t>T0504833:RgSUMM</w:t>
            </w:r>
          </w:p>
        </w:tc>
        <w:tc>
          <w:tcPr>
            <w:tcW w:w="3666" w:type="dxa"/>
          </w:tcPr>
          <w:p w14:paraId="4BC22C8A" w14:textId="77777777" w:rsidR="004C70A1" w:rsidRPr="00DB7279" w:rsidRDefault="004C70A1" w:rsidP="004C70A1">
            <w:pPr>
              <w:pStyle w:val="GOSTTablenorm"/>
            </w:pPr>
            <w:r w:rsidRPr="00DB7279">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4C70A1" w:rsidRPr="00DB7279" w14:paraId="4F19D6CB" w14:textId="77777777" w:rsidTr="00E1778C">
        <w:tc>
          <w:tcPr>
            <w:tcW w:w="3667" w:type="dxa"/>
          </w:tcPr>
          <w:p w14:paraId="1AA295E6" w14:textId="77777777" w:rsidR="004C70A1" w:rsidRPr="00DB7279" w:rsidRDefault="004C70A1" w:rsidP="004C70A1">
            <w:pPr>
              <w:pStyle w:val="GOSTTablenorm"/>
            </w:pPr>
            <w:r w:rsidRPr="00DB7279">
              <w:t>Счет_бухучет_Дт</w:t>
            </w:r>
          </w:p>
        </w:tc>
        <w:tc>
          <w:tcPr>
            <w:tcW w:w="1095" w:type="dxa"/>
          </w:tcPr>
          <w:p w14:paraId="6A5D57B8" w14:textId="77777777" w:rsidR="004C70A1" w:rsidRPr="00DB7279" w:rsidRDefault="004C70A1" w:rsidP="004C70A1">
            <w:pPr>
              <w:pStyle w:val="GOSTTablenorm"/>
            </w:pPr>
            <w:r w:rsidRPr="00DB7279">
              <w:t>Нет</w:t>
            </w:r>
          </w:p>
        </w:tc>
        <w:tc>
          <w:tcPr>
            <w:tcW w:w="3666" w:type="dxa"/>
          </w:tcPr>
          <w:p w14:paraId="19FB0C68" w14:textId="77777777" w:rsidR="004C70A1" w:rsidRPr="00DB7279" w:rsidRDefault="004C70A1" w:rsidP="004C70A1">
            <w:pPr>
              <w:pStyle w:val="GOSTTablenorm"/>
            </w:pPr>
            <w:r w:rsidRPr="00DB7279">
              <w:t>Счет по Дт</w:t>
            </w:r>
          </w:p>
        </w:tc>
        <w:tc>
          <w:tcPr>
            <w:tcW w:w="3666" w:type="dxa"/>
          </w:tcPr>
          <w:p w14:paraId="4F17AE19" w14:textId="77777777" w:rsidR="004C70A1" w:rsidRPr="00DB7279" w:rsidRDefault="004C70A1" w:rsidP="004C70A1">
            <w:pPr>
              <w:pStyle w:val="GOSTTablenorm"/>
            </w:pPr>
            <w:r w:rsidRPr="00DB7279">
              <w:t>T0504833:DT_ACCOUNT</w:t>
            </w:r>
          </w:p>
        </w:tc>
        <w:tc>
          <w:tcPr>
            <w:tcW w:w="3666" w:type="dxa"/>
          </w:tcPr>
          <w:p w14:paraId="5A7ED763" w14:textId="77777777" w:rsidR="004C70A1" w:rsidRPr="00DB7279" w:rsidRDefault="004C70A1" w:rsidP="004C70A1">
            <w:pPr>
              <w:pStyle w:val="GOSTTablenorm"/>
            </w:pPr>
            <w:r w:rsidRPr="00DB7279">
              <w:t>-</w:t>
            </w:r>
          </w:p>
        </w:tc>
      </w:tr>
      <w:tr w:rsidR="004C70A1" w:rsidRPr="00DB7279" w14:paraId="4C1D4F13" w14:textId="77777777" w:rsidTr="00E1778C">
        <w:tc>
          <w:tcPr>
            <w:tcW w:w="3667" w:type="dxa"/>
          </w:tcPr>
          <w:p w14:paraId="2D51FDD1" w14:textId="77777777" w:rsidR="004C70A1" w:rsidRPr="00DB7279" w:rsidRDefault="004C70A1" w:rsidP="004C70A1">
            <w:pPr>
              <w:pStyle w:val="GOSTTablenorm"/>
            </w:pPr>
            <w:r w:rsidRPr="00DB7279">
              <w:t>ОКТМО_КС_Дт</w:t>
            </w:r>
          </w:p>
        </w:tc>
        <w:tc>
          <w:tcPr>
            <w:tcW w:w="1095" w:type="dxa"/>
          </w:tcPr>
          <w:p w14:paraId="3D830D1F" w14:textId="77777777" w:rsidR="004C70A1" w:rsidRPr="00DB7279" w:rsidRDefault="004C70A1" w:rsidP="004C70A1">
            <w:pPr>
              <w:pStyle w:val="GOSTTablenorm"/>
            </w:pPr>
            <w:r w:rsidRPr="00DB7279">
              <w:t>Нет</w:t>
            </w:r>
          </w:p>
        </w:tc>
        <w:tc>
          <w:tcPr>
            <w:tcW w:w="3666" w:type="dxa"/>
          </w:tcPr>
          <w:p w14:paraId="679B4210" w14:textId="77777777" w:rsidR="004C70A1" w:rsidRPr="00DB7279" w:rsidRDefault="004C70A1" w:rsidP="004C70A1">
            <w:pPr>
              <w:pStyle w:val="GOSTTablenorm"/>
            </w:pPr>
            <w:r w:rsidRPr="00DB7279">
              <w:t>ОКТМО КС по</w:t>
            </w:r>
            <w:r w:rsidRPr="00DB7279">
              <w:rPr>
                <w:bCs/>
              </w:rPr>
              <w:t xml:space="preserve"> Дт</w:t>
            </w:r>
          </w:p>
        </w:tc>
        <w:tc>
          <w:tcPr>
            <w:tcW w:w="3666" w:type="dxa"/>
          </w:tcPr>
          <w:p w14:paraId="4A425DEB" w14:textId="77777777" w:rsidR="004C70A1" w:rsidRPr="00DB7279" w:rsidRDefault="004C70A1" w:rsidP="004C70A1">
            <w:pPr>
              <w:pStyle w:val="GOSTTablenorm"/>
            </w:pPr>
            <w:r w:rsidRPr="00DB7279">
              <w:t>T0504833:DT_OKTMOKS</w:t>
            </w:r>
          </w:p>
        </w:tc>
        <w:tc>
          <w:tcPr>
            <w:tcW w:w="3666" w:type="dxa"/>
          </w:tcPr>
          <w:p w14:paraId="6F19CEBE" w14:textId="77777777" w:rsidR="004C70A1" w:rsidRPr="00DB7279" w:rsidRDefault="004C70A1" w:rsidP="004C70A1">
            <w:pPr>
              <w:pStyle w:val="GOSTTablenorm"/>
            </w:pPr>
            <w:r w:rsidRPr="00DB7279">
              <w:t>-</w:t>
            </w:r>
          </w:p>
        </w:tc>
      </w:tr>
      <w:tr w:rsidR="004C70A1" w:rsidRPr="00DB7279" w14:paraId="1E6DA796" w14:textId="77777777" w:rsidTr="00E1778C">
        <w:tc>
          <w:tcPr>
            <w:tcW w:w="3667" w:type="dxa"/>
          </w:tcPr>
          <w:p w14:paraId="1B6F7614" w14:textId="77777777" w:rsidR="004C70A1" w:rsidRPr="00DB7279" w:rsidRDefault="004C70A1" w:rsidP="004C70A1">
            <w:pPr>
              <w:pStyle w:val="GOSTTablenorm"/>
            </w:pPr>
            <w:r w:rsidRPr="00DB7279">
              <w:t>ЛС_Дт</w:t>
            </w:r>
          </w:p>
        </w:tc>
        <w:tc>
          <w:tcPr>
            <w:tcW w:w="1095" w:type="dxa"/>
          </w:tcPr>
          <w:p w14:paraId="1E119F81" w14:textId="77777777" w:rsidR="004C70A1" w:rsidRPr="00DB7279" w:rsidRDefault="004C70A1" w:rsidP="004C70A1">
            <w:pPr>
              <w:pStyle w:val="GOSTTablenorm"/>
            </w:pPr>
            <w:r w:rsidRPr="00DB7279">
              <w:t>Нет</w:t>
            </w:r>
          </w:p>
        </w:tc>
        <w:tc>
          <w:tcPr>
            <w:tcW w:w="3666" w:type="dxa"/>
          </w:tcPr>
          <w:p w14:paraId="2520E138" w14:textId="77777777" w:rsidR="004C70A1" w:rsidRPr="00DB7279" w:rsidRDefault="004C70A1" w:rsidP="004C70A1">
            <w:pPr>
              <w:pStyle w:val="GOSTTablenorm"/>
            </w:pPr>
            <w:r w:rsidRPr="00DB7279">
              <w:t>ЛС по</w:t>
            </w:r>
            <w:r w:rsidRPr="00DB7279">
              <w:rPr>
                <w:bCs/>
              </w:rPr>
              <w:t xml:space="preserve"> Дт</w:t>
            </w:r>
          </w:p>
        </w:tc>
        <w:tc>
          <w:tcPr>
            <w:tcW w:w="3666" w:type="dxa"/>
          </w:tcPr>
          <w:p w14:paraId="796CF483" w14:textId="77777777" w:rsidR="004C70A1" w:rsidRPr="00DB7279" w:rsidRDefault="004C70A1" w:rsidP="004C70A1">
            <w:pPr>
              <w:pStyle w:val="GOSTTablenorm"/>
            </w:pPr>
            <w:r w:rsidRPr="00DB7279">
              <w:t>T0504833:DT_LS</w:t>
            </w:r>
          </w:p>
        </w:tc>
        <w:tc>
          <w:tcPr>
            <w:tcW w:w="3666" w:type="dxa"/>
          </w:tcPr>
          <w:p w14:paraId="63ED3741" w14:textId="77777777" w:rsidR="004C70A1" w:rsidRPr="00DB7279" w:rsidRDefault="004C70A1" w:rsidP="004C70A1">
            <w:pPr>
              <w:pStyle w:val="GOSTTablenorm"/>
            </w:pPr>
            <w:r w:rsidRPr="00DB7279">
              <w:t>-</w:t>
            </w:r>
          </w:p>
        </w:tc>
      </w:tr>
      <w:tr w:rsidR="004C70A1" w:rsidRPr="00DB7279" w14:paraId="49F09155" w14:textId="77777777" w:rsidTr="00E1778C">
        <w:tc>
          <w:tcPr>
            <w:tcW w:w="3667" w:type="dxa"/>
          </w:tcPr>
          <w:p w14:paraId="6FC2D957" w14:textId="77777777" w:rsidR="004C70A1" w:rsidRPr="00DB7279" w:rsidRDefault="004C70A1" w:rsidP="004C70A1">
            <w:pPr>
              <w:pStyle w:val="GOSTTablenorm"/>
            </w:pPr>
            <w:r w:rsidRPr="00DB7279">
              <w:t>Аналитический_код_СКУ_Дт</w:t>
            </w:r>
          </w:p>
        </w:tc>
        <w:tc>
          <w:tcPr>
            <w:tcW w:w="1095" w:type="dxa"/>
          </w:tcPr>
          <w:p w14:paraId="2118D31F" w14:textId="77777777" w:rsidR="004C70A1" w:rsidRPr="00DB7279" w:rsidRDefault="004C70A1" w:rsidP="004C70A1">
            <w:pPr>
              <w:pStyle w:val="GOSTTablenorm"/>
            </w:pPr>
          </w:p>
        </w:tc>
        <w:tc>
          <w:tcPr>
            <w:tcW w:w="3666" w:type="dxa"/>
          </w:tcPr>
          <w:p w14:paraId="5068111F" w14:textId="77777777" w:rsidR="004C70A1" w:rsidRPr="00DB7279" w:rsidRDefault="004C70A1" w:rsidP="004C70A1">
            <w:pPr>
              <w:pStyle w:val="GOSTTablenorm"/>
            </w:pPr>
            <w:r w:rsidRPr="00DB7279">
              <w:t>Аналитический код СКУ по</w:t>
            </w:r>
            <w:r w:rsidRPr="00DB7279">
              <w:rPr>
                <w:bCs/>
              </w:rPr>
              <w:t xml:space="preserve"> Дт</w:t>
            </w:r>
          </w:p>
        </w:tc>
        <w:tc>
          <w:tcPr>
            <w:tcW w:w="3666" w:type="dxa"/>
          </w:tcPr>
          <w:p w14:paraId="4365A954" w14:textId="77777777" w:rsidR="004C70A1" w:rsidRPr="00DB7279" w:rsidRDefault="004C70A1" w:rsidP="004C70A1">
            <w:pPr>
              <w:pStyle w:val="GOSTTablenorm"/>
            </w:pPr>
            <w:r w:rsidRPr="00DB7279">
              <w:t>T0504833:DT_ANALITCODESKU</w:t>
            </w:r>
          </w:p>
        </w:tc>
        <w:tc>
          <w:tcPr>
            <w:tcW w:w="3666" w:type="dxa"/>
          </w:tcPr>
          <w:p w14:paraId="2E1DD7E7" w14:textId="77777777" w:rsidR="004C70A1" w:rsidRPr="00DB7279" w:rsidRDefault="004C70A1" w:rsidP="004C70A1">
            <w:pPr>
              <w:pStyle w:val="GOSTTablenorm"/>
            </w:pPr>
            <w:r w:rsidRPr="00DB7279">
              <w:t>-</w:t>
            </w:r>
          </w:p>
        </w:tc>
      </w:tr>
      <w:tr w:rsidR="004C70A1" w:rsidRPr="00DB7279" w14:paraId="0FCEBA42" w14:textId="77777777" w:rsidTr="00E1778C">
        <w:tc>
          <w:tcPr>
            <w:tcW w:w="3667" w:type="dxa"/>
          </w:tcPr>
          <w:p w14:paraId="2D04509B" w14:textId="77777777" w:rsidR="004C70A1" w:rsidRPr="00DB7279" w:rsidRDefault="004C70A1" w:rsidP="004C70A1">
            <w:pPr>
              <w:pStyle w:val="GOSTTablenorm"/>
            </w:pPr>
            <w:r w:rsidRPr="00DB7279">
              <w:t>КБК_Дт</w:t>
            </w:r>
          </w:p>
        </w:tc>
        <w:tc>
          <w:tcPr>
            <w:tcW w:w="1095" w:type="dxa"/>
          </w:tcPr>
          <w:p w14:paraId="19952546" w14:textId="77777777" w:rsidR="004C70A1" w:rsidRPr="00DB7279" w:rsidRDefault="004C70A1" w:rsidP="004C70A1">
            <w:pPr>
              <w:pStyle w:val="GOSTTablenorm"/>
            </w:pPr>
            <w:r w:rsidRPr="00DB7279">
              <w:t>Нет</w:t>
            </w:r>
          </w:p>
        </w:tc>
        <w:tc>
          <w:tcPr>
            <w:tcW w:w="3666" w:type="dxa"/>
          </w:tcPr>
          <w:p w14:paraId="09C3B58A" w14:textId="77777777" w:rsidR="004C70A1" w:rsidRPr="00DB7279" w:rsidRDefault="004C70A1" w:rsidP="004C70A1">
            <w:pPr>
              <w:pStyle w:val="GOSTTablenorm"/>
            </w:pPr>
            <w:r w:rsidRPr="00DB7279">
              <w:t>КБК по</w:t>
            </w:r>
            <w:r w:rsidRPr="00DB7279">
              <w:rPr>
                <w:bCs/>
              </w:rPr>
              <w:t xml:space="preserve"> Дт</w:t>
            </w:r>
          </w:p>
        </w:tc>
        <w:tc>
          <w:tcPr>
            <w:tcW w:w="3666" w:type="dxa"/>
          </w:tcPr>
          <w:p w14:paraId="34183112" w14:textId="77777777" w:rsidR="004C70A1" w:rsidRPr="00DB7279" w:rsidRDefault="004C70A1" w:rsidP="004C70A1">
            <w:pPr>
              <w:pStyle w:val="GOSTTablenorm"/>
            </w:pPr>
            <w:r w:rsidRPr="00DB7279">
              <w:t>T0504833:DT_KBK</w:t>
            </w:r>
          </w:p>
        </w:tc>
        <w:tc>
          <w:tcPr>
            <w:tcW w:w="3666" w:type="dxa"/>
          </w:tcPr>
          <w:p w14:paraId="1F1F5363" w14:textId="77777777" w:rsidR="004C70A1" w:rsidRPr="00DB7279" w:rsidRDefault="004C70A1" w:rsidP="004C70A1">
            <w:pPr>
              <w:pStyle w:val="GOSTTablenorm"/>
            </w:pPr>
            <w:r w:rsidRPr="00DB7279">
              <w:t>-</w:t>
            </w:r>
          </w:p>
        </w:tc>
      </w:tr>
      <w:tr w:rsidR="004C70A1" w:rsidRPr="00DB7279" w14:paraId="58B16797" w14:textId="77777777" w:rsidTr="00E1778C">
        <w:tc>
          <w:tcPr>
            <w:tcW w:w="3667" w:type="dxa"/>
          </w:tcPr>
          <w:p w14:paraId="08CC3FC9" w14:textId="77777777" w:rsidR="004C70A1" w:rsidRPr="00DB7279" w:rsidRDefault="004C70A1" w:rsidP="004C70A1">
            <w:pPr>
              <w:pStyle w:val="GOSTTablenorm"/>
            </w:pPr>
            <w:r w:rsidRPr="00DB7279">
              <w:t>Тип_КБК_Дт</w:t>
            </w:r>
          </w:p>
        </w:tc>
        <w:tc>
          <w:tcPr>
            <w:tcW w:w="1095" w:type="dxa"/>
          </w:tcPr>
          <w:p w14:paraId="1EB7B247" w14:textId="77777777" w:rsidR="004C70A1" w:rsidRPr="00DB7279" w:rsidRDefault="004C70A1" w:rsidP="004C70A1">
            <w:pPr>
              <w:pStyle w:val="GOSTTablenorm"/>
            </w:pPr>
            <w:r w:rsidRPr="00DB7279">
              <w:t>Нет</w:t>
            </w:r>
          </w:p>
        </w:tc>
        <w:tc>
          <w:tcPr>
            <w:tcW w:w="3666" w:type="dxa"/>
          </w:tcPr>
          <w:p w14:paraId="083F0060" w14:textId="77777777" w:rsidR="004C70A1" w:rsidRPr="00DB7279" w:rsidRDefault="004C70A1" w:rsidP="004C70A1">
            <w:pPr>
              <w:pStyle w:val="GOSTTablenorm"/>
            </w:pPr>
            <w:r w:rsidRPr="00DB7279">
              <w:t>Тип КБК по Дт</w:t>
            </w:r>
          </w:p>
        </w:tc>
        <w:tc>
          <w:tcPr>
            <w:tcW w:w="3666" w:type="dxa"/>
          </w:tcPr>
          <w:p w14:paraId="73FE074A" w14:textId="77777777" w:rsidR="004C70A1" w:rsidRPr="00DB7279" w:rsidRDefault="004C70A1" w:rsidP="004C70A1">
            <w:pPr>
              <w:pStyle w:val="GOSTTablenorm"/>
            </w:pPr>
            <w:r w:rsidRPr="00DB7279">
              <w:t>T0504833:DT_TYPEKBK</w:t>
            </w:r>
          </w:p>
        </w:tc>
        <w:tc>
          <w:tcPr>
            <w:tcW w:w="3666" w:type="dxa"/>
          </w:tcPr>
          <w:p w14:paraId="736A865C" w14:textId="77777777" w:rsidR="004C70A1" w:rsidRPr="00DB7279" w:rsidRDefault="004C70A1" w:rsidP="004C70A1">
            <w:pPr>
              <w:pStyle w:val="GOSTTablenorm"/>
            </w:pPr>
            <w:r w:rsidRPr="00DB7279">
              <w:t>-</w:t>
            </w:r>
          </w:p>
        </w:tc>
      </w:tr>
      <w:tr w:rsidR="004C70A1" w:rsidRPr="00DB7279" w14:paraId="118D1878" w14:textId="77777777" w:rsidTr="00E1778C">
        <w:tc>
          <w:tcPr>
            <w:tcW w:w="3667" w:type="dxa"/>
          </w:tcPr>
          <w:p w14:paraId="28DFE28D" w14:textId="77777777" w:rsidR="004C70A1" w:rsidRPr="00DB7279" w:rsidRDefault="004C70A1" w:rsidP="004C70A1">
            <w:pPr>
              <w:pStyle w:val="GOSTTablenorm"/>
            </w:pPr>
            <w:r w:rsidRPr="00DB7279">
              <w:t>Код_валюты_Дт</w:t>
            </w:r>
          </w:p>
        </w:tc>
        <w:tc>
          <w:tcPr>
            <w:tcW w:w="1095" w:type="dxa"/>
          </w:tcPr>
          <w:p w14:paraId="3002F4C5" w14:textId="77777777" w:rsidR="004C70A1" w:rsidRPr="00DB7279" w:rsidRDefault="004C70A1" w:rsidP="004C70A1">
            <w:pPr>
              <w:pStyle w:val="GOSTTablenorm"/>
            </w:pPr>
            <w:r w:rsidRPr="00DB7279">
              <w:t>Нет</w:t>
            </w:r>
          </w:p>
        </w:tc>
        <w:tc>
          <w:tcPr>
            <w:tcW w:w="3666" w:type="dxa"/>
          </w:tcPr>
          <w:p w14:paraId="7C74F038" w14:textId="77777777" w:rsidR="004C70A1" w:rsidRPr="00DB7279" w:rsidRDefault="004C70A1" w:rsidP="004C70A1">
            <w:pPr>
              <w:pStyle w:val="GOSTTablenorm"/>
            </w:pPr>
            <w:r w:rsidRPr="00DB7279">
              <w:t>Код валюты по дебету</w:t>
            </w:r>
          </w:p>
        </w:tc>
        <w:tc>
          <w:tcPr>
            <w:tcW w:w="3666" w:type="dxa"/>
          </w:tcPr>
          <w:p w14:paraId="2D309F90" w14:textId="77777777" w:rsidR="004C70A1" w:rsidRPr="00DB7279" w:rsidRDefault="004C70A1" w:rsidP="004C70A1">
            <w:pPr>
              <w:pStyle w:val="GOSTTablenorm"/>
            </w:pPr>
            <w:r w:rsidRPr="00DB7279">
              <w:t>T0504833:DT_VALCODE</w:t>
            </w:r>
          </w:p>
        </w:tc>
        <w:tc>
          <w:tcPr>
            <w:tcW w:w="3666" w:type="dxa"/>
          </w:tcPr>
          <w:p w14:paraId="3D661DAC" w14:textId="77777777" w:rsidR="004C70A1" w:rsidRPr="00DB7279" w:rsidRDefault="004C70A1" w:rsidP="004C70A1">
            <w:pPr>
              <w:pStyle w:val="GOSTTablenorm"/>
            </w:pPr>
            <w:r w:rsidRPr="00DB7279">
              <w:t>-</w:t>
            </w:r>
          </w:p>
        </w:tc>
      </w:tr>
      <w:tr w:rsidR="004C70A1" w:rsidRPr="00DB7279" w14:paraId="03119E9A" w14:textId="77777777" w:rsidTr="00E1778C">
        <w:tc>
          <w:tcPr>
            <w:tcW w:w="3667" w:type="dxa"/>
          </w:tcPr>
          <w:p w14:paraId="6CF063EC" w14:textId="77777777" w:rsidR="004C70A1" w:rsidRPr="00DB7279" w:rsidRDefault="004C70A1" w:rsidP="004C70A1">
            <w:pPr>
              <w:pStyle w:val="GOSTTablenorm"/>
            </w:pPr>
            <w:r w:rsidRPr="00DB7279">
              <w:t>ТОФК_КС_Дт</w:t>
            </w:r>
          </w:p>
        </w:tc>
        <w:tc>
          <w:tcPr>
            <w:tcW w:w="1095" w:type="dxa"/>
          </w:tcPr>
          <w:p w14:paraId="5D3634A4" w14:textId="77777777" w:rsidR="004C70A1" w:rsidRPr="00DB7279" w:rsidRDefault="004C70A1" w:rsidP="004C70A1">
            <w:pPr>
              <w:pStyle w:val="GOSTTablenorm"/>
            </w:pPr>
            <w:r w:rsidRPr="00DB7279">
              <w:t>Нет</w:t>
            </w:r>
          </w:p>
        </w:tc>
        <w:tc>
          <w:tcPr>
            <w:tcW w:w="3666" w:type="dxa"/>
          </w:tcPr>
          <w:p w14:paraId="038E649A" w14:textId="77777777" w:rsidR="004C70A1" w:rsidRPr="00DB7279" w:rsidRDefault="004C70A1" w:rsidP="004C70A1">
            <w:pPr>
              <w:pStyle w:val="GOSTTablenorm"/>
            </w:pPr>
            <w:r w:rsidRPr="00DB7279">
              <w:t>ТОФК КС по</w:t>
            </w:r>
            <w:r w:rsidRPr="00DB7279">
              <w:rPr>
                <w:bCs/>
              </w:rPr>
              <w:t xml:space="preserve"> Дт</w:t>
            </w:r>
          </w:p>
        </w:tc>
        <w:tc>
          <w:tcPr>
            <w:tcW w:w="3666" w:type="dxa"/>
          </w:tcPr>
          <w:p w14:paraId="08B62670" w14:textId="77777777" w:rsidR="004C70A1" w:rsidRPr="00DB7279" w:rsidRDefault="004C70A1" w:rsidP="004C70A1">
            <w:pPr>
              <w:pStyle w:val="GOSTTablenorm"/>
            </w:pPr>
            <w:r w:rsidRPr="00DB7279">
              <w:t>T0504833:DT_TOFKKS</w:t>
            </w:r>
          </w:p>
        </w:tc>
        <w:tc>
          <w:tcPr>
            <w:tcW w:w="3666" w:type="dxa"/>
          </w:tcPr>
          <w:p w14:paraId="4EED5CE5" w14:textId="77777777" w:rsidR="004C70A1" w:rsidRPr="00DB7279" w:rsidRDefault="004C70A1" w:rsidP="004C70A1">
            <w:pPr>
              <w:pStyle w:val="GOSTTablenorm"/>
            </w:pPr>
            <w:r w:rsidRPr="00DB7279">
              <w:t>-</w:t>
            </w:r>
          </w:p>
        </w:tc>
      </w:tr>
      <w:tr w:rsidR="004C70A1" w:rsidRPr="00DB7279" w14:paraId="1E1D4607" w14:textId="77777777" w:rsidTr="00E1778C">
        <w:tc>
          <w:tcPr>
            <w:tcW w:w="3667" w:type="dxa"/>
          </w:tcPr>
          <w:p w14:paraId="55FE3284" w14:textId="77777777" w:rsidR="004C70A1" w:rsidRPr="00DB7279" w:rsidRDefault="004C70A1" w:rsidP="004C70A1">
            <w:pPr>
              <w:pStyle w:val="GOSTTablenorm"/>
            </w:pPr>
            <w:r w:rsidRPr="00DB7279">
              <w:t>Порядк_номер_КС_Дт</w:t>
            </w:r>
          </w:p>
        </w:tc>
        <w:tc>
          <w:tcPr>
            <w:tcW w:w="1095" w:type="dxa"/>
          </w:tcPr>
          <w:p w14:paraId="13E4D11E" w14:textId="77777777" w:rsidR="004C70A1" w:rsidRPr="00DB7279" w:rsidRDefault="004C70A1" w:rsidP="004C70A1">
            <w:pPr>
              <w:pStyle w:val="GOSTTablenorm"/>
            </w:pPr>
            <w:r w:rsidRPr="00DB7279">
              <w:t>Нет</w:t>
            </w:r>
          </w:p>
        </w:tc>
        <w:tc>
          <w:tcPr>
            <w:tcW w:w="3666" w:type="dxa"/>
          </w:tcPr>
          <w:p w14:paraId="4C372A3D" w14:textId="77777777" w:rsidR="004C70A1" w:rsidRPr="00DB7279" w:rsidRDefault="004C70A1" w:rsidP="004C70A1">
            <w:pPr>
              <w:pStyle w:val="GOSTTablenorm"/>
            </w:pPr>
            <w:r w:rsidRPr="00DB7279">
              <w:t xml:space="preserve">Порядковый номер КС по </w:t>
            </w:r>
            <w:r w:rsidRPr="00DB7279">
              <w:rPr>
                <w:bCs/>
              </w:rPr>
              <w:t>Дт</w:t>
            </w:r>
          </w:p>
        </w:tc>
        <w:tc>
          <w:tcPr>
            <w:tcW w:w="3666" w:type="dxa"/>
          </w:tcPr>
          <w:p w14:paraId="7B5C44CB" w14:textId="77777777" w:rsidR="004C70A1" w:rsidRPr="00DB7279" w:rsidRDefault="004C70A1" w:rsidP="004C70A1">
            <w:pPr>
              <w:pStyle w:val="GOSTTablenorm"/>
            </w:pPr>
            <w:r w:rsidRPr="00DB7279">
              <w:t>T0504833:DT_PNKS</w:t>
            </w:r>
          </w:p>
        </w:tc>
        <w:tc>
          <w:tcPr>
            <w:tcW w:w="3666" w:type="dxa"/>
          </w:tcPr>
          <w:p w14:paraId="1DC80966" w14:textId="77777777" w:rsidR="004C70A1" w:rsidRPr="00DB7279" w:rsidRDefault="004C70A1" w:rsidP="004C70A1">
            <w:pPr>
              <w:pStyle w:val="GOSTTablenorm"/>
            </w:pPr>
            <w:r w:rsidRPr="00DB7279">
              <w:t>-</w:t>
            </w:r>
          </w:p>
        </w:tc>
      </w:tr>
      <w:tr w:rsidR="004C70A1" w:rsidRPr="00DB7279" w14:paraId="2058ADBB" w14:textId="77777777" w:rsidTr="00E1778C">
        <w:tc>
          <w:tcPr>
            <w:tcW w:w="3667" w:type="dxa"/>
          </w:tcPr>
          <w:p w14:paraId="167324C1" w14:textId="77777777" w:rsidR="004C70A1" w:rsidRPr="00DB7279" w:rsidRDefault="004C70A1" w:rsidP="004C70A1">
            <w:pPr>
              <w:pStyle w:val="GOSTTablenorm"/>
            </w:pPr>
            <w:r w:rsidRPr="00DB7279">
              <w:t>БС_</w:t>
            </w:r>
            <w:r w:rsidRPr="00DB7279">
              <w:rPr>
                <w:bCs/>
              </w:rPr>
              <w:t>Дт</w:t>
            </w:r>
          </w:p>
        </w:tc>
        <w:tc>
          <w:tcPr>
            <w:tcW w:w="1095" w:type="dxa"/>
          </w:tcPr>
          <w:p w14:paraId="5A55AEDE" w14:textId="77777777" w:rsidR="004C70A1" w:rsidRPr="00DB7279" w:rsidRDefault="004C70A1" w:rsidP="004C70A1">
            <w:pPr>
              <w:pStyle w:val="GOSTTablenorm"/>
            </w:pPr>
            <w:r w:rsidRPr="00DB7279">
              <w:t>Нет</w:t>
            </w:r>
          </w:p>
        </w:tc>
        <w:tc>
          <w:tcPr>
            <w:tcW w:w="3666" w:type="dxa"/>
          </w:tcPr>
          <w:p w14:paraId="242261AD" w14:textId="77777777" w:rsidR="004C70A1" w:rsidRPr="00DB7279" w:rsidRDefault="004C70A1" w:rsidP="004C70A1">
            <w:pPr>
              <w:pStyle w:val="GOSTTablenorm"/>
            </w:pPr>
            <w:r w:rsidRPr="00DB7279">
              <w:t>Банковский счет по</w:t>
            </w:r>
            <w:r w:rsidRPr="00DB7279">
              <w:rPr>
                <w:bCs/>
              </w:rPr>
              <w:t xml:space="preserve"> Дт</w:t>
            </w:r>
          </w:p>
        </w:tc>
        <w:tc>
          <w:tcPr>
            <w:tcW w:w="3666" w:type="dxa"/>
          </w:tcPr>
          <w:p w14:paraId="5609FA52" w14:textId="77777777" w:rsidR="004C70A1" w:rsidRPr="00DB7279" w:rsidRDefault="004C70A1" w:rsidP="004C70A1">
            <w:pPr>
              <w:pStyle w:val="GOSTTablenorm"/>
            </w:pPr>
            <w:r w:rsidRPr="00DB7279">
              <w:t>T0504833:DT_BA</w:t>
            </w:r>
          </w:p>
        </w:tc>
        <w:tc>
          <w:tcPr>
            <w:tcW w:w="3666" w:type="dxa"/>
          </w:tcPr>
          <w:p w14:paraId="57D4F8C6" w14:textId="77777777" w:rsidR="004C70A1" w:rsidRPr="00DB7279" w:rsidRDefault="004C70A1" w:rsidP="004C70A1">
            <w:pPr>
              <w:pStyle w:val="GOSTTablenorm"/>
            </w:pPr>
            <w:r w:rsidRPr="00DB7279">
              <w:t>-</w:t>
            </w:r>
          </w:p>
        </w:tc>
      </w:tr>
      <w:tr w:rsidR="004C70A1" w:rsidRPr="00DB7279" w14:paraId="44E755AE" w14:textId="77777777" w:rsidTr="00E1778C">
        <w:tc>
          <w:tcPr>
            <w:tcW w:w="3667" w:type="dxa"/>
          </w:tcPr>
          <w:p w14:paraId="4F978D8E" w14:textId="77777777" w:rsidR="004C70A1" w:rsidRPr="00DB7279" w:rsidRDefault="004C70A1" w:rsidP="004C70A1">
            <w:pPr>
              <w:pStyle w:val="GOSTTablenorm"/>
            </w:pPr>
            <w:r w:rsidRPr="00DB7279">
              <w:t>ТОФК_Дт</w:t>
            </w:r>
          </w:p>
        </w:tc>
        <w:tc>
          <w:tcPr>
            <w:tcW w:w="1095" w:type="dxa"/>
          </w:tcPr>
          <w:p w14:paraId="041E52B6" w14:textId="77777777" w:rsidR="004C70A1" w:rsidRPr="00DB7279" w:rsidRDefault="004C70A1" w:rsidP="004C70A1">
            <w:pPr>
              <w:pStyle w:val="GOSTTablenorm"/>
            </w:pPr>
            <w:r w:rsidRPr="00DB7279">
              <w:t>Нет</w:t>
            </w:r>
          </w:p>
        </w:tc>
        <w:tc>
          <w:tcPr>
            <w:tcW w:w="3666" w:type="dxa"/>
          </w:tcPr>
          <w:p w14:paraId="1A57C698" w14:textId="77777777" w:rsidR="004C70A1" w:rsidRPr="00DB7279" w:rsidRDefault="004C70A1" w:rsidP="004C70A1">
            <w:pPr>
              <w:pStyle w:val="GOSTTablenorm"/>
            </w:pPr>
            <w:r w:rsidRPr="00DB7279">
              <w:t>Код ТОФК-субъекта учета по Дт</w:t>
            </w:r>
          </w:p>
        </w:tc>
        <w:tc>
          <w:tcPr>
            <w:tcW w:w="3666" w:type="dxa"/>
          </w:tcPr>
          <w:p w14:paraId="346A6AB8" w14:textId="77777777" w:rsidR="004C70A1" w:rsidRPr="00DB7279" w:rsidRDefault="004C70A1" w:rsidP="004C70A1">
            <w:pPr>
              <w:pStyle w:val="GOSTTablenorm"/>
            </w:pPr>
            <w:r w:rsidRPr="00DB7279">
              <w:t>T0504833:DT_TOFK</w:t>
            </w:r>
          </w:p>
        </w:tc>
        <w:tc>
          <w:tcPr>
            <w:tcW w:w="3666" w:type="dxa"/>
          </w:tcPr>
          <w:p w14:paraId="718CE2D7" w14:textId="77777777" w:rsidR="004C70A1" w:rsidRPr="00DB7279" w:rsidRDefault="004C70A1" w:rsidP="004C70A1">
            <w:pPr>
              <w:pStyle w:val="GOSTTablenorm"/>
            </w:pPr>
            <w:r w:rsidRPr="00DB7279">
              <w:rPr>
                <w:lang w:val="en-US"/>
              </w:rPr>
              <w:t>-</w:t>
            </w:r>
          </w:p>
        </w:tc>
      </w:tr>
      <w:tr w:rsidR="004C70A1" w:rsidRPr="00DB7279" w14:paraId="31CB5998" w14:textId="77777777" w:rsidTr="00E1778C">
        <w:tc>
          <w:tcPr>
            <w:tcW w:w="3667" w:type="dxa"/>
          </w:tcPr>
          <w:p w14:paraId="60DBDA77" w14:textId="77777777" w:rsidR="004C70A1" w:rsidRPr="00DB7279" w:rsidRDefault="004C70A1" w:rsidP="004C70A1">
            <w:pPr>
              <w:pStyle w:val="GOSTTablenorm"/>
            </w:pPr>
            <w:r w:rsidRPr="00DB7279">
              <w:t>Код_СКУ_корресп_Дт</w:t>
            </w:r>
          </w:p>
        </w:tc>
        <w:tc>
          <w:tcPr>
            <w:tcW w:w="1095" w:type="dxa"/>
          </w:tcPr>
          <w:p w14:paraId="6D58F466" w14:textId="77777777" w:rsidR="004C70A1" w:rsidRPr="00DB7279" w:rsidRDefault="004C70A1" w:rsidP="004C70A1">
            <w:pPr>
              <w:pStyle w:val="GOSTTablenorm"/>
            </w:pPr>
            <w:r w:rsidRPr="00DB7279">
              <w:t>Нет</w:t>
            </w:r>
          </w:p>
        </w:tc>
        <w:tc>
          <w:tcPr>
            <w:tcW w:w="3666" w:type="dxa"/>
          </w:tcPr>
          <w:p w14:paraId="08A4DFD9" w14:textId="77777777" w:rsidR="004C70A1" w:rsidRPr="00DB7279" w:rsidRDefault="004C70A1" w:rsidP="004C70A1">
            <w:pPr>
              <w:pStyle w:val="GOSTTablenorm"/>
            </w:pPr>
            <w:r w:rsidRPr="00DB7279">
              <w:t xml:space="preserve">Код СКУ корреспондирующий по </w:t>
            </w:r>
            <w:r w:rsidRPr="00DB7279">
              <w:rPr>
                <w:bCs/>
              </w:rPr>
              <w:t>Дт</w:t>
            </w:r>
          </w:p>
        </w:tc>
        <w:tc>
          <w:tcPr>
            <w:tcW w:w="3666" w:type="dxa"/>
          </w:tcPr>
          <w:p w14:paraId="382C45CC" w14:textId="77777777" w:rsidR="004C70A1" w:rsidRPr="00DB7279" w:rsidRDefault="004C70A1" w:rsidP="004C70A1">
            <w:pPr>
              <w:pStyle w:val="GOSTTablenorm"/>
            </w:pPr>
            <w:r w:rsidRPr="00DB7279">
              <w:t>T0504833:DT_ACCOUNTCORR</w:t>
            </w:r>
          </w:p>
        </w:tc>
        <w:tc>
          <w:tcPr>
            <w:tcW w:w="3666" w:type="dxa"/>
          </w:tcPr>
          <w:p w14:paraId="157E8545" w14:textId="77777777" w:rsidR="004C70A1" w:rsidRPr="00DB7279" w:rsidRDefault="004C70A1" w:rsidP="004C70A1">
            <w:pPr>
              <w:pStyle w:val="GOSTTablenorm"/>
            </w:pPr>
            <w:r w:rsidRPr="00DB7279">
              <w:t>-</w:t>
            </w:r>
          </w:p>
        </w:tc>
      </w:tr>
      <w:tr w:rsidR="004C70A1" w:rsidRPr="00DB7279" w14:paraId="162B64CF" w14:textId="77777777" w:rsidTr="00E1778C">
        <w:tc>
          <w:tcPr>
            <w:tcW w:w="3667" w:type="dxa"/>
          </w:tcPr>
          <w:p w14:paraId="6138F887" w14:textId="77777777" w:rsidR="004C70A1" w:rsidRPr="00DB7279" w:rsidRDefault="004C70A1" w:rsidP="004C70A1">
            <w:pPr>
              <w:pStyle w:val="GOSTTablenorm"/>
            </w:pPr>
            <w:r w:rsidRPr="00DB7279">
              <w:t>Тип_СКУ_Дт</w:t>
            </w:r>
          </w:p>
        </w:tc>
        <w:tc>
          <w:tcPr>
            <w:tcW w:w="1095" w:type="dxa"/>
          </w:tcPr>
          <w:p w14:paraId="61A34ADA" w14:textId="77777777" w:rsidR="004C70A1" w:rsidRPr="00DB7279" w:rsidRDefault="004C70A1" w:rsidP="004C70A1">
            <w:pPr>
              <w:pStyle w:val="GOSTTablenorm"/>
            </w:pPr>
            <w:r w:rsidRPr="00DB7279">
              <w:t>Нет</w:t>
            </w:r>
          </w:p>
        </w:tc>
        <w:tc>
          <w:tcPr>
            <w:tcW w:w="3666" w:type="dxa"/>
          </w:tcPr>
          <w:p w14:paraId="507B780B" w14:textId="77777777" w:rsidR="004C70A1" w:rsidRPr="00DB7279" w:rsidRDefault="004C70A1" w:rsidP="004C70A1">
            <w:pPr>
              <w:pStyle w:val="GOSTTablenorm"/>
            </w:pPr>
            <w:r w:rsidRPr="00DB7279">
              <w:t>Тип СКУ по</w:t>
            </w:r>
            <w:r w:rsidRPr="00DB7279">
              <w:rPr>
                <w:bCs/>
              </w:rPr>
              <w:t xml:space="preserve"> Дт</w:t>
            </w:r>
          </w:p>
        </w:tc>
        <w:tc>
          <w:tcPr>
            <w:tcW w:w="3666" w:type="dxa"/>
          </w:tcPr>
          <w:p w14:paraId="2BB91896" w14:textId="77777777" w:rsidR="004C70A1" w:rsidRPr="00DB7279" w:rsidRDefault="004C70A1" w:rsidP="004C70A1">
            <w:pPr>
              <w:pStyle w:val="GOSTTablenorm"/>
            </w:pPr>
            <w:r w:rsidRPr="00DB7279">
              <w:t>T0504833:DT_ACCOUNTTYPE</w:t>
            </w:r>
          </w:p>
        </w:tc>
        <w:tc>
          <w:tcPr>
            <w:tcW w:w="3666" w:type="dxa"/>
          </w:tcPr>
          <w:p w14:paraId="76F0FD1E" w14:textId="77777777" w:rsidR="004C70A1" w:rsidRPr="00DB7279" w:rsidRDefault="004C70A1" w:rsidP="004C70A1">
            <w:pPr>
              <w:pStyle w:val="GOSTTablenorm"/>
            </w:pPr>
            <w:r w:rsidRPr="00DB7279">
              <w:t>-</w:t>
            </w:r>
          </w:p>
        </w:tc>
      </w:tr>
      <w:tr w:rsidR="004C70A1" w:rsidRPr="00DB7279" w14:paraId="0C6F0732" w14:textId="77777777" w:rsidTr="00E1778C">
        <w:tc>
          <w:tcPr>
            <w:tcW w:w="3667" w:type="dxa"/>
          </w:tcPr>
          <w:p w14:paraId="19C704E3" w14:textId="77777777" w:rsidR="004C70A1" w:rsidRPr="00DB7279" w:rsidRDefault="004C70A1" w:rsidP="004C70A1">
            <w:pPr>
              <w:pStyle w:val="GOSTTablenorm"/>
            </w:pPr>
            <w:r w:rsidRPr="00DB7279">
              <w:t>ПЗО_Дт</w:t>
            </w:r>
          </w:p>
        </w:tc>
        <w:tc>
          <w:tcPr>
            <w:tcW w:w="1095" w:type="dxa"/>
          </w:tcPr>
          <w:p w14:paraId="031327F9" w14:textId="77777777" w:rsidR="004C70A1" w:rsidRPr="00DB7279" w:rsidRDefault="004C70A1" w:rsidP="004C70A1">
            <w:pPr>
              <w:pStyle w:val="GOSTTablenorm"/>
            </w:pPr>
            <w:r w:rsidRPr="00DB7279">
              <w:t>нет</w:t>
            </w:r>
          </w:p>
        </w:tc>
        <w:tc>
          <w:tcPr>
            <w:tcW w:w="3666" w:type="dxa"/>
          </w:tcPr>
          <w:p w14:paraId="10F13515" w14:textId="77777777" w:rsidR="004C70A1" w:rsidRPr="00DB7279" w:rsidRDefault="004C70A1" w:rsidP="004C70A1">
            <w:pPr>
              <w:pStyle w:val="GOSTTablenorm"/>
            </w:pPr>
            <w:r w:rsidRPr="00DB7279">
              <w:t>ЗО по</w:t>
            </w:r>
            <w:r w:rsidRPr="00DB7279">
              <w:rPr>
                <w:bCs/>
              </w:rPr>
              <w:t xml:space="preserve"> Дт</w:t>
            </w:r>
          </w:p>
        </w:tc>
        <w:tc>
          <w:tcPr>
            <w:tcW w:w="3666" w:type="dxa"/>
          </w:tcPr>
          <w:p w14:paraId="108E0DE6" w14:textId="77777777" w:rsidR="004C70A1" w:rsidRPr="00DB7279" w:rsidRDefault="004C70A1" w:rsidP="004C70A1">
            <w:pPr>
              <w:pStyle w:val="GOSTTablenorm"/>
            </w:pPr>
            <w:r w:rsidRPr="00DB7279">
              <w:t>T0504833:DT_PZO</w:t>
            </w:r>
          </w:p>
        </w:tc>
        <w:tc>
          <w:tcPr>
            <w:tcW w:w="3666" w:type="dxa"/>
          </w:tcPr>
          <w:p w14:paraId="34B7DB91" w14:textId="77777777" w:rsidR="004C70A1" w:rsidRPr="00DB7279" w:rsidRDefault="004C70A1" w:rsidP="004C70A1">
            <w:pPr>
              <w:pStyle w:val="GOSTTablenorm"/>
            </w:pPr>
          </w:p>
        </w:tc>
      </w:tr>
      <w:tr w:rsidR="004C70A1" w:rsidRPr="00DB7279" w14:paraId="167BE5A0" w14:textId="77777777" w:rsidTr="00E1778C">
        <w:tc>
          <w:tcPr>
            <w:tcW w:w="3667" w:type="dxa"/>
          </w:tcPr>
          <w:p w14:paraId="1A73C183" w14:textId="77777777" w:rsidR="004C70A1" w:rsidRPr="00DB7279" w:rsidRDefault="004C70A1" w:rsidP="004C70A1">
            <w:pPr>
              <w:pStyle w:val="GOSTTablenorm"/>
            </w:pPr>
            <w:r w:rsidRPr="00DB7279">
              <w:t>Счет_бухучет_Кт</w:t>
            </w:r>
          </w:p>
        </w:tc>
        <w:tc>
          <w:tcPr>
            <w:tcW w:w="1095" w:type="dxa"/>
          </w:tcPr>
          <w:p w14:paraId="65D388D8" w14:textId="77777777" w:rsidR="004C70A1" w:rsidRPr="00DB7279" w:rsidRDefault="004C70A1" w:rsidP="004C70A1">
            <w:pPr>
              <w:pStyle w:val="GOSTTablenorm"/>
            </w:pPr>
            <w:r w:rsidRPr="00DB7279">
              <w:t>Нет</w:t>
            </w:r>
          </w:p>
        </w:tc>
        <w:tc>
          <w:tcPr>
            <w:tcW w:w="3666" w:type="dxa"/>
          </w:tcPr>
          <w:p w14:paraId="7F35A087" w14:textId="77777777" w:rsidR="004C70A1" w:rsidRPr="00DB7279" w:rsidRDefault="004C70A1" w:rsidP="004C70A1">
            <w:pPr>
              <w:pStyle w:val="GOSTTablenorm"/>
            </w:pPr>
            <w:r w:rsidRPr="00DB7279">
              <w:t xml:space="preserve">Счет по </w:t>
            </w:r>
            <w:r w:rsidRPr="00DB7279">
              <w:rPr>
                <w:bCs/>
              </w:rPr>
              <w:t>Кт</w:t>
            </w:r>
          </w:p>
        </w:tc>
        <w:tc>
          <w:tcPr>
            <w:tcW w:w="3666" w:type="dxa"/>
          </w:tcPr>
          <w:p w14:paraId="475C67FC" w14:textId="77777777" w:rsidR="004C70A1" w:rsidRPr="00DB7279" w:rsidRDefault="004C70A1" w:rsidP="004C70A1">
            <w:pPr>
              <w:pStyle w:val="GOSTTablenorm"/>
            </w:pPr>
            <w:r w:rsidRPr="00DB7279">
              <w:t>T0504833:CT_ACCOUNT</w:t>
            </w:r>
          </w:p>
        </w:tc>
        <w:tc>
          <w:tcPr>
            <w:tcW w:w="3666" w:type="dxa"/>
          </w:tcPr>
          <w:p w14:paraId="3F0DFBA6" w14:textId="77777777" w:rsidR="004C70A1" w:rsidRPr="00DB7279" w:rsidRDefault="004C70A1" w:rsidP="004C70A1">
            <w:pPr>
              <w:pStyle w:val="GOSTTablenorm"/>
            </w:pPr>
            <w:r w:rsidRPr="00DB7279">
              <w:t>-</w:t>
            </w:r>
          </w:p>
        </w:tc>
      </w:tr>
      <w:tr w:rsidR="004C70A1" w:rsidRPr="00DB7279" w14:paraId="0EC4959A" w14:textId="77777777" w:rsidTr="00E1778C">
        <w:tc>
          <w:tcPr>
            <w:tcW w:w="3667" w:type="dxa"/>
          </w:tcPr>
          <w:p w14:paraId="2A24E831" w14:textId="77777777" w:rsidR="004C70A1" w:rsidRPr="00DB7279" w:rsidRDefault="004C70A1" w:rsidP="004C70A1">
            <w:pPr>
              <w:pStyle w:val="GOSTTablenorm"/>
            </w:pPr>
            <w:r w:rsidRPr="00DB7279">
              <w:t>ОКТМО_КС_Кт</w:t>
            </w:r>
          </w:p>
        </w:tc>
        <w:tc>
          <w:tcPr>
            <w:tcW w:w="1095" w:type="dxa"/>
          </w:tcPr>
          <w:p w14:paraId="64EC7B10" w14:textId="77777777" w:rsidR="004C70A1" w:rsidRPr="00DB7279" w:rsidRDefault="004C70A1" w:rsidP="004C70A1">
            <w:pPr>
              <w:pStyle w:val="GOSTTablenorm"/>
            </w:pPr>
            <w:r w:rsidRPr="00DB7279">
              <w:t>Нет</w:t>
            </w:r>
          </w:p>
        </w:tc>
        <w:tc>
          <w:tcPr>
            <w:tcW w:w="3666" w:type="dxa"/>
          </w:tcPr>
          <w:p w14:paraId="5F39F7CB" w14:textId="77777777" w:rsidR="004C70A1" w:rsidRPr="00DB7279" w:rsidRDefault="004C70A1" w:rsidP="004C70A1">
            <w:pPr>
              <w:pStyle w:val="GOSTTablenorm"/>
            </w:pPr>
            <w:r w:rsidRPr="00DB7279">
              <w:t xml:space="preserve">ОКТМО КС по </w:t>
            </w:r>
            <w:r w:rsidRPr="00DB7279">
              <w:rPr>
                <w:bCs/>
              </w:rPr>
              <w:t>Кт</w:t>
            </w:r>
          </w:p>
        </w:tc>
        <w:tc>
          <w:tcPr>
            <w:tcW w:w="3666" w:type="dxa"/>
          </w:tcPr>
          <w:p w14:paraId="4DE3FE90" w14:textId="77777777" w:rsidR="004C70A1" w:rsidRPr="00DB7279" w:rsidRDefault="004C70A1" w:rsidP="004C70A1">
            <w:pPr>
              <w:pStyle w:val="GOSTTablenorm"/>
            </w:pPr>
            <w:r w:rsidRPr="00DB7279">
              <w:t>T0504833:CT_OKTMOKS</w:t>
            </w:r>
          </w:p>
        </w:tc>
        <w:tc>
          <w:tcPr>
            <w:tcW w:w="3666" w:type="dxa"/>
          </w:tcPr>
          <w:p w14:paraId="3EA9AFA8" w14:textId="77777777" w:rsidR="004C70A1" w:rsidRPr="00DB7279" w:rsidRDefault="004C70A1" w:rsidP="004C70A1">
            <w:pPr>
              <w:pStyle w:val="GOSTTablenorm"/>
            </w:pPr>
            <w:r w:rsidRPr="00DB7279">
              <w:t>-</w:t>
            </w:r>
          </w:p>
        </w:tc>
      </w:tr>
      <w:tr w:rsidR="004C70A1" w:rsidRPr="00DB7279" w14:paraId="17477639" w14:textId="77777777" w:rsidTr="00E1778C">
        <w:tc>
          <w:tcPr>
            <w:tcW w:w="3667" w:type="dxa"/>
          </w:tcPr>
          <w:p w14:paraId="26ABF90F" w14:textId="77777777" w:rsidR="004C70A1" w:rsidRPr="00DB7279" w:rsidRDefault="004C70A1" w:rsidP="004C70A1">
            <w:pPr>
              <w:pStyle w:val="GOSTTablenorm"/>
            </w:pPr>
            <w:r w:rsidRPr="00DB7279">
              <w:t>ЛС_Кт</w:t>
            </w:r>
          </w:p>
        </w:tc>
        <w:tc>
          <w:tcPr>
            <w:tcW w:w="1095" w:type="dxa"/>
          </w:tcPr>
          <w:p w14:paraId="2E7E6C33" w14:textId="77777777" w:rsidR="004C70A1" w:rsidRPr="00DB7279" w:rsidRDefault="004C70A1" w:rsidP="004C70A1">
            <w:pPr>
              <w:pStyle w:val="GOSTTablenorm"/>
            </w:pPr>
            <w:r w:rsidRPr="00DB7279">
              <w:t>Нет</w:t>
            </w:r>
          </w:p>
        </w:tc>
        <w:tc>
          <w:tcPr>
            <w:tcW w:w="3666" w:type="dxa"/>
          </w:tcPr>
          <w:p w14:paraId="43099966" w14:textId="77777777" w:rsidR="004C70A1" w:rsidRPr="00DB7279" w:rsidRDefault="004C70A1" w:rsidP="004C70A1">
            <w:pPr>
              <w:pStyle w:val="GOSTTablenorm"/>
            </w:pPr>
            <w:r w:rsidRPr="00DB7279">
              <w:t xml:space="preserve">ЛС по </w:t>
            </w:r>
            <w:r w:rsidRPr="00DB7279">
              <w:rPr>
                <w:bCs/>
              </w:rPr>
              <w:t>Кт</w:t>
            </w:r>
          </w:p>
        </w:tc>
        <w:tc>
          <w:tcPr>
            <w:tcW w:w="3666" w:type="dxa"/>
          </w:tcPr>
          <w:p w14:paraId="624EB2B9" w14:textId="77777777" w:rsidR="004C70A1" w:rsidRPr="00DB7279" w:rsidRDefault="004C70A1" w:rsidP="004C70A1">
            <w:pPr>
              <w:pStyle w:val="GOSTTablenorm"/>
            </w:pPr>
            <w:r w:rsidRPr="00DB7279">
              <w:t>T0504833:CT_LS</w:t>
            </w:r>
          </w:p>
        </w:tc>
        <w:tc>
          <w:tcPr>
            <w:tcW w:w="3666" w:type="dxa"/>
          </w:tcPr>
          <w:p w14:paraId="002B46CA" w14:textId="77777777" w:rsidR="004C70A1" w:rsidRPr="00DB7279" w:rsidRDefault="004C70A1" w:rsidP="004C70A1">
            <w:pPr>
              <w:pStyle w:val="GOSTTablenorm"/>
            </w:pPr>
            <w:r w:rsidRPr="00DB7279">
              <w:t>-</w:t>
            </w:r>
          </w:p>
        </w:tc>
      </w:tr>
      <w:tr w:rsidR="004C70A1" w:rsidRPr="00DB7279" w14:paraId="1D151874" w14:textId="77777777" w:rsidTr="00E1778C">
        <w:tc>
          <w:tcPr>
            <w:tcW w:w="3667" w:type="dxa"/>
          </w:tcPr>
          <w:p w14:paraId="2B8F1D16" w14:textId="77777777" w:rsidR="004C70A1" w:rsidRPr="00DB7279" w:rsidRDefault="004C70A1" w:rsidP="004C70A1">
            <w:pPr>
              <w:pStyle w:val="GOSTTablenorm"/>
            </w:pPr>
            <w:r w:rsidRPr="00DB7279">
              <w:t>Аналитический_код_СКУ_Кт</w:t>
            </w:r>
          </w:p>
        </w:tc>
        <w:tc>
          <w:tcPr>
            <w:tcW w:w="1095" w:type="dxa"/>
          </w:tcPr>
          <w:p w14:paraId="2C5B9590" w14:textId="77777777" w:rsidR="004C70A1" w:rsidRPr="00DB7279" w:rsidRDefault="004C70A1" w:rsidP="004C70A1">
            <w:pPr>
              <w:pStyle w:val="GOSTTablenorm"/>
            </w:pPr>
            <w:r w:rsidRPr="00DB7279">
              <w:t>Нет</w:t>
            </w:r>
          </w:p>
        </w:tc>
        <w:tc>
          <w:tcPr>
            <w:tcW w:w="3666" w:type="dxa"/>
          </w:tcPr>
          <w:p w14:paraId="508586AF" w14:textId="77777777" w:rsidR="004C70A1" w:rsidRPr="00DB7279" w:rsidRDefault="004C70A1" w:rsidP="004C70A1">
            <w:pPr>
              <w:pStyle w:val="GOSTTablenorm"/>
            </w:pPr>
            <w:r w:rsidRPr="00DB7279">
              <w:t xml:space="preserve">Аналитический код СКУ по </w:t>
            </w:r>
            <w:r w:rsidRPr="00DB7279">
              <w:rPr>
                <w:bCs/>
              </w:rPr>
              <w:t>Кт</w:t>
            </w:r>
          </w:p>
        </w:tc>
        <w:tc>
          <w:tcPr>
            <w:tcW w:w="3666" w:type="dxa"/>
          </w:tcPr>
          <w:p w14:paraId="2D8CCB75" w14:textId="77777777" w:rsidR="004C70A1" w:rsidRPr="00DB7279" w:rsidRDefault="004C70A1" w:rsidP="004C70A1">
            <w:pPr>
              <w:pStyle w:val="GOSTTablenorm"/>
            </w:pPr>
            <w:r w:rsidRPr="00DB7279">
              <w:t>T0504833:CT_ANALITCODESKU</w:t>
            </w:r>
          </w:p>
        </w:tc>
        <w:tc>
          <w:tcPr>
            <w:tcW w:w="3666" w:type="dxa"/>
          </w:tcPr>
          <w:p w14:paraId="0D65FFDA" w14:textId="77777777" w:rsidR="004C70A1" w:rsidRPr="00DB7279" w:rsidRDefault="004C70A1" w:rsidP="004C70A1">
            <w:pPr>
              <w:pStyle w:val="GOSTTablenorm"/>
            </w:pPr>
            <w:r w:rsidRPr="00DB7279">
              <w:t>-</w:t>
            </w:r>
          </w:p>
        </w:tc>
      </w:tr>
      <w:tr w:rsidR="004C70A1" w:rsidRPr="00DB7279" w14:paraId="2B3C2100" w14:textId="77777777" w:rsidTr="00E1778C">
        <w:tc>
          <w:tcPr>
            <w:tcW w:w="3667" w:type="dxa"/>
            <w:vAlign w:val="center"/>
          </w:tcPr>
          <w:p w14:paraId="4D57CDD7" w14:textId="77777777" w:rsidR="004C70A1" w:rsidRPr="00DB7279" w:rsidRDefault="004C70A1" w:rsidP="004C70A1">
            <w:pPr>
              <w:pStyle w:val="GOSTTablenorm"/>
            </w:pPr>
            <w:r w:rsidRPr="00DB7279">
              <w:t>КБК_Кт</w:t>
            </w:r>
          </w:p>
        </w:tc>
        <w:tc>
          <w:tcPr>
            <w:tcW w:w="1095" w:type="dxa"/>
            <w:vAlign w:val="center"/>
          </w:tcPr>
          <w:p w14:paraId="3C8097AF" w14:textId="77777777" w:rsidR="004C70A1" w:rsidRPr="00DB7279" w:rsidRDefault="004C70A1" w:rsidP="004C70A1">
            <w:pPr>
              <w:pStyle w:val="GOSTTablenorm"/>
            </w:pPr>
            <w:r w:rsidRPr="00DB7279">
              <w:t>Нет</w:t>
            </w:r>
          </w:p>
        </w:tc>
        <w:tc>
          <w:tcPr>
            <w:tcW w:w="3666" w:type="dxa"/>
          </w:tcPr>
          <w:p w14:paraId="2C47E19A" w14:textId="77777777" w:rsidR="004C70A1" w:rsidRPr="00DB7279" w:rsidRDefault="004C70A1" w:rsidP="004C70A1">
            <w:pPr>
              <w:pStyle w:val="GOSTTablenorm"/>
            </w:pPr>
            <w:r w:rsidRPr="00DB7279">
              <w:t xml:space="preserve">КБК по </w:t>
            </w:r>
            <w:r w:rsidRPr="00DB7279">
              <w:rPr>
                <w:bCs/>
              </w:rPr>
              <w:t>Кт</w:t>
            </w:r>
          </w:p>
        </w:tc>
        <w:tc>
          <w:tcPr>
            <w:tcW w:w="3666" w:type="dxa"/>
          </w:tcPr>
          <w:p w14:paraId="5CA6A04B" w14:textId="77777777" w:rsidR="004C70A1" w:rsidRPr="00DB7279" w:rsidRDefault="004C70A1" w:rsidP="004C70A1">
            <w:pPr>
              <w:pStyle w:val="GOSTTablenorm"/>
            </w:pPr>
            <w:r w:rsidRPr="00DB7279">
              <w:t>T0504833:CT_KBK</w:t>
            </w:r>
          </w:p>
        </w:tc>
        <w:tc>
          <w:tcPr>
            <w:tcW w:w="3666" w:type="dxa"/>
          </w:tcPr>
          <w:p w14:paraId="7F6044CB" w14:textId="77777777" w:rsidR="004C70A1" w:rsidRPr="00DB7279" w:rsidRDefault="004C70A1" w:rsidP="004C70A1">
            <w:pPr>
              <w:pStyle w:val="GOSTTablenorm"/>
            </w:pPr>
            <w:r w:rsidRPr="00DB7279">
              <w:t>-</w:t>
            </w:r>
          </w:p>
        </w:tc>
      </w:tr>
      <w:tr w:rsidR="004C70A1" w:rsidRPr="00DB7279" w14:paraId="7F751BC8" w14:textId="77777777" w:rsidTr="00E1778C">
        <w:tc>
          <w:tcPr>
            <w:tcW w:w="3667" w:type="dxa"/>
          </w:tcPr>
          <w:p w14:paraId="3CCABD37" w14:textId="77777777" w:rsidR="004C70A1" w:rsidRPr="00DB7279" w:rsidRDefault="004C70A1" w:rsidP="004C70A1">
            <w:pPr>
              <w:pStyle w:val="GOSTTablenorm"/>
            </w:pPr>
            <w:r w:rsidRPr="00DB7279">
              <w:t>Тип_КБК_Кт</w:t>
            </w:r>
          </w:p>
        </w:tc>
        <w:tc>
          <w:tcPr>
            <w:tcW w:w="1095" w:type="dxa"/>
          </w:tcPr>
          <w:p w14:paraId="48C9B402" w14:textId="77777777" w:rsidR="004C70A1" w:rsidRPr="00DB7279" w:rsidRDefault="004C70A1" w:rsidP="004C70A1">
            <w:pPr>
              <w:pStyle w:val="GOSTTablenorm"/>
            </w:pPr>
            <w:r w:rsidRPr="00DB7279">
              <w:t>Нет</w:t>
            </w:r>
          </w:p>
        </w:tc>
        <w:tc>
          <w:tcPr>
            <w:tcW w:w="3666" w:type="dxa"/>
          </w:tcPr>
          <w:p w14:paraId="7D0B8012" w14:textId="77777777" w:rsidR="004C70A1" w:rsidRPr="00DB7279" w:rsidRDefault="004C70A1" w:rsidP="004C70A1">
            <w:pPr>
              <w:pStyle w:val="GOSTTablenorm"/>
            </w:pPr>
            <w:r w:rsidRPr="00DB7279">
              <w:t>Тип КБК по Кт</w:t>
            </w:r>
          </w:p>
        </w:tc>
        <w:tc>
          <w:tcPr>
            <w:tcW w:w="3666" w:type="dxa"/>
          </w:tcPr>
          <w:p w14:paraId="3D3D4074" w14:textId="77777777" w:rsidR="004C70A1" w:rsidRPr="00DB7279" w:rsidRDefault="004C70A1" w:rsidP="004C70A1">
            <w:pPr>
              <w:pStyle w:val="GOSTTablenorm"/>
            </w:pPr>
            <w:r w:rsidRPr="00DB7279">
              <w:t>T0504833:CT_TYPEKBK</w:t>
            </w:r>
          </w:p>
        </w:tc>
        <w:tc>
          <w:tcPr>
            <w:tcW w:w="3666" w:type="dxa"/>
          </w:tcPr>
          <w:p w14:paraId="71DE7D2D" w14:textId="77777777" w:rsidR="004C70A1" w:rsidRPr="00DB7279" w:rsidRDefault="004C70A1" w:rsidP="004C70A1">
            <w:pPr>
              <w:pStyle w:val="GOSTTablenorm"/>
            </w:pPr>
            <w:r w:rsidRPr="00DB7279">
              <w:t>-</w:t>
            </w:r>
          </w:p>
        </w:tc>
      </w:tr>
      <w:tr w:rsidR="004C70A1" w:rsidRPr="00DB7279" w14:paraId="525AF9F2" w14:textId="77777777" w:rsidTr="00E1778C">
        <w:tc>
          <w:tcPr>
            <w:tcW w:w="3667" w:type="dxa"/>
          </w:tcPr>
          <w:p w14:paraId="4AB7D259" w14:textId="77777777" w:rsidR="004C70A1" w:rsidRPr="00DB7279" w:rsidRDefault="004C70A1" w:rsidP="004C70A1">
            <w:pPr>
              <w:pStyle w:val="GOSTTablenorm"/>
            </w:pPr>
            <w:r w:rsidRPr="00DB7279">
              <w:t>Код_валюты_Кт</w:t>
            </w:r>
          </w:p>
        </w:tc>
        <w:tc>
          <w:tcPr>
            <w:tcW w:w="1095" w:type="dxa"/>
          </w:tcPr>
          <w:p w14:paraId="090D8291" w14:textId="77777777" w:rsidR="004C70A1" w:rsidRPr="00DB7279" w:rsidRDefault="004C70A1" w:rsidP="004C70A1">
            <w:pPr>
              <w:pStyle w:val="GOSTTablenorm"/>
            </w:pPr>
            <w:r w:rsidRPr="00DB7279">
              <w:t>Нет</w:t>
            </w:r>
          </w:p>
        </w:tc>
        <w:tc>
          <w:tcPr>
            <w:tcW w:w="3666" w:type="dxa"/>
          </w:tcPr>
          <w:p w14:paraId="6656AD2B" w14:textId="77777777" w:rsidR="004C70A1" w:rsidRPr="00DB7279" w:rsidRDefault="004C70A1" w:rsidP="004C70A1">
            <w:pPr>
              <w:pStyle w:val="GOSTTablenorm"/>
            </w:pPr>
            <w:r w:rsidRPr="00DB7279">
              <w:t>Код валюты по Кт</w:t>
            </w:r>
          </w:p>
        </w:tc>
        <w:tc>
          <w:tcPr>
            <w:tcW w:w="3666" w:type="dxa"/>
          </w:tcPr>
          <w:p w14:paraId="263E492D" w14:textId="77777777" w:rsidR="004C70A1" w:rsidRPr="00DB7279" w:rsidRDefault="004C70A1" w:rsidP="004C70A1">
            <w:pPr>
              <w:pStyle w:val="GOSTTablenorm"/>
            </w:pPr>
            <w:r w:rsidRPr="00DB7279">
              <w:t>T0504833:CT_VALCODE</w:t>
            </w:r>
          </w:p>
        </w:tc>
        <w:tc>
          <w:tcPr>
            <w:tcW w:w="3666" w:type="dxa"/>
          </w:tcPr>
          <w:p w14:paraId="3E8A152B" w14:textId="77777777" w:rsidR="004C70A1" w:rsidRPr="00DB7279" w:rsidRDefault="004C70A1" w:rsidP="004C70A1">
            <w:pPr>
              <w:pStyle w:val="GOSTTablenorm"/>
            </w:pPr>
            <w:r w:rsidRPr="00DB7279">
              <w:t>-</w:t>
            </w:r>
          </w:p>
        </w:tc>
      </w:tr>
      <w:tr w:rsidR="004C70A1" w:rsidRPr="00DB7279" w14:paraId="02B91BBA" w14:textId="77777777" w:rsidTr="00E1778C">
        <w:tc>
          <w:tcPr>
            <w:tcW w:w="3667" w:type="dxa"/>
          </w:tcPr>
          <w:p w14:paraId="0733A544" w14:textId="77777777" w:rsidR="004C70A1" w:rsidRPr="00DB7279" w:rsidRDefault="004C70A1" w:rsidP="004C70A1">
            <w:pPr>
              <w:pStyle w:val="GOSTTablenorm"/>
            </w:pPr>
            <w:r w:rsidRPr="00DB7279">
              <w:t>ТОФК_КС_Кт</w:t>
            </w:r>
          </w:p>
        </w:tc>
        <w:tc>
          <w:tcPr>
            <w:tcW w:w="1095" w:type="dxa"/>
          </w:tcPr>
          <w:p w14:paraId="6357C7D7" w14:textId="77777777" w:rsidR="004C70A1" w:rsidRPr="00DB7279" w:rsidRDefault="004C70A1" w:rsidP="004C70A1">
            <w:pPr>
              <w:pStyle w:val="GOSTTablenorm"/>
            </w:pPr>
            <w:r w:rsidRPr="00DB7279">
              <w:t>Нет</w:t>
            </w:r>
          </w:p>
        </w:tc>
        <w:tc>
          <w:tcPr>
            <w:tcW w:w="3666" w:type="dxa"/>
          </w:tcPr>
          <w:p w14:paraId="399A6E67" w14:textId="77777777" w:rsidR="004C70A1" w:rsidRPr="00DB7279" w:rsidRDefault="004C70A1" w:rsidP="004C70A1">
            <w:pPr>
              <w:pStyle w:val="GOSTTablenorm"/>
            </w:pPr>
            <w:r w:rsidRPr="00DB7279">
              <w:t xml:space="preserve">ТОФК КС по </w:t>
            </w:r>
            <w:r w:rsidRPr="00DB7279">
              <w:rPr>
                <w:bCs/>
              </w:rPr>
              <w:t>Кт</w:t>
            </w:r>
          </w:p>
        </w:tc>
        <w:tc>
          <w:tcPr>
            <w:tcW w:w="3666" w:type="dxa"/>
          </w:tcPr>
          <w:p w14:paraId="748A4373" w14:textId="77777777" w:rsidR="004C70A1" w:rsidRPr="00DB7279" w:rsidRDefault="004C70A1" w:rsidP="004C70A1">
            <w:pPr>
              <w:pStyle w:val="GOSTTablenorm"/>
            </w:pPr>
            <w:r w:rsidRPr="00DB7279">
              <w:t>T0504833:CT_TOFKKS</w:t>
            </w:r>
          </w:p>
        </w:tc>
        <w:tc>
          <w:tcPr>
            <w:tcW w:w="3666" w:type="dxa"/>
          </w:tcPr>
          <w:p w14:paraId="774A9167" w14:textId="77777777" w:rsidR="004C70A1" w:rsidRPr="00DB7279" w:rsidRDefault="004C70A1" w:rsidP="004C70A1">
            <w:pPr>
              <w:pStyle w:val="GOSTTablenorm"/>
            </w:pPr>
            <w:r w:rsidRPr="00DB7279">
              <w:t>-</w:t>
            </w:r>
          </w:p>
        </w:tc>
      </w:tr>
      <w:tr w:rsidR="004C70A1" w:rsidRPr="00DB7279" w14:paraId="61B47313" w14:textId="77777777" w:rsidTr="00E1778C">
        <w:tc>
          <w:tcPr>
            <w:tcW w:w="3667" w:type="dxa"/>
          </w:tcPr>
          <w:p w14:paraId="12695310" w14:textId="77777777" w:rsidR="004C70A1" w:rsidRPr="00DB7279" w:rsidRDefault="004C70A1" w:rsidP="004C70A1">
            <w:pPr>
              <w:pStyle w:val="GOSTTablenorm"/>
            </w:pPr>
            <w:r w:rsidRPr="00DB7279">
              <w:t>Порядк_номер_КС_Кт</w:t>
            </w:r>
          </w:p>
        </w:tc>
        <w:tc>
          <w:tcPr>
            <w:tcW w:w="1095" w:type="dxa"/>
          </w:tcPr>
          <w:p w14:paraId="6DA451E5" w14:textId="77777777" w:rsidR="004C70A1" w:rsidRPr="00DB7279" w:rsidRDefault="004C70A1" w:rsidP="004C70A1">
            <w:pPr>
              <w:pStyle w:val="GOSTTablenorm"/>
            </w:pPr>
            <w:r w:rsidRPr="00DB7279">
              <w:t>Нет</w:t>
            </w:r>
          </w:p>
        </w:tc>
        <w:tc>
          <w:tcPr>
            <w:tcW w:w="3666" w:type="dxa"/>
          </w:tcPr>
          <w:p w14:paraId="53E6C12A" w14:textId="77777777" w:rsidR="004C70A1" w:rsidRPr="00DB7279" w:rsidRDefault="004C70A1" w:rsidP="004C70A1">
            <w:pPr>
              <w:pStyle w:val="GOSTTablenorm"/>
            </w:pPr>
            <w:r w:rsidRPr="00DB7279">
              <w:t xml:space="preserve">Порядковый номер КС по </w:t>
            </w:r>
            <w:r w:rsidRPr="00DB7279">
              <w:rPr>
                <w:bCs/>
              </w:rPr>
              <w:t>Кт</w:t>
            </w:r>
          </w:p>
        </w:tc>
        <w:tc>
          <w:tcPr>
            <w:tcW w:w="3666" w:type="dxa"/>
          </w:tcPr>
          <w:p w14:paraId="568D5594" w14:textId="77777777" w:rsidR="004C70A1" w:rsidRPr="00DB7279" w:rsidRDefault="004C70A1" w:rsidP="004C70A1">
            <w:pPr>
              <w:pStyle w:val="GOSTTablenorm"/>
            </w:pPr>
            <w:r w:rsidRPr="00DB7279">
              <w:t>T0504833:CT_PNKS</w:t>
            </w:r>
          </w:p>
        </w:tc>
        <w:tc>
          <w:tcPr>
            <w:tcW w:w="3666" w:type="dxa"/>
          </w:tcPr>
          <w:p w14:paraId="0718E922" w14:textId="77777777" w:rsidR="004C70A1" w:rsidRPr="00DB7279" w:rsidRDefault="004C70A1" w:rsidP="004C70A1">
            <w:pPr>
              <w:pStyle w:val="GOSTTablenorm"/>
            </w:pPr>
            <w:r w:rsidRPr="00DB7279">
              <w:t>-</w:t>
            </w:r>
          </w:p>
        </w:tc>
      </w:tr>
      <w:tr w:rsidR="004C70A1" w:rsidRPr="00DB7279" w14:paraId="490BB382" w14:textId="77777777" w:rsidTr="00E1778C">
        <w:tc>
          <w:tcPr>
            <w:tcW w:w="3667" w:type="dxa"/>
          </w:tcPr>
          <w:p w14:paraId="71DF8D3D" w14:textId="77777777" w:rsidR="004C70A1" w:rsidRPr="00DB7279" w:rsidRDefault="004C70A1" w:rsidP="004C70A1">
            <w:pPr>
              <w:pStyle w:val="GOSTTablenorm"/>
            </w:pPr>
            <w:r w:rsidRPr="00DB7279">
              <w:t>БС_К</w:t>
            </w:r>
            <w:r w:rsidRPr="00DB7279">
              <w:rPr>
                <w:bCs/>
              </w:rPr>
              <w:t>т</w:t>
            </w:r>
          </w:p>
        </w:tc>
        <w:tc>
          <w:tcPr>
            <w:tcW w:w="1095" w:type="dxa"/>
          </w:tcPr>
          <w:p w14:paraId="283A4862" w14:textId="77777777" w:rsidR="004C70A1" w:rsidRPr="00DB7279" w:rsidRDefault="004C70A1" w:rsidP="004C70A1">
            <w:pPr>
              <w:pStyle w:val="GOSTTablenorm"/>
            </w:pPr>
            <w:r w:rsidRPr="00DB7279">
              <w:t>Нет</w:t>
            </w:r>
          </w:p>
        </w:tc>
        <w:tc>
          <w:tcPr>
            <w:tcW w:w="3666" w:type="dxa"/>
          </w:tcPr>
          <w:p w14:paraId="5EF7AEBE" w14:textId="77777777" w:rsidR="004C70A1" w:rsidRPr="00DB7279" w:rsidRDefault="004C70A1" w:rsidP="004C70A1">
            <w:pPr>
              <w:pStyle w:val="GOSTTablenorm"/>
            </w:pPr>
            <w:r w:rsidRPr="00DB7279">
              <w:t xml:space="preserve">Банковский счет по </w:t>
            </w:r>
            <w:r w:rsidRPr="00DB7279">
              <w:rPr>
                <w:bCs/>
              </w:rPr>
              <w:t>Кт</w:t>
            </w:r>
          </w:p>
        </w:tc>
        <w:tc>
          <w:tcPr>
            <w:tcW w:w="3666" w:type="dxa"/>
          </w:tcPr>
          <w:p w14:paraId="5EF79260" w14:textId="77777777" w:rsidR="004C70A1" w:rsidRPr="00DB7279" w:rsidRDefault="004C70A1" w:rsidP="004C70A1">
            <w:pPr>
              <w:pStyle w:val="GOSTTablenorm"/>
            </w:pPr>
            <w:r w:rsidRPr="00DB7279">
              <w:t>T0504833:CT_BA</w:t>
            </w:r>
          </w:p>
        </w:tc>
        <w:tc>
          <w:tcPr>
            <w:tcW w:w="3666" w:type="dxa"/>
          </w:tcPr>
          <w:p w14:paraId="5AB76788" w14:textId="77777777" w:rsidR="004C70A1" w:rsidRPr="00DB7279" w:rsidRDefault="004C70A1" w:rsidP="004C70A1">
            <w:pPr>
              <w:pStyle w:val="GOSTTablenorm"/>
            </w:pPr>
            <w:r w:rsidRPr="00DB7279">
              <w:t>-</w:t>
            </w:r>
          </w:p>
        </w:tc>
      </w:tr>
      <w:tr w:rsidR="004C70A1" w:rsidRPr="00DB7279" w14:paraId="74B9AE16" w14:textId="77777777" w:rsidTr="00E1778C">
        <w:tc>
          <w:tcPr>
            <w:tcW w:w="3667" w:type="dxa"/>
          </w:tcPr>
          <w:p w14:paraId="3AF580B0" w14:textId="77777777" w:rsidR="004C70A1" w:rsidRPr="00DB7279" w:rsidRDefault="004C70A1" w:rsidP="004C70A1">
            <w:pPr>
              <w:pStyle w:val="GOSTTablenorm"/>
            </w:pPr>
            <w:r w:rsidRPr="00DB7279">
              <w:t>ТОФК_Кт</w:t>
            </w:r>
          </w:p>
        </w:tc>
        <w:tc>
          <w:tcPr>
            <w:tcW w:w="1095" w:type="dxa"/>
          </w:tcPr>
          <w:p w14:paraId="7756B7FA" w14:textId="77777777" w:rsidR="004C70A1" w:rsidRPr="00DB7279" w:rsidRDefault="004C70A1" w:rsidP="004C70A1">
            <w:pPr>
              <w:pStyle w:val="GOSTTablenorm"/>
            </w:pPr>
            <w:r w:rsidRPr="00DB7279">
              <w:t>Нет</w:t>
            </w:r>
          </w:p>
        </w:tc>
        <w:tc>
          <w:tcPr>
            <w:tcW w:w="3666" w:type="dxa"/>
          </w:tcPr>
          <w:p w14:paraId="54DCDC11" w14:textId="77777777" w:rsidR="004C70A1" w:rsidRPr="00DB7279" w:rsidRDefault="004C70A1" w:rsidP="004C70A1">
            <w:pPr>
              <w:pStyle w:val="GOSTTablenorm"/>
            </w:pPr>
            <w:r w:rsidRPr="00DB7279">
              <w:t>Код ТОФК-субъекта учета по Кт</w:t>
            </w:r>
          </w:p>
        </w:tc>
        <w:tc>
          <w:tcPr>
            <w:tcW w:w="3666" w:type="dxa"/>
          </w:tcPr>
          <w:p w14:paraId="37F367E5" w14:textId="77777777" w:rsidR="004C70A1" w:rsidRPr="00DB7279" w:rsidRDefault="004C70A1" w:rsidP="004C70A1">
            <w:pPr>
              <w:pStyle w:val="GOSTTablenorm"/>
            </w:pPr>
            <w:r w:rsidRPr="00DB7279">
              <w:t>T0504833:CT_TOFK</w:t>
            </w:r>
          </w:p>
        </w:tc>
        <w:tc>
          <w:tcPr>
            <w:tcW w:w="3666" w:type="dxa"/>
          </w:tcPr>
          <w:p w14:paraId="0FE58F5D" w14:textId="77777777" w:rsidR="004C70A1" w:rsidRPr="00DB7279" w:rsidRDefault="004C70A1" w:rsidP="004C70A1">
            <w:pPr>
              <w:pStyle w:val="GOSTTablenorm"/>
              <w:rPr>
                <w:lang w:val="en-US"/>
              </w:rPr>
            </w:pPr>
            <w:r w:rsidRPr="00DB7279">
              <w:rPr>
                <w:lang w:val="en-US"/>
              </w:rPr>
              <w:t>-</w:t>
            </w:r>
          </w:p>
        </w:tc>
      </w:tr>
      <w:tr w:rsidR="004C70A1" w:rsidRPr="00DB7279" w14:paraId="3DBE3D20" w14:textId="77777777" w:rsidTr="00E1778C">
        <w:tc>
          <w:tcPr>
            <w:tcW w:w="3667" w:type="dxa"/>
          </w:tcPr>
          <w:p w14:paraId="08DF9196" w14:textId="77777777" w:rsidR="004C70A1" w:rsidRPr="00DB7279" w:rsidRDefault="004C70A1" w:rsidP="004C70A1">
            <w:pPr>
              <w:pStyle w:val="GOSTTablenorm"/>
            </w:pPr>
            <w:r w:rsidRPr="00DB7279">
              <w:t>Код_СКУ_корресп_Кт</w:t>
            </w:r>
          </w:p>
        </w:tc>
        <w:tc>
          <w:tcPr>
            <w:tcW w:w="1095" w:type="dxa"/>
          </w:tcPr>
          <w:p w14:paraId="03E0E34A" w14:textId="77777777" w:rsidR="004C70A1" w:rsidRPr="00DB7279" w:rsidRDefault="004C70A1" w:rsidP="004C70A1">
            <w:pPr>
              <w:pStyle w:val="GOSTTablenorm"/>
            </w:pPr>
            <w:r w:rsidRPr="00DB7279">
              <w:t>Нет</w:t>
            </w:r>
          </w:p>
        </w:tc>
        <w:tc>
          <w:tcPr>
            <w:tcW w:w="3666" w:type="dxa"/>
          </w:tcPr>
          <w:p w14:paraId="657C3F69" w14:textId="77777777" w:rsidR="004C70A1" w:rsidRPr="00DB7279" w:rsidRDefault="004C70A1" w:rsidP="004C70A1">
            <w:pPr>
              <w:pStyle w:val="GOSTTablenorm"/>
            </w:pPr>
            <w:r w:rsidRPr="00DB7279">
              <w:t xml:space="preserve">Код СКУ корреспондирующий по </w:t>
            </w:r>
            <w:r w:rsidRPr="00DB7279">
              <w:rPr>
                <w:bCs/>
              </w:rPr>
              <w:t>Кт</w:t>
            </w:r>
          </w:p>
        </w:tc>
        <w:tc>
          <w:tcPr>
            <w:tcW w:w="3666" w:type="dxa"/>
          </w:tcPr>
          <w:p w14:paraId="6A997B74" w14:textId="77777777" w:rsidR="004C70A1" w:rsidRPr="00DB7279" w:rsidRDefault="004C70A1" w:rsidP="004C70A1">
            <w:pPr>
              <w:pStyle w:val="GOSTTablenorm"/>
            </w:pPr>
            <w:r w:rsidRPr="00DB7279">
              <w:t>T0504833:CT_ACCOUNTCORR</w:t>
            </w:r>
          </w:p>
        </w:tc>
        <w:tc>
          <w:tcPr>
            <w:tcW w:w="3666" w:type="dxa"/>
          </w:tcPr>
          <w:p w14:paraId="1D2208F4" w14:textId="77777777" w:rsidR="004C70A1" w:rsidRPr="00DB7279" w:rsidRDefault="004C70A1" w:rsidP="004C70A1">
            <w:pPr>
              <w:pStyle w:val="GOSTTablenorm"/>
            </w:pPr>
            <w:r w:rsidRPr="00DB7279">
              <w:t>-</w:t>
            </w:r>
          </w:p>
        </w:tc>
      </w:tr>
      <w:tr w:rsidR="004C70A1" w:rsidRPr="00DB7279" w14:paraId="1C808421" w14:textId="77777777" w:rsidTr="00E1778C">
        <w:tc>
          <w:tcPr>
            <w:tcW w:w="3667" w:type="dxa"/>
          </w:tcPr>
          <w:p w14:paraId="463BCF37" w14:textId="77777777" w:rsidR="004C70A1" w:rsidRPr="00DB7279" w:rsidRDefault="004C70A1" w:rsidP="004C70A1">
            <w:pPr>
              <w:pStyle w:val="GOSTTablenorm"/>
            </w:pPr>
            <w:r w:rsidRPr="00DB7279">
              <w:t>Тип_СКУ_Кт</w:t>
            </w:r>
          </w:p>
        </w:tc>
        <w:tc>
          <w:tcPr>
            <w:tcW w:w="1095" w:type="dxa"/>
          </w:tcPr>
          <w:p w14:paraId="7F893B9B" w14:textId="77777777" w:rsidR="004C70A1" w:rsidRPr="00DB7279" w:rsidRDefault="004C70A1" w:rsidP="004C70A1">
            <w:pPr>
              <w:pStyle w:val="GOSTTablenorm"/>
            </w:pPr>
            <w:r w:rsidRPr="00DB7279">
              <w:t>Нет</w:t>
            </w:r>
          </w:p>
        </w:tc>
        <w:tc>
          <w:tcPr>
            <w:tcW w:w="3666" w:type="dxa"/>
          </w:tcPr>
          <w:p w14:paraId="4EC0A637" w14:textId="77777777" w:rsidR="004C70A1" w:rsidRPr="00DB7279" w:rsidRDefault="004C70A1" w:rsidP="004C70A1">
            <w:pPr>
              <w:pStyle w:val="GOSTTablenorm"/>
            </w:pPr>
            <w:r w:rsidRPr="00DB7279">
              <w:t xml:space="preserve">Тип СКУ по </w:t>
            </w:r>
            <w:r w:rsidRPr="00DB7279">
              <w:rPr>
                <w:bCs/>
              </w:rPr>
              <w:t>Кт</w:t>
            </w:r>
          </w:p>
        </w:tc>
        <w:tc>
          <w:tcPr>
            <w:tcW w:w="3666" w:type="dxa"/>
          </w:tcPr>
          <w:p w14:paraId="4FB55E07" w14:textId="77777777" w:rsidR="004C70A1" w:rsidRPr="00DB7279" w:rsidRDefault="004C70A1" w:rsidP="004C70A1">
            <w:pPr>
              <w:pStyle w:val="GOSTTablenorm"/>
            </w:pPr>
            <w:r w:rsidRPr="00DB7279">
              <w:t>T0504833:CT_ACCOUNTTYPE</w:t>
            </w:r>
          </w:p>
        </w:tc>
        <w:tc>
          <w:tcPr>
            <w:tcW w:w="3666" w:type="dxa"/>
          </w:tcPr>
          <w:p w14:paraId="7BE50868" w14:textId="77777777" w:rsidR="004C70A1" w:rsidRPr="00DB7279" w:rsidRDefault="004C70A1" w:rsidP="004C70A1">
            <w:pPr>
              <w:pStyle w:val="GOSTTablenorm"/>
            </w:pPr>
            <w:r w:rsidRPr="00DB7279">
              <w:t>-</w:t>
            </w:r>
          </w:p>
        </w:tc>
      </w:tr>
      <w:tr w:rsidR="004C70A1" w:rsidRPr="00A92F23" w14:paraId="53B3E56D" w14:textId="77777777" w:rsidTr="00E1778C">
        <w:tc>
          <w:tcPr>
            <w:tcW w:w="3667" w:type="dxa"/>
          </w:tcPr>
          <w:p w14:paraId="0959B3B1" w14:textId="77777777" w:rsidR="004C70A1" w:rsidRPr="00DB7279" w:rsidRDefault="004C70A1" w:rsidP="004C70A1">
            <w:pPr>
              <w:pStyle w:val="GOSTTablenorm"/>
            </w:pPr>
            <w:r w:rsidRPr="00DB7279">
              <w:t>ПЗО_Кт</w:t>
            </w:r>
          </w:p>
        </w:tc>
        <w:tc>
          <w:tcPr>
            <w:tcW w:w="1095" w:type="dxa"/>
          </w:tcPr>
          <w:p w14:paraId="514F4EA3" w14:textId="77777777" w:rsidR="004C70A1" w:rsidRPr="00DB7279" w:rsidRDefault="004C70A1" w:rsidP="004C70A1">
            <w:pPr>
              <w:pStyle w:val="GOSTTablenorm"/>
            </w:pPr>
            <w:r w:rsidRPr="00DB7279">
              <w:t>Нет</w:t>
            </w:r>
          </w:p>
        </w:tc>
        <w:tc>
          <w:tcPr>
            <w:tcW w:w="3666" w:type="dxa"/>
          </w:tcPr>
          <w:p w14:paraId="6A88AC0A" w14:textId="77777777" w:rsidR="004C70A1" w:rsidRPr="00DB7279" w:rsidRDefault="004C70A1" w:rsidP="004C70A1">
            <w:pPr>
              <w:pStyle w:val="GOSTTablenorm"/>
            </w:pPr>
            <w:r w:rsidRPr="00DB7279">
              <w:t xml:space="preserve">ЗО по </w:t>
            </w:r>
            <w:r w:rsidRPr="00DB7279">
              <w:rPr>
                <w:bCs/>
              </w:rPr>
              <w:t>Кт</w:t>
            </w:r>
          </w:p>
        </w:tc>
        <w:tc>
          <w:tcPr>
            <w:tcW w:w="3666" w:type="dxa"/>
          </w:tcPr>
          <w:p w14:paraId="183CD9E5" w14:textId="77777777" w:rsidR="004C70A1" w:rsidRPr="00DB7279" w:rsidRDefault="004C70A1" w:rsidP="004C70A1">
            <w:pPr>
              <w:pStyle w:val="GOSTTablenorm"/>
            </w:pPr>
            <w:r w:rsidRPr="00DB7279">
              <w:t>T0504833:CT_PZO</w:t>
            </w:r>
          </w:p>
        </w:tc>
        <w:tc>
          <w:tcPr>
            <w:tcW w:w="3666" w:type="dxa"/>
          </w:tcPr>
          <w:p w14:paraId="717FECFF" w14:textId="77777777" w:rsidR="004C70A1" w:rsidRPr="001C252D" w:rsidRDefault="004C70A1" w:rsidP="004C70A1">
            <w:pPr>
              <w:pStyle w:val="GOSTTablenorm"/>
            </w:pPr>
            <w:r w:rsidRPr="00DB7279">
              <w:t>-</w:t>
            </w:r>
          </w:p>
        </w:tc>
      </w:tr>
    </w:tbl>
    <w:p w14:paraId="68FEF6BF" w14:textId="1B2FDDC9" w:rsidR="006043A1" w:rsidRPr="006043A1" w:rsidRDefault="008242B4" w:rsidP="00F265CC">
      <w:pPr>
        <w:pStyle w:val="GOSTNameTable"/>
      </w:pPr>
      <w:r>
        <w:rPr>
          <w:noProof/>
        </w:rPr>
        <w:fldChar w:fldCharType="begin"/>
      </w:r>
      <w:r>
        <w:rPr>
          <w:noProof/>
        </w:rPr>
        <w:instrText xml:space="preserve"> SEQ Таблица \* ARABIC </w:instrText>
      </w:r>
      <w:r>
        <w:rPr>
          <w:noProof/>
        </w:rPr>
        <w:fldChar w:fldCharType="separate"/>
      </w:r>
      <w:bookmarkStart w:id="13465" w:name="_Ref157180818"/>
      <w:bookmarkStart w:id="13466" w:name="_Toc226563193"/>
      <w:r w:rsidR="00AB1BE0">
        <w:rPr>
          <w:noProof/>
        </w:rPr>
        <w:t>37</w:t>
      </w:r>
      <w:bookmarkEnd w:id="13465"/>
      <w:r>
        <w:rPr>
          <w:noProof/>
        </w:rPr>
        <w:fldChar w:fldCharType="end"/>
      </w:r>
      <w:r w:rsidR="006043A1">
        <w:t xml:space="preserve"> - </w:t>
      </w:r>
      <w:r w:rsidR="006043A1" w:rsidRPr="006803DA">
        <w:t>Перечень атрибутов, соответствующих типу документа</w:t>
      </w:r>
      <w:r w:rsidR="006043A1">
        <w:t xml:space="preserve"> «</w:t>
      </w:r>
      <w:r w:rsidR="006043A1" w:rsidRPr="00F01C62">
        <w:rPr>
          <w:szCs w:val="22"/>
        </w:rPr>
        <w:t>Поручение о перечислении на счет</w:t>
      </w:r>
      <w:r w:rsidR="006043A1">
        <w:rPr>
          <w:szCs w:val="22"/>
        </w:rPr>
        <w:t>»</w:t>
      </w:r>
      <w:r w:rsidR="006043A1" w:rsidRPr="00F01C62">
        <w:rPr>
          <w:szCs w:val="22"/>
        </w:rPr>
        <w:t xml:space="preserve"> </w:t>
      </w:r>
      <w:r w:rsidR="006043A1" w:rsidRPr="00F01C62">
        <w:rPr>
          <w:szCs w:val="22"/>
          <w:lang w:val="en-US"/>
        </w:rPr>
        <w:t>PUDS</w:t>
      </w:r>
      <w:r w:rsidR="006043A1" w:rsidRPr="00F01C62">
        <w:rPr>
          <w:szCs w:val="22"/>
        </w:rPr>
        <w:t>_</w:t>
      </w:r>
      <w:r w:rsidR="006043A1" w:rsidRPr="00F01C62">
        <w:rPr>
          <w:szCs w:val="22"/>
          <w:lang w:val="en-US"/>
        </w:rPr>
        <w:t>PPS</w:t>
      </w:r>
      <w:bookmarkEnd w:id="13466"/>
    </w:p>
    <w:tbl>
      <w:tblPr>
        <w:tblStyle w:val="GOSTTable"/>
        <w:tblW w:w="5000" w:type="pct"/>
        <w:tblLayout w:type="fixed"/>
        <w:tblLook w:val="07E0" w:firstRow="1" w:lastRow="1" w:firstColumn="1" w:lastColumn="1" w:noHBand="1" w:noVBand="1"/>
      </w:tblPr>
      <w:tblGrid>
        <w:gridCol w:w="3495"/>
        <w:gridCol w:w="952"/>
        <w:gridCol w:w="3496"/>
        <w:gridCol w:w="3496"/>
        <w:gridCol w:w="4321"/>
      </w:tblGrid>
      <w:tr w:rsidR="00F265CC" w:rsidRPr="00B9499D" w14:paraId="0CB16BC7" w14:textId="77777777" w:rsidTr="000976AD">
        <w:trPr>
          <w:cnfStyle w:val="100000000000" w:firstRow="1" w:lastRow="0" w:firstColumn="0" w:lastColumn="0" w:oddVBand="0" w:evenVBand="0" w:oddHBand="0" w:evenHBand="0" w:firstRowFirstColumn="0" w:firstRowLastColumn="0" w:lastRowFirstColumn="0" w:lastRowLastColumn="0"/>
        </w:trPr>
        <w:tc>
          <w:tcPr>
            <w:tcW w:w="1109" w:type="pct"/>
          </w:tcPr>
          <w:p w14:paraId="69E066BE" w14:textId="4C778F14" w:rsidR="00F265CC" w:rsidRPr="00675F58" w:rsidRDefault="00F265CC" w:rsidP="000976AD">
            <w:pPr>
              <w:pStyle w:val="GOSTTableHead"/>
            </w:pPr>
            <w:r w:rsidRPr="00B9499D">
              <w:t>Наименование атрибута</w:t>
            </w:r>
          </w:p>
        </w:tc>
        <w:tc>
          <w:tcPr>
            <w:tcW w:w="302" w:type="pct"/>
          </w:tcPr>
          <w:p w14:paraId="60D277F0" w14:textId="21B8CF7B" w:rsidR="00F265CC" w:rsidRPr="00675F58" w:rsidRDefault="00F265CC" w:rsidP="000976AD">
            <w:pPr>
              <w:pStyle w:val="GOSTTableHead"/>
            </w:pPr>
            <w:r w:rsidRPr="00B9499D">
              <w:t>Вычисляемый атрибут</w:t>
            </w:r>
          </w:p>
        </w:tc>
        <w:tc>
          <w:tcPr>
            <w:tcW w:w="1109" w:type="pct"/>
          </w:tcPr>
          <w:p w14:paraId="05502821" w14:textId="49FC53A9" w:rsidR="00F265CC" w:rsidRPr="00675F58" w:rsidRDefault="00F265CC" w:rsidP="000976AD">
            <w:pPr>
              <w:pStyle w:val="GOSTTableHead"/>
            </w:pPr>
            <w:r w:rsidRPr="00B9499D">
              <w:t>Описание атрибута</w:t>
            </w:r>
          </w:p>
        </w:tc>
        <w:tc>
          <w:tcPr>
            <w:tcW w:w="1109" w:type="pct"/>
          </w:tcPr>
          <w:p w14:paraId="6F2029B7" w14:textId="70225A26" w:rsidR="00F265CC" w:rsidRPr="00675F58" w:rsidRDefault="00F265CC" w:rsidP="000976AD">
            <w:pPr>
              <w:pStyle w:val="GOSTTableHead"/>
            </w:pPr>
            <w:r w:rsidRPr="00B9499D">
              <w:t>Реквизит документа (наименование тега)</w:t>
            </w:r>
          </w:p>
        </w:tc>
        <w:tc>
          <w:tcPr>
            <w:tcW w:w="1371" w:type="pct"/>
          </w:tcPr>
          <w:p w14:paraId="3FED465E" w14:textId="70E96940" w:rsidR="00F265CC" w:rsidRPr="00C25A9C" w:rsidRDefault="00F265CC" w:rsidP="000976AD">
            <w:pPr>
              <w:pStyle w:val="GOSTTableHead"/>
            </w:pPr>
            <w:r w:rsidRPr="00B9499D">
              <w:t>Алгоритм вычисления</w:t>
            </w:r>
          </w:p>
        </w:tc>
      </w:tr>
      <w:tr w:rsidR="005C3E95" w:rsidRPr="00B9499D" w14:paraId="4B4C3099" w14:textId="77777777" w:rsidTr="00F265CC">
        <w:tc>
          <w:tcPr>
            <w:tcW w:w="1109" w:type="pct"/>
          </w:tcPr>
          <w:p w14:paraId="6942FB00" w14:textId="6D98EFE6" w:rsidR="005C3E95" w:rsidRDefault="005C3E95" w:rsidP="00F01C62">
            <w:pPr>
              <w:pStyle w:val="GOSTTablenorm"/>
            </w:pPr>
            <w:r w:rsidRPr="00675F58">
              <w:t>Номер_документа</w:t>
            </w:r>
          </w:p>
        </w:tc>
        <w:tc>
          <w:tcPr>
            <w:tcW w:w="302" w:type="pct"/>
          </w:tcPr>
          <w:p w14:paraId="49A416ED" w14:textId="1F384909" w:rsidR="005C3E95" w:rsidRDefault="005C3E95" w:rsidP="00F01C62">
            <w:pPr>
              <w:pStyle w:val="GOSTTablenorm"/>
              <w:rPr>
                <w:color w:val="000000"/>
              </w:rPr>
            </w:pPr>
            <w:r w:rsidRPr="00675F58">
              <w:t>нет</w:t>
            </w:r>
          </w:p>
        </w:tc>
        <w:tc>
          <w:tcPr>
            <w:tcW w:w="1109" w:type="pct"/>
          </w:tcPr>
          <w:p w14:paraId="37105977" w14:textId="4D56A91F" w:rsidR="005C3E95" w:rsidRDefault="005C3E95" w:rsidP="00F01C62">
            <w:pPr>
              <w:pStyle w:val="GOSTTablenorm"/>
            </w:pPr>
            <w:r w:rsidRPr="00675F58">
              <w:t>Номер документа</w:t>
            </w:r>
          </w:p>
        </w:tc>
        <w:tc>
          <w:tcPr>
            <w:tcW w:w="1109" w:type="pct"/>
          </w:tcPr>
          <w:p w14:paraId="0944FC21" w14:textId="10A2F5B6" w:rsidR="005C3E95" w:rsidRPr="00441726" w:rsidRDefault="005C3E95" w:rsidP="00F01C62">
            <w:pPr>
              <w:pStyle w:val="GOSTTablenorm"/>
            </w:pPr>
            <w:r w:rsidRPr="00675F58">
              <w:t>BasicRequisites_DocNum</w:t>
            </w:r>
          </w:p>
        </w:tc>
        <w:tc>
          <w:tcPr>
            <w:tcW w:w="1371" w:type="pct"/>
          </w:tcPr>
          <w:p w14:paraId="368945EC" w14:textId="77777777" w:rsidR="005C3E95" w:rsidRPr="00C25A9C" w:rsidRDefault="005C3E95" w:rsidP="00F01C62">
            <w:pPr>
              <w:pStyle w:val="GOSTTablenorm"/>
            </w:pPr>
          </w:p>
        </w:tc>
      </w:tr>
      <w:tr w:rsidR="005C3E95" w:rsidRPr="00B9499D" w14:paraId="7FAF3D0B" w14:textId="77777777" w:rsidTr="00F265CC">
        <w:tc>
          <w:tcPr>
            <w:tcW w:w="1109" w:type="pct"/>
          </w:tcPr>
          <w:p w14:paraId="44F12A75" w14:textId="56B90CB9" w:rsidR="005C3E95" w:rsidRDefault="005C3E95" w:rsidP="00F01C62">
            <w:pPr>
              <w:pStyle w:val="GOSTTablenorm"/>
            </w:pPr>
            <w:r w:rsidRPr="00675F58">
              <w:t>Дата_документа</w:t>
            </w:r>
          </w:p>
        </w:tc>
        <w:tc>
          <w:tcPr>
            <w:tcW w:w="302" w:type="pct"/>
          </w:tcPr>
          <w:p w14:paraId="72F6B247" w14:textId="142A0B99" w:rsidR="005C3E95" w:rsidRDefault="005C3E95" w:rsidP="00F01C62">
            <w:pPr>
              <w:pStyle w:val="GOSTTablenorm"/>
              <w:rPr>
                <w:color w:val="000000"/>
              </w:rPr>
            </w:pPr>
            <w:r w:rsidRPr="00675F58">
              <w:t>нет</w:t>
            </w:r>
          </w:p>
        </w:tc>
        <w:tc>
          <w:tcPr>
            <w:tcW w:w="1109" w:type="pct"/>
          </w:tcPr>
          <w:p w14:paraId="7D223D95" w14:textId="2C0B9FC2" w:rsidR="005C3E95" w:rsidRDefault="005C3E95" w:rsidP="00F01C62">
            <w:pPr>
              <w:pStyle w:val="GOSTTablenorm"/>
            </w:pPr>
            <w:r w:rsidRPr="00675F58">
              <w:t>Дата документа</w:t>
            </w:r>
          </w:p>
        </w:tc>
        <w:tc>
          <w:tcPr>
            <w:tcW w:w="1109" w:type="pct"/>
          </w:tcPr>
          <w:p w14:paraId="25A17DA2" w14:textId="54FCB1A3" w:rsidR="005C3E95" w:rsidRPr="00441726" w:rsidRDefault="005C3E95" w:rsidP="00F01C62">
            <w:pPr>
              <w:pStyle w:val="GOSTTablenorm"/>
            </w:pPr>
            <w:r w:rsidRPr="00675F58">
              <w:t>BasicRequisites_DocDate</w:t>
            </w:r>
          </w:p>
        </w:tc>
        <w:tc>
          <w:tcPr>
            <w:tcW w:w="1371" w:type="pct"/>
          </w:tcPr>
          <w:p w14:paraId="3F5D771C" w14:textId="77777777" w:rsidR="005C3E95" w:rsidRPr="00C25A9C" w:rsidRDefault="005C3E95" w:rsidP="00F01C62">
            <w:pPr>
              <w:pStyle w:val="GOSTTablenorm"/>
            </w:pPr>
          </w:p>
        </w:tc>
      </w:tr>
      <w:tr w:rsidR="005C3E95" w:rsidRPr="00B9499D" w14:paraId="5320B3A3" w14:textId="77777777" w:rsidTr="00F265CC">
        <w:tc>
          <w:tcPr>
            <w:tcW w:w="1109" w:type="pct"/>
          </w:tcPr>
          <w:p w14:paraId="00C5C0F7" w14:textId="0A90B7BF" w:rsidR="005C3E95" w:rsidRDefault="005C3E95" w:rsidP="00233C81">
            <w:pPr>
              <w:pStyle w:val="GOSTTablenorm"/>
            </w:pPr>
            <w:r w:rsidRPr="00675F58">
              <w:t>Наименование_</w:t>
            </w:r>
            <w:del w:id="13467" w:author="Сатлер Марина Викторовна" w:date="2024-01-22T16:45:00Z">
              <w:r w:rsidRPr="00675F58" w:rsidDel="00ED760D">
                <w:delText xml:space="preserve"> </w:delText>
              </w:r>
            </w:del>
            <w:r w:rsidRPr="00675F58">
              <w:t>документа</w:t>
            </w:r>
          </w:p>
        </w:tc>
        <w:tc>
          <w:tcPr>
            <w:tcW w:w="302" w:type="pct"/>
          </w:tcPr>
          <w:p w14:paraId="3D8881D9" w14:textId="5A9ED315" w:rsidR="005C3E95" w:rsidRDefault="005C3E95" w:rsidP="00F01C62">
            <w:pPr>
              <w:pStyle w:val="GOSTTablenorm"/>
              <w:rPr>
                <w:color w:val="000000"/>
              </w:rPr>
            </w:pPr>
            <w:r w:rsidRPr="00675F58">
              <w:t>да</w:t>
            </w:r>
          </w:p>
        </w:tc>
        <w:tc>
          <w:tcPr>
            <w:tcW w:w="1109" w:type="pct"/>
          </w:tcPr>
          <w:p w14:paraId="38EA2B90" w14:textId="1A14A678" w:rsidR="005C3E95" w:rsidRDefault="005C3E95" w:rsidP="00F01C62">
            <w:pPr>
              <w:pStyle w:val="GOSTTablenorm"/>
            </w:pPr>
            <w:r w:rsidRPr="00675F58">
              <w:t xml:space="preserve">Наименование </w:t>
            </w:r>
            <w:r>
              <w:t>документа</w:t>
            </w:r>
          </w:p>
        </w:tc>
        <w:tc>
          <w:tcPr>
            <w:tcW w:w="1109" w:type="pct"/>
          </w:tcPr>
          <w:p w14:paraId="0A960E6E" w14:textId="77777777" w:rsidR="005C3E95" w:rsidRPr="00441726" w:rsidRDefault="005C3E95" w:rsidP="00F01C62">
            <w:pPr>
              <w:pStyle w:val="GOSTTablenorm"/>
            </w:pPr>
          </w:p>
        </w:tc>
        <w:tc>
          <w:tcPr>
            <w:tcW w:w="1371" w:type="pct"/>
          </w:tcPr>
          <w:p w14:paraId="39B440A4" w14:textId="1D90A449" w:rsidR="005C3E95" w:rsidRPr="00C25A9C" w:rsidRDefault="005C3E95" w:rsidP="00F01C62">
            <w:pPr>
              <w:pStyle w:val="GOSTTablenorm"/>
            </w:pPr>
            <w:r w:rsidRPr="0017407D">
              <w:t xml:space="preserve">Наименование документа определяется по справочнику </w:t>
            </w:r>
            <w:r w:rsidR="00F01C62">
              <w:t>«</w:t>
            </w:r>
            <w:r w:rsidRPr="0017407D">
              <w:t>Типы документов</w:t>
            </w:r>
            <w:r w:rsidR="00F01C62">
              <w:t>»</w:t>
            </w:r>
            <w:r w:rsidRPr="0017407D">
              <w:t xml:space="preserve"> с помощью значения атрибута Тип_документа (</w:t>
            </w:r>
            <w:r w:rsidRPr="0017407D">
              <w:rPr>
                <w:lang w:val="en-US"/>
              </w:rPr>
              <w:t>TypeDoc</w:t>
            </w:r>
            <w:r w:rsidRPr="0017407D">
              <w:t>) из заголовка запроса</w:t>
            </w:r>
          </w:p>
        </w:tc>
      </w:tr>
      <w:tr w:rsidR="005C3E95" w:rsidRPr="00B9499D" w14:paraId="0982B569" w14:textId="77777777" w:rsidTr="00F265CC">
        <w:tc>
          <w:tcPr>
            <w:tcW w:w="1109" w:type="pct"/>
          </w:tcPr>
          <w:p w14:paraId="289848D0" w14:textId="1A79D918" w:rsidR="005C3E95" w:rsidRDefault="005C3E95" w:rsidP="00F01C62">
            <w:pPr>
              <w:pStyle w:val="GOSTTablenorm"/>
            </w:pPr>
            <w:r w:rsidRPr="00675F58">
              <w:t>Код_валюты</w:t>
            </w:r>
          </w:p>
        </w:tc>
        <w:tc>
          <w:tcPr>
            <w:tcW w:w="302" w:type="pct"/>
          </w:tcPr>
          <w:p w14:paraId="752E09CF" w14:textId="4F8A3BF1" w:rsidR="005C3E95" w:rsidRDefault="005C3E95" w:rsidP="00F01C62">
            <w:pPr>
              <w:pStyle w:val="GOSTTablenorm"/>
              <w:rPr>
                <w:color w:val="000000"/>
              </w:rPr>
            </w:pPr>
            <w:r w:rsidRPr="00675F58">
              <w:t>да</w:t>
            </w:r>
          </w:p>
        </w:tc>
        <w:tc>
          <w:tcPr>
            <w:tcW w:w="1109" w:type="pct"/>
          </w:tcPr>
          <w:p w14:paraId="023B3786" w14:textId="052A7EAC" w:rsidR="005C3E95" w:rsidRDefault="005C3E95" w:rsidP="00F01C62">
            <w:pPr>
              <w:pStyle w:val="GOSTTablenorm"/>
            </w:pPr>
            <w:r w:rsidRPr="00675F58">
              <w:t>Код валюты по ОКВ</w:t>
            </w:r>
          </w:p>
        </w:tc>
        <w:tc>
          <w:tcPr>
            <w:tcW w:w="1109" w:type="pct"/>
          </w:tcPr>
          <w:p w14:paraId="34CDC3C2" w14:textId="7E3C3F0A" w:rsidR="005C3E95" w:rsidRPr="00251244" w:rsidRDefault="005C3E95" w:rsidP="00F01C62">
            <w:pPr>
              <w:pStyle w:val="GOSTTablenorm"/>
              <w:rPr>
                <w:lang w:val="en-US"/>
              </w:rPr>
            </w:pPr>
            <w:r>
              <w:rPr>
                <w:lang w:val="en-US"/>
              </w:rPr>
              <w:t>OKVCd</w:t>
            </w:r>
          </w:p>
        </w:tc>
        <w:tc>
          <w:tcPr>
            <w:tcW w:w="1371" w:type="pct"/>
          </w:tcPr>
          <w:p w14:paraId="64389D53" w14:textId="77777777" w:rsidR="005C3E95" w:rsidRPr="00C25A9C" w:rsidRDefault="005C3E95" w:rsidP="00F01C62">
            <w:pPr>
              <w:pStyle w:val="GOSTTablenorm"/>
              <w:rPr>
                <w:rFonts w:eastAsiaTheme="minorEastAsia"/>
              </w:rPr>
            </w:pPr>
            <w:r w:rsidRPr="33249EA7">
              <w:rPr>
                <w:color w:val="000000" w:themeColor="text1"/>
              </w:rPr>
              <w:t>В составе документа может приходить как цифровой, так и буквенный код валюты.</w:t>
            </w:r>
          </w:p>
          <w:p w14:paraId="1C1ED713" w14:textId="10111DAC" w:rsidR="005C3E95" w:rsidRPr="00C25A9C" w:rsidRDefault="005C3E95" w:rsidP="00792E0E">
            <w:pPr>
              <w:pStyle w:val="GOSTTableListNum10"/>
              <w:numPr>
                <w:ilvl w:val="0"/>
                <w:numId w:val="52"/>
              </w:numPr>
            </w:pPr>
            <w:r w:rsidRPr="33249EA7">
              <w:t xml:space="preserve"> если код валюты пришел цифровой, то в атрибут его значение записывается в неизменном виде;</w:t>
            </w:r>
          </w:p>
          <w:p w14:paraId="54DBA62B" w14:textId="11B260C4" w:rsidR="005C3E95" w:rsidRPr="00C25A9C" w:rsidRDefault="005C3E95" w:rsidP="00F01C62">
            <w:pPr>
              <w:pStyle w:val="GOSTTableListNum10"/>
            </w:pPr>
            <w:r w:rsidRPr="33249EA7">
              <w:t xml:space="preserve"> если код валюты пришел буквенный, то в атрибут его значение записывается после преобразования в цифровой </w:t>
            </w:r>
            <w:r>
              <w:t>по данным справочника «Общероссий</w:t>
            </w:r>
            <w:r w:rsidR="00F01C62">
              <w:t>ский классификатор валют (ОКВ)»</w:t>
            </w:r>
          </w:p>
        </w:tc>
      </w:tr>
      <w:tr w:rsidR="005C3E95" w:rsidRPr="00B9499D" w14:paraId="54667EC9" w14:textId="77777777" w:rsidTr="00F265CC">
        <w:tc>
          <w:tcPr>
            <w:tcW w:w="1109" w:type="pct"/>
          </w:tcPr>
          <w:p w14:paraId="7676454C" w14:textId="1B70C9F8" w:rsidR="005C3E95" w:rsidRPr="00E62987" w:rsidRDefault="005C3E95" w:rsidP="00E62987">
            <w:pPr>
              <w:pStyle w:val="GOSTTablenorm"/>
            </w:pPr>
            <w:r w:rsidRPr="00E62987">
              <w:t>Дата_ввода_в_действие</w:t>
            </w:r>
          </w:p>
        </w:tc>
        <w:tc>
          <w:tcPr>
            <w:tcW w:w="302" w:type="pct"/>
          </w:tcPr>
          <w:p w14:paraId="324D71BE" w14:textId="5100DD40" w:rsidR="005C3E95" w:rsidRPr="00E62987" w:rsidRDefault="005C3E95" w:rsidP="00E62987">
            <w:pPr>
              <w:pStyle w:val="GOSTTablenorm"/>
            </w:pPr>
            <w:r w:rsidRPr="00E62987">
              <w:t>да</w:t>
            </w:r>
          </w:p>
        </w:tc>
        <w:tc>
          <w:tcPr>
            <w:tcW w:w="1109" w:type="pct"/>
          </w:tcPr>
          <w:p w14:paraId="601146AF" w14:textId="2934B5E5" w:rsidR="005C3E95" w:rsidRPr="00E62987" w:rsidRDefault="005C3E95" w:rsidP="00E62987">
            <w:pPr>
              <w:pStyle w:val="GOSTTablenorm"/>
            </w:pPr>
            <w:r w:rsidRPr="00E62987">
              <w:t>Дата ввода в действие</w:t>
            </w:r>
          </w:p>
        </w:tc>
        <w:tc>
          <w:tcPr>
            <w:tcW w:w="1109" w:type="pct"/>
          </w:tcPr>
          <w:p w14:paraId="11D19E6A" w14:textId="6632DD44" w:rsidR="005C3E95" w:rsidRPr="00E62987" w:rsidRDefault="005C3E95" w:rsidP="00E62987">
            <w:pPr>
              <w:pStyle w:val="GOSTTablenorm"/>
            </w:pPr>
            <w:r w:rsidRPr="00E62987">
              <w:t>SettlementDate (из заголовка запроса)</w:t>
            </w:r>
          </w:p>
        </w:tc>
        <w:tc>
          <w:tcPr>
            <w:tcW w:w="1371" w:type="pct"/>
          </w:tcPr>
          <w:p w14:paraId="31B6FF22" w14:textId="1EA60E0B" w:rsidR="005C3E95" w:rsidRPr="00E62987" w:rsidRDefault="005C3E95" w:rsidP="00B401E0">
            <w:pPr>
              <w:pStyle w:val="GOSTTablenorm"/>
            </w:pPr>
            <w:r w:rsidRPr="00E62987">
              <w:t>Для данного типа документов Дата_ввода_в_действие</w:t>
            </w:r>
            <w:r w:rsidR="00B401E0">
              <w:t> </w:t>
            </w:r>
            <w:r w:rsidRPr="00E62987">
              <w:t>=</w:t>
            </w:r>
            <w:r w:rsidR="00B401E0">
              <w:t> </w:t>
            </w:r>
            <w:r w:rsidRPr="00E62987">
              <w:t>Дата_отражения_в_учете</w:t>
            </w:r>
          </w:p>
        </w:tc>
      </w:tr>
      <w:tr w:rsidR="005C3E95" w:rsidRPr="00B9499D" w14:paraId="6213E809" w14:textId="77777777" w:rsidTr="00F265CC">
        <w:tc>
          <w:tcPr>
            <w:tcW w:w="1109" w:type="pct"/>
          </w:tcPr>
          <w:p w14:paraId="16E09C42" w14:textId="11DA4AB3" w:rsidR="005C3E95" w:rsidRPr="00E62987" w:rsidRDefault="005C3E95" w:rsidP="00E62987">
            <w:pPr>
              <w:pStyle w:val="GOSTTablenorm"/>
            </w:pPr>
            <w:r w:rsidRPr="00E62987">
              <w:t>Код_контура_документа</w:t>
            </w:r>
          </w:p>
        </w:tc>
        <w:tc>
          <w:tcPr>
            <w:tcW w:w="302" w:type="pct"/>
          </w:tcPr>
          <w:p w14:paraId="41D74028" w14:textId="7E705FCF" w:rsidR="005C3E95" w:rsidRPr="00E62987" w:rsidRDefault="005C3E95" w:rsidP="00E62987">
            <w:pPr>
              <w:pStyle w:val="GOSTTablenorm"/>
            </w:pPr>
            <w:r w:rsidRPr="00E62987">
              <w:t>нет</w:t>
            </w:r>
          </w:p>
        </w:tc>
        <w:tc>
          <w:tcPr>
            <w:tcW w:w="1109" w:type="pct"/>
          </w:tcPr>
          <w:p w14:paraId="79C51080" w14:textId="38187D8A" w:rsidR="005C3E95" w:rsidRPr="00E62987" w:rsidRDefault="005C3E95" w:rsidP="00E62987">
            <w:pPr>
              <w:pStyle w:val="GOSTTablenorm"/>
            </w:pPr>
            <w:r w:rsidRPr="00E62987">
              <w:t>Код контура в том виде, как он содержится в документе</w:t>
            </w:r>
          </w:p>
        </w:tc>
        <w:tc>
          <w:tcPr>
            <w:tcW w:w="1109" w:type="pct"/>
          </w:tcPr>
          <w:p w14:paraId="1816F3C4" w14:textId="1E94DBFF" w:rsidR="005C3E95" w:rsidRPr="00E62987" w:rsidRDefault="005C3E95" w:rsidP="00E62987">
            <w:pPr>
              <w:pStyle w:val="GOSTTablenorm"/>
            </w:pPr>
            <w:r w:rsidRPr="00E62987">
              <w:t>Contour</w:t>
            </w:r>
          </w:p>
        </w:tc>
        <w:tc>
          <w:tcPr>
            <w:tcW w:w="1371" w:type="pct"/>
          </w:tcPr>
          <w:p w14:paraId="43926405" w14:textId="77777777" w:rsidR="005C3E95" w:rsidRPr="00E62987" w:rsidRDefault="005C3E95" w:rsidP="00E62987">
            <w:pPr>
              <w:pStyle w:val="GOSTTablenorm"/>
            </w:pPr>
          </w:p>
        </w:tc>
      </w:tr>
      <w:tr w:rsidR="005C3E95" w:rsidRPr="00B9499D" w14:paraId="4A51DAF4" w14:textId="77777777" w:rsidTr="00F265CC">
        <w:tc>
          <w:tcPr>
            <w:tcW w:w="1109" w:type="pct"/>
          </w:tcPr>
          <w:p w14:paraId="30B98167" w14:textId="4FC87657" w:rsidR="005C3E95" w:rsidRPr="00E62987" w:rsidRDefault="005C3E95" w:rsidP="00E62987">
            <w:pPr>
              <w:pStyle w:val="GOSTTablenorm"/>
            </w:pPr>
            <w:r w:rsidRPr="00E62987">
              <w:t>Код_контура</w:t>
            </w:r>
          </w:p>
        </w:tc>
        <w:tc>
          <w:tcPr>
            <w:tcW w:w="302" w:type="pct"/>
          </w:tcPr>
          <w:p w14:paraId="57A627FB" w14:textId="5870C3FE" w:rsidR="005C3E95" w:rsidRPr="00E62987" w:rsidRDefault="005C3E95" w:rsidP="00E62987">
            <w:pPr>
              <w:pStyle w:val="GOSTTablenorm"/>
            </w:pPr>
            <w:r w:rsidRPr="00E62987">
              <w:t>да</w:t>
            </w:r>
          </w:p>
        </w:tc>
        <w:tc>
          <w:tcPr>
            <w:tcW w:w="1109" w:type="pct"/>
          </w:tcPr>
          <w:p w14:paraId="1C58A0AD" w14:textId="791BBFB0" w:rsidR="005C3E95" w:rsidRPr="00E62987" w:rsidRDefault="005C3E95" w:rsidP="00E62987">
            <w:pPr>
              <w:pStyle w:val="GOSTTablenorm"/>
            </w:pPr>
            <w:r w:rsidRPr="00E62987">
              <w:t>Код контура, приведенный к стандартному виду</w:t>
            </w:r>
          </w:p>
        </w:tc>
        <w:tc>
          <w:tcPr>
            <w:tcW w:w="1109" w:type="pct"/>
          </w:tcPr>
          <w:p w14:paraId="0F18D42F" w14:textId="3895A9AA" w:rsidR="005C3E95" w:rsidRPr="00E62987" w:rsidRDefault="005C3E95" w:rsidP="00E62987">
            <w:pPr>
              <w:pStyle w:val="GOSTTablenorm"/>
            </w:pPr>
            <w:r w:rsidRPr="00E62987">
              <w:t>Contour</w:t>
            </w:r>
          </w:p>
        </w:tc>
        <w:tc>
          <w:tcPr>
            <w:tcW w:w="1371" w:type="pct"/>
          </w:tcPr>
          <w:p w14:paraId="609AB9CB" w14:textId="51817AFF" w:rsidR="005C3E95" w:rsidRPr="00E62987" w:rsidRDefault="005C3E95" w:rsidP="00E62987">
            <w:pPr>
              <w:pStyle w:val="GOSTTablenorm"/>
            </w:pPr>
            <w:r w:rsidRPr="00E62987">
              <w:t>Заполняется на основании значения атрибута Код_контура_документа</w:t>
            </w:r>
            <w:r w:rsidR="00E62987">
              <w:t>.</w:t>
            </w:r>
          </w:p>
          <w:p w14:paraId="2AD69530" w14:textId="3557BD96" w:rsidR="005C3E95" w:rsidRPr="00E62987" w:rsidRDefault="005C3E95" w:rsidP="00E62987">
            <w:pPr>
              <w:pStyle w:val="GOSTTablenorm"/>
              <w:rPr>
                <w:rFonts w:eastAsiaTheme="minorEastAsia"/>
              </w:rPr>
            </w:pPr>
            <w:r w:rsidRPr="00E62987">
              <w:t xml:space="preserve">Если в теге документа </w:t>
            </w:r>
            <w:r w:rsidR="00E62987">
              <w:t>«</w:t>
            </w:r>
            <w:r w:rsidRPr="00E62987">
              <w:t>1</w:t>
            </w:r>
            <w:r w:rsidR="00E62987">
              <w:t>»</w:t>
            </w:r>
            <w:r w:rsidRPr="00E62987">
              <w:t xml:space="preserve"> или </w:t>
            </w:r>
            <w:r w:rsidR="00E62987">
              <w:t>«</w:t>
            </w:r>
            <w:r w:rsidRPr="00E62987">
              <w:t>O</w:t>
            </w:r>
            <w:r w:rsidR="00E62987">
              <w:t>»</w:t>
            </w:r>
            <w:r w:rsidRPr="00E62987">
              <w:t xml:space="preserve">, то значение </w:t>
            </w:r>
            <w:r w:rsidR="00E62987">
              <w:t>«</w:t>
            </w:r>
            <w:r w:rsidRPr="00E62987">
              <w:t>1</w:t>
            </w:r>
            <w:r w:rsidR="00E62987">
              <w:t>».</w:t>
            </w:r>
          </w:p>
          <w:p w14:paraId="4690BF8E" w14:textId="103D107D" w:rsidR="005C3E95" w:rsidRPr="00E62987" w:rsidRDefault="005C3E95" w:rsidP="00E62987">
            <w:pPr>
              <w:pStyle w:val="GOSTTablenorm"/>
            </w:pPr>
            <w:r w:rsidRPr="00E62987">
              <w:t xml:space="preserve">Если в теге документа </w:t>
            </w:r>
            <w:r w:rsidR="00E62987">
              <w:t>«</w:t>
            </w:r>
            <w:r w:rsidRPr="00E62987">
              <w:t>2</w:t>
            </w:r>
            <w:r w:rsidR="00E62987">
              <w:t>»</w:t>
            </w:r>
            <w:r w:rsidRPr="00E62987">
              <w:t xml:space="preserve"> или </w:t>
            </w:r>
            <w:r w:rsidR="00E62987">
              <w:t>«</w:t>
            </w:r>
            <w:r w:rsidRPr="00E62987">
              <w:t>S</w:t>
            </w:r>
            <w:r w:rsidR="00E62987">
              <w:t>»</w:t>
            </w:r>
            <w:r w:rsidRPr="00E62987">
              <w:t xml:space="preserve">, то значение </w:t>
            </w:r>
            <w:r w:rsidR="00E62987">
              <w:t>«</w:t>
            </w:r>
            <w:r w:rsidRPr="00E62987">
              <w:t>2</w:t>
            </w:r>
            <w:r w:rsidR="00E62987">
              <w:t>»</w:t>
            </w:r>
          </w:p>
        </w:tc>
      </w:tr>
      <w:tr w:rsidR="005C3E95" w:rsidRPr="00B9499D" w14:paraId="5ABD2F30" w14:textId="77777777" w:rsidTr="00F265CC">
        <w:tc>
          <w:tcPr>
            <w:tcW w:w="1109" w:type="pct"/>
          </w:tcPr>
          <w:p w14:paraId="4149A83E" w14:textId="204A61D6" w:rsidR="005C3E95" w:rsidRPr="00E62987" w:rsidRDefault="005C3E95" w:rsidP="00E62987">
            <w:pPr>
              <w:pStyle w:val="GOSTTablenorm"/>
            </w:pPr>
            <w:r w:rsidRPr="00E62987">
              <w:t>Уровень_конфиденциальности</w:t>
            </w:r>
          </w:p>
        </w:tc>
        <w:tc>
          <w:tcPr>
            <w:tcW w:w="302" w:type="pct"/>
          </w:tcPr>
          <w:p w14:paraId="41C8380D" w14:textId="60980883" w:rsidR="005C3E95" w:rsidRPr="00E62987" w:rsidRDefault="005C3E95" w:rsidP="00E62987">
            <w:pPr>
              <w:pStyle w:val="GOSTTablenorm"/>
            </w:pPr>
            <w:r w:rsidRPr="00E62987">
              <w:t>нет</w:t>
            </w:r>
          </w:p>
        </w:tc>
        <w:tc>
          <w:tcPr>
            <w:tcW w:w="1109" w:type="pct"/>
          </w:tcPr>
          <w:p w14:paraId="391B2948" w14:textId="438B6527" w:rsidR="005C3E95" w:rsidRPr="00E62987" w:rsidRDefault="005C3E95" w:rsidP="00E62987">
            <w:pPr>
              <w:pStyle w:val="GOSTTablenorm"/>
            </w:pPr>
            <w:r w:rsidRPr="00E62987">
              <w:t>Уровень конфиденциальности</w:t>
            </w:r>
          </w:p>
        </w:tc>
        <w:tc>
          <w:tcPr>
            <w:tcW w:w="1109" w:type="pct"/>
          </w:tcPr>
          <w:p w14:paraId="620B91D6" w14:textId="55B461A8" w:rsidR="005C3E95" w:rsidRPr="00E62987" w:rsidRDefault="005C3E95" w:rsidP="00E62987">
            <w:pPr>
              <w:pStyle w:val="GOSTTablenorm"/>
            </w:pPr>
            <w:r w:rsidRPr="00E62987">
              <w:t>StmInfrmtn_AccessLevelStereotype</w:t>
            </w:r>
          </w:p>
        </w:tc>
        <w:tc>
          <w:tcPr>
            <w:tcW w:w="1371" w:type="pct"/>
          </w:tcPr>
          <w:p w14:paraId="70E6A10C" w14:textId="77777777" w:rsidR="005C3E95" w:rsidRPr="00E62987" w:rsidRDefault="005C3E95" w:rsidP="00E62987">
            <w:pPr>
              <w:pStyle w:val="GOSTTablenorm"/>
            </w:pPr>
          </w:p>
        </w:tc>
      </w:tr>
      <w:tr w:rsidR="005C3E95" w:rsidRPr="00B9499D" w14:paraId="57C243D8" w14:textId="77777777" w:rsidTr="00F265CC">
        <w:tc>
          <w:tcPr>
            <w:tcW w:w="1109" w:type="pct"/>
          </w:tcPr>
          <w:p w14:paraId="26C81895" w14:textId="041357BB" w:rsidR="005C3E95" w:rsidRPr="00E62987" w:rsidRDefault="005C3E95" w:rsidP="00E62987">
            <w:pPr>
              <w:pStyle w:val="GOSTTablenorm"/>
            </w:pPr>
            <w:r w:rsidRPr="00E62987">
              <w:t>Код_бюджета</w:t>
            </w:r>
          </w:p>
        </w:tc>
        <w:tc>
          <w:tcPr>
            <w:tcW w:w="302" w:type="pct"/>
          </w:tcPr>
          <w:p w14:paraId="6563E54B" w14:textId="75195169" w:rsidR="005C3E95" w:rsidRPr="00E62987" w:rsidRDefault="005C3E95" w:rsidP="00E62987">
            <w:pPr>
              <w:pStyle w:val="GOSTTablenorm"/>
            </w:pPr>
            <w:r w:rsidRPr="00E62987">
              <w:t>нет</w:t>
            </w:r>
          </w:p>
        </w:tc>
        <w:tc>
          <w:tcPr>
            <w:tcW w:w="1109" w:type="pct"/>
          </w:tcPr>
          <w:p w14:paraId="44604DEE" w14:textId="675516FD" w:rsidR="005C3E95" w:rsidRPr="00E62987" w:rsidRDefault="005C3E95" w:rsidP="00E62987">
            <w:pPr>
              <w:pStyle w:val="GOSTTablenorm"/>
            </w:pPr>
            <w:r w:rsidRPr="00E62987">
              <w:t>Код бюджета</w:t>
            </w:r>
          </w:p>
        </w:tc>
        <w:tc>
          <w:tcPr>
            <w:tcW w:w="1109" w:type="pct"/>
          </w:tcPr>
          <w:p w14:paraId="3D9A7B94" w14:textId="465FCCD7" w:rsidR="005C3E95" w:rsidRPr="00E62987" w:rsidRDefault="005C3E95" w:rsidP="00E62987">
            <w:pPr>
              <w:pStyle w:val="GOSTTablenorm"/>
            </w:pPr>
            <w:r w:rsidRPr="00E62987">
              <w:t>BudgetCode</w:t>
            </w:r>
          </w:p>
        </w:tc>
        <w:tc>
          <w:tcPr>
            <w:tcW w:w="1371" w:type="pct"/>
          </w:tcPr>
          <w:p w14:paraId="6A83A79E" w14:textId="77777777" w:rsidR="005C3E95" w:rsidRPr="00E62987" w:rsidRDefault="005C3E95" w:rsidP="00E62987">
            <w:pPr>
              <w:pStyle w:val="GOSTTablenorm"/>
            </w:pPr>
          </w:p>
        </w:tc>
      </w:tr>
      <w:tr w:rsidR="005C3E95" w:rsidRPr="00B9499D" w14:paraId="3858E480" w14:textId="77777777" w:rsidTr="00F265CC">
        <w:tc>
          <w:tcPr>
            <w:tcW w:w="1109" w:type="pct"/>
          </w:tcPr>
          <w:p w14:paraId="52B1A171" w14:textId="64422148" w:rsidR="005C3E95" w:rsidRPr="00E62987" w:rsidRDefault="005C3E95" w:rsidP="00E62987">
            <w:pPr>
              <w:pStyle w:val="GOSTTablenorm"/>
            </w:pPr>
            <w:r w:rsidRPr="00E62987">
              <w:t>Тип_бюджета</w:t>
            </w:r>
          </w:p>
        </w:tc>
        <w:tc>
          <w:tcPr>
            <w:tcW w:w="302" w:type="pct"/>
          </w:tcPr>
          <w:p w14:paraId="038B3C14" w14:textId="5803A471" w:rsidR="005C3E95" w:rsidRPr="00E62987" w:rsidRDefault="005C3E95" w:rsidP="00E62987">
            <w:pPr>
              <w:pStyle w:val="GOSTTablenorm"/>
            </w:pPr>
            <w:r w:rsidRPr="00E62987">
              <w:t>да</w:t>
            </w:r>
          </w:p>
        </w:tc>
        <w:tc>
          <w:tcPr>
            <w:tcW w:w="1109" w:type="pct"/>
          </w:tcPr>
          <w:p w14:paraId="0F8C7E72" w14:textId="1EC8625D" w:rsidR="005C3E95" w:rsidRPr="00E62987" w:rsidRDefault="005C3E95" w:rsidP="00E62987">
            <w:pPr>
              <w:pStyle w:val="GOSTTablenorm"/>
            </w:pPr>
            <w:r w:rsidRPr="00E62987">
              <w:t>Тип бюджета</w:t>
            </w:r>
          </w:p>
        </w:tc>
        <w:tc>
          <w:tcPr>
            <w:tcW w:w="1109" w:type="pct"/>
          </w:tcPr>
          <w:p w14:paraId="1BDB9137" w14:textId="08723F10" w:rsidR="005C3E95" w:rsidRPr="00E62987" w:rsidRDefault="005C3E95" w:rsidP="00E62987">
            <w:pPr>
              <w:pStyle w:val="GOSTTablenorm"/>
            </w:pPr>
            <w:r w:rsidRPr="00E62987">
              <w:t>BudgetCode</w:t>
            </w:r>
          </w:p>
        </w:tc>
        <w:tc>
          <w:tcPr>
            <w:tcW w:w="1371" w:type="pct"/>
          </w:tcPr>
          <w:p w14:paraId="515EAE7D" w14:textId="4F82A30B" w:rsidR="005C3E95" w:rsidRPr="00E62987" w:rsidRDefault="005C3E95" w:rsidP="00E62987">
            <w:pPr>
              <w:pStyle w:val="GOSTTablenorm"/>
            </w:pPr>
            <w:r w:rsidRPr="00E62987">
              <w:t>Тип бюджета определяется по справочнику</w:t>
            </w:r>
            <w:r w:rsidR="00E62987">
              <w:t xml:space="preserve"> «Бюджеты» (поиск по значению «</w:t>
            </w:r>
            <w:r w:rsidRPr="00E62987">
              <w:t>Код бюджета</w:t>
            </w:r>
            <w:r w:rsidR="00E62987">
              <w:t>»</w:t>
            </w:r>
            <w:r w:rsidRPr="00E62987">
              <w:t>)</w:t>
            </w:r>
          </w:p>
        </w:tc>
      </w:tr>
      <w:tr w:rsidR="005C3E95" w:rsidRPr="00B9499D" w14:paraId="7033D58C" w14:textId="77777777" w:rsidTr="00F265CC">
        <w:tc>
          <w:tcPr>
            <w:tcW w:w="1109" w:type="pct"/>
          </w:tcPr>
          <w:p w14:paraId="4542DC57" w14:textId="29580ADB" w:rsidR="005C3E95" w:rsidRPr="00E62987" w:rsidRDefault="005C3E95" w:rsidP="00E62987">
            <w:pPr>
              <w:pStyle w:val="GOSTTablenorm"/>
            </w:pPr>
            <w:r w:rsidRPr="00E62987">
              <w:t>Признак_расчетов_по_подкреплению</w:t>
            </w:r>
          </w:p>
        </w:tc>
        <w:tc>
          <w:tcPr>
            <w:tcW w:w="302" w:type="pct"/>
          </w:tcPr>
          <w:p w14:paraId="310BC747" w14:textId="31A54AC7" w:rsidR="005C3E95" w:rsidRPr="00E62987" w:rsidRDefault="005C3E95" w:rsidP="00E62987">
            <w:pPr>
              <w:pStyle w:val="GOSTTablenorm"/>
            </w:pPr>
            <w:r w:rsidRPr="00E62987">
              <w:t>нет</w:t>
            </w:r>
          </w:p>
        </w:tc>
        <w:tc>
          <w:tcPr>
            <w:tcW w:w="1109" w:type="pct"/>
          </w:tcPr>
          <w:p w14:paraId="2BE8C82F" w14:textId="2D327841" w:rsidR="005C3E95" w:rsidRPr="00E62987" w:rsidRDefault="005C3E95" w:rsidP="00E62987">
            <w:pPr>
              <w:pStyle w:val="GOSTTablenorm"/>
            </w:pPr>
            <w:r w:rsidRPr="00E62987">
              <w:t>Признак расчетов по подкреплению счета</w:t>
            </w:r>
          </w:p>
        </w:tc>
        <w:tc>
          <w:tcPr>
            <w:tcW w:w="1109" w:type="pct"/>
          </w:tcPr>
          <w:p w14:paraId="1C54814D" w14:textId="043C25CA" w:rsidR="005C3E95" w:rsidRPr="00E62987" w:rsidRDefault="005C3E95" w:rsidP="00E62987">
            <w:pPr>
              <w:pStyle w:val="GOSTTablenorm"/>
            </w:pPr>
            <w:r w:rsidRPr="00E62987">
              <w:t>SignCalc</w:t>
            </w:r>
          </w:p>
        </w:tc>
        <w:tc>
          <w:tcPr>
            <w:tcW w:w="1371" w:type="pct"/>
          </w:tcPr>
          <w:p w14:paraId="70F132B9" w14:textId="77777777" w:rsidR="005C3E95" w:rsidRPr="00E62987" w:rsidRDefault="005C3E95" w:rsidP="00E62987">
            <w:pPr>
              <w:pStyle w:val="GOSTTablenorm"/>
            </w:pPr>
          </w:p>
        </w:tc>
      </w:tr>
      <w:tr w:rsidR="005C3E95" w:rsidRPr="00B9499D" w14:paraId="1DCB7E53" w14:textId="77777777" w:rsidTr="00F265CC">
        <w:tc>
          <w:tcPr>
            <w:tcW w:w="1109" w:type="pct"/>
          </w:tcPr>
          <w:p w14:paraId="40A50E1B" w14:textId="12827780" w:rsidR="005C3E95" w:rsidRPr="00E62987" w:rsidRDefault="005C3E95" w:rsidP="00E62987">
            <w:pPr>
              <w:pStyle w:val="GOSTTablenorm"/>
            </w:pPr>
            <w:r w:rsidRPr="00E62987">
              <w:t>ТОФК_плательщика</w:t>
            </w:r>
          </w:p>
        </w:tc>
        <w:tc>
          <w:tcPr>
            <w:tcW w:w="302" w:type="pct"/>
          </w:tcPr>
          <w:p w14:paraId="171B0877" w14:textId="322F170F" w:rsidR="005C3E95" w:rsidRPr="00E62987" w:rsidRDefault="005C3E95" w:rsidP="00E62987">
            <w:pPr>
              <w:pStyle w:val="GOSTTablenorm"/>
            </w:pPr>
            <w:r w:rsidRPr="00E62987">
              <w:t>нет</w:t>
            </w:r>
          </w:p>
        </w:tc>
        <w:tc>
          <w:tcPr>
            <w:tcW w:w="1109" w:type="pct"/>
          </w:tcPr>
          <w:p w14:paraId="03206ADE" w14:textId="53945EB5" w:rsidR="005C3E95" w:rsidRPr="00E62987" w:rsidRDefault="005C3E95" w:rsidP="00E62987">
            <w:pPr>
              <w:pStyle w:val="GOSTTablenorm"/>
            </w:pPr>
            <w:r w:rsidRPr="00E62987">
              <w:t>Код ТОФК плательщика</w:t>
            </w:r>
          </w:p>
        </w:tc>
        <w:tc>
          <w:tcPr>
            <w:tcW w:w="1109" w:type="pct"/>
          </w:tcPr>
          <w:p w14:paraId="0DB06B84" w14:textId="7E0231CC" w:rsidR="005C3E95" w:rsidRPr="00E62987" w:rsidRDefault="005C3E95" w:rsidP="00E62987">
            <w:pPr>
              <w:pStyle w:val="GOSTTablenorm"/>
            </w:pPr>
            <w:r w:rsidRPr="00E62987">
              <w:t>Payer:Payer_TOFK</w:t>
            </w:r>
          </w:p>
        </w:tc>
        <w:tc>
          <w:tcPr>
            <w:tcW w:w="1371" w:type="pct"/>
          </w:tcPr>
          <w:p w14:paraId="44196885" w14:textId="77777777" w:rsidR="005C3E95" w:rsidRPr="00E62987" w:rsidRDefault="005C3E95" w:rsidP="00E62987">
            <w:pPr>
              <w:pStyle w:val="GOSTTablenorm"/>
            </w:pPr>
          </w:p>
        </w:tc>
      </w:tr>
      <w:tr w:rsidR="005C3E95" w:rsidRPr="00B9499D" w14:paraId="5151F764" w14:textId="77777777" w:rsidTr="00F265CC">
        <w:tc>
          <w:tcPr>
            <w:tcW w:w="1109" w:type="pct"/>
          </w:tcPr>
          <w:p w14:paraId="22B9FEFC" w14:textId="353D5C77" w:rsidR="005C3E95" w:rsidRPr="00E62987" w:rsidRDefault="005C3E95" w:rsidP="00E62987">
            <w:pPr>
              <w:pStyle w:val="GOSTTablenorm"/>
            </w:pPr>
            <w:r w:rsidRPr="00E62987">
              <w:t>УБП_ТОФК_плательщика</w:t>
            </w:r>
          </w:p>
        </w:tc>
        <w:tc>
          <w:tcPr>
            <w:tcW w:w="302" w:type="pct"/>
          </w:tcPr>
          <w:p w14:paraId="5477D24D" w14:textId="0E1116BA" w:rsidR="005C3E95" w:rsidRPr="00E62987" w:rsidRDefault="005C3E95" w:rsidP="00E62987">
            <w:pPr>
              <w:pStyle w:val="GOSTTablenorm"/>
            </w:pPr>
            <w:r w:rsidRPr="00E62987">
              <w:t>нет</w:t>
            </w:r>
          </w:p>
        </w:tc>
        <w:tc>
          <w:tcPr>
            <w:tcW w:w="1109" w:type="pct"/>
          </w:tcPr>
          <w:p w14:paraId="13CBBC20" w14:textId="40A19AB6" w:rsidR="005C3E95" w:rsidRPr="00E62987" w:rsidRDefault="005C3E95" w:rsidP="00E62987">
            <w:pPr>
              <w:pStyle w:val="GOSTTablenorm"/>
            </w:pPr>
            <w:r w:rsidRPr="00E62987">
              <w:t>Номер организации ТОФК плательщика</w:t>
            </w:r>
          </w:p>
        </w:tc>
        <w:tc>
          <w:tcPr>
            <w:tcW w:w="1109" w:type="pct"/>
          </w:tcPr>
          <w:p w14:paraId="09FCDD89" w14:textId="12B91A5A" w:rsidR="005C3E95" w:rsidRPr="00E62987" w:rsidRDefault="005C3E95" w:rsidP="00E62987">
            <w:pPr>
              <w:pStyle w:val="GOSTTablenorm"/>
            </w:pPr>
            <w:r w:rsidRPr="00E62987">
              <w:t>Payer:Payer_UBP_TOFK</w:t>
            </w:r>
          </w:p>
        </w:tc>
        <w:tc>
          <w:tcPr>
            <w:tcW w:w="1371" w:type="pct"/>
          </w:tcPr>
          <w:p w14:paraId="44CB964E" w14:textId="77777777" w:rsidR="005C3E95" w:rsidRPr="00E62987" w:rsidRDefault="005C3E95" w:rsidP="00E62987">
            <w:pPr>
              <w:pStyle w:val="GOSTTablenorm"/>
            </w:pPr>
          </w:p>
        </w:tc>
      </w:tr>
      <w:tr w:rsidR="005C3E95" w:rsidRPr="00B9499D" w14:paraId="2CB621EA" w14:textId="77777777" w:rsidTr="00F265CC">
        <w:tc>
          <w:tcPr>
            <w:tcW w:w="1109" w:type="pct"/>
          </w:tcPr>
          <w:p w14:paraId="508C94FD" w14:textId="6234A731" w:rsidR="005C3E95" w:rsidRPr="00E62987" w:rsidRDefault="005C3E95" w:rsidP="00E62987">
            <w:pPr>
              <w:pStyle w:val="GOSTTablenorm"/>
            </w:pPr>
            <w:r w:rsidRPr="00E62987">
              <w:t>РС_КС_плательщика</w:t>
            </w:r>
          </w:p>
        </w:tc>
        <w:tc>
          <w:tcPr>
            <w:tcW w:w="302" w:type="pct"/>
          </w:tcPr>
          <w:p w14:paraId="3C3C89B3" w14:textId="18FEDAFE" w:rsidR="005C3E95" w:rsidRPr="00E62987" w:rsidRDefault="005C3E95" w:rsidP="00E62987">
            <w:pPr>
              <w:pStyle w:val="GOSTTablenorm"/>
            </w:pPr>
            <w:r w:rsidRPr="00E62987">
              <w:t>нет</w:t>
            </w:r>
          </w:p>
        </w:tc>
        <w:tc>
          <w:tcPr>
            <w:tcW w:w="1109" w:type="pct"/>
          </w:tcPr>
          <w:p w14:paraId="797B5F0E" w14:textId="04241419" w:rsidR="005C3E95" w:rsidRPr="00E62987" w:rsidRDefault="005C3E95" w:rsidP="00E62987">
            <w:pPr>
              <w:pStyle w:val="GOSTTablenorm"/>
            </w:pPr>
            <w:r w:rsidRPr="00E62987">
              <w:t>Расчетный или казначейский счет плательщика</w:t>
            </w:r>
          </w:p>
        </w:tc>
        <w:tc>
          <w:tcPr>
            <w:tcW w:w="1109" w:type="pct"/>
          </w:tcPr>
          <w:p w14:paraId="0CFAA3C9" w14:textId="7723C40B" w:rsidR="005C3E95" w:rsidRPr="00E62987" w:rsidRDefault="005C3E95" w:rsidP="00E62987">
            <w:pPr>
              <w:pStyle w:val="GOSTTablenorm"/>
            </w:pPr>
            <w:r w:rsidRPr="00E62987">
              <w:t>Payer:Payer_CheckAcc</w:t>
            </w:r>
          </w:p>
        </w:tc>
        <w:tc>
          <w:tcPr>
            <w:tcW w:w="1371" w:type="pct"/>
          </w:tcPr>
          <w:p w14:paraId="066A07B3" w14:textId="77777777" w:rsidR="005C3E95" w:rsidRPr="00E62987" w:rsidRDefault="005C3E95" w:rsidP="00E62987">
            <w:pPr>
              <w:pStyle w:val="GOSTTablenorm"/>
            </w:pPr>
          </w:p>
        </w:tc>
      </w:tr>
      <w:tr w:rsidR="005C3E95" w:rsidRPr="00B9499D" w14:paraId="2698EFAC" w14:textId="77777777" w:rsidTr="00F265CC">
        <w:tc>
          <w:tcPr>
            <w:tcW w:w="1109" w:type="pct"/>
          </w:tcPr>
          <w:p w14:paraId="623FD736" w14:textId="3224C658" w:rsidR="005C3E95" w:rsidRPr="00E62987" w:rsidRDefault="005C3E95" w:rsidP="00E62987">
            <w:pPr>
              <w:pStyle w:val="GOSTTablenorm"/>
            </w:pPr>
            <w:r w:rsidRPr="00E62987">
              <w:t>ТОФК_получателя</w:t>
            </w:r>
          </w:p>
        </w:tc>
        <w:tc>
          <w:tcPr>
            <w:tcW w:w="302" w:type="pct"/>
          </w:tcPr>
          <w:p w14:paraId="46301E37" w14:textId="47D9EA9F" w:rsidR="005C3E95" w:rsidRPr="00E62987" w:rsidRDefault="005C3E95" w:rsidP="00E62987">
            <w:pPr>
              <w:pStyle w:val="GOSTTablenorm"/>
            </w:pPr>
            <w:r w:rsidRPr="00E62987">
              <w:t>нет</w:t>
            </w:r>
          </w:p>
        </w:tc>
        <w:tc>
          <w:tcPr>
            <w:tcW w:w="1109" w:type="pct"/>
          </w:tcPr>
          <w:p w14:paraId="3F03F787" w14:textId="0E0AA8A3" w:rsidR="005C3E95" w:rsidRPr="00E62987" w:rsidRDefault="005C3E95" w:rsidP="00E62987">
            <w:pPr>
              <w:pStyle w:val="GOSTTablenorm"/>
            </w:pPr>
            <w:r w:rsidRPr="00E62987">
              <w:t>Код ТОФК получателя</w:t>
            </w:r>
          </w:p>
        </w:tc>
        <w:tc>
          <w:tcPr>
            <w:tcW w:w="1109" w:type="pct"/>
          </w:tcPr>
          <w:p w14:paraId="163BBDD4" w14:textId="49F424A5" w:rsidR="005C3E95" w:rsidRPr="00E62987" w:rsidRDefault="005C3E95" w:rsidP="00E62987">
            <w:pPr>
              <w:pStyle w:val="GOSTTablenorm"/>
            </w:pPr>
            <w:r w:rsidRPr="00E62987">
              <w:t>Payee:Payee_TOFK</w:t>
            </w:r>
          </w:p>
        </w:tc>
        <w:tc>
          <w:tcPr>
            <w:tcW w:w="1371" w:type="pct"/>
          </w:tcPr>
          <w:p w14:paraId="0CEE21F2" w14:textId="77777777" w:rsidR="005C3E95" w:rsidRPr="00E62987" w:rsidRDefault="005C3E95" w:rsidP="00E62987">
            <w:pPr>
              <w:pStyle w:val="GOSTTablenorm"/>
            </w:pPr>
          </w:p>
        </w:tc>
      </w:tr>
      <w:tr w:rsidR="005C3E95" w:rsidRPr="00B9499D" w14:paraId="152CDC49" w14:textId="77777777" w:rsidTr="00F265CC">
        <w:tc>
          <w:tcPr>
            <w:tcW w:w="1109" w:type="pct"/>
          </w:tcPr>
          <w:p w14:paraId="542F5A26" w14:textId="362EA6F5" w:rsidR="005C3E95" w:rsidRPr="00E62987" w:rsidRDefault="005C3E95" w:rsidP="00E62987">
            <w:pPr>
              <w:pStyle w:val="GOSTTablenorm"/>
            </w:pPr>
            <w:r w:rsidRPr="00E62987">
              <w:t>УБП_ТОФК_получателя</w:t>
            </w:r>
          </w:p>
        </w:tc>
        <w:tc>
          <w:tcPr>
            <w:tcW w:w="302" w:type="pct"/>
          </w:tcPr>
          <w:p w14:paraId="37A23447" w14:textId="36C7D6C0" w:rsidR="005C3E95" w:rsidRPr="00E62987" w:rsidRDefault="005C3E95" w:rsidP="00E62987">
            <w:pPr>
              <w:pStyle w:val="GOSTTablenorm"/>
            </w:pPr>
            <w:r w:rsidRPr="00E62987">
              <w:t>нет</w:t>
            </w:r>
          </w:p>
        </w:tc>
        <w:tc>
          <w:tcPr>
            <w:tcW w:w="1109" w:type="pct"/>
          </w:tcPr>
          <w:p w14:paraId="64BC64C7" w14:textId="2B86641C" w:rsidR="005C3E95" w:rsidRPr="00E62987" w:rsidRDefault="005C3E95" w:rsidP="00E62987">
            <w:pPr>
              <w:pStyle w:val="GOSTTablenorm"/>
            </w:pPr>
            <w:r w:rsidRPr="00E62987">
              <w:t>Номер организации ТОФК получателя</w:t>
            </w:r>
          </w:p>
        </w:tc>
        <w:tc>
          <w:tcPr>
            <w:tcW w:w="1109" w:type="pct"/>
          </w:tcPr>
          <w:p w14:paraId="2A731018" w14:textId="5DBB5046" w:rsidR="005C3E95" w:rsidRPr="00E62987" w:rsidRDefault="005C3E95" w:rsidP="00E62987">
            <w:pPr>
              <w:pStyle w:val="GOSTTablenorm"/>
            </w:pPr>
            <w:r w:rsidRPr="00E62987">
              <w:t>Payee:Payee_UBP_TOFK</w:t>
            </w:r>
          </w:p>
        </w:tc>
        <w:tc>
          <w:tcPr>
            <w:tcW w:w="1371" w:type="pct"/>
          </w:tcPr>
          <w:p w14:paraId="1B3D2E7B" w14:textId="77777777" w:rsidR="005C3E95" w:rsidRPr="00E62987" w:rsidRDefault="005C3E95" w:rsidP="00E62987">
            <w:pPr>
              <w:pStyle w:val="GOSTTablenorm"/>
            </w:pPr>
          </w:p>
        </w:tc>
      </w:tr>
      <w:tr w:rsidR="005C3E95" w:rsidRPr="00B9499D" w14:paraId="1797BCBF" w14:textId="77777777" w:rsidTr="00F265CC">
        <w:tc>
          <w:tcPr>
            <w:tcW w:w="1109" w:type="pct"/>
          </w:tcPr>
          <w:p w14:paraId="750B8773" w14:textId="76037FEB" w:rsidR="005C3E95" w:rsidRDefault="005C3E95" w:rsidP="005C3E95">
            <w:pPr>
              <w:pStyle w:val="GOSTTablenorm"/>
            </w:pPr>
            <w:r w:rsidRPr="00675F58">
              <w:rPr>
                <w:szCs w:val="22"/>
              </w:rPr>
              <w:t>РС_КС_получателя</w:t>
            </w:r>
          </w:p>
        </w:tc>
        <w:tc>
          <w:tcPr>
            <w:tcW w:w="302" w:type="pct"/>
          </w:tcPr>
          <w:p w14:paraId="56584A0D" w14:textId="7F4F4930" w:rsidR="005C3E95" w:rsidRDefault="005C3E95" w:rsidP="005C3E95">
            <w:pPr>
              <w:pStyle w:val="GOSTTablenorm"/>
              <w:rPr>
                <w:color w:val="000000"/>
              </w:rPr>
            </w:pPr>
            <w:r>
              <w:rPr>
                <w:szCs w:val="22"/>
              </w:rPr>
              <w:t>нет</w:t>
            </w:r>
          </w:p>
        </w:tc>
        <w:tc>
          <w:tcPr>
            <w:tcW w:w="1109" w:type="pct"/>
          </w:tcPr>
          <w:p w14:paraId="141DB78E" w14:textId="1FB7A928" w:rsidR="005C3E95" w:rsidRDefault="005C3E95" w:rsidP="005C3E95">
            <w:pPr>
              <w:pStyle w:val="GOSTTablenorm"/>
            </w:pPr>
            <w:r w:rsidRPr="00675F58">
              <w:rPr>
                <w:szCs w:val="22"/>
              </w:rPr>
              <w:t>Расчетный или казначейский счет получателя</w:t>
            </w:r>
          </w:p>
        </w:tc>
        <w:tc>
          <w:tcPr>
            <w:tcW w:w="1109" w:type="pct"/>
          </w:tcPr>
          <w:p w14:paraId="53178C77" w14:textId="63E11A9A" w:rsidR="005C3E95" w:rsidRPr="00441726" w:rsidRDefault="005C3E95" w:rsidP="005C3E95">
            <w:pPr>
              <w:pStyle w:val="GOSTTablenorm"/>
            </w:pPr>
            <w:r w:rsidRPr="00675F58">
              <w:t>Payee:Payee_CheckAcc</w:t>
            </w:r>
          </w:p>
        </w:tc>
        <w:tc>
          <w:tcPr>
            <w:tcW w:w="1371" w:type="pct"/>
          </w:tcPr>
          <w:p w14:paraId="49748ED1" w14:textId="77777777" w:rsidR="005C3E95" w:rsidRPr="00C25A9C" w:rsidRDefault="005C3E95" w:rsidP="005C3E95">
            <w:pPr>
              <w:pStyle w:val="GOSTTablenorm"/>
              <w:rPr>
                <w:szCs w:val="22"/>
              </w:rPr>
            </w:pPr>
          </w:p>
        </w:tc>
      </w:tr>
      <w:tr w:rsidR="005C3E95" w:rsidRPr="00B9499D" w14:paraId="59C053ED" w14:textId="77777777" w:rsidTr="00F265CC">
        <w:tc>
          <w:tcPr>
            <w:tcW w:w="1109" w:type="pct"/>
          </w:tcPr>
          <w:p w14:paraId="3330B68A" w14:textId="4DC67331" w:rsidR="005C3E95" w:rsidRDefault="005C3E95" w:rsidP="00E62987">
            <w:pPr>
              <w:pStyle w:val="GOSTTablenorm"/>
            </w:pPr>
            <w:r w:rsidRPr="00675F58">
              <w:t>КБК_КС</w:t>
            </w:r>
          </w:p>
        </w:tc>
        <w:tc>
          <w:tcPr>
            <w:tcW w:w="302" w:type="pct"/>
          </w:tcPr>
          <w:p w14:paraId="6ED7AD16" w14:textId="513DF232" w:rsidR="005C3E95" w:rsidRDefault="005C3E95" w:rsidP="00E62987">
            <w:pPr>
              <w:pStyle w:val="GOSTTablenorm"/>
              <w:rPr>
                <w:color w:val="000000"/>
              </w:rPr>
            </w:pPr>
            <w:r w:rsidRPr="00675F58">
              <w:t>да</w:t>
            </w:r>
          </w:p>
        </w:tc>
        <w:tc>
          <w:tcPr>
            <w:tcW w:w="1109" w:type="pct"/>
          </w:tcPr>
          <w:p w14:paraId="631826D7" w14:textId="5081485F" w:rsidR="005C3E95" w:rsidRDefault="005C3E95" w:rsidP="00E62987">
            <w:pPr>
              <w:pStyle w:val="GOSTTablenorm"/>
            </w:pPr>
            <w:r w:rsidRPr="00675F58">
              <w:t>КБК по казначейскому счету</w:t>
            </w:r>
          </w:p>
        </w:tc>
        <w:tc>
          <w:tcPr>
            <w:tcW w:w="1109" w:type="pct"/>
          </w:tcPr>
          <w:p w14:paraId="3096FE11" w14:textId="77777777" w:rsidR="005C3E95" w:rsidRPr="00441726" w:rsidRDefault="005C3E95" w:rsidP="00E62987">
            <w:pPr>
              <w:pStyle w:val="GOSTTablenorm"/>
            </w:pPr>
          </w:p>
        </w:tc>
        <w:tc>
          <w:tcPr>
            <w:tcW w:w="1371" w:type="pct"/>
          </w:tcPr>
          <w:p w14:paraId="0AC2470C" w14:textId="77777777" w:rsidR="005C3E95" w:rsidRPr="00675F58" w:rsidRDefault="005C3E95" w:rsidP="00E62987">
            <w:pPr>
              <w:pStyle w:val="GOSTTablenorm"/>
            </w:pPr>
            <w:r w:rsidRPr="00675F58">
              <w:t>Вычисляется в зависимости от Признак расчетов по подкреплению счета:</w:t>
            </w:r>
          </w:p>
          <w:p w14:paraId="5A2C455D" w14:textId="68E12F96" w:rsidR="005C3E95" w:rsidRPr="00675F58" w:rsidRDefault="005C3E95" w:rsidP="00792E0E">
            <w:pPr>
              <w:pStyle w:val="GOSTTableListNum10"/>
              <w:numPr>
                <w:ilvl w:val="0"/>
                <w:numId w:val="53"/>
              </w:numPr>
            </w:pPr>
            <w:r w:rsidRPr="00675F58">
              <w:t xml:space="preserve"> </w:t>
            </w:r>
            <w:r w:rsidR="007B5A18" w:rsidRPr="00675F58">
              <w:t>Д</w:t>
            </w:r>
            <w:r w:rsidRPr="00675F58">
              <w:t>ля</w:t>
            </w:r>
            <w:r w:rsidR="007B5A18">
              <w:t> </w:t>
            </w:r>
            <w:r>
              <w:t>«С»</w:t>
            </w:r>
            <w:r w:rsidR="007B5A18">
              <w:t> </w:t>
            </w:r>
            <w:r>
              <w:t>(поступление)</w:t>
            </w:r>
            <w:r w:rsidRPr="00675F58">
              <w:t>: 10001050201ХХ000Z510</w:t>
            </w:r>
            <w:r w:rsidR="00E62987">
              <w:t>;</w:t>
            </w:r>
          </w:p>
          <w:p w14:paraId="1B6997DA" w14:textId="6A8AA666" w:rsidR="005C3E95" w:rsidRPr="00675F58" w:rsidRDefault="005C3E95" w:rsidP="00542E43">
            <w:pPr>
              <w:pStyle w:val="GOSTTableListNum10"/>
            </w:pPr>
            <w:r w:rsidRPr="00675F58">
              <w:t xml:space="preserve"> </w:t>
            </w:r>
            <w:r w:rsidR="007B5A18" w:rsidRPr="00675F58">
              <w:t>Д</w:t>
            </w:r>
            <w:r w:rsidRPr="00675F58">
              <w:t>ля</w:t>
            </w:r>
            <w:r w:rsidR="007B5A18">
              <w:t> </w:t>
            </w:r>
            <w:r>
              <w:t>«</w:t>
            </w:r>
            <w:r w:rsidRPr="00E62987">
              <w:rPr>
                <w:lang w:val="en-US"/>
              </w:rPr>
              <w:t>D</w:t>
            </w:r>
            <w:r>
              <w:t>»</w:t>
            </w:r>
            <w:r w:rsidR="007B5A18">
              <w:t> </w:t>
            </w:r>
            <w:r>
              <w:t>(списание)</w:t>
            </w:r>
            <w:r w:rsidRPr="00675F58">
              <w:t>: 10001050201ХХ000Z610</w:t>
            </w:r>
            <w:r w:rsidR="00E62987">
              <w:t xml:space="preserve">, </w:t>
            </w:r>
            <w:r w:rsidRPr="33249EA7">
              <w:t>где</w:t>
            </w:r>
            <w:r w:rsidR="00E62987">
              <w:t>:</w:t>
            </w:r>
          </w:p>
          <w:p w14:paraId="67711AE0" w14:textId="023335E0" w:rsidR="005C3E95" w:rsidRPr="00675F58" w:rsidRDefault="005C3E95" w:rsidP="00E62987">
            <w:pPr>
              <w:pStyle w:val="GOSTTablenorm"/>
            </w:pPr>
            <w:r w:rsidRPr="33249EA7">
              <w:t>XX - значение атрибута Тип_бюджета;</w:t>
            </w:r>
          </w:p>
          <w:p w14:paraId="0D695906" w14:textId="77777777" w:rsidR="00E62987" w:rsidRDefault="005C3E95" w:rsidP="00E62987">
            <w:pPr>
              <w:pStyle w:val="GOSTTablenorm"/>
            </w:pPr>
            <w:r>
              <w:t>Z = 2, если тип бюджета = 01 (ФБ), и</w:t>
            </w:r>
          </w:p>
          <w:p w14:paraId="2B9DA499" w14:textId="0DAD9068" w:rsidR="005C3E95" w:rsidRPr="00C25A9C" w:rsidRDefault="005C3E95" w:rsidP="00E62987">
            <w:pPr>
              <w:pStyle w:val="GOSTTablenorm"/>
            </w:pPr>
            <w:r>
              <w:t>Z = 0,</w:t>
            </w:r>
            <w:r w:rsidR="00E62987">
              <w:t xml:space="preserve"> если тип бюджета != 01 (не ФБ)</w:t>
            </w:r>
          </w:p>
        </w:tc>
      </w:tr>
      <w:tr w:rsidR="005C3E95" w:rsidRPr="00B9499D" w14:paraId="34E7864B" w14:textId="77777777" w:rsidTr="00F265CC">
        <w:tc>
          <w:tcPr>
            <w:tcW w:w="1109" w:type="pct"/>
          </w:tcPr>
          <w:p w14:paraId="42609CD7" w14:textId="027C177A" w:rsidR="005C3E95" w:rsidRPr="00E62987" w:rsidRDefault="005C3E95" w:rsidP="00E62987">
            <w:pPr>
              <w:pStyle w:val="GOSTTablenorm"/>
            </w:pPr>
            <w:r w:rsidRPr="00E62987">
              <w:t>Тип_КБК_КС</w:t>
            </w:r>
          </w:p>
        </w:tc>
        <w:tc>
          <w:tcPr>
            <w:tcW w:w="302" w:type="pct"/>
          </w:tcPr>
          <w:p w14:paraId="0F6DB39C" w14:textId="6D9D5119" w:rsidR="005C3E95" w:rsidRPr="00E62987" w:rsidRDefault="005C3E95" w:rsidP="00E62987">
            <w:pPr>
              <w:pStyle w:val="GOSTTablenorm"/>
            </w:pPr>
            <w:r w:rsidRPr="00E62987">
              <w:t>да</w:t>
            </w:r>
          </w:p>
        </w:tc>
        <w:tc>
          <w:tcPr>
            <w:tcW w:w="1109" w:type="pct"/>
          </w:tcPr>
          <w:p w14:paraId="7E90106E" w14:textId="473D2B9D" w:rsidR="005C3E95" w:rsidRPr="00E62987" w:rsidRDefault="005C3E95" w:rsidP="00E62987">
            <w:pPr>
              <w:pStyle w:val="GOSTTablenorm"/>
            </w:pPr>
            <w:r w:rsidRPr="00E62987">
              <w:t>Тип КБК по казначейскому счету</w:t>
            </w:r>
          </w:p>
        </w:tc>
        <w:tc>
          <w:tcPr>
            <w:tcW w:w="1109" w:type="pct"/>
          </w:tcPr>
          <w:p w14:paraId="77D344F8" w14:textId="77777777" w:rsidR="005C3E95" w:rsidRPr="00E62987" w:rsidRDefault="005C3E95" w:rsidP="00E62987">
            <w:pPr>
              <w:pStyle w:val="GOSTTablenorm"/>
            </w:pPr>
          </w:p>
        </w:tc>
        <w:tc>
          <w:tcPr>
            <w:tcW w:w="1371" w:type="pct"/>
          </w:tcPr>
          <w:p w14:paraId="7F09C56B" w14:textId="10BEF670" w:rsidR="005C3E95" w:rsidRPr="00E62987" w:rsidRDefault="005C3E95" w:rsidP="00E62987">
            <w:pPr>
              <w:pStyle w:val="GOSTTablenorm"/>
            </w:pPr>
            <w:r w:rsidRPr="00E62987">
              <w:t>Атрибут всегда заполняется значением «31»</w:t>
            </w:r>
          </w:p>
        </w:tc>
      </w:tr>
      <w:tr w:rsidR="005C3E95" w:rsidRPr="00B9499D" w14:paraId="7CC6081E" w14:textId="77777777" w:rsidTr="00F265CC">
        <w:tc>
          <w:tcPr>
            <w:tcW w:w="1109" w:type="pct"/>
          </w:tcPr>
          <w:p w14:paraId="3117BECB" w14:textId="0900D658" w:rsidR="005C3E95" w:rsidRPr="00E62987" w:rsidRDefault="005C3E95" w:rsidP="00E62987">
            <w:pPr>
              <w:pStyle w:val="GOSTTablenorm"/>
            </w:pPr>
            <w:r w:rsidRPr="00E62987">
              <w:t>Сумма_валюта_операции</w:t>
            </w:r>
          </w:p>
        </w:tc>
        <w:tc>
          <w:tcPr>
            <w:tcW w:w="302" w:type="pct"/>
          </w:tcPr>
          <w:p w14:paraId="76FF3986" w14:textId="002BB588" w:rsidR="005C3E95" w:rsidRPr="00E62987" w:rsidRDefault="005C3E95" w:rsidP="00E62987">
            <w:pPr>
              <w:pStyle w:val="GOSTTablenorm"/>
            </w:pPr>
            <w:r w:rsidRPr="00E62987">
              <w:t>да</w:t>
            </w:r>
          </w:p>
        </w:tc>
        <w:tc>
          <w:tcPr>
            <w:tcW w:w="1109" w:type="pct"/>
          </w:tcPr>
          <w:p w14:paraId="384ECA55" w14:textId="27DFC16E" w:rsidR="005C3E95" w:rsidRPr="00E62987" w:rsidRDefault="005C3E95" w:rsidP="00E62987">
            <w:pPr>
              <w:pStyle w:val="GOSTTablenorm"/>
            </w:pPr>
            <w:r w:rsidRPr="00E62987">
              <w:t>Сумма в валюте документа</w:t>
            </w:r>
          </w:p>
        </w:tc>
        <w:tc>
          <w:tcPr>
            <w:tcW w:w="1109" w:type="pct"/>
          </w:tcPr>
          <w:p w14:paraId="41B4F413" w14:textId="4E0C5415" w:rsidR="005C3E95" w:rsidRPr="00E62987" w:rsidRDefault="005C3E95" w:rsidP="00E62987">
            <w:pPr>
              <w:pStyle w:val="GOSTTablenorm"/>
            </w:pPr>
            <w:r w:rsidRPr="00E62987">
              <w:t>Sum</w:t>
            </w:r>
          </w:p>
        </w:tc>
        <w:tc>
          <w:tcPr>
            <w:tcW w:w="1371" w:type="pct"/>
          </w:tcPr>
          <w:p w14:paraId="56044488" w14:textId="76DAB561" w:rsidR="005C3E95" w:rsidRPr="00E62987" w:rsidRDefault="005C3E95" w:rsidP="00E62987">
            <w:pPr>
              <w:pStyle w:val="GOSTTablenorm"/>
            </w:pPr>
            <w:r w:rsidRPr="00E62987">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5C3E95" w:rsidRPr="00B9499D" w14:paraId="5970776A" w14:textId="77777777" w:rsidTr="00F265CC">
        <w:tc>
          <w:tcPr>
            <w:tcW w:w="1109" w:type="pct"/>
          </w:tcPr>
          <w:p w14:paraId="54326A9F" w14:textId="5BB158D4" w:rsidR="005C3E95" w:rsidRPr="00E62987" w:rsidRDefault="005C3E95" w:rsidP="00E62987">
            <w:pPr>
              <w:pStyle w:val="GOSTTablenorm"/>
            </w:pPr>
            <w:r w:rsidRPr="00E62987">
              <w:t>Сумма_валюта_учета_руб</w:t>
            </w:r>
          </w:p>
        </w:tc>
        <w:tc>
          <w:tcPr>
            <w:tcW w:w="302" w:type="pct"/>
          </w:tcPr>
          <w:p w14:paraId="2D313C31" w14:textId="3DA9997A" w:rsidR="005C3E95" w:rsidRPr="00E62987" w:rsidRDefault="005C3E95" w:rsidP="00E62987">
            <w:pPr>
              <w:pStyle w:val="GOSTTablenorm"/>
            </w:pPr>
            <w:r w:rsidRPr="00E62987">
              <w:t>да</w:t>
            </w:r>
          </w:p>
        </w:tc>
        <w:tc>
          <w:tcPr>
            <w:tcW w:w="1109" w:type="pct"/>
          </w:tcPr>
          <w:p w14:paraId="54DEE2E4" w14:textId="2E71BCB5" w:rsidR="005C3E95" w:rsidRPr="00E62987" w:rsidRDefault="005C3E95" w:rsidP="00E62987">
            <w:pPr>
              <w:pStyle w:val="GOSTTablenorm"/>
            </w:pPr>
            <w:r w:rsidRPr="00E62987">
              <w:t>Сумма в валюте учета (руб)</w:t>
            </w:r>
          </w:p>
        </w:tc>
        <w:tc>
          <w:tcPr>
            <w:tcW w:w="1109" w:type="pct"/>
          </w:tcPr>
          <w:p w14:paraId="05B31C6C" w14:textId="482ADB94" w:rsidR="005C3E95" w:rsidRPr="00E62987" w:rsidRDefault="005C3E95" w:rsidP="00E62987">
            <w:pPr>
              <w:pStyle w:val="GOSTTablenorm"/>
            </w:pPr>
            <w:r w:rsidRPr="00E62987">
              <w:t>Sum_Rub</w:t>
            </w:r>
          </w:p>
        </w:tc>
        <w:tc>
          <w:tcPr>
            <w:tcW w:w="1371" w:type="pct"/>
          </w:tcPr>
          <w:p w14:paraId="43561BAC" w14:textId="5E40C935" w:rsidR="005C3E95" w:rsidRPr="00E62987" w:rsidRDefault="005C3E95" w:rsidP="00E62987">
            <w:pPr>
              <w:pStyle w:val="GOSTTablenorm"/>
            </w:pPr>
            <w:r w:rsidRPr="00E62987">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bl>
    <w:p w14:paraId="1BD26005" w14:textId="2C0CFB91" w:rsidR="00F25762" w:rsidDel="00CB1793" w:rsidRDefault="00F25762" w:rsidP="003038E8">
      <w:pPr>
        <w:tabs>
          <w:tab w:val="left" w:pos="1747"/>
          <w:tab w:val="left" w:pos="2016"/>
        </w:tabs>
        <w:rPr>
          <w:ins w:id="13468" w:author="Щанов Александр Валентинович" w:date="2024-07-25T15:32:00Z"/>
          <w:del w:id="13469" w:author="Андрей EXP-327886" w:date="2025-09-25T19:55:00Z"/>
        </w:rPr>
      </w:pPr>
      <w:bookmarkStart w:id="13470" w:name="_Toc121319651"/>
    </w:p>
    <w:p w14:paraId="6F3C161E" w14:textId="2247802D" w:rsidR="00CB1793" w:rsidRDefault="00CB1793" w:rsidP="00CB1793">
      <w:pPr>
        <w:pStyle w:val="GOSTNameTable"/>
        <w:numPr>
          <w:ilvl w:val="0"/>
          <w:numId w:val="8"/>
        </w:numPr>
        <w:rPr>
          <w:ins w:id="13471" w:author="Андрей EXP-327886" w:date="2025-09-25T19:54:00Z"/>
        </w:rPr>
      </w:pPr>
      <w:r w:rsidRPr="00420F5A">
        <w:fldChar w:fldCharType="begin"/>
      </w:r>
      <w:r w:rsidRPr="006053B6">
        <w:instrText xml:space="preserve"> SEQ Таблица \* ARABIC </w:instrText>
      </w:r>
      <w:r w:rsidRPr="00420F5A">
        <w:fldChar w:fldCharType="separate"/>
      </w:r>
      <w:bookmarkStart w:id="13472" w:name="_Toc206663766"/>
      <w:bookmarkStart w:id="13473" w:name="_Toc226563194"/>
      <w:r w:rsidR="00AB1BE0">
        <w:rPr>
          <w:noProof/>
        </w:rPr>
        <w:t>38</w:t>
      </w:r>
      <w:r w:rsidRPr="00420F5A">
        <w:fldChar w:fldCharType="end"/>
      </w:r>
      <w:ins w:id="13474" w:author="Андрей EXP-327886" w:date="2025-09-25T19:54:00Z">
        <w:r w:rsidRPr="006053B6">
          <w:t xml:space="preserve"> - </w:t>
        </w:r>
        <w:r w:rsidRPr="00501CC5">
          <w:t>«</w:t>
        </w:r>
        <w:r>
          <w:t xml:space="preserve">Распоряжение о совершении казначейского платежа (перечисление)» </w:t>
        </w:r>
        <w:commentRangeStart w:id="13475"/>
        <w:r w:rsidRPr="003101D8">
          <w:rPr>
            <w:lang w:val="en-US"/>
          </w:rPr>
          <w:t>MSC</w:t>
        </w:r>
        <w:r w:rsidRPr="003101D8">
          <w:t>_</w:t>
        </w:r>
        <w:r w:rsidRPr="003101D8">
          <w:rPr>
            <w:lang w:val="en-US"/>
          </w:rPr>
          <w:t>RSKP</w:t>
        </w:r>
        <w:r w:rsidRPr="003101D8">
          <w:t>_</w:t>
        </w:r>
        <w:r w:rsidRPr="003101D8">
          <w:rPr>
            <w:lang w:val="en-US"/>
          </w:rPr>
          <w:t>Perech</w:t>
        </w:r>
      </w:ins>
      <w:bookmarkEnd w:id="13472"/>
      <w:bookmarkEnd w:id="13473"/>
      <w:commentRangeEnd w:id="13475"/>
      <w:ins w:id="13476" w:author="Андрей EXP-327886" w:date="2025-09-25T19:55:00Z">
        <w:r w:rsidR="00F71F02">
          <w:rPr>
            <w:rStyle w:val="afff4"/>
            <w:sz w:val="24"/>
            <w:szCs w:val="20"/>
          </w:rPr>
          <w:commentReference w:id="13475"/>
        </w:r>
      </w:ins>
    </w:p>
    <w:tbl>
      <w:tblPr>
        <w:tblStyle w:val="GOSTTable"/>
        <w:tblW w:w="5000" w:type="pct"/>
        <w:tblLayout w:type="fixed"/>
        <w:tblLook w:val="00A0" w:firstRow="1" w:lastRow="0" w:firstColumn="1" w:lastColumn="0" w:noHBand="0" w:noVBand="0"/>
      </w:tblPr>
      <w:tblGrid>
        <w:gridCol w:w="3571"/>
        <w:gridCol w:w="993"/>
        <w:gridCol w:w="3543"/>
        <w:gridCol w:w="3404"/>
        <w:gridCol w:w="4249"/>
      </w:tblGrid>
      <w:tr w:rsidR="00CB1793" w:rsidRPr="00B074CA" w14:paraId="0B55F3F4" w14:textId="77777777" w:rsidTr="006703EA">
        <w:trPr>
          <w:cnfStyle w:val="100000000000" w:firstRow="1" w:lastRow="0" w:firstColumn="0" w:lastColumn="0" w:oddVBand="0" w:evenVBand="0" w:oddHBand="0" w:evenHBand="0" w:firstRowFirstColumn="0" w:firstRowLastColumn="0" w:lastRowFirstColumn="0" w:lastRowLastColumn="0"/>
          <w:ins w:id="13477" w:author="Андрей EXP-327886" w:date="2025-09-25T19:54:00Z"/>
        </w:trPr>
        <w:tc>
          <w:tcPr>
            <w:tcW w:w="1133" w:type="pct"/>
          </w:tcPr>
          <w:p w14:paraId="6F297B86" w14:textId="77777777" w:rsidR="00CB1793" w:rsidRPr="00B074CA" w:rsidRDefault="00CB1793" w:rsidP="006703EA">
            <w:pPr>
              <w:pStyle w:val="GOSTTableHead"/>
              <w:rPr>
                <w:ins w:id="13478" w:author="Андрей EXP-327886" w:date="2025-09-25T19:54:00Z"/>
              </w:rPr>
            </w:pPr>
            <w:ins w:id="13479" w:author="Андрей EXP-327886" w:date="2025-09-25T19:54:00Z">
              <w:r w:rsidRPr="00B074CA">
                <w:t xml:space="preserve">Наименование </w:t>
              </w:r>
            </w:ins>
          </w:p>
          <w:p w14:paraId="2574C2D6" w14:textId="77777777" w:rsidR="00CB1793" w:rsidRPr="00FC0C55" w:rsidRDefault="00CB1793" w:rsidP="006703EA">
            <w:pPr>
              <w:pStyle w:val="GOSTTableHead"/>
              <w:rPr>
                <w:ins w:id="13480" w:author="Андрей EXP-327886" w:date="2025-09-25T19:54:00Z"/>
              </w:rPr>
            </w:pPr>
            <w:ins w:id="13481" w:author="Андрей EXP-327886" w:date="2025-09-25T19:54:00Z">
              <w:r>
                <w:t>атрибута</w:t>
              </w:r>
            </w:ins>
          </w:p>
        </w:tc>
        <w:tc>
          <w:tcPr>
            <w:tcW w:w="315" w:type="pct"/>
          </w:tcPr>
          <w:p w14:paraId="0B6348AA" w14:textId="77777777" w:rsidR="00CB1793" w:rsidRPr="00B074CA" w:rsidRDefault="00CB1793" w:rsidP="006703EA">
            <w:pPr>
              <w:pStyle w:val="GOSTTableHead"/>
              <w:rPr>
                <w:ins w:id="13482" w:author="Андрей EXP-327886" w:date="2025-09-25T19:54:00Z"/>
              </w:rPr>
            </w:pPr>
            <w:ins w:id="13483" w:author="Андрей EXP-327886" w:date="2025-09-25T19:54:00Z">
              <w:r>
                <w:t>Вычисляемый атрибут</w:t>
              </w:r>
            </w:ins>
          </w:p>
        </w:tc>
        <w:tc>
          <w:tcPr>
            <w:tcW w:w="1124" w:type="pct"/>
          </w:tcPr>
          <w:p w14:paraId="7AE748B8" w14:textId="77777777" w:rsidR="00CB1793" w:rsidRPr="00B074CA" w:rsidRDefault="00CB1793" w:rsidP="006703EA">
            <w:pPr>
              <w:pStyle w:val="GOSTTableHead"/>
              <w:rPr>
                <w:ins w:id="13484" w:author="Андрей EXP-327886" w:date="2025-09-25T19:54:00Z"/>
              </w:rPr>
            </w:pPr>
            <w:ins w:id="13485" w:author="Андрей EXP-327886" w:date="2025-09-25T19:54:00Z">
              <w:r>
                <w:t>Описание атрибута</w:t>
              </w:r>
            </w:ins>
          </w:p>
        </w:tc>
        <w:tc>
          <w:tcPr>
            <w:tcW w:w="1080" w:type="pct"/>
          </w:tcPr>
          <w:p w14:paraId="15DDA612" w14:textId="77777777" w:rsidR="00CB1793" w:rsidRPr="00B074CA" w:rsidRDefault="00CB1793" w:rsidP="006703EA">
            <w:pPr>
              <w:pStyle w:val="GOSTTableHead"/>
              <w:rPr>
                <w:ins w:id="13486" w:author="Андрей EXP-327886" w:date="2025-09-25T19:54:00Z"/>
              </w:rPr>
            </w:pPr>
            <w:ins w:id="13487" w:author="Андрей EXP-327886" w:date="2025-09-25T19:54:00Z">
              <w:r>
                <w:t>Реквизит документа (н</w:t>
              </w:r>
              <w:r w:rsidRPr="00B074CA">
                <w:t>а</w:t>
              </w:r>
              <w:r>
                <w:t>именование</w:t>
              </w:r>
              <w:r w:rsidRPr="00B074CA">
                <w:t xml:space="preserve"> </w:t>
              </w:r>
            </w:ins>
          </w:p>
          <w:p w14:paraId="7338B151" w14:textId="77777777" w:rsidR="00CB1793" w:rsidRPr="00B074CA" w:rsidRDefault="00CB1793" w:rsidP="006703EA">
            <w:pPr>
              <w:pStyle w:val="GOSTTableHead"/>
              <w:rPr>
                <w:ins w:id="13488" w:author="Андрей EXP-327886" w:date="2025-09-25T19:54:00Z"/>
              </w:rPr>
            </w:pPr>
            <w:ins w:id="13489" w:author="Андрей EXP-327886" w:date="2025-09-25T19:54:00Z">
              <w:r>
                <w:t>Тэга)</w:t>
              </w:r>
            </w:ins>
          </w:p>
        </w:tc>
        <w:tc>
          <w:tcPr>
            <w:tcW w:w="1348" w:type="pct"/>
          </w:tcPr>
          <w:p w14:paraId="60F753C7" w14:textId="77777777" w:rsidR="00CB1793" w:rsidRPr="00B074CA" w:rsidRDefault="00CB1793" w:rsidP="006703EA">
            <w:pPr>
              <w:pStyle w:val="GOSTTableHead"/>
              <w:rPr>
                <w:ins w:id="13490" w:author="Андрей EXP-327886" w:date="2025-09-25T19:54:00Z"/>
              </w:rPr>
            </w:pPr>
            <w:ins w:id="13491" w:author="Андрей EXP-327886" w:date="2025-09-25T19:54:00Z">
              <w:r>
                <w:t>Алгоритм вычисления</w:t>
              </w:r>
            </w:ins>
          </w:p>
        </w:tc>
      </w:tr>
      <w:tr w:rsidR="00CB1793" w:rsidRPr="00B074CA" w14:paraId="527DC450" w14:textId="77777777" w:rsidTr="006703EA">
        <w:trPr>
          <w:cnfStyle w:val="000000100000" w:firstRow="0" w:lastRow="0" w:firstColumn="0" w:lastColumn="0" w:oddVBand="0" w:evenVBand="0" w:oddHBand="1" w:evenHBand="0" w:firstRowFirstColumn="0" w:firstRowLastColumn="0" w:lastRowFirstColumn="0" w:lastRowLastColumn="0"/>
          <w:ins w:id="13492" w:author="Андрей EXP-327886" w:date="2025-09-25T19:54:00Z"/>
        </w:trPr>
        <w:tc>
          <w:tcPr>
            <w:tcW w:w="1133" w:type="pct"/>
          </w:tcPr>
          <w:p w14:paraId="7B7C9860" w14:textId="77777777" w:rsidR="00CB1793" w:rsidRPr="00B074CA" w:rsidRDefault="00CB1793" w:rsidP="006703EA">
            <w:pPr>
              <w:pStyle w:val="GOSTTablenorm"/>
              <w:rPr>
                <w:ins w:id="13493" w:author="Андрей EXP-327886" w:date="2025-09-25T19:54:00Z"/>
              </w:rPr>
            </w:pPr>
            <w:ins w:id="13494" w:author="Андрей EXP-327886" w:date="2025-09-25T19:54:00Z">
              <w:r w:rsidRPr="00B9499D">
                <w:rPr>
                  <w:szCs w:val="22"/>
                </w:rPr>
                <w:t>Номер_документа*</w:t>
              </w:r>
            </w:ins>
          </w:p>
        </w:tc>
        <w:tc>
          <w:tcPr>
            <w:tcW w:w="315" w:type="pct"/>
          </w:tcPr>
          <w:p w14:paraId="75EE98AD" w14:textId="77777777" w:rsidR="00CB1793" w:rsidRPr="00B074CA" w:rsidRDefault="00CB1793" w:rsidP="006703EA">
            <w:pPr>
              <w:pStyle w:val="GOSTTablenorm"/>
              <w:rPr>
                <w:ins w:id="13495" w:author="Андрей EXP-327886" w:date="2025-09-25T19:54:00Z"/>
              </w:rPr>
            </w:pPr>
            <w:ins w:id="13496" w:author="Андрей EXP-327886" w:date="2025-09-25T19:54:00Z">
              <w:r w:rsidRPr="00B9499D">
                <w:rPr>
                  <w:szCs w:val="22"/>
                </w:rPr>
                <w:t>нет</w:t>
              </w:r>
            </w:ins>
          </w:p>
        </w:tc>
        <w:tc>
          <w:tcPr>
            <w:tcW w:w="1124" w:type="pct"/>
          </w:tcPr>
          <w:p w14:paraId="5D642426" w14:textId="77777777" w:rsidR="00CB1793" w:rsidRPr="00B074CA" w:rsidRDefault="00CB1793" w:rsidP="006703EA">
            <w:pPr>
              <w:pStyle w:val="GOSTTablenorm"/>
              <w:rPr>
                <w:ins w:id="13497" w:author="Андрей EXP-327886" w:date="2025-09-25T19:54:00Z"/>
              </w:rPr>
            </w:pPr>
            <w:ins w:id="13498" w:author="Андрей EXP-327886" w:date="2025-09-25T19:54:00Z">
              <w:r w:rsidRPr="00B9499D">
                <w:rPr>
                  <w:szCs w:val="22"/>
                </w:rPr>
                <w:t>Номер документа</w:t>
              </w:r>
            </w:ins>
          </w:p>
        </w:tc>
        <w:tc>
          <w:tcPr>
            <w:tcW w:w="1080" w:type="pct"/>
          </w:tcPr>
          <w:p w14:paraId="65CBB705" w14:textId="77777777" w:rsidR="00CB1793" w:rsidRPr="00B074CA" w:rsidRDefault="00CB1793" w:rsidP="006703EA">
            <w:pPr>
              <w:pStyle w:val="GOSTTablenorm"/>
              <w:rPr>
                <w:ins w:id="13499" w:author="Андрей EXP-327886" w:date="2025-09-25T19:54:00Z"/>
              </w:rPr>
            </w:pPr>
            <w:ins w:id="13500" w:author="Андрей EXP-327886" w:date="2025-09-25T19:54:00Z">
              <w:r w:rsidRPr="005737E4">
                <w:t>INF_DocNumber</w:t>
              </w:r>
            </w:ins>
          </w:p>
        </w:tc>
        <w:tc>
          <w:tcPr>
            <w:tcW w:w="1348" w:type="pct"/>
          </w:tcPr>
          <w:p w14:paraId="53392643" w14:textId="77777777" w:rsidR="00CB1793" w:rsidRPr="00B074CA" w:rsidRDefault="00CB1793" w:rsidP="006703EA">
            <w:pPr>
              <w:pStyle w:val="GOSTTablenorm"/>
              <w:rPr>
                <w:ins w:id="13501" w:author="Андрей EXP-327886" w:date="2025-09-25T19:54:00Z"/>
              </w:rPr>
            </w:pPr>
            <w:ins w:id="13502" w:author="Андрей EXP-327886" w:date="2025-09-25T19:54:00Z">
              <w:r>
                <w:t>-</w:t>
              </w:r>
            </w:ins>
          </w:p>
        </w:tc>
      </w:tr>
      <w:tr w:rsidR="00CB1793" w:rsidRPr="00B074CA" w14:paraId="6E62741D" w14:textId="77777777" w:rsidTr="006703EA">
        <w:trPr>
          <w:cnfStyle w:val="000000010000" w:firstRow="0" w:lastRow="0" w:firstColumn="0" w:lastColumn="0" w:oddVBand="0" w:evenVBand="0" w:oddHBand="0" w:evenHBand="1" w:firstRowFirstColumn="0" w:firstRowLastColumn="0" w:lastRowFirstColumn="0" w:lastRowLastColumn="0"/>
          <w:ins w:id="13503" w:author="Андрей EXP-327886" w:date="2025-09-25T19:54:00Z"/>
        </w:trPr>
        <w:tc>
          <w:tcPr>
            <w:tcW w:w="1133" w:type="pct"/>
          </w:tcPr>
          <w:p w14:paraId="3DE10116" w14:textId="77777777" w:rsidR="00CB1793" w:rsidRPr="00B074CA" w:rsidRDefault="00CB1793" w:rsidP="006703EA">
            <w:pPr>
              <w:pStyle w:val="GOSTTablenorm"/>
              <w:rPr>
                <w:ins w:id="13504" w:author="Андрей EXP-327886" w:date="2025-09-25T19:54:00Z"/>
              </w:rPr>
            </w:pPr>
            <w:ins w:id="13505" w:author="Андрей EXP-327886" w:date="2025-09-25T19:54:00Z">
              <w:r w:rsidRPr="00B9499D">
                <w:rPr>
                  <w:szCs w:val="22"/>
                </w:rPr>
                <w:t>Дата_документа*</w:t>
              </w:r>
            </w:ins>
          </w:p>
        </w:tc>
        <w:tc>
          <w:tcPr>
            <w:tcW w:w="315" w:type="pct"/>
          </w:tcPr>
          <w:p w14:paraId="7BF38287" w14:textId="77777777" w:rsidR="00CB1793" w:rsidRPr="00B074CA" w:rsidRDefault="00CB1793" w:rsidP="006703EA">
            <w:pPr>
              <w:pStyle w:val="GOSTTablenorm"/>
              <w:rPr>
                <w:ins w:id="13506" w:author="Андрей EXP-327886" w:date="2025-09-25T19:54:00Z"/>
              </w:rPr>
            </w:pPr>
            <w:ins w:id="13507" w:author="Андрей EXP-327886" w:date="2025-09-25T19:54:00Z">
              <w:r w:rsidRPr="00B9499D">
                <w:rPr>
                  <w:szCs w:val="22"/>
                </w:rPr>
                <w:t>нет</w:t>
              </w:r>
            </w:ins>
          </w:p>
        </w:tc>
        <w:tc>
          <w:tcPr>
            <w:tcW w:w="1124" w:type="pct"/>
          </w:tcPr>
          <w:p w14:paraId="47E37791" w14:textId="77777777" w:rsidR="00CB1793" w:rsidRPr="00B074CA" w:rsidRDefault="00CB1793" w:rsidP="006703EA">
            <w:pPr>
              <w:pStyle w:val="GOSTTablenorm"/>
              <w:rPr>
                <w:ins w:id="13508" w:author="Андрей EXP-327886" w:date="2025-09-25T19:54:00Z"/>
              </w:rPr>
            </w:pPr>
            <w:ins w:id="13509" w:author="Андрей EXP-327886" w:date="2025-09-25T19:54:00Z">
              <w:r w:rsidRPr="00B9499D">
                <w:rPr>
                  <w:szCs w:val="22"/>
                </w:rPr>
                <w:t>Дата документа</w:t>
              </w:r>
            </w:ins>
          </w:p>
        </w:tc>
        <w:tc>
          <w:tcPr>
            <w:tcW w:w="1080" w:type="pct"/>
          </w:tcPr>
          <w:p w14:paraId="7C6EDF8C" w14:textId="77777777" w:rsidR="00CB1793" w:rsidRPr="00B074CA" w:rsidRDefault="00CB1793" w:rsidP="006703EA">
            <w:pPr>
              <w:pStyle w:val="GOSTTablenorm"/>
              <w:rPr>
                <w:ins w:id="13510" w:author="Андрей EXP-327886" w:date="2025-09-25T19:54:00Z"/>
              </w:rPr>
            </w:pPr>
            <w:ins w:id="13511" w:author="Андрей EXP-327886" w:date="2025-09-25T19:54:00Z">
              <w:r w:rsidRPr="005737E4">
                <w:t>INF_DocDate</w:t>
              </w:r>
            </w:ins>
          </w:p>
        </w:tc>
        <w:tc>
          <w:tcPr>
            <w:tcW w:w="1348" w:type="pct"/>
          </w:tcPr>
          <w:p w14:paraId="4482F0F3" w14:textId="77777777" w:rsidR="00CB1793" w:rsidRPr="00B074CA" w:rsidRDefault="00CB1793" w:rsidP="006703EA">
            <w:pPr>
              <w:pStyle w:val="GOSTTablenorm"/>
              <w:rPr>
                <w:ins w:id="13512" w:author="Андрей EXP-327886" w:date="2025-09-25T19:54:00Z"/>
              </w:rPr>
            </w:pPr>
            <w:ins w:id="13513" w:author="Андрей EXP-327886" w:date="2025-09-25T19:54:00Z">
              <w:r>
                <w:t>-</w:t>
              </w:r>
            </w:ins>
          </w:p>
        </w:tc>
      </w:tr>
      <w:tr w:rsidR="00CB1793" w:rsidRPr="00B074CA" w14:paraId="2D5EBF2D" w14:textId="77777777" w:rsidTr="006703EA">
        <w:trPr>
          <w:cnfStyle w:val="000000100000" w:firstRow="0" w:lastRow="0" w:firstColumn="0" w:lastColumn="0" w:oddVBand="0" w:evenVBand="0" w:oddHBand="1" w:evenHBand="0" w:firstRowFirstColumn="0" w:firstRowLastColumn="0" w:lastRowFirstColumn="0" w:lastRowLastColumn="0"/>
          <w:ins w:id="13514" w:author="Андрей EXP-327886" w:date="2025-09-25T19:54:00Z"/>
        </w:trPr>
        <w:tc>
          <w:tcPr>
            <w:tcW w:w="1133" w:type="pct"/>
          </w:tcPr>
          <w:p w14:paraId="520D7492" w14:textId="77777777" w:rsidR="00CB1793" w:rsidRPr="00B074CA" w:rsidRDefault="00CB1793" w:rsidP="006703EA">
            <w:pPr>
              <w:pStyle w:val="GOSTTablenorm"/>
              <w:rPr>
                <w:ins w:id="13515" w:author="Андрей EXP-327886" w:date="2025-09-25T19:54:00Z"/>
              </w:rPr>
            </w:pPr>
            <w:ins w:id="13516" w:author="Андрей EXP-327886" w:date="2025-09-25T19:54:00Z">
              <w:r>
                <w:t>Вид_документа</w:t>
              </w:r>
            </w:ins>
          </w:p>
        </w:tc>
        <w:tc>
          <w:tcPr>
            <w:tcW w:w="315" w:type="pct"/>
          </w:tcPr>
          <w:p w14:paraId="693DDE6D" w14:textId="77777777" w:rsidR="00CB1793" w:rsidRPr="00B074CA" w:rsidRDefault="00CB1793" w:rsidP="006703EA">
            <w:pPr>
              <w:pStyle w:val="GOSTTablenorm"/>
              <w:rPr>
                <w:ins w:id="13517" w:author="Андрей EXP-327886" w:date="2025-09-25T19:54:00Z"/>
              </w:rPr>
            </w:pPr>
            <w:ins w:id="13518" w:author="Андрей EXP-327886" w:date="2025-09-25T19:54:00Z">
              <w:r>
                <w:t>нет</w:t>
              </w:r>
            </w:ins>
          </w:p>
        </w:tc>
        <w:tc>
          <w:tcPr>
            <w:tcW w:w="1124" w:type="pct"/>
          </w:tcPr>
          <w:p w14:paraId="058AF031" w14:textId="77777777" w:rsidR="00CB1793" w:rsidRPr="00B074CA" w:rsidRDefault="00CB1793" w:rsidP="006703EA">
            <w:pPr>
              <w:pStyle w:val="GOSTTablenorm"/>
              <w:rPr>
                <w:ins w:id="13519" w:author="Андрей EXP-327886" w:date="2025-09-25T19:54:00Z"/>
              </w:rPr>
            </w:pPr>
            <w:ins w:id="13520" w:author="Андрей EXP-327886" w:date="2025-09-25T19:54:00Z">
              <w:r>
                <w:t>Вид документа</w:t>
              </w:r>
            </w:ins>
          </w:p>
        </w:tc>
        <w:tc>
          <w:tcPr>
            <w:tcW w:w="1080" w:type="pct"/>
          </w:tcPr>
          <w:p w14:paraId="3E2D2D31" w14:textId="77777777" w:rsidR="00CB1793" w:rsidRPr="00B074CA" w:rsidRDefault="00CB1793" w:rsidP="006703EA">
            <w:pPr>
              <w:pStyle w:val="GOSTTablenorm"/>
              <w:rPr>
                <w:ins w:id="13521" w:author="Андрей EXP-327886" w:date="2025-09-25T19:54:00Z"/>
              </w:rPr>
            </w:pPr>
            <w:ins w:id="13522" w:author="Андрей EXP-327886" w:date="2025-09-25T19:54:00Z">
              <w:r w:rsidRPr="005737E4">
                <w:t>SystemInformation_TF_DocType</w:t>
              </w:r>
            </w:ins>
          </w:p>
        </w:tc>
        <w:tc>
          <w:tcPr>
            <w:tcW w:w="1348" w:type="pct"/>
          </w:tcPr>
          <w:p w14:paraId="662B7CC7" w14:textId="77777777" w:rsidR="00CB1793" w:rsidRPr="00B074CA" w:rsidRDefault="00CB1793" w:rsidP="006703EA">
            <w:pPr>
              <w:pStyle w:val="GOSTTablenorm"/>
              <w:rPr>
                <w:ins w:id="13523" w:author="Андрей EXP-327886" w:date="2025-09-25T19:54:00Z"/>
              </w:rPr>
            </w:pPr>
            <w:ins w:id="13524" w:author="Андрей EXP-327886" w:date="2025-09-25T19:54:00Z">
              <w:r>
                <w:t>-</w:t>
              </w:r>
            </w:ins>
          </w:p>
        </w:tc>
      </w:tr>
      <w:tr w:rsidR="00CB1793" w:rsidRPr="00B074CA" w14:paraId="02F73217" w14:textId="77777777" w:rsidTr="006703EA">
        <w:trPr>
          <w:cnfStyle w:val="000000010000" w:firstRow="0" w:lastRow="0" w:firstColumn="0" w:lastColumn="0" w:oddVBand="0" w:evenVBand="0" w:oddHBand="0" w:evenHBand="1" w:firstRowFirstColumn="0" w:firstRowLastColumn="0" w:lastRowFirstColumn="0" w:lastRowLastColumn="0"/>
          <w:ins w:id="13525" w:author="Андрей EXP-327886" w:date="2025-09-25T19:54:00Z"/>
        </w:trPr>
        <w:tc>
          <w:tcPr>
            <w:tcW w:w="1133" w:type="pct"/>
          </w:tcPr>
          <w:p w14:paraId="26D8F5DE" w14:textId="77777777" w:rsidR="00CB1793" w:rsidRPr="009645C1" w:rsidRDefault="00CB1793" w:rsidP="006703EA">
            <w:pPr>
              <w:pStyle w:val="GOSTTablenorm"/>
              <w:rPr>
                <w:ins w:id="13526" w:author="Андрей EXP-327886" w:date="2025-09-25T19:54:00Z"/>
                <w:szCs w:val="22"/>
              </w:rPr>
            </w:pPr>
            <w:ins w:id="13527" w:author="Андрей EXP-327886" w:date="2025-09-25T19:54:00Z">
              <w:r w:rsidRPr="009645C1">
                <w:rPr>
                  <w:szCs w:val="22"/>
                </w:rPr>
                <w:t>Наименование_документа</w:t>
              </w:r>
            </w:ins>
          </w:p>
        </w:tc>
        <w:tc>
          <w:tcPr>
            <w:tcW w:w="315" w:type="pct"/>
          </w:tcPr>
          <w:p w14:paraId="6C5D1B4A" w14:textId="77777777" w:rsidR="00CB1793" w:rsidRPr="00B9499D" w:rsidRDefault="00CB1793" w:rsidP="006703EA">
            <w:pPr>
              <w:pStyle w:val="GOSTTablenorm"/>
              <w:rPr>
                <w:ins w:id="13528" w:author="Андрей EXP-327886" w:date="2025-09-25T19:54:00Z"/>
                <w:szCs w:val="22"/>
              </w:rPr>
            </w:pPr>
            <w:ins w:id="13529" w:author="Андрей EXP-327886" w:date="2025-09-25T19:54:00Z">
              <w:r w:rsidRPr="009645C1">
                <w:rPr>
                  <w:szCs w:val="22"/>
                </w:rPr>
                <w:t>да</w:t>
              </w:r>
            </w:ins>
          </w:p>
        </w:tc>
        <w:tc>
          <w:tcPr>
            <w:tcW w:w="1124" w:type="pct"/>
          </w:tcPr>
          <w:p w14:paraId="4AECD753" w14:textId="77777777" w:rsidR="00CB1793" w:rsidRPr="00B9499D" w:rsidRDefault="00CB1793" w:rsidP="006703EA">
            <w:pPr>
              <w:pStyle w:val="GOSTTablenorm"/>
              <w:rPr>
                <w:ins w:id="13530" w:author="Андрей EXP-327886" w:date="2025-09-25T19:54:00Z"/>
                <w:szCs w:val="22"/>
              </w:rPr>
            </w:pPr>
            <w:ins w:id="13531" w:author="Андрей EXP-327886" w:date="2025-09-25T19:54:00Z">
              <w:r w:rsidRPr="009645C1">
                <w:rPr>
                  <w:szCs w:val="22"/>
                </w:rPr>
                <w:t>Наименование документа</w:t>
              </w:r>
            </w:ins>
          </w:p>
        </w:tc>
        <w:tc>
          <w:tcPr>
            <w:tcW w:w="1080" w:type="pct"/>
          </w:tcPr>
          <w:p w14:paraId="7B0D6523" w14:textId="77777777" w:rsidR="00CB1793" w:rsidRPr="005737E4" w:rsidRDefault="00CB1793" w:rsidP="006703EA">
            <w:pPr>
              <w:pStyle w:val="GOSTTablenorm"/>
              <w:rPr>
                <w:ins w:id="13532" w:author="Андрей EXP-327886" w:date="2025-09-25T19:54:00Z"/>
              </w:rPr>
            </w:pPr>
            <w:ins w:id="13533" w:author="Андрей EXP-327886" w:date="2025-09-25T19:54:00Z">
              <w:r>
                <w:t>-</w:t>
              </w:r>
            </w:ins>
          </w:p>
        </w:tc>
        <w:tc>
          <w:tcPr>
            <w:tcW w:w="1348" w:type="pct"/>
          </w:tcPr>
          <w:p w14:paraId="4BEDF5B0" w14:textId="77777777" w:rsidR="00CB1793" w:rsidRPr="00B9499D" w:rsidRDefault="00CB1793" w:rsidP="006703EA">
            <w:pPr>
              <w:pStyle w:val="GOSTTablenorm"/>
              <w:rPr>
                <w:ins w:id="13534" w:author="Андрей EXP-327886" w:date="2025-09-25T19:54:00Z"/>
                <w:szCs w:val="22"/>
              </w:rPr>
            </w:pPr>
            <w:ins w:id="13535" w:author="Андрей EXP-327886" w:date="2025-09-25T19:54:00Z">
              <w:r w:rsidRPr="0017407D">
                <w:rPr>
                  <w:szCs w:val="22"/>
                </w:rPr>
                <w:t xml:space="preserve">Наименование документа определяется по справочнику </w:t>
              </w:r>
              <w:r>
                <w:rPr>
                  <w:szCs w:val="22"/>
                </w:rPr>
                <w:t>«</w:t>
              </w:r>
              <w:r w:rsidRPr="0017407D">
                <w:rPr>
                  <w:szCs w:val="22"/>
                </w:rPr>
                <w:t>Типы документов</w:t>
              </w:r>
              <w:r>
                <w:rPr>
                  <w:szCs w:val="22"/>
                </w:rPr>
                <w:t>»</w:t>
              </w:r>
              <w:r w:rsidRPr="0017407D">
                <w:rPr>
                  <w:szCs w:val="22"/>
                </w:rPr>
                <w:t xml:space="preserve"> с помощью значения атрибута Тип_документа (</w:t>
              </w:r>
              <w:r w:rsidRPr="00CC7251">
                <w:rPr>
                  <w:szCs w:val="22"/>
                </w:rPr>
                <w:t>TypeDoc</w:t>
              </w:r>
              <w:r w:rsidRPr="0017407D">
                <w:rPr>
                  <w:szCs w:val="22"/>
                </w:rPr>
                <w:t>) из заголовка запроса</w:t>
              </w:r>
            </w:ins>
          </w:p>
        </w:tc>
      </w:tr>
      <w:tr w:rsidR="00CB1793" w:rsidRPr="00B074CA" w14:paraId="3C7896AD" w14:textId="77777777" w:rsidTr="006703EA">
        <w:trPr>
          <w:cnfStyle w:val="000000100000" w:firstRow="0" w:lastRow="0" w:firstColumn="0" w:lastColumn="0" w:oddVBand="0" w:evenVBand="0" w:oddHBand="1" w:evenHBand="0" w:firstRowFirstColumn="0" w:firstRowLastColumn="0" w:lastRowFirstColumn="0" w:lastRowLastColumn="0"/>
          <w:ins w:id="13536" w:author="Андрей EXP-327886" w:date="2025-09-25T19:54:00Z"/>
        </w:trPr>
        <w:tc>
          <w:tcPr>
            <w:tcW w:w="1133" w:type="pct"/>
          </w:tcPr>
          <w:p w14:paraId="604944F7" w14:textId="77777777" w:rsidR="00CB1793" w:rsidRPr="00B074CA" w:rsidRDefault="00CB1793" w:rsidP="006703EA">
            <w:pPr>
              <w:pStyle w:val="GOSTTablenorm"/>
              <w:rPr>
                <w:ins w:id="13537" w:author="Андрей EXP-327886" w:date="2025-09-25T19:54:00Z"/>
              </w:rPr>
            </w:pPr>
            <w:ins w:id="13538" w:author="Андрей EXP-327886" w:date="2025-09-25T19:54:00Z">
              <w:r w:rsidRPr="00B9499D">
                <w:rPr>
                  <w:szCs w:val="22"/>
                </w:rPr>
                <w:t>Код_валюты</w:t>
              </w:r>
            </w:ins>
          </w:p>
        </w:tc>
        <w:tc>
          <w:tcPr>
            <w:tcW w:w="315" w:type="pct"/>
          </w:tcPr>
          <w:p w14:paraId="75E7A2CD" w14:textId="77777777" w:rsidR="00CB1793" w:rsidRPr="00B074CA" w:rsidRDefault="00CB1793" w:rsidP="006703EA">
            <w:pPr>
              <w:pStyle w:val="GOSTTablenorm"/>
              <w:rPr>
                <w:ins w:id="13539" w:author="Андрей EXP-327886" w:date="2025-09-25T19:54:00Z"/>
              </w:rPr>
            </w:pPr>
            <w:ins w:id="13540" w:author="Андрей EXP-327886" w:date="2025-09-25T19:54:00Z">
              <w:r w:rsidRPr="00B9499D">
                <w:rPr>
                  <w:szCs w:val="22"/>
                </w:rPr>
                <w:t>да</w:t>
              </w:r>
            </w:ins>
          </w:p>
        </w:tc>
        <w:tc>
          <w:tcPr>
            <w:tcW w:w="1124" w:type="pct"/>
          </w:tcPr>
          <w:p w14:paraId="525D98F8" w14:textId="77777777" w:rsidR="00CB1793" w:rsidRPr="00B074CA" w:rsidRDefault="00CB1793" w:rsidP="006703EA">
            <w:pPr>
              <w:pStyle w:val="GOSTTablenorm"/>
              <w:rPr>
                <w:ins w:id="13541" w:author="Андрей EXP-327886" w:date="2025-09-25T19:54:00Z"/>
              </w:rPr>
            </w:pPr>
            <w:ins w:id="13542" w:author="Андрей EXP-327886" w:date="2025-09-25T19:54:00Z">
              <w:r w:rsidRPr="00B9499D">
                <w:rPr>
                  <w:szCs w:val="22"/>
                </w:rPr>
                <w:t>Код валюты по ОКВ</w:t>
              </w:r>
            </w:ins>
          </w:p>
        </w:tc>
        <w:tc>
          <w:tcPr>
            <w:tcW w:w="1080" w:type="pct"/>
          </w:tcPr>
          <w:p w14:paraId="6BC23DBB" w14:textId="77777777" w:rsidR="00CB1793" w:rsidRPr="00B074CA" w:rsidRDefault="00CB1793" w:rsidP="006703EA">
            <w:pPr>
              <w:pStyle w:val="GOSTTablenorm"/>
              <w:rPr>
                <w:ins w:id="13543" w:author="Андрей EXP-327886" w:date="2025-09-25T19:54:00Z"/>
              </w:rPr>
            </w:pPr>
            <w:ins w:id="13544" w:author="Андрей EXP-327886" w:date="2025-09-25T19:54:00Z">
              <w:r w:rsidRPr="005737E4">
                <w:t>InfPayment_OKV_Code</w:t>
              </w:r>
            </w:ins>
          </w:p>
        </w:tc>
        <w:tc>
          <w:tcPr>
            <w:tcW w:w="1348" w:type="pct"/>
          </w:tcPr>
          <w:p w14:paraId="15C70E65" w14:textId="77777777" w:rsidR="00CB1793" w:rsidRPr="00B9499D" w:rsidRDefault="00CB1793" w:rsidP="006703EA">
            <w:pPr>
              <w:pStyle w:val="GOSTTablenorm"/>
              <w:rPr>
                <w:ins w:id="13545" w:author="Андрей EXP-327886" w:date="2025-09-25T19:54:00Z"/>
                <w:szCs w:val="22"/>
              </w:rPr>
            </w:pPr>
            <w:ins w:id="13546" w:author="Андрей EXP-327886" w:date="2025-09-25T19:54:00Z">
              <w:r w:rsidRPr="00B9499D">
                <w:rPr>
                  <w:szCs w:val="22"/>
                </w:rPr>
                <w:t>В составе документа может приходить как цифровой, так и буквенный к</w:t>
              </w:r>
              <w:r>
                <w:rPr>
                  <w:szCs w:val="22"/>
                </w:rPr>
                <w:t>од валюты:</w:t>
              </w:r>
            </w:ins>
          </w:p>
          <w:p w14:paraId="107FFBE8" w14:textId="77777777" w:rsidR="00CB1793" w:rsidRPr="00B9499D" w:rsidRDefault="00CB1793" w:rsidP="00CB1793">
            <w:pPr>
              <w:pStyle w:val="GOSTTableListMark2"/>
              <w:numPr>
                <w:ilvl w:val="0"/>
                <w:numId w:val="1"/>
              </w:numPr>
              <w:ind w:left="454" w:hanging="170"/>
              <w:rPr>
                <w:ins w:id="13547" w:author="Андрей EXP-327886" w:date="2025-09-25T19:54:00Z"/>
              </w:rPr>
            </w:pPr>
            <w:ins w:id="13548" w:author="Андрей EXP-327886" w:date="2025-09-25T19:54:00Z">
              <w:r w:rsidRPr="00B9499D">
                <w:t>если код валюты пришел цифровой, то в атрибут его значение записывается в неизменном виде;</w:t>
              </w:r>
            </w:ins>
          </w:p>
          <w:p w14:paraId="18EFA423" w14:textId="77777777" w:rsidR="00CB1793" w:rsidRPr="00B074CA" w:rsidRDefault="00CB1793" w:rsidP="00CB1793">
            <w:pPr>
              <w:pStyle w:val="GOSTTableListMark2"/>
              <w:numPr>
                <w:ilvl w:val="0"/>
                <w:numId w:val="1"/>
              </w:numPr>
              <w:ind w:left="454" w:hanging="170"/>
              <w:rPr>
                <w:ins w:id="13549" w:author="Андрей EXP-327886" w:date="2025-09-25T19:54:00Z"/>
              </w:rPr>
            </w:pPr>
            <w:ins w:id="13550" w:author="Андрей EXP-327886" w:date="2025-09-25T19:54:00Z">
              <w:r w:rsidRPr="00B9499D">
                <w:t xml:space="preserve"> если код валюты пришел буквенный, то в атрибут его значение записывается после преобразования в цифровой по данным справочника «Общероссийский классификатор валют (ОКВ)»</w:t>
              </w:r>
              <w:r w:rsidRPr="00B9499D">
                <w:rPr>
                  <w:rStyle w:val="af6"/>
                </w:rPr>
                <w:footnoteReference w:id="10"/>
              </w:r>
            </w:ins>
          </w:p>
        </w:tc>
      </w:tr>
      <w:tr w:rsidR="00CB1793" w:rsidRPr="00B074CA" w14:paraId="0D366538" w14:textId="77777777" w:rsidTr="006703EA">
        <w:trPr>
          <w:cnfStyle w:val="000000010000" w:firstRow="0" w:lastRow="0" w:firstColumn="0" w:lastColumn="0" w:oddVBand="0" w:evenVBand="0" w:oddHBand="0" w:evenHBand="1" w:firstRowFirstColumn="0" w:firstRowLastColumn="0" w:lastRowFirstColumn="0" w:lastRowLastColumn="0"/>
          <w:ins w:id="13553" w:author="Андрей EXP-327886" w:date="2025-09-25T19:54:00Z"/>
        </w:trPr>
        <w:tc>
          <w:tcPr>
            <w:tcW w:w="1133" w:type="pct"/>
          </w:tcPr>
          <w:p w14:paraId="79393B05" w14:textId="77777777" w:rsidR="00CB1793" w:rsidRPr="00B074CA" w:rsidRDefault="00CB1793" w:rsidP="006703EA">
            <w:pPr>
              <w:pStyle w:val="GOSTTablenorm"/>
              <w:rPr>
                <w:ins w:id="13554" w:author="Андрей EXP-327886" w:date="2025-09-25T19:54:00Z"/>
              </w:rPr>
            </w:pPr>
            <w:ins w:id="13555" w:author="Андрей EXP-327886" w:date="2025-09-25T19:54:00Z">
              <w:r>
                <w:rPr>
                  <w:szCs w:val="22"/>
                </w:rPr>
                <w:t>Код_валюты_платежа</w:t>
              </w:r>
            </w:ins>
          </w:p>
        </w:tc>
        <w:tc>
          <w:tcPr>
            <w:tcW w:w="315" w:type="pct"/>
          </w:tcPr>
          <w:p w14:paraId="239A164B" w14:textId="77777777" w:rsidR="00CB1793" w:rsidRPr="00B074CA" w:rsidRDefault="00CB1793" w:rsidP="006703EA">
            <w:pPr>
              <w:pStyle w:val="GOSTTablenorm"/>
              <w:rPr>
                <w:ins w:id="13556" w:author="Андрей EXP-327886" w:date="2025-09-25T19:54:00Z"/>
              </w:rPr>
            </w:pPr>
            <w:ins w:id="13557" w:author="Андрей EXP-327886" w:date="2025-09-25T19:54:00Z">
              <w:r>
                <w:rPr>
                  <w:szCs w:val="22"/>
                </w:rPr>
                <w:t>нет</w:t>
              </w:r>
            </w:ins>
          </w:p>
        </w:tc>
        <w:tc>
          <w:tcPr>
            <w:tcW w:w="1124" w:type="pct"/>
          </w:tcPr>
          <w:p w14:paraId="69560F3D" w14:textId="77777777" w:rsidR="00CB1793" w:rsidRPr="00B074CA" w:rsidRDefault="00CB1793" w:rsidP="006703EA">
            <w:pPr>
              <w:pStyle w:val="GOSTTablenorm"/>
              <w:rPr>
                <w:ins w:id="13558" w:author="Андрей EXP-327886" w:date="2025-09-25T19:54:00Z"/>
              </w:rPr>
            </w:pPr>
            <w:ins w:id="13559" w:author="Андрей EXP-327886" w:date="2025-09-25T19:54:00Z">
              <w:r>
                <w:rPr>
                  <w:szCs w:val="22"/>
                </w:rPr>
                <w:t>Код валюты платежа</w:t>
              </w:r>
            </w:ins>
          </w:p>
        </w:tc>
        <w:tc>
          <w:tcPr>
            <w:tcW w:w="1080" w:type="pct"/>
          </w:tcPr>
          <w:p w14:paraId="259388C1" w14:textId="77777777" w:rsidR="00CB1793" w:rsidRPr="00B074CA" w:rsidRDefault="00CB1793" w:rsidP="006703EA">
            <w:pPr>
              <w:pStyle w:val="GOSTTablenorm"/>
              <w:rPr>
                <w:ins w:id="13560" w:author="Андрей EXP-327886" w:date="2025-09-25T19:54:00Z"/>
              </w:rPr>
            </w:pPr>
            <w:ins w:id="13561" w:author="Андрей EXP-327886" w:date="2025-09-25T19:54:00Z">
              <w:r w:rsidRPr="005737E4">
                <w:t>InfPayment_TechInfPay_CURRENCYCODE_PAY</w:t>
              </w:r>
            </w:ins>
          </w:p>
        </w:tc>
        <w:tc>
          <w:tcPr>
            <w:tcW w:w="1348" w:type="pct"/>
          </w:tcPr>
          <w:p w14:paraId="27F215AD" w14:textId="77777777" w:rsidR="00CB1793" w:rsidRPr="00B074CA" w:rsidRDefault="00CB1793" w:rsidP="006703EA">
            <w:pPr>
              <w:pStyle w:val="GOSTTablenorm"/>
              <w:rPr>
                <w:ins w:id="13562" w:author="Андрей EXP-327886" w:date="2025-09-25T19:54:00Z"/>
              </w:rPr>
            </w:pPr>
            <w:ins w:id="13563" w:author="Андрей EXP-327886" w:date="2025-09-25T19:54:00Z">
              <w:r>
                <w:rPr>
                  <w:szCs w:val="22"/>
                </w:rPr>
                <w:t>-</w:t>
              </w:r>
            </w:ins>
          </w:p>
        </w:tc>
      </w:tr>
      <w:tr w:rsidR="00533A8F" w:rsidRPr="00B074CA" w14:paraId="29D0CD4C" w14:textId="77777777" w:rsidTr="006703EA">
        <w:trPr>
          <w:cnfStyle w:val="000000100000" w:firstRow="0" w:lastRow="0" w:firstColumn="0" w:lastColumn="0" w:oddVBand="0" w:evenVBand="0" w:oddHBand="1" w:evenHBand="0" w:firstRowFirstColumn="0" w:firstRowLastColumn="0" w:lastRowFirstColumn="0" w:lastRowLastColumn="0"/>
          <w:ins w:id="13564" w:author="Андрей EXP-327886" w:date="2025-09-26T12:03:00Z"/>
        </w:trPr>
        <w:tc>
          <w:tcPr>
            <w:tcW w:w="1133" w:type="pct"/>
          </w:tcPr>
          <w:p w14:paraId="339E8F3E" w14:textId="69EDC483" w:rsidR="00533A8F" w:rsidRDefault="00533A8F" w:rsidP="006703EA">
            <w:pPr>
              <w:pStyle w:val="GOSTTablenorm"/>
              <w:rPr>
                <w:ins w:id="13565" w:author="Андрей EXP-327886" w:date="2025-09-26T12:03:00Z"/>
                <w:szCs w:val="22"/>
              </w:rPr>
            </w:pPr>
            <w:ins w:id="13566" w:author="Андрей EXP-327886" w:date="2025-09-26T12:03:00Z">
              <w:r>
                <w:rPr>
                  <w:szCs w:val="22"/>
                </w:rPr>
                <w:t>Код_валюты_учета</w:t>
              </w:r>
            </w:ins>
          </w:p>
        </w:tc>
        <w:tc>
          <w:tcPr>
            <w:tcW w:w="315" w:type="pct"/>
          </w:tcPr>
          <w:p w14:paraId="64E9FF50" w14:textId="6198B8A5" w:rsidR="00533A8F" w:rsidRDefault="00533A8F" w:rsidP="006703EA">
            <w:pPr>
              <w:pStyle w:val="GOSTTablenorm"/>
              <w:rPr>
                <w:ins w:id="13567" w:author="Андрей EXP-327886" w:date="2025-09-26T12:03:00Z"/>
                <w:szCs w:val="22"/>
              </w:rPr>
            </w:pPr>
            <w:ins w:id="13568" w:author="Андрей EXP-327886" w:date="2025-09-26T12:03:00Z">
              <w:r>
                <w:rPr>
                  <w:szCs w:val="22"/>
                </w:rPr>
                <w:t>да</w:t>
              </w:r>
            </w:ins>
          </w:p>
        </w:tc>
        <w:tc>
          <w:tcPr>
            <w:tcW w:w="1124" w:type="pct"/>
          </w:tcPr>
          <w:p w14:paraId="7FF47CF8" w14:textId="3AF070BA" w:rsidR="00533A8F" w:rsidRDefault="00533A8F" w:rsidP="006703EA">
            <w:pPr>
              <w:pStyle w:val="GOSTTablenorm"/>
              <w:rPr>
                <w:ins w:id="13569" w:author="Андрей EXP-327886" w:date="2025-09-26T12:03:00Z"/>
                <w:szCs w:val="22"/>
              </w:rPr>
            </w:pPr>
            <w:ins w:id="13570" w:author="Андрей EXP-327886" w:date="2025-09-26T12:03:00Z">
              <w:r w:rsidRPr="00B9499D">
                <w:rPr>
                  <w:szCs w:val="22"/>
                </w:rPr>
                <w:t xml:space="preserve">Код валюты </w:t>
              </w:r>
              <w:r>
                <w:rPr>
                  <w:szCs w:val="22"/>
                </w:rPr>
                <w:t xml:space="preserve">учета </w:t>
              </w:r>
              <w:r w:rsidRPr="00B9499D">
                <w:rPr>
                  <w:szCs w:val="22"/>
                </w:rPr>
                <w:t>по ОКВ</w:t>
              </w:r>
            </w:ins>
          </w:p>
        </w:tc>
        <w:tc>
          <w:tcPr>
            <w:tcW w:w="1080" w:type="pct"/>
          </w:tcPr>
          <w:p w14:paraId="616B3F49" w14:textId="49E65BBF" w:rsidR="00533A8F" w:rsidRPr="005737E4" w:rsidRDefault="00533A8F" w:rsidP="006703EA">
            <w:pPr>
              <w:pStyle w:val="GOSTTablenorm"/>
              <w:rPr>
                <w:ins w:id="13571" w:author="Андрей EXP-327886" w:date="2025-09-26T12:03:00Z"/>
              </w:rPr>
            </w:pPr>
            <w:ins w:id="13572" w:author="Андрей EXP-327886" w:date="2025-09-26T12:04:00Z">
              <w:r w:rsidRPr="005737E4">
                <w:t>InfPayment_OKV_Code</w:t>
              </w:r>
            </w:ins>
          </w:p>
        </w:tc>
        <w:tc>
          <w:tcPr>
            <w:tcW w:w="1348" w:type="pct"/>
          </w:tcPr>
          <w:p w14:paraId="3AFE325B" w14:textId="77777777" w:rsidR="00533A8F" w:rsidRDefault="00533A8F" w:rsidP="00533A8F">
            <w:pPr>
              <w:pStyle w:val="GOSTTablenorm"/>
              <w:rPr>
                <w:ins w:id="13573" w:author="Андрей EXP-327886" w:date="2025-09-26T12:05:00Z"/>
              </w:rPr>
            </w:pPr>
            <w:ins w:id="13574" w:author="Андрей EXP-327886" w:date="2025-09-26T12:04:00Z">
              <w:r>
                <w:t xml:space="preserve">Если в теге  </w:t>
              </w:r>
              <w:r w:rsidRPr="005737E4">
                <w:t>InfPayment_OKV_Code</w:t>
              </w:r>
              <w:r w:rsidRPr="000027F9">
                <w:t xml:space="preserve"> </w:t>
              </w:r>
            </w:ins>
            <w:ins w:id="13575" w:author="Андрей EXP-327886" w:date="2025-09-26T12:05:00Z">
              <w:r>
                <w:t xml:space="preserve">значение равно 643 или </w:t>
              </w:r>
              <w:r>
                <w:rPr>
                  <w:lang w:val="en-US"/>
                </w:rPr>
                <w:t>RUB</w:t>
              </w:r>
              <w:r>
                <w:t>, то</w:t>
              </w:r>
              <w:r w:rsidRPr="00533A8F">
                <w:t xml:space="preserve"> </w:t>
              </w:r>
              <w:r>
                <w:t>у</w:t>
              </w:r>
            </w:ins>
            <w:ins w:id="13576" w:author="Андрей EXP-327886" w:date="2025-09-26T12:03:00Z">
              <w:r w:rsidRPr="000027F9">
                <w:t>казывается значение «643»</w:t>
              </w:r>
            </w:ins>
            <w:ins w:id="13577" w:author="Андрей EXP-327886" w:date="2025-09-26T12:05:00Z">
              <w:r>
                <w:t>.</w:t>
              </w:r>
            </w:ins>
          </w:p>
          <w:p w14:paraId="238B87CF" w14:textId="77777777" w:rsidR="00533A8F" w:rsidRDefault="00533A8F" w:rsidP="00533A8F">
            <w:pPr>
              <w:pStyle w:val="GOSTTablenorm"/>
              <w:rPr>
                <w:ins w:id="13578" w:author="Андрей EXP-327886" w:date="2025-09-26T12:07:00Z"/>
              </w:rPr>
            </w:pPr>
            <w:ins w:id="13579" w:author="Андрей EXP-327886" w:date="2025-09-26T12:05:00Z">
              <w:r>
                <w:t xml:space="preserve">Если в теге </w:t>
              </w:r>
              <w:r w:rsidRPr="005737E4">
                <w:t>InfPayment_OKV_Code</w:t>
              </w:r>
              <w:r>
                <w:t xml:space="preserve"> значение не соответствует </w:t>
              </w:r>
            </w:ins>
            <w:ins w:id="13580" w:author="Андрей EXP-327886" w:date="2025-09-26T12:06:00Z">
              <w:r>
                <w:t xml:space="preserve">643 или </w:t>
              </w:r>
              <w:r>
                <w:rPr>
                  <w:lang w:val="en-US"/>
                </w:rPr>
                <w:t>RUB</w:t>
              </w:r>
              <w:r>
                <w:t>, то указывается значение из тега</w:t>
              </w:r>
            </w:ins>
            <w:ins w:id="13581" w:author="Андрей EXP-327886" w:date="2025-09-26T12:07:00Z">
              <w:r>
                <w:t xml:space="preserve"> с учетом следующих особенностей:</w:t>
              </w:r>
            </w:ins>
          </w:p>
          <w:p w14:paraId="1D4B419B" w14:textId="1DE5995D" w:rsidR="00533A8F" w:rsidRPr="00B9499D" w:rsidRDefault="00533A8F" w:rsidP="00533A8F">
            <w:pPr>
              <w:pStyle w:val="GOSTTableListMark2"/>
              <w:numPr>
                <w:ilvl w:val="0"/>
                <w:numId w:val="1"/>
              </w:numPr>
              <w:ind w:left="454" w:hanging="170"/>
              <w:rPr>
                <w:ins w:id="13582" w:author="Андрей EXP-327886" w:date="2025-09-26T12:07:00Z"/>
              </w:rPr>
            </w:pPr>
            <w:ins w:id="13583" w:author="Андрей EXP-327886" w:date="2025-09-26T12:07:00Z">
              <w:r w:rsidRPr="00B9499D">
                <w:t xml:space="preserve">если код валюты пришел </w:t>
              </w:r>
              <w:r>
                <w:t xml:space="preserve">в теге </w:t>
              </w:r>
              <w:r w:rsidRPr="005737E4">
                <w:t>InfPayment_OKV_Code</w:t>
              </w:r>
              <w:r w:rsidRPr="00B9499D">
                <w:t xml:space="preserve"> цифровой, то в атрибут его значение записывается в неизменном виде;</w:t>
              </w:r>
            </w:ins>
          </w:p>
          <w:p w14:paraId="6A67C3D6" w14:textId="4C06A6F7" w:rsidR="00533A8F" w:rsidRPr="00533A8F" w:rsidRDefault="00533A8F" w:rsidP="00533A8F">
            <w:pPr>
              <w:pStyle w:val="GOSTTableListMark2"/>
              <w:numPr>
                <w:ilvl w:val="0"/>
                <w:numId w:val="1"/>
              </w:numPr>
              <w:ind w:left="454" w:hanging="170"/>
              <w:rPr>
                <w:ins w:id="13584" w:author="Андрей EXP-327886" w:date="2025-09-26T12:03:00Z"/>
                <w:szCs w:val="22"/>
              </w:rPr>
            </w:pPr>
            <w:ins w:id="13585" w:author="Андрей EXP-327886" w:date="2025-09-26T12:07:00Z">
              <w:r w:rsidRPr="00B9499D">
                <w:t xml:space="preserve"> если код валюты пришел </w:t>
              </w:r>
            </w:ins>
            <w:ins w:id="13586" w:author="Андрей EXP-327886" w:date="2025-09-26T12:08:00Z">
              <w:r>
                <w:t xml:space="preserve">в теге </w:t>
              </w:r>
              <w:r w:rsidRPr="005737E4">
                <w:t>InfPayment_OKV_Code</w:t>
              </w:r>
              <w:r w:rsidRPr="00B9499D">
                <w:t xml:space="preserve"> </w:t>
              </w:r>
            </w:ins>
            <w:ins w:id="13587" w:author="Андрей EXP-327886" w:date="2025-09-26T12:07:00Z">
              <w:r w:rsidRPr="00B9499D">
                <w:t>буквенный, то в атрибут его значение записывается после преобразования в цифровой по данным справочника «Общероссийский классификатор валют (ОКВ)»</w:t>
              </w:r>
              <w:r w:rsidRPr="00B9499D">
                <w:rPr>
                  <w:rStyle w:val="af6"/>
                </w:rPr>
                <w:footnoteReference w:id="11"/>
              </w:r>
            </w:ins>
            <w:ins w:id="13590" w:author="Андрей EXP-327886" w:date="2025-09-26T12:06:00Z">
              <w:r>
                <w:t xml:space="preserve">  </w:t>
              </w:r>
            </w:ins>
          </w:p>
        </w:tc>
      </w:tr>
      <w:tr w:rsidR="00CB1793" w:rsidRPr="00B074CA" w14:paraId="596BCD3A" w14:textId="77777777" w:rsidTr="006703EA">
        <w:trPr>
          <w:cnfStyle w:val="000000010000" w:firstRow="0" w:lastRow="0" w:firstColumn="0" w:lastColumn="0" w:oddVBand="0" w:evenVBand="0" w:oddHBand="0" w:evenHBand="1" w:firstRowFirstColumn="0" w:firstRowLastColumn="0" w:lastRowFirstColumn="0" w:lastRowLastColumn="0"/>
          <w:ins w:id="13591" w:author="Андрей EXP-327886" w:date="2025-09-25T19:54:00Z"/>
        </w:trPr>
        <w:tc>
          <w:tcPr>
            <w:tcW w:w="1133" w:type="pct"/>
          </w:tcPr>
          <w:p w14:paraId="7AD5C0E0" w14:textId="44DE9118" w:rsidR="00CB1793" w:rsidRDefault="00CB1793" w:rsidP="006703EA">
            <w:pPr>
              <w:pStyle w:val="GOSTTablenorm"/>
              <w:rPr>
                <w:ins w:id="13592" w:author="Андрей EXP-327886" w:date="2025-09-25T19:54:00Z"/>
                <w:szCs w:val="22"/>
              </w:rPr>
            </w:pPr>
            <w:ins w:id="13593" w:author="Андрей EXP-327886" w:date="2025-09-25T19:54:00Z">
              <w:r w:rsidRPr="00B9499D">
                <w:rPr>
                  <w:szCs w:val="22"/>
                </w:rPr>
                <w:t>Дата_ввода_в_действие</w:t>
              </w:r>
            </w:ins>
          </w:p>
        </w:tc>
        <w:tc>
          <w:tcPr>
            <w:tcW w:w="315" w:type="pct"/>
          </w:tcPr>
          <w:p w14:paraId="75553FAB" w14:textId="77777777" w:rsidR="00CB1793" w:rsidRDefault="00CB1793" w:rsidP="006703EA">
            <w:pPr>
              <w:pStyle w:val="GOSTTablenorm"/>
              <w:rPr>
                <w:ins w:id="13594" w:author="Андрей EXP-327886" w:date="2025-09-25T19:54:00Z"/>
                <w:szCs w:val="22"/>
              </w:rPr>
            </w:pPr>
            <w:ins w:id="13595" w:author="Андрей EXP-327886" w:date="2025-09-25T19:54:00Z">
              <w:r w:rsidRPr="00B9499D">
                <w:rPr>
                  <w:szCs w:val="22"/>
                </w:rPr>
                <w:t>да</w:t>
              </w:r>
            </w:ins>
          </w:p>
        </w:tc>
        <w:tc>
          <w:tcPr>
            <w:tcW w:w="1124" w:type="pct"/>
          </w:tcPr>
          <w:p w14:paraId="62786B58" w14:textId="77777777" w:rsidR="00CB1793" w:rsidRPr="00B9499D" w:rsidRDefault="00CB1793" w:rsidP="006703EA">
            <w:pPr>
              <w:pStyle w:val="GOSTTablenorm"/>
              <w:rPr>
                <w:ins w:id="13596" w:author="Андрей EXP-327886" w:date="2025-09-25T19:54:00Z"/>
                <w:szCs w:val="22"/>
              </w:rPr>
            </w:pPr>
            <w:ins w:id="13597" w:author="Андрей EXP-327886" w:date="2025-09-25T19:54:00Z">
              <w:r w:rsidRPr="00B9499D">
                <w:rPr>
                  <w:szCs w:val="22"/>
                </w:rPr>
                <w:t>Дата ввода в действие</w:t>
              </w:r>
            </w:ins>
          </w:p>
        </w:tc>
        <w:tc>
          <w:tcPr>
            <w:tcW w:w="1080" w:type="pct"/>
          </w:tcPr>
          <w:p w14:paraId="40BB0249" w14:textId="77777777" w:rsidR="00CB1793" w:rsidRDefault="00CB1793" w:rsidP="006703EA">
            <w:pPr>
              <w:pStyle w:val="GOSTTablenorm"/>
              <w:rPr>
                <w:ins w:id="13598" w:author="Андрей EXP-327886" w:date="2025-09-25T19:54:00Z"/>
              </w:rPr>
            </w:pPr>
            <w:ins w:id="13599" w:author="Андрей EXP-327886" w:date="2025-09-25T19:54:00Z">
              <w:r w:rsidRPr="00B9499D">
                <w:rPr>
                  <w:szCs w:val="22"/>
                </w:rPr>
                <w:t>SettlementDate (из заголовка запроса)</w:t>
              </w:r>
            </w:ins>
          </w:p>
        </w:tc>
        <w:tc>
          <w:tcPr>
            <w:tcW w:w="1348" w:type="pct"/>
          </w:tcPr>
          <w:p w14:paraId="615372E6" w14:textId="77777777" w:rsidR="00CB1793" w:rsidRPr="000027F9" w:rsidRDefault="00CB1793" w:rsidP="006703EA">
            <w:pPr>
              <w:pStyle w:val="GOSTTablenorm"/>
              <w:rPr>
                <w:ins w:id="13600" w:author="Андрей EXP-327886" w:date="2025-09-25T19:54:00Z"/>
              </w:rPr>
            </w:pPr>
            <w:ins w:id="13601" w:author="Андрей EXP-327886" w:date="2025-09-25T19:54:00Z">
              <w:r w:rsidRPr="00B9499D">
                <w:rPr>
                  <w:szCs w:val="22"/>
                </w:rPr>
                <w:t>Для данного типа документов Дата_ввода_в_действие</w:t>
              </w:r>
              <w:r>
                <w:rPr>
                  <w:szCs w:val="22"/>
                </w:rPr>
                <w:t> </w:t>
              </w:r>
              <w:r w:rsidRPr="00B9499D">
                <w:rPr>
                  <w:szCs w:val="22"/>
                </w:rPr>
                <w:t>=</w:t>
              </w:r>
              <w:r>
                <w:rPr>
                  <w:szCs w:val="22"/>
                </w:rPr>
                <w:t> </w:t>
              </w:r>
              <w:r w:rsidRPr="00B9499D">
                <w:rPr>
                  <w:szCs w:val="22"/>
                </w:rPr>
                <w:t>Дата_отражения_в_учете</w:t>
              </w:r>
            </w:ins>
          </w:p>
        </w:tc>
      </w:tr>
      <w:tr w:rsidR="00CB1793" w:rsidRPr="00B074CA" w14:paraId="345E1556" w14:textId="77777777" w:rsidTr="006703EA">
        <w:trPr>
          <w:cnfStyle w:val="000000100000" w:firstRow="0" w:lastRow="0" w:firstColumn="0" w:lastColumn="0" w:oddVBand="0" w:evenVBand="0" w:oddHBand="1" w:evenHBand="0" w:firstRowFirstColumn="0" w:firstRowLastColumn="0" w:lastRowFirstColumn="0" w:lastRowLastColumn="0"/>
          <w:ins w:id="13602" w:author="Андрей EXP-327886" w:date="2025-09-25T19:54:00Z"/>
        </w:trPr>
        <w:tc>
          <w:tcPr>
            <w:tcW w:w="1133" w:type="pct"/>
          </w:tcPr>
          <w:p w14:paraId="17AD0496" w14:textId="77777777" w:rsidR="00CB1793" w:rsidRPr="00676CCF" w:rsidRDefault="00CB1793" w:rsidP="006703EA">
            <w:pPr>
              <w:pStyle w:val="GOSTTablenorm"/>
              <w:rPr>
                <w:ins w:id="13603" w:author="Андрей EXP-327886" w:date="2025-09-25T19:54:00Z"/>
              </w:rPr>
            </w:pPr>
            <w:ins w:id="13604" w:author="Андрей EXP-327886" w:date="2025-09-25T19:54:00Z">
              <w:r w:rsidRPr="00676CCF">
                <w:t>Код_контура_документа</w:t>
              </w:r>
            </w:ins>
          </w:p>
        </w:tc>
        <w:tc>
          <w:tcPr>
            <w:tcW w:w="315" w:type="pct"/>
          </w:tcPr>
          <w:p w14:paraId="6395B227" w14:textId="77777777" w:rsidR="00CB1793" w:rsidRPr="00676CCF" w:rsidRDefault="00CB1793" w:rsidP="006703EA">
            <w:pPr>
              <w:pStyle w:val="GOSTTablenorm"/>
              <w:rPr>
                <w:ins w:id="13605" w:author="Андрей EXP-327886" w:date="2025-09-25T19:54:00Z"/>
              </w:rPr>
            </w:pPr>
            <w:ins w:id="13606" w:author="Андрей EXP-327886" w:date="2025-09-25T19:54:00Z">
              <w:r w:rsidRPr="00676CCF">
                <w:t>нет</w:t>
              </w:r>
            </w:ins>
          </w:p>
        </w:tc>
        <w:tc>
          <w:tcPr>
            <w:tcW w:w="1124" w:type="pct"/>
          </w:tcPr>
          <w:p w14:paraId="00E05CD6" w14:textId="77777777" w:rsidR="00CB1793" w:rsidRPr="00676CCF" w:rsidRDefault="00CB1793" w:rsidP="006703EA">
            <w:pPr>
              <w:pStyle w:val="GOSTTablenorm"/>
              <w:rPr>
                <w:ins w:id="13607" w:author="Андрей EXP-327886" w:date="2025-09-25T19:54:00Z"/>
              </w:rPr>
            </w:pPr>
            <w:ins w:id="13608" w:author="Андрей EXP-327886" w:date="2025-09-25T19:54:00Z">
              <w:r w:rsidRPr="00676CCF">
                <w:t>Код контура в том виде, как он содержится в документе</w:t>
              </w:r>
            </w:ins>
          </w:p>
        </w:tc>
        <w:tc>
          <w:tcPr>
            <w:tcW w:w="1080" w:type="pct"/>
          </w:tcPr>
          <w:p w14:paraId="3A5628FA" w14:textId="77777777" w:rsidR="00CB1793" w:rsidRPr="00676CCF" w:rsidRDefault="00CB1793" w:rsidP="006703EA">
            <w:pPr>
              <w:pStyle w:val="GOSTTablenorm"/>
              <w:rPr>
                <w:ins w:id="13609" w:author="Андрей EXP-327886" w:date="2025-09-25T19:54:00Z"/>
              </w:rPr>
            </w:pPr>
            <w:ins w:id="13610" w:author="Андрей EXP-327886" w:date="2025-09-25T19:54:00Z">
              <w:r w:rsidRPr="00676CCF">
                <w:t>StmInfrmtn_Contour_Code</w:t>
              </w:r>
            </w:ins>
          </w:p>
        </w:tc>
        <w:tc>
          <w:tcPr>
            <w:tcW w:w="1348" w:type="pct"/>
          </w:tcPr>
          <w:p w14:paraId="166ED13F" w14:textId="77777777" w:rsidR="00CB1793" w:rsidRPr="00676CCF" w:rsidRDefault="00CB1793" w:rsidP="006703EA">
            <w:pPr>
              <w:pStyle w:val="GOSTTablenorm"/>
              <w:rPr>
                <w:ins w:id="13611" w:author="Андрей EXP-327886" w:date="2025-09-25T19:54:00Z"/>
              </w:rPr>
            </w:pPr>
            <w:ins w:id="13612" w:author="Андрей EXP-327886" w:date="2025-09-25T19:54:00Z">
              <w:r>
                <w:t>-</w:t>
              </w:r>
            </w:ins>
          </w:p>
        </w:tc>
      </w:tr>
      <w:tr w:rsidR="00CB1793" w:rsidRPr="00B074CA" w14:paraId="69FA9836" w14:textId="77777777" w:rsidTr="006703EA">
        <w:trPr>
          <w:cnfStyle w:val="000000010000" w:firstRow="0" w:lastRow="0" w:firstColumn="0" w:lastColumn="0" w:oddVBand="0" w:evenVBand="0" w:oddHBand="0" w:evenHBand="1" w:firstRowFirstColumn="0" w:firstRowLastColumn="0" w:lastRowFirstColumn="0" w:lastRowLastColumn="0"/>
          <w:ins w:id="13613" w:author="Андрей EXP-327886" w:date="2025-09-25T19:54:00Z"/>
        </w:trPr>
        <w:tc>
          <w:tcPr>
            <w:tcW w:w="1133" w:type="pct"/>
          </w:tcPr>
          <w:p w14:paraId="1865479B" w14:textId="77777777" w:rsidR="00CB1793" w:rsidRPr="00B074CA" w:rsidRDefault="00CB1793" w:rsidP="006703EA">
            <w:pPr>
              <w:pStyle w:val="GOSTTablenorm"/>
              <w:rPr>
                <w:ins w:id="13614" w:author="Андрей EXP-327886" w:date="2025-09-25T19:54:00Z"/>
              </w:rPr>
            </w:pPr>
            <w:ins w:id="13615" w:author="Андрей EXP-327886" w:date="2025-09-25T19:54:00Z">
              <w:r w:rsidRPr="00B9499D">
                <w:rPr>
                  <w:szCs w:val="22"/>
                </w:rPr>
                <w:t>Код_контура</w:t>
              </w:r>
            </w:ins>
          </w:p>
        </w:tc>
        <w:tc>
          <w:tcPr>
            <w:tcW w:w="315" w:type="pct"/>
          </w:tcPr>
          <w:p w14:paraId="0078C41A" w14:textId="77777777" w:rsidR="00CB1793" w:rsidRPr="00B074CA" w:rsidRDefault="00CB1793" w:rsidP="006703EA">
            <w:pPr>
              <w:pStyle w:val="GOSTTablenorm"/>
              <w:rPr>
                <w:ins w:id="13616" w:author="Андрей EXP-327886" w:date="2025-09-25T19:54:00Z"/>
              </w:rPr>
            </w:pPr>
            <w:ins w:id="13617" w:author="Андрей EXP-327886" w:date="2025-09-25T19:54:00Z">
              <w:r w:rsidRPr="00B9499D">
                <w:rPr>
                  <w:szCs w:val="22"/>
                </w:rPr>
                <w:t>да</w:t>
              </w:r>
            </w:ins>
          </w:p>
        </w:tc>
        <w:tc>
          <w:tcPr>
            <w:tcW w:w="1124" w:type="pct"/>
          </w:tcPr>
          <w:p w14:paraId="3407D52A" w14:textId="77777777" w:rsidR="00CB1793" w:rsidRPr="00B074CA" w:rsidRDefault="00CB1793" w:rsidP="006703EA">
            <w:pPr>
              <w:pStyle w:val="GOSTTablenorm"/>
              <w:rPr>
                <w:ins w:id="13618" w:author="Андрей EXP-327886" w:date="2025-09-25T19:54:00Z"/>
              </w:rPr>
            </w:pPr>
            <w:ins w:id="13619" w:author="Андрей EXP-327886" w:date="2025-09-25T19:54:00Z">
              <w:r w:rsidRPr="00B9499D">
                <w:rPr>
                  <w:szCs w:val="22"/>
                </w:rPr>
                <w:t>Код контура, приведенный к стандартному виду</w:t>
              </w:r>
            </w:ins>
          </w:p>
        </w:tc>
        <w:tc>
          <w:tcPr>
            <w:tcW w:w="1080" w:type="pct"/>
          </w:tcPr>
          <w:p w14:paraId="2B897D2F" w14:textId="77777777" w:rsidR="00CB1793" w:rsidRPr="00B074CA" w:rsidRDefault="00CB1793" w:rsidP="006703EA">
            <w:pPr>
              <w:pStyle w:val="GOSTTablenorm"/>
              <w:rPr>
                <w:ins w:id="13620" w:author="Андрей EXP-327886" w:date="2025-09-25T19:54:00Z"/>
              </w:rPr>
            </w:pPr>
            <w:ins w:id="13621" w:author="Андрей EXP-327886" w:date="2025-09-25T19:54:00Z">
              <w:r w:rsidRPr="00676CCF">
                <w:t>StmInfrmtn_Contour_Code</w:t>
              </w:r>
            </w:ins>
          </w:p>
        </w:tc>
        <w:tc>
          <w:tcPr>
            <w:tcW w:w="1348" w:type="pct"/>
          </w:tcPr>
          <w:p w14:paraId="549439A5" w14:textId="77777777" w:rsidR="00CB1793" w:rsidRDefault="00CB1793" w:rsidP="006703EA">
            <w:pPr>
              <w:pStyle w:val="GOSTTablenorm"/>
              <w:rPr>
                <w:ins w:id="13622" w:author="Андрей EXP-327886" w:date="2025-09-25T19:54:00Z"/>
                <w:szCs w:val="22"/>
              </w:rPr>
            </w:pPr>
            <w:ins w:id="13623" w:author="Андрей EXP-327886" w:date="2025-09-25T19:54:00Z">
              <w:r>
                <w:rPr>
                  <w:szCs w:val="22"/>
                </w:rPr>
                <w:t>Если в теге документа «</w:t>
              </w:r>
              <w:r w:rsidRPr="00B9499D">
                <w:rPr>
                  <w:szCs w:val="22"/>
                </w:rPr>
                <w:t>1</w:t>
              </w:r>
              <w:r>
                <w:rPr>
                  <w:szCs w:val="22"/>
                </w:rPr>
                <w:t>»</w:t>
              </w:r>
              <w:r w:rsidRPr="00B9499D">
                <w:rPr>
                  <w:szCs w:val="22"/>
                </w:rPr>
                <w:t xml:space="preserve"> или </w:t>
              </w:r>
              <w:r>
                <w:rPr>
                  <w:szCs w:val="22"/>
                </w:rPr>
                <w:t>«</w:t>
              </w:r>
              <w:r>
                <w:rPr>
                  <w:szCs w:val="22"/>
                  <w:lang w:val="en-US"/>
                </w:rPr>
                <w:t>O</w:t>
              </w:r>
              <w:r>
                <w:rPr>
                  <w:szCs w:val="22"/>
                </w:rPr>
                <w:t>»</w:t>
              </w:r>
              <w:r w:rsidRPr="00B9499D">
                <w:rPr>
                  <w:szCs w:val="22"/>
                </w:rPr>
                <w:t xml:space="preserve">, то значение </w:t>
              </w:r>
              <w:r>
                <w:rPr>
                  <w:szCs w:val="22"/>
                </w:rPr>
                <w:t>«</w:t>
              </w:r>
              <w:r w:rsidRPr="00B9499D">
                <w:rPr>
                  <w:szCs w:val="22"/>
                </w:rPr>
                <w:t>1</w:t>
              </w:r>
              <w:r>
                <w:rPr>
                  <w:szCs w:val="22"/>
                </w:rPr>
                <w:t>».</w:t>
              </w:r>
            </w:ins>
          </w:p>
          <w:p w14:paraId="55744EA9" w14:textId="77777777" w:rsidR="00CB1793" w:rsidRPr="00B074CA" w:rsidRDefault="00CB1793" w:rsidP="006703EA">
            <w:pPr>
              <w:pStyle w:val="GOSTTablenorm"/>
              <w:rPr>
                <w:ins w:id="13624" w:author="Андрей EXP-327886" w:date="2025-09-25T19:54:00Z"/>
              </w:rPr>
            </w:pPr>
            <w:ins w:id="13625" w:author="Андрей EXP-327886" w:date="2025-09-25T19:54:00Z">
              <w:r>
                <w:rPr>
                  <w:szCs w:val="22"/>
                </w:rPr>
                <w:t>Если в теге документа «</w:t>
              </w:r>
              <w:r w:rsidRPr="00B9499D">
                <w:rPr>
                  <w:szCs w:val="22"/>
                </w:rPr>
                <w:t>2</w:t>
              </w:r>
              <w:r>
                <w:rPr>
                  <w:szCs w:val="22"/>
                </w:rPr>
                <w:t>»</w:t>
              </w:r>
              <w:r w:rsidRPr="00B9499D">
                <w:rPr>
                  <w:szCs w:val="22"/>
                </w:rPr>
                <w:t xml:space="preserve"> или </w:t>
              </w:r>
              <w:r>
                <w:rPr>
                  <w:szCs w:val="22"/>
                </w:rPr>
                <w:t>«</w:t>
              </w:r>
              <w:r w:rsidRPr="00B9499D">
                <w:rPr>
                  <w:szCs w:val="22"/>
                </w:rPr>
                <w:t>S</w:t>
              </w:r>
              <w:r>
                <w:rPr>
                  <w:szCs w:val="22"/>
                </w:rPr>
                <w:t>»</w:t>
              </w:r>
              <w:r w:rsidRPr="00B9499D">
                <w:rPr>
                  <w:szCs w:val="22"/>
                </w:rPr>
                <w:t xml:space="preserve">, то значение </w:t>
              </w:r>
              <w:r>
                <w:rPr>
                  <w:szCs w:val="22"/>
                </w:rPr>
                <w:t>«</w:t>
              </w:r>
              <w:r w:rsidRPr="00B9499D">
                <w:rPr>
                  <w:szCs w:val="22"/>
                </w:rPr>
                <w:t>2</w:t>
              </w:r>
              <w:r>
                <w:rPr>
                  <w:szCs w:val="22"/>
                </w:rPr>
                <w:t>»</w:t>
              </w:r>
            </w:ins>
          </w:p>
        </w:tc>
      </w:tr>
      <w:tr w:rsidR="00CB1793" w:rsidRPr="00B074CA" w14:paraId="2CC8C45B" w14:textId="77777777" w:rsidTr="006703EA">
        <w:trPr>
          <w:cnfStyle w:val="000000100000" w:firstRow="0" w:lastRow="0" w:firstColumn="0" w:lastColumn="0" w:oddVBand="0" w:evenVBand="0" w:oddHBand="1" w:evenHBand="0" w:firstRowFirstColumn="0" w:firstRowLastColumn="0" w:lastRowFirstColumn="0" w:lastRowLastColumn="0"/>
          <w:ins w:id="13626" w:author="Андрей EXP-327886" w:date="2025-09-25T19:54:00Z"/>
        </w:trPr>
        <w:tc>
          <w:tcPr>
            <w:tcW w:w="1133" w:type="pct"/>
          </w:tcPr>
          <w:p w14:paraId="4DAE4242" w14:textId="77777777" w:rsidR="00CB1793" w:rsidRPr="00B074CA" w:rsidRDefault="00CB1793" w:rsidP="006703EA">
            <w:pPr>
              <w:pStyle w:val="GOSTTablenorm"/>
              <w:rPr>
                <w:ins w:id="13627" w:author="Андрей EXP-327886" w:date="2025-09-25T19:54:00Z"/>
              </w:rPr>
            </w:pPr>
            <w:ins w:id="13628" w:author="Андрей EXP-327886" w:date="2025-09-25T19:54:00Z">
              <w:r w:rsidRPr="00B9499D">
                <w:rPr>
                  <w:szCs w:val="22"/>
                </w:rPr>
                <w:t>Уровень_конфиденциальности</w:t>
              </w:r>
            </w:ins>
          </w:p>
        </w:tc>
        <w:tc>
          <w:tcPr>
            <w:tcW w:w="315" w:type="pct"/>
          </w:tcPr>
          <w:p w14:paraId="3130B45F" w14:textId="77777777" w:rsidR="00CB1793" w:rsidRPr="00B074CA" w:rsidRDefault="00CB1793" w:rsidP="006703EA">
            <w:pPr>
              <w:pStyle w:val="GOSTTablenorm"/>
              <w:rPr>
                <w:ins w:id="13629" w:author="Андрей EXP-327886" w:date="2025-09-25T19:54:00Z"/>
              </w:rPr>
            </w:pPr>
            <w:ins w:id="13630" w:author="Андрей EXP-327886" w:date="2025-09-25T19:54:00Z">
              <w:r w:rsidRPr="00B9499D">
                <w:rPr>
                  <w:szCs w:val="22"/>
                </w:rPr>
                <w:t>нет</w:t>
              </w:r>
            </w:ins>
          </w:p>
        </w:tc>
        <w:tc>
          <w:tcPr>
            <w:tcW w:w="1124" w:type="pct"/>
          </w:tcPr>
          <w:p w14:paraId="3484648C" w14:textId="77777777" w:rsidR="00CB1793" w:rsidRPr="00B074CA" w:rsidRDefault="00CB1793" w:rsidP="006703EA">
            <w:pPr>
              <w:pStyle w:val="GOSTTablenorm"/>
              <w:rPr>
                <w:ins w:id="13631" w:author="Андрей EXP-327886" w:date="2025-09-25T19:54:00Z"/>
              </w:rPr>
            </w:pPr>
            <w:ins w:id="13632" w:author="Андрей EXP-327886" w:date="2025-09-25T19:54:00Z">
              <w:r w:rsidRPr="00B9499D">
                <w:rPr>
                  <w:szCs w:val="22"/>
                </w:rPr>
                <w:t>Уровень конфиденциальности</w:t>
              </w:r>
            </w:ins>
          </w:p>
        </w:tc>
        <w:tc>
          <w:tcPr>
            <w:tcW w:w="1080" w:type="pct"/>
          </w:tcPr>
          <w:p w14:paraId="56122600" w14:textId="77777777" w:rsidR="00CB1793" w:rsidRPr="00B074CA" w:rsidRDefault="00CB1793" w:rsidP="006703EA">
            <w:pPr>
              <w:pStyle w:val="GOSTTablenorm"/>
              <w:rPr>
                <w:ins w:id="13633" w:author="Андрей EXP-327886" w:date="2025-09-25T19:54:00Z"/>
              </w:rPr>
            </w:pPr>
            <w:ins w:id="13634" w:author="Андрей EXP-327886" w:date="2025-09-25T19:54:00Z">
              <w:r w:rsidRPr="00B9499D">
                <w:rPr>
                  <w:szCs w:val="22"/>
                </w:rPr>
                <w:t>StmInfrmtn_AccessLevelStereotype</w:t>
              </w:r>
              <w:r>
                <w:rPr>
                  <w:szCs w:val="22"/>
                </w:rPr>
                <w:t xml:space="preserve"> </w:t>
              </w:r>
            </w:ins>
          </w:p>
        </w:tc>
        <w:tc>
          <w:tcPr>
            <w:tcW w:w="1348" w:type="pct"/>
          </w:tcPr>
          <w:p w14:paraId="1148B15C" w14:textId="77777777" w:rsidR="00CB1793" w:rsidRPr="00B074CA" w:rsidRDefault="00CB1793" w:rsidP="00CB1793">
            <w:pPr>
              <w:pStyle w:val="GOSTTableListMark1"/>
              <w:numPr>
                <w:ilvl w:val="0"/>
                <w:numId w:val="1"/>
              </w:numPr>
              <w:ind w:left="283" w:hanging="170"/>
              <w:rPr>
                <w:ins w:id="13635" w:author="Андрей EXP-327886" w:date="2025-09-25T19:54:00Z"/>
              </w:rPr>
            </w:pPr>
          </w:p>
        </w:tc>
      </w:tr>
      <w:tr w:rsidR="00CB1793" w:rsidRPr="00462CB1" w14:paraId="47F81447" w14:textId="77777777" w:rsidTr="006703EA">
        <w:trPr>
          <w:cnfStyle w:val="000000010000" w:firstRow="0" w:lastRow="0" w:firstColumn="0" w:lastColumn="0" w:oddVBand="0" w:evenVBand="0" w:oddHBand="0" w:evenHBand="1" w:firstRowFirstColumn="0" w:firstRowLastColumn="0" w:lastRowFirstColumn="0" w:lastRowLastColumn="0"/>
          <w:ins w:id="13636" w:author="Андрей EXP-327886" w:date="2025-09-25T19:54:00Z"/>
        </w:trPr>
        <w:tc>
          <w:tcPr>
            <w:tcW w:w="1133" w:type="pct"/>
          </w:tcPr>
          <w:p w14:paraId="2D2197CC" w14:textId="77777777" w:rsidR="00CB1793" w:rsidRPr="00B074CA" w:rsidRDefault="00CB1793" w:rsidP="006703EA">
            <w:pPr>
              <w:pStyle w:val="GOSTTablenorm"/>
              <w:rPr>
                <w:ins w:id="13637" w:author="Андрей EXP-327886" w:date="2025-09-25T19:54:00Z"/>
              </w:rPr>
            </w:pPr>
            <w:ins w:id="13638" w:author="Андрей EXP-327886" w:date="2025-09-25T19:54:00Z">
              <w:r w:rsidRPr="00B9499D">
                <w:rPr>
                  <w:szCs w:val="22"/>
                </w:rPr>
                <w:t>Код_бюджета</w:t>
              </w:r>
            </w:ins>
          </w:p>
        </w:tc>
        <w:tc>
          <w:tcPr>
            <w:tcW w:w="315" w:type="pct"/>
          </w:tcPr>
          <w:p w14:paraId="7CC9448C" w14:textId="77777777" w:rsidR="00CB1793" w:rsidRPr="00B074CA" w:rsidRDefault="00CB1793" w:rsidP="006703EA">
            <w:pPr>
              <w:pStyle w:val="GOSTTablenorm"/>
              <w:rPr>
                <w:ins w:id="13639" w:author="Андрей EXP-327886" w:date="2025-09-25T19:54:00Z"/>
              </w:rPr>
            </w:pPr>
            <w:ins w:id="13640" w:author="Андрей EXP-327886" w:date="2025-09-25T19:54:00Z">
              <w:r w:rsidRPr="00B9499D">
                <w:rPr>
                  <w:szCs w:val="22"/>
                </w:rPr>
                <w:t>нет</w:t>
              </w:r>
            </w:ins>
          </w:p>
        </w:tc>
        <w:tc>
          <w:tcPr>
            <w:tcW w:w="1124" w:type="pct"/>
          </w:tcPr>
          <w:p w14:paraId="5057AE16" w14:textId="77777777" w:rsidR="00CB1793" w:rsidRPr="00B074CA" w:rsidRDefault="00CB1793" w:rsidP="006703EA">
            <w:pPr>
              <w:pStyle w:val="GOSTTablenorm"/>
              <w:rPr>
                <w:ins w:id="13641" w:author="Андрей EXP-327886" w:date="2025-09-25T19:54:00Z"/>
              </w:rPr>
            </w:pPr>
            <w:ins w:id="13642" w:author="Андрей EXP-327886" w:date="2025-09-25T19:54:00Z">
              <w:r w:rsidRPr="00B9499D">
                <w:rPr>
                  <w:szCs w:val="22"/>
                </w:rPr>
                <w:t>Код бюджета</w:t>
              </w:r>
            </w:ins>
          </w:p>
        </w:tc>
        <w:tc>
          <w:tcPr>
            <w:tcW w:w="1080" w:type="pct"/>
          </w:tcPr>
          <w:p w14:paraId="4EBE6C2A" w14:textId="77777777" w:rsidR="00CB1793" w:rsidRPr="00462CB1" w:rsidRDefault="00CB1793" w:rsidP="006703EA">
            <w:pPr>
              <w:pStyle w:val="GOSTTablenorm"/>
              <w:rPr>
                <w:ins w:id="13643" w:author="Андрей EXP-327886" w:date="2025-09-25T19:54:00Z"/>
                <w:lang w:val="en-US"/>
              </w:rPr>
            </w:pPr>
            <w:ins w:id="13644" w:author="Андрей EXP-327886" w:date="2025-09-25T19:54:00Z">
              <w:r w:rsidRPr="005737E4">
                <w:rPr>
                  <w:lang w:val="en-US"/>
                </w:rPr>
                <w:t>InfPayer_SI_PAY_BT_Code</w:t>
              </w:r>
            </w:ins>
          </w:p>
        </w:tc>
        <w:tc>
          <w:tcPr>
            <w:tcW w:w="1348" w:type="pct"/>
          </w:tcPr>
          <w:p w14:paraId="7A486FDB" w14:textId="77777777" w:rsidR="00CB1793" w:rsidRPr="00462CB1" w:rsidRDefault="00CB1793" w:rsidP="006703EA">
            <w:pPr>
              <w:pStyle w:val="GOSTTablenorm"/>
              <w:rPr>
                <w:ins w:id="13645" w:author="Андрей EXP-327886" w:date="2025-09-25T19:54:00Z"/>
              </w:rPr>
            </w:pPr>
            <w:ins w:id="13646" w:author="Андрей EXP-327886" w:date="2025-09-25T19:54:00Z">
              <w:r>
                <w:t>-</w:t>
              </w:r>
            </w:ins>
          </w:p>
        </w:tc>
      </w:tr>
      <w:tr w:rsidR="00CB1793" w:rsidRPr="00462CB1" w14:paraId="543FA883" w14:textId="77777777" w:rsidTr="006703EA">
        <w:trPr>
          <w:cnfStyle w:val="000000100000" w:firstRow="0" w:lastRow="0" w:firstColumn="0" w:lastColumn="0" w:oddVBand="0" w:evenVBand="0" w:oddHBand="1" w:evenHBand="0" w:firstRowFirstColumn="0" w:firstRowLastColumn="0" w:lastRowFirstColumn="0" w:lastRowLastColumn="0"/>
          <w:ins w:id="13647" w:author="Андрей EXP-327886" w:date="2025-09-25T19:54:00Z"/>
        </w:trPr>
        <w:tc>
          <w:tcPr>
            <w:tcW w:w="1133" w:type="pct"/>
          </w:tcPr>
          <w:p w14:paraId="132EBB0B" w14:textId="77777777" w:rsidR="00CB1793" w:rsidRPr="00B9499D" w:rsidRDefault="00CB1793" w:rsidP="006703EA">
            <w:pPr>
              <w:pStyle w:val="GOSTTablenorm"/>
              <w:rPr>
                <w:ins w:id="13648" w:author="Андрей EXP-327886" w:date="2025-09-25T19:54:00Z"/>
                <w:szCs w:val="22"/>
              </w:rPr>
            </w:pPr>
            <w:ins w:id="13649" w:author="Андрей EXP-327886" w:date="2025-09-25T19:54:00Z">
              <w:r>
                <w:rPr>
                  <w:szCs w:val="22"/>
                </w:rPr>
                <w:t>Тип бюджета</w:t>
              </w:r>
            </w:ins>
          </w:p>
        </w:tc>
        <w:tc>
          <w:tcPr>
            <w:tcW w:w="315" w:type="pct"/>
          </w:tcPr>
          <w:p w14:paraId="02CA40E8" w14:textId="77777777" w:rsidR="00CB1793" w:rsidRPr="00B9499D" w:rsidRDefault="00CB1793" w:rsidP="006703EA">
            <w:pPr>
              <w:pStyle w:val="GOSTTablenorm"/>
              <w:rPr>
                <w:ins w:id="13650" w:author="Андрей EXP-327886" w:date="2025-09-25T19:54:00Z"/>
                <w:lang w:val="en-US"/>
              </w:rPr>
            </w:pPr>
            <w:ins w:id="13651" w:author="Андрей EXP-327886" w:date="2025-09-25T19:54:00Z">
              <w:r w:rsidRPr="00B9499D">
                <w:t>да</w:t>
              </w:r>
            </w:ins>
          </w:p>
        </w:tc>
        <w:tc>
          <w:tcPr>
            <w:tcW w:w="1124" w:type="pct"/>
          </w:tcPr>
          <w:p w14:paraId="2428C8B1" w14:textId="77777777" w:rsidR="00CB1793" w:rsidRPr="00B9499D" w:rsidRDefault="00CB1793" w:rsidP="006703EA">
            <w:pPr>
              <w:pStyle w:val="GOSTTablenorm"/>
              <w:rPr>
                <w:ins w:id="13652" w:author="Андрей EXP-327886" w:date="2025-09-25T19:54:00Z"/>
                <w:lang w:val="en-US"/>
              </w:rPr>
            </w:pPr>
            <w:ins w:id="13653" w:author="Андрей EXP-327886" w:date="2025-09-25T19:54:00Z">
              <w:r w:rsidRPr="00B9499D">
                <w:t>Тип бюджета</w:t>
              </w:r>
            </w:ins>
          </w:p>
        </w:tc>
        <w:tc>
          <w:tcPr>
            <w:tcW w:w="1080" w:type="pct"/>
          </w:tcPr>
          <w:p w14:paraId="4BA801EC" w14:textId="77777777" w:rsidR="00CB1793" w:rsidRPr="00B9499D" w:rsidRDefault="00CB1793" w:rsidP="006703EA">
            <w:pPr>
              <w:pStyle w:val="GOSTTablenorm"/>
              <w:rPr>
                <w:ins w:id="13654" w:author="Андрей EXP-327886" w:date="2025-09-25T19:54:00Z"/>
                <w:lang w:val="en-US"/>
              </w:rPr>
            </w:pPr>
            <w:ins w:id="13655" w:author="Андрей EXP-327886" w:date="2025-09-25T19:54:00Z">
              <w:r w:rsidRPr="005737E4">
                <w:rPr>
                  <w:lang w:val="en-US"/>
                </w:rPr>
                <w:t>InfPayer_SI_PAY_BT_Code</w:t>
              </w:r>
            </w:ins>
          </w:p>
        </w:tc>
        <w:tc>
          <w:tcPr>
            <w:tcW w:w="1348" w:type="pct"/>
          </w:tcPr>
          <w:p w14:paraId="075EA07E" w14:textId="77777777" w:rsidR="00CB1793" w:rsidRPr="00B9499D" w:rsidRDefault="00CB1793" w:rsidP="006703EA">
            <w:pPr>
              <w:pStyle w:val="GOSTTablenorm"/>
              <w:rPr>
                <w:ins w:id="13656" w:author="Андрей EXP-327886" w:date="2025-09-25T19:54:00Z"/>
                <w:lang w:val="en-US"/>
              </w:rPr>
            </w:pPr>
            <w:ins w:id="13657" w:author="Андрей EXP-327886" w:date="2025-09-25T19:54:00Z">
              <w:r w:rsidRPr="00B9499D">
                <w:t>Тип бюджета определяется по справочник</w:t>
              </w:r>
              <w:r>
                <w:t>у «Бюджеты» (поиск по значению «</w:t>
              </w:r>
              <w:r w:rsidRPr="00B9499D">
                <w:t>Код бюджета</w:t>
              </w:r>
              <w:r>
                <w:t>»</w:t>
              </w:r>
              <w:r w:rsidRPr="00B9499D">
                <w:t>)</w:t>
              </w:r>
            </w:ins>
          </w:p>
        </w:tc>
      </w:tr>
      <w:tr w:rsidR="00CB1793" w:rsidRPr="00462CB1" w14:paraId="17CB0130" w14:textId="77777777" w:rsidTr="006703EA">
        <w:trPr>
          <w:cnfStyle w:val="000000010000" w:firstRow="0" w:lastRow="0" w:firstColumn="0" w:lastColumn="0" w:oddVBand="0" w:evenVBand="0" w:oddHBand="0" w:evenHBand="1" w:firstRowFirstColumn="0" w:firstRowLastColumn="0" w:lastRowFirstColumn="0" w:lastRowLastColumn="0"/>
          <w:ins w:id="13658" w:author="Андрей EXP-327886" w:date="2025-09-25T19:54:00Z"/>
        </w:trPr>
        <w:tc>
          <w:tcPr>
            <w:tcW w:w="1133" w:type="pct"/>
          </w:tcPr>
          <w:p w14:paraId="29307FE9" w14:textId="77777777" w:rsidR="00CB1793" w:rsidRDefault="00CB1793" w:rsidP="006703EA">
            <w:pPr>
              <w:pStyle w:val="GOSTTablenorm"/>
              <w:rPr>
                <w:ins w:id="13659" w:author="Андрей EXP-327886" w:date="2025-09-25T19:54:00Z"/>
                <w:szCs w:val="22"/>
              </w:rPr>
            </w:pPr>
            <w:ins w:id="13660" w:author="Андрей EXP-327886" w:date="2025-09-25T19:54:00Z">
              <w:r>
                <w:rPr>
                  <w:szCs w:val="22"/>
                </w:rPr>
                <w:t>Номер_ЛС_плательщика</w:t>
              </w:r>
            </w:ins>
          </w:p>
        </w:tc>
        <w:tc>
          <w:tcPr>
            <w:tcW w:w="315" w:type="pct"/>
          </w:tcPr>
          <w:p w14:paraId="44A7CAB6" w14:textId="77777777" w:rsidR="00CB1793" w:rsidRPr="00B9499D" w:rsidRDefault="00CB1793" w:rsidP="006703EA">
            <w:pPr>
              <w:pStyle w:val="GOSTTablenorm"/>
              <w:rPr>
                <w:ins w:id="13661" w:author="Андрей EXP-327886" w:date="2025-09-25T19:54:00Z"/>
              </w:rPr>
            </w:pPr>
            <w:ins w:id="13662" w:author="Андрей EXP-327886" w:date="2025-09-25T19:54:00Z">
              <w:r>
                <w:t>нет</w:t>
              </w:r>
            </w:ins>
          </w:p>
        </w:tc>
        <w:tc>
          <w:tcPr>
            <w:tcW w:w="1124" w:type="pct"/>
          </w:tcPr>
          <w:p w14:paraId="74188361" w14:textId="77777777" w:rsidR="00CB1793" w:rsidRPr="00B9499D" w:rsidRDefault="00CB1793" w:rsidP="006703EA">
            <w:pPr>
              <w:pStyle w:val="GOSTTablenorm"/>
              <w:rPr>
                <w:ins w:id="13663" w:author="Андрей EXP-327886" w:date="2025-09-25T19:54:00Z"/>
              </w:rPr>
            </w:pPr>
            <w:ins w:id="13664" w:author="Андрей EXP-327886" w:date="2025-09-25T19:54:00Z">
              <w:r>
                <w:t>Номер лицевого счета плательщика</w:t>
              </w:r>
            </w:ins>
          </w:p>
        </w:tc>
        <w:tc>
          <w:tcPr>
            <w:tcW w:w="1080" w:type="pct"/>
          </w:tcPr>
          <w:p w14:paraId="6B750337" w14:textId="77777777" w:rsidR="00CB1793" w:rsidRPr="005737E4" w:rsidRDefault="00CB1793" w:rsidP="006703EA">
            <w:pPr>
              <w:pStyle w:val="GOSTTablenorm"/>
              <w:rPr>
                <w:ins w:id="13665" w:author="Андрей EXP-327886" w:date="2025-09-25T19:54:00Z"/>
                <w:lang w:val="en-US"/>
              </w:rPr>
            </w:pPr>
            <w:ins w:id="13666" w:author="Андрей EXP-327886" w:date="2025-09-25T19:54:00Z">
              <w:r w:rsidRPr="009E2ABB">
                <w:t>InfPayer_Customer_AccountNumber</w:t>
              </w:r>
            </w:ins>
          </w:p>
        </w:tc>
        <w:tc>
          <w:tcPr>
            <w:tcW w:w="1348" w:type="pct"/>
          </w:tcPr>
          <w:p w14:paraId="0309533D" w14:textId="77777777" w:rsidR="00CB1793" w:rsidRPr="00B9499D" w:rsidRDefault="00CB1793" w:rsidP="006703EA">
            <w:pPr>
              <w:pStyle w:val="GOSTTablenorm"/>
              <w:rPr>
                <w:ins w:id="13667" w:author="Андрей EXP-327886" w:date="2025-09-25T19:54:00Z"/>
              </w:rPr>
            </w:pPr>
            <w:ins w:id="13668" w:author="Андрей EXP-327886" w:date="2025-09-25T19:54:00Z">
              <w:r>
                <w:t>-</w:t>
              </w:r>
            </w:ins>
          </w:p>
        </w:tc>
      </w:tr>
      <w:tr w:rsidR="00CB1793" w:rsidRPr="00B074CA" w14:paraId="50ABF9D2" w14:textId="77777777" w:rsidTr="006703EA">
        <w:trPr>
          <w:cnfStyle w:val="000000100000" w:firstRow="0" w:lastRow="0" w:firstColumn="0" w:lastColumn="0" w:oddVBand="0" w:evenVBand="0" w:oddHBand="1" w:evenHBand="0" w:firstRowFirstColumn="0" w:firstRowLastColumn="0" w:lastRowFirstColumn="0" w:lastRowLastColumn="0"/>
          <w:ins w:id="13669" w:author="Андрей EXP-327886" w:date="2025-09-25T19:54:00Z"/>
        </w:trPr>
        <w:tc>
          <w:tcPr>
            <w:tcW w:w="1133" w:type="pct"/>
          </w:tcPr>
          <w:p w14:paraId="61F9407D" w14:textId="77777777" w:rsidR="00CB1793" w:rsidRPr="00F96CC5" w:rsidRDefault="00CB1793" w:rsidP="006703EA">
            <w:pPr>
              <w:pStyle w:val="GOSTTablenorm"/>
              <w:rPr>
                <w:ins w:id="13670" w:author="Андрей EXP-327886" w:date="2025-09-25T19:54:00Z"/>
              </w:rPr>
            </w:pPr>
            <w:ins w:id="13671" w:author="Андрей EXP-327886" w:date="2025-09-25T19:54:00Z">
              <w:r w:rsidRPr="0012287D">
                <w:t>Номер_строки</w:t>
              </w:r>
            </w:ins>
          </w:p>
        </w:tc>
        <w:tc>
          <w:tcPr>
            <w:tcW w:w="315" w:type="pct"/>
          </w:tcPr>
          <w:p w14:paraId="322BF924" w14:textId="77777777" w:rsidR="00CB1793" w:rsidRPr="00B074CA" w:rsidRDefault="00CB1793" w:rsidP="006703EA">
            <w:pPr>
              <w:pStyle w:val="GOSTTablenorm"/>
              <w:rPr>
                <w:ins w:id="13672" w:author="Андрей EXP-327886" w:date="2025-09-25T19:54:00Z"/>
              </w:rPr>
            </w:pPr>
            <w:ins w:id="13673" w:author="Андрей EXP-327886" w:date="2025-09-25T19:54:00Z">
              <w:r>
                <w:t>да</w:t>
              </w:r>
            </w:ins>
          </w:p>
        </w:tc>
        <w:tc>
          <w:tcPr>
            <w:tcW w:w="1124" w:type="pct"/>
          </w:tcPr>
          <w:p w14:paraId="5C01ABF9" w14:textId="77777777" w:rsidR="00CB1793" w:rsidRPr="00B074CA" w:rsidRDefault="00CB1793" w:rsidP="006703EA">
            <w:pPr>
              <w:pStyle w:val="GOSTTablenorm"/>
              <w:rPr>
                <w:ins w:id="13674" w:author="Андрей EXP-327886" w:date="2025-09-25T19:54:00Z"/>
              </w:rPr>
            </w:pPr>
            <w:ins w:id="13675" w:author="Андрей EXP-327886" w:date="2025-09-25T19:54:00Z">
              <w:r w:rsidRPr="0012287D">
                <w:t>Номер строки</w:t>
              </w:r>
            </w:ins>
          </w:p>
        </w:tc>
        <w:tc>
          <w:tcPr>
            <w:tcW w:w="1080" w:type="pct"/>
          </w:tcPr>
          <w:p w14:paraId="472F5DC0" w14:textId="77777777" w:rsidR="00CB1793" w:rsidRDefault="00CB1793" w:rsidP="006703EA">
            <w:pPr>
              <w:pStyle w:val="GOSTTablenorm"/>
              <w:rPr>
                <w:ins w:id="13676" w:author="Андрей EXP-327886" w:date="2025-09-25T19:54:00Z"/>
                <w:bCs/>
              </w:rPr>
            </w:pPr>
            <w:ins w:id="13677" w:author="Андрей EXP-327886" w:date="2025-09-25T19:54:00Z">
              <w:r w:rsidRPr="00F16DBC">
                <w:rPr>
                  <w:b/>
                </w:rPr>
                <w:t>IncludedPaymentsDesc</w:t>
              </w:r>
              <w:r w:rsidRPr="00F16DBC">
                <w:rPr>
                  <w:bCs/>
                </w:rPr>
                <w:t>:NumbRow</w:t>
              </w:r>
            </w:ins>
          </w:p>
          <w:p w14:paraId="7F2C76F9" w14:textId="77777777" w:rsidR="00CB1793" w:rsidRPr="00B074CA" w:rsidRDefault="00CB1793" w:rsidP="006703EA">
            <w:pPr>
              <w:pStyle w:val="GOSTTablenorm"/>
              <w:rPr>
                <w:ins w:id="13678" w:author="Андрей EXP-327886" w:date="2025-09-25T19:54:00Z"/>
              </w:rPr>
            </w:pPr>
            <w:ins w:id="13679" w:author="Андрей EXP-327886" w:date="2025-09-25T19:54:00Z">
              <w:r w:rsidRPr="00F16DBC">
                <w:rPr>
                  <w:b/>
                </w:rPr>
                <w:t>InfRecipient</w:t>
              </w:r>
              <w:r w:rsidRPr="00F16DBC">
                <w:rPr>
                  <w:bCs/>
                </w:rPr>
                <w:t>:NumbRow</w:t>
              </w:r>
            </w:ins>
          </w:p>
        </w:tc>
        <w:tc>
          <w:tcPr>
            <w:tcW w:w="1348" w:type="pct"/>
          </w:tcPr>
          <w:p w14:paraId="67DD21B2" w14:textId="77777777" w:rsidR="00CB1793" w:rsidRDefault="00CB1793" w:rsidP="006703EA">
            <w:pPr>
              <w:pStyle w:val="GOSTTablenorm"/>
              <w:rPr>
                <w:ins w:id="13680" w:author="Андрей EXP-327886" w:date="2025-09-25T19:54:00Z"/>
              </w:rPr>
            </w:pPr>
            <w:ins w:id="13681" w:author="Андрей EXP-327886" w:date="2025-09-25T19:54:00Z">
              <w:r w:rsidRPr="003C6BF1">
                <w:t xml:space="preserve">Заполняется значением из тега </w:t>
              </w:r>
              <w:r w:rsidRPr="00F16DBC">
                <w:rPr>
                  <w:b/>
                </w:rPr>
                <w:t>InfRecipient</w:t>
              </w:r>
              <w:r w:rsidRPr="00F16DBC">
                <w:rPr>
                  <w:bCs/>
                </w:rPr>
                <w:t>:NumbRow</w:t>
              </w:r>
              <w:r w:rsidRPr="003C6BF1">
                <w:t xml:space="preserve"> в случае, если </w:t>
              </w:r>
              <w:r>
                <w:t xml:space="preserve">в разделе </w:t>
              </w:r>
              <w:r w:rsidRPr="00201F93">
                <w:t>InfRecipient</w:t>
              </w:r>
              <w:r>
                <w:t xml:space="preserve"> более одной строки</w:t>
              </w:r>
              <w:r w:rsidRPr="003C6BF1">
                <w:t>.</w:t>
              </w:r>
            </w:ins>
          </w:p>
          <w:p w14:paraId="29629171" w14:textId="77777777" w:rsidR="00CB1793" w:rsidRDefault="00CB1793" w:rsidP="006703EA">
            <w:pPr>
              <w:pStyle w:val="GOSTTablenorm"/>
              <w:rPr>
                <w:ins w:id="13682" w:author="Андрей EXP-327886" w:date="2025-09-25T19:54:00Z"/>
              </w:rPr>
            </w:pPr>
            <w:ins w:id="13683" w:author="Андрей EXP-327886" w:date="2025-09-25T19:54:00Z">
              <w:r w:rsidRPr="003C6BF1">
                <w:t xml:space="preserve">Заполняется значением из тега </w:t>
              </w:r>
              <w:r w:rsidRPr="00F16DBC">
                <w:rPr>
                  <w:b/>
                </w:rPr>
                <w:t>IncludedPaymentsDesc</w:t>
              </w:r>
              <w:r w:rsidRPr="00F16DBC">
                <w:rPr>
                  <w:bCs/>
                </w:rPr>
                <w:t>:NumbRow</w:t>
              </w:r>
              <w:r>
                <w:rPr>
                  <w:bCs/>
                </w:rPr>
                <w:t xml:space="preserve"> </w:t>
              </w:r>
              <w:r w:rsidRPr="003C6BF1">
                <w:t xml:space="preserve">в случае, если </w:t>
              </w:r>
              <w:r>
                <w:t xml:space="preserve">в разделе </w:t>
              </w:r>
              <w:r w:rsidRPr="00201F93">
                <w:t>IncludedPaymentsDesс</w:t>
              </w:r>
              <w:r>
                <w:t xml:space="preserve"> более одной строки или в разделах </w:t>
              </w:r>
              <w:r w:rsidRPr="00201F93">
                <w:t>IncludedPaymentsDesс</w:t>
              </w:r>
              <w:r>
                <w:t xml:space="preserve"> и </w:t>
              </w:r>
              <w:r w:rsidRPr="00201F93">
                <w:t>InfRecipient</w:t>
              </w:r>
              <w:r>
                <w:t xml:space="preserve"> присутствует по одной строке</w:t>
              </w:r>
              <w:r w:rsidRPr="003C6BF1">
                <w:t>.</w:t>
              </w:r>
            </w:ins>
          </w:p>
          <w:p w14:paraId="4572657B" w14:textId="77777777" w:rsidR="00CB1793" w:rsidRPr="00B074CA" w:rsidRDefault="00CB1793" w:rsidP="006703EA">
            <w:pPr>
              <w:pStyle w:val="GOSTTablenorm"/>
              <w:rPr>
                <w:ins w:id="13684" w:author="Андрей EXP-327886" w:date="2025-09-25T19:54:00Z"/>
              </w:rPr>
            </w:pPr>
          </w:p>
        </w:tc>
      </w:tr>
      <w:tr w:rsidR="00CB1793" w:rsidRPr="00B074CA" w14:paraId="21989727" w14:textId="77777777" w:rsidTr="006703EA">
        <w:trPr>
          <w:cnfStyle w:val="000000010000" w:firstRow="0" w:lastRow="0" w:firstColumn="0" w:lastColumn="0" w:oddVBand="0" w:evenVBand="0" w:oddHBand="0" w:evenHBand="1" w:firstRowFirstColumn="0" w:firstRowLastColumn="0" w:lastRowFirstColumn="0" w:lastRowLastColumn="0"/>
          <w:ins w:id="13685" w:author="Андрей EXP-327886" w:date="2025-09-25T19:54:00Z"/>
        </w:trPr>
        <w:tc>
          <w:tcPr>
            <w:tcW w:w="1133" w:type="pct"/>
          </w:tcPr>
          <w:p w14:paraId="709BDAD5" w14:textId="77777777" w:rsidR="00CB1793" w:rsidRPr="00F96CC5" w:rsidRDefault="00CB1793" w:rsidP="006703EA">
            <w:pPr>
              <w:pStyle w:val="GOSTTablenorm"/>
              <w:rPr>
                <w:ins w:id="13686" w:author="Андрей EXP-327886" w:date="2025-09-25T19:54:00Z"/>
              </w:rPr>
            </w:pPr>
            <w:ins w:id="13687" w:author="Андрей EXP-327886" w:date="2025-09-25T19:54:00Z">
              <w:r w:rsidRPr="00B9499D">
                <w:rPr>
                  <w:szCs w:val="22"/>
                </w:rPr>
                <w:t>КБК_плательщика</w:t>
              </w:r>
            </w:ins>
          </w:p>
        </w:tc>
        <w:tc>
          <w:tcPr>
            <w:tcW w:w="315" w:type="pct"/>
          </w:tcPr>
          <w:p w14:paraId="26270CA6" w14:textId="77777777" w:rsidR="00CB1793" w:rsidRPr="00B074CA" w:rsidRDefault="00CB1793" w:rsidP="006703EA">
            <w:pPr>
              <w:pStyle w:val="GOSTTablenorm"/>
              <w:rPr>
                <w:ins w:id="13688" w:author="Андрей EXP-327886" w:date="2025-09-25T19:54:00Z"/>
              </w:rPr>
            </w:pPr>
            <w:ins w:id="13689" w:author="Андрей EXP-327886" w:date="2025-09-25T19:54:00Z">
              <w:r w:rsidRPr="00B9499D">
                <w:rPr>
                  <w:szCs w:val="22"/>
                </w:rPr>
                <w:t>нет</w:t>
              </w:r>
            </w:ins>
          </w:p>
        </w:tc>
        <w:tc>
          <w:tcPr>
            <w:tcW w:w="1124" w:type="pct"/>
          </w:tcPr>
          <w:p w14:paraId="431D0C1A" w14:textId="77777777" w:rsidR="00CB1793" w:rsidRPr="00B074CA" w:rsidRDefault="00CB1793" w:rsidP="006703EA">
            <w:pPr>
              <w:pStyle w:val="GOSTTablenorm"/>
              <w:rPr>
                <w:ins w:id="13690" w:author="Андрей EXP-327886" w:date="2025-09-25T19:54:00Z"/>
              </w:rPr>
            </w:pPr>
            <w:ins w:id="13691" w:author="Андрей EXP-327886" w:date="2025-09-25T19:54:00Z">
              <w:r>
                <w:rPr>
                  <w:szCs w:val="22"/>
                </w:rPr>
                <w:t>КБК</w:t>
              </w:r>
              <w:r w:rsidRPr="00B9499D">
                <w:rPr>
                  <w:szCs w:val="22"/>
                </w:rPr>
                <w:t xml:space="preserve"> плательщика (по строке документа)</w:t>
              </w:r>
            </w:ins>
          </w:p>
        </w:tc>
        <w:tc>
          <w:tcPr>
            <w:tcW w:w="1080" w:type="pct"/>
          </w:tcPr>
          <w:p w14:paraId="4C662C71" w14:textId="77777777" w:rsidR="00CB1793" w:rsidRPr="00B074CA" w:rsidRDefault="00CB1793" w:rsidP="006703EA">
            <w:pPr>
              <w:pStyle w:val="GOSTTablenorm"/>
              <w:rPr>
                <w:ins w:id="13692" w:author="Андрей EXP-327886" w:date="2025-09-25T19:54:00Z"/>
              </w:rPr>
            </w:pPr>
            <w:ins w:id="13693" w:author="Андрей EXP-327886" w:date="2025-09-25T19:54:00Z">
              <w:r w:rsidRPr="00F16DBC">
                <w:rPr>
                  <w:b/>
                </w:rPr>
                <w:t>IncludedPaymentsDesc</w:t>
              </w:r>
              <w:r w:rsidRPr="00F16DBC">
                <w:rPr>
                  <w:bCs/>
                </w:rPr>
                <w:t>:KBKPayer_KBK</w:t>
              </w:r>
            </w:ins>
          </w:p>
        </w:tc>
        <w:tc>
          <w:tcPr>
            <w:tcW w:w="1348" w:type="pct"/>
          </w:tcPr>
          <w:p w14:paraId="06C3D394" w14:textId="77777777" w:rsidR="00CB1793" w:rsidRPr="00B074CA" w:rsidRDefault="00CB1793" w:rsidP="006703EA">
            <w:pPr>
              <w:pStyle w:val="GOSTTablenorm"/>
              <w:rPr>
                <w:ins w:id="13694" w:author="Андрей EXP-327886" w:date="2025-09-25T19:54:00Z"/>
              </w:rPr>
            </w:pPr>
            <w:ins w:id="13695" w:author="Андрей EXP-327886" w:date="2025-09-25T19:54:00Z">
              <w:r>
                <w:t>-</w:t>
              </w:r>
            </w:ins>
          </w:p>
        </w:tc>
      </w:tr>
      <w:tr w:rsidR="00CB1793" w:rsidRPr="00B074CA" w14:paraId="3FC2150A" w14:textId="77777777" w:rsidTr="006703EA">
        <w:trPr>
          <w:cnfStyle w:val="000000100000" w:firstRow="0" w:lastRow="0" w:firstColumn="0" w:lastColumn="0" w:oddVBand="0" w:evenVBand="0" w:oddHBand="1" w:evenHBand="0" w:firstRowFirstColumn="0" w:firstRowLastColumn="0" w:lastRowFirstColumn="0" w:lastRowLastColumn="0"/>
          <w:ins w:id="13696" w:author="Андрей EXP-327886" w:date="2025-09-25T19:54:00Z"/>
        </w:trPr>
        <w:tc>
          <w:tcPr>
            <w:tcW w:w="1133" w:type="pct"/>
          </w:tcPr>
          <w:p w14:paraId="75EB8A75" w14:textId="77777777" w:rsidR="00CB1793" w:rsidRPr="00F96CC5" w:rsidRDefault="00CB1793" w:rsidP="006703EA">
            <w:pPr>
              <w:pStyle w:val="GOSTTablenorm"/>
              <w:rPr>
                <w:ins w:id="13697" w:author="Андрей EXP-327886" w:date="2025-09-25T19:54:00Z"/>
              </w:rPr>
            </w:pPr>
            <w:ins w:id="13698" w:author="Андрей EXP-327886" w:date="2025-09-25T19:54:00Z">
              <w:r w:rsidRPr="00035400">
                <w:t>Тип_КБК_</w:t>
              </w:r>
              <w:r>
                <w:t>лс</w:t>
              </w:r>
            </w:ins>
          </w:p>
        </w:tc>
        <w:tc>
          <w:tcPr>
            <w:tcW w:w="315" w:type="pct"/>
          </w:tcPr>
          <w:p w14:paraId="682B9BCB" w14:textId="77777777" w:rsidR="00CB1793" w:rsidRPr="00B074CA" w:rsidRDefault="00CB1793" w:rsidP="006703EA">
            <w:pPr>
              <w:pStyle w:val="GOSTTablenorm"/>
              <w:rPr>
                <w:ins w:id="13699" w:author="Андрей EXP-327886" w:date="2025-09-25T19:54:00Z"/>
              </w:rPr>
            </w:pPr>
            <w:ins w:id="13700" w:author="Андрей EXP-327886" w:date="2025-09-25T19:54:00Z">
              <w:r>
                <w:t>да</w:t>
              </w:r>
            </w:ins>
          </w:p>
        </w:tc>
        <w:tc>
          <w:tcPr>
            <w:tcW w:w="1124" w:type="pct"/>
          </w:tcPr>
          <w:p w14:paraId="6C04AD29" w14:textId="77777777" w:rsidR="00CB1793" w:rsidRPr="00B074CA" w:rsidRDefault="00CB1793" w:rsidP="006703EA">
            <w:pPr>
              <w:pStyle w:val="GOSTTablenorm"/>
              <w:rPr>
                <w:ins w:id="13701" w:author="Андрей EXP-327886" w:date="2025-09-25T19:54:00Z"/>
              </w:rPr>
            </w:pPr>
            <w:ins w:id="13702" w:author="Андрей EXP-327886" w:date="2025-09-25T19:54:00Z">
              <w:r w:rsidRPr="00035400">
                <w:t>Тип КБК плательщика</w:t>
              </w:r>
              <w:r>
                <w:t xml:space="preserve"> </w:t>
              </w:r>
            </w:ins>
          </w:p>
        </w:tc>
        <w:tc>
          <w:tcPr>
            <w:tcW w:w="1080" w:type="pct"/>
          </w:tcPr>
          <w:p w14:paraId="0A73E5C0" w14:textId="77777777" w:rsidR="00CB1793" w:rsidRPr="00B074CA" w:rsidRDefault="00CB1793" w:rsidP="006703EA">
            <w:pPr>
              <w:pStyle w:val="GOSTTablenorm"/>
              <w:rPr>
                <w:ins w:id="13703" w:author="Андрей EXP-327886" w:date="2025-09-25T19:54:00Z"/>
              </w:rPr>
            </w:pPr>
            <w:ins w:id="13704" w:author="Андрей EXP-327886" w:date="2025-09-25T19:54:00Z">
              <w:r>
                <w:rPr>
                  <w:b/>
                </w:rPr>
                <w:t>-</w:t>
              </w:r>
            </w:ins>
          </w:p>
        </w:tc>
        <w:tc>
          <w:tcPr>
            <w:tcW w:w="1348" w:type="pct"/>
          </w:tcPr>
          <w:p w14:paraId="1B41A0CA" w14:textId="77777777" w:rsidR="00CB1793" w:rsidRPr="00B074CA" w:rsidRDefault="00CB1793" w:rsidP="006703EA">
            <w:pPr>
              <w:pStyle w:val="GOSTTablenorm"/>
              <w:rPr>
                <w:ins w:id="13705" w:author="Андрей EXP-327886" w:date="2025-09-25T19:54:00Z"/>
              </w:rPr>
            </w:pPr>
            <w:ins w:id="13706" w:author="Андрей EXP-327886" w:date="2025-09-25T19:54:00Z">
              <w:r>
                <w:t>Атрибут всегда заполняется значением «31».</w:t>
              </w:r>
            </w:ins>
          </w:p>
        </w:tc>
      </w:tr>
      <w:tr w:rsidR="00CB1793" w:rsidRPr="00B074CA" w14:paraId="1C515BDB" w14:textId="77777777" w:rsidTr="006703EA">
        <w:trPr>
          <w:cnfStyle w:val="000000010000" w:firstRow="0" w:lastRow="0" w:firstColumn="0" w:lastColumn="0" w:oddVBand="0" w:evenVBand="0" w:oddHBand="0" w:evenHBand="1" w:firstRowFirstColumn="0" w:firstRowLastColumn="0" w:lastRowFirstColumn="0" w:lastRowLastColumn="0"/>
          <w:ins w:id="13707" w:author="Андрей EXP-327886" w:date="2025-09-25T19:54:00Z"/>
        </w:trPr>
        <w:tc>
          <w:tcPr>
            <w:tcW w:w="1133" w:type="pct"/>
          </w:tcPr>
          <w:p w14:paraId="13ADE831" w14:textId="77777777" w:rsidR="00CB1793" w:rsidRDefault="00CB1793" w:rsidP="006703EA">
            <w:pPr>
              <w:pStyle w:val="GOSTTablenorm"/>
              <w:rPr>
                <w:ins w:id="13708" w:author="Андрей EXP-327886" w:date="2025-09-25T19:54:00Z"/>
              </w:rPr>
            </w:pPr>
            <w:ins w:id="13709" w:author="Андрей EXP-327886" w:date="2025-09-25T19:54:00Z">
              <w:r w:rsidRPr="00B9499D">
                <w:rPr>
                  <w:szCs w:val="22"/>
                </w:rPr>
                <w:t>Сумма_валюта_операции</w:t>
              </w:r>
            </w:ins>
          </w:p>
        </w:tc>
        <w:tc>
          <w:tcPr>
            <w:tcW w:w="315" w:type="pct"/>
          </w:tcPr>
          <w:p w14:paraId="11B16530" w14:textId="77777777" w:rsidR="00CB1793" w:rsidRPr="00B074CA" w:rsidRDefault="00CB1793" w:rsidP="006703EA">
            <w:pPr>
              <w:pStyle w:val="GOSTTablenorm"/>
              <w:rPr>
                <w:ins w:id="13710" w:author="Андрей EXP-327886" w:date="2025-09-25T19:54:00Z"/>
              </w:rPr>
            </w:pPr>
            <w:ins w:id="13711" w:author="Андрей EXP-327886" w:date="2025-09-25T19:54:00Z">
              <w:r w:rsidRPr="00B9499D">
                <w:rPr>
                  <w:szCs w:val="22"/>
                </w:rPr>
                <w:t>да</w:t>
              </w:r>
            </w:ins>
          </w:p>
        </w:tc>
        <w:tc>
          <w:tcPr>
            <w:tcW w:w="1124" w:type="pct"/>
          </w:tcPr>
          <w:p w14:paraId="5D839D8E" w14:textId="77777777" w:rsidR="00CB1793" w:rsidRPr="00B074CA" w:rsidRDefault="00CB1793" w:rsidP="006703EA">
            <w:pPr>
              <w:pStyle w:val="GOSTTablenorm"/>
              <w:rPr>
                <w:ins w:id="13712" w:author="Андрей EXP-327886" w:date="2025-09-25T19:54:00Z"/>
              </w:rPr>
            </w:pPr>
            <w:ins w:id="13713" w:author="Андрей EXP-327886" w:date="2025-09-25T19:54:00Z">
              <w:r w:rsidRPr="00B9499D">
                <w:t>Сумма в валюте</w:t>
              </w:r>
              <w:r>
                <w:t xml:space="preserve"> </w:t>
              </w:r>
              <w:r w:rsidRPr="00B9499D">
                <w:rPr>
                  <w:szCs w:val="22"/>
                </w:rPr>
                <w:t>(по строке документа)</w:t>
              </w:r>
            </w:ins>
          </w:p>
        </w:tc>
        <w:tc>
          <w:tcPr>
            <w:tcW w:w="1080" w:type="pct"/>
          </w:tcPr>
          <w:p w14:paraId="1D40367E" w14:textId="77777777" w:rsidR="00CB1793" w:rsidRPr="00D171AC" w:rsidRDefault="00CB1793" w:rsidP="006703EA">
            <w:pPr>
              <w:pStyle w:val="GOSTTablenorm"/>
              <w:rPr>
                <w:ins w:id="13714" w:author="Андрей EXP-327886" w:date="2025-09-25T19:54:00Z"/>
                <w:bCs/>
                <w:lang w:val="en-US"/>
              </w:rPr>
            </w:pPr>
            <w:ins w:id="13715" w:author="Андрей EXP-327886" w:date="2025-09-25T19:54:00Z">
              <w:r w:rsidRPr="00D171AC">
                <w:rPr>
                  <w:b/>
                  <w:lang w:val="en-US"/>
                </w:rPr>
                <w:t>IncludedPaymentsDesc</w:t>
              </w:r>
              <w:r w:rsidRPr="00D171AC">
                <w:rPr>
                  <w:bCs/>
                  <w:lang w:val="en-US"/>
                </w:rPr>
                <w:t>:amountCurr</w:t>
              </w:r>
            </w:ins>
          </w:p>
          <w:p w14:paraId="43773473" w14:textId="77777777" w:rsidR="00CB1793" w:rsidRPr="00D171AC" w:rsidRDefault="00CB1793" w:rsidP="006703EA">
            <w:pPr>
              <w:pStyle w:val="GOSTTablenorm"/>
              <w:rPr>
                <w:ins w:id="13716" w:author="Андрей EXP-327886" w:date="2025-09-25T19:54:00Z"/>
                <w:lang w:val="en-US"/>
              </w:rPr>
            </w:pPr>
            <w:ins w:id="13717" w:author="Андрей EXP-327886" w:date="2025-09-25T19:54:00Z">
              <w:r w:rsidRPr="00D171AC">
                <w:rPr>
                  <w:b/>
                  <w:lang w:val="en-US"/>
                </w:rPr>
                <w:t>InfRecipient</w:t>
              </w:r>
              <w:r w:rsidRPr="00D171AC">
                <w:rPr>
                  <w:bCs/>
                  <w:lang w:val="en-US"/>
                </w:rPr>
                <w:t>:DetailsRecipientOrganization_AmountVal</w:t>
              </w:r>
            </w:ins>
          </w:p>
        </w:tc>
        <w:tc>
          <w:tcPr>
            <w:tcW w:w="1348" w:type="pct"/>
          </w:tcPr>
          <w:p w14:paraId="4F23EDDA" w14:textId="77777777" w:rsidR="00CB1793" w:rsidRPr="00D171AC" w:rsidRDefault="00CB1793" w:rsidP="006703EA">
            <w:pPr>
              <w:pStyle w:val="GOSTTablenorm"/>
              <w:rPr>
                <w:ins w:id="13718" w:author="Андрей EXP-327886" w:date="2025-09-25T19:54:00Z"/>
                <w:lang w:val="en-US"/>
              </w:rPr>
            </w:pPr>
            <w:ins w:id="13719" w:author="Андрей EXP-327886" w:date="2025-09-25T19:54:00Z">
              <w:r w:rsidRPr="003C6BF1">
                <w:t>Заполняется</w:t>
              </w:r>
              <w:r w:rsidRPr="00D171AC">
                <w:rPr>
                  <w:lang w:val="en-US"/>
                </w:rPr>
                <w:t xml:space="preserve"> </w:t>
              </w:r>
              <w:r w:rsidRPr="003C6BF1">
                <w:t>значением</w:t>
              </w:r>
              <w:r w:rsidRPr="00D171AC">
                <w:rPr>
                  <w:lang w:val="en-US"/>
                </w:rPr>
                <w:t xml:space="preserve"> </w:t>
              </w:r>
              <w:r w:rsidRPr="003C6BF1">
                <w:t>из</w:t>
              </w:r>
              <w:r w:rsidRPr="00D171AC">
                <w:rPr>
                  <w:lang w:val="en-US"/>
                </w:rPr>
                <w:t xml:space="preserve"> </w:t>
              </w:r>
              <w:r w:rsidRPr="003C6BF1">
                <w:t>тега</w:t>
              </w:r>
              <w:r w:rsidRPr="00D171AC">
                <w:rPr>
                  <w:lang w:val="en-US"/>
                </w:rPr>
                <w:t xml:space="preserve"> </w:t>
              </w:r>
              <w:r w:rsidRPr="00D171AC">
                <w:rPr>
                  <w:b/>
                  <w:lang w:val="en-US"/>
                </w:rPr>
                <w:t>InfRecipient</w:t>
              </w:r>
              <w:r w:rsidRPr="00D171AC">
                <w:rPr>
                  <w:bCs/>
                  <w:lang w:val="en-US"/>
                </w:rPr>
                <w:t>:DetailsRecipientOrganization_AmountVal</w:t>
              </w:r>
              <w:r w:rsidRPr="00D171AC">
                <w:rPr>
                  <w:lang w:val="en-US"/>
                </w:rPr>
                <w:t xml:space="preserve"> </w:t>
              </w:r>
              <w:r w:rsidRPr="003C6BF1">
                <w:t>в</w:t>
              </w:r>
              <w:r w:rsidRPr="00D171AC">
                <w:rPr>
                  <w:lang w:val="en-US"/>
                </w:rPr>
                <w:t xml:space="preserve"> </w:t>
              </w:r>
              <w:r w:rsidRPr="003C6BF1">
                <w:t>случае</w:t>
              </w:r>
              <w:r w:rsidRPr="00D171AC">
                <w:rPr>
                  <w:lang w:val="en-US"/>
                </w:rPr>
                <w:t xml:space="preserve">, </w:t>
              </w:r>
              <w:r w:rsidRPr="003C6BF1">
                <w:t>если</w:t>
              </w:r>
              <w:r w:rsidRPr="00D171AC">
                <w:rPr>
                  <w:lang w:val="en-US"/>
                </w:rPr>
                <w:t xml:space="preserve"> </w:t>
              </w:r>
              <w:r>
                <w:t>в</w:t>
              </w:r>
              <w:r w:rsidRPr="00D171AC">
                <w:rPr>
                  <w:lang w:val="en-US"/>
                </w:rPr>
                <w:t xml:space="preserve"> </w:t>
              </w:r>
              <w:r>
                <w:t>разделе</w:t>
              </w:r>
              <w:r w:rsidRPr="00D171AC">
                <w:rPr>
                  <w:lang w:val="en-US"/>
                </w:rPr>
                <w:t xml:space="preserve"> InfRecipient </w:t>
              </w:r>
              <w:r>
                <w:t>более</w:t>
              </w:r>
              <w:r w:rsidRPr="00D171AC">
                <w:rPr>
                  <w:lang w:val="en-US"/>
                </w:rPr>
                <w:t xml:space="preserve"> </w:t>
              </w:r>
              <w:r>
                <w:t>одной</w:t>
              </w:r>
              <w:r w:rsidRPr="00D171AC">
                <w:rPr>
                  <w:lang w:val="en-US"/>
                </w:rPr>
                <w:t xml:space="preserve"> </w:t>
              </w:r>
              <w:r>
                <w:t>строки</w:t>
              </w:r>
              <w:r w:rsidRPr="00D171AC">
                <w:rPr>
                  <w:lang w:val="en-US"/>
                </w:rPr>
                <w:t>.</w:t>
              </w:r>
            </w:ins>
          </w:p>
          <w:p w14:paraId="3068A860" w14:textId="77777777" w:rsidR="00CB1793" w:rsidRPr="00D171AC" w:rsidRDefault="00CB1793" w:rsidP="006703EA">
            <w:pPr>
              <w:pStyle w:val="GOSTTablenorm"/>
              <w:rPr>
                <w:ins w:id="13720" w:author="Андрей EXP-327886" w:date="2025-09-25T19:54:00Z"/>
                <w:szCs w:val="22"/>
                <w:lang w:val="en-US"/>
              </w:rPr>
            </w:pPr>
            <w:ins w:id="13721" w:author="Андрей EXP-327886" w:date="2025-09-25T19:54:00Z">
              <w:r w:rsidRPr="003C6BF1">
                <w:t>Заполняется</w:t>
              </w:r>
              <w:r w:rsidRPr="00D171AC">
                <w:rPr>
                  <w:lang w:val="en-US"/>
                </w:rPr>
                <w:t xml:space="preserve"> </w:t>
              </w:r>
              <w:r w:rsidRPr="003C6BF1">
                <w:t>значением</w:t>
              </w:r>
              <w:r w:rsidRPr="00D171AC">
                <w:rPr>
                  <w:lang w:val="en-US"/>
                </w:rPr>
                <w:t xml:space="preserve"> </w:t>
              </w:r>
              <w:r w:rsidRPr="003C6BF1">
                <w:t>из</w:t>
              </w:r>
              <w:r w:rsidRPr="00D171AC">
                <w:rPr>
                  <w:lang w:val="en-US"/>
                </w:rPr>
                <w:t xml:space="preserve"> </w:t>
              </w:r>
              <w:r w:rsidRPr="003C6BF1">
                <w:t>тега</w:t>
              </w:r>
              <w:r w:rsidRPr="00D171AC">
                <w:rPr>
                  <w:lang w:val="en-US"/>
                </w:rPr>
                <w:t xml:space="preserve"> </w:t>
              </w:r>
              <w:r w:rsidRPr="00D171AC">
                <w:rPr>
                  <w:b/>
                  <w:lang w:val="en-US"/>
                </w:rPr>
                <w:t>IncludedPaymentsDesc</w:t>
              </w:r>
              <w:r w:rsidRPr="00D171AC">
                <w:rPr>
                  <w:bCs/>
                  <w:lang w:val="en-US"/>
                </w:rPr>
                <w:t xml:space="preserve">:amountCurr </w:t>
              </w:r>
              <w:r w:rsidRPr="003C6BF1">
                <w:t>в</w:t>
              </w:r>
              <w:r w:rsidRPr="00D171AC">
                <w:rPr>
                  <w:lang w:val="en-US"/>
                </w:rPr>
                <w:t xml:space="preserve"> </w:t>
              </w:r>
              <w:r w:rsidRPr="003C6BF1">
                <w:t>случае</w:t>
              </w:r>
              <w:r w:rsidRPr="00D171AC">
                <w:rPr>
                  <w:lang w:val="en-US"/>
                </w:rPr>
                <w:t xml:space="preserve">, </w:t>
              </w:r>
              <w:r w:rsidRPr="003C6BF1">
                <w:t>если</w:t>
              </w:r>
              <w:r w:rsidRPr="00D171AC">
                <w:rPr>
                  <w:lang w:val="en-US"/>
                </w:rPr>
                <w:t xml:space="preserve"> </w:t>
              </w:r>
              <w:r>
                <w:t>в</w:t>
              </w:r>
              <w:r w:rsidRPr="00D171AC">
                <w:rPr>
                  <w:lang w:val="en-US"/>
                </w:rPr>
                <w:t xml:space="preserve"> </w:t>
              </w:r>
              <w:r>
                <w:t>разделе</w:t>
              </w:r>
              <w:r w:rsidRPr="00D171AC">
                <w:rPr>
                  <w:lang w:val="en-US"/>
                </w:rPr>
                <w:t xml:space="preserve"> IncludedPaymentsDes</w:t>
              </w:r>
              <w:r w:rsidRPr="00201F93">
                <w:t>с</w:t>
              </w:r>
              <w:r w:rsidRPr="00D171AC">
                <w:rPr>
                  <w:lang w:val="en-US"/>
                </w:rPr>
                <w:t xml:space="preserve"> </w:t>
              </w:r>
              <w:r>
                <w:t>более</w:t>
              </w:r>
              <w:r w:rsidRPr="00D171AC">
                <w:rPr>
                  <w:lang w:val="en-US"/>
                </w:rPr>
                <w:t xml:space="preserve"> </w:t>
              </w:r>
              <w:r>
                <w:t>одной</w:t>
              </w:r>
              <w:r w:rsidRPr="00D171AC">
                <w:rPr>
                  <w:lang w:val="en-US"/>
                </w:rPr>
                <w:t xml:space="preserve"> </w:t>
              </w:r>
              <w:r>
                <w:t>строки</w:t>
              </w:r>
              <w:r w:rsidRPr="00D171AC">
                <w:rPr>
                  <w:lang w:val="en-US"/>
                </w:rPr>
                <w:t xml:space="preserve"> </w:t>
              </w:r>
              <w:r>
                <w:t>или</w:t>
              </w:r>
              <w:r w:rsidRPr="00D171AC">
                <w:rPr>
                  <w:lang w:val="en-US"/>
                </w:rPr>
                <w:t xml:space="preserve"> </w:t>
              </w:r>
              <w:r>
                <w:t>в</w:t>
              </w:r>
              <w:r w:rsidRPr="00D171AC">
                <w:rPr>
                  <w:lang w:val="en-US"/>
                </w:rPr>
                <w:t xml:space="preserve"> </w:t>
              </w:r>
              <w:r>
                <w:t>разделах</w:t>
              </w:r>
              <w:r w:rsidRPr="00D171AC">
                <w:rPr>
                  <w:lang w:val="en-US"/>
                </w:rPr>
                <w:t xml:space="preserve"> IncludedPaymentsDes</w:t>
              </w:r>
              <w:r w:rsidRPr="00201F93">
                <w:t>с</w:t>
              </w:r>
              <w:r w:rsidRPr="00D171AC">
                <w:rPr>
                  <w:lang w:val="en-US"/>
                </w:rPr>
                <w:t xml:space="preserve"> </w:t>
              </w:r>
              <w:r>
                <w:t>и</w:t>
              </w:r>
              <w:r w:rsidRPr="00D171AC">
                <w:rPr>
                  <w:lang w:val="en-US"/>
                </w:rPr>
                <w:t xml:space="preserve"> InfRecipient </w:t>
              </w:r>
              <w:r>
                <w:t>присутствует</w:t>
              </w:r>
              <w:r w:rsidRPr="00D171AC">
                <w:rPr>
                  <w:lang w:val="en-US"/>
                </w:rPr>
                <w:t xml:space="preserve"> </w:t>
              </w:r>
              <w:r>
                <w:t>по</w:t>
              </w:r>
              <w:r w:rsidRPr="00D171AC">
                <w:rPr>
                  <w:lang w:val="en-US"/>
                </w:rPr>
                <w:t xml:space="preserve"> </w:t>
              </w:r>
              <w:r>
                <w:t>одной</w:t>
              </w:r>
              <w:r w:rsidRPr="00D171AC">
                <w:rPr>
                  <w:lang w:val="en-US"/>
                </w:rPr>
                <w:t xml:space="preserve"> </w:t>
              </w:r>
              <w:r>
                <w:t>строке</w:t>
              </w:r>
              <w:r w:rsidRPr="00D171AC">
                <w:rPr>
                  <w:lang w:val="en-US"/>
                </w:rPr>
                <w:t>.</w:t>
              </w:r>
            </w:ins>
          </w:p>
          <w:p w14:paraId="3A103F18" w14:textId="77777777" w:rsidR="00CB1793" w:rsidRPr="00B074CA" w:rsidRDefault="00CB1793" w:rsidP="006703EA">
            <w:pPr>
              <w:pStyle w:val="GOSTTablenorm"/>
              <w:rPr>
                <w:ins w:id="13722" w:author="Андрей EXP-327886" w:date="2025-09-25T19:54:00Z"/>
              </w:rPr>
            </w:pPr>
            <w:ins w:id="13723" w:author="Андрей EXP-327886" w:date="2025-09-25T19:54:00Z">
              <w:r w:rsidRPr="00B9499D">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tc>
      </w:tr>
      <w:tr w:rsidR="00CB1793" w:rsidRPr="009042A9" w14:paraId="3A9E9C86" w14:textId="77777777" w:rsidTr="006703EA">
        <w:trPr>
          <w:cnfStyle w:val="000000100000" w:firstRow="0" w:lastRow="0" w:firstColumn="0" w:lastColumn="0" w:oddVBand="0" w:evenVBand="0" w:oddHBand="1" w:evenHBand="0" w:firstRowFirstColumn="0" w:firstRowLastColumn="0" w:lastRowFirstColumn="0" w:lastRowLastColumn="0"/>
          <w:ins w:id="13724" w:author="Андрей EXP-327886" w:date="2025-09-25T19:54:00Z"/>
        </w:trPr>
        <w:tc>
          <w:tcPr>
            <w:tcW w:w="1133" w:type="pct"/>
          </w:tcPr>
          <w:p w14:paraId="783D95C1" w14:textId="77777777" w:rsidR="00CB1793" w:rsidRDefault="00CB1793" w:rsidP="006703EA">
            <w:pPr>
              <w:pStyle w:val="GOSTTablenorm"/>
              <w:rPr>
                <w:ins w:id="13725" w:author="Андрей EXP-327886" w:date="2025-09-25T19:54:00Z"/>
              </w:rPr>
            </w:pPr>
            <w:commentRangeStart w:id="13726"/>
            <w:ins w:id="13727" w:author="Андрей EXP-327886" w:date="2025-09-25T19:54:00Z">
              <w:r w:rsidRPr="00B9499D">
                <w:rPr>
                  <w:szCs w:val="22"/>
                </w:rPr>
                <w:t>Сумма_валюта_учета_руб</w:t>
              </w:r>
              <w:commentRangeEnd w:id="13726"/>
              <w:r>
                <w:rPr>
                  <w:rStyle w:val="afff4"/>
                  <w:sz w:val="22"/>
                  <w:szCs w:val="20"/>
                </w:rPr>
                <w:commentReference w:id="13726"/>
              </w:r>
            </w:ins>
          </w:p>
        </w:tc>
        <w:tc>
          <w:tcPr>
            <w:tcW w:w="315" w:type="pct"/>
          </w:tcPr>
          <w:p w14:paraId="6DA70BF7" w14:textId="77777777" w:rsidR="00CB1793" w:rsidRPr="00B074CA" w:rsidRDefault="00CB1793" w:rsidP="006703EA">
            <w:pPr>
              <w:pStyle w:val="GOSTTablenorm"/>
              <w:rPr>
                <w:ins w:id="13728" w:author="Андрей EXP-327886" w:date="2025-09-25T19:54:00Z"/>
              </w:rPr>
            </w:pPr>
            <w:ins w:id="13729" w:author="Андрей EXP-327886" w:date="2025-09-25T19:54:00Z">
              <w:r>
                <w:rPr>
                  <w:szCs w:val="22"/>
                </w:rPr>
                <w:t>да</w:t>
              </w:r>
            </w:ins>
          </w:p>
        </w:tc>
        <w:tc>
          <w:tcPr>
            <w:tcW w:w="1124" w:type="pct"/>
          </w:tcPr>
          <w:p w14:paraId="3C82F080" w14:textId="77777777" w:rsidR="00CB1793" w:rsidRPr="00B074CA" w:rsidRDefault="00CB1793" w:rsidP="006703EA">
            <w:pPr>
              <w:pStyle w:val="GOSTTablenorm"/>
              <w:rPr>
                <w:ins w:id="13730" w:author="Андрей EXP-327886" w:date="2025-09-25T19:54:00Z"/>
              </w:rPr>
            </w:pPr>
            <w:ins w:id="13731" w:author="Андрей EXP-327886" w:date="2025-09-25T19:54:00Z">
              <w:r w:rsidRPr="00B9499D">
                <w:t>Сумма в рублях</w:t>
              </w:r>
              <w:r>
                <w:t xml:space="preserve"> (учетная) </w:t>
              </w:r>
              <w:r w:rsidRPr="00B9499D">
                <w:rPr>
                  <w:szCs w:val="22"/>
                </w:rPr>
                <w:t>(по строке документа)</w:t>
              </w:r>
            </w:ins>
          </w:p>
        </w:tc>
        <w:tc>
          <w:tcPr>
            <w:tcW w:w="1080" w:type="pct"/>
          </w:tcPr>
          <w:p w14:paraId="06513C64" w14:textId="77777777" w:rsidR="00CB1793" w:rsidRPr="00D171AC" w:rsidRDefault="00CB1793" w:rsidP="006703EA">
            <w:pPr>
              <w:pStyle w:val="GOSTTablenorm"/>
              <w:rPr>
                <w:ins w:id="13732" w:author="Андрей EXP-327886" w:date="2025-09-25T19:54:00Z"/>
                <w:bCs/>
                <w:lang w:val="en-US"/>
              </w:rPr>
            </w:pPr>
            <w:ins w:id="13733" w:author="Андрей EXP-327886" w:date="2025-09-25T19:54:00Z">
              <w:r w:rsidRPr="00D171AC">
                <w:rPr>
                  <w:b/>
                  <w:lang w:val="en-US"/>
                </w:rPr>
                <w:t>IncludedPaymentsDesc</w:t>
              </w:r>
              <w:r w:rsidRPr="00D171AC">
                <w:rPr>
                  <w:bCs/>
                  <w:lang w:val="en-US"/>
                </w:rPr>
                <w:t>:amountRub</w:t>
              </w:r>
            </w:ins>
          </w:p>
          <w:p w14:paraId="75866C4A" w14:textId="77777777" w:rsidR="00CB1793" w:rsidRPr="00D171AC" w:rsidRDefault="00CB1793" w:rsidP="006703EA">
            <w:pPr>
              <w:pStyle w:val="GOSTTablenorm"/>
              <w:rPr>
                <w:ins w:id="13734" w:author="Андрей EXP-327886" w:date="2025-09-25T19:54:00Z"/>
                <w:lang w:val="en-US"/>
              </w:rPr>
            </w:pPr>
            <w:ins w:id="13735" w:author="Андрей EXP-327886" w:date="2025-09-25T19:54:00Z">
              <w:r w:rsidRPr="00D171AC">
                <w:rPr>
                  <w:b/>
                  <w:lang w:val="en-US"/>
                </w:rPr>
                <w:t>InfRecipient</w:t>
              </w:r>
              <w:r w:rsidRPr="00D171AC">
                <w:rPr>
                  <w:bCs/>
                  <w:lang w:val="en-US"/>
                </w:rPr>
                <w:t>:DetailsRecipientOrganization_AmountRub</w:t>
              </w:r>
            </w:ins>
          </w:p>
        </w:tc>
        <w:tc>
          <w:tcPr>
            <w:tcW w:w="1348" w:type="pct"/>
          </w:tcPr>
          <w:p w14:paraId="40F55A47" w14:textId="77777777" w:rsidR="00CB1793" w:rsidRPr="00D171AC" w:rsidRDefault="00CB1793" w:rsidP="006703EA">
            <w:pPr>
              <w:pStyle w:val="GOSTTablenorm"/>
              <w:rPr>
                <w:ins w:id="13736" w:author="Андрей EXP-327886" w:date="2025-09-25T19:54:00Z"/>
                <w:lang w:val="en-US"/>
              </w:rPr>
            </w:pPr>
            <w:ins w:id="13737" w:author="Андрей EXP-327886" w:date="2025-09-25T19:54:00Z">
              <w:r w:rsidRPr="003C6BF1">
                <w:t>Заполняется</w:t>
              </w:r>
              <w:r w:rsidRPr="00D171AC">
                <w:rPr>
                  <w:lang w:val="en-US"/>
                </w:rPr>
                <w:t xml:space="preserve"> </w:t>
              </w:r>
              <w:r w:rsidRPr="003C6BF1">
                <w:t>значением</w:t>
              </w:r>
              <w:r w:rsidRPr="00D171AC">
                <w:rPr>
                  <w:lang w:val="en-US"/>
                </w:rPr>
                <w:t xml:space="preserve"> </w:t>
              </w:r>
              <w:r w:rsidRPr="003C6BF1">
                <w:t>из</w:t>
              </w:r>
              <w:r w:rsidRPr="00D171AC">
                <w:rPr>
                  <w:lang w:val="en-US"/>
                </w:rPr>
                <w:t xml:space="preserve"> </w:t>
              </w:r>
              <w:r w:rsidRPr="003C6BF1">
                <w:t>тега</w:t>
              </w:r>
              <w:r w:rsidRPr="00D171AC">
                <w:rPr>
                  <w:lang w:val="en-US"/>
                </w:rPr>
                <w:t xml:space="preserve"> </w:t>
              </w:r>
              <w:r w:rsidRPr="00D171AC">
                <w:rPr>
                  <w:b/>
                  <w:lang w:val="en-US"/>
                </w:rPr>
                <w:t>InfRecipient</w:t>
              </w:r>
              <w:r w:rsidRPr="00D171AC">
                <w:rPr>
                  <w:bCs/>
                  <w:lang w:val="en-US"/>
                </w:rPr>
                <w:t>:DetailsRecipientOrganization_AmountRub</w:t>
              </w:r>
              <w:r w:rsidRPr="00D171AC">
                <w:rPr>
                  <w:lang w:val="en-US"/>
                </w:rPr>
                <w:t xml:space="preserve"> </w:t>
              </w:r>
              <w:r w:rsidRPr="003C6BF1">
                <w:t>в</w:t>
              </w:r>
              <w:r w:rsidRPr="00D171AC">
                <w:rPr>
                  <w:lang w:val="en-US"/>
                </w:rPr>
                <w:t xml:space="preserve"> </w:t>
              </w:r>
              <w:r w:rsidRPr="003C6BF1">
                <w:t>случае</w:t>
              </w:r>
              <w:r w:rsidRPr="00D171AC">
                <w:rPr>
                  <w:lang w:val="en-US"/>
                </w:rPr>
                <w:t xml:space="preserve">, </w:t>
              </w:r>
              <w:r w:rsidRPr="003C6BF1">
                <w:t>если</w:t>
              </w:r>
              <w:r w:rsidRPr="00D171AC">
                <w:rPr>
                  <w:lang w:val="en-US"/>
                </w:rPr>
                <w:t xml:space="preserve"> </w:t>
              </w:r>
              <w:r>
                <w:t>в</w:t>
              </w:r>
              <w:r w:rsidRPr="00D171AC">
                <w:rPr>
                  <w:lang w:val="en-US"/>
                </w:rPr>
                <w:t xml:space="preserve"> </w:t>
              </w:r>
              <w:r>
                <w:t>разделе</w:t>
              </w:r>
              <w:r w:rsidRPr="00D171AC">
                <w:rPr>
                  <w:lang w:val="en-US"/>
                </w:rPr>
                <w:t xml:space="preserve"> InfRecipient </w:t>
              </w:r>
              <w:r>
                <w:t>более</w:t>
              </w:r>
              <w:r w:rsidRPr="00D171AC">
                <w:rPr>
                  <w:lang w:val="en-US"/>
                </w:rPr>
                <w:t xml:space="preserve"> </w:t>
              </w:r>
              <w:r>
                <w:t>одной</w:t>
              </w:r>
              <w:r w:rsidRPr="00D171AC">
                <w:rPr>
                  <w:lang w:val="en-US"/>
                </w:rPr>
                <w:t xml:space="preserve"> </w:t>
              </w:r>
              <w:r>
                <w:t>строки</w:t>
              </w:r>
              <w:r w:rsidRPr="00D171AC">
                <w:rPr>
                  <w:lang w:val="en-US"/>
                </w:rPr>
                <w:t>.</w:t>
              </w:r>
            </w:ins>
          </w:p>
          <w:p w14:paraId="1F953853" w14:textId="77777777" w:rsidR="00CB1793" w:rsidRPr="00D171AC" w:rsidRDefault="00CB1793" w:rsidP="006703EA">
            <w:pPr>
              <w:pStyle w:val="GOSTTablenorm"/>
              <w:rPr>
                <w:ins w:id="13738" w:author="Андрей EXP-327886" w:date="2025-09-25T19:54:00Z"/>
                <w:szCs w:val="22"/>
                <w:lang w:val="en-US"/>
              </w:rPr>
            </w:pPr>
            <w:ins w:id="13739" w:author="Андрей EXP-327886" w:date="2025-09-25T19:54:00Z">
              <w:r w:rsidRPr="003C6BF1">
                <w:t>Заполняется</w:t>
              </w:r>
              <w:r w:rsidRPr="00D171AC">
                <w:rPr>
                  <w:lang w:val="en-US"/>
                </w:rPr>
                <w:t xml:space="preserve"> </w:t>
              </w:r>
              <w:r w:rsidRPr="003C6BF1">
                <w:t>значением</w:t>
              </w:r>
              <w:r w:rsidRPr="00D171AC">
                <w:rPr>
                  <w:lang w:val="en-US"/>
                </w:rPr>
                <w:t xml:space="preserve"> </w:t>
              </w:r>
              <w:r w:rsidRPr="003C6BF1">
                <w:t>из</w:t>
              </w:r>
              <w:r w:rsidRPr="00D171AC">
                <w:rPr>
                  <w:lang w:val="en-US"/>
                </w:rPr>
                <w:t xml:space="preserve"> </w:t>
              </w:r>
              <w:r w:rsidRPr="003C6BF1">
                <w:t>тега</w:t>
              </w:r>
              <w:r w:rsidRPr="00D171AC">
                <w:rPr>
                  <w:lang w:val="en-US"/>
                </w:rPr>
                <w:t xml:space="preserve"> </w:t>
              </w:r>
              <w:r w:rsidRPr="00D171AC">
                <w:rPr>
                  <w:b/>
                  <w:lang w:val="en-US"/>
                </w:rPr>
                <w:t>IncludedPaymentsDesc</w:t>
              </w:r>
              <w:r w:rsidRPr="00D171AC">
                <w:rPr>
                  <w:bCs/>
                  <w:lang w:val="en-US"/>
                </w:rPr>
                <w:t xml:space="preserve">:amountRub </w:t>
              </w:r>
              <w:r w:rsidRPr="003C6BF1">
                <w:t>в</w:t>
              </w:r>
              <w:r w:rsidRPr="00D171AC">
                <w:rPr>
                  <w:lang w:val="en-US"/>
                </w:rPr>
                <w:t xml:space="preserve"> </w:t>
              </w:r>
              <w:r w:rsidRPr="003C6BF1">
                <w:t>случае</w:t>
              </w:r>
              <w:r w:rsidRPr="00D171AC">
                <w:rPr>
                  <w:lang w:val="en-US"/>
                </w:rPr>
                <w:t xml:space="preserve">, </w:t>
              </w:r>
              <w:r w:rsidRPr="003C6BF1">
                <w:t>если</w:t>
              </w:r>
              <w:r w:rsidRPr="00D171AC">
                <w:rPr>
                  <w:lang w:val="en-US"/>
                </w:rPr>
                <w:t xml:space="preserve"> </w:t>
              </w:r>
              <w:r>
                <w:t>в</w:t>
              </w:r>
              <w:r w:rsidRPr="00D171AC">
                <w:rPr>
                  <w:lang w:val="en-US"/>
                </w:rPr>
                <w:t xml:space="preserve"> </w:t>
              </w:r>
              <w:r>
                <w:t>разделе</w:t>
              </w:r>
              <w:r w:rsidRPr="00D171AC">
                <w:rPr>
                  <w:lang w:val="en-US"/>
                </w:rPr>
                <w:t xml:space="preserve"> IncludedPaymentsDes</w:t>
              </w:r>
              <w:r w:rsidRPr="00201F93">
                <w:t>с</w:t>
              </w:r>
              <w:r w:rsidRPr="00D171AC">
                <w:rPr>
                  <w:lang w:val="en-US"/>
                </w:rPr>
                <w:t xml:space="preserve"> </w:t>
              </w:r>
              <w:r>
                <w:t>более</w:t>
              </w:r>
              <w:r w:rsidRPr="00D171AC">
                <w:rPr>
                  <w:lang w:val="en-US"/>
                </w:rPr>
                <w:t xml:space="preserve"> </w:t>
              </w:r>
              <w:r>
                <w:t>одной</w:t>
              </w:r>
              <w:r w:rsidRPr="00D171AC">
                <w:rPr>
                  <w:lang w:val="en-US"/>
                </w:rPr>
                <w:t xml:space="preserve"> </w:t>
              </w:r>
              <w:r>
                <w:t>строки</w:t>
              </w:r>
              <w:r w:rsidRPr="00D171AC">
                <w:rPr>
                  <w:lang w:val="en-US"/>
                </w:rPr>
                <w:t xml:space="preserve"> </w:t>
              </w:r>
              <w:r>
                <w:t>или</w:t>
              </w:r>
              <w:r w:rsidRPr="00D171AC">
                <w:rPr>
                  <w:lang w:val="en-US"/>
                </w:rPr>
                <w:t xml:space="preserve"> </w:t>
              </w:r>
              <w:r>
                <w:t>в</w:t>
              </w:r>
              <w:r w:rsidRPr="00D171AC">
                <w:rPr>
                  <w:lang w:val="en-US"/>
                </w:rPr>
                <w:t xml:space="preserve"> </w:t>
              </w:r>
              <w:r>
                <w:t>разделах</w:t>
              </w:r>
              <w:r w:rsidRPr="00D171AC">
                <w:rPr>
                  <w:lang w:val="en-US"/>
                </w:rPr>
                <w:t xml:space="preserve"> IncludedPaymentsDes</w:t>
              </w:r>
              <w:r w:rsidRPr="00201F93">
                <w:t>с</w:t>
              </w:r>
              <w:r w:rsidRPr="00D171AC">
                <w:rPr>
                  <w:lang w:val="en-US"/>
                </w:rPr>
                <w:t xml:space="preserve"> </w:t>
              </w:r>
              <w:r>
                <w:t>и</w:t>
              </w:r>
              <w:r w:rsidRPr="00D171AC">
                <w:rPr>
                  <w:lang w:val="en-US"/>
                </w:rPr>
                <w:t xml:space="preserve"> InfRecipient </w:t>
              </w:r>
              <w:r>
                <w:t>присутствует</w:t>
              </w:r>
              <w:r w:rsidRPr="00D171AC">
                <w:rPr>
                  <w:lang w:val="en-US"/>
                </w:rPr>
                <w:t xml:space="preserve"> </w:t>
              </w:r>
              <w:r>
                <w:t>по</w:t>
              </w:r>
              <w:r w:rsidRPr="00D171AC">
                <w:rPr>
                  <w:lang w:val="en-US"/>
                </w:rPr>
                <w:t xml:space="preserve"> </w:t>
              </w:r>
              <w:r>
                <w:t>одной</w:t>
              </w:r>
              <w:r w:rsidRPr="00D171AC">
                <w:rPr>
                  <w:lang w:val="en-US"/>
                </w:rPr>
                <w:t xml:space="preserve"> </w:t>
              </w:r>
              <w:r>
                <w:t>строке</w:t>
              </w:r>
              <w:r w:rsidRPr="00D171AC">
                <w:rPr>
                  <w:lang w:val="en-US"/>
                </w:rPr>
                <w:t>.</w:t>
              </w:r>
            </w:ins>
          </w:p>
        </w:tc>
      </w:tr>
      <w:tr w:rsidR="00CB1793" w:rsidRPr="006068CE" w14:paraId="40FA6EDA" w14:textId="77777777" w:rsidTr="006703EA">
        <w:trPr>
          <w:cnfStyle w:val="000000010000" w:firstRow="0" w:lastRow="0" w:firstColumn="0" w:lastColumn="0" w:oddVBand="0" w:evenVBand="0" w:oddHBand="0" w:evenHBand="1" w:firstRowFirstColumn="0" w:firstRowLastColumn="0" w:lastRowFirstColumn="0" w:lastRowLastColumn="0"/>
          <w:ins w:id="13740" w:author="Андрей EXP-327886" w:date="2025-09-25T19:54:00Z"/>
        </w:trPr>
        <w:tc>
          <w:tcPr>
            <w:tcW w:w="1133" w:type="pct"/>
          </w:tcPr>
          <w:p w14:paraId="71E78862" w14:textId="77777777" w:rsidR="00CB1793" w:rsidRPr="00D171AC" w:rsidRDefault="00CB1793" w:rsidP="006703EA">
            <w:pPr>
              <w:pStyle w:val="GOSTTablenorm"/>
              <w:rPr>
                <w:ins w:id="13741" w:author="Андрей EXP-327886" w:date="2025-09-25T19:54:00Z"/>
                <w:lang w:val="en-US"/>
              </w:rPr>
            </w:pPr>
            <w:ins w:id="13742" w:author="Андрей EXP-327886" w:date="2025-09-25T19:54:00Z">
              <w:r w:rsidRPr="0012287D">
                <w:t>Номер</w:t>
              </w:r>
              <w:r w:rsidRPr="00D171AC">
                <w:rPr>
                  <w:lang w:val="en-US"/>
                </w:rPr>
                <w:t>_</w:t>
              </w:r>
              <w:r w:rsidRPr="0012287D">
                <w:t>строки</w:t>
              </w:r>
            </w:ins>
          </w:p>
        </w:tc>
        <w:tc>
          <w:tcPr>
            <w:tcW w:w="315" w:type="pct"/>
          </w:tcPr>
          <w:p w14:paraId="5A681149" w14:textId="77777777" w:rsidR="00CB1793" w:rsidRPr="00D171AC" w:rsidRDefault="00CB1793" w:rsidP="006703EA">
            <w:pPr>
              <w:pStyle w:val="GOSTTablenorm"/>
              <w:rPr>
                <w:ins w:id="13743" w:author="Андрей EXP-327886" w:date="2025-09-25T19:54:00Z"/>
                <w:lang w:val="en-US"/>
              </w:rPr>
            </w:pPr>
            <w:ins w:id="13744" w:author="Андрей EXP-327886" w:date="2025-09-25T19:54:00Z">
              <w:r w:rsidRPr="0012287D">
                <w:t>нет</w:t>
              </w:r>
            </w:ins>
          </w:p>
        </w:tc>
        <w:tc>
          <w:tcPr>
            <w:tcW w:w="1124" w:type="pct"/>
          </w:tcPr>
          <w:p w14:paraId="656BF6C2" w14:textId="77777777" w:rsidR="00CB1793" w:rsidRPr="00E90F64" w:rsidRDefault="00CB1793" w:rsidP="006703EA">
            <w:pPr>
              <w:pStyle w:val="GOSTTablenorm"/>
              <w:rPr>
                <w:ins w:id="13745" w:author="Андрей EXP-327886" w:date="2025-09-25T19:54:00Z"/>
              </w:rPr>
            </w:pPr>
            <w:ins w:id="13746" w:author="Андрей EXP-327886" w:date="2025-09-25T19:54:00Z">
              <w:r w:rsidRPr="00576AA3">
                <w:rPr>
                  <w:rFonts w:eastAsiaTheme="minorHAnsi"/>
                </w:rPr>
                <w:t>Номер</w:t>
              </w:r>
              <w:r w:rsidRPr="00E90F64">
                <w:rPr>
                  <w:rFonts w:eastAsiaTheme="minorHAnsi"/>
                </w:rPr>
                <w:t xml:space="preserve"> </w:t>
              </w:r>
              <w:r w:rsidRPr="00576AA3">
                <w:rPr>
                  <w:rFonts w:eastAsiaTheme="minorHAnsi"/>
                </w:rPr>
                <w:t>строки</w:t>
              </w:r>
              <w:r w:rsidRPr="00E90F64">
                <w:rPr>
                  <w:rFonts w:eastAsiaTheme="minorHAnsi"/>
                </w:rPr>
                <w:t xml:space="preserve"> </w:t>
              </w:r>
              <w:r w:rsidRPr="00576AA3">
                <w:rPr>
                  <w:rFonts w:eastAsiaTheme="minorHAnsi"/>
                </w:rPr>
                <w:t>по</w:t>
              </w:r>
              <w:r w:rsidRPr="00E90F64">
                <w:rPr>
                  <w:rFonts w:eastAsiaTheme="minorHAnsi"/>
                </w:rPr>
                <w:t xml:space="preserve"> </w:t>
              </w:r>
              <w:r w:rsidRPr="00576AA3">
                <w:rPr>
                  <w:rFonts w:eastAsiaTheme="minorHAnsi"/>
                </w:rPr>
                <w:t>порядку</w:t>
              </w:r>
              <w:r w:rsidRPr="00E90F64">
                <w:rPr>
                  <w:rFonts w:eastAsiaTheme="minorHAnsi"/>
                </w:rPr>
                <w:t xml:space="preserve"> </w:t>
              </w:r>
              <w:r w:rsidRPr="00E90F64">
                <w:rPr>
                  <w:szCs w:val="22"/>
                </w:rPr>
                <w:t>(</w:t>
              </w:r>
              <w:r w:rsidRPr="00B9499D">
                <w:rPr>
                  <w:szCs w:val="22"/>
                </w:rPr>
                <w:t>по</w:t>
              </w:r>
              <w:r w:rsidRPr="00E90F64">
                <w:rPr>
                  <w:szCs w:val="22"/>
                </w:rPr>
                <w:t xml:space="preserve"> </w:t>
              </w:r>
              <w:r w:rsidRPr="00B9499D">
                <w:rPr>
                  <w:szCs w:val="22"/>
                </w:rPr>
                <w:t>строке</w:t>
              </w:r>
              <w:r w:rsidRPr="00E90F64">
                <w:rPr>
                  <w:szCs w:val="22"/>
                </w:rPr>
                <w:t xml:space="preserve"> </w:t>
              </w:r>
              <w:r>
                <w:rPr>
                  <w:szCs w:val="22"/>
                </w:rPr>
                <w:t>блока</w:t>
              </w:r>
              <w:r w:rsidRPr="00E90F64">
                <w:rPr>
                  <w:szCs w:val="22"/>
                </w:rPr>
                <w:t xml:space="preserve"> «</w:t>
              </w:r>
              <w:r>
                <w:rPr>
                  <w:szCs w:val="22"/>
                </w:rPr>
                <w:t>Информация</w:t>
              </w:r>
              <w:r w:rsidRPr="00E90F64">
                <w:rPr>
                  <w:szCs w:val="22"/>
                </w:rPr>
                <w:t xml:space="preserve"> </w:t>
              </w:r>
              <w:r>
                <w:rPr>
                  <w:szCs w:val="22"/>
                </w:rPr>
                <w:t>о</w:t>
              </w:r>
              <w:r w:rsidRPr="00E90F64">
                <w:rPr>
                  <w:szCs w:val="22"/>
                </w:rPr>
                <w:t xml:space="preserve"> </w:t>
              </w:r>
              <w:r>
                <w:rPr>
                  <w:szCs w:val="22"/>
                </w:rPr>
                <w:t>получателях</w:t>
              </w:r>
              <w:r w:rsidRPr="00E90F64">
                <w:rPr>
                  <w:szCs w:val="22"/>
                </w:rPr>
                <w:t xml:space="preserve">» </w:t>
              </w:r>
              <w:r w:rsidRPr="00B9499D">
                <w:rPr>
                  <w:szCs w:val="22"/>
                </w:rPr>
                <w:t>документа</w:t>
              </w:r>
              <w:r w:rsidRPr="00E90F64">
                <w:rPr>
                  <w:szCs w:val="22"/>
                </w:rPr>
                <w:t>)</w:t>
              </w:r>
            </w:ins>
          </w:p>
        </w:tc>
        <w:tc>
          <w:tcPr>
            <w:tcW w:w="1080" w:type="pct"/>
          </w:tcPr>
          <w:p w14:paraId="79E65720" w14:textId="77777777" w:rsidR="00CB1793" w:rsidRPr="00D171AC" w:rsidRDefault="00CB1793" w:rsidP="006703EA">
            <w:pPr>
              <w:pStyle w:val="GOSTTablenorm"/>
              <w:rPr>
                <w:ins w:id="13747" w:author="Андрей EXP-327886" w:date="2025-09-25T19:54:00Z"/>
                <w:lang w:val="en-US"/>
              </w:rPr>
            </w:pPr>
            <w:ins w:id="13748" w:author="Андрей EXP-327886" w:date="2025-09-25T19:54:00Z">
              <w:r w:rsidRPr="00D171AC">
                <w:rPr>
                  <w:b/>
                  <w:lang w:val="en-US"/>
                </w:rPr>
                <w:t>InfRecipient</w:t>
              </w:r>
              <w:r w:rsidRPr="00D171AC">
                <w:rPr>
                  <w:bCs/>
                  <w:lang w:val="en-US"/>
                </w:rPr>
                <w:t>:NumbRow</w:t>
              </w:r>
            </w:ins>
          </w:p>
        </w:tc>
        <w:tc>
          <w:tcPr>
            <w:tcW w:w="1348" w:type="pct"/>
          </w:tcPr>
          <w:p w14:paraId="14A960FC" w14:textId="77777777" w:rsidR="00CB1793" w:rsidRPr="00D171AC" w:rsidRDefault="00CB1793" w:rsidP="006703EA">
            <w:pPr>
              <w:pStyle w:val="GOSTTablenorm"/>
              <w:rPr>
                <w:ins w:id="13749" w:author="Андрей EXP-327886" w:date="2025-09-25T19:54:00Z"/>
                <w:lang w:val="en-US"/>
              </w:rPr>
            </w:pPr>
            <w:ins w:id="13750" w:author="Андрей EXP-327886" w:date="2025-09-25T19:54:00Z">
              <w:r w:rsidRPr="00D171AC">
                <w:rPr>
                  <w:szCs w:val="22"/>
                  <w:lang w:val="en-US"/>
                </w:rPr>
                <w:t>-</w:t>
              </w:r>
            </w:ins>
          </w:p>
        </w:tc>
      </w:tr>
      <w:tr w:rsidR="00CB1793" w:rsidRPr="00B074CA" w14:paraId="5D16CBAD" w14:textId="77777777" w:rsidTr="006703EA">
        <w:trPr>
          <w:cnfStyle w:val="000000100000" w:firstRow="0" w:lastRow="0" w:firstColumn="0" w:lastColumn="0" w:oddVBand="0" w:evenVBand="0" w:oddHBand="1" w:evenHBand="0" w:firstRowFirstColumn="0" w:firstRowLastColumn="0" w:lastRowFirstColumn="0" w:lastRowLastColumn="0"/>
          <w:ins w:id="13751" w:author="Андрей EXP-327886" w:date="2025-09-25T19:54:00Z"/>
        </w:trPr>
        <w:tc>
          <w:tcPr>
            <w:tcW w:w="1133" w:type="pct"/>
          </w:tcPr>
          <w:p w14:paraId="627B69B9" w14:textId="77777777" w:rsidR="00CB1793" w:rsidRDefault="00CB1793" w:rsidP="006703EA">
            <w:pPr>
              <w:pStyle w:val="GOSTTablenorm"/>
              <w:rPr>
                <w:ins w:id="13752" w:author="Андрей EXP-327886" w:date="2025-09-25T19:54:00Z"/>
              </w:rPr>
            </w:pPr>
            <w:ins w:id="13753" w:author="Андрей EXP-327886" w:date="2025-09-25T19:54:00Z">
              <w:r w:rsidRPr="0041658B">
                <w:t>Код_цели_плательщика</w:t>
              </w:r>
            </w:ins>
          </w:p>
        </w:tc>
        <w:tc>
          <w:tcPr>
            <w:tcW w:w="315" w:type="pct"/>
          </w:tcPr>
          <w:p w14:paraId="3393D7D1" w14:textId="77777777" w:rsidR="00CB1793" w:rsidRPr="00B074CA" w:rsidRDefault="00CB1793" w:rsidP="006703EA">
            <w:pPr>
              <w:pStyle w:val="GOSTTablenorm"/>
              <w:rPr>
                <w:ins w:id="13754" w:author="Андрей EXP-327886" w:date="2025-09-25T19:54:00Z"/>
              </w:rPr>
            </w:pPr>
            <w:ins w:id="13755" w:author="Андрей EXP-327886" w:date="2025-09-25T19:54:00Z">
              <w:r w:rsidRPr="00E576D5">
                <w:t>да</w:t>
              </w:r>
            </w:ins>
          </w:p>
        </w:tc>
        <w:tc>
          <w:tcPr>
            <w:tcW w:w="1124" w:type="pct"/>
          </w:tcPr>
          <w:p w14:paraId="49CB3F32" w14:textId="77777777" w:rsidR="00CB1793" w:rsidRPr="00B074CA" w:rsidRDefault="00CB1793" w:rsidP="006703EA">
            <w:pPr>
              <w:pStyle w:val="GOSTTablenorm"/>
              <w:rPr>
                <w:ins w:id="13756" w:author="Андрей EXP-327886" w:date="2025-09-25T19:54:00Z"/>
              </w:rPr>
            </w:pPr>
            <w:ins w:id="13757" w:author="Андрей EXP-327886" w:date="2025-09-25T19:54:00Z">
              <w:r>
                <w:rPr>
                  <w:szCs w:val="22"/>
                </w:rPr>
                <w:t>Код прослеживаемости</w:t>
              </w:r>
              <w:r w:rsidRPr="00B9499D">
                <w:rPr>
                  <w:szCs w:val="22"/>
                </w:rPr>
                <w:t xml:space="preserve"> плательщика</w:t>
              </w:r>
              <w:r>
                <w:rPr>
                  <w:szCs w:val="22"/>
                </w:rPr>
                <w:t xml:space="preserve"> </w:t>
              </w:r>
              <w:r w:rsidRPr="00B9499D">
                <w:rPr>
                  <w:szCs w:val="22"/>
                </w:rPr>
                <w:t xml:space="preserve">(по строке </w:t>
              </w:r>
              <w:r>
                <w:rPr>
                  <w:szCs w:val="22"/>
                </w:rPr>
                <w:t xml:space="preserve">блока «Информация о получателях» </w:t>
              </w:r>
              <w:r w:rsidRPr="00B9499D">
                <w:rPr>
                  <w:szCs w:val="22"/>
                </w:rPr>
                <w:t>документа)</w:t>
              </w:r>
            </w:ins>
          </w:p>
        </w:tc>
        <w:tc>
          <w:tcPr>
            <w:tcW w:w="1080" w:type="pct"/>
          </w:tcPr>
          <w:p w14:paraId="15444BF1" w14:textId="77777777" w:rsidR="00CB1793" w:rsidRPr="00D171AC" w:rsidRDefault="00CB1793" w:rsidP="006703EA">
            <w:pPr>
              <w:pStyle w:val="GOSTTablenorm"/>
              <w:rPr>
                <w:ins w:id="13758" w:author="Андрей EXP-327886" w:date="2025-09-25T19:54:00Z"/>
                <w:bCs/>
                <w:lang w:val="en-US"/>
              </w:rPr>
            </w:pPr>
            <w:ins w:id="13759" w:author="Андрей EXP-327886" w:date="2025-09-25T19:54:00Z">
              <w:r w:rsidRPr="00D171AC">
                <w:rPr>
                  <w:b/>
                  <w:lang w:val="en-US"/>
                </w:rPr>
                <w:t>InfRecipient</w:t>
              </w:r>
              <w:r w:rsidRPr="00D171AC">
                <w:rPr>
                  <w:bCs/>
                  <w:lang w:val="en-US"/>
                </w:rPr>
                <w:t>:DetailsRecipientOrganization_traceability_code</w:t>
              </w:r>
            </w:ins>
          </w:p>
          <w:p w14:paraId="782209CE" w14:textId="77777777" w:rsidR="00CB1793" w:rsidRPr="00D171AC" w:rsidRDefault="00CB1793" w:rsidP="006703EA">
            <w:pPr>
              <w:pStyle w:val="GOSTTablenorm"/>
              <w:rPr>
                <w:ins w:id="13760" w:author="Андрей EXP-327886" w:date="2025-09-25T19:54:00Z"/>
                <w:bCs/>
                <w:lang w:val="en-US"/>
              </w:rPr>
            </w:pPr>
            <w:ins w:id="13761" w:author="Андрей EXP-327886" w:date="2025-09-25T19:54:00Z">
              <w:r w:rsidRPr="00D171AC">
                <w:rPr>
                  <w:b/>
                  <w:lang w:val="en-US"/>
                </w:rPr>
                <w:t>IncludedPaymentsDesc</w:t>
              </w:r>
              <w:r w:rsidRPr="00D171AC">
                <w:rPr>
                  <w:bCs/>
                  <w:lang w:val="en-US"/>
                </w:rPr>
                <w:t>:traceability_code</w:t>
              </w:r>
            </w:ins>
          </w:p>
          <w:p w14:paraId="4CDF18F3" w14:textId="77777777" w:rsidR="00CB1793" w:rsidRPr="00D171AC" w:rsidRDefault="00CB1793" w:rsidP="006703EA">
            <w:pPr>
              <w:pStyle w:val="GOSTTablenorm"/>
              <w:rPr>
                <w:ins w:id="13762" w:author="Андрей EXP-327886" w:date="2025-09-25T19:54:00Z"/>
                <w:lang w:val="en-US"/>
              </w:rPr>
            </w:pPr>
          </w:p>
        </w:tc>
        <w:tc>
          <w:tcPr>
            <w:tcW w:w="1348" w:type="pct"/>
          </w:tcPr>
          <w:p w14:paraId="25CCF886" w14:textId="77777777" w:rsidR="00CB1793" w:rsidRDefault="00CB1793" w:rsidP="006703EA">
            <w:pPr>
              <w:pStyle w:val="GOSTTablenorm"/>
              <w:rPr>
                <w:ins w:id="13763" w:author="Андрей EXP-327886" w:date="2025-09-25T19:54:00Z"/>
              </w:rPr>
            </w:pPr>
            <w:ins w:id="13764" w:author="Андрей EXP-327886" w:date="2025-09-25T19:54:00Z">
              <w:r>
                <w:t xml:space="preserve">Заполняется значением, указанным в параметре </w:t>
              </w:r>
              <w:r w:rsidRPr="00F16DBC">
                <w:rPr>
                  <w:b/>
                </w:rPr>
                <w:t>InfRecipient</w:t>
              </w:r>
              <w:r w:rsidRPr="00F16DBC">
                <w:rPr>
                  <w:bCs/>
                </w:rPr>
                <w:t>:DetailsRecipientOrganization_traceability_code</w:t>
              </w:r>
              <w:r>
                <w:t xml:space="preserve">, в случае, если он заполнен. </w:t>
              </w:r>
            </w:ins>
          </w:p>
          <w:p w14:paraId="4366E2C7" w14:textId="77777777" w:rsidR="00CB1793" w:rsidRPr="00201F93" w:rsidRDefault="00CB1793" w:rsidP="006703EA">
            <w:pPr>
              <w:pStyle w:val="GOSTTablenorm"/>
              <w:rPr>
                <w:ins w:id="13765" w:author="Андрей EXP-327886" w:date="2025-09-25T19:54:00Z"/>
                <w:bCs/>
              </w:rPr>
            </w:pPr>
            <w:ins w:id="13766" w:author="Андрей EXP-327886" w:date="2025-09-25T19:54:00Z">
              <w:r>
                <w:t xml:space="preserve">Иначе заполняется значением, указанным в параметре </w:t>
              </w:r>
              <w:r w:rsidRPr="00F16DBC">
                <w:rPr>
                  <w:b/>
                </w:rPr>
                <w:t>IncludedPaymentsDesc</w:t>
              </w:r>
              <w:r w:rsidRPr="00F16DBC">
                <w:rPr>
                  <w:bCs/>
                </w:rPr>
                <w:t>:traceability_code</w:t>
              </w:r>
            </w:ins>
          </w:p>
        </w:tc>
      </w:tr>
      <w:tr w:rsidR="00CB1793" w:rsidRPr="00CD5A35" w14:paraId="7360DF70" w14:textId="77777777" w:rsidTr="006703EA">
        <w:trPr>
          <w:cnfStyle w:val="000000010000" w:firstRow="0" w:lastRow="0" w:firstColumn="0" w:lastColumn="0" w:oddVBand="0" w:evenVBand="0" w:oddHBand="0" w:evenHBand="1" w:firstRowFirstColumn="0" w:firstRowLastColumn="0" w:lastRowFirstColumn="0" w:lastRowLastColumn="0"/>
          <w:ins w:id="13767" w:author="Андрей EXP-327886" w:date="2025-09-25T19:54:00Z"/>
        </w:trPr>
        <w:tc>
          <w:tcPr>
            <w:tcW w:w="1133" w:type="pct"/>
          </w:tcPr>
          <w:p w14:paraId="4E908E74" w14:textId="77777777" w:rsidR="00CB1793" w:rsidRPr="00B9499D" w:rsidRDefault="00CB1793" w:rsidP="006703EA">
            <w:pPr>
              <w:pStyle w:val="GOSTTablenorm"/>
              <w:rPr>
                <w:ins w:id="13768" w:author="Андрей EXP-327886" w:date="2025-09-25T19:54:00Z"/>
              </w:rPr>
            </w:pPr>
            <w:ins w:id="13769" w:author="Андрей EXP-327886" w:date="2025-09-25T19:54:00Z">
              <w:r w:rsidRPr="00B9499D">
                <w:t>Код_НПА</w:t>
              </w:r>
            </w:ins>
          </w:p>
        </w:tc>
        <w:tc>
          <w:tcPr>
            <w:tcW w:w="315" w:type="pct"/>
          </w:tcPr>
          <w:p w14:paraId="1AB5D37B" w14:textId="77777777" w:rsidR="00CB1793" w:rsidRPr="00B9499D" w:rsidRDefault="00CB1793" w:rsidP="006703EA">
            <w:pPr>
              <w:pStyle w:val="GOSTTablenorm"/>
              <w:rPr>
                <w:ins w:id="13770" w:author="Андрей EXP-327886" w:date="2025-09-25T19:54:00Z"/>
              </w:rPr>
            </w:pPr>
            <w:ins w:id="13771" w:author="Андрей EXP-327886" w:date="2025-09-25T19:54:00Z">
              <w:r w:rsidRPr="00B9499D">
                <w:t>да</w:t>
              </w:r>
            </w:ins>
          </w:p>
        </w:tc>
        <w:tc>
          <w:tcPr>
            <w:tcW w:w="1124" w:type="pct"/>
          </w:tcPr>
          <w:p w14:paraId="4C7ED945" w14:textId="77777777" w:rsidR="00CB1793" w:rsidRPr="00B9499D" w:rsidRDefault="00CB1793" w:rsidP="006703EA">
            <w:pPr>
              <w:pStyle w:val="GOSTTablenorm"/>
              <w:rPr>
                <w:ins w:id="13772" w:author="Андрей EXP-327886" w:date="2025-09-25T19:54:00Z"/>
              </w:rPr>
            </w:pPr>
            <w:ins w:id="13773" w:author="Андрей EXP-327886" w:date="2025-09-25T19:54:00Z">
              <w:r w:rsidRPr="00B9499D">
                <w:t>Код НПА</w:t>
              </w:r>
            </w:ins>
          </w:p>
        </w:tc>
        <w:tc>
          <w:tcPr>
            <w:tcW w:w="1080" w:type="pct"/>
          </w:tcPr>
          <w:p w14:paraId="3961FFC3" w14:textId="77777777" w:rsidR="00CB1793" w:rsidRPr="00D171AC" w:rsidRDefault="00CB1793" w:rsidP="006703EA">
            <w:pPr>
              <w:pStyle w:val="GOSTTablenorm"/>
              <w:rPr>
                <w:ins w:id="13774" w:author="Андрей EXP-327886" w:date="2025-09-25T19:54:00Z"/>
                <w:bCs/>
                <w:lang w:val="en-US"/>
              </w:rPr>
            </w:pPr>
            <w:ins w:id="13775" w:author="Андрей EXP-327886" w:date="2025-09-25T19:54:00Z">
              <w:r w:rsidRPr="00D171AC">
                <w:rPr>
                  <w:b/>
                  <w:lang w:val="en-US"/>
                </w:rPr>
                <w:t>InfRecipient</w:t>
              </w:r>
              <w:r w:rsidRPr="00D171AC">
                <w:rPr>
                  <w:bCs/>
                  <w:lang w:val="en-US"/>
                </w:rPr>
                <w:t>:DetailsRecipientOrganization_traceability_code</w:t>
              </w:r>
            </w:ins>
          </w:p>
          <w:p w14:paraId="7F9DB18E" w14:textId="77777777" w:rsidR="00CB1793" w:rsidRPr="00D171AC" w:rsidRDefault="00CB1793" w:rsidP="006703EA">
            <w:pPr>
              <w:pStyle w:val="GOSTTablenorm"/>
              <w:rPr>
                <w:ins w:id="13776" w:author="Андрей EXP-327886" w:date="2025-09-25T19:54:00Z"/>
                <w:bCs/>
                <w:lang w:val="en-US"/>
              </w:rPr>
            </w:pPr>
            <w:ins w:id="13777" w:author="Андрей EXP-327886" w:date="2025-09-25T19:54:00Z">
              <w:r w:rsidRPr="00D171AC">
                <w:rPr>
                  <w:b/>
                  <w:lang w:val="en-US"/>
                </w:rPr>
                <w:t>IncludedPaymentsDesc</w:t>
              </w:r>
              <w:r w:rsidRPr="00D171AC">
                <w:rPr>
                  <w:bCs/>
                  <w:lang w:val="en-US"/>
                </w:rPr>
                <w:t>:traceability_code</w:t>
              </w:r>
            </w:ins>
          </w:p>
          <w:p w14:paraId="5FB18CFE" w14:textId="77777777" w:rsidR="00CB1793" w:rsidRPr="00CD5A35" w:rsidRDefault="00CB1793" w:rsidP="006703EA">
            <w:pPr>
              <w:pStyle w:val="GOSTTablenorm"/>
              <w:rPr>
                <w:ins w:id="13778" w:author="Андрей EXP-327886" w:date="2025-09-25T19:54:00Z"/>
                <w:b/>
                <w:lang w:val="en-US"/>
              </w:rPr>
            </w:pPr>
          </w:p>
        </w:tc>
        <w:tc>
          <w:tcPr>
            <w:tcW w:w="1348" w:type="pct"/>
          </w:tcPr>
          <w:p w14:paraId="397AE895" w14:textId="77777777" w:rsidR="00CB1793" w:rsidRPr="00676CCF" w:rsidRDefault="00CB1793" w:rsidP="00CB1793">
            <w:pPr>
              <w:pStyle w:val="GOSTTableListNum10"/>
              <w:numPr>
                <w:ilvl w:val="0"/>
                <w:numId w:val="9"/>
              </w:numPr>
              <w:rPr>
                <w:ins w:id="13779" w:author="Андрей EXP-327886" w:date="2025-09-25T19:54:00Z"/>
                <w:rFonts w:eastAsiaTheme="minorEastAsia"/>
              </w:rPr>
            </w:pPr>
            <w:ins w:id="13780" w:author="Андрей EXP-327886" w:date="2025-09-25T19:54:00Z">
              <w:r w:rsidRPr="00B9499D">
                <w:t>4 символа (12-15 разряды) - если есть значение в источнике, отличное от 25 нулей</w:t>
              </w:r>
              <w:r>
                <w:t>;</w:t>
              </w:r>
            </w:ins>
          </w:p>
          <w:p w14:paraId="3B395CB8" w14:textId="77777777" w:rsidR="00CB1793" w:rsidRDefault="00CB1793" w:rsidP="00CB1793">
            <w:pPr>
              <w:pStyle w:val="GOSTTableListNum10"/>
              <w:numPr>
                <w:ilvl w:val="0"/>
                <w:numId w:val="9"/>
              </w:numPr>
              <w:rPr>
                <w:ins w:id="13781" w:author="Андрей EXP-327886" w:date="2025-09-25T19:54:00Z"/>
              </w:rPr>
            </w:pPr>
            <w:ins w:id="13782" w:author="Андрей EXP-327886" w:date="2025-09-25T19:54:00Z">
              <w:r w:rsidRPr="00B9499D">
                <w:t xml:space="preserve"> пусто - если значе</w:t>
              </w:r>
              <w:r>
                <w:t>ния нет или значение = 25 нулей</w:t>
              </w:r>
            </w:ins>
          </w:p>
          <w:p w14:paraId="22A6C85A" w14:textId="77777777" w:rsidR="00CB1793" w:rsidRPr="00CD5A35" w:rsidRDefault="00CB1793" w:rsidP="006703EA">
            <w:pPr>
              <w:pStyle w:val="GOSTTablenorm"/>
              <w:rPr>
                <w:ins w:id="13783" w:author="Андрей EXP-327886" w:date="2025-09-25T19:54:00Z"/>
              </w:rPr>
            </w:pPr>
            <w:ins w:id="13784" w:author="Андрей EXP-327886" w:date="2025-09-25T19:54:00Z">
              <w:r w:rsidRPr="004E1414">
                <w:t>Источником является значение в теге</w:t>
              </w:r>
              <w:r>
                <w:rPr>
                  <w:b/>
                </w:rPr>
                <w:t xml:space="preserve"> </w:t>
              </w:r>
              <w:r w:rsidRPr="004E1414">
                <w:rPr>
                  <w:b/>
                  <w:lang w:val="en-US"/>
                </w:rPr>
                <w:t>InfRecipient</w:t>
              </w:r>
              <w:r w:rsidRPr="004E1414">
                <w:rPr>
                  <w:bCs/>
                </w:rPr>
                <w:t>:</w:t>
              </w:r>
              <w:r w:rsidRPr="004E1414">
                <w:rPr>
                  <w:bCs/>
                  <w:lang w:val="en-US"/>
                </w:rPr>
                <w:t>DetailsRecipientOrganization</w:t>
              </w:r>
              <w:r w:rsidRPr="004E1414">
                <w:rPr>
                  <w:bCs/>
                </w:rPr>
                <w:t>_</w:t>
              </w:r>
              <w:r w:rsidRPr="004E1414">
                <w:rPr>
                  <w:bCs/>
                  <w:lang w:val="en-US"/>
                </w:rPr>
                <w:t>traceability</w:t>
              </w:r>
              <w:r w:rsidRPr="004E1414">
                <w:rPr>
                  <w:bCs/>
                </w:rPr>
                <w:t>_</w:t>
              </w:r>
              <w:r w:rsidRPr="004E1414">
                <w:rPr>
                  <w:bCs/>
                  <w:lang w:val="en-US"/>
                </w:rPr>
                <w:t>code</w:t>
              </w:r>
              <w:r w:rsidRPr="004E1414">
                <w:t xml:space="preserve">, </w:t>
              </w:r>
              <w:r>
                <w:t>в</w:t>
              </w:r>
              <w:r w:rsidRPr="004E1414">
                <w:t xml:space="preserve"> </w:t>
              </w:r>
              <w:r>
                <w:t>случае</w:t>
              </w:r>
              <w:r w:rsidRPr="004E1414">
                <w:t xml:space="preserve">, </w:t>
              </w:r>
              <w:r>
                <w:t>если</w:t>
              </w:r>
              <w:r w:rsidRPr="004E1414">
                <w:t xml:space="preserve"> </w:t>
              </w:r>
              <w:r>
                <w:t>он</w:t>
              </w:r>
              <w:r w:rsidRPr="004E1414">
                <w:t xml:space="preserve"> </w:t>
              </w:r>
              <w:r>
                <w:t>заполнен</w:t>
              </w:r>
              <w:r w:rsidRPr="004E1414">
                <w:t xml:space="preserve">. </w:t>
              </w:r>
              <w:r>
                <w:t xml:space="preserve">Иначе источником является значение, указанное в теге </w:t>
              </w:r>
              <w:r w:rsidRPr="00F16DBC">
                <w:rPr>
                  <w:b/>
                </w:rPr>
                <w:t>IncludedPaymentsDesc</w:t>
              </w:r>
              <w:r w:rsidRPr="00F16DBC">
                <w:rPr>
                  <w:bCs/>
                </w:rPr>
                <w:t>:traceability_code</w:t>
              </w:r>
            </w:ins>
          </w:p>
        </w:tc>
      </w:tr>
      <w:tr w:rsidR="00CB1793" w:rsidRPr="00CD5A35" w14:paraId="5D7F5847" w14:textId="77777777" w:rsidTr="006703EA">
        <w:trPr>
          <w:cnfStyle w:val="000000100000" w:firstRow="0" w:lastRow="0" w:firstColumn="0" w:lastColumn="0" w:oddVBand="0" w:evenVBand="0" w:oddHBand="1" w:evenHBand="0" w:firstRowFirstColumn="0" w:firstRowLastColumn="0" w:lastRowFirstColumn="0" w:lastRowLastColumn="0"/>
          <w:ins w:id="13785" w:author="Андрей EXP-327886" w:date="2025-09-25T19:54:00Z"/>
        </w:trPr>
        <w:tc>
          <w:tcPr>
            <w:tcW w:w="1133" w:type="pct"/>
          </w:tcPr>
          <w:p w14:paraId="6668B51C" w14:textId="77777777" w:rsidR="00CB1793" w:rsidRPr="00B9499D" w:rsidRDefault="00CB1793" w:rsidP="006703EA">
            <w:pPr>
              <w:pStyle w:val="GOSTTablenorm"/>
              <w:rPr>
                <w:ins w:id="13786" w:author="Андрей EXP-327886" w:date="2025-09-25T19:54:00Z"/>
              </w:rPr>
            </w:pPr>
            <w:ins w:id="13787" w:author="Андрей EXP-327886" w:date="2025-09-25T19:54:00Z">
              <w:r>
                <w:t>Направление_выплаты</w:t>
              </w:r>
            </w:ins>
          </w:p>
        </w:tc>
        <w:tc>
          <w:tcPr>
            <w:tcW w:w="315" w:type="pct"/>
          </w:tcPr>
          <w:p w14:paraId="59F8E2E4" w14:textId="77777777" w:rsidR="00CB1793" w:rsidRPr="00B9499D" w:rsidRDefault="00CB1793" w:rsidP="006703EA">
            <w:pPr>
              <w:pStyle w:val="GOSTTablenorm"/>
              <w:rPr>
                <w:ins w:id="13788" w:author="Андрей EXP-327886" w:date="2025-09-25T19:54:00Z"/>
              </w:rPr>
            </w:pPr>
            <w:ins w:id="13789" w:author="Андрей EXP-327886" w:date="2025-09-25T19:54:00Z">
              <w:r>
                <w:t>да</w:t>
              </w:r>
            </w:ins>
          </w:p>
        </w:tc>
        <w:tc>
          <w:tcPr>
            <w:tcW w:w="1124" w:type="pct"/>
          </w:tcPr>
          <w:p w14:paraId="3C251800" w14:textId="77777777" w:rsidR="00CB1793" w:rsidRPr="00B9499D" w:rsidRDefault="00CB1793" w:rsidP="006703EA">
            <w:pPr>
              <w:pStyle w:val="GOSTTablenorm"/>
              <w:rPr>
                <w:ins w:id="13790" w:author="Андрей EXP-327886" w:date="2025-09-25T19:54:00Z"/>
              </w:rPr>
            </w:pPr>
            <w:ins w:id="13791" w:author="Андрей EXP-327886" w:date="2025-09-25T19:54:00Z">
              <w:r>
                <w:t>Направление выплаты</w:t>
              </w:r>
            </w:ins>
          </w:p>
        </w:tc>
        <w:tc>
          <w:tcPr>
            <w:tcW w:w="1080" w:type="pct"/>
          </w:tcPr>
          <w:p w14:paraId="7616834D" w14:textId="77777777" w:rsidR="00CB1793" w:rsidRPr="00D171AC" w:rsidRDefault="00CB1793" w:rsidP="006703EA">
            <w:pPr>
              <w:pStyle w:val="GOSTTablenorm"/>
              <w:rPr>
                <w:ins w:id="13792" w:author="Андрей EXP-327886" w:date="2025-09-25T19:54:00Z"/>
                <w:bCs/>
                <w:lang w:val="en-US"/>
              </w:rPr>
            </w:pPr>
            <w:ins w:id="13793" w:author="Андрей EXP-327886" w:date="2025-09-25T19:54:00Z">
              <w:r w:rsidRPr="00D171AC">
                <w:rPr>
                  <w:b/>
                  <w:lang w:val="en-US"/>
                </w:rPr>
                <w:t>InfRecipient</w:t>
              </w:r>
              <w:r w:rsidRPr="00D171AC">
                <w:rPr>
                  <w:bCs/>
                  <w:lang w:val="en-US"/>
                </w:rPr>
                <w:t>:DetailsRecipientOrganization_traceability_code</w:t>
              </w:r>
            </w:ins>
          </w:p>
          <w:p w14:paraId="58B80FDE" w14:textId="77777777" w:rsidR="00CB1793" w:rsidRPr="00D171AC" w:rsidRDefault="00CB1793" w:rsidP="006703EA">
            <w:pPr>
              <w:pStyle w:val="GOSTTablenorm"/>
              <w:rPr>
                <w:ins w:id="13794" w:author="Андрей EXP-327886" w:date="2025-09-25T19:54:00Z"/>
                <w:bCs/>
                <w:lang w:val="en-US"/>
              </w:rPr>
            </w:pPr>
            <w:ins w:id="13795" w:author="Андрей EXP-327886" w:date="2025-09-25T19:54:00Z">
              <w:r w:rsidRPr="00D171AC">
                <w:rPr>
                  <w:b/>
                  <w:lang w:val="en-US"/>
                </w:rPr>
                <w:t>IncludedPaymentsDesc</w:t>
              </w:r>
              <w:r w:rsidRPr="00D171AC">
                <w:rPr>
                  <w:bCs/>
                  <w:lang w:val="en-US"/>
                </w:rPr>
                <w:t>:traceability_code</w:t>
              </w:r>
            </w:ins>
          </w:p>
          <w:p w14:paraId="28458AE5" w14:textId="77777777" w:rsidR="00CB1793" w:rsidRPr="00CD5A35" w:rsidRDefault="00CB1793" w:rsidP="006703EA">
            <w:pPr>
              <w:pStyle w:val="GOSTTablenorm"/>
              <w:rPr>
                <w:ins w:id="13796" w:author="Андрей EXP-327886" w:date="2025-09-25T19:54:00Z"/>
                <w:b/>
                <w:lang w:val="en-US"/>
              </w:rPr>
            </w:pPr>
          </w:p>
        </w:tc>
        <w:tc>
          <w:tcPr>
            <w:tcW w:w="1348" w:type="pct"/>
          </w:tcPr>
          <w:p w14:paraId="0EEE4577" w14:textId="77777777" w:rsidR="00CB1793" w:rsidRPr="00CD5A35" w:rsidRDefault="00CB1793" w:rsidP="00CB1793">
            <w:pPr>
              <w:pStyle w:val="GOSTTableListNum10"/>
              <w:numPr>
                <w:ilvl w:val="0"/>
                <w:numId w:val="9"/>
              </w:numPr>
              <w:rPr>
                <w:ins w:id="13797" w:author="Андрей EXP-327886" w:date="2025-09-25T19:54:00Z"/>
                <w:sz w:val="24"/>
                <w:szCs w:val="20"/>
              </w:rPr>
            </w:pPr>
            <w:ins w:id="13798" w:author="Андрей EXP-327886" w:date="2025-09-25T19:54:00Z">
              <w:r w:rsidRPr="00CB1793">
                <w:rPr>
                  <w:sz w:val="24"/>
                  <w:szCs w:val="20"/>
                  <w:lang w:val="en-US"/>
                </w:rPr>
                <w:t xml:space="preserve"> </w:t>
              </w:r>
              <w:r w:rsidRPr="00CD5A35">
                <w:rPr>
                  <w:sz w:val="24"/>
                  <w:szCs w:val="20"/>
                </w:rPr>
                <w:t>2 символа (24-25 разряды) - если значение в источнике имеет 25 разрядов и отличное от 25 нулей;</w:t>
              </w:r>
            </w:ins>
          </w:p>
          <w:p w14:paraId="65EBAAA3" w14:textId="77777777" w:rsidR="00CB1793" w:rsidRPr="004E1414" w:rsidRDefault="00CB1793" w:rsidP="00CB1793">
            <w:pPr>
              <w:pStyle w:val="GOSTTableListNum10"/>
              <w:numPr>
                <w:ilvl w:val="0"/>
                <w:numId w:val="9"/>
              </w:numPr>
              <w:rPr>
                <w:ins w:id="13799" w:author="Андрей EXP-327886" w:date="2025-09-25T19:54:00Z"/>
                <w:sz w:val="24"/>
              </w:rPr>
            </w:pPr>
            <w:ins w:id="13800" w:author="Андрей EXP-327886" w:date="2025-09-25T19:54:00Z">
              <w:r w:rsidRPr="004E1414">
                <w:rPr>
                  <w:sz w:val="24"/>
                </w:rPr>
                <w:t>пусто - если значение в источнике имеет 23 разряда или значения нет или значение = 25 нулей</w:t>
              </w:r>
            </w:ins>
          </w:p>
          <w:p w14:paraId="1CFE2933" w14:textId="77777777" w:rsidR="00CB1793" w:rsidRPr="004E1414" w:rsidRDefault="00CB1793" w:rsidP="006703EA">
            <w:pPr>
              <w:pStyle w:val="GOSTTablenorm"/>
              <w:rPr>
                <w:ins w:id="13801" w:author="Андрей EXP-327886" w:date="2025-09-25T19:54:00Z"/>
                <w:sz w:val="24"/>
              </w:rPr>
            </w:pPr>
            <w:ins w:id="13802" w:author="Андрей EXP-327886" w:date="2025-09-25T19:54:00Z">
              <w:r w:rsidRPr="004E1414">
                <w:t>Источником является значение в теге</w:t>
              </w:r>
              <w:r>
                <w:rPr>
                  <w:b/>
                </w:rPr>
                <w:t xml:space="preserve"> </w:t>
              </w:r>
              <w:r w:rsidRPr="004E1414">
                <w:rPr>
                  <w:b/>
                  <w:lang w:val="en-US"/>
                </w:rPr>
                <w:t>InfRecipient</w:t>
              </w:r>
              <w:r w:rsidRPr="004E1414">
                <w:rPr>
                  <w:bCs/>
                </w:rPr>
                <w:t>:</w:t>
              </w:r>
              <w:r w:rsidRPr="004E1414">
                <w:rPr>
                  <w:bCs/>
                  <w:lang w:val="en-US"/>
                </w:rPr>
                <w:t>DetailsRecipientOrganization</w:t>
              </w:r>
              <w:r w:rsidRPr="004E1414">
                <w:rPr>
                  <w:bCs/>
                </w:rPr>
                <w:t>_</w:t>
              </w:r>
              <w:r w:rsidRPr="004E1414">
                <w:rPr>
                  <w:bCs/>
                  <w:lang w:val="en-US"/>
                </w:rPr>
                <w:t>traceability</w:t>
              </w:r>
              <w:r w:rsidRPr="004E1414">
                <w:rPr>
                  <w:bCs/>
                </w:rPr>
                <w:t>_</w:t>
              </w:r>
              <w:r w:rsidRPr="004E1414">
                <w:rPr>
                  <w:bCs/>
                  <w:lang w:val="en-US"/>
                </w:rPr>
                <w:t>code</w:t>
              </w:r>
              <w:r w:rsidRPr="004E1414">
                <w:t xml:space="preserve">, </w:t>
              </w:r>
              <w:r>
                <w:t>в</w:t>
              </w:r>
              <w:r w:rsidRPr="004E1414">
                <w:t xml:space="preserve"> </w:t>
              </w:r>
              <w:r>
                <w:t>случае</w:t>
              </w:r>
              <w:r w:rsidRPr="004E1414">
                <w:t xml:space="preserve">, </w:t>
              </w:r>
              <w:r>
                <w:t>если</w:t>
              </w:r>
              <w:r w:rsidRPr="004E1414">
                <w:t xml:space="preserve"> </w:t>
              </w:r>
              <w:r>
                <w:t>он</w:t>
              </w:r>
              <w:r w:rsidRPr="004E1414">
                <w:t xml:space="preserve"> </w:t>
              </w:r>
              <w:r>
                <w:t>заполнен</w:t>
              </w:r>
              <w:r w:rsidRPr="004E1414">
                <w:t xml:space="preserve">. </w:t>
              </w:r>
              <w:r>
                <w:t xml:space="preserve">Иначе источником является значение, указанное в теге </w:t>
              </w:r>
              <w:r w:rsidRPr="00F16DBC">
                <w:rPr>
                  <w:b/>
                </w:rPr>
                <w:t>IncludedPaymentsDesc</w:t>
              </w:r>
              <w:r w:rsidRPr="00F16DBC">
                <w:rPr>
                  <w:bCs/>
                </w:rPr>
                <w:t>:traceability_code</w:t>
              </w:r>
            </w:ins>
          </w:p>
        </w:tc>
      </w:tr>
      <w:tr w:rsidR="00CB1793" w:rsidRPr="00CD5A35" w14:paraId="74657E67" w14:textId="77777777" w:rsidTr="006703EA">
        <w:trPr>
          <w:cnfStyle w:val="000000010000" w:firstRow="0" w:lastRow="0" w:firstColumn="0" w:lastColumn="0" w:oddVBand="0" w:evenVBand="0" w:oddHBand="0" w:evenHBand="1" w:firstRowFirstColumn="0" w:firstRowLastColumn="0" w:lastRowFirstColumn="0" w:lastRowLastColumn="0"/>
          <w:ins w:id="13803" w:author="Андрей EXP-327886" w:date="2025-09-25T19:54:00Z"/>
        </w:trPr>
        <w:tc>
          <w:tcPr>
            <w:tcW w:w="1133" w:type="pct"/>
          </w:tcPr>
          <w:p w14:paraId="796A71F5" w14:textId="77777777" w:rsidR="00CB1793" w:rsidRPr="00B9499D" w:rsidRDefault="00CB1793" w:rsidP="006703EA">
            <w:pPr>
              <w:pStyle w:val="GOSTTablenorm"/>
              <w:rPr>
                <w:ins w:id="13804" w:author="Андрей EXP-327886" w:date="2025-09-25T19:54:00Z"/>
              </w:rPr>
            </w:pPr>
            <w:ins w:id="13805" w:author="Андрей EXP-327886" w:date="2025-09-25T19:54:00Z">
              <w:r w:rsidRPr="00B9499D">
                <w:t>Код_НПА_направление_выплаты</w:t>
              </w:r>
            </w:ins>
          </w:p>
        </w:tc>
        <w:tc>
          <w:tcPr>
            <w:tcW w:w="315" w:type="pct"/>
          </w:tcPr>
          <w:p w14:paraId="03A2BFDD" w14:textId="77777777" w:rsidR="00CB1793" w:rsidRPr="00B9499D" w:rsidRDefault="00CB1793" w:rsidP="006703EA">
            <w:pPr>
              <w:pStyle w:val="GOSTTablenorm"/>
              <w:rPr>
                <w:ins w:id="13806" w:author="Андрей EXP-327886" w:date="2025-09-25T19:54:00Z"/>
              </w:rPr>
            </w:pPr>
            <w:ins w:id="13807" w:author="Андрей EXP-327886" w:date="2025-09-25T19:54:00Z">
              <w:r w:rsidRPr="00B9499D">
                <w:t>да</w:t>
              </w:r>
            </w:ins>
          </w:p>
        </w:tc>
        <w:tc>
          <w:tcPr>
            <w:tcW w:w="1124" w:type="pct"/>
          </w:tcPr>
          <w:p w14:paraId="15A73E81" w14:textId="77777777" w:rsidR="00CB1793" w:rsidRPr="00B9499D" w:rsidRDefault="00CB1793" w:rsidP="006703EA">
            <w:pPr>
              <w:pStyle w:val="GOSTTablenorm"/>
              <w:rPr>
                <w:ins w:id="13808" w:author="Андрей EXP-327886" w:date="2025-09-25T19:54:00Z"/>
              </w:rPr>
            </w:pPr>
            <w:ins w:id="13809" w:author="Андрей EXP-327886" w:date="2025-09-25T19:54:00Z">
              <w:r w:rsidRPr="00B9499D">
                <w:t>Код НПА и направление выплаты</w:t>
              </w:r>
            </w:ins>
          </w:p>
        </w:tc>
        <w:tc>
          <w:tcPr>
            <w:tcW w:w="1080" w:type="pct"/>
          </w:tcPr>
          <w:p w14:paraId="4C159DB3" w14:textId="77777777" w:rsidR="00CB1793" w:rsidRPr="00D171AC" w:rsidRDefault="00CB1793" w:rsidP="006703EA">
            <w:pPr>
              <w:pStyle w:val="GOSTTablenorm"/>
              <w:rPr>
                <w:ins w:id="13810" w:author="Андрей EXP-327886" w:date="2025-09-25T19:54:00Z"/>
                <w:bCs/>
                <w:lang w:val="en-US"/>
              </w:rPr>
            </w:pPr>
            <w:ins w:id="13811" w:author="Андрей EXP-327886" w:date="2025-09-25T19:54:00Z">
              <w:r w:rsidRPr="00D171AC">
                <w:rPr>
                  <w:b/>
                  <w:lang w:val="en-US"/>
                </w:rPr>
                <w:t>InfRecipient</w:t>
              </w:r>
              <w:r w:rsidRPr="00D171AC">
                <w:rPr>
                  <w:bCs/>
                  <w:lang w:val="en-US"/>
                </w:rPr>
                <w:t>:DetailsRecipientOrganization_traceability_code</w:t>
              </w:r>
            </w:ins>
          </w:p>
          <w:p w14:paraId="744FB6C3" w14:textId="77777777" w:rsidR="00CB1793" w:rsidRPr="00CD5A35" w:rsidRDefault="00CB1793" w:rsidP="006703EA">
            <w:pPr>
              <w:pStyle w:val="GOSTTablenorm"/>
              <w:rPr>
                <w:ins w:id="13812" w:author="Андрей EXP-327886" w:date="2025-09-25T19:54:00Z"/>
                <w:b/>
                <w:lang w:val="en-US"/>
              </w:rPr>
            </w:pPr>
            <w:ins w:id="13813" w:author="Андрей EXP-327886" w:date="2025-09-25T19:54:00Z">
              <w:r w:rsidRPr="00D171AC">
                <w:rPr>
                  <w:b/>
                  <w:lang w:val="en-US"/>
                </w:rPr>
                <w:t>IncludedPaymentsDesc</w:t>
              </w:r>
              <w:r w:rsidRPr="00D171AC">
                <w:rPr>
                  <w:bCs/>
                  <w:lang w:val="en-US"/>
                </w:rPr>
                <w:t>:traceability_code</w:t>
              </w:r>
            </w:ins>
          </w:p>
        </w:tc>
        <w:tc>
          <w:tcPr>
            <w:tcW w:w="1348" w:type="pct"/>
          </w:tcPr>
          <w:p w14:paraId="312355C5" w14:textId="77777777" w:rsidR="00CB1793" w:rsidRPr="00CD5A35" w:rsidRDefault="00CB1793" w:rsidP="00CB1793">
            <w:pPr>
              <w:pStyle w:val="GOSTTableListNum10"/>
              <w:numPr>
                <w:ilvl w:val="0"/>
                <w:numId w:val="9"/>
              </w:numPr>
              <w:rPr>
                <w:ins w:id="13814" w:author="Андрей EXP-327886" w:date="2025-09-25T19:54:00Z"/>
                <w:rFonts w:eastAsiaTheme="minorEastAsia"/>
                <w:sz w:val="24"/>
                <w:szCs w:val="20"/>
              </w:rPr>
            </w:pPr>
            <w:ins w:id="13815" w:author="Андрей EXP-327886" w:date="2025-09-25T19:54:00Z">
              <w:r w:rsidRPr="00CD5A35">
                <w:rPr>
                  <w:sz w:val="24"/>
                  <w:szCs w:val="20"/>
                </w:rPr>
                <w:t>4 символа (12-15 разряды) - если значение в источнике имеет 23 разряда (в этом частном случае Код_НПА_направление_выплаты = Код_НПА);</w:t>
              </w:r>
            </w:ins>
          </w:p>
          <w:p w14:paraId="339E34DE" w14:textId="77777777" w:rsidR="00CB1793" w:rsidRPr="00B9499D" w:rsidRDefault="00CB1793" w:rsidP="00CB1793">
            <w:pPr>
              <w:pStyle w:val="GOSTTableListNum10"/>
              <w:tabs>
                <w:tab w:val="num" w:pos="284"/>
              </w:tabs>
              <w:rPr>
                <w:ins w:id="13816" w:author="Андрей EXP-327886" w:date="2025-09-25T19:54:00Z"/>
              </w:rPr>
            </w:pPr>
            <w:ins w:id="13817" w:author="Андрей EXP-327886" w:date="2025-09-25T19:54:00Z">
              <w:r w:rsidRPr="00B9499D">
                <w:t xml:space="preserve"> 7 символов ([12-15 разряды]-[24-25 разряды]) - если значение в источнике имеет 25 разрядов и отличное от 25 нулей (</w:t>
              </w:r>
              <w:r w:rsidRPr="00B9499D">
                <w:rPr>
                  <w:rStyle w:val="aff2"/>
                  <w:rFonts w:eastAsiaTheme="majorEastAsia"/>
                </w:rPr>
                <w:t>между двумя группами символов тире!</w:t>
              </w:r>
              <w:r w:rsidRPr="00B9499D">
                <w:t>)</w:t>
              </w:r>
              <w:r>
                <w:t>;</w:t>
              </w:r>
            </w:ins>
          </w:p>
          <w:p w14:paraId="575EFB5E" w14:textId="77777777" w:rsidR="00CB1793" w:rsidRDefault="00CB1793" w:rsidP="00CB1793">
            <w:pPr>
              <w:pStyle w:val="GOSTTableListNum10"/>
              <w:tabs>
                <w:tab w:val="num" w:pos="284"/>
              </w:tabs>
              <w:rPr>
                <w:ins w:id="13818" w:author="Андрей EXP-327886" w:date="2025-09-25T19:54:00Z"/>
              </w:rPr>
            </w:pPr>
            <w:ins w:id="13819" w:author="Андрей EXP-327886" w:date="2025-09-25T19:54:00Z">
              <w:r w:rsidRPr="00B9499D">
                <w:t xml:space="preserve"> пусто - если значения нет или значение = 25 нулей</w:t>
              </w:r>
            </w:ins>
          </w:p>
          <w:p w14:paraId="71DE335E" w14:textId="77777777" w:rsidR="00CB1793" w:rsidRPr="00CD5A35" w:rsidRDefault="00CB1793" w:rsidP="006703EA">
            <w:pPr>
              <w:pStyle w:val="GOSTTablenorm"/>
              <w:rPr>
                <w:ins w:id="13820" w:author="Андрей EXP-327886" w:date="2025-09-25T19:54:00Z"/>
              </w:rPr>
            </w:pPr>
            <w:ins w:id="13821" w:author="Андрей EXP-327886" w:date="2025-09-25T19:54:00Z">
              <w:r w:rsidRPr="004E1414">
                <w:t>Источником является значение в теге</w:t>
              </w:r>
              <w:r>
                <w:rPr>
                  <w:b/>
                </w:rPr>
                <w:t xml:space="preserve"> </w:t>
              </w:r>
              <w:r w:rsidRPr="004E1414">
                <w:rPr>
                  <w:b/>
                  <w:lang w:val="en-US"/>
                </w:rPr>
                <w:t>InfRecipient</w:t>
              </w:r>
              <w:r w:rsidRPr="004E1414">
                <w:rPr>
                  <w:bCs/>
                </w:rPr>
                <w:t>:</w:t>
              </w:r>
              <w:r w:rsidRPr="004E1414">
                <w:rPr>
                  <w:bCs/>
                  <w:lang w:val="en-US"/>
                </w:rPr>
                <w:t>DetailsRecipientOrganization</w:t>
              </w:r>
              <w:r w:rsidRPr="004E1414">
                <w:rPr>
                  <w:bCs/>
                </w:rPr>
                <w:t>_</w:t>
              </w:r>
              <w:r w:rsidRPr="004E1414">
                <w:rPr>
                  <w:bCs/>
                  <w:lang w:val="en-US"/>
                </w:rPr>
                <w:t>traceability</w:t>
              </w:r>
              <w:r w:rsidRPr="004E1414">
                <w:rPr>
                  <w:bCs/>
                </w:rPr>
                <w:t>_</w:t>
              </w:r>
              <w:r w:rsidRPr="004E1414">
                <w:rPr>
                  <w:bCs/>
                  <w:lang w:val="en-US"/>
                </w:rPr>
                <w:t>code</w:t>
              </w:r>
              <w:r w:rsidRPr="004E1414">
                <w:t xml:space="preserve">, </w:t>
              </w:r>
              <w:r>
                <w:t>в</w:t>
              </w:r>
              <w:r w:rsidRPr="004E1414">
                <w:t xml:space="preserve"> </w:t>
              </w:r>
              <w:r>
                <w:t>случае</w:t>
              </w:r>
              <w:r w:rsidRPr="004E1414">
                <w:t xml:space="preserve">, </w:t>
              </w:r>
              <w:r>
                <w:t>если</w:t>
              </w:r>
              <w:r w:rsidRPr="004E1414">
                <w:t xml:space="preserve"> </w:t>
              </w:r>
              <w:r>
                <w:t>он</w:t>
              </w:r>
              <w:r w:rsidRPr="004E1414">
                <w:t xml:space="preserve"> </w:t>
              </w:r>
              <w:r>
                <w:t>заполнен</w:t>
              </w:r>
              <w:r w:rsidRPr="004E1414">
                <w:t xml:space="preserve">. </w:t>
              </w:r>
              <w:r>
                <w:t xml:space="preserve">Иначе источником является значение, указанное в теге </w:t>
              </w:r>
              <w:r w:rsidRPr="00F16DBC">
                <w:rPr>
                  <w:b/>
                </w:rPr>
                <w:t>IncludedPaymentsDesc</w:t>
              </w:r>
              <w:r w:rsidRPr="00F16DBC">
                <w:rPr>
                  <w:bCs/>
                </w:rPr>
                <w:t>:traceability_code</w:t>
              </w:r>
            </w:ins>
          </w:p>
        </w:tc>
      </w:tr>
      <w:tr w:rsidR="00CB1793" w:rsidRPr="00B074CA" w14:paraId="5E796942" w14:textId="77777777" w:rsidTr="006703EA">
        <w:trPr>
          <w:cnfStyle w:val="000000100000" w:firstRow="0" w:lastRow="0" w:firstColumn="0" w:lastColumn="0" w:oddVBand="0" w:evenVBand="0" w:oddHBand="1" w:evenHBand="0" w:firstRowFirstColumn="0" w:firstRowLastColumn="0" w:lastRowFirstColumn="0" w:lastRowLastColumn="0"/>
          <w:ins w:id="13822" w:author="Андрей EXP-327886" w:date="2025-09-25T19:54:00Z"/>
        </w:trPr>
        <w:tc>
          <w:tcPr>
            <w:tcW w:w="1133" w:type="pct"/>
          </w:tcPr>
          <w:p w14:paraId="74AF2CC7" w14:textId="77777777" w:rsidR="00CB1793" w:rsidRDefault="00CB1793" w:rsidP="006703EA">
            <w:pPr>
              <w:pStyle w:val="GOSTTablenorm"/>
              <w:rPr>
                <w:ins w:id="13823" w:author="Андрей EXP-327886" w:date="2025-09-25T19:54:00Z"/>
              </w:rPr>
            </w:pPr>
            <w:ins w:id="13824" w:author="Андрей EXP-327886" w:date="2025-09-25T19:54:00Z">
              <w:r w:rsidRPr="0041658B">
                <w:t>Признак_проведения_по_банку</w:t>
              </w:r>
            </w:ins>
          </w:p>
        </w:tc>
        <w:tc>
          <w:tcPr>
            <w:tcW w:w="315" w:type="pct"/>
          </w:tcPr>
          <w:p w14:paraId="7F55B5C4" w14:textId="77777777" w:rsidR="00CB1793" w:rsidRPr="00B074CA" w:rsidRDefault="00CB1793" w:rsidP="006703EA">
            <w:pPr>
              <w:pStyle w:val="GOSTTablenorm"/>
              <w:rPr>
                <w:ins w:id="13825" w:author="Андрей EXP-327886" w:date="2025-09-25T19:54:00Z"/>
              </w:rPr>
            </w:pPr>
            <w:ins w:id="13826" w:author="Андрей EXP-327886" w:date="2025-09-25T19:54:00Z">
              <w:r w:rsidRPr="00E576D5">
                <w:t>нет</w:t>
              </w:r>
            </w:ins>
          </w:p>
        </w:tc>
        <w:tc>
          <w:tcPr>
            <w:tcW w:w="1124" w:type="pct"/>
          </w:tcPr>
          <w:p w14:paraId="162B1A90" w14:textId="77777777" w:rsidR="00CB1793" w:rsidRPr="00B074CA" w:rsidRDefault="00CB1793" w:rsidP="006703EA">
            <w:pPr>
              <w:pStyle w:val="GOSTTablenorm"/>
              <w:rPr>
                <w:ins w:id="13827" w:author="Андрей EXP-327886" w:date="2025-09-25T19:54:00Z"/>
              </w:rPr>
            </w:pPr>
            <w:ins w:id="13828" w:author="Андрей EXP-327886" w:date="2025-09-25T19:54:00Z">
              <w:r w:rsidRPr="00576AA3">
                <w:rPr>
                  <w:rFonts w:eastAsiaTheme="minorHAnsi"/>
                </w:rPr>
                <w:t xml:space="preserve">Признак </w:t>
              </w:r>
              <w:r>
                <w:rPr>
                  <w:rFonts w:eastAsiaTheme="minorHAnsi"/>
                </w:rPr>
                <w:t>исполнения</w:t>
              </w:r>
              <w:r w:rsidRPr="00B9499D">
                <w:rPr>
                  <w:szCs w:val="22"/>
                </w:rPr>
                <w:t xml:space="preserve"> (по строке </w:t>
              </w:r>
              <w:r>
                <w:rPr>
                  <w:szCs w:val="22"/>
                </w:rPr>
                <w:t xml:space="preserve">блока «Информация о получателях» </w:t>
              </w:r>
              <w:r w:rsidRPr="00B9499D">
                <w:rPr>
                  <w:szCs w:val="22"/>
                </w:rPr>
                <w:t>документа)</w:t>
              </w:r>
            </w:ins>
          </w:p>
        </w:tc>
        <w:tc>
          <w:tcPr>
            <w:tcW w:w="1080" w:type="pct"/>
          </w:tcPr>
          <w:p w14:paraId="0EA6D19E" w14:textId="77777777" w:rsidR="00CB1793" w:rsidRPr="00B074CA" w:rsidRDefault="00CB1793" w:rsidP="006703EA">
            <w:pPr>
              <w:pStyle w:val="GOSTTablenorm"/>
              <w:rPr>
                <w:ins w:id="13829" w:author="Андрей EXP-327886" w:date="2025-09-25T19:54:00Z"/>
              </w:rPr>
            </w:pPr>
            <w:ins w:id="13830" w:author="Андрей EXP-327886" w:date="2025-09-25T19:54:00Z">
              <w:r w:rsidRPr="00F16DBC">
                <w:rPr>
                  <w:b/>
                </w:rPr>
                <w:t>InfRecipient</w:t>
              </w:r>
              <w:r w:rsidRPr="00F16DBC">
                <w:rPr>
                  <w:bCs/>
                </w:rPr>
                <w:t>:</w:t>
              </w:r>
              <w:r w:rsidRPr="00CF3130">
                <w:rPr>
                  <w:bCs/>
                </w:rPr>
                <w:t>SIGN_EXECUTED</w:t>
              </w:r>
            </w:ins>
          </w:p>
        </w:tc>
        <w:tc>
          <w:tcPr>
            <w:tcW w:w="1348" w:type="pct"/>
          </w:tcPr>
          <w:p w14:paraId="30C462EE" w14:textId="77777777" w:rsidR="00CB1793" w:rsidRPr="00A5664C" w:rsidRDefault="00CB1793" w:rsidP="006703EA">
            <w:pPr>
              <w:pStyle w:val="GOSTTablenorm"/>
              <w:rPr>
                <w:ins w:id="13831" w:author="Андрей EXP-327886" w:date="2025-09-25T19:54:00Z"/>
                <w:szCs w:val="22"/>
              </w:rPr>
            </w:pPr>
            <w:ins w:id="13832" w:author="Андрей EXP-327886" w:date="2025-09-25T19:54:00Z">
              <w:r w:rsidRPr="00A5664C">
                <w:rPr>
                  <w:szCs w:val="22"/>
                </w:rPr>
                <w:t>Признак исполнения расчетного документа.</w:t>
              </w:r>
            </w:ins>
          </w:p>
          <w:p w14:paraId="791417B4" w14:textId="77777777" w:rsidR="00CB1793" w:rsidRPr="00A5664C" w:rsidRDefault="00CB1793" w:rsidP="006703EA">
            <w:pPr>
              <w:pStyle w:val="GOSTTablenorm"/>
              <w:rPr>
                <w:ins w:id="13833" w:author="Андрей EXP-327886" w:date="2025-09-25T19:54:00Z"/>
                <w:szCs w:val="22"/>
              </w:rPr>
            </w:pPr>
            <w:ins w:id="13834" w:author="Андрей EXP-327886" w:date="2025-09-25T19:54:00Z">
              <w:r w:rsidRPr="00A5664C">
                <w:rPr>
                  <w:szCs w:val="22"/>
                </w:rPr>
                <w:t>Возможные значения:</w:t>
              </w:r>
            </w:ins>
          </w:p>
          <w:p w14:paraId="12DE4D07" w14:textId="77777777" w:rsidR="00CB1793" w:rsidRPr="00A5664C" w:rsidRDefault="00CB1793" w:rsidP="00CB1793">
            <w:pPr>
              <w:pStyle w:val="GOSTTableListMark1"/>
              <w:numPr>
                <w:ilvl w:val="0"/>
                <w:numId w:val="1"/>
              </w:numPr>
              <w:tabs>
                <w:tab w:val="num" w:pos="426"/>
              </w:tabs>
              <w:ind w:left="368"/>
              <w:rPr>
                <w:ins w:id="13835" w:author="Андрей EXP-327886" w:date="2025-09-25T19:54:00Z"/>
                <w:szCs w:val="22"/>
              </w:rPr>
            </w:pPr>
            <w:ins w:id="13836" w:author="Андрей EXP-327886" w:date="2025-09-25T19:54:00Z">
              <w:r w:rsidRPr="00A5664C">
                <w:rPr>
                  <w:szCs w:val="22"/>
                </w:rPr>
                <w:t>«Y» – Исполнен;</w:t>
              </w:r>
            </w:ins>
          </w:p>
          <w:p w14:paraId="753DC9F3" w14:textId="77777777" w:rsidR="00CB1793" w:rsidRPr="00B074CA" w:rsidRDefault="00CB1793" w:rsidP="00CB1793">
            <w:pPr>
              <w:pStyle w:val="GOSTTableListMark1"/>
              <w:numPr>
                <w:ilvl w:val="0"/>
                <w:numId w:val="1"/>
              </w:numPr>
              <w:ind w:left="283" w:hanging="170"/>
              <w:rPr>
                <w:ins w:id="13837" w:author="Андрей EXP-327886" w:date="2025-09-25T19:54:00Z"/>
              </w:rPr>
            </w:pPr>
            <w:ins w:id="13838" w:author="Андрей EXP-327886" w:date="2025-09-25T19:54:00Z">
              <w:r w:rsidRPr="00A5664C">
                <w:t>«N» – Отменен</w:t>
              </w:r>
            </w:ins>
          </w:p>
        </w:tc>
      </w:tr>
    </w:tbl>
    <w:p w14:paraId="261ECFED" w14:textId="05B403CF" w:rsidR="000A006E" w:rsidRDefault="000A006E" w:rsidP="00F25762">
      <w:pPr>
        <w:rPr>
          <w:ins w:id="13839" w:author="Опаева Лидия Арашаевна" w:date="2025-10-02T17:10:00Z"/>
        </w:rPr>
      </w:pPr>
    </w:p>
    <w:p w14:paraId="592DA3EF" w14:textId="02491F22" w:rsidR="000A006E" w:rsidRDefault="000A006E" w:rsidP="000A006E">
      <w:pPr>
        <w:pStyle w:val="GOSTNameTable"/>
        <w:rPr>
          <w:ins w:id="13840" w:author="Опаева Лидия Арашаевна" w:date="2025-10-02T17:10:00Z"/>
        </w:rPr>
      </w:pPr>
      <w:ins w:id="13841" w:author="Опаева Лидия Арашаевна" w:date="2025-10-02T17:10:00Z">
        <w:r>
          <w:tab/>
        </w:r>
        <w:r>
          <w:fldChar w:fldCharType="begin"/>
        </w:r>
        <w:r>
          <w:instrText xml:space="preserve"> SEQ Таблица \* ARABIC </w:instrText>
        </w:r>
        <w:r>
          <w:fldChar w:fldCharType="separate"/>
        </w:r>
      </w:ins>
      <w:bookmarkStart w:id="13842" w:name="_Toc226563195"/>
      <w:r w:rsidR="00AB1BE0">
        <w:rPr>
          <w:noProof/>
        </w:rPr>
        <w:t>39</w:t>
      </w:r>
      <w:ins w:id="13843" w:author="Опаева Лидия Арашаевна" w:date="2025-10-02T17:10:00Z">
        <w:r>
          <w:rPr>
            <w:noProof/>
          </w:rPr>
          <w:fldChar w:fldCharType="end"/>
        </w:r>
        <w:r>
          <w:t xml:space="preserve"> </w:t>
        </w:r>
        <w:r w:rsidRPr="00A65AEA">
          <w:t>– Перечень атрибутов, соответствующих типу документа «</w:t>
        </w:r>
        <w:r w:rsidRPr="00F22CF7">
          <w:rPr>
            <w:sz w:val="22"/>
            <w:szCs w:val="22"/>
          </w:rPr>
          <w:t>Бухгалтерская справка</w:t>
        </w:r>
        <w:r>
          <w:rPr>
            <w:sz w:val="22"/>
            <w:szCs w:val="22"/>
          </w:rPr>
          <w:t>»</w:t>
        </w:r>
        <w:r w:rsidRPr="00F22CF7">
          <w:rPr>
            <w:sz w:val="22"/>
            <w:szCs w:val="22"/>
          </w:rPr>
          <w:t xml:space="preserve"> (ф. 0504833) </w:t>
        </w:r>
      </w:ins>
      <w:ins w:id="13844" w:author="Опаева Лидия Арашаевна" w:date="2025-10-02T17:11:00Z">
        <w:r w:rsidRPr="000A006E">
          <w:rPr>
            <w:sz w:val="22"/>
            <w:szCs w:val="22"/>
          </w:rPr>
          <w:t xml:space="preserve">ARP_SVAP_NG_PUDS </w:t>
        </w:r>
      </w:ins>
      <w:ins w:id="13845" w:author="Опаева Лидия Арашаевна" w:date="2025-10-02T17:10:00Z">
        <w:r w:rsidRPr="00A65AEA">
          <w:t>в SVAP НПС</w:t>
        </w:r>
        <w:bookmarkEnd w:id="13842"/>
      </w:ins>
    </w:p>
    <w:tbl>
      <w:tblPr>
        <w:tblStyle w:val="GOSTTable"/>
        <w:tblW w:w="5000" w:type="pct"/>
        <w:tblLayout w:type="fixed"/>
        <w:tblLook w:val="07E0" w:firstRow="1" w:lastRow="1" w:firstColumn="1" w:lastColumn="1" w:noHBand="1" w:noVBand="1"/>
      </w:tblPr>
      <w:tblGrid>
        <w:gridCol w:w="3667"/>
        <w:gridCol w:w="1095"/>
        <w:gridCol w:w="3666"/>
        <w:gridCol w:w="3666"/>
        <w:gridCol w:w="3666"/>
      </w:tblGrid>
      <w:tr w:rsidR="000A006E" w:rsidRPr="00DB7279" w14:paraId="5706D0C9" w14:textId="77777777" w:rsidTr="006703EA">
        <w:trPr>
          <w:cnfStyle w:val="100000000000" w:firstRow="1" w:lastRow="0" w:firstColumn="0" w:lastColumn="0" w:oddVBand="0" w:evenVBand="0" w:oddHBand="0" w:evenHBand="0" w:firstRowFirstColumn="0" w:firstRowLastColumn="0" w:lastRowFirstColumn="0" w:lastRowLastColumn="0"/>
          <w:ins w:id="13846" w:author="Опаева Лидия Арашаевна" w:date="2025-10-02T17:10:00Z"/>
        </w:trPr>
        <w:tc>
          <w:tcPr>
            <w:tcW w:w="3667" w:type="dxa"/>
            <w:hideMark/>
          </w:tcPr>
          <w:p w14:paraId="46F6F7C4" w14:textId="77777777" w:rsidR="000A006E" w:rsidRPr="00DB7279" w:rsidRDefault="000A006E" w:rsidP="006703EA">
            <w:pPr>
              <w:pStyle w:val="GOSTTableHead"/>
              <w:rPr>
                <w:ins w:id="13847" w:author="Опаева Лидия Арашаевна" w:date="2025-10-02T17:10:00Z"/>
                <w:szCs w:val="22"/>
              </w:rPr>
            </w:pPr>
            <w:ins w:id="13848" w:author="Опаева Лидия Арашаевна" w:date="2025-10-02T17:10:00Z">
              <w:r w:rsidRPr="00DB7279">
                <w:rPr>
                  <w:szCs w:val="22"/>
                </w:rPr>
                <w:t>Наименование атрибута</w:t>
              </w:r>
            </w:ins>
          </w:p>
        </w:tc>
        <w:tc>
          <w:tcPr>
            <w:tcW w:w="1095" w:type="dxa"/>
            <w:hideMark/>
          </w:tcPr>
          <w:p w14:paraId="0B8C0248" w14:textId="77777777" w:rsidR="000A006E" w:rsidRPr="00DB7279" w:rsidRDefault="000A006E" w:rsidP="006703EA">
            <w:pPr>
              <w:pStyle w:val="GOSTTableHead"/>
              <w:rPr>
                <w:ins w:id="13849" w:author="Опаева Лидия Арашаевна" w:date="2025-10-02T17:10:00Z"/>
                <w:szCs w:val="22"/>
              </w:rPr>
            </w:pPr>
            <w:ins w:id="13850" w:author="Опаева Лидия Арашаевна" w:date="2025-10-02T17:10:00Z">
              <w:r w:rsidRPr="00DB7279">
                <w:rPr>
                  <w:szCs w:val="22"/>
                </w:rPr>
                <w:t>Вычисляемый атрибут</w:t>
              </w:r>
            </w:ins>
          </w:p>
        </w:tc>
        <w:tc>
          <w:tcPr>
            <w:tcW w:w="3666" w:type="dxa"/>
            <w:hideMark/>
          </w:tcPr>
          <w:p w14:paraId="15404319" w14:textId="77777777" w:rsidR="000A006E" w:rsidRPr="00DB7279" w:rsidRDefault="000A006E" w:rsidP="006703EA">
            <w:pPr>
              <w:pStyle w:val="GOSTTableHead"/>
              <w:rPr>
                <w:ins w:id="13851" w:author="Опаева Лидия Арашаевна" w:date="2025-10-02T17:10:00Z"/>
                <w:szCs w:val="22"/>
              </w:rPr>
            </w:pPr>
            <w:ins w:id="13852" w:author="Опаева Лидия Арашаевна" w:date="2025-10-02T17:10:00Z">
              <w:r w:rsidRPr="00DB7279">
                <w:rPr>
                  <w:szCs w:val="22"/>
                </w:rPr>
                <w:t>Описание атрибута</w:t>
              </w:r>
            </w:ins>
          </w:p>
        </w:tc>
        <w:tc>
          <w:tcPr>
            <w:tcW w:w="3666" w:type="dxa"/>
            <w:hideMark/>
          </w:tcPr>
          <w:p w14:paraId="5D5ADFBC" w14:textId="77777777" w:rsidR="000A006E" w:rsidRPr="00DB7279" w:rsidRDefault="000A006E" w:rsidP="006703EA">
            <w:pPr>
              <w:pStyle w:val="GOSTTableHead"/>
              <w:rPr>
                <w:ins w:id="13853" w:author="Опаева Лидия Арашаевна" w:date="2025-10-02T17:10:00Z"/>
                <w:szCs w:val="22"/>
              </w:rPr>
            </w:pPr>
            <w:ins w:id="13854" w:author="Опаева Лидия Арашаевна" w:date="2025-10-02T17:10:00Z">
              <w:r w:rsidRPr="00DB7279">
                <w:rPr>
                  <w:szCs w:val="22"/>
                </w:rPr>
                <w:t>Реквизит документа (наименование тега)</w:t>
              </w:r>
            </w:ins>
          </w:p>
        </w:tc>
        <w:tc>
          <w:tcPr>
            <w:tcW w:w="3666" w:type="dxa"/>
            <w:hideMark/>
          </w:tcPr>
          <w:p w14:paraId="02461E58" w14:textId="77777777" w:rsidR="000A006E" w:rsidRPr="00DB7279" w:rsidRDefault="000A006E" w:rsidP="006703EA">
            <w:pPr>
              <w:pStyle w:val="GOSTTableHead"/>
              <w:rPr>
                <w:ins w:id="13855" w:author="Опаева Лидия Арашаевна" w:date="2025-10-02T17:10:00Z"/>
                <w:szCs w:val="22"/>
              </w:rPr>
            </w:pPr>
            <w:ins w:id="13856" w:author="Опаева Лидия Арашаевна" w:date="2025-10-02T17:10:00Z">
              <w:r w:rsidRPr="00DB7279">
                <w:rPr>
                  <w:szCs w:val="22"/>
                </w:rPr>
                <w:t>Алгоритм вычисления</w:t>
              </w:r>
            </w:ins>
          </w:p>
        </w:tc>
      </w:tr>
      <w:tr w:rsidR="000A006E" w:rsidRPr="00DB7279" w14:paraId="69E481AB" w14:textId="77777777" w:rsidTr="006703EA">
        <w:trPr>
          <w:ins w:id="13857" w:author="Опаева Лидия Арашаевна" w:date="2025-10-02T17:10:00Z"/>
        </w:trPr>
        <w:tc>
          <w:tcPr>
            <w:tcW w:w="15760" w:type="dxa"/>
            <w:gridSpan w:val="5"/>
          </w:tcPr>
          <w:p w14:paraId="3B849F6A" w14:textId="5210282D" w:rsidR="000A006E" w:rsidRPr="00DB7279" w:rsidRDefault="000A006E" w:rsidP="006703EA">
            <w:pPr>
              <w:ind w:firstLine="0"/>
              <w:jc w:val="center"/>
              <w:rPr>
                <w:ins w:id="13858" w:author="Опаева Лидия Арашаевна" w:date="2025-10-02T17:10:00Z"/>
                <w:b/>
                <w:sz w:val="22"/>
                <w:szCs w:val="22"/>
              </w:rPr>
            </w:pPr>
            <w:ins w:id="13859" w:author="Опаева Лидия Арашаевна" w:date="2025-10-02T17:10:00Z">
              <w:r w:rsidRPr="00DB7279">
                <w:rPr>
                  <w:b/>
                  <w:sz w:val="22"/>
                  <w:szCs w:val="22"/>
                </w:rPr>
                <w:t xml:space="preserve">Бухгалтерская справка (ф. 0504833) </w:t>
              </w:r>
            </w:ins>
            <w:ins w:id="13860" w:author="Опаева Лидия Арашаевна" w:date="2025-10-02T17:11:00Z">
              <w:r w:rsidRPr="000A006E">
                <w:rPr>
                  <w:b/>
                  <w:sz w:val="22"/>
                  <w:szCs w:val="22"/>
                </w:rPr>
                <w:t>ARP_SVAP_NG_PUDS</w:t>
              </w:r>
            </w:ins>
          </w:p>
        </w:tc>
      </w:tr>
      <w:tr w:rsidR="000A006E" w:rsidRPr="00DB7279" w14:paraId="2761CC78" w14:textId="77777777" w:rsidTr="006703EA">
        <w:trPr>
          <w:ins w:id="13861" w:author="Опаева Лидия Арашаевна" w:date="2025-10-02T17:10:00Z"/>
        </w:trPr>
        <w:tc>
          <w:tcPr>
            <w:tcW w:w="3667" w:type="dxa"/>
          </w:tcPr>
          <w:p w14:paraId="7E4F66FE" w14:textId="77777777" w:rsidR="000A006E" w:rsidRPr="00DB7279" w:rsidRDefault="000A006E" w:rsidP="006703EA">
            <w:pPr>
              <w:pStyle w:val="GOSTTablenorm"/>
              <w:rPr>
                <w:ins w:id="13862" w:author="Опаева Лидия Арашаевна" w:date="2025-10-02T17:10:00Z"/>
              </w:rPr>
            </w:pPr>
            <w:ins w:id="13863" w:author="Опаева Лидия Арашаевна" w:date="2025-10-02T17:10:00Z">
              <w:r w:rsidRPr="00DB7279">
                <w:t>Номер_документа*</w:t>
              </w:r>
            </w:ins>
          </w:p>
        </w:tc>
        <w:tc>
          <w:tcPr>
            <w:tcW w:w="1095" w:type="dxa"/>
          </w:tcPr>
          <w:p w14:paraId="472F115D" w14:textId="77777777" w:rsidR="000A006E" w:rsidRPr="00DB7279" w:rsidRDefault="000A006E" w:rsidP="006703EA">
            <w:pPr>
              <w:pStyle w:val="GOSTTablenorm"/>
              <w:rPr>
                <w:ins w:id="13864" w:author="Опаева Лидия Арашаевна" w:date="2025-10-02T17:10:00Z"/>
              </w:rPr>
            </w:pPr>
            <w:ins w:id="13865" w:author="Опаева Лидия Арашаевна" w:date="2025-10-02T17:10:00Z">
              <w:r w:rsidRPr="00DB7279">
                <w:t>Нет</w:t>
              </w:r>
            </w:ins>
          </w:p>
        </w:tc>
        <w:tc>
          <w:tcPr>
            <w:tcW w:w="3666" w:type="dxa"/>
          </w:tcPr>
          <w:p w14:paraId="73B9F69F" w14:textId="77777777" w:rsidR="000A006E" w:rsidRPr="00DB7279" w:rsidRDefault="000A006E" w:rsidP="006703EA">
            <w:pPr>
              <w:pStyle w:val="GOSTTablenorm"/>
              <w:rPr>
                <w:ins w:id="13866" w:author="Опаева Лидия Арашаевна" w:date="2025-10-02T17:10:00Z"/>
              </w:rPr>
            </w:pPr>
            <w:ins w:id="13867" w:author="Опаева Лидия Арашаевна" w:date="2025-10-02T17:10:00Z">
              <w:r w:rsidRPr="00DB7279">
                <w:t>Номер документа</w:t>
              </w:r>
            </w:ins>
          </w:p>
        </w:tc>
        <w:tc>
          <w:tcPr>
            <w:tcW w:w="3666" w:type="dxa"/>
          </w:tcPr>
          <w:p w14:paraId="403729CC" w14:textId="77777777" w:rsidR="000A006E" w:rsidRPr="00DB7279" w:rsidRDefault="000A006E" w:rsidP="006703EA">
            <w:pPr>
              <w:pStyle w:val="GOSTTablenorm"/>
              <w:rPr>
                <w:ins w:id="13868" w:author="Опаева Лидия Арашаевна" w:date="2025-10-02T17:10:00Z"/>
              </w:rPr>
            </w:pPr>
            <w:ins w:id="13869" w:author="Опаева Лидия Арашаевна" w:date="2025-10-02T17:10:00Z">
              <w:r w:rsidRPr="00DB7279">
                <w:t>TtlPrt_DcNmbr</w:t>
              </w:r>
            </w:ins>
          </w:p>
        </w:tc>
        <w:tc>
          <w:tcPr>
            <w:tcW w:w="3666" w:type="dxa"/>
          </w:tcPr>
          <w:p w14:paraId="1F4B50A7" w14:textId="77777777" w:rsidR="000A006E" w:rsidRPr="00DB7279" w:rsidRDefault="000A006E" w:rsidP="006703EA">
            <w:pPr>
              <w:pStyle w:val="GOSTTablenorm"/>
              <w:rPr>
                <w:ins w:id="13870" w:author="Опаева Лидия Арашаевна" w:date="2025-10-02T17:10:00Z"/>
              </w:rPr>
            </w:pPr>
            <w:ins w:id="13871" w:author="Опаева Лидия Арашаевна" w:date="2025-10-02T17:10:00Z">
              <w:r w:rsidRPr="00DB7279">
                <w:t>-</w:t>
              </w:r>
            </w:ins>
          </w:p>
        </w:tc>
      </w:tr>
      <w:tr w:rsidR="000A006E" w:rsidRPr="00DB7279" w14:paraId="615A1AA5" w14:textId="77777777" w:rsidTr="006703EA">
        <w:trPr>
          <w:ins w:id="13872" w:author="Опаева Лидия Арашаевна" w:date="2025-10-02T17:10:00Z"/>
        </w:trPr>
        <w:tc>
          <w:tcPr>
            <w:tcW w:w="3667" w:type="dxa"/>
          </w:tcPr>
          <w:p w14:paraId="6DEDDB1A" w14:textId="77777777" w:rsidR="000A006E" w:rsidRPr="00DB7279" w:rsidRDefault="000A006E" w:rsidP="006703EA">
            <w:pPr>
              <w:pStyle w:val="GOSTTablenorm"/>
              <w:rPr>
                <w:ins w:id="13873" w:author="Опаева Лидия Арашаевна" w:date="2025-10-02T17:10:00Z"/>
              </w:rPr>
            </w:pPr>
            <w:ins w:id="13874" w:author="Опаева Лидия Арашаевна" w:date="2025-10-02T17:10:00Z">
              <w:r w:rsidRPr="00DB7279">
                <w:t>Дата_документа*</w:t>
              </w:r>
            </w:ins>
          </w:p>
        </w:tc>
        <w:tc>
          <w:tcPr>
            <w:tcW w:w="1095" w:type="dxa"/>
          </w:tcPr>
          <w:p w14:paraId="58FB6789" w14:textId="77777777" w:rsidR="000A006E" w:rsidRPr="00DB7279" w:rsidRDefault="000A006E" w:rsidP="006703EA">
            <w:pPr>
              <w:pStyle w:val="GOSTTablenorm"/>
              <w:rPr>
                <w:ins w:id="13875" w:author="Опаева Лидия Арашаевна" w:date="2025-10-02T17:10:00Z"/>
              </w:rPr>
            </w:pPr>
            <w:ins w:id="13876" w:author="Опаева Лидия Арашаевна" w:date="2025-10-02T17:10:00Z">
              <w:r w:rsidRPr="00DB7279">
                <w:t>Нет</w:t>
              </w:r>
            </w:ins>
          </w:p>
        </w:tc>
        <w:tc>
          <w:tcPr>
            <w:tcW w:w="3666" w:type="dxa"/>
          </w:tcPr>
          <w:p w14:paraId="3FBFCC9C" w14:textId="77777777" w:rsidR="000A006E" w:rsidRPr="00DB7279" w:rsidRDefault="000A006E" w:rsidP="006703EA">
            <w:pPr>
              <w:pStyle w:val="GOSTTablenorm"/>
              <w:rPr>
                <w:ins w:id="13877" w:author="Опаева Лидия Арашаевна" w:date="2025-10-02T17:10:00Z"/>
              </w:rPr>
            </w:pPr>
            <w:ins w:id="13878" w:author="Опаева Лидия Арашаевна" w:date="2025-10-02T17:10:00Z">
              <w:r w:rsidRPr="00DB7279">
                <w:t>Дата документа</w:t>
              </w:r>
            </w:ins>
          </w:p>
        </w:tc>
        <w:tc>
          <w:tcPr>
            <w:tcW w:w="3666" w:type="dxa"/>
          </w:tcPr>
          <w:p w14:paraId="3C194E58" w14:textId="77777777" w:rsidR="000A006E" w:rsidRPr="00DB7279" w:rsidRDefault="000A006E" w:rsidP="006703EA">
            <w:pPr>
              <w:pStyle w:val="GOSTTablenorm"/>
              <w:rPr>
                <w:ins w:id="13879" w:author="Опаева Лидия Арашаевна" w:date="2025-10-02T17:10:00Z"/>
              </w:rPr>
            </w:pPr>
            <w:ins w:id="13880" w:author="Опаева Лидия Арашаевна" w:date="2025-10-02T17:10:00Z">
              <w:r w:rsidRPr="00DB7279">
                <w:t>TtlPrt_Dt</w:t>
              </w:r>
            </w:ins>
          </w:p>
        </w:tc>
        <w:tc>
          <w:tcPr>
            <w:tcW w:w="3666" w:type="dxa"/>
          </w:tcPr>
          <w:p w14:paraId="31DF5F5C" w14:textId="77777777" w:rsidR="000A006E" w:rsidRPr="00DB7279" w:rsidRDefault="000A006E" w:rsidP="006703EA">
            <w:pPr>
              <w:pStyle w:val="GOSTTablenorm"/>
              <w:rPr>
                <w:ins w:id="13881" w:author="Опаева Лидия Арашаевна" w:date="2025-10-02T17:10:00Z"/>
              </w:rPr>
            </w:pPr>
            <w:ins w:id="13882" w:author="Опаева Лидия Арашаевна" w:date="2025-10-02T17:10:00Z">
              <w:r w:rsidRPr="00DB7279">
                <w:t>-</w:t>
              </w:r>
            </w:ins>
          </w:p>
        </w:tc>
      </w:tr>
      <w:tr w:rsidR="000A006E" w:rsidRPr="00DB7279" w14:paraId="2BF5DCD9" w14:textId="77777777" w:rsidTr="006703EA">
        <w:trPr>
          <w:ins w:id="13883" w:author="Опаева Лидия Арашаевна" w:date="2025-10-02T17:10:00Z"/>
        </w:trPr>
        <w:tc>
          <w:tcPr>
            <w:tcW w:w="3667" w:type="dxa"/>
          </w:tcPr>
          <w:p w14:paraId="58BD1E0E" w14:textId="77777777" w:rsidR="000A006E" w:rsidRPr="00DB7279" w:rsidRDefault="000A006E" w:rsidP="006703EA">
            <w:pPr>
              <w:pStyle w:val="GOSTTablenorm"/>
              <w:rPr>
                <w:ins w:id="13884" w:author="Опаева Лидия Арашаевна" w:date="2025-10-02T17:10:00Z"/>
              </w:rPr>
            </w:pPr>
            <w:ins w:id="13885" w:author="Опаева Лидия Арашаевна" w:date="2025-10-02T17:10:00Z">
              <w:r w:rsidRPr="00DB7279">
                <w:t>Дата_ввода_в_действие</w:t>
              </w:r>
            </w:ins>
          </w:p>
        </w:tc>
        <w:tc>
          <w:tcPr>
            <w:tcW w:w="1095" w:type="dxa"/>
          </w:tcPr>
          <w:p w14:paraId="6A36F16D" w14:textId="77777777" w:rsidR="000A006E" w:rsidRPr="00DB7279" w:rsidRDefault="000A006E" w:rsidP="006703EA">
            <w:pPr>
              <w:pStyle w:val="GOSTTablenorm"/>
              <w:rPr>
                <w:ins w:id="13886" w:author="Опаева Лидия Арашаевна" w:date="2025-10-02T17:10:00Z"/>
              </w:rPr>
            </w:pPr>
            <w:ins w:id="13887" w:author="Опаева Лидия Арашаевна" w:date="2025-10-02T17:10:00Z">
              <w:r w:rsidRPr="00DB7279">
                <w:t>Нет</w:t>
              </w:r>
            </w:ins>
          </w:p>
        </w:tc>
        <w:tc>
          <w:tcPr>
            <w:tcW w:w="3666" w:type="dxa"/>
          </w:tcPr>
          <w:p w14:paraId="58D8C37B" w14:textId="77777777" w:rsidR="000A006E" w:rsidRPr="00DB7279" w:rsidRDefault="000A006E" w:rsidP="006703EA">
            <w:pPr>
              <w:pStyle w:val="GOSTTablenorm"/>
              <w:rPr>
                <w:ins w:id="13888" w:author="Опаева Лидия Арашаевна" w:date="2025-10-02T17:10:00Z"/>
              </w:rPr>
            </w:pPr>
            <w:ins w:id="13889" w:author="Опаева Лидия Арашаевна" w:date="2025-10-02T17:10:00Z">
              <w:r w:rsidRPr="00DB7279">
                <w:t>Дата ввода в действие</w:t>
              </w:r>
            </w:ins>
          </w:p>
        </w:tc>
        <w:tc>
          <w:tcPr>
            <w:tcW w:w="3666" w:type="dxa"/>
          </w:tcPr>
          <w:p w14:paraId="0ED01A35" w14:textId="77777777" w:rsidR="000A006E" w:rsidRPr="00DB7279" w:rsidRDefault="000A006E" w:rsidP="006703EA">
            <w:pPr>
              <w:pStyle w:val="GOSTTablenorm"/>
              <w:rPr>
                <w:ins w:id="13890" w:author="Опаева Лидия Арашаевна" w:date="2025-10-02T17:10:00Z"/>
              </w:rPr>
            </w:pPr>
            <w:ins w:id="13891" w:author="Опаева Лидия Арашаевна" w:date="2025-10-02T17:10:00Z">
              <w:r w:rsidRPr="00DB7279">
                <w:t>TtlPrt_EffectiveDate</w:t>
              </w:r>
            </w:ins>
          </w:p>
        </w:tc>
        <w:tc>
          <w:tcPr>
            <w:tcW w:w="3666" w:type="dxa"/>
          </w:tcPr>
          <w:p w14:paraId="608A1288" w14:textId="77777777" w:rsidR="000A006E" w:rsidRPr="00DB7279" w:rsidRDefault="000A006E" w:rsidP="006703EA">
            <w:pPr>
              <w:pStyle w:val="GOSTTablenorm"/>
              <w:rPr>
                <w:ins w:id="13892" w:author="Опаева Лидия Арашаевна" w:date="2025-10-02T17:10:00Z"/>
              </w:rPr>
            </w:pPr>
            <w:ins w:id="13893" w:author="Опаева Лидия Арашаевна" w:date="2025-10-02T17:10:00Z">
              <w:r w:rsidRPr="00DB7279">
                <w:t>-</w:t>
              </w:r>
            </w:ins>
          </w:p>
        </w:tc>
      </w:tr>
      <w:tr w:rsidR="000A006E" w:rsidRPr="00DB7279" w14:paraId="4759EC0D" w14:textId="77777777" w:rsidTr="006703EA">
        <w:trPr>
          <w:ins w:id="13894" w:author="Опаева Лидия Арашаевна" w:date="2025-10-02T17:10:00Z"/>
        </w:trPr>
        <w:tc>
          <w:tcPr>
            <w:tcW w:w="3667" w:type="dxa"/>
          </w:tcPr>
          <w:p w14:paraId="12264AD3" w14:textId="77777777" w:rsidR="000A006E" w:rsidRPr="00DB7279" w:rsidRDefault="000A006E" w:rsidP="006703EA">
            <w:pPr>
              <w:pStyle w:val="GOSTTablenorm"/>
              <w:rPr>
                <w:ins w:id="13895" w:author="Опаева Лидия Арашаевна" w:date="2025-10-02T17:10:00Z"/>
              </w:rPr>
            </w:pPr>
            <w:ins w:id="13896" w:author="Опаева Лидия Арашаевна" w:date="2025-10-02T17:10:00Z">
              <w:r w:rsidRPr="00DB7279">
                <w:t>Тип_справки</w:t>
              </w:r>
            </w:ins>
          </w:p>
        </w:tc>
        <w:tc>
          <w:tcPr>
            <w:tcW w:w="1095" w:type="dxa"/>
          </w:tcPr>
          <w:p w14:paraId="621139E5" w14:textId="77777777" w:rsidR="000A006E" w:rsidRPr="00DB7279" w:rsidRDefault="000A006E" w:rsidP="006703EA">
            <w:pPr>
              <w:pStyle w:val="GOSTTablenorm"/>
              <w:rPr>
                <w:ins w:id="13897" w:author="Опаева Лидия Арашаевна" w:date="2025-10-02T17:10:00Z"/>
              </w:rPr>
            </w:pPr>
            <w:ins w:id="13898" w:author="Опаева Лидия Арашаевна" w:date="2025-10-02T17:10:00Z">
              <w:r w:rsidRPr="00DB7279">
                <w:t>Нет</w:t>
              </w:r>
            </w:ins>
          </w:p>
        </w:tc>
        <w:tc>
          <w:tcPr>
            <w:tcW w:w="3666" w:type="dxa"/>
          </w:tcPr>
          <w:p w14:paraId="49E6FDB4" w14:textId="77777777" w:rsidR="000A006E" w:rsidRPr="00DB7279" w:rsidRDefault="000A006E" w:rsidP="006703EA">
            <w:pPr>
              <w:pStyle w:val="GOSTTablenorm"/>
              <w:rPr>
                <w:ins w:id="13899" w:author="Опаева Лидия Арашаевна" w:date="2025-10-02T17:10:00Z"/>
              </w:rPr>
            </w:pPr>
            <w:ins w:id="13900" w:author="Опаева Лидия Арашаевна" w:date="2025-10-02T17:10:00Z">
              <w:r w:rsidRPr="00DB7279">
                <w:t>Тип справки</w:t>
              </w:r>
            </w:ins>
          </w:p>
        </w:tc>
        <w:tc>
          <w:tcPr>
            <w:tcW w:w="3666" w:type="dxa"/>
          </w:tcPr>
          <w:p w14:paraId="3D9FB15E" w14:textId="77777777" w:rsidR="000A006E" w:rsidRPr="00DB7279" w:rsidRDefault="000A006E" w:rsidP="006703EA">
            <w:pPr>
              <w:pStyle w:val="GOSTTablenorm"/>
              <w:rPr>
                <w:ins w:id="13901" w:author="Опаева Лидия Арашаевна" w:date="2025-10-02T17:10:00Z"/>
              </w:rPr>
            </w:pPr>
            <w:ins w:id="13902" w:author="Опаева Лидия Арашаевна" w:date="2025-10-02T17:10:00Z">
              <w:r w:rsidRPr="00DB7279">
                <w:t>TtlPrt_TypeDoc</w:t>
              </w:r>
            </w:ins>
          </w:p>
        </w:tc>
        <w:tc>
          <w:tcPr>
            <w:tcW w:w="3666" w:type="dxa"/>
          </w:tcPr>
          <w:p w14:paraId="326427DC" w14:textId="77777777" w:rsidR="000A006E" w:rsidRPr="00DB7279" w:rsidRDefault="000A006E" w:rsidP="006703EA">
            <w:pPr>
              <w:pStyle w:val="GOSTTablenorm"/>
              <w:rPr>
                <w:ins w:id="13903" w:author="Опаева Лидия Арашаевна" w:date="2025-10-02T17:10:00Z"/>
              </w:rPr>
            </w:pPr>
            <w:ins w:id="13904" w:author="Опаева Лидия Арашаевна" w:date="2025-10-02T17:10:00Z">
              <w:r w:rsidRPr="00DB7279">
                <w:t>-</w:t>
              </w:r>
            </w:ins>
          </w:p>
        </w:tc>
      </w:tr>
      <w:tr w:rsidR="000A006E" w:rsidRPr="00DB7279" w14:paraId="3F36C4D8" w14:textId="77777777" w:rsidTr="006703EA">
        <w:trPr>
          <w:ins w:id="13905" w:author="Опаева Лидия Арашаевна" w:date="2025-10-02T17:10:00Z"/>
        </w:trPr>
        <w:tc>
          <w:tcPr>
            <w:tcW w:w="3667" w:type="dxa"/>
          </w:tcPr>
          <w:p w14:paraId="5FC1935A" w14:textId="77777777" w:rsidR="000A006E" w:rsidRPr="00DB7279" w:rsidRDefault="000A006E" w:rsidP="006703EA">
            <w:pPr>
              <w:pStyle w:val="GOSTTablenorm"/>
              <w:rPr>
                <w:ins w:id="13906" w:author="Опаева Лидия Арашаевна" w:date="2025-10-02T17:10:00Z"/>
              </w:rPr>
            </w:pPr>
            <w:ins w:id="13907" w:author="Опаева Лидия Арашаевна" w:date="2025-10-02T17:10:00Z">
              <w:r w:rsidRPr="00DB7279">
                <w:t>Наименование_типа_справки</w:t>
              </w:r>
            </w:ins>
          </w:p>
        </w:tc>
        <w:tc>
          <w:tcPr>
            <w:tcW w:w="1095" w:type="dxa"/>
          </w:tcPr>
          <w:p w14:paraId="203EBB5D" w14:textId="77777777" w:rsidR="000A006E" w:rsidRPr="00DB7279" w:rsidRDefault="000A006E" w:rsidP="006703EA">
            <w:pPr>
              <w:pStyle w:val="GOSTTablenorm"/>
              <w:rPr>
                <w:ins w:id="13908" w:author="Опаева Лидия Арашаевна" w:date="2025-10-02T17:10:00Z"/>
              </w:rPr>
            </w:pPr>
            <w:ins w:id="13909" w:author="Опаева Лидия Арашаевна" w:date="2025-10-02T17:10:00Z">
              <w:r w:rsidRPr="00DB7279">
                <w:t>Нет</w:t>
              </w:r>
            </w:ins>
          </w:p>
        </w:tc>
        <w:tc>
          <w:tcPr>
            <w:tcW w:w="3666" w:type="dxa"/>
          </w:tcPr>
          <w:p w14:paraId="21A6A632" w14:textId="77777777" w:rsidR="000A006E" w:rsidRPr="00DB7279" w:rsidRDefault="000A006E" w:rsidP="006703EA">
            <w:pPr>
              <w:pStyle w:val="GOSTTablenorm"/>
              <w:rPr>
                <w:ins w:id="13910" w:author="Опаева Лидия Арашаевна" w:date="2025-10-02T17:10:00Z"/>
              </w:rPr>
            </w:pPr>
            <w:ins w:id="13911" w:author="Опаева Лидия Арашаевна" w:date="2025-10-02T17:10:00Z">
              <w:r w:rsidRPr="00DB7279">
                <w:t>Наименование типа справки</w:t>
              </w:r>
            </w:ins>
          </w:p>
        </w:tc>
        <w:tc>
          <w:tcPr>
            <w:tcW w:w="3666" w:type="dxa"/>
          </w:tcPr>
          <w:p w14:paraId="1142839D" w14:textId="77777777" w:rsidR="000A006E" w:rsidRPr="00DB7279" w:rsidRDefault="000A006E" w:rsidP="006703EA">
            <w:pPr>
              <w:pStyle w:val="GOSTTablenorm"/>
              <w:rPr>
                <w:ins w:id="13912" w:author="Опаева Лидия Арашаевна" w:date="2025-10-02T17:10:00Z"/>
              </w:rPr>
            </w:pPr>
            <w:ins w:id="13913" w:author="Опаева Лидия Арашаевна" w:date="2025-10-02T17:10:00Z">
              <w:r w:rsidRPr="00DB7279">
                <w:t>TtlPrt_FullTypeDoc</w:t>
              </w:r>
            </w:ins>
          </w:p>
        </w:tc>
        <w:tc>
          <w:tcPr>
            <w:tcW w:w="3666" w:type="dxa"/>
          </w:tcPr>
          <w:p w14:paraId="3FBFE165" w14:textId="77777777" w:rsidR="000A006E" w:rsidRPr="00DB7279" w:rsidRDefault="000A006E" w:rsidP="006703EA">
            <w:pPr>
              <w:pStyle w:val="GOSTTablenorm"/>
              <w:rPr>
                <w:ins w:id="13914" w:author="Опаева Лидия Арашаевна" w:date="2025-10-02T17:10:00Z"/>
              </w:rPr>
            </w:pPr>
            <w:ins w:id="13915" w:author="Опаева Лидия Арашаевна" w:date="2025-10-02T17:10:00Z">
              <w:r w:rsidRPr="00DB7279">
                <w:t>-</w:t>
              </w:r>
            </w:ins>
          </w:p>
        </w:tc>
      </w:tr>
      <w:tr w:rsidR="000A006E" w:rsidRPr="00DB7279" w14:paraId="1A1567BE" w14:textId="77777777" w:rsidTr="006703EA">
        <w:trPr>
          <w:ins w:id="13916" w:author="Опаева Лидия Арашаевна" w:date="2025-10-02T17:10:00Z"/>
        </w:trPr>
        <w:tc>
          <w:tcPr>
            <w:tcW w:w="3667" w:type="dxa"/>
          </w:tcPr>
          <w:p w14:paraId="332A748D" w14:textId="77777777" w:rsidR="000A006E" w:rsidRPr="00DB7279" w:rsidRDefault="000A006E" w:rsidP="006703EA">
            <w:pPr>
              <w:pStyle w:val="GOSTTablenorm"/>
              <w:rPr>
                <w:ins w:id="13917" w:author="Опаева Лидия Арашаевна" w:date="2025-10-02T17:10:00Z"/>
              </w:rPr>
            </w:pPr>
            <w:ins w:id="13918" w:author="Опаева Лидия Арашаевна" w:date="2025-10-02T17:10:00Z">
              <w:r w:rsidRPr="00DB7279">
                <w:t>Наименование_документа</w:t>
              </w:r>
            </w:ins>
          </w:p>
        </w:tc>
        <w:tc>
          <w:tcPr>
            <w:tcW w:w="1095" w:type="dxa"/>
          </w:tcPr>
          <w:p w14:paraId="7EC61624" w14:textId="77777777" w:rsidR="000A006E" w:rsidRPr="00DB7279" w:rsidRDefault="000A006E" w:rsidP="006703EA">
            <w:pPr>
              <w:pStyle w:val="GOSTTablenorm"/>
              <w:rPr>
                <w:ins w:id="13919" w:author="Опаева Лидия Арашаевна" w:date="2025-10-02T17:10:00Z"/>
              </w:rPr>
            </w:pPr>
            <w:ins w:id="13920" w:author="Опаева Лидия Арашаевна" w:date="2025-10-02T17:10:00Z">
              <w:r w:rsidRPr="00DB7279">
                <w:t>Да</w:t>
              </w:r>
            </w:ins>
          </w:p>
        </w:tc>
        <w:tc>
          <w:tcPr>
            <w:tcW w:w="3666" w:type="dxa"/>
          </w:tcPr>
          <w:p w14:paraId="104C69E1" w14:textId="77777777" w:rsidR="000A006E" w:rsidRPr="00DB7279" w:rsidRDefault="000A006E" w:rsidP="006703EA">
            <w:pPr>
              <w:pStyle w:val="GOSTTablenorm"/>
              <w:rPr>
                <w:ins w:id="13921" w:author="Опаева Лидия Арашаевна" w:date="2025-10-02T17:10:00Z"/>
              </w:rPr>
            </w:pPr>
            <w:ins w:id="13922" w:author="Опаева Лидия Арашаевна" w:date="2025-10-02T17:10:00Z">
              <w:r w:rsidRPr="00DB7279">
                <w:t>Наименование документа</w:t>
              </w:r>
            </w:ins>
          </w:p>
        </w:tc>
        <w:tc>
          <w:tcPr>
            <w:tcW w:w="3666" w:type="dxa"/>
          </w:tcPr>
          <w:p w14:paraId="5E868785" w14:textId="77777777" w:rsidR="000A006E" w:rsidRPr="00DB7279" w:rsidRDefault="000A006E" w:rsidP="006703EA">
            <w:pPr>
              <w:pStyle w:val="GOSTTablenorm"/>
              <w:rPr>
                <w:ins w:id="13923" w:author="Опаева Лидия Арашаевна" w:date="2025-10-02T17:10:00Z"/>
              </w:rPr>
            </w:pPr>
            <w:ins w:id="13924" w:author="Опаева Лидия Арашаевна" w:date="2025-10-02T17:10:00Z">
              <w:r w:rsidRPr="00DB7279">
                <w:t>TypeDoc</w:t>
              </w:r>
            </w:ins>
          </w:p>
        </w:tc>
        <w:tc>
          <w:tcPr>
            <w:tcW w:w="3666" w:type="dxa"/>
          </w:tcPr>
          <w:p w14:paraId="6A09EEA7" w14:textId="77777777" w:rsidR="000A006E" w:rsidRPr="00DB7279" w:rsidRDefault="000A006E" w:rsidP="006703EA">
            <w:pPr>
              <w:pStyle w:val="GOSTTablenorm"/>
              <w:rPr>
                <w:ins w:id="13925" w:author="Опаева Лидия Арашаевна" w:date="2025-10-02T17:10:00Z"/>
              </w:rPr>
            </w:pPr>
            <w:ins w:id="13926" w:author="Опаева Лидия Арашаевна" w:date="2025-10-02T17:10:00Z">
              <w:r w:rsidRPr="00DB7279">
                <w:t>Наименование документа определяется по справочнику «Типы документов» с помощью значения атрибута «Тип_документа» (TypeDoc)</w:t>
              </w:r>
            </w:ins>
          </w:p>
        </w:tc>
      </w:tr>
      <w:tr w:rsidR="000A006E" w:rsidRPr="00DB7279" w14:paraId="0B1C51B0" w14:textId="77777777" w:rsidTr="006703EA">
        <w:trPr>
          <w:ins w:id="13927" w:author="Опаева Лидия Арашаевна" w:date="2025-10-02T17:10:00Z"/>
        </w:trPr>
        <w:tc>
          <w:tcPr>
            <w:tcW w:w="3667" w:type="dxa"/>
          </w:tcPr>
          <w:p w14:paraId="4239AD27" w14:textId="77777777" w:rsidR="000A006E" w:rsidRPr="00DB7279" w:rsidRDefault="000A006E" w:rsidP="006703EA">
            <w:pPr>
              <w:pStyle w:val="GOSTTablenorm"/>
              <w:rPr>
                <w:ins w:id="13928" w:author="Опаева Лидия Арашаевна" w:date="2025-10-02T17:10:00Z"/>
              </w:rPr>
            </w:pPr>
            <w:ins w:id="13929" w:author="Опаева Лидия Арашаевна" w:date="2025-10-02T17:10:00Z">
              <w:r w:rsidRPr="00DB7279">
                <w:t>Код_валюты</w:t>
              </w:r>
            </w:ins>
          </w:p>
        </w:tc>
        <w:tc>
          <w:tcPr>
            <w:tcW w:w="1095" w:type="dxa"/>
          </w:tcPr>
          <w:p w14:paraId="39B495CC" w14:textId="77777777" w:rsidR="000A006E" w:rsidRPr="00DB7279" w:rsidRDefault="000A006E" w:rsidP="006703EA">
            <w:pPr>
              <w:pStyle w:val="GOSTTablenorm"/>
              <w:rPr>
                <w:ins w:id="13930" w:author="Опаева Лидия Арашаевна" w:date="2025-10-02T17:10:00Z"/>
              </w:rPr>
            </w:pPr>
            <w:ins w:id="13931" w:author="Опаева Лидия Арашаевна" w:date="2025-10-02T17:10:00Z">
              <w:r w:rsidRPr="00DB7279">
                <w:t>Да</w:t>
              </w:r>
            </w:ins>
          </w:p>
        </w:tc>
        <w:tc>
          <w:tcPr>
            <w:tcW w:w="3666" w:type="dxa"/>
          </w:tcPr>
          <w:p w14:paraId="5FE38AC6" w14:textId="77777777" w:rsidR="000A006E" w:rsidRPr="00DB7279" w:rsidRDefault="000A006E" w:rsidP="006703EA">
            <w:pPr>
              <w:pStyle w:val="GOSTTablenorm"/>
              <w:rPr>
                <w:ins w:id="13932" w:author="Опаева Лидия Арашаевна" w:date="2025-10-02T17:10:00Z"/>
              </w:rPr>
            </w:pPr>
            <w:ins w:id="13933" w:author="Опаева Лидия Арашаевна" w:date="2025-10-02T17:10:00Z">
              <w:r w:rsidRPr="00DB7279">
                <w:t>Код валюты по ОКВ</w:t>
              </w:r>
            </w:ins>
          </w:p>
        </w:tc>
        <w:tc>
          <w:tcPr>
            <w:tcW w:w="3666" w:type="dxa"/>
          </w:tcPr>
          <w:p w14:paraId="374FBBB3" w14:textId="77777777" w:rsidR="000A006E" w:rsidRPr="00DB7279" w:rsidRDefault="000A006E" w:rsidP="006703EA">
            <w:pPr>
              <w:pStyle w:val="GOSTTablenorm"/>
              <w:rPr>
                <w:ins w:id="13934" w:author="Опаева Лидия Арашаевна" w:date="2025-10-02T17:10:00Z"/>
              </w:rPr>
            </w:pPr>
            <w:ins w:id="13935" w:author="Опаева Лидия Арашаевна" w:date="2025-10-02T17:10:00Z">
              <w:r w:rsidRPr="00DB7279">
                <w:t>TtlPrt_CdCrr</w:t>
              </w:r>
            </w:ins>
          </w:p>
        </w:tc>
        <w:tc>
          <w:tcPr>
            <w:tcW w:w="3666" w:type="dxa"/>
          </w:tcPr>
          <w:p w14:paraId="08E09FD7" w14:textId="77777777" w:rsidR="000A006E" w:rsidRPr="00DB7279" w:rsidRDefault="000A006E" w:rsidP="006703EA">
            <w:pPr>
              <w:pStyle w:val="GOSTTablenorm"/>
              <w:rPr>
                <w:ins w:id="13936" w:author="Опаева Лидия Арашаевна" w:date="2025-10-02T17:10:00Z"/>
                <w:rFonts w:eastAsiaTheme="minorEastAsia"/>
              </w:rPr>
            </w:pPr>
            <w:ins w:id="13937" w:author="Опаева Лидия Арашаевна" w:date="2025-10-02T17:10:00Z">
              <w:r w:rsidRPr="00DB7279">
                <w:t>В составе документа может приходить как цифровой, так и буквенный код валюты.</w:t>
              </w:r>
            </w:ins>
          </w:p>
          <w:p w14:paraId="2C60BE78" w14:textId="77777777" w:rsidR="000A006E" w:rsidRPr="00DB7279" w:rsidRDefault="000A006E" w:rsidP="006703EA">
            <w:pPr>
              <w:pStyle w:val="GOSTTablenorm"/>
              <w:rPr>
                <w:ins w:id="13938" w:author="Опаева Лидия Арашаевна" w:date="2025-10-02T17:10:00Z"/>
              </w:rPr>
            </w:pPr>
            <w:ins w:id="13939" w:author="Опаева Лидия Арашаевна" w:date="2025-10-02T17:10:00Z">
              <w:r w:rsidRPr="00DB7279">
                <w:t>1) если код валюты пришел цифровой, то в атрибут его значение передается в неизменном виде;</w:t>
              </w:r>
            </w:ins>
          </w:p>
          <w:p w14:paraId="1677C063" w14:textId="77777777" w:rsidR="000A006E" w:rsidRPr="00DB7279" w:rsidRDefault="000A006E" w:rsidP="006703EA">
            <w:pPr>
              <w:pStyle w:val="GOSTTablenorm"/>
              <w:rPr>
                <w:ins w:id="13940" w:author="Опаева Лидия Арашаевна" w:date="2025-10-02T17:10:00Z"/>
              </w:rPr>
            </w:pPr>
            <w:ins w:id="13941" w:author="Опаева Лидия Арашаевна" w:date="2025-10-02T17:10:00Z">
              <w:r w:rsidRPr="00DB7279">
                <w:t>2) если код валюты пришел буквенный, то в атрибут его значение передается после преобразования в цифровой по данным справочника «Общероссийский классификатор валют (ОКВ)»</w:t>
              </w:r>
            </w:ins>
          </w:p>
        </w:tc>
      </w:tr>
      <w:tr w:rsidR="000A006E" w:rsidRPr="00DB7279" w14:paraId="53E19545" w14:textId="77777777" w:rsidTr="006703EA">
        <w:trPr>
          <w:ins w:id="13942" w:author="Опаева Лидия Арашаевна" w:date="2025-10-02T17:10:00Z"/>
        </w:trPr>
        <w:tc>
          <w:tcPr>
            <w:tcW w:w="3667" w:type="dxa"/>
          </w:tcPr>
          <w:p w14:paraId="5876777F" w14:textId="77777777" w:rsidR="000A006E" w:rsidRPr="00DB7279" w:rsidRDefault="000A006E" w:rsidP="006703EA">
            <w:pPr>
              <w:pStyle w:val="GOSTTablenorm"/>
              <w:rPr>
                <w:ins w:id="13943" w:author="Опаева Лидия Арашаевна" w:date="2025-10-02T17:10:00Z"/>
              </w:rPr>
            </w:pPr>
            <w:ins w:id="13944" w:author="Опаева Лидия Арашаевна" w:date="2025-10-02T17:10:00Z">
              <w:r w:rsidRPr="00DB7279">
                <w:t>Уровень_конфиденциальности</w:t>
              </w:r>
            </w:ins>
          </w:p>
        </w:tc>
        <w:tc>
          <w:tcPr>
            <w:tcW w:w="1095" w:type="dxa"/>
          </w:tcPr>
          <w:p w14:paraId="53D32392" w14:textId="77777777" w:rsidR="000A006E" w:rsidRPr="00DB7279" w:rsidRDefault="000A006E" w:rsidP="006703EA">
            <w:pPr>
              <w:pStyle w:val="GOSTTablenorm"/>
              <w:rPr>
                <w:ins w:id="13945" w:author="Опаева Лидия Арашаевна" w:date="2025-10-02T17:10:00Z"/>
              </w:rPr>
            </w:pPr>
            <w:ins w:id="13946" w:author="Опаева Лидия Арашаевна" w:date="2025-10-02T17:10:00Z">
              <w:r w:rsidRPr="00DB7279">
                <w:t>Нет</w:t>
              </w:r>
            </w:ins>
          </w:p>
        </w:tc>
        <w:tc>
          <w:tcPr>
            <w:tcW w:w="3666" w:type="dxa"/>
          </w:tcPr>
          <w:p w14:paraId="6608691C" w14:textId="77777777" w:rsidR="000A006E" w:rsidRPr="00DB7279" w:rsidRDefault="000A006E" w:rsidP="006703EA">
            <w:pPr>
              <w:pStyle w:val="GOSTTablenorm"/>
              <w:rPr>
                <w:ins w:id="13947" w:author="Опаева Лидия Арашаевна" w:date="2025-10-02T17:10:00Z"/>
              </w:rPr>
            </w:pPr>
            <w:ins w:id="13948" w:author="Опаева Лидия Арашаевна" w:date="2025-10-02T17:10:00Z">
              <w:r w:rsidRPr="00DB7279">
                <w:t>Уровень конфиденциальности</w:t>
              </w:r>
            </w:ins>
          </w:p>
        </w:tc>
        <w:tc>
          <w:tcPr>
            <w:tcW w:w="3666" w:type="dxa"/>
          </w:tcPr>
          <w:p w14:paraId="6BB5458A" w14:textId="77777777" w:rsidR="000A006E" w:rsidRPr="00DB7279" w:rsidRDefault="000A006E" w:rsidP="006703EA">
            <w:pPr>
              <w:pStyle w:val="GOSTTablenorm"/>
              <w:rPr>
                <w:ins w:id="13949" w:author="Опаева Лидия Арашаевна" w:date="2025-10-02T17:10:00Z"/>
              </w:rPr>
            </w:pPr>
            <w:ins w:id="13950" w:author="Опаева Лидия Арашаевна" w:date="2025-10-02T17:10:00Z">
              <w:r w:rsidRPr="00DB7279">
                <w:t>SystemInformation_UFOS_SECRECY</w:t>
              </w:r>
            </w:ins>
          </w:p>
        </w:tc>
        <w:tc>
          <w:tcPr>
            <w:tcW w:w="3666" w:type="dxa"/>
          </w:tcPr>
          <w:p w14:paraId="2439AE54" w14:textId="77777777" w:rsidR="000A006E" w:rsidRPr="00DB7279" w:rsidRDefault="000A006E" w:rsidP="006703EA">
            <w:pPr>
              <w:pStyle w:val="GOSTTablenorm"/>
              <w:rPr>
                <w:ins w:id="13951" w:author="Опаева Лидия Арашаевна" w:date="2025-10-02T17:10:00Z"/>
              </w:rPr>
            </w:pPr>
            <w:ins w:id="13952" w:author="Опаева Лидия Арашаевна" w:date="2025-10-02T17:10:00Z">
              <w:r w:rsidRPr="00DB7279">
                <w:t>-</w:t>
              </w:r>
            </w:ins>
          </w:p>
        </w:tc>
      </w:tr>
      <w:tr w:rsidR="000A006E" w:rsidRPr="00DB7279" w14:paraId="06D21412" w14:textId="77777777" w:rsidTr="006703EA">
        <w:trPr>
          <w:ins w:id="13953" w:author="Опаева Лидия Арашаевна" w:date="2025-10-02T17:10:00Z"/>
        </w:trPr>
        <w:tc>
          <w:tcPr>
            <w:tcW w:w="3667" w:type="dxa"/>
          </w:tcPr>
          <w:p w14:paraId="10286038" w14:textId="77777777" w:rsidR="000A006E" w:rsidRPr="00DB7279" w:rsidRDefault="000A006E" w:rsidP="006703EA">
            <w:pPr>
              <w:pStyle w:val="GOSTTablenorm"/>
              <w:rPr>
                <w:ins w:id="13954" w:author="Опаева Лидия Арашаевна" w:date="2025-10-02T17:10:00Z"/>
              </w:rPr>
            </w:pPr>
            <w:ins w:id="13955" w:author="Опаева Лидия Арашаевна" w:date="2025-10-02T17:10:00Z">
              <w:r w:rsidRPr="00DB7279">
                <w:t>Код_системы</w:t>
              </w:r>
            </w:ins>
          </w:p>
        </w:tc>
        <w:tc>
          <w:tcPr>
            <w:tcW w:w="1095" w:type="dxa"/>
          </w:tcPr>
          <w:p w14:paraId="78000A40" w14:textId="77777777" w:rsidR="000A006E" w:rsidRPr="00DB7279" w:rsidRDefault="000A006E" w:rsidP="006703EA">
            <w:pPr>
              <w:pStyle w:val="GOSTTablenorm"/>
              <w:rPr>
                <w:ins w:id="13956" w:author="Опаева Лидия Арашаевна" w:date="2025-10-02T17:10:00Z"/>
              </w:rPr>
            </w:pPr>
            <w:ins w:id="13957" w:author="Опаева Лидия Арашаевна" w:date="2025-10-02T17:10:00Z">
              <w:r w:rsidRPr="00DB7279">
                <w:t>Да</w:t>
              </w:r>
            </w:ins>
          </w:p>
        </w:tc>
        <w:tc>
          <w:tcPr>
            <w:tcW w:w="3666" w:type="dxa"/>
          </w:tcPr>
          <w:p w14:paraId="34962526" w14:textId="77777777" w:rsidR="000A006E" w:rsidRPr="00DB7279" w:rsidRDefault="000A006E" w:rsidP="006703EA">
            <w:pPr>
              <w:pStyle w:val="GOSTTablenorm"/>
              <w:rPr>
                <w:ins w:id="13958" w:author="Опаева Лидия Арашаевна" w:date="2025-10-02T17:10:00Z"/>
              </w:rPr>
            </w:pPr>
            <w:ins w:id="13959" w:author="Опаева Лидия Арашаевна" w:date="2025-10-02T17:10:00Z">
              <w:r w:rsidRPr="00DB7279">
                <w:t>Код подсистемы-источника</w:t>
              </w:r>
            </w:ins>
          </w:p>
        </w:tc>
        <w:tc>
          <w:tcPr>
            <w:tcW w:w="3666" w:type="dxa"/>
          </w:tcPr>
          <w:p w14:paraId="7F1BEBDB" w14:textId="77777777" w:rsidR="000A006E" w:rsidRPr="00DB7279" w:rsidRDefault="000A006E" w:rsidP="006703EA">
            <w:pPr>
              <w:pStyle w:val="GOSTTablenorm"/>
              <w:rPr>
                <w:ins w:id="13960" w:author="Опаева Лидия Арашаевна" w:date="2025-10-02T17:10:00Z"/>
              </w:rPr>
            </w:pPr>
            <w:ins w:id="13961" w:author="Опаева Лидия Арашаевна" w:date="2025-10-02T17:10:00Z">
              <w:r w:rsidRPr="00DB7279">
                <w:t>TtlPrt_Source</w:t>
              </w:r>
            </w:ins>
          </w:p>
        </w:tc>
        <w:tc>
          <w:tcPr>
            <w:tcW w:w="3666" w:type="dxa"/>
          </w:tcPr>
          <w:p w14:paraId="6D343494" w14:textId="77777777" w:rsidR="000A006E" w:rsidRPr="00DB7279" w:rsidRDefault="000A006E" w:rsidP="006703EA">
            <w:pPr>
              <w:pStyle w:val="GOSTTablenorm"/>
              <w:rPr>
                <w:ins w:id="13962" w:author="Опаева Лидия Арашаевна" w:date="2025-10-02T17:10:00Z"/>
              </w:rPr>
            </w:pPr>
            <w:ins w:id="13963" w:author="Опаева Лидия Арашаевна" w:date="2025-10-02T17:10:00Z">
              <w:r w:rsidRPr="00DB7279">
                <w:t>Данный атрибут вычисляется на основании реквизита документа «</w:t>
              </w:r>
              <w:r w:rsidRPr="00DB7279">
                <w:rPr>
                  <w:bCs/>
                </w:rPr>
                <w:t>Подсистема-инициатор»</w:t>
              </w:r>
              <w:r w:rsidRPr="00DB7279">
                <w:t xml:space="preserve"> (TtlPrt_Source). Если в реквизите указано значение «ПУ</w:t>
              </w:r>
              <w:r>
                <w:t>ДС</w:t>
              </w:r>
              <w:r w:rsidRPr="00DB7279">
                <w:t xml:space="preserve">» </w:t>
              </w:r>
              <w:r w:rsidRPr="00DB7279">
                <w:rPr>
                  <w:szCs w:val="22"/>
                </w:rPr>
                <w:t>–</w:t>
              </w:r>
              <w:r w:rsidRPr="00DB7279">
                <w:t xml:space="preserve"> «</w:t>
              </w:r>
              <w:r w:rsidRPr="00DB7279">
                <w:rPr>
                  <w:lang w:val="en-US"/>
                </w:rPr>
                <w:t>ARP</w:t>
              </w:r>
              <w:r w:rsidRPr="00DB7279">
                <w:t>-</w:t>
              </w:r>
              <w:r w:rsidRPr="00E1778C">
                <w:rPr>
                  <w:lang w:val="en-US"/>
                </w:rPr>
                <w:t>FAMABS</w:t>
              </w:r>
              <w:r w:rsidRPr="00DB7279">
                <w:t>»</w:t>
              </w:r>
            </w:ins>
          </w:p>
        </w:tc>
      </w:tr>
      <w:tr w:rsidR="000A006E" w:rsidRPr="00DB7279" w14:paraId="397390C5" w14:textId="77777777" w:rsidTr="006703EA">
        <w:trPr>
          <w:ins w:id="13964" w:author="Опаева Лидия Арашаевна" w:date="2025-10-02T17:10:00Z"/>
        </w:trPr>
        <w:tc>
          <w:tcPr>
            <w:tcW w:w="3667" w:type="dxa"/>
          </w:tcPr>
          <w:p w14:paraId="4458A538" w14:textId="77777777" w:rsidR="000A006E" w:rsidRPr="00DB7279" w:rsidRDefault="000A006E" w:rsidP="006703EA">
            <w:pPr>
              <w:pStyle w:val="GOSTTablenorm"/>
              <w:rPr>
                <w:ins w:id="13965" w:author="Опаева Лидия Арашаевна" w:date="2025-10-02T17:10:00Z"/>
              </w:rPr>
            </w:pPr>
            <w:ins w:id="13966" w:author="Опаева Лидия Арашаевна" w:date="2025-10-02T17:10:00Z">
              <w:r w:rsidRPr="00DB7279">
                <w:t>Идентификатор строки</w:t>
              </w:r>
            </w:ins>
          </w:p>
        </w:tc>
        <w:tc>
          <w:tcPr>
            <w:tcW w:w="1095" w:type="dxa"/>
          </w:tcPr>
          <w:p w14:paraId="17C73568" w14:textId="77777777" w:rsidR="000A006E" w:rsidRPr="00DB7279" w:rsidRDefault="000A006E" w:rsidP="006703EA">
            <w:pPr>
              <w:pStyle w:val="GOSTTablenorm"/>
              <w:rPr>
                <w:ins w:id="13967" w:author="Опаева Лидия Арашаевна" w:date="2025-10-02T17:10:00Z"/>
              </w:rPr>
            </w:pPr>
            <w:ins w:id="13968" w:author="Опаева Лидия Арашаевна" w:date="2025-10-02T17:10:00Z">
              <w:r w:rsidRPr="00DB7279">
                <w:t>Нет</w:t>
              </w:r>
            </w:ins>
          </w:p>
        </w:tc>
        <w:tc>
          <w:tcPr>
            <w:tcW w:w="3666" w:type="dxa"/>
          </w:tcPr>
          <w:p w14:paraId="50588503" w14:textId="77777777" w:rsidR="000A006E" w:rsidRPr="00DB7279" w:rsidRDefault="000A006E" w:rsidP="006703EA">
            <w:pPr>
              <w:pStyle w:val="GOSTTablenorm"/>
              <w:rPr>
                <w:ins w:id="13969" w:author="Опаева Лидия Арашаевна" w:date="2025-10-02T17:10:00Z"/>
              </w:rPr>
            </w:pPr>
            <w:ins w:id="13970" w:author="Опаева Лидия Арашаевна" w:date="2025-10-02T17:10:00Z">
              <w:r w:rsidRPr="00DB7279">
                <w:t>Идентификатор строки</w:t>
              </w:r>
            </w:ins>
          </w:p>
        </w:tc>
        <w:tc>
          <w:tcPr>
            <w:tcW w:w="3666" w:type="dxa"/>
          </w:tcPr>
          <w:p w14:paraId="6EF3A0B3" w14:textId="77777777" w:rsidR="000A006E" w:rsidRPr="00DB7279" w:rsidRDefault="000A006E" w:rsidP="006703EA">
            <w:pPr>
              <w:pStyle w:val="GOSTTablenorm"/>
              <w:rPr>
                <w:ins w:id="13971" w:author="Опаева Лидия Арашаевна" w:date="2025-10-02T17:10:00Z"/>
              </w:rPr>
            </w:pPr>
            <w:ins w:id="13972" w:author="Опаева Лидия Арашаевна" w:date="2025-10-02T17:10:00Z">
              <w:r w:rsidRPr="00DB7279">
                <w:t>T0504833:id</w:t>
              </w:r>
            </w:ins>
          </w:p>
        </w:tc>
        <w:tc>
          <w:tcPr>
            <w:tcW w:w="3666" w:type="dxa"/>
          </w:tcPr>
          <w:p w14:paraId="1368E05A" w14:textId="77777777" w:rsidR="000A006E" w:rsidRPr="00DB7279" w:rsidRDefault="000A006E" w:rsidP="006703EA">
            <w:pPr>
              <w:pStyle w:val="GOSTTablenorm"/>
              <w:rPr>
                <w:ins w:id="13973" w:author="Опаева Лидия Арашаевна" w:date="2025-10-02T17:10:00Z"/>
              </w:rPr>
            </w:pPr>
            <w:ins w:id="13974" w:author="Опаева Лидия Арашаевна" w:date="2025-10-02T17:10:00Z">
              <w:r w:rsidRPr="00DB7279">
                <w:t>-</w:t>
              </w:r>
            </w:ins>
          </w:p>
        </w:tc>
      </w:tr>
      <w:tr w:rsidR="000A006E" w:rsidRPr="00DB7279" w14:paraId="7CC1DDED" w14:textId="77777777" w:rsidTr="006703EA">
        <w:trPr>
          <w:ins w:id="13975" w:author="Опаева Лидия Арашаевна" w:date="2025-10-02T17:10:00Z"/>
        </w:trPr>
        <w:tc>
          <w:tcPr>
            <w:tcW w:w="3667" w:type="dxa"/>
          </w:tcPr>
          <w:p w14:paraId="2185B8A0" w14:textId="77777777" w:rsidR="000A006E" w:rsidRPr="00DB7279" w:rsidRDefault="000A006E" w:rsidP="006703EA">
            <w:pPr>
              <w:pStyle w:val="GOSTTablenorm"/>
              <w:rPr>
                <w:ins w:id="13976" w:author="Опаева Лидия Арашаевна" w:date="2025-10-02T17:10:00Z"/>
              </w:rPr>
            </w:pPr>
            <w:ins w:id="13977" w:author="Опаева Лидия Арашаевна" w:date="2025-10-02T17:10:00Z">
              <w:r w:rsidRPr="00DB7279">
                <w:t>Номер_строки</w:t>
              </w:r>
            </w:ins>
          </w:p>
        </w:tc>
        <w:tc>
          <w:tcPr>
            <w:tcW w:w="1095" w:type="dxa"/>
          </w:tcPr>
          <w:p w14:paraId="22088A8C" w14:textId="77777777" w:rsidR="000A006E" w:rsidRPr="00DB7279" w:rsidRDefault="000A006E" w:rsidP="006703EA">
            <w:pPr>
              <w:pStyle w:val="GOSTTablenorm"/>
              <w:rPr>
                <w:ins w:id="13978" w:author="Опаева Лидия Арашаевна" w:date="2025-10-02T17:10:00Z"/>
              </w:rPr>
            </w:pPr>
            <w:ins w:id="13979" w:author="Опаева Лидия Арашаевна" w:date="2025-10-02T17:10:00Z">
              <w:r w:rsidRPr="00DB7279">
                <w:t>Нет</w:t>
              </w:r>
            </w:ins>
          </w:p>
        </w:tc>
        <w:tc>
          <w:tcPr>
            <w:tcW w:w="3666" w:type="dxa"/>
          </w:tcPr>
          <w:p w14:paraId="3CB7EE15" w14:textId="77777777" w:rsidR="000A006E" w:rsidRPr="00DB7279" w:rsidRDefault="000A006E" w:rsidP="006703EA">
            <w:pPr>
              <w:pStyle w:val="GOSTTablenorm"/>
              <w:rPr>
                <w:ins w:id="13980" w:author="Опаева Лидия Арашаевна" w:date="2025-10-02T17:10:00Z"/>
              </w:rPr>
            </w:pPr>
            <w:ins w:id="13981" w:author="Опаева Лидия Арашаевна" w:date="2025-10-02T17:10:00Z">
              <w:r w:rsidRPr="00DB7279">
                <w:t>Порядковый номер строки</w:t>
              </w:r>
            </w:ins>
          </w:p>
        </w:tc>
        <w:tc>
          <w:tcPr>
            <w:tcW w:w="3666" w:type="dxa"/>
          </w:tcPr>
          <w:p w14:paraId="77357192" w14:textId="77777777" w:rsidR="000A006E" w:rsidRPr="00DB7279" w:rsidRDefault="000A006E" w:rsidP="006703EA">
            <w:pPr>
              <w:pStyle w:val="GOSTTablenorm"/>
              <w:rPr>
                <w:ins w:id="13982" w:author="Опаева Лидия Арашаевна" w:date="2025-10-02T17:10:00Z"/>
              </w:rPr>
            </w:pPr>
            <w:ins w:id="13983" w:author="Опаева Лидия Арашаевна" w:date="2025-10-02T17:10:00Z">
              <w:r w:rsidRPr="00DB7279">
                <w:t>T0504833:NPP</w:t>
              </w:r>
            </w:ins>
          </w:p>
        </w:tc>
        <w:tc>
          <w:tcPr>
            <w:tcW w:w="3666" w:type="dxa"/>
          </w:tcPr>
          <w:p w14:paraId="5852D4FD" w14:textId="77777777" w:rsidR="000A006E" w:rsidRPr="00DB7279" w:rsidRDefault="000A006E" w:rsidP="006703EA">
            <w:pPr>
              <w:pStyle w:val="GOSTTablenorm"/>
              <w:rPr>
                <w:ins w:id="13984" w:author="Опаева Лидия Арашаевна" w:date="2025-10-02T17:10:00Z"/>
              </w:rPr>
            </w:pPr>
            <w:ins w:id="13985" w:author="Опаева Лидия Арашаевна" w:date="2025-10-02T17:10:00Z">
              <w:r w:rsidRPr="00DB7279">
                <w:t>-</w:t>
              </w:r>
            </w:ins>
          </w:p>
        </w:tc>
      </w:tr>
      <w:tr w:rsidR="000A006E" w:rsidRPr="00DB7279" w14:paraId="5D664748" w14:textId="77777777" w:rsidTr="006703EA">
        <w:trPr>
          <w:ins w:id="13986" w:author="Опаева Лидия Арашаевна" w:date="2025-10-02T17:10:00Z"/>
        </w:trPr>
        <w:tc>
          <w:tcPr>
            <w:tcW w:w="3667" w:type="dxa"/>
          </w:tcPr>
          <w:p w14:paraId="346BBC24" w14:textId="77777777" w:rsidR="000A006E" w:rsidRPr="00DB7279" w:rsidRDefault="000A006E" w:rsidP="006703EA">
            <w:pPr>
              <w:pStyle w:val="GOSTTablenorm"/>
              <w:rPr>
                <w:ins w:id="13987" w:author="Опаева Лидия Арашаевна" w:date="2025-10-02T17:10:00Z"/>
              </w:rPr>
            </w:pPr>
            <w:ins w:id="13988" w:author="Опаева Лидия Арашаевна" w:date="2025-10-02T17:10:00Z">
              <w:r w:rsidRPr="00DB7279">
                <w:t>Наименование_операции</w:t>
              </w:r>
            </w:ins>
          </w:p>
        </w:tc>
        <w:tc>
          <w:tcPr>
            <w:tcW w:w="1095" w:type="dxa"/>
          </w:tcPr>
          <w:p w14:paraId="241D9269" w14:textId="77777777" w:rsidR="000A006E" w:rsidRPr="00DB7279" w:rsidRDefault="000A006E" w:rsidP="006703EA">
            <w:pPr>
              <w:pStyle w:val="GOSTTablenorm"/>
              <w:rPr>
                <w:ins w:id="13989" w:author="Опаева Лидия Арашаевна" w:date="2025-10-02T17:10:00Z"/>
              </w:rPr>
            </w:pPr>
            <w:ins w:id="13990" w:author="Опаева Лидия Арашаевна" w:date="2025-10-02T17:10:00Z">
              <w:r>
                <w:t>Нет</w:t>
              </w:r>
            </w:ins>
          </w:p>
        </w:tc>
        <w:tc>
          <w:tcPr>
            <w:tcW w:w="3666" w:type="dxa"/>
          </w:tcPr>
          <w:p w14:paraId="1D869E1D" w14:textId="77777777" w:rsidR="000A006E" w:rsidRPr="00DB7279" w:rsidRDefault="000A006E" w:rsidP="006703EA">
            <w:pPr>
              <w:pStyle w:val="GOSTTablenorm"/>
              <w:rPr>
                <w:ins w:id="13991" w:author="Опаева Лидия Арашаевна" w:date="2025-10-02T17:10:00Z"/>
              </w:rPr>
            </w:pPr>
            <w:ins w:id="13992" w:author="Опаева Лидия Арашаевна" w:date="2025-10-02T17:10:00Z">
              <w:r w:rsidRPr="00DB7279">
                <w:t>Наименование операции</w:t>
              </w:r>
            </w:ins>
          </w:p>
        </w:tc>
        <w:tc>
          <w:tcPr>
            <w:tcW w:w="3666" w:type="dxa"/>
          </w:tcPr>
          <w:p w14:paraId="506C7B74" w14:textId="77777777" w:rsidR="000A006E" w:rsidRPr="00DB7279" w:rsidRDefault="000A006E" w:rsidP="006703EA">
            <w:pPr>
              <w:pStyle w:val="GOSTTablenorm"/>
              <w:rPr>
                <w:ins w:id="13993" w:author="Опаева Лидия Арашаевна" w:date="2025-10-02T17:10:00Z"/>
                <w:lang w:val="en-US"/>
              </w:rPr>
            </w:pPr>
            <w:ins w:id="13994" w:author="Опаева Лидия Арашаевна" w:date="2025-10-02T17:10:00Z">
              <w:r w:rsidRPr="00DB7279">
                <w:rPr>
                  <w:lang w:val="en-US"/>
                </w:rPr>
                <w:t>T0504833:NAME_O</w:t>
              </w:r>
            </w:ins>
          </w:p>
          <w:p w14:paraId="6CC8DE77" w14:textId="77777777" w:rsidR="000A006E" w:rsidRPr="00DB7279" w:rsidRDefault="000A006E" w:rsidP="006703EA">
            <w:pPr>
              <w:pStyle w:val="GOSTTablenorm"/>
              <w:rPr>
                <w:ins w:id="13995" w:author="Опаева Лидия Арашаевна" w:date="2025-10-02T17:10:00Z"/>
                <w:lang w:val="en-US"/>
              </w:rPr>
            </w:pPr>
          </w:p>
        </w:tc>
        <w:tc>
          <w:tcPr>
            <w:tcW w:w="3666" w:type="dxa"/>
          </w:tcPr>
          <w:p w14:paraId="710B6673" w14:textId="77777777" w:rsidR="000A006E" w:rsidRPr="00DB7279" w:rsidRDefault="000A006E" w:rsidP="006703EA">
            <w:pPr>
              <w:pStyle w:val="GOSTTablenorm"/>
              <w:rPr>
                <w:ins w:id="13996" w:author="Опаева Лидия Арашаевна" w:date="2025-10-02T17:10:00Z"/>
              </w:rPr>
            </w:pPr>
            <w:ins w:id="13997" w:author="Опаева Лидия Арашаевна" w:date="2025-10-02T17:10:00Z">
              <w:r>
                <w:t>-</w:t>
              </w:r>
            </w:ins>
          </w:p>
        </w:tc>
      </w:tr>
      <w:tr w:rsidR="000A006E" w:rsidRPr="00DB7279" w14:paraId="53CE6F1A" w14:textId="77777777" w:rsidTr="006703EA">
        <w:trPr>
          <w:ins w:id="13998" w:author="Опаева Лидия Арашаевна" w:date="2025-10-02T17:10:00Z"/>
        </w:trPr>
        <w:tc>
          <w:tcPr>
            <w:tcW w:w="3667" w:type="dxa"/>
          </w:tcPr>
          <w:p w14:paraId="37C97896" w14:textId="77777777" w:rsidR="000A006E" w:rsidRPr="00DB7279" w:rsidRDefault="000A006E" w:rsidP="006703EA">
            <w:pPr>
              <w:pStyle w:val="GOSTTablenorm"/>
              <w:rPr>
                <w:ins w:id="13999" w:author="Опаева Лидия Арашаевна" w:date="2025-10-02T17:10:00Z"/>
              </w:rPr>
            </w:pPr>
            <w:ins w:id="14000" w:author="Опаева Лидия Арашаевна" w:date="2025-10-02T17:10:00Z">
              <w:r w:rsidRPr="00DB7279">
                <w:t>Сумма_валюта_операции</w:t>
              </w:r>
            </w:ins>
          </w:p>
        </w:tc>
        <w:tc>
          <w:tcPr>
            <w:tcW w:w="1095" w:type="dxa"/>
          </w:tcPr>
          <w:p w14:paraId="4723EDC1" w14:textId="77777777" w:rsidR="000A006E" w:rsidRPr="00DB7279" w:rsidRDefault="000A006E" w:rsidP="006703EA">
            <w:pPr>
              <w:pStyle w:val="GOSTTablenorm"/>
              <w:rPr>
                <w:ins w:id="14001" w:author="Опаева Лидия Арашаевна" w:date="2025-10-02T17:10:00Z"/>
              </w:rPr>
            </w:pPr>
            <w:ins w:id="14002" w:author="Опаева Лидия Арашаевна" w:date="2025-10-02T17:10:00Z">
              <w:r w:rsidRPr="00DB7279">
                <w:t>Да</w:t>
              </w:r>
            </w:ins>
          </w:p>
        </w:tc>
        <w:tc>
          <w:tcPr>
            <w:tcW w:w="3666" w:type="dxa"/>
          </w:tcPr>
          <w:p w14:paraId="4864E818" w14:textId="77777777" w:rsidR="000A006E" w:rsidRPr="00DB7279" w:rsidRDefault="000A006E" w:rsidP="006703EA">
            <w:pPr>
              <w:pStyle w:val="GOSTTablenorm"/>
              <w:rPr>
                <w:ins w:id="14003" w:author="Опаева Лидия Арашаевна" w:date="2025-10-02T17:10:00Z"/>
              </w:rPr>
            </w:pPr>
            <w:ins w:id="14004" w:author="Опаева Лидия Арашаевна" w:date="2025-10-02T17:10:00Z">
              <w:r w:rsidRPr="00DB7279">
                <w:t>Сумма в валюте операции</w:t>
              </w:r>
            </w:ins>
          </w:p>
        </w:tc>
        <w:tc>
          <w:tcPr>
            <w:tcW w:w="3666" w:type="dxa"/>
          </w:tcPr>
          <w:p w14:paraId="6228B888" w14:textId="77777777" w:rsidR="000A006E" w:rsidRPr="00DB7279" w:rsidRDefault="000A006E" w:rsidP="006703EA">
            <w:pPr>
              <w:pStyle w:val="GOSTTablenorm"/>
              <w:rPr>
                <w:ins w:id="14005" w:author="Опаева Лидия Арашаевна" w:date="2025-10-02T17:10:00Z"/>
              </w:rPr>
            </w:pPr>
            <w:ins w:id="14006" w:author="Опаева Лидия Арашаевна" w:date="2025-10-02T17:10:00Z">
              <w:r w:rsidRPr="00DB7279">
                <w:t>T0504833:SUMM</w:t>
              </w:r>
            </w:ins>
          </w:p>
        </w:tc>
        <w:tc>
          <w:tcPr>
            <w:tcW w:w="3666" w:type="dxa"/>
          </w:tcPr>
          <w:p w14:paraId="4F3C351D" w14:textId="77777777" w:rsidR="000A006E" w:rsidRPr="00DB7279" w:rsidRDefault="000A006E" w:rsidP="006703EA">
            <w:pPr>
              <w:pStyle w:val="GOSTTablenorm"/>
              <w:rPr>
                <w:ins w:id="14007" w:author="Опаева Лидия Арашаевна" w:date="2025-10-02T17:10:00Z"/>
              </w:rPr>
            </w:pPr>
            <w:ins w:id="14008" w:author="Опаева Лидия Арашаевна" w:date="2025-10-02T17:10:00Z">
              <w:r w:rsidRPr="00DB7279">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tc>
      </w:tr>
      <w:tr w:rsidR="000A006E" w:rsidRPr="00DB7279" w14:paraId="1041EDB6" w14:textId="77777777" w:rsidTr="006703EA">
        <w:trPr>
          <w:ins w:id="14009" w:author="Опаева Лидия Арашаевна" w:date="2025-10-02T17:10:00Z"/>
        </w:trPr>
        <w:tc>
          <w:tcPr>
            <w:tcW w:w="3667" w:type="dxa"/>
          </w:tcPr>
          <w:p w14:paraId="318922EB" w14:textId="77777777" w:rsidR="000A006E" w:rsidRPr="00DB7279" w:rsidRDefault="000A006E" w:rsidP="006703EA">
            <w:pPr>
              <w:pStyle w:val="GOSTTablenorm"/>
              <w:rPr>
                <w:ins w:id="14010" w:author="Опаева Лидия Арашаевна" w:date="2025-10-02T17:10:00Z"/>
              </w:rPr>
            </w:pPr>
            <w:ins w:id="14011" w:author="Опаева Лидия Арашаевна" w:date="2025-10-02T17:10:00Z">
              <w:r w:rsidRPr="00DB7279">
                <w:t>Сумма_валюта_учета_руб</w:t>
              </w:r>
            </w:ins>
          </w:p>
        </w:tc>
        <w:tc>
          <w:tcPr>
            <w:tcW w:w="1095" w:type="dxa"/>
          </w:tcPr>
          <w:p w14:paraId="750D6F7A" w14:textId="77777777" w:rsidR="000A006E" w:rsidRPr="00DB7279" w:rsidRDefault="000A006E" w:rsidP="006703EA">
            <w:pPr>
              <w:pStyle w:val="GOSTTablenorm"/>
              <w:rPr>
                <w:ins w:id="14012" w:author="Опаева Лидия Арашаевна" w:date="2025-10-02T17:10:00Z"/>
              </w:rPr>
            </w:pPr>
            <w:ins w:id="14013" w:author="Опаева Лидия Арашаевна" w:date="2025-10-02T17:10:00Z">
              <w:r w:rsidRPr="00DB7279">
                <w:t>Да</w:t>
              </w:r>
            </w:ins>
          </w:p>
        </w:tc>
        <w:tc>
          <w:tcPr>
            <w:tcW w:w="3666" w:type="dxa"/>
          </w:tcPr>
          <w:p w14:paraId="1F7AA0EB" w14:textId="77777777" w:rsidR="000A006E" w:rsidRPr="00DB7279" w:rsidRDefault="000A006E" w:rsidP="006703EA">
            <w:pPr>
              <w:pStyle w:val="GOSTTablenorm"/>
              <w:rPr>
                <w:ins w:id="14014" w:author="Опаева Лидия Арашаевна" w:date="2025-10-02T17:10:00Z"/>
              </w:rPr>
            </w:pPr>
            <w:ins w:id="14015" w:author="Опаева Лидия Арашаевна" w:date="2025-10-02T17:10:00Z">
              <w:r w:rsidRPr="00DB7279">
                <w:t>Сумма в валюте учета (руб)</w:t>
              </w:r>
            </w:ins>
          </w:p>
        </w:tc>
        <w:tc>
          <w:tcPr>
            <w:tcW w:w="3666" w:type="dxa"/>
          </w:tcPr>
          <w:p w14:paraId="3E7C2C1E" w14:textId="77777777" w:rsidR="000A006E" w:rsidRPr="00DB7279" w:rsidRDefault="000A006E" w:rsidP="006703EA">
            <w:pPr>
              <w:pStyle w:val="GOSTTablenorm"/>
              <w:rPr>
                <w:ins w:id="14016" w:author="Опаева Лидия Арашаевна" w:date="2025-10-02T17:10:00Z"/>
              </w:rPr>
            </w:pPr>
            <w:ins w:id="14017" w:author="Опаева Лидия Арашаевна" w:date="2025-10-02T17:10:00Z">
              <w:r w:rsidRPr="00DB7279">
                <w:t>T0504833:RgSUMM</w:t>
              </w:r>
            </w:ins>
          </w:p>
        </w:tc>
        <w:tc>
          <w:tcPr>
            <w:tcW w:w="3666" w:type="dxa"/>
          </w:tcPr>
          <w:p w14:paraId="3CB53F15" w14:textId="77777777" w:rsidR="000A006E" w:rsidRPr="00DB7279" w:rsidRDefault="000A006E" w:rsidP="006703EA">
            <w:pPr>
              <w:pStyle w:val="GOSTTablenorm"/>
              <w:rPr>
                <w:ins w:id="14018" w:author="Опаева Лидия Арашаевна" w:date="2025-10-02T17:10:00Z"/>
              </w:rPr>
            </w:pPr>
            <w:ins w:id="14019" w:author="Опаева Лидия Арашаевна" w:date="2025-10-02T17:10:00Z">
              <w:r w:rsidRPr="00DB7279">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tc>
      </w:tr>
      <w:tr w:rsidR="000A006E" w:rsidRPr="00DB7279" w14:paraId="30C43D22" w14:textId="77777777" w:rsidTr="006703EA">
        <w:trPr>
          <w:ins w:id="14020" w:author="Опаева Лидия Арашаевна" w:date="2025-10-02T17:10:00Z"/>
        </w:trPr>
        <w:tc>
          <w:tcPr>
            <w:tcW w:w="3667" w:type="dxa"/>
          </w:tcPr>
          <w:p w14:paraId="4C4913DE" w14:textId="77777777" w:rsidR="000A006E" w:rsidRPr="00DB7279" w:rsidRDefault="000A006E" w:rsidP="006703EA">
            <w:pPr>
              <w:pStyle w:val="GOSTTablenorm"/>
              <w:rPr>
                <w:ins w:id="14021" w:author="Опаева Лидия Арашаевна" w:date="2025-10-02T17:10:00Z"/>
              </w:rPr>
            </w:pPr>
            <w:ins w:id="14022" w:author="Опаева Лидия Арашаевна" w:date="2025-10-02T17:10:00Z">
              <w:r w:rsidRPr="00DB7279">
                <w:t>Счет_бухучет_Дт</w:t>
              </w:r>
            </w:ins>
          </w:p>
        </w:tc>
        <w:tc>
          <w:tcPr>
            <w:tcW w:w="1095" w:type="dxa"/>
          </w:tcPr>
          <w:p w14:paraId="2A8C00B2" w14:textId="77777777" w:rsidR="000A006E" w:rsidRPr="00DB7279" w:rsidRDefault="000A006E" w:rsidP="006703EA">
            <w:pPr>
              <w:pStyle w:val="GOSTTablenorm"/>
              <w:rPr>
                <w:ins w:id="14023" w:author="Опаева Лидия Арашаевна" w:date="2025-10-02T17:10:00Z"/>
              </w:rPr>
            </w:pPr>
            <w:ins w:id="14024" w:author="Опаева Лидия Арашаевна" w:date="2025-10-02T17:10:00Z">
              <w:r w:rsidRPr="00DB7279">
                <w:t>Нет</w:t>
              </w:r>
            </w:ins>
          </w:p>
        </w:tc>
        <w:tc>
          <w:tcPr>
            <w:tcW w:w="3666" w:type="dxa"/>
          </w:tcPr>
          <w:p w14:paraId="5803665C" w14:textId="77777777" w:rsidR="000A006E" w:rsidRPr="00DB7279" w:rsidRDefault="000A006E" w:rsidP="006703EA">
            <w:pPr>
              <w:pStyle w:val="GOSTTablenorm"/>
              <w:rPr>
                <w:ins w:id="14025" w:author="Опаева Лидия Арашаевна" w:date="2025-10-02T17:10:00Z"/>
              </w:rPr>
            </w:pPr>
            <w:ins w:id="14026" w:author="Опаева Лидия Арашаевна" w:date="2025-10-02T17:10:00Z">
              <w:r w:rsidRPr="00DB7279">
                <w:t>Счет по Дт</w:t>
              </w:r>
            </w:ins>
          </w:p>
        </w:tc>
        <w:tc>
          <w:tcPr>
            <w:tcW w:w="3666" w:type="dxa"/>
          </w:tcPr>
          <w:p w14:paraId="157AAC05" w14:textId="77777777" w:rsidR="000A006E" w:rsidRPr="00DB7279" w:rsidRDefault="000A006E" w:rsidP="006703EA">
            <w:pPr>
              <w:pStyle w:val="GOSTTablenorm"/>
              <w:rPr>
                <w:ins w:id="14027" w:author="Опаева Лидия Арашаевна" w:date="2025-10-02T17:10:00Z"/>
              </w:rPr>
            </w:pPr>
            <w:ins w:id="14028" w:author="Опаева Лидия Арашаевна" w:date="2025-10-02T17:10:00Z">
              <w:r w:rsidRPr="00DB7279">
                <w:t>T0504833:DT_ACCOUNT</w:t>
              </w:r>
            </w:ins>
          </w:p>
        </w:tc>
        <w:tc>
          <w:tcPr>
            <w:tcW w:w="3666" w:type="dxa"/>
          </w:tcPr>
          <w:p w14:paraId="1E25F211" w14:textId="77777777" w:rsidR="000A006E" w:rsidRPr="00DB7279" w:rsidRDefault="000A006E" w:rsidP="006703EA">
            <w:pPr>
              <w:pStyle w:val="GOSTTablenorm"/>
              <w:rPr>
                <w:ins w:id="14029" w:author="Опаева Лидия Арашаевна" w:date="2025-10-02T17:10:00Z"/>
              </w:rPr>
            </w:pPr>
            <w:ins w:id="14030" w:author="Опаева Лидия Арашаевна" w:date="2025-10-02T17:10:00Z">
              <w:r w:rsidRPr="00DB7279">
                <w:t>-</w:t>
              </w:r>
            </w:ins>
          </w:p>
        </w:tc>
      </w:tr>
      <w:tr w:rsidR="000A006E" w:rsidRPr="00DB7279" w14:paraId="0CF541EB" w14:textId="77777777" w:rsidTr="006703EA">
        <w:trPr>
          <w:ins w:id="14031" w:author="Опаева Лидия Арашаевна" w:date="2025-10-02T17:10:00Z"/>
        </w:trPr>
        <w:tc>
          <w:tcPr>
            <w:tcW w:w="3667" w:type="dxa"/>
          </w:tcPr>
          <w:p w14:paraId="736A1BB6" w14:textId="77777777" w:rsidR="000A006E" w:rsidRPr="00DB7279" w:rsidRDefault="000A006E" w:rsidP="006703EA">
            <w:pPr>
              <w:pStyle w:val="GOSTTablenorm"/>
              <w:rPr>
                <w:ins w:id="14032" w:author="Опаева Лидия Арашаевна" w:date="2025-10-02T17:10:00Z"/>
              </w:rPr>
            </w:pPr>
            <w:ins w:id="14033" w:author="Опаева Лидия Арашаевна" w:date="2025-10-02T17:10:00Z">
              <w:r w:rsidRPr="00DB7279">
                <w:t>ОКТМО_КС_Дт</w:t>
              </w:r>
            </w:ins>
          </w:p>
        </w:tc>
        <w:tc>
          <w:tcPr>
            <w:tcW w:w="1095" w:type="dxa"/>
          </w:tcPr>
          <w:p w14:paraId="48B61791" w14:textId="77777777" w:rsidR="000A006E" w:rsidRPr="00DB7279" w:rsidRDefault="000A006E" w:rsidP="006703EA">
            <w:pPr>
              <w:pStyle w:val="GOSTTablenorm"/>
              <w:rPr>
                <w:ins w:id="14034" w:author="Опаева Лидия Арашаевна" w:date="2025-10-02T17:10:00Z"/>
              </w:rPr>
            </w:pPr>
            <w:ins w:id="14035" w:author="Опаева Лидия Арашаевна" w:date="2025-10-02T17:10:00Z">
              <w:r w:rsidRPr="00DB7279">
                <w:t>Нет</w:t>
              </w:r>
            </w:ins>
          </w:p>
        </w:tc>
        <w:tc>
          <w:tcPr>
            <w:tcW w:w="3666" w:type="dxa"/>
          </w:tcPr>
          <w:p w14:paraId="0CB2F8A9" w14:textId="77777777" w:rsidR="000A006E" w:rsidRPr="00DB7279" w:rsidRDefault="000A006E" w:rsidP="006703EA">
            <w:pPr>
              <w:pStyle w:val="GOSTTablenorm"/>
              <w:rPr>
                <w:ins w:id="14036" w:author="Опаева Лидия Арашаевна" w:date="2025-10-02T17:10:00Z"/>
              </w:rPr>
            </w:pPr>
            <w:ins w:id="14037" w:author="Опаева Лидия Арашаевна" w:date="2025-10-02T17:10:00Z">
              <w:r w:rsidRPr="00DB7279">
                <w:t>ОКТМО КС по</w:t>
              </w:r>
              <w:r w:rsidRPr="00DB7279">
                <w:rPr>
                  <w:bCs/>
                </w:rPr>
                <w:t xml:space="preserve"> Дт</w:t>
              </w:r>
            </w:ins>
          </w:p>
        </w:tc>
        <w:tc>
          <w:tcPr>
            <w:tcW w:w="3666" w:type="dxa"/>
          </w:tcPr>
          <w:p w14:paraId="48FA1CD9" w14:textId="77777777" w:rsidR="000A006E" w:rsidRPr="00DB7279" w:rsidRDefault="000A006E" w:rsidP="006703EA">
            <w:pPr>
              <w:pStyle w:val="GOSTTablenorm"/>
              <w:rPr>
                <w:ins w:id="14038" w:author="Опаева Лидия Арашаевна" w:date="2025-10-02T17:10:00Z"/>
              </w:rPr>
            </w:pPr>
            <w:ins w:id="14039" w:author="Опаева Лидия Арашаевна" w:date="2025-10-02T17:10:00Z">
              <w:r w:rsidRPr="00DB7279">
                <w:t>T0504833:DT_OKTMOKS</w:t>
              </w:r>
            </w:ins>
          </w:p>
        </w:tc>
        <w:tc>
          <w:tcPr>
            <w:tcW w:w="3666" w:type="dxa"/>
          </w:tcPr>
          <w:p w14:paraId="3E31862D" w14:textId="77777777" w:rsidR="000A006E" w:rsidRPr="00DB7279" w:rsidRDefault="000A006E" w:rsidP="006703EA">
            <w:pPr>
              <w:pStyle w:val="GOSTTablenorm"/>
              <w:rPr>
                <w:ins w:id="14040" w:author="Опаева Лидия Арашаевна" w:date="2025-10-02T17:10:00Z"/>
              </w:rPr>
            </w:pPr>
            <w:ins w:id="14041" w:author="Опаева Лидия Арашаевна" w:date="2025-10-02T17:10:00Z">
              <w:r w:rsidRPr="00DB7279">
                <w:t>-</w:t>
              </w:r>
            </w:ins>
          </w:p>
        </w:tc>
      </w:tr>
      <w:tr w:rsidR="000A006E" w:rsidRPr="00DB7279" w14:paraId="081F1A22" w14:textId="77777777" w:rsidTr="006703EA">
        <w:trPr>
          <w:ins w:id="14042" w:author="Опаева Лидия Арашаевна" w:date="2025-10-02T17:10:00Z"/>
        </w:trPr>
        <w:tc>
          <w:tcPr>
            <w:tcW w:w="3667" w:type="dxa"/>
          </w:tcPr>
          <w:p w14:paraId="37EE987B" w14:textId="77777777" w:rsidR="000A006E" w:rsidRPr="00DB7279" w:rsidRDefault="000A006E" w:rsidP="006703EA">
            <w:pPr>
              <w:pStyle w:val="GOSTTablenorm"/>
              <w:rPr>
                <w:ins w:id="14043" w:author="Опаева Лидия Арашаевна" w:date="2025-10-02T17:10:00Z"/>
              </w:rPr>
            </w:pPr>
            <w:ins w:id="14044" w:author="Опаева Лидия Арашаевна" w:date="2025-10-02T17:10:00Z">
              <w:r w:rsidRPr="00DB7279">
                <w:t>ЛС_Дт</w:t>
              </w:r>
            </w:ins>
          </w:p>
        </w:tc>
        <w:tc>
          <w:tcPr>
            <w:tcW w:w="1095" w:type="dxa"/>
          </w:tcPr>
          <w:p w14:paraId="575C84CB" w14:textId="77777777" w:rsidR="000A006E" w:rsidRPr="00DB7279" w:rsidRDefault="000A006E" w:rsidP="006703EA">
            <w:pPr>
              <w:pStyle w:val="GOSTTablenorm"/>
              <w:rPr>
                <w:ins w:id="14045" w:author="Опаева Лидия Арашаевна" w:date="2025-10-02T17:10:00Z"/>
              </w:rPr>
            </w:pPr>
            <w:ins w:id="14046" w:author="Опаева Лидия Арашаевна" w:date="2025-10-02T17:10:00Z">
              <w:r w:rsidRPr="00DB7279">
                <w:t>Нет</w:t>
              </w:r>
            </w:ins>
          </w:p>
        </w:tc>
        <w:tc>
          <w:tcPr>
            <w:tcW w:w="3666" w:type="dxa"/>
          </w:tcPr>
          <w:p w14:paraId="135F3EFC" w14:textId="77777777" w:rsidR="000A006E" w:rsidRPr="00DB7279" w:rsidRDefault="000A006E" w:rsidP="006703EA">
            <w:pPr>
              <w:pStyle w:val="GOSTTablenorm"/>
              <w:rPr>
                <w:ins w:id="14047" w:author="Опаева Лидия Арашаевна" w:date="2025-10-02T17:10:00Z"/>
              </w:rPr>
            </w:pPr>
            <w:ins w:id="14048" w:author="Опаева Лидия Арашаевна" w:date="2025-10-02T17:10:00Z">
              <w:r w:rsidRPr="00DB7279">
                <w:t>ЛС по</w:t>
              </w:r>
              <w:r w:rsidRPr="00DB7279">
                <w:rPr>
                  <w:bCs/>
                </w:rPr>
                <w:t xml:space="preserve"> Дт</w:t>
              </w:r>
            </w:ins>
          </w:p>
        </w:tc>
        <w:tc>
          <w:tcPr>
            <w:tcW w:w="3666" w:type="dxa"/>
          </w:tcPr>
          <w:p w14:paraId="47FFF7DA" w14:textId="77777777" w:rsidR="000A006E" w:rsidRPr="00DB7279" w:rsidRDefault="000A006E" w:rsidP="006703EA">
            <w:pPr>
              <w:pStyle w:val="GOSTTablenorm"/>
              <w:rPr>
                <w:ins w:id="14049" w:author="Опаева Лидия Арашаевна" w:date="2025-10-02T17:10:00Z"/>
              </w:rPr>
            </w:pPr>
            <w:ins w:id="14050" w:author="Опаева Лидия Арашаевна" w:date="2025-10-02T17:10:00Z">
              <w:r w:rsidRPr="00DB7279">
                <w:t>T0504833:DT_LS</w:t>
              </w:r>
            </w:ins>
          </w:p>
        </w:tc>
        <w:tc>
          <w:tcPr>
            <w:tcW w:w="3666" w:type="dxa"/>
          </w:tcPr>
          <w:p w14:paraId="41D449C6" w14:textId="77777777" w:rsidR="000A006E" w:rsidRPr="00DB7279" w:rsidRDefault="000A006E" w:rsidP="006703EA">
            <w:pPr>
              <w:pStyle w:val="GOSTTablenorm"/>
              <w:rPr>
                <w:ins w:id="14051" w:author="Опаева Лидия Арашаевна" w:date="2025-10-02T17:10:00Z"/>
              </w:rPr>
            </w:pPr>
            <w:ins w:id="14052" w:author="Опаева Лидия Арашаевна" w:date="2025-10-02T17:10:00Z">
              <w:r w:rsidRPr="00DB7279">
                <w:t>-</w:t>
              </w:r>
            </w:ins>
          </w:p>
        </w:tc>
      </w:tr>
      <w:tr w:rsidR="000A006E" w:rsidRPr="00DB7279" w14:paraId="53920526" w14:textId="77777777" w:rsidTr="006703EA">
        <w:trPr>
          <w:ins w:id="14053" w:author="Опаева Лидия Арашаевна" w:date="2025-10-02T17:10:00Z"/>
        </w:trPr>
        <w:tc>
          <w:tcPr>
            <w:tcW w:w="3667" w:type="dxa"/>
          </w:tcPr>
          <w:p w14:paraId="2C3A3EBA" w14:textId="77777777" w:rsidR="000A006E" w:rsidRPr="00DB7279" w:rsidRDefault="000A006E" w:rsidP="006703EA">
            <w:pPr>
              <w:pStyle w:val="GOSTTablenorm"/>
              <w:rPr>
                <w:ins w:id="14054" w:author="Опаева Лидия Арашаевна" w:date="2025-10-02T17:10:00Z"/>
              </w:rPr>
            </w:pPr>
            <w:ins w:id="14055" w:author="Опаева Лидия Арашаевна" w:date="2025-10-02T17:10:00Z">
              <w:r w:rsidRPr="00DB7279">
                <w:t>Аналитический_код_СКУ_Дт</w:t>
              </w:r>
            </w:ins>
          </w:p>
        </w:tc>
        <w:tc>
          <w:tcPr>
            <w:tcW w:w="1095" w:type="dxa"/>
          </w:tcPr>
          <w:p w14:paraId="51853E23" w14:textId="77777777" w:rsidR="000A006E" w:rsidRPr="00DB7279" w:rsidRDefault="000A006E" w:rsidP="006703EA">
            <w:pPr>
              <w:pStyle w:val="GOSTTablenorm"/>
              <w:rPr>
                <w:ins w:id="14056" w:author="Опаева Лидия Арашаевна" w:date="2025-10-02T17:10:00Z"/>
              </w:rPr>
            </w:pPr>
          </w:p>
        </w:tc>
        <w:tc>
          <w:tcPr>
            <w:tcW w:w="3666" w:type="dxa"/>
          </w:tcPr>
          <w:p w14:paraId="7FAD9303" w14:textId="77777777" w:rsidR="000A006E" w:rsidRPr="00DB7279" w:rsidRDefault="000A006E" w:rsidP="006703EA">
            <w:pPr>
              <w:pStyle w:val="GOSTTablenorm"/>
              <w:rPr>
                <w:ins w:id="14057" w:author="Опаева Лидия Арашаевна" w:date="2025-10-02T17:10:00Z"/>
              </w:rPr>
            </w:pPr>
            <w:ins w:id="14058" w:author="Опаева Лидия Арашаевна" w:date="2025-10-02T17:10:00Z">
              <w:r w:rsidRPr="00DB7279">
                <w:t>Аналитический код СКУ по</w:t>
              </w:r>
              <w:r w:rsidRPr="00DB7279">
                <w:rPr>
                  <w:bCs/>
                </w:rPr>
                <w:t xml:space="preserve"> Дт</w:t>
              </w:r>
            </w:ins>
          </w:p>
        </w:tc>
        <w:tc>
          <w:tcPr>
            <w:tcW w:w="3666" w:type="dxa"/>
          </w:tcPr>
          <w:p w14:paraId="40EDD32D" w14:textId="77777777" w:rsidR="000A006E" w:rsidRPr="00DB7279" w:rsidRDefault="000A006E" w:rsidP="006703EA">
            <w:pPr>
              <w:pStyle w:val="GOSTTablenorm"/>
              <w:rPr>
                <w:ins w:id="14059" w:author="Опаева Лидия Арашаевна" w:date="2025-10-02T17:10:00Z"/>
              </w:rPr>
            </w:pPr>
            <w:ins w:id="14060" w:author="Опаева Лидия Арашаевна" w:date="2025-10-02T17:10:00Z">
              <w:r w:rsidRPr="00DB7279">
                <w:t>T0504833:DT_ANALITCODESKU</w:t>
              </w:r>
            </w:ins>
          </w:p>
        </w:tc>
        <w:tc>
          <w:tcPr>
            <w:tcW w:w="3666" w:type="dxa"/>
          </w:tcPr>
          <w:p w14:paraId="7ECB2D33" w14:textId="77777777" w:rsidR="000A006E" w:rsidRPr="00DB7279" w:rsidRDefault="000A006E" w:rsidP="006703EA">
            <w:pPr>
              <w:pStyle w:val="GOSTTablenorm"/>
              <w:rPr>
                <w:ins w:id="14061" w:author="Опаева Лидия Арашаевна" w:date="2025-10-02T17:10:00Z"/>
              </w:rPr>
            </w:pPr>
            <w:ins w:id="14062" w:author="Опаева Лидия Арашаевна" w:date="2025-10-02T17:10:00Z">
              <w:r w:rsidRPr="00DB7279">
                <w:t>-</w:t>
              </w:r>
            </w:ins>
          </w:p>
        </w:tc>
      </w:tr>
      <w:tr w:rsidR="000A006E" w:rsidRPr="00DB7279" w14:paraId="7336949C" w14:textId="77777777" w:rsidTr="006703EA">
        <w:trPr>
          <w:ins w:id="14063" w:author="Опаева Лидия Арашаевна" w:date="2025-10-02T17:10:00Z"/>
        </w:trPr>
        <w:tc>
          <w:tcPr>
            <w:tcW w:w="3667" w:type="dxa"/>
          </w:tcPr>
          <w:p w14:paraId="23DC53F4" w14:textId="77777777" w:rsidR="000A006E" w:rsidRPr="00DB7279" w:rsidRDefault="000A006E" w:rsidP="006703EA">
            <w:pPr>
              <w:pStyle w:val="GOSTTablenorm"/>
              <w:rPr>
                <w:ins w:id="14064" w:author="Опаева Лидия Арашаевна" w:date="2025-10-02T17:10:00Z"/>
              </w:rPr>
            </w:pPr>
            <w:ins w:id="14065" w:author="Опаева Лидия Арашаевна" w:date="2025-10-02T17:10:00Z">
              <w:r w:rsidRPr="00DB7279">
                <w:t>КБК_Дт</w:t>
              </w:r>
            </w:ins>
          </w:p>
        </w:tc>
        <w:tc>
          <w:tcPr>
            <w:tcW w:w="1095" w:type="dxa"/>
          </w:tcPr>
          <w:p w14:paraId="568D869D" w14:textId="77777777" w:rsidR="000A006E" w:rsidRPr="00DB7279" w:rsidRDefault="000A006E" w:rsidP="006703EA">
            <w:pPr>
              <w:pStyle w:val="GOSTTablenorm"/>
              <w:rPr>
                <w:ins w:id="14066" w:author="Опаева Лидия Арашаевна" w:date="2025-10-02T17:10:00Z"/>
              </w:rPr>
            </w:pPr>
            <w:ins w:id="14067" w:author="Опаева Лидия Арашаевна" w:date="2025-10-02T17:10:00Z">
              <w:r w:rsidRPr="00DB7279">
                <w:t>Нет</w:t>
              </w:r>
            </w:ins>
          </w:p>
        </w:tc>
        <w:tc>
          <w:tcPr>
            <w:tcW w:w="3666" w:type="dxa"/>
          </w:tcPr>
          <w:p w14:paraId="0E72201C" w14:textId="77777777" w:rsidR="000A006E" w:rsidRPr="00DB7279" w:rsidRDefault="000A006E" w:rsidP="006703EA">
            <w:pPr>
              <w:pStyle w:val="GOSTTablenorm"/>
              <w:rPr>
                <w:ins w:id="14068" w:author="Опаева Лидия Арашаевна" w:date="2025-10-02T17:10:00Z"/>
              </w:rPr>
            </w:pPr>
            <w:ins w:id="14069" w:author="Опаева Лидия Арашаевна" w:date="2025-10-02T17:10:00Z">
              <w:r w:rsidRPr="00DB7279">
                <w:t>КБК по</w:t>
              </w:r>
              <w:r w:rsidRPr="00DB7279">
                <w:rPr>
                  <w:bCs/>
                </w:rPr>
                <w:t xml:space="preserve"> Дт</w:t>
              </w:r>
            </w:ins>
          </w:p>
        </w:tc>
        <w:tc>
          <w:tcPr>
            <w:tcW w:w="3666" w:type="dxa"/>
          </w:tcPr>
          <w:p w14:paraId="4B469B4D" w14:textId="77777777" w:rsidR="000A006E" w:rsidRPr="00DB7279" w:rsidRDefault="000A006E" w:rsidP="006703EA">
            <w:pPr>
              <w:pStyle w:val="GOSTTablenorm"/>
              <w:rPr>
                <w:ins w:id="14070" w:author="Опаева Лидия Арашаевна" w:date="2025-10-02T17:10:00Z"/>
              </w:rPr>
            </w:pPr>
            <w:ins w:id="14071" w:author="Опаева Лидия Арашаевна" w:date="2025-10-02T17:10:00Z">
              <w:r w:rsidRPr="00DB7279">
                <w:t>T0504833:DT_KBK</w:t>
              </w:r>
            </w:ins>
          </w:p>
        </w:tc>
        <w:tc>
          <w:tcPr>
            <w:tcW w:w="3666" w:type="dxa"/>
          </w:tcPr>
          <w:p w14:paraId="6EC0BD99" w14:textId="77777777" w:rsidR="000A006E" w:rsidRPr="00DB7279" w:rsidRDefault="000A006E" w:rsidP="006703EA">
            <w:pPr>
              <w:pStyle w:val="GOSTTablenorm"/>
              <w:rPr>
                <w:ins w:id="14072" w:author="Опаева Лидия Арашаевна" w:date="2025-10-02T17:10:00Z"/>
              </w:rPr>
            </w:pPr>
            <w:ins w:id="14073" w:author="Опаева Лидия Арашаевна" w:date="2025-10-02T17:10:00Z">
              <w:r w:rsidRPr="00DB7279">
                <w:t>-</w:t>
              </w:r>
            </w:ins>
          </w:p>
        </w:tc>
      </w:tr>
      <w:tr w:rsidR="000A006E" w:rsidRPr="00DB7279" w14:paraId="6F2E8A85" w14:textId="77777777" w:rsidTr="006703EA">
        <w:trPr>
          <w:ins w:id="14074" w:author="Опаева Лидия Арашаевна" w:date="2025-10-02T17:10:00Z"/>
        </w:trPr>
        <w:tc>
          <w:tcPr>
            <w:tcW w:w="3667" w:type="dxa"/>
          </w:tcPr>
          <w:p w14:paraId="0FF01298" w14:textId="77777777" w:rsidR="000A006E" w:rsidRPr="00DB7279" w:rsidRDefault="000A006E" w:rsidP="006703EA">
            <w:pPr>
              <w:pStyle w:val="GOSTTablenorm"/>
              <w:rPr>
                <w:ins w:id="14075" w:author="Опаева Лидия Арашаевна" w:date="2025-10-02T17:10:00Z"/>
              </w:rPr>
            </w:pPr>
            <w:ins w:id="14076" w:author="Опаева Лидия Арашаевна" w:date="2025-10-02T17:10:00Z">
              <w:r w:rsidRPr="00DB7279">
                <w:t>Тип_КБК_Дт</w:t>
              </w:r>
            </w:ins>
          </w:p>
        </w:tc>
        <w:tc>
          <w:tcPr>
            <w:tcW w:w="1095" w:type="dxa"/>
          </w:tcPr>
          <w:p w14:paraId="080616AE" w14:textId="77777777" w:rsidR="000A006E" w:rsidRPr="00DB7279" w:rsidRDefault="000A006E" w:rsidP="006703EA">
            <w:pPr>
              <w:pStyle w:val="GOSTTablenorm"/>
              <w:rPr>
                <w:ins w:id="14077" w:author="Опаева Лидия Арашаевна" w:date="2025-10-02T17:10:00Z"/>
              </w:rPr>
            </w:pPr>
            <w:ins w:id="14078" w:author="Опаева Лидия Арашаевна" w:date="2025-10-02T17:10:00Z">
              <w:r w:rsidRPr="00DB7279">
                <w:t>Нет</w:t>
              </w:r>
            </w:ins>
          </w:p>
        </w:tc>
        <w:tc>
          <w:tcPr>
            <w:tcW w:w="3666" w:type="dxa"/>
          </w:tcPr>
          <w:p w14:paraId="6CA0D34C" w14:textId="77777777" w:rsidR="000A006E" w:rsidRPr="00DB7279" w:rsidRDefault="000A006E" w:rsidP="006703EA">
            <w:pPr>
              <w:pStyle w:val="GOSTTablenorm"/>
              <w:rPr>
                <w:ins w:id="14079" w:author="Опаева Лидия Арашаевна" w:date="2025-10-02T17:10:00Z"/>
              </w:rPr>
            </w:pPr>
            <w:ins w:id="14080" w:author="Опаева Лидия Арашаевна" w:date="2025-10-02T17:10:00Z">
              <w:r w:rsidRPr="00DB7279">
                <w:t>Тип КБК по Дт</w:t>
              </w:r>
            </w:ins>
          </w:p>
        </w:tc>
        <w:tc>
          <w:tcPr>
            <w:tcW w:w="3666" w:type="dxa"/>
          </w:tcPr>
          <w:p w14:paraId="70D6EC63" w14:textId="77777777" w:rsidR="000A006E" w:rsidRPr="00DB7279" w:rsidRDefault="000A006E" w:rsidP="006703EA">
            <w:pPr>
              <w:pStyle w:val="GOSTTablenorm"/>
              <w:rPr>
                <w:ins w:id="14081" w:author="Опаева Лидия Арашаевна" w:date="2025-10-02T17:10:00Z"/>
              </w:rPr>
            </w:pPr>
            <w:ins w:id="14082" w:author="Опаева Лидия Арашаевна" w:date="2025-10-02T17:10:00Z">
              <w:r w:rsidRPr="00DB7279">
                <w:t>T0504833:DT_TYPEKBK</w:t>
              </w:r>
            </w:ins>
          </w:p>
        </w:tc>
        <w:tc>
          <w:tcPr>
            <w:tcW w:w="3666" w:type="dxa"/>
          </w:tcPr>
          <w:p w14:paraId="003793D2" w14:textId="77777777" w:rsidR="000A006E" w:rsidRPr="00DB7279" w:rsidRDefault="000A006E" w:rsidP="006703EA">
            <w:pPr>
              <w:pStyle w:val="GOSTTablenorm"/>
              <w:rPr>
                <w:ins w:id="14083" w:author="Опаева Лидия Арашаевна" w:date="2025-10-02T17:10:00Z"/>
              </w:rPr>
            </w:pPr>
            <w:ins w:id="14084" w:author="Опаева Лидия Арашаевна" w:date="2025-10-02T17:10:00Z">
              <w:r w:rsidRPr="00DB7279">
                <w:t>-</w:t>
              </w:r>
            </w:ins>
          </w:p>
        </w:tc>
      </w:tr>
      <w:tr w:rsidR="000A006E" w:rsidRPr="00DB7279" w14:paraId="40B66706" w14:textId="77777777" w:rsidTr="006703EA">
        <w:trPr>
          <w:ins w:id="14085" w:author="Опаева Лидия Арашаевна" w:date="2025-10-02T17:10:00Z"/>
        </w:trPr>
        <w:tc>
          <w:tcPr>
            <w:tcW w:w="3667" w:type="dxa"/>
          </w:tcPr>
          <w:p w14:paraId="6785091A" w14:textId="77777777" w:rsidR="000A006E" w:rsidRPr="00DB7279" w:rsidRDefault="000A006E" w:rsidP="006703EA">
            <w:pPr>
              <w:pStyle w:val="GOSTTablenorm"/>
              <w:rPr>
                <w:ins w:id="14086" w:author="Опаева Лидия Арашаевна" w:date="2025-10-02T17:10:00Z"/>
              </w:rPr>
            </w:pPr>
            <w:ins w:id="14087" w:author="Опаева Лидия Арашаевна" w:date="2025-10-02T17:10:00Z">
              <w:r w:rsidRPr="00DB7279">
                <w:t>Код_валюты_Дт</w:t>
              </w:r>
            </w:ins>
          </w:p>
        </w:tc>
        <w:tc>
          <w:tcPr>
            <w:tcW w:w="1095" w:type="dxa"/>
          </w:tcPr>
          <w:p w14:paraId="75BB0B2D" w14:textId="77777777" w:rsidR="000A006E" w:rsidRPr="00DB7279" w:rsidRDefault="000A006E" w:rsidP="006703EA">
            <w:pPr>
              <w:pStyle w:val="GOSTTablenorm"/>
              <w:rPr>
                <w:ins w:id="14088" w:author="Опаева Лидия Арашаевна" w:date="2025-10-02T17:10:00Z"/>
              </w:rPr>
            </w:pPr>
            <w:ins w:id="14089" w:author="Опаева Лидия Арашаевна" w:date="2025-10-02T17:10:00Z">
              <w:r w:rsidRPr="00DB7279">
                <w:t>Нет</w:t>
              </w:r>
            </w:ins>
          </w:p>
        </w:tc>
        <w:tc>
          <w:tcPr>
            <w:tcW w:w="3666" w:type="dxa"/>
          </w:tcPr>
          <w:p w14:paraId="23A8AA4C" w14:textId="77777777" w:rsidR="000A006E" w:rsidRPr="00DB7279" w:rsidRDefault="000A006E" w:rsidP="006703EA">
            <w:pPr>
              <w:pStyle w:val="GOSTTablenorm"/>
              <w:rPr>
                <w:ins w:id="14090" w:author="Опаева Лидия Арашаевна" w:date="2025-10-02T17:10:00Z"/>
              </w:rPr>
            </w:pPr>
            <w:ins w:id="14091" w:author="Опаева Лидия Арашаевна" w:date="2025-10-02T17:10:00Z">
              <w:r w:rsidRPr="00DB7279">
                <w:t>Код валюты по дебету</w:t>
              </w:r>
            </w:ins>
          </w:p>
        </w:tc>
        <w:tc>
          <w:tcPr>
            <w:tcW w:w="3666" w:type="dxa"/>
          </w:tcPr>
          <w:p w14:paraId="1899DD49" w14:textId="77777777" w:rsidR="000A006E" w:rsidRPr="00DB7279" w:rsidRDefault="000A006E" w:rsidP="006703EA">
            <w:pPr>
              <w:pStyle w:val="GOSTTablenorm"/>
              <w:rPr>
                <w:ins w:id="14092" w:author="Опаева Лидия Арашаевна" w:date="2025-10-02T17:10:00Z"/>
              </w:rPr>
            </w:pPr>
            <w:ins w:id="14093" w:author="Опаева Лидия Арашаевна" w:date="2025-10-02T17:10:00Z">
              <w:r w:rsidRPr="00DB7279">
                <w:t>T0504833:DT_VALCODE</w:t>
              </w:r>
            </w:ins>
          </w:p>
        </w:tc>
        <w:tc>
          <w:tcPr>
            <w:tcW w:w="3666" w:type="dxa"/>
          </w:tcPr>
          <w:p w14:paraId="61CAEB6C" w14:textId="77777777" w:rsidR="000A006E" w:rsidRPr="00DB7279" w:rsidRDefault="000A006E" w:rsidP="006703EA">
            <w:pPr>
              <w:pStyle w:val="GOSTTablenorm"/>
              <w:rPr>
                <w:ins w:id="14094" w:author="Опаева Лидия Арашаевна" w:date="2025-10-02T17:10:00Z"/>
              </w:rPr>
            </w:pPr>
            <w:ins w:id="14095" w:author="Опаева Лидия Арашаевна" w:date="2025-10-02T17:10:00Z">
              <w:r w:rsidRPr="00DB7279">
                <w:t>-</w:t>
              </w:r>
            </w:ins>
          </w:p>
        </w:tc>
      </w:tr>
      <w:tr w:rsidR="000A006E" w:rsidRPr="00DB7279" w14:paraId="2CEF1FF1" w14:textId="77777777" w:rsidTr="006703EA">
        <w:trPr>
          <w:ins w:id="14096" w:author="Опаева Лидия Арашаевна" w:date="2025-10-02T17:10:00Z"/>
        </w:trPr>
        <w:tc>
          <w:tcPr>
            <w:tcW w:w="3667" w:type="dxa"/>
          </w:tcPr>
          <w:p w14:paraId="309B3463" w14:textId="77777777" w:rsidR="000A006E" w:rsidRPr="00DB7279" w:rsidRDefault="000A006E" w:rsidP="006703EA">
            <w:pPr>
              <w:pStyle w:val="GOSTTablenorm"/>
              <w:rPr>
                <w:ins w:id="14097" w:author="Опаева Лидия Арашаевна" w:date="2025-10-02T17:10:00Z"/>
              </w:rPr>
            </w:pPr>
            <w:ins w:id="14098" w:author="Опаева Лидия Арашаевна" w:date="2025-10-02T17:10:00Z">
              <w:r w:rsidRPr="00DB7279">
                <w:t>ТОФК_КС_Дт</w:t>
              </w:r>
            </w:ins>
          </w:p>
        </w:tc>
        <w:tc>
          <w:tcPr>
            <w:tcW w:w="1095" w:type="dxa"/>
          </w:tcPr>
          <w:p w14:paraId="4D358052" w14:textId="77777777" w:rsidR="000A006E" w:rsidRPr="00DB7279" w:rsidRDefault="000A006E" w:rsidP="006703EA">
            <w:pPr>
              <w:pStyle w:val="GOSTTablenorm"/>
              <w:rPr>
                <w:ins w:id="14099" w:author="Опаева Лидия Арашаевна" w:date="2025-10-02T17:10:00Z"/>
              </w:rPr>
            </w:pPr>
            <w:ins w:id="14100" w:author="Опаева Лидия Арашаевна" w:date="2025-10-02T17:10:00Z">
              <w:r w:rsidRPr="00DB7279">
                <w:t>Нет</w:t>
              </w:r>
            </w:ins>
          </w:p>
        </w:tc>
        <w:tc>
          <w:tcPr>
            <w:tcW w:w="3666" w:type="dxa"/>
          </w:tcPr>
          <w:p w14:paraId="1888B923" w14:textId="77777777" w:rsidR="000A006E" w:rsidRPr="00DB7279" w:rsidRDefault="000A006E" w:rsidP="006703EA">
            <w:pPr>
              <w:pStyle w:val="GOSTTablenorm"/>
              <w:rPr>
                <w:ins w:id="14101" w:author="Опаева Лидия Арашаевна" w:date="2025-10-02T17:10:00Z"/>
              </w:rPr>
            </w:pPr>
            <w:ins w:id="14102" w:author="Опаева Лидия Арашаевна" w:date="2025-10-02T17:10:00Z">
              <w:r w:rsidRPr="00DB7279">
                <w:t>ТОФК КС по</w:t>
              </w:r>
              <w:r w:rsidRPr="00DB7279">
                <w:rPr>
                  <w:bCs/>
                </w:rPr>
                <w:t xml:space="preserve"> Дт</w:t>
              </w:r>
            </w:ins>
          </w:p>
        </w:tc>
        <w:tc>
          <w:tcPr>
            <w:tcW w:w="3666" w:type="dxa"/>
          </w:tcPr>
          <w:p w14:paraId="5033240B" w14:textId="77777777" w:rsidR="000A006E" w:rsidRPr="00DB7279" w:rsidRDefault="000A006E" w:rsidP="006703EA">
            <w:pPr>
              <w:pStyle w:val="GOSTTablenorm"/>
              <w:rPr>
                <w:ins w:id="14103" w:author="Опаева Лидия Арашаевна" w:date="2025-10-02T17:10:00Z"/>
              </w:rPr>
            </w:pPr>
            <w:ins w:id="14104" w:author="Опаева Лидия Арашаевна" w:date="2025-10-02T17:10:00Z">
              <w:r w:rsidRPr="00DB7279">
                <w:t>T0504833:DT_TOFKKS</w:t>
              </w:r>
            </w:ins>
          </w:p>
        </w:tc>
        <w:tc>
          <w:tcPr>
            <w:tcW w:w="3666" w:type="dxa"/>
          </w:tcPr>
          <w:p w14:paraId="54FA99E7" w14:textId="77777777" w:rsidR="000A006E" w:rsidRPr="00DB7279" w:rsidRDefault="000A006E" w:rsidP="006703EA">
            <w:pPr>
              <w:pStyle w:val="GOSTTablenorm"/>
              <w:rPr>
                <w:ins w:id="14105" w:author="Опаева Лидия Арашаевна" w:date="2025-10-02T17:10:00Z"/>
              </w:rPr>
            </w:pPr>
            <w:ins w:id="14106" w:author="Опаева Лидия Арашаевна" w:date="2025-10-02T17:10:00Z">
              <w:r w:rsidRPr="00DB7279">
                <w:t>-</w:t>
              </w:r>
            </w:ins>
          </w:p>
        </w:tc>
      </w:tr>
      <w:tr w:rsidR="000A006E" w:rsidRPr="00DB7279" w14:paraId="1A5F5EF0" w14:textId="77777777" w:rsidTr="006703EA">
        <w:trPr>
          <w:ins w:id="14107" w:author="Опаева Лидия Арашаевна" w:date="2025-10-02T17:10:00Z"/>
        </w:trPr>
        <w:tc>
          <w:tcPr>
            <w:tcW w:w="3667" w:type="dxa"/>
          </w:tcPr>
          <w:p w14:paraId="6CA91F0A" w14:textId="77777777" w:rsidR="000A006E" w:rsidRPr="00DB7279" w:rsidRDefault="000A006E" w:rsidP="006703EA">
            <w:pPr>
              <w:pStyle w:val="GOSTTablenorm"/>
              <w:rPr>
                <w:ins w:id="14108" w:author="Опаева Лидия Арашаевна" w:date="2025-10-02T17:10:00Z"/>
              </w:rPr>
            </w:pPr>
            <w:ins w:id="14109" w:author="Опаева Лидия Арашаевна" w:date="2025-10-02T17:10:00Z">
              <w:r w:rsidRPr="00DB7279">
                <w:t>Порядк_номер_КС_Дт</w:t>
              </w:r>
            </w:ins>
          </w:p>
        </w:tc>
        <w:tc>
          <w:tcPr>
            <w:tcW w:w="1095" w:type="dxa"/>
          </w:tcPr>
          <w:p w14:paraId="2F18AF35" w14:textId="77777777" w:rsidR="000A006E" w:rsidRPr="00DB7279" w:rsidRDefault="000A006E" w:rsidP="006703EA">
            <w:pPr>
              <w:pStyle w:val="GOSTTablenorm"/>
              <w:rPr>
                <w:ins w:id="14110" w:author="Опаева Лидия Арашаевна" w:date="2025-10-02T17:10:00Z"/>
              </w:rPr>
            </w:pPr>
            <w:ins w:id="14111" w:author="Опаева Лидия Арашаевна" w:date="2025-10-02T17:10:00Z">
              <w:r w:rsidRPr="00DB7279">
                <w:t>Нет</w:t>
              </w:r>
            </w:ins>
          </w:p>
        </w:tc>
        <w:tc>
          <w:tcPr>
            <w:tcW w:w="3666" w:type="dxa"/>
          </w:tcPr>
          <w:p w14:paraId="61063F5F" w14:textId="77777777" w:rsidR="000A006E" w:rsidRPr="00DB7279" w:rsidRDefault="000A006E" w:rsidP="006703EA">
            <w:pPr>
              <w:pStyle w:val="GOSTTablenorm"/>
              <w:rPr>
                <w:ins w:id="14112" w:author="Опаева Лидия Арашаевна" w:date="2025-10-02T17:10:00Z"/>
              </w:rPr>
            </w:pPr>
            <w:ins w:id="14113" w:author="Опаева Лидия Арашаевна" w:date="2025-10-02T17:10:00Z">
              <w:r w:rsidRPr="00DB7279">
                <w:t xml:space="preserve">Порядковый номер КС по </w:t>
              </w:r>
              <w:r w:rsidRPr="00DB7279">
                <w:rPr>
                  <w:bCs/>
                </w:rPr>
                <w:t>Дт</w:t>
              </w:r>
            </w:ins>
          </w:p>
        </w:tc>
        <w:tc>
          <w:tcPr>
            <w:tcW w:w="3666" w:type="dxa"/>
          </w:tcPr>
          <w:p w14:paraId="47BA056A" w14:textId="77777777" w:rsidR="000A006E" w:rsidRPr="00DB7279" w:rsidRDefault="000A006E" w:rsidP="006703EA">
            <w:pPr>
              <w:pStyle w:val="GOSTTablenorm"/>
              <w:rPr>
                <w:ins w:id="14114" w:author="Опаева Лидия Арашаевна" w:date="2025-10-02T17:10:00Z"/>
              </w:rPr>
            </w:pPr>
            <w:ins w:id="14115" w:author="Опаева Лидия Арашаевна" w:date="2025-10-02T17:10:00Z">
              <w:r w:rsidRPr="00DB7279">
                <w:t>T0504833:DT_PNKS</w:t>
              </w:r>
            </w:ins>
          </w:p>
        </w:tc>
        <w:tc>
          <w:tcPr>
            <w:tcW w:w="3666" w:type="dxa"/>
          </w:tcPr>
          <w:p w14:paraId="466E8E8C" w14:textId="77777777" w:rsidR="000A006E" w:rsidRPr="00DB7279" w:rsidRDefault="000A006E" w:rsidP="006703EA">
            <w:pPr>
              <w:pStyle w:val="GOSTTablenorm"/>
              <w:rPr>
                <w:ins w:id="14116" w:author="Опаева Лидия Арашаевна" w:date="2025-10-02T17:10:00Z"/>
              </w:rPr>
            </w:pPr>
            <w:ins w:id="14117" w:author="Опаева Лидия Арашаевна" w:date="2025-10-02T17:10:00Z">
              <w:r w:rsidRPr="00DB7279">
                <w:t>-</w:t>
              </w:r>
            </w:ins>
          </w:p>
        </w:tc>
      </w:tr>
      <w:tr w:rsidR="000A006E" w:rsidRPr="00DB7279" w14:paraId="4B617584" w14:textId="77777777" w:rsidTr="006703EA">
        <w:trPr>
          <w:ins w:id="14118" w:author="Опаева Лидия Арашаевна" w:date="2025-10-02T17:10:00Z"/>
        </w:trPr>
        <w:tc>
          <w:tcPr>
            <w:tcW w:w="3667" w:type="dxa"/>
          </w:tcPr>
          <w:p w14:paraId="57C9DB01" w14:textId="77777777" w:rsidR="000A006E" w:rsidRPr="00DB7279" w:rsidRDefault="000A006E" w:rsidP="006703EA">
            <w:pPr>
              <w:pStyle w:val="GOSTTablenorm"/>
              <w:rPr>
                <w:ins w:id="14119" w:author="Опаева Лидия Арашаевна" w:date="2025-10-02T17:10:00Z"/>
              </w:rPr>
            </w:pPr>
            <w:ins w:id="14120" w:author="Опаева Лидия Арашаевна" w:date="2025-10-02T17:10:00Z">
              <w:r w:rsidRPr="00DB7279">
                <w:t>БС_</w:t>
              </w:r>
              <w:r w:rsidRPr="00DB7279">
                <w:rPr>
                  <w:bCs/>
                </w:rPr>
                <w:t>Дт</w:t>
              </w:r>
            </w:ins>
          </w:p>
        </w:tc>
        <w:tc>
          <w:tcPr>
            <w:tcW w:w="1095" w:type="dxa"/>
          </w:tcPr>
          <w:p w14:paraId="75E38994" w14:textId="77777777" w:rsidR="000A006E" w:rsidRPr="00DB7279" w:rsidRDefault="000A006E" w:rsidP="006703EA">
            <w:pPr>
              <w:pStyle w:val="GOSTTablenorm"/>
              <w:rPr>
                <w:ins w:id="14121" w:author="Опаева Лидия Арашаевна" w:date="2025-10-02T17:10:00Z"/>
              </w:rPr>
            </w:pPr>
            <w:ins w:id="14122" w:author="Опаева Лидия Арашаевна" w:date="2025-10-02T17:10:00Z">
              <w:r w:rsidRPr="00DB7279">
                <w:t>Нет</w:t>
              </w:r>
            </w:ins>
          </w:p>
        </w:tc>
        <w:tc>
          <w:tcPr>
            <w:tcW w:w="3666" w:type="dxa"/>
          </w:tcPr>
          <w:p w14:paraId="3521F943" w14:textId="77777777" w:rsidR="000A006E" w:rsidRPr="00DB7279" w:rsidRDefault="000A006E" w:rsidP="006703EA">
            <w:pPr>
              <w:pStyle w:val="GOSTTablenorm"/>
              <w:rPr>
                <w:ins w:id="14123" w:author="Опаева Лидия Арашаевна" w:date="2025-10-02T17:10:00Z"/>
              </w:rPr>
            </w:pPr>
            <w:ins w:id="14124" w:author="Опаева Лидия Арашаевна" w:date="2025-10-02T17:10:00Z">
              <w:r w:rsidRPr="00DB7279">
                <w:t>Банковский счет по</w:t>
              </w:r>
              <w:r w:rsidRPr="00DB7279">
                <w:rPr>
                  <w:bCs/>
                </w:rPr>
                <w:t xml:space="preserve"> Дт</w:t>
              </w:r>
            </w:ins>
          </w:p>
        </w:tc>
        <w:tc>
          <w:tcPr>
            <w:tcW w:w="3666" w:type="dxa"/>
          </w:tcPr>
          <w:p w14:paraId="73645AF9" w14:textId="77777777" w:rsidR="000A006E" w:rsidRPr="00DB7279" w:rsidRDefault="000A006E" w:rsidP="006703EA">
            <w:pPr>
              <w:pStyle w:val="GOSTTablenorm"/>
              <w:rPr>
                <w:ins w:id="14125" w:author="Опаева Лидия Арашаевна" w:date="2025-10-02T17:10:00Z"/>
              </w:rPr>
            </w:pPr>
            <w:ins w:id="14126" w:author="Опаева Лидия Арашаевна" w:date="2025-10-02T17:10:00Z">
              <w:r w:rsidRPr="00DB7279">
                <w:t>T0504833:DT_BA</w:t>
              </w:r>
            </w:ins>
          </w:p>
        </w:tc>
        <w:tc>
          <w:tcPr>
            <w:tcW w:w="3666" w:type="dxa"/>
          </w:tcPr>
          <w:p w14:paraId="6C030847" w14:textId="77777777" w:rsidR="000A006E" w:rsidRPr="00DB7279" w:rsidRDefault="000A006E" w:rsidP="006703EA">
            <w:pPr>
              <w:pStyle w:val="GOSTTablenorm"/>
              <w:rPr>
                <w:ins w:id="14127" w:author="Опаева Лидия Арашаевна" w:date="2025-10-02T17:10:00Z"/>
              </w:rPr>
            </w:pPr>
            <w:ins w:id="14128" w:author="Опаева Лидия Арашаевна" w:date="2025-10-02T17:10:00Z">
              <w:r w:rsidRPr="00DB7279">
                <w:t>-</w:t>
              </w:r>
            </w:ins>
          </w:p>
        </w:tc>
      </w:tr>
      <w:tr w:rsidR="000A006E" w:rsidRPr="00DB7279" w14:paraId="4C4758DD" w14:textId="77777777" w:rsidTr="006703EA">
        <w:trPr>
          <w:ins w:id="14129" w:author="Опаева Лидия Арашаевна" w:date="2025-10-02T17:10:00Z"/>
        </w:trPr>
        <w:tc>
          <w:tcPr>
            <w:tcW w:w="3667" w:type="dxa"/>
          </w:tcPr>
          <w:p w14:paraId="74E62E2E" w14:textId="77777777" w:rsidR="000A006E" w:rsidRPr="00DB7279" w:rsidRDefault="000A006E" w:rsidP="006703EA">
            <w:pPr>
              <w:pStyle w:val="GOSTTablenorm"/>
              <w:rPr>
                <w:ins w:id="14130" w:author="Опаева Лидия Арашаевна" w:date="2025-10-02T17:10:00Z"/>
              </w:rPr>
            </w:pPr>
            <w:ins w:id="14131" w:author="Опаева Лидия Арашаевна" w:date="2025-10-02T17:10:00Z">
              <w:r w:rsidRPr="00DB7279">
                <w:t>ТОФК_Дт</w:t>
              </w:r>
            </w:ins>
          </w:p>
        </w:tc>
        <w:tc>
          <w:tcPr>
            <w:tcW w:w="1095" w:type="dxa"/>
          </w:tcPr>
          <w:p w14:paraId="3D8683C3" w14:textId="77777777" w:rsidR="000A006E" w:rsidRPr="00DB7279" w:rsidRDefault="000A006E" w:rsidP="006703EA">
            <w:pPr>
              <w:pStyle w:val="GOSTTablenorm"/>
              <w:rPr>
                <w:ins w:id="14132" w:author="Опаева Лидия Арашаевна" w:date="2025-10-02T17:10:00Z"/>
              </w:rPr>
            </w:pPr>
            <w:ins w:id="14133" w:author="Опаева Лидия Арашаевна" w:date="2025-10-02T17:10:00Z">
              <w:r w:rsidRPr="00DB7279">
                <w:t>Нет</w:t>
              </w:r>
            </w:ins>
          </w:p>
        </w:tc>
        <w:tc>
          <w:tcPr>
            <w:tcW w:w="3666" w:type="dxa"/>
          </w:tcPr>
          <w:p w14:paraId="6C799CCA" w14:textId="77777777" w:rsidR="000A006E" w:rsidRPr="00DB7279" w:rsidRDefault="000A006E" w:rsidP="006703EA">
            <w:pPr>
              <w:pStyle w:val="GOSTTablenorm"/>
              <w:rPr>
                <w:ins w:id="14134" w:author="Опаева Лидия Арашаевна" w:date="2025-10-02T17:10:00Z"/>
              </w:rPr>
            </w:pPr>
            <w:ins w:id="14135" w:author="Опаева Лидия Арашаевна" w:date="2025-10-02T17:10:00Z">
              <w:r w:rsidRPr="00DB7279">
                <w:t>Код ТОФК-субъекта учета по Дт</w:t>
              </w:r>
            </w:ins>
          </w:p>
        </w:tc>
        <w:tc>
          <w:tcPr>
            <w:tcW w:w="3666" w:type="dxa"/>
          </w:tcPr>
          <w:p w14:paraId="1080E021" w14:textId="77777777" w:rsidR="000A006E" w:rsidRPr="00DB7279" w:rsidRDefault="000A006E" w:rsidP="006703EA">
            <w:pPr>
              <w:pStyle w:val="GOSTTablenorm"/>
              <w:rPr>
                <w:ins w:id="14136" w:author="Опаева Лидия Арашаевна" w:date="2025-10-02T17:10:00Z"/>
              </w:rPr>
            </w:pPr>
            <w:ins w:id="14137" w:author="Опаева Лидия Арашаевна" w:date="2025-10-02T17:10:00Z">
              <w:r w:rsidRPr="00DB7279">
                <w:t>T0504833:DT_TOFK</w:t>
              </w:r>
            </w:ins>
          </w:p>
        </w:tc>
        <w:tc>
          <w:tcPr>
            <w:tcW w:w="3666" w:type="dxa"/>
          </w:tcPr>
          <w:p w14:paraId="3B231773" w14:textId="77777777" w:rsidR="000A006E" w:rsidRPr="00DB7279" w:rsidRDefault="000A006E" w:rsidP="006703EA">
            <w:pPr>
              <w:pStyle w:val="GOSTTablenorm"/>
              <w:rPr>
                <w:ins w:id="14138" w:author="Опаева Лидия Арашаевна" w:date="2025-10-02T17:10:00Z"/>
              </w:rPr>
            </w:pPr>
            <w:ins w:id="14139" w:author="Опаева Лидия Арашаевна" w:date="2025-10-02T17:10:00Z">
              <w:r w:rsidRPr="00DB7279">
                <w:rPr>
                  <w:lang w:val="en-US"/>
                </w:rPr>
                <w:t>-</w:t>
              </w:r>
            </w:ins>
          </w:p>
        </w:tc>
      </w:tr>
      <w:tr w:rsidR="000A006E" w:rsidRPr="00DB7279" w14:paraId="2BB176B7" w14:textId="77777777" w:rsidTr="006703EA">
        <w:trPr>
          <w:ins w:id="14140" w:author="Опаева Лидия Арашаевна" w:date="2025-10-02T17:10:00Z"/>
        </w:trPr>
        <w:tc>
          <w:tcPr>
            <w:tcW w:w="3667" w:type="dxa"/>
          </w:tcPr>
          <w:p w14:paraId="6828F810" w14:textId="77777777" w:rsidR="000A006E" w:rsidRPr="00DB7279" w:rsidRDefault="000A006E" w:rsidP="006703EA">
            <w:pPr>
              <w:pStyle w:val="GOSTTablenorm"/>
              <w:rPr>
                <w:ins w:id="14141" w:author="Опаева Лидия Арашаевна" w:date="2025-10-02T17:10:00Z"/>
              </w:rPr>
            </w:pPr>
            <w:ins w:id="14142" w:author="Опаева Лидия Арашаевна" w:date="2025-10-02T17:10:00Z">
              <w:r w:rsidRPr="00DB7279">
                <w:t>Код_СКУ_корресп_Дт</w:t>
              </w:r>
            </w:ins>
          </w:p>
        </w:tc>
        <w:tc>
          <w:tcPr>
            <w:tcW w:w="1095" w:type="dxa"/>
          </w:tcPr>
          <w:p w14:paraId="06C17F98" w14:textId="77777777" w:rsidR="000A006E" w:rsidRPr="00DB7279" w:rsidRDefault="000A006E" w:rsidP="006703EA">
            <w:pPr>
              <w:pStyle w:val="GOSTTablenorm"/>
              <w:rPr>
                <w:ins w:id="14143" w:author="Опаева Лидия Арашаевна" w:date="2025-10-02T17:10:00Z"/>
              </w:rPr>
            </w:pPr>
            <w:ins w:id="14144" w:author="Опаева Лидия Арашаевна" w:date="2025-10-02T17:10:00Z">
              <w:r w:rsidRPr="00DB7279">
                <w:t>Нет</w:t>
              </w:r>
            </w:ins>
          </w:p>
        </w:tc>
        <w:tc>
          <w:tcPr>
            <w:tcW w:w="3666" w:type="dxa"/>
          </w:tcPr>
          <w:p w14:paraId="48488E69" w14:textId="77777777" w:rsidR="000A006E" w:rsidRPr="00DB7279" w:rsidRDefault="000A006E" w:rsidP="006703EA">
            <w:pPr>
              <w:pStyle w:val="GOSTTablenorm"/>
              <w:rPr>
                <w:ins w:id="14145" w:author="Опаева Лидия Арашаевна" w:date="2025-10-02T17:10:00Z"/>
              </w:rPr>
            </w:pPr>
            <w:ins w:id="14146" w:author="Опаева Лидия Арашаевна" w:date="2025-10-02T17:10:00Z">
              <w:r w:rsidRPr="00DB7279">
                <w:t xml:space="preserve">Код СКУ корреспондирующий по </w:t>
              </w:r>
              <w:r w:rsidRPr="00DB7279">
                <w:rPr>
                  <w:bCs/>
                </w:rPr>
                <w:t>Дт</w:t>
              </w:r>
            </w:ins>
          </w:p>
        </w:tc>
        <w:tc>
          <w:tcPr>
            <w:tcW w:w="3666" w:type="dxa"/>
          </w:tcPr>
          <w:p w14:paraId="228C21B8" w14:textId="77777777" w:rsidR="000A006E" w:rsidRPr="00DB7279" w:rsidRDefault="000A006E" w:rsidP="006703EA">
            <w:pPr>
              <w:pStyle w:val="GOSTTablenorm"/>
              <w:rPr>
                <w:ins w:id="14147" w:author="Опаева Лидия Арашаевна" w:date="2025-10-02T17:10:00Z"/>
              </w:rPr>
            </w:pPr>
            <w:ins w:id="14148" w:author="Опаева Лидия Арашаевна" w:date="2025-10-02T17:10:00Z">
              <w:r w:rsidRPr="00DB7279">
                <w:t>T0504833:DT_ACCOUNTCORR</w:t>
              </w:r>
            </w:ins>
          </w:p>
        </w:tc>
        <w:tc>
          <w:tcPr>
            <w:tcW w:w="3666" w:type="dxa"/>
          </w:tcPr>
          <w:p w14:paraId="74F665EF" w14:textId="77777777" w:rsidR="000A006E" w:rsidRPr="00DB7279" w:rsidRDefault="000A006E" w:rsidP="006703EA">
            <w:pPr>
              <w:pStyle w:val="GOSTTablenorm"/>
              <w:rPr>
                <w:ins w:id="14149" w:author="Опаева Лидия Арашаевна" w:date="2025-10-02T17:10:00Z"/>
              </w:rPr>
            </w:pPr>
            <w:ins w:id="14150" w:author="Опаева Лидия Арашаевна" w:date="2025-10-02T17:10:00Z">
              <w:r w:rsidRPr="00DB7279">
                <w:t>-</w:t>
              </w:r>
            </w:ins>
          </w:p>
        </w:tc>
      </w:tr>
      <w:tr w:rsidR="000A006E" w:rsidRPr="00DB7279" w14:paraId="3234139B" w14:textId="77777777" w:rsidTr="006703EA">
        <w:trPr>
          <w:ins w:id="14151" w:author="Опаева Лидия Арашаевна" w:date="2025-10-02T17:10:00Z"/>
        </w:trPr>
        <w:tc>
          <w:tcPr>
            <w:tcW w:w="3667" w:type="dxa"/>
          </w:tcPr>
          <w:p w14:paraId="52240BBE" w14:textId="77777777" w:rsidR="000A006E" w:rsidRPr="00DB7279" w:rsidRDefault="000A006E" w:rsidP="006703EA">
            <w:pPr>
              <w:pStyle w:val="GOSTTablenorm"/>
              <w:rPr>
                <w:ins w:id="14152" w:author="Опаева Лидия Арашаевна" w:date="2025-10-02T17:10:00Z"/>
              </w:rPr>
            </w:pPr>
            <w:ins w:id="14153" w:author="Опаева Лидия Арашаевна" w:date="2025-10-02T17:10:00Z">
              <w:r w:rsidRPr="00DB7279">
                <w:t>Тип_СКУ_Дт</w:t>
              </w:r>
            </w:ins>
          </w:p>
        </w:tc>
        <w:tc>
          <w:tcPr>
            <w:tcW w:w="1095" w:type="dxa"/>
          </w:tcPr>
          <w:p w14:paraId="4BE359E1" w14:textId="77777777" w:rsidR="000A006E" w:rsidRPr="00DB7279" w:rsidRDefault="000A006E" w:rsidP="006703EA">
            <w:pPr>
              <w:pStyle w:val="GOSTTablenorm"/>
              <w:rPr>
                <w:ins w:id="14154" w:author="Опаева Лидия Арашаевна" w:date="2025-10-02T17:10:00Z"/>
              </w:rPr>
            </w:pPr>
            <w:ins w:id="14155" w:author="Опаева Лидия Арашаевна" w:date="2025-10-02T17:10:00Z">
              <w:r w:rsidRPr="00DB7279">
                <w:t>Нет</w:t>
              </w:r>
            </w:ins>
          </w:p>
        </w:tc>
        <w:tc>
          <w:tcPr>
            <w:tcW w:w="3666" w:type="dxa"/>
          </w:tcPr>
          <w:p w14:paraId="6BFBEF1E" w14:textId="77777777" w:rsidR="000A006E" w:rsidRPr="00DB7279" w:rsidRDefault="000A006E" w:rsidP="006703EA">
            <w:pPr>
              <w:pStyle w:val="GOSTTablenorm"/>
              <w:rPr>
                <w:ins w:id="14156" w:author="Опаева Лидия Арашаевна" w:date="2025-10-02T17:10:00Z"/>
              </w:rPr>
            </w:pPr>
            <w:ins w:id="14157" w:author="Опаева Лидия Арашаевна" w:date="2025-10-02T17:10:00Z">
              <w:r w:rsidRPr="00DB7279">
                <w:t>Тип СКУ по</w:t>
              </w:r>
              <w:r w:rsidRPr="00DB7279">
                <w:rPr>
                  <w:bCs/>
                </w:rPr>
                <w:t xml:space="preserve"> Дт</w:t>
              </w:r>
            </w:ins>
          </w:p>
        </w:tc>
        <w:tc>
          <w:tcPr>
            <w:tcW w:w="3666" w:type="dxa"/>
          </w:tcPr>
          <w:p w14:paraId="3B113EB2" w14:textId="77777777" w:rsidR="000A006E" w:rsidRPr="00DB7279" w:rsidRDefault="000A006E" w:rsidP="006703EA">
            <w:pPr>
              <w:pStyle w:val="GOSTTablenorm"/>
              <w:rPr>
                <w:ins w:id="14158" w:author="Опаева Лидия Арашаевна" w:date="2025-10-02T17:10:00Z"/>
              </w:rPr>
            </w:pPr>
            <w:ins w:id="14159" w:author="Опаева Лидия Арашаевна" w:date="2025-10-02T17:10:00Z">
              <w:r w:rsidRPr="00DB7279">
                <w:t>T0504833:DT_ACCOUNTTYPE</w:t>
              </w:r>
            </w:ins>
          </w:p>
        </w:tc>
        <w:tc>
          <w:tcPr>
            <w:tcW w:w="3666" w:type="dxa"/>
          </w:tcPr>
          <w:p w14:paraId="1F9F029D" w14:textId="77777777" w:rsidR="000A006E" w:rsidRPr="00DB7279" w:rsidRDefault="000A006E" w:rsidP="006703EA">
            <w:pPr>
              <w:pStyle w:val="GOSTTablenorm"/>
              <w:rPr>
                <w:ins w:id="14160" w:author="Опаева Лидия Арашаевна" w:date="2025-10-02T17:10:00Z"/>
              </w:rPr>
            </w:pPr>
            <w:ins w:id="14161" w:author="Опаева Лидия Арашаевна" w:date="2025-10-02T17:10:00Z">
              <w:r w:rsidRPr="00DB7279">
                <w:t>-</w:t>
              </w:r>
            </w:ins>
          </w:p>
        </w:tc>
      </w:tr>
      <w:tr w:rsidR="000A006E" w:rsidRPr="00DB7279" w14:paraId="3C4898E1" w14:textId="77777777" w:rsidTr="006703EA">
        <w:trPr>
          <w:ins w:id="14162" w:author="Опаева Лидия Арашаевна" w:date="2025-10-02T17:10:00Z"/>
        </w:trPr>
        <w:tc>
          <w:tcPr>
            <w:tcW w:w="3667" w:type="dxa"/>
          </w:tcPr>
          <w:p w14:paraId="12E10198" w14:textId="77777777" w:rsidR="000A006E" w:rsidRPr="00DB7279" w:rsidRDefault="000A006E" w:rsidP="006703EA">
            <w:pPr>
              <w:pStyle w:val="GOSTTablenorm"/>
              <w:rPr>
                <w:ins w:id="14163" w:author="Опаева Лидия Арашаевна" w:date="2025-10-02T17:10:00Z"/>
              </w:rPr>
            </w:pPr>
            <w:ins w:id="14164" w:author="Опаева Лидия Арашаевна" w:date="2025-10-02T17:10:00Z">
              <w:r w:rsidRPr="00DB7279">
                <w:t>ПЗО_Дт</w:t>
              </w:r>
            </w:ins>
          </w:p>
        </w:tc>
        <w:tc>
          <w:tcPr>
            <w:tcW w:w="1095" w:type="dxa"/>
          </w:tcPr>
          <w:p w14:paraId="5D06E75A" w14:textId="77777777" w:rsidR="000A006E" w:rsidRPr="00DB7279" w:rsidRDefault="000A006E" w:rsidP="006703EA">
            <w:pPr>
              <w:pStyle w:val="GOSTTablenorm"/>
              <w:rPr>
                <w:ins w:id="14165" w:author="Опаева Лидия Арашаевна" w:date="2025-10-02T17:10:00Z"/>
              </w:rPr>
            </w:pPr>
            <w:ins w:id="14166" w:author="Опаева Лидия Арашаевна" w:date="2025-10-02T17:10:00Z">
              <w:r w:rsidRPr="00DB7279">
                <w:t>нет</w:t>
              </w:r>
            </w:ins>
          </w:p>
        </w:tc>
        <w:tc>
          <w:tcPr>
            <w:tcW w:w="3666" w:type="dxa"/>
          </w:tcPr>
          <w:p w14:paraId="6CE65E4E" w14:textId="77777777" w:rsidR="000A006E" w:rsidRPr="00DB7279" w:rsidRDefault="000A006E" w:rsidP="006703EA">
            <w:pPr>
              <w:pStyle w:val="GOSTTablenorm"/>
              <w:rPr>
                <w:ins w:id="14167" w:author="Опаева Лидия Арашаевна" w:date="2025-10-02T17:10:00Z"/>
              </w:rPr>
            </w:pPr>
            <w:ins w:id="14168" w:author="Опаева Лидия Арашаевна" w:date="2025-10-02T17:10:00Z">
              <w:r w:rsidRPr="00DB7279">
                <w:t>ЗО по</w:t>
              </w:r>
              <w:r w:rsidRPr="00DB7279">
                <w:rPr>
                  <w:bCs/>
                </w:rPr>
                <w:t xml:space="preserve"> Дт</w:t>
              </w:r>
            </w:ins>
          </w:p>
        </w:tc>
        <w:tc>
          <w:tcPr>
            <w:tcW w:w="3666" w:type="dxa"/>
          </w:tcPr>
          <w:p w14:paraId="5CBCC4C7" w14:textId="77777777" w:rsidR="000A006E" w:rsidRPr="00DB7279" w:rsidRDefault="000A006E" w:rsidP="006703EA">
            <w:pPr>
              <w:pStyle w:val="GOSTTablenorm"/>
              <w:rPr>
                <w:ins w:id="14169" w:author="Опаева Лидия Арашаевна" w:date="2025-10-02T17:10:00Z"/>
              </w:rPr>
            </w:pPr>
            <w:ins w:id="14170" w:author="Опаева Лидия Арашаевна" w:date="2025-10-02T17:10:00Z">
              <w:r w:rsidRPr="00DB7279">
                <w:t>T0504833:DT_PZO</w:t>
              </w:r>
            </w:ins>
          </w:p>
        </w:tc>
        <w:tc>
          <w:tcPr>
            <w:tcW w:w="3666" w:type="dxa"/>
          </w:tcPr>
          <w:p w14:paraId="50D5FC9B" w14:textId="77777777" w:rsidR="000A006E" w:rsidRPr="00DB7279" w:rsidRDefault="000A006E" w:rsidP="006703EA">
            <w:pPr>
              <w:pStyle w:val="GOSTTablenorm"/>
              <w:rPr>
                <w:ins w:id="14171" w:author="Опаева Лидия Арашаевна" w:date="2025-10-02T17:10:00Z"/>
              </w:rPr>
            </w:pPr>
          </w:p>
        </w:tc>
      </w:tr>
      <w:tr w:rsidR="000A006E" w:rsidRPr="00DB7279" w14:paraId="69EABCF9" w14:textId="77777777" w:rsidTr="006703EA">
        <w:trPr>
          <w:ins w:id="14172" w:author="Опаева Лидия Арашаевна" w:date="2025-10-02T17:10:00Z"/>
        </w:trPr>
        <w:tc>
          <w:tcPr>
            <w:tcW w:w="3667" w:type="dxa"/>
          </w:tcPr>
          <w:p w14:paraId="481DD005" w14:textId="77777777" w:rsidR="000A006E" w:rsidRPr="00DB7279" w:rsidRDefault="000A006E" w:rsidP="006703EA">
            <w:pPr>
              <w:pStyle w:val="GOSTTablenorm"/>
              <w:rPr>
                <w:ins w:id="14173" w:author="Опаева Лидия Арашаевна" w:date="2025-10-02T17:10:00Z"/>
              </w:rPr>
            </w:pPr>
            <w:ins w:id="14174" w:author="Опаева Лидия Арашаевна" w:date="2025-10-02T17:10:00Z">
              <w:r w:rsidRPr="00DB7279">
                <w:t>Счет_бухучет_Кт</w:t>
              </w:r>
            </w:ins>
          </w:p>
        </w:tc>
        <w:tc>
          <w:tcPr>
            <w:tcW w:w="1095" w:type="dxa"/>
          </w:tcPr>
          <w:p w14:paraId="3AC23951" w14:textId="77777777" w:rsidR="000A006E" w:rsidRPr="00DB7279" w:rsidRDefault="000A006E" w:rsidP="006703EA">
            <w:pPr>
              <w:pStyle w:val="GOSTTablenorm"/>
              <w:rPr>
                <w:ins w:id="14175" w:author="Опаева Лидия Арашаевна" w:date="2025-10-02T17:10:00Z"/>
              </w:rPr>
            </w:pPr>
            <w:ins w:id="14176" w:author="Опаева Лидия Арашаевна" w:date="2025-10-02T17:10:00Z">
              <w:r w:rsidRPr="00DB7279">
                <w:t>Нет</w:t>
              </w:r>
            </w:ins>
          </w:p>
        </w:tc>
        <w:tc>
          <w:tcPr>
            <w:tcW w:w="3666" w:type="dxa"/>
          </w:tcPr>
          <w:p w14:paraId="481DA8AC" w14:textId="77777777" w:rsidR="000A006E" w:rsidRPr="00DB7279" w:rsidRDefault="000A006E" w:rsidP="006703EA">
            <w:pPr>
              <w:pStyle w:val="GOSTTablenorm"/>
              <w:rPr>
                <w:ins w:id="14177" w:author="Опаева Лидия Арашаевна" w:date="2025-10-02T17:10:00Z"/>
              </w:rPr>
            </w:pPr>
            <w:ins w:id="14178" w:author="Опаева Лидия Арашаевна" w:date="2025-10-02T17:10:00Z">
              <w:r w:rsidRPr="00DB7279">
                <w:t xml:space="preserve">Счет по </w:t>
              </w:r>
              <w:r w:rsidRPr="00DB7279">
                <w:rPr>
                  <w:bCs/>
                </w:rPr>
                <w:t>Кт</w:t>
              </w:r>
            </w:ins>
          </w:p>
        </w:tc>
        <w:tc>
          <w:tcPr>
            <w:tcW w:w="3666" w:type="dxa"/>
          </w:tcPr>
          <w:p w14:paraId="34DCBCEE" w14:textId="77777777" w:rsidR="000A006E" w:rsidRPr="00DB7279" w:rsidRDefault="000A006E" w:rsidP="006703EA">
            <w:pPr>
              <w:pStyle w:val="GOSTTablenorm"/>
              <w:rPr>
                <w:ins w:id="14179" w:author="Опаева Лидия Арашаевна" w:date="2025-10-02T17:10:00Z"/>
              </w:rPr>
            </w:pPr>
            <w:ins w:id="14180" w:author="Опаева Лидия Арашаевна" w:date="2025-10-02T17:10:00Z">
              <w:r w:rsidRPr="00DB7279">
                <w:t>T0504833:CT_ACCOUNT</w:t>
              </w:r>
            </w:ins>
          </w:p>
        </w:tc>
        <w:tc>
          <w:tcPr>
            <w:tcW w:w="3666" w:type="dxa"/>
          </w:tcPr>
          <w:p w14:paraId="1348C643" w14:textId="77777777" w:rsidR="000A006E" w:rsidRPr="00DB7279" w:rsidRDefault="000A006E" w:rsidP="006703EA">
            <w:pPr>
              <w:pStyle w:val="GOSTTablenorm"/>
              <w:rPr>
                <w:ins w:id="14181" w:author="Опаева Лидия Арашаевна" w:date="2025-10-02T17:10:00Z"/>
              </w:rPr>
            </w:pPr>
            <w:ins w:id="14182" w:author="Опаева Лидия Арашаевна" w:date="2025-10-02T17:10:00Z">
              <w:r w:rsidRPr="00DB7279">
                <w:t>-</w:t>
              </w:r>
            </w:ins>
          </w:p>
        </w:tc>
      </w:tr>
      <w:tr w:rsidR="000A006E" w:rsidRPr="00DB7279" w14:paraId="1F152382" w14:textId="77777777" w:rsidTr="006703EA">
        <w:trPr>
          <w:ins w:id="14183" w:author="Опаева Лидия Арашаевна" w:date="2025-10-02T17:10:00Z"/>
        </w:trPr>
        <w:tc>
          <w:tcPr>
            <w:tcW w:w="3667" w:type="dxa"/>
          </w:tcPr>
          <w:p w14:paraId="6D6084FB" w14:textId="77777777" w:rsidR="000A006E" w:rsidRPr="00DB7279" w:rsidRDefault="000A006E" w:rsidP="006703EA">
            <w:pPr>
              <w:pStyle w:val="GOSTTablenorm"/>
              <w:rPr>
                <w:ins w:id="14184" w:author="Опаева Лидия Арашаевна" w:date="2025-10-02T17:10:00Z"/>
              </w:rPr>
            </w:pPr>
            <w:ins w:id="14185" w:author="Опаева Лидия Арашаевна" w:date="2025-10-02T17:10:00Z">
              <w:r w:rsidRPr="00DB7279">
                <w:t>ОКТМО_КС_Кт</w:t>
              </w:r>
            </w:ins>
          </w:p>
        </w:tc>
        <w:tc>
          <w:tcPr>
            <w:tcW w:w="1095" w:type="dxa"/>
          </w:tcPr>
          <w:p w14:paraId="2ADA79EF" w14:textId="77777777" w:rsidR="000A006E" w:rsidRPr="00DB7279" w:rsidRDefault="000A006E" w:rsidP="006703EA">
            <w:pPr>
              <w:pStyle w:val="GOSTTablenorm"/>
              <w:rPr>
                <w:ins w:id="14186" w:author="Опаева Лидия Арашаевна" w:date="2025-10-02T17:10:00Z"/>
              </w:rPr>
            </w:pPr>
            <w:ins w:id="14187" w:author="Опаева Лидия Арашаевна" w:date="2025-10-02T17:10:00Z">
              <w:r w:rsidRPr="00DB7279">
                <w:t>Нет</w:t>
              </w:r>
            </w:ins>
          </w:p>
        </w:tc>
        <w:tc>
          <w:tcPr>
            <w:tcW w:w="3666" w:type="dxa"/>
          </w:tcPr>
          <w:p w14:paraId="1A849D45" w14:textId="77777777" w:rsidR="000A006E" w:rsidRPr="00DB7279" w:rsidRDefault="000A006E" w:rsidP="006703EA">
            <w:pPr>
              <w:pStyle w:val="GOSTTablenorm"/>
              <w:rPr>
                <w:ins w:id="14188" w:author="Опаева Лидия Арашаевна" w:date="2025-10-02T17:10:00Z"/>
              </w:rPr>
            </w:pPr>
            <w:ins w:id="14189" w:author="Опаева Лидия Арашаевна" w:date="2025-10-02T17:10:00Z">
              <w:r w:rsidRPr="00DB7279">
                <w:t xml:space="preserve">ОКТМО КС по </w:t>
              </w:r>
              <w:r w:rsidRPr="00DB7279">
                <w:rPr>
                  <w:bCs/>
                </w:rPr>
                <w:t>Кт</w:t>
              </w:r>
            </w:ins>
          </w:p>
        </w:tc>
        <w:tc>
          <w:tcPr>
            <w:tcW w:w="3666" w:type="dxa"/>
          </w:tcPr>
          <w:p w14:paraId="6C921291" w14:textId="77777777" w:rsidR="000A006E" w:rsidRPr="00DB7279" w:rsidRDefault="000A006E" w:rsidP="006703EA">
            <w:pPr>
              <w:pStyle w:val="GOSTTablenorm"/>
              <w:rPr>
                <w:ins w:id="14190" w:author="Опаева Лидия Арашаевна" w:date="2025-10-02T17:10:00Z"/>
              </w:rPr>
            </w:pPr>
            <w:ins w:id="14191" w:author="Опаева Лидия Арашаевна" w:date="2025-10-02T17:10:00Z">
              <w:r w:rsidRPr="00DB7279">
                <w:t>T0504833:CT_OKTMOKS</w:t>
              </w:r>
            </w:ins>
          </w:p>
        </w:tc>
        <w:tc>
          <w:tcPr>
            <w:tcW w:w="3666" w:type="dxa"/>
          </w:tcPr>
          <w:p w14:paraId="3ADF2EDA" w14:textId="77777777" w:rsidR="000A006E" w:rsidRPr="00DB7279" w:rsidRDefault="000A006E" w:rsidP="006703EA">
            <w:pPr>
              <w:pStyle w:val="GOSTTablenorm"/>
              <w:rPr>
                <w:ins w:id="14192" w:author="Опаева Лидия Арашаевна" w:date="2025-10-02T17:10:00Z"/>
              </w:rPr>
            </w:pPr>
            <w:ins w:id="14193" w:author="Опаева Лидия Арашаевна" w:date="2025-10-02T17:10:00Z">
              <w:r w:rsidRPr="00DB7279">
                <w:t>-</w:t>
              </w:r>
            </w:ins>
          </w:p>
        </w:tc>
      </w:tr>
      <w:tr w:rsidR="000A006E" w:rsidRPr="00DB7279" w14:paraId="55166BA0" w14:textId="77777777" w:rsidTr="006703EA">
        <w:trPr>
          <w:ins w:id="14194" w:author="Опаева Лидия Арашаевна" w:date="2025-10-02T17:10:00Z"/>
        </w:trPr>
        <w:tc>
          <w:tcPr>
            <w:tcW w:w="3667" w:type="dxa"/>
          </w:tcPr>
          <w:p w14:paraId="0900028E" w14:textId="77777777" w:rsidR="000A006E" w:rsidRPr="00DB7279" w:rsidRDefault="000A006E" w:rsidP="006703EA">
            <w:pPr>
              <w:pStyle w:val="GOSTTablenorm"/>
              <w:rPr>
                <w:ins w:id="14195" w:author="Опаева Лидия Арашаевна" w:date="2025-10-02T17:10:00Z"/>
              </w:rPr>
            </w:pPr>
            <w:ins w:id="14196" w:author="Опаева Лидия Арашаевна" w:date="2025-10-02T17:10:00Z">
              <w:r w:rsidRPr="00DB7279">
                <w:t>ЛС_Кт</w:t>
              </w:r>
            </w:ins>
          </w:p>
        </w:tc>
        <w:tc>
          <w:tcPr>
            <w:tcW w:w="1095" w:type="dxa"/>
          </w:tcPr>
          <w:p w14:paraId="606EAA45" w14:textId="77777777" w:rsidR="000A006E" w:rsidRPr="00DB7279" w:rsidRDefault="000A006E" w:rsidP="006703EA">
            <w:pPr>
              <w:pStyle w:val="GOSTTablenorm"/>
              <w:rPr>
                <w:ins w:id="14197" w:author="Опаева Лидия Арашаевна" w:date="2025-10-02T17:10:00Z"/>
              </w:rPr>
            </w:pPr>
            <w:ins w:id="14198" w:author="Опаева Лидия Арашаевна" w:date="2025-10-02T17:10:00Z">
              <w:r w:rsidRPr="00DB7279">
                <w:t>Нет</w:t>
              </w:r>
            </w:ins>
          </w:p>
        </w:tc>
        <w:tc>
          <w:tcPr>
            <w:tcW w:w="3666" w:type="dxa"/>
          </w:tcPr>
          <w:p w14:paraId="10870B1C" w14:textId="77777777" w:rsidR="000A006E" w:rsidRPr="00DB7279" w:rsidRDefault="000A006E" w:rsidP="006703EA">
            <w:pPr>
              <w:pStyle w:val="GOSTTablenorm"/>
              <w:rPr>
                <w:ins w:id="14199" w:author="Опаева Лидия Арашаевна" w:date="2025-10-02T17:10:00Z"/>
              </w:rPr>
            </w:pPr>
            <w:ins w:id="14200" w:author="Опаева Лидия Арашаевна" w:date="2025-10-02T17:10:00Z">
              <w:r w:rsidRPr="00DB7279">
                <w:t xml:space="preserve">ЛС по </w:t>
              </w:r>
              <w:r w:rsidRPr="00DB7279">
                <w:rPr>
                  <w:bCs/>
                </w:rPr>
                <w:t>Кт</w:t>
              </w:r>
            </w:ins>
          </w:p>
        </w:tc>
        <w:tc>
          <w:tcPr>
            <w:tcW w:w="3666" w:type="dxa"/>
          </w:tcPr>
          <w:p w14:paraId="27C1F62F" w14:textId="77777777" w:rsidR="000A006E" w:rsidRPr="00DB7279" w:rsidRDefault="000A006E" w:rsidP="006703EA">
            <w:pPr>
              <w:pStyle w:val="GOSTTablenorm"/>
              <w:rPr>
                <w:ins w:id="14201" w:author="Опаева Лидия Арашаевна" w:date="2025-10-02T17:10:00Z"/>
              </w:rPr>
            </w:pPr>
            <w:ins w:id="14202" w:author="Опаева Лидия Арашаевна" w:date="2025-10-02T17:10:00Z">
              <w:r w:rsidRPr="00DB7279">
                <w:t>T0504833:CT_LS</w:t>
              </w:r>
            </w:ins>
          </w:p>
        </w:tc>
        <w:tc>
          <w:tcPr>
            <w:tcW w:w="3666" w:type="dxa"/>
          </w:tcPr>
          <w:p w14:paraId="570E27B7" w14:textId="77777777" w:rsidR="000A006E" w:rsidRPr="00DB7279" w:rsidRDefault="000A006E" w:rsidP="006703EA">
            <w:pPr>
              <w:pStyle w:val="GOSTTablenorm"/>
              <w:rPr>
                <w:ins w:id="14203" w:author="Опаева Лидия Арашаевна" w:date="2025-10-02T17:10:00Z"/>
              </w:rPr>
            </w:pPr>
            <w:ins w:id="14204" w:author="Опаева Лидия Арашаевна" w:date="2025-10-02T17:10:00Z">
              <w:r w:rsidRPr="00DB7279">
                <w:t>-</w:t>
              </w:r>
            </w:ins>
          </w:p>
        </w:tc>
      </w:tr>
      <w:tr w:rsidR="000A006E" w:rsidRPr="00DB7279" w14:paraId="6487AD83" w14:textId="77777777" w:rsidTr="006703EA">
        <w:trPr>
          <w:ins w:id="14205" w:author="Опаева Лидия Арашаевна" w:date="2025-10-02T17:10:00Z"/>
        </w:trPr>
        <w:tc>
          <w:tcPr>
            <w:tcW w:w="3667" w:type="dxa"/>
          </w:tcPr>
          <w:p w14:paraId="582BB24A" w14:textId="77777777" w:rsidR="000A006E" w:rsidRPr="00DB7279" w:rsidRDefault="000A006E" w:rsidP="006703EA">
            <w:pPr>
              <w:pStyle w:val="GOSTTablenorm"/>
              <w:rPr>
                <w:ins w:id="14206" w:author="Опаева Лидия Арашаевна" w:date="2025-10-02T17:10:00Z"/>
              </w:rPr>
            </w:pPr>
            <w:ins w:id="14207" w:author="Опаева Лидия Арашаевна" w:date="2025-10-02T17:10:00Z">
              <w:r w:rsidRPr="00DB7279">
                <w:t>Аналитический_код_СКУ_Кт</w:t>
              </w:r>
            </w:ins>
          </w:p>
        </w:tc>
        <w:tc>
          <w:tcPr>
            <w:tcW w:w="1095" w:type="dxa"/>
          </w:tcPr>
          <w:p w14:paraId="1F63A092" w14:textId="77777777" w:rsidR="000A006E" w:rsidRPr="00DB7279" w:rsidRDefault="000A006E" w:rsidP="006703EA">
            <w:pPr>
              <w:pStyle w:val="GOSTTablenorm"/>
              <w:rPr>
                <w:ins w:id="14208" w:author="Опаева Лидия Арашаевна" w:date="2025-10-02T17:10:00Z"/>
              </w:rPr>
            </w:pPr>
            <w:ins w:id="14209" w:author="Опаева Лидия Арашаевна" w:date="2025-10-02T17:10:00Z">
              <w:r w:rsidRPr="00DB7279">
                <w:t>Нет</w:t>
              </w:r>
            </w:ins>
          </w:p>
        </w:tc>
        <w:tc>
          <w:tcPr>
            <w:tcW w:w="3666" w:type="dxa"/>
          </w:tcPr>
          <w:p w14:paraId="4C13B2CB" w14:textId="77777777" w:rsidR="000A006E" w:rsidRPr="00DB7279" w:rsidRDefault="000A006E" w:rsidP="006703EA">
            <w:pPr>
              <w:pStyle w:val="GOSTTablenorm"/>
              <w:rPr>
                <w:ins w:id="14210" w:author="Опаева Лидия Арашаевна" w:date="2025-10-02T17:10:00Z"/>
              </w:rPr>
            </w:pPr>
            <w:ins w:id="14211" w:author="Опаева Лидия Арашаевна" w:date="2025-10-02T17:10:00Z">
              <w:r w:rsidRPr="00DB7279">
                <w:t xml:space="preserve">Аналитический код СКУ по </w:t>
              </w:r>
              <w:r w:rsidRPr="00DB7279">
                <w:rPr>
                  <w:bCs/>
                </w:rPr>
                <w:t>Кт</w:t>
              </w:r>
            </w:ins>
          </w:p>
        </w:tc>
        <w:tc>
          <w:tcPr>
            <w:tcW w:w="3666" w:type="dxa"/>
          </w:tcPr>
          <w:p w14:paraId="2ABEE09A" w14:textId="77777777" w:rsidR="000A006E" w:rsidRPr="00DB7279" w:rsidRDefault="000A006E" w:rsidP="006703EA">
            <w:pPr>
              <w:pStyle w:val="GOSTTablenorm"/>
              <w:rPr>
                <w:ins w:id="14212" w:author="Опаева Лидия Арашаевна" w:date="2025-10-02T17:10:00Z"/>
              </w:rPr>
            </w:pPr>
            <w:ins w:id="14213" w:author="Опаева Лидия Арашаевна" w:date="2025-10-02T17:10:00Z">
              <w:r w:rsidRPr="00DB7279">
                <w:t>T0504833:CT_ANALITCODESKU</w:t>
              </w:r>
            </w:ins>
          </w:p>
        </w:tc>
        <w:tc>
          <w:tcPr>
            <w:tcW w:w="3666" w:type="dxa"/>
          </w:tcPr>
          <w:p w14:paraId="77BB3907" w14:textId="77777777" w:rsidR="000A006E" w:rsidRPr="00DB7279" w:rsidRDefault="000A006E" w:rsidP="006703EA">
            <w:pPr>
              <w:pStyle w:val="GOSTTablenorm"/>
              <w:rPr>
                <w:ins w:id="14214" w:author="Опаева Лидия Арашаевна" w:date="2025-10-02T17:10:00Z"/>
              </w:rPr>
            </w:pPr>
            <w:ins w:id="14215" w:author="Опаева Лидия Арашаевна" w:date="2025-10-02T17:10:00Z">
              <w:r w:rsidRPr="00DB7279">
                <w:t>-</w:t>
              </w:r>
            </w:ins>
          </w:p>
        </w:tc>
      </w:tr>
      <w:tr w:rsidR="000A006E" w:rsidRPr="00DB7279" w14:paraId="0D8806DE" w14:textId="77777777" w:rsidTr="006703EA">
        <w:trPr>
          <w:ins w:id="14216" w:author="Опаева Лидия Арашаевна" w:date="2025-10-02T17:10:00Z"/>
        </w:trPr>
        <w:tc>
          <w:tcPr>
            <w:tcW w:w="3667" w:type="dxa"/>
            <w:vAlign w:val="center"/>
          </w:tcPr>
          <w:p w14:paraId="4418710D" w14:textId="77777777" w:rsidR="000A006E" w:rsidRPr="00DB7279" w:rsidRDefault="000A006E" w:rsidP="006703EA">
            <w:pPr>
              <w:pStyle w:val="GOSTTablenorm"/>
              <w:rPr>
                <w:ins w:id="14217" w:author="Опаева Лидия Арашаевна" w:date="2025-10-02T17:10:00Z"/>
              </w:rPr>
            </w:pPr>
            <w:ins w:id="14218" w:author="Опаева Лидия Арашаевна" w:date="2025-10-02T17:10:00Z">
              <w:r w:rsidRPr="00DB7279">
                <w:t>КБК_Кт</w:t>
              </w:r>
            </w:ins>
          </w:p>
        </w:tc>
        <w:tc>
          <w:tcPr>
            <w:tcW w:w="1095" w:type="dxa"/>
            <w:vAlign w:val="center"/>
          </w:tcPr>
          <w:p w14:paraId="78B5E03A" w14:textId="77777777" w:rsidR="000A006E" w:rsidRPr="00DB7279" w:rsidRDefault="000A006E" w:rsidP="006703EA">
            <w:pPr>
              <w:pStyle w:val="GOSTTablenorm"/>
              <w:rPr>
                <w:ins w:id="14219" w:author="Опаева Лидия Арашаевна" w:date="2025-10-02T17:10:00Z"/>
              </w:rPr>
            </w:pPr>
            <w:ins w:id="14220" w:author="Опаева Лидия Арашаевна" w:date="2025-10-02T17:10:00Z">
              <w:r w:rsidRPr="00DB7279">
                <w:t>Нет</w:t>
              </w:r>
            </w:ins>
          </w:p>
        </w:tc>
        <w:tc>
          <w:tcPr>
            <w:tcW w:w="3666" w:type="dxa"/>
          </w:tcPr>
          <w:p w14:paraId="74680F79" w14:textId="77777777" w:rsidR="000A006E" w:rsidRPr="00DB7279" w:rsidRDefault="000A006E" w:rsidP="006703EA">
            <w:pPr>
              <w:pStyle w:val="GOSTTablenorm"/>
              <w:rPr>
                <w:ins w:id="14221" w:author="Опаева Лидия Арашаевна" w:date="2025-10-02T17:10:00Z"/>
              </w:rPr>
            </w:pPr>
            <w:ins w:id="14222" w:author="Опаева Лидия Арашаевна" w:date="2025-10-02T17:10:00Z">
              <w:r w:rsidRPr="00DB7279">
                <w:t xml:space="preserve">КБК по </w:t>
              </w:r>
              <w:r w:rsidRPr="00DB7279">
                <w:rPr>
                  <w:bCs/>
                </w:rPr>
                <w:t>Кт</w:t>
              </w:r>
            </w:ins>
          </w:p>
        </w:tc>
        <w:tc>
          <w:tcPr>
            <w:tcW w:w="3666" w:type="dxa"/>
          </w:tcPr>
          <w:p w14:paraId="57267F47" w14:textId="77777777" w:rsidR="000A006E" w:rsidRPr="00DB7279" w:rsidRDefault="000A006E" w:rsidP="006703EA">
            <w:pPr>
              <w:pStyle w:val="GOSTTablenorm"/>
              <w:rPr>
                <w:ins w:id="14223" w:author="Опаева Лидия Арашаевна" w:date="2025-10-02T17:10:00Z"/>
              </w:rPr>
            </w:pPr>
            <w:ins w:id="14224" w:author="Опаева Лидия Арашаевна" w:date="2025-10-02T17:10:00Z">
              <w:r w:rsidRPr="00DB7279">
                <w:t>T0504833:CT_KBK</w:t>
              </w:r>
            </w:ins>
          </w:p>
        </w:tc>
        <w:tc>
          <w:tcPr>
            <w:tcW w:w="3666" w:type="dxa"/>
          </w:tcPr>
          <w:p w14:paraId="7AEDBD67" w14:textId="77777777" w:rsidR="000A006E" w:rsidRPr="00DB7279" w:rsidRDefault="000A006E" w:rsidP="006703EA">
            <w:pPr>
              <w:pStyle w:val="GOSTTablenorm"/>
              <w:rPr>
                <w:ins w:id="14225" w:author="Опаева Лидия Арашаевна" w:date="2025-10-02T17:10:00Z"/>
              </w:rPr>
            </w:pPr>
            <w:ins w:id="14226" w:author="Опаева Лидия Арашаевна" w:date="2025-10-02T17:10:00Z">
              <w:r w:rsidRPr="00DB7279">
                <w:t>-</w:t>
              </w:r>
            </w:ins>
          </w:p>
        </w:tc>
      </w:tr>
      <w:tr w:rsidR="000A006E" w:rsidRPr="00DB7279" w14:paraId="2F5040FB" w14:textId="77777777" w:rsidTr="006703EA">
        <w:trPr>
          <w:ins w:id="14227" w:author="Опаева Лидия Арашаевна" w:date="2025-10-02T17:10:00Z"/>
        </w:trPr>
        <w:tc>
          <w:tcPr>
            <w:tcW w:w="3667" w:type="dxa"/>
          </w:tcPr>
          <w:p w14:paraId="367C1C3C" w14:textId="77777777" w:rsidR="000A006E" w:rsidRPr="00DB7279" w:rsidRDefault="000A006E" w:rsidP="006703EA">
            <w:pPr>
              <w:pStyle w:val="GOSTTablenorm"/>
              <w:rPr>
                <w:ins w:id="14228" w:author="Опаева Лидия Арашаевна" w:date="2025-10-02T17:10:00Z"/>
              </w:rPr>
            </w:pPr>
            <w:ins w:id="14229" w:author="Опаева Лидия Арашаевна" w:date="2025-10-02T17:10:00Z">
              <w:r w:rsidRPr="00DB7279">
                <w:t>Тип_КБК_Кт</w:t>
              </w:r>
            </w:ins>
          </w:p>
        </w:tc>
        <w:tc>
          <w:tcPr>
            <w:tcW w:w="1095" w:type="dxa"/>
          </w:tcPr>
          <w:p w14:paraId="5253FC5E" w14:textId="77777777" w:rsidR="000A006E" w:rsidRPr="00DB7279" w:rsidRDefault="000A006E" w:rsidP="006703EA">
            <w:pPr>
              <w:pStyle w:val="GOSTTablenorm"/>
              <w:rPr>
                <w:ins w:id="14230" w:author="Опаева Лидия Арашаевна" w:date="2025-10-02T17:10:00Z"/>
              </w:rPr>
            </w:pPr>
            <w:ins w:id="14231" w:author="Опаева Лидия Арашаевна" w:date="2025-10-02T17:10:00Z">
              <w:r w:rsidRPr="00DB7279">
                <w:t>Нет</w:t>
              </w:r>
            </w:ins>
          </w:p>
        </w:tc>
        <w:tc>
          <w:tcPr>
            <w:tcW w:w="3666" w:type="dxa"/>
          </w:tcPr>
          <w:p w14:paraId="7B05826E" w14:textId="77777777" w:rsidR="000A006E" w:rsidRPr="00DB7279" w:rsidRDefault="000A006E" w:rsidP="006703EA">
            <w:pPr>
              <w:pStyle w:val="GOSTTablenorm"/>
              <w:rPr>
                <w:ins w:id="14232" w:author="Опаева Лидия Арашаевна" w:date="2025-10-02T17:10:00Z"/>
              </w:rPr>
            </w:pPr>
            <w:ins w:id="14233" w:author="Опаева Лидия Арашаевна" w:date="2025-10-02T17:10:00Z">
              <w:r w:rsidRPr="00DB7279">
                <w:t>Тип КБК по Кт</w:t>
              </w:r>
            </w:ins>
          </w:p>
        </w:tc>
        <w:tc>
          <w:tcPr>
            <w:tcW w:w="3666" w:type="dxa"/>
          </w:tcPr>
          <w:p w14:paraId="1D699F76" w14:textId="77777777" w:rsidR="000A006E" w:rsidRPr="00DB7279" w:rsidRDefault="000A006E" w:rsidP="006703EA">
            <w:pPr>
              <w:pStyle w:val="GOSTTablenorm"/>
              <w:rPr>
                <w:ins w:id="14234" w:author="Опаева Лидия Арашаевна" w:date="2025-10-02T17:10:00Z"/>
              </w:rPr>
            </w:pPr>
            <w:ins w:id="14235" w:author="Опаева Лидия Арашаевна" w:date="2025-10-02T17:10:00Z">
              <w:r w:rsidRPr="00DB7279">
                <w:t>T0504833:CT_TYPEKBK</w:t>
              </w:r>
            </w:ins>
          </w:p>
        </w:tc>
        <w:tc>
          <w:tcPr>
            <w:tcW w:w="3666" w:type="dxa"/>
          </w:tcPr>
          <w:p w14:paraId="7817421D" w14:textId="77777777" w:rsidR="000A006E" w:rsidRPr="00DB7279" w:rsidRDefault="000A006E" w:rsidP="006703EA">
            <w:pPr>
              <w:pStyle w:val="GOSTTablenorm"/>
              <w:rPr>
                <w:ins w:id="14236" w:author="Опаева Лидия Арашаевна" w:date="2025-10-02T17:10:00Z"/>
              </w:rPr>
            </w:pPr>
            <w:ins w:id="14237" w:author="Опаева Лидия Арашаевна" w:date="2025-10-02T17:10:00Z">
              <w:r w:rsidRPr="00DB7279">
                <w:t>-</w:t>
              </w:r>
            </w:ins>
          </w:p>
        </w:tc>
      </w:tr>
      <w:tr w:rsidR="000A006E" w:rsidRPr="00DB7279" w14:paraId="44AC4DE9" w14:textId="77777777" w:rsidTr="006703EA">
        <w:trPr>
          <w:ins w:id="14238" w:author="Опаева Лидия Арашаевна" w:date="2025-10-02T17:10:00Z"/>
        </w:trPr>
        <w:tc>
          <w:tcPr>
            <w:tcW w:w="3667" w:type="dxa"/>
          </w:tcPr>
          <w:p w14:paraId="34D9AD22" w14:textId="77777777" w:rsidR="000A006E" w:rsidRPr="00DB7279" w:rsidRDefault="000A006E" w:rsidP="006703EA">
            <w:pPr>
              <w:pStyle w:val="GOSTTablenorm"/>
              <w:rPr>
                <w:ins w:id="14239" w:author="Опаева Лидия Арашаевна" w:date="2025-10-02T17:10:00Z"/>
              </w:rPr>
            </w:pPr>
            <w:ins w:id="14240" w:author="Опаева Лидия Арашаевна" w:date="2025-10-02T17:10:00Z">
              <w:r w:rsidRPr="00DB7279">
                <w:t>Код_валюты_Кт</w:t>
              </w:r>
            </w:ins>
          </w:p>
        </w:tc>
        <w:tc>
          <w:tcPr>
            <w:tcW w:w="1095" w:type="dxa"/>
          </w:tcPr>
          <w:p w14:paraId="1DD3C3ED" w14:textId="77777777" w:rsidR="000A006E" w:rsidRPr="00DB7279" w:rsidRDefault="000A006E" w:rsidP="006703EA">
            <w:pPr>
              <w:pStyle w:val="GOSTTablenorm"/>
              <w:rPr>
                <w:ins w:id="14241" w:author="Опаева Лидия Арашаевна" w:date="2025-10-02T17:10:00Z"/>
              </w:rPr>
            </w:pPr>
            <w:ins w:id="14242" w:author="Опаева Лидия Арашаевна" w:date="2025-10-02T17:10:00Z">
              <w:r w:rsidRPr="00DB7279">
                <w:t>Нет</w:t>
              </w:r>
            </w:ins>
          </w:p>
        </w:tc>
        <w:tc>
          <w:tcPr>
            <w:tcW w:w="3666" w:type="dxa"/>
          </w:tcPr>
          <w:p w14:paraId="60101504" w14:textId="77777777" w:rsidR="000A006E" w:rsidRPr="00DB7279" w:rsidRDefault="000A006E" w:rsidP="006703EA">
            <w:pPr>
              <w:pStyle w:val="GOSTTablenorm"/>
              <w:rPr>
                <w:ins w:id="14243" w:author="Опаева Лидия Арашаевна" w:date="2025-10-02T17:10:00Z"/>
              </w:rPr>
            </w:pPr>
            <w:ins w:id="14244" w:author="Опаева Лидия Арашаевна" w:date="2025-10-02T17:10:00Z">
              <w:r w:rsidRPr="00DB7279">
                <w:t>Код валюты по Кт</w:t>
              </w:r>
            </w:ins>
          </w:p>
        </w:tc>
        <w:tc>
          <w:tcPr>
            <w:tcW w:w="3666" w:type="dxa"/>
          </w:tcPr>
          <w:p w14:paraId="640323F3" w14:textId="77777777" w:rsidR="000A006E" w:rsidRPr="00DB7279" w:rsidRDefault="000A006E" w:rsidP="006703EA">
            <w:pPr>
              <w:pStyle w:val="GOSTTablenorm"/>
              <w:rPr>
                <w:ins w:id="14245" w:author="Опаева Лидия Арашаевна" w:date="2025-10-02T17:10:00Z"/>
              </w:rPr>
            </w:pPr>
            <w:ins w:id="14246" w:author="Опаева Лидия Арашаевна" w:date="2025-10-02T17:10:00Z">
              <w:r w:rsidRPr="00DB7279">
                <w:t>T0504833:CT_VALCODE</w:t>
              </w:r>
            </w:ins>
          </w:p>
        </w:tc>
        <w:tc>
          <w:tcPr>
            <w:tcW w:w="3666" w:type="dxa"/>
          </w:tcPr>
          <w:p w14:paraId="678717E3" w14:textId="77777777" w:rsidR="000A006E" w:rsidRPr="00DB7279" w:rsidRDefault="000A006E" w:rsidP="006703EA">
            <w:pPr>
              <w:pStyle w:val="GOSTTablenorm"/>
              <w:rPr>
                <w:ins w:id="14247" w:author="Опаева Лидия Арашаевна" w:date="2025-10-02T17:10:00Z"/>
              </w:rPr>
            </w:pPr>
            <w:ins w:id="14248" w:author="Опаева Лидия Арашаевна" w:date="2025-10-02T17:10:00Z">
              <w:r w:rsidRPr="00DB7279">
                <w:t>-</w:t>
              </w:r>
            </w:ins>
          </w:p>
        </w:tc>
      </w:tr>
      <w:tr w:rsidR="000A006E" w:rsidRPr="00DB7279" w14:paraId="74046B56" w14:textId="77777777" w:rsidTr="006703EA">
        <w:trPr>
          <w:ins w:id="14249" w:author="Опаева Лидия Арашаевна" w:date="2025-10-02T17:10:00Z"/>
        </w:trPr>
        <w:tc>
          <w:tcPr>
            <w:tcW w:w="3667" w:type="dxa"/>
          </w:tcPr>
          <w:p w14:paraId="2135B372" w14:textId="77777777" w:rsidR="000A006E" w:rsidRPr="00DB7279" w:rsidRDefault="000A006E" w:rsidP="006703EA">
            <w:pPr>
              <w:pStyle w:val="GOSTTablenorm"/>
              <w:rPr>
                <w:ins w:id="14250" w:author="Опаева Лидия Арашаевна" w:date="2025-10-02T17:10:00Z"/>
              </w:rPr>
            </w:pPr>
            <w:ins w:id="14251" w:author="Опаева Лидия Арашаевна" w:date="2025-10-02T17:10:00Z">
              <w:r w:rsidRPr="00DB7279">
                <w:t>ТОФК_КС_Кт</w:t>
              </w:r>
            </w:ins>
          </w:p>
        </w:tc>
        <w:tc>
          <w:tcPr>
            <w:tcW w:w="1095" w:type="dxa"/>
          </w:tcPr>
          <w:p w14:paraId="2431E10D" w14:textId="77777777" w:rsidR="000A006E" w:rsidRPr="00DB7279" w:rsidRDefault="000A006E" w:rsidP="006703EA">
            <w:pPr>
              <w:pStyle w:val="GOSTTablenorm"/>
              <w:rPr>
                <w:ins w:id="14252" w:author="Опаева Лидия Арашаевна" w:date="2025-10-02T17:10:00Z"/>
              </w:rPr>
            </w:pPr>
            <w:ins w:id="14253" w:author="Опаева Лидия Арашаевна" w:date="2025-10-02T17:10:00Z">
              <w:r w:rsidRPr="00DB7279">
                <w:t>Нет</w:t>
              </w:r>
            </w:ins>
          </w:p>
        </w:tc>
        <w:tc>
          <w:tcPr>
            <w:tcW w:w="3666" w:type="dxa"/>
          </w:tcPr>
          <w:p w14:paraId="289371E3" w14:textId="77777777" w:rsidR="000A006E" w:rsidRPr="00DB7279" w:rsidRDefault="000A006E" w:rsidP="006703EA">
            <w:pPr>
              <w:pStyle w:val="GOSTTablenorm"/>
              <w:rPr>
                <w:ins w:id="14254" w:author="Опаева Лидия Арашаевна" w:date="2025-10-02T17:10:00Z"/>
              </w:rPr>
            </w:pPr>
            <w:ins w:id="14255" w:author="Опаева Лидия Арашаевна" w:date="2025-10-02T17:10:00Z">
              <w:r w:rsidRPr="00DB7279">
                <w:t xml:space="preserve">ТОФК КС по </w:t>
              </w:r>
              <w:r w:rsidRPr="00DB7279">
                <w:rPr>
                  <w:bCs/>
                </w:rPr>
                <w:t>Кт</w:t>
              </w:r>
            </w:ins>
          </w:p>
        </w:tc>
        <w:tc>
          <w:tcPr>
            <w:tcW w:w="3666" w:type="dxa"/>
          </w:tcPr>
          <w:p w14:paraId="3B84D3DA" w14:textId="77777777" w:rsidR="000A006E" w:rsidRPr="00DB7279" w:rsidRDefault="000A006E" w:rsidP="006703EA">
            <w:pPr>
              <w:pStyle w:val="GOSTTablenorm"/>
              <w:rPr>
                <w:ins w:id="14256" w:author="Опаева Лидия Арашаевна" w:date="2025-10-02T17:10:00Z"/>
              </w:rPr>
            </w:pPr>
            <w:ins w:id="14257" w:author="Опаева Лидия Арашаевна" w:date="2025-10-02T17:10:00Z">
              <w:r w:rsidRPr="00DB7279">
                <w:t>T0504833:CT_TOFKKS</w:t>
              </w:r>
            </w:ins>
          </w:p>
        </w:tc>
        <w:tc>
          <w:tcPr>
            <w:tcW w:w="3666" w:type="dxa"/>
          </w:tcPr>
          <w:p w14:paraId="71C0297C" w14:textId="77777777" w:rsidR="000A006E" w:rsidRPr="00DB7279" w:rsidRDefault="000A006E" w:rsidP="006703EA">
            <w:pPr>
              <w:pStyle w:val="GOSTTablenorm"/>
              <w:rPr>
                <w:ins w:id="14258" w:author="Опаева Лидия Арашаевна" w:date="2025-10-02T17:10:00Z"/>
              </w:rPr>
            </w:pPr>
            <w:ins w:id="14259" w:author="Опаева Лидия Арашаевна" w:date="2025-10-02T17:10:00Z">
              <w:r w:rsidRPr="00DB7279">
                <w:t>-</w:t>
              </w:r>
            </w:ins>
          </w:p>
        </w:tc>
      </w:tr>
      <w:tr w:rsidR="000A006E" w:rsidRPr="00DB7279" w14:paraId="5CE344E8" w14:textId="77777777" w:rsidTr="006703EA">
        <w:trPr>
          <w:ins w:id="14260" w:author="Опаева Лидия Арашаевна" w:date="2025-10-02T17:10:00Z"/>
        </w:trPr>
        <w:tc>
          <w:tcPr>
            <w:tcW w:w="3667" w:type="dxa"/>
          </w:tcPr>
          <w:p w14:paraId="6896B4A8" w14:textId="77777777" w:rsidR="000A006E" w:rsidRPr="00DB7279" w:rsidRDefault="000A006E" w:rsidP="006703EA">
            <w:pPr>
              <w:pStyle w:val="GOSTTablenorm"/>
              <w:rPr>
                <w:ins w:id="14261" w:author="Опаева Лидия Арашаевна" w:date="2025-10-02T17:10:00Z"/>
              </w:rPr>
            </w:pPr>
            <w:ins w:id="14262" w:author="Опаева Лидия Арашаевна" w:date="2025-10-02T17:10:00Z">
              <w:r w:rsidRPr="00DB7279">
                <w:t>Порядк_номер_КС_Кт</w:t>
              </w:r>
            </w:ins>
          </w:p>
        </w:tc>
        <w:tc>
          <w:tcPr>
            <w:tcW w:w="1095" w:type="dxa"/>
          </w:tcPr>
          <w:p w14:paraId="789D78F4" w14:textId="77777777" w:rsidR="000A006E" w:rsidRPr="00DB7279" w:rsidRDefault="000A006E" w:rsidP="006703EA">
            <w:pPr>
              <w:pStyle w:val="GOSTTablenorm"/>
              <w:rPr>
                <w:ins w:id="14263" w:author="Опаева Лидия Арашаевна" w:date="2025-10-02T17:10:00Z"/>
              </w:rPr>
            </w:pPr>
            <w:ins w:id="14264" w:author="Опаева Лидия Арашаевна" w:date="2025-10-02T17:10:00Z">
              <w:r w:rsidRPr="00DB7279">
                <w:t>Нет</w:t>
              </w:r>
            </w:ins>
          </w:p>
        </w:tc>
        <w:tc>
          <w:tcPr>
            <w:tcW w:w="3666" w:type="dxa"/>
          </w:tcPr>
          <w:p w14:paraId="4C36265F" w14:textId="77777777" w:rsidR="000A006E" w:rsidRPr="00DB7279" w:rsidRDefault="000A006E" w:rsidP="006703EA">
            <w:pPr>
              <w:pStyle w:val="GOSTTablenorm"/>
              <w:rPr>
                <w:ins w:id="14265" w:author="Опаева Лидия Арашаевна" w:date="2025-10-02T17:10:00Z"/>
              </w:rPr>
            </w:pPr>
            <w:ins w:id="14266" w:author="Опаева Лидия Арашаевна" w:date="2025-10-02T17:10:00Z">
              <w:r w:rsidRPr="00DB7279">
                <w:t xml:space="preserve">Порядковый номер КС по </w:t>
              </w:r>
              <w:r w:rsidRPr="00DB7279">
                <w:rPr>
                  <w:bCs/>
                </w:rPr>
                <w:t>Кт</w:t>
              </w:r>
            </w:ins>
          </w:p>
        </w:tc>
        <w:tc>
          <w:tcPr>
            <w:tcW w:w="3666" w:type="dxa"/>
          </w:tcPr>
          <w:p w14:paraId="546ADC8F" w14:textId="77777777" w:rsidR="000A006E" w:rsidRPr="00DB7279" w:rsidRDefault="000A006E" w:rsidP="006703EA">
            <w:pPr>
              <w:pStyle w:val="GOSTTablenorm"/>
              <w:rPr>
                <w:ins w:id="14267" w:author="Опаева Лидия Арашаевна" w:date="2025-10-02T17:10:00Z"/>
              </w:rPr>
            </w:pPr>
            <w:ins w:id="14268" w:author="Опаева Лидия Арашаевна" w:date="2025-10-02T17:10:00Z">
              <w:r w:rsidRPr="00DB7279">
                <w:t>T0504833:CT_PNKS</w:t>
              </w:r>
            </w:ins>
          </w:p>
        </w:tc>
        <w:tc>
          <w:tcPr>
            <w:tcW w:w="3666" w:type="dxa"/>
          </w:tcPr>
          <w:p w14:paraId="229C2FD2" w14:textId="77777777" w:rsidR="000A006E" w:rsidRPr="00DB7279" w:rsidRDefault="000A006E" w:rsidP="006703EA">
            <w:pPr>
              <w:pStyle w:val="GOSTTablenorm"/>
              <w:rPr>
                <w:ins w:id="14269" w:author="Опаева Лидия Арашаевна" w:date="2025-10-02T17:10:00Z"/>
              </w:rPr>
            </w:pPr>
            <w:ins w:id="14270" w:author="Опаева Лидия Арашаевна" w:date="2025-10-02T17:10:00Z">
              <w:r w:rsidRPr="00DB7279">
                <w:t>-</w:t>
              </w:r>
            </w:ins>
          </w:p>
        </w:tc>
      </w:tr>
      <w:tr w:rsidR="000A006E" w:rsidRPr="00DB7279" w14:paraId="197CF60E" w14:textId="77777777" w:rsidTr="006703EA">
        <w:trPr>
          <w:ins w:id="14271" w:author="Опаева Лидия Арашаевна" w:date="2025-10-02T17:10:00Z"/>
        </w:trPr>
        <w:tc>
          <w:tcPr>
            <w:tcW w:w="3667" w:type="dxa"/>
          </w:tcPr>
          <w:p w14:paraId="15D76C46" w14:textId="77777777" w:rsidR="000A006E" w:rsidRPr="00DB7279" w:rsidRDefault="000A006E" w:rsidP="006703EA">
            <w:pPr>
              <w:pStyle w:val="GOSTTablenorm"/>
              <w:rPr>
                <w:ins w:id="14272" w:author="Опаева Лидия Арашаевна" w:date="2025-10-02T17:10:00Z"/>
              </w:rPr>
            </w:pPr>
            <w:ins w:id="14273" w:author="Опаева Лидия Арашаевна" w:date="2025-10-02T17:10:00Z">
              <w:r w:rsidRPr="00DB7279">
                <w:t>БС_К</w:t>
              </w:r>
              <w:r w:rsidRPr="00DB7279">
                <w:rPr>
                  <w:bCs/>
                </w:rPr>
                <w:t>т</w:t>
              </w:r>
            </w:ins>
          </w:p>
        </w:tc>
        <w:tc>
          <w:tcPr>
            <w:tcW w:w="1095" w:type="dxa"/>
          </w:tcPr>
          <w:p w14:paraId="046173CE" w14:textId="77777777" w:rsidR="000A006E" w:rsidRPr="00DB7279" w:rsidRDefault="000A006E" w:rsidP="006703EA">
            <w:pPr>
              <w:pStyle w:val="GOSTTablenorm"/>
              <w:rPr>
                <w:ins w:id="14274" w:author="Опаева Лидия Арашаевна" w:date="2025-10-02T17:10:00Z"/>
              </w:rPr>
            </w:pPr>
            <w:ins w:id="14275" w:author="Опаева Лидия Арашаевна" w:date="2025-10-02T17:10:00Z">
              <w:r w:rsidRPr="00DB7279">
                <w:t>Нет</w:t>
              </w:r>
            </w:ins>
          </w:p>
        </w:tc>
        <w:tc>
          <w:tcPr>
            <w:tcW w:w="3666" w:type="dxa"/>
          </w:tcPr>
          <w:p w14:paraId="29A4460F" w14:textId="77777777" w:rsidR="000A006E" w:rsidRPr="00DB7279" w:rsidRDefault="000A006E" w:rsidP="006703EA">
            <w:pPr>
              <w:pStyle w:val="GOSTTablenorm"/>
              <w:rPr>
                <w:ins w:id="14276" w:author="Опаева Лидия Арашаевна" w:date="2025-10-02T17:10:00Z"/>
              </w:rPr>
            </w:pPr>
            <w:ins w:id="14277" w:author="Опаева Лидия Арашаевна" w:date="2025-10-02T17:10:00Z">
              <w:r w:rsidRPr="00DB7279">
                <w:t xml:space="preserve">Банковский счет по </w:t>
              </w:r>
              <w:r w:rsidRPr="00DB7279">
                <w:rPr>
                  <w:bCs/>
                </w:rPr>
                <w:t>Кт</w:t>
              </w:r>
            </w:ins>
          </w:p>
        </w:tc>
        <w:tc>
          <w:tcPr>
            <w:tcW w:w="3666" w:type="dxa"/>
          </w:tcPr>
          <w:p w14:paraId="1E2064F9" w14:textId="77777777" w:rsidR="000A006E" w:rsidRPr="00DB7279" w:rsidRDefault="000A006E" w:rsidP="006703EA">
            <w:pPr>
              <w:pStyle w:val="GOSTTablenorm"/>
              <w:rPr>
                <w:ins w:id="14278" w:author="Опаева Лидия Арашаевна" w:date="2025-10-02T17:10:00Z"/>
              </w:rPr>
            </w:pPr>
            <w:ins w:id="14279" w:author="Опаева Лидия Арашаевна" w:date="2025-10-02T17:10:00Z">
              <w:r w:rsidRPr="00DB7279">
                <w:t>T0504833:CT_BA</w:t>
              </w:r>
            </w:ins>
          </w:p>
        </w:tc>
        <w:tc>
          <w:tcPr>
            <w:tcW w:w="3666" w:type="dxa"/>
          </w:tcPr>
          <w:p w14:paraId="5BCE6EC9" w14:textId="77777777" w:rsidR="000A006E" w:rsidRPr="00DB7279" w:rsidRDefault="000A006E" w:rsidP="006703EA">
            <w:pPr>
              <w:pStyle w:val="GOSTTablenorm"/>
              <w:rPr>
                <w:ins w:id="14280" w:author="Опаева Лидия Арашаевна" w:date="2025-10-02T17:10:00Z"/>
              </w:rPr>
            </w:pPr>
            <w:ins w:id="14281" w:author="Опаева Лидия Арашаевна" w:date="2025-10-02T17:10:00Z">
              <w:r w:rsidRPr="00DB7279">
                <w:t>-</w:t>
              </w:r>
            </w:ins>
          </w:p>
        </w:tc>
      </w:tr>
      <w:tr w:rsidR="000A006E" w:rsidRPr="00DB7279" w14:paraId="3B2D2A8F" w14:textId="77777777" w:rsidTr="006703EA">
        <w:trPr>
          <w:ins w:id="14282" w:author="Опаева Лидия Арашаевна" w:date="2025-10-02T17:10:00Z"/>
        </w:trPr>
        <w:tc>
          <w:tcPr>
            <w:tcW w:w="3667" w:type="dxa"/>
          </w:tcPr>
          <w:p w14:paraId="69F8332D" w14:textId="77777777" w:rsidR="000A006E" w:rsidRPr="00DB7279" w:rsidRDefault="000A006E" w:rsidP="006703EA">
            <w:pPr>
              <w:pStyle w:val="GOSTTablenorm"/>
              <w:rPr>
                <w:ins w:id="14283" w:author="Опаева Лидия Арашаевна" w:date="2025-10-02T17:10:00Z"/>
              </w:rPr>
            </w:pPr>
            <w:ins w:id="14284" w:author="Опаева Лидия Арашаевна" w:date="2025-10-02T17:10:00Z">
              <w:r w:rsidRPr="00DB7279">
                <w:t>ТОФК_Кт</w:t>
              </w:r>
            </w:ins>
          </w:p>
        </w:tc>
        <w:tc>
          <w:tcPr>
            <w:tcW w:w="1095" w:type="dxa"/>
          </w:tcPr>
          <w:p w14:paraId="71D0391C" w14:textId="77777777" w:rsidR="000A006E" w:rsidRPr="00DB7279" w:rsidRDefault="000A006E" w:rsidP="006703EA">
            <w:pPr>
              <w:pStyle w:val="GOSTTablenorm"/>
              <w:rPr>
                <w:ins w:id="14285" w:author="Опаева Лидия Арашаевна" w:date="2025-10-02T17:10:00Z"/>
              </w:rPr>
            </w:pPr>
            <w:ins w:id="14286" w:author="Опаева Лидия Арашаевна" w:date="2025-10-02T17:10:00Z">
              <w:r w:rsidRPr="00DB7279">
                <w:t>Нет</w:t>
              </w:r>
            </w:ins>
          </w:p>
        </w:tc>
        <w:tc>
          <w:tcPr>
            <w:tcW w:w="3666" w:type="dxa"/>
          </w:tcPr>
          <w:p w14:paraId="5C2BD95C" w14:textId="77777777" w:rsidR="000A006E" w:rsidRPr="00DB7279" w:rsidRDefault="000A006E" w:rsidP="006703EA">
            <w:pPr>
              <w:pStyle w:val="GOSTTablenorm"/>
              <w:rPr>
                <w:ins w:id="14287" w:author="Опаева Лидия Арашаевна" w:date="2025-10-02T17:10:00Z"/>
              </w:rPr>
            </w:pPr>
            <w:ins w:id="14288" w:author="Опаева Лидия Арашаевна" w:date="2025-10-02T17:10:00Z">
              <w:r w:rsidRPr="00DB7279">
                <w:t>Код ТОФК-субъекта учета по Кт</w:t>
              </w:r>
            </w:ins>
          </w:p>
        </w:tc>
        <w:tc>
          <w:tcPr>
            <w:tcW w:w="3666" w:type="dxa"/>
          </w:tcPr>
          <w:p w14:paraId="193E97BC" w14:textId="77777777" w:rsidR="000A006E" w:rsidRPr="00DB7279" w:rsidRDefault="000A006E" w:rsidP="006703EA">
            <w:pPr>
              <w:pStyle w:val="GOSTTablenorm"/>
              <w:rPr>
                <w:ins w:id="14289" w:author="Опаева Лидия Арашаевна" w:date="2025-10-02T17:10:00Z"/>
              </w:rPr>
            </w:pPr>
            <w:ins w:id="14290" w:author="Опаева Лидия Арашаевна" w:date="2025-10-02T17:10:00Z">
              <w:r w:rsidRPr="00DB7279">
                <w:t>T0504833:CT_TOFK</w:t>
              </w:r>
            </w:ins>
          </w:p>
        </w:tc>
        <w:tc>
          <w:tcPr>
            <w:tcW w:w="3666" w:type="dxa"/>
          </w:tcPr>
          <w:p w14:paraId="114FBDB3" w14:textId="77777777" w:rsidR="000A006E" w:rsidRPr="00DB7279" w:rsidRDefault="000A006E" w:rsidP="006703EA">
            <w:pPr>
              <w:pStyle w:val="GOSTTablenorm"/>
              <w:rPr>
                <w:ins w:id="14291" w:author="Опаева Лидия Арашаевна" w:date="2025-10-02T17:10:00Z"/>
                <w:lang w:val="en-US"/>
              </w:rPr>
            </w:pPr>
            <w:ins w:id="14292" w:author="Опаева Лидия Арашаевна" w:date="2025-10-02T17:10:00Z">
              <w:r w:rsidRPr="00DB7279">
                <w:rPr>
                  <w:lang w:val="en-US"/>
                </w:rPr>
                <w:t>-</w:t>
              </w:r>
            </w:ins>
          </w:p>
        </w:tc>
      </w:tr>
      <w:tr w:rsidR="000A006E" w:rsidRPr="00DB7279" w14:paraId="6880F1A6" w14:textId="77777777" w:rsidTr="006703EA">
        <w:trPr>
          <w:ins w:id="14293" w:author="Опаева Лидия Арашаевна" w:date="2025-10-02T17:10:00Z"/>
        </w:trPr>
        <w:tc>
          <w:tcPr>
            <w:tcW w:w="3667" w:type="dxa"/>
          </w:tcPr>
          <w:p w14:paraId="4EC68212" w14:textId="77777777" w:rsidR="000A006E" w:rsidRPr="00DB7279" w:rsidRDefault="000A006E" w:rsidP="006703EA">
            <w:pPr>
              <w:pStyle w:val="GOSTTablenorm"/>
              <w:rPr>
                <w:ins w:id="14294" w:author="Опаева Лидия Арашаевна" w:date="2025-10-02T17:10:00Z"/>
              </w:rPr>
            </w:pPr>
            <w:ins w:id="14295" w:author="Опаева Лидия Арашаевна" w:date="2025-10-02T17:10:00Z">
              <w:r w:rsidRPr="00DB7279">
                <w:t>Код_СКУ_корресп_Кт</w:t>
              </w:r>
            </w:ins>
          </w:p>
        </w:tc>
        <w:tc>
          <w:tcPr>
            <w:tcW w:w="1095" w:type="dxa"/>
          </w:tcPr>
          <w:p w14:paraId="3078C960" w14:textId="77777777" w:rsidR="000A006E" w:rsidRPr="00DB7279" w:rsidRDefault="000A006E" w:rsidP="006703EA">
            <w:pPr>
              <w:pStyle w:val="GOSTTablenorm"/>
              <w:rPr>
                <w:ins w:id="14296" w:author="Опаева Лидия Арашаевна" w:date="2025-10-02T17:10:00Z"/>
              </w:rPr>
            </w:pPr>
            <w:ins w:id="14297" w:author="Опаева Лидия Арашаевна" w:date="2025-10-02T17:10:00Z">
              <w:r w:rsidRPr="00DB7279">
                <w:t>Нет</w:t>
              </w:r>
            </w:ins>
          </w:p>
        </w:tc>
        <w:tc>
          <w:tcPr>
            <w:tcW w:w="3666" w:type="dxa"/>
          </w:tcPr>
          <w:p w14:paraId="24D243BD" w14:textId="77777777" w:rsidR="000A006E" w:rsidRPr="00DB7279" w:rsidRDefault="000A006E" w:rsidP="006703EA">
            <w:pPr>
              <w:pStyle w:val="GOSTTablenorm"/>
              <w:rPr>
                <w:ins w:id="14298" w:author="Опаева Лидия Арашаевна" w:date="2025-10-02T17:10:00Z"/>
              </w:rPr>
            </w:pPr>
            <w:ins w:id="14299" w:author="Опаева Лидия Арашаевна" w:date="2025-10-02T17:10:00Z">
              <w:r w:rsidRPr="00DB7279">
                <w:t xml:space="preserve">Код СКУ корреспондирующий по </w:t>
              </w:r>
              <w:r w:rsidRPr="00DB7279">
                <w:rPr>
                  <w:bCs/>
                </w:rPr>
                <w:t>Кт</w:t>
              </w:r>
            </w:ins>
          </w:p>
        </w:tc>
        <w:tc>
          <w:tcPr>
            <w:tcW w:w="3666" w:type="dxa"/>
          </w:tcPr>
          <w:p w14:paraId="317D77A9" w14:textId="77777777" w:rsidR="000A006E" w:rsidRPr="00DB7279" w:rsidRDefault="000A006E" w:rsidP="006703EA">
            <w:pPr>
              <w:pStyle w:val="GOSTTablenorm"/>
              <w:rPr>
                <w:ins w:id="14300" w:author="Опаева Лидия Арашаевна" w:date="2025-10-02T17:10:00Z"/>
              </w:rPr>
            </w:pPr>
            <w:ins w:id="14301" w:author="Опаева Лидия Арашаевна" w:date="2025-10-02T17:10:00Z">
              <w:r w:rsidRPr="00DB7279">
                <w:t>T0504833:CT_ACCOUNTCORR</w:t>
              </w:r>
            </w:ins>
          </w:p>
        </w:tc>
        <w:tc>
          <w:tcPr>
            <w:tcW w:w="3666" w:type="dxa"/>
          </w:tcPr>
          <w:p w14:paraId="35646B9B" w14:textId="77777777" w:rsidR="000A006E" w:rsidRPr="00DB7279" w:rsidRDefault="000A006E" w:rsidP="006703EA">
            <w:pPr>
              <w:pStyle w:val="GOSTTablenorm"/>
              <w:rPr>
                <w:ins w:id="14302" w:author="Опаева Лидия Арашаевна" w:date="2025-10-02T17:10:00Z"/>
              </w:rPr>
            </w:pPr>
            <w:ins w:id="14303" w:author="Опаева Лидия Арашаевна" w:date="2025-10-02T17:10:00Z">
              <w:r w:rsidRPr="00DB7279">
                <w:t>-</w:t>
              </w:r>
            </w:ins>
          </w:p>
        </w:tc>
      </w:tr>
      <w:tr w:rsidR="000A006E" w:rsidRPr="00DB7279" w14:paraId="2318A3DF" w14:textId="77777777" w:rsidTr="006703EA">
        <w:trPr>
          <w:ins w:id="14304" w:author="Опаева Лидия Арашаевна" w:date="2025-10-02T17:10:00Z"/>
        </w:trPr>
        <w:tc>
          <w:tcPr>
            <w:tcW w:w="3667" w:type="dxa"/>
          </w:tcPr>
          <w:p w14:paraId="35C34D10" w14:textId="77777777" w:rsidR="000A006E" w:rsidRPr="00DB7279" w:rsidRDefault="000A006E" w:rsidP="006703EA">
            <w:pPr>
              <w:pStyle w:val="GOSTTablenorm"/>
              <w:rPr>
                <w:ins w:id="14305" w:author="Опаева Лидия Арашаевна" w:date="2025-10-02T17:10:00Z"/>
              </w:rPr>
            </w:pPr>
            <w:ins w:id="14306" w:author="Опаева Лидия Арашаевна" w:date="2025-10-02T17:10:00Z">
              <w:r w:rsidRPr="00DB7279">
                <w:t>Тип_СКУ_Кт</w:t>
              </w:r>
            </w:ins>
          </w:p>
        </w:tc>
        <w:tc>
          <w:tcPr>
            <w:tcW w:w="1095" w:type="dxa"/>
          </w:tcPr>
          <w:p w14:paraId="20703DE6" w14:textId="77777777" w:rsidR="000A006E" w:rsidRPr="00DB7279" w:rsidRDefault="000A006E" w:rsidP="006703EA">
            <w:pPr>
              <w:pStyle w:val="GOSTTablenorm"/>
              <w:rPr>
                <w:ins w:id="14307" w:author="Опаева Лидия Арашаевна" w:date="2025-10-02T17:10:00Z"/>
              </w:rPr>
            </w:pPr>
            <w:ins w:id="14308" w:author="Опаева Лидия Арашаевна" w:date="2025-10-02T17:10:00Z">
              <w:r w:rsidRPr="00DB7279">
                <w:t>Нет</w:t>
              </w:r>
            </w:ins>
          </w:p>
        </w:tc>
        <w:tc>
          <w:tcPr>
            <w:tcW w:w="3666" w:type="dxa"/>
          </w:tcPr>
          <w:p w14:paraId="0D03674A" w14:textId="77777777" w:rsidR="000A006E" w:rsidRPr="00DB7279" w:rsidRDefault="000A006E" w:rsidP="006703EA">
            <w:pPr>
              <w:pStyle w:val="GOSTTablenorm"/>
              <w:rPr>
                <w:ins w:id="14309" w:author="Опаева Лидия Арашаевна" w:date="2025-10-02T17:10:00Z"/>
              </w:rPr>
            </w:pPr>
            <w:ins w:id="14310" w:author="Опаева Лидия Арашаевна" w:date="2025-10-02T17:10:00Z">
              <w:r w:rsidRPr="00DB7279">
                <w:t xml:space="preserve">Тип СКУ по </w:t>
              </w:r>
              <w:r w:rsidRPr="00DB7279">
                <w:rPr>
                  <w:bCs/>
                </w:rPr>
                <w:t>Кт</w:t>
              </w:r>
            </w:ins>
          </w:p>
        </w:tc>
        <w:tc>
          <w:tcPr>
            <w:tcW w:w="3666" w:type="dxa"/>
          </w:tcPr>
          <w:p w14:paraId="569E4757" w14:textId="77777777" w:rsidR="000A006E" w:rsidRPr="00DB7279" w:rsidRDefault="000A006E" w:rsidP="006703EA">
            <w:pPr>
              <w:pStyle w:val="GOSTTablenorm"/>
              <w:rPr>
                <w:ins w:id="14311" w:author="Опаева Лидия Арашаевна" w:date="2025-10-02T17:10:00Z"/>
              </w:rPr>
            </w:pPr>
            <w:ins w:id="14312" w:author="Опаева Лидия Арашаевна" w:date="2025-10-02T17:10:00Z">
              <w:r w:rsidRPr="00DB7279">
                <w:t>T0504833:CT_ACCOUNTTYPE</w:t>
              </w:r>
            </w:ins>
          </w:p>
        </w:tc>
        <w:tc>
          <w:tcPr>
            <w:tcW w:w="3666" w:type="dxa"/>
          </w:tcPr>
          <w:p w14:paraId="1123BD0F" w14:textId="77777777" w:rsidR="000A006E" w:rsidRPr="00DB7279" w:rsidRDefault="000A006E" w:rsidP="006703EA">
            <w:pPr>
              <w:pStyle w:val="GOSTTablenorm"/>
              <w:rPr>
                <w:ins w:id="14313" w:author="Опаева Лидия Арашаевна" w:date="2025-10-02T17:10:00Z"/>
              </w:rPr>
            </w:pPr>
            <w:ins w:id="14314" w:author="Опаева Лидия Арашаевна" w:date="2025-10-02T17:10:00Z">
              <w:r w:rsidRPr="00DB7279">
                <w:t>-</w:t>
              </w:r>
            </w:ins>
          </w:p>
        </w:tc>
      </w:tr>
      <w:tr w:rsidR="000A006E" w:rsidRPr="00A92F23" w14:paraId="2B145F33" w14:textId="77777777" w:rsidTr="006703EA">
        <w:trPr>
          <w:ins w:id="14315" w:author="Опаева Лидия Арашаевна" w:date="2025-10-02T17:10:00Z"/>
        </w:trPr>
        <w:tc>
          <w:tcPr>
            <w:tcW w:w="3667" w:type="dxa"/>
          </w:tcPr>
          <w:p w14:paraId="03535711" w14:textId="77777777" w:rsidR="000A006E" w:rsidRPr="00DB7279" w:rsidRDefault="000A006E" w:rsidP="006703EA">
            <w:pPr>
              <w:pStyle w:val="GOSTTablenorm"/>
              <w:rPr>
                <w:ins w:id="14316" w:author="Опаева Лидия Арашаевна" w:date="2025-10-02T17:10:00Z"/>
              </w:rPr>
            </w:pPr>
            <w:ins w:id="14317" w:author="Опаева Лидия Арашаевна" w:date="2025-10-02T17:10:00Z">
              <w:r w:rsidRPr="00DB7279">
                <w:t>ПЗО_Кт</w:t>
              </w:r>
            </w:ins>
          </w:p>
        </w:tc>
        <w:tc>
          <w:tcPr>
            <w:tcW w:w="1095" w:type="dxa"/>
          </w:tcPr>
          <w:p w14:paraId="2F3FCB5E" w14:textId="77777777" w:rsidR="000A006E" w:rsidRPr="00DB7279" w:rsidRDefault="000A006E" w:rsidP="006703EA">
            <w:pPr>
              <w:pStyle w:val="GOSTTablenorm"/>
              <w:rPr>
                <w:ins w:id="14318" w:author="Опаева Лидия Арашаевна" w:date="2025-10-02T17:10:00Z"/>
              </w:rPr>
            </w:pPr>
            <w:ins w:id="14319" w:author="Опаева Лидия Арашаевна" w:date="2025-10-02T17:10:00Z">
              <w:r w:rsidRPr="00DB7279">
                <w:t>Нет</w:t>
              </w:r>
            </w:ins>
          </w:p>
        </w:tc>
        <w:tc>
          <w:tcPr>
            <w:tcW w:w="3666" w:type="dxa"/>
          </w:tcPr>
          <w:p w14:paraId="3D69A4BA" w14:textId="77777777" w:rsidR="000A006E" w:rsidRPr="00DB7279" w:rsidRDefault="000A006E" w:rsidP="006703EA">
            <w:pPr>
              <w:pStyle w:val="GOSTTablenorm"/>
              <w:rPr>
                <w:ins w:id="14320" w:author="Опаева Лидия Арашаевна" w:date="2025-10-02T17:10:00Z"/>
              </w:rPr>
            </w:pPr>
            <w:ins w:id="14321" w:author="Опаева Лидия Арашаевна" w:date="2025-10-02T17:10:00Z">
              <w:r w:rsidRPr="00DB7279">
                <w:t xml:space="preserve">ЗО по </w:t>
              </w:r>
              <w:r w:rsidRPr="00DB7279">
                <w:rPr>
                  <w:bCs/>
                </w:rPr>
                <w:t>Кт</w:t>
              </w:r>
            </w:ins>
          </w:p>
        </w:tc>
        <w:tc>
          <w:tcPr>
            <w:tcW w:w="3666" w:type="dxa"/>
          </w:tcPr>
          <w:p w14:paraId="18E13A4E" w14:textId="77777777" w:rsidR="000A006E" w:rsidRPr="00DB7279" w:rsidRDefault="000A006E" w:rsidP="006703EA">
            <w:pPr>
              <w:pStyle w:val="GOSTTablenorm"/>
              <w:rPr>
                <w:ins w:id="14322" w:author="Опаева Лидия Арашаевна" w:date="2025-10-02T17:10:00Z"/>
              </w:rPr>
            </w:pPr>
            <w:ins w:id="14323" w:author="Опаева Лидия Арашаевна" w:date="2025-10-02T17:10:00Z">
              <w:r w:rsidRPr="00DB7279">
                <w:t>T0504833:CT_PZO</w:t>
              </w:r>
            </w:ins>
          </w:p>
        </w:tc>
        <w:tc>
          <w:tcPr>
            <w:tcW w:w="3666" w:type="dxa"/>
          </w:tcPr>
          <w:p w14:paraId="138687CC" w14:textId="77777777" w:rsidR="000A006E" w:rsidRPr="001C252D" w:rsidRDefault="000A006E" w:rsidP="006703EA">
            <w:pPr>
              <w:pStyle w:val="GOSTTablenorm"/>
              <w:rPr>
                <w:ins w:id="14324" w:author="Опаева Лидия Арашаевна" w:date="2025-10-02T17:10:00Z"/>
              </w:rPr>
            </w:pPr>
            <w:ins w:id="14325" w:author="Опаева Лидия Арашаевна" w:date="2025-10-02T17:10:00Z">
              <w:r w:rsidRPr="00DB7279">
                <w:t>-</w:t>
              </w:r>
            </w:ins>
          </w:p>
        </w:tc>
      </w:tr>
    </w:tbl>
    <w:p w14:paraId="7515D0EE" w14:textId="531468B8" w:rsidR="00C57EC6" w:rsidRDefault="00C57EC6" w:rsidP="00C57EC6">
      <w:pPr>
        <w:pStyle w:val="GOSTNameTable"/>
        <w:rPr>
          <w:ins w:id="14326" w:author="Тимофеева Ирина" w:date="2026-01-15T11:20:00Z"/>
        </w:rPr>
      </w:pPr>
      <w:r>
        <w:rPr>
          <w:noProof/>
        </w:rPr>
        <w:fldChar w:fldCharType="begin"/>
      </w:r>
      <w:r>
        <w:rPr>
          <w:noProof/>
        </w:rPr>
        <w:instrText xml:space="preserve"> SEQ Таблица \* ARABIC </w:instrText>
      </w:r>
      <w:r>
        <w:rPr>
          <w:noProof/>
        </w:rPr>
        <w:fldChar w:fldCharType="separate"/>
      </w:r>
      <w:bookmarkStart w:id="14327" w:name="_Toc226563196"/>
      <w:r w:rsidR="00AB1BE0">
        <w:rPr>
          <w:noProof/>
        </w:rPr>
        <w:t>40</w:t>
      </w:r>
      <w:r>
        <w:rPr>
          <w:noProof/>
        </w:rPr>
        <w:fldChar w:fldCharType="end"/>
      </w:r>
      <w:ins w:id="14328" w:author="Тимофеева Ирина" w:date="2026-01-15T11:20:00Z">
        <w:r>
          <w:t xml:space="preserve"> - </w:t>
        </w:r>
        <w:r w:rsidRPr="00BB2E73">
          <w:t>Перечень атрибутов, соответствующих типу документа</w:t>
        </w:r>
        <w:r>
          <w:t xml:space="preserve"> «Распоряжение о совершении </w:t>
        </w:r>
      </w:ins>
      <w:ins w:id="14329" w:author="Тимофеева Ирина" w:date="2026-01-15T11:21:00Z">
        <w:r>
          <w:t>казначейского платежа (уточнение)</w:t>
        </w:r>
        <w:commentRangeStart w:id="14330"/>
        <w:r>
          <w:t>»</w:t>
        </w:r>
        <w:commentRangeEnd w:id="14330"/>
        <w:r>
          <w:rPr>
            <w:rStyle w:val="afff4"/>
            <w:sz w:val="24"/>
            <w:szCs w:val="20"/>
          </w:rPr>
          <w:commentReference w:id="14330"/>
        </w:r>
      </w:ins>
      <w:ins w:id="14331" w:author="Кирилл Воробьёв" w:date="2026-01-28T12:55:00Z">
        <w:r w:rsidR="00077245">
          <w:t xml:space="preserve"> </w:t>
        </w:r>
        <w:r w:rsidR="00077245">
          <w:rPr>
            <w:lang w:val="en-US"/>
          </w:rPr>
          <w:t>MSC</w:t>
        </w:r>
        <w:r w:rsidR="00077245" w:rsidRPr="00077245">
          <w:t>_</w:t>
        </w:r>
        <w:r w:rsidR="00077245">
          <w:rPr>
            <w:lang w:val="en-US"/>
          </w:rPr>
          <w:t>RSKP</w:t>
        </w:r>
        <w:r w:rsidR="00077245" w:rsidRPr="00077245">
          <w:t>_</w:t>
        </w:r>
        <w:r w:rsidR="00077245">
          <w:rPr>
            <w:lang w:val="en-US"/>
          </w:rPr>
          <w:t>Utoch</w:t>
        </w:r>
      </w:ins>
      <w:bookmarkEnd w:id="14327"/>
    </w:p>
    <w:tbl>
      <w:tblPr>
        <w:tblStyle w:val="GOSTTable"/>
        <w:tblW w:w="5000" w:type="pct"/>
        <w:tblLayout w:type="fixed"/>
        <w:tblLook w:val="07E0" w:firstRow="1" w:lastRow="1" w:firstColumn="1" w:lastColumn="1" w:noHBand="1" w:noVBand="1"/>
      </w:tblPr>
      <w:tblGrid>
        <w:gridCol w:w="3495"/>
        <w:gridCol w:w="952"/>
        <w:gridCol w:w="3496"/>
        <w:gridCol w:w="3496"/>
        <w:gridCol w:w="4321"/>
      </w:tblGrid>
      <w:tr w:rsidR="00C57EC6" w:rsidRPr="00B9499D" w14:paraId="2543C549" w14:textId="77777777" w:rsidTr="00FE0626">
        <w:trPr>
          <w:cnfStyle w:val="100000000000" w:firstRow="1" w:lastRow="0" w:firstColumn="0" w:lastColumn="0" w:oddVBand="0" w:evenVBand="0" w:oddHBand="0" w:evenHBand="0" w:firstRowFirstColumn="0" w:firstRowLastColumn="0" w:lastRowFirstColumn="0" w:lastRowLastColumn="0"/>
          <w:ins w:id="14332" w:author="Тимофеева Ирина" w:date="2026-01-15T11:22:00Z"/>
        </w:trPr>
        <w:tc>
          <w:tcPr>
            <w:tcW w:w="1109" w:type="pct"/>
          </w:tcPr>
          <w:p w14:paraId="5575DBE1" w14:textId="77777777" w:rsidR="00C57EC6" w:rsidRPr="00C040DF" w:rsidRDefault="00C57EC6" w:rsidP="00FE0626">
            <w:pPr>
              <w:pStyle w:val="GOSTTableHead"/>
              <w:rPr>
                <w:ins w:id="14333" w:author="Тимофеева Ирина" w:date="2026-01-15T11:22:00Z"/>
              </w:rPr>
            </w:pPr>
            <w:ins w:id="14334" w:author="Тимофеева Ирина" w:date="2026-01-15T11:22:00Z">
              <w:r w:rsidRPr="00B9499D">
                <w:t>Наименование атрибута</w:t>
              </w:r>
            </w:ins>
          </w:p>
        </w:tc>
        <w:tc>
          <w:tcPr>
            <w:tcW w:w="302" w:type="pct"/>
          </w:tcPr>
          <w:p w14:paraId="258129DF" w14:textId="77777777" w:rsidR="00C57EC6" w:rsidRPr="00C040DF" w:rsidRDefault="00C57EC6" w:rsidP="00FE0626">
            <w:pPr>
              <w:pStyle w:val="GOSTTableHead"/>
              <w:rPr>
                <w:ins w:id="14335" w:author="Тимофеева Ирина" w:date="2026-01-15T11:22:00Z"/>
              </w:rPr>
            </w:pPr>
            <w:ins w:id="14336" w:author="Тимофеева Ирина" w:date="2026-01-15T11:22:00Z">
              <w:r w:rsidRPr="00B9499D">
                <w:t>Вычисляемый атрибут</w:t>
              </w:r>
            </w:ins>
          </w:p>
        </w:tc>
        <w:tc>
          <w:tcPr>
            <w:tcW w:w="1109" w:type="pct"/>
          </w:tcPr>
          <w:p w14:paraId="67300F66" w14:textId="77777777" w:rsidR="00C57EC6" w:rsidRPr="00C040DF" w:rsidRDefault="00C57EC6" w:rsidP="00FE0626">
            <w:pPr>
              <w:pStyle w:val="GOSTTableHead"/>
              <w:rPr>
                <w:ins w:id="14337" w:author="Тимофеева Ирина" w:date="2026-01-15T11:22:00Z"/>
              </w:rPr>
            </w:pPr>
            <w:ins w:id="14338" w:author="Тимофеева Ирина" w:date="2026-01-15T11:22:00Z">
              <w:r w:rsidRPr="00B9499D">
                <w:t>Описание атрибута</w:t>
              </w:r>
            </w:ins>
          </w:p>
        </w:tc>
        <w:tc>
          <w:tcPr>
            <w:tcW w:w="1109" w:type="pct"/>
          </w:tcPr>
          <w:p w14:paraId="39CBAF85" w14:textId="77777777" w:rsidR="00C57EC6" w:rsidRPr="00C040DF" w:rsidRDefault="00C57EC6" w:rsidP="00FE0626">
            <w:pPr>
              <w:pStyle w:val="GOSTTableHead"/>
              <w:rPr>
                <w:ins w:id="14339" w:author="Тимофеева Ирина" w:date="2026-01-15T11:22:00Z"/>
              </w:rPr>
            </w:pPr>
            <w:ins w:id="14340" w:author="Тимофеева Ирина" w:date="2026-01-15T11:22:00Z">
              <w:r w:rsidRPr="00B9499D">
                <w:t>Реквизит документа (наименование тега)</w:t>
              </w:r>
            </w:ins>
          </w:p>
        </w:tc>
        <w:tc>
          <w:tcPr>
            <w:tcW w:w="1371" w:type="pct"/>
          </w:tcPr>
          <w:p w14:paraId="561957A2" w14:textId="77777777" w:rsidR="00C57EC6" w:rsidRPr="00C040DF" w:rsidRDefault="00C57EC6" w:rsidP="00FE0626">
            <w:pPr>
              <w:pStyle w:val="GOSTTableHead"/>
              <w:rPr>
                <w:ins w:id="14341" w:author="Тимофеева Ирина" w:date="2026-01-15T11:22:00Z"/>
              </w:rPr>
            </w:pPr>
            <w:ins w:id="14342" w:author="Тимофеева Ирина" w:date="2026-01-15T11:22:00Z">
              <w:r w:rsidRPr="00B9499D">
                <w:t>Алгоритм вычисления</w:t>
              </w:r>
            </w:ins>
          </w:p>
        </w:tc>
      </w:tr>
      <w:tr w:rsidR="00C57EC6" w:rsidRPr="00B9499D" w14:paraId="7145404C" w14:textId="77777777" w:rsidTr="00FE0626">
        <w:trPr>
          <w:ins w:id="14343" w:author="Тимофеева Ирина" w:date="2026-01-15T11:22:00Z"/>
        </w:trPr>
        <w:tc>
          <w:tcPr>
            <w:tcW w:w="1109" w:type="pct"/>
          </w:tcPr>
          <w:p w14:paraId="33F4366C" w14:textId="77777777" w:rsidR="00C57EC6" w:rsidRPr="00C040DF" w:rsidRDefault="00C57EC6" w:rsidP="00FE0626">
            <w:pPr>
              <w:pStyle w:val="GOSTTablenorm"/>
              <w:rPr>
                <w:ins w:id="14344" w:author="Тимофеева Ирина" w:date="2026-01-15T11:22:00Z"/>
              </w:rPr>
            </w:pPr>
            <w:ins w:id="14345" w:author="Тимофеева Ирина" w:date="2026-01-15T11:22:00Z">
              <w:r w:rsidRPr="00C040DF">
                <w:t>Номер_документа*</w:t>
              </w:r>
            </w:ins>
          </w:p>
        </w:tc>
        <w:tc>
          <w:tcPr>
            <w:tcW w:w="302" w:type="pct"/>
          </w:tcPr>
          <w:p w14:paraId="3AD889DA" w14:textId="77777777" w:rsidR="00C57EC6" w:rsidRPr="00C040DF" w:rsidRDefault="00C57EC6" w:rsidP="00FE0626">
            <w:pPr>
              <w:pStyle w:val="GOSTTablenorm"/>
              <w:rPr>
                <w:ins w:id="14346" w:author="Тимофеева Ирина" w:date="2026-01-15T11:22:00Z"/>
              </w:rPr>
            </w:pPr>
            <w:ins w:id="14347" w:author="Тимофеева Ирина" w:date="2026-01-15T11:22:00Z">
              <w:r w:rsidRPr="00C040DF">
                <w:t>нет</w:t>
              </w:r>
            </w:ins>
          </w:p>
        </w:tc>
        <w:tc>
          <w:tcPr>
            <w:tcW w:w="1109" w:type="pct"/>
          </w:tcPr>
          <w:p w14:paraId="202D4803" w14:textId="77777777" w:rsidR="00C57EC6" w:rsidRPr="00C040DF" w:rsidRDefault="00C57EC6" w:rsidP="00FE0626">
            <w:pPr>
              <w:pStyle w:val="GOSTTablenorm"/>
              <w:rPr>
                <w:ins w:id="14348" w:author="Тимофеева Ирина" w:date="2026-01-15T11:22:00Z"/>
              </w:rPr>
            </w:pPr>
            <w:ins w:id="14349" w:author="Тимофеева Ирина" w:date="2026-01-15T11:22:00Z">
              <w:r w:rsidRPr="00C040DF">
                <w:t>Номер документа</w:t>
              </w:r>
            </w:ins>
          </w:p>
        </w:tc>
        <w:tc>
          <w:tcPr>
            <w:tcW w:w="1109" w:type="pct"/>
          </w:tcPr>
          <w:p w14:paraId="04307070" w14:textId="49B02CA7" w:rsidR="00C57EC6" w:rsidRPr="00C040DF" w:rsidRDefault="00077245" w:rsidP="00FE0626">
            <w:pPr>
              <w:pStyle w:val="GOSTTablenorm"/>
              <w:rPr>
                <w:ins w:id="14350" w:author="Тимофеева Ирина" w:date="2026-01-15T11:22:00Z"/>
              </w:rPr>
            </w:pPr>
            <w:ins w:id="14351" w:author="Кирилл Воробьёв" w:date="2026-01-28T12:56:00Z">
              <w:r w:rsidRPr="00077245">
                <w:t>INF_DocNumber</w:t>
              </w:r>
            </w:ins>
          </w:p>
        </w:tc>
        <w:tc>
          <w:tcPr>
            <w:tcW w:w="1371" w:type="pct"/>
          </w:tcPr>
          <w:p w14:paraId="515627E4" w14:textId="77777777" w:rsidR="00C57EC6" w:rsidRPr="00C040DF" w:rsidRDefault="00C57EC6" w:rsidP="00FE0626">
            <w:pPr>
              <w:pStyle w:val="GOSTTablenorm"/>
              <w:rPr>
                <w:ins w:id="14352" w:author="Тимофеева Ирина" w:date="2026-01-15T11:22:00Z"/>
              </w:rPr>
            </w:pPr>
          </w:p>
        </w:tc>
      </w:tr>
      <w:tr w:rsidR="00C57EC6" w:rsidRPr="00B9499D" w14:paraId="3625423D" w14:textId="77777777" w:rsidTr="00FE0626">
        <w:trPr>
          <w:ins w:id="14353" w:author="Тимофеева Ирина" w:date="2026-01-15T11:22:00Z"/>
        </w:trPr>
        <w:tc>
          <w:tcPr>
            <w:tcW w:w="1109" w:type="pct"/>
          </w:tcPr>
          <w:p w14:paraId="08C0A816" w14:textId="77777777" w:rsidR="00C57EC6" w:rsidRPr="00C040DF" w:rsidRDefault="00C57EC6" w:rsidP="00FE0626">
            <w:pPr>
              <w:pStyle w:val="GOSTTablenorm"/>
              <w:rPr>
                <w:ins w:id="14354" w:author="Тимофеева Ирина" w:date="2026-01-15T11:22:00Z"/>
              </w:rPr>
            </w:pPr>
            <w:ins w:id="14355" w:author="Тимофеева Ирина" w:date="2026-01-15T11:22:00Z">
              <w:r w:rsidRPr="00C040DF">
                <w:t>Дата_документа*</w:t>
              </w:r>
            </w:ins>
          </w:p>
        </w:tc>
        <w:tc>
          <w:tcPr>
            <w:tcW w:w="302" w:type="pct"/>
          </w:tcPr>
          <w:p w14:paraId="61FD0CDC" w14:textId="77777777" w:rsidR="00C57EC6" w:rsidRPr="00C040DF" w:rsidRDefault="00C57EC6" w:rsidP="00FE0626">
            <w:pPr>
              <w:pStyle w:val="GOSTTablenorm"/>
              <w:rPr>
                <w:ins w:id="14356" w:author="Тимофеева Ирина" w:date="2026-01-15T11:22:00Z"/>
              </w:rPr>
            </w:pPr>
            <w:ins w:id="14357" w:author="Тимофеева Ирина" w:date="2026-01-15T11:22:00Z">
              <w:r w:rsidRPr="00C040DF">
                <w:t>нет</w:t>
              </w:r>
            </w:ins>
          </w:p>
        </w:tc>
        <w:tc>
          <w:tcPr>
            <w:tcW w:w="1109" w:type="pct"/>
          </w:tcPr>
          <w:p w14:paraId="43E34EF4" w14:textId="77777777" w:rsidR="00C57EC6" w:rsidRPr="00C040DF" w:rsidRDefault="00C57EC6" w:rsidP="00FE0626">
            <w:pPr>
              <w:pStyle w:val="GOSTTablenorm"/>
              <w:rPr>
                <w:ins w:id="14358" w:author="Тимофеева Ирина" w:date="2026-01-15T11:22:00Z"/>
              </w:rPr>
            </w:pPr>
            <w:ins w:id="14359" w:author="Тимофеева Ирина" w:date="2026-01-15T11:22:00Z">
              <w:r w:rsidRPr="00C040DF">
                <w:t>Дата документа</w:t>
              </w:r>
            </w:ins>
          </w:p>
        </w:tc>
        <w:tc>
          <w:tcPr>
            <w:tcW w:w="1109" w:type="pct"/>
          </w:tcPr>
          <w:p w14:paraId="0258CA39" w14:textId="2F0568A7" w:rsidR="00C57EC6" w:rsidRPr="00C040DF" w:rsidRDefault="00077245" w:rsidP="00FE0626">
            <w:pPr>
              <w:pStyle w:val="GOSTTablenorm"/>
              <w:rPr>
                <w:ins w:id="14360" w:author="Тимофеева Ирина" w:date="2026-01-15T11:22:00Z"/>
              </w:rPr>
            </w:pPr>
            <w:ins w:id="14361" w:author="Кирилл Воробьёв" w:date="2026-01-28T12:56:00Z">
              <w:r w:rsidRPr="00077245">
                <w:t>INF_DocDate</w:t>
              </w:r>
            </w:ins>
          </w:p>
        </w:tc>
        <w:tc>
          <w:tcPr>
            <w:tcW w:w="1371" w:type="pct"/>
          </w:tcPr>
          <w:p w14:paraId="2352AF8C" w14:textId="77777777" w:rsidR="00C57EC6" w:rsidRPr="00C040DF" w:rsidRDefault="00C57EC6" w:rsidP="00FE0626">
            <w:pPr>
              <w:pStyle w:val="GOSTTablenorm"/>
              <w:rPr>
                <w:ins w:id="14362" w:author="Тимофеева Ирина" w:date="2026-01-15T11:22:00Z"/>
              </w:rPr>
            </w:pPr>
          </w:p>
        </w:tc>
      </w:tr>
      <w:tr w:rsidR="00C57EC6" w:rsidRPr="00B9499D" w14:paraId="3A1BF1D1" w14:textId="77777777" w:rsidTr="00FE0626">
        <w:trPr>
          <w:ins w:id="14363" w:author="Тимофеева Ирина" w:date="2026-01-15T11:22:00Z"/>
        </w:trPr>
        <w:tc>
          <w:tcPr>
            <w:tcW w:w="1109" w:type="pct"/>
          </w:tcPr>
          <w:p w14:paraId="4E6AE75D" w14:textId="77777777" w:rsidR="00C57EC6" w:rsidRPr="00C040DF" w:rsidRDefault="00C57EC6" w:rsidP="00FE0626">
            <w:pPr>
              <w:pStyle w:val="GOSTTablenorm"/>
              <w:rPr>
                <w:ins w:id="14364" w:author="Тимофеева Ирина" w:date="2026-01-15T11:22:00Z"/>
              </w:rPr>
            </w:pPr>
            <w:ins w:id="14365" w:author="Тимофеева Ирина" w:date="2026-01-15T11:22:00Z">
              <w:r w:rsidRPr="00C040DF">
                <w:t>Наименование_документа</w:t>
              </w:r>
            </w:ins>
          </w:p>
        </w:tc>
        <w:tc>
          <w:tcPr>
            <w:tcW w:w="302" w:type="pct"/>
          </w:tcPr>
          <w:p w14:paraId="763AC661" w14:textId="77777777" w:rsidR="00C57EC6" w:rsidRPr="00C040DF" w:rsidRDefault="00C57EC6" w:rsidP="00FE0626">
            <w:pPr>
              <w:pStyle w:val="GOSTTablenorm"/>
              <w:rPr>
                <w:ins w:id="14366" w:author="Тимофеева Ирина" w:date="2026-01-15T11:22:00Z"/>
              </w:rPr>
            </w:pPr>
            <w:ins w:id="14367" w:author="Тимофеева Ирина" w:date="2026-01-15T11:22:00Z">
              <w:r w:rsidRPr="00C040DF">
                <w:t>да</w:t>
              </w:r>
            </w:ins>
          </w:p>
        </w:tc>
        <w:tc>
          <w:tcPr>
            <w:tcW w:w="1109" w:type="pct"/>
          </w:tcPr>
          <w:p w14:paraId="47D97125" w14:textId="77777777" w:rsidR="00C57EC6" w:rsidRPr="00C040DF" w:rsidRDefault="00C57EC6" w:rsidP="00FE0626">
            <w:pPr>
              <w:pStyle w:val="GOSTTablenorm"/>
              <w:rPr>
                <w:ins w:id="14368" w:author="Тимофеева Ирина" w:date="2026-01-15T11:22:00Z"/>
              </w:rPr>
            </w:pPr>
            <w:ins w:id="14369" w:author="Тимофеева Ирина" w:date="2026-01-15T11:22:00Z">
              <w:r w:rsidRPr="00C040DF">
                <w:t>Наименование документа</w:t>
              </w:r>
            </w:ins>
          </w:p>
        </w:tc>
        <w:tc>
          <w:tcPr>
            <w:tcW w:w="1109" w:type="pct"/>
          </w:tcPr>
          <w:p w14:paraId="7BD686A8" w14:textId="0D479436" w:rsidR="00C57EC6" w:rsidRPr="00C040DF" w:rsidRDefault="000617A0" w:rsidP="00FE0626">
            <w:pPr>
              <w:pStyle w:val="GOSTTablenorm"/>
              <w:rPr>
                <w:ins w:id="14370" w:author="Тимофеева Ирина" w:date="2026-01-15T11:22:00Z"/>
              </w:rPr>
            </w:pPr>
            <w:ins w:id="14371" w:author="Кирилл Воробьёв" w:date="2026-01-28T12:57:00Z">
              <w:r w:rsidRPr="00DB7279">
                <w:t>TypeDoc</w:t>
              </w:r>
            </w:ins>
          </w:p>
        </w:tc>
        <w:tc>
          <w:tcPr>
            <w:tcW w:w="1371" w:type="pct"/>
          </w:tcPr>
          <w:p w14:paraId="6FF8E2A6" w14:textId="77777777" w:rsidR="00C57EC6" w:rsidRPr="00C040DF" w:rsidRDefault="00C57EC6" w:rsidP="00FE0626">
            <w:pPr>
              <w:pStyle w:val="GOSTTablenorm"/>
              <w:rPr>
                <w:ins w:id="14372" w:author="Тимофеева Ирина" w:date="2026-01-15T11:22:00Z"/>
              </w:rPr>
            </w:pPr>
            <w:ins w:id="14373" w:author="Тимофеева Ирина" w:date="2026-01-15T11:22:00Z">
              <w:r w:rsidRPr="00C040DF">
                <w:t>Наименование документа определяется по справочнику «Типы документов» с помощью значения атрибута Тип_документа (TypeDoc) из заголовка запроса</w:t>
              </w:r>
            </w:ins>
          </w:p>
        </w:tc>
      </w:tr>
      <w:tr w:rsidR="00C57EC6" w:rsidRPr="00B9499D" w14:paraId="54A14FEE" w14:textId="77777777" w:rsidTr="00FE0626">
        <w:trPr>
          <w:ins w:id="14374" w:author="Тимофеева Ирина" w:date="2026-01-15T11:22:00Z"/>
        </w:trPr>
        <w:tc>
          <w:tcPr>
            <w:tcW w:w="1109" w:type="pct"/>
          </w:tcPr>
          <w:p w14:paraId="5D18ADF9" w14:textId="77777777" w:rsidR="00C57EC6" w:rsidRPr="00C040DF" w:rsidRDefault="00C57EC6" w:rsidP="00FE0626">
            <w:pPr>
              <w:pStyle w:val="GOSTTablenorm"/>
              <w:rPr>
                <w:ins w:id="14375" w:author="Тимофеева Ирина" w:date="2026-01-15T11:22:00Z"/>
              </w:rPr>
            </w:pPr>
            <w:ins w:id="14376" w:author="Тимофеева Ирина" w:date="2026-01-15T11:22:00Z">
              <w:r w:rsidRPr="00C040DF">
                <w:t>Дата_ввода_в_действие</w:t>
              </w:r>
            </w:ins>
          </w:p>
        </w:tc>
        <w:tc>
          <w:tcPr>
            <w:tcW w:w="302" w:type="pct"/>
          </w:tcPr>
          <w:p w14:paraId="16D71B80" w14:textId="77777777" w:rsidR="00C57EC6" w:rsidRPr="00C040DF" w:rsidRDefault="00C57EC6" w:rsidP="00FE0626">
            <w:pPr>
              <w:pStyle w:val="GOSTTablenorm"/>
              <w:rPr>
                <w:ins w:id="14377" w:author="Тимофеева Ирина" w:date="2026-01-15T11:22:00Z"/>
              </w:rPr>
            </w:pPr>
            <w:ins w:id="14378" w:author="Тимофеева Ирина" w:date="2026-01-15T11:22:00Z">
              <w:r w:rsidRPr="00C040DF">
                <w:t>да</w:t>
              </w:r>
            </w:ins>
          </w:p>
        </w:tc>
        <w:tc>
          <w:tcPr>
            <w:tcW w:w="1109" w:type="pct"/>
          </w:tcPr>
          <w:p w14:paraId="5546C282" w14:textId="77777777" w:rsidR="00C57EC6" w:rsidRPr="00C040DF" w:rsidRDefault="00C57EC6" w:rsidP="00FE0626">
            <w:pPr>
              <w:pStyle w:val="GOSTTablenorm"/>
              <w:rPr>
                <w:ins w:id="14379" w:author="Тимофеева Ирина" w:date="2026-01-15T11:22:00Z"/>
              </w:rPr>
            </w:pPr>
            <w:ins w:id="14380" w:author="Тимофеева Ирина" w:date="2026-01-15T11:22:00Z">
              <w:r w:rsidRPr="00C040DF">
                <w:t>Дата ввода в действие</w:t>
              </w:r>
            </w:ins>
          </w:p>
        </w:tc>
        <w:tc>
          <w:tcPr>
            <w:tcW w:w="1109" w:type="pct"/>
          </w:tcPr>
          <w:p w14:paraId="16A0DA3C" w14:textId="77777777" w:rsidR="00C57EC6" w:rsidRPr="00C040DF" w:rsidRDefault="00C57EC6" w:rsidP="00FE0626">
            <w:pPr>
              <w:pStyle w:val="GOSTTablenorm"/>
              <w:rPr>
                <w:ins w:id="14381" w:author="Тимофеева Ирина" w:date="2026-01-15T11:22:00Z"/>
              </w:rPr>
            </w:pPr>
            <w:ins w:id="14382" w:author="Тимофеева Ирина" w:date="2026-01-15T11:22:00Z">
              <w:r w:rsidRPr="00C040DF">
                <w:t>SettlementDate (из заголовка запроса)</w:t>
              </w:r>
            </w:ins>
          </w:p>
        </w:tc>
        <w:tc>
          <w:tcPr>
            <w:tcW w:w="1371" w:type="pct"/>
          </w:tcPr>
          <w:p w14:paraId="33E0DD94" w14:textId="77777777" w:rsidR="00C57EC6" w:rsidRPr="00C040DF" w:rsidRDefault="00C57EC6" w:rsidP="00FE0626">
            <w:pPr>
              <w:pStyle w:val="GOSTTablenorm"/>
              <w:rPr>
                <w:ins w:id="14383" w:author="Тимофеева Ирина" w:date="2026-01-15T11:22:00Z"/>
              </w:rPr>
            </w:pPr>
            <w:ins w:id="14384" w:author="Тимофеева Ирина" w:date="2026-01-15T11:22:00Z">
              <w:r w:rsidRPr="00C040DF">
                <w:t>Для данного типа документов Дата_ввода_в_действие</w:t>
              </w:r>
              <w:r>
                <w:t> </w:t>
              </w:r>
              <w:r w:rsidRPr="00C040DF">
                <w:t>=</w:t>
              </w:r>
              <w:r>
                <w:t> </w:t>
              </w:r>
              <w:r w:rsidRPr="00C040DF">
                <w:t>Дата_отражения_в_учете</w:t>
              </w:r>
            </w:ins>
          </w:p>
        </w:tc>
      </w:tr>
      <w:tr w:rsidR="00C57EC6" w:rsidRPr="00B9499D" w14:paraId="11DE15FF" w14:textId="77777777" w:rsidTr="00FE0626">
        <w:trPr>
          <w:ins w:id="14385" w:author="Тимофеева Ирина" w:date="2026-01-15T11:22:00Z"/>
        </w:trPr>
        <w:tc>
          <w:tcPr>
            <w:tcW w:w="1109" w:type="pct"/>
          </w:tcPr>
          <w:p w14:paraId="4B843D25" w14:textId="77777777" w:rsidR="00C57EC6" w:rsidRPr="00C040DF" w:rsidRDefault="00C57EC6" w:rsidP="00FE0626">
            <w:pPr>
              <w:pStyle w:val="GOSTTablenorm"/>
              <w:rPr>
                <w:ins w:id="14386" w:author="Тимофеева Ирина" w:date="2026-01-15T11:22:00Z"/>
              </w:rPr>
            </w:pPr>
            <w:ins w:id="14387" w:author="Тимофеева Ирина" w:date="2026-01-15T11:22:00Z">
              <w:r w:rsidRPr="00C040DF">
                <w:t>Код_контура_документа</w:t>
              </w:r>
            </w:ins>
          </w:p>
        </w:tc>
        <w:tc>
          <w:tcPr>
            <w:tcW w:w="302" w:type="pct"/>
          </w:tcPr>
          <w:p w14:paraId="2B2A8C8F" w14:textId="77777777" w:rsidR="00C57EC6" w:rsidRPr="00C040DF" w:rsidRDefault="00C57EC6" w:rsidP="00FE0626">
            <w:pPr>
              <w:pStyle w:val="GOSTTablenorm"/>
              <w:rPr>
                <w:ins w:id="14388" w:author="Тимофеева Ирина" w:date="2026-01-15T11:22:00Z"/>
              </w:rPr>
            </w:pPr>
            <w:ins w:id="14389" w:author="Тимофеева Ирина" w:date="2026-01-15T11:22:00Z">
              <w:r w:rsidRPr="00C040DF">
                <w:t>нет</w:t>
              </w:r>
            </w:ins>
          </w:p>
        </w:tc>
        <w:tc>
          <w:tcPr>
            <w:tcW w:w="1109" w:type="pct"/>
          </w:tcPr>
          <w:p w14:paraId="1A5F14CE" w14:textId="77777777" w:rsidR="00C57EC6" w:rsidRPr="00C040DF" w:rsidRDefault="00C57EC6" w:rsidP="00FE0626">
            <w:pPr>
              <w:pStyle w:val="GOSTTablenorm"/>
              <w:rPr>
                <w:ins w:id="14390" w:author="Тимофеева Ирина" w:date="2026-01-15T11:22:00Z"/>
              </w:rPr>
            </w:pPr>
            <w:ins w:id="14391" w:author="Тимофеева Ирина" w:date="2026-01-15T11:22:00Z">
              <w:r w:rsidRPr="00C040DF">
                <w:t>Контур из документа</w:t>
              </w:r>
            </w:ins>
          </w:p>
        </w:tc>
        <w:tc>
          <w:tcPr>
            <w:tcW w:w="1109" w:type="pct"/>
          </w:tcPr>
          <w:p w14:paraId="4CADE7EB" w14:textId="77777777" w:rsidR="00C57EC6" w:rsidRPr="00C040DF" w:rsidRDefault="00C57EC6" w:rsidP="00FE0626">
            <w:pPr>
              <w:pStyle w:val="GOSTTablenorm"/>
              <w:rPr>
                <w:ins w:id="14392" w:author="Тимофеева Ирина" w:date="2026-01-15T11:22:00Z"/>
              </w:rPr>
            </w:pPr>
            <w:ins w:id="14393" w:author="Тимофеева Ирина" w:date="2026-01-15T11:22:00Z">
              <w:r w:rsidRPr="00C040DF">
                <w:t>StmInfrmtn_Contour_Code</w:t>
              </w:r>
            </w:ins>
          </w:p>
        </w:tc>
        <w:tc>
          <w:tcPr>
            <w:tcW w:w="1371" w:type="pct"/>
          </w:tcPr>
          <w:p w14:paraId="46A70E58" w14:textId="77777777" w:rsidR="00C57EC6" w:rsidRPr="00C040DF" w:rsidRDefault="00C57EC6" w:rsidP="00FE0626">
            <w:pPr>
              <w:pStyle w:val="GOSTTablenorm"/>
              <w:rPr>
                <w:ins w:id="14394" w:author="Тимофеева Ирина" w:date="2026-01-15T11:22:00Z"/>
              </w:rPr>
            </w:pPr>
          </w:p>
        </w:tc>
      </w:tr>
      <w:tr w:rsidR="00C57EC6" w:rsidRPr="00B9499D" w14:paraId="02770D56" w14:textId="77777777" w:rsidTr="00FE0626">
        <w:trPr>
          <w:ins w:id="14395" w:author="Тимофеева Ирина" w:date="2026-01-15T11:22:00Z"/>
        </w:trPr>
        <w:tc>
          <w:tcPr>
            <w:tcW w:w="1109" w:type="pct"/>
          </w:tcPr>
          <w:p w14:paraId="0FFE8AD1" w14:textId="77777777" w:rsidR="00C57EC6" w:rsidRPr="00C040DF" w:rsidRDefault="00C57EC6" w:rsidP="00FE0626">
            <w:pPr>
              <w:pStyle w:val="GOSTTablenorm"/>
              <w:rPr>
                <w:ins w:id="14396" w:author="Тимофеева Ирина" w:date="2026-01-15T11:22:00Z"/>
              </w:rPr>
            </w:pPr>
            <w:ins w:id="14397" w:author="Тимофеева Ирина" w:date="2026-01-15T11:22:00Z">
              <w:r w:rsidRPr="00C040DF">
                <w:t>Код_контура</w:t>
              </w:r>
            </w:ins>
          </w:p>
        </w:tc>
        <w:tc>
          <w:tcPr>
            <w:tcW w:w="302" w:type="pct"/>
          </w:tcPr>
          <w:p w14:paraId="332029BA" w14:textId="77777777" w:rsidR="00C57EC6" w:rsidRPr="00C040DF" w:rsidRDefault="00C57EC6" w:rsidP="00FE0626">
            <w:pPr>
              <w:pStyle w:val="GOSTTablenorm"/>
              <w:rPr>
                <w:ins w:id="14398" w:author="Тимофеева Ирина" w:date="2026-01-15T11:22:00Z"/>
              </w:rPr>
            </w:pPr>
            <w:ins w:id="14399" w:author="Тимофеева Ирина" w:date="2026-01-15T11:22:00Z">
              <w:r w:rsidRPr="00C040DF">
                <w:t>да</w:t>
              </w:r>
            </w:ins>
          </w:p>
        </w:tc>
        <w:tc>
          <w:tcPr>
            <w:tcW w:w="1109" w:type="pct"/>
          </w:tcPr>
          <w:p w14:paraId="73ED8814" w14:textId="77777777" w:rsidR="00C57EC6" w:rsidRPr="00C040DF" w:rsidRDefault="00C57EC6" w:rsidP="00FE0626">
            <w:pPr>
              <w:pStyle w:val="GOSTTablenorm"/>
              <w:rPr>
                <w:ins w:id="14400" w:author="Тимофеева Ирина" w:date="2026-01-15T11:22:00Z"/>
              </w:rPr>
            </w:pPr>
            <w:ins w:id="14401" w:author="Тимофеева Ирина" w:date="2026-01-15T11:22:00Z">
              <w:r w:rsidRPr="00C040DF">
                <w:t>Контур</w:t>
              </w:r>
            </w:ins>
          </w:p>
        </w:tc>
        <w:tc>
          <w:tcPr>
            <w:tcW w:w="1109" w:type="pct"/>
          </w:tcPr>
          <w:p w14:paraId="7A8A5A5A" w14:textId="77777777" w:rsidR="00C57EC6" w:rsidRPr="00C040DF" w:rsidRDefault="00C57EC6" w:rsidP="00FE0626">
            <w:pPr>
              <w:pStyle w:val="GOSTTablenorm"/>
              <w:rPr>
                <w:ins w:id="14402" w:author="Тимофеева Ирина" w:date="2026-01-15T11:22:00Z"/>
              </w:rPr>
            </w:pPr>
            <w:ins w:id="14403" w:author="Тимофеева Ирина" w:date="2026-01-15T11:22:00Z">
              <w:r w:rsidRPr="00C040DF">
                <w:t>StmInfrmtn_Contour_Code</w:t>
              </w:r>
            </w:ins>
          </w:p>
        </w:tc>
        <w:tc>
          <w:tcPr>
            <w:tcW w:w="1371" w:type="pct"/>
          </w:tcPr>
          <w:p w14:paraId="28B92EE6" w14:textId="77777777" w:rsidR="00C57EC6" w:rsidRPr="00C040DF" w:rsidRDefault="00C57EC6" w:rsidP="00FE0626">
            <w:pPr>
              <w:pStyle w:val="GOSTTablenorm"/>
              <w:rPr>
                <w:ins w:id="14404" w:author="Тимофеева Ирина" w:date="2026-01-15T11:22:00Z"/>
              </w:rPr>
            </w:pPr>
            <w:ins w:id="14405" w:author="Тимофеева Ирина" w:date="2026-01-15T11:22:00Z">
              <w:r w:rsidRPr="00C040DF">
                <w:t xml:space="preserve">Если в теге документа </w:t>
              </w:r>
              <w:r>
                <w:t>«</w:t>
              </w:r>
              <w:r w:rsidRPr="00C040DF">
                <w:t>1</w:t>
              </w:r>
              <w:r>
                <w:t>»</w:t>
              </w:r>
              <w:r w:rsidRPr="00C040DF">
                <w:t xml:space="preserve"> или </w:t>
              </w:r>
              <w:r>
                <w:t>«</w:t>
              </w:r>
              <w:r w:rsidRPr="00C040DF">
                <w:t>O</w:t>
              </w:r>
              <w:r>
                <w:t>»</w:t>
              </w:r>
              <w:r w:rsidRPr="00C040DF">
                <w:t xml:space="preserve">, то значение </w:t>
              </w:r>
              <w:r>
                <w:t>«</w:t>
              </w:r>
              <w:r w:rsidRPr="00C040DF">
                <w:t>1</w:t>
              </w:r>
              <w:r>
                <w:t>».</w:t>
              </w:r>
            </w:ins>
          </w:p>
          <w:p w14:paraId="6348FF4D" w14:textId="77777777" w:rsidR="00C57EC6" w:rsidRPr="00C040DF" w:rsidRDefault="00C57EC6" w:rsidP="00FE0626">
            <w:pPr>
              <w:pStyle w:val="GOSTTablenorm"/>
              <w:rPr>
                <w:ins w:id="14406" w:author="Тимофеева Ирина" w:date="2026-01-15T11:22:00Z"/>
              </w:rPr>
            </w:pPr>
            <w:ins w:id="14407" w:author="Тимофеева Ирина" w:date="2026-01-15T11:22:00Z">
              <w:r w:rsidRPr="00C040DF">
                <w:t xml:space="preserve">Если в теге документа </w:t>
              </w:r>
              <w:r>
                <w:t>«</w:t>
              </w:r>
              <w:r w:rsidRPr="00C040DF">
                <w:t>2</w:t>
              </w:r>
              <w:r>
                <w:t>»</w:t>
              </w:r>
              <w:r w:rsidRPr="00C040DF">
                <w:t xml:space="preserve"> или </w:t>
              </w:r>
              <w:r>
                <w:t>«</w:t>
              </w:r>
              <w:r w:rsidRPr="00C040DF">
                <w:t>S</w:t>
              </w:r>
              <w:r>
                <w:t>»</w:t>
              </w:r>
              <w:r w:rsidRPr="00C040DF">
                <w:t xml:space="preserve">, то значение </w:t>
              </w:r>
              <w:r>
                <w:t>«</w:t>
              </w:r>
              <w:r w:rsidRPr="00C040DF">
                <w:t>2</w:t>
              </w:r>
              <w:r>
                <w:t>»</w:t>
              </w:r>
            </w:ins>
          </w:p>
        </w:tc>
      </w:tr>
      <w:tr w:rsidR="00C57EC6" w:rsidRPr="00B9499D" w14:paraId="319D2E3F" w14:textId="77777777" w:rsidTr="00FE0626">
        <w:trPr>
          <w:ins w:id="14408" w:author="Тимофеева Ирина" w:date="2026-01-15T11:22:00Z"/>
        </w:trPr>
        <w:tc>
          <w:tcPr>
            <w:tcW w:w="1109" w:type="pct"/>
          </w:tcPr>
          <w:p w14:paraId="2C473FFC" w14:textId="77777777" w:rsidR="00C57EC6" w:rsidRPr="00C040DF" w:rsidRDefault="00C57EC6" w:rsidP="00FE0626">
            <w:pPr>
              <w:pStyle w:val="GOSTTablenorm"/>
              <w:rPr>
                <w:ins w:id="14409" w:author="Тимофеева Ирина" w:date="2026-01-15T11:22:00Z"/>
              </w:rPr>
            </w:pPr>
            <w:ins w:id="14410" w:author="Тимофеева Ирина" w:date="2026-01-15T11:22:00Z">
              <w:r w:rsidRPr="00C040DF">
                <w:t>Уровень_конфиденциальности</w:t>
              </w:r>
            </w:ins>
          </w:p>
        </w:tc>
        <w:tc>
          <w:tcPr>
            <w:tcW w:w="302" w:type="pct"/>
          </w:tcPr>
          <w:p w14:paraId="446E72AD" w14:textId="77777777" w:rsidR="00C57EC6" w:rsidRPr="00C040DF" w:rsidRDefault="00C57EC6" w:rsidP="00FE0626">
            <w:pPr>
              <w:pStyle w:val="GOSTTablenorm"/>
              <w:rPr>
                <w:ins w:id="14411" w:author="Тимофеева Ирина" w:date="2026-01-15T11:22:00Z"/>
              </w:rPr>
            </w:pPr>
            <w:ins w:id="14412" w:author="Тимофеева Ирина" w:date="2026-01-15T11:22:00Z">
              <w:r w:rsidRPr="00C040DF">
                <w:t>нет</w:t>
              </w:r>
            </w:ins>
          </w:p>
        </w:tc>
        <w:tc>
          <w:tcPr>
            <w:tcW w:w="1109" w:type="pct"/>
          </w:tcPr>
          <w:p w14:paraId="5C32364E" w14:textId="77777777" w:rsidR="00C57EC6" w:rsidRPr="00C040DF" w:rsidRDefault="00C57EC6" w:rsidP="00FE0626">
            <w:pPr>
              <w:pStyle w:val="GOSTTablenorm"/>
              <w:rPr>
                <w:ins w:id="14413" w:author="Тимофеева Ирина" w:date="2026-01-15T11:22:00Z"/>
              </w:rPr>
            </w:pPr>
            <w:ins w:id="14414" w:author="Тимофеева Ирина" w:date="2026-01-15T11:22:00Z">
              <w:r w:rsidRPr="00C040DF">
                <w:t>Уровень конфиденциальности</w:t>
              </w:r>
            </w:ins>
          </w:p>
        </w:tc>
        <w:tc>
          <w:tcPr>
            <w:tcW w:w="1109" w:type="pct"/>
          </w:tcPr>
          <w:p w14:paraId="0D5A37EA" w14:textId="77777777" w:rsidR="00C57EC6" w:rsidRPr="00C040DF" w:rsidRDefault="00C57EC6" w:rsidP="00FE0626">
            <w:pPr>
              <w:pStyle w:val="GOSTTablenorm"/>
              <w:rPr>
                <w:ins w:id="14415" w:author="Тимофеева Ирина" w:date="2026-01-15T11:22:00Z"/>
              </w:rPr>
            </w:pPr>
            <w:ins w:id="14416" w:author="Тимофеева Ирина" w:date="2026-01-15T11:22:00Z">
              <w:r w:rsidRPr="00C040DF">
                <w:t>StmInfrmtn_AccessLevelStereotype</w:t>
              </w:r>
            </w:ins>
          </w:p>
        </w:tc>
        <w:tc>
          <w:tcPr>
            <w:tcW w:w="1371" w:type="pct"/>
          </w:tcPr>
          <w:p w14:paraId="591FBCDC" w14:textId="77777777" w:rsidR="00C57EC6" w:rsidRPr="00C040DF" w:rsidRDefault="00C57EC6" w:rsidP="00FE0626">
            <w:pPr>
              <w:pStyle w:val="GOSTTablenorm"/>
              <w:rPr>
                <w:ins w:id="14417" w:author="Тимофеева Ирина" w:date="2026-01-15T11:22:00Z"/>
              </w:rPr>
            </w:pPr>
          </w:p>
        </w:tc>
      </w:tr>
      <w:tr w:rsidR="00C57EC6" w:rsidRPr="009042A9" w14:paraId="4FC9D28C" w14:textId="77777777" w:rsidTr="00FE0626">
        <w:trPr>
          <w:ins w:id="14418" w:author="Тимофеева Ирина" w:date="2026-01-15T11:22:00Z"/>
        </w:trPr>
        <w:tc>
          <w:tcPr>
            <w:tcW w:w="1109" w:type="pct"/>
          </w:tcPr>
          <w:p w14:paraId="7603F70F" w14:textId="77777777" w:rsidR="00C57EC6" w:rsidRPr="00C040DF" w:rsidRDefault="00C57EC6" w:rsidP="00FE0626">
            <w:pPr>
              <w:pStyle w:val="GOSTTablenorm"/>
              <w:rPr>
                <w:ins w:id="14419" w:author="Тимофеева Ирина" w:date="2026-01-15T11:22:00Z"/>
              </w:rPr>
            </w:pPr>
            <w:ins w:id="14420" w:author="Тимофеева Ирина" w:date="2026-01-15T11:22:00Z">
              <w:r w:rsidRPr="00C040DF">
                <w:t>Код_бюджета</w:t>
              </w:r>
            </w:ins>
          </w:p>
        </w:tc>
        <w:tc>
          <w:tcPr>
            <w:tcW w:w="302" w:type="pct"/>
          </w:tcPr>
          <w:p w14:paraId="1129E1EE" w14:textId="77777777" w:rsidR="00C57EC6" w:rsidRPr="00C040DF" w:rsidRDefault="00C57EC6" w:rsidP="00FE0626">
            <w:pPr>
              <w:pStyle w:val="GOSTTablenorm"/>
              <w:rPr>
                <w:ins w:id="14421" w:author="Тимофеева Ирина" w:date="2026-01-15T11:22:00Z"/>
              </w:rPr>
            </w:pPr>
            <w:ins w:id="14422" w:author="Тимофеева Ирина" w:date="2026-01-15T11:22:00Z">
              <w:r w:rsidRPr="00C040DF">
                <w:t>нет</w:t>
              </w:r>
            </w:ins>
          </w:p>
        </w:tc>
        <w:tc>
          <w:tcPr>
            <w:tcW w:w="1109" w:type="pct"/>
          </w:tcPr>
          <w:p w14:paraId="0ECD1518" w14:textId="77777777" w:rsidR="00C57EC6" w:rsidRPr="00C040DF" w:rsidRDefault="00C57EC6" w:rsidP="00FE0626">
            <w:pPr>
              <w:pStyle w:val="GOSTTablenorm"/>
              <w:rPr>
                <w:ins w:id="14423" w:author="Тимофеева Ирина" w:date="2026-01-15T11:22:00Z"/>
              </w:rPr>
            </w:pPr>
            <w:ins w:id="14424" w:author="Тимофеева Ирина" w:date="2026-01-15T11:22:00Z">
              <w:r w:rsidRPr="00C040DF">
                <w:t>Код бюджета</w:t>
              </w:r>
            </w:ins>
          </w:p>
        </w:tc>
        <w:tc>
          <w:tcPr>
            <w:tcW w:w="1109" w:type="pct"/>
          </w:tcPr>
          <w:p w14:paraId="6CAF04F2" w14:textId="54BC3C7D" w:rsidR="00C57EC6" w:rsidRPr="00FE0626" w:rsidRDefault="000617A0" w:rsidP="00FE0626">
            <w:pPr>
              <w:pStyle w:val="GOSTTablenorm"/>
              <w:rPr>
                <w:ins w:id="14425" w:author="Тимофеева Ирина" w:date="2026-01-15T11:22:00Z"/>
                <w:lang w:val="en-US"/>
              </w:rPr>
            </w:pPr>
            <w:ins w:id="14426" w:author="Кирилл Воробьёв" w:date="2026-01-28T13:03:00Z">
              <w:r w:rsidRPr="00FE0626">
                <w:rPr>
                  <w:lang w:val="en-US"/>
                </w:rPr>
                <w:t>InfPayer_SI_PAY_BT_Code</w:t>
              </w:r>
            </w:ins>
          </w:p>
        </w:tc>
        <w:tc>
          <w:tcPr>
            <w:tcW w:w="1371" w:type="pct"/>
          </w:tcPr>
          <w:p w14:paraId="115D9FD8" w14:textId="77777777" w:rsidR="00C57EC6" w:rsidRPr="00FE0626" w:rsidRDefault="00C57EC6" w:rsidP="00FE0626">
            <w:pPr>
              <w:pStyle w:val="GOSTTablenorm"/>
              <w:rPr>
                <w:ins w:id="14427" w:author="Тимофеева Ирина" w:date="2026-01-15T11:22:00Z"/>
                <w:lang w:val="en-US"/>
              </w:rPr>
            </w:pPr>
          </w:p>
        </w:tc>
      </w:tr>
      <w:tr w:rsidR="00C57EC6" w:rsidRPr="00B9499D" w14:paraId="0AAF6F17" w14:textId="77777777" w:rsidTr="00FE0626">
        <w:trPr>
          <w:ins w:id="14428" w:author="Тимофеева Ирина" w:date="2026-01-15T11:22:00Z"/>
        </w:trPr>
        <w:tc>
          <w:tcPr>
            <w:tcW w:w="1109" w:type="pct"/>
          </w:tcPr>
          <w:p w14:paraId="0C9F1DBA" w14:textId="77777777" w:rsidR="00C57EC6" w:rsidRPr="00C040DF" w:rsidRDefault="00C57EC6" w:rsidP="00FE0626">
            <w:pPr>
              <w:pStyle w:val="GOSTTablenorm"/>
              <w:rPr>
                <w:ins w:id="14429" w:author="Тимофеева Ирина" w:date="2026-01-15T11:22:00Z"/>
              </w:rPr>
            </w:pPr>
            <w:ins w:id="14430" w:author="Тимофеева Ирина" w:date="2026-01-15T11:22:00Z">
              <w:r w:rsidRPr="00C040DF">
                <w:t>Тип_бюджета</w:t>
              </w:r>
            </w:ins>
          </w:p>
        </w:tc>
        <w:tc>
          <w:tcPr>
            <w:tcW w:w="302" w:type="pct"/>
          </w:tcPr>
          <w:p w14:paraId="4F442C61" w14:textId="77777777" w:rsidR="00C57EC6" w:rsidRPr="00C040DF" w:rsidRDefault="00C57EC6" w:rsidP="00FE0626">
            <w:pPr>
              <w:pStyle w:val="GOSTTablenorm"/>
              <w:rPr>
                <w:ins w:id="14431" w:author="Тимофеева Ирина" w:date="2026-01-15T11:22:00Z"/>
              </w:rPr>
            </w:pPr>
            <w:ins w:id="14432" w:author="Тимофеева Ирина" w:date="2026-01-15T11:22:00Z">
              <w:r w:rsidRPr="00C040DF">
                <w:t>да</w:t>
              </w:r>
            </w:ins>
          </w:p>
        </w:tc>
        <w:tc>
          <w:tcPr>
            <w:tcW w:w="1109" w:type="pct"/>
          </w:tcPr>
          <w:p w14:paraId="05676DD8" w14:textId="77777777" w:rsidR="00C57EC6" w:rsidRPr="00C040DF" w:rsidRDefault="00C57EC6" w:rsidP="00FE0626">
            <w:pPr>
              <w:pStyle w:val="GOSTTablenorm"/>
              <w:rPr>
                <w:ins w:id="14433" w:author="Тимофеева Ирина" w:date="2026-01-15T11:22:00Z"/>
              </w:rPr>
            </w:pPr>
            <w:ins w:id="14434" w:author="Тимофеева Ирина" w:date="2026-01-15T11:22:00Z">
              <w:r w:rsidRPr="00C040DF">
                <w:t>Тип бюджета</w:t>
              </w:r>
            </w:ins>
          </w:p>
        </w:tc>
        <w:tc>
          <w:tcPr>
            <w:tcW w:w="1109" w:type="pct"/>
          </w:tcPr>
          <w:p w14:paraId="6BED9A75" w14:textId="4AE2D08D" w:rsidR="00C57EC6" w:rsidRPr="00C040DF" w:rsidRDefault="00C57EC6" w:rsidP="00FE0626">
            <w:pPr>
              <w:pStyle w:val="GOSTTablenorm"/>
              <w:rPr>
                <w:ins w:id="14435" w:author="Тимофеева Ирина" w:date="2026-01-15T11:22:00Z"/>
              </w:rPr>
            </w:pPr>
          </w:p>
        </w:tc>
        <w:tc>
          <w:tcPr>
            <w:tcW w:w="1371" w:type="pct"/>
          </w:tcPr>
          <w:p w14:paraId="154B740A" w14:textId="77777777" w:rsidR="00C57EC6" w:rsidRPr="00C040DF" w:rsidRDefault="00C57EC6" w:rsidP="00FE0626">
            <w:pPr>
              <w:pStyle w:val="GOSTTablenorm"/>
              <w:rPr>
                <w:ins w:id="14436" w:author="Тимофеева Ирина" w:date="2026-01-15T11:22:00Z"/>
              </w:rPr>
            </w:pPr>
            <w:ins w:id="14437" w:author="Тимофеева Ирина" w:date="2026-01-15T11:22:00Z">
              <w:r w:rsidRPr="00C040DF">
                <w:t xml:space="preserve">Тип бюджета определяется по справочнику «Бюджеты» (поиск по значению </w:t>
              </w:r>
              <w:r>
                <w:t>«</w:t>
              </w:r>
              <w:r w:rsidRPr="00C040DF">
                <w:t>Код бюджета</w:t>
              </w:r>
              <w:r>
                <w:t>»</w:t>
              </w:r>
              <w:r w:rsidRPr="00C040DF">
                <w:t>)</w:t>
              </w:r>
            </w:ins>
          </w:p>
        </w:tc>
      </w:tr>
      <w:tr w:rsidR="00C57EC6" w:rsidRPr="00B9499D" w14:paraId="38AB6C57" w14:textId="77777777" w:rsidTr="00FE0626">
        <w:trPr>
          <w:ins w:id="14438" w:author="Тимофеева Ирина" w:date="2026-01-15T11:22:00Z"/>
        </w:trPr>
        <w:tc>
          <w:tcPr>
            <w:tcW w:w="1109" w:type="pct"/>
          </w:tcPr>
          <w:p w14:paraId="07457577" w14:textId="77777777" w:rsidR="00C57EC6" w:rsidRPr="00C040DF" w:rsidRDefault="00C57EC6" w:rsidP="00FE0626">
            <w:pPr>
              <w:pStyle w:val="GOSTTablenorm"/>
              <w:rPr>
                <w:ins w:id="14439" w:author="Тимофеева Ирина" w:date="2026-01-15T11:22:00Z"/>
              </w:rPr>
            </w:pPr>
            <w:ins w:id="14440" w:author="Тимофеева Ирина" w:date="2026-01-15T11:22:00Z">
              <w:r>
                <w:t>Код_валюты</w:t>
              </w:r>
            </w:ins>
          </w:p>
        </w:tc>
        <w:tc>
          <w:tcPr>
            <w:tcW w:w="302" w:type="pct"/>
          </w:tcPr>
          <w:p w14:paraId="0EB7FAE0" w14:textId="77777777" w:rsidR="00C57EC6" w:rsidRPr="00C040DF" w:rsidRDefault="00C57EC6" w:rsidP="00FE0626">
            <w:pPr>
              <w:pStyle w:val="GOSTTablenorm"/>
              <w:rPr>
                <w:ins w:id="14441" w:author="Тимофеева Ирина" w:date="2026-01-15T11:22:00Z"/>
              </w:rPr>
            </w:pPr>
            <w:ins w:id="14442" w:author="Тимофеева Ирина" w:date="2026-01-15T11:22:00Z">
              <w:r>
                <w:t>да</w:t>
              </w:r>
            </w:ins>
          </w:p>
        </w:tc>
        <w:tc>
          <w:tcPr>
            <w:tcW w:w="1109" w:type="pct"/>
          </w:tcPr>
          <w:p w14:paraId="43201008" w14:textId="77777777" w:rsidR="00C57EC6" w:rsidRPr="00C040DF" w:rsidRDefault="00C57EC6" w:rsidP="00FE0626">
            <w:pPr>
              <w:pStyle w:val="GOSTTablenorm"/>
              <w:rPr>
                <w:ins w:id="14443" w:author="Тимофеева Ирина" w:date="2026-01-15T11:22:00Z"/>
              </w:rPr>
            </w:pPr>
            <w:ins w:id="14444" w:author="Тимофеева Ирина" w:date="2026-01-15T11:22:00Z">
              <w:r>
                <w:t>Код валюты по ОКВ</w:t>
              </w:r>
            </w:ins>
          </w:p>
        </w:tc>
        <w:tc>
          <w:tcPr>
            <w:tcW w:w="1109" w:type="pct"/>
          </w:tcPr>
          <w:p w14:paraId="4013E6A3" w14:textId="0B768162" w:rsidR="00C57EC6" w:rsidRPr="00C040DF" w:rsidRDefault="000617A0" w:rsidP="00FE0626">
            <w:pPr>
              <w:pStyle w:val="GOSTTablenorm"/>
              <w:rPr>
                <w:ins w:id="14445" w:author="Тимофеева Ирина" w:date="2026-01-15T11:22:00Z"/>
              </w:rPr>
            </w:pPr>
            <w:ins w:id="14446" w:author="Кирилл Воробьёв" w:date="2026-01-28T13:05:00Z">
              <w:r w:rsidRPr="000617A0">
                <w:t>INF_OKV_CODE</w:t>
              </w:r>
            </w:ins>
          </w:p>
        </w:tc>
        <w:tc>
          <w:tcPr>
            <w:tcW w:w="1371" w:type="pct"/>
          </w:tcPr>
          <w:p w14:paraId="5683CBFD" w14:textId="77777777" w:rsidR="00C57EC6" w:rsidRPr="00B9499D" w:rsidRDefault="00C57EC6" w:rsidP="00FE0626">
            <w:pPr>
              <w:pStyle w:val="GOSTTablenorm"/>
              <w:rPr>
                <w:ins w:id="14447" w:author="Тимофеева Ирина" w:date="2026-01-15T11:22:00Z"/>
                <w:szCs w:val="22"/>
              </w:rPr>
            </w:pPr>
            <w:ins w:id="14448" w:author="Тимофеева Ирина" w:date="2026-01-15T11:22:00Z">
              <w:r w:rsidRPr="00B9499D">
                <w:rPr>
                  <w:szCs w:val="22"/>
                </w:rPr>
                <w:t>В составе документа может приходить как цифровой, так и буквенный код валюты.</w:t>
              </w:r>
            </w:ins>
          </w:p>
          <w:p w14:paraId="19357B69" w14:textId="77777777" w:rsidR="00C57EC6" w:rsidRDefault="00C57EC6" w:rsidP="00FE0626">
            <w:pPr>
              <w:pStyle w:val="GOSTTableListNum1"/>
              <w:numPr>
                <w:ilvl w:val="0"/>
                <w:numId w:val="58"/>
              </w:numPr>
              <w:rPr>
                <w:ins w:id="14449" w:author="Тимофеева Ирина" w:date="2026-01-15T11:22:00Z"/>
              </w:rPr>
            </w:pPr>
            <w:ins w:id="14450" w:author="Тимофеева Ирина" w:date="2026-01-15T11:22:00Z">
              <w:r w:rsidRPr="00B9499D">
                <w:t>если код валюты пришел цифровой, то в атрибут его значение записывается в неизменном виде;</w:t>
              </w:r>
            </w:ins>
          </w:p>
          <w:p w14:paraId="33CC1E19" w14:textId="77777777" w:rsidR="00C57EC6" w:rsidRPr="00C040DF" w:rsidRDefault="00C57EC6" w:rsidP="00FE0626">
            <w:pPr>
              <w:pStyle w:val="GOSTTableListNum1"/>
              <w:rPr>
                <w:ins w:id="14451" w:author="Тимофеева Ирина" w:date="2026-01-15T11:22:00Z"/>
              </w:rPr>
            </w:pPr>
            <w:ins w:id="14452" w:author="Тимофеева Ирина" w:date="2026-01-15T11:22:00Z">
              <w:r w:rsidRPr="00B9499D">
                <w:t>если код валюты пришел буквенный, то в атрибут его значение записывается после преобразования в цифровой по данным справочника «Общероссийский классификатор валют (ОКВ)»</w:t>
              </w:r>
              <w:r w:rsidRPr="00E01259" w:rsidDel="00C57EC6">
                <w:rPr>
                  <w:rStyle w:val="af6"/>
                </w:rPr>
                <w:t xml:space="preserve"> </w:t>
              </w:r>
            </w:ins>
          </w:p>
        </w:tc>
      </w:tr>
      <w:tr w:rsidR="00C57EC6" w:rsidRPr="00B9499D" w14:paraId="50340723" w14:textId="77777777" w:rsidTr="00FE0626">
        <w:trPr>
          <w:ins w:id="14453" w:author="Тимофеева Ирина" w:date="2026-01-15T11:22:00Z"/>
        </w:trPr>
        <w:tc>
          <w:tcPr>
            <w:tcW w:w="1109" w:type="pct"/>
          </w:tcPr>
          <w:p w14:paraId="2368157B" w14:textId="77777777" w:rsidR="00C57EC6" w:rsidRDefault="00C57EC6" w:rsidP="00FE0626">
            <w:pPr>
              <w:pStyle w:val="GOSTTablenorm"/>
              <w:rPr>
                <w:ins w:id="14454" w:author="Тимофеева Ирина" w:date="2026-01-15T11:22:00Z"/>
              </w:rPr>
            </w:pPr>
            <w:ins w:id="14455" w:author="Тимофеева Ирина" w:date="2026-01-15T11:22:00Z">
              <w:r>
                <w:rPr>
                  <w:szCs w:val="22"/>
                </w:rPr>
                <w:t>Код_валюты_учета</w:t>
              </w:r>
            </w:ins>
          </w:p>
        </w:tc>
        <w:tc>
          <w:tcPr>
            <w:tcW w:w="302" w:type="pct"/>
          </w:tcPr>
          <w:p w14:paraId="6B0CDB49" w14:textId="77777777" w:rsidR="00C57EC6" w:rsidRDefault="00C57EC6" w:rsidP="00FE0626">
            <w:pPr>
              <w:pStyle w:val="GOSTTablenorm"/>
              <w:rPr>
                <w:ins w:id="14456" w:author="Тимофеева Ирина" w:date="2026-01-15T11:22:00Z"/>
              </w:rPr>
            </w:pPr>
            <w:ins w:id="14457" w:author="Тимофеева Ирина" w:date="2026-01-15T11:22:00Z">
              <w:r>
                <w:rPr>
                  <w:szCs w:val="22"/>
                </w:rPr>
                <w:t>да</w:t>
              </w:r>
            </w:ins>
          </w:p>
        </w:tc>
        <w:tc>
          <w:tcPr>
            <w:tcW w:w="1109" w:type="pct"/>
          </w:tcPr>
          <w:p w14:paraId="674563EC" w14:textId="77777777" w:rsidR="00C57EC6" w:rsidRDefault="00C57EC6" w:rsidP="00FE0626">
            <w:pPr>
              <w:pStyle w:val="GOSTTablenorm"/>
              <w:rPr>
                <w:ins w:id="14458" w:author="Тимофеева Ирина" w:date="2026-01-15T11:22:00Z"/>
              </w:rPr>
            </w:pPr>
            <w:ins w:id="14459" w:author="Тимофеева Ирина" w:date="2026-01-15T11:22:00Z">
              <w:r w:rsidRPr="00B9499D">
                <w:rPr>
                  <w:szCs w:val="22"/>
                </w:rPr>
                <w:t xml:space="preserve">Код валюты </w:t>
              </w:r>
              <w:r>
                <w:rPr>
                  <w:szCs w:val="22"/>
                </w:rPr>
                <w:t xml:space="preserve">учета </w:t>
              </w:r>
              <w:r w:rsidRPr="00B9499D">
                <w:rPr>
                  <w:szCs w:val="22"/>
                </w:rPr>
                <w:t>по ОКВ</w:t>
              </w:r>
            </w:ins>
          </w:p>
        </w:tc>
        <w:tc>
          <w:tcPr>
            <w:tcW w:w="1109" w:type="pct"/>
          </w:tcPr>
          <w:p w14:paraId="6C173DDB" w14:textId="77777777" w:rsidR="00C57EC6" w:rsidRPr="00C040DF" w:rsidRDefault="00C57EC6" w:rsidP="00FE0626">
            <w:pPr>
              <w:pStyle w:val="GOSTTablenorm"/>
              <w:rPr>
                <w:ins w:id="14460" w:author="Тимофеева Ирина" w:date="2026-01-15T11:22:00Z"/>
              </w:rPr>
            </w:pPr>
            <w:ins w:id="14461" w:author="Тимофеева Ирина" w:date="2026-01-15T11:22:00Z">
              <w:r>
                <w:t>-</w:t>
              </w:r>
            </w:ins>
          </w:p>
        </w:tc>
        <w:tc>
          <w:tcPr>
            <w:tcW w:w="1371" w:type="pct"/>
          </w:tcPr>
          <w:p w14:paraId="52ACF4B1" w14:textId="77777777" w:rsidR="00C57EC6" w:rsidRPr="00B9499D" w:rsidRDefault="00C57EC6" w:rsidP="00FE0626">
            <w:pPr>
              <w:pStyle w:val="GOSTTablenorm"/>
              <w:rPr>
                <w:ins w:id="14462" w:author="Тимофеева Ирина" w:date="2026-01-15T11:22:00Z"/>
                <w:szCs w:val="22"/>
              </w:rPr>
            </w:pPr>
            <w:ins w:id="14463" w:author="Тимофеева Ирина" w:date="2026-01-15T11:22:00Z">
              <w:r w:rsidRPr="000027F9">
                <w:t>Указывается значение «643»</w:t>
              </w:r>
            </w:ins>
          </w:p>
        </w:tc>
      </w:tr>
      <w:tr w:rsidR="00C57EC6" w:rsidRPr="00B9499D" w14:paraId="59830624" w14:textId="77777777" w:rsidTr="00FE0626">
        <w:trPr>
          <w:ins w:id="14464" w:author="Тимофеева Ирина" w:date="2026-01-15T11:22:00Z"/>
        </w:trPr>
        <w:tc>
          <w:tcPr>
            <w:tcW w:w="1109" w:type="pct"/>
          </w:tcPr>
          <w:p w14:paraId="7702A593" w14:textId="77777777" w:rsidR="00C57EC6" w:rsidRPr="00C040DF" w:rsidRDefault="00C57EC6" w:rsidP="00FE0626">
            <w:pPr>
              <w:pStyle w:val="GOSTTablenorm"/>
              <w:rPr>
                <w:ins w:id="14465" w:author="Тимофеева Ирина" w:date="2026-01-15T11:22:00Z"/>
              </w:rPr>
            </w:pPr>
            <w:ins w:id="14466" w:author="Тимофеева Ирина" w:date="2026-01-15T11:22:00Z">
              <w:r w:rsidRPr="00C040DF">
                <w:t>Номер_строки_уточняемой</w:t>
              </w:r>
            </w:ins>
          </w:p>
        </w:tc>
        <w:tc>
          <w:tcPr>
            <w:tcW w:w="302" w:type="pct"/>
          </w:tcPr>
          <w:p w14:paraId="3B96ECC4" w14:textId="77777777" w:rsidR="00C57EC6" w:rsidRPr="00C040DF" w:rsidRDefault="00C57EC6" w:rsidP="00FE0626">
            <w:pPr>
              <w:pStyle w:val="GOSTTablenorm"/>
              <w:rPr>
                <w:ins w:id="14467" w:author="Тимофеева Ирина" w:date="2026-01-15T11:22:00Z"/>
              </w:rPr>
            </w:pPr>
            <w:ins w:id="14468" w:author="Тимофеева Ирина" w:date="2026-01-15T11:22:00Z">
              <w:r w:rsidRPr="00C040DF">
                <w:t>нет</w:t>
              </w:r>
            </w:ins>
          </w:p>
        </w:tc>
        <w:tc>
          <w:tcPr>
            <w:tcW w:w="1109" w:type="pct"/>
          </w:tcPr>
          <w:p w14:paraId="2805F87E" w14:textId="77777777" w:rsidR="00C57EC6" w:rsidRPr="00C040DF" w:rsidRDefault="00C57EC6" w:rsidP="00FE0626">
            <w:pPr>
              <w:pStyle w:val="GOSTTablenorm"/>
              <w:rPr>
                <w:ins w:id="14469" w:author="Тимофеева Ирина" w:date="2026-01-15T11:22:00Z"/>
              </w:rPr>
            </w:pPr>
            <w:ins w:id="14470" w:author="Тимофеева Ирина" w:date="2026-01-15T11:22:00Z">
              <w:r w:rsidRPr="00C040DF">
                <w:t>Номер строки уточняемой</w:t>
              </w:r>
            </w:ins>
          </w:p>
        </w:tc>
        <w:tc>
          <w:tcPr>
            <w:tcW w:w="1109" w:type="pct"/>
          </w:tcPr>
          <w:p w14:paraId="081AB2B9" w14:textId="4486181D" w:rsidR="00C57EC6" w:rsidRPr="00C040DF" w:rsidRDefault="000617A0" w:rsidP="00FE0626">
            <w:pPr>
              <w:pStyle w:val="GOSTTablenorm"/>
              <w:rPr>
                <w:ins w:id="14471" w:author="Тимофеева Ирина" w:date="2026-01-15T11:22:00Z"/>
              </w:rPr>
            </w:pPr>
            <w:ins w:id="14472" w:author="Кирилл Воробьёв" w:date="2026-01-28T13:05:00Z">
              <w:r w:rsidRPr="000617A0">
                <w:rPr>
                  <w:b/>
                  <w:bCs/>
                </w:rPr>
                <w:t>DETAILS</w:t>
              </w:r>
              <w:r w:rsidRPr="000617A0">
                <w:t>:RecordNum</w:t>
              </w:r>
            </w:ins>
          </w:p>
        </w:tc>
        <w:tc>
          <w:tcPr>
            <w:tcW w:w="1371" w:type="pct"/>
          </w:tcPr>
          <w:p w14:paraId="0347187C" w14:textId="77777777" w:rsidR="00C57EC6" w:rsidRPr="00C040DF" w:rsidRDefault="00C57EC6" w:rsidP="00FE0626">
            <w:pPr>
              <w:pStyle w:val="GOSTTablenorm"/>
              <w:rPr>
                <w:ins w:id="14473" w:author="Тимофеева Ирина" w:date="2026-01-15T11:22:00Z"/>
              </w:rPr>
            </w:pPr>
          </w:p>
        </w:tc>
      </w:tr>
      <w:tr w:rsidR="00C57EC6" w:rsidRPr="00B9499D" w14:paraId="699F8732" w14:textId="77777777" w:rsidTr="00FE0626">
        <w:trPr>
          <w:ins w:id="14474" w:author="Тимофеева Ирина" w:date="2026-01-15T11:22:00Z"/>
        </w:trPr>
        <w:tc>
          <w:tcPr>
            <w:tcW w:w="1109" w:type="pct"/>
          </w:tcPr>
          <w:p w14:paraId="128F7CA8" w14:textId="77777777" w:rsidR="00C57EC6" w:rsidRPr="00C040DF" w:rsidRDefault="00C57EC6" w:rsidP="00FE0626">
            <w:pPr>
              <w:pStyle w:val="GOSTTablenorm"/>
              <w:rPr>
                <w:ins w:id="14475" w:author="Тимофеева Ирина" w:date="2026-01-15T11:22:00Z"/>
              </w:rPr>
            </w:pPr>
            <w:ins w:id="14476" w:author="Тимофеева Ирина" w:date="2026-01-15T11:22:00Z">
              <w:r w:rsidRPr="00C040DF">
                <w:t>Номер_строки_уточняющей</w:t>
              </w:r>
            </w:ins>
          </w:p>
        </w:tc>
        <w:tc>
          <w:tcPr>
            <w:tcW w:w="302" w:type="pct"/>
          </w:tcPr>
          <w:p w14:paraId="25AE00E4" w14:textId="77777777" w:rsidR="00C57EC6" w:rsidRPr="00C040DF" w:rsidRDefault="00C57EC6" w:rsidP="00FE0626">
            <w:pPr>
              <w:pStyle w:val="GOSTTablenorm"/>
              <w:rPr>
                <w:ins w:id="14477" w:author="Тимофеева Ирина" w:date="2026-01-15T11:22:00Z"/>
              </w:rPr>
            </w:pPr>
            <w:ins w:id="14478" w:author="Тимофеева Ирина" w:date="2026-01-15T11:22:00Z">
              <w:r w:rsidRPr="00C040DF">
                <w:t>нет</w:t>
              </w:r>
            </w:ins>
          </w:p>
        </w:tc>
        <w:tc>
          <w:tcPr>
            <w:tcW w:w="1109" w:type="pct"/>
          </w:tcPr>
          <w:p w14:paraId="1F64E5B9" w14:textId="77777777" w:rsidR="00C57EC6" w:rsidRPr="00C040DF" w:rsidRDefault="00C57EC6" w:rsidP="00FE0626">
            <w:pPr>
              <w:pStyle w:val="GOSTTablenorm"/>
              <w:rPr>
                <w:ins w:id="14479" w:author="Тимофеева Ирина" w:date="2026-01-15T11:22:00Z"/>
              </w:rPr>
            </w:pPr>
            <w:ins w:id="14480" w:author="Тимофеева Ирина" w:date="2026-01-15T11:22:00Z">
              <w:r w:rsidRPr="00C040DF">
                <w:t>Номер строки уточняющей</w:t>
              </w:r>
            </w:ins>
          </w:p>
        </w:tc>
        <w:tc>
          <w:tcPr>
            <w:tcW w:w="1109" w:type="pct"/>
          </w:tcPr>
          <w:p w14:paraId="7CCDBB33" w14:textId="6B612AC9" w:rsidR="00C57EC6" w:rsidRPr="00C040DF" w:rsidRDefault="000617A0" w:rsidP="00FE0626">
            <w:pPr>
              <w:pStyle w:val="GOSTTablenorm"/>
              <w:rPr>
                <w:ins w:id="14481" w:author="Тимофеева Ирина" w:date="2026-01-15T11:22:00Z"/>
              </w:rPr>
            </w:pPr>
            <w:ins w:id="14482" w:author="Кирилл Воробьёв" w:date="2026-01-28T13:05:00Z">
              <w:r w:rsidRPr="000617A0">
                <w:rPr>
                  <w:b/>
                  <w:bCs/>
                </w:rPr>
                <w:t>Updated</w:t>
              </w:r>
              <w:r w:rsidRPr="000617A0">
                <w:t>:UR_RecordNum</w:t>
              </w:r>
            </w:ins>
          </w:p>
        </w:tc>
        <w:tc>
          <w:tcPr>
            <w:tcW w:w="1371" w:type="pct"/>
          </w:tcPr>
          <w:p w14:paraId="7B93A14A" w14:textId="77777777" w:rsidR="00C57EC6" w:rsidRPr="00C040DF" w:rsidRDefault="00C57EC6" w:rsidP="00FE0626">
            <w:pPr>
              <w:pStyle w:val="GOSTTablenorm"/>
              <w:rPr>
                <w:ins w:id="14483" w:author="Тимофеева Ирина" w:date="2026-01-15T11:22:00Z"/>
              </w:rPr>
            </w:pPr>
          </w:p>
        </w:tc>
      </w:tr>
      <w:tr w:rsidR="00C57EC6" w:rsidRPr="00B9499D" w14:paraId="329D86BC" w14:textId="77777777" w:rsidTr="00FE0626">
        <w:trPr>
          <w:ins w:id="14484" w:author="Тимофеева Ирина" w:date="2026-01-15T11:22:00Z"/>
        </w:trPr>
        <w:tc>
          <w:tcPr>
            <w:tcW w:w="1109" w:type="pct"/>
          </w:tcPr>
          <w:p w14:paraId="281277FC" w14:textId="77777777" w:rsidR="00C57EC6" w:rsidRPr="00C040DF" w:rsidRDefault="00C57EC6" w:rsidP="00FE0626">
            <w:pPr>
              <w:pStyle w:val="GOSTTablenorm"/>
              <w:rPr>
                <w:ins w:id="14485" w:author="Тимофеева Ирина" w:date="2026-01-15T11:22:00Z"/>
              </w:rPr>
            </w:pPr>
            <w:ins w:id="14486" w:author="Тимофеева Ирина" w:date="2026-01-15T11:22:00Z">
              <w:r w:rsidRPr="00C040DF">
                <w:t>Тип_уточняемой_операции</w:t>
              </w:r>
            </w:ins>
          </w:p>
        </w:tc>
        <w:tc>
          <w:tcPr>
            <w:tcW w:w="302" w:type="pct"/>
          </w:tcPr>
          <w:p w14:paraId="6791CAD2" w14:textId="77777777" w:rsidR="00C57EC6" w:rsidRPr="00C040DF" w:rsidRDefault="00C57EC6" w:rsidP="00FE0626">
            <w:pPr>
              <w:pStyle w:val="GOSTTablenorm"/>
              <w:rPr>
                <w:ins w:id="14487" w:author="Тимофеева Ирина" w:date="2026-01-15T11:22:00Z"/>
              </w:rPr>
            </w:pPr>
            <w:ins w:id="14488" w:author="Тимофеева Ирина" w:date="2026-01-15T11:22:00Z">
              <w:r w:rsidRPr="00C040DF">
                <w:t>нет</w:t>
              </w:r>
            </w:ins>
          </w:p>
        </w:tc>
        <w:tc>
          <w:tcPr>
            <w:tcW w:w="1109" w:type="pct"/>
          </w:tcPr>
          <w:p w14:paraId="5F1ED70B" w14:textId="77777777" w:rsidR="00C57EC6" w:rsidRPr="00C040DF" w:rsidRDefault="00C57EC6" w:rsidP="00FE0626">
            <w:pPr>
              <w:pStyle w:val="GOSTTablenorm"/>
              <w:rPr>
                <w:ins w:id="14489" w:author="Тимофеева Ирина" w:date="2026-01-15T11:22:00Z"/>
              </w:rPr>
            </w:pPr>
            <w:ins w:id="14490" w:author="Тимофеева Ирина" w:date="2026-01-15T11:22:00Z">
              <w:r w:rsidRPr="00C040DF">
                <w:t>Тип уточняемой операции</w:t>
              </w:r>
            </w:ins>
          </w:p>
        </w:tc>
        <w:tc>
          <w:tcPr>
            <w:tcW w:w="1109" w:type="pct"/>
          </w:tcPr>
          <w:p w14:paraId="3D2CAB65" w14:textId="55E342D7" w:rsidR="00C57EC6" w:rsidRPr="00C040DF" w:rsidRDefault="000617A0" w:rsidP="00FE0626">
            <w:pPr>
              <w:pStyle w:val="GOSTTablenorm"/>
              <w:rPr>
                <w:ins w:id="14491" w:author="Тимофеева Ирина" w:date="2026-01-15T11:22:00Z"/>
              </w:rPr>
            </w:pPr>
            <w:ins w:id="14492" w:author="Кирилл Воробьёв" w:date="2026-01-28T13:05:00Z">
              <w:r w:rsidRPr="000617A0">
                <w:rPr>
                  <w:b/>
                  <w:bCs/>
                </w:rPr>
                <w:t>DETAILS</w:t>
              </w:r>
              <w:r w:rsidRPr="000617A0">
                <w:t>:OperType</w:t>
              </w:r>
            </w:ins>
          </w:p>
        </w:tc>
        <w:tc>
          <w:tcPr>
            <w:tcW w:w="1371" w:type="pct"/>
          </w:tcPr>
          <w:p w14:paraId="75B818D4" w14:textId="77777777" w:rsidR="00C57EC6" w:rsidRPr="00C040DF" w:rsidRDefault="00C57EC6" w:rsidP="00FE0626">
            <w:pPr>
              <w:pStyle w:val="GOSTTablenorm"/>
              <w:rPr>
                <w:ins w:id="14493" w:author="Тимофеева Ирина" w:date="2026-01-15T11:22:00Z"/>
              </w:rPr>
            </w:pPr>
          </w:p>
        </w:tc>
      </w:tr>
      <w:tr w:rsidR="00C57EC6" w:rsidRPr="00B9499D" w14:paraId="61219C24" w14:textId="77777777" w:rsidTr="00FE0626">
        <w:trPr>
          <w:ins w:id="14494" w:author="Тимофеева Ирина" w:date="2026-01-15T11:22:00Z"/>
        </w:trPr>
        <w:tc>
          <w:tcPr>
            <w:tcW w:w="1109" w:type="pct"/>
          </w:tcPr>
          <w:p w14:paraId="6046AEBD" w14:textId="77777777" w:rsidR="00C57EC6" w:rsidRPr="00C040DF" w:rsidRDefault="00C57EC6" w:rsidP="00FE0626">
            <w:pPr>
              <w:pStyle w:val="GOSTTablenorm"/>
              <w:rPr>
                <w:ins w:id="14495" w:author="Тимофеева Ирина" w:date="2026-01-15T11:22:00Z"/>
              </w:rPr>
            </w:pPr>
            <w:ins w:id="14496" w:author="Тимофеева Ирина" w:date="2026-01-15T11:22:00Z">
              <w:r w:rsidRPr="00C040DF">
                <w:t>Номер_ЛС_уточняемый</w:t>
              </w:r>
            </w:ins>
          </w:p>
        </w:tc>
        <w:tc>
          <w:tcPr>
            <w:tcW w:w="302" w:type="pct"/>
          </w:tcPr>
          <w:p w14:paraId="12AA7DB4" w14:textId="77777777" w:rsidR="00C57EC6" w:rsidRPr="00C040DF" w:rsidRDefault="00C57EC6" w:rsidP="00FE0626">
            <w:pPr>
              <w:pStyle w:val="GOSTTablenorm"/>
              <w:rPr>
                <w:ins w:id="14497" w:author="Тимофеева Ирина" w:date="2026-01-15T11:22:00Z"/>
              </w:rPr>
            </w:pPr>
            <w:ins w:id="14498" w:author="Тимофеева Ирина" w:date="2026-01-15T11:22:00Z">
              <w:r w:rsidRPr="00C040DF">
                <w:t>нет</w:t>
              </w:r>
            </w:ins>
          </w:p>
        </w:tc>
        <w:tc>
          <w:tcPr>
            <w:tcW w:w="1109" w:type="pct"/>
          </w:tcPr>
          <w:p w14:paraId="31A50B3A" w14:textId="77777777" w:rsidR="00C57EC6" w:rsidRPr="00C040DF" w:rsidRDefault="00C57EC6" w:rsidP="00FE0626">
            <w:pPr>
              <w:pStyle w:val="GOSTTablenorm"/>
              <w:rPr>
                <w:ins w:id="14499" w:author="Тимофеева Ирина" w:date="2026-01-15T11:22:00Z"/>
              </w:rPr>
            </w:pPr>
            <w:ins w:id="14500" w:author="Тимофеева Ирина" w:date="2026-01-15T11:22:00Z">
              <w:r w:rsidRPr="00C040DF">
                <w:t>Номер лицевого счета уточняемый</w:t>
              </w:r>
            </w:ins>
          </w:p>
        </w:tc>
        <w:tc>
          <w:tcPr>
            <w:tcW w:w="1109" w:type="pct"/>
          </w:tcPr>
          <w:p w14:paraId="23AC89B0" w14:textId="66020224" w:rsidR="00C57EC6" w:rsidRPr="00C040DF" w:rsidRDefault="000617A0" w:rsidP="00FE0626">
            <w:pPr>
              <w:pStyle w:val="GOSTTablenorm"/>
              <w:rPr>
                <w:ins w:id="14501" w:author="Тимофеева Ирина" w:date="2026-01-15T11:22:00Z"/>
              </w:rPr>
            </w:pPr>
            <w:ins w:id="14502" w:author="Кирилл Воробьёв" w:date="2026-01-28T13:05:00Z">
              <w:r w:rsidRPr="000617A0">
                <w:rPr>
                  <w:b/>
                  <w:bCs/>
                </w:rPr>
                <w:t>DETAILS</w:t>
              </w:r>
              <w:r w:rsidRPr="000617A0">
                <w:t>:AccountNum</w:t>
              </w:r>
            </w:ins>
          </w:p>
        </w:tc>
        <w:tc>
          <w:tcPr>
            <w:tcW w:w="1371" w:type="pct"/>
          </w:tcPr>
          <w:p w14:paraId="2D2AE1B5" w14:textId="77777777" w:rsidR="00C57EC6" w:rsidRPr="00C040DF" w:rsidRDefault="00C57EC6" w:rsidP="00FE0626">
            <w:pPr>
              <w:pStyle w:val="GOSTTablenorm"/>
              <w:rPr>
                <w:ins w:id="14503" w:author="Тимофеева Ирина" w:date="2026-01-15T11:22:00Z"/>
              </w:rPr>
            </w:pPr>
          </w:p>
        </w:tc>
      </w:tr>
      <w:tr w:rsidR="00C57EC6" w:rsidRPr="00F8492D" w14:paraId="51D46691" w14:textId="77777777" w:rsidTr="00FE0626">
        <w:trPr>
          <w:ins w:id="14504" w:author="Тимофеева Ирина" w:date="2026-01-15T11:22:00Z"/>
        </w:trPr>
        <w:tc>
          <w:tcPr>
            <w:tcW w:w="1109" w:type="pct"/>
          </w:tcPr>
          <w:p w14:paraId="6170048A" w14:textId="77777777" w:rsidR="00C57EC6" w:rsidRPr="00C040DF" w:rsidRDefault="00C57EC6" w:rsidP="00FE0626">
            <w:pPr>
              <w:pStyle w:val="GOSTTablenorm"/>
              <w:rPr>
                <w:ins w:id="14505" w:author="Тимофеева Ирина" w:date="2026-01-15T11:22:00Z"/>
              </w:rPr>
            </w:pPr>
            <w:ins w:id="14506" w:author="Тимофеева Ирина" w:date="2026-01-15T11:22:00Z">
              <w:r w:rsidRPr="00C040DF">
                <w:t>Номер_ЛС_уточненный</w:t>
              </w:r>
            </w:ins>
          </w:p>
        </w:tc>
        <w:tc>
          <w:tcPr>
            <w:tcW w:w="302" w:type="pct"/>
          </w:tcPr>
          <w:p w14:paraId="216B1ED1" w14:textId="77777777" w:rsidR="00C57EC6" w:rsidRPr="00C040DF" w:rsidRDefault="00C57EC6" w:rsidP="00FE0626">
            <w:pPr>
              <w:pStyle w:val="GOSTTablenorm"/>
              <w:rPr>
                <w:ins w:id="14507" w:author="Тимофеева Ирина" w:date="2026-01-15T11:22:00Z"/>
              </w:rPr>
            </w:pPr>
            <w:ins w:id="14508" w:author="Тимофеева Ирина" w:date="2026-01-15T11:22:00Z">
              <w:r w:rsidRPr="00C040DF">
                <w:t>нет</w:t>
              </w:r>
            </w:ins>
          </w:p>
        </w:tc>
        <w:tc>
          <w:tcPr>
            <w:tcW w:w="1109" w:type="pct"/>
          </w:tcPr>
          <w:p w14:paraId="2589F4FF" w14:textId="77777777" w:rsidR="00C57EC6" w:rsidRPr="00C040DF" w:rsidRDefault="00C57EC6" w:rsidP="00FE0626">
            <w:pPr>
              <w:pStyle w:val="GOSTTablenorm"/>
              <w:rPr>
                <w:ins w:id="14509" w:author="Тимофеева Ирина" w:date="2026-01-15T11:22:00Z"/>
              </w:rPr>
            </w:pPr>
            <w:ins w:id="14510" w:author="Тимофеева Ирина" w:date="2026-01-15T11:22:00Z">
              <w:r w:rsidRPr="00C040DF">
                <w:t>Номер лицевого счета уточненный</w:t>
              </w:r>
            </w:ins>
          </w:p>
        </w:tc>
        <w:tc>
          <w:tcPr>
            <w:tcW w:w="1109" w:type="pct"/>
          </w:tcPr>
          <w:p w14:paraId="38888F89" w14:textId="4BFDB2EC" w:rsidR="00C57EC6" w:rsidRPr="00A71881" w:rsidRDefault="000617A0" w:rsidP="00FE0626">
            <w:pPr>
              <w:pStyle w:val="GOSTTablenorm"/>
              <w:rPr>
                <w:ins w:id="14511" w:author="Тимофеева Ирина" w:date="2026-01-15T11:22:00Z"/>
                <w:lang w:val="en-US"/>
              </w:rPr>
            </w:pPr>
            <w:ins w:id="14512" w:author="Кирилл Воробьёв" w:date="2026-01-28T13:05:00Z">
              <w:r w:rsidRPr="000617A0">
                <w:rPr>
                  <w:b/>
                  <w:bCs/>
                  <w:lang w:val="en-US"/>
                </w:rPr>
                <w:t>Updated</w:t>
              </w:r>
              <w:r w:rsidRPr="000617A0">
                <w:rPr>
                  <w:lang w:val="en-US"/>
                </w:rPr>
                <w:t>:UR_REC_ACCOUNTNUM</w:t>
              </w:r>
            </w:ins>
          </w:p>
        </w:tc>
        <w:tc>
          <w:tcPr>
            <w:tcW w:w="1371" w:type="pct"/>
          </w:tcPr>
          <w:p w14:paraId="69F75DBF" w14:textId="77777777" w:rsidR="00C57EC6" w:rsidRPr="00A71881" w:rsidRDefault="00C57EC6" w:rsidP="00FE0626">
            <w:pPr>
              <w:pStyle w:val="GOSTTablenorm"/>
              <w:rPr>
                <w:ins w:id="14513" w:author="Тимофеева Ирина" w:date="2026-01-15T11:22:00Z"/>
                <w:lang w:val="en-US"/>
              </w:rPr>
            </w:pPr>
          </w:p>
        </w:tc>
      </w:tr>
      <w:tr w:rsidR="00C57EC6" w:rsidRPr="00B9499D" w14:paraId="6DCEAAD2" w14:textId="77777777" w:rsidTr="00FE0626">
        <w:trPr>
          <w:ins w:id="14514" w:author="Тимофеева Ирина" w:date="2026-01-15T11:22:00Z"/>
        </w:trPr>
        <w:tc>
          <w:tcPr>
            <w:tcW w:w="1109" w:type="pct"/>
          </w:tcPr>
          <w:p w14:paraId="5C6F9E05" w14:textId="77777777" w:rsidR="00C57EC6" w:rsidRPr="00C040DF" w:rsidRDefault="00C57EC6" w:rsidP="00FE0626">
            <w:pPr>
              <w:pStyle w:val="GOSTTablenorm"/>
              <w:rPr>
                <w:ins w:id="14515" w:author="Тимофеева Ирина" w:date="2026-01-15T11:22:00Z"/>
              </w:rPr>
            </w:pPr>
            <w:ins w:id="14516" w:author="Тимофеева Ирина" w:date="2026-01-15T11:22:00Z">
              <w:r w:rsidRPr="00C040DF">
                <w:t>КБК_уточняемый</w:t>
              </w:r>
            </w:ins>
          </w:p>
        </w:tc>
        <w:tc>
          <w:tcPr>
            <w:tcW w:w="302" w:type="pct"/>
          </w:tcPr>
          <w:p w14:paraId="410DFB63" w14:textId="77777777" w:rsidR="00C57EC6" w:rsidRPr="00C040DF" w:rsidRDefault="00C57EC6" w:rsidP="00FE0626">
            <w:pPr>
              <w:pStyle w:val="GOSTTablenorm"/>
              <w:rPr>
                <w:ins w:id="14517" w:author="Тимофеева Ирина" w:date="2026-01-15T11:22:00Z"/>
              </w:rPr>
            </w:pPr>
            <w:ins w:id="14518" w:author="Тимофеева Ирина" w:date="2026-01-15T11:22:00Z">
              <w:r w:rsidRPr="00C040DF">
                <w:t>нет</w:t>
              </w:r>
            </w:ins>
          </w:p>
        </w:tc>
        <w:tc>
          <w:tcPr>
            <w:tcW w:w="1109" w:type="pct"/>
          </w:tcPr>
          <w:p w14:paraId="5071C913" w14:textId="77777777" w:rsidR="00C57EC6" w:rsidRPr="00C040DF" w:rsidRDefault="00C57EC6" w:rsidP="00FE0626">
            <w:pPr>
              <w:pStyle w:val="GOSTTablenorm"/>
              <w:rPr>
                <w:ins w:id="14519" w:author="Тимофеева Ирина" w:date="2026-01-15T11:22:00Z"/>
              </w:rPr>
            </w:pPr>
            <w:ins w:id="14520" w:author="Тимофеева Ирина" w:date="2026-01-15T11:22:00Z">
              <w:r w:rsidRPr="00C040DF">
                <w:t>КБК уточняемый</w:t>
              </w:r>
            </w:ins>
          </w:p>
        </w:tc>
        <w:tc>
          <w:tcPr>
            <w:tcW w:w="1109" w:type="pct"/>
          </w:tcPr>
          <w:p w14:paraId="383BBC03" w14:textId="707ED9E6" w:rsidR="00C57EC6" w:rsidRPr="00C040DF" w:rsidRDefault="000617A0" w:rsidP="00FE0626">
            <w:pPr>
              <w:pStyle w:val="GOSTTablenorm"/>
              <w:rPr>
                <w:ins w:id="14521" w:author="Тимофеева Ирина" w:date="2026-01-15T11:22:00Z"/>
              </w:rPr>
            </w:pPr>
            <w:ins w:id="14522" w:author="Кирилл Воробьёв" w:date="2026-01-28T13:06:00Z">
              <w:r w:rsidRPr="000617A0">
                <w:rPr>
                  <w:b/>
                  <w:bCs/>
                </w:rPr>
                <w:t>DETAILS</w:t>
              </w:r>
              <w:r w:rsidRPr="000617A0">
                <w:t>:KBK</w:t>
              </w:r>
            </w:ins>
          </w:p>
        </w:tc>
        <w:tc>
          <w:tcPr>
            <w:tcW w:w="1371" w:type="pct"/>
          </w:tcPr>
          <w:p w14:paraId="66A89E52" w14:textId="77777777" w:rsidR="00C57EC6" w:rsidRPr="00C040DF" w:rsidRDefault="00C57EC6" w:rsidP="00FE0626">
            <w:pPr>
              <w:pStyle w:val="GOSTTablenorm"/>
              <w:rPr>
                <w:ins w:id="14523" w:author="Тимофеева Ирина" w:date="2026-01-15T11:22:00Z"/>
              </w:rPr>
            </w:pPr>
          </w:p>
        </w:tc>
      </w:tr>
      <w:tr w:rsidR="00C57EC6" w:rsidRPr="00F8492D" w14:paraId="04FFA4C4" w14:textId="77777777" w:rsidTr="00FE0626">
        <w:trPr>
          <w:ins w:id="14524" w:author="Тимофеева Ирина" w:date="2026-01-15T11:22:00Z"/>
        </w:trPr>
        <w:tc>
          <w:tcPr>
            <w:tcW w:w="1109" w:type="pct"/>
          </w:tcPr>
          <w:p w14:paraId="2C7C1DDF" w14:textId="77777777" w:rsidR="00C57EC6" w:rsidRPr="00C040DF" w:rsidRDefault="00C57EC6" w:rsidP="00FE0626">
            <w:pPr>
              <w:pStyle w:val="GOSTTablenorm"/>
              <w:rPr>
                <w:ins w:id="14525" w:author="Тимофеева Ирина" w:date="2026-01-15T11:22:00Z"/>
              </w:rPr>
            </w:pPr>
            <w:ins w:id="14526" w:author="Тимофеева Ирина" w:date="2026-01-15T11:22:00Z">
              <w:r w:rsidRPr="00C040DF">
                <w:t>КБК_уточненный</w:t>
              </w:r>
            </w:ins>
          </w:p>
        </w:tc>
        <w:tc>
          <w:tcPr>
            <w:tcW w:w="302" w:type="pct"/>
          </w:tcPr>
          <w:p w14:paraId="3092B6ED" w14:textId="77777777" w:rsidR="00C57EC6" w:rsidRPr="00C040DF" w:rsidRDefault="00C57EC6" w:rsidP="00FE0626">
            <w:pPr>
              <w:pStyle w:val="GOSTTablenorm"/>
              <w:rPr>
                <w:ins w:id="14527" w:author="Тимофеева Ирина" w:date="2026-01-15T11:22:00Z"/>
              </w:rPr>
            </w:pPr>
            <w:ins w:id="14528" w:author="Тимофеева Ирина" w:date="2026-01-15T11:22:00Z">
              <w:r w:rsidRPr="00C040DF">
                <w:t>нет</w:t>
              </w:r>
            </w:ins>
          </w:p>
        </w:tc>
        <w:tc>
          <w:tcPr>
            <w:tcW w:w="1109" w:type="pct"/>
          </w:tcPr>
          <w:p w14:paraId="07805D72" w14:textId="77777777" w:rsidR="00C57EC6" w:rsidRPr="00C040DF" w:rsidRDefault="00C57EC6" w:rsidP="00FE0626">
            <w:pPr>
              <w:pStyle w:val="GOSTTablenorm"/>
              <w:rPr>
                <w:ins w:id="14529" w:author="Тимофеева Ирина" w:date="2026-01-15T11:22:00Z"/>
              </w:rPr>
            </w:pPr>
            <w:ins w:id="14530" w:author="Тимофеева Ирина" w:date="2026-01-15T11:22:00Z">
              <w:r w:rsidRPr="00C040DF">
                <w:t>КБК уточненный</w:t>
              </w:r>
            </w:ins>
          </w:p>
        </w:tc>
        <w:tc>
          <w:tcPr>
            <w:tcW w:w="1109" w:type="pct"/>
          </w:tcPr>
          <w:p w14:paraId="628D8C7E" w14:textId="747F0660" w:rsidR="00C57EC6" w:rsidRPr="00A71881" w:rsidRDefault="000617A0" w:rsidP="00FE0626">
            <w:pPr>
              <w:pStyle w:val="GOSTTablenorm"/>
              <w:rPr>
                <w:ins w:id="14531" w:author="Тимофеева Ирина" w:date="2026-01-15T11:22:00Z"/>
                <w:lang w:val="en-US"/>
              </w:rPr>
            </w:pPr>
            <w:ins w:id="14532" w:author="Кирилл Воробьёв" w:date="2026-01-28T13:06:00Z">
              <w:r w:rsidRPr="000617A0">
                <w:rPr>
                  <w:b/>
                  <w:bCs/>
                  <w:lang w:val="en-US"/>
                </w:rPr>
                <w:t>Updated</w:t>
              </w:r>
              <w:r w:rsidRPr="000617A0">
                <w:rPr>
                  <w:lang w:val="en-US"/>
                </w:rPr>
                <w:t>:UR_KBK</w:t>
              </w:r>
            </w:ins>
          </w:p>
        </w:tc>
        <w:tc>
          <w:tcPr>
            <w:tcW w:w="1371" w:type="pct"/>
          </w:tcPr>
          <w:p w14:paraId="6B53B2CF" w14:textId="77777777" w:rsidR="00C57EC6" w:rsidRPr="00A71881" w:rsidRDefault="00C57EC6" w:rsidP="00FE0626">
            <w:pPr>
              <w:pStyle w:val="GOSTTablenorm"/>
              <w:rPr>
                <w:ins w:id="14533" w:author="Тимофеева Ирина" w:date="2026-01-15T11:22:00Z"/>
                <w:lang w:val="en-US"/>
              </w:rPr>
            </w:pPr>
          </w:p>
        </w:tc>
      </w:tr>
      <w:tr w:rsidR="00C57EC6" w:rsidRPr="00260C63" w14:paraId="1EB58648" w14:textId="77777777" w:rsidTr="00FE0626">
        <w:trPr>
          <w:ins w:id="14534" w:author="Тимофеева Ирина" w:date="2026-01-15T11:22:00Z"/>
        </w:trPr>
        <w:tc>
          <w:tcPr>
            <w:tcW w:w="1109" w:type="pct"/>
          </w:tcPr>
          <w:p w14:paraId="5E60A687" w14:textId="77777777" w:rsidR="00C57EC6" w:rsidRPr="00C040DF" w:rsidRDefault="00C57EC6" w:rsidP="00FE0626">
            <w:pPr>
              <w:pStyle w:val="GOSTTablenorm"/>
              <w:rPr>
                <w:ins w:id="14535" w:author="Тимофеева Ирина" w:date="2026-01-15T11:22:00Z"/>
              </w:rPr>
            </w:pPr>
            <w:ins w:id="14536" w:author="Тимофеева Ирина" w:date="2026-01-15T11:22:00Z">
              <w:r w:rsidRPr="00C040DF">
                <w:t>Тип_КБК_уточняемый</w:t>
              </w:r>
            </w:ins>
          </w:p>
        </w:tc>
        <w:tc>
          <w:tcPr>
            <w:tcW w:w="302" w:type="pct"/>
          </w:tcPr>
          <w:p w14:paraId="3CE17324" w14:textId="77777777" w:rsidR="00C57EC6" w:rsidRPr="00C040DF" w:rsidRDefault="00C57EC6" w:rsidP="00FE0626">
            <w:pPr>
              <w:pStyle w:val="GOSTTablenorm"/>
              <w:rPr>
                <w:ins w:id="14537" w:author="Тимофеева Ирина" w:date="2026-01-15T11:22:00Z"/>
              </w:rPr>
            </w:pPr>
            <w:ins w:id="14538" w:author="Тимофеева Ирина" w:date="2026-01-15T11:22:00Z">
              <w:r w:rsidRPr="00C040DF">
                <w:t>да</w:t>
              </w:r>
            </w:ins>
          </w:p>
        </w:tc>
        <w:tc>
          <w:tcPr>
            <w:tcW w:w="1109" w:type="pct"/>
          </w:tcPr>
          <w:p w14:paraId="300B0DB6" w14:textId="77777777" w:rsidR="00C57EC6" w:rsidRPr="00C040DF" w:rsidRDefault="00C57EC6" w:rsidP="00FE0626">
            <w:pPr>
              <w:pStyle w:val="GOSTTablenorm"/>
              <w:rPr>
                <w:ins w:id="14539" w:author="Тимофеева Ирина" w:date="2026-01-15T11:22:00Z"/>
              </w:rPr>
            </w:pPr>
            <w:ins w:id="14540" w:author="Тимофеева Ирина" w:date="2026-01-15T11:22:00Z">
              <w:r w:rsidRPr="00C040DF">
                <w:t>Тип КБК уточняемый</w:t>
              </w:r>
            </w:ins>
          </w:p>
        </w:tc>
        <w:tc>
          <w:tcPr>
            <w:tcW w:w="1109" w:type="pct"/>
          </w:tcPr>
          <w:p w14:paraId="3319CC98" w14:textId="3DD5112A" w:rsidR="00C57EC6" w:rsidRPr="00C040DF" w:rsidRDefault="00C57EC6" w:rsidP="00FE0626">
            <w:pPr>
              <w:pStyle w:val="GOSTTablenorm"/>
              <w:rPr>
                <w:ins w:id="14541" w:author="Тимофеева Ирина" w:date="2026-01-15T11:22:00Z"/>
              </w:rPr>
            </w:pPr>
            <w:ins w:id="14542" w:author="Тимофеева Ирина" w:date="2026-01-15T11:25:00Z">
              <w:r>
                <w:t>-</w:t>
              </w:r>
            </w:ins>
          </w:p>
        </w:tc>
        <w:tc>
          <w:tcPr>
            <w:tcW w:w="1371" w:type="pct"/>
          </w:tcPr>
          <w:p w14:paraId="7FCAB603" w14:textId="77777777" w:rsidR="00C57EC6" w:rsidRPr="00C040DF" w:rsidRDefault="00C57EC6" w:rsidP="00FE0626">
            <w:pPr>
              <w:pStyle w:val="GOSTTablenorm"/>
              <w:rPr>
                <w:ins w:id="14543" w:author="Тимофеева Ирина" w:date="2026-01-15T11:22:00Z"/>
              </w:rPr>
            </w:pPr>
            <w:ins w:id="14544" w:author="Тимофеева Ирина" w:date="2026-01-15T11:22:00Z">
              <w:r w:rsidRPr="00C040DF">
                <w:t>Атрибут всегда заполняется значением «31»</w:t>
              </w:r>
            </w:ins>
          </w:p>
        </w:tc>
      </w:tr>
      <w:tr w:rsidR="00C57EC6" w:rsidRPr="00260C63" w14:paraId="44A7D1DD" w14:textId="77777777" w:rsidTr="00FE0626">
        <w:trPr>
          <w:ins w:id="14545" w:author="Тимофеева Ирина" w:date="2026-01-15T11:22:00Z"/>
        </w:trPr>
        <w:tc>
          <w:tcPr>
            <w:tcW w:w="1109" w:type="pct"/>
          </w:tcPr>
          <w:p w14:paraId="34ED2EEE" w14:textId="77777777" w:rsidR="00C57EC6" w:rsidRPr="00C040DF" w:rsidRDefault="00C57EC6" w:rsidP="00FE0626">
            <w:pPr>
              <w:pStyle w:val="GOSTTablenorm"/>
              <w:rPr>
                <w:ins w:id="14546" w:author="Тимофеева Ирина" w:date="2026-01-15T11:22:00Z"/>
              </w:rPr>
            </w:pPr>
            <w:ins w:id="14547" w:author="Тимофеева Ирина" w:date="2026-01-15T11:22:00Z">
              <w:r w:rsidRPr="00C040DF">
                <w:t>Тип_КБК_уточненный</w:t>
              </w:r>
            </w:ins>
          </w:p>
        </w:tc>
        <w:tc>
          <w:tcPr>
            <w:tcW w:w="302" w:type="pct"/>
          </w:tcPr>
          <w:p w14:paraId="0A2E31D6" w14:textId="77777777" w:rsidR="00C57EC6" w:rsidRPr="00C040DF" w:rsidRDefault="00C57EC6" w:rsidP="00FE0626">
            <w:pPr>
              <w:pStyle w:val="GOSTTablenorm"/>
              <w:rPr>
                <w:ins w:id="14548" w:author="Тимофеева Ирина" w:date="2026-01-15T11:22:00Z"/>
              </w:rPr>
            </w:pPr>
            <w:ins w:id="14549" w:author="Тимофеева Ирина" w:date="2026-01-15T11:22:00Z">
              <w:r w:rsidRPr="00C040DF">
                <w:t>да</w:t>
              </w:r>
            </w:ins>
          </w:p>
        </w:tc>
        <w:tc>
          <w:tcPr>
            <w:tcW w:w="1109" w:type="pct"/>
          </w:tcPr>
          <w:p w14:paraId="293A9C43" w14:textId="77777777" w:rsidR="00C57EC6" w:rsidRPr="00C040DF" w:rsidRDefault="00C57EC6" w:rsidP="00FE0626">
            <w:pPr>
              <w:pStyle w:val="GOSTTablenorm"/>
              <w:rPr>
                <w:ins w:id="14550" w:author="Тимофеева Ирина" w:date="2026-01-15T11:22:00Z"/>
              </w:rPr>
            </w:pPr>
            <w:ins w:id="14551" w:author="Тимофеева Ирина" w:date="2026-01-15T11:22:00Z">
              <w:r w:rsidRPr="00C040DF">
                <w:t>Тип КБК уточненный</w:t>
              </w:r>
            </w:ins>
          </w:p>
        </w:tc>
        <w:tc>
          <w:tcPr>
            <w:tcW w:w="1109" w:type="pct"/>
          </w:tcPr>
          <w:p w14:paraId="48896EB0" w14:textId="320048F5" w:rsidR="00C57EC6" w:rsidRPr="00C040DF" w:rsidRDefault="00C57EC6" w:rsidP="00FE0626">
            <w:pPr>
              <w:pStyle w:val="GOSTTablenorm"/>
              <w:rPr>
                <w:ins w:id="14552" w:author="Тимофеева Ирина" w:date="2026-01-15T11:22:00Z"/>
              </w:rPr>
            </w:pPr>
            <w:ins w:id="14553" w:author="Тимофеева Ирина" w:date="2026-01-15T11:25:00Z">
              <w:r>
                <w:t>-</w:t>
              </w:r>
            </w:ins>
          </w:p>
        </w:tc>
        <w:tc>
          <w:tcPr>
            <w:tcW w:w="1371" w:type="pct"/>
          </w:tcPr>
          <w:p w14:paraId="5B682031" w14:textId="77777777" w:rsidR="00C57EC6" w:rsidRPr="00C040DF" w:rsidRDefault="00C57EC6" w:rsidP="00FE0626">
            <w:pPr>
              <w:pStyle w:val="GOSTTablenorm"/>
              <w:rPr>
                <w:ins w:id="14554" w:author="Тимофеева Ирина" w:date="2026-01-15T11:22:00Z"/>
              </w:rPr>
            </w:pPr>
            <w:ins w:id="14555" w:author="Тимофеева Ирина" w:date="2026-01-15T11:22:00Z">
              <w:r w:rsidRPr="00C040DF">
                <w:t>Атрибут всегда заполняется значением «31»</w:t>
              </w:r>
            </w:ins>
          </w:p>
        </w:tc>
      </w:tr>
      <w:tr w:rsidR="00C57EC6" w:rsidRPr="00B9499D" w14:paraId="45FE01B9" w14:textId="77777777" w:rsidTr="00FE0626">
        <w:trPr>
          <w:ins w:id="14556" w:author="Тимофеева Ирина" w:date="2026-01-15T11:22:00Z"/>
        </w:trPr>
        <w:tc>
          <w:tcPr>
            <w:tcW w:w="1109" w:type="pct"/>
          </w:tcPr>
          <w:p w14:paraId="752AF1DC" w14:textId="77777777" w:rsidR="00C57EC6" w:rsidRPr="00C040DF" w:rsidRDefault="00C57EC6" w:rsidP="00FE0626">
            <w:pPr>
              <w:pStyle w:val="GOSTTablenorm"/>
              <w:rPr>
                <w:ins w:id="14557" w:author="Тимофеева Ирина" w:date="2026-01-15T11:22:00Z"/>
              </w:rPr>
            </w:pPr>
            <w:ins w:id="14558" w:author="Тимофеева Ирина" w:date="2026-01-15T11:22:00Z">
              <w:r w:rsidRPr="00C040DF">
                <w:t>Код_главы_БК_уточняемый</w:t>
              </w:r>
            </w:ins>
          </w:p>
        </w:tc>
        <w:tc>
          <w:tcPr>
            <w:tcW w:w="302" w:type="pct"/>
          </w:tcPr>
          <w:p w14:paraId="0B8D7851" w14:textId="77777777" w:rsidR="00C57EC6" w:rsidRPr="00C040DF" w:rsidRDefault="00C57EC6" w:rsidP="00FE0626">
            <w:pPr>
              <w:pStyle w:val="GOSTTablenorm"/>
              <w:rPr>
                <w:ins w:id="14559" w:author="Тимофеева Ирина" w:date="2026-01-15T11:22:00Z"/>
              </w:rPr>
            </w:pPr>
            <w:ins w:id="14560" w:author="Тимофеева Ирина" w:date="2026-01-15T11:22:00Z">
              <w:r w:rsidRPr="00C040DF">
                <w:t>нет</w:t>
              </w:r>
            </w:ins>
          </w:p>
        </w:tc>
        <w:tc>
          <w:tcPr>
            <w:tcW w:w="1109" w:type="pct"/>
          </w:tcPr>
          <w:p w14:paraId="4D4D6469" w14:textId="77777777" w:rsidR="00C57EC6" w:rsidRPr="00C040DF" w:rsidRDefault="00C57EC6" w:rsidP="00FE0626">
            <w:pPr>
              <w:pStyle w:val="GOSTTablenorm"/>
              <w:rPr>
                <w:ins w:id="14561" w:author="Тимофеева Ирина" w:date="2026-01-15T11:22:00Z"/>
              </w:rPr>
            </w:pPr>
            <w:ins w:id="14562" w:author="Тимофеева Ирина" w:date="2026-01-15T11:22:00Z">
              <w:r w:rsidRPr="00C040DF">
                <w:t>Код главы по БК уточняемый</w:t>
              </w:r>
            </w:ins>
          </w:p>
        </w:tc>
        <w:tc>
          <w:tcPr>
            <w:tcW w:w="1109" w:type="pct"/>
          </w:tcPr>
          <w:p w14:paraId="2D11F7B2" w14:textId="27046FEC" w:rsidR="00C57EC6" w:rsidRPr="00C040DF" w:rsidRDefault="000617A0" w:rsidP="00FE0626">
            <w:pPr>
              <w:pStyle w:val="GOSTTablenorm"/>
              <w:rPr>
                <w:ins w:id="14563" w:author="Тимофеева Ирина" w:date="2026-01-15T11:22:00Z"/>
              </w:rPr>
            </w:pPr>
            <w:ins w:id="14564" w:author="Кирилл Воробьёв" w:date="2026-01-28T13:06:00Z">
              <w:r w:rsidRPr="000617A0">
                <w:rPr>
                  <w:b/>
                  <w:bCs/>
                </w:rPr>
                <w:t>DETAILS</w:t>
              </w:r>
              <w:r w:rsidRPr="000617A0">
                <w:t>:KBK?</w:t>
              </w:r>
            </w:ins>
          </w:p>
        </w:tc>
        <w:tc>
          <w:tcPr>
            <w:tcW w:w="1371" w:type="pct"/>
          </w:tcPr>
          <w:p w14:paraId="2558428E" w14:textId="77777777" w:rsidR="00C57EC6" w:rsidRPr="00C040DF" w:rsidRDefault="00C57EC6" w:rsidP="00FE0626">
            <w:pPr>
              <w:pStyle w:val="GOSTTablenorm"/>
              <w:rPr>
                <w:ins w:id="14565" w:author="Тимофеева Ирина" w:date="2026-01-15T11:22:00Z"/>
              </w:rPr>
            </w:pPr>
          </w:p>
        </w:tc>
      </w:tr>
      <w:tr w:rsidR="00C57EC6" w:rsidRPr="00B9499D" w14:paraId="2ABFD0FD" w14:textId="77777777" w:rsidTr="00FE0626">
        <w:trPr>
          <w:ins w:id="14566" w:author="Тимофеева Ирина" w:date="2026-01-15T11:22:00Z"/>
        </w:trPr>
        <w:tc>
          <w:tcPr>
            <w:tcW w:w="1109" w:type="pct"/>
          </w:tcPr>
          <w:p w14:paraId="3C9502A1" w14:textId="77777777" w:rsidR="00C57EC6" w:rsidRPr="00C040DF" w:rsidRDefault="00C57EC6" w:rsidP="00FE0626">
            <w:pPr>
              <w:pStyle w:val="GOSTTablenorm"/>
              <w:rPr>
                <w:ins w:id="14567" w:author="Тимофеева Ирина" w:date="2026-01-15T11:22:00Z"/>
              </w:rPr>
            </w:pPr>
            <w:ins w:id="14568" w:author="Тимофеева Ирина" w:date="2026-01-15T11:22:00Z">
              <w:r w:rsidRPr="00C040DF">
                <w:t>Код_главы_БК_уточненный</w:t>
              </w:r>
            </w:ins>
          </w:p>
        </w:tc>
        <w:tc>
          <w:tcPr>
            <w:tcW w:w="302" w:type="pct"/>
          </w:tcPr>
          <w:p w14:paraId="3B92ADF6" w14:textId="77777777" w:rsidR="00C57EC6" w:rsidRPr="00C040DF" w:rsidRDefault="00C57EC6" w:rsidP="00FE0626">
            <w:pPr>
              <w:pStyle w:val="GOSTTablenorm"/>
              <w:rPr>
                <w:ins w:id="14569" w:author="Тимофеева Ирина" w:date="2026-01-15T11:22:00Z"/>
              </w:rPr>
            </w:pPr>
            <w:ins w:id="14570" w:author="Тимофеева Ирина" w:date="2026-01-15T11:22:00Z">
              <w:r w:rsidRPr="00C040DF">
                <w:t>нет</w:t>
              </w:r>
            </w:ins>
          </w:p>
        </w:tc>
        <w:tc>
          <w:tcPr>
            <w:tcW w:w="1109" w:type="pct"/>
          </w:tcPr>
          <w:p w14:paraId="0528772F" w14:textId="77777777" w:rsidR="00C57EC6" w:rsidRPr="00C040DF" w:rsidRDefault="00C57EC6" w:rsidP="00FE0626">
            <w:pPr>
              <w:pStyle w:val="GOSTTablenorm"/>
              <w:rPr>
                <w:ins w:id="14571" w:author="Тимофеева Ирина" w:date="2026-01-15T11:22:00Z"/>
              </w:rPr>
            </w:pPr>
            <w:ins w:id="14572" w:author="Тимофеева Ирина" w:date="2026-01-15T11:22:00Z">
              <w:r w:rsidRPr="00C040DF">
                <w:t>Код главы по БК уточненный</w:t>
              </w:r>
            </w:ins>
          </w:p>
        </w:tc>
        <w:tc>
          <w:tcPr>
            <w:tcW w:w="1109" w:type="pct"/>
          </w:tcPr>
          <w:p w14:paraId="7C70FE1E" w14:textId="74476C3F" w:rsidR="00C57EC6" w:rsidRPr="00C040DF" w:rsidRDefault="000617A0" w:rsidP="00FE0626">
            <w:pPr>
              <w:pStyle w:val="GOSTTablenorm"/>
              <w:rPr>
                <w:ins w:id="14573" w:author="Тимофеева Ирина" w:date="2026-01-15T11:22:00Z"/>
              </w:rPr>
            </w:pPr>
            <w:ins w:id="14574" w:author="Кирилл Воробьёв" w:date="2026-01-28T13:06:00Z">
              <w:r w:rsidRPr="000617A0">
                <w:t>InfPayer_SI_PAY_Code</w:t>
              </w:r>
            </w:ins>
          </w:p>
        </w:tc>
        <w:tc>
          <w:tcPr>
            <w:tcW w:w="1371" w:type="pct"/>
          </w:tcPr>
          <w:p w14:paraId="15D1C002" w14:textId="77777777" w:rsidR="00C57EC6" w:rsidRPr="00C040DF" w:rsidRDefault="00C57EC6" w:rsidP="00FE0626">
            <w:pPr>
              <w:pStyle w:val="GOSTTablenorm"/>
              <w:rPr>
                <w:ins w:id="14575" w:author="Тимофеева Ирина" w:date="2026-01-15T11:22:00Z"/>
              </w:rPr>
            </w:pPr>
          </w:p>
        </w:tc>
      </w:tr>
      <w:tr w:rsidR="00C57EC6" w:rsidRPr="00B9499D" w14:paraId="23B80C44" w14:textId="77777777" w:rsidTr="00FE0626">
        <w:trPr>
          <w:ins w:id="14576" w:author="Тимофеева Ирина" w:date="2026-01-15T11:22:00Z"/>
        </w:trPr>
        <w:tc>
          <w:tcPr>
            <w:tcW w:w="1109" w:type="pct"/>
          </w:tcPr>
          <w:p w14:paraId="1BC13F99" w14:textId="77777777" w:rsidR="00C57EC6" w:rsidRPr="00C040DF" w:rsidRDefault="00C57EC6" w:rsidP="00FE0626">
            <w:pPr>
              <w:pStyle w:val="GOSTTablenorm"/>
              <w:rPr>
                <w:ins w:id="14577" w:author="Тимофеева Ирина" w:date="2026-01-15T11:22:00Z"/>
              </w:rPr>
            </w:pPr>
            <w:ins w:id="14578" w:author="Тимофеева Ирина" w:date="2026-01-15T11:22:00Z">
              <w:r w:rsidRPr="00C040DF">
                <w:t>КБК_ЛС_уточняемый</w:t>
              </w:r>
            </w:ins>
          </w:p>
        </w:tc>
        <w:tc>
          <w:tcPr>
            <w:tcW w:w="302" w:type="pct"/>
          </w:tcPr>
          <w:p w14:paraId="5FB18135" w14:textId="77777777" w:rsidR="00C57EC6" w:rsidRPr="00C040DF" w:rsidRDefault="00C57EC6" w:rsidP="00FE0626">
            <w:pPr>
              <w:pStyle w:val="GOSTTablenorm"/>
              <w:rPr>
                <w:ins w:id="14579" w:author="Тимофеева Ирина" w:date="2026-01-15T11:22:00Z"/>
              </w:rPr>
            </w:pPr>
            <w:ins w:id="14580" w:author="Тимофеева Ирина" w:date="2026-01-15T11:22:00Z">
              <w:r w:rsidRPr="00C040DF">
                <w:t>да</w:t>
              </w:r>
            </w:ins>
          </w:p>
        </w:tc>
        <w:tc>
          <w:tcPr>
            <w:tcW w:w="1109" w:type="pct"/>
          </w:tcPr>
          <w:p w14:paraId="37B6CA09" w14:textId="77777777" w:rsidR="00C57EC6" w:rsidRPr="00C040DF" w:rsidRDefault="00C57EC6" w:rsidP="00FE0626">
            <w:pPr>
              <w:pStyle w:val="GOSTTablenorm"/>
              <w:rPr>
                <w:ins w:id="14581" w:author="Тимофеева Ирина" w:date="2026-01-15T11:22:00Z"/>
              </w:rPr>
            </w:pPr>
            <w:ins w:id="14582" w:author="Тимофеева Ирина" w:date="2026-01-15T11:22:00Z">
              <w:r w:rsidRPr="00C040DF">
                <w:t>КБК по ЛС уточняемый</w:t>
              </w:r>
            </w:ins>
          </w:p>
        </w:tc>
        <w:tc>
          <w:tcPr>
            <w:tcW w:w="1109" w:type="pct"/>
          </w:tcPr>
          <w:p w14:paraId="7A7197CD" w14:textId="32CD97F7" w:rsidR="00C57EC6" w:rsidRPr="00C040DF" w:rsidRDefault="00C57EC6" w:rsidP="00FE0626">
            <w:pPr>
              <w:pStyle w:val="GOSTTablenorm"/>
              <w:rPr>
                <w:ins w:id="14583" w:author="Тимофеева Ирина" w:date="2026-01-15T11:22:00Z"/>
              </w:rPr>
            </w:pPr>
          </w:p>
        </w:tc>
        <w:tc>
          <w:tcPr>
            <w:tcW w:w="1371" w:type="pct"/>
          </w:tcPr>
          <w:p w14:paraId="72D9A02F" w14:textId="77777777" w:rsidR="00C57EC6" w:rsidRDefault="00C57EC6" w:rsidP="00FE0626">
            <w:pPr>
              <w:pStyle w:val="GOSTTableListNum10"/>
              <w:numPr>
                <w:ilvl w:val="0"/>
                <w:numId w:val="40"/>
              </w:numPr>
              <w:rPr>
                <w:ins w:id="14584" w:author="Тимофеева Ирина" w:date="2026-01-15T11:22:00Z"/>
              </w:rPr>
            </w:pPr>
            <w:ins w:id="14585" w:author="Тимофеева Ирина" w:date="2026-01-15T11:22:00Z">
              <w:r>
                <w:t xml:space="preserve"> </w:t>
              </w:r>
              <w:r w:rsidRPr="00C040DF">
                <w:t>UFPP:GRBS_OperCode</w:t>
              </w:r>
              <w:r>
                <w:t> </w:t>
              </w:r>
              <w:r w:rsidRPr="00C040DF">
                <w:t>+ 00000000000000610 (17 знаков)</w:t>
              </w:r>
              <w:r>
                <w:t>;</w:t>
              </w:r>
            </w:ins>
          </w:p>
          <w:p w14:paraId="21E33013" w14:textId="77777777" w:rsidR="00C57EC6" w:rsidRPr="00C040DF" w:rsidRDefault="00C57EC6" w:rsidP="00FE0626">
            <w:pPr>
              <w:pStyle w:val="GOSTTableListNum10"/>
              <w:rPr>
                <w:ins w:id="14586" w:author="Тимофеева Ирина" w:date="2026-01-15T11:22:00Z"/>
              </w:rPr>
            </w:pPr>
            <w:ins w:id="14587" w:author="Тимофеева Ирина" w:date="2026-01-15T11:22:00Z">
              <w:r w:rsidRPr="00C040DF">
                <w:t xml:space="preserve"> Если UFPP:GRBS_Op</w:t>
              </w:r>
              <w:r>
                <w:t>erCode пусто, то не заполняется</w:t>
              </w:r>
            </w:ins>
          </w:p>
        </w:tc>
      </w:tr>
      <w:tr w:rsidR="00C57EC6" w:rsidRPr="00B9499D" w14:paraId="7D6D9E76" w14:textId="77777777" w:rsidTr="00FE0626">
        <w:trPr>
          <w:ins w:id="14588" w:author="Тимофеева Ирина" w:date="2026-01-15T11:22:00Z"/>
        </w:trPr>
        <w:tc>
          <w:tcPr>
            <w:tcW w:w="1109" w:type="pct"/>
          </w:tcPr>
          <w:p w14:paraId="66BB4B7E" w14:textId="77777777" w:rsidR="00C57EC6" w:rsidRPr="00C040DF" w:rsidRDefault="00C57EC6" w:rsidP="00FE0626">
            <w:pPr>
              <w:pStyle w:val="GOSTTablenorm"/>
              <w:rPr>
                <w:ins w:id="14589" w:author="Тимофеева Ирина" w:date="2026-01-15T11:22:00Z"/>
              </w:rPr>
            </w:pPr>
            <w:ins w:id="14590" w:author="Тимофеева Ирина" w:date="2026-01-15T11:22:00Z">
              <w:r w:rsidRPr="00C040DF">
                <w:t>КБК_ЛС_уточненный</w:t>
              </w:r>
            </w:ins>
          </w:p>
        </w:tc>
        <w:tc>
          <w:tcPr>
            <w:tcW w:w="302" w:type="pct"/>
          </w:tcPr>
          <w:p w14:paraId="3A4C02DB" w14:textId="77777777" w:rsidR="00C57EC6" w:rsidRPr="00C040DF" w:rsidRDefault="00C57EC6" w:rsidP="00FE0626">
            <w:pPr>
              <w:pStyle w:val="GOSTTablenorm"/>
              <w:rPr>
                <w:ins w:id="14591" w:author="Тимофеева Ирина" w:date="2026-01-15T11:22:00Z"/>
              </w:rPr>
            </w:pPr>
            <w:ins w:id="14592" w:author="Тимофеева Ирина" w:date="2026-01-15T11:22:00Z">
              <w:r w:rsidRPr="00C040DF">
                <w:t>да</w:t>
              </w:r>
            </w:ins>
          </w:p>
        </w:tc>
        <w:tc>
          <w:tcPr>
            <w:tcW w:w="1109" w:type="pct"/>
          </w:tcPr>
          <w:p w14:paraId="11165C7C" w14:textId="77777777" w:rsidR="00C57EC6" w:rsidRPr="00C040DF" w:rsidRDefault="00C57EC6" w:rsidP="00FE0626">
            <w:pPr>
              <w:pStyle w:val="GOSTTablenorm"/>
              <w:rPr>
                <w:ins w:id="14593" w:author="Тимофеева Ирина" w:date="2026-01-15T11:22:00Z"/>
              </w:rPr>
            </w:pPr>
            <w:ins w:id="14594" w:author="Тимофеева Ирина" w:date="2026-01-15T11:22:00Z">
              <w:r w:rsidRPr="00C040DF">
                <w:t>КБК по ЛС уточненный</w:t>
              </w:r>
            </w:ins>
          </w:p>
        </w:tc>
        <w:tc>
          <w:tcPr>
            <w:tcW w:w="1109" w:type="pct"/>
          </w:tcPr>
          <w:p w14:paraId="21E6BB1E" w14:textId="144BB4E7" w:rsidR="00C57EC6" w:rsidRPr="00C040DF" w:rsidRDefault="00C57EC6" w:rsidP="00FE0626">
            <w:pPr>
              <w:pStyle w:val="GOSTTablenorm"/>
              <w:rPr>
                <w:ins w:id="14595" w:author="Тимофеева Ирина" w:date="2026-01-15T11:22:00Z"/>
              </w:rPr>
            </w:pPr>
          </w:p>
        </w:tc>
        <w:tc>
          <w:tcPr>
            <w:tcW w:w="1371" w:type="pct"/>
          </w:tcPr>
          <w:p w14:paraId="2BA53EF9" w14:textId="77777777" w:rsidR="00C57EC6" w:rsidRPr="00C040DF" w:rsidRDefault="00C57EC6" w:rsidP="00FE0626">
            <w:pPr>
              <w:pStyle w:val="GOSTTablenorm"/>
              <w:rPr>
                <w:ins w:id="14596" w:author="Тимофеева Ирина" w:date="2026-01-15T11:22:00Z"/>
              </w:rPr>
            </w:pPr>
            <w:ins w:id="14597" w:author="Тимофеева Ирина" w:date="2026-01-15T11:22:00Z">
              <w:r w:rsidRPr="00C040DF">
                <w:t>UF_MSC_GRBS_Cd + 00000000000000510 (17 знаков)</w:t>
              </w:r>
            </w:ins>
          </w:p>
        </w:tc>
      </w:tr>
      <w:tr w:rsidR="00C57EC6" w:rsidRPr="00B9499D" w14:paraId="7D3B633E" w14:textId="77777777" w:rsidTr="00FE0626">
        <w:trPr>
          <w:ins w:id="14598" w:author="Тимофеева Ирина" w:date="2026-01-15T11:22:00Z"/>
        </w:trPr>
        <w:tc>
          <w:tcPr>
            <w:tcW w:w="1109" w:type="pct"/>
          </w:tcPr>
          <w:p w14:paraId="7165040F" w14:textId="77777777" w:rsidR="00C57EC6" w:rsidRPr="00C040DF" w:rsidRDefault="00C57EC6" w:rsidP="00FE0626">
            <w:pPr>
              <w:pStyle w:val="GOSTTablenorm"/>
              <w:rPr>
                <w:ins w:id="14599" w:author="Тимофеева Ирина" w:date="2026-01-15T11:22:00Z"/>
              </w:rPr>
            </w:pPr>
            <w:ins w:id="14600" w:author="Тимофеева Ирина" w:date="2026-01-15T11:22:00Z">
              <w:r w:rsidRPr="00C040DF">
                <w:t>Код_цели_уточняемый</w:t>
              </w:r>
            </w:ins>
          </w:p>
        </w:tc>
        <w:tc>
          <w:tcPr>
            <w:tcW w:w="302" w:type="pct"/>
          </w:tcPr>
          <w:p w14:paraId="4B59A291" w14:textId="77777777" w:rsidR="00C57EC6" w:rsidRPr="00C040DF" w:rsidRDefault="00C57EC6" w:rsidP="00FE0626">
            <w:pPr>
              <w:pStyle w:val="GOSTTablenorm"/>
              <w:rPr>
                <w:ins w:id="14601" w:author="Тимофеева Ирина" w:date="2026-01-15T11:22:00Z"/>
              </w:rPr>
            </w:pPr>
            <w:ins w:id="14602" w:author="Тимофеева Ирина" w:date="2026-01-15T11:22:00Z">
              <w:r w:rsidRPr="00C040DF">
                <w:t>да</w:t>
              </w:r>
            </w:ins>
          </w:p>
        </w:tc>
        <w:tc>
          <w:tcPr>
            <w:tcW w:w="1109" w:type="pct"/>
          </w:tcPr>
          <w:p w14:paraId="48BE7CE7" w14:textId="3090B6DC" w:rsidR="00C57EC6" w:rsidRPr="00C040DF" w:rsidRDefault="00E869A1" w:rsidP="00FE0626">
            <w:pPr>
              <w:pStyle w:val="GOSTTablenorm"/>
              <w:rPr>
                <w:ins w:id="14603" w:author="Тимофеева Ирина" w:date="2026-01-15T11:22:00Z"/>
              </w:rPr>
            </w:pPr>
            <w:ins w:id="14604" w:author="Тимофеева Ирина" w:date="2026-01-15T11:48:00Z">
              <w:r>
                <w:t>Код прослеживаемости уточняемый</w:t>
              </w:r>
            </w:ins>
          </w:p>
        </w:tc>
        <w:tc>
          <w:tcPr>
            <w:tcW w:w="1109" w:type="pct"/>
          </w:tcPr>
          <w:p w14:paraId="483C3186" w14:textId="02CFC763" w:rsidR="00C57EC6" w:rsidRPr="00C040DF" w:rsidRDefault="000617A0" w:rsidP="00FE0626">
            <w:pPr>
              <w:pStyle w:val="GOSTTablenorm"/>
              <w:rPr>
                <w:ins w:id="14605" w:author="Тимофеева Ирина" w:date="2026-01-15T11:22:00Z"/>
              </w:rPr>
            </w:pPr>
            <w:ins w:id="14606" w:author="Кирилл Воробьёв" w:date="2026-01-28T13:07:00Z">
              <w:r w:rsidRPr="000617A0">
                <w:rPr>
                  <w:b/>
                  <w:bCs/>
                </w:rPr>
                <w:t>DETAILS</w:t>
              </w:r>
              <w:r w:rsidRPr="000617A0">
                <w:t>:Traceability_code</w:t>
              </w:r>
            </w:ins>
          </w:p>
        </w:tc>
        <w:tc>
          <w:tcPr>
            <w:tcW w:w="1371" w:type="pct"/>
          </w:tcPr>
          <w:p w14:paraId="4844AB1C" w14:textId="77777777" w:rsidR="00C57EC6" w:rsidRPr="00C040DF" w:rsidRDefault="00C57EC6" w:rsidP="00FE0626">
            <w:pPr>
              <w:pStyle w:val="GOSTTableListNum10"/>
              <w:numPr>
                <w:ilvl w:val="0"/>
                <w:numId w:val="49"/>
              </w:numPr>
              <w:rPr>
                <w:ins w:id="14607" w:author="Тимофеева Ирина" w:date="2026-01-15T11:22:00Z"/>
              </w:rPr>
            </w:pPr>
            <w:ins w:id="14608" w:author="Тимофеева Ирина" w:date="2026-01-15T11:22:00Z">
              <w:r w:rsidRPr="00C040DF">
                <w:t>Заполняется из реквизита UFPP:MSC_KBK_TrgtCd (Код цели (аналитический код) уточняемый), если реквизит UFPP:OprTp (Тип уточняемой операции) имеет значение «3», «5» или «-» (прочерк).</w:t>
              </w:r>
            </w:ins>
          </w:p>
          <w:p w14:paraId="0D652B50" w14:textId="77777777" w:rsidR="00C57EC6" w:rsidRPr="00C040DF" w:rsidRDefault="00C57EC6" w:rsidP="00FE0626">
            <w:pPr>
              <w:pStyle w:val="GOSTTableListNum10"/>
              <w:rPr>
                <w:ins w:id="14609" w:author="Тимофеева Ирина" w:date="2026-01-15T11:22:00Z"/>
              </w:rPr>
            </w:pPr>
            <w:ins w:id="14610" w:author="Тимофеева Ирина" w:date="2026-01-15T11:22:00Z">
              <w:r w:rsidRPr="00C040DF">
                <w:t>Заполняется из реквизита UFPP:IKPOldCode (Идентификационный код поступления уточняемый), если реквизит UFPP:OprTp (Тип уточняемой операции) имеет значение «1»</w:t>
              </w:r>
            </w:ins>
          </w:p>
        </w:tc>
      </w:tr>
      <w:tr w:rsidR="00C57EC6" w:rsidRPr="00B9499D" w14:paraId="1AF30F33" w14:textId="77777777" w:rsidTr="00FE0626">
        <w:trPr>
          <w:ins w:id="14611" w:author="Тимофеева Ирина" w:date="2026-01-15T11:22:00Z"/>
        </w:trPr>
        <w:tc>
          <w:tcPr>
            <w:tcW w:w="1109" w:type="pct"/>
          </w:tcPr>
          <w:p w14:paraId="6A5B30CA" w14:textId="77777777" w:rsidR="00C57EC6" w:rsidRPr="00C040DF" w:rsidRDefault="00C57EC6" w:rsidP="00FE0626">
            <w:pPr>
              <w:pStyle w:val="GOSTTablenorm"/>
              <w:rPr>
                <w:ins w:id="14612" w:author="Тимофеева Ирина" w:date="2026-01-15T11:22:00Z"/>
              </w:rPr>
            </w:pPr>
            <w:ins w:id="14613" w:author="Тимофеева Ирина" w:date="2026-01-15T11:22:00Z">
              <w:r w:rsidRPr="00C040DF">
                <w:t>Код_цели_уточненный</w:t>
              </w:r>
            </w:ins>
          </w:p>
        </w:tc>
        <w:tc>
          <w:tcPr>
            <w:tcW w:w="302" w:type="pct"/>
          </w:tcPr>
          <w:p w14:paraId="476BAB8B" w14:textId="77777777" w:rsidR="00C57EC6" w:rsidRPr="00C040DF" w:rsidRDefault="00C57EC6" w:rsidP="00FE0626">
            <w:pPr>
              <w:pStyle w:val="GOSTTablenorm"/>
              <w:rPr>
                <w:ins w:id="14614" w:author="Тимофеева Ирина" w:date="2026-01-15T11:22:00Z"/>
              </w:rPr>
            </w:pPr>
            <w:ins w:id="14615" w:author="Тимофеева Ирина" w:date="2026-01-15T11:22:00Z">
              <w:r w:rsidRPr="00C040DF">
                <w:t>да</w:t>
              </w:r>
            </w:ins>
          </w:p>
        </w:tc>
        <w:tc>
          <w:tcPr>
            <w:tcW w:w="1109" w:type="pct"/>
          </w:tcPr>
          <w:p w14:paraId="08A0DE7F" w14:textId="080BB1F3" w:rsidR="00C57EC6" w:rsidRPr="00C040DF" w:rsidRDefault="00E869A1" w:rsidP="00FE0626">
            <w:pPr>
              <w:pStyle w:val="GOSTTablenorm"/>
              <w:rPr>
                <w:ins w:id="14616" w:author="Тимофеева Ирина" w:date="2026-01-15T11:22:00Z"/>
              </w:rPr>
            </w:pPr>
            <w:ins w:id="14617" w:author="Тимофеева Ирина" w:date="2026-01-15T11:49:00Z">
              <w:r>
                <w:t>Код прослеживаемости уточненный</w:t>
              </w:r>
            </w:ins>
          </w:p>
        </w:tc>
        <w:tc>
          <w:tcPr>
            <w:tcW w:w="1109" w:type="pct"/>
          </w:tcPr>
          <w:p w14:paraId="59D4FC5C" w14:textId="0B4B5B24" w:rsidR="00C57EC6" w:rsidRPr="00C040DF" w:rsidRDefault="000617A0" w:rsidP="00FE0626">
            <w:pPr>
              <w:pStyle w:val="GOSTTablenorm"/>
              <w:rPr>
                <w:ins w:id="14618" w:author="Тимофеева Ирина" w:date="2026-01-15T11:22:00Z"/>
              </w:rPr>
            </w:pPr>
            <w:ins w:id="14619" w:author="Кирилл Воробьёв" w:date="2026-01-28T13:07:00Z">
              <w:r w:rsidRPr="000617A0">
                <w:rPr>
                  <w:b/>
                  <w:bCs/>
                </w:rPr>
                <w:t>Updated</w:t>
              </w:r>
              <w:r w:rsidRPr="000617A0">
                <w:t>:UR_Traceability_code</w:t>
              </w:r>
            </w:ins>
          </w:p>
        </w:tc>
        <w:tc>
          <w:tcPr>
            <w:tcW w:w="1371" w:type="pct"/>
          </w:tcPr>
          <w:p w14:paraId="5AE22CB6" w14:textId="77777777" w:rsidR="00C57EC6" w:rsidRPr="00C040DF" w:rsidRDefault="00C57EC6" w:rsidP="00FE0626">
            <w:pPr>
              <w:pStyle w:val="GOSTTableListNum10"/>
              <w:numPr>
                <w:ilvl w:val="0"/>
                <w:numId w:val="41"/>
              </w:numPr>
              <w:rPr>
                <w:ins w:id="14620" w:author="Тимофеева Ирина" w:date="2026-01-15T11:22:00Z"/>
              </w:rPr>
            </w:pPr>
            <w:ins w:id="14621" w:author="Тимофеева Ирина" w:date="2026-01-15T11:22:00Z">
              <w:r w:rsidRPr="00C040DF">
                <w:t xml:space="preserve"> Заполняется из реквизита UFPP_N:IKPCode (Идентификационный код поступления),</w:t>
              </w:r>
              <w:r>
                <w:t xml:space="preserve"> если он заполнен;</w:t>
              </w:r>
            </w:ins>
          </w:p>
          <w:p w14:paraId="31DA3369" w14:textId="77777777" w:rsidR="00C57EC6" w:rsidRPr="00C040DF" w:rsidRDefault="00C57EC6" w:rsidP="00FE0626">
            <w:pPr>
              <w:pStyle w:val="GOSTTableListNum10"/>
              <w:rPr>
                <w:ins w:id="14622" w:author="Тимофеева Ирина" w:date="2026-01-15T11:22:00Z"/>
              </w:rPr>
            </w:pPr>
            <w:ins w:id="14623" w:author="Тимофеева Ирина" w:date="2026-01-15T11:22:00Z">
              <w:r w:rsidRPr="00C040DF">
                <w:t xml:space="preserve"> Если реквизит UFPP_N:IKPCode (Идентификационный код поступления) пустой, то заполняется из реквизита UFPP_N:MSC_KBKNw_TrgtCd (Код цели (аналитический код) уточненный</w:t>
              </w:r>
              <w:r>
                <w:t>)</w:t>
              </w:r>
            </w:ins>
          </w:p>
        </w:tc>
      </w:tr>
      <w:tr w:rsidR="00C57EC6" w:rsidRPr="00B9499D" w14:paraId="4CEB00C7" w14:textId="77777777" w:rsidTr="00FE0626">
        <w:trPr>
          <w:ins w:id="14624" w:author="Тимофеева Ирина" w:date="2026-01-15T11:22:00Z"/>
        </w:trPr>
        <w:tc>
          <w:tcPr>
            <w:tcW w:w="1109" w:type="pct"/>
          </w:tcPr>
          <w:p w14:paraId="799AD903" w14:textId="77777777" w:rsidR="00C57EC6" w:rsidRPr="00B9499D" w:rsidRDefault="00C57EC6" w:rsidP="00FE0626">
            <w:pPr>
              <w:pStyle w:val="GOSTTablenorm"/>
              <w:rPr>
                <w:ins w:id="14625" w:author="Тимофеева Ирина" w:date="2026-01-15T11:22:00Z"/>
              </w:rPr>
            </w:pPr>
            <w:ins w:id="14626" w:author="Тимофеева Ирина" w:date="2026-01-15T11:22:00Z">
              <w:r w:rsidRPr="00B9499D">
                <w:t>Код_НПА_уточняемый</w:t>
              </w:r>
            </w:ins>
          </w:p>
        </w:tc>
        <w:tc>
          <w:tcPr>
            <w:tcW w:w="302" w:type="pct"/>
          </w:tcPr>
          <w:p w14:paraId="44843EDA" w14:textId="77777777" w:rsidR="00C57EC6" w:rsidRPr="00B9499D" w:rsidRDefault="00C57EC6" w:rsidP="00FE0626">
            <w:pPr>
              <w:pStyle w:val="GOSTTablenorm"/>
              <w:rPr>
                <w:ins w:id="14627" w:author="Тимофеева Ирина" w:date="2026-01-15T11:22:00Z"/>
              </w:rPr>
            </w:pPr>
            <w:ins w:id="14628" w:author="Тимофеева Ирина" w:date="2026-01-15T11:22:00Z">
              <w:r w:rsidRPr="00B9499D">
                <w:t>да</w:t>
              </w:r>
            </w:ins>
          </w:p>
        </w:tc>
        <w:tc>
          <w:tcPr>
            <w:tcW w:w="1109" w:type="pct"/>
          </w:tcPr>
          <w:p w14:paraId="206C074A" w14:textId="77777777" w:rsidR="00C57EC6" w:rsidRPr="00B9499D" w:rsidRDefault="00C57EC6" w:rsidP="00FE0626">
            <w:pPr>
              <w:pStyle w:val="GOSTTablenorm"/>
              <w:rPr>
                <w:ins w:id="14629" w:author="Тимофеева Ирина" w:date="2026-01-15T11:22:00Z"/>
              </w:rPr>
            </w:pPr>
            <w:ins w:id="14630" w:author="Тимофеева Ирина" w:date="2026-01-15T11:22:00Z">
              <w:r w:rsidRPr="00B9499D">
                <w:t>Код НПА уточняемый</w:t>
              </w:r>
            </w:ins>
          </w:p>
        </w:tc>
        <w:tc>
          <w:tcPr>
            <w:tcW w:w="1109" w:type="pct"/>
          </w:tcPr>
          <w:p w14:paraId="6B607068" w14:textId="3A948C84" w:rsidR="00C57EC6" w:rsidRPr="00B9499D" w:rsidRDefault="00C57EC6" w:rsidP="00FE0626">
            <w:pPr>
              <w:pStyle w:val="GOSTTablenorm"/>
              <w:rPr>
                <w:ins w:id="14631" w:author="Тимофеева Ирина" w:date="2026-01-15T11:22:00Z"/>
              </w:rPr>
            </w:pPr>
          </w:p>
        </w:tc>
        <w:tc>
          <w:tcPr>
            <w:tcW w:w="1371" w:type="pct"/>
          </w:tcPr>
          <w:p w14:paraId="6DC52D68" w14:textId="77777777" w:rsidR="00C57EC6" w:rsidRPr="00B9499D" w:rsidRDefault="00C57EC6" w:rsidP="00FE0626">
            <w:pPr>
              <w:pStyle w:val="GOSTTablenorm"/>
              <w:rPr>
                <w:ins w:id="14632" w:author="Тимофеева Ирина" w:date="2026-01-15T11:22:00Z"/>
              </w:rPr>
            </w:pPr>
            <w:ins w:id="14633" w:author="Тимофеева Ирина" w:date="2026-01-15T11:22:00Z">
              <w:r w:rsidRPr="00B9499D">
                <w:t>Расчет осуществляется от значения атрибута </w:t>
              </w:r>
              <w:r w:rsidRPr="00B9499D">
                <w:rPr>
                  <w:rStyle w:val="aff2"/>
                  <w:rFonts w:eastAsiaTheme="majorEastAsia"/>
                  <w:b w:val="0"/>
                  <w:szCs w:val="22"/>
                </w:rPr>
                <w:t>Код_цели_уточняемый</w:t>
              </w:r>
              <w:r w:rsidRPr="00B9499D">
                <w:t>:</w:t>
              </w:r>
            </w:ins>
          </w:p>
          <w:p w14:paraId="406BD0B6" w14:textId="77777777" w:rsidR="00C57EC6" w:rsidRPr="00B9499D" w:rsidRDefault="00C57EC6" w:rsidP="00FE0626">
            <w:pPr>
              <w:pStyle w:val="GOSTTableListNum10"/>
              <w:numPr>
                <w:ilvl w:val="0"/>
                <w:numId w:val="42"/>
              </w:numPr>
              <w:rPr>
                <w:ins w:id="14634" w:author="Тимофеева Ирина" w:date="2026-01-15T11:22:00Z"/>
              </w:rPr>
            </w:pPr>
            <w:ins w:id="14635" w:author="Тимофеева Ирина" w:date="2026-01-15T11:22:00Z">
              <w:r>
                <w:t xml:space="preserve"> 4 символа (12-15 разряды) - если есть значение в источнике, отличное от 25 нулей;</w:t>
              </w:r>
            </w:ins>
          </w:p>
          <w:p w14:paraId="0332BF8C" w14:textId="77777777" w:rsidR="00C57EC6" w:rsidRPr="00B9499D" w:rsidRDefault="00C57EC6" w:rsidP="00FE0626">
            <w:pPr>
              <w:pStyle w:val="GOSTTableListNum10"/>
              <w:rPr>
                <w:ins w:id="14636" w:author="Тимофеева Ирина" w:date="2026-01-15T11:22:00Z"/>
              </w:rPr>
            </w:pPr>
            <w:ins w:id="14637" w:author="Тимофеева Ирина" w:date="2026-01-15T11:22:00Z">
              <w:r>
                <w:t xml:space="preserve"> пусто - если значения нет или значение = 25 нулей</w:t>
              </w:r>
            </w:ins>
          </w:p>
        </w:tc>
      </w:tr>
      <w:tr w:rsidR="00C57EC6" w:rsidRPr="00B9499D" w14:paraId="645C96F6" w14:textId="77777777" w:rsidTr="00FE0626">
        <w:trPr>
          <w:ins w:id="14638" w:author="Тимофеева Ирина" w:date="2026-01-15T11:22:00Z"/>
        </w:trPr>
        <w:tc>
          <w:tcPr>
            <w:tcW w:w="1109" w:type="pct"/>
          </w:tcPr>
          <w:p w14:paraId="6E899E7F" w14:textId="77777777" w:rsidR="00C57EC6" w:rsidRPr="00B9499D" w:rsidRDefault="00C57EC6" w:rsidP="00FE0626">
            <w:pPr>
              <w:pStyle w:val="GOSTTablenorm"/>
              <w:rPr>
                <w:ins w:id="14639" w:author="Тимофеева Ирина" w:date="2026-01-15T11:22:00Z"/>
              </w:rPr>
            </w:pPr>
            <w:ins w:id="14640" w:author="Тимофеева Ирина" w:date="2026-01-15T11:22:00Z">
              <w:r>
                <w:t>Направл_выплаты_</w:t>
              </w:r>
              <w:r w:rsidRPr="00B9499D">
                <w:t>уточняемый</w:t>
              </w:r>
            </w:ins>
          </w:p>
        </w:tc>
        <w:tc>
          <w:tcPr>
            <w:tcW w:w="302" w:type="pct"/>
          </w:tcPr>
          <w:p w14:paraId="30925491" w14:textId="77777777" w:rsidR="00C57EC6" w:rsidRPr="00B9499D" w:rsidRDefault="00C57EC6" w:rsidP="00FE0626">
            <w:pPr>
              <w:pStyle w:val="GOSTTablenorm"/>
              <w:rPr>
                <w:ins w:id="14641" w:author="Тимофеева Ирина" w:date="2026-01-15T11:22:00Z"/>
              </w:rPr>
            </w:pPr>
            <w:ins w:id="14642" w:author="Тимофеева Ирина" w:date="2026-01-15T11:22:00Z">
              <w:r>
                <w:t>да</w:t>
              </w:r>
            </w:ins>
          </w:p>
        </w:tc>
        <w:tc>
          <w:tcPr>
            <w:tcW w:w="1109" w:type="pct"/>
          </w:tcPr>
          <w:p w14:paraId="78C2FDD6" w14:textId="77777777" w:rsidR="00C57EC6" w:rsidRPr="00B9499D" w:rsidRDefault="00C57EC6" w:rsidP="00FE0626">
            <w:pPr>
              <w:pStyle w:val="GOSTTablenorm"/>
              <w:rPr>
                <w:ins w:id="14643" w:author="Тимофеева Ирина" w:date="2026-01-15T11:22:00Z"/>
              </w:rPr>
            </w:pPr>
            <w:ins w:id="14644" w:author="Тимофеева Ирина" w:date="2026-01-15T11:22:00Z">
              <w:r>
                <w:t>Направление выплаты уточняемый</w:t>
              </w:r>
            </w:ins>
          </w:p>
        </w:tc>
        <w:tc>
          <w:tcPr>
            <w:tcW w:w="1109" w:type="pct"/>
          </w:tcPr>
          <w:p w14:paraId="6B90FFAA" w14:textId="6FDF82CF" w:rsidR="00C57EC6" w:rsidRPr="00B9499D" w:rsidRDefault="00C57EC6" w:rsidP="00FE0626">
            <w:pPr>
              <w:pStyle w:val="GOSTTablenorm"/>
              <w:rPr>
                <w:ins w:id="14645" w:author="Тимофеева Ирина" w:date="2026-01-15T11:22:00Z"/>
              </w:rPr>
            </w:pPr>
          </w:p>
        </w:tc>
        <w:tc>
          <w:tcPr>
            <w:tcW w:w="1371" w:type="pct"/>
          </w:tcPr>
          <w:p w14:paraId="34ACFF97" w14:textId="77777777" w:rsidR="00C57EC6" w:rsidRPr="00B9499D" w:rsidRDefault="00C57EC6" w:rsidP="00FE0626">
            <w:pPr>
              <w:pStyle w:val="GOSTTablenorm"/>
              <w:rPr>
                <w:ins w:id="14646" w:author="Тимофеева Ирина" w:date="2026-01-15T11:22:00Z"/>
              </w:rPr>
            </w:pPr>
            <w:ins w:id="14647" w:author="Тимофеева Ирина" w:date="2026-01-15T11:22:00Z">
              <w:r w:rsidRPr="00B9499D">
                <w:t>Расчет осуществляется от значения атрибута </w:t>
              </w:r>
              <w:r w:rsidRPr="00B9499D">
                <w:rPr>
                  <w:rStyle w:val="aff2"/>
                  <w:rFonts w:eastAsiaTheme="majorEastAsia"/>
                  <w:b w:val="0"/>
                  <w:szCs w:val="22"/>
                </w:rPr>
                <w:t>Код_цели_уточняемый</w:t>
              </w:r>
              <w:r w:rsidRPr="00B9499D">
                <w:t>:</w:t>
              </w:r>
            </w:ins>
          </w:p>
          <w:p w14:paraId="6BD60DCF" w14:textId="77777777" w:rsidR="00C57EC6" w:rsidRDefault="00C57EC6" w:rsidP="00FE0626">
            <w:pPr>
              <w:pStyle w:val="GOSTTableListNum10"/>
              <w:numPr>
                <w:ilvl w:val="0"/>
                <w:numId w:val="43"/>
              </w:numPr>
              <w:rPr>
                <w:ins w:id="14648" w:author="Тимофеева Ирина" w:date="2026-01-15T11:22:00Z"/>
              </w:rPr>
            </w:pPr>
            <w:ins w:id="14649" w:author="Тимофеева Ирина" w:date="2026-01-15T11:22:00Z">
              <w:r w:rsidRPr="00B9499D">
                <w:t xml:space="preserve"> </w:t>
              </w:r>
              <w:r>
                <w:t>2 символа (24-25 разряды</w:t>
              </w:r>
              <w:r w:rsidRPr="00B9499D">
                <w:t>) - если значение в источнике имеет 25 разрядов и отличное от 25 нулей</w:t>
              </w:r>
              <w:r>
                <w:t>;</w:t>
              </w:r>
            </w:ins>
          </w:p>
          <w:p w14:paraId="0DDCA2C2" w14:textId="77777777" w:rsidR="00C57EC6" w:rsidRPr="00B9499D" w:rsidRDefault="00C57EC6" w:rsidP="00FE0626">
            <w:pPr>
              <w:pStyle w:val="GOSTTableListNum10"/>
              <w:rPr>
                <w:ins w:id="14650" w:author="Тимофеева Ирина" w:date="2026-01-15T11:22:00Z"/>
              </w:rPr>
            </w:pPr>
            <w:ins w:id="14651" w:author="Тимофеева Ирина" w:date="2026-01-15T11:22:00Z">
              <w:r w:rsidRPr="00B9499D">
                <w:t xml:space="preserve"> пусто - если значение в источнике имеет 23</w:t>
              </w:r>
              <w:r>
                <w:t xml:space="preserve"> разряда</w:t>
              </w:r>
              <w:r w:rsidRPr="00B9499D">
                <w:t xml:space="preserve"> </w:t>
              </w:r>
              <w:r>
                <w:t>или</w:t>
              </w:r>
              <w:r w:rsidRPr="00B9499D">
                <w:t xml:space="preserve"> значения нет или значение = 25 нулей</w:t>
              </w:r>
            </w:ins>
          </w:p>
        </w:tc>
      </w:tr>
      <w:tr w:rsidR="00C57EC6" w:rsidRPr="00B9499D" w14:paraId="09C575C5" w14:textId="77777777" w:rsidTr="00FE0626">
        <w:trPr>
          <w:ins w:id="14652" w:author="Тимофеева Ирина" w:date="2026-01-15T11:22:00Z"/>
        </w:trPr>
        <w:tc>
          <w:tcPr>
            <w:tcW w:w="1109" w:type="pct"/>
          </w:tcPr>
          <w:p w14:paraId="4F1834D5" w14:textId="77777777" w:rsidR="00C57EC6" w:rsidRPr="00B9499D" w:rsidRDefault="00C57EC6" w:rsidP="00FE0626">
            <w:pPr>
              <w:pStyle w:val="GOSTTablenorm"/>
              <w:rPr>
                <w:ins w:id="14653" w:author="Тимофеева Ирина" w:date="2026-01-15T11:22:00Z"/>
                <w:szCs w:val="22"/>
              </w:rPr>
            </w:pPr>
            <w:ins w:id="14654" w:author="Тимофеева Ирина" w:date="2026-01-15T11:22:00Z">
              <w:r w:rsidRPr="00B9499D">
                <w:t>Код_НПА_напр_выпл_уточняемый</w:t>
              </w:r>
            </w:ins>
          </w:p>
        </w:tc>
        <w:tc>
          <w:tcPr>
            <w:tcW w:w="302" w:type="pct"/>
          </w:tcPr>
          <w:p w14:paraId="6EAFA492" w14:textId="77777777" w:rsidR="00C57EC6" w:rsidRPr="00B9499D" w:rsidRDefault="00C57EC6" w:rsidP="00FE0626">
            <w:pPr>
              <w:pStyle w:val="GOSTTablenorm"/>
              <w:rPr>
                <w:ins w:id="14655" w:author="Тимофеева Ирина" w:date="2026-01-15T11:22:00Z"/>
                <w:szCs w:val="22"/>
              </w:rPr>
            </w:pPr>
            <w:ins w:id="14656" w:author="Тимофеева Ирина" w:date="2026-01-15T11:22:00Z">
              <w:r w:rsidRPr="00B9499D">
                <w:rPr>
                  <w:szCs w:val="22"/>
                </w:rPr>
                <w:t>да</w:t>
              </w:r>
            </w:ins>
          </w:p>
        </w:tc>
        <w:tc>
          <w:tcPr>
            <w:tcW w:w="1109" w:type="pct"/>
          </w:tcPr>
          <w:p w14:paraId="63496308" w14:textId="77777777" w:rsidR="00C57EC6" w:rsidRPr="00B9499D" w:rsidRDefault="00C57EC6" w:rsidP="00FE0626">
            <w:pPr>
              <w:pStyle w:val="GOSTTablenorm"/>
              <w:rPr>
                <w:ins w:id="14657" w:author="Тимофеева Ирина" w:date="2026-01-15T11:22:00Z"/>
                <w:szCs w:val="22"/>
              </w:rPr>
            </w:pPr>
            <w:ins w:id="14658" w:author="Тимофеева Ирина" w:date="2026-01-15T11:22:00Z">
              <w:r w:rsidRPr="00B9499D">
                <w:rPr>
                  <w:szCs w:val="22"/>
                </w:rPr>
                <w:t>Код НПА и направление выплаты уточняемый</w:t>
              </w:r>
            </w:ins>
          </w:p>
        </w:tc>
        <w:tc>
          <w:tcPr>
            <w:tcW w:w="1109" w:type="pct"/>
          </w:tcPr>
          <w:p w14:paraId="11691CA0" w14:textId="65FEED8D" w:rsidR="00C57EC6" w:rsidRPr="00B9499D" w:rsidRDefault="00C57EC6" w:rsidP="00FE0626">
            <w:pPr>
              <w:pStyle w:val="GOSTTablenorm"/>
              <w:rPr>
                <w:ins w:id="14659" w:author="Тимофеева Ирина" w:date="2026-01-15T11:22:00Z"/>
                <w:szCs w:val="22"/>
              </w:rPr>
            </w:pPr>
          </w:p>
        </w:tc>
        <w:tc>
          <w:tcPr>
            <w:tcW w:w="1371" w:type="pct"/>
          </w:tcPr>
          <w:p w14:paraId="087BDD20" w14:textId="77777777" w:rsidR="00C57EC6" w:rsidRPr="00B9499D" w:rsidRDefault="00C57EC6" w:rsidP="00FE0626">
            <w:pPr>
              <w:pStyle w:val="GOSTTablenorm"/>
              <w:rPr>
                <w:ins w:id="14660" w:author="Тимофеева Ирина" w:date="2026-01-15T11:22:00Z"/>
                <w:szCs w:val="22"/>
              </w:rPr>
            </w:pPr>
            <w:ins w:id="14661" w:author="Тимофеева Ирина" w:date="2026-01-15T11:22:00Z">
              <w:r w:rsidRPr="00B9499D">
                <w:rPr>
                  <w:szCs w:val="22"/>
                </w:rPr>
                <w:t>Расчет осуществляется от значения атрибута </w:t>
              </w:r>
              <w:r w:rsidRPr="00B9499D">
                <w:rPr>
                  <w:rStyle w:val="aff2"/>
                  <w:rFonts w:eastAsiaTheme="majorEastAsia"/>
                  <w:b w:val="0"/>
                  <w:szCs w:val="22"/>
                </w:rPr>
                <w:t>Код_цели_уточняемый</w:t>
              </w:r>
              <w:r w:rsidRPr="00B9499D">
                <w:rPr>
                  <w:szCs w:val="22"/>
                </w:rPr>
                <w:t>:</w:t>
              </w:r>
            </w:ins>
          </w:p>
          <w:p w14:paraId="12DED48B" w14:textId="77777777" w:rsidR="00C57EC6" w:rsidRPr="00C040DF" w:rsidRDefault="00C57EC6" w:rsidP="00FE0626">
            <w:pPr>
              <w:pStyle w:val="GOSTTableListNum10"/>
              <w:numPr>
                <w:ilvl w:val="0"/>
                <w:numId w:val="44"/>
              </w:numPr>
              <w:rPr>
                <w:ins w:id="14662" w:author="Тимофеева Ирина" w:date="2026-01-15T11:22:00Z"/>
              </w:rPr>
            </w:pPr>
            <w:ins w:id="14663" w:author="Тимофеева Ирина" w:date="2026-01-15T11:22:00Z">
              <w:r w:rsidRPr="00C040DF">
                <w:t xml:space="preserve"> 4 символа (12-15 разряды) - если значение в источнике имеет 23 разряда (в этом частном случае Код_НПА_напр_выпл_уточняемый = Код_НПА_уточняемый);</w:t>
              </w:r>
            </w:ins>
          </w:p>
          <w:p w14:paraId="098C89A7" w14:textId="77777777" w:rsidR="00C57EC6" w:rsidRPr="00C040DF" w:rsidRDefault="00C57EC6" w:rsidP="00FE0626">
            <w:pPr>
              <w:pStyle w:val="GOSTTableListNum10"/>
              <w:rPr>
                <w:ins w:id="14664" w:author="Тимофеева Ирина" w:date="2026-01-15T11:22:00Z"/>
              </w:rPr>
            </w:pPr>
            <w:ins w:id="14665" w:author="Тимофеева Ирина" w:date="2026-01-15T11:22:00Z">
              <w:r w:rsidRPr="00C040DF">
                <w:t xml:space="preserve"> 7 символов ([12-15 разряды]-[24-25 разряды]) - если значение в источнике имеет 25 разрядов и отличное от 25 нулей (</w:t>
              </w:r>
              <w:r w:rsidRPr="00B91CE4">
                <w:rPr>
                  <w:rStyle w:val="aff2"/>
                  <w:rFonts w:eastAsiaTheme="majorEastAsia"/>
                  <w:bCs w:val="0"/>
                </w:rPr>
                <w:t>между двумя группами символов тире!</w:t>
              </w:r>
              <w:r w:rsidRPr="00C040DF">
                <w:t>);</w:t>
              </w:r>
            </w:ins>
          </w:p>
          <w:p w14:paraId="6F898523" w14:textId="77777777" w:rsidR="00C57EC6" w:rsidRPr="00B9499D" w:rsidRDefault="00C57EC6" w:rsidP="00FE0626">
            <w:pPr>
              <w:pStyle w:val="GOSTTableListNum10"/>
              <w:rPr>
                <w:ins w:id="14666" w:author="Тимофеева Ирина" w:date="2026-01-15T11:22:00Z"/>
              </w:rPr>
            </w:pPr>
            <w:ins w:id="14667" w:author="Тимофеева Ирина" w:date="2026-01-15T11:22:00Z">
              <w:r w:rsidRPr="00C040DF">
                <w:t xml:space="preserve"> пусто - если значения нет или значение</w:t>
              </w:r>
              <w:r>
                <w:rPr>
                  <w:lang w:val="en-US"/>
                </w:rPr>
                <w:t> </w:t>
              </w:r>
              <w:r w:rsidRPr="00C040DF">
                <w:t>=25 нулей</w:t>
              </w:r>
            </w:ins>
          </w:p>
        </w:tc>
      </w:tr>
      <w:tr w:rsidR="00C57EC6" w:rsidRPr="00B9499D" w14:paraId="4005EF51" w14:textId="77777777" w:rsidTr="00FE0626">
        <w:trPr>
          <w:ins w:id="14668" w:author="Тимофеева Ирина" w:date="2026-01-15T11:22:00Z"/>
        </w:trPr>
        <w:tc>
          <w:tcPr>
            <w:tcW w:w="1109" w:type="pct"/>
          </w:tcPr>
          <w:p w14:paraId="7743C953" w14:textId="77777777" w:rsidR="00C57EC6" w:rsidRPr="00C040DF" w:rsidRDefault="00C57EC6" w:rsidP="00FE0626">
            <w:pPr>
              <w:pStyle w:val="GOSTTablenorm"/>
              <w:rPr>
                <w:ins w:id="14669" w:author="Тимофеева Ирина" w:date="2026-01-15T11:22:00Z"/>
              </w:rPr>
            </w:pPr>
            <w:ins w:id="14670" w:author="Тимофеева Ирина" w:date="2026-01-15T11:22:00Z">
              <w:r w:rsidRPr="00C040DF">
                <w:t>Код_НПА_уточненный</w:t>
              </w:r>
            </w:ins>
          </w:p>
        </w:tc>
        <w:tc>
          <w:tcPr>
            <w:tcW w:w="302" w:type="pct"/>
          </w:tcPr>
          <w:p w14:paraId="7E8F6F48" w14:textId="77777777" w:rsidR="00C57EC6" w:rsidRPr="00C040DF" w:rsidRDefault="00C57EC6" w:rsidP="00FE0626">
            <w:pPr>
              <w:pStyle w:val="GOSTTablenorm"/>
              <w:rPr>
                <w:ins w:id="14671" w:author="Тимофеева Ирина" w:date="2026-01-15T11:22:00Z"/>
              </w:rPr>
            </w:pPr>
            <w:ins w:id="14672" w:author="Тимофеева Ирина" w:date="2026-01-15T11:22:00Z">
              <w:r w:rsidRPr="00C040DF">
                <w:t>да</w:t>
              </w:r>
            </w:ins>
          </w:p>
        </w:tc>
        <w:tc>
          <w:tcPr>
            <w:tcW w:w="1109" w:type="pct"/>
          </w:tcPr>
          <w:p w14:paraId="5FAD205B" w14:textId="77777777" w:rsidR="00C57EC6" w:rsidRPr="00C040DF" w:rsidRDefault="00C57EC6" w:rsidP="00FE0626">
            <w:pPr>
              <w:pStyle w:val="GOSTTablenorm"/>
              <w:rPr>
                <w:ins w:id="14673" w:author="Тимофеева Ирина" w:date="2026-01-15T11:22:00Z"/>
              </w:rPr>
            </w:pPr>
            <w:ins w:id="14674" w:author="Тимофеева Ирина" w:date="2026-01-15T11:22:00Z">
              <w:r w:rsidRPr="00C040DF">
                <w:t>Код НПА уточненный</w:t>
              </w:r>
            </w:ins>
          </w:p>
        </w:tc>
        <w:tc>
          <w:tcPr>
            <w:tcW w:w="1109" w:type="pct"/>
          </w:tcPr>
          <w:p w14:paraId="3214F19B" w14:textId="5A0FE702" w:rsidR="00C57EC6" w:rsidRPr="00C040DF" w:rsidRDefault="00C57EC6" w:rsidP="00FE0626">
            <w:pPr>
              <w:pStyle w:val="GOSTTablenorm"/>
              <w:rPr>
                <w:ins w:id="14675" w:author="Тимофеева Ирина" w:date="2026-01-15T11:22:00Z"/>
              </w:rPr>
            </w:pPr>
          </w:p>
        </w:tc>
        <w:tc>
          <w:tcPr>
            <w:tcW w:w="1371" w:type="pct"/>
          </w:tcPr>
          <w:p w14:paraId="6885A065" w14:textId="77777777" w:rsidR="00C57EC6" w:rsidRPr="00C040DF" w:rsidRDefault="00C57EC6" w:rsidP="00FE0626">
            <w:pPr>
              <w:pStyle w:val="GOSTTablenorm"/>
              <w:rPr>
                <w:ins w:id="14676" w:author="Тимофеева Ирина" w:date="2026-01-15T11:22:00Z"/>
              </w:rPr>
            </w:pPr>
            <w:ins w:id="14677" w:author="Тимофеева Ирина" w:date="2026-01-15T11:22:00Z">
              <w:r w:rsidRPr="00C040DF">
                <w:t>Расчет осуществляется от значения атрибута </w:t>
              </w:r>
              <w:r w:rsidRPr="00C040DF">
                <w:rPr>
                  <w:rStyle w:val="aff2"/>
                  <w:rFonts w:eastAsiaTheme="majorEastAsia"/>
                  <w:b w:val="0"/>
                  <w:bCs w:val="0"/>
                </w:rPr>
                <w:t>Код_цели_уточненный</w:t>
              </w:r>
              <w:r w:rsidRPr="00C040DF">
                <w:t>:</w:t>
              </w:r>
            </w:ins>
          </w:p>
          <w:p w14:paraId="696741C5" w14:textId="77777777" w:rsidR="00C57EC6" w:rsidRPr="00C040DF" w:rsidRDefault="00C57EC6" w:rsidP="00FE0626">
            <w:pPr>
              <w:pStyle w:val="GOSTTableListNum10"/>
              <w:numPr>
                <w:ilvl w:val="0"/>
                <w:numId w:val="45"/>
              </w:numPr>
              <w:rPr>
                <w:ins w:id="14678" w:author="Тимофеева Ирина" w:date="2026-01-15T11:22:00Z"/>
              </w:rPr>
            </w:pPr>
            <w:ins w:id="14679" w:author="Тимофеева Ирина" w:date="2026-01-15T11:22:00Z">
              <w:r w:rsidRPr="00C040DF">
                <w:t xml:space="preserve"> 4 символа (12-15 разряды) - если есть значение в источнике, отличное от 25 нулей</w:t>
              </w:r>
              <w:r>
                <w:t>;</w:t>
              </w:r>
            </w:ins>
          </w:p>
          <w:p w14:paraId="3952FECE" w14:textId="77777777" w:rsidR="00C57EC6" w:rsidRPr="00C040DF" w:rsidRDefault="00C57EC6" w:rsidP="00FE0626">
            <w:pPr>
              <w:pStyle w:val="GOSTTableListNum10"/>
              <w:rPr>
                <w:ins w:id="14680" w:author="Тимофеева Ирина" w:date="2026-01-15T11:22:00Z"/>
              </w:rPr>
            </w:pPr>
            <w:ins w:id="14681" w:author="Тимофеева Ирина" w:date="2026-01-15T11:22:00Z">
              <w:r w:rsidRPr="00C040DF">
                <w:t xml:space="preserve"> пусто - если значе</w:t>
              </w:r>
              <w:r>
                <w:t>ния нет или значение = 25 нулей</w:t>
              </w:r>
            </w:ins>
          </w:p>
        </w:tc>
      </w:tr>
      <w:tr w:rsidR="00C57EC6" w:rsidRPr="00B9499D" w14:paraId="416EA9B1" w14:textId="77777777" w:rsidTr="00FE0626">
        <w:trPr>
          <w:ins w:id="14682" w:author="Тимофеева Ирина" w:date="2026-01-15T11:22:00Z"/>
        </w:trPr>
        <w:tc>
          <w:tcPr>
            <w:tcW w:w="1109" w:type="pct"/>
          </w:tcPr>
          <w:p w14:paraId="3EBABF08" w14:textId="77777777" w:rsidR="00C57EC6" w:rsidRPr="00B9499D" w:rsidRDefault="00C57EC6" w:rsidP="00FE0626">
            <w:pPr>
              <w:pStyle w:val="GOSTTablenorm"/>
              <w:rPr>
                <w:ins w:id="14683" w:author="Тимофеева Ирина" w:date="2026-01-15T11:22:00Z"/>
              </w:rPr>
            </w:pPr>
            <w:ins w:id="14684" w:author="Тимофеева Ирина" w:date="2026-01-15T11:22:00Z">
              <w:r>
                <w:t>Направл_выплаты_уточненный</w:t>
              </w:r>
            </w:ins>
          </w:p>
        </w:tc>
        <w:tc>
          <w:tcPr>
            <w:tcW w:w="302" w:type="pct"/>
          </w:tcPr>
          <w:p w14:paraId="1D3F701F" w14:textId="77777777" w:rsidR="00C57EC6" w:rsidRPr="00B9499D" w:rsidRDefault="00C57EC6" w:rsidP="00FE0626">
            <w:pPr>
              <w:pStyle w:val="GOSTTablenorm"/>
              <w:rPr>
                <w:ins w:id="14685" w:author="Тимофеева Ирина" w:date="2026-01-15T11:22:00Z"/>
              </w:rPr>
            </w:pPr>
            <w:ins w:id="14686" w:author="Тимофеева Ирина" w:date="2026-01-15T11:22:00Z">
              <w:r>
                <w:t>да</w:t>
              </w:r>
            </w:ins>
          </w:p>
        </w:tc>
        <w:tc>
          <w:tcPr>
            <w:tcW w:w="1109" w:type="pct"/>
          </w:tcPr>
          <w:p w14:paraId="25BD236A" w14:textId="77777777" w:rsidR="00C57EC6" w:rsidRPr="00B9499D" w:rsidRDefault="00C57EC6" w:rsidP="00FE0626">
            <w:pPr>
              <w:pStyle w:val="GOSTTablenorm"/>
              <w:rPr>
                <w:ins w:id="14687" w:author="Тимофеева Ирина" w:date="2026-01-15T11:22:00Z"/>
              </w:rPr>
            </w:pPr>
            <w:ins w:id="14688" w:author="Тимофеева Ирина" w:date="2026-01-15T11:22:00Z">
              <w:r>
                <w:t>Направление выплаты уточненный</w:t>
              </w:r>
            </w:ins>
          </w:p>
        </w:tc>
        <w:tc>
          <w:tcPr>
            <w:tcW w:w="1109" w:type="pct"/>
          </w:tcPr>
          <w:p w14:paraId="16A23359" w14:textId="39DECBF6" w:rsidR="00C57EC6" w:rsidRPr="001C645C" w:rsidRDefault="00C57EC6" w:rsidP="00FE0626">
            <w:pPr>
              <w:pStyle w:val="GOSTTablenorm"/>
              <w:rPr>
                <w:ins w:id="14689" w:author="Тимофеева Ирина" w:date="2026-01-15T11:22:00Z"/>
              </w:rPr>
            </w:pPr>
          </w:p>
        </w:tc>
        <w:tc>
          <w:tcPr>
            <w:tcW w:w="1371" w:type="pct"/>
          </w:tcPr>
          <w:p w14:paraId="67989779" w14:textId="77777777" w:rsidR="00C57EC6" w:rsidRPr="00B9499D" w:rsidRDefault="00C57EC6" w:rsidP="00FE0626">
            <w:pPr>
              <w:pStyle w:val="GOSTTablenorm"/>
              <w:rPr>
                <w:ins w:id="14690" w:author="Тимофеева Ирина" w:date="2026-01-15T11:22:00Z"/>
              </w:rPr>
            </w:pPr>
            <w:ins w:id="14691" w:author="Тимофеева Ирина" w:date="2026-01-15T11:22:00Z">
              <w:r w:rsidRPr="00B9499D">
                <w:t>Расчет осуществляется от значения атрибута </w:t>
              </w:r>
              <w:r w:rsidRPr="00B9499D">
                <w:rPr>
                  <w:rStyle w:val="aff2"/>
                  <w:rFonts w:eastAsiaTheme="majorEastAsia"/>
                  <w:b w:val="0"/>
                  <w:szCs w:val="22"/>
                </w:rPr>
                <w:t>Код_цели_уточненный</w:t>
              </w:r>
              <w:r w:rsidRPr="00B9499D">
                <w:t>:</w:t>
              </w:r>
            </w:ins>
          </w:p>
          <w:p w14:paraId="63F7FB5C" w14:textId="77777777" w:rsidR="00C57EC6" w:rsidRDefault="00C57EC6" w:rsidP="00FE0626">
            <w:pPr>
              <w:pStyle w:val="GOSTTableListNum10"/>
              <w:numPr>
                <w:ilvl w:val="0"/>
                <w:numId w:val="46"/>
              </w:numPr>
              <w:rPr>
                <w:ins w:id="14692" w:author="Тимофеева Ирина" w:date="2026-01-15T11:22:00Z"/>
              </w:rPr>
            </w:pPr>
            <w:ins w:id="14693" w:author="Тимофеева Ирина" w:date="2026-01-15T11:22:00Z">
              <w:r w:rsidRPr="00B9499D">
                <w:t xml:space="preserve"> </w:t>
              </w:r>
              <w:r>
                <w:t>2 символа (24-25 разряды</w:t>
              </w:r>
              <w:r w:rsidRPr="00B9499D">
                <w:t>) - если значение в источнике имеет 25 разрядов и отличное от 25 нулей</w:t>
              </w:r>
              <w:r>
                <w:t>;</w:t>
              </w:r>
            </w:ins>
          </w:p>
          <w:p w14:paraId="3B72E2AC" w14:textId="77777777" w:rsidR="00C57EC6" w:rsidRPr="00B9499D" w:rsidRDefault="00C57EC6" w:rsidP="00FE0626">
            <w:pPr>
              <w:pStyle w:val="GOSTTableListNum10"/>
              <w:rPr>
                <w:ins w:id="14694" w:author="Тимофеева Ирина" w:date="2026-01-15T11:22:00Z"/>
              </w:rPr>
            </w:pPr>
            <w:ins w:id="14695" w:author="Тимофеева Ирина" w:date="2026-01-15T11:22:00Z">
              <w:r w:rsidRPr="00B9499D">
                <w:t xml:space="preserve"> пусто - если значение в источнике имеет 23</w:t>
              </w:r>
              <w:r>
                <w:t xml:space="preserve"> разряда</w:t>
              </w:r>
              <w:r w:rsidRPr="00B9499D">
                <w:t xml:space="preserve"> </w:t>
              </w:r>
              <w:r>
                <w:t>или</w:t>
              </w:r>
              <w:r w:rsidRPr="00B9499D">
                <w:t xml:space="preserve"> значения нет или значение = 25 нулей</w:t>
              </w:r>
            </w:ins>
          </w:p>
        </w:tc>
      </w:tr>
      <w:tr w:rsidR="00C57EC6" w:rsidRPr="00B9499D" w14:paraId="3BD4D0D3" w14:textId="77777777" w:rsidTr="00FE0626">
        <w:trPr>
          <w:ins w:id="14696" w:author="Тимофеева Ирина" w:date="2026-01-15T11:22:00Z"/>
        </w:trPr>
        <w:tc>
          <w:tcPr>
            <w:tcW w:w="1109" w:type="pct"/>
          </w:tcPr>
          <w:p w14:paraId="4D70B089" w14:textId="77777777" w:rsidR="00C57EC6" w:rsidRPr="00B9499D" w:rsidRDefault="00C57EC6" w:rsidP="00FE0626">
            <w:pPr>
              <w:pStyle w:val="GOSTTablenorm"/>
              <w:rPr>
                <w:ins w:id="14697" w:author="Тимофеева Ирина" w:date="2026-01-15T11:22:00Z"/>
              </w:rPr>
            </w:pPr>
            <w:ins w:id="14698" w:author="Тимофеева Ирина" w:date="2026-01-15T11:22:00Z">
              <w:r w:rsidRPr="00B9499D">
                <w:t>Код_НПА_напр_выпл_уточненный</w:t>
              </w:r>
            </w:ins>
          </w:p>
        </w:tc>
        <w:tc>
          <w:tcPr>
            <w:tcW w:w="302" w:type="pct"/>
          </w:tcPr>
          <w:p w14:paraId="77314B50" w14:textId="77777777" w:rsidR="00C57EC6" w:rsidRPr="00B9499D" w:rsidRDefault="00C57EC6" w:rsidP="00FE0626">
            <w:pPr>
              <w:pStyle w:val="GOSTTablenorm"/>
              <w:rPr>
                <w:ins w:id="14699" w:author="Тимофеева Ирина" w:date="2026-01-15T11:22:00Z"/>
              </w:rPr>
            </w:pPr>
            <w:ins w:id="14700" w:author="Тимофеева Ирина" w:date="2026-01-15T11:22:00Z">
              <w:r w:rsidRPr="00B9499D">
                <w:t>да</w:t>
              </w:r>
            </w:ins>
          </w:p>
        </w:tc>
        <w:tc>
          <w:tcPr>
            <w:tcW w:w="1109" w:type="pct"/>
          </w:tcPr>
          <w:p w14:paraId="39232A35" w14:textId="77777777" w:rsidR="00C57EC6" w:rsidRPr="00B9499D" w:rsidRDefault="00C57EC6" w:rsidP="00FE0626">
            <w:pPr>
              <w:pStyle w:val="GOSTTablenorm"/>
              <w:rPr>
                <w:ins w:id="14701" w:author="Тимофеева Ирина" w:date="2026-01-15T11:22:00Z"/>
              </w:rPr>
            </w:pPr>
            <w:ins w:id="14702" w:author="Тимофеева Ирина" w:date="2026-01-15T11:22:00Z">
              <w:r w:rsidRPr="00B9499D">
                <w:t>Код НПА и направление выплаты уточненный</w:t>
              </w:r>
            </w:ins>
          </w:p>
        </w:tc>
        <w:tc>
          <w:tcPr>
            <w:tcW w:w="1109" w:type="pct"/>
          </w:tcPr>
          <w:p w14:paraId="3075225B" w14:textId="3343608E" w:rsidR="00C57EC6" w:rsidRPr="00B9499D" w:rsidRDefault="00C57EC6" w:rsidP="00FE0626">
            <w:pPr>
              <w:pStyle w:val="GOSTTablenorm"/>
              <w:rPr>
                <w:ins w:id="14703" w:author="Тимофеева Ирина" w:date="2026-01-15T11:22:00Z"/>
              </w:rPr>
            </w:pPr>
          </w:p>
        </w:tc>
        <w:tc>
          <w:tcPr>
            <w:tcW w:w="1371" w:type="pct"/>
          </w:tcPr>
          <w:p w14:paraId="18B3DBD8" w14:textId="77777777" w:rsidR="00C57EC6" w:rsidRPr="00B9499D" w:rsidRDefault="00C57EC6" w:rsidP="00FE0626">
            <w:pPr>
              <w:pStyle w:val="GOSTTablenorm"/>
              <w:rPr>
                <w:ins w:id="14704" w:author="Тимофеева Ирина" w:date="2026-01-15T11:22:00Z"/>
              </w:rPr>
            </w:pPr>
            <w:ins w:id="14705" w:author="Тимофеева Ирина" w:date="2026-01-15T11:22:00Z">
              <w:r w:rsidRPr="00B9499D">
                <w:t>Расчет осуществляется от значения атрибута </w:t>
              </w:r>
              <w:r w:rsidRPr="00B9499D">
                <w:rPr>
                  <w:rStyle w:val="aff2"/>
                  <w:rFonts w:eastAsiaTheme="majorEastAsia"/>
                  <w:b w:val="0"/>
                  <w:szCs w:val="22"/>
                </w:rPr>
                <w:t>Код_цели_уточненный</w:t>
              </w:r>
              <w:r w:rsidRPr="00B9499D">
                <w:t>:</w:t>
              </w:r>
            </w:ins>
          </w:p>
          <w:p w14:paraId="4705BEB1" w14:textId="77777777" w:rsidR="00C57EC6" w:rsidRPr="00B9499D" w:rsidRDefault="00C57EC6" w:rsidP="00FE0626">
            <w:pPr>
              <w:pStyle w:val="GOSTTableListNum10"/>
              <w:numPr>
                <w:ilvl w:val="0"/>
                <w:numId w:val="47"/>
              </w:numPr>
              <w:rPr>
                <w:ins w:id="14706" w:author="Тимофеева Ирина" w:date="2026-01-15T11:22:00Z"/>
              </w:rPr>
            </w:pPr>
            <w:ins w:id="14707" w:author="Тимофеева Ирина" w:date="2026-01-15T11:22:00Z">
              <w:r w:rsidRPr="00B9499D">
                <w:t xml:space="preserve"> 4 символа (12-15 разряды) - если значение в источнике имеет 23 разряда (в этом частном случае Код_НПА_напр_выпл_уточненный = Код_НПА_уточненный)</w:t>
              </w:r>
              <w:r>
                <w:t>;</w:t>
              </w:r>
            </w:ins>
          </w:p>
          <w:p w14:paraId="4271623E" w14:textId="77777777" w:rsidR="00C57EC6" w:rsidRPr="00B9499D" w:rsidRDefault="00C57EC6" w:rsidP="00FE0626">
            <w:pPr>
              <w:pStyle w:val="GOSTTableListNum10"/>
              <w:rPr>
                <w:ins w:id="14708" w:author="Тимофеева Ирина" w:date="2026-01-15T11:22:00Z"/>
              </w:rPr>
            </w:pPr>
            <w:ins w:id="14709" w:author="Тимофеева Ирина" w:date="2026-01-15T11:22:00Z">
              <w:r w:rsidRPr="00B9499D">
                <w:t xml:space="preserve"> 7 символов ([12-15 разряды]-[24-25 разряды]) - если значение в источнике имеет 25 разрядов и отличное от 25 нулей (</w:t>
              </w:r>
              <w:r w:rsidRPr="00C040DF">
                <w:rPr>
                  <w:rStyle w:val="aff2"/>
                  <w:rFonts w:eastAsiaTheme="majorEastAsia"/>
                </w:rPr>
                <w:t>между двумя группами символов тире!</w:t>
              </w:r>
              <w:r w:rsidRPr="00B9499D">
                <w:t>)</w:t>
              </w:r>
              <w:r>
                <w:t>;</w:t>
              </w:r>
            </w:ins>
          </w:p>
          <w:p w14:paraId="12D2CB7A" w14:textId="77777777" w:rsidR="00C57EC6" w:rsidRPr="00B9499D" w:rsidRDefault="00C57EC6" w:rsidP="00FE0626">
            <w:pPr>
              <w:pStyle w:val="GOSTTableListNum10"/>
              <w:rPr>
                <w:ins w:id="14710" w:author="Тимофеева Ирина" w:date="2026-01-15T11:22:00Z"/>
              </w:rPr>
            </w:pPr>
            <w:ins w:id="14711" w:author="Тимофеева Ирина" w:date="2026-01-15T11:22:00Z">
              <w:r w:rsidRPr="00B9499D">
                <w:t xml:space="preserve"> пусто - если значения нет или значение</w:t>
              </w:r>
              <w:r>
                <w:rPr>
                  <w:lang w:val="en-US"/>
                </w:rPr>
                <w:t> </w:t>
              </w:r>
              <w:r w:rsidRPr="00B9499D">
                <w:t>=25 нулей</w:t>
              </w:r>
            </w:ins>
          </w:p>
        </w:tc>
      </w:tr>
      <w:tr w:rsidR="00C57EC6" w:rsidRPr="00B9499D" w14:paraId="547C1AC6" w14:textId="77777777" w:rsidTr="00FE0626">
        <w:trPr>
          <w:ins w:id="14712" w:author="Тимофеева Ирина" w:date="2026-01-15T11:22:00Z"/>
        </w:trPr>
        <w:tc>
          <w:tcPr>
            <w:tcW w:w="1109" w:type="pct"/>
          </w:tcPr>
          <w:p w14:paraId="6E5C0FC2" w14:textId="77777777" w:rsidR="00C57EC6" w:rsidRPr="00C040DF" w:rsidRDefault="00C57EC6" w:rsidP="00FE0626">
            <w:pPr>
              <w:pStyle w:val="GOSTTablenorm"/>
              <w:rPr>
                <w:ins w:id="14713" w:author="Тимофеева Ирина" w:date="2026-01-15T11:22:00Z"/>
              </w:rPr>
            </w:pPr>
            <w:ins w:id="14714" w:author="Тимофеева Ирина" w:date="2026-01-15T11:22:00Z">
              <w:r w:rsidRPr="00C040DF">
                <w:t>КС_уточненный</w:t>
              </w:r>
            </w:ins>
          </w:p>
        </w:tc>
        <w:tc>
          <w:tcPr>
            <w:tcW w:w="302" w:type="pct"/>
          </w:tcPr>
          <w:p w14:paraId="5CD56EE6" w14:textId="77777777" w:rsidR="00C57EC6" w:rsidRPr="00C040DF" w:rsidRDefault="00C57EC6" w:rsidP="00FE0626">
            <w:pPr>
              <w:pStyle w:val="GOSTTablenorm"/>
              <w:rPr>
                <w:ins w:id="14715" w:author="Тимофеева Ирина" w:date="2026-01-15T11:22:00Z"/>
              </w:rPr>
            </w:pPr>
            <w:ins w:id="14716" w:author="Тимофеева Ирина" w:date="2026-01-15T11:22:00Z">
              <w:r w:rsidRPr="00C040DF">
                <w:t>нет</w:t>
              </w:r>
            </w:ins>
          </w:p>
        </w:tc>
        <w:tc>
          <w:tcPr>
            <w:tcW w:w="1109" w:type="pct"/>
          </w:tcPr>
          <w:p w14:paraId="030C5D47" w14:textId="77777777" w:rsidR="00C57EC6" w:rsidRPr="00C040DF" w:rsidRDefault="00C57EC6" w:rsidP="00FE0626">
            <w:pPr>
              <w:pStyle w:val="GOSTTablenorm"/>
              <w:rPr>
                <w:ins w:id="14717" w:author="Тимофеева Ирина" w:date="2026-01-15T11:22:00Z"/>
              </w:rPr>
            </w:pPr>
            <w:ins w:id="14718" w:author="Тимофеева Ирина" w:date="2026-01-15T11:22:00Z">
              <w:r w:rsidRPr="00C040DF">
                <w:t>КС уточненный</w:t>
              </w:r>
            </w:ins>
          </w:p>
        </w:tc>
        <w:tc>
          <w:tcPr>
            <w:tcW w:w="1109" w:type="pct"/>
          </w:tcPr>
          <w:p w14:paraId="0C63199B" w14:textId="49EE4032" w:rsidR="00C57EC6" w:rsidRPr="00C040DF" w:rsidRDefault="004A6D53" w:rsidP="00FE0626">
            <w:pPr>
              <w:pStyle w:val="GOSTTablenorm"/>
              <w:rPr>
                <w:ins w:id="14719" w:author="Тимофеева Ирина" w:date="2026-01-15T11:22:00Z"/>
              </w:rPr>
            </w:pPr>
            <w:ins w:id="14720" w:author="Кирилл Воробьёв" w:date="2026-01-28T13:09:00Z">
              <w:r w:rsidRPr="004A6D53">
                <w:rPr>
                  <w:b/>
                  <w:bCs/>
                </w:rPr>
                <w:t>Updated</w:t>
              </w:r>
              <w:r w:rsidRPr="004A6D53">
                <w:t>:UR_AccNum</w:t>
              </w:r>
            </w:ins>
          </w:p>
        </w:tc>
        <w:tc>
          <w:tcPr>
            <w:tcW w:w="1371" w:type="pct"/>
          </w:tcPr>
          <w:p w14:paraId="50D9F440" w14:textId="77777777" w:rsidR="00C57EC6" w:rsidRPr="00C040DF" w:rsidRDefault="00C57EC6" w:rsidP="00FE0626">
            <w:pPr>
              <w:pStyle w:val="GOSTTablenorm"/>
              <w:rPr>
                <w:ins w:id="14721" w:author="Тимофеева Ирина" w:date="2026-01-15T11:22:00Z"/>
              </w:rPr>
            </w:pPr>
          </w:p>
        </w:tc>
      </w:tr>
      <w:tr w:rsidR="00C57EC6" w:rsidRPr="00B9499D" w14:paraId="78019B86" w14:textId="77777777" w:rsidTr="00FE0626">
        <w:trPr>
          <w:ins w:id="14722" w:author="Тимофеева Ирина" w:date="2026-01-15T11:22:00Z"/>
        </w:trPr>
        <w:tc>
          <w:tcPr>
            <w:tcW w:w="1109" w:type="pct"/>
          </w:tcPr>
          <w:p w14:paraId="381BFF30" w14:textId="77777777" w:rsidR="00C57EC6" w:rsidRPr="00C040DF" w:rsidRDefault="00C57EC6" w:rsidP="00FE0626">
            <w:pPr>
              <w:pStyle w:val="GOSTTablenorm"/>
              <w:rPr>
                <w:ins w:id="14723" w:author="Тимофеева Ирина" w:date="2026-01-15T11:22:00Z"/>
              </w:rPr>
            </w:pPr>
            <w:ins w:id="14724" w:author="Тимофеева Ирина" w:date="2026-01-15T11:22:00Z">
              <w:r w:rsidRPr="00C040DF">
                <w:t>КБК_КС_уточненный</w:t>
              </w:r>
            </w:ins>
          </w:p>
        </w:tc>
        <w:tc>
          <w:tcPr>
            <w:tcW w:w="302" w:type="pct"/>
          </w:tcPr>
          <w:p w14:paraId="2519A570" w14:textId="77777777" w:rsidR="00C57EC6" w:rsidRPr="00C040DF" w:rsidRDefault="00C57EC6" w:rsidP="00FE0626">
            <w:pPr>
              <w:pStyle w:val="GOSTTablenorm"/>
              <w:rPr>
                <w:ins w:id="14725" w:author="Тимофеева Ирина" w:date="2026-01-15T11:22:00Z"/>
              </w:rPr>
            </w:pPr>
            <w:ins w:id="14726" w:author="Тимофеева Ирина" w:date="2026-01-15T11:22:00Z">
              <w:r w:rsidRPr="00C040DF">
                <w:t>да</w:t>
              </w:r>
            </w:ins>
          </w:p>
        </w:tc>
        <w:tc>
          <w:tcPr>
            <w:tcW w:w="1109" w:type="pct"/>
          </w:tcPr>
          <w:p w14:paraId="63EC7AB9" w14:textId="77777777" w:rsidR="00C57EC6" w:rsidRPr="00C040DF" w:rsidRDefault="00C57EC6" w:rsidP="00FE0626">
            <w:pPr>
              <w:pStyle w:val="GOSTTablenorm"/>
              <w:rPr>
                <w:ins w:id="14727" w:author="Тимофеева Ирина" w:date="2026-01-15T11:22:00Z"/>
              </w:rPr>
            </w:pPr>
            <w:ins w:id="14728" w:author="Тимофеева Ирина" w:date="2026-01-15T11:22:00Z">
              <w:r w:rsidRPr="00C040DF">
                <w:t>КБК по КС уточненный</w:t>
              </w:r>
            </w:ins>
          </w:p>
        </w:tc>
        <w:tc>
          <w:tcPr>
            <w:tcW w:w="1109" w:type="pct"/>
          </w:tcPr>
          <w:p w14:paraId="022CFE87" w14:textId="3B606809" w:rsidR="00C57EC6" w:rsidRPr="00C040DF" w:rsidRDefault="00C57EC6" w:rsidP="00FE0626">
            <w:pPr>
              <w:pStyle w:val="GOSTTablenorm"/>
              <w:rPr>
                <w:ins w:id="14729" w:author="Тимофеева Ирина" w:date="2026-01-15T11:22:00Z"/>
              </w:rPr>
            </w:pPr>
          </w:p>
        </w:tc>
        <w:tc>
          <w:tcPr>
            <w:tcW w:w="1371" w:type="pct"/>
          </w:tcPr>
          <w:p w14:paraId="132D2310" w14:textId="77777777" w:rsidR="00C57EC6" w:rsidRDefault="00C57EC6" w:rsidP="00FE0626">
            <w:pPr>
              <w:pStyle w:val="GOSTTableListNum10"/>
              <w:numPr>
                <w:ilvl w:val="0"/>
                <w:numId w:val="48"/>
              </w:numPr>
              <w:rPr>
                <w:ins w:id="14730" w:author="Тимофеева Ирина" w:date="2026-01-15T11:22:00Z"/>
              </w:rPr>
            </w:pPr>
            <w:ins w:id="14731" w:author="Тимофеева Ирина" w:date="2026-01-15T11:22:00Z">
              <w:r w:rsidRPr="00C040DF">
                <w:t>КБК формируется по маске</w:t>
              </w:r>
              <w:r w:rsidRPr="00385DB8">
                <w:t xml:space="preserve"> </w:t>
              </w:r>
              <w:r w:rsidRPr="00C040DF">
                <w:t>10001050201</w:t>
              </w:r>
              <w:r w:rsidRPr="00C040DF">
                <w:rPr>
                  <w:rStyle w:val="aff2"/>
                  <w:rFonts w:eastAsiaTheme="minorEastAsia"/>
                  <w:b w:val="0"/>
                  <w:bCs w:val="0"/>
                </w:rPr>
                <w:t>ХХ</w:t>
              </w:r>
              <w:r w:rsidRPr="00C040DF">
                <w:t>000</w:t>
              </w:r>
              <w:r w:rsidRPr="00C040DF">
                <w:rPr>
                  <w:rStyle w:val="aff2"/>
                  <w:rFonts w:eastAsiaTheme="minorEastAsia"/>
                  <w:b w:val="0"/>
                  <w:bCs w:val="0"/>
                </w:rPr>
                <w:t>Y</w:t>
              </w:r>
              <w:r w:rsidRPr="00C040DF">
                <w:t>510,</w:t>
              </w:r>
              <w:r>
                <w:t xml:space="preserve"> </w:t>
              </w:r>
              <w:r w:rsidRPr="00C040DF">
                <w:t>где</w:t>
              </w:r>
              <w:r>
                <w:t>:</w:t>
              </w:r>
            </w:ins>
          </w:p>
          <w:p w14:paraId="45A6E220" w14:textId="77777777" w:rsidR="00C57EC6" w:rsidRDefault="00C57EC6" w:rsidP="00FE0626">
            <w:pPr>
              <w:pStyle w:val="GOSTTablenorm"/>
              <w:rPr>
                <w:ins w:id="14732" w:author="Тимофеева Ирина" w:date="2026-01-15T11:22:00Z"/>
              </w:rPr>
            </w:pPr>
            <w:ins w:id="14733" w:author="Тимофеева Ирина" w:date="2026-01-15T11:22:00Z">
              <w:r w:rsidRPr="00C040DF">
                <w:rPr>
                  <w:rStyle w:val="aff2"/>
                  <w:rFonts w:eastAsiaTheme="minorEastAsia"/>
                  <w:b w:val="0"/>
                  <w:bCs w:val="0"/>
                </w:rPr>
                <w:t>ХХ</w:t>
              </w:r>
              <w:r w:rsidRPr="00C040DF">
                <w:t> = код типа бюджета (см. вычисляемый</w:t>
              </w:r>
              <w:r>
                <w:t xml:space="preserve"> реквизит Тип бюджета);</w:t>
              </w:r>
            </w:ins>
          </w:p>
          <w:p w14:paraId="2E3DB0C8" w14:textId="77777777" w:rsidR="00C57EC6" w:rsidRDefault="00C57EC6" w:rsidP="00FE0626">
            <w:pPr>
              <w:pStyle w:val="GOSTTablenorm"/>
              <w:rPr>
                <w:ins w:id="14734" w:author="Тимофеева Ирина" w:date="2026-01-15T11:22:00Z"/>
              </w:rPr>
            </w:pPr>
            <w:ins w:id="14735" w:author="Тимофеева Ирина" w:date="2026-01-15T11:22:00Z">
              <w:r w:rsidRPr="00C040DF">
                <w:rPr>
                  <w:rStyle w:val="aff2"/>
                  <w:rFonts w:eastAsiaTheme="minorEastAsia"/>
                  <w:b w:val="0"/>
                  <w:bCs w:val="0"/>
                </w:rPr>
                <w:t>Y</w:t>
              </w:r>
              <w:r w:rsidRPr="00C040DF">
                <w:t> =</w:t>
              </w:r>
              <w:r>
                <w:t xml:space="preserve"> 2, если тип бюджета = 01 (ФБ), </w:t>
              </w:r>
              <w:r w:rsidRPr="00C040DF">
                <w:t>и</w:t>
              </w:r>
            </w:ins>
          </w:p>
          <w:p w14:paraId="0FB3A341" w14:textId="77777777" w:rsidR="00C57EC6" w:rsidRDefault="00C57EC6" w:rsidP="00FE0626">
            <w:pPr>
              <w:pStyle w:val="GOSTTablenorm"/>
              <w:rPr>
                <w:ins w:id="14736" w:author="Тимофеева Ирина" w:date="2026-01-15T11:22:00Z"/>
              </w:rPr>
            </w:pPr>
            <w:ins w:id="14737" w:author="Тимофеева Ирина" w:date="2026-01-15T11:22:00Z">
              <w:r w:rsidRPr="00C040DF">
                <w:rPr>
                  <w:rStyle w:val="aff2"/>
                  <w:rFonts w:eastAsiaTheme="minorEastAsia"/>
                  <w:b w:val="0"/>
                  <w:bCs w:val="0"/>
                </w:rPr>
                <w:t>Y</w:t>
              </w:r>
              <w:r w:rsidRPr="00C040DF">
                <w:t> = 0,</w:t>
              </w:r>
              <w:r>
                <w:t xml:space="preserve"> если тип бюджета != 01 (не ФБ);</w:t>
              </w:r>
            </w:ins>
          </w:p>
          <w:p w14:paraId="798AA9BC" w14:textId="77777777" w:rsidR="00C57EC6" w:rsidRPr="00C040DF" w:rsidRDefault="00C57EC6" w:rsidP="00FE0626">
            <w:pPr>
              <w:pStyle w:val="GOSTTablenorm"/>
              <w:rPr>
                <w:ins w:id="14738" w:author="Тимофеева Ирина" w:date="2026-01-15T11:22:00Z"/>
              </w:rPr>
            </w:pPr>
          </w:p>
          <w:p w14:paraId="579E892E" w14:textId="77777777" w:rsidR="00C57EC6" w:rsidRPr="00C040DF" w:rsidRDefault="00C57EC6" w:rsidP="00FE0626">
            <w:pPr>
              <w:pStyle w:val="GOSTTableListNum10"/>
              <w:rPr>
                <w:ins w:id="14739" w:author="Тимофеева Ирина" w:date="2026-01-15T11:22:00Z"/>
              </w:rPr>
            </w:pPr>
            <w:ins w:id="14740" w:author="Тимофеева Ирина" w:date="2026-01-15T11:22:00Z">
              <w:r w:rsidRPr="00C040DF">
                <w:t>Если MSC_Bdgt_Cd пусто или отсутствует, то не заполняется</w:t>
              </w:r>
            </w:ins>
          </w:p>
        </w:tc>
      </w:tr>
      <w:tr w:rsidR="00C57EC6" w:rsidRPr="00B9499D" w14:paraId="2BE10B46" w14:textId="77777777" w:rsidTr="00FE0626">
        <w:trPr>
          <w:ins w:id="14741" w:author="Тимофеева Ирина" w:date="2026-01-15T11:22:00Z"/>
        </w:trPr>
        <w:tc>
          <w:tcPr>
            <w:tcW w:w="1109" w:type="pct"/>
          </w:tcPr>
          <w:p w14:paraId="70B86082" w14:textId="77777777" w:rsidR="00C57EC6" w:rsidRPr="00C040DF" w:rsidRDefault="00C57EC6" w:rsidP="00FE0626">
            <w:pPr>
              <w:pStyle w:val="GOSTTablenorm"/>
              <w:rPr>
                <w:ins w:id="14742" w:author="Тимофеева Ирина" w:date="2026-01-15T11:22:00Z"/>
              </w:rPr>
            </w:pPr>
            <w:ins w:id="14743" w:author="Тимофеева Ирина" w:date="2026-01-15T11:22:00Z">
              <w:r w:rsidRPr="00C040DF">
                <w:t>Тип_КБК_КС_уточненный</w:t>
              </w:r>
            </w:ins>
          </w:p>
        </w:tc>
        <w:tc>
          <w:tcPr>
            <w:tcW w:w="302" w:type="pct"/>
          </w:tcPr>
          <w:p w14:paraId="6C5B4CBE" w14:textId="77777777" w:rsidR="00C57EC6" w:rsidRPr="00C040DF" w:rsidRDefault="00C57EC6" w:rsidP="00FE0626">
            <w:pPr>
              <w:pStyle w:val="GOSTTablenorm"/>
              <w:rPr>
                <w:ins w:id="14744" w:author="Тимофеева Ирина" w:date="2026-01-15T11:22:00Z"/>
              </w:rPr>
            </w:pPr>
            <w:ins w:id="14745" w:author="Тимофеева Ирина" w:date="2026-01-15T11:22:00Z">
              <w:r w:rsidRPr="00C040DF">
                <w:t>да</w:t>
              </w:r>
            </w:ins>
          </w:p>
        </w:tc>
        <w:tc>
          <w:tcPr>
            <w:tcW w:w="1109" w:type="pct"/>
          </w:tcPr>
          <w:p w14:paraId="059BF60F" w14:textId="77777777" w:rsidR="00C57EC6" w:rsidRPr="00C040DF" w:rsidRDefault="00C57EC6" w:rsidP="00FE0626">
            <w:pPr>
              <w:pStyle w:val="GOSTTablenorm"/>
              <w:rPr>
                <w:ins w:id="14746" w:author="Тимофеева Ирина" w:date="2026-01-15T11:22:00Z"/>
              </w:rPr>
            </w:pPr>
            <w:ins w:id="14747" w:author="Тимофеева Ирина" w:date="2026-01-15T11:22:00Z">
              <w:r w:rsidRPr="00C040DF">
                <w:t>Тип КБК уточненный</w:t>
              </w:r>
            </w:ins>
          </w:p>
        </w:tc>
        <w:tc>
          <w:tcPr>
            <w:tcW w:w="1109" w:type="pct"/>
          </w:tcPr>
          <w:p w14:paraId="4B3B599E" w14:textId="10B34504" w:rsidR="00C57EC6" w:rsidRPr="00C040DF" w:rsidRDefault="00E869A1" w:rsidP="00FE0626">
            <w:pPr>
              <w:pStyle w:val="GOSTTablenorm"/>
              <w:rPr>
                <w:ins w:id="14748" w:author="Тимофеева Ирина" w:date="2026-01-15T11:22:00Z"/>
              </w:rPr>
            </w:pPr>
            <w:ins w:id="14749" w:author="Тимофеева Ирина" w:date="2026-01-15T11:44:00Z">
              <w:r>
                <w:t>-</w:t>
              </w:r>
            </w:ins>
          </w:p>
        </w:tc>
        <w:tc>
          <w:tcPr>
            <w:tcW w:w="1371" w:type="pct"/>
          </w:tcPr>
          <w:p w14:paraId="3EE9D6C5" w14:textId="77777777" w:rsidR="00C57EC6" w:rsidRPr="00C040DF" w:rsidRDefault="00C57EC6" w:rsidP="00FE0626">
            <w:pPr>
              <w:pStyle w:val="GOSTTablenorm"/>
              <w:rPr>
                <w:ins w:id="14750" w:author="Тимофеева Ирина" w:date="2026-01-15T11:22:00Z"/>
              </w:rPr>
            </w:pPr>
            <w:ins w:id="14751" w:author="Тимофеева Ирина" w:date="2026-01-15T11:22:00Z">
              <w:r w:rsidRPr="00C040DF">
                <w:t>Атрибут всегда заполняется значением «31»</w:t>
              </w:r>
            </w:ins>
          </w:p>
        </w:tc>
      </w:tr>
      <w:tr w:rsidR="00C57EC6" w:rsidRPr="00B9499D" w14:paraId="15279BEF" w14:textId="77777777" w:rsidTr="00FE0626">
        <w:trPr>
          <w:ins w:id="14752" w:author="Тимофеева Ирина" w:date="2026-01-15T11:22:00Z"/>
        </w:trPr>
        <w:tc>
          <w:tcPr>
            <w:tcW w:w="1109" w:type="pct"/>
          </w:tcPr>
          <w:p w14:paraId="737A4FBF" w14:textId="77777777" w:rsidR="00C57EC6" w:rsidRPr="00C040DF" w:rsidRDefault="00C57EC6" w:rsidP="00FE0626">
            <w:pPr>
              <w:pStyle w:val="GOSTTablenorm"/>
              <w:rPr>
                <w:ins w:id="14753" w:author="Тимофеева Ирина" w:date="2026-01-15T11:22:00Z"/>
              </w:rPr>
            </w:pPr>
            <w:ins w:id="14754" w:author="Тимофеева Ирина" w:date="2026-01-15T11:22:00Z">
              <w:r w:rsidRPr="00C040DF">
                <w:t>Сумма_валюта_операции</w:t>
              </w:r>
            </w:ins>
          </w:p>
        </w:tc>
        <w:tc>
          <w:tcPr>
            <w:tcW w:w="302" w:type="pct"/>
          </w:tcPr>
          <w:p w14:paraId="365251FE" w14:textId="77777777" w:rsidR="00C57EC6" w:rsidRPr="00C040DF" w:rsidRDefault="00C57EC6" w:rsidP="00FE0626">
            <w:pPr>
              <w:pStyle w:val="GOSTTablenorm"/>
              <w:rPr>
                <w:ins w:id="14755" w:author="Тимофеева Ирина" w:date="2026-01-15T11:22:00Z"/>
              </w:rPr>
            </w:pPr>
            <w:ins w:id="14756" w:author="Тимофеева Ирина" w:date="2026-01-15T11:22:00Z">
              <w:r w:rsidRPr="00C040DF">
                <w:t>да</w:t>
              </w:r>
            </w:ins>
          </w:p>
        </w:tc>
        <w:tc>
          <w:tcPr>
            <w:tcW w:w="1109" w:type="pct"/>
          </w:tcPr>
          <w:p w14:paraId="0F203DA4" w14:textId="77777777" w:rsidR="00C57EC6" w:rsidRPr="00C040DF" w:rsidRDefault="00C57EC6" w:rsidP="00FE0626">
            <w:pPr>
              <w:pStyle w:val="GOSTTablenorm"/>
              <w:rPr>
                <w:ins w:id="14757" w:author="Тимофеева Ирина" w:date="2026-01-15T11:22:00Z"/>
              </w:rPr>
            </w:pPr>
            <w:ins w:id="14758" w:author="Тимофеева Ирина" w:date="2026-01-15T11:22:00Z">
              <w:r w:rsidRPr="00C040DF">
                <w:t>Сумма в валюте документа по строке документа</w:t>
              </w:r>
            </w:ins>
          </w:p>
        </w:tc>
        <w:tc>
          <w:tcPr>
            <w:tcW w:w="1109" w:type="pct"/>
          </w:tcPr>
          <w:p w14:paraId="2D6A123A" w14:textId="41DE7F98" w:rsidR="00C57EC6" w:rsidRPr="0095385D" w:rsidRDefault="004A6D53" w:rsidP="00FE0626">
            <w:pPr>
              <w:pStyle w:val="GOSTTablenorm"/>
              <w:rPr>
                <w:ins w:id="14759" w:author="Тимофеева Ирина" w:date="2026-01-15T11:22:00Z"/>
              </w:rPr>
            </w:pPr>
            <w:ins w:id="14760" w:author="Кирилл Воробьёв" w:date="2026-01-28T13:12:00Z">
              <w:r w:rsidRPr="004A6D53">
                <w:rPr>
                  <w:b/>
                  <w:bCs/>
                </w:rPr>
                <w:t>Updated</w:t>
              </w:r>
              <w:r w:rsidRPr="004A6D53">
                <w:t>:UR_Amount_Currency</w:t>
              </w:r>
            </w:ins>
          </w:p>
        </w:tc>
        <w:tc>
          <w:tcPr>
            <w:tcW w:w="1371" w:type="pct"/>
          </w:tcPr>
          <w:p w14:paraId="594A0EEA" w14:textId="77777777" w:rsidR="00C57EC6" w:rsidRPr="00B9499D" w:rsidRDefault="00C57EC6" w:rsidP="00FE0626">
            <w:pPr>
              <w:pStyle w:val="GOSTTablenorm"/>
              <w:rPr>
                <w:ins w:id="14761" w:author="Тимофеева Ирина" w:date="2026-01-15T11:22:00Z"/>
                <w:szCs w:val="22"/>
              </w:rPr>
            </w:pPr>
            <w:ins w:id="14762" w:author="Тимофеева Ирина" w:date="2026-01-15T11:22:00Z">
              <w:r w:rsidRPr="00B9499D">
                <w:rPr>
                  <w:szCs w:val="22"/>
                </w:rPr>
                <w:t>Алгоритм вычисления зависит от значения атрибута Код_валюты:</w:t>
              </w:r>
            </w:ins>
          </w:p>
          <w:p w14:paraId="092B0AAB" w14:textId="77777777" w:rsidR="00C57EC6" w:rsidRDefault="00C57EC6" w:rsidP="00FE0626">
            <w:pPr>
              <w:pStyle w:val="GOSTTableListNum10"/>
              <w:numPr>
                <w:ilvl w:val="0"/>
                <w:numId w:val="59"/>
              </w:numPr>
              <w:rPr>
                <w:ins w:id="14763" w:author="Тимофеева Ирина" w:date="2026-01-15T11:22:00Z"/>
              </w:rPr>
            </w:pPr>
            <w:ins w:id="14764" w:author="Тимофеева Ирина" w:date="2026-01-15T11:22:00Z">
              <w:r w:rsidRPr="00B9499D">
                <w:t xml:space="preserve"> если Код_валюты = 643, то в атрибут передается значение реквизита </w:t>
              </w:r>
              <w:r w:rsidRPr="000B4020">
                <w:t>UFPP_N:AmntNw</w:t>
              </w:r>
              <w:r w:rsidRPr="00B9499D">
                <w:t xml:space="preserve"> *100</w:t>
              </w:r>
              <w:r>
                <w:t>;</w:t>
              </w:r>
            </w:ins>
          </w:p>
          <w:p w14:paraId="5344E590" w14:textId="77777777" w:rsidR="00C57EC6" w:rsidRPr="00C040DF" w:rsidRDefault="00C57EC6" w:rsidP="00FE0626">
            <w:pPr>
              <w:pStyle w:val="GOSTTableListNum10"/>
              <w:rPr>
                <w:ins w:id="14765" w:author="Тимофеева Ирина" w:date="2026-01-15T11:22:00Z"/>
              </w:rPr>
            </w:pPr>
            <w:ins w:id="14766" w:author="Тимофеева Ирина" w:date="2026-01-15T11:22:00Z">
              <w:r w:rsidRPr="00B9499D">
                <w:t xml:space="preserve">если Код_валюты &lt;&gt; 643, то в атрибут передается значение реквизита </w:t>
              </w:r>
              <w:r w:rsidRPr="0090098F">
                <w:rPr>
                  <w:lang w:val="en-US"/>
                </w:rPr>
                <w:t>UFPP</w:t>
              </w:r>
              <w:r w:rsidRPr="00BD22BD">
                <w:t>_</w:t>
              </w:r>
              <w:r w:rsidRPr="0090098F">
                <w:rPr>
                  <w:lang w:val="en-US"/>
                </w:rPr>
                <w:t>N</w:t>
              </w:r>
              <w:r w:rsidRPr="0090098F">
                <w:rPr>
                  <w:b/>
                </w:rPr>
                <w:t>:</w:t>
              </w:r>
              <w:r w:rsidRPr="0090098F">
                <w:rPr>
                  <w:lang w:val="en-US"/>
                </w:rPr>
                <w:t>Amount</w:t>
              </w:r>
              <w:r w:rsidRPr="00BD22BD">
                <w:t>_</w:t>
              </w:r>
              <w:r w:rsidRPr="0090098F">
                <w:rPr>
                  <w:lang w:val="en-US"/>
                </w:rPr>
                <w:t>N</w:t>
              </w:r>
              <w:r w:rsidRPr="00BD22BD">
                <w:t>_</w:t>
              </w:r>
              <w:r w:rsidRPr="0090098F">
                <w:rPr>
                  <w:lang w:val="en-US"/>
                </w:rPr>
                <w:t>Currency</w:t>
              </w:r>
              <w:r w:rsidRPr="00B9499D">
                <w:t xml:space="preserve"> *100</w:t>
              </w:r>
            </w:ins>
          </w:p>
        </w:tc>
      </w:tr>
      <w:tr w:rsidR="00C57EC6" w:rsidRPr="00B9499D" w14:paraId="04C7FC6B" w14:textId="77777777" w:rsidTr="00FE0626">
        <w:trPr>
          <w:ins w:id="14767" w:author="Тимофеева Ирина" w:date="2026-01-15T11:22:00Z"/>
        </w:trPr>
        <w:tc>
          <w:tcPr>
            <w:tcW w:w="1109" w:type="pct"/>
          </w:tcPr>
          <w:p w14:paraId="2B95D267" w14:textId="77777777" w:rsidR="00C57EC6" w:rsidRPr="00C040DF" w:rsidRDefault="00C57EC6" w:rsidP="00FE0626">
            <w:pPr>
              <w:pStyle w:val="GOSTTablenorm"/>
              <w:rPr>
                <w:ins w:id="14768" w:author="Тимофеева Ирина" w:date="2026-01-15T11:22:00Z"/>
              </w:rPr>
            </w:pPr>
            <w:ins w:id="14769" w:author="Тимофеева Ирина" w:date="2026-01-15T11:22:00Z">
              <w:r w:rsidRPr="00C040DF">
                <w:t>Сумма_валюта_учета_руб</w:t>
              </w:r>
            </w:ins>
          </w:p>
        </w:tc>
        <w:tc>
          <w:tcPr>
            <w:tcW w:w="302" w:type="pct"/>
          </w:tcPr>
          <w:p w14:paraId="2DB58433" w14:textId="77777777" w:rsidR="00C57EC6" w:rsidRPr="00C040DF" w:rsidRDefault="00C57EC6" w:rsidP="00FE0626">
            <w:pPr>
              <w:pStyle w:val="GOSTTablenorm"/>
              <w:rPr>
                <w:ins w:id="14770" w:author="Тимофеева Ирина" w:date="2026-01-15T11:22:00Z"/>
              </w:rPr>
            </w:pPr>
            <w:ins w:id="14771" w:author="Тимофеева Ирина" w:date="2026-01-15T11:22:00Z">
              <w:r w:rsidRPr="00C040DF">
                <w:t>да</w:t>
              </w:r>
            </w:ins>
          </w:p>
        </w:tc>
        <w:tc>
          <w:tcPr>
            <w:tcW w:w="1109" w:type="pct"/>
          </w:tcPr>
          <w:p w14:paraId="279D56A5" w14:textId="77777777" w:rsidR="00C57EC6" w:rsidRPr="00C040DF" w:rsidRDefault="00C57EC6" w:rsidP="00FE0626">
            <w:pPr>
              <w:pStyle w:val="GOSTTablenorm"/>
              <w:rPr>
                <w:ins w:id="14772" w:author="Тимофеева Ирина" w:date="2026-01-15T11:22:00Z"/>
              </w:rPr>
            </w:pPr>
            <w:ins w:id="14773" w:author="Тимофеева Ирина" w:date="2026-01-15T11:22:00Z">
              <w:r w:rsidRPr="00C040DF">
                <w:t>Сумма в валюте учета (руб)</w:t>
              </w:r>
            </w:ins>
          </w:p>
        </w:tc>
        <w:tc>
          <w:tcPr>
            <w:tcW w:w="1109" w:type="pct"/>
          </w:tcPr>
          <w:p w14:paraId="5A11C1AB" w14:textId="159DD5F9" w:rsidR="00C57EC6" w:rsidRPr="00C040DF" w:rsidRDefault="004A6D53" w:rsidP="00FE0626">
            <w:pPr>
              <w:pStyle w:val="GOSTTablenorm"/>
              <w:rPr>
                <w:ins w:id="14774" w:author="Тимофеева Ирина" w:date="2026-01-15T11:22:00Z"/>
              </w:rPr>
            </w:pPr>
            <w:ins w:id="14775" w:author="Кирилл Воробьёв" w:date="2026-01-28T13:14:00Z">
              <w:r w:rsidRPr="004A6D53">
                <w:t>INF_Total_AmountIn_Currency</w:t>
              </w:r>
            </w:ins>
          </w:p>
        </w:tc>
        <w:tc>
          <w:tcPr>
            <w:tcW w:w="1371" w:type="pct"/>
          </w:tcPr>
          <w:p w14:paraId="763FB321" w14:textId="77777777" w:rsidR="00C57EC6" w:rsidRPr="00C040DF" w:rsidRDefault="00C57EC6" w:rsidP="00FE0626">
            <w:pPr>
              <w:pStyle w:val="GOSTTablenorm"/>
              <w:rPr>
                <w:ins w:id="14776" w:author="Тимофеева Ирина" w:date="2026-01-15T11:22:00Z"/>
              </w:rPr>
            </w:pPr>
            <w:ins w:id="14777" w:author="Тимофеева Ирина" w:date="2026-01-15T11:22:00Z">
              <w:r w:rsidRPr="00C040DF">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tc>
      </w:tr>
    </w:tbl>
    <w:p w14:paraId="6602C5B5" w14:textId="29205A1C" w:rsidR="000A006E" w:rsidRDefault="000A006E" w:rsidP="000A006E">
      <w:pPr>
        <w:tabs>
          <w:tab w:val="left" w:pos="2136"/>
        </w:tabs>
        <w:rPr>
          <w:ins w:id="14778" w:author="Опаева Лидия Арашаевна" w:date="2025-10-02T17:10:00Z"/>
        </w:rPr>
      </w:pPr>
    </w:p>
    <w:p w14:paraId="0FCFA546" w14:textId="72B872FD" w:rsidR="00BB1586" w:rsidRPr="000A006E" w:rsidRDefault="000A006E" w:rsidP="000A006E">
      <w:pPr>
        <w:tabs>
          <w:tab w:val="left" w:pos="2136"/>
        </w:tabs>
        <w:sectPr w:rsidR="00BB1586" w:rsidRPr="000A006E" w:rsidSect="002931DA">
          <w:headerReference w:type="default" r:id="rId21"/>
          <w:pgSz w:w="16838" w:h="11906" w:orient="landscape" w:code="9"/>
          <w:pgMar w:top="1701" w:right="567" w:bottom="567" w:left="567" w:header="1134" w:footer="284" w:gutter="0"/>
          <w:cols w:space="708"/>
          <w:docGrid w:linePitch="360"/>
        </w:sectPr>
      </w:pPr>
      <w:ins w:id="14779" w:author="Опаева Лидия Арашаевна" w:date="2025-10-02T17:10:00Z">
        <w:r>
          <w:tab/>
        </w:r>
      </w:ins>
    </w:p>
    <w:p w14:paraId="6DF9C95C" w14:textId="77777777" w:rsidR="00D45C06" w:rsidRPr="00F122DF" w:rsidRDefault="00D45C06" w:rsidP="00F122DF">
      <w:pPr>
        <w:pStyle w:val="GOSTReg"/>
      </w:pPr>
      <w:bookmarkStart w:id="14780" w:name="_Toc121319652"/>
      <w:bookmarkStart w:id="14781" w:name="_Toc226563155"/>
      <w:bookmarkEnd w:id="13470"/>
      <w:r w:rsidRPr="00F122DF">
        <w:t>СОГЛАСОВАНО</w:t>
      </w:r>
      <w:bookmarkEnd w:id="14780"/>
      <w:bookmarkEnd w:id="14781"/>
    </w:p>
    <w:tbl>
      <w:tblPr>
        <w:tblStyle w:val="GOSTTable"/>
        <w:tblW w:w="5000" w:type="pct"/>
        <w:tblLook w:val="01E0" w:firstRow="1" w:lastRow="1" w:firstColumn="1" w:lastColumn="1" w:noHBand="0" w:noVBand="0"/>
      </w:tblPr>
      <w:tblGrid>
        <w:gridCol w:w="2037"/>
        <w:gridCol w:w="2415"/>
        <w:gridCol w:w="2330"/>
        <w:gridCol w:w="1369"/>
        <w:gridCol w:w="1543"/>
      </w:tblGrid>
      <w:tr w:rsidR="00D34E1B" w:rsidRPr="00B9499D" w14:paraId="46DA9733" w14:textId="77777777" w:rsidTr="001A5048">
        <w:trPr>
          <w:cnfStyle w:val="100000000000" w:firstRow="1" w:lastRow="0" w:firstColumn="0" w:lastColumn="0" w:oddVBand="0" w:evenVBand="0" w:oddHBand="0" w:evenHBand="0" w:firstRowFirstColumn="0" w:firstRowLastColumn="0" w:lastRowFirstColumn="0" w:lastRowLastColumn="0"/>
        </w:trPr>
        <w:tc>
          <w:tcPr>
            <w:tcW w:w="1050" w:type="pct"/>
          </w:tcPr>
          <w:p w14:paraId="22AEBAD8" w14:textId="77777777" w:rsidR="00D34E1B" w:rsidRPr="00B9499D" w:rsidRDefault="00D34E1B" w:rsidP="001A5048">
            <w:pPr>
              <w:pStyle w:val="GOSTTableHead"/>
            </w:pPr>
            <w:r w:rsidRPr="00B9499D">
              <w:t>Наименование организации, предприятия</w:t>
            </w:r>
          </w:p>
        </w:tc>
        <w:tc>
          <w:tcPr>
            <w:tcW w:w="1245" w:type="pct"/>
          </w:tcPr>
          <w:p w14:paraId="2442C404" w14:textId="77777777" w:rsidR="00D34E1B" w:rsidRPr="00B9499D" w:rsidRDefault="00D34E1B" w:rsidP="0090097B">
            <w:pPr>
              <w:pStyle w:val="GOSTTableHead"/>
            </w:pPr>
            <w:r w:rsidRPr="00B9499D">
              <w:t>Должность исполнителя</w:t>
            </w:r>
          </w:p>
        </w:tc>
        <w:tc>
          <w:tcPr>
            <w:tcW w:w="1202" w:type="pct"/>
          </w:tcPr>
          <w:p w14:paraId="3066953C" w14:textId="77777777" w:rsidR="00D34E1B" w:rsidRPr="00B9499D" w:rsidRDefault="00D34E1B" w:rsidP="0090097B">
            <w:pPr>
              <w:pStyle w:val="GOSTTableHead"/>
            </w:pPr>
            <w:r w:rsidRPr="00B9499D">
              <w:t>Фамилия, имя, отчество</w:t>
            </w:r>
          </w:p>
        </w:tc>
        <w:tc>
          <w:tcPr>
            <w:tcW w:w="706" w:type="pct"/>
          </w:tcPr>
          <w:p w14:paraId="6A77F915" w14:textId="77777777" w:rsidR="00D34E1B" w:rsidRPr="00B9499D" w:rsidRDefault="00D34E1B" w:rsidP="001A5048">
            <w:pPr>
              <w:pStyle w:val="GOSTTableHead"/>
            </w:pPr>
            <w:r w:rsidRPr="00B9499D">
              <w:t>Подпись</w:t>
            </w:r>
          </w:p>
        </w:tc>
        <w:tc>
          <w:tcPr>
            <w:tcW w:w="796" w:type="pct"/>
          </w:tcPr>
          <w:p w14:paraId="179B961D" w14:textId="77777777" w:rsidR="00D34E1B" w:rsidRPr="00B9499D" w:rsidRDefault="00D34E1B" w:rsidP="001A5048">
            <w:pPr>
              <w:pStyle w:val="GOSTTableHead"/>
            </w:pPr>
            <w:r w:rsidRPr="00B9499D">
              <w:t>Дата</w:t>
            </w:r>
          </w:p>
        </w:tc>
      </w:tr>
      <w:tr w:rsidR="00D34E1B" w:rsidRPr="00B9499D" w14:paraId="5D200DDF" w14:textId="77777777" w:rsidTr="001A5048">
        <w:trPr>
          <w:cnfStyle w:val="000000100000" w:firstRow="0" w:lastRow="0" w:firstColumn="0" w:lastColumn="0" w:oddVBand="0" w:evenVBand="0" w:oddHBand="1" w:evenHBand="0" w:firstRowFirstColumn="0" w:firstRowLastColumn="0" w:lastRowFirstColumn="0" w:lastRowLastColumn="0"/>
          <w:trHeight w:val="20"/>
        </w:trPr>
        <w:tc>
          <w:tcPr>
            <w:tcW w:w="1050" w:type="pct"/>
          </w:tcPr>
          <w:p w14:paraId="4AE75000" w14:textId="77777777" w:rsidR="00D34E1B" w:rsidRPr="00B9499D" w:rsidRDefault="00D34E1B" w:rsidP="001A5048">
            <w:pPr>
              <w:pStyle w:val="GOSTTablenorm"/>
            </w:pPr>
          </w:p>
        </w:tc>
        <w:tc>
          <w:tcPr>
            <w:tcW w:w="1245" w:type="pct"/>
          </w:tcPr>
          <w:p w14:paraId="26F4ECFD" w14:textId="77777777" w:rsidR="00D34E1B" w:rsidRPr="00B9499D" w:rsidRDefault="00D34E1B" w:rsidP="001A5048">
            <w:pPr>
              <w:pStyle w:val="GOSTTablenorm"/>
            </w:pPr>
          </w:p>
        </w:tc>
        <w:tc>
          <w:tcPr>
            <w:tcW w:w="1202" w:type="pct"/>
          </w:tcPr>
          <w:p w14:paraId="1D346959" w14:textId="77777777" w:rsidR="00D34E1B" w:rsidRPr="00B9499D" w:rsidRDefault="00D34E1B" w:rsidP="001A5048">
            <w:pPr>
              <w:pStyle w:val="GOSTTablenorm"/>
            </w:pPr>
          </w:p>
        </w:tc>
        <w:tc>
          <w:tcPr>
            <w:tcW w:w="706" w:type="pct"/>
          </w:tcPr>
          <w:p w14:paraId="7EBA4116" w14:textId="77777777" w:rsidR="00D34E1B" w:rsidRPr="00B9499D" w:rsidRDefault="00D34E1B" w:rsidP="001A5048">
            <w:pPr>
              <w:pStyle w:val="GOSTTablenorm"/>
            </w:pPr>
          </w:p>
        </w:tc>
        <w:tc>
          <w:tcPr>
            <w:tcW w:w="796" w:type="pct"/>
          </w:tcPr>
          <w:p w14:paraId="4A5FED51" w14:textId="77777777" w:rsidR="00D34E1B" w:rsidRPr="00B9499D" w:rsidRDefault="00D34E1B" w:rsidP="001A5048">
            <w:pPr>
              <w:pStyle w:val="GOSTTablenorm"/>
            </w:pPr>
          </w:p>
        </w:tc>
      </w:tr>
      <w:tr w:rsidR="00D34E1B" w:rsidRPr="00B9499D" w14:paraId="3E4C63BD" w14:textId="77777777" w:rsidTr="001A5048">
        <w:trPr>
          <w:cnfStyle w:val="000000010000" w:firstRow="0" w:lastRow="0" w:firstColumn="0" w:lastColumn="0" w:oddVBand="0" w:evenVBand="0" w:oddHBand="0" w:evenHBand="1" w:firstRowFirstColumn="0" w:firstRowLastColumn="0" w:lastRowFirstColumn="0" w:lastRowLastColumn="0"/>
          <w:trHeight w:val="20"/>
        </w:trPr>
        <w:tc>
          <w:tcPr>
            <w:tcW w:w="1050" w:type="pct"/>
          </w:tcPr>
          <w:p w14:paraId="31C10EDC" w14:textId="77777777" w:rsidR="00D34E1B" w:rsidRPr="00B9499D" w:rsidRDefault="00D34E1B" w:rsidP="001A5048">
            <w:pPr>
              <w:pStyle w:val="GOSTTablenorm"/>
            </w:pPr>
          </w:p>
        </w:tc>
        <w:tc>
          <w:tcPr>
            <w:tcW w:w="1245" w:type="pct"/>
          </w:tcPr>
          <w:p w14:paraId="5663E882" w14:textId="77777777" w:rsidR="00D34E1B" w:rsidRPr="00B9499D" w:rsidRDefault="00D34E1B" w:rsidP="001A5048">
            <w:pPr>
              <w:pStyle w:val="GOSTTablenorm"/>
            </w:pPr>
          </w:p>
        </w:tc>
        <w:tc>
          <w:tcPr>
            <w:tcW w:w="1202" w:type="pct"/>
          </w:tcPr>
          <w:p w14:paraId="51DBB438" w14:textId="77777777" w:rsidR="00D34E1B" w:rsidRPr="00B9499D" w:rsidRDefault="00D34E1B" w:rsidP="001A5048">
            <w:pPr>
              <w:pStyle w:val="GOSTTablenorm"/>
            </w:pPr>
          </w:p>
        </w:tc>
        <w:tc>
          <w:tcPr>
            <w:tcW w:w="706" w:type="pct"/>
          </w:tcPr>
          <w:p w14:paraId="749D9EE2" w14:textId="77777777" w:rsidR="00D34E1B" w:rsidRPr="00B9499D" w:rsidRDefault="00D34E1B" w:rsidP="001A5048">
            <w:pPr>
              <w:pStyle w:val="GOSTTablenorm"/>
            </w:pPr>
          </w:p>
        </w:tc>
        <w:tc>
          <w:tcPr>
            <w:tcW w:w="796" w:type="pct"/>
          </w:tcPr>
          <w:p w14:paraId="5DE53C6F" w14:textId="77777777" w:rsidR="00D34E1B" w:rsidRPr="00B9499D" w:rsidRDefault="00D34E1B" w:rsidP="001A5048">
            <w:pPr>
              <w:pStyle w:val="GOSTTablenorm"/>
            </w:pPr>
          </w:p>
        </w:tc>
      </w:tr>
      <w:tr w:rsidR="00D34E1B" w:rsidRPr="00B9499D" w14:paraId="1F8E6D31" w14:textId="77777777" w:rsidTr="001A5048">
        <w:trPr>
          <w:cnfStyle w:val="000000100000" w:firstRow="0" w:lastRow="0" w:firstColumn="0" w:lastColumn="0" w:oddVBand="0" w:evenVBand="0" w:oddHBand="1" w:evenHBand="0" w:firstRowFirstColumn="0" w:firstRowLastColumn="0" w:lastRowFirstColumn="0" w:lastRowLastColumn="0"/>
          <w:trHeight w:val="20"/>
        </w:trPr>
        <w:tc>
          <w:tcPr>
            <w:tcW w:w="1050" w:type="pct"/>
          </w:tcPr>
          <w:p w14:paraId="139B1557" w14:textId="77777777" w:rsidR="00D34E1B" w:rsidRPr="00B9499D" w:rsidRDefault="00D34E1B" w:rsidP="001A5048">
            <w:pPr>
              <w:pStyle w:val="GOSTTablenorm"/>
            </w:pPr>
          </w:p>
        </w:tc>
        <w:tc>
          <w:tcPr>
            <w:tcW w:w="1245" w:type="pct"/>
          </w:tcPr>
          <w:p w14:paraId="3F8E6F9D" w14:textId="77777777" w:rsidR="00D34E1B" w:rsidRPr="00B9499D" w:rsidRDefault="00D34E1B" w:rsidP="001A5048">
            <w:pPr>
              <w:pStyle w:val="GOSTTablenorm"/>
            </w:pPr>
          </w:p>
        </w:tc>
        <w:tc>
          <w:tcPr>
            <w:tcW w:w="1202" w:type="pct"/>
          </w:tcPr>
          <w:p w14:paraId="565CBF0A" w14:textId="77777777" w:rsidR="00D34E1B" w:rsidRPr="00B9499D" w:rsidRDefault="00D34E1B" w:rsidP="001A5048">
            <w:pPr>
              <w:pStyle w:val="GOSTTablenorm"/>
            </w:pPr>
          </w:p>
        </w:tc>
        <w:tc>
          <w:tcPr>
            <w:tcW w:w="706" w:type="pct"/>
          </w:tcPr>
          <w:p w14:paraId="3F19B6C7" w14:textId="77777777" w:rsidR="00D34E1B" w:rsidRPr="00B9499D" w:rsidRDefault="00D34E1B" w:rsidP="001A5048">
            <w:pPr>
              <w:pStyle w:val="GOSTTablenorm"/>
            </w:pPr>
          </w:p>
        </w:tc>
        <w:tc>
          <w:tcPr>
            <w:tcW w:w="796" w:type="pct"/>
          </w:tcPr>
          <w:p w14:paraId="5885C975" w14:textId="77777777" w:rsidR="00D34E1B" w:rsidRPr="00B9499D" w:rsidRDefault="00D34E1B" w:rsidP="001A5048">
            <w:pPr>
              <w:pStyle w:val="GOSTTablenorm"/>
            </w:pPr>
          </w:p>
        </w:tc>
      </w:tr>
      <w:tr w:rsidR="00D34E1B" w:rsidRPr="00B9499D" w14:paraId="45BD2BE3" w14:textId="77777777" w:rsidTr="001A5048">
        <w:trPr>
          <w:cnfStyle w:val="000000010000" w:firstRow="0" w:lastRow="0" w:firstColumn="0" w:lastColumn="0" w:oddVBand="0" w:evenVBand="0" w:oddHBand="0" w:evenHBand="1" w:firstRowFirstColumn="0" w:firstRowLastColumn="0" w:lastRowFirstColumn="0" w:lastRowLastColumn="0"/>
          <w:trHeight w:val="20"/>
        </w:trPr>
        <w:tc>
          <w:tcPr>
            <w:tcW w:w="1050" w:type="pct"/>
          </w:tcPr>
          <w:p w14:paraId="35FFA28E" w14:textId="77777777" w:rsidR="00D34E1B" w:rsidRPr="00B9499D" w:rsidRDefault="00D34E1B" w:rsidP="001A5048">
            <w:pPr>
              <w:pStyle w:val="GOSTTablenorm"/>
            </w:pPr>
          </w:p>
        </w:tc>
        <w:tc>
          <w:tcPr>
            <w:tcW w:w="1245" w:type="pct"/>
          </w:tcPr>
          <w:p w14:paraId="2B0BEC71" w14:textId="77777777" w:rsidR="00D34E1B" w:rsidRPr="00B9499D" w:rsidRDefault="00D34E1B" w:rsidP="001A5048">
            <w:pPr>
              <w:pStyle w:val="GOSTTablenorm"/>
            </w:pPr>
          </w:p>
        </w:tc>
        <w:tc>
          <w:tcPr>
            <w:tcW w:w="1202" w:type="pct"/>
          </w:tcPr>
          <w:p w14:paraId="037A7024" w14:textId="77777777" w:rsidR="00D34E1B" w:rsidRPr="00B9499D" w:rsidRDefault="00D34E1B" w:rsidP="001A5048">
            <w:pPr>
              <w:pStyle w:val="GOSTTablenorm"/>
            </w:pPr>
          </w:p>
        </w:tc>
        <w:tc>
          <w:tcPr>
            <w:tcW w:w="706" w:type="pct"/>
          </w:tcPr>
          <w:p w14:paraId="0B2CB454" w14:textId="77777777" w:rsidR="00D34E1B" w:rsidRPr="00B9499D" w:rsidRDefault="00D34E1B" w:rsidP="001A5048">
            <w:pPr>
              <w:pStyle w:val="GOSTTablenorm"/>
            </w:pPr>
          </w:p>
        </w:tc>
        <w:tc>
          <w:tcPr>
            <w:tcW w:w="796" w:type="pct"/>
          </w:tcPr>
          <w:p w14:paraId="4D0EA42D" w14:textId="77777777" w:rsidR="00D34E1B" w:rsidRPr="00B9499D" w:rsidRDefault="00D34E1B" w:rsidP="001A5048">
            <w:pPr>
              <w:pStyle w:val="GOSTTablenorm"/>
            </w:pPr>
          </w:p>
        </w:tc>
      </w:tr>
      <w:tr w:rsidR="00D34E1B" w:rsidRPr="00B9499D" w14:paraId="77D05850" w14:textId="77777777" w:rsidTr="001A5048">
        <w:trPr>
          <w:cnfStyle w:val="000000100000" w:firstRow="0" w:lastRow="0" w:firstColumn="0" w:lastColumn="0" w:oddVBand="0" w:evenVBand="0" w:oddHBand="1" w:evenHBand="0" w:firstRowFirstColumn="0" w:firstRowLastColumn="0" w:lastRowFirstColumn="0" w:lastRowLastColumn="0"/>
          <w:trHeight w:val="20"/>
        </w:trPr>
        <w:tc>
          <w:tcPr>
            <w:tcW w:w="1050" w:type="pct"/>
          </w:tcPr>
          <w:p w14:paraId="05497FA1" w14:textId="77777777" w:rsidR="00D34E1B" w:rsidRPr="00B9499D" w:rsidRDefault="00D34E1B" w:rsidP="001A5048">
            <w:pPr>
              <w:pStyle w:val="GOSTTablenorm"/>
            </w:pPr>
          </w:p>
        </w:tc>
        <w:tc>
          <w:tcPr>
            <w:tcW w:w="1245" w:type="pct"/>
          </w:tcPr>
          <w:p w14:paraId="6FB206FF" w14:textId="77777777" w:rsidR="00D34E1B" w:rsidRPr="00B9499D" w:rsidRDefault="00D34E1B" w:rsidP="001A5048">
            <w:pPr>
              <w:pStyle w:val="GOSTTablenorm"/>
            </w:pPr>
          </w:p>
        </w:tc>
        <w:tc>
          <w:tcPr>
            <w:tcW w:w="1202" w:type="pct"/>
          </w:tcPr>
          <w:p w14:paraId="1BC357BB" w14:textId="77777777" w:rsidR="00D34E1B" w:rsidRPr="00B9499D" w:rsidRDefault="00D34E1B" w:rsidP="001A5048">
            <w:pPr>
              <w:pStyle w:val="GOSTTablenorm"/>
            </w:pPr>
          </w:p>
        </w:tc>
        <w:tc>
          <w:tcPr>
            <w:tcW w:w="706" w:type="pct"/>
          </w:tcPr>
          <w:p w14:paraId="30095469" w14:textId="77777777" w:rsidR="00D34E1B" w:rsidRPr="00B9499D" w:rsidRDefault="00D34E1B" w:rsidP="001A5048">
            <w:pPr>
              <w:pStyle w:val="GOSTTablenorm"/>
            </w:pPr>
          </w:p>
        </w:tc>
        <w:tc>
          <w:tcPr>
            <w:tcW w:w="796" w:type="pct"/>
          </w:tcPr>
          <w:p w14:paraId="70F811D0" w14:textId="77777777" w:rsidR="00D34E1B" w:rsidRPr="00B9499D" w:rsidRDefault="00D34E1B" w:rsidP="001A5048">
            <w:pPr>
              <w:pStyle w:val="GOSTTablenorm"/>
            </w:pPr>
          </w:p>
        </w:tc>
      </w:tr>
      <w:tr w:rsidR="00D34E1B" w:rsidRPr="00B9499D" w14:paraId="61A98CBC" w14:textId="77777777" w:rsidTr="001A5048">
        <w:trPr>
          <w:cnfStyle w:val="000000010000" w:firstRow="0" w:lastRow="0" w:firstColumn="0" w:lastColumn="0" w:oddVBand="0" w:evenVBand="0" w:oddHBand="0" w:evenHBand="1" w:firstRowFirstColumn="0" w:firstRowLastColumn="0" w:lastRowFirstColumn="0" w:lastRowLastColumn="0"/>
          <w:trHeight w:val="20"/>
        </w:trPr>
        <w:tc>
          <w:tcPr>
            <w:tcW w:w="1050" w:type="pct"/>
          </w:tcPr>
          <w:p w14:paraId="0ED8E9BB" w14:textId="77777777" w:rsidR="00D34E1B" w:rsidRPr="00B9499D" w:rsidRDefault="00D34E1B" w:rsidP="001A5048">
            <w:pPr>
              <w:pStyle w:val="GOSTTablenorm"/>
            </w:pPr>
          </w:p>
        </w:tc>
        <w:tc>
          <w:tcPr>
            <w:tcW w:w="1245" w:type="pct"/>
          </w:tcPr>
          <w:p w14:paraId="328B575E" w14:textId="77777777" w:rsidR="00D34E1B" w:rsidRPr="00B9499D" w:rsidRDefault="00D34E1B" w:rsidP="001A5048">
            <w:pPr>
              <w:pStyle w:val="GOSTTablenorm"/>
            </w:pPr>
          </w:p>
        </w:tc>
        <w:tc>
          <w:tcPr>
            <w:tcW w:w="1202" w:type="pct"/>
          </w:tcPr>
          <w:p w14:paraId="26A37FFA" w14:textId="77777777" w:rsidR="00D34E1B" w:rsidRPr="00B9499D" w:rsidRDefault="00D34E1B" w:rsidP="001A5048">
            <w:pPr>
              <w:pStyle w:val="GOSTTablenorm"/>
            </w:pPr>
          </w:p>
        </w:tc>
        <w:tc>
          <w:tcPr>
            <w:tcW w:w="706" w:type="pct"/>
          </w:tcPr>
          <w:p w14:paraId="69715097" w14:textId="77777777" w:rsidR="00D34E1B" w:rsidRPr="00B9499D" w:rsidRDefault="00D34E1B" w:rsidP="001A5048">
            <w:pPr>
              <w:pStyle w:val="GOSTTablenorm"/>
            </w:pPr>
          </w:p>
        </w:tc>
        <w:tc>
          <w:tcPr>
            <w:tcW w:w="796" w:type="pct"/>
          </w:tcPr>
          <w:p w14:paraId="3B2DA897" w14:textId="77777777" w:rsidR="00D34E1B" w:rsidRPr="00B9499D" w:rsidRDefault="00D34E1B" w:rsidP="001A5048">
            <w:pPr>
              <w:pStyle w:val="GOSTTablenorm"/>
            </w:pPr>
          </w:p>
        </w:tc>
      </w:tr>
      <w:tr w:rsidR="00D34E1B" w:rsidRPr="00B9499D" w14:paraId="1AEAE033" w14:textId="77777777" w:rsidTr="001A5048">
        <w:trPr>
          <w:cnfStyle w:val="000000100000" w:firstRow="0" w:lastRow="0" w:firstColumn="0" w:lastColumn="0" w:oddVBand="0" w:evenVBand="0" w:oddHBand="1" w:evenHBand="0" w:firstRowFirstColumn="0" w:firstRowLastColumn="0" w:lastRowFirstColumn="0" w:lastRowLastColumn="0"/>
          <w:trHeight w:val="20"/>
        </w:trPr>
        <w:tc>
          <w:tcPr>
            <w:tcW w:w="1050" w:type="pct"/>
          </w:tcPr>
          <w:p w14:paraId="4088E702" w14:textId="77777777" w:rsidR="00D34E1B" w:rsidRPr="00B9499D" w:rsidRDefault="00D34E1B" w:rsidP="001A5048">
            <w:pPr>
              <w:pStyle w:val="GOSTTablenorm"/>
            </w:pPr>
          </w:p>
        </w:tc>
        <w:tc>
          <w:tcPr>
            <w:tcW w:w="1245" w:type="pct"/>
          </w:tcPr>
          <w:p w14:paraId="5F1301FB" w14:textId="77777777" w:rsidR="00D34E1B" w:rsidRPr="00B9499D" w:rsidRDefault="00D34E1B" w:rsidP="001A5048">
            <w:pPr>
              <w:pStyle w:val="GOSTTablenorm"/>
            </w:pPr>
          </w:p>
        </w:tc>
        <w:tc>
          <w:tcPr>
            <w:tcW w:w="1202" w:type="pct"/>
          </w:tcPr>
          <w:p w14:paraId="773FD43F" w14:textId="77777777" w:rsidR="00D34E1B" w:rsidRPr="00B9499D" w:rsidRDefault="00D34E1B" w:rsidP="001A5048">
            <w:pPr>
              <w:pStyle w:val="GOSTTablenorm"/>
            </w:pPr>
          </w:p>
        </w:tc>
        <w:tc>
          <w:tcPr>
            <w:tcW w:w="706" w:type="pct"/>
          </w:tcPr>
          <w:p w14:paraId="66BE5B76" w14:textId="77777777" w:rsidR="00D34E1B" w:rsidRPr="00B9499D" w:rsidRDefault="00D34E1B" w:rsidP="001A5048">
            <w:pPr>
              <w:pStyle w:val="GOSTTablenorm"/>
            </w:pPr>
          </w:p>
        </w:tc>
        <w:tc>
          <w:tcPr>
            <w:tcW w:w="796" w:type="pct"/>
          </w:tcPr>
          <w:p w14:paraId="2FC7B155" w14:textId="77777777" w:rsidR="00D34E1B" w:rsidRPr="00B9499D" w:rsidRDefault="00D34E1B" w:rsidP="001A5048">
            <w:pPr>
              <w:pStyle w:val="GOSTTablenorm"/>
            </w:pPr>
          </w:p>
        </w:tc>
      </w:tr>
      <w:tr w:rsidR="00D34E1B" w:rsidRPr="00B9499D" w14:paraId="7B917E07" w14:textId="77777777" w:rsidTr="001A5048">
        <w:trPr>
          <w:cnfStyle w:val="000000010000" w:firstRow="0" w:lastRow="0" w:firstColumn="0" w:lastColumn="0" w:oddVBand="0" w:evenVBand="0" w:oddHBand="0" w:evenHBand="1" w:firstRowFirstColumn="0" w:firstRowLastColumn="0" w:lastRowFirstColumn="0" w:lastRowLastColumn="0"/>
          <w:trHeight w:val="20"/>
        </w:trPr>
        <w:tc>
          <w:tcPr>
            <w:tcW w:w="1050" w:type="pct"/>
          </w:tcPr>
          <w:p w14:paraId="3FA7C198" w14:textId="77777777" w:rsidR="00D34E1B" w:rsidRPr="00B9499D" w:rsidRDefault="00D34E1B" w:rsidP="001A5048">
            <w:pPr>
              <w:pStyle w:val="GOSTTablenorm"/>
            </w:pPr>
          </w:p>
        </w:tc>
        <w:tc>
          <w:tcPr>
            <w:tcW w:w="1245" w:type="pct"/>
          </w:tcPr>
          <w:p w14:paraId="21BABF7C" w14:textId="77777777" w:rsidR="00D34E1B" w:rsidRPr="00B9499D" w:rsidRDefault="00D34E1B" w:rsidP="001A5048">
            <w:pPr>
              <w:pStyle w:val="GOSTTablenorm"/>
            </w:pPr>
          </w:p>
        </w:tc>
        <w:tc>
          <w:tcPr>
            <w:tcW w:w="1202" w:type="pct"/>
          </w:tcPr>
          <w:p w14:paraId="1450B4AB" w14:textId="77777777" w:rsidR="00D34E1B" w:rsidRPr="00B9499D" w:rsidRDefault="00D34E1B" w:rsidP="001A5048">
            <w:pPr>
              <w:pStyle w:val="GOSTTablenorm"/>
            </w:pPr>
          </w:p>
        </w:tc>
        <w:tc>
          <w:tcPr>
            <w:tcW w:w="706" w:type="pct"/>
          </w:tcPr>
          <w:p w14:paraId="772FB592" w14:textId="77777777" w:rsidR="00D34E1B" w:rsidRPr="00B9499D" w:rsidRDefault="00D34E1B" w:rsidP="001A5048">
            <w:pPr>
              <w:pStyle w:val="GOSTTablenorm"/>
            </w:pPr>
          </w:p>
        </w:tc>
        <w:tc>
          <w:tcPr>
            <w:tcW w:w="796" w:type="pct"/>
          </w:tcPr>
          <w:p w14:paraId="7C559DBE" w14:textId="77777777" w:rsidR="00D34E1B" w:rsidRPr="00B9499D" w:rsidRDefault="00D34E1B" w:rsidP="001A5048">
            <w:pPr>
              <w:pStyle w:val="GOSTTablenorm"/>
            </w:pPr>
          </w:p>
        </w:tc>
      </w:tr>
      <w:tr w:rsidR="00D34E1B" w:rsidRPr="00B9499D" w14:paraId="1603C552" w14:textId="77777777" w:rsidTr="001A5048">
        <w:trPr>
          <w:cnfStyle w:val="000000100000" w:firstRow="0" w:lastRow="0" w:firstColumn="0" w:lastColumn="0" w:oddVBand="0" w:evenVBand="0" w:oddHBand="1" w:evenHBand="0" w:firstRowFirstColumn="0" w:firstRowLastColumn="0" w:lastRowFirstColumn="0" w:lastRowLastColumn="0"/>
          <w:trHeight w:val="20"/>
        </w:trPr>
        <w:tc>
          <w:tcPr>
            <w:tcW w:w="1050" w:type="pct"/>
          </w:tcPr>
          <w:p w14:paraId="179CC410" w14:textId="77777777" w:rsidR="00D34E1B" w:rsidRPr="00B9499D" w:rsidRDefault="00D34E1B" w:rsidP="001A5048">
            <w:pPr>
              <w:pStyle w:val="GOSTTablenorm"/>
            </w:pPr>
          </w:p>
        </w:tc>
        <w:tc>
          <w:tcPr>
            <w:tcW w:w="1245" w:type="pct"/>
          </w:tcPr>
          <w:p w14:paraId="741A547A" w14:textId="77777777" w:rsidR="00D34E1B" w:rsidRPr="00B9499D" w:rsidRDefault="00D34E1B" w:rsidP="001A5048">
            <w:pPr>
              <w:pStyle w:val="GOSTTablenorm"/>
            </w:pPr>
          </w:p>
        </w:tc>
        <w:tc>
          <w:tcPr>
            <w:tcW w:w="1202" w:type="pct"/>
          </w:tcPr>
          <w:p w14:paraId="3127D524" w14:textId="77777777" w:rsidR="00D34E1B" w:rsidRPr="00B9499D" w:rsidRDefault="00D34E1B" w:rsidP="001A5048">
            <w:pPr>
              <w:pStyle w:val="GOSTTablenorm"/>
            </w:pPr>
          </w:p>
        </w:tc>
        <w:tc>
          <w:tcPr>
            <w:tcW w:w="706" w:type="pct"/>
          </w:tcPr>
          <w:p w14:paraId="602893A1" w14:textId="77777777" w:rsidR="00D34E1B" w:rsidRPr="00B9499D" w:rsidRDefault="00D34E1B" w:rsidP="001A5048">
            <w:pPr>
              <w:pStyle w:val="GOSTTablenorm"/>
            </w:pPr>
          </w:p>
        </w:tc>
        <w:tc>
          <w:tcPr>
            <w:tcW w:w="796" w:type="pct"/>
          </w:tcPr>
          <w:p w14:paraId="0FB46141" w14:textId="77777777" w:rsidR="00D34E1B" w:rsidRPr="00B9499D" w:rsidRDefault="00D34E1B" w:rsidP="001A5048">
            <w:pPr>
              <w:pStyle w:val="GOSTTablenorm"/>
            </w:pPr>
          </w:p>
        </w:tc>
      </w:tr>
      <w:tr w:rsidR="00D34E1B" w:rsidRPr="00B9499D" w14:paraId="20B56860" w14:textId="77777777" w:rsidTr="001A5048">
        <w:trPr>
          <w:cnfStyle w:val="000000010000" w:firstRow="0" w:lastRow="0" w:firstColumn="0" w:lastColumn="0" w:oddVBand="0" w:evenVBand="0" w:oddHBand="0" w:evenHBand="1" w:firstRowFirstColumn="0" w:firstRowLastColumn="0" w:lastRowFirstColumn="0" w:lastRowLastColumn="0"/>
          <w:trHeight w:val="20"/>
        </w:trPr>
        <w:tc>
          <w:tcPr>
            <w:tcW w:w="1050" w:type="pct"/>
          </w:tcPr>
          <w:p w14:paraId="29B591F0" w14:textId="77777777" w:rsidR="00D34E1B" w:rsidRPr="00B9499D" w:rsidRDefault="00D34E1B" w:rsidP="001A5048">
            <w:pPr>
              <w:pStyle w:val="GOSTTablenorm"/>
            </w:pPr>
          </w:p>
        </w:tc>
        <w:tc>
          <w:tcPr>
            <w:tcW w:w="1245" w:type="pct"/>
          </w:tcPr>
          <w:p w14:paraId="35AC720A" w14:textId="77777777" w:rsidR="00D34E1B" w:rsidRPr="00B9499D" w:rsidRDefault="00D34E1B" w:rsidP="001A5048">
            <w:pPr>
              <w:pStyle w:val="GOSTTablenorm"/>
            </w:pPr>
          </w:p>
        </w:tc>
        <w:tc>
          <w:tcPr>
            <w:tcW w:w="1202" w:type="pct"/>
          </w:tcPr>
          <w:p w14:paraId="339FB8E8" w14:textId="77777777" w:rsidR="00D34E1B" w:rsidRPr="00B9499D" w:rsidRDefault="00D34E1B" w:rsidP="001A5048">
            <w:pPr>
              <w:pStyle w:val="GOSTTablenorm"/>
            </w:pPr>
          </w:p>
        </w:tc>
        <w:tc>
          <w:tcPr>
            <w:tcW w:w="706" w:type="pct"/>
          </w:tcPr>
          <w:p w14:paraId="11857CDE" w14:textId="77777777" w:rsidR="00D34E1B" w:rsidRPr="00B9499D" w:rsidRDefault="00D34E1B" w:rsidP="001A5048">
            <w:pPr>
              <w:pStyle w:val="GOSTTablenorm"/>
            </w:pPr>
          </w:p>
        </w:tc>
        <w:tc>
          <w:tcPr>
            <w:tcW w:w="796" w:type="pct"/>
          </w:tcPr>
          <w:p w14:paraId="4914094B" w14:textId="77777777" w:rsidR="00D34E1B" w:rsidRPr="00B9499D" w:rsidRDefault="00D34E1B" w:rsidP="001A5048">
            <w:pPr>
              <w:pStyle w:val="GOSTTablenorm"/>
            </w:pPr>
          </w:p>
        </w:tc>
      </w:tr>
    </w:tbl>
    <w:p w14:paraId="30BBEE38" w14:textId="77777777" w:rsidR="00D45C06" w:rsidRPr="00B9499D" w:rsidRDefault="00D45C06" w:rsidP="00F122DF">
      <w:pPr>
        <w:pStyle w:val="GOSTReg"/>
      </w:pPr>
      <w:bookmarkStart w:id="14782" w:name="_Toc529925464"/>
      <w:bookmarkStart w:id="14783" w:name="_Ref119664669"/>
      <w:bookmarkStart w:id="14784" w:name="_Toc121319653"/>
      <w:bookmarkStart w:id="14785" w:name="_Ref122017022"/>
      <w:bookmarkStart w:id="14786" w:name="_Ref122017028"/>
      <w:bookmarkStart w:id="14787" w:name="_Toc226563156"/>
      <w:r w:rsidRPr="00B9499D">
        <w:t xml:space="preserve">ЛИСТ </w:t>
      </w:r>
      <w:r w:rsidRPr="00B9499D">
        <w:rPr>
          <w:bCs/>
        </w:rPr>
        <w:t>РЕГИСТРАЦИИ</w:t>
      </w:r>
      <w:r w:rsidRPr="00B9499D">
        <w:t xml:space="preserve"> ИЗМЕНЕНИЙ</w:t>
      </w:r>
      <w:bookmarkEnd w:id="16"/>
      <w:bookmarkEnd w:id="17"/>
      <w:bookmarkEnd w:id="18"/>
      <w:bookmarkEnd w:id="14782"/>
      <w:bookmarkEnd w:id="14783"/>
      <w:bookmarkEnd w:id="14784"/>
      <w:bookmarkEnd w:id="14785"/>
      <w:bookmarkEnd w:id="14786"/>
      <w:bookmarkEnd w:id="1478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Look w:val="01E0" w:firstRow="1" w:lastRow="1" w:firstColumn="1" w:lastColumn="1" w:noHBand="0" w:noVBand="0"/>
      </w:tblPr>
      <w:tblGrid>
        <w:gridCol w:w="867"/>
        <w:gridCol w:w="1291"/>
        <w:gridCol w:w="1844"/>
        <w:gridCol w:w="5692"/>
      </w:tblGrid>
      <w:tr w:rsidR="00F05B0D" w:rsidRPr="00FE7679" w14:paraId="27464C9A" w14:textId="77777777" w:rsidTr="001603C3">
        <w:trPr>
          <w:trHeight w:val="20"/>
          <w:tblHeader/>
        </w:trPr>
        <w:tc>
          <w:tcPr>
            <w:tcW w:w="447" w:type="pct"/>
            <w:tcBorders>
              <w:top w:val="single" w:sz="4" w:space="0" w:color="auto"/>
              <w:left w:val="single" w:sz="4" w:space="0" w:color="auto"/>
              <w:bottom w:val="single" w:sz="4" w:space="0" w:color="auto"/>
              <w:right w:val="single" w:sz="4" w:space="0" w:color="auto"/>
              <w:tl2br w:val="nil"/>
              <w:tr2bl w:val="nil"/>
            </w:tcBorders>
            <w:shd w:val="clear" w:color="auto" w:fill="E6E6E6"/>
            <w:vAlign w:val="center"/>
          </w:tcPr>
          <w:p w14:paraId="34AE9949" w14:textId="77777777" w:rsidR="00D45C06" w:rsidRPr="00B9499D" w:rsidRDefault="00D45C06" w:rsidP="0090097B">
            <w:pPr>
              <w:pStyle w:val="GOSTTableHead"/>
            </w:pPr>
            <w:r w:rsidRPr="00B9499D">
              <w:t>№ версии док-та</w:t>
            </w:r>
          </w:p>
        </w:tc>
        <w:tc>
          <w:tcPr>
            <w:tcW w:w="666" w:type="pct"/>
            <w:tcBorders>
              <w:top w:val="single" w:sz="4" w:space="0" w:color="auto"/>
              <w:left w:val="single" w:sz="4" w:space="0" w:color="auto"/>
              <w:bottom w:val="single" w:sz="4" w:space="0" w:color="auto"/>
              <w:right w:val="single" w:sz="4" w:space="0" w:color="auto"/>
              <w:tl2br w:val="nil"/>
              <w:tr2bl w:val="nil"/>
            </w:tcBorders>
            <w:shd w:val="clear" w:color="auto" w:fill="E6E6E6"/>
            <w:vAlign w:val="center"/>
          </w:tcPr>
          <w:p w14:paraId="293B4F2D" w14:textId="77777777" w:rsidR="00D45C06" w:rsidRPr="00B9499D" w:rsidRDefault="00D45C06" w:rsidP="0090097B">
            <w:pPr>
              <w:pStyle w:val="GOSTTableHead"/>
            </w:pPr>
            <w:r w:rsidRPr="00B9499D">
              <w:t>Дата изменения</w:t>
            </w:r>
          </w:p>
        </w:tc>
        <w:tc>
          <w:tcPr>
            <w:tcW w:w="951" w:type="pct"/>
            <w:tcBorders>
              <w:top w:val="single" w:sz="4" w:space="0" w:color="auto"/>
              <w:left w:val="single" w:sz="4" w:space="0" w:color="auto"/>
              <w:bottom w:val="single" w:sz="4" w:space="0" w:color="auto"/>
              <w:right w:val="single" w:sz="4" w:space="0" w:color="auto"/>
              <w:tl2br w:val="nil"/>
              <w:tr2bl w:val="nil"/>
            </w:tcBorders>
            <w:shd w:val="clear" w:color="auto" w:fill="E6E6E6"/>
            <w:vAlign w:val="center"/>
          </w:tcPr>
          <w:p w14:paraId="63593A07" w14:textId="77777777" w:rsidR="00D45C06" w:rsidRPr="00B9499D" w:rsidRDefault="00D45C06" w:rsidP="0090097B">
            <w:pPr>
              <w:pStyle w:val="GOSTTableHead"/>
            </w:pPr>
            <w:r w:rsidRPr="00B9499D">
              <w:t xml:space="preserve">Автор </w:t>
            </w:r>
            <w:r w:rsidR="0090097B" w:rsidRPr="00B9499D">
              <w:br/>
            </w:r>
            <w:r w:rsidRPr="00B9499D">
              <w:t>изменений</w:t>
            </w:r>
          </w:p>
        </w:tc>
        <w:tc>
          <w:tcPr>
            <w:tcW w:w="2936" w:type="pct"/>
            <w:tcBorders>
              <w:top w:val="single" w:sz="4" w:space="0" w:color="auto"/>
              <w:left w:val="single" w:sz="4" w:space="0" w:color="auto"/>
              <w:bottom w:val="single" w:sz="4" w:space="0" w:color="auto"/>
              <w:right w:val="single" w:sz="4" w:space="0" w:color="auto"/>
              <w:tl2br w:val="nil"/>
              <w:tr2bl w:val="nil"/>
            </w:tcBorders>
            <w:shd w:val="clear" w:color="auto" w:fill="E6E6E6"/>
            <w:vAlign w:val="center"/>
          </w:tcPr>
          <w:p w14:paraId="7113FFB9" w14:textId="77777777" w:rsidR="00D45C06" w:rsidRPr="00FE7679" w:rsidRDefault="00D45C06" w:rsidP="00744203">
            <w:pPr>
              <w:pStyle w:val="GOSTTableHead"/>
            </w:pPr>
            <w:r w:rsidRPr="00B9499D">
              <w:t>Изменения</w:t>
            </w:r>
          </w:p>
        </w:tc>
      </w:tr>
      <w:tr w:rsidR="00D63946" w:rsidRPr="00744203" w14:paraId="36EF7272" w14:textId="77777777" w:rsidTr="001603C3">
        <w:trPr>
          <w:trHeight w:val="20"/>
        </w:trPr>
        <w:tc>
          <w:tcPr>
            <w:tcW w:w="447" w:type="pct"/>
          </w:tcPr>
          <w:p w14:paraId="1C058CCD" w14:textId="2FD8149B" w:rsidR="00D63946" w:rsidRDefault="00D63946" w:rsidP="00D63946">
            <w:pPr>
              <w:pStyle w:val="GOSTTablenorm"/>
            </w:pPr>
          </w:p>
        </w:tc>
        <w:tc>
          <w:tcPr>
            <w:tcW w:w="666" w:type="pct"/>
          </w:tcPr>
          <w:p w14:paraId="1BF74A93" w14:textId="08716F10" w:rsidR="00D63946" w:rsidRDefault="00A35F83" w:rsidP="00D63946">
            <w:pPr>
              <w:pStyle w:val="GOSTTablenorm"/>
            </w:pPr>
            <w:ins w:id="14788" w:author="Гилязова Екатерина Викторовна" w:date="2024-01-26T14:57:00Z">
              <w:r>
                <w:t>26.01.2024</w:t>
              </w:r>
            </w:ins>
          </w:p>
        </w:tc>
        <w:tc>
          <w:tcPr>
            <w:tcW w:w="951" w:type="pct"/>
          </w:tcPr>
          <w:p w14:paraId="78F4A26B" w14:textId="455E2EE4" w:rsidR="00D63946" w:rsidRDefault="00A35F83" w:rsidP="00D63946">
            <w:pPr>
              <w:pStyle w:val="GOSTTablenorm"/>
            </w:pPr>
            <w:ins w:id="14789" w:author="Гилязова Екатерина Викторовна" w:date="2024-01-26T14:57:00Z">
              <w:r>
                <w:t>Гилязова Е.В.</w:t>
              </w:r>
            </w:ins>
          </w:p>
        </w:tc>
        <w:tc>
          <w:tcPr>
            <w:tcW w:w="2936" w:type="pct"/>
          </w:tcPr>
          <w:p w14:paraId="42A1B9A2" w14:textId="57415784" w:rsidR="00A35F83" w:rsidRDefault="00A35F83" w:rsidP="00A35F83">
            <w:pPr>
              <w:pStyle w:val="GOSTTablenorm"/>
              <w:rPr>
                <w:ins w:id="14790" w:author="Гилязова Екатерина Викторовна" w:date="2024-01-26T14:55:00Z"/>
              </w:rPr>
            </w:pPr>
            <w:ins w:id="14791" w:author="Гилязова Екатерина Викторовна" w:date="2024-01-26T14:54:00Z">
              <w:r>
                <w:t>В п. 2.1</w:t>
              </w:r>
            </w:ins>
            <w:ins w:id="14792" w:author="Гилязова Екатерина Викторовна" w:date="2024-01-26T14:55:00Z">
              <w:r>
                <w:t xml:space="preserve"> в </w:t>
              </w:r>
              <w:r w:rsidRPr="00A35F83">
                <w:rPr>
                  <w:szCs w:val="22"/>
                </w:rPr>
                <w:t>Перечень параметров запроса (</w:t>
              </w:r>
              <w:r w:rsidRPr="00A35F83">
                <w:rPr>
                  <w:szCs w:val="22"/>
                  <w:lang w:val="en-US"/>
                </w:rPr>
                <w:t>header</w:t>
              </w:r>
              <w:r w:rsidRPr="00A35F83">
                <w:rPr>
                  <w:szCs w:val="22"/>
                </w:rPr>
                <w:t>)</w:t>
              </w:r>
            </w:ins>
            <w:ins w:id="14793" w:author="Гилязова Екатерина Викторовна" w:date="2024-01-26T14:54:00Z">
              <w:r>
                <w:t xml:space="preserve"> внесены изменения для полей (в рамках </w:t>
              </w:r>
            </w:ins>
            <w:ins w:id="14794" w:author="Гилязова Екатерина Викторовна" w:date="2024-01-26T14:55:00Z">
              <w:r>
                <w:fldChar w:fldCharType="begin"/>
              </w:r>
              <w:r>
                <w:instrText xml:space="preserve"> HYPERLINK "</w:instrText>
              </w:r>
            </w:ins>
            <w:ins w:id="14795" w:author="Гилязова Екатерина Викторовна" w:date="2024-01-26T14:54:00Z">
              <w:r>
                <w:instrText>https://jira.bpcbt.com/browse/OTR-522</w:instrText>
              </w:r>
            </w:ins>
            <w:ins w:id="14796" w:author="Гилязова Екатерина Викторовна" w:date="2024-01-26T14:55:00Z">
              <w:r>
                <w:instrText xml:space="preserve">" </w:instrText>
              </w:r>
              <w:r>
                <w:fldChar w:fldCharType="separate"/>
              </w:r>
            </w:ins>
            <w:ins w:id="14797" w:author="Гилязова Екатерина Викторовна" w:date="2024-01-26T14:54:00Z">
              <w:r w:rsidRPr="008614EA">
                <w:rPr>
                  <w:rStyle w:val="ad"/>
                </w:rPr>
                <w:t>https://jira.bpcbt.com/browse/OTR-522</w:t>
              </w:r>
            </w:ins>
            <w:ins w:id="14798" w:author="Гилязова Екатерина Викторовна" w:date="2024-01-26T14:55:00Z">
              <w:r>
                <w:fldChar w:fldCharType="end"/>
              </w:r>
            </w:ins>
            <w:ins w:id="14799" w:author="Гилязова Екатерина Викторовна" w:date="2024-01-26T14:54:00Z">
              <w:r>
                <w:t>):</w:t>
              </w:r>
            </w:ins>
          </w:p>
          <w:p w14:paraId="57588C0C" w14:textId="1BC66F66" w:rsidR="00A35F83" w:rsidRPr="00A35F83" w:rsidRDefault="00A35F83" w:rsidP="00A35F83">
            <w:pPr>
              <w:pStyle w:val="GOSTTablenorm"/>
              <w:rPr>
                <w:ins w:id="14800" w:author="Гилязова Екатерина Викторовна" w:date="2024-01-26T14:54:00Z"/>
              </w:rPr>
            </w:pPr>
            <w:ins w:id="14801" w:author="Гилязова Екатерина Викторовна" w:date="2024-01-26T14:55:00Z">
              <w:r>
                <w:t>- «Этап обработки» (</w:t>
              </w:r>
            </w:ins>
            <w:ins w:id="14802" w:author="Гилязова Екатерина Викторовна" w:date="2024-01-26T14:56:00Z">
              <w:r w:rsidRPr="00B412B2">
                <w:rPr>
                  <w:lang w:val="en-US"/>
                </w:rPr>
                <w:t>Stage</w:t>
              </w:r>
            </w:ins>
            <w:ins w:id="14803" w:author="Гилязова Екатерина Викторовна" w:date="2024-01-26T14:55:00Z">
              <w:r>
                <w:t>)</w:t>
              </w:r>
            </w:ins>
            <w:ins w:id="14804" w:author="Гилязова Екатерина Викторовна" w:date="2024-01-26T14:56:00Z">
              <w:r>
                <w:t xml:space="preserve"> – в примечание добавлен </w:t>
              </w:r>
              <w:r w:rsidRPr="00B9499D">
                <w:rPr>
                  <w:lang w:val="en-US"/>
                </w:rPr>
                <w:t>Reprocessing</w:t>
              </w:r>
              <w:r>
                <w:t xml:space="preserve"> «2»;</w:t>
              </w:r>
            </w:ins>
          </w:p>
          <w:p w14:paraId="515B5730" w14:textId="77777777" w:rsidR="00A35F83" w:rsidRDefault="00A35F83" w:rsidP="00A35F83">
            <w:pPr>
              <w:pStyle w:val="GOSTTablenorm"/>
              <w:rPr>
                <w:ins w:id="14805" w:author="Гилязова Екатерина Викторовна" w:date="2024-01-26T14:54:00Z"/>
              </w:rPr>
            </w:pPr>
            <w:ins w:id="14806" w:author="Гилязова Екатерина Викторовна" w:date="2024-01-26T14:54:00Z">
              <w:r>
                <w:t>- «</w:t>
              </w:r>
              <w:r w:rsidRPr="00B14773">
                <w:t>Дата отражения операции в учете</w:t>
              </w:r>
              <w:r>
                <w:t>» (</w:t>
              </w:r>
              <w:r w:rsidRPr="00C75A4E">
                <w:t>SettlementDate</w:t>
              </w:r>
              <w:r>
                <w:t>) – изменены условия заполнения;</w:t>
              </w:r>
            </w:ins>
          </w:p>
          <w:p w14:paraId="382CB663" w14:textId="77777777" w:rsidR="00A35F83" w:rsidRDefault="00A35F83" w:rsidP="00A35F83">
            <w:pPr>
              <w:pStyle w:val="GOSTTablenorm"/>
              <w:rPr>
                <w:ins w:id="14807" w:author="Гилязова Екатерина Викторовна" w:date="2024-01-26T14:54:00Z"/>
              </w:rPr>
            </w:pPr>
            <w:ins w:id="14808" w:author="Гилязова Екатерина Викторовна" w:date="2024-01-26T14:54:00Z">
              <w:r>
                <w:t>- добавлено новое поле «</w:t>
              </w:r>
              <w:r w:rsidRPr="00A65380">
                <w:t>Дата отражения в учете операции по переобрабатываемому этапу</w:t>
              </w:r>
              <w:r>
                <w:t>» (</w:t>
              </w:r>
              <w:r w:rsidRPr="00A65380">
                <w:t>ReprocessSttlDate</w:t>
              </w:r>
              <w:r>
                <w:t>);</w:t>
              </w:r>
            </w:ins>
          </w:p>
          <w:p w14:paraId="265DC7A9" w14:textId="77777777" w:rsidR="00A35F83" w:rsidRDefault="00A35F83" w:rsidP="00A35F83">
            <w:pPr>
              <w:pStyle w:val="GOSTTablenorm"/>
              <w:rPr>
                <w:ins w:id="14809" w:author="Гилязова Екатерина Викторовна" w:date="2024-01-26T14:54:00Z"/>
              </w:rPr>
            </w:pPr>
            <w:ins w:id="14810" w:author="Гилязова Екатерина Викторовна" w:date="2024-01-26T14:54:00Z">
              <w:r>
                <w:t>- «</w:t>
              </w:r>
              <w:r w:rsidRPr="008E680B">
                <w:t>Признак переобработки</w:t>
              </w:r>
              <w:r>
                <w:t xml:space="preserve">» - добавлено значение «2» </w:t>
              </w:r>
              <w:r w:rsidRPr="00F114EE">
                <w:t>переобработка этапа с добавлением учетной информации</w:t>
              </w:r>
            </w:ins>
          </w:p>
          <w:p w14:paraId="5C07EBD7" w14:textId="67280926" w:rsidR="00D63946" w:rsidRDefault="00D63946" w:rsidP="00D63946">
            <w:pPr>
              <w:pStyle w:val="GOSTTablenorm"/>
            </w:pPr>
          </w:p>
        </w:tc>
      </w:tr>
      <w:tr w:rsidR="009A602A" w:rsidRPr="00744203" w14:paraId="69924C02" w14:textId="77777777" w:rsidTr="001603C3">
        <w:trPr>
          <w:trHeight w:val="20"/>
        </w:trPr>
        <w:tc>
          <w:tcPr>
            <w:tcW w:w="447" w:type="pct"/>
          </w:tcPr>
          <w:p w14:paraId="25DCA3A4" w14:textId="2656B344" w:rsidR="009A602A" w:rsidRDefault="009A602A" w:rsidP="009A602A">
            <w:pPr>
              <w:pStyle w:val="GOSTTablenorm"/>
            </w:pPr>
          </w:p>
        </w:tc>
        <w:tc>
          <w:tcPr>
            <w:tcW w:w="666" w:type="pct"/>
          </w:tcPr>
          <w:p w14:paraId="1C7E81CE" w14:textId="2246BB18" w:rsidR="009A602A" w:rsidRDefault="00382F09" w:rsidP="009A602A">
            <w:pPr>
              <w:pStyle w:val="GOSTTablenorm"/>
            </w:pPr>
            <w:ins w:id="14811" w:author="Сарафанова (Чиркова) Наталия Сергеевна" w:date="2025-07-22T23:45:00Z">
              <w:r>
                <w:t>22.07.2025</w:t>
              </w:r>
            </w:ins>
          </w:p>
        </w:tc>
        <w:tc>
          <w:tcPr>
            <w:tcW w:w="951" w:type="pct"/>
          </w:tcPr>
          <w:p w14:paraId="3C466A4B" w14:textId="15D94FD3" w:rsidR="009A602A" w:rsidRDefault="00382F09" w:rsidP="009A602A">
            <w:pPr>
              <w:pStyle w:val="GOSTTablenorm"/>
            </w:pPr>
            <w:ins w:id="14812" w:author="Сарафанова (Чиркова) Наталия Сергеевна" w:date="2025-07-22T23:45:00Z">
              <w:r>
                <w:t>Сарафанова Н.С.</w:t>
              </w:r>
            </w:ins>
          </w:p>
        </w:tc>
        <w:tc>
          <w:tcPr>
            <w:tcW w:w="2936" w:type="pct"/>
          </w:tcPr>
          <w:p w14:paraId="74688A65" w14:textId="12AC7D61" w:rsidR="009A602A" w:rsidRPr="00382F09" w:rsidRDefault="00382F09" w:rsidP="00A301B3">
            <w:pPr>
              <w:pStyle w:val="GOSTTablenorm"/>
            </w:pPr>
            <w:ins w:id="14813" w:author="Сарафанова (Чиркова) Наталия Сергеевна" w:date="2025-07-22T23:45:00Z">
              <w:r>
                <w:t>Добавлен</w:t>
              </w:r>
            </w:ins>
            <w:ins w:id="14814" w:author="Сарафанова (Чиркова) Наталия Сергеевна" w:date="2025-08-27T15:39:00Z">
              <w:r w:rsidR="00A301B3">
                <w:t>о</w:t>
              </w:r>
            </w:ins>
            <w:ins w:id="14815" w:author="Сарафанова (Чиркова) Наталия Сергеевна" w:date="2025-07-22T23:45:00Z">
              <w:r>
                <w:t xml:space="preserve"> описание по документу</w:t>
              </w:r>
            </w:ins>
            <w:ins w:id="14816" w:author="Сарафанова (Чиркова) Наталия Сергеевна" w:date="2025-07-22T23:46:00Z">
              <w:r>
                <w:t xml:space="preserve"> ПУиО</w:t>
              </w:r>
            </w:ins>
            <w:ins w:id="14817" w:author="Сарафанова (Чиркова) Наталия Сергеевна" w:date="2025-07-22T23:45:00Z">
              <w:r>
                <w:t xml:space="preserve"> </w:t>
              </w:r>
            </w:ins>
            <w:ins w:id="14818" w:author="Сарафанова (Чиркова) Наталия Сергеевна" w:date="2025-07-22T23:46:00Z">
              <w:r>
                <w:t>«Бухгалтерская справка (ф.0504833)» (</w:t>
              </w:r>
            </w:ins>
            <w:ins w:id="14819" w:author="Сарафанова (Чиркова) Наталия Сергеевна" w:date="2025-07-22T23:45:00Z">
              <w:r w:rsidRPr="004C70A1">
                <w:t>ARP_NPS_0504833_</w:t>
              </w:r>
              <w:r w:rsidRPr="004C70A1">
                <w:rPr>
                  <w:lang w:val="en-US"/>
                </w:rPr>
                <w:t>PUDS</w:t>
              </w:r>
            </w:ins>
            <w:ins w:id="14820" w:author="Сарафанова (Чиркова) Наталия Сергеевна" w:date="2025-07-22T23:46:00Z">
              <w:r>
                <w:t>)</w:t>
              </w:r>
            </w:ins>
          </w:p>
        </w:tc>
      </w:tr>
      <w:tr w:rsidR="00CC57E0" w:rsidRPr="00744203" w14:paraId="75194AD6" w14:textId="77777777" w:rsidTr="001603C3">
        <w:trPr>
          <w:trHeight w:val="20"/>
          <w:ins w:id="14821" w:author="Андрей EXP-327886" w:date="2025-09-25T19:57:00Z"/>
        </w:trPr>
        <w:tc>
          <w:tcPr>
            <w:tcW w:w="447" w:type="pct"/>
          </w:tcPr>
          <w:p w14:paraId="1B664589" w14:textId="77777777" w:rsidR="00CC57E0" w:rsidRDefault="00CC57E0" w:rsidP="009A602A">
            <w:pPr>
              <w:pStyle w:val="GOSTTablenorm"/>
              <w:rPr>
                <w:ins w:id="14822" w:author="Андрей EXP-327886" w:date="2025-09-25T19:57:00Z"/>
              </w:rPr>
            </w:pPr>
          </w:p>
        </w:tc>
        <w:tc>
          <w:tcPr>
            <w:tcW w:w="666" w:type="pct"/>
          </w:tcPr>
          <w:p w14:paraId="3D866798" w14:textId="6658F8D0" w:rsidR="00CC57E0" w:rsidRDefault="00CC57E0" w:rsidP="009A602A">
            <w:pPr>
              <w:pStyle w:val="GOSTTablenorm"/>
              <w:rPr>
                <w:ins w:id="14823" w:author="Андрей EXP-327886" w:date="2025-09-25T19:57:00Z"/>
              </w:rPr>
            </w:pPr>
            <w:ins w:id="14824" w:author="Андрей EXP-327886" w:date="2025-09-25T19:57:00Z">
              <w:r>
                <w:t>25.09.2025</w:t>
              </w:r>
            </w:ins>
          </w:p>
        </w:tc>
        <w:tc>
          <w:tcPr>
            <w:tcW w:w="951" w:type="pct"/>
          </w:tcPr>
          <w:p w14:paraId="68410F5A" w14:textId="45B644EB" w:rsidR="00CC57E0" w:rsidRDefault="00CC57E0" w:rsidP="009A602A">
            <w:pPr>
              <w:pStyle w:val="GOSTTablenorm"/>
              <w:rPr>
                <w:ins w:id="14825" w:author="Андрей EXP-327886" w:date="2025-09-25T19:57:00Z"/>
              </w:rPr>
            </w:pPr>
            <w:ins w:id="14826" w:author="Андрей EXP-327886" w:date="2025-09-25T19:57:00Z">
              <w:r>
                <w:t>Алявина Н.И.</w:t>
              </w:r>
            </w:ins>
          </w:p>
        </w:tc>
        <w:tc>
          <w:tcPr>
            <w:tcW w:w="2936" w:type="pct"/>
          </w:tcPr>
          <w:p w14:paraId="22F6E76F" w14:textId="53A1ED79" w:rsidR="00CC57E0" w:rsidRDefault="00CC57E0" w:rsidP="007D5AE1">
            <w:pPr>
              <w:pStyle w:val="GOSTTablenorm"/>
              <w:rPr>
                <w:ins w:id="14827" w:author="Андрей EXP-327886" w:date="2025-09-25T19:57:00Z"/>
              </w:rPr>
            </w:pPr>
            <w:ins w:id="14828" w:author="Андрей EXP-327886" w:date="2025-09-25T19:57:00Z">
              <w:r>
                <w:t>Добавлено по тексту описание требований</w:t>
              </w:r>
            </w:ins>
            <w:ins w:id="14829" w:author="Андрей EXP-327886" w:date="2025-09-25T19:58:00Z">
              <w:r w:rsidR="007D5AE1">
                <w:t xml:space="preserve"> к запросу и атрибутам </w:t>
              </w:r>
            </w:ins>
            <w:ins w:id="14830" w:author="Андрей EXP-327886" w:date="2025-09-25T19:57:00Z">
              <w:r>
                <w:t xml:space="preserve">по </w:t>
              </w:r>
            </w:ins>
            <w:ins w:id="14831" w:author="Андрей EXP-327886" w:date="2025-09-25T19:58:00Z">
              <w:r>
                <w:t>РСКП (перечисление).</w:t>
              </w:r>
            </w:ins>
          </w:p>
        </w:tc>
      </w:tr>
      <w:tr w:rsidR="000A006E" w:rsidRPr="00744203" w14:paraId="781414D5" w14:textId="77777777" w:rsidTr="001603C3">
        <w:trPr>
          <w:trHeight w:val="20"/>
          <w:ins w:id="14832" w:author="Опаева Лидия Арашаевна" w:date="2025-10-02T17:11:00Z"/>
        </w:trPr>
        <w:tc>
          <w:tcPr>
            <w:tcW w:w="447" w:type="pct"/>
          </w:tcPr>
          <w:p w14:paraId="7C2519A7" w14:textId="77777777" w:rsidR="000A006E" w:rsidRDefault="000A006E" w:rsidP="009A602A">
            <w:pPr>
              <w:pStyle w:val="GOSTTablenorm"/>
              <w:rPr>
                <w:ins w:id="14833" w:author="Опаева Лидия Арашаевна" w:date="2025-10-02T17:11:00Z"/>
              </w:rPr>
            </w:pPr>
          </w:p>
        </w:tc>
        <w:tc>
          <w:tcPr>
            <w:tcW w:w="666" w:type="pct"/>
          </w:tcPr>
          <w:p w14:paraId="36561E0B" w14:textId="35702E75" w:rsidR="000A006E" w:rsidRDefault="000A006E" w:rsidP="009A602A">
            <w:pPr>
              <w:pStyle w:val="GOSTTablenorm"/>
              <w:rPr>
                <w:ins w:id="14834" w:author="Опаева Лидия Арашаевна" w:date="2025-10-02T17:11:00Z"/>
              </w:rPr>
            </w:pPr>
            <w:ins w:id="14835" w:author="Опаева Лидия Арашаевна" w:date="2025-10-02T17:11:00Z">
              <w:r>
                <w:t>02.10.2025</w:t>
              </w:r>
            </w:ins>
          </w:p>
        </w:tc>
        <w:tc>
          <w:tcPr>
            <w:tcW w:w="951" w:type="pct"/>
          </w:tcPr>
          <w:p w14:paraId="20CB67EF" w14:textId="1C67EDC9" w:rsidR="000A006E" w:rsidRDefault="000A006E" w:rsidP="000A006E">
            <w:pPr>
              <w:pStyle w:val="GOSTTablenorm"/>
              <w:rPr>
                <w:ins w:id="14836" w:author="Опаева Лидия Арашаевна" w:date="2025-10-02T17:11:00Z"/>
              </w:rPr>
            </w:pPr>
            <w:ins w:id="14837" w:author="Опаева Лидия Арашаевна" w:date="2025-10-02T17:11:00Z">
              <w:r>
                <w:t>Опаева Л.А.</w:t>
              </w:r>
            </w:ins>
          </w:p>
        </w:tc>
        <w:tc>
          <w:tcPr>
            <w:tcW w:w="2936" w:type="pct"/>
          </w:tcPr>
          <w:p w14:paraId="1D976E98" w14:textId="77777777" w:rsidR="000A006E" w:rsidRDefault="000A006E" w:rsidP="000A006E">
            <w:pPr>
              <w:numPr>
                <w:ilvl w:val="0"/>
                <w:numId w:val="88"/>
              </w:numPr>
              <w:shd w:val="clear" w:color="auto" w:fill="FFFFFF"/>
              <w:ind w:left="0"/>
              <w:jc w:val="left"/>
              <w:rPr>
                <w:ins w:id="14838" w:author="Опаева Лидия Арашаевна" w:date="2025-10-02T17:11:00Z"/>
                <w:rFonts w:ascii="-apple-system" w:hAnsi="-apple-system"/>
                <w:color w:val="172B4D"/>
                <w:sz w:val="21"/>
                <w:szCs w:val="21"/>
              </w:rPr>
            </w:pPr>
            <w:ins w:id="14839" w:author="Опаева Лидия Арашаевна" w:date="2025-10-02T17:11:00Z">
              <w:r>
                <w:rPr>
                  <w:rFonts w:ascii="-apple-system" w:hAnsi="-apple-system"/>
                  <w:color w:val="172B4D"/>
                  <w:sz w:val="21"/>
                  <w:szCs w:val="21"/>
                </w:rPr>
                <w:fldChar w:fldCharType="begin"/>
              </w:r>
              <w:r>
                <w:rPr>
                  <w:rFonts w:ascii="-apple-system" w:hAnsi="-apple-system"/>
                  <w:color w:val="172B4D"/>
                  <w:sz w:val="21"/>
                  <w:szCs w:val="21"/>
                </w:rPr>
                <w:instrText xml:space="preserve"> HYPERLINK "https://job-jira.otr.ru/browse/ACT-36981" </w:instrText>
              </w:r>
              <w:r>
                <w:rPr>
                  <w:rFonts w:ascii="-apple-system" w:hAnsi="-apple-system"/>
                  <w:color w:val="172B4D"/>
                  <w:sz w:val="21"/>
                  <w:szCs w:val="21"/>
                </w:rPr>
                <w:fldChar w:fldCharType="separate"/>
              </w:r>
              <w:r>
                <w:rPr>
                  <w:rStyle w:val="ad"/>
                  <w:rFonts w:ascii="-apple-system" w:hAnsi="-apple-system"/>
                  <w:color w:val="0052CC"/>
                  <w:sz w:val="21"/>
                  <w:szCs w:val="21"/>
                </w:rPr>
                <w:t>ACT-36981</w:t>
              </w:r>
              <w:r>
                <w:rPr>
                  <w:rFonts w:ascii="-apple-system" w:hAnsi="-apple-system"/>
                  <w:color w:val="172B4D"/>
                  <w:sz w:val="21"/>
                  <w:szCs w:val="21"/>
                </w:rPr>
                <w:fldChar w:fldCharType="end"/>
              </w:r>
            </w:ins>
          </w:p>
          <w:p w14:paraId="365F10CB" w14:textId="1D5205E8" w:rsidR="000A006E" w:rsidRDefault="000A006E" w:rsidP="000A006E">
            <w:pPr>
              <w:pStyle w:val="GOSTTablenorm"/>
              <w:rPr>
                <w:ins w:id="14840" w:author="Опаева Лидия Арашаевна" w:date="2025-10-02T17:11:00Z"/>
              </w:rPr>
            </w:pPr>
            <w:ins w:id="14841" w:author="Опаева Лидия Арашаевна" w:date="2025-10-02T17:11:00Z">
              <w:r>
                <w:t>Добавлено описание по документу ПУиО «Бухгалтерская справка (ф.0504833)» (</w:t>
              </w:r>
            </w:ins>
            <w:ins w:id="14842" w:author="Опаева Лидия Арашаевна" w:date="2025-10-02T17:12:00Z">
              <w:r w:rsidRPr="000A006E">
                <w:rPr>
                  <w:b/>
                  <w:szCs w:val="22"/>
                </w:rPr>
                <w:t>ARP_SVAP_NG_PUDS</w:t>
              </w:r>
            </w:ins>
            <w:ins w:id="14843" w:author="Опаева Лидия Арашаевна" w:date="2025-10-02T17:11:00Z">
              <w:r>
                <w:t>)</w:t>
              </w:r>
            </w:ins>
            <w:ins w:id="14844" w:author="Опаева Лидия Арашаевна" w:date="2025-10-02T17:12:00Z">
              <w:r>
                <w:t xml:space="preserve"> по открытию года по ЦР ПУДС</w:t>
              </w:r>
            </w:ins>
          </w:p>
        </w:tc>
      </w:tr>
      <w:tr w:rsidR="002E1715" w:rsidRPr="00744203" w14:paraId="0DF581EC" w14:textId="77777777" w:rsidTr="001603C3">
        <w:trPr>
          <w:trHeight w:val="20"/>
          <w:ins w:id="14845" w:author="Сатлер Марина Викторовна" w:date="2025-10-09T17:45:00Z"/>
        </w:trPr>
        <w:tc>
          <w:tcPr>
            <w:tcW w:w="447" w:type="pct"/>
          </w:tcPr>
          <w:p w14:paraId="09B7A957" w14:textId="77777777" w:rsidR="002E1715" w:rsidRDefault="002E1715" w:rsidP="002E1715">
            <w:pPr>
              <w:pStyle w:val="GOSTTablenorm"/>
              <w:rPr>
                <w:ins w:id="14846" w:author="Сатлер Марина Викторовна" w:date="2025-10-09T17:45:00Z"/>
              </w:rPr>
            </w:pPr>
          </w:p>
        </w:tc>
        <w:tc>
          <w:tcPr>
            <w:tcW w:w="666" w:type="pct"/>
          </w:tcPr>
          <w:p w14:paraId="65E83543" w14:textId="7662E58D" w:rsidR="002E1715" w:rsidRDefault="002E1715" w:rsidP="002E1715">
            <w:pPr>
              <w:pStyle w:val="GOSTTablenorm"/>
              <w:rPr>
                <w:ins w:id="14847" w:author="Сатлер Марина Викторовна" w:date="2025-10-09T17:45:00Z"/>
              </w:rPr>
            </w:pPr>
            <w:ins w:id="14848" w:author="Сатлер Марина Викторовна" w:date="2025-10-09T17:46:00Z">
              <w:r>
                <w:t>09.10.2025</w:t>
              </w:r>
            </w:ins>
          </w:p>
        </w:tc>
        <w:tc>
          <w:tcPr>
            <w:tcW w:w="951" w:type="pct"/>
          </w:tcPr>
          <w:p w14:paraId="18503032" w14:textId="4B0D3C78" w:rsidR="002E1715" w:rsidRDefault="002E1715" w:rsidP="002E1715">
            <w:pPr>
              <w:pStyle w:val="GOSTTablenorm"/>
              <w:rPr>
                <w:ins w:id="14849" w:author="Сатлер Марина Викторовна" w:date="2025-10-09T17:45:00Z"/>
              </w:rPr>
            </w:pPr>
            <w:ins w:id="14850" w:author="Сатлер Марина Викторовна" w:date="2025-10-09T17:46:00Z">
              <w:r>
                <w:t>Сатлер М.В.</w:t>
              </w:r>
            </w:ins>
          </w:p>
        </w:tc>
        <w:tc>
          <w:tcPr>
            <w:tcW w:w="2936" w:type="pct"/>
          </w:tcPr>
          <w:p w14:paraId="56BF61AC" w14:textId="77777777" w:rsidR="00372D1C" w:rsidRDefault="00372D1C" w:rsidP="00372D1C">
            <w:pPr>
              <w:pStyle w:val="GOSTTablenorm"/>
              <w:rPr>
                <w:ins w:id="14851" w:author="Сатлер Марина Викторовна" w:date="2025-10-09T17:48:00Z"/>
              </w:rPr>
            </w:pPr>
            <w:ins w:id="14852" w:author="Сатлер Марина Викторовна" w:date="2025-10-09T17:48:00Z">
              <w:r w:rsidRPr="00256282">
                <w:t>SUP-1658110</w:t>
              </w:r>
              <w:r>
                <w:t>/</w:t>
              </w:r>
              <w:r w:rsidRPr="00353FED">
                <w:t>OTR-9</w:t>
              </w:r>
              <w:r>
                <w:t>97</w:t>
              </w:r>
            </w:ins>
          </w:p>
          <w:p w14:paraId="5755B45F" w14:textId="04868213" w:rsidR="002E1715" w:rsidRDefault="002E1715" w:rsidP="002E1715">
            <w:pPr>
              <w:pStyle w:val="GOSTTablenorm"/>
              <w:rPr>
                <w:ins w:id="14853" w:author="Сатлер Марина Викторовна" w:date="2025-10-09T17:45:00Z"/>
                <w:rFonts w:ascii="-apple-system" w:hAnsi="-apple-system"/>
                <w:color w:val="172B4D"/>
                <w:sz w:val="21"/>
                <w:szCs w:val="21"/>
              </w:rPr>
            </w:pPr>
            <w:ins w:id="14854" w:author="Сатлер Марина Викторовна" w:date="2025-10-09T17:46:00Z">
              <w:r>
                <w:t>В п</w:t>
              </w:r>
              <w:r w:rsidRPr="00950796">
                <w:t xml:space="preserve">еречень параметров заголовка запроса </w:t>
              </w:r>
              <w:r w:rsidRPr="00742D66">
                <w:t>(header)</w:t>
              </w:r>
              <w:r>
                <w:t xml:space="preserve"> 2.1.1 добавлен новый необязательный параметр «</w:t>
              </w:r>
              <w:r w:rsidRPr="00950796">
                <w:t>Проверка доступного остатка</w:t>
              </w:r>
              <w:r>
                <w:t>» (</w:t>
              </w:r>
              <w:r w:rsidRPr="00950796">
                <w:t>CheckFunds</w:t>
              </w:r>
              <w:r>
                <w:t>), внесены уточнения в условия заполнения параметров «</w:t>
              </w:r>
              <w:r w:rsidRPr="00950796">
                <w:t>Уровень контроля</w:t>
              </w:r>
              <w:r>
                <w:t>» (</w:t>
              </w:r>
              <w:r w:rsidRPr="00950796">
                <w:t>BalLevContrl</w:t>
              </w:r>
              <w:r>
                <w:t>) и «</w:t>
              </w:r>
              <w:r w:rsidRPr="00950796">
                <w:t>Признак переобработки</w:t>
              </w:r>
              <w:r>
                <w:t>» (</w:t>
              </w:r>
              <w:r w:rsidRPr="00950796">
                <w:t>Reprocessing</w:t>
              </w:r>
              <w:r>
                <w:t>)</w:t>
              </w:r>
            </w:ins>
          </w:p>
        </w:tc>
      </w:tr>
      <w:tr w:rsidR="00C7476E" w:rsidRPr="00744203" w14:paraId="5E5FF761" w14:textId="77777777" w:rsidTr="001603C3">
        <w:trPr>
          <w:trHeight w:val="20"/>
          <w:ins w:id="14855" w:author="Якименко С.В. EXP-328203" w:date="2026-03-16T15:47:00Z"/>
        </w:trPr>
        <w:tc>
          <w:tcPr>
            <w:tcW w:w="447" w:type="pct"/>
          </w:tcPr>
          <w:p w14:paraId="33DAE5AC" w14:textId="77777777" w:rsidR="00C7476E" w:rsidRDefault="00C7476E" w:rsidP="002E1715">
            <w:pPr>
              <w:pStyle w:val="GOSTTablenorm"/>
              <w:rPr>
                <w:ins w:id="14856" w:author="Якименко С.В. EXP-328203" w:date="2026-03-16T15:47:00Z"/>
              </w:rPr>
            </w:pPr>
          </w:p>
        </w:tc>
        <w:tc>
          <w:tcPr>
            <w:tcW w:w="666" w:type="pct"/>
          </w:tcPr>
          <w:p w14:paraId="6FA9B8AB" w14:textId="30E3345C" w:rsidR="00C7476E" w:rsidRDefault="00C7476E" w:rsidP="002E1715">
            <w:pPr>
              <w:pStyle w:val="GOSTTablenorm"/>
              <w:rPr>
                <w:ins w:id="14857" w:author="Якименко С.В. EXP-328203" w:date="2026-03-16T15:47:00Z"/>
              </w:rPr>
            </w:pPr>
            <w:ins w:id="14858" w:author="Якименко С.В. EXP-328203" w:date="2026-03-16T15:47:00Z">
              <w:r>
                <w:t>16.03.2026</w:t>
              </w:r>
            </w:ins>
          </w:p>
        </w:tc>
        <w:tc>
          <w:tcPr>
            <w:tcW w:w="951" w:type="pct"/>
          </w:tcPr>
          <w:p w14:paraId="5D1E795F" w14:textId="01DD29D2" w:rsidR="00C7476E" w:rsidRDefault="00C7476E" w:rsidP="002E1715">
            <w:pPr>
              <w:pStyle w:val="GOSTTablenorm"/>
              <w:rPr>
                <w:ins w:id="14859" w:author="Якименко С.В. EXP-328203" w:date="2026-03-16T15:47:00Z"/>
              </w:rPr>
            </w:pPr>
            <w:ins w:id="14860" w:author="Якименко С.В. EXP-328203" w:date="2026-03-16T15:47:00Z">
              <w:r>
                <w:t xml:space="preserve">Якименко </w:t>
              </w:r>
            </w:ins>
            <w:ins w:id="14861" w:author="Якименко С.В. EXP-328203" w:date="2026-03-16T15:48:00Z">
              <w:r>
                <w:t>С.В.</w:t>
              </w:r>
            </w:ins>
          </w:p>
        </w:tc>
        <w:tc>
          <w:tcPr>
            <w:tcW w:w="2936" w:type="pct"/>
          </w:tcPr>
          <w:p w14:paraId="6B537255" w14:textId="77777777" w:rsidR="00C7476E" w:rsidRDefault="00C7476E" w:rsidP="00372D1C">
            <w:pPr>
              <w:pStyle w:val="GOSTTablenorm"/>
              <w:rPr>
                <w:ins w:id="14862" w:author="Якименко С.В. EXP-328203" w:date="2026-03-16T15:48:00Z"/>
              </w:rPr>
            </w:pPr>
            <w:ins w:id="14863" w:author="Якименко С.В. EXP-328203" w:date="2026-03-16T15:48:00Z">
              <w:r w:rsidRPr="00C7476E">
                <w:t>EXP-328203</w:t>
              </w:r>
            </w:ins>
          </w:p>
          <w:p w14:paraId="75231816" w14:textId="4401BB11" w:rsidR="00C7476E" w:rsidRPr="00C7476E" w:rsidRDefault="00C7476E" w:rsidP="00C7476E">
            <w:pPr>
              <w:pStyle w:val="GOSTTablenorm"/>
              <w:rPr>
                <w:ins w:id="14864" w:author="Якименко С.В. EXP-328203" w:date="2026-03-16T15:47:00Z"/>
                <w:rFonts w:asciiTheme="minorHAnsi" w:hAnsiTheme="minorHAnsi"/>
                <w:color w:val="172B4D"/>
                <w:sz w:val="21"/>
                <w:szCs w:val="21"/>
              </w:rPr>
            </w:pPr>
            <w:ins w:id="14865" w:author="Якименко С.В. EXP-328203" w:date="2026-03-16T15:48:00Z">
              <w:r w:rsidRPr="00067201">
                <w:t>В раздел 2.1.5.  в таблицу 7 «</w:t>
              </w:r>
              <w:r w:rsidRPr="00617DB7">
                <w:t>Параметры тела (Document) запроса на подбор / сторнирование / переформирование записей учета по документу</w:t>
              </w:r>
              <w:r>
                <w:t xml:space="preserve"> </w:t>
              </w:r>
              <w:r w:rsidRPr="00B9499D">
                <w:t>«Расчетный документ» MSC_PAYM_ORDER_0401060</w:t>
              </w:r>
              <w:r w:rsidRPr="00067201">
                <w:t>» для параметра</w:t>
              </w:r>
              <w:r>
                <w:rPr>
                  <w:rFonts w:ascii="-apple-system" w:hAnsi="-apple-system"/>
                  <w:color w:val="172B4D"/>
                  <w:sz w:val="21"/>
                  <w:szCs w:val="21"/>
                </w:rPr>
                <w:t xml:space="preserve"> «Номер строки родительского документа» изменен</w:t>
              </w:r>
              <w:r>
                <w:rPr>
                  <w:rFonts w:asciiTheme="minorHAnsi" w:hAnsiTheme="minorHAnsi"/>
                  <w:color w:val="172B4D"/>
                  <w:sz w:val="21"/>
                  <w:szCs w:val="21"/>
                </w:rPr>
                <w:t>о</w:t>
              </w:r>
              <w:r>
                <w:rPr>
                  <w:rFonts w:ascii="-apple-system" w:hAnsi="-apple-system"/>
                  <w:color w:val="172B4D"/>
                  <w:sz w:val="21"/>
                  <w:szCs w:val="21"/>
                </w:rPr>
                <w:t xml:space="preserve"> описание в части добавления РСП.</w:t>
              </w:r>
            </w:ins>
          </w:p>
        </w:tc>
      </w:tr>
      <w:tr w:rsidR="006562CC" w:rsidRPr="00744203" w14:paraId="0F9450B6" w14:textId="77777777" w:rsidTr="001603C3">
        <w:trPr>
          <w:trHeight w:val="20"/>
          <w:ins w:id="14866" w:author="Якименко С.В. EXP-328203" w:date="2026-03-23T14:55:00Z"/>
        </w:trPr>
        <w:tc>
          <w:tcPr>
            <w:tcW w:w="447" w:type="pct"/>
          </w:tcPr>
          <w:p w14:paraId="10FB63B7" w14:textId="77777777" w:rsidR="006562CC" w:rsidRDefault="006562CC" w:rsidP="002E1715">
            <w:pPr>
              <w:pStyle w:val="GOSTTablenorm"/>
              <w:rPr>
                <w:ins w:id="14867" w:author="Якименко С.В. EXP-328203" w:date="2026-03-23T14:55:00Z"/>
              </w:rPr>
            </w:pPr>
          </w:p>
        </w:tc>
        <w:tc>
          <w:tcPr>
            <w:tcW w:w="666" w:type="pct"/>
          </w:tcPr>
          <w:p w14:paraId="172D14DC" w14:textId="4EE06C28" w:rsidR="006562CC" w:rsidRDefault="006562CC" w:rsidP="002E1715">
            <w:pPr>
              <w:pStyle w:val="GOSTTablenorm"/>
              <w:rPr>
                <w:ins w:id="14868" w:author="Якименко С.В. EXP-328203" w:date="2026-03-23T14:55:00Z"/>
              </w:rPr>
            </w:pPr>
            <w:ins w:id="14869" w:author="Якименко С.В. EXP-328203" w:date="2026-03-23T14:55:00Z">
              <w:r>
                <w:t>23.03.2026</w:t>
              </w:r>
            </w:ins>
          </w:p>
        </w:tc>
        <w:tc>
          <w:tcPr>
            <w:tcW w:w="951" w:type="pct"/>
          </w:tcPr>
          <w:p w14:paraId="37860A4C" w14:textId="4150384F" w:rsidR="006562CC" w:rsidRDefault="006562CC" w:rsidP="002E1715">
            <w:pPr>
              <w:pStyle w:val="GOSTTablenorm"/>
              <w:rPr>
                <w:ins w:id="14870" w:author="Якименко С.В. EXP-328203" w:date="2026-03-23T14:55:00Z"/>
              </w:rPr>
            </w:pPr>
            <w:ins w:id="14871" w:author="Якименко С.В. EXP-328203" w:date="2026-03-23T14:55:00Z">
              <w:r>
                <w:t>Якименко С.В.</w:t>
              </w:r>
            </w:ins>
          </w:p>
        </w:tc>
        <w:tc>
          <w:tcPr>
            <w:tcW w:w="2936" w:type="pct"/>
          </w:tcPr>
          <w:p w14:paraId="6A4EEC17" w14:textId="2A5E07C7" w:rsidR="006562CC" w:rsidRDefault="003B1C22" w:rsidP="003B1C22">
            <w:pPr>
              <w:pStyle w:val="GOSTTablenorm"/>
              <w:rPr>
                <w:ins w:id="14872" w:author="Якименко С.В. EXP-328203" w:date="2026-03-23T15:02:00Z"/>
              </w:rPr>
            </w:pPr>
            <w:ins w:id="14873" w:author="Якименко С.В. EXP-328203" w:date="2026-03-23T15:02:00Z">
              <w:r w:rsidRPr="00C7476E">
                <w:t>EXP-328203</w:t>
              </w:r>
              <w:r>
                <w:t xml:space="preserve"> (</w:t>
              </w:r>
            </w:ins>
            <w:ins w:id="14874" w:author="Якименко С.В. EXP-328203" w:date="2026-03-23T14:58:00Z">
              <w:r w:rsidR="006562CC" w:rsidRPr="006562CC">
                <w:t>EXP-328649</w:t>
              </w:r>
            </w:ins>
            <w:ins w:id="14875" w:author="Якименко С.В. EXP-328203" w:date="2026-03-23T15:02:00Z">
              <w:r>
                <w:t>)</w:t>
              </w:r>
            </w:ins>
          </w:p>
          <w:p w14:paraId="06952C9D" w14:textId="77777777" w:rsidR="003B1C22" w:rsidRPr="00BD6206" w:rsidRDefault="003B1C22" w:rsidP="003B1C22">
            <w:pPr>
              <w:pStyle w:val="GOSTTableListNum1"/>
              <w:numPr>
                <w:ilvl w:val="0"/>
                <w:numId w:val="91"/>
              </w:numPr>
              <w:rPr>
                <w:ins w:id="14876" w:author="Якименко С.В. EXP-328203" w:date="2026-03-23T15:02:00Z"/>
              </w:rPr>
            </w:pPr>
            <w:ins w:id="14877" w:author="Якименко С.В. EXP-328203" w:date="2026-03-23T15:02:00Z">
              <w:r>
                <w:t xml:space="preserve">В разделе 2.1.5.1. таблица 7 для документа </w:t>
              </w:r>
              <w:r w:rsidRPr="00BD6206">
                <w:t>MSC_PAYM_ORDER_0401060</w:t>
              </w:r>
              <w:r>
                <w:t xml:space="preserve"> для параметра «Тип документа» добавлены типы </w:t>
              </w:r>
              <w:r w:rsidRPr="003B1C22">
                <w:rPr>
                  <w:lang w:val="en-US"/>
                </w:rPr>
                <w:t>G</w:t>
              </w:r>
              <w:r>
                <w:t xml:space="preserve">101, </w:t>
              </w:r>
              <w:r w:rsidRPr="003B1C22">
                <w:rPr>
                  <w:lang w:val="en-US"/>
                </w:rPr>
                <w:t>G</w:t>
              </w:r>
              <w:r>
                <w:t>108, добавлен параметр «</w:t>
              </w:r>
              <w:r w:rsidRPr="007036CE">
                <w:t>Счет ЦР ФК</w:t>
              </w:r>
              <w:r>
                <w:t xml:space="preserve">». </w:t>
              </w:r>
            </w:ins>
          </w:p>
          <w:p w14:paraId="2C45DF4D" w14:textId="0649D4F0" w:rsidR="006562CC" w:rsidRPr="00C7476E" w:rsidRDefault="003B1C22" w:rsidP="003B1C22">
            <w:pPr>
              <w:pStyle w:val="GOSTTableListNum1"/>
              <w:rPr>
                <w:ins w:id="14878" w:author="Якименко С.В. EXP-328203" w:date="2026-03-23T14:55:00Z"/>
              </w:rPr>
            </w:pPr>
            <w:ins w:id="14879" w:author="Якименко С.В. EXP-328203" w:date="2026-03-23T15:02:00Z">
              <w:r>
                <w:t xml:space="preserve">В Приложении 1 таблице 25 для документа </w:t>
              </w:r>
              <w:r w:rsidRPr="00BD6206">
                <w:t>MSC_PAYM_ORDER_0401060</w:t>
              </w:r>
              <w:r>
                <w:t xml:space="preserve"> для атрибута «Тип документа» добавлены типы </w:t>
              </w:r>
              <w:r>
                <w:rPr>
                  <w:lang w:val="en-US"/>
                </w:rPr>
                <w:t>G</w:t>
              </w:r>
              <w:r>
                <w:t xml:space="preserve">101, </w:t>
              </w:r>
              <w:r>
                <w:rPr>
                  <w:lang w:val="en-US"/>
                </w:rPr>
                <w:t>G</w:t>
              </w:r>
              <w:r>
                <w:t>108, добавлен атрибут «Номер_кошелька_ЦР».</w:t>
              </w:r>
            </w:ins>
          </w:p>
        </w:tc>
      </w:tr>
      <w:tr w:rsidR="00AD0A38" w:rsidRPr="00744203" w14:paraId="34984C56" w14:textId="77777777" w:rsidTr="001603C3">
        <w:trPr>
          <w:trHeight w:val="20"/>
          <w:ins w:id="14880" w:author="Сатлер Марина Викторовна" w:date="2026-04-08T17:30:00Z"/>
        </w:trPr>
        <w:tc>
          <w:tcPr>
            <w:tcW w:w="447" w:type="pct"/>
          </w:tcPr>
          <w:p w14:paraId="6F667358" w14:textId="77777777" w:rsidR="00AD0A38" w:rsidRDefault="00AD0A38" w:rsidP="00AD0A38">
            <w:pPr>
              <w:pStyle w:val="GOSTTablenorm"/>
              <w:rPr>
                <w:ins w:id="14881" w:author="Сатлер Марина Викторовна" w:date="2026-04-08T17:30:00Z"/>
              </w:rPr>
            </w:pPr>
          </w:p>
        </w:tc>
        <w:tc>
          <w:tcPr>
            <w:tcW w:w="666" w:type="pct"/>
          </w:tcPr>
          <w:p w14:paraId="4863E689" w14:textId="020151E1" w:rsidR="00AD0A38" w:rsidRDefault="00AD0A38" w:rsidP="00AD0A38">
            <w:pPr>
              <w:pStyle w:val="GOSTTablenorm"/>
              <w:rPr>
                <w:ins w:id="14882" w:author="Сатлер Марина Викторовна" w:date="2026-04-08T17:30:00Z"/>
              </w:rPr>
            </w:pPr>
            <w:ins w:id="14883" w:author="Сатлер Марина Викторовна" w:date="2026-04-08T17:30:00Z">
              <w:r>
                <w:t>08.04.2026</w:t>
              </w:r>
            </w:ins>
          </w:p>
        </w:tc>
        <w:tc>
          <w:tcPr>
            <w:tcW w:w="951" w:type="pct"/>
          </w:tcPr>
          <w:p w14:paraId="3B900171" w14:textId="07AEE781" w:rsidR="00AD0A38" w:rsidRDefault="00AD0A38" w:rsidP="00AD0A38">
            <w:pPr>
              <w:pStyle w:val="GOSTTablenorm"/>
              <w:rPr>
                <w:ins w:id="14884" w:author="Сатлер Марина Викторовна" w:date="2026-04-08T17:30:00Z"/>
              </w:rPr>
            </w:pPr>
            <w:ins w:id="14885" w:author="Сатлер Марина Викторовна" w:date="2026-04-08T17:30:00Z">
              <w:r>
                <w:t>Сатлер М.В.</w:t>
              </w:r>
            </w:ins>
          </w:p>
        </w:tc>
        <w:tc>
          <w:tcPr>
            <w:tcW w:w="2936" w:type="pct"/>
          </w:tcPr>
          <w:p w14:paraId="5BF3ED45" w14:textId="77777777" w:rsidR="00AD0A38" w:rsidRDefault="00AD0A38" w:rsidP="00AD0A38">
            <w:pPr>
              <w:pStyle w:val="GOSTTablenorm"/>
              <w:rPr>
                <w:ins w:id="14886" w:author="Сатлер Марина Викторовна" w:date="2026-04-08T17:30:00Z"/>
              </w:rPr>
            </w:pPr>
            <w:ins w:id="14887" w:author="Сатлер Марина Викторовна" w:date="2026-04-08T17:30:00Z">
              <w:r>
                <w:rPr>
                  <w:rStyle w:val="ad"/>
                  <w:rFonts w:ascii="-apple-system" w:hAnsi="-apple-system"/>
                  <w:color w:val="0052CC"/>
                  <w:sz w:val="21"/>
                  <w:szCs w:val="21"/>
                  <w:shd w:val="clear" w:color="auto" w:fill="FFFFFF"/>
                </w:rPr>
                <w:fldChar w:fldCharType="begin"/>
              </w:r>
              <w:r>
                <w:rPr>
                  <w:rStyle w:val="ad"/>
                  <w:rFonts w:ascii="-apple-system" w:hAnsi="-apple-system"/>
                  <w:color w:val="0052CC"/>
                  <w:sz w:val="21"/>
                  <w:szCs w:val="21"/>
                  <w:shd w:val="clear" w:color="auto" w:fill="FFFFFF"/>
                </w:rPr>
                <w:instrText xml:space="preserve"> HYPERLINK "https://jira.bpcbt.com/browse/OTR-1101" \t "_blank" </w:instrText>
              </w:r>
              <w:r>
                <w:rPr>
                  <w:rStyle w:val="ad"/>
                  <w:rFonts w:ascii="-apple-system" w:hAnsi="-apple-system"/>
                  <w:color w:val="0052CC"/>
                  <w:sz w:val="21"/>
                  <w:szCs w:val="21"/>
                  <w:shd w:val="clear" w:color="auto" w:fill="FFFFFF"/>
                </w:rPr>
                <w:fldChar w:fldCharType="separate"/>
              </w:r>
              <w:r>
                <w:rPr>
                  <w:rStyle w:val="ad"/>
                  <w:rFonts w:ascii="-apple-system" w:hAnsi="-apple-system"/>
                  <w:color w:val="0052CC"/>
                  <w:sz w:val="21"/>
                  <w:szCs w:val="21"/>
                  <w:shd w:val="clear" w:color="auto" w:fill="FFFFFF"/>
                </w:rPr>
                <w:t>OTR-1101</w:t>
              </w:r>
              <w:r>
                <w:rPr>
                  <w:rStyle w:val="ad"/>
                  <w:rFonts w:ascii="-apple-system" w:hAnsi="-apple-system"/>
                  <w:color w:val="0052CC"/>
                  <w:sz w:val="21"/>
                  <w:szCs w:val="21"/>
                  <w:shd w:val="clear" w:color="auto" w:fill="FFFFFF"/>
                </w:rPr>
                <w:fldChar w:fldCharType="end"/>
              </w:r>
            </w:ins>
          </w:p>
          <w:p w14:paraId="37E263BF" w14:textId="7AE571E2" w:rsidR="00AD0A38" w:rsidRDefault="00AD0A38" w:rsidP="00AD0A38">
            <w:pPr>
              <w:pStyle w:val="GOSTTablenorm"/>
              <w:rPr>
                <w:ins w:id="14888" w:author="Сатлер Марина Викторовна" w:date="2026-04-08T17:30:00Z"/>
              </w:rPr>
            </w:pPr>
            <w:ins w:id="14889" w:author="Сатлер Марина Викторовна" w:date="2026-04-08T17:30:00Z">
              <w:r>
                <w:t xml:space="preserve">В </w:t>
              </w:r>
            </w:ins>
            <w:ins w:id="14890" w:author="Сатлер Марина Викторовна" w:date="2026-04-08T17:31:00Z">
              <w:r w:rsidRPr="00AD0A38">
                <w:t>Перечень параметров заголовка запроса (header)</w:t>
              </w:r>
              <w:r>
                <w:t xml:space="preserve"> </w:t>
              </w:r>
            </w:ins>
            <w:ins w:id="14891" w:author="Сатлер Марина Викторовна" w:date="2026-04-08T17:38:00Z">
              <w:r w:rsidR="00157F77">
                <w:t>(</w:t>
              </w:r>
            </w:ins>
            <w:ins w:id="14892" w:author="Сатлер Марина Викторовна" w:date="2026-04-08T17:31:00Z">
              <w:r>
                <w:t xml:space="preserve">таблица </w:t>
              </w:r>
              <w:r>
                <w:fldChar w:fldCharType="begin"/>
              </w:r>
              <w:r>
                <w:instrText xml:space="preserve"> REF _Ref226561921 \h </w:instrText>
              </w:r>
            </w:ins>
            <w:r>
              <w:fldChar w:fldCharType="separate"/>
            </w:r>
            <w:r w:rsidR="00AB1BE0">
              <w:rPr>
                <w:noProof/>
              </w:rPr>
              <w:t>3</w:t>
            </w:r>
            <w:ins w:id="14893" w:author="Сатлер Марина Викторовна" w:date="2026-04-08T17:31:00Z">
              <w:r>
                <w:fldChar w:fldCharType="end"/>
              </w:r>
            </w:ins>
            <w:ins w:id="14894" w:author="Сатлер Марина Викторовна" w:date="2026-04-08T17:38:00Z">
              <w:r w:rsidR="00157F77">
                <w:t>)</w:t>
              </w:r>
            </w:ins>
            <w:ins w:id="14895" w:author="Сатлер Марина Викторовна" w:date="2026-04-08T17:31:00Z">
              <w:r>
                <w:t xml:space="preserve"> </w:t>
              </w:r>
            </w:ins>
            <w:ins w:id="14896" w:author="Сатлер Марина Викторовна" w:date="2026-04-08T17:30:00Z">
              <w:r>
                <w:t xml:space="preserve">внесены изменения в наименование параметра </w:t>
              </w:r>
              <w:r w:rsidRPr="00484FFD">
                <w:t>Subject</w:t>
              </w:r>
              <w:r>
                <w:t xml:space="preserve"> («Субъект учета» заменен на «Инициатор события учета»), внесены уточнения в описание параметра.</w:t>
              </w:r>
            </w:ins>
          </w:p>
          <w:p w14:paraId="1E942691" w14:textId="4197B39B" w:rsidR="00AD0A38" w:rsidRPr="00C7476E" w:rsidRDefault="00AD0A38" w:rsidP="00AD0A38">
            <w:pPr>
              <w:pStyle w:val="GOSTTablenorm"/>
              <w:rPr>
                <w:ins w:id="14897" w:author="Сатлер Марина Викторовна" w:date="2026-04-08T17:30:00Z"/>
              </w:rPr>
            </w:pPr>
            <w:ins w:id="14898" w:author="Сатлер Марина Викторовна" w:date="2026-04-08T17:30:00Z">
              <w:r>
                <w:t xml:space="preserve">В </w:t>
              </w:r>
            </w:ins>
            <w:ins w:id="14899" w:author="Сатлер Марина Викторовна" w:date="2026-04-08T17:31:00Z">
              <w:r>
                <w:t>Приложени</w:t>
              </w:r>
            </w:ins>
            <w:ins w:id="14900" w:author="Сатлер Марина Викторовна" w:date="2026-04-08T17:32:00Z">
              <w:r>
                <w:t>и</w:t>
              </w:r>
            </w:ins>
            <w:ins w:id="14901" w:author="Сатлер Марина Викторовна" w:date="2026-04-08T17:31:00Z">
              <w:r>
                <w:t xml:space="preserve"> 1 </w:t>
              </w:r>
            </w:ins>
            <w:ins w:id="14902" w:author="Сатлер Марина Викторовна" w:date="2026-04-08T17:32:00Z">
              <w:r>
                <w:t xml:space="preserve">в таблицу </w:t>
              </w:r>
              <w:r>
                <w:fldChar w:fldCharType="begin"/>
              </w:r>
              <w:r>
                <w:instrText xml:space="preserve"> REF _Ref155795056 \h </w:instrText>
              </w:r>
            </w:ins>
            <w:r>
              <w:fldChar w:fldCharType="separate"/>
            </w:r>
            <w:r w:rsidR="00AB1BE0">
              <w:rPr>
                <w:noProof/>
              </w:rPr>
              <w:t>22</w:t>
            </w:r>
            <w:ins w:id="14903" w:author="Сатлер Марина Викторовна" w:date="2026-04-08T17:32:00Z">
              <w:r>
                <w:fldChar w:fldCharType="end"/>
              </w:r>
              <w:r>
                <w:t xml:space="preserve"> </w:t>
              </w:r>
            </w:ins>
            <w:ins w:id="14904" w:author="Сатлер Марина Викторовна" w:date="2026-04-08T17:30:00Z">
              <w:r>
                <w:t xml:space="preserve">добавлен новый </w:t>
              </w:r>
            </w:ins>
            <w:ins w:id="14905" w:author="Сатлер Марина Викторовна" w:date="2026-04-08T17:32:00Z">
              <w:r w:rsidRPr="00AD0A38">
                <w:t>атрибут</w:t>
              </w:r>
              <w:r>
                <w:t xml:space="preserve"> </w:t>
              </w:r>
            </w:ins>
            <w:ins w:id="14906" w:author="Сатлер Марина Викторовна" w:date="2026-04-08T17:33:00Z">
              <w:r>
                <w:t>«</w:t>
              </w:r>
              <w:r w:rsidRPr="00AD0A38">
                <w:t>Инициатор_события_учета</w:t>
              </w:r>
              <w:r>
                <w:t>»</w:t>
              </w:r>
            </w:ins>
          </w:p>
        </w:tc>
      </w:tr>
    </w:tbl>
    <w:p w14:paraId="249A9AA8" w14:textId="77777777" w:rsidR="009E5FA1" w:rsidRPr="005E762F" w:rsidRDefault="009E5FA1" w:rsidP="005E762F">
      <w:pPr>
        <w:pStyle w:val="GOSTNormal"/>
      </w:pPr>
    </w:p>
    <w:sectPr w:rsidR="009E5FA1" w:rsidRPr="005E762F" w:rsidSect="002931DA">
      <w:headerReference w:type="default" r:id="rId22"/>
      <w:pgSz w:w="11906" w:h="16838" w:code="9"/>
      <w:pgMar w:top="1134" w:right="567" w:bottom="851" w:left="1701" w:header="567" w:footer="284"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5" w:author="Сказецкая Наталья Камилевна" w:date="2025-09-25T19:56:00Z" w:initials="СНК">
    <w:p w14:paraId="639E5EAC" w14:textId="1F54A7BF" w:rsidR="005067FA" w:rsidRDefault="005067FA">
      <w:pPr>
        <w:pStyle w:val="ab"/>
      </w:pPr>
      <w:r>
        <w:rPr>
          <w:rStyle w:val="afff4"/>
        </w:rPr>
        <w:annotationRef/>
      </w:r>
      <w:r>
        <w:t>Желательно удалить термины, которые не используются в текущем томе</w:t>
      </w:r>
    </w:p>
  </w:comment>
  <w:comment w:id="68" w:author="Сказецкая Наталья Камилевна" w:date="2025-09-25T19:56:00Z" w:initials="СНК">
    <w:p w14:paraId="7C1AE36A" w14:textId="32E37D67" w:rsidR="005067FA" w:rsidRDefault="005067FA">
      <w:pPr>
        <w:pStyle w:val="ab"/>
      </w:pPr>
      <w:r>
        <w:rPr>
          <w:rStyle w:val="afff4"/>
        </w:rPr>
        <w:annotationRef/>
      </w:r>
      <w:r>
        <w:t>Предлагаю Бух справку ПУиО и ППС ПУДС (на подкрепление/подметание) указывать в таблице каждого тома с отсылкой на описание в томе 2. Так как эти документы используются по операциям всех ФП</w:t>
      </w:r>
    </w:p>
  </w:comment>
  <w:comment w:id="163" w:author="Сказецкая Наталья Камилевна" w:date="2025-09-25T19:56:00Z" w:initials="СНК">
    <w:p w14:paraId="5032F1EE" w14:textId="77777777" w:rsidR="005067FA" w:rsidRDefault="005067FA">
      <w:pPr>
        <w:pStyle w:val="ab"/>
      </w:pPr>
      <w:r>
        <w:t>Перечислять только те ФП, которые участвуют в обмене по операциям, соответствующим тому.</w:t>
      </w:r>
    </w:p>
    <w:p w14:paraId="59D43467" w14:textId="77777777" w:rsidR="005067FA" w:rsidRDefault="005067FA">
      <w:pPr>
        <w:pStyle w:val="ab"/>
      </w:pPr>
      <w:r>
        <w:t>Например,</w:t>
      </w:r>
    </w:p>
    <w:p w14:paraId="25A6EF13" w14:textId="0233ACC3" w:rsidR="005067FA" w:rsidRDefault="005067FA">
      <w:pPr>
        <w:pStyle w:val="ab"/>
      </w:pPr>
      <w:r>
        <w:t>Для ПУД ЭБ (том 3)</w:t>
      </w:r>
    </w:p>
    <w:p w14:paraId="752A6118" w14:textId="77777777" w:rsidR="005067FA" w:rsidRPr="007105AC" w:rsidRDefault="005067FA" w:rsidP="009E5DEB">
      <w:pPr>
        <w:pStyle w:val="GOSTTablenorm"/>
        <w:numPr>
          <w:ilvl w:val="0"/>
          <w:numId w:val="7"/>
        </w:numPr>
        <w:rPr>
          <w:highlight w:val="yellow"/>
        </w:rPr>
      </w:pPr>
      <w:r w:rsidRPr="007105AC">
        <w:rPr>
          <w:highlight w:val="yellow"/>
        </w:rPr>
        <w:t>RMS (ПУД ЭБ)</w:t>
      </w:r>
    </w:p>
    <w:p w14:paraId="3741CFED" w14:textId="77777777" w:rsidR="005067FA" w:rsidRPr="00B9499D" w:rsidRDefault="005067FA" w:rsidP="009E5DEB">
      <w:pPr>
        <w:pStyle w:val="GOSTTablenorm"/>
        <w:numPr>
          <w:ilvl w:val="0"/>
          <w:numId w:val="7"/>
        </w:numPr>
      </w:pPr>
      <w:r w:rsidRPr="00B9499D">
        <w:rPr>
          <w:lang w:val="en-US"/>
        </w:rPr>
        <w:t>FAMABS</w:t>
      </w:r>
      <w:r w:rsidRPr="00B9499D">
        <w:t xml:space="preserve"> (ПУДС ЭБ)</w:t>
      </w:r>
    </w:p>
    <w:p w14:paraId="72D278E2" w14:textId="03713BAB" w:rsidR="005067FA" w:rsidRDefault="005067FA" w:rsidP="009E5DEB">
      <w:pPr>
        <w:pStyle w:val="GOSTTablenorm"/>
        <w:numPr>
          <w:ilvl w:val="0"/>
          <w:numId w:val="7"/>
        </w:numPr>
      </w:pPr>
      <w:r w:rsidRPr="00B9499D">
        <w:rPr>
          <w:lang w:val="en-US"/>
        </w:rPr>
        <w:t>ARP</w:t>
      </w:r>
      <w:r w:rsidRPr="00B9499D">
        <w:t xml:space="preserve"> (ПУИО ЭБ)</w:t>
      </w:r>
    </w:p>
    <w:p w14:paraId="2A0AB9FB" w14:textId="29F4A42C" w:rsidR="005067FA" w:rsidRDefault="005067FA" w:rsidP="00131B4F">
      <w:pPr>
        <w:pStyle w:val="GOSTTablenorm"/>
        <w:ind w:left="0"/>
      </w:pPr>
      <w:r>
        <w:t>Для ПУР АУ/БУ (том 4)</w:t>
      </w:r>
    </w:p>
    <w:p w14:paraId="3F51B283" w14:textId="77777777" w:rsidR="005067FA" w:rsidRPr="00B9499D" w:rsidRDefault="005067FA" w:rsidP="009E5DEB">
      <w:pPr>
        <w:pStyle w:val="GOSTTablenorm"/>
        <w:numPr>
          <w:ilvl w:val="0"/>
          <w:numId w:val="7"/>
        </w:numPr>
      </w:pPr>
      <w:r w:rsidRPr="00B9499D">
        <w:rPr>
          <w:lang w:val="en-US"/>
        </w:rPr>
        <w:t>FAMABS</w:t>
      </w:r>
      <w:r w:rsidRPr="00B9499D">
        <w:t xml:space="preserve"> (ПУДС ЭБ)</w:t>
      </w:r>
    </w:p>
    <w:p w14:paraId="3C3A15EB" w14:textId="77777777" w:rsidR="005067FA" w:rsidRDefault="005067FA" w:rsidP="009E5DEB">
      <w:pPr>
        <w:pStyle w:val="GOSTTablenorm"/>
        <w:numPr>
          <w:ilvl w:val="0"/>
          <w:numId w:val="7"/>
        </w:numPr>
      </w:pPr>
      <w:r w:rsidRPr="00B9499D">
        <w:rPr>
          <w:lang w:val="en-US"/>
        </w:rPr>
        <w:t>ARP</w:t>
      </w:r>
      <w:r w:rsidRPr="00B9499D">
        <w:t xml:space="preserve"> (ПУИО ЭБ)</w:t>
      </w:r>
    </w:p>
    <w:p w14:paraId="7B2260EC" w14:textId="6D45CB15" w:rsidR="005067FA" w:rsidRPr="00131B4F" w:rsidRDefault="005067FA" w:rsidP="009E5DEB">
      <w:pPr>
        <w:pStyle w:val="GOSTTablenorm"/>
        <w:numPr>
          <w:ilvl w:val="0"/>
          <w:numId w:val="7"/>
        </w:numPr>
        <w:rPr>
          <w:highlight w:val="yellow"/>
        </w:rPr>
      </w:pPr>
      <w:r w:rsidRPr="00131B4F">
        <w:rPr>
          <w:highlight w:val="yellow"/>
          <w:lang w:val="en-US"/>
        </w:rPr>
        <w:t>INC</w:t>
      </w:r>
      <w:r w:rsidRPr="00131B4F">
        <w:rPr>
          <w:highlight w:val="yellow"/>
        </w:rPr>
        <w:t xml:space="preserve"> (</w:t>
      </w:r>
      <w:r w:rsidRPr="00131B4F">
        <w:rPr>
          <w:szCs w:val="22"/>
          <w:highlight w:val="yellow"/>
        </w:rPr>
        <w:t>Компонент АУ/БУ ПУР ЭБ)</w:t>
      </w:r>
      <w:r>
        <w:rPr>
          <w:rStyle w:val="afff4"/>
        </w:rPr>
        <w:annotationRef/>
      </w:r>
    </w:p>
  </w:comment>
  <w:comment w:id="166" w:author="Сказецкая Наталья Камилевна" w:date="2026-04-14T14:01:00Z" w:initials="СНК">
    <w:p w14:paraId="008FDD04" w14:textId="77777777" w:rsidR="001358B9" w:rsidRPr="009042A9" w:rsidRDefault="001358B9">
      <w:pPr>
        <w:pStyle w:val="ab"/>
        <w:rPr>
          <w:lang w:val="en-US"/>
        </w:rPr>
      </w:pPr>
      <w:r>
        <w:rPr>
          <w:rStyle w:val="afff4"/>
        </w:rPr>
        <w:annotationRef/>
      </w:r>
      <w:r>
        <w:rPr>
          <w:lang w:val="en-US"/>
        </w:rPr>
        <w:t>OTR</w:t>
      </w:r>
      <w:r w:rsidRPr="009042A9">
        <w:rPr>
          <w:lang w:val="en-US"/>
        </w:rPr>
        <w:t>-936</w:t>
      </w:r>
    </w:p>
  </w:comment>
  <w:comment w:id="187" w:author="Сказецкая Наталья Камилевна" w:date="2026-04-14T14:02:00Z" w:initials="СНК">
    <w:p w14:paraId="6C4377EE" w14:textId="77777777" w:rsidR="001358B9" w:rsidRPr="009042A9" w:rsidRDefault="001358B9">
      <w:pPr>
        <w:pStyle w:val="ab"/>
        <w:rPr>
          <w:lang w:val="en-US"/>
        </w:rPr>
      </w:pPr>
      <w:r>
        <w:rPr>
          <w:rStyle w:val="afff4"/>
        </w:rPr>
        <w:annotationRef/>
      </w:r>
      <w:r>
        <w:rPr>
          <w:lang w:val="en-US"/>
        </w:rPr>
        <w:t>OTR</w:t>
      </w:r>
      <w:r w:rsidRPr="009042A9">
        <w:rPr>
          <w:lang w:val="en-US"/>
        </w:rPr>
        <w:t>-936</w:t>
      </w:r>
    </w:p>
  </w:comment>
  <w:comment w:id="204" w:author="Сатлер Марина Викторовна" w:date="2026-04-08T17:13:00Z" w:initials="С.М.В">
    <w:p w14:paraId="3800F26C" w14:textId="5BCD198F" w:rsidR="001358B9" w:rsidRPr="009042A9" w:rsidRDefault="001358B9">
      <w:pPr>
        <w:pStyle w:val="ab"/>
        <w:rPr>
          <w:lang w:val="en-US"/>
        </w:rPr>
      </w:pPr>
      <w:r>
        <w:rPr>
          <w:rStyle w:val="afff4"/>
        </w:rPr>
        <w:annotationRef/>
      </w:r>
      <w:hyperlink r:id="rId1" w:tgtFrame="_blank" w:history="1">
        <w:r w:rsidRPr="009042A9">
          <w:rPr>
            <w:rStyle w:val="ad"/>
            <w:rFonts w:ascii="-apple-system" w:hAnsi="-apple-system"/>
            <w:color w:val="0052CC"/>
            <w:sz w:val="21"/>
            <w:szCs w:val="21"/>
            <w:shd w:val="clear" w:color="auto" w:fill="FFFFFF"/>
            <w:lang w:val="en-US"/>
          </w:rPr>
          <w:t>OTR-1101</w:t>
        </w:r>
      </w:hyperlink>
    </w:p>
  </w:comment>
  <w:comment w:id="212" w:author="Сказецкая Наталья Камилевна" w:date="2026-04-16T16:19:00Z" w:initials="СНК">
    <w:p w14:paraId="48CAFE1C" w14:textId="4A1F860F" w:rsidR="00E8164C" w:rsidRPr="009042A9" w:rsidRDefault="00E8164C">
      <w:pPr>
        <w:pStyle w:val="ab"/>
        <w:rPr>
          <w:lang w:val="en-US"/>
        </w:rPr>
      </w:pPr>
      <w:r>
        <w:rPr>
          <w:rStyle w:val="afff4"/>
        </w:rPr>
        <w:annotationRef/>
      </w:r>
      <w:hyperlink r:id="rId2" w:tgtFrame="_blank" w:history="1">
        <w:r w:rsidRPr="009042A9">
          <w:rPr>
            <w:rStyle w:val="ad"/>
            <w:rFonts w:ascii="-apple-system" w:hAnsi="-apple-system"/>
            <w:color w:val="0052CC"/>
            <w:sz w:val="21"/>
            <w:szCs w:val="21"/>
            <w:shd w:val="clear" w:color="auto" w:fill="FFFFFF"/>
            <w:lang w:val="en-US"/>
          </w:rPr>
          <w:t>OTR-1101</w:t>
        </w:r>
      </w:hyperlink>
    </w:p>
  </w:comment>
  <w:comment w:id="232" w:author="Гилязова Екатерина Викторовна" w:date="2025-09-25T19:56:00Z" w:initials="ГЕВ">
    <w:p w14:paraId="66C293D5" w14:textId="0975526B" w:rsidR="001358B9" w:rsidRPr="009042A9" w:rsidRDefault="001358B9" w:rsidP="00E8164C">
      <w:pPr>
        <w:pStyle w:val="ab"/>
        <w:ind w:firstLine="0"/>
        <w:rPr>
          <w:lang w:val="en-US"/>
        </w:rPr>
      </w:pPr>
      <w:r>
        <w:rPr>
          <w:rStyle w:val="afff4"/>
        </w:rPr>
        <w:annotationRef/>
      </w:r>
      <w:r w:rsidRPr="009042A9">
        <w:rPr>
          <w:lang w:val="en-US"/>
        </w:rPr>
        <w:t>OTR-522</w:t>
      </w:r>
    </w:p>
  </w:comment>
  <w:comment w:id="248" w:author="Гилязова Екатерина Викторовна" w:date="2025-09-25T19:56:00Z" w:initials="ГЕВ">
    <w:p w14:paraId="169ED13A" w14:textId="6823D4C3" w:rsidR="001358B9" w:rsidRDefault="001358B9" w:rsidP="009424CA">
      <w:pPr>
        <w:pStyle w:val="ab"/>
      </w:pPr>
      <w:r>
        <w:rPr>
          <w:rStyle w:val="afff4"/>
        </w:rPr>
        <w:annotationRef/>
      </w:r>
      <w:r>
        <w:t>по https://jira.bpcbt.com/browse/OTR-522</w:t>
      </w:r>
    </w:p>
  </w:comment>
  <w:comment w:id="266" w:author="Гилязова Екатерина Викторовна" w:date="2025-09-25T19:56:00Z" w:initials="ГЕВ">
    <w:p w14:paraId="77D3E223" w14:textId="7D89E78F" w:rsidR="001358B9" w:rsidRDefault="001358B9" w:rsidP="009424CA">
      <w:pPr>
        <w:pStyle w:val="ab"/>
      </w:pPr>
      <w:r>
        <w:rPr>
          <w:rStyle w:val="afff4"/>
        </w:rPr>
        <w:annotationRef/>
      </w:r>
      <w:r>
        <w:t>по https://jira.bpcbt.com/browse/OTR-522</w:t>
      </w:r>
    </w:p>
  </w:comment>
  <w:comment w:id="281" w:author="Сказецкая Наталья Камилевна" w:date="2026-04-14T14:06:00Z" w:initials="СНК">
    <w:p w14:paraId="1395B7D8" w14:textId="77777777" w:rsidR="001358B9" w:rsidRPr="00B24BD9" w:rsidRDefault="001358B9" w:rsidP="001358B9">
      <w:pPr>
        <w:pStyle w:val="ab"/>
      </w:pPr>
      <w:r>
        <w:rPr>
          <w:rStyle w:val="afff4"/>
        </w:rPr>
        <w:annotationRef/>
      </w:r>
      <w:r>
        <w:rPr>
          <w:lang w:val="en-US"/>
        </w:rPr>
        <w:t>OTR</w:t>
      </w:r>
      <w:r w:rsidRPr="00E8164C">
        <w:t>-936</w:t>
      </w:r>
    </w:p>
  </w:comment>
  <w:comment w:id="309" w:author="Накашидзе О.Е. EXP-250528" w:date="2025-09-25T19:56:00Z" w:initials="НОЕ">
    <w:p w14:paraId="50B81ACA" w14:textId="1581E211" w:rsidR="005067FA" w:rsidRDefault="005067FA">
      <w:pPr>
        <w:pStyle w:val="ab"/>
      </w:pPr>
      <w:r>
        <w:rPr>
          <w:rStyle w:val="afff4"/>
        </w:rPr>
        <w:annotationRef/>
      </w:r>
      <w:r>
        <w:t>Передаем в СВАП в рамках доработки по эл.наличке ПУР05:</w:t>
      </w:r>
    </w:p>
    <w:p w14:paraId="4DAB5960" w14:textId="41E8A800" w:rsidR="005067FA" w:rsidRDefault="005067FA">
      <w:pPr>
        <w:pStyle w:val="ab"/>
      </w:pPr>
      <w:r w:rsidRPr="005A5C10">
        <w:t>EXP-250528</w:t>
      </w:r>
    </w:p>
  </w:comment>
  <w:comment w:id="350" w:author="Якименко С.В. EXP-328203" w:date="2026-03-16T15:43:00Z" w:initials="ЯСВ">
    <w:p w14:paraId="01891054" w14:textId="73F73246" w:rsidR="005067FA" w:rsidRDefault="005067FA">
      <w:pPr>
        <w:pStyle w:val="ab"/>
      </w:pPr>
      <w:r>
        <w:rPr>
          <w:rStyle w:val="afff4"/>
        </w:rPr>
        <w:annotationRef/>
      </w:r>
      <w:r w:rsidRPr="00046DB5">
        <w:t>EXP-328203</w:t>
      </w:r>
    </w:p>
  </w:comment>
  <w:comment w:id="368" w:author="Сказецкая Наталья Камилевна" w:date="2025-09-25T19:56:00Z" w:initials="СНК">
    <w:p w14:paraId="33AB9A83" w14:textId="12EEEB04" w:rsidR="005067FA" w:rsidRDefault="005067FA">
      <w:pPr>
        <w:pStyle w:val="ab"/>
      </w:pPr>
      <w:r>
        <w:rPr>
          <w:rStyle w:val="afff4"/>
        </w:rPr>
        <w:annotationRef/>
      </w:r>
      <w:r>
        <w:t>Исправить в справочнике Типы документов СВАП на актуальное по НПА наименование</w:t>
      </w:r>
    </w:p>
  </w:comment>
  <w:comment w:id="373" w:author="Сказецкая Наталья Камилевна" w:date="2025-09-25T19:56:00Z" w:initials="СНК">
    <w:p w14:paraId="53DCFB34" w14:textId="324C678E" w:rsidR="005067FA" w:rsidRPr="009F4406" w:rsidRDefault="005067FA" w:rsidP="00792E0E">
      <w:pPr>
        <w:numPr>
          <w:ilvl w:val="0"/>
          <w:numId w:val="54"/>
        </w:numPr>
        <w:shd w:val="clear" w:color="auto" w:fill="FFFFFF"/>
        <w:spacing w:before="100" w:beforeAutospacing="1" w:after="100" w:afterAutospacing="1"/>
        <w:ind w:left="0"/>
        <w:jc w:val="left"/>
        <w:rPr>
          <w:rFonts w:ascii="-apple-system" w:hAnsi="-apple-system"/>
          <w:color w:val="172B4D"/>
          <w:sz w:val="21"/>
          <w:szCs w:val="21"/>
        </w:rPr>
      </w:pPr>
      <w:r>
        <w:rPr>
          <w:rStyle w:val="afff4"/>
        </w:rPr>
        <w:annotationRef/>
      </w:r>
      <w:r w:rsidRPr="009F4406">
        <w:rPr>
          <w:rFonts w:ascii="-apple-system" w:hAnsi="-apple-system"/>
          <w:color w:val="172B4D"/>
          <w:sz w:val="21"/>
          <w:szCs w:val="21"/>
        </w:rPr>
        <w:t>параметр Признак проведения по банку (ZK2:SIGN_PA_EXEC) предлагается переименовать в «Признак исполнения», так как ЗСВ бывает не только банковская (по которой формируется ED101, которое направляется в банк), но и внутренняя (по которой формируется Поручение о перечислении на счет и не направляет в банк)</w:t>
      </w:r>
    </w:p>
  </w:comment>
  <w:comment w:id="493" w:author="Сказецкая Наталья Камилевна" w:date="2025-09-25T19:56:00Z" w:initials="СНК">
    <w:p w14:paraId="58BD51DA" w14:textId="77777777" w:rsidR="005067FA" w:rsidRDefault="005067FA" w:rsidP="00664BE1">
      <w:pPr>
        <w:pStyle w:val="ab"/>
      </w:pPr>
      <w:r>
        <w:rPr>
          <w:rStyle w:val="afff4"/>
        </w:rPr>
        <w:annotationRef/>
      </w:r>
      <w:r>
        <w:t>Это атрибуты для номер КС в рублях.</w:t>
      </w:r>
    </w:p>
    <w:p w14:paraId="2A1ABF7A" w14:textId="44739E60" w:rsidR="005067FA" w:rsidRDefault="005067FA" w:rsidP="00664BE1">
      <w:pPr>
        <w:pStyle w:val="ab"/>
      </w:pPr>
      <w:r>
        <w:t>Для передачи</w:t>
      </w:r>
      <w:r w:rsidRPr="00664BE1">
        <w:t xml:space="preserve"> кассовых операций в инвалюте</w:t>
      </w:r>
      <w:r>
        <w:t xml:space="preserve"> необходимо знать номер КС по каждому коду иностр валюты для заполнения сегмента 7 по показателю </w:t>
      </w:r>
      <w:r w:rsidRPr="00664BE1">
        <w:t>СРЕД_ЕКС_ВАЛ_Н</w:t>
      </w:r>
      <w:r>
        <w:t>.</w:t>
      </w:r>
    </w:p>
    <w:p w14:paraId="228FAEDB" w14:textId="2957312C" w:rsidR="005067FA" w:rsidRDefault="005067FA" w:rsidP="00664BE1">
      <w:pPr>
        <w:pStyle w:val="ab"/>
      </w:pPr>
      <w:r>
        <w:t>При вычислении номера КС по инвалюте необходимо учитывать следующие моменты:</w:t>
      </w:r>
    </w:p>
    <w:p w14:paraId="3F51236D" w14:textId="08414424" w:rsidR="005067FA" w:rsidRDefault="005067FA" w:rsidP="00792E0E">
      <w:pPr>
        <w:pStyle w:val="ab"/>
        <w:numPr>
          <w:ilvl w:val="0"/>
          <w:numId w:val="56"/>
        </w:numPr>
      </w:pPr>
      <w:r>
        <w:t xml:space="preserve"> Операции в инвалюте только в МОУ, т.е. перевод ЛС возможен только в другой контур – достаточно иметь один реквизит, не надо передающий и принимающий. </w:t>
      </w:r>
    </w:p>
    <w:p w14:paraId="574B4E24" w14:textId="77777777" w:rsidR="005067FA" w:rsidRDefault="005067FA" w:rsidP="00792E0E">
      <w:pPr>
        <w:pStyle w:val="ab"/>
        <w:numPr>
          <w:ilvl w:val="0"/>
          <w:numId w:val="56"/>
        </w:numPr>
      </w:pPr>
      <w:r>
        <w:t xml:space="preserve"> ЛС могут быть мультивалютными – номера КС по инвалютным операциям необходимо передавать массивом в разрезе кодов валют.</w:t>
      </w:r>
    </w:p>
    <w:p w14:paraId="4D64FB21" w14:textId="5BCA58F4" w:rsidR="005067FA" w:rsidRDefault="005067FA" w:rsidP="00792E0E">
      <w:pPr>
        <w:pStyle w:val="ab"/>
        <w:numPr>
          <w:ilvl w:val="0"/>
          <w:numId w:val="56"/>
        </w:numPr>
      </w:pPr>
      <w:r>
        <w:t xml:space="preserve"> В АСФК и ЭБ по одному коду валюты разные КС.</w:t>
      </w:r>
    </w:p>
    <w:p w14:paraId="7CC36B2B" w14:textId="4DAA1EB2" w:rsidR="005067FA" w:rsidRDefault="005067FA" w:rsidP="00792E0E">
      <w:pPr>
        <w:pStyle w:val="ab"/>
        <w:numPr>
          <w:ilvl w:val="0"/>
          <w:numId w:val="56"/>
        </w:numPr>
      </w:pPr>
      <w:r>
        <w:t xml:space="preserve"> По одному коду валюты МОУ может быть открыто несколько КС.</w:t>
      </w:r>
    </w:p>
    <w:p w14:paraId="70FD6C1F" w14:textId="64D75ED5" w:rsidR="005067FA" w:rsidRDefault="005067FA" w:rsidP="00664BE1">
      <w:pPr>
        <w:pStyle w:val="ab"/>
        <w:ind w:firstLine="0"/>
      </w:pPr>
      <w:r>
        <w:t xml:space="preserve">При переводе из ЭБ в АСФК КС для сторнирования на передающей стороне теоретически можно определять из данных учета. </w:t>
      </w:r>
    </w:p>
    <w:p w14:paraId="7A2D7679" w14:textId="45993294" w:rsidR="005067FA" w:rsidRDefault="005067FA" w:rsidP="00664BE1">
      <w:pPr>
        <w:pStyle w:val="ab"/>
        <w:ind w:firstLine="0"/>
      </w:pPr>
      <w:r>
        <w:t xml:space="preserve">При переводе из АСФК в ЭБ по справочнику КС придется вычислять? Если по коду валюты МОУ открыто несколько КС, тогда сажать на первый найденный? </w:t>
      </w:r>
    </w:p>
    <w:p w14:paraId="002624D9" w14:textId="57480CAF" w:rsidR="005067FA" w:rsidRDefault="005067FA" w:rsidP="00664BE1">
      <w:pPr>
        <w:pStyle w:val="ab"/>
        <w:ind w:firstLine="0"/>
      </w:pPr>
      <w:r>
        <w:t>Оля Журба предлагает сделать как в АСФК или вообще не заморачиваться и сажать на любой номер КС (даже на рублевый) до тех пор, пока по номеру КС в проводках не строится никакая отчетность (т.е. отложить вопрос до перехода на НПС, а там может уже ЗК будет в ЭБ и КС ОК и ЗК будет один)</w:t>
      </w:r>
    </w:p>
  </w:comment>
  <w:comment w:id="494" w:author="Краснова Наталья EXP-205808" w:date="2025-09-25T19:56:00Z" w:initials="КНГ">
    <w:p w14:paraId="05FE10E1" w14:textId="5CB308C9" w:rsidR="005067FA" w:rsidRDefault="005067FA">
      <w:pPr>
        <w:pStyle w:val="ab"/>
      </w:pPr>
      <w:r>
        <w:rPr>
          <w:rStyle w:val="afff4"/>
        </w:rPr>
        <w:annotationRef/>
      </w:r>
      <w:r>
        <w:t>Вопрос в части номера КС в инвалюте будет проработан в рамках доработки по инвалюте СВР</w:t>
      </w:r>
    </w:p>
  </w:comment>
  <w:comment w:id="768" w:author="Сказецкая Наталья Камилевна" w:date="2025-09-25T19:56:00Z" w:initials="СНК">
    <w:p w14:paraId="37AD92CD" w14:textId="7F035DCC" w:rsidR="005067FA" w:rsidRDefault="005067FA">
      <w:pPr>
        <w:pStyle w:val="ab"/>
      </w:pPr>
      <w:r>
        <w:rPr>
          <w:rStyle w:val="afff4"/>
        </w:rPr>
        <w:annotationRef/>
      </w:r>
      <w:r>
        <w:t>Уточнить тег у ТХ. В этом разделе с маленькой буквы?</w:t>
      </w:r>
    </w:p>
    <w:p w14:paraId="753F4A60" w14:textId="22FDF727" w:rsidR="005067FA" w:rsidRDefault="005067FA">
      <w:pPr>
        <w:pStyle w:val="ab"/>
      </w:pPr>
      <w:r>
        <w:t>В разделе «Расшифровка БО» с большой.</w:t>
      </w:r>
    </w:p>
  </w:comment>
  <w:comment w:id="867" w:author="Краснова Наталья EXP-281880" w:date="2025-09-25T19:56:00Z" w:initials="КНГ">
    <w:p w14:paraId="666A32B5" w14:textId="5624FBC6" w:rsidR="005067FA" w:rsidRDefault="005067FA">
      <w:pPr>
        <w:pStyle w:val="ab"/>
      </w:pPr>
      <w:r>
        <w:rPr>
          <w:rStyle w:val="afff4"/>
        </w:rPr>
        <w:annotationRef/>
      </w:r>
      <w:r>
        <w:t>в СБО поле необязательное</w:t>
      </w:r>
    </w:p>
  </w:comment>
  <w:comment w:id="868" w:author="Сказецкая Наталья Камилевна" w:date="2025-09-25T19:56:00Z" w:initials="СНК">
    <w:p w14:paraId="4CBC6A0A" w14:textId="57A649A0" w:rsidR="005067FA" w:rsidRDefault="005067FA">
      <w:pPr>
        <w:pStyle w:val="ab"/>
      </w:pPr>
      <w:r>
        <w:rPr>
          <w:rStyle w:val="afff4"/>
        </w:rPr>
        <w:annotationRef/>
      </w:r>
      <w:r>
        <w:t>В ТФО СБО поле обязательное, в СВАП передается 1 или 0. В актах необходимо передавать так же</w:t>
      </w:r>
    </w:p>
  </w:comment>
  <w:comment w:id="869" w:author="Краснова Наталья EXP-205808" w:date="2025-09-25T19:56:00Z" w:initials="КНГ">
    <w:p w14:paraId="78677CC8" w14:textId="77777777" w:rsidR="005067FA" w:rsidRDefault="005067FA">
      <w:pPr>
        <w:pStyle w:val="ab"/>
      </w:pPr>
      <w:r>
        <w:rPr>
          <w:rStyle w:val="afff4"/>
        </w:rPr>
        <w:annotationRef/>
      </w:r>
      <w:r>
        <w:t>Здесь указываем поаналогии с ТФО по СБО.</w:t>
      </w:r>
    </w:p>
    <w:p w14:paraId="7D1EF440" w14:textId="253EA6CB" w:rsidR="005067FA" w:rsidRPr="003A1FE6" w:rsidRDefault="005067FA">
      <w:pPr>
        <w:pStyle w:val="ab"/>
      </w:pPr>
      <w:r>
        <w:t>Обсудить с ТХ, возможно нужно преобразовывать пустоту в «0»</w:t>
      </w:r>
    </w:p>
  </w:comment>
  <w:comment w:id="1409" w:author="Сказецкая Наталья Камилевна" w:date="2025-09-25T19:56:00Z" w:initials="СНК">
    <w:p w14:paraId="34400360" w14:textId="1864F7F4" w:rsidR="005067FA" w:rsidRDefault="005067FA">
      <w:pPr>
        <w:pStyle w:val="ab"/>
      </w:pPr>
      <w:r>
        <w:rPr>
          <w:rStyle w:val="afff4"/>
        </w:rPr>
        <w:annotationRef/>
      </w:r>
      <w:r>
        <w:t>Уточнить тег у ТХ</w:t>
      </w:r>
    </w:p>
  </w:comment>
  <w:comment w:id="1708" w:author="Краснова Наталья EXP-321714" w:date="2026-04-08T09:05:00Z" w:initials="КНГ">
    <w:p w14:paraId="782D66EA" w14:textId="6D19C175" w:rsidR="009B1E74" w:rsidRDefault="009B1E74">
      <w:pPr>
        <w:pStyle w:val="ab"/>
      </w:pPr>
      <w:r>
        <w:rPr>
          <w:rStyle w:val="afff4"/>
        </w:rPr>
        <w:annotationRef/>
      </w:r>
      <w:r>
        <w:t>По аналогии с другими суммовыми показателями поменяла строки местами, т.к. везде сначала суммы в валюте, потом в рублях</w:t>
      </w:r>
    </w:p>
  </w:comment>
  <w:comment w:id="1829" w:author="Краснова Наталья EXP-321714" w:date="2026-04-08T09:02:00Z" w:initials="КНГ">
    <w:p w14:paraId="7826D266" w14:textId="090EE619" w:rsidR="009B1E74" w:rsidRDefault="009B1E74">
      <w:pPr>
        <w:pStyle w:val="ab"/>
      </w:pPr>
      <w:r>
        <w:rPr>
          <w:rStyle w:val="afff4"/>
        </w:rPr>
        <w:annotationRef/>
      </w:r>
      <w:r>
        <w:t>Перенесла строки выше</w:t>
      </w:r>
    </w:p>
  </w:comment>
  <w:comment w:id="1855" w:author="Краснова Наталья EXP-321714" w:date="2026-03-25T14:37:00Z" w:initials="КНГ">
    <w:p w14:paraId="1FA5905D" w14:textId="3DF16B4C" w:rsidR="009B1E74" w:rsidRDefault="009B1E74" w:rsidP="00BB6B36">
      <w:pPr>
        <w:pStyle w:val="ab"/>
      </w:pPr>
      <w:r>
        <w:rPr>
          <w:rStyle w:val="afff4"/>
        </w:rPr>
        <w:annotationRef/>
      </w:r>
      <w:r>
        <w:t>Здесь и ниэже предлагаемое название тэга.</w:t>
      </w:r>
    </w:p>
    <w:p w14:paraId="5B3CB9EE" w14:textId="2DA0083E" w:rsidR="009B1E74" w:rsidRDefault="009B1E74" w:rsidP="00BB6B36">
      <w:pPr>
        <w:pStyle w:val="ab"/>
      </w:pPr>
      <w:r>
        <w:t>В случае изменения наименования тэга, просьба довести инфу до БА</w:t>
      </w:r>
    </w:p>
  </w:comment>
  <w:comment w:id="2109" w:author="Сказецкая Наталья Камилевна" w:date="2025-09-25T19:56:00Z" w:initials="СНК">
    <w:p w14:paraId="409F9FB2" w14:textId="6187329E" w:rsidR="005067FA" w:rsidRDefault="005067FA">
      <w:pPr>
        <w:pStyle w:val="ab"/>
      </w:pPr>
      <w:r>
        <w:rPr>
          <w:rStyle w:val="afff4"/>
        </w:rPr>
        <w:annotationRef/>
      </w:r>
      <w:r>
        <w:t>почему</w:t>
      </w:r>
      <w:r w:rsidRPr="00F700B4">
        <w:t xml:space="preserve"> = 18? </w:t>
      </w:r>
      <w:r>
        <w:t>А КМИ?</w:t>
      </w:r>
    </w:p>
  </w:comment>
  <w:comment w:id="2122" w:author="Куклина Ю.В." w:date="2025-09-25T19:56:00Z" w:initials="К.Ю.">
    <w:p w14:paraId="666504CE" w14:textId="07E5C67D" w:rsidR="005067FA" w:rsidRDefault="005067FA">
      <w:pPr>
        <w:pStyle w:val="ab"/>
      </w:pPr>
      <w:r>
        <w:rPr>
          <w:rStyle w:val="afff4"/>
        </w:rPr>
        <w:annotationRef/>
      </w:r>
      <w:r>
        <w:t>Код ОКС для БЮДЖЕТ_1</w:t>
      </w:r>
      <w:r>
        <w:tab/>
      </w:r>
    </w:p>
  </w:comment>
  <w:comment w:id="2130" w:author="Куклина Ю.В." w:date="2025-09-25T19:56:00Z" w:initials="К.Ю.">
    <w:p w14:paraId="3AA7B83E" w14:textId="4E077A2B" w:rsidR="005067FA" w:rsidRDefault="005067FA">
      <w:pPr>
        <w:pStyle w:val="ab"/>
      </w:pPr>
      <w:r>
        <w:rPr>
          <w:rStyle w:val="afff4"/>
        </w:rPr>
        <w:annotationRef/>
      </w:r>
      <w:r>
        <w:t>Код ОКС для БЮДЖЕТ 1</w:t>
      </w:r>
    </w:p>
  </w:comment>
  <w:comment w:id="2142" w:author="Сказецкая Наталья Камилевна" w:date="2025-09-25T19:56:00Z" w:initials="СНК">
    <w:p w14:paraId="7820B952" w14:textId="77777777" w:rsidR="005067FA" w:rsidRDefault="005067FA">
      <w:pPr>
        <w:pStyle w:val="ab"/>
      </w:pPr>
      <w:r>
        <w:rPr>
          <w:rStyle w:val="afff4"/>
        </w:rPr>
        <w:annotationRef/>
      </w:r>
      <w:r>
        <w:t>Сумма остатка КОО (СРЕД_АКР_1) учитывается в разрезе технических номеров КОО</w:t>
      </w:r>
    </w:p>
  </w:comment>
  <w:comment w:id="2157" w:author="Куклина Ю.В." w:date="2025-09-25T19:56:00Z" w:initials="К.Ю.">
    <w:p w14:paraId="5B70F38E" w14:textId="276011DF" w:rsidR="005067FA" w:rsidRDefault="005067FA">
      <w:pPr>
        <w:pStyle w:val="ab"/>
      </w:pPr>
      <w:r>
        <w:rPr>
          <w:rStyle w:val="afff4"/>
        </w:rPr>
        <w:annotationRef/>
      </w:r>
      <w:r w:rsidRPr="00E74A4C">
        <w:rPr>
          <w:highlight w:val="yellow"/>
        </w:rPr>
        <w:t xml:space="preserve">В Акте необходимо учесть </w:t>
      </w:r>
      <w:r w:rsidRPr="00E74A4C">
        <w:rPr>
          <w:color w:val="A6A6A6" w:themeColor="background1" w:themeShade="A6"/>
          <w:szCs w:val="22"/>
          <w:highlight w:val="yellow"/>
        </w:rPr>
        <w:t xml:space="preserve">ы по показателю </w:t>
      </w:r>
      <w:r w:rsidRPr="00E74A4C">
        <w:rPr>
          <w:highlight w:val="yellow"/>
        </w:rPr>
        <w:t>Кт ПОСТ</w:t>
      </w:r>
      <w:r w:rsidRPr="00E2719C">
        <w:rPr>
          <w:highlight w:val="yellow"/>
        </w:rPr>
        <w:t>_РАСПР_Н</w:t>
      </w:r>
    </w:p>
  </w:comment>
  <w:comment w:id="2164" w:author="Куклина Ю.В." w:date="2025-09-25T19:56:00Z" w:initials="К.Ю.">
    <w:p w14:paraId="34B61915" w14:textId="7B5FB970" w:rsidR="005067FA" w:rsidRDefault="005067FA">
      <w:pPr>
        <w:pStyle w:val="ab"/>
      </w:pPr>
      <w:r w:rsidRPr="00E74A4C">
        <w:rPr>
          <w:highlight w:val="yellow"/>
        </w:rPr>
        <w:t>В Акте необходимо учесть «</w:t>
      </w:r>
      <w:r w:rsidRPr="00E74A4C">
        <w:rPr>
          <w:szCs w:val="22"/>
          <w:highlight w:val="yellow"/>
        </w:rPr>
        <w:t>Сумма</w:t>
      </w:r>
      <w:r w:rsidRPr="00E74A4C">
        <w:rPr>
          <w:rStyle w:val="afff4"/>
          <w:highlight w:val="yellow"/>
        </w:rPr>
        <w:annotationRef/>
      </w:r>
      <w:r w:rsidRPr="00E74A4C">
        <w:rPr>
          <w:rStyle w:val="afff4"/>
          <w:highlight w:val="yellow"/>
        </w:rPr>
        <w:annotationRef/>
      </w:r>
      <w:r w:rsidRPr="00E74A4C">
        <w:rPr>
          <w:szCs w:val="22"/>
          <w:highlight w:val="yellow"/>
        </w:rPr>
        <w:t xml:space="preserve"> поступлений </w:t>
      </w:r>
      <w:r w:rsidRPr="00E74A4C">
        <w:rPr>
          <w:highlight w:val="yellow"/>
        </w:rPr>
        <w:t>через казначейский счет 3100</w:t>
      </w:r>
      <w:r w:rsidRPr="00E74A4C">
        <w:rPr>
          <w:szCs w:val="22"/>
          <w:highlight w:val="yellow"/>
        </w:rPr>
        <w:t xml:space="preserve">, не подлежащих отражению в бух. учете (Оборот по Кт)» по показателю Кт </w:t>
      </w:r>
      <w:r w:rsidRPr="00E74A4C">
        <w:rPr>
          <w:highlight w:val="yellow"/>
        </w:rPr>
        <w:t>ПОСТ_РАСПР_ВН</w:t>
      </w:r>
    </w:p>
  </w:comment>
  <w:comment w:id="2170" w:author="Куклина Ю.В." w:date="2025-09-25T19:56:00Z" w:initials="К.Ю.">
    <w:p w14:paraId="5AEDAC0C" w14:textId="11C3EDFC" w:rsidR="005067FA" w:rsidRDefault="005067FA">
      <w:pPr>
        <w:pStyle w:val="ab"/>
      </w:pPr>
      <w:r>
        <w:rPr>
          <w:rStyle w:val="afff4"/>
        </w:rPr>
        <w:annotationRef/>
      </w:r>
      <w:r>
        <w:t xml:space="preserve">При добавлении реквизита необходимо предусмотреть заполнение дополнительно по показателю </w:t>
      </w:r>
      <w:r>
        <w:rPr>
          <w:highlight w:val="yellow"/>
        </w:rPr>
        <w:t>Дт</w:t>
      </w:r>
      <w:r w:rsidRPr="00E74A4C">
        <w:rPr>
          <w:highlight w:val="yellow"/>
        </w:rPr>
        <w:t xml:space="preserve"> ПОСТ</w:t>
      </w:r>
      <w:r w:rsidRPr="00E2719C">
        <w:rPr>
          <w:highlight w:val="yellow"/>
        </w:rPr>
        <w:t>_РАСПР_Н</w:t>
      </w:r>
    </w:p>
  </w:comment>
  <w:comment w:id="2176" w:author="Куклина Ю.В." w:date="2025-09-25T19:56:00Z" w:initials="К.Ю.">
    <w:p w14:paraId="584E89E2" w14:textId="716B842A" w:rsidR="005067FA" w:rsidRDefault="005067FA">
      <w:pPr>
        <w:pStyle w:val="ab"/>
      </w:pPr>
      <w:r>
        <w:rPr>
          <w:rStyle w:val="afff4"/>
        </w:rPr>
        <w:annotationRef/>
      </w:r>
      <w:r>
        <w:t>При добавлении реквизита необходимо предусмотреть заполнение дополнительно по показателю Д</w:t>
      </w:r>
      <w:r w:rsidRPr="00E74A4C">
        <w:rPr>
          <w:highlight w:val="yellow"/>
        </w:rPr>
        <w:t>т ПОСТ</w:t>
      </w:r>
      <w:r w:rsidRPr="00E2719C">
        <w:rPr>
          <w:highlight w:val="yellow"/>
        </w:rPr>
        <w:t>_РАСПР_</w:t>
      </w:r>
      <w:r>
        <w:rPr>
          <w:highlight w:val="yellow"/>
        </w:rPr>
        <w:t>В</w:t>
      </w:r>
      <w:r w:rsidRPr="00E2719C">
        <w:rPr>
          <w:highlight w:val="yellow"/>
        </w:rPr>
        <w:t>Н</w:t>
      </w:r>
    </w:p>
  </w:comment>
  <w:comment w:id="2213" w:author="Сказецкая Наталья Камилевна" w:date="2025-09-25T19:56:00Z" w:initials="СНК">
    <w:p w14:paraId="19F8FE67" w14:textId="0904ACDC" w:rsidR="005067FA" w:rsidRDefault="005067FA">
      <w:pPr>
        <w:pStyle w:val="ab"/>
      </w:pPr>
      <w:r>
        <w:rPr>
          <w:rStyle w:val="afff4"/>
        </w:rPr>
        <w:annotationRef/>
      </w:r>
      <w:r>
        <w:t>Если в текущей реализации ПОФР и ПОФР для выплат – это не два отдельных поля, то предлагаю оставить только ПОФР для выплат и на эту сумму настроить 2 правила: по СРЕД_1 и ПОФР_1, т.к. по модели учета на момент передачи учетных данных суммы контрольного и честного показателя должны совпадать.</w:t>
      </w:r>
    </w:p>
  </w:comment>
  <w:comment w:id="2265" w:author="Куклина Ю.В." w:date="2025-09-25T19:56:00Z" w:initials="К.Ю.">
    <w:p w14:paraId="422FFA78" w14:textId="5A957398" w:rsidR="005067FA" w:rsidRDefault="005067FA">
      <w:pPr>
        <w:pStyle w:val="ab"/>
      </w:pPr>
      <w:r>
        <w:rPr>
          <w:rStyle w:val="afff4"/>
        </w:rPr>
        <w:annotationRef/>
      </w:r>
      <w:r>
        <w:t>Передаётся «0»</w:t>
      </w:r>
    </w:p>
  </w:comment>
  <w:comment w:id="2295" w:author="Куклина Ю.В." w:date="2025-09-25T19:56:00Z" w:initials="К.Ю.">
    <w:p w14:paraId="429F41C0" w14:textId="5D86537D" w:rsidR="005067FA" w:rsidRPr="006917CC" w:rsidRDefault="005067FA" w:rsidP="0056792E">
      <w:pPr>
        <w:pStyle w:val="ab"/>
      </w:pPr>
      <w:r>
        <w:rPr>
          <w:rStyle w:val="afff4"/>
        </w:rPr>
        <w:annotationRef/>
      </w:r>
      <w:r>
        <w:t>Показатель СРЕД_АКР</w:t>
      </w:r>
      <w:r w:rsidRPr="006917CC">
        <w:t xml:space="preserve"> </w:t>
      </w:r>
      <w:r>
        <w:t>Дт/Кт</w:t>
      </w:r>
    </w:p>
  </w:comment>
  <w:comment w:id="2315" w:author="Куклина Ю.В." w:date="2025-09-25T19:56:00Z" w:initials="К.Ю.">
    <w:p w14:paraId="61B7DB97" w14:textId="49E117EB" w:rsidR="005067FA" w:rsidRPr="003450DA" w:rsidRDefault="005067FA">
      <w:pPr>
        <w:pStyle w:val="ab"/>
      </w:pPr>
      <w:r>
        <w:t xml:space="preserve">Показатель </w:t>
      </w:r>
      <w:r>
        <w:rPr>
          <w:rStyle w:val="afff4"/>
        </w:rPr>
        <w:annotationRef/>
      </w:r>
      <w:r>
        <w:t>КУРС_РАЗН_Н по Дт и Кт</w:t>
      </w:r>
    </w:p>
  </w:comment>
  <w:comment w:id="2316" w:author="Сказецкая Наталья Камилевна" w:date="2025-09-25T19:56:00Z" w:initials="СНК">
    <w:p w14:paraId="0525DF9D" w14:textId="71D57709" w:rsidR="005067FA" w:rsidRDefault="005067FA">
      <w:pPr>
        <w:pStyle w:val="ab"/>
      </w:pPr>
      <w:r>
        <w:rPr>
          <w:rStyle w:val="afff4"/>
        </w:rPr>
        <w:annotationRef/>
      </w:r>
      <w:r>
        <w:t>Возможно стоит делать вместе с доработками по инвалюте</w:t>
      </w:r>
    </w:p>
  </w:comment>
  <w:comment w:id="2561" w:author="Сатлер Марина Викторовна" w:date="2025-09-25T19:56:00Z" w:initials="С.М.В">
    <w:p w14:paraId="542C23BD" w14:textId="0CB916C8" w:rsidR="005067FA" w:rsidRDefault="005067FA">
      <w:pPr>
        <w:pStyle w:val="ab"/>
      </w:pPr>
      <w:r>
        <w:rPr>
          <w:rStyle w:val="afff4"/>
        </w:rPr>
        <w:annotationRef/>
      </w:r>
      <w:r>
        <w:t>Исправлено по уточнению с БА в р/п</w:t>
      </w:r>
    </w:p>
  </w:comment>
  <w:comment w:id="2865" w:author="Сатлер Марина Викторовна" w:date="2025-09-25T19:56:00Z" w:initials="С.М.В">
    <w:p w14:paraId="2F967C46" w14:textId="64741CA2" w:rsidR="005067FA" w:rsidRDefault="005067FA">
      <w:pPr>
        <w:pStyle w:val="ab"/>
      </w:pPr>
      <w:r>
        <w:rPr>
          <w:rStyle w:val="afff4"/>
        </w:rPr>
        <w:annotationRef/>
      </w:r>
      <w:r>
        <w:t>Исправлено по уточнению с БА в р/п</w:t>
      </w:r>
    </w:p>
  </w:comment>
  <w:comment w:id="3031" w:author="EXP-316219" w:date="2025-09-25T19:56:00Z" w:initials="К.Ю.">
    <w:p w14:paraId="75EAAE53" w14:textId="5C59B0A7" w:rsidR="005067FA" w:rsidRPr="00000CFF" w:rsidRDefault="005067FA">
      <w:pPr>
        <w:pStyle w:val="ab"/>
        <w:rPr>
          <w:highlight w:val="yellow"/>
        </w:rPr>
      </w:pPr>
      <w:r>
        <w:rPr>
          <w:rStyle w:val="afff4"/>
        </w:rPr>
        <w:annotationRef/>
      </w:r>
      <w:r w:rsidRPr="00000CFF">
        <w:rPr>
          <w:highlight w:val="yellow"/>
        </w:rPr>
        <w:t>По событиям учета для передающего указывается значение поля «Учетный номер ДО, требующего подтверждения»</w:t>
      </w:r>
    </w:p>
    <w:p w14:paraId="77DAEA34" w14:textId="57AD20C4" w:rsidR="005067FA" w:rsidRPr="00000CFF" w:rsidRDefault="005067FA">
      <w:pPr>
        <w:pStyle w:val="ab"/>
        <w:rPr>
          <w:highlight w:val="yellow"/>
        </w:rPr>
      </w:pPr>
      <w:r w:rsidRPr="00000CFF">
        <w:rPr>
          <w:highlight w:val="yellow"/>
        </w:rPr>
        <w:t>preAuthFromFB</w:t>
      </w:r>
    </w:p>
    <w:p w14:paraId="27CEDE37" w14:textId="6F785FD8" w:rsidR="005067FA" w:rsidRPr="00000CFF" w:rsidRDefault="005067FA">
      <w:pPr>
        <w:pStyle w:val="ab"/>
        <w:rPr>
          <w:highlight w:val="yellow"/>
        </w:rPr>
      </w:pPr>
      <w:r w:rsidRPr="00000CFF">
        <w:rPr>
          <w:highlight w:val="yellow"/>
        </w:rPr>
        <w:t>authFromFB</w:t>
      </w:r>
    </w:p>
    <w:p w14:paraId="7801DFF2" w14:textId="57AA5FAC" w:rsidR="005067FA" w:rsidRPr="00000CFF" w:rsidRDefault="005067FA">
      <w:pPr>
        <w:pStyle w:val="ab"/>
        <w:rPr>
          <w:highlight w:val="yellow"/>
        </w:rPr>
      </w:pPr>
      <w:r w:rsidRPr="00000CFF">
        <w:rPr>
          <w:highlight w:val="yellow"/>
        </w:rPr>
        <w:t>preAuthFromEBFB</w:t>
      </w:r>
    </w:p>
    <w:p w14:paraId="3E251F6E" w14:textId="549A98D1" w:rsidR="005067FA" w:rsidRPr="00000CFF" w:rsidRDefault="005067FA">
      <w:pPr>
        <w:pStyle w:val="ab"/>
        <w:rPr>
          <w:highlight w:val="yellow"/>
        </w:rPr>
      </w:pPr>
    </w:p>
    <w:p w14:paraId="49E5718D" w14:textId="6951C6D3" w:rsidR="005067FA" w:rsidRPr="00000CFF" w:rsidRDefault="005067FA">
      <w:pPr>
        <w:pStyle w:val="ab"/>
        <w:rPr>
          <w:highlight w:val="yellow"/>
        </w:rPr>
      </w:pPr>
      <w:r w:rsidRPr="00000CFF">
        <w:rPr>
          <w:highlight w:val="yellow"/>
        </w:rPr>
        <w:t>По событиям учета принимающего указывается значение поля «Учетный номер ДО, требующего подтверждения (принимающий)»</w:t>
      </w:r>
    </w:p>
    <w:p w14:paraId="01457E2C" w14:textId="4323CC57" w:rsidR="005067FA" w:rsidRPr="00000CFF" w:rsidRDefault="005067FA">
      <w:pPr>
        <w:pStyle w:val="ab"/>
        <w:rPr>
          <w:highlight w:val="yellow"/>
        </w:rPr>
      </w:pPr>
      <w:r w:rsidRPr="00000CFF">
        <w:rPr>
          <w:highlight w:val="yellow"/>
        </w:rPr>
        <w:t>preAuthToFB</w:t>
      </w:r>
    </w:p>
    <w:p w14:paraId="4F630BE2" w14:textId="091F4FC5" w:rsidR="005067FA" w:rsidRPr="00000CFF" w:rsidRDefault="005067FA">
      <w:pPr>
        <w:pStyle w:val="ab"/>
        <w:rPr>
          <w:highlight w:val="yellow"/>
        </w:rPr>
      </w:pPr>
      <w:r w:rsidRPr="00000CFF">
        <w:rPr>
          <w:highlight w:val="yellow"/>
        </w:rPr>
        <w:t>authToFB</w:t>
      </w:r>
    </w:p>
    <w:p w14:paraId="1143F6E9" w14:textId="5EEF6F65" w:rsidR="005067FA" w:rsidRPr="00000CFF" w:rsidRDefault="005067FA">
      <w:pPr>
        <w:pStyle w:val="ab"/>
        <w:rPr>
          <w:highlight w:val="yellow"/>
        </w:rPr>
      </w:pPr>
      <w:r w:rsidRPr="00000CFF">
        <w:rPr>
          <w:highlight w:val="yellow"/>
        </w:rPr>
        <w:t>preAuthToEBFB</w:t>
      </w:r>
    </w:p>
    <w:p w14:paraId="229150F5" w14:textId="13C9364D" w:rsidR="005067FA" w:rsidRDefault="005067FA">
      <w:pPr>
        <w:pStyle w:val="ab"/>
      </w:pPr>
      <w:r w:rsidRPr="00000CFF">
        <w:rPr>
          <w:highlight w:val="yellow"/>
        </w:rPr>
        <w:t>authToEBFB</w:t>
      </w:r>
    </w:p>
  </w:comment>
  <w:comment w:id="3497" w:author="Сказецкая Наталья Камилевна" w:date="2025-09-25T19:56:00Z" w:initials="СНК">
    <w:p w14:paraId="774E697A" w14:textId="6F91270A" w:rsidR="005067FA" w:rsidRDefault="005067FA">
      <w:pPr>
        <w:pStyle w:val="ab"/>
      </w:pPr>
      <w:r>
        <w:rPr>
          <w:rStyle w:val="afff4"/>
        </w:rPr>
        <w:annotationRef/>
      </w:r>
      <w:r>
        <w:t>Текущего – это то есть самой справки СКР? А зачем? В АП ГУИД/Тип/номер/дата родительского документа не нужно дублировать реквизиты документа, на котором стоит проводка. Надо тогда сделать обязательность Нет, если у СКР нет родительского документа</w:t>
      </w:r>
    </w:p>
  </w:comment>
  <w:comment w:id="3528" w:author="Сказецкая Наталья Камилевна" w:date="2025-09-25T19:56:00Z" w:initials="СНК">
    <w:p w14:paraId="769B236C" w14:textId="46D3F05D" w:rsidR="005067FA" w:rsidRDefault="005067FA">
      <w:pPr>
        <w:pStyle w:val="ab"/>
      </w:pPr>
      <w:r>
        <w:rPr>
          <w:rStyle w:val="afff4"/>
        </w:rPr>
        <w:annotationRef/>
      </w:r>
      <w:r>
        <w:t>Текущего – это то есть самой справки СКР? А зачем? В АП ГУИД/Тип/номер/дата родительского документа не нужно дублировать реквизиты документа, на котором стоит проводка. Надо тогда сделать обязательность Нет, если у СКР нет родительского документа</w:t>
      </w:r>
    </w:p>
  </w:comment>
  <w:comment w:id="3914" w:author="Сказецкая Наталья Камилевна" w:date="2025-09-25T19:56:00Z" w:initials="СНК">
    <w:p w14:paraId="1498C4FB" w14:textId="007E4C24" w:rsidR="005067FA" w:rsidRPr="00A80096" w:rsidRDefault="005067FA">
      <w:pPr>
        <w:pStyle w:val="ab"/>
      </w:pPr>
      <w:r>
        <w:rPr>
          <w:rStyle w:val="afff4"/>
        </w:rPr>
        <w:annotationRef/>
      </w:r>
      <w:r>
        <w:t>Только БСА? Никаких новых типов не появляется в рамках ИМПЗ УБП ФБ?</w:t>
      </w:r>
    </w:p>
  </w:comment>
  <w:comment w:id="3927" w:author="Сказецкая Наталья Камилевна" w:date="2025-09-25T19:56:00Z" w:initials="СНК">
    <w:p w14:paraId="4AA72BF6" w14:textId="6B448D54" w:rsidR="005067FA" w:rsidRDefault="005067FA">
      <w:pPr>
        <w:pStyle w:val="ab"/>
      </w:pPr>
      <w:r>
        <w:rPr>
          <w:rStyle w:val="afff4"/>
        </w:rPr>
        <w:annotationRef/>
      </w:r>
      <w:r>
        <w:t>Это реквизиты заголовка, а не строк документа.</w:t>
      </w:r>
    </w:p>
    <w:p w14:paraId="3FEECC46" w14:textId="3AF12388" w:rsidR="005067FA" w:rsidRDefault="005067FA">
      <w:pPr>
        <w:pStyle w:val="ab"/>
      </w:pPr>
      <w:r>
        <w:t>Их описание логичнее разместить перед массивом строк</w:t>
      </w:r>
    </w:p>
  </w:comment>
  <w:comment w:id="3928" w:author="Чиркова Наталия Сергеевна" w:date="2025-09-25T19:56:00Z" w:initials="ЧНС">
    <w:p w14:paraId="73FD9161" w14:textId="31415E99" w:rsidR="005067FA" w:rsidRDefault="005067FA">
      <w:pPr>
        <w:pStyle w:val="ab"/>
      </w:pPr>
      <w:r>
        <w:rPr>
          <w:rStyle w:val="afff4"/>
        </w:rPr>
        <w:annotationRef/>
      </w:r>
      <w:r>
        <w:t>Приянто</w:t>
      </w:r>
    </w:p>
  </w:comment>
  <w:comment w:id="3930" w:author="Сказецкая Наталья Камилевна" w:date="2025-09-25T19:56:00Z" w:initials="СНК">
    <w:p w14:paraId="77030B29" w14:textId="77777777" w:rsidR="005067FA" w:rsidRDefault="005067FA">
      <w:pPr>
        <w:pStyle w:val="ab"/>
      </w:pPr>
      <w:r>
        <w:rPr>
          <w:rStyle w:val="afff4"/>
        </w:rPr>
        <w:annotationRef/>
      </w:r>
      <w:r>
        <w:t xml:space="preserve">Странная размерность. </w:t>
      </w:r>
    </w:p>
    <w:p w14:paraId="1C6EDA7C" w14:textId="214F3723" w:rsidR="005067FA" w:rsidRDefault="005067FA">
      <w:pPr>
        <w:pStyle w:val="ab"/>
      </w:pPr>
      <w:r>
        <w:t xml:space="preserve">В КОО, ЗКР и ЗКС реквизит Номер КОО </w:t>
      </w:r>
      <w:r w:rsidRPr="008C240B">
        <w:t>&lt;= 50</w:t>
      </w:r>
    </w:p>
  </w:comment>
  <w:comment w:id="3931" w:author="Чиркова Наталия Сергеевна" w:date="2025-09-25T19:56:00Z" w:initials="ЧНС">
    <w:p w14:paraId="0912F651" w14:textId="6E08C9FE" w:rsidR="005067FA" w:rsidRDefault="005067FA">
      <w:pPr>
        <w:pStyle w:val="ab"/>
      </w:pPr>
      <w:r>
        <w:rPr>
          <w:rStyle w:val="afff4"/>
        </w:rPr>
        <w:annotationRef/>
      </w:r>
      <w:r>
        <w:t>Исправила, в ВФ тоже уменьшим</w:t>
      </w:r>
    </w:p>
  </w:comment>
  <w:comment w:id="3932" w:author="Лавыгина Анна" w:date="2025-09-25T19:56:00Z" w:initials="ЛА">
    <w:p w14:paraId="12C9674C" w14:textId="6E2B3E80" w:rsidR="005067FA" w:rsidRDefault="005067FA">
      <w:pPr>
        <w:pStyle w:val="ab"/>
      </w:pPr>
      <w:r>
        <w:rPr>
          <w:rStyle w:val="afff4"/>
        </w:rPr>
        <w:annotationRef/>
      </w:r>
      <w:r>
        <w:t>Будет учтено при реализации доработки</w:t>
      </w:r>
    </w:p>
  </w:comment>
  <w:comment w:id="3944" w:author="Сказецкая Наталья Камилевна" w:date="2025-09-25T19:56:00Z" w:initials="СНК">
    <w:p w14:paraId="5D8E1E92" w14:textId="5D013B4A" w:rsidR="005067FA" w:rsidRDefault="005067FA">
      <w:pPr>
        <w:pStyle w:val="ab"/>
      </w:pPr>
      <w:r>
        <w:rPr>
          <w:rStyle w:val="afff4"/>
        </w:rPr>
        <w:annotationRef/>
      </w:r>
      <w:r>
        <w:t>При формировании Справки в ПУИО ЭБ реквизиты родительского документа не передаем в учет.</w:t>
      </w:r>
    </w:p>
    <w:p w14:paraId="134C6365" w14:textId="31397048" w:rsidR="005067FA" w:rsidRDefault="005067FA">
      <w:pPr>
        <w:pStyle w:val="ab"/>
      </w:pPr>
      <w:r>
        <w:t>При формировании Справки в ПУР КС, ПУР в учет передаем реквизиты родительского документа и кладем их в аналит признаки – свойсва записей учета «рядом с проводкой».</w:t>
      </w:r>
    </w:p>
    <w:p w14:paraId="03955187" w14:textId="1F6C0D23" w:rsidR="005067FA" w:rsidRDefault="005067FA">
      <w:pPr>
        <w:pStyle w:val="ab"/>
      </w:pPr>
      <w:r>
        <w:t>Так как у ПУР КС и ПУИО общий формат обмена, то необходимо включить эти реквизиты. Либо для ПУР КС писать отдельный формат со своим уникальным типом документа. Либо ПУР КС объединять с форматом ПУРа, а не ПУиО.</w:t>
      </w:r>
    </w:p>
  </w:comment>
  <w:comment w:id="3945" w:author="Лавыгина Анна" w:date="2025-09-25T19:56:00Z" w:initials="ЛА">
    <w:p w14:paraId="0C09B72E" w14:textId="5E8DFE61" w:rsidR="005067FA" w:rsidRDefault="005067FA">
      <w:pPr>
        <w:pStyle w:val="ab"/>
      </w:pPr>
      <w:r>
        <w:rPr>
          <w:rStyle w:val="afff4"/>
        </w:rPr>
        <w:annotationRef/>
      </w:r>
      <w:r>
        <w:t>Если со стороны ПУиО не будет возражений, предлагаю оставить реквизиты номер дата тип родительского документа для ПУР КС здесь, в случае передачи данных из ПУиО заполнять прочерком.</w:t>
      </w:r>
    </w:p>
  </w:comment>
  <w:comment w:id="3955" w:author="Сказецкая Наталья Камилевна" w:date="2025-09-25T19:56:00Z" w:initials="СНК">
    <w:p w14:paraId="0F286E5F" w14:textId="1B619858" w:rsidR="005067FA" w:rsidRDefault="005067FA" w:rsidP="00751C35">
      <w:pPr>
        <w:pStyle w:val="ab"/>
      </w:pPr>
      <w:r>
        <w:rPr>
          <w:rStyle w:val="afff4"/>
        </w:rPr>
        <w:annotationRef/>
      </w:r>
      <w:r>
        <w:t>Синхронизироваться с ПУР по размерности</w:t>
      </w:r>
    </w:p>
  </w:comment>
  <w:comment w:id="3956" w:author="Чиркова Наталия Сергеевна" w:date="2025-09-25T19:56:00Z" w:initials="ЧНС">
    <w:p w14:paraId="11A79616" w14:textId="4705D7B6" w:rsidR="005067FA" w:rsidRDefault="005067FA">
      <w:pPr>
        <w:pStyle w:val="ab"/>
      </w:pPr>
      <w:r>
        <w:rPr>
          <w:rStyle w:val="afff4"/>
        </w:rPr>
        <w:annotationRef/>
      </w:r>
      <w:r>
        <w:t>Приянто, уменьшим до 50</w:t>
      </w:r>
    </w:p>
  </w:comment>
  <w:comment w:id="4003" w:author="Сатлер Марина Викторовна" w:date="2025-09-25T19:56:00Z" w:initials="С.М.В">
    <w:p w14:paraId="6C7B062E" w14:textId="5B9E56EA" w:rsidR="005067FA" w:rsidRDefault="005067FA">
      <w:pPr>
        <w:pStyle w:val="ab"/>
      </w:pPr>
      <w:r>
        <w:rPr>
          <w:rStyle w:val="afff4"/>
        </w:rPr>
        <w:annotationRef/>
      </w:r>
      <w:r>
        <w:t>Уточнен тип данных, согласно таблице 6 Том1 – Перечень типов данных</w:t>
      </w:r>
    </w:p>
  </w:comment>
  <w:comment w:id="4062" w:author="Сказецкая Наталья Камилевна" w:date="2025-09-25T19:56:00Z" w:initials="СНК">
    <w:p w14:paraId="332A99A4" w14:textId="3EBDBF48" w:rsidR="005067FA" w:rsidRDefault="005067FA">
      <w:pPr>
        <w:pStyle w:val="ab"/>
      </w:pPr>
      <w:r>
        <w:rPr>
          <w:rStyle w:val="afff4"/>
        </w:rPr>
        <w:annotationRef/>
      </w:r>
      <w:r>
        <w:t xml:space="preserve">Остальные теги по Кт обозначались </w:t>
      </w:r>
      <w:r>
        <w:rPr>
          <w:lang w:val="en-US"/>
        </w:rPr>
        <w:t>CT</w:t>
      </w:r>
      <w:r>
        <w:t xml:space="preserve">, а не </w:t>
      </w:r>
      <w:r>
        <w:rPr>
          <w:lang w:val="en-US"/>
        </w:rPr>
        <w:t>KT</w:t>
      </w:r>
      <w:r>
        <w:t>. Поддерживаю стремление привести к единообразию</w:t>
      </w:r>
    </w:p>
    <w:p w14:paraId="105FFBD6" w14:textId="7997E014" w:rsidR="005067FA" w:rsidRDefault="005067FA">
      <w:pPr>
        <w:pStyle w:val="ab"/>
      </w:pPr>
      <w:r>
        <w:t>Главное, подсветить это настройщику СВИПа и ТХ</w:t>
      </w:r>
    </w:p>
  </w:comment>
  <w:comment w:id="4063" w:author="Чиркова Наталия Сергеевна" w:date="2025-09-25T19:56:00Z" w:initials="ЧНС">
    <w:p w14:paraId="6E13DE5F" w14:textId="0B660449" w:rsidR="005067FA" w:rsidRDefault="005067FA">
      <w:pPr>
        <w:pStyle w:val="ab"/>
      </w:pPr>
      <w:r>
        <w:rPr>
          <w:rStyle w:val="afff4"/>
        </w:rPr>
        <w:annotationRef/>
      </w:r>
      <w:r>
        <w:t>Приянто, скорее всего опечатка</w:t>
      </w:r>
    </w:p>
  </w:comment>
  <w:comment w:id="4366" w:author="Сатлер Марина Викторовна" w:date="2025-09-25T19:56:00Z" w:initials="С.М.В">
    <w:p w14:paraId="2FEBA7A8" w14:textId="0E636772" w:rsidR="005067FA" w:rsidRDefault="005067FA">
      <w:pPr>
        <w:pStyle w:val="ab"/>
      </w:pPr>
      <w:r>
        <w:rPr>
          <w:rStyle w:val="afff4"/>
        </w:rPr>
        <w:annotationRef/>
      </w:r>
      <w:r>
        <w:t>Исправлено на =3. Согласовано с БА в р/п</w:t>
      </w:r>
    </w:p>
  </w:comment>
  <w:comment w:id="4788" w:author="Сарафанова (Чиркова) Наталия Сергеевна" w:date="2025-09-25T19:56:00Z" w:initials="С(НС">
    <w:p w14:paraId="63F1AD40" w14:textId="51F8FF9E" w:rsidR="005067FA" w:rsidRDefault="005067FA">
      <w:pPr>
        <w:pStyle w:val="ab"/>
      </w:pPr>
      <w:r>
        <w:rPr>
          <w:rStyle w:val="afff4"/>
        </w:rPr>
        <w:annotationRef/>
      </w:r>
      <w:r>
        <w:t xml:space="preserve">Фактически системное имя формуляра </w:t>
      </w:r>
      <w:r w:rsidRPr="00397DBC">
        <w:t>ARP_NPS_0504833</w:t>
      </w:r>
      <w:r>
        <w:t xml:space="preserve">. В процессах подменяется на </w:t>
      </w:r>
      <w:r w:rsidRPr="00397DBC">
        <w:t>ARP_NPS_0504833_</w:t>
      </w:r>
      <w:r w:rsidRPr="001955A8">
        <w:rPr>
          <w:lang w:val="en-US"/>
        </w:rPr>
        <w:t>PUDS</w:t>
      </w:r>
      <w:r>
        <w:t xml:space="preserve">. Со слов Дмитрия Иванова </w:t>
      </w:r>
      <w:r w:rsidRPr="00131313">
        <w:t>для одинаковых доков для разных свапов системное</w:t>
      </w:r>
      <w:r w:rsidRPr="001C2C8D">
        <w:t xml:space="preserve"> </w:t>
      </w:r>
      <w:r>
        <w:t>имя</w:t>
      </w:r>
      <w:r w:rsidRPr="00131313">
        <w:t xml:space="preserve"> должно отличаться</w:t>
      </w:r>
    </w:p>
  </w:comment>
  <w:comment w:id="5791" w:author="Сказецкая Наталья Камилевна" w:date="2025-09-25T19:56:00Z" w:initials="СНК">
    <w:p w14:paraId="665D2C2B" w14:textId="77777777" w:rsidR="005067FA" w:rsidRPr="00A80096" w:rsidRDefault="005067FA" w:rsidP="00D34345">
      <w:pPr>
        <w:pStyle w:val="ab"/>
      </w:pPr>
      <w:r>
        <w:rPr>
          <w:rStyle w:val="afff4"/>
        </w:rPr>
        <w:annotationRef/>
      </w:r>
      <w:r>
        <w:t>Только БСА? Никаких новых типов не появляется в рамках ИМПЗ УБП ФБ?</w:t>
      </w:r>
    </w:p>
  </w:comment>
  <w:comment w:id="6056" w:author="Сказецкая Наталья Камилевна" w:date="2025-09-25T19:56:00Z" w:initials="СНК">
    <w:p w14:paraId="1F745792" w14:textId="77777777" w:rsidR="005067FA" w:rsidRDefault="005067FA" w:rsidP="00D34345">
      <w:pPr>
        <w:pStyle w:val="ab"/>
      </w:pPr>
      <w:r>
        <w:rPr>
          <w:rStyle w:val="afff4"/>
        </w:rPr>
        <w:annotationRef/>
      </w:r>
      <w:r>
        <w:t>Это реквизиты заголовка, а не строк документа.</w:t>
      </w:r>
    </w:p>
    <w:p w14:paraId="4D504FBC" w14:textId="77777777" w:rsidR="005067FA" w:rsidRDefault="005067FA" w:rsidP="00D34345">
      <w:pPr>
        <w:pStyle w:val="ab"/>
      </w:pPr>
      <w:r>
        <w:t>Их описание логичнее разместить перед массивом строк</w:t>
      </w:r>
    </w:p>
  </w:comment>
  <w:comment w:id="6057" w:author="Чиркова Наталия Сергеевна" w:date="2025-09-25T19:56:00Z" w:initials="ЧНС">
    <w:p w14:paraId="1D0FB504" w14:textId="77777777" w:rsidR="005067FA" w:rsidRDefault="005067FA" w:rsidP="00D34345">
      <w:pPr>
        <w:pStyle w:val="ab"/>
      </w:pPr>
      <w:r>
        <w:rPr>
          <w:rStyle w:val="afff4"/>
        </w:rPr>
        <w:annotationRef/>
      </w:r>
      <w:r>
        <w:t>Приянто</w:t>
      </w:r>
    </w:p>
  </w:comment>
  <w:comment w:id="6076" w:author="Сказецкая Наталья Камилевна" w:date="2025-09-25T19:56:00Z" w:initials="СНК">
    <w:p w14:paraId="7EA02C7F" w14:textId="77777777" w:rsidR="005067FA" w:rsidRDefault="005067FA" w:rsidP="00D34345">
      <w:pPr>
        <w:pStyle w:val="ab"/>
      </w:pPr>
      <w:r>
        <w:rPr>
          <w:rStyle w:val="afff4"/>
        </w:rPr>
        <w:annotationRef/>
      </w:r>
      <w:r>
        <w:t xml:space="preserve">Странная размерность. </w:t>
      </w:r>
    </w:p>
    <w:p w14:paraId="61D8005E" w14:textId="77777777" w:rsidR="005067FA" w:rsidRDefault="005067FA" w:rsidP="00D34345">
      <w:pPr>
        <w:pStyle w:val="ab"/>
      </w:pPr>
      <w:r>
        <w:t xml:space="preserve">В КОО, ЗКР и ЗКС реквизит Номер КОО </w:t>
      </w:r>
      <w:r w:rsidRPr="008C240B">
        <w:t>&lt;= 50</w:t>
      </w:r>
    </w:p>
  </w:comment>
  <w:comment w:id="6077" w:author="Чиркова Наталия Сергеевна" w:date="2025-09-25T19:56:00Z" w:initials="ЧНС">
    <w:p w14:paraId="3692F648" w14:textId="77777777" w:rsidR="005067FA" w:rsidRDefault="005067FA" w:rsidP="00D34345">
      <w:pPr>
        <w:pStyle w:val="ab"/>
      </w:pPr>
      <w:r>
        <w:rPr>
          <w:rStyle w:val="afff4"/>
        </w:rPr>
        <w:annotationRef/>
      </w:r>
      <w:r>
        <w:t>Исправила, в ВФ тоже уменьшим</w:t>
      </w:r>
    </w:p>
  </w:comment>
  <w:comment w:id="6078" w:author="Лавыгина Анна" w:date="2025-09-25T19:56:00Z" w:initials="ЛА">
    <w:p w14:paraId="3EFF03B8" w14:textId="77777777" w:rsidR="005067FA" w:rsidRDefault="005067FA" w:rsidP="00D34345">
      <w:pPr>
        <w:pStyle w:val="ab"/>
      </w:pPr>
      <w:r>
        <w:rPr>
          <w:rStyle w:val="afff4"/>
        </w:rPr>
        <w:annotationRef/>
      </w:r>
      <w:r>
        <w:t>Будет учтено при реализации доработки</w:t>
      </w:r>
    </w:p>
  </w:comment>
  <w:comment w:id="6512" w:author="Сатлер Марина Викторовна" w:date="2025-09-25T19:56:00Z" w:initials="С.М.В">
    <w:p w14:paraId="4EADE1C2" w14:textId="77777777" w:rsidR="005067FA" w:rsidRDefault="005067FA" w:rsidP="00D34345">
      <w:pPr>
        <w:pStyle w:val="ab"/>
      </w:pPr>
      <w:r>
        <w:rPr>
          <w:rStyle w:val="afff4"/>
        </w:rPr>
        <w:annotationRef/>
      </w:r>
      <w:r>
        <w:t>Уточнен тип данных, согласно таблице 6 Том1 – Перечень типов данных</w:t>
      </w:r>
    </w:p>
  </w:comment>
  <w:comment w:id="7904" w:author="Сказецкая Наталья Камилевна" w:date="2025-09-25T19:56:00Z" w:initials="СНК">
    <w:p w14:paraId="7FBAAA83" w14:textId="77777777" w:rsidR="005067FA" w:rsidRDefault="005067FA" w:rsidP="00D34345">
      <w:pPr>
        <w:pStyle w:val="ab"/>
      </w:pPr>
      <w:r>
        <w:rPr>
          <w:rStyle w:val="afff4"/>
        </w:rPr>
        <w:annotationRef/>
      </w:r>
      <w:r>
        <w:t xml:space="preserve">Остальные теги по Кт обозначались </w:t>
      </w:r>
      <w:r>
        <w:rPr>
          <w:lang w:val="en-US"/>
        </w:rPr>
        <w:t>CT</w:t>
      </w:r>
      <w:r>
        <w:t xml:space="preserve">, а не </w:t>
      </w:r>
      <w:r>
        <w:rPr>
          <w:lang w:val="en-US"/>
        </w:rPr>
        <w:t>KT</w:t>
      </w:r>
      <w:r>
        <w:t>. Поддерживаю стремление привести к единообразию</w:t>
      </w:r>
    </w:p>
    <w:p w14:paraId="372C5807" w14:textId="77777777" w:rsidR="005067FA" w:rsidRDefault="005067FA" w:rsidP="00D34345">
      <w:pPr>
        <w:pStyle w:val="ab"/>
      </w:pPr>
      <w:r>
        <w:t>Главное, подсветить это настройщику СВИПа и ТХ</w:t>
      </w:r>
    </w:p>
  </w:comment>
  <w:comment w:id="7905" w:author="Чиркова Наталия Сергеевна" w:date="2025-09-25T19:56:00Z" w:initials="ЧНС">
    <w:p w14:paraId="3B39E8DF" w14:textId="77777777" w:rsidR="005067FA" w:rsidRDefault="005067FA" w:rsidP="00D34345">
      <w:pPr>
        <w:pStyle w:val="ab"/>
      </w:pPr>
      <w:r>
        <w:rPr>
          <w:rStyle w:val="afff4"/>
        </w:rPr>
        <w:annotationRef/>
      </w:r>
      <w:r>
        <w:t>Приянто, скорее всего опечатка</w:t>
      </w:r>
    </w:p>
  </w:comment>
  <w:comment w:id="8137" w:author="Андрей EXP-327886" w:date="2025-09-25T19:56:00Z" w:initials="А">
    <w:p w14:paraId="7024D0CC" w14:textId="5634D662" w:rsidR="005067FA" w:rsidRDefault="005067FA">
      <w:pPr>
        <w:pStyle w:val="ab"/>
      </w:pPr>
      <w:r>
        <w:rPr>
          <w:rStyle w:val="afff4"/>
        </w:rPr>
        <w:annotationRef/>
      </w:r>
      <w:r>
        <w:t>Уточнить тип</w:t>
      </w:r>
    </w:p>
  </w:comment>
  <w:comment w:id="8138" w:author="Кирилл Воробьёв" w:date="2026-01-27T17:55:00Z" w:initials="КВ">
    <w:p w14:paraId="2542196E" w14:textId="03BDACCC" w:rsidR="005067FA" w:rsidRDefault="005067FA">
      <w:pPr>
        <w:pStyle w:val="ab"/>
      </w:pPr>
      <w:r>
        <w:rPr>
          <w:rStyle w:val="afff4"/>
        </w:rPr>
        <w:annotationRef/>
      </w:r>
      <w:r w:rsidRPr="002E233D">
        <w:rPr>
          <w:rStyle w:val="32"/>
        </w:rPr>
        <w:t>MSC_RSKP_Perech</w:t>
      </w:r>
    </w:p>
  </w:comment>
  <w:comment w:id="8145" w:author="Андрей EXP-327886" w:date="2025-09-25T19:56:00Z" w:initials="А">
    <w:p w14:paraId="10023E15" w14:textId="28750657" w:rsidR="005067FA" w:rsidRDefault="005067FA">
      <w:pPr>
        <w:pStyle w:val="ab"/>
      </w:pPr>
      <w:r>
        <w:rPr>
          <w:rStyle w:val="afff4"/>
        </w:rPr>
        <w:annotationRef/>
      </w:r>
      <w:r>
        <w:t>Уточнить тип</w:t>
      </w:r>
    </w:p>
  </w:comment>
  <w:comment w:id="8146" w:author="Кирилл Воробьёв" w:date="2026-01-27T17:55:00Z" w:initials="КВ">
    <w:p w14:paraId="4780BF43" w14:textId="7080F5D9" w:rsidR="005067FA" w:rsidRDefault="005067FA">
      <w:pPr>
        <w:pStyle w:val="ab"/>
      </w:pPr>
      <w:r>
        <w:rPr>
          <w:rStyle w:val="afff4"/>
        </w:rPr>
        <w:annotationRef/>
      </w:r>
      <w:r w:rsidRPr="002E233D">
        <w:rPr>
          <w:rStyle w:val="32"/>
        </w:rPr>
        <w:t>MSC_RSKP_Perech</w:t>
      </w:r>
    </w:p>
  </w:comment>
  <w:comment w:id="8155" w:author="Андрей EXP-327886" w:date="2025-09-25T19:56:00Z" w:initials="А">
    <w:p w14:paraId="0AD5A3A7" w14:textId="2B555A4B" w:rsidR="005067FA" w:rsidRDefault="005067FA">
      <w:pPr>
        <w:pStyle w:val="ab"/>
      </w:pPr>
      <w:r>
        <w:rPr>
          <w:rStyle w:val="afff4"/>
        </w:rPr>
        <w:annotationRef/>
      </w:r>
      <w:r>
        <w:t>Уточнить тип</w:t>
      </w:r>
    </w:p>
  </w:comment>
  <w:comment w:id="8156" w:author="Кирилл Воробьёв" w:date="2026-01-27T17:55:00Z" w:initials="КВ">
    <w:p w14:paraId="1344F00C" w14:textId="6F483F58" w:rsidR="005067FA" w:rsidRDefault="005067FA">
      <w:pPr>
        <w:pStyle w:val="ab"/>
      </w:pPr>
      <w:r>
        <w:rPr>
          <w:rStyle w:val="afff4"/>
        </w:rPr>
        <w:annotationRef/>
      </w:r>
      <w:r w:rsidRPr="002E233D">
        <w:rPr>
          <w:rStyle w:val="32"/>
        </w:rPr>
        <w:t>MSC_RSKP_Perech</w:t>
      </w:r>
    </w:p>
  </w:comment>
  <w:comment w:id="8491" w:author="Андрей EXP-327886" w:date="2025-09-25T19:56:00Z" w:initials="А">
    <w:p w14:paraId="5725F5A1" w14:textId="6A5F3D17" w:rsidR="005067FA" w:rsidRDefault="005067FA">
      <w:pPr>
        <w:pStyle w:val="ab"/>
      </w:pPr>
      <w:r>
        <w:rPr>
          <w:rStyle w:val="afff4"/>
        </w:rPr>
        <w:annotationRef/>
      </w:r>
      <w:r>
        <w:t>Уточнить тип</w:t>
      </w:r>
    </w:p>
  </w:comment>
  <w:comment w:id="9389" w:author="Тимофеева Ирина" w:date="2026-01-14T11:34:00Z" w:initials="ТИ">
    <w:p w14:paraId="6C742A6B" w14:textId="2BA24FE5" w:rsidR="005067FA" w:rsidRDefault="005067FA">
      <w:pPr>
        <w:pStyle w:val="ab"/>
      </w:pPr>
      <w:r>
        <w:rPr>
          <w:rStyle w:val="afff4"/>
        </w:rPr>
        <w:annotationRef/>
      </w:r>
      <w:r>
        <w:t>СА добавить системное наименование документа (тип документа)</w:t>
      </w:r>
    </w:p>
  </w:comment>
  <w:comment w:id="9390" w:author="Кирилл Воробьёв" w:date="2026-01-27T17:56:00Z" w:initials="КВ">
    <w:p w14:paraId="2FBCA677" w14:textId="70D11405" w:rsidR="005067FA" w:rsidRDefault="005067FA">
      <w:pPr>
        <w:pStyle w:val="ab"/>
      </w:pPr>
      <w:r>
        <w:rPr>
          <w:rStyle w:val="afff4"/>
        </w:rPr>
        <w:annotationRef/>
      </w:r>
      <w:r w:rsidRPr="002E233D">
        <w:rPr>
          <w:rStyle w:val="32"/>
        </w:rPr>
        <w:t>MSC_RSKP_</w:t>
      </w:r>
      <w:r>
        <w:rPr>
          <w:rStyle w:val="32"/>
          <w:b w:val="0"/>
          <w:iCs w:val="0"/>
          <w:lang w:val="en-US"/>
        </w:rPr>
        <w:t>Utoch</w:t>
      </w:r>
    </w:p>
  </w:comment>
  <w:comment w:id="9621" w:author="Кирилл Воробьёв" w:date="2026-01-28T12:26:00Z" w:initials="КВ">
    <w:p w14:paraId="1B9E1D59" w14:textId="0AF75554" w:rsidR="005067FA" w:rsidRDefault="005067FA">
      <w:pPr>
        <w:pStyle w:val="ab"/>
      </w:pPr>
      <w:r>
        <w:rPr>
          <w:rStyle w:val="afff4"/>
        </w:rPr>
        <w:annotationRef/>
      </w:r>
      <w:r>
        <w:t>Вычисляется из КБК? Не хранится отдельно?</w:t>
      </w:r>
    </w:p>
  </w:comment>
  <w:comment w:id="9673" w:author="Кирилл Воробьёв" w:date="2026-01-28T12:26:00Z" w:initials="КВ">
    <w:p w14:paraId="0D404A9B" w14:textId="2C0E29B3" w:rsidR="005067FA" w:rsidRDefault="005067FA">
      <w:pPr>
        <w:pStyle w:val="ab"/>
      </w:pPr>
      <w:r>
        <w:rPr>
          <w:rStyle w:val="afff4"/>
        </w:rPr>
        <w:annotationRef/>
      </w:r>
      <w:r>
        <w:t>В разработке</w:t>
      </w:r>
    </w:p>
  </w:comment>
  <w:comment w:id="9699" w:author="Тимофеева Ирина" w:date="2026-01-14T16:54:00Z" w:initials="ТИ">
    <w:p w14:paraId="3E82172B" w14:textId="1855F80A" w:rsidR="005067FA" w:rsidRDefault="005067FA">
      <w:pPr>
        <w:pStyle w:val="ab"/>
      </w:pPr>
      <w:r>
        <w:rPr>
          <w:rStyle w:val="afff4"/>
        </w:rPr>
        <w:annotationRef/>
      </w:r>
      <w:r>
        <w:t>Позже заменить на наименование тэга</w:t>
      </w:r>
    </w:p>
  </w:comment>
  <w:comment w:id="9704" w:author="Тимофеева Ирина" w:date="2026-01-14T16:54:00Z" w:initials="ТИ">
    <w:p w14:paraId="3EAEC7B5" w14:textId="1E7FA704" w:rsidR="005067FA" w:rsidRDefault="005067FA">
      <w:pPr>
        <w:pStyle w:val="ab"/>
      </w:pPr>
      <w:r>
        <w:rPr>
          <w:rStyle w:val="afff4"/>
        </w:rPr>
        <w:annotationRef/>
      </w:r>
      <w:r>
        <w:t>Позже заменить на наименование тэга</w:t>
      </w:r>
    </w:p>
  </w:comment>
  <w:comment w:id="9786" w:author="Кирилл Воробьёв" w:date="2026-01-28T12:51:00Z" w:initials="КВ">
    <w:p w14:paraId="1093A34F" w14:textId="7F597C79" w:rsidR="005067FA" w:rsidRDefault="005067FA">
      <w:pPr>
        <w:pStyle w:val="ab"/>
      </w:pPr>
      <w:r>
        <w:rPr>
          <w:rStyle w:val="afff4"/>
        </w:rPr>
        <w:annotationRef/>
      </w:r>
      <w:r>
        <w:t>В разработке</w:t>
      </w:r>
    </w:p>
  </w:comment>
  <w:comment w:id="9812" w:author="Тимофеева Ирина" w:date="2026-01-14T16:46:00Z" w:initials="ТИ">
    <w:p w14:paraId="2EEF9818" w14:textId="26124E67" w:rsidR="005067FA" w:rsidRDefault="005067FA">
      <w:pPr>
        <w:pStyle w:val="ab"/>
      </w:pPr>
      <w:r>
        <w:rPr>
          <w:rStyle w:val="afff4"/>
        </w:rPr>
        <w:annotationRef/>
      </w:r>
      <w:r>
        <w:t>Позже заменить на наименование тэга</w:t>
      </w:r>
    </w:p>
  </w:comment>
  <w:comment w:id="9832" w:author="Тимофеева Ирина" w:date="2026-04-22T12:13:00Z" w:initials="ТИ">
    <w:p w14:paraId="7676A0EC" w14:textId="77777777" w:rsidR="009042A9" w:rsidRDefault="009042A9">
      <w:pPr>
        <w:pStyle w:val="ab"/>
      </w:pPr>
      <w:r>
        <w:rPr>
          <w:rStyle w:val="afff4"/>
        </w:rPr>
        <w:annotationRef/>
      </w:r>
      <w:r>
        <w:t>Необходимо указать системное наименование нового реквизита</w:t>
      </w:r>
    </w:p>
  </w:comment>
  <w:comment w:id="9892" w:author="Сатлер Марина Викторовна" w:date="2026-04-08T17:29:00Z" w:initials="С.М.В">
    <w:p w14:paraId="55F0E550" w14:textId="5F07A13C" w:rsidR="005067FA" w:rsidRDefault="005067FA" w:rsidP="00E8164C">
      <w:pPr>
        <w:pStyle w:val="ab"/>
        <w:ind w:firstLine="0"/>
      </w:pPr>
      <w:r>
        <w:rPr>
          <w:rStyle w:val="afff4"/>
        </w:rPr>
        <w:annotationRef/>
      </w:r>
      <w:hyperlink r:id="rId3" w:tgtFrame="_blank" w:history="1">
        <w:r>
          <w:rPr>
            <w:rStyle w:val="ad"/>
            <w:rFonts w:ascii="-apple-system" w:hAnsi="-apple-system"/>
            <w:color w:val="0052CC"/>
            <w:sz w:val="21"/>
            <w:szCs w:val="21"/>
            <w:shd w:val="clear" w:color="auto" w:fill="FFFFFF"/>
          </w:rPr>
          <w:t>OTR-1101</w:t>
        </w:r>
      </w:hyperlink>
    </w:p>
  </w:comment>
  <w:comment w:id="9913" w:author="Накашидзе О.Е. EXP-250528" w:date="2025-09-25T19:56:00Z" w:initials="НОЕ">
    <w:p w14:paraId="466C8781" w14:textId="77777777" w:rsidR="005067FA" w:rsidRDefault="005067FA" w:rsidP="006043A1">
      <w:pPr>
        <w:pStyle w:val="ab"/>
      </w:pPr>
      <w:r>
        <w:rPr>
          <w:rStyle w:val="afff4"/>
        </w:rPr>
        <w:annotationRef/>
      </w:r>
      <w:r>
        <w:t>В рамках доработки по эл.наличке ПУР05:</w:t>
      </w:r>
    </w:p>
    <w:p w14:paraId="4C974CF5" w14:textId="77777777" w:rsidR="005067FA" w:rsidRDefault="005067FA" w:rsidP="006043A1">
      <w:pPr>
        <w:pStyle w:val="ab"/>
      </w:pPr>
      <w:r w:rsidRPr="005A5C10">
        <w:t>EXP-250528</w:t>
      </w:r>
    </w:p>
  </w:comment>
  <w:comment w:id="9916" w:author="Накашидзе О.Е. EXP-250528" w:date="2025-09-25T19:56:00Z" w:initials="НОЕ">
    <w:p w14:paraId="17D326A3" w14:textId="39DE15FE" w:rsidR="005067FA" w:rsidRDefault="005067FA" w:rsidP="005A5C10">
      <w:pPr>
        <w:pStyle w:val="ab"/>
      </w:pPr>
      <w:r>
        <w:rPr>
          <w:rStyle w:val="afff4"/>
        </w:rPr>
        <w:annotationRef/>
      </w:r>
      <w:r>
        <w:t>В рамках доработки по эл.наличке ПУР05:</w:t>
      </w:r>
    </w:p>
    <w:p w14:paraId="1D739D60" w14:textId="1A7DF18A" w:rsidR="005067FA" w:rsidRDefault="005067FA" w:rsidP="005A5C10">
      <w:pPr>
        <w:pStyle w:val="ab"/>
      </w:pPr>
      <w:r w:rsidRPr="005A5C10">
        <w:t>EXP-250528</w:t>
      </w:r>
    </w:p>
  </w:comment>
  <w:comment w:id="9963" w:author="Сказецкая Наталья Камилевна" w:date="2025-09-25T19:56:00Z" w:initials="СНК">
    <w:p w14:paraId="3FD8456E" w14:textId="718BCE94" w:rsidR="005067FA" w:rsidRDefault="005067FA">
      <w:pPr>
        <w:pStyle w:val="ab"/>
      </w:pPr>
      <w:r>
        <w:rPr>
          <w:rStyle w:val="afff4"/>
        </w:rPr>
        <w:annotationRef/>
      </w:r>
      <w:r>
        <w:t>Атрибуты будут описаны в томе 4, так же, как и реквизиты. Об этом делается ссылка текстом перед таблицами с описанием атрибутов документов</w:t>
      </w:r>
    </w:p>
  </w:comment>
  <w:comment w:id="10346" w:author="Левина А. Д." w:date="2025-09-25T19:56:00Z" w:initials="Л(АД">
    <w:p w14:paraId="15EFF14D" w14:textId="174A120C" w:rsidR="005067FA" w:rsidRPr="003002E2" w:rsidRDefault="005067FA">
      <w:pPr>
        <w:pStyle w:val="ab"/>
      </w:pPr>
      <w:r>
        <w:rPr>
          <w:rStyle w:val="afff4"/>
        </w:rPr>
        <w:annotationRef/>
      </w:r>
      <w:r>
        <w:t>Зачем здесь номер строки, если ЗСВ в данном случае быть не может?</w:t>
      </w:r>
    </w:p>
  </w:comment>
  <w:comment w:id="10438" w:author="Андрей EXP-291647" w:date="2025-09-25T19:56:00Z" w:initials="А">
    <w:p w14:paraId="0461037E" w14:textId="73D85529" w:rsidR="005067FA" w:rsidRDefault="005067FA">
      <w:pPr>
        <w:pStyle w:val="ab"/>
      </w:pPr>
      <w:r>
        <w:rPr>
          <w:rStyle w:val="afff4"/>
        </w:rPr>
        <w:annotationRef/>
      </w:r>
      <w:r>
        <w:t>Добавить системное имя реквизита после определения его СА.</w:t>
      </w:r>
    </w:p>
  </w:comment>
  <w:comment w:id="10696" w:author="Сказецкая Наталья Камилевна" w:date="2025-09-25T19:56:00Z" w:initials="СНК">
    <w:p w14:paraId="70CA4094" w14:textId="77777777" w:rsidR="005067FA" w:rsidRDefault="005067FA" w:rsidP="00E519D6">
      <w:pPr>
        <w:pStyle w:val="ab"/>
      </w:pPr>
      <w:r>
        <w:rPr>
          <w:rStyle w:val="afff4"/>
        </w:rPr>
        <w:annotationRef/>
      </w:r>
      <w:r>
        <w:t>Даже если по ТФО предусмотрена передача только цифрового кода, но на СВИПе все-равно делаем «защиту от дурака», чтобы обеспечить консистентность данных в СВАП даже если в запросе придет код валюты буквенный в нарушение ТФО</w:t>
      </w:r>
    </w:p>
  </w:comment>
  <w:comment w:id="10697" w:author="Левина Алла" w:date="2025-09-25T19:56:00Z" w:initials="А. Д.">
    <w:p w14:paraId="1A1C6AF9" w14:textId="77777777" w:rsidR="005067FA" w:rsidRDefault="005067FA" w:rsidP="00E519D6">
      <w:pPr>
        <w:pStyle w:val="ab"/>
      </w:pPr>
      <w:r>
        <w:rPr>
          <w:rStyle w:val="afff4"/>
        </w:rPr>
        <w:annotationRef/>
      </w:r>
      <w:r>
        <w:t>+</w:t>
      </w:r>
    </w:p>
  </w:comment>
  <w:comment w:id="10995" w:author="Сказецкая Наталья Камилевна" w:date="2025-09-25T19:56:00Z" w:initials="СНК">
    <w:p w14:paraId="5DD4B123" w14:textId="5B4362DB" w:rsidR="005067FA" w:rsidRDefault="005067FA">
      <w:pPr>
        <w:pStyle w:val="ab"/>
      </w:pPr>
      <w:r>
        <w:rPr>
          <w:rStyle w:val="afff4"/>
        </w:rPr>
        <w:annotationRef/>
      </w:r>
      <w:r>
        <w:t xml:space="preserve">Оформить ссылкой на сноску 5 (у меня не получается, ворд не видит эту сноску) </w:t>
      </w:r>
    </w:p>
  </w:comment>
  <w:comment w:id="10996" w:author="Краснова Наталья EXP-205808" w:date="2025-09-25T19:56:00Z" w:initials="КНГ">
    <w:p w14:paraId="22D256F9" w14:textId="52338356" w:rsidR="005067FA" w:rsidRDefault="005067FA">
      <w:pPr>
        <w:pStyle w:val="ab"/>
      </w:pPr>
      <w:r>
        <w:rPr>
          <w:rStyle w:val="afff4"/>
        </w:rPr>
        <w:annotationRef/>
      </w:r>
      <w:r>
        <w:t>Не получается</w:t>
      </w:r>
    </w:p>
  </w:comment>
  <w:comment w:id="10997" w:author="Сатлер Марина Викторовна" w:date="2025-09-25T19:56:00Z" w:initials="С.М.В">
    <w:p w14:paraId="2B553799" w14:textId="3C9CF844" w:rsidR="005067FA" w:rsidRDefault="005067FA">
      <w:pPr>
        <w:pStyle w:val="ab"/>
      </w:pPr>
      <w:r>
        <w:rPr>
          <w:rStyle w:val="afff4"/>
        </w:rPr>
        <w:annotationRef/>
      </w:r>
      <w:r>
        <w:t>+</w:t>
      </w:r>
    </w:p>
  </w:comment>
  <w:comment w:id="11107" w:author="Сказецкая Наталья Камилевна" w:date="2025-09-25T19:56:00Z" w:initials="СНК">
    <w:p w14:paraId="24CE0C7F" w14:textId="3EB49105" w:rsidR="005067FA" w:rsidRDefault="005067FA" w:rsidP="009169E8">
      <w:pPr>
        <w:pStyle w:val="ab"/>
        <w:ind w:firstLine="0"/>
      </w:pPr>
      <w:r>
        <w:rPr>
          <w:rStyle w:val="afff4"/>
        </w:rPr>
        <w:annotationRef/>
      </w:r>
      <w:r>
        <w:t>Данные всех многострочных разделов документа предлагается в СВАП укладывать в одну таблицу, указывая номер раздела в спец атрибуте.</w:t>
      </w:r>
    </w:p>
    <w:p w14:paraId="302C3F50" w14:textId="6CF859B1" w:rsidR="005067FA" w:rsidRDefault="005067FA" w:rsidP="009169E8">
      <w:pPr>
        <w:pStyle w:val="ab"/>
        <w:ind w:firstLine="0"/>
      </w:pPr>
      <w:r>
        <w:t>Для Акта СВР алгоритм обработки предлагается не менять.</w:t>
      </w:r>
    </w:p>
  </w:comment>
  <w:comment w:id="11117" w:author="Сказецкая Наталья Камилевна" w:date="2025-09-25T19:56:00Z" w:initials="СНК">
    <w:p w14:paraId="3AB532E9" w14:textId="74E56959" w:rsidR="005067FA" w:rsidRDefault="005067FA" w:rsidP="009169E8">
      <w:pPr>
        <w:pStyle w:val="ab"/>
      </w:pPr>
      <w:r>
        <w:rPr>
          <w:rStyle w:val="afff4"/>
        </w:rPr>
        <w:annotationRef/>
      </w:r>
      <w:r>
        <w:t>При парсинге на СВИПе, нужно склеивать строки раздела Расшифровка БО и Передаваемые БО (сопоставляя их по значению Номера БО) и укладывать плоско в одну таблицу, без вложенности. То есть во всех строках раздела Расшифровка БО, относящихся к одному номеру БО, дублировать информацию из раздела Передаваемые БО.</w:t>
      </w:r>
    </w:p>
    <w:p w14:paraId="000FCF92" w14:textId="7F589478" w:rsidR="005067FA" w:rsidRDefault="005067FA" w:rsidP="008021DC">
      <w:pPr>
        <w:pStyle w:val="ab"/>
      </w:pPr>
      <w:r>
        <w:t>Аналогично по ДО</w:t>
      </w:r>
    </w:p>
  </w:comment>
  <w:comment w:id="11145" w:author="Сказецкая Наталья Камилевна" w:date="2025-09-25T19:56:00Z" w:initials="СНК">
    <w:p w14:paraId="0BE8A449" w14:textId="2EB205BD" w:rsidR="005067FA" w:rsidRPr="006C43A5" w:rsidRDefault="005067FA">
      <w:pPr>
        <w:pStyle w:val="ab"/>
      </w:pPr>
      <w:r>
        <w:rPr>
          <w:rStyle w:val="afff4"/>
        </w:rPr>
        <w:annotationRef/>
      </w:r>
      <w:r>
        <w:t>Уточнить наименования тегов!</w:t>
      </w:r>
    </w:p>
  </w:comment>
  <w:comment w:id="11197" w:author="Сказецкая Наталья Камилевна" w:date="2025-09-25T19:56:00Z" w:initials="СНК">
    <w:p w14:paraId="74547586" w14:textId="3C8A12BC" w:rsidR="005067FA" w:rsidRDefault="005067FA">
      <w:pPr>
        <w:pStyle w:val="ab"/>
      </w:pPr>
      <w:r>
        <w:rPr>
          <w:rStyle w:val="afff4"/>
        </w:rPr>
        <w:annotationRef/>
      </w:r>
      <w:r>
        <w:t>Оформить ссылкой на сноску 5 (у меня не получается, ворд не видит эту сноску)</w:t>
      </w:r>
    </w:p>
  </w:comment>
  <w:comment w:id="11198" w:author="Краснова Наталья EXP-205808" w:date="2025-09-25T19:56:00Z" w:initials="КНГ">
    <w:p w14:paraId="11AB2FD0" w14:textId="0CB49A16" w:rsidR="005067FA" w:rsidRDefault="005067FA">
      <w:pPr>
        <w:pStyle w:val="ab"/>
      </w:pPr>
      <w:r>
        <w:rPr>
          <w:rStyle w:val="afff4"/>
        </w:rPr>
        <w:annotationRef/>
      </w:r>
      <w:r>
        <w:t>Не получается</w:t>
      </w:r>
    </w:p>
  </w:comment>
  <w:comment w:id="11199" w:author="Сатлер Марина Викторовна" w:date="2025-09-25T19:56:00Z" w:initials="С.М.В">
    <w:p w14:paraId="45037C43" w14:textId="1E9065DE" w:rsidR="005067FA" w:rsidRDefault="005067FA">
      <w:pPr>
        <w:pStyle w:val="ab"/>
      </w:pPr>
      <w:r>
        <w:rPr>
          <w:rStyle w:val="afff4"/>
        </w:rPr>
        <w:annotationRef/>
      </w:r>
      <w:r>
        <w:t>+</w:t>
      </w:r>
    </w:p>
  </w:comment>
  <w:comment w:id="11376" w:author="Краснова Наталья EXP-321714" w:date="2026-03-25T15:10:00Z" w:initials="КНГ">
    <w:p w14:paraId="0CBD9603" w14:textId="75D0CCD2" w:rsidR="005067FA" w:rsidRDefault="005067FA">
      <w:pPr>
        <w:pStyle w:val="ab"/>
      </w:pPr>
      <w:r>
        <w:rPr>
          <w:rStyle w:val="afff4"/>
        </w:rPr>
        <w:annotationRef/>
      </w:r>
      <w:r>
        <w:t xml:space="preserve">Перенесла из конца таблицы </w:t>
      </w:r>
    </w:p>
  </w:comment>
  <w:comment w:id="11488" w:author="Сказецкая Наталья Камилевна" w:date="2025-09-25T19:56:00Z" w:initials="СНК">
    <w:p w14:paraId="7719DDE2" w14:textId="0E9E988A" w:rsidR="005067FA" w:rsidRDefault="005067FA">
      <w:pPr>
        <w:pStyle w:val="ab"/>
      </w:pPr>
      <w:r>
        <w:rPr>
          <w:rStyle w:val="afff4"/>
        </w:rPr>
        <w:annotationRef/>
      </w:r>
      <w:r>
        <w:t>Оформить ссылкой на сноску</w:t>
      </w:r>
    </w:p>
  </w:comment>
  <w:comment w:id="11489" w:author="Краснова Наталья EXP-205808" w:date="2025-09-25T19:56:00Z" w:initials="КНГ">
    <w:p w14:paraId="23E044EE" w14:textId="347B5103" w:rsidR="005067FA" w:rsidRDefault="005067FA">
      <w:pPr>
        <w:pStyle w:val="ab"/>
      </w:pPr>
      <w:r>
        <w:rPr>
          <w:rStyle w:val="afff4"/>
        </w:rPr>
        <w:annotationRef/>
      </w:r>
      <w:r>
        <w:t>Не получается</w:t>
      </w:r>
    </w:p>
  </w:comment>
  <w:comment w:id="11515" w:author="Сказецкая Наталья Камилевна" w:date="2025-09-25T19:56:00Z" w:initials="СНК">
    <w:p w14:paraId="40783643" w14:textId="77777777" w:rsidR="005067FA" w:rsidRDefault="005067FA" w:rsidP="000C70C4">
      <w:pPr>
        <w:pStyle w:val="ab"/>
      </w:pPr>
      <w:r>
        <w:rPr>
          <w:rStyle w:val="afff4"/>
        </w:rPr>
        <w:annotationRef/>
      </w:r>
      <w:r>
        <w:t>Оформить ссылкой на сноску</w:t>
      </w:r>
    </w:p>
  </w:comment>
  <w:comment w:id="11516" w:author="Краснова Наталья EXP-205808" w:date="2025-09-25T19:56:00Z" w:initials="КНГ">
    <w:p w14:paraId="15EAEEF0" w14:textId="5F0931D4" w:rsidR="005067FA" w:rsidRDefault="005067FA">
      <w:pPr>
        <w:pStyle w:val="ab"/>
      </w:pPr>
      <w:r>
        <w:rPr>
          <w:rStyle w:val="afff4"/>
        </w:rPr>
        <w:annotationRef/>
      </w:r>
      <w:r>
        <w:t>Не получается</w:t>
      </w:r>
    </w:p>
  </w:comment>
  <w:comment w:id="11876" w:author="Краснова Наталья EXP-321714" w:date="2026-03-25T14:41:00Z" w:initials="КНГ">
    <w:p w14:paraId="14768DD6" w14:textId="6F64F1A1" w:rsidR="003B7D39" w:rsidRDefault="003B7D39">
      <w:pPr>
        <w:pStyle w:val="ab"/>
      </w:pPr>
      <w:r>
        <w:rPr>
          <w:rStyle w:val="afff4"/>
        </w:rPr>
        <w:annotationRef/>
      </w:r>
      <w:r>
        <w:t xml:space="preserve">Перенесла выше, бгде описаны реквизиты раздела </w:t>
      </w:r>
      <w:r w:rsidRPr="00A71881">
        <w:rPr>
          <w:b/>
        </w:rPr>
        <w:t>PUiO_VLS_A</w:t>
      </w:r>
    </w:p>
  </w:comment>
  <w:comment w:id="11913" w:author="Сказецкая Наталья Камилевна" w:date="2025-09-25T19:56:00Z" w:initials="СНК">
    <w:p w14:paraId="07787E49" w14:textId="77777777" w:rsidR="005067FA" w:rsidRPr="00A67386" w:rsidRDefault="005067FA" w:rsidP="001732EB">
      <w:pPr>
        <w:pStyle w:val="ab"/>
      </w:pPr>
      <w:r>
        <w:rPr>
          <w:rStyle w:val="afff4"/>
        </w:rPr>
        <w:annotationRef/>
      </w:r>
      <w:r w:rsidRPr="00FC744A">
        <w:t>Код валюты, вероятно надо перенести в строки. В каком атрибуте и как будет храниться код валюты при передаче кассовых выплат по валютным операциям (в разных кодах валют)? Мы же не будем предусматривать отдельный атрибут для Кода валюты по 05, отдельный по 03, 08, 10?</w:t>
      </w:r>
    </w:p>
  </w:comment>
  <w:comment w:id="11914" w:author="Куклина Ю.В." w:date="2025-09-25T19:56:00Z" w:initials="К.Ю.">
    <w:p w14:paraId="573F9464" w14:textId="53848058" w:rsidR="005067FA" w:rsidRPr="00FC744A" w:rsidRDefault="005067FA">
      <w:pPr>
        <w:pStyle w:val="ab"/>
      </w:pPr>
      <w:r>
        <w:rPr>
          <w:rStyle w:val="afff4"/>
        </w:rPr>
        <w:annotationRef/>
      </w:r>
      <w:r w:rsidRPr="00FC744A">
        <w:t>Может быть для 05, 03, 08, 10 оставить в заголовке?</w:t>
      </w:r>
    </w:p>
    <w:p w14:paraId="1D3C80BE" w14:textId="5667A2B2" w:rsidR="005067FA" w:rsidRDefault="005067FA">
      <w:pPr>
        <w:pStyle w:val="ab"/>
      </w:pPr>
      <w:r w:rsidRPr="00FC744A">
        <w:t>Относится к обсуждению по п.13</w:t>
      </w:r>
    </w:p>
  </w:comment>
  <w:comment w:id="11915" w:author="Куклина Ю.В." w:date="2025-09-25T19:56:00Z" w:initials="К.Ю.">
    <w:p w14:paraId="232D249C" w14:textId="22EAB66D" w:rsidR="005067FA" w:rsidRDefault="005067FA">
      <w:pPr>
        <w:pStyle w:val="ab"/>
      </w:pPr>
      <w:r>
        <w:rPr>
          <w:rStyle w:val="afff4"/>
        </w:rPr>
        <w:annotationRef/>
      </w:r>
      <w:r>
        <w:t>Решено до доработки инвалюты не трогать</w:t>
      </w:r>
    </w:p>
  </w:comment>
  <w:comment w:id="12837" w:author="Сказецкая Наталья Камилевна" w:date="2025-09-25T19:56:00Z" w:initials="СНК">
    <w:p w14:paraId="29ECD539" w14:textId="70B2DC6E" w:rsidR="005067FA" w:rsidRDefault="005067FA" w:rsidP="00052E83">
      <w:pPr>
        <w:pStyle w:val="ab"/>
      </w:pPr>
      <w:r>
        <w:rPr>
          <w:rStyle w:val="afff4"/>
        </w:rPr>
        <w:annotationRef/>
      </w:r>
      <w:r>
        <w:t xml:space="preserve">Для атрибутов </w:t>
      </w:r>
      <w:r w:rsidRPr="00B9499D">
        <w:rPr>
          <w:szCs w:val="22"/>
        </w:rPr>
        <w:t>Код_НПА_уточняемый</w:t>
      </w:r>
      <w:r>
        <w:rPr>
          <w:szCs w:val="22"/>
        </w:rPr>
        <w:t>, Направл_выплаты_</w:t>
      </w:r>
      <w:r w:rsidRPr="00B9499D">
        <w:t>уточняемый</w:t>
      </w:r>
      <w:r>
        <w:t xml:space="preserve">, </w:t>
      </w:r>
      <w:r w:rsidRPr="00B9499D">
        <w:t>Код_НПА_напр_выпл_уточняемый</w:t>
      </w:r>
      <w:r>
        <w:t>:</w:t>
      </w:r>
    </w:p>
    <w:p w14:paraId="3E54F7EA" w14:textId="77777777" w:rsidR="005067FA" w:rsidRDefault="005067FA" w:rsidP="00052E83">
      <w:pPr>
        <w:pStyle w:val="ab"/>
      </w:pPr>
    </w:p>
    <w:p w14:paraId="1399CD92" w14:textId="3A486313" w:rsidR="005067FA" w:rsidRDefault="005067FA" w:rsidP="00052E83">
      <w:pPr>
        <w:pStyle w:val="ab"/>
      </w:pPr>
      <w:r>
        <w:t>Теперь в источнике будет либо пусто (при уточнении ДВС/НВС), либо 23 знака (ИКП при уточнении поступлений), либо 25 знаков (ИКВ при уточнении выплат).</w:t>
      </w:r>
    </w:p>
    <w:p w14:paraId="23D3ACC3" w14:textId="705E8516" w:rsidR="005067FA" w:rsidRDefault="005067FA">
      <w:pPr>
        <w:pStyle w:val="ab"/>
      </w:pPr>
    </w:p>
    <w:p w14:paraId="75249A7F" w14:textId="7ED85894" w:rsidR="005067FA" w:rsidRDefault="005067FA">
      <w:pPr>
        <w:pStyle w:val="ab"/>
      </w:pPr>
      <w:r>
        <w:t xml:space="preserve">По сути действующий алгоритм покрывает эти случаи и не требует доработки. В ТФО меняю формулировку, чтобы не возникало непонимание, откуда взялись 4 и 15 символов в источнике, если по логике его заполнения там ожидается только пусто, 23 или 25. </w:t>
      </w:r>
    </w:p>
  </w:comment>
  <w:comment w:id="13103" w:author="Сказецкая Наталья Камилевна" w:date="2025-09-25T19:56:00Z" w:initials="СНК">
    <w:p w14:paraId="54A53EB4" w14:textId="77777777" w:rsidR="005067FA" w:rsidRDefault="005067FA" w:rsidP="006043A1">
      <w:pPr>
        <w:pStyle w:val="ab"/>
      </w:pPr>
      <w:r>
        <w:rPr>
          <w:rStyle w:val="afff4"/>
        </w:rPr>
        <w:annotationRef/>
      </w:r>
      <w:r>
        <w:t xml:space="preserve">В томах 3, 4 и т.д. оставляем заголовочную строку, делаем отсылку на том 2, детальные строки удаляем </w:t>
      </w:r>
    </w:p>
  </w:comment>
  <w:comment w:id="13104" w:author="Чиркова Наталия Сергеевна" w:date="2025-09-25T19:56:00Z" w:initials="ЧНС">
    <w:p w14:paraId="0E99B548" w14:textId="77777777" w:rsidR="005067FA" w:rsidRDefault="005067FA" w:rsidP="006043A1">
      <w:pPr>
        <w:pStyle w:val="ab"/>
        <w:rPr>
          <w:noProof/>
        </w:rPr>
      </w:pPr>
      <w:r>
        <w:rPr>
          <w:rStyle w:val="afff4"/>
        </w:rPr>
        <w:annotationRef/>
      </w:r>
      <w:r>
        <w:t xml:space="preserve">Т.к. </w:t>
      </w:r>
    </w:p>
    <w:p w14:paraId="62636C69" w14:textId="2131CD32" w:rsidR="005067FA" w:rsidRDefault="005067FA" w:rsidP="006043A1">
      <w:pPr>
        <w:pStyle w:val="ab"/>
      </w:pPr>
      <w:r>
        <w:t>Справка по НПС реализовано как отдельный формуляр, то в томе 3 я его включила</w:t>
      </w:r>
    </w:p>
  </w:comment>
  <w:comment w:id="13187" w:author="Сказецкая Наталья Камилевна" w:date="2025-09-25T19:56:00Z" w:initials="СНК">
    <w:p w14:paraId="4B34766C" w14:textId="7EFD69AB" w:rsidR="005067FA" w:rsidRDefault="005067FA">
      <w:pPr>
        <w:pStyle w:val="ab"/>
      </w:pPr>
      <w:r>
        <w:rPr>
          <w:rStyle w:val="afff4"/>
        </w:rPr>
        <w:annotationRef/>
      </w:r>
      <w:r>
        <w:t>Н</w:t>
      </w:r>
      <w:r w:rsidRPr="00907AFA">
        <w:t>е уверена, что такое условие нужно. А если вид деятельности некорректно указан был</w:t>
      </w:r>
      <w:r>
        <w:t xml:space="preserve"> в проводке или не заполнен</w:t>
      </w:r>
      <w:r w:rsidRPr="00907AFA">
        <w:t>. И его надо сторнировать</w:t>
      </w:r>
    </w:p>
  </w:comment>
  <w:comment w:id="13188" w:author="Чиркова Наталия Сергеевна" w:date="2025-09-25T19:56:00Z" w:initials="ЧНС">
    <w:p w14:paraId="1A23A9C9" w14:textId="3A903E28" w:rsidR="005067FA" w:rsidRDefault="005067FA" w:rsidP="009738C8">
      <w:pPr>
        <w:pStyle w:val="ab"/>
        <w:ind w:firstLine="0"/>
      </w:pPr>
      <w:r>
        <w:rPr>
          <w:rStyle w:val="afff4"/>
        </w:rPr>
        <w:annotationRef/>
      </w:r>
      <w:r>
        <w:t xml:space="preserve">Исключила условие. </w:t>
      </w:r>
    </w:p>
  </w:comment>
  <w:comment w:id="13407" w:author="Чиркова Наталия Сергеевна" w:date="2025-09-25T19:56:00Z" w:initials="ЧНС">
    <w:p w14:paraId="71549E98" w14:textId="77777777" w:rsidR="005067FA" w:rsidRDefault="005067FA">
      <w:pPr>
        <w:pStyle w:val="ab"/>
      </w:pPr>
      <w:r>
        <w:rPr>
          <w:rStyle w:val="afff4"/>
        </w:rPr>
        <w:annotationRef/>
      </w:r>
      <w:r>
        <w:t>Новые атрибуты</w:t>
      </w:r>
    </w:p>
  </w:comment>
  <w:comment w:id="13475" w:author="Андрей EXP-327886" w:date="2025-09-25T19:56:00Z" w:initials="А">
    <w:p w14:paraId="4F1FD8D9" w14:textId="207517DD" w:rsidR="005067FA" w:rsidRPr="00F71F02" w:rsidRDefault="005067FA">
      <w:pPr>
        <w:pStyle w:val="ab"/>
      </w:pPr>
      <w:r>
        <w:rPr>
          <w:rStyle w:val="afff4"/>
        </w:rPr>
        <w:annotationRef/>
      </w:r>
      <w:r>
        <w:t>Уточнить тип</w:t>
      </w:r>
    </w:p>
  </w:comment>
  <w:comment w:id="13726" w:author="Ярисова Полина Викторовна" w:date="2025-09-25T19:56:00Z" w:initials="ЯПВ">
    <w:p w14:paraId="72C7FE16" w14:textId="77777777" w:rsidR="005067FA" w:rsidRDefault="005067FA" w:rsidP="00CB1793">
      <w:pPr>
        <w:pStyle w:val="ab"/>
      </w:pPr>
      <w:r>
        <w:rPr>
          <w:rStyle w:val="afff4"/>
        </w:rPr>
        <w:annotationRef/>
      </w:r>
      <w:r>
        <w:t>для инвалюты возможно нужно будет изменить что-то, так как по ЗКР есть ещё атрибут Сумма_руб, но не понимаю пока зачем</w:t>
      </w:r>
    </w:p>
  </w:comment>
  <w:comment w:id="14330" w:author="Тимофеева Ирина" w:date="2026-01-15T11:21:00Z" w:initials="ТИ">
    <w:p w14:paraId="4BEF9EE9" w14:textId="7ACDCF0D" w:rsidR="005067FA" w:rsidRDefault="005067FA">
      <w:pPr>
        <w:pStyle w:val="ab"/>
      </w:pPr>
      <w:r>
        <w:rPr>
          <w:rStyle w:val="afff4"/>
        </w:rPr>
        <w:annotationRef/>
      </w:r>
      <w:r>
        <w:t>Добавить системное наименование документа</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39E5EAC" w15:done="0"/>
  <w15:commentEx w15:paraId="7C1AE36A" w15:done="0"/>
  <w15:commentEx w15:paraId="7B2260EC" w15:done="0"/>
  <w15:commentEx w15:paraId="008FDD04" w15:done="0"/>
  <w15:commentEx w15:paraId="6C4377EE" w15:done="0"/>
  <w15:commentEx w15:paraId="3800F26C" w15:done="0"/>
  <w15:commentEx w15:paraId="48CAFE1C" w15:done="0"/>
  <w15:commentEx w15:paraId="66C293D5" w15:done="0"/>
  <w15:commentEx w15:paraId="169ED13A" w15:done="0"/>
  <w15:commentEx w15:paraId="77D3E223" w15:done="0"/>
  <w15:commentEx w15:paraId="1395B7D8" w15:done="0"/>
  <w15:commentEx w15:paraId="4DAB5960" w15:done="0"/>
  <w15:commentEx w15:paraId="01891054" w15:done="0"/>
  <w15:commentEx w15:paraId="33AB9A83" w15:done="0"/>
  <w15:commentEx w15:paraId="53DCFB34" w15:done="0"/>
  <w15:commentEx w15:paraId="002624D9" w15:done="0"/>
  <w15:commentEx w15:paraId="05FE10E1" w15:paraIdParent="002624D9" w15:done="0"/>
  <w15:commentEx w15:paraId="753F4A60" w15:done="0"/>
  <w15:commentEx w15:paraId="666A32B5" w15:done="0"/>
  <w15:commentEx w15:paraId="4CBC6A0A" w15:paraIdParent="666A32B5" w15:done="0"/>
  <w15:commentEx w15:paraId="7D1EF440" w15:paraIdParent="666A32B5" w15:done="0"/>
  <w15:commentEx w15:paraId="34400360" w15:done="0"/>
  <w15:commentEx w15:paraId="782D66EA" w15:done="0"/>
  <w15:commentEx w15:paraId="7826D266" w15:done="0"/>
  <w15:commentEx w15:paraId="5B3CB9EE" w15:done="0"/>
  <w15:commentEx w15:paraId="409F9FB2" w15:done="0"/>
  <w15:commentEx w15:paraId="666504CE" w15:done="0"/>
  <w15:commentEx w15:paraId="3AA7B83E" w15:done="0"/>
  <w15:commentEx w15:paraId="7820B952" w15:done="0"/>
  <w15:commentEx w15:paraId="5B70F38E" w15:done="0"/>
  <w15:commentEx w15:paraId="34B61915" w15:done="0"/>
  <w15:commentEx w15:paraId="5AEDAC0C" w15:done="0"/>
  <w15:commentEx w15:paraId="584E89E2" w15:done="0"/>
  <w15:commentEx w15:paraId="19F8FE67" w15:done="0"/>
  <w15:commentEx w15:paraId="422FFA78" w15:done="0"/>
  <w15:commentEx w15:paraId="429F41C0" w15:done="0"/>
  <w15:commentEx w15:paraId="61B7DB97" w15:done="0"/>
  <w15:commentEx w15:paraId="0525DF9D" w15:paraIdParent="61B7DB97" w15:done="0"/>
  <w15:commentEx w15:paraId="542C23BD" w15:done="0"/>
  <w15:commentEx w15:paraId="2F967C46" w15:done="0"/>
  <w15:commentEx w15:paraId="229150F5" w15:done="0"/>
  <w15:commentEx w15:paraId="774E697A" w15:done="0"/>
  <w15:commentEx w15:paraId="769B236C" w15:done="0"/>
  <w15:commentEx w15:paraId="1498C4FB" w15:done="0"/>
  <w15:commentEx w15:paraId="3FEECC46" w15:done="0"/>
  <w15:commentEx w15:paraId="73FD9161" w15:paraIdParent="3FEECC46" w15:done="0"/>
  <w15:commentEx w15:paraId="1C6EDA7C" w15:done="0"/>
  <w15:commentEx w15:paraId="0912F651" w15:paraIdParent="1C6EDA7C" w15:done="0"/>
  <w15:commentEx w15:paraId="12C9674C" w15:paraIdParent="1C6EDA7C" w15:done="0"/>
  <w15:commentEx w15:paraId="03955187" w15:done="0"/>
  <w15:commentEx w15:paraId="0C09B72E" w15:paraIdParent="03955187" w15:done="0"/>
  <w15:commentEx w15:paraId="0F286E5F" w15:done="0"/>
  <w15:commentEx w15:paraId="11A79616" w15:paraIdParent="0F286E5F" w15:done="0"/>
  <w15:commentEx w15:paraId="6C7B062E" w15:done="0"/>
  <w15:commentEx w15:paraId="105FFBD6" w15:done="0"/>
  <w15:commentEx w15:paraId="6E13DE5F" w15:paraIdParent="105FFBD6" w15:done="0"/>
  <w15:commentEx w15:paraId="2FEBA7A8" w15:done="0"/>
  <w15:commentEx w15:paraId="63F1AD40" w15:done="0"/>
  <w15:commentEx w15:paraId="665D2C2B" w15:done="0"/>
  <w15:commentEx w15:paraId="4D504FBC" w15:done="0"/>
  <w15:commentEx w15:paraId="1D0FB504" w15:paraIdParent="4D504FBC" w15:done="0"/>
  <w15:commentEx w15:paraId="61D8005E" w15:done="0"/>
  <w15:commentEx w15:paraId="3692F648" w15:paraIdParent="61D8005E" w15:done="0"/>
  <w15:commentEx w15:paraId="3EFF03B8" w15:paraIdParent="61D8005E" w15:done="0"/>
  <w15:commentEx w15:paraId="4EADE1C2" w15:done="0"/>
  <w15:commentEx w15:paraId="372C5807" w15:done="0"/>
  <w15:commentEx w15:paraId="3B39E8DF" w15:paraIdParent="372C5807" w15:done="0"/>
  <w15:commentEx w15:paraId="7024D0CC" w15:done="0"/>
  <w15:commentEx w15:paraId="2542196E" w15:paraIdParent="7024D0CC" w15:done="0"/>
  <w15:commentEx w15:paraId="10023E15" w15:done="0"/>
  <w15:commentEx w15:paraId="4780BF43" w15:paraIdParent="10023E15" w15:done="0"/>
  <w15:commentEx w15:paraId="0AD5A3A7" w15:done="0"/>
  <w15:commentEx w15:paraId="1344F00C" w15:paraIdParent="0AD5A3A7" w15:done="0"/>
  <w15:commentEx w15:paraId="5725F5A1" w15:done="0"/>
  <w15:commentEx w15:paraId="6C742A6B" w15:done="0"/>
  <w15:commentEx w15:paraId="2FBCA677" w15:paraIdParent="6C742A6B" w15:done="0"/>
  <w15:commentEx w15:paraId="1B9E1D59" w15:done="0"/>
  <w15:commentEx w15:paraId="0D404A9B" w15:done="0"/>
  <w15:commentEx w15:paraId="3E82172B" w15:done="0"/>
  <w15:commentEx w15:paraId="3EAEC7B5" w15:done="0"/>
  <w15:commentEx w15:paraId="1093A34F" w15:done="0"/>
  <w15:commentEx w15:paraId="2EEF9818" w15:done="0"/>
  <w15:commentEx w15:paraId="7676A0EC" w15:done="0"/>
  <w15:commentEx w15:paraId="55F0E550" w15:done="0"/>
  <w15:commentEx w15:paraId="4C974CF5" w15:done="0"/>
  <w15:commentEx w15:paraId="1D739D60" w15:done="0"/>
  <w15:commentEx w15:paraId="3FD8456E" w15:done="0"/>
  <w15:commentEx w15:paraId="15EFF14D" w15:done="0"/>
  <w15:commentEx w15:paraId="0461037E" w15:done="0"/>
  <w15:commentEx w15:paraId="70CA4094" w15:done="0"/>
  <w15:commentEx w15:paraId="1A1C6AF9" w15:paraIdParent="70CA4094" w15:done="0"/>
  <w15:commentEx w15:paraId="5DD4B123" w15:done="0"/>
  <w15:commentEx w15:paraId="22D256F9" w15:paraIdParent="5DD4B123" w15:done="0"/>
  <w15:commentEx w15:paraId="2B553799" w15:paraIdParent="5DD4B123" w15:done="0"/>
  <w15:commentEx w15:paraId="302C3F50" w15:done="0"/>
  <w15:commentEx w15:paraId="000FCF92" w15:done="0"/>
  <w15:commentEx w15:paraId="0BE8A449" w15:done="0"/>
  <w15:commentEx w15:paraId="74547586" w15:done="0"/>
  <w15:commentEx w15:paraId="11AB2FD0" w15:paraIdParent="74547586" w15:done="0"/>
  <w15:commentEx w15:paraId="45037C43" w15:paraIdParent="74547586" w15:done="0"/>
  <w15:commentEx w15:paraId="0CBD9603" w15:done="0"/>
  <w15:commentEx w15:paraId="7719DDE2" w15:done="0"/>
  <w15:commentEx w15:paraId="23E044EE" w15:paraIdParent="7719DDE2" w15:done="0"/>
  <w15:commentEx w15:paraId="40783643" w15:done="0"/>
  <w15:commentEx w15:paraId="15EAEEF0" w15:paraIdParent="40783643" w15:done="0"/>
  <w15:commentEx w15:paraId="14768DD6" w15:done="0"/>
  <w15:commentEx w15:paraId="07787E49" w15:done="0"/>
  <w15:commentEx w15:paraId="1D3C80BE" w15:paraIdParent="07787E49" w15:done="0"/>
  <w15:commentEx w15:paraId="232D249C" w15:paraIdParent="07787E49" w15:done="0"/>
  <w15:commentEx w15:paraId="75249A7F" w15:done="0"/>
  <w15:commentEx w15:paraId="54A53EB4" w15:done="0"/>
  <w15:commentEx w15:paraId="62636C69" w15:paraIdParent="54A53EB4" w15:done="0"/>
  <w15:commentEx w15:paraId="4B34766C" w15:done="0"/>
  <w15:commentEx w15:paraId="1A23A9C9" w15:paraIdParent="4B34766C" w15:done="0"/>
  <w15:commentEx w15:paraId="71549E98" w15:done="0"/>
  <w15:commentEx w15:paraId="4F1FD8D9" w15:done="0"/>
  <w15:commentEx w15:paraId="72C7FE16" w15:done="0"/>
  <w15:commentEx w15:paraId="4BEF9EE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2357D68" w16cex:dateUtc="2026-04-14T09:01:00Z"/>
  <w16cex:commentExtensible w16cex:durableId="6E9BAC93" w16cex:dateUtc="2026-04-14T09:02:00Z"/>
  <w16cex:commentExtensible w16cex:durableId="42FA4CB2" w16cex:dateUtc="2026-04-16T11:19:00Z"/>
  <w16cex:commentExtensible w16cex:durableId="32B78F31" w16cex:dateUtc="2026-04-14T09:06:00Z"/>
  <w16cex:commentExtensible w16cex:durableId="78A33C32" w16cex:dateUtc="2026-04-08T06:05:00Z"/>
  <w16cex:commentExtensible w16cex:durableId="7A4CBC2A" w16cex:dateUtc="2026-04-08T06:02:00Z"/>
  <w16cex:commentExtensible w16cex:durableId="61109B61" w16cex:dateUtc="2026-03-25T11:37:00Z"/>
  <w16cex:commentExtensible w16cex:durableId="6F6BC3C1" w16cex:dateUtc="2026-01-27T12:55:00Z"/>
  <w16cex:commentExtensible w16cex:durableId="510B2C47" w16cex:dateUtc="2026-01-27T12:55:00Z"/>
  <w16cex:commentExtensible w16cex:durableId="7AA701CA" w16cex:dateUtc="2026-01-27T12:55:00Z"/>
  <w16cex:commentExtensible w16cex:durableId="1C0BA36C" w16cex:dateUtc="2026-01-27T12:56:00Z"/>
  <w16cex:commentExtensible w16cex:durableId="694522D4" w16cex:dateUtc="2026-01-28T07:26:00Z"/>
  <w16cex:commentExtensible w16cex:durableId="072C1DD6" w16cex:dateUtc="2026-01-28T07:26:00Z"/>
  <w16cex:commentExtensible w16cex:durableId="6B8B3C6A" w16cex:dateUtc="2026-01-28T07:51:00Z"/>
  <w16cex:commentExtensible w16cex:durableId="6EBCE8E4" w16cex:dateUtc="2026-03-25T12:10:00Z"/>
  <w16cex:commentExtensible w16cex:durableId="329AA957" w16cex:dateUtc="2026-03-25T11: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39E5EAC" w16cid:durableId="246A4112"/>
  <w16cid:commentId w16cid:paraId="7C1AE36A" w16cid:durableId="7208C45D"/>
  <w16cid:commentId w16cid:paraId="7B2260EC" w16cid:durableId="627B54BF"/>
  <w16cid:commentId w16cid:paraId="008FDD04" w16cid:durableId="02357D68"/>
  <w16cid:commentId w16cid:paraId="6C4377EE" w16cid:durableId="6E9BAC93"/>
  <w16cid:commentId w16cid:paraId="3800F26C" w16cid:durableId="3800F26C"/>
  <w16cid:commentId w16cid:paraId="48CAFE1C" w16cid:durableId="42FA4CB2"/>
  <w16cid:commentId w16cid:paraId="66C293D5" w16cid:durableId="0F7CAF10"/>
  <w16cid:commentId w16cid:paraId="169ED13A" w16cid:durableId="2B933787"/>
  <w16cid:commentId w16cid:paraId="77D3E223" w16cid:durableId="1137DC76"/>
  <w16cid:commentId w16cid:paraId="1395B7D8" w16cid:durableId="32B78F31"/>
  <w16cid:commentId w16cid:paraId="4DAB5960" w16cid:durableId="27DA52F2"/>
  <w16cid:commentId w16cid:paraId="01891054" w16cid:durableId="01891054"/>
  <w16cid:commentId w16cid:paraId="33AB9A83" w16cid:durableId="6438A2B2"/>
  <w16cid:commentId w16cid:paraId="53DCFB34" w16cid:durableId="164CB5C8"/>
  <w16cid:commentId w16cid:paraId="002624D9" w16cid:durableId="571E050A"/>
  <w16cid:commentId w16cid:paraId="05FE10E1" w16cid:durableId="38488BC0"/>
  <w16cid:commentId w16cid:paraId="753F4A60" w16cid:durableId="2A1BF161"/>
  <w16cid:commentId w16cid:paraId="666A32B5" w16cid:durableId="77553888"/>
  <w16cid:commentId w16cid:paraId="4CBC6A0A" w16cid:durableId="113052C5"/>
  <w16cid:commentId w16cid:paraId="7D1EF440" w16cid:durableId="66DE1992"/>
  <w16cid:commentId w16cid:paraId="34400360" w16cid:durableId="3DEEED26"/>
  <w16cid:commentId w16cid:paraId="782D66EA" w16cid:durableId="78A33C32"/>
  <w16cid:commentId w16cid:paraId="7826D266" w16cid:durableId="7A4CBC2A"/>
  <w16cid:commentId w16cid:paraId="5B3CB9EE" w16cid:durableId="61109B61"/>
  <w16cid:commentId w16cid:paraId="409F9FB2" w16cid:durableId="09953DC3"/>
  <w16cid:commentId w16cid:paraId="666504CE" w16cid:durableId="284B139F"/>
  <w16cid:commentId w16cid:paraId="3AA7B83E" w16cid:durableId="33990204"/>
  <w16cid:commentId w16cid:paraId="7820B952" w16cid:durableId="3B8BC213"/>
  <w16cid:commentId w16cid:paraId="5B70F38E" w16cid:durableId="621AD28D"/>
  <w16cid:commentId w16cid:paraId="34B61915" w16cid:durableId="26C31FDF"/>
  <w16cid:commentId w16cid:paraId="5AEDAC0C" w16cid:durableId="11DB78EA"/>
  <w16cid:commentId w16cid:paraId="584E89E2" w16cid:durableId="41B76DB1"/>
  <w16cid:commentId w16cid:paraId="19F8FE67" w16cid:durableId="290B3536"/>
  <w16cid:commentId w16cid:paraId="422FFA78" w16cid:durableId="683BF848"/>
  <w16cid:commentId w16cid:paraId="429F41C0" w16cid:durableId="5D483A65"/>
  <w16cid:commentId w16cid:paraId="61B7DB97" w16cid:durableId="41011151"/>
  <w16cid:commentId w16cid:paraId="0525DF9D" w16cid:durableId="44D79EE0"/>
  <w16cid:commentId w16cid:paraId="542C23BD" w16cid:durableId="542C23BD"/>
  <w16cid:commentId w16cid:paraId="2F967C46" w16cid:durableId="2F967C46"/>
  <w16cid:commentId w16cid:paraId="229150F5" w16cid:durableId="229150F5"/>
  <w16cid:commentId w16cid:paraId="774E697A" w16cid:durableId="7795B7A6"/>
  <w16cid:commentId w16cid:paraId="769B236C" w16cid:durableId="02D86C61"/>
  <w16cid:commentId w16cid:paraId="1498C4FB" w16cid:durableId="14F1A6C9"/>
  <w16cid:commentId w16cid:paraId="3FEECC46" w16cid:durableId="0D2066EC"/>
  <w16cid:commentId w16cid:paraId="73FD9161" w16cid:durableId="2869FE9B"/>
  <w16cid:commentId w16cid:paraId="1C6EDA7C" w16cid:durableId="08A80BC1"/>
  <w16cid:commentId w16cid:paraId="0912F651" w16cid:durableId="5DA5B96E"/>
  <w16cid:commentId w16cid:paraId="12C9674C" w16cid:durableId="431EA37F"/>
  <w16cid:commentId w16cid:paraId="03955187" w16cid:durableId="0E0AC9CF"/>
  <w16cid:commentId w16cid:paraId="0C09B72E" w16cid:durableId="645C457C"/>
  <w16cid:commentId w16cid:paraId="0F286E5F" w16cid:durableId="7865F9B1"/>
  <w16cid:commentId w16cid:paraId="11A79616" w16cid:durableId="08B07712"/>
  <w16cid:commentId w16cid:paraId="6C7B062E" w16cid:durableId="78E0452A"/>
  <w16cid:commentId w16cid:paraId="105FFBD6" w16cid:durableId="2D60B197"/>
  <w16cid:commentId w16cid:paraId="6E13DE5F" w16cid:durableId="50957021"/>
  <w16cid:commentId w16cid:paraId="2FEBA7A8" w16cid:durableId="0BFAC355"/>
  <w16cid:commentId w16cid:paraId="63F1AD40" w16cid:durableId="63F1AD40"/>
  <w16cid:commentId w16cid:paraId="665D2C2B" w16cid:durableId="665D2C2B"/>
  <w16cid:commentId w16cid:paraId="4D504FBC" w16cid:durableId="4D504FBC"/>
  <w16cid:commentId w16cid:paraId="1D0FB504" w16cid:durableId="1D0FB504"/>
  <w16cid:commentId w16cid:paraId="61D8005E" w16cid:durableId="61D8005E"/>
  <w16cid:commentId w16cid:paraId="3692F648" w16cid:durableId="3692F648"/>
  <w16cid:commentId w16cid:paraId="3EFF03B8" w16cid:durableId="3EFF03B8"/>
  <w16cid:commentId w16cid:paraId="4EADE1C2" w16cid:durableId="4EADE1C2"/>
  <w16cid:commentId w16cid:paraId="372C5807" w16cid:durableId="372C5807"/>
  <w16cid:commentId w16cid:paraId="3B39E8DF" w16cid:durableId="3B39E8DF"/>
  <w16cid:commentId w16cid:paraId="7024D0CC" w16cid:durableId="7024D0CC"/>
  <w16cid:commentId w16cid:paraId="2542196E" w16cid:durableId="6F6BC3C1"/>
  <w16cid:commentId w16cid:paraId="10023E15" w16cid:durableId="10023E15"/>
  <w16cid:commentId w16cid:paraId="4780BF43" w16cid:durableId="510B2C47"/>
  <w16cid:commentId w16cid:paraId="0AD5A3A7" w16cid:durableId="0AD5A3A7"/>
  <w16cid:commentId w16cid:paraId="1344F00C" w16cid:durableId="7AA701CA"/>
  <w16cid:commentId w16cid:paraId="5725F5A1" w16cid:durableId="5725F5A1"/>
  <w16cid:commentId w16cid:paraId="6C742A6B" w16cid:durableId="6C742A6B"/>
  <w16cid:commentId w16cid:paraId="2FBCA677" w16cid:durableId="1C0BA36C"/>
  <w16cid:commentId w16cid:paraId="1B9E1D59" w16cid:durableId="694522D4"/>
  <w16cid:commentId w16cid:paraId="0D404A9B" w16cid:durableId="072C1DD6"/>
  <w16cid:commentId w16cid:paraId="3E82172B" w16cid:durableId="3E82172B"/>
  <w16cid:commentId w16cid:paraId="3EAEC7B5" w16cid:durableId="3EAEC7B5"/>
  <w16cid:commentId w16cid:paraId="1093A34F" w16cid:durableId="6B8B3C6A"/>
  <w16cid:commentId w16cid:paraId="2EEF9818" w16cid:durableId="2EEF9818"/>
  <w16cid:commentId w16cid:paraId="55F0E550" w16cid:durableId="55F0E550"/>
  <w16cid:commentId w16cid:paraId="4C974CF5" w16cid:durableId="7E1D17C4"/>
  <w16cid:commentId w16cid:paraId="1D739D60" w16cid:durableId="5E4AB8AC"/>
  <w16cid:commentId w16cid:paraId="3FD8456E" w16cid:durableId="3FD8456E"/>
  <w16cid:commentId w16cid:paraId="15EFF14D" w16cid:durableId="15EFF14D"/>
  <w16cid:commentId w16cid:paraId="0461037E" w16cid:durableId="0461037E"/>
  <w16cid:commentId w16cid:paraId="70CA4094" w16cid:durableId="251C0514"/>
  <w16cid:commentId w16cid:paraId="1A1C6AF9" w16cid:durableId="54E18AC8"/>
  <w16cid:commentId w16cid:paraId="5DD4B123" w16cid:durableId="48414609"/>
  <w16cid:commentId w16cid:paraId="22D256F9" w16cid:durableId="0FB88747"/>
  <w16cid:commentId w16cid:paraId="2B553799" w16cid:durableId="40F95EC8"/>
  <w16cid:commentId w16cid:paraId="302C3F50" w16cid:durableId="663B726D"/>
  <w16cid:commentId w16cid:paraId="000FCF92" w16cid:durableId="4933D688"/>
  <w16cid:commentId w16cid:paraId="0BE8A449" w16cid:durableId="4B7DB0EF"/>
  <w16cid:commentId w16cid:paraId="74547586" w16cid:durableId="234672DC"/>
  <w16cid:commentId w16cid:paraId="11AB2FD0" w16cid:durableId="39732FAF"/>
  <w16cid:commentId w16cid:paraId="45037C43" w16cid:durableId="394273BC"/>
  <w16cid:commentId w16cid:paraId="0CBD9603" w16cid:durableId="6EBCE8E4"/>
  <w16cid:commentId w16cid:paraId="7719DDE2" w16cid:durableId="370333E9"/>
  <w16cid:commentId w16cid:paraId="23E044EE" w16cid:durableId="58FD08E6"/>
  <w16cid:commentId w16cid:paraId="40783643" w16cid:durableId="1BBF5CD3"/>
  <w16cid:commentId w16cid:paraId="15EAEEF0" w16cid:durableId="0EFFDE58"/>
  <w16cid:commentId w16cid:paraId="14768DD6" w16cid:durableId="329AA957"/>
  <w16cid:commentId w16cid:paraId="07787E49" w16cid:durableId="669ED732"/>
  <w16cid:commentId w16cid:paraId="1D3C80BE" w16cid:durableId="263085AB"/>
  <w16cid:commentId w16cid:paraId="232D249C" w16cid:durableId="6B41CB77"/>
  <w16cid:commentId w16cid:paraId="75249A7F" w16cid:durableId="7258E084"/>
  <w16cid:commentId w16cid:paraId="54A53EB4" w16cid:durableId="1EFD6CAB"/>
  <w16cid:commentId w16cid:paraId="62636C69" w16cid:durableId="2ECA1E7E"/>
  <w16cid:commentId w16cid:paraId="4B34766C" w16cid:durableId="4FEFC2D1"/>
  <w16cid:commentId w16cid:paraId="1A23A9C9" w16cid:durableId="4E46F95E"/>
  <w16cid:commentId w16cid:paraId="71549E98" w16cid:durableId="0A406D2B"/>
  <w16cid:commentId w16cid:paraId="4F1FD8D9" w16cid:durableId="4F1FD8D9"/>
  <w16cid:commentId w16cid:paraId="72C7FE16" w16cid:durableId="72C7FE16"/>
  <w16cid:commentId w16cid:paraId="4BEF9EE9" w16cid:durableId="4BEF9EE9"/>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26E1841" w14:textId="77777777" w:rsidR="0011369B" w:rsidRDefault="0011369B">
      <w:r>
        <w:separator/>
      </w:r>
    </w:p>
  </w:endnote>
  <w:endnote w:type="continuationSeparator" w:id="0">
    <w:p w14:paraId="467574D6" w14:textId="77777777" w:rsidR="0011369B" w:rsidRDefault="0011369B">
      <w:r>
        <w:continuationSeparator/>
      </w:r>
    </w:p>
  </w:endnote>
  <w:endnote w:type="continuationNotice" w:id="1">
    <w:p w14:paraId="3A85F50D" w14:textId="77777777" w:rsidR="0011369B" w:rsidRDefault="0011369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apple-system">
    <w:altName w:val="Times New Roman"/>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3790CF" w14:textId="1021E882" w:rsidR="005067FA" w:rsidRDefault="005067FA">
    <w:pPr>
      <w:pStyle w:val="GOSTTitul0"/>
    </w:pPr>
    <w:r>
      <w:t>2024 г.</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9BD509" w14:textId="77777777" w:rsidR="005067FA" w:rsidRDefault="005067FA">
    <w:pPr>
      <w:pStyle w:val="GOSTTitul0"/>
    </w:pPr>
    <w:r>
      <w:t>2018 г.</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55C7E3" w14:textId="52E202CA" w:rsidR="005067FA" w:rsidRDefault="005067FA">
    <w:pPr>
      <w:pStyle w:val="affff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A5BE1E" w14:textId="797558ED" w:rsidR="005067FA" w:rsidRDefault="005067FA">
    <w:pPr>
      <w:pStyle w:val="affff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74BB4F" w14:textId="77777777" w:rsidR="0011369B" w:rsidRDefault="0011369B">
      <w:r>
        <w:separator/>
      </w:r>
    </w:p>
  </w:footnote>
  <w:footnote w:type="continuationSeparator" w:id="0">
    <w:p w14:paraId="0F157AAD" w14:textId="77777777" w:rsidR="0011369B" w:rsidRDefault="0011369B">
      <w:r>
        <w:continuationSeparator/>
      </w:r>
    </w:p>
  </w:footnote>
  <w:footnote w:type="continuationNotice" w:id="1">
    <w:p w14:paraId="6F14D1B3" w14:textId="77777777" w:rsidR="0011369B" w:rsidRDefault="0011369B"/>
  </w:footnote>
  <w:footnote w:id="2">
    <w:p w14:paraId="7E57CE85" w14:textId="74BFD29E" w:rsidR="005067FA" w:rsidRDefault="005067FA" w:rsidP="003C3653">
      <w:pPr>
        <w:pStyle w:val="af7"/>
      </w:pPr>
      <w:r>
        <w:rPr>
          <w:rStyle w:val="af6"/>
        </w:rPr>
        <w:footnoteRef/>
      </w:r>
      <w:r>
        <w:t xml:space="preserve"> </w:t>
      </w:r>
      <w:r w:rsidRPr="0092689E">
        <w:t>Операция подбора записей учета</w:t>
      </w:r>
      <w:r>
        <w:t>, аналогичных ранее сформированным записям,</w:t>
      </w:r>
      <w:r w:rsidRPr="0092689E">
        <w:t xml:space="preserve"> </w:t>
      </w:r>
      <w:r>
        <w:t xml:space="preserve">но </w:t>
      </w:r>
      <w:r w:rsidRPr="0092689E">
        <w:t xml:space="preserve">с </w:t>
      </w:r>
      <w:r>
        <w:t>обратным знаком суммы.</w:t>
      </w:r>
      <w:r w:rsidRPr="00DE6835">
        <w:t xml:space="preserve"> </w:t>
      </w:r>
      <w:r>
        <w:t xml:space="preserve">Применительно к данному типу запроса речь идет о сторнировании через этап обработки документа по настроенным через пользовательский интерфейс </w:t>
      </w:r>
      <w:r>
        <w:rPr>
          <w:lang w:val="en-US"/>
        </w:rPr>
        <w:t>SVAP</w:t>
      </w:r>
      <w:r>
        <w:t xml:space="preserve"> правилам</w:t>
      </w:r>
      <w:r w:rsidRPr="00E50CD6">
        <w:t>.</w:t>
      </w:r>
    </w:p>
  </w:footnote>
  <w:footnote w:id="3">
    <w:p w14:paraId="0C65ED15" w14:textId="56E94AFC" w:rsidR="005067FA" w:rsidRPr="00DE6835" w:rsidRDefault="005067FA" w:rsidP="003C3653">
      <w:pPr>
        <w:pStyle w:val="af7"/>
      </w:pPr>
      <w:r>
        <w:rPr>
          <w:rStyle w:val="af6"/>
        </w:rPr>
        <w:footnoteRef/>
      </w:r>
      <w:r>
        <w:t xml:space="preserve"> Операция отмены ранее подобранных записей учета, обновления данных документа (при необходимости) и повторного подбора новых записей учета. Отмененные записи учета не влияют на остаток и обороты по счетам.</w:t>
      </w:r>
    </w:p>
  </w:footnote>
  <w:footnote w:id="4">
    <w:p w14:paraId="31C67F1E" w14:textId="77777777" w:rsidR="005067FA" w:rsidRDefault="005067FA" w:rsidP="003C3653">
      <w:pPr>
        <w:pStyle w:val="af7"/>
        <w:rPr>
          <w:ins w:id="141" w:author="Андрей EXP-327886" w:date="2025-09-25T16:53:00Z"/>
        </w:rPr>
      </w:pPr>
      <w:ins w:id="142" w:author="Андрей EXP-327886" w:date="2025-09-25T16:53:00Z">
        <w:r>
          <w:rPr>
            <w:rStyle w:val="af6"/>
          </w:rPr>
          <w:footnoteRef/>
        </w:r>
        <w:r>
          <w:t xml:space="preserve"> </w:t>
        </w:r>
        <w:r w:rsidRPr="0092689E">
          <w:t>Операция подбора записей учета</w:t>
        </w:r>
        <w:r>
          <w:t>, аналогичных ранее сформированным записям,</w:t>
        </w:r>
        <w:r w:rsidRPr="0092689E">
          <w:t xml:space="preserve"> </w:t>
        </w:r>
        <w:r>
          <w:t xml:space="preserve">но </w:t>
        </w:r>
        <w:r w:rsidRPr="0092689E">
          <w:t xml:space="preserve">с </w:t>
        </w:r>
        <w:r>
          <w:t>обратным знаком суммы.</w:t>
        </w:r>
        <w:r w:rsidRPr="00DE6835">
          <w:t xml:space="preserve"> </w:t>
        </w:r>
        <w:r>
          <w:t xml:space="preserve">Применительно к данному типу запроса речь идет о сторнировании через этап обработки документа по настроенным через пользовательский интерфейс </w:t>
        </w:r>
        <w:r>
          <w:rPr>
            <w:lang w:val="en-US"/>
          </w:rPr>
          <w:t>SVAP</w:t>
        </w:r>
        <w:r>
          <w:t xml:space="preserve"> правилам</w:t>
        </w:r>
        <w:r w:rsidRPr="00E50CD6">
          <w:t>.</w:t>
        </w:r>
      </w:ins>
    </w:p>
  </w:footnote>
  <w:footnote w:id="5">
    <w:p w14:paraId="270773F2" w14:textId="77777777" w:rsidR="005067FA" w:rsidRPr="00DE6835" w:rsidRDefault="005067FA" w:rsidP="003C3653">
      <w:pPr>
        <w:pStyle w:val="af7"/>
        <w:rPr>
          <w:ins w:id="143" w:author="Андрей EXP-327886" w:date="2025-09-25T16:53:00Z"/>
        </w:rPr>
      </w:pPr>
      <w:ins w:id="144" w:author="Андрей EXP-327886" w:date="2025-09-25T16:53:00Z">
        <w:r>
          <w:rPr>
            <w:rStyle w:val="af6"/>
          </w:rPr>
          <w:footnoteRef/>
        </w:r>
        <w:r>
          <w:t xml:space="preserve"> Операция отмены ранее подобранных записей учета, обновления данных документа (при необходимости) и повторного подбора новых записей учета. Отмененные записи учета не влияют на остаток и обороты по счетам.</w:t>
        </w:r>
      </w:ins>
    </w:p>
  </w:footnote>
  <w:footnote w:id="6">
    <w:p w14:paraId="754F57AD" w14:textId="088AC3E1" w:rsidR="005067FA" w:rsidRPr="0036171A" w:rsidRDefault="005067FA">
      <w:pPr>
        <w:pStyle w:val="af7"/>
      </w:pPr>
      <w:r>
        <w:rPr>
          <w:rStyle w:val="af6"/>
        </w:rPr>
        <w:footnoteRef/>
      </w:r>
      <w:r>
        <w:t xml:space="preserve"> </w:t>
      </w:r>
      <w:r w:rsidRPr="00802772">
        <w:t xml:space="preserve">В случае если значение атрибута документа вычислить невозможно (например, в справочнике отсутствует соответствующая запись), </w:t>
      </w:r>
      <w:r>
        <w:t>обработка запроса будет завершена с</w:t>
      </w:r>
      <w:r w:rsidRPr="00465CF9">
        <w:t xml:space="preserve"> ошибк</w:t>
      </w:r>
      <w:r>
        <w:t>ой</w:t>
      </w:r>
      <w:r w:rsidRPr="00465CF9">
        <w:t xml:space="preserve"> (E – ERROR – Не успешное завершение)</w:t>
      </w:r>
      <w:r>
        <w:t xml:space="preserve"> с соответствующим ошибке сообщением.</w:t>
      </w:r>
    </w:p>
  </w:footnote>
  <w:footnote w:id="7">
    <w:p w14:paraId="19BD9CDC" w14:textId="6BBC9C9A" w:rsidR="001358B9" w:rsidRDefault="001358B9">
      <w:pPr>
        <w:pStyle w:val="af7"/>
      </w:pPr>
      <w:ins w:id="221" w:author="Сатлер Марина Викторовна" w:date="2026-04-08T17:14:00Z">
        <w:r>
          <w:rPr>
            <w:rStyle w:val="af6"/>
          </w:rPr>
          <w:footnoteRef/>
        </w:r>
        <w:r>
          <w:t xml:space="preserve"> </w:t>
        </w:r>
      </w:ins>
      <w:ins w:id="222" w:author="Сатлер Марина Викторовна" w:date="2026-04-08T17:15:00Z">
        <w:r w:rsidRPr="00B6211B">
          <w:rPr>
            <w:highlight w:val="green"/>
          </w:rPr>
          <w:t>По значению системного свойства записи учета «Субъект учета» в SVAP осуществляется контроль статуса операционного дня</w:t>
        </w:r>
      </w:ins>
      <w:r>
        <w:t>.</w:t>
      </w:r>
    </w:p>
  </w:footnote>
  <w:footnote w:id="8">
    <w:p w14:paraId="099AC99E" w14:textId="2179C2B2" w:rsidR="005067FA" w:rsidRPr="0005643E" w:rsidRDefault="005067FA" w:rsidP="00512B7E">
      <w:pPr>
        <w:pStyle w:val="af7"/>
      </w:pPr>
      <w:r>
        <w:rPr>
          <w:rStyle w:val="af6"/>
        </w:rPr>
        <w:footnoteRef/>
      </w:r>
      <w:r>
        <w:t xml:space="preserve"> В графе «Наименование атрибута» приведено наименование атрибута документа в виде, строго в котором оно должно указываться в</w:t>
      </w:r>
      <w:r w:rsidRPr="005C4E8A">
        <w:t xml:space="preserve"> справочник</w:t>
      </w:r>
      <w:r>
        <w:t>е</w:t>
      </w:r>
      <w:r w:rsidRPr="005C4E8A">
        <w:t xml:space="preserve"> </w:t>
      </w:r>
      <w:r>
        <w:t>«</w:t>
      </w:r>
      <w:r w:rsidRPr="005C4E8A">
        <w:t>Атрибуты документов</w:t>
      </w:r>
      <w:r>
        <w:t xml:space="preserve">» в </w:t>
      </w:r>
      <w:r>
        <w:rPr>
          <w:lang w:val="en-US"/>
        </w:rPr>
        <w:t>SVAP</w:t>
      </w:r>
      <w:r>
        <w:t>.</w:t>
      </w:r>
      <w:ins w:id="9888" w:author="Сказецкая Наталья Камилевна" w:date="2026-04-16T16:25:00Z">
        <w:r w:rsidR="00E8164C" w:rsidRPr="00E8164C">
          <w:t xml:space="preserve"> </w:t>
        </w:r>
        <w:r w:rsidR="00E8164C">
          <w:t xml:space="preserve">Наименование атрибута не должно превышать 30 символов, в качестве разделителя между словами используется символ «_» (нижнее подчеркивание). </w:t>
        </w:r>
      </w:ins>
      <w:r>
        <w:t xml:space="preserve"> Символом * отмечены системные атрибуты, </w:t>
      </w:r>
      <w:r w:rsidRPr="00550F9C">
        <w:t>записи по которым</w:t>
      </w:r>
      <w:r>
        <w:t xml:space="preserve"> не </w:t>
      </w:r>
      <w:r w:rsidRPr="00550F9C">
        <w:t>требуется</w:t>
      </w:r>
      <w:r>
        <w:t xml:space="preserve"> заводить в справочник «</w:t>
      </w:r>
      <w:r w:rsidRPr="005C4E8A">
        <w:t>Атрибуты документов</w:t>
      </w:r>
      <w:r>
        <w:t xml:space="preserve">» в </w:t>
      </w:r>
      <w:r>
        <w:rPr>
          <w:lang w:val="en-US"/>
        </w:rPr>
        <w:t>SVAP</w:t>
      </w:r>
      <w:ins w:id="9889" w:author="Сказецкая Наталья Камилевна" w:date="2026-04-16T16:24:00Z">
        <w:r w:rsidR="00E8164C" w:rsidRPr="00E8164C">
          <w:t xml:space="preserve"> </w:t>
        </w:r>
        <w:r w:rsidR="00E8164C">
          <w:t xml:space="preserve">и настраивать процессы в </w:t>
        </w:r>
        <w:r w:rsidR="00E8164C">
          <w:rPr>
            <w:lang w:val="en-US"/>
          </w:rPr>
          <w:t>SVIP</w:t>
        </w:r>
      </w:ins>
      <w:r>
        <w:t>, системные атрибуты доступны по умолчанию.</w:t>
      </w:r>
    </w:p>
  </w:footnote>
  <w:footnote w:id="9">
    <w:p w14:paraId="7F430D01" w14:textId="1403A268" w:rsidR="005067FA" w:rsidRDefault="005067FA">
      <w:pPr>
        <w:pStyle w:val="af7"/>
      </w:pPr>
      <w:r>
        <w:rPr>
          <w:rStyle w:val="af6"/>
        </w:rPr>
        <w:footnoteRef/>
      </w:r>
      <w:r>
        <w:t xml:space="preserve"> Отбираются записи справочника, действующие на дату из атрибута Дата_отражения_в_учете.</w:t>
      </w:r>
    </w:p>
  </w:footnote>
  <w:footnote w:id="10">
    <w:p w14:paraId="7D6B8E85" w14:textId="77777777" w:rsidR="005067FA" w:rsidRDefault="005067FA" w:rsidP="00CB1793">
      <w:pPr>
        <w:pStyle w:val="af7"/>
        <w:rPr>
          <w:ins w:id="13551" w:author="Андрей EXP-327886" w:date="2025-09-25T19:54:00Z"/>
        </w:rPr>
      </w:pPr>
      <w:ins w:id="13552" w:author="Андрей EXP-327886" w:date="2025-09-25T19:54:00Z">
        <w:r>
          <w:rPr>
            <w:rStyle w:val="af6"/>
          </w:rPr>
          <w:footnoteRef/>
        </w:r>
        <w:r>
          <w:t xml:space="preserve"> Отбираются записи справочника, действующие на дату из атрибута Дата_отражения_в_учете.</w:t>
        </w:r>
      </w:ins>
    </w:p>
  </w:footnote>
  <w:footnote w:id="11">
    <w:p w14:paraId="5D087534" w14:textId="77777777" w:rsidR="005067FA" w:rsidRDefault="005067FA" w:rsidP="00533A8F">
      <w:pPr>
        <w:pStyle w:val="af7"/>
        <w:rPr>
          <w:ins w:id="13588" w:author="Андрей EXP-327886" w:date="2025-09-26T12:07:00Z"/>
        </w:rPr>
      </w:pPr>
      <w:ins w:id="13589" w:author="Андрей EXP-327886" w:date="2025-09-26T12:07:00Z">
        <w:r>
          <w:rPr>
            <w:rStyle w:val="af6"/>
          </w:rPr>
          <w:footnoteRef/>
        </w:r>
        <w:r>
          <w:t xml:space="preserve"> Отбираются записи справочника, действующие на дату из атрибута Дата_отражения_в_учете.</w:t>
        </w:r>
      </w:ins>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6C3A01" w14:textId="77777777" w:rsidR="005067FA" w:rsidRPr="00D84F5B" w:rsidRDefault="005067FA" w:rsidP="00D84F5B">
    <w:pPr>
      <w:pStyle w:val="GOSTTitulhead"/>
      <w:rPr>
        <w:rFonts w:ascii="Times New Roman" w:hAnsi="Times New Roman"/>
      </w:rPr>
    </w:pPr>
    <w:r w:rsidRPr="00D84F5B">
      <w:rPr>
        <w:rFonts w:ascii="Times New Roman" w:hAnsi="Times New Roman"/>
      </w:rPr>
      <w:t>ФЕДЕРАЛЬНОЕ КАЗНАЧЕЙСТВО (КАЗНАЧЕЙСТВО РОССИИ)</w:t>
    </w:r>
  </w:p>
  <w:p w14:paraId="73F9F773" w14:textId="77777777" w:rsidR="005067FA" w:rsidRDefault="005067FA">
    <w:pPr>
      <w:pStyle w:val="a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4A2A4F" w14:textId="77777777" w:rsidR="005067FA" w:rsidRPr="00127F40" w:rsidRDefault="005067FA" w:rsidP="00127F40">
    <w:pPr>
      <w:pStyle w:val="GOSTTitulhead"/>
      <w:ind w:firstLine="0"/>
    </w:pPr>
    <w:r w:rsidRPr="00127F40">
      <w:t>ФЕДЕРАЛЬНОЕ КАЗНАЧЕЙСТВО (КАЗНАЧЕЙСТВО РОССИИ)</w:t>
    </w:r>
  </w:p>
  <w:p w14:paraId="014601C1" w14:textId="77777777" w:rsidR="005067FA" w:rsidRPr="002F5B7D" w:rsidRDefault="005067FA" w:rsidP="002F5B7D">
    <w:pPr>
      <w:pStyle w:val="a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GOSTTable"/>
      <w:tblW w:w="5000" w:type="pct"/>
      <w:tblLook w:val="0000" w:firstRow="0" w:lastRow="0" w:firstColumn="0" w:lastColumn="0" w:noHBand="0" w:noVBand="0"/>
    </w:tblPr>
    <w:tblGrid>
      <w:gridCol w:w="2393"/>
      <w:gridCol w:w="5855"/>
      <w:gridCol w:w="1446"/>
    </w:tblGrid>
    <w:tr w:rsidR="005067FA" w:rsidRPr="00A04ED6" w14:paraId="03F23C8F" w14:textId="77777777" w:rsidTr="00CE0AEB">
      <w:trPr>
        <w:cnfStyle w:val="000000100000" w:firstRow="0" w:lastRow="0" w:firstColumn="0" w:lastColumn="0" w:oddVBand="0" w:evenVBand="0" w:oddHBand="1" w:evenHBand="0" w:firstRowFirstColumn="0" w:firstRowLastColumn="0" w:lastRowFirstColumn="0" w:lastRowLastColumn="0"/>
      </w:trPr>
      <w:tc>
        <w:tcPr>
          <w:tcW w:w="1234" w:type="pct"/>
        </w:tcPr>
        <w:p w14:paraId="091952BA" w14:textId="77777777" w:rsidR="005067FA" w:rsidRPr="00A04ED6" w:rsidRDefault="005067FA" w:rsidP="00A04ED6">
          <w:pPr>
            <w:pStyle w:val="GOSTheader"/>
          </w:pPr>
          <w:r w:rsidRPr="00A04ED6">
            <w:t>Наименование ИС:</w:t>
          </w:r>
        </w:p>
      </w:tc>
      <w:tc>
        <w:tcPr>
          <w:tcW w:w="3766" w:type="pct"/>
          <w:gridSpan w:val="2"/>
        </w:tcPr>
        <w:p w14:paraId="2B87631E" w14:textId="77777777" w:rsidR="005067FA" w:rsidRPr="00A04ED6" w:rsidRDefault="005067FA" w:rsidP="00A04ED6">
          <w:pPr>
            <w:pStyle w:val="GOSTheader"/>
          </w:pPr>
          <w:r w:rsidRPr="00A04ED6">
            <w:t>Государственная интегрированная информационная система управления общественными финансами «Электронный бюджет»</w:t>
          </w:r>
        </w:p>
      </w:tc>
    </w:tr>
    <w:tr w:rsidR="005067FA" w:rsidRPr="00A04ED6" w14:paraId="00AB3E76" w14:textId="77777777" w:rsidTr="00CE0AEB">
      <w:trPr>
        <w:cnfStyle w:val="000000010000" w:firstRow="0" w:lastRow="0" w:firstColumn="0" w:lastColumn="0" w:oddVBand="0" w:evenVBand="0" w:oddHBand="0" w:evenHBand="1" w:firstRowFirstColumn="0" w:firstRowLastColumn="0" w:lastRowFirstColumn="0" w:lastRowLastColumn="0"/>
      </w:trPr>
      <w:tc>
        <w:tcPr>
          <w:tcW w:w="1234" w:type="pct"/>
        </w:tcPr>
        <w:p w14:paraId="7F09F870" w14:textId="77777777" w:rsidR="005067FA" w:rsidRPr="00A04ED6" w:rsidRDefault="005067FA" w:rsidP="00A04ED6">
          <w:pPr>
            <w:pStyle w:val="GOSTheader"/>
          </w:pPr>
          <w:r w:rsidRPr="00A04ED6">
            <w:t>Название документа:</w:t>
          </w:r>
        </w:p>
      </w:tc>
      <w:tc>
        <w:tcPr>
          <w:tcW w:w="3766" w:type="pct"/>
          <w:gridSpan w:val="2"/>
        </w:tcPr>
        <w:p w14:paraId="3C8CCD42" w14:textId="181FFC23" w:rsidR="005067FA" w:rsidRPr="00A04ED6" w:rsidRDefault="005067FA" w:rsidP="00A04ED6">
          <w:pPr>
            <w:pStyle w:val="GOSTheader"/>
          </w:pPr>
          <w:r w:rsidRPr="00A04ED6">
            <w:t>Требования к взаимодействию расчетно-финансовой платформы SmartVista Accounting Platform с функциональными подсистемами</w:t>
          </w:r>
        </w:p>
      </w:tc>
    </w:tr>
    <w:tr w:rsidR="005067FA" w:rsidRPr="00A04ED6" w14:paraId="0F97C22E" w14:textId="77777777" w:rsidTr="00CE0AEB">
      <w:trPr>
        <w:cnfStyle w:val="000000100000" w:firstRow="0" w:lastRow="0" w:firstColumn="0" w:lastColumn="0" w:oddVBand="0" w:evenVBand="0" w:oddHBand="1" w:evenHBand="0" w:firstRowFirstColumn="0" w:firstRowLastColumn="0" w:lastRowFirstColumn="0" w:lastRowLastColumn="0"/>
        <w:trHeight w:val="143"/>
      </w:trPr>
      <w:tc>
        <w:tcPr>
          <w:tcW w:w="1234" w:type="pct"/>
        </w:tcPr>
        <w:p w14:paraId="4487F468" w14:textId="77777777" w:rsidR="005067FA" w:rsidRPr="00A04ED6" w:rsidRDefault="005067FA" w:rsidP="00A04ED6">
          <w:pPr>
            <w:pStyle w:val="GOSTheader"/>
          </w:pPr>
          <w:r w:rsidRPr="00A04ED6">
            <w:t>Код документа:</w:t>
          </w:r>
        </w:p>
      </w:tc>
      <w:tc>
        <w:tcPr>
          <w:tcW w:w="3020" w:type="pct"/>
        </w:tcPr>
        <w:p w14:paraId="2EB814D2" w14:textId="079D056D" w:rsidR="005067FA" w:rsidRPr="00A04ED6" w:rsidRDefault="0011369B" w:rsidP="00A04ED6">
          <w:pPr>
            <w:pStyle w:val="GOSTheader"/>
          </w:pPr>
          <w:r>
            <w:fldChar w:fldCharType="begin"/>
          </w:r>
          <w:r>
            <w:instrText xml:space="preserve"> DOCPROPERTY  DocCode  \* MERGEFORMAT </w:instrText>
          </w:r>
          <w:r>
            <w:fldChar w:fldCharType="separate"/>
          </w:r>
          <w:r w:rsidR="005067FA">
            <w:t>89603636.43.01,00.ДР.001-01.00 1(4,8)</w:t>
          </w:r>
          <w:r>
            <w:fldChar w:fldCharType="end"/>
          </w:r>
        </w:p>
      </w:tc>
      <w:tc>
        <w:tcPr>
          <w:tcW w:w="746" w:type="pct"/>
        </w:tcPr>
        <w:p w14:paraId="670395D4" w14:textId="2B699866" w:rsidR="005067FA" w:rsidRPr="00A04ED6" w:rsidRDefault="005067FA" w:rsidP="00A04ED6">
          <w:pPr>
            <w:pStyle w:val="GOSTheader"/>
          </w:pPr>
          <w:r w:rsidRPr="00A04ED6">
            <w:t xml:space="preserve">Стр. </w:t>
          </w:r>
          <w:r w:rsidRPr="00A04ED6">
            <w:fldChar w:fldCharType="begin"/>
          </w:r>
          <w:r w:rsidRPr="00A04ED6">
            <w:instrText xml:space="preserve"> PAGE </w:instrText>
          </w:r>
          <w:r w:rsidRPr="00A04ED6">
            <w:fldChar w:fldCharType="separate"/>
          </w:r>
          <w:r w:rsidR="009042A9">
            <w:rPr>
              <w:noProof/>
            </w:rPr>
            <w:t>15</w:t>
          </w:r>
          <w:r w:rsidRPr="00A04ED6">
            <w:fldChar w:fldCharType="end"/>
          </w:r>
        </w:p>
      </w:tc>
    </w:tr>
  </w:tbl>
  <w:p w14:paraId="7EF6DCBC" w14:textId="77777777" w:rsidR="005067FA" w:rsidRDefault="005067FA" w:rsidP="00726940">
    <w:pPr>
      <w:pStyle w:val="a8"/>
      <w:jc w:val="righ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GOSTTable"/>
      <w:tblW w:w="5012" w:type="pct"/>
      <w:tblLook w:val="0000" w:firstRow="0" w:lastRow="0" w:firstColumn="0" w:lastColumn="0" w:noHBand="0" w:noVBand="0"/>
    </w:tblPr>
    <w:tblGrid>
      <w:gridCol w:w="2347"/>
      <w:gridCol w:w="5883"/>
      <w:gridCol w:w="1487"/>
    </w:tblGrid>
    <w:tr w:rsidR="005067FA" w:rsidRPr="00A04ED6" w14:paraId="1757FA95" w14:textId="77777777" w:rsidTr="00000BB8">
      <w:trPr>
        <w:cnfStyle w:val="000000100000" w:firstRow="0" w:lastRow="0" w:firstColumn="0" w:lastColumn="0" w:oddVBand="0" w:evenVBand="0" w:oddHBand="1" w:evenHBand="0" w:firstRowFirstColumn="0" w:firstRowLastColumn="0" w:lastRowFirstColumn="0" w:lastRowLastColumn="0"/>
      </w:trPr>
      <w:tc>
        <w:tcPr>
          <w:tcW w:w="1208" w:type="pct"/>
        </w:tcPr>
        <w:p w14:paraId="68885C95" w14:textId="77777777" w:rsidR="005067FA" w:rsidRPr="00A71881" w:rsidRDefault="005067FA">
          <w:pPr>
            <w:pStyle w:val="GOSTheader"/>
          </w:pPr>
          <w:r w:rsidRPr="00A04ED6">
            <w:t>Наименование ИС:</w:t>
          </w:r>
        </w:p>
      </w:tc>
      <w:tc>
        <w:tcPr>
          <w:tcW w:w="3792" w:type="pct"/>
          <w:gridSpan w:val="2"/>
        </w:tcPr>
        <w:p w14:paraId="5254B95D" w14:textId="77777777" w:rsidR="005067FA" w:rsidRPr="00A71881" w:rsidRDefault="005067FA">
          <w:pPr>
            <w:pStyle w:val="GOSTheader"/>
          </w:pPr>
          <w:r w:rsidRPr="00A04ED6">
            <w:t>Государственная интегрированная информационная система управления общественными финансами «Электронный бюджет»</w:t>
          </w:r>
        </w:p>
      </w:tc>
    </w:tr>
    <w:tr w:rsidR="005067FA" w:rsidRPr="00A04ED6" w14:paraId="359949C7" w14:textId="77777777" w:rsidTr="00000BB8">
      <w:trPr>
        <w:cnfStyle w:val="000000010000" w:firstRow="0" w:lastRow="0" w:firstColumn="0" w:lastColumn="0" w:oddVBand="0" w:evenVBand="0" w:oddHBand="0" w:evenHBand="1" w:firstRowFirstColumn="0" w:firstRowLastColumn="0" w:lastRowFirstColumn="0" w:lastRowLastColumn="0"/>
      </w:trPr>
      <w:tc>
        <w:tcPr>
          <w:tcW w:w="1208" w:type="pct"/>
        </w:tcPr>
        <w:p w14:paraId="2534D8C8" w14:textId="77777777" w:rsidR="005067FA" w:rsidRPr="00A71881" w:rsidRDefault="005067FA">
          <w:pPr>
            <w:pStyle w:val="GOSTheader"/>
          </w:pPr>
          <w:r w:rsidRPr="00A04ED6">
            <w:t>Название документа:</w:t>
          </w:r>
        </w:p>
      </w:tc>
      <w:tc>
        <w:tcPr>
          <w:tcW w:w="3792" w:type="pct"/>
          <w:gridSpan w:val="2"/>
        </w:tcPr>
        <w:p w14:paraId="776D4266" w14:textId="1B217199" w:rsidR="005067FA" w:rsidRPr="00A71881" w:rsidRDefault="005067FA">
          <w:pPr>
            <w:pStyle w:val="GOSTheader"/>
          </w:pPr>
          <w:r w:rsidRPr="00A04ED6">
            <w:t>Требования к взаимодействию расчетно-финансовой платформы SmartVista Accounting Platform с функциональными подсистемами</w:t>
          </w:r>
        </w:p>
      </w:tc>
    </w:tr>
    <w:tr w:rsidR="005067FA" w:rsidRPr="00A04ED6" w14:paraId="0D059718" w14:textId="77777777" w:rsidTr="00000BB8">
      <w:trPr>
        <w:cnfStyle w:val="000000100000" w:firstRow="0" w:lastRow="0" w:firstColumn="0" w:lastColumn="0" w:oddVBand="0" w:evenVBand="0" w:oddHBand="1" w:evenHBand="0" w:firstRowFirstColumn="0" w:firstRowLastColumn="0" w:lastRowFirstColumn="0" w:lastRowLastColumn="0"/>
        <w:trHeight w:val="143"/>
      </w:trPr>
      <w:tc>
        <w:tcPr>
          <w:tcW w:w="1208" w:type="pct"/>
        </w:tcPr>
        <w:p w14:paraId="54B0218C" w14:textId="77777777" w:rsidR="005067FA" w:rsidRPr="00A71881" w:rsidRDefault="005067FA">
          <w:pPr>
            <w:pStyle w:val="GOSTheader"/>
          </w:pPr>
          <w:r w:rsidRPr="00A04ED6">
            <w:t>Код документа:</w:t>
          </w:r>
        </w:p>
      </w:tc>
      <w:tc>
        <w:tcPr>
          <w:tcW w:w="3027" w:type="pct"/>
        </w:tcPr>
        <w:p w14:paraId="0403D1ED" w14:textId="7D6B6718" w:rsidR="005067FA" w:rsidRPr="00A71881" w:rsidRDefault="0011369B">
          <w:pPr>
            <w:pStyle w:val="GOSTheader"/>
          </w:pPr>
          <w:r>
            <w:fldChar w:fldCharType="begin"/>
          </w:r>
          <w:r>
            <w:instrText xml:space="preserve"> DOCPROPERTY  DocCode  \* MERGEFORMAT </w:instrText>
          </w:r>
          <w:r>
            <w:fldChar w:fldCharType="separate"/>
          </w:r>
          <w:r w:rsidR="005067FA">
            <w:t>89603636.43.01,00.ДР.001-01.00 1(4,8)</w:t>
          </w:r>
          <w:r>
            <w:fldChar w:fldCharType="end"/>
          </w:r>
        </w:p>
      </w:tc>
      <w:tc>
        <w:tcPr>
          <w:tcW w:w="765" w:type="pct"/>
        </w:tcPr>
        <w:p w14:paraId="21993150" w14:textId="64A91462" w:rsidR="005067FA" w:rsidRPr="00A71881" w:rsidRDefault="005067FA">
          <w:pPr>
            <w:pStyle w:val="GOSTheader"/>
          </w:pPr>
          <w:r w:rsidRPr="00A04ED6">
            <w:t xml:space="preserve">Стр. </w:t>
          </w:r>
          <w:r w:rsidRPr="00A71881">
            <w:fldChar w:fldCharType="begin"/>
          </w:r>
          <w:r w:rsidRPr="00A04ED6">
            <w:instrText xml:space="preserve"> PAGE </w:instrText>
          </w:r>
          <w:r w:rsidRPr="00A71881">
            <w:fldChar w:fldCharType="separate"/>
          </w:r>
          <w:r w:rsidR="009042A9">
            <w:rPr>
              <w:noProof/>
            </w:rPr>
            <w:t>3</w:t>
          </w:r>
          <w:r w:rsidRPr="00A71881">
            <w:fldChar w:fldCharType="end"/>
          </w:r>
        </w:p>
      </w:tc>
    </w:tr>
  </w:tbl>
  <w:p w14:paraId="45EDCDAA" w14:textId="77777777" w:rsidR="005067FA" w:rsidRPr="002F5B7D" w:rsidRDefault="005067FA" w:rsidP="002F5B7D">
    <w:pPr>
      <w:pStyle w:val="a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GOSTTable"/>
      <w:tblW w:w="5000" w:type="pct"/>
      <w:tblLook w:val="0000" w:firstRow="0" w:lastRow="0" w:firstColumn="0" w:lastColumn="0" w:noHBand="0" w:noVBand="0"/>
    </w:tblPr>
    <w:tblGrid>
      <w:gridCol w:w="3965"/>
      <w:gridCol w:w="9992"/>
      <w:gridCol w:w="1803"/>
    </w:tblGrid>
    <w:tr w:rsidR="005067FA" w:rsidRPr="00A04ED6" w14:paraId="573A1774" w14:textId="77777777" w:rsidTr="001B05DF">
      <w:trPr>
        <w:cnfStyle w:val="000000100000" w:firstRow="0" w:lastRow="0" w:firstColumn="0" w:lastColumn="0" w:oddVBand="0" w:evenVBand="0" w:oddHBand="1" w:evenHBand="0" w:firstRowFirstColumn="0" w:firstRowLastColumn="0" w:lastRowFirstColumn="0" w:lastRowLastColumn="0"/>
      </w:trPr>
      <w:tc>
        <w:tcPr>
          <w:tcW w:w="1258" w:type="pct"/>
        </w:tcPr>
        <w:p w14:paraId="0C9AACFA" w14:textId="77777777" w:rsidR="005067FA" w:rsidRPr="00A04ED6" w:rsidRDefault="005067FA" w:rsidP="00A04ED6">
          <w:pPr>
            <w:pStyle w:val="GOSTheader"/>
          </w:pPr>
          <w:r w:rsidRPr="00A04ED6">
            <w:t>Наименование ИС:</w:t>
          </w:r>
        </w:p>
      </w:tc>
      <w:tc>
        <w:tcPr>
          <w:tcW w:w="3742" w:type="pct"/>
          <w:gridSpan w:val="2"/>
        </w:tcPr>
        <w:p w14:paraId="24EA9A9C" w14:textId="2BB2FECD" w:rsidR="005067FA" w:rsidRPr="00A04ED6" w:rsidRDefault="005067FA" w:rsidP="00A04ED6">
          <w:pPr>
            <w:pStyle w:val="GOSTheader"/>
          </w:pPr>
          <w:r w:rsidRPr="00A04ED6">
            <w:t>ГИИС «Электронный бюджет»</w:t>
          </w:r>
        </w:p>
      </w:tc>
    </w:tr>
    <w:tr w:rsidR="005067FA" w:rsidRPr="00A04ED6" w14:paraId="324B692F" w14:textId="77777777" w:rsidTr="001B05DF">
      <w:trPr>
        <w:cnfStyle w:val="000000010000" w:firstRow="0" w:lastRow="0" w:firstColumn="0" w:lastColumn="0" w:oddVBand="0" w:evenVBand="0" w:oddHBand="0" w:evenHBand="1" w:firstRowFirstColumn="0" w:firstRowLastColumn="0" w:lastRowFirstColumn="0" w:lastRowLastColumn="0"/>
      </w:trPr>
      <w:tc>
        <w:tcPr>
          <w:tcW w:w="1258" w:type="pct"/>
        </w:tcPr>
        <w:p w14:paraId="6AA2B39A" w14:textId="77777777" w:rsidR="005067FA" w:rsidRPr="00A04ED6" w:rsidRDefault="005067FA" w:rsidP="00A04ED6">
          <w:pPr>
            <w:pStyle w:val="GOSTheader"/>
          </w:pPr>
          <w:r w:rsidRPr="00A04ED6">
            <w:t>Название документа:</w:t>
          </w:r>
        </w:p>
      </w:tc>
      <w:tc>
        <w:tcPr>
          <w:tcW w:w="3742" w:type="pct"/>
          <w:gridSpan w:val="2"/>
        </w:tcPr>
        <w:p w14:paraId="7ED0FB73" w14:textId="6652CE69" w:rsidR="005067FA" w:rsidRPr="00A04ED6" w:rsidRDefault="005067FA" w:rsidP="00A04ED6">
          <w:pPr>
            <w:pStyle w:val="GOSTheader"/>
          </w:pPr>
          <w:r w:rsidRPr="00A04ED6">
            <w:t>Требования к взаимодействию расчетно-финансовой платформы SmartVista Accounting Platform с функциональными подсистемами</w:t>
          </w:r>
        </w:p>
      </w:tc>
    </w:tr>
    <w:tr w:rsidR="005067FA" w:rsidRPr="00A04ED6" w14:paraId="5109C1F6" w14:textId="77777777" w:rsidTr="00A01A1C">
      <w:trPr>
        <w:cnfStyle w:val="000000100000" w:firstRow="0" w:lastRow="0" w:firstColumn="0" w:lastColumn="0" w:oddVBand="0" w:evenVBand="0" w:oddHBand="1" w:evenHBand="0" w:firstRowFirstColumn="0" w:firstRowLastColumn="0" w:lastRowFirstColumn="0" w:lastRowLastColumn="0"/>
        <w:trHeight w:val="143"/>
      </w:trPr>
      <w:tc>
        <w:tcPr>
          <w:tcW w:w="1258" w:type="pct"/>
        </w:tcPr>
        <w:p w14:paraId="120EF40A" w14:textId="77777777" w:rsidR="005067FA" w:rsidRPr="00A04ED6" w:rsidRDefault="005067FA" w:rsidP="00A04ED6">
          <w:pPr>
            <w:pStyle w:val="GOSTheader"/>
          </w:pPr>
          <w:r w:rsidRPr="00A04ED6">
            <w:t>Код документа:</w:t>
          </w:r>
        </w:p>
      </w:tc>
      <w:tc>
        <w:tcPr>
          <w:tcW w:w="3170" w:type="pct"/>
        </w:tcPr>
        <w:p w14:paraId="62B4CD71" w14:textId="199634CA" w:rsidR="005067FA" w:rsidRPr="00A04ED6" w:rsidRDefault="0011369B" w:rsidP="00A04ED6">
          <w:pPr>
            <w:pStyle w:val="GOSTheader"/>
          </w:pPr>
          <w:r>
            <w:fldChar w:fldCharType="begin"/>
          </w:r>
          <w:r>
            <w:instrText xml:space="preserve"> DOCPROPERTY  DocCode  \* MERGEFORMAT </w:instrText>
          </w:r>
          <w:r>
            <w:fldChar w:fldCharType="separate"/>
          </w:r>
          <w:r w:rsidR="005067FA">
            <w:t>89603636.43.01,00.ДР.001-01.00 1(4,8)</w:t>
          </w:r>
          <w:r>
            <w:fldChar w:fldCharType="end"/>
          </w:r>
        </w:p>
      </w:tc>
      <w:tc>
        <w:tcPr>
          <w:tcW w:w="572" w:type="pct"/>
        </w:tcPr>
        <w:p w14:paraId="4D3A4F87" w14:textId="591529C8" w:rsidR="005067FA" w:rsidRPr="00A04ED6" w:rsidRDefault="005067FA" w:rsidP="00A04ED6">
          <w:pPr>
            <w:pStyle w:val="GOSTheader"/>
          </w:pPr>
          <w:r w:rsidRPr="00A04ED6">
            <w:t xml:space="preserve">Стр. </w:t>
          </w:r>
          <w:r w:rsidRPr="00A04ED6">
            <w:fldChar w:fldCharType="begin"/>
          </w:r>
          <w:r w:rsidRPr="00A04ED6">
            <w:instrText xml:space="preserve"> PAGE </w:instrText>
          </w:r>
          <w:r w:rsidRPr="00A04ED6">
            <w:fldChar w:fldCharType="separate"/>
          </w:r>
          <w:r w:rsidR="009042A9">
            <w:rPr>
              <w:noProof/>
            </w:rPr>
            <w:t>153</w:t>
          </w:r>
          <w:r w:rsidRPr="00A04ED6">
            <w:fldChar w:fldCharType="end"/>
          </w:r>
        </w:p>
      </w:tc>
    </w:tr>
  </w:tbl>
  <w:p w14:paraId="7E62E4FD" w14:textId="77777777" w:rsidR="005067FA" w:rsidRDefault="005067FA" w:rsidP="007F27CE">
    <w:pPr>
      <w:pStyle w:val="a8"/>
      <w:tabs>
        <w:tab w:val="clear" w:pos="4677"/>
        <w:tab w:val="clear" w:pos="9355"/>
        <w:tab w:val="left" w:pos="11350"/>
      </w:tabs>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GOSTTable"/>
      <w:tblW w:w="5000" w:type="pct"/>
      <w:tblLook w:val="0000" w:firstRow="0" w:lastRow="0" w:firstColumn="0" w:lastColumn="0" w:noHBand="0" w:noVBand="0"/>
    </w:tblPr>
    <w:tblGrid>
      <w:gridCol w:w="2439"/>
      <w:gridCol w:w="5923"/>
      <w:gridCol w:w="1332"/>
    </w:tblGrid>
    <w:tr w:rsidR="005067FA" w:rsidRPr="00A04ED6" w14:paraId="776DB72B" w14:textId="77777777" w:rsidTr="001B05DF">
      <w:trPr>
        <w:cnfStyle w:val="000000100000" w:firstRow="0" w:lastRow="0" w:firstColumn="0" w:lastColumn="0" w:oddVBand="0" w:evenVBand="0" w:oddHBand="1" w:evenHBand="0" w:firstRowFirstColumn="0" w:firstRowLastColumn="0" w:lastRowFirstColumn="0" w:lastRowLastColumn="0"/>
      </w:trPr>
      <w:tc>
        <w:tcPr>
          <w:tcW w:w="1258" w:type="pct"/>
        </w:tcPr>
        <w:p w14:paraId="23E288A7" w14:textId="77777777" w:rsidR="005067FA" w:rsidRPr="00A04ED6" w:rsidRDefault="005067FA" w:rsidP="00A04ED6">
          <w:pPr>
            <w:pStyle w:val="GOSTheader"/>
          </w:pPr>
          <w:r w:rsidRPr="00A04ED6">
            <w:t>Наименование ИС:</w:t>
          </w:r>
        </w:p>
      </w:tc>
      <w:tc>
        <w:tcPr>
          <w:tcW w:w="3742" w:type="pct"/>
          <w:gridSpan w:val="2"/>
        </w:tcPr>
        <w:p w14:paraId="44A134A7" w14:textId="77777777" w:rsidR="005067FA" w:rsidRPr="00A04ED6" w:rsidRDefault="005067FA" w:rsidP="00A04ED6">
          <w:pPr>
            <w:pStyle w:val="GOSTheader"/>
          </w:pPr>
          <w:r w:rsidRPr="00A04ED6">
            <w:t>ГИИС «Электронный бюджет»</w:t>
          </w:r>
        </w:p>
      </w:tc>
    </w:tr>
    <w:tr w:rsidR="005067FA" w:rsidRPr="00A04ED6" w14:paraId="30EDDE0C" w14:textId="77777777" w:rsidTr="001B05DF">
      <w:trPr>
        <w:cnfStyle w:val="000000010000" w:firstRow="0" w:lastRow="0" w:firstColumn="0" w:lastColumn="0" w:oddVBand="0" w:evenVBand="0" w:oddHBand="0" w:evenHBand="1" w:firstRowFirstColumn="0" w:firstRowLastColumn="0" w:lastRowFirstColumn="0" w:lastRowLastColumn="0"/>
      </w:trPr>
      <w:tc>
        <w:tcPr>
          <w:tcW w:w="1258" w:type="pct"/>
        </w:tcPr>
        <w:p w14:paraId="4718D7EB" w14:textId="77777777" w:rsidR="005067FA" w:rsidRPr="00A04ED6" w:rsidRDefault="005067FA" w:rsidP="00A04ED6">
          <w:pPr>
            <w:pStyle w:val="GOSTheader"/>
          </w:pPr>
          <w:r w:rsidRPr="00A04ED6">
            <w:t>Название документа:</w:t>
          </w:r>
        </w:p>
      </w:tc>
      <w:tc>
        <w:tcPr>
          <w:tcW w:w="3742" w:type="pct"/>
          <w:gridSpan w:val="2"/>
        </w:tcPr>
        <w:p w14:paraId="1F203069" w14:textId="52686D22" w:rsidR="005067FA" w:rsidRPr="00A04ED6" w:rsidRDefault="005067FA" w:rsidP="00A04ED6">
          <w:pPr>
            <w:pStyle w:val="GOSTheader"/>
          </w:pPr>
          <w:r w:rsidRPr="00A04ED6">
            <w:t>Требования к взаимодействию расчетно-финансовой платформы SmartVista Accounting Platform с функциональными подсистемами</w:t>
          </w:r>
        </w:p>
      </w:tc>
    </w:tr>
    <w:tr w:rsidR="005067FA" w:rsidRPr="00A04ED6" w14:paraId="67AF2DC1" w14:textId="77777777" w:rsidTr="001B05DF">
      <w:trPr>
        <w:cnfStyle w:val="000000100000" w:firstRow="0" w:lastRow="0" w:firstColumn="0" w:lastColumn="0" w:oddVBand="0" w:evenVBand="0" w:oddHBand="1" w:evenHBand="0" w:firstRowFirstColumn="0" w:firstRowLastColumn="0" w:lastRowFirstColumn="0" w:lastRowLastColumn="0"/>
        <w:trHeight w:val="143"/>
      </w:trPr>
      <w:tc>
        <w:tcPr>
          <w:tcW w:w="1258" w:type="pct"/>
        </w:tcPr>
        <w:p w14:paraId="306C4B27" w14:textId="77777777" w:rsidR="005067FA" w:rsidRPr="00A04ED6" w:rsidRDefault="005067FA" w:rsidP="00A04ED6">
          <w:pPr>
            <w:pStyle w:val="GOSTheader"/>
          </w:pPr>
          <w:r w:rsidRPr="00A04ED6">
            <w:t>Код документа:</w:t>
          </w:r>
        </w:p>
      </w:tc>
      <w:tc>
        <w:tcPr>
          <w:tcW w:w="3055" w:type="pct"/>
        </w:tcPr>
        <w:p w14:paraId="458BD402" w14:textId="1925996F" w:rsidR="005067FA" w:rsidRPr="00A04ED6" w:rsidRDefault="0011369B" w:rsidP="00A04ED6">
          <w:pPr>
            <w:pStyle w:val="GOSTheader"/>
          </w:pPr>
          <w:r>
            <w:fldChar w:fldCharType="begin"/>
          </w:r>
          <w:r>
            <w:instrText xml:space="preserve"> DOCPROPERTY  DocCode  \* MERGEFORMAT </w:instrText>
          </w:r>
          <w:r>
            <w:fldChar w:fldCharType="separate"/>
          </w:r>
          <w:r w:rsidR="005067FA">
            <w:t>89603636.43.01,00.ДР.001-01.00 1(4,8)</w:t>
          </w:r>
          <w:r>
            <w:fldChar w:fldCharType="end"/>
          </w:r>
        </w:p>
      </w:tc>
      <w:tc>
        <w:tcPr>
          <w:tcW w:w="687" w:type="pct"/>
        </w:tcPr>
        <w:p w14:paraId="20513D73" w14:textId="47F21AC3" w:rsidR="005067FA" w:rsidRPr="00A04ED6" w:rsidRDefault="005067FA" w:rsidP="00A04ED6">
          <w:pPr>
            <w:pStyle w:val="GOSTheader"/>
          </w:pPr>
          <w:r w:rsidRPr="00A04ED6">
            <w:t xml:space="preserve">Стр. </w:t>
          </w:r>
          <w:r w:rsidRPr="00A04ED6">
            <w:fldChar w:fldCharType="begin"/>
          </w:r>
          <w:r w:rsidRPr="00A04ED6">
            <w:instrText xml:space="preserve"> PAGE </w:instrText>
          </w:r>
          <w:r w:rsidRPr="00A04ED6">
            <w:fldChar w:fldCharType="separate"/>
          </w:r>
          <w:r w:rsidR="00157F77">
            <w:rPr>
              <w:noProof/>
            </w:rPr>
            <w:t>258</w:t>
          </w:r>
          <w:r w:rsidRPr="00A04ED6">
            <w:fldChar w:fldCharType="end"/>
          </w:r>
        </w:p>
      </w:tc>
    </w:tr>
  </w:tbl>
  <w:p w14:paraId="467B422B" w14:textId="77777777" w:rsidR="005067FA" w:rsidRDefault="005067FA" w:rsidP="007F27CE">
    <w:pPr>
      <w:pStyle w:val="a8"/>
      <w:tabs>
        <w:tab w:val="clear" w:pos="4677"/>
        <w:tab w:val="clear" w:pos="9355"/>
        <w:tab w:val="left" w:pos="1135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F0941312"/>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1B724DAA"/>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9B3E0A22"/>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1882AA56"/>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4204DF1A"/>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ECAD34"/>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85A3E26"/>
    <w:lvl w:ilvl="0">
      <w:start w:val="1"/>
      <w:numFmt w:val="bullet"/>
      <w:pStyle w:val="30"/>
      <w:lvlText w:val=""/>
      <w:lvlJc w:val="left"/>
      <w:pPr>
        <w:tabs>
          <w:tab w:val="num" w:pos="926"/>
        </w:tabs>
        <w:ind w:left="926" w:hanging="360"/>
      </w:pPr>
      <w:rPr>
        <w:rFonts w:ascii="Symbol" w:hAnsi="Symbol" w:cs="Symbol" w:hint="default"/>
      </w:rPr>
    </w:lvl>
  </w:abstractNum>
  <w:abstractNum w:abstractNumId="7" w15:restartNumberingAfterBreak="0">
    <w:nsid w:val="FFFFFF83"/>
    <w:multiLevelType w:val="singleLevel"/>
    <w:tmpl w:val="12EAF7A4"/>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A048328"/>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433CCB3A"/>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BDE0288"/>
    <w:multiLevelType w:val="multilevel"/>
    <w:tmpl w:val="9654B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EB2900"/>
    <w:multiLevelType w:val="multilevel"/>
    <w:tmpl w:val="59B4B752"/>
    <w:lvl w:ilvl="0">
      <w:start w:val="1"/>
      <w:numFmt w:val="decimal"/>
      <w:pStyle w:val="GOSTTableListNum1"/>
      <w:lvlText w:val="%1."/>
      <w:lvlJc w:val="left"/>
      <w:pPr>
        <w:tabs>
          <w:tab w:val="num" w:pos="284"/>
        </w:tabs>
        <w:ind w:left="284" w:hanging="227"/>
      </w:pPr>
      <w:rPr>
        <w:rFonts w:hint="default"/>
      </w:rPr>
    </w:lvl>
    <w:lvl w:ilvl="1">
      <w:start w:val="1"/>
      <w:numFmt w:val="decimal"/>
      <w:pStyle w:val="GOSTTableListNum2"/>
      <w:lvlText w:val="%1.%2."/>
      <w:lvlJc w:val="left"/>
      <w:pPr>
        <w:tabs>
          <w:tab w:val="num" w:pos="284"/>
        </w:tabs>
        <w:ind w:left="284" w:hanging="227"/>
      </w:pPr>
      <w:rPr>
        <w:rFonts w:hint="default"/>
      </w:rPr>
    </w:lvl>
    <w:lvl w:ilvl="2">
      <w:start w:val="1"/>
      <w:numFmt w:val="decimal"/>
      <w:pStyle w:val="GOSTTableListNum3"/>
      <w:lvlText w:val="%1.%2.%3."/>
      <w:lvlJc w:val="left"/>
      <w:pPr>
        <w:tabs>
          <w:tab w:val="num" w:pos="284"/>
        </w:tabs>
        <w:ind w:left="284" w:hanging="227"/>
      </w:pPr>
      <w:rPr>
        <w:rFonts w:hint="default"/>
      </w:rPr>
    </w:lvl>
    <w:lvl w:ilvl="3">
      <w:start w:val="1"/>
      <w:numFmt w:val="decimal"/>
      <w:pStyle w:val="GOSTTableListNum4"/>
      <w:lvlText w:val="%1.%2.%3.%4."/>
      <w:lvlJc w:val="left"/>
      <w:pPr>
        <w:tabs>
          <w:tab w:val="num" w:pos="284"/>
        </w:tabs>
        <w:ind w:left="284" w:hanging="227"/>
      </w:pPr>
      <w:rPr>
        <w:rFonts w:hint="default"/>
      </w:rPr>
    </w:lvl>
    <w:lvl w:ilvl="4">
      <w:start w:val="1"/>
      <w:numFmt w:val="decimal"/>
      <w:pStyle w:val="GOSTTableListNum5"/>
      <w:lvlText w:val="%1.%2.%3.%4.%5."/>
      <w:lvlJc w:val="left"/>
      <w:pPr>
        <w:tabs>
          <w:tab w:val="num" w:pos="284"/>
        </w:tabs>
        <w:ind w:left="284" w:hanging="227"/>
      </w:pPr>
      <w:rPr>
        <w:rFonts w:hint="default"/>
      </w:rPr>
    </w:lvl>
    <w:lvl w:ilvl="5">
      <w:start w:val="1"/>
      <w:numFmt w:val="decimal"/>
      <w:pStyle w:val="GOSTTableListNum6"/>
      <w:lvlText w:val="%1.%2.%3.%4.%5.%6."/>
      <w:lvlJc w:val="left"/>
      <w:pPr>
        <w:tabs>
          <w:tab w:val="num" w:pos="284"/>
        </w:tabs>
        <w:ind w:left="284" w:hanging="227"/>
      </w:pPr>
      <w:rPr>
        <w:rFonts w:hint="default"/>
      </w:rPr>
    </w:lvl>
    <w:lvl w:ilvl="6">
      <w:start w:val="1"/>
      <w:numFmt w:val="decimal"/>
      <w:pStyle w:val="GOSTTableListNum7"/>
      <w:lvlText w:val="%1.%2.%3.%4.%5.%6.%7."/>
      <w:lvlJc w:val="left"/>
      <w:pPr>
        <w:tabs>
          <w:tab w:val="num" w:pos="284"/>
        </w:tabs>
        <w:ind w:left="284" w:hanging="227"/>
      </w:pPr>
      <w:rPr>
        <w:rFonts w:hint="default"/>
      </w:rPr>
    </w:lvl>
    <w:lvl w:ilvl="7">
      <w:start w:val="1"/>
      <w:numFmt w:val="decimal"/>
      <w:lvlText w:val="%1.%2.%3.%4.%5.%6.%7.%8."/>
      <w:lvlJc w:val="left"/>
      <w:pPr>
        <w:tabs>
          <w:tab w:val="num" w:pos="284"/>
        </w:tabs>
        <w:ind w:left="284" w:hanging="227"/>
      </w:pPr>
      <w:rPr>
        <w:rFonts w:hint="default"/>
      </w:rPr>
    </w:lvl>
    <w:lvl w:ilvl="8">
      <w:start w:val="1"/>
      <w:numFmt w:val="decimal"/>
      <w:lvlText w:val="%1.%2.%3.%4.%5.%6.%7.%8.%9."/>
      <w:lvlJc w:val="left"/>
      <w:pPr>
        <w:tabs>
          <w:tab w:val="num" w:pos="284"/>
        </w:tabs>
        <w:ind w:left="284" w:hanging="227"/>
      </w:pPr>
      <w:rPr>
        <w:rFonts w:hint="default"/>
      </w:rPr>
    </w:lvl>
  </w:abstractNum>
  <w:abstractNum w:abstractNumId="12" w15:restartNumberingAfterBreak="0">
    <w:nsid w:val="0F1D73E4"/>
    <w:multiLevelType w:val="singleLevel"/>
    <w:tmpl w:val="E6C2249C"/>
    <w:lvl w:ilvl="0">
      <w:start w:val="1"/>
      <w:numFmt w:val="decimal"/>
      <w:pStyle w:val="a1"/>
      <w:lvlText w:val="%1)"/>
      <w:lvlJc w:val="left"/>
      <w:pPr>
        <w:tabs>
          <w:tab w:val="num" w:pos="927"/>
        </w:tabs>
        <w:ind w:left="927" w:hanging="360"/>
      </w:pPr>
      <w:rPr>
        <w:rFonts w:hint="default"/>
      </w:rPr>
    </w:lvl>
  </w:abstractNum>
  <w:abstractNum w:abstractNumId="13" w15:restartNumberingAfterBreak="0">
    <w:nsid w:val="1D9A52BD"/>
    <w:multiLevelType w:val="multilevel"/>
    <w:tmpl w:val="04DAA02C"/>
    <w:lvl w:ilvl="0">
      <w:start w:val="1"/>
      <w:numFmt w:val="decimal"/>
      <w:pStyle w:val="GOSTListnum"/>
      <w:lvlText w:val="%1."/>
      <w:lvlJc w:val="left"/>
      <w:pPr>
        <w:tabs>
          <w:tab w:val="num" w:pos="1021"/>
        </w:tabs>
        <w:ind w:left="1021" w:hanging="454"/>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start w:val="1"/>
      <w:numFmt w:val="decimal"/>
      <w:pStyle w:val="GOSTListnum2"/>
      <w:isLgl/>
      <w:lvlText w:val="%1.%2."/>
      <w:lvlJc w:val="left"/>
      <w:pPr>
        <w:tabs>
          <w:tab w:val="num" w:pos="1588"/>
        </w:tabs>
        <w:ind w:left="1588" w:hanging="567"/>
      </w:pPr>
      <w:rPr>
        <w:rFonts w:ascii="Times New Roman" w:hAnsi="Times New Roman" w:cs="Times New Roman" w:hint="default"/>
        <w:b w:val="0"/>
        <w:i w:val="0"/>
        <w:sz w:val="24"/>
      </w:rPr>
    </w:lvl>
    <w:lvl w:ilvl="2">
      <w:start w:val="1"/>
      <w:numFmt w:val="decimal"/>
      <w:pStyle w:val="GOSTListnum3"/>
      <w:isLgl/>
      <w:lvlText w:val="%1.%2.%3."/>
      <w:lvlJc w:val="left"/>
      <w:pPr>
        <w:tabs>
          <w:tab w:val="num" w:pos="2421"/>
        </w:tabs>
        <w:ind w:left="2421" w:hanging="567"/>
      </w:pPr>
      <w:rPr>
        <w:rFonts w:ascii="Times New Roman" w:hAnsi="Times New Roman" w:cs="Times New Roman" w:hint="default"/>
        <w:b w:val="0"/>
        <w:i w:val="0"/>
        <w:sz w:val="24"/>
      </w:rPr>
    </w:lvl>
    <w:lvl w:ilvl="3">
      <w:start w:val="1"/>
      <w:numFmt w:val="decimal"/>
      <w:pStyle w:val="GOSTListnum4"/>
      <w:suff w:val="space"/>
      <w:lvlText w:val="%1.%2.%3.%4."/>
      <w:lvlJc w:val="left"/>
      <w:pPr>
        <w:ind w:left="2704" w:hanging="567"/>
      </w:pPr>
      <w:rPr>
        <w:rFonts w:ascii="Times New Roman" w:hAnsi="Times New Roman" w:cs="Times New Roman" w:hint="default"/>
        <w:b w:val="0"/>
        <w:i w:val="0"/>
        <w:sz w:val="24"/>
      </w:rPr>
    </w:lvl>
    <w:lvl w:ilvl="4">
      <w:start w:val="1"/>
      <w:numFmt w:val="decimal"/>
      <w:suff w:val="space"/>
      <w:lvlText w:val="%1.%2.%3.%4.%5"/>
      <w:lvlJc w:val="left"/>
      <w:pPr>
        <w:ind w:left="3271" w:hanging="567"/>
      </w:pPr>
      <w:rPr>
        <w:rFonts w:hint="default"/>
      </w:rPr>
    </w:lvl>
    <w:lvl w:ilvl="5">
      <w:start w:val="1"/>
      <w:numFmt w:val="decimal"/>
      <w:lvlText w:val="%1.%2.%3.%4.%5.%6"/>
      <w:lvlJc w:val="left"/>
      <w:pPr>
        <w:tabs>
          <w:tab w:val="num" w:pos="1588"/>
        </w:tabs>
        <w:ind w:left="1588" w:hanging="1152"/>
      </w:pPr>
      <w:rPr>
        <w:rFonts w:hint="default"/>
      </w:rPr>
    </w:lvl>
    <w:lvl w:ilvl="6">
      <w:start w:val="1"/>
      <w:numFmt w:val="decimal"/>
      <w:lvlText w:val="%1.%2.%3.%4.%5.%6.%7"/>
      <w:lvlJc w:val="left"/>
      <w:pPr>
        <w:tabs>
          <w:tab w:val="num" w:pos="1732"/>
        </w:tabs>
        <w:ind w:left="1732" w:hanging="1296"/>
      </w:pPr>
      <w:rPr>
        <w:rFonts w:hint="default"/>
      </w:rPr>
    </w:lvl>
    <w:lvl w:ilvl="7">
      <w:start w:val="1"/>
      <w:numFmt w:val="decimal"/>
      <w:lvlText w:val="%1.%2.%3.%4.%5.%6.%7.%8"/>
      <w:lvlJc w:val="left"/>
      <w:pPr>
        <w:tabs>
          <w:tab w:val="num" w:pos="1876"/>
        </w:tabs>
        <w:ind w:left="1876" w:hanging="1440"/>
      </w:pPr>
      <w:rPr>
        <w:rFonts w:hint="default"/>
      </w:rPr>
    </w:lvl>
    <w:lvl w:ilvl="8">
      <w:start w:val="1"/>
      <w:numFmt w:val="decimal"/>
      <w:lvlText w:val="%1.%2.%3.%4.%5.%6.%7.%8.%9"/>
      <w:lvlJc w:val="left"/>
      <w:pPr>
        <w:tabs>
          <w:tab w:val="num" w:pos="2020"/>
        </w:tabs>
        <w:ind w:left="2020" w:hanging="1584"/>
      </w:pPr>
      <w:rPr>
        <w:rFonts w:hint="default"/>
      </w:rPr>
    </w:lvl>
  </w:abstractNum>
  <w:abstractNum w:abstractNumId="14" w15:restartNumberingAfterBreak="0">
    <w:nsid w:val="1F26259F"/>
    <w:multiLevelType w:val="multilevel"/>
    <w:tmpl w:val="04190023"/>
    <w:styleLink w:val="a2"/>
    <w:lvl w:ilvl="0">
      <w:start w:val="1"/>
      <w:numFmt w:val="upperRoman"/>
      <w:pStyle w:val="GOSTListmark6"/>
      <w:lvlText w:val="Статья %1."/>
      <w:lvlJc w:val="left"/>
      <w:pPr>
        <w:tabs>
          <w:tab w:val="num" w:pos="1440"/>
        </w:tabs>
        <w:ind w:left="0" w:firstLine="0"/>
      </w:pPr>
    </w:lvl>
    <w:lvl w:ilvl="1">
      <w:start w:val="1"/>
      <w:numFmt w:val="decimalZero"/>
      <w:isLgl/>
      <w:lvlText w:val="Раздел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5" w15:restartNumberingAfterBreak="0">
    <w:nsid w:val="21EA3DA8"/>
    <w:multiLevelType w:val="hybridMultilevel"/>
    <w:tmpl w:val="785AA9B8"/>
    <w:lvl w:ilvl="0" w:tplc="94B4391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6" w15:restartNumberingAfterBreak="0">
    <w:nsid w:val="275768F9"/>
    <w:multiLevelType w:val="multilevel"/>
    <w:tmpl w:val="041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28CA13D2"/>
    <w:multiLevelType w:val="hybridMultilevel"/>
    <w:tmpl w:val="8A8A4A54"/>
    <w:lvl w:ilvl="0" w:tplc="7A322C96">
      <w:start w:val="1"/>
      <w:numFmt w:val="bullet"/>
      <w:lvlText w:val=""/>
      <w:lvlJc w:val="left"/>
      <w:pPr>
        <w:ind w:left="750" w:hanging="360"/>
      </w:pPr>
      <w:rPr>
        <w:rFonts w:ascii="Symbol" w:hAnsi="Symbol" w:hint="default"/>
      </w:rPr>
    </w:lvl>
    <w:lvl w:ilvl="1" w:tplc="04190003">
      <w:start w:val="1"/>
      <w:numFmt w:val="bullet"/>
      <w:lvlText w:val="o"/>
      <w:lvlJc w:val="left"/>
      <w:pPr>
        <w:ind w:left="1470" w:hanging="360"/>
      </w:pPr>
      <w:rPr>
        <w:rFonts w:ascii="Courier New" w:hAnsi="Courier New" w:cs="Courier New" w:hint="default"/>
      </w:rPr>
    </w:lvl>
    <w:lvl w:ilvl="2" w:tplc="04190005" w:tentative="1">
      <w:start w:val="1"/>
      <w:numFmt w:val="bullet"/>
      <w:lvlText w:val=""/>
      <w:lvlJc w:val="left"/>
      <w:pPr>
        <w:ind w:left="2190" w:hanging="360"/>
      </w:pPr>
      <w:rPr>
        <w:rFonts w:ascii="Wingdings" w:hAnsi="Wingdings" w:hint="default"/>
      </w:rPr>
    </w:lvl>
    <w:lvl w:ilvl="3" w:tplc="04190001" w:tentative="1">
      <w:start w:val="1"/>
      <w:numFmt w:val="bullet"/>
      <w:lvlText w:val=""/>
      <w:lvlJc w:val="left"/>
      <w:pPr>
        <w:ind w:left="2910" w:hanging="360"/>
      </w:pPr>
      <w:rPr>
        <w:rFonts w:ascii="Symbol" w:hAnsi="Symbol" w:hint="default"/>
      </w:rPr>
    </w:lvl>
    <w:lvl w:ilvl="4" w:tplc="04190003" w:tentative="1">
      <w:start w:val="1"/>
      <w:numFmt w:val="bullet"/>
      <w:lvlText w:val="o"/>
      <w:lvlJc w:val="left"/>
      <w:pPr>
        <w:ind w:left="3630" w:hanging="360"/>
      </w:pPr>
      <w:rPr>
        <w:rFonts w:ascii="Courier New" w:hAnsi="Courier New" w:cs="Courier New" w:hint="default"/>
      </w:rPr>
    </w:lvl>
    <w:lvl w:ilvl="5" w:tplc="04190005" w:tentative="1">
      <w:start w:val="1"/>
      <w:numFmt w:val="bullet"/>
      <w:lvlText w:val=""/>
      <w:lvlJc w:val="left"/>
      <w:pPr>
        <w:ind w:left="4350" w:hanging="360"/>
      </w:pPr>
      <w:rPr>
        <w:rFonts w:ascii="Wingdings" w:hAnsi="Wingdings" w:hint="default"/>
      </w:rPr>
    </w:lvl>
    <w:lvl w:ilvl="6" w:tplc="04190001" w:tentative="1">
      <w:start w:val="1"/>
      <w:numFmt w:val="bullet"/>
      <w:lvlText w:val=""/>
      <w:lvlJc w:val="left"/>
      <w:pPr>
        <w:ind w:left="5070" w:hanging="360"/>
      </w:pPr>
      <w:rPr>
        <w:rFonts w:ascii="Symbol" w:hAnsi="Symbol" w:hint="default"/>
      </w:rPr>
    </w:lvl>
    <w:lvl w:ilvl="7" w:tplc="04190003" w:tentative="1">
      <w:start w:val="1"/>
      <w:numFmt w:val="bullet"/>
      <w:lvlText w:val="o"/>
      <w:lvlJc w:val="left"/>
      <w:pPr>
        <w:ind w:left="5790" w:hanging="360"/>
      </w:pPr>
      <w:rPr>
        <w:rFonts w:ascii="Courier New" w:hAnsi="Courier New" w:cs="Courier New" w:hint="default"/>
      </w:rPr>
    </w:lvl>
    <w:lvl w:ilvl="8" w:tplc="04190005" w:tentative="1">
      <w:start w:val="1"/>
      <w:numFmt w:val="bullet"/>
      <w:lvlText w:val=""/>
      <w:lvlJc w:val="left"/>
      <w:pPr>
        <w:ind w:left="6510" w:hanging="360"/>
      </w:pPr>
      <w:rPr>
        <w:rFonts w:ascii="Wingdings" w:hAnsi="Wingdings" w:hint="default"/>
      </w:rPr>
    </w:lvl>
  </w:abstractNum>
  <w:abstractNum w:abstractNumId="18" w15:restartNumberingAfterBreak="0">
    <w:nsid w:val="2B853D5B"/>
    <w:multiLevelType w:val="hybridMultilevel"/>
    <w:tmpl w:val="B8DA3AB8"/>
    <w:lvl w:ilvl="0" w:tplc="3C12C996">
      <w:start w:val="1"/>
      <w:numFmt w:val="bullet"/>
      <w:pStyle w:val="GOSTListmark3"/>
      <w:lvlText w:val="–"/>
      <w:lvlJc w:val="left"/>
      <w:pPr>
        <w:tabs>
          <w:tab w:val="num" w:pos="1418"/>
        </w:tabs>
        <w:ind w:left="1418" w:hanging="284"/>
      </w:pPr>
      <w:rPr>
        <w:rFonts w:ascii="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28F26E2"/>
    <w:multiLevelType w:val="multilevel"/>
    <w:tmpl w:val="92B0E6A0"/>
    <w:lvl w:ilvl="0">
      <w:start w:val="1"/>
      <w:numFmt w:val="decimal"/>
      <w:pStyle w:val="GOSTTableNum"/>
      <w:lvlText w:val="%1."/>
      <w:lvlJc w:val="left"/>
      <w:pPr>
        <w:tabs>
          <w:tab w:val="num" w:pos="113"/>
        </w:tabs>
        <w:ind w:left="113" w:firstLine="0"/>
      </w:pPr>
      <w:rPr>
        <w:rFonts w:hint="default"/>
      </w:rPr>
    </w:lvl>
    <w:lvl w:ilvl="1">
      <w:start w:val="1"/>
      <w:numFmt w:val="decimal"/>
      <w:pStyle w:val="GOSTTableNum2"/>
      <w:lvlText w:val="%1.%2."/>
      <w:lvlJc w:val="left"/>
      <w:pPr>
        <w:tabs>
          <w:tab w:val="num" w:pos="113"/>
        </w:tabs>
        <w:ind w:left="113" w:firstLine="0"/>
      </w:pPr>
      <w:rPr>
        <w:rFonts w:hint="default"/>
      </w:rPr>
    </w:lvl>
    <w:lvl w:ilvl="2">
      <w:start w:val="1"/>
      <w:numFmt w:val="decimal"/>
      <w:pStyle w:val="GOSTTableNum3"/>
      <w:lvlText w:val="%1.%2.%3."/>
      <w:lvlJc w:val="left"/>
      <w:pPr>
        <w:tabs>
          <w:tab w:val="num" w:pos="113"/>
        </w:tabs>
        <w:ind w:left="113" w:firstLine="0"/>
      </w:pPr>
      <w:rPr>
        <w:rFonts w:hint="default"/>
      </w:rPr>
    </w:lvl>
    <w:lvl w:ilvl="3">
      <w:start w:val="1"/>
      <w:numFmt w:val="decimal"/>
      <w:pStyle w:val="GOSTTableNum4"/>
      <w:lvlText w:val="%1.%2.%3.%4."/>
      <w:lvlJc w:val="left"/>
      <w:pPr>
        <w:tabs>
          <w:tab w:val="num" w:pos="113"/>
        </w:tabs>
        <w:ind w:left="113" w:firstLine="0"/>
      </w:pPr>
      <w:rPr>
        <w:rFonts w:hint="default"/>
      </w:rPr>
    </w:lvl>
    <w:lvl w:ilvl="4">
      <w:start w:val="1"/>
      <w:numFmt w:val="decimal"/>
      <w:pStyle w:val="GOSTTableNum5"/>
      <w:lvlText w:val="%1.%2.%3.%4.%5."/>
      <w:lvlJc w:val="left"/>
      <w:pPr>
        <w:tabs>
          <w:tab w:val="num" w:pos="113"/>
        </w:tabs>
        <w:ind w:left="113" w:firstLine="0"/>
      </w:pPr>
      <w:rPr>
        <w:rFonts w:hint="default"/>
      </w:rPr>
    </w:lvl>
    <w:lvl w:ilvl="5">
      <w:start w:val="1"/>
      <w:numFmt w:val="decimal"/>
      <w:pStyle w:val="GOSTTableNum6"/>
      <w:lvlText w:val="%1.%2.%3.%4.%5.%6."/>
      <w:lvlJc w:val="left"/>
      <w:pPr>
        <w:tabs>
          <w:tab w:val="num" w:pos="113"/>
        </w:tabs>
        <w:ind w:left="113" w:firstLine="0"/>
      </w:pPr>
      <w:rPr>
        <w:rFonts w:hint="default"/>
      </w:rPr>
    </w:lvl>
    <w:lvl w:ilvl="6">
      <w:start w:val="1"/>
      <w:numFmt w:val="decimal"/>
      <w:pStyle w:val="GOSTTableNum7"/>
      <w:lvlText w:val="%1.%2.%3.%4.%5.%6.%7."/>
      <w:lvlJc w:val="left"/>
      <w:pPr>
        <w:tabs>
          <w:tab w:val="num" w:pos="113"/>
        </w:tabs>
        <w:ind w:left="113" w:firstLine="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42D77423"/>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476D6DEC"/>
    <w:multiLevelType w:val="hybridMultilevel"/>
    <w:tmpl w:val="85429988"/>
    <w:lvl w:ilvl="0" w:tplc="71765A42">
      <w:start w:val="1"/>
      <w:numFmt w:val="bullet"/>
      <w:lvlText w:val="–"/>
      <w:lvlJc w:val="left"/>
      <w:pPr>
        <w:ind w:left="777" w:hanging="360"/>
      </w:pPr>
      <w:rPr>
        <w:rFonts w:ascii="Times New Roman" w:hAnsi="Times New Roman" w:cs="Times New Roman"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22" w15:restartNumberingAfterBreak="0">
    <w:nsid w:val="49F57318"/>
    <w:multiLevelType w:val="hybridMultilevel"/>
    <w:tmpl w:val="70585C2C"/>
    <w:lvl w:ilvl="0" w:tplc="552CD70A">
      <w:start w:val="1"/>
      <w:numFmt w:val="bullet"/>
      <w:pStyle w:val="GOSTListmark2"/>
      <w:lvlText w:val="–"/>
      <w:lvlJc w:val="left"/>
      <w:pPr>
        <w:tabs>
          <w:tab w:val="num" w:pos="1134"/>
        </w:tabs>
        <w:ind w:left="1134" w:hanging="283"/>
      </w:pPr>
      <w:rPr>
        <w:rFonts w:ascii="Times New Roman" w:hAnsi="Times New Roman" w:cs="Times New Roman" w:hint="default"/>
      </w:rPr>
    </w:lvl>
    <w:lvl w:ilvl="1" w:tplc="3416BD60" w:tentative="1">
      <w:start w:val="1"/>
      <w:numFmt w:val="bullet"/>
      <w:lvlText w:val="o"/>
      <w:lvlJc w:val="left"/>
      <w:pPr>
        <w:tabs>
          <w:tab w:val="num" w:pos="1440"/>
        </w:tabs>
        <w:ind w:left="1440" w:hanging="360"/>
      </w:pPr>
      <w:rPr>
        <w:rFonts w:ascii="Courier New" w:hAnsi="Courier New" w:cs="Courier New" w:hint="default"/>
      </w:rPr>
    </w:lvl>
    <w:lvl w:ilvl="2" w:tplc="A5206A9C" w:tentative="1">
      <w:start w:val="1"/>
      <w:numFmt w:val="bullet"/>
      <w:lvlText w:val=""/>
      <w:lvlJc w:val="left"/>
      <w:pPr>
        <w:tabs>
          <w:tab w:val="num" w:pos="2160"/>
        </w:tabs>
        <w:ind w:left="2160" w:hanging="360"/>
      </w:pPr>
      <w:rPr>
        <w:rFonts w:ascii="Wingdings" w:hAnsi="Wingdings" w:hint="default"/>
      </w:rPr>
    </w:lvl>
    <w:lvl w:ilvl="3" w:tplc="6074DFF8" w:tentative="1">
      <w:start w:val="1"/>
      <w:numFmt w:val="bullet"/>
      <w:lvlText w:val=""/>
      <w:lvlJc w:val="left"/>
      <w:pPr>
        <w:tabs>
          <w:tab w:val="num" w:pos="2880"/>
        </w:tabs>
        <w:ind w:left="2880" w:hanging="360"/>
      </w:pPr>
      <w:rPr>
        <w:rFonts w:ascii="Symbol" w:hAnsi="Symbol" w:hint="default"/>
      </w:rPr>
    </w:lvl>
    <w:lvl w:ilvl="4" w:tplc="E1923282" w:tentative="1">
      <w:start w:val="1"/>
      <w:numFmt w:val="bullet"/>
      <w:lvlText w:val="o"/>
      <w:lvlJc w:val="left"/>
      <w:pPr>
        <w:tabs>
          <w:tab w:val="num" w:pos="3600"/>
        </w:tabs>
        <w:ind w:left="3600" w:hanging="360"/>
      </w:pPr>
      <w:rPr>
        <w:rFonts w:ascii="Courier New" w:hAnsi="Courier New" w:cs="Courier New" w:hint="default"/>
      </w:rPr>
    </w:lvl>
    <w:lvl w:ilvl="5" w:tplc="218C666E" w:tentative="1">
      <w:start w:val="1"/>
      <w:numFmt w:val="bullet"/>
      <w:lvlText w:val=""/>
      <w:lvlJc w:val="left"/>
      <w:pPr>
        <w:tabs>
          <w:tab w:val="num" w:pos="4320"/>
        </w:tabs>
        <w:ind w:left="4320" w:hanging="360"/>
      </w:pPr>
      <w:rPr>
        <w:rFonts w:ascii="Wingdings" w:hAnsi="Wingdings" w:hint="default"/>
      </w:rPr>
    </w:lvl>
    <w:lvl w:ilvl="6" w:tplc="EDD47142" w:tentative="1">
      <w:start w:val="1"/>
      <w:numFmt w:val="bullet"/>
      <w:lvlText w:val=""/>
      <w:lvlJc w:val="left"/>
      <w:pPr>
        <w:tabs>
          <w:tab w:val="num" w:pos="5040"/>
        </w:tabs>
        <w:ind w:left="5040" w:hanging="360"/>
      </w:pPr>
      <w:rPr>
        <w:rFonts w:ascii="Symbol" w:hAnsi="Symbol" w:hint="default"/>
      </w:rPr>
    </w:lvl>
    <w:lvl w:ilvl="7" w:tplc="6B2011E6" w:tentative="1">
      <w:start w:val="1"/>
      <w:numFmt w:val="bullet"/>
      <w:lvlText w:val="o"/>
      <w:lvlJc w:val="left"/>
      <w:pPr>
        <w:tabs>
          <w:tab w:val="num" w:pos="5760"/>
        </w:tabs>
        <w:ind w:left="5760" w:hanging="360"/>
      </w:pPr>
      <w:rPr>
        <w:rFonts w:ascii="Courier New" w:hAnsi="Courier New" w:cs="Courier New" w:hint="default"/>
      </w:rPr>
    </w:lvl>
    <w:lvl w:ilvl="8" w:tplc="E15C3CD4"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9FF0F35"/>
    <w:multiLevelType w:val="hybridMultilevel"/>
    <w:tmpl w:val="5298E864"/>
    <w:lvl w:ilvl="0" w:tplc="70088504">
      <w:start w:val="1"/>
      <w:numFmt w:val="bullet"/>
      <w:pStyle w:val="GOSTListmark4"/>
      <w:lvlText w:val=""/>
      <w:lvlJc w:val="left"/>
      <w:pPr>
        <w:tabs>
          <w:tab w:val="num" w:pos="1701"/>
        </w:tabs>
        <w:ind w:left="1701" w:hanging="283"/>
      </w:pPr>
      <w:rPr>
        <w:rFonts w:ascii="Symbol" w:hAnsi="Symbol" w:hint="default"/>
      </w:rPr>
    </w:lvl>
    <w:lvl w:ilvl="1" w:tplc="678E22A4" w:tentative="1">
      <w:start w:val="1"/>
      <w:numFmt w:val="bullet"/>
      <w:lvlText w:val="o"/>
      <w:lvlJc w:val="left"/>
      <w:pPr>
        <w:tabs>
          <w:tab w:val="num" w:pos="1491"/>
        </w:tabs>
        <w:ind w:left="1491" w:hanging="360"/>
      </w:pPr>
      <w:rPr>
        <w:rFonts w:ascii="Courier New" w:hAnsi="Courier New" w:cs="Courier New" w:hint="default"/>
      </w:rPr>
    </w:lvl>
    <w:lvl w:ilvl="2" w:tplc="3412279C" w:tentative="1">
      <w:start w:val="1"/>
      <w:numFmt w:val="bullet"/>
      <w:lvlText w:val=""/>
      <w:lvlJc w:val="left"/>
      <w:pPr>
        <w:tabs>
          <w:tab w:val="num" w:pos="2211"/>
        </w:tabs>
        <w:ind w:left="2211" w:hanging="360"/>
      </w:pPr>
      <w:rPr>
        <w:rFonts w:ascii="Wingdings" w:hAnsi="Wingdings" w:hint="default"/>
      </w:rPr>
    </w:lvl>
    <w:lvl w:ilvl="3" w:tplc="08FC133E" w:tentative="1">
      <w:start w:val="1"/>
      <w:numFmt w:val="bullet"/>
      <w:lvlText w:val=""/>
      <w:lvlJc w:val="left"/>
      <w:pPr>
        <w:tabs>
          <w:tab w:val="num" w:pos="2931"/>
        </w:tabs>
        <w:ind w:left="2931" w:hanging="360"/>
      </w:pPr>
      <w:rPr>
        <w:rFonts w:ascii="Symbol" w:hAnsi="Symbol" w:hint="default"/>
      </w:rPr>
    </w:lvl>
    <w:lvl w:ilvl="4" w:tplc="7EA05DF4" w:tentative="1">
      <w:start w:val="1"/>
      <w:numFmt w:val="bullet"/>
      <w:lvlText w:val="o"/>
      <w:lvlJc w:val="left"/>
      <w:pPr>
        <w:tabs>
          <w:tab w:val="num" w:pos="3651"/>
        </w:tabs>
        <w:ind w:left="3651" w:hanging="360"/>
      </w:pPr>
      <w:rPr>
        <w:rFonts w:ascii="Courier New" w:hAnsi="Courier New" w:cs="Courier New" w:hint="default"/>
      </w:rPr>
    </w:lvl>
    <w:lvl w:ilvl="5" w:tplc="D88E6D5C" w:tentative="1">
      <w:start w:val="1"/>
      <w:numFmt w:val="bullet"/>
      <w:lvlText w:val=""/>
      <w:lvlJc w:val="left"/>
      <w:pPr>
        <w:tabs>
          <w:tab w:val="num" w:pos="4371"/>
        </w:tabs>
        <w:ind w:left="4371" w:hanging="360"/>
      </w:pPr>
      <w:rPr>
        <w:rFonts w:ascii="Wingdings" w:hAnsi="Wingdings" w:hint="default"/>
      </w:rPr>
    </w:lvl>
    <w:lvl w:ilvl="6" w:tplc="037E6B1E" w:tentative="1">
      <w:start w:val="1"/>
      <w:numFmt w:val="bullet"/>
      <w:lvlText w:val=""/>
      <w:lvlJc w:val="left"/>
      <w:pPr>
        <w:tabs>
          <w:tab w:val="num" w:pos="5091"/>
        </w:tabs>
        <w:ind w:left="5091" w:hanging="360"/>
      </w:pPr>
      <w:rPr>
        <w:rFonts w:ascii="Symbol" w:hAnsi="Symbol" w:hint="default"/>
      </w:rPr>
    </w:lvl>
    <w:lvl w:ilvl="7" w:tplc="B4F8051E" w:tentative="1">
      <w:start w:val="1"/>
      <w:numFmt w:val="bullet"/>
      <w:lvlText w:val="o"/>
      <w:lvlJc w:val="left"/>
      <w:pPr>
        <w:tabs>
          <w:tab w:val="num" w:pos="5811"/>
        </w:tabs>
        <w:ind w:left="5811" w:hanging="360"/>
      </w:pPr>
      <w:rPr>
        <w:rFonts w:ascii="Courier New" w:hAnsi="Courier New" w:cs="Courier New" w:hint="default"/>
      </w:rPr>
    </w:lvl>
    <w:lvl w:ilvl="8" w:tplc="C2C0FA30" w:tentative="1">
      <w:start w:val="1"/>
      <w:numFmt w:val="bullet"/>
      <w:lvlText w:val=""/>
      <w:lvlJc w:val="left"/>
      <w:pPr>
        <w:tabs>
          <w:tab w:val="num" w:pos="6531"/>
        </w:tabs>
        <w:ind w:left="6531" w:hanging="360"/>
      </w:pPr>
      <w:rPr>
        <w:rFonts w:ascii="Wingdings" w:hAnsi="Wingdings" w:hint="default"/>
      </w:rPr>
    </w:lvl>
  </w:abstractNum>
  <w:abstractNum w:abstractNumId="24" w15:restartNumberingAfterBreak="0">
    <w:nsid w:val="4DB564FC"/>
    <w:multiLevelType w:val="hybridMultilevel"/>
    <w:tmpl w:val="0EC4DC70"/>
    <w:lvl w:ilvl="0" w:tplc="FAB48B6E">
      <w:start w:val="1"/>
      <w:numFmt w:val="none"/>
      <w:pStyle w:val="a3"/>
      <w:lvlText w:val="%1Приложение"/>
      <w:lvlJc w:val="left"/>
      <w:pPr>
        <w:tabs>
          <w:tab w:val="num" w:pos="0"/>
        </w:tabs>
        <w:ind w:left="0" w:firstLine="0"/>
      </w:pPr>
      <w:rPr>
        <w:rFonts w:hint="default"/>
      </w:rPr>
    </w:lvl>
    <w:lvl w:ilvl="1" w:tplc="04190003" w:tentative="1">
      <w:start w:val="1"/>
      <w:numFmt w:val="lowerLetter"/>
      <w:lvlText w:val="%2."/>
      <w:lvlJc w:val="left"/>
      <w:pPr>
        <w:tabs>
          <w:tab w:val="num" w:pos="1440"/>
        </w:tabs>
        <w:ind w:left="1440" w:hanging="360"/>
      </w:pPr>
    </w:lvl>
    <w:lvl w:ilvl="2" w:tplc="04190005" w:tentative="1">
      <w:start w:val="1"/>
      <w:numFmt w:val="lowerRoman"/>
      <w:lvlText w:val="%3."/>
      <w:lvlJc w:val="right"/>
      <w:pPr>
        <w:tabs>
          <w:tab w:val="num" w:pos="2160"/>
        </w:tabs>
        <w:ind w:left="2160" w:hanging="180"/>
      </w:pPr>
    </w:lvl>
    <w:lvl w:ilvl="3" w:tplc="04190001" w:tentative="1">
      <w:start w:val="1"/>
      <w:numFmt w:val="decimal"/>
      <w:lvlText w:val="%4."/>
      <w:lvlJc w:val="left"/>
      <w:pPr>
        <w:tabs>
          <w:tab w:val="num" w:pos="2880"/>
        </w:tabs>
        <w:ind w:left="2880" w:hanging="360"/>
      </w:pPr>
    </w:lvl>
    <w:lvl w:ilvl="4" w:tplc="04190003" w:tentative="1">
      <w:start w:val="1"/>
      <w:numFmt w:val="lowerLetter"/>
      <w:lvlText w:val="%5."/>
      <w:lvlJc w:val="left"/>
      <w:pPr>
        <w:tabs>
          <w:tab w:val="num" w:pos="3600"/>
        </w:tabs>
        <w:ind w:left="3600" w:hanging="360"/>
      </w:pPr>
    </w:lvl>
    <w:lvl w:ilvl="5" w:tplc="04190005" w:tentative="1">
      <w:start w:val="1"/>
      <w:numFmt w:val="lowerRoman"/>
      <w:lvlText w:val="%6."/>
      <w:lvlJc w:val="right"/>
      <w:pPr>
        <w:tabs>
          <w:tab w:val="num" w:pos="4320"/>
        </w:tabs>
        <w:ind w:left="4320" w:hanging="180"/>
      </w:pPr>
    </w:lvl>
    <w:lvl w:ilvl="6" w:tplc="04190001" w:tentative="1">
      <w:start w:val="1"/>
      <w:numFmt w:val="decimal"/>
      <w:lvlText w:val="%7."/>
      <w:lvlJc w:val="left"/>
      <w:pPr>
        <w:tabs>
          <w:tab w:val="num" w:pos="5040"/>
        </w:tabs>
        <w:ind w:left="5040" w:hanging="360"/>
      </w:pPr>
    </w:lvl>
    <w:lvl w:ilvl="7" w:tplc="04190003" w:tentative="1">
      <w:start w:val="1"/>
      <w:numFmt w:val="lowerLetter"/>
      <w:lvlText w:val="%8."/>
      <w:lvlJc w:val="left"/>
      <w:pPr>
        <w:tabs>
          <w:tab w:val="num" w:pos="5760"/>
        </w:tabs>
        <w:ind w:left="5760" w:hanging="360"/>
      </w:pPr>
    </w:lvl>
    <w:lvl w:ilvl="8" w:tplc="04190005" w:tentative="1">
      <w:start w:val="1"/>
      <w:numFmt w:val="lowerRoman"/>
      <w:lvlText w:val="%9."/>
      <w:lvlJc w:val="right"/>
      <w:pPr>
        <w:tabs>
          <w:tab w:val="num" w:pos="6480"/>
        </w:tabs>
        <w:ind w:left="6480" w:hanging="180"/>
      </w:pPr>
    </w:lvl>
  </w:abstractNum>
  <w:abstractNum w:abstractNumId="25" w15:restartNumberingAfterBreak="0">
    <w:nsid w:val="4E044427"/>
    <w:multiLevelType w:val="hybridMultilevel"/>
    <w:tmpl w:val="7B34F26E"/>
    <w:lvl w:ilvl="0" w:tplc="E0F22250">
      <w:start w:val="1"/>
      <w:numFmt w:val="none"/>
      <w:pStyle w:val="GOSTNameTable"/>
      <w:lvlText w:val="Таблица "/>
      <w:lvlJc w:val="left"/>
      <w:pPr>
        <w:tabs>
          <w:tab w:val="num" w:pos="567"/>
        </w:tabs>
        <w:ind w:left="0" w:firstLine="567"/>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kern w:val="0"/>
        <w:position w:val="0"/>
        <w:sz w:val="24"/>
        <w:u w:val="none"/>
        <w:vertAlign w:val="baseline"/>
        <w:em w:val="none"/>
      </w:rPr>
    </w:lvl>
    <w:lvl w:ilvl="1" w:tplc="D9C61146">
      <w:start w:val="1"/>
      <w:numFmt w:val="lowerLetter"/>
      <w:lvlText w:val="%2."/>
      <w:lvlJc w:val="left"/>
      <w:pPr>
        <w:tabs>
          <w:tab w:val="num" w:pos="1440"/>
        </w:tabs>
        <w:ind w:left="1440" w:hanging="360"/>
      </w:pPr>
    </w:lvl>
    <w:lvl w:ilvl="2" w:tplc="FC70E224">
      <w:start w:val="1"/>
      <w:numFmt w:val="lowerRoman"/>
      <w:lvlText w:val="%3."/>
      <w:lvlJc w:val="right"/>
      <w:pPr>
        <w:tabs>
          <w:tab w:val="num" w:pos="2160"/>
        </w:tabs>
        <w:ind w:left="2160" w:hanging="180"/>
      </w:pPr>
    </w:lvl>
    <w:lvl w:ilvl="3" w:tplc="200247C6">
      <w:start w:val="1"/>
      <w:numFmt w:val="decimal"/>
      <w:lvlText w:val="%4."/>
      <w:lvlJc w:val="left"/>
      <w:pPr>
        <w:tabs>
          <w:tab w:val="num" w:pos="2880"/>
        </w:tabs>
        <w:ind w:left="2880" w:hanging="360"/>
      </w:pPr>
    </w:lvl>
    <w:lvl w:ilvl="4" w:tplc="FB6E5D22" w:tentative="1">
      <w:start w:val="1"/>
      <w:numFmt w:val="lowerLetter"/>
      <w:lvlText w:val="%5."/>
      <w:lvlJc w:val="left"/>
      <w:pPr>
        <w:tabs>
          <w:tab w:val="num" w:pos="3600"/>
        </w:tabs>
        <w:ind w:left="3600" w:hanging="360"/>
      </w:pPr>
    </w:lvl>
    <w:lvl w:ilvl="5" w:tplc="6A98C90E" w:tentative="1">
      <w:start w:val="1"/>
      <w:numFmt w:val="lowerRoman"/>
      <w:lvlText w:val="%6."/>
      <w:lvlJc w:val="right"/>
      <w:pPr>
        <w:tabs>
          <w:tab w:val="num" w:pos="4320"/>
        </w:tabs>
        <w:ind w:left="4320" w:hanging="180"/>
      </w:pPr>
    </w:lvl>
    <w:lvl w:ilvl="6" w:tplc="AD52CEF2" w:tentative="1">
      <w:start w:val="1"/>
      <w:numFmt w:val="decimal"/>
      <w:lvlText w:val="%7."/>
      <w:lvlJc w:val="left"/>
      <w:pPr>
        <w:tabs>
          <w:tab w:val="num" w:pos="5040"/>
        </w:tabs>
        <w:ind w:left="5040" w:hanging="360"/>
      </w:pPr>
    </w:lvl>
    <w:lvl w:ilvl="7" w:tplc="A29A6662" w:tentative="1">
      <w:start w:val="1"/>
      <w:numFmt w:val="lowerLetter"/>
      <w:lvlText w:val="%8."/>
      <w:lvlJc w:val="left"/>
      <w:pPr>
        <w:tabs>
          <w:tab w:val="num" w:pos="5760"/>
        </w:tabs>
        <w:ind w:left="5760" w:hanging="360"/>
      </w:pPr>
    </w:lvl>
    <w:lvl w:ilvl="8" w:tplc="5D1C8C98" w:tentative="1">
      <w:start w:val="1"/>
      <w:numFmt w:val="lowerRoman"/>
      <w:lvlText w:val="%9."/>
      <w:lvlJc w:val="right"/>
      <w:pPr>
        <w:tabs>
          <w:tab w:val="num" w:pos="6480"/>
        </w:tabs>
        <w:ind w:left="6480" w:hanging="180"/>
      </w:pPr>
    </w:lvl>
  </w:abstractNum>
  <w:abstractNum w:abstractNumId="26" w15:restartNumberingAfterBreak="0">
    <w:nsid w:val="4EEE53CA"/>
    <w:multiLevelType w:val="multilevel"/>
    <w:tmpl w:val="E74E3CF4"/>
    <w:lvl w:ilvl="0">
      <w:start w:val="1"/>
      <w:numFmt w:val="decimal"/>
      <w:pStyle w:val="GOSTTableListNum10"/>
      <w:lvlText w:val="%1)"/>
      <w:lvlJc w:val="left"/>
      <w:pPr>
        <w:tabs>
          <w:tab w:val="num" w:pos="284"/>
        </w:tabs>
        <w:ind w:left="284" w:hanging="227"/>
      </w:pPr>
      <w:rPr>
        <w:rFonts w:hint="default"/>
        <w:b w:val="0"/>
        <w:bCs w:val="0"/>
        <w:i w:val="0"/>
        <w:iCs w:val="0"/>
        <w:caps w:val="0"/>
        <w:smallCaps w:val="0"/>
        <w:strike w:val="0"/>
        <w:dstrike w:val="0"/>
        <w:noProof w:val="0"/>
        <w:vanish w:val="0"/>
        <w:color w:val="000000"/>
        <w:spacing w:val="0"/>
        <w:kern w:val="0"/>
        <w:position w:val="0"/>
        <w:u w:val="none"/>
        <w:vertAlign w:val="baseline"/>
        <w:em w:val="none"/>
      </w:rPr>
    </w:lvl>
    <w:lvl w:ilvl="1">
      <w:start w:val="1"/>
      <w:numFmt w:val="decimal"/>
      <w:lvlText w:val="%1.%2."/>
      <w:lvlJc w:val="left"/>
      <w:pPr>
        <w:tabs>
          <w:tab w:val="num" w:pos="567"/>
        </w:tabs>
        <w:ind w:left="709" w:hanging="425"/>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lvlText w:val="%2.%1.%3."/>
      <w:lvlJc w:val="left"/>
      <w:pPr>
        <w:tabs>
          <w:tab w:val="num" w:pos="1134"/>
        </w:tabs>
        <w:ind w:left="1276" w:hanging="567"/>
      </w:pPr>
      <w:rPr>
        <w:rFonts w:ascii="Times New Roman" w:hAnsi="Times New Roman" w:hint="default"/>
        <w:sz w:val="24"/>
        <w:szCs w:val="24"/>
      </w:rPr>
    </w:lvl>
    <w:lvl w:ilvl="3">
      <w:start w:val="1"/>
      <w:numFmt w:val="decimal"/>
      <w:lvlText w:val="%1.%2.%3.%4."/>
      <w:lvlJc w:val="left"/>
      <w:pPr>
        <w:tabs>
          <w:tab w:val="num" w:pos="2367"/>
        </w:tabs>
        <w:ind w:left="2295" w:hanging="648"/>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44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527"/>
        </w:tabs>
        <w:ind w:left="4311" w:hanging="1224"/>
      </w:pPr>
      <w:rPr>
        <w:rFonts w:hint="default"/>
      </w:rPr>
    </w:lvl>
    <w:lvl w:ilvl="8">
      <w:start w:val="1"/>
      <w:numFmt w:val="decimal"/>
      <w:lvlText w:val="%1.%2.%3.%4.%5.%6.%7.%8.%9."/>
      <w:lvlJc w:val="left"/>
      <w:pPr>
        <w:tabs>
          <w:tab w:val="num" w:pos="5247"/>
        </w:tabs>
        <w:ind w:left="4887" w:hanging="1440"/>
      </w:pPr>
      <w:rPr>
        <w:rFonts w:hint="default"/>
      </w:rPr>
    </w:lvl>
  </w:abstractNum>
  <w:abstractNum w:abstractNumId="27" w15:restartNumberingAfterBreak="0">
    <w:nsid w:val="4FEC52E2"/>
    <w:multiLevelType w:val="hybridMultilevel"/>
    <w:tmpl w:val="4FB69008"/>
    <w:lvl w:ilvl="0" w:tplc="E51CE30C">
      <w:start w:val="1"/>
      <w:numFmt w:val="bullet"/>
      <w:pStyle w:val="GOSTTableListMark1"/>
      <w:lvlText w:val=""/>
      <w:lvlJc w:val="left"/>
      <w:pPr>
        <w:tabs>
          <w:tab w:val="num" w:pos="340"/>
        </w:tabs>
        <w:ind w:left="340" w:hanging="227"/>
      </w:pPr>
      <w:rPr>
        <w:rFonts w:ascii="Symbol" w:hAnsi="Symbol" w:hint="default"/>
      </w:rPr>
    </w:lvl>
    <w:lvl w:ilvl="1" w:tplc="7EF60B7C">
      <w:start w:val="1"/>
      <w:numFmt w:val="lowerLetter"/>
      <w:lvlText w:val="%2."/>
      <w:lvlJc w:val="left"/>
      <w:pPr>
        <w:tabs>
          <w:tab w:val="num" w:pos="1440"/>
        </w:tabs>
        <w:ind w:left="1440" w:hanging="360"/>
      </w:pPr>
    </w:lvl>
    <w:lvl w:ilvl="2" w:tplc="F99A1504">
      <w:start w:val="1"/>
      <w:numFmt w:val="lowerRoman"/>
      <w:lvlText w:val="%3."/>
      <w:lvlJc w:val="right"/>
      <w:pPr>
        <w:tabs>
          <w:tab w:val="num" w:pos="2160"/>
        </w:tabs>
        <w:ind w:left="2160" w:hanging="180"/>
      </w:pPr>
    </w:lvl>
    <w:lvl w:ilvl="3" w:tplc="93022242" w:tentative="1">
      <w:start w:val="1"/>
      <w:numFmt w:val="decimal"/>
      <w:lvlText w:val="%4."/>
      <w:lvlJc w:val="left"/>
      <w:pPr>
        <w:tabs>
          <w:tab w:val="num" w:pos="2880"/>
        </w:tabs>
        <w:ind w:left="2880" w:hanging="360"/>
      </w:pPr>
    </w:lvl>
    <w:lvl w:ilvl="4" w:tplc="BD445AC6" w:tentative="1">
      <w:start w:val="1"/>
      <w:numFmt w:val="lowerLetter"/>
      <w:lvlText w:val="%5."/>
      <w:lvlJc w:val="left"/>
      <w:pPr>
        <w:tabs>
          <w:tab w:val="num" w:pos="3600"/>
        </w:tabs>
        <w:ind w:left="3600" w:hanging="360"/>
      </w:pPr>
    </w:lvl>
    <w:lvl w:ilvl="5" w:tplc="D1926062" w:tentative="1">
      <w:start w:val="1"/>
      <w:numFmt w:val="lowerRoman"/>
      <w:lvlText w:val="%6."/>
      <w:lvlJc w:val="right"/>
      <w:pPr>
        <w:tabs>
          <w:tab w:val="num" w:pos="4320"/>
        </w:tabs>
        <w:ind w:left="4320" w:hanging="180"/>
      </w:pPr>
    </w:lvl>
    <w:lvl w:ilvl="6" w:tplc="F578860C" w:tentative="1">
      <w:start w:val="1"/>
      <w:numFmt w:val="decimal"/>
      <w:lvlText w:val="%7."/>
      <w:lvlJc w:val="left"/>
      <w:pPr>
        <w:tabs>
          <w:tab w:val="num" w:pos="5040"/>
        </w:tabs>
        <w:ind w:left="5040" w:hanging="360"/>
      </w:pPr>
    </w:lvl>
    <w:lvl w:ilvl="7" w:tplc="23B8A66C" w:tentative="1">
      <w:start w:val="1"/>
      <w:numFmt w:val="lowerLetter"/>
      <w:lvlText w:val="%8."/>
      <w:lvlJc w:val="left"/>
      <w:pPr>
        <w:tabs>
          <w:tab w:val="num" w:pos="5760"/>
        </w:tabs>
        <w:ind w:left="5760" w:hanging="360"/>
      </w:pPr>
    </w:lvl>
    <w:lvl w:ilvl="8" w:tplc="0AAA8B1E" w:tentative="1">
      <w:start w:val="1"/>
      <w:numFmt w:val="lowerRoman"/>
      <w:lvlText w:val="%9."/>
      <w:lvlJc w:val="right"/>
      <w:pPr>
        <w:tabs>
          <w:tab w:val="num" w:pos="6480"/>
        </w:tabs>
        <w:ind w:left="6480" w:hanging="180"/>
      </w:pPr>
    </w:lvl>
  </w:abstractNum>
  <w:abstractNum w:abstractNumId="28" w15:restartNumberingAfterBreak="0">
    <w:nsid w:val="61AB383A"/>
    <w:multiLevelType w:val="multilevel"/>
    <w:tmpl w:val="EE863AFC"/>
    <w:lvl w:ilvl="0">
      <w:start w:val="1"/>
      <w:numFmt w:val="russianLower"/>
      <w:pStyle w:val="GOSTTableListNum"/>
      <w:lvlText w:val="%1)"/>
      <w:lvlJc w:val="left"/>
      <w:pPr>
        <w:tabs>
          <w:tab w:val="num" w:pos="284"/>
        </w:tabs>
        <w:ind w:left="284" w:hanging="227"/>
      </w:pPr>
      <w:rPr>
        <w:rFonts w:hint="default"/>
        <w:b w:val="0"/>
        <w:bCs w:val="0"/>
        <w:i w:val="0"/>
        <w:iCs w:val="0"/>
        <w:caps w:val="0"/>
        <w:smallCaps w:val="0"/>
        <w:strike w:val="0"/>
        <w:dstrike w:val="0"/>
        <w:noProof w:val="0"/>
        <w:vanish w:val="0"/>
        <w:color w:val="000000"/>
        <w:spacing w:val="0"/>
        <w:kern w:val="0"/>
        <w:position w:val="0"/>
        <w:u w:val="none"/>
        <w:vertAlign w:val="baseline"/>
        <w:em w:val="none"/>
      </w:rPr>
    </w:lvl>
    <w:lvl w:ilvl="1">
      <w:start w:val="1"/>
      <w:numFmt w:val="decimal"/>
      <w:lvlText w:val="%1.%2."/>
      <w:lvlJc w:val="left"/>
      <w:pPr>
        <w:tabs>
          <w:tab w:val="num" w:pos="567"/>
        </w:tabs>
        <w:ind w:left="709" w:hanging="425"/>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lvlText w:val="%2.%1.%3."/>
      <w:lvlJc w:val="left"/>
      <w:pPr>
        <w:tabs>
          <w:tab w:val="num" w:pos="1134"/>
        </w:tabs>
        <w:ind w:left="1276" w:hanging="567"/>
      </w:pPr>
      <w:rPr>
        <w:rFonts w:ascii="Times New Roman" w:hAnsi="Times New Roman" w:hint="default"/>
        <w:sz w:val="24"/>
        <w:szCs w:val="24"/>
      </w:rPr>
    </w:lvl>
    <w:lvl w:ilvl="3">
      <w:start w:val="1"/>
      <w:numFmt w:val="decimal"/>
      <w:lvlText w:val="%1.%2.%3.%4."/>
      <w:lvlJc w:val="left"/>
      <w:pPr>
        <w:tabs>
          <w:tab w:val="num" w:pos="2367"/>
        </w:tabs>
        <w:ind w:left="2295" w:hanging="648"/>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44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527"/>
        </w:tabs>
        <w:ind w:left="4311" w:hanging="1224"/>
      </w:pPr>
      <w:rPr>
        <w:rFonts w:hint="default"/>
      </w:rPr>
    </w:lvl>
    <w:lvl w:ilvl="8">
      <w:start w:val="1"/>
      <w:numFmt w:val="decimal"/>
      <w:lvlText w:val="%1.%2.%3.%4.%5.%6.%7.%8.%9."/>
      <w:lvlJc w:val="left"/>
      <w:pPr>
        <w:tabs>
          <w:tab w:val="num" w:pos="5247"/>
        </w:tabs>
        <w:ind w:left="4887" w:hanging="1440"/>
      </w:pPr>
      <w:rPr>
        <w:rFonts w:hint="default"/>
      </w:rPr>
    </w:lvl>
  </w:abstractNum>
  <w:abstractNum w:abstractNumId="29" w15:restartNumberingAfterBreak="0">
    <w:nsid w:val="63E64B86"/>
    <w:multiLevelType w:val="multilevel"/>
    <w:tmpl w:val="F73C3B7C"/>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30" w15:restartNumberingAfterBreak="0">
    <w:nsid w:val="650F43FD"/>
    <w:multiLevelType w:val="hybridMultilevel"/>
    <w:tmpl w:val="92A8C8EA"/>
    <w:lvl w:ilvl="0" w:tplc="723AA962">
      <w:start w:val="1"/>
      <w:numFmt w:val="none"/>
      <w:pStyle w:val="GOSTFigName"/>
      <w:lvlText w:val="Рисунок "/>
      <w:lvlJc w:val="left"/>
      <w:pPr>
        <w:tabs>
          <w:tab w:val="num" w:pos="0"/>
        </w:tabs>
        <w:ind w:left="0" w:firstLine="0"/>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kern w:val="0"/>
        <w:position w:val="0"/>
        <w:sz w:val="24"/>
        <w:u w:val="none"/>
        <w:vertAlign w:val="baseline"/>
        <w:em w:val="none"/>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1" w15:restartNumberingAfterBreak="0">
    <w:nsid w:val="68E56E24"/>
    <w:multiLevelType w:val="multilevel"/>
    <w:tmpl w:val="8BEC6BC8"/>
    <w:lvl w:ilvl="0">
      <w:start w:val="1"/>
      <w:numFmt w:val="decimal"/>
      <w:pStyle w:val="1"/>
      <w:lvlText w:val="%1."/>
      <w:lvlJc w:val="left"/>
      <w:pPr>
        <w:tabs>
          <w:tab w:val="num" w:pos="432"/>
        </w:tabs>
        <w:ind w:left="432" w:hanging="432"/>
      </w:pPr>
      <w:rPr>
        <w:rFonts w:hint="default"/>
      </w:rPr>
    </w:lvl>
    <w:lvl w:ilvl="1">
      <w:start w:val="1"/>
      <w:numFmt w:val="decimal"/>
      <w:pStyle w:val="21"/>
      <w:lvlText w:val="%1.%2."/>
      <w:lvlJc w:val="left"/>
      <w:pPr>
        <w:tabs>
          <w:tab w:val="num" w:pos="576"/>
        </w:tabs>
        <w:ind w:left="576" w:hanging="576"/>
      </w:pPr>
      <w:rPr>
        <w:rFonts w:hint="default"/>
      </w:rPr>
    </w:lvl>
    <w:lvl w:ilvl="2">
      <w:start w:val="1"/>
      <w:numFmt w:val="decimal"/>
      <w:pStyle w:val="31"/>
      <w:lvlText w:val="%1.%2.%3."/>
      <w:lvlJc w:val="left"/>
      <w:pPr>
        <w:tabs>
          <w:tab w:val="num" w:pos="720"/>
        </w:tabs>
        <w:ind w:left="720" w:hanging="720"/>
      </w:pPr>
      <w:rPr>
        <w:rFonts w:hint="default"/>
      </w:rPr>
    </w:lvl>
    <w:lvl w:ilvl="3">
      <w:start w:val="1"/>
      <w:numFmt w:val="decimal"/>
      <w:pStyle w:val="41"/>
      <w:lvlText w:val="%1.%2.%3.%4."/>
      <w:lvlJc w:val="left"/>
      <w:pPr>
        <w:tabs>
          <w:tab w:val="num" w:pos="864"/>
        </w:tabs>
        <w:ind w:left="864" w:hanging="864"/>
      </w:pPr>
      <w:rPr>
        <w:rFonts w:hint="default"/>
      </w:rPr>
    </w:lvl>
    <w:lvl w:ilvl="4">
      <w:start w:val="1"/>
      <w:numFmt w:val="decimal"/>
      <w:pStyle w:val="51"/>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742D30F7"/>
    <w:multiLevelType w:val="hybridMultilevel"/>
    <w:tmpl w:val="8B5A7D26"/>
    <w:lvl w:ilvl="0" w:tplc="71765A42">
      <w:start w:val="1"/>
      <w:numFmt w:val="bullet"/>
      <w:pStyle w:val="GOSTListmark1"/>
      <w:lvlText w:val="–"/>
      <w:lvlJc w:val="left"/>
      <w:pPr>
        <w:tabs>
          <w:tab w:val="num" w:pos="851"/>
        </w:tabs>
        <w:ind w:left="851" w:hanging="284"/>
      </w:pPr>
      <w:rPr>
        <w:rFonts w:ascii="Times New Roman" w:hAnsi="Times New Roman" w:cs="Times New Roman"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7B1255C"/>
    <w:multiLevelType w:val="multilevel"/>
    <w:tmpl w:val="D0722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A0A2A8F"/>
    <w:multiLevelType w:val="multilevel"/>
    <w:tmpl w:val="F6ACB4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445709"/>
    <w:multiLevelType w:val="hybridMultilevel"/>
    <w:tmpl w:val="0C4C32AA"/>
    <w:lvl w:ilvl="0" w:tplc="C3E80EB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abstractNumId w:val="27"/>
  </w:num>
  <w:num w:numId="2">
    <w:abstractNumId w:val="20"/>
  </w:num>
  <w:num w:numId="3">
    <w:abstractNumId w:val="16"/>
  </w:num>
  <w:num w:numId="4">
    <w:abstractNumId w:val="14"/>
  </w:num>
  <w:num w:numId="5">
    <w:abstractNumId w:val="12"/>
  </w:num>
  <w:num w:numId="6">
    <w:abstractNumId w:val="17"/>
  </w:num>
  <w:num w:numId="7">
    <w:abstractNumId w:val="21"/>
  </w:num>
  <w:num w:numId="8">
    <w:abstractNumId w:val="25"/>
  </w:num>
  <w:num w:numId="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34"/>
  </w:num>
  <w:num w:numId="5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35"/>
  </w:num>
  <w:num w:numId="5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30"/>
  </w:num>
  <w:num w:numId="61">
    <w:abstractNumId w:val="32"/>
  </w:num>
  <w:num w:numId="62">
    <w:abstractNumId w:val="22"/>
  </w:num>
  <w:num w:numId="63">
    <w:abstractNumId w:val="18"/>
  </w:num>
  <w:num w:numId="64">
    <w:abstractNumId w:val="23"/>
  </w:num>
  <w:num w:numId="65">
    <w:abstractNumId w:val="13"/>
  </w:num>
  <w:num w:numId="66">
    <w:abstractNumId w:val="25"/>
  </w:num>
  <w:num w:numId="67">
    <w:abstractNumId w:val="27"/>
  </w:num>
  <w:num w:numId="68">
    <w:abstractNumId w:val="26"/>
  </w:num>
  <w:num w:numId="69">
    <w:abstractNumId w:val="28"/>
  </w:num>
  <w:num w:numId="70">
    <w:abstractNumId w:val="11"/>
  </w:num>
  <w:num w:numId="71">
    <w:abstractNumId w:val="19"/>
  </w:num>
  <w:num w:numId="72">
    <w:abstractNumId w:val="24"/>
  </w:num>
  <w:num w:numId="73">
    <w:abstractNumId w:val="31"/>
  </w:num>
  <w:num w:numId="74">
    <w:abstractNumId w:val="29"/>
  </w:num>
  <w:num w:numId="75">
    <w:abstractNumId w:val="9"/>
  </w:num>
  <w:num w:numId="76">
    <w:abstractNumId w:val="7"/>
  </w:num>
  <w:num w:numId="77">
    <w:abstractNumId w:val="6"/>
  </w:num>
  <w:num w:numId="78">
    <w:abstractNumId w:val="5"/>
  </w:num>
  <w:num w:numId="79">
    <w:abstractNumId w:val="4"/>
  </w:num>
  <w:num w:numId="80">
    <w:abstractNumId w:val="3"/>
  </w:num>
  <w:num w:numId="81">
    <w:abstractNumId w:val="2"/>
  </w:num>
  <w:num w:numId="82">
    <w:abstractNumId w:val="1"/>
  </w:num>
  <w:num w:numId="83">
    <w:abstractNumId w:val="0"/>
  </w:num>
  <w:num w:numId="84">
    <w:abstractNumId w:val="8"/>
  </w:num>
  <w:num w:numId="85">
    <w:abstractNumId w:val="31"/>
    <w:lvlOverride w:ilvl="0">
      <w:lvl w:ilvl="0">
        <w:start w:val="1"/>
        <w:numFmt w:val="decimal"/>
        <w:pStyle w:val="1"/>
        <w:lvlText w:val="%1."/>
        <w:lvlJc w:val="left"/>
        <w:pPr>
          <w:tabs>
            <w:tab w:val="num" w:pos="432"/>
          </w:tabs>
          <w:ind w:left="567" w:hanging="567"/>
        </w:pPr>
        <w:rPr>
          <w:rFonts w:hint="default"/>
        </w:rPr>
      </w:lvl>
    </w:lvlOverride>
    <w:lvlOverride w:ilvl="1">
      <w:lvl w:ilvl="1">
        <w:start w:val="1"/>
        <w:numFmt w:val="decimal"/>
        <w:pStyle w:val="21"/>
        <w:lvlText w:val="%1.%2."/>
        <w:lvlJc w:val="left"/>
        <w:pPr>
          <w:tabs>
            <w:tab w:val="num" w:pos="576"/>
          </w:tabs>
          <w:ind w:left="851" w:hanging="851"/>
        </w:pPr>
        <w:rPr>
          <w:rFonts w:hint="default"/>
        </w:rPr>
      </w:lvl>
    </w:lvlOverride>
    <w:lvlOverride w:ilvl="2">
      <w:lvl w:ilvl="2">
        <w:start w:val="1"/>
        <w:numFmt w:val="decimal"/>
        <w:pStyle w:val="31"/>
        <w:lvlText w:val="%1.%2.%3."/>
        <w:lvlJc w:val="left"/>
        <w:pPr>
          <w:tabs>
            <w:tab w:val="num" w:pos="720"/>
          </w:tabs>
          <w:ind w:left="1134" w:hanging="1134"/>
        </w:pPr>
        <w:rPr>
          <w:rFonts w:hint="default"/>
        </w:rPr>
      </w:lvl>
    </w:lvlOverride>
    <w:lvlOverride w:ilvl="3">
      <w:lvl w:ilvl="3">
        <w:start w:val="1"/>
        <w:numFmt w:val="decimal"/>
        <w:pStyle w:val="41"/>
        <w:lvlText w:val="%1.%2.%3.%4."/>
        <w:lvlJc w:val="left"/>
        <w:pPr>
          <w:tabs>
            <w:tab w:val="num" w:pos="864"/>
          </w:tabs>
          <w:ind w:left="1134" w:hanging="1134"/>
        </w:pPr>
        <w:rPr>
          <w:rFonts w:hint="default"/>
        </w:rPr>
      </w:lvl>
    </w:lvlOverride>
    <w:lvlOverride w:ilvl="4">
      <w:lvl w:ilvl="4">
        <w:start w:val="1"/>
        <w:numFmt w:val="decimal"/>
        <w:pStyle w:val="51"/>
        <w:lvlText w:val="%1.%2.%3.%4.%5."/>
        <w:lvlJc w:val="left"/>
        <w:pPr>
          <w:tabs>
            <w:tab w:val="num" w:pos="1008"/>
          </w:tabs>
          <w:ind w:left="1276" w:hanging="1276"/>
        </w:pPr>
        <w:rPr>
          <w:rFonts w:hint="default"/>
        </w:rPr>
      </w:lvl>
    </w:lvlOverride>
    <w:lvlOverride w:ilvl="5">
      <w:lvl w:ilvl="5">
        <w:start w:val="1"/>
        <w:numFmt w:val="decimal"/>
        <w:pStyle w:val="6"/>
        <w:lvlText w:val="%1.%2.%3.%4.%5.%6."/>
        <w:lvlJc w:val="left"/>
        <w:pPr>
          <w:tabs>
            <w:tab w:val="num" w:pos="1152"/>
          </w:tabs>
          <w:ind w:left="1701" w:hanging="1701"/>
        </w:pPr>
        <w:rPr>
          <w:rFonts w:hint="default"/>
        </w:rPr>
      </w:lvl>
    </w:lvlOverride>
    <w:lvlOverride w:ilvl="6">
      <w:lvl w:ilvl="6">
        <w:start w:val="1"/>
        <w:numFmt w:val="decimal"/>
        <w:pStyle w:val="7"/>
        <w:lvlText w:val="%1.%2.%3.%4.%5.%6.%7"/>
        <w:lvlJc w:val="left"/>
        <w:pPr>
          <w:tabs>
            <w:tab w:val="num" w:pos="1296"/>
          </w:tabs>
          <w:ind w:left="1559" w:hanging="1559"/>
        </w:pPr>
        <w:rPr>
          <w:rFonts w:hint="default"/>
        </w:rPr>
      </w:lvl>
    </w:lvlOverride>
    <w:lvlOverride w:ilvl="7">
      <w:lvl w:ilvl="7">
        <w:start w:val="1"/>
        <w:numFmt w:val="decimal"/>
        <w:pStyle w:val="8"/>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8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27"/>
  </w:num>
  <w:num w:numId="88">
    <w:abstractNumId w:val="10"/>
  </w:num>
  <w:num w:numId="89">
    <w:abstractNumId w:val="33"/>
  </w:num>
  <w:num w:numId="90">
    <w:abstractNumId w:val="15"/>
  </w:num>
  <w:num w:numId="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6"/>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Сказецкая Наталья Камилевна">
    <w15:presenceInfo w15:providerId="AD" w15:userId="S-1-5-21-4202351508-1112556717-1749864139-31466"/>
  </w15:person>
  <w15:person w15:author="Сатлер Марина Викторовна">
    <w15:presenceInfo w15:providerId="None" w15:userId="Сатлер Марина Викторовна"/>
  </w15:person>
  <w15:person w15:author="Сарафанова (Чиркова) Наталия Сергеевна">
    <w15:presenceInfo w15:providerId="AD" w15:userId="S-1-5-21-4202351508-1112556717-1749864139-81998"/>
  </w15:person>
  <w15:person w15:author="Опаева Лидия Арашаевна">
    <w15:presenceInfo w15:providerId="None" w15:userId="Опаева Лидия Арашаевна"/>
  </w15:person>
  <w15:person w15:author="Гилязова Екатерина Викторовна">
    <w15:presenceInfo w15:providerId="AD" w15:userId="S-1-5-21-4202351508-1112556717-1749864139-31279"/>
  </w15:person>
  <w15:person w15:author="Накашидзе О.Е. EXP-250528">
    <w15:presenceInfo w15:providerId="None" w15:userId="Накашидзе О.Е. EXP-250528"/>
  </w15:person>
  <w15:person w15:author="Якименко С.В. EXP-328203">
    <w15:presenceInfo w15:providerId="None" w15:userId="Якименко С.В. EXP-328203"/>
  </w15:person>
  <w15:person w15:author="Кирилл Воробьёв">
    <w15:presenceInfo w15:providerId="None" w15:userId="Кирилл Воробьёв"/>
  </w15:person>
  <w15:person w15:author="Краснова Наталья EXP-281880">
    <w15:presenceInfo w15:providerId="None" w15:userId="Краснова Наталья EXP-281880"/>
  </w15:person>
  <w15:person w15:author="Краснова Наталья EXP-205808">
    <w15:presenceInfo w15:providerId="None" w15:userId="Краснова Наталья EXP-205808"/>
  </w15:person>
  <w15:person w15:author="Краснова Наталья EXP-274689">
    <w15:presenceInfo w15:providerId="None" w15:userId="Краснова Наталья EXP-274689"/>
  </w15:person>
  <w15:person w15:author="Оконова Ногала Батровна">
    <w15:presenceInfo w15:providerId="None" w15:userId="Оконова Ногала Батровна"/>
  </w15:person>
  <w15:person w15:author="Краснова Наталья EXP-283290">
    <w15:presenceInfo w15:providerId="None" w15:userId="Краснова Наталья EXP-283290"/>
  </w15:person>
  <w15:person w15:author="Краснова Наталья EXP-292913">
    <w15:presenceInfo w15:providerId="None" w15:userId="Краснова Наталья EXP-292913"/>
  </w15:person>
  <w15:person w15:author="Краснова Наталья EXP-321714">
    <w15:presenceInfo w15:providerId="None" w15:userId="Краснова Наталья EXP-321714"/>
  </w15:person>
  <w15:person w15:author="Краснова Наталья EXP-347740">
    <w15:presenceInfo w15:providerId="None" w15:userId="Краснова Наталья EXP-347740"/>
  </w15:person>
  <w15:person w15:author="EXP-303121">
    <w15:presenceInfo w15:providerId="None" w15:userId="EXP-303121"/>
  </w15:person>
  <w15:person w15:author="SUP-1467875">
    <w15:presenceInfo w15:providerId="None" w15:userId="SUP-1467875"/>
  </w15:person>
  <w15:person w15:author="EXP-320190">
    <w15:presenceInfo w15:providerId="Windows Live" w15:userId="8e08ff1dfa1e75e0"/>
  </w15:person>
  <w15:person w15:author="EXP-316219">
    <w15:presenceInfo w15:providerId="None" w15:userId="EXP-316219"/>
  </w15:person>
  <w15:person w15:author="Тимофеева Ирина EXP-257846">
    <w15:presenceInfo w15:providerId="None" w15:userId="Тимофеева Ирина EXP-257846"/>
  </w15:person>
  <w15:person w15:author="Краснова Наталья SUP-1243850">
    <w15:presenceInfo w15:providerId="None" w15:userId="Краснова Наталья SUP-1243850"/>
  </w15:person>
  <w15:person w15:author="Краснова Наталья EXP-274680">
    <w15:presenceInfo w15:providerId="None" w15:userId="Краснова Наталья EXP-274680"/>
  </w15:person>
  <w15:person w15:author="Краснова Наталья EXP-275709">
    <w15:presenceInfo w15:providerId="None" w15:userId="Краснова Наталья EXP-275709"/>
  </w15:person>
  <w15:person w15:author="Краснова Наталья EXP-274686">
    <w15:presenceInfo w15:providerId="None" w15:userId="Краснова Наталья EXP-274686"/>
  </w15:person>
  <w15:person w15:author="Суслова Оксана_EXP-314882">
    <w15:presenceInfo w15:providerId="None" w15:userId="Суслова Оксана_EXP-314882"/>
  </w15:person>
  <w15:person w15:author="Суслова Оксана_EXP-310006">
    <w15:presenceInfo w15:providerId="None" w15:userId="Суслова Оксана_EXP-310006"/>
  </w15:person>
  <w15:person w15:author="Чиркова Наталия Сергеевна">
    <w15:presenceInfo w15:providerId="None" w15:userId="Чиркова Наталия Сергеевна"/>
  </w15:person>
  <w15:person w15:author="Лавыгина Анна">
    <w15:presenceInfo w15:providerId="None" w15:userId="Лавыгина Анна "/>
  </w15:person>
  <w15:person w15:author="Лавыгина Анна ">
    <w15:presenceInfo w15:providerId="None" w15:userId="Лавыгина Анна "/>
  </w15:person>
  <w15:person w15:author="Щанов Александр Валентинович">
    <w15:presenceInfo w15:providerId="AD" w15:userId="S-1-5-21-4202351508-1112556717-1749864139-112038"/>
  </w15:person>
  <w15:person w15:author="Тимофеева Ирина">
    <w15:presenceInfo w15:providerId="None" w15:userId="Тимофеева Ирина"/>
  </w15:person>
  <w15:person w15:author="Тимофеева Ирина EXP-328522">
    <w15:presenceInfo w15:providerId="None" w15:userId="Тимофеева Ирина EXP-328522"/>
  </w15:person>
  <w15:person w15:author="Ярисова Полина Викторовна">
    <w15:presenceInfo w15:providerId="None" w15:userId="Ярисова Полина Викторовна"/>
  </w15:person>
  <w15:person w15:author="Левина Алла">
    <w15:presenceInfo w15:providerId="None" w15:userId="Левина Алла"/>
  </w15:person>
  <w15:person w15:author="Краснова Наталья EXP-304352">
    <w15:presenceInfo w15:providerId="None" w15:userId="Краснова Наталья EXP-304352"/>
  </w15:person>
  <w15:person w15:author="Краснова Наталья EXP-299500">
    <w15:presenceInfo w15:providerId="None" w15:userId="Краснова Наталья EXP-299500"/>
  </w15:person>
  <w15:person w15:author="Краснова Наталья EXP-285126">
    <w15:presenceInfo w15:providerId="None" w15:userId="Краснова Наталья EXP-285126"/>
  </w15:person>
  <w15:person w15:author="Оконова Ногала Батровна EXP-318220">
    <w15:presenceInfo w15:providerId="None" w15:userId="Оконова Ногала Батровна EXP-318220"/>
  </w15:person>
  <w15:person w15:author="ACT-31866_Куклина Ю.В.">
    <w15:presenceInfo w15:providerId="None" w15:userId="ACT-31866_Куклина Ю.В."/>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gutterAtTop/>
  <w:hideSpellingErrors/>
  <w:hideGrammaticalError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1"/>
  <w:activeWritingStyle w:appName="MSWord" w:lang="ru-RU" w:vendorID="1" w:dllVersion="512" w:checkStyle="1"/>
  <w:attachedTemplate r:id="rId1"/>
  <w:stylePaneFormatFilter w:val="7004" w:allStyles="0" w:customStyles="0" w:latentStyles="1" w:stylesInUse="0" w:headingStyles="0" w:numberingStyles="0" w:tableStyles="0" w:directFormattingOnRuns="0" w:directFormattingOnParagraphs="0" w:directFormattingOnNumbering="0" w:directFormattingOnTables="0" w:clearFormatting="1" w:top3HeadingStyles="1" w:visibleStyles="1" w:alternateStyleNames="0"/>
  <w:trackRevisions/>
  <w:doNotTrackFormatting/>
  <w:documentProtection w:formatting="1" w:enforcement="0"/>
  <w:defaultTabStop w:val="113"/>
  <w:autoHyphenation/>
  <w:hyphenationZone w:val="357"/>
  <w:doNotHyphenateCaps/>
  <w:drawingGridHorizontalSpacing w:val="120"/>
  <w:drawingGridVerticalSpacing w:val="6"/>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3AF6"/>
    <w:rsid w:val="000009EB"/>
    <w:rsid w:val="00000BB8"/>
    <w:rsid w:val="00000CFF"/>
    <w:rsid w:val="00000F8A"/>
    <w:rsid w:val="00001013"/>
    <w:rsid w:val="00001078"/>
    <w:rsid w:val="000016DA"/>
    <w:rsid w:val="00001921"/>
    <w:rsid w:val="00002655"/>
    <w:rsid w:val="00002ABE"/>
    <w:rsid w:val="000030F2"/>
    <w:rsid w:val="0000346A"/>
    <w:rsid w:val="0000436F"/>
    <w:rsid w:val="00006269"/>
    <w:rsid w:val="00006417"/>
    <w:rsid w:val="00006BAC"/>
    <w:rsid w:val="00007D7D"/>
    <w:rsid w:val="000102A8"/>
    <w:rsid w:val="00010812"/>
    <w:rsid w:val="00010DC9"/>
    <w:rsid w:val="0001129E"/>
    <w:rsid w:val="00011CFE"/>
    <w:rsid w:val="0001221D"/>
    <w:rsid w:val="00012921"/>
    <w:rsid w:val="00012B18"/>
    <w:rsid w:val="00012CDC"/>
    <w:rsid w:val="00013A21"/>
    <w:rsid w:val="00013BC2"/>
    <w:rsid w:val="00014F9D"/>
    <w:rsid w:val="000150AD"/>
    <w:rsid w:val="00015199"/>
    <w:rsid w:val="00016284"/>
    <w:rsid w:val="000164FC"/>
    <w:rsid w:val="00017FA1"/>
    <w:rsid w:val="0002033F"/>
    <w:rsid w:val="0002083F"/>
    <w:rsid w:val="00020AD1"/>
    <w:rsid w:val="00021D4C"/>
    <w:rsid w:val="00021EDC"/>
    <w:rsid w:val="0002319B"/>
    <w:rsid w:val="000266EF"/>
    <w:rsid w:val="0002685E"/>
    <w:rsid w:val="00026B0A"/>
    <w:rsid w:val="00026BF4"/>
    <w:rsid w:val="00030501"/>
    <w:rsid w:val="000306A3"/>
    <w:rsid w:val="000321FA"/>
    <w:rsid w:val="00032D5A"/>
    <w:rsid w:val="00032D96"/>
    <w:rsid w:val="00033334"/>
    <w:rsid w:val="000344ED"/>
    <w:rsid w:val="0003453E"/>
    <w:rsid w:val="00036A03"/>
    <w:rsid w:val="00037B0A"/>
    <w:rsid w:val="00040361"/>
    <w:rsid w:val="00040A00"/>
    <w:rsid w:val="00040DEF"/>
    <w:rsid w:val="000421BA"/>
    <w:rsid w:val="0004263D"/>
    <w:rsid w:val="00042ABE"/>
    <w:rsid w:val="0004346C"/>
    <w:rsid w:val="000437CC"/>
    <w:rsid w:val="00043840"/>
    <w:rsid w:val="00043F05"/>
    <w:rsid w:val="00044030"/>
    <w:rsid w:val="00044B0E"/>
    <w:rsid w:val="00044C91"/>
    <w:rsid w:val="00044F2E"/>
    <w:rsid w:val="000465EA"/>
    <w:rsid w:val="00046D25"/>
    <w:rsid w:val="00046DB5"/>
    <w:rsid w:val="0004727B"/>
    <w:rsid w:val="0004778B"/>
    <w:rsid w:val="00047B6C"/>
    <w:rsid w:val="0005028A"/>
    <w:rsid w:val="000503F2"/>
    <w:rsid w:val="00050621"/>
    <w:rsid w:val="00050A8F"/>
    <w:rsid w:val="00051435"/>
    <w:rsid w:val="00051D60"/>
    <w:rsid w:val="00051DB0"/>
    <w:rsid w:val="00052E83"/>
    <w:rsid w:val="00053AA6"/>
    <w:rsid w:val="00053E79"/>
    <w:rsid w:val="0005472E"/>
    <w:rsid w:val="00054A16"/>
    <w:rsid w:val="00054F53"/>
    <w:rsid w:val="00055A63"/>
    <w:rsid w:val="000562BD"/>
    <w:rsid w:val="0005643E"/>
    <w:rsid w:val="00056738"/>
    <w:rsid w:val="00056F0E"/>
    <w:rsid w:val="000607EE"/>
    <w:rsid w:val="00061451"/>
    <w:rsid w:val="00061676"/>
    <w:rsid w:val="000617A0"/>
    <w:rsid w:val="00061A9A"/>
    <w:rsid w:val="00061D61"/>
    <w:rsid w:val="0006227D"/>
    <w:rsid w:val="0006245B"/>
    <w:rsid w:val="00062B74"/>
    <w:rsid w:val="00062CD7"/>
    <w:rsid w:val="00062EF4"/>
    <w:rsid w:val="0006346E"/>
    <w:rsid w:val="00063B4C"/>
    <w:rsid w:val="0006431C"/>
    <w:rsid w:val="0006510B"/>
    <w:rsid w:val="000655F2"/>
    <w:rsid w:val="00065BBB"/>
    <w:rsid w:val="00065E78"/>
    <w:rsid w:val="00066030"/>
    <w:rsid w:val="000666FB"/>
    <w:rsid w:val="00067201"/>
    <w:rsid w:val="00067740"/>
    <w:rsid w:val="00067C66"/>
    <w:rsid w:val="00067C6B"/>
    <w:rsid w:val="000706DB"/>
    <w:rsid w:val="00070B87"/>
    <w:rsid w:val="000710FB"/>
    <w:rsid w:val="000712C9"/>
    <w:rsid w:val="00071382"/>
    <w:rsid w:val="00071F17"/>
    <w:rsid w:val="00072239"/>
    <w:rsid w:val="000728A5"/>
    <w:rsid w:val="00073418"/>
    <w:rsid w:val="0007454D"/>
    <w:rsid w:val="000748ED"/>
    <w:rsid w:val="000758C3"/>
    <w:rsid w:val="00075B1F"/>
    <w:rsid w:val="00076747"/>
    <w:rsid w:val="00076DEC"/>
    <w:rsid w:val="00076F9C"/>
    <w:rsid w:val="00077245"/>
    <w:rsid w:val="000772FE"/>
    <w:rsid w:val="0007740C"/>
    <w:rsid w:val="00077F92"/>
    <w:rsid w:val="0008184D"/>
    <w:rsid w:val="00083AD0"/>
    <w:rsid w:val="00084875"/>
    <w:rsid w:val="0008533E"/>
    <w:rsid w:val="000858C6"/>
    <w:rsid w:val="00086255"/>
    <w:rsid w:val="00086386"/>
    <w:rsid w:val="00086EC1"/>
    <w:rsid w:val="00087C03"/>
    <w:rsid w:val="00091404"/>
    <w:rsid w:val="0009241D"/>
    <w:rsid w:val="0009282E"/>
    <w:rsid w:val="00093E37"/>
    <w:rsid w:val="00094FA8"/>
    <w:rsid w:val="00095CC6"/>
    <w:rsid w:val="000961FB"/>
    <w:rsid w:val="0009744B"/>
    <w:rsid w:val="000976AD"/>
    <w:rsid w:val="00097895"/>
    <w:rsid w:val="000A006E"/>
    <w:rsid w:val="000A06E2"/>
    <w:rsid w:val="000A18AA"/>
    <w:rsid w:val="000A28B2"/>
    <w:rsid w:val="000A3F41"/>
    <w:rsid w:val="000A4169"/>
    <w:rsid w:val="000A4495"/>
    <w:rsid w:val="000A4A4B"/>
    <w:rsid w:val="000A4B35"/>
    <w:rsid w:val="000A57C9"/>
    <w:rsid w:val="000A644F"/>
    <w:rsid w:val="000A6BB9"/>
    <w:rsid w:val="000A785D"/>
    <w:rsid w:val="000A7F73"/>
    <w:rsid w:val="000B10A4"/>
    <w:rsid w:val="000B16F0"/>
    <w:rsid w:val="000B191F"/>
    <w:rsid w:val="000B1D04"/>
    <w:rsid w:val="000B20AB"/>
    <w:rsid w:val="000B3571"/>
    <w:rsid w:val="000B3B9A"/>
    <w:rsid w:val="000B41C1"/>
    <w:rsid w:val="000B512E"/>
    <w:rsid w:val="000B744E"/>
    <w:rsid w:val="000B755F"/>
    <w:rsid w:val="000C0059"/>
    <w:rsid w:val="000C034E"/>
    <w:rsid w:val="000C0DD4"/>
    <w:rsid w:val="000C1B49"/>
    <w:rsid w:val="000C27A3"/>
    <w:rsid w:val="000C2B58"/>
    <w:rsid w:val="000C390B"/>
    <w:rsid w:val="000C3B78"/>
    <w:rsid w:val="000C402F"/>
    <w:rsid w:val="000C4F75"/>
    <w:rsid w:val="000C53E8"/>
    <w:rsid w:val="000C5BD8"/>
    <w:rsid w:val="000C680A"/>
    <w:rsid w:val="000C70C4"/>
    <w:rsid w:val="000C71F8"/>
    <w:rsid w:val="000C75E6"/>
    <w:rsid w:val="000C7E01"/>
    <w:rsid w:val="000C7EE4"/>
    <w:rsid w:val="000D04D7"/>
    <w:rsid w:val="000D0A5D"/>
    <w:rsid w:val="000D115F"/>
    <w:rsid w:val="000D13F6"/>
    <w:rsid w:val="000D19F1"/>
    <w:rsid w:val="000D2309"/>
    <w:rsid w:val="000D2390"/>
    <w:rsid w:val="000D298A"/>
    <w:rsid w:val="000D2D0D"/>
    <w:rsid w:val="000D2FCA"/>
    <w:rsid w:val="000D3293"/>
    <w:rsid w:val="000D36DC"/>
    <w:rsid w:val="000D41DE"/>
    <w:rsid w:val="000D4600"/>
    <w:rsid w:val="000D4928"/>
    <w:rsid w:val="000D4A71"/>
    <w:rsid w:val="000D4DC3"/>
    <w:rsid w:val="000D53DF"/>
    <w:rsid w:val="000D578D"/>
    <w:rsid w:val="000D5DE6"/>
    <w:rsid w:val="000D624E"/>
    <w:rsid w:val="000D63E6"/>
    <w:rsid w:val="000D6AAD"/>
    <w:rsid w:val="000D7B29"/>
    <w:rsid w:val="000E12F2"/>
    <w:rsid w:val="000E14E8"/>
    <w:rsid w:val="000E1ACF"/>
    <w:rsid w:val="000E25CB"/>
    <w:rsid w:val="000E2C18"/>
    <w:rsid w:val="000E32F0"/>
    <w:rsid w:val="000E3313"/>
    <w:rsid w:val="000E355F"/>
    <w:rsid w:val="000E3ACE"/>
    <w:rsid w:val="000E5E0D"/>
    <w:rsid w:val="000E6431"/>
    <w:rsid w:val="000E6639"/>
    <w:rsid w:val="000E72BA"/>
    <w:rsid w:val="000F0817"/>
    <w:rsid w:val="000F0A68"/>
    <w:rsid w:val="000F14B6"/>
    <w:rsid w:val="000F20AF"/>
    <w:rsid w:val="000F2165"/>
    <w:rsid w:val="000F2BA0"/>
    <w:rsid w:val="000F3C54"/>
    <w:rsid w:val="000F44A2"/>
    <w:rsid w:val="000F4CBD"/>
    <w:rsid w:val="000F542A"/>
    <w:rsid w:val="000F6B63"/>
    <w:rsid w:val="000F6FBB"/>
    <w:rsid w:val="000F7523"/>
    <w:rsid w:val="0010117D"/>
    <w:rsid w:val="0010133B"/>
    <w:rsid w:val="00101F34"/>
    <w:rsid w:val="00102F8B"/>
    <w:rsid w:val="00103028"/>
    <w:rsid w:val="001030A1"/>
    <w:rsid w:val="001048B0"/>
    <w:rsid w:val="00104973"/>
    <w:rsid w:val="00105E19"/>
    <w:rsid w:val="00106607"/>
    <w:rsid w:val="00106637"/>
    <w:rsid w:val="0011058A"/>
    <w:rsid w:val="00111EA1"/>
    <w:rsid w:val="00111F66"/>
    <w:rsid w:val="0011369B"/>
    <w:rsid w:val="00113C5D"/>
    <w:rsid w:val="00113EED"/>
    <w:rsid w:val="00114EBE"/>
    <w:rsid w:val="001165BF"/>
    <w:rsid w:val="00116E59"/>
    <w:rsid w:val="001170A1"/>
    <w:rsid w:val="00117990"/>
    <w:rsid w:val="001200F0"/>
    <w:rsid w:val="00120482"/>
    <w:rsid w:val="001209DE"/>
    <w:rsid w:val="00120F43"/>
    <w:rsid w:val="00121529"/>
    <w:rsid w:val="0012203C"/>
    <w:rsid w:val="00122762"/>
    <w:rsid w:val="00123FD7"/>
    <w:rsid w:val="00124067"/>
    <w:rsid w:val="001244D0"/>
    <w:rsid w:val="001247A9"/>
    <w:rsid w:val="00125096"/>
    <w:rsid w:val="00126371"/>
    <w:rsid w:val="00127324"/>
    <w:rsid w:val="00127933"/>
    <w:rsid w:val="00127CB5"/>
    <w:rsid w:val="00127F40"/>
    <w:rsid w:val="00127F5B"/>
    <w:rsid w:val="0013030F"/>
    <w:rsid w:val="00130408"/>
    <w:rsid w:val="00130A4D"/>
    <w:rsid w:val="00130FE0"/>
    <w:rsid w:val="00131161"/>
    <w:rsid w:val="00131B4F"/>
    <w:rsid w:val="00132424"/>
    <w:rsid w:val="00132544"/>
    <w:rsid w:val="00133759"/>
    <w:rsid w:val="00134D44"/>
    <w:rsid w:val="0013534C"/>
    <w:rsid w:val="001358B9"/>
    <w:rsid w:val="00135BCC"/>
    <w:rsid w:val="001369E6"/>
    <w:rsid w:val="00136F77"/>
    <w:rsid w:val="00137867"/>
    <w:rsid w:val="00137B77"/>
    <w:rsid w:val="0014042D"/>
    <w:rsid w:val="00140D67"/>
    <w:rsid w:val="00140F3C"/>
    <w:rsid w:val="00141268"/>
    <w:rsid w:val="00141992"/>
    <w:rsid w:val="00141AE4"/>
    <w:rsid w:val="00143770"/>
    <w:rsid w:val="00143816"/>
    <w:rsid w:val="001441C9"/>
    <w:rsid w:val="001444FF"/>
    <w:rsid w:val="001449CE"/>
    <w:rsid w:val="00144DF6"/>
    <w:rsid w:val="001450C4"/>
    <w:rsid w:val="00146DA0"/>
    <w:rsid w:val="0014768A"/>
    <w:rsid w:val="001476A6"/>
    <w:rsid w:val="00147C8D"/>
    <w:rsid w:val="0015024F"/>
    <w:rsid w:val="00150E51"/>
    <w:rsid w:val="00151DDE"/>
    <w:rsid w:val="00152C8C"/>
    <w:rsid w:val="0015517C"/>
    <w:rsid w:val="00155590"/>
    <w:rsid w:val="001556D8"/>
    <w:rsid w:val="001579FC"/>
    <w:rsid w:val="00157F77"/>
    <w:rsid w:val="00160242"/>
    <w:rsid w:val="001603C3"/>
    <w:rsid w:val="00160506"/>
    <w:rsid w:val="001607B1"/>
    <w:rsid w:val="00161870"/>
    <w:rsid w:val="00161C59"/>
    <w:rsid w:val="001621AF"/>
    <w:rsid w:val="001637D0"/>
    <w:rsid w:val="0016478B"/>
    <w:rsid w:val="00164CAA"/>
    <w:rsid w:val="00165030"/>
    <w:rsid w:val="00165100"/>
    <w:rsid w:val="00165963"/>
    <w:rsid w:val="001666F6"/>
    <w:rsid w:val="00170D70"/>
    <w:rsid w:val="00172F5F"/>
    <w:rsid w:val="001732EB"/>
    <w:rsid w:val="00173730"/>
    <w:rsid w:val="0017382D"/>
    <w:rsid w:val="0017407D"/>
    <w:rsid w:val="00174105"/>
    <w:rsid w:val="0017524A"/>
    <w:rsid w:val="00175350"/>
    <w:rsid w:val="00175DC8"/>
    <w:rsid w:val="00175F8B"/>
    <w:rsid w:val="00177B69"/>
    <w:rsid w:val="001806AB"/>
    <w:rsid w:val="001807F2"/>
    <w:rsid w:val="00181714"/>
    <w:rsid w:val="00181D7B"/>
    <w:rsid w:val="00182C91"/>
    <w:rsid w:val="00182CFD"/>
    <w:rsid w:val="00183C80"/>
    <w:rsid w:val="00184B5A"/>
    <w:rsid w:val="00185DD2"/>
    <w:rsid w:val="001866C7"/>
    <w:rsid w:val="00186C40"/>
    <w:rsid w:val="001871C6"/>
    <w:rsid w:val="001877DF"/>
    <w:rsid w:val="00190DB6"/>
    <w:rsid w:val="001927BE"/>
    <w:rsid w:val="00192DB1"/>
    <w:rsid w:val="00192E95"/>
    <w:rsid w:val="001932E9"/>
    <w:rsid w:val="00193421"/>
    <w:rsid w:val="001938A6"/>
    <w:rsid w:val="001939CA"/>
    <w:rsid w:val="00194560"/>
    <w:rsid w:val="00194616"/>
    <w:rsid w:val="001955A8"/>
    <w:rsid w:val="0019598A"/>
    <w:rsid w:val="00195F7C"/>
    <w:rsid w:val="0019694E"/>
    <w:rsid w:val="001A04F2"/>
    <w:rsid w:val="001A0A0B"/>
    <w:rsid w:val="001A1013"/>
    <w:rsid w:val="001A1452"/>
    <w:rsid w:val="001A14CD"/>
    <w:rsid w:val="001A23AA"/>
    <w:rsid w:val="001A24C0"/>
    <w:rsid w:val="001A2989"/>
    <w:rsid w:val="001A4065"/>
    <w:rsid w:val="001A4328"/>
    <w:rsid w:val="001A49A7"/>
    <w:rsid w:val="001A5048"/>
    <w:rsid w:val="001A5663"/>
    <w:rsid w:val="001A56DC"/>
    <w:rsid w:val="001A5BF7"/>
    <w:rsid w:val="001A5DE1"/>
    <w:rsid w:val="001A6324"/>
    <w:rsid w:val="001A6B12"/>
    <w:rsid w:val="001A6EA8"/>
    <w:rsid w:val="001A7195"/>
    <w:rsid w:val="001A71D5"/>
    <w:rsid w:val="001A77DE"/>
    <w:rsid w:val="001A79EE"/>
    <w:rsid w:val="001A7E21"/>
    <w:rsid w:val="001B05DF"/>
    <w:rsid w:val="001B08F1"/>
    <w:rsid w:val="001B0A49"/>
    <w:rsid w:val="001B2A40"/>
    <w:rsid w:val="001B2F7C"/>
    <w:rsid w:val="001B34E5"/>
    <w:rsid w:val="001B440D"/>
    <w:rsid w:val="001B5288"/>
    <w:rsid w:val="001B528A"/>
    <w:rsid w:val="001B5E0F"/>
    <w:rsid w:val="001B61F6"/>
    <w:rsid w:val="001B6411"/>
    <w:rsid w:val="001B7C72"/>
    <w:rsid w:val="001C0116"/>
    <w:rsid w:val="001C081F"/>
    <w:rsid w:val="001C19E8"/>
    <w:rsid w:val="001C1B16"/>
    <w:rsid w:val="001C3385"/>
    <w:rsid w:val="001C495D"/>
    <w:rsid w:val="001C4BC1"/>
    <w:rsid w:val="001C4CB9"/>
    <w:rsid w:val="001C5141"/>
    <w:rsid w:val="001C5687"/>
    <w:rsid w:val="001C574F"/>
    <w:rsid w:val="001C6322"/>
    <w:rsid w:val="001C645C"/>
    <w:rsid w:val="001C6967"/>
    <w:rsid w:val="001C6E04"/>
    <w:rsid w:val="001C76C9"/>
    <w:rsid w:val="001C76ED"/>
    <w:rsid w:val="001D10A4"/>
    <w:rsid w:val="001D1578"/>
    <w:rsid w:val="001D17E9"/>
    <w:rsid w:val="001D20EC"/>
    <w:rsid w:val="001D2828"/>
    <w:rsid w:val="001D4716"/>
    <w:rsid w:val="001D4CEB"/>
    <w:rsid w:val="001D4DCB"/>
    <w:rsid w:val="001D4ED4"/>
    <w:rsid w:val="001D4EE0"/>
    <w:rsid w:val="001D5727"/>
    <w:rsid w:val="001D5956"/>
    <w:rsid w:val="001D6003"/>
    <w:rsid w:val="001D64BD"/>
    <w:rsid w:val="001D6D1E"/>
    <w:rsid w:val="001D6F81"/>
    <w:rsid w:val="001D755E"/>
    <w:rsid w:val="001E05CE"/>
    <w:rsid w:val="001E1625"/>
    <w:rsid w:val="001E28B5"/>
    <w:rsid w:val="001E3027"/>
    <w:rsid w:val="001E3085"/>
    <w:rsid w:val="001E30CE"/>
    <w:rsid w:val="001E3BBC"/>
    <w:rsid w:val="001E4A54"/>
    <w:rsid w:val="001E4A78"/>
    <w:rsid w:val="001E4AF7"/>
    <w:rsid w:val="001E541C"/>
    <w:rsid w:val="001E59F0"/>
    <w:rsid w:val="001E5B65"/>
    <w:rsid w:val="001E6451"/>
    <w:rsid w:val="001E6521"/>
    <w:rsid w:val="001E7596"/>
    <w:rsid w:val="001E767D"/>
    <w:rsid w:val="001E797E"/>
    <w:rsid w:val="001E7A0C"/>
    <w:rsid w:val="001F00D3"/>
    <w:rsid w:val="001F0A5A"/>
    <w:rsid w:val="001F1424"/>
    <w:rsid w:val="001F16BF"/>
    <w:rsid w:val="001F3335"/>
    <w:rsid w:val="001F3F13"/>
    <w:rsid w:val="001F3F49"/>
    <w:rsid w:val="001F40A7"/>
    <w:rsid w:val="001F4ABD"/>
    <w:rsid w:val="001F6AEA"/>
    <w:rsid w:val="001F74A0"/>
    <w:rsid w:val="00200B74"/>
    <w:rsid w:val="00201303"/>
    <w:rsid w:val="002018E3"/>
    <w:rsid w:val="00201A30"/>
    <w:rsid w:val="002025D5"/>
    <w:rsid w:val="00202A2C"/>
    <w:rsid w:val="00203265"/>
    <w:rsid w:val="0020386A"/>
    <w:rsid w:val="00204857"/>
    <w:rsid w:val="002052ED"/>
    <w:rsid w:val="0020580C"/>
    <w:rsid w:val="00205A7A"/>
    <w:rsid w:val="00205AB2"/>
    <w:rsid w:val="00205C9E"/>
    <w:rsid w:val="00206811"/>
    <w:rsid w:val="00207911"/>
    <w:rsid w:val="0021074B"/>
    <w:rsid w:val="00211672"/>
    <w:rsid w:val="00211747"/>
    <w:rsid w:val="002117A6"/>
    <w:rsid w:val="0021375D"/>
    <w:rsid w:val="00213EDD"/>
    <w:rsid w:val="00214087"/>
    <w:rsid w:val="00214C4F"/>
    <w:rsid w:val="00214CC1"/>
    <w:rsid w:val="00217073"/>
    <w:rsid w:val="002174C9"/>
    <w:rsid w:val="002176B5"/>
    <w:rsid w:val="00220726"/>
    <w:rsid w:val="00220947"/>
    <w:rsid w:val="00220C19"/>
    <w:rsid w:val="00220F8A"/>
    <w:rsid w:val="00221405"/>
    <w:rsid w:val="00221592"/>
    <w:rsid w:val="00221C65"/>
    <w:rsid w:val="00222E0C"/>
    <w:rsid w:val="0022376B"/>
    <w:rsid w:val="00223E33"/>
    <w:rsid w:val="00224BC3"/>
    <w:rsid w:val="00225171"/>
    <w:rsid w:val="002253A6"/>
    <w:rsid w:val="002253D2"/>
    <w:rsid w:val="00225C25"/>
    <w:rsid w:val="00226B9A"/>
    <w:rsid w:val="00226BB2"/>
    <w:rsid w:val="0022730F"/>
    <w:rsid w:val="002279E6"/>
    <w:rsid w:val="00233357"/>
    <w:rsid w:val="00233C81"/>
    <w:rsid w:val="00233FA6"/>
    <w:rsid w:val="00234826"/>
    <w:rsid w:val="002350D7"/>
    <w:rsid w:val="00236DF8"/>
    <w:rsid w:val="00241434"/>
    <w:rsid w:val="00241AEC"/>
    <w:rsid w:val="00242B16"/>
    <w:rsid w:val="002437F5"/>
    <w:rsid w:val="00243D66"/>
    <w:rsid w:val="00244397"/>
    <w:rsid w:val="00244BCC"/>
    <w:rsid w:val="0024504E"/>
    <w:rsid w:val="0024639F"/>
    <w:rsid w:val="002466A5"/>
    <w:rsid w:val="00246AD2"/>
    <w:rsid w:val="00246BB1"/>
    <w:rsid w:val="00250F5D"/>
    <w:rsid w:val="00251244"/>
    <w:rsid w:val="002514F9"/>
    <w:rsid w:val="0025164F"/>
    <w:rsid w:val="00251958"/>
    <w:rsid w:val="00252D4D"/>
    <w:rsid w:val="002535CD"/>
    <w:rsid w:val="00253621"/>
    <w:rsid w:val="002536A7"/>
    <w:rsid w:val="00253CD9"/>
    <w:rsid w:val="0025412B"/>
    <w:rsid w:val="00254472"/>
    <w:rsid w:val="002560F6"/>
    <w:rsid w:val="002564A0"/>
    <w:rsid w:val="0025695D"/>
    <w:rsid w:val="00257536"/>
    <w:rsid w:val="00260180"/>
    <w:rsid w:val="00260C63"/>
    <w:rsid w:val="00260D70"/>
    <w:rsid w:val="00261490"/>
    <w:rsid w:val="00261EAD"/>
    <w:rsid w:val="00262C38"/>
    <w:rsid w:val="00263417"/>
    <w:rsid w:val="002640FB"/>
    <w:rsid w:val="00264509"/>
    <w:rsid w:val="002653E1"/>
    <w:rsid w:val="0026548F"/>
    <w:rsid w:val="00265E05"/>
    <w:rsid w:val="0026652C"/>
    <w:rsid w:val="00266A23"/>
    <w:rsid w:val="00267D3D"/>
    <w:rsid w:val="00270143"/>
    <w:rsid w:val="002702B8"/>
    <w:rsid w:val="00270A82"/>
    <w:rsid w:val="00272269"/>
    <w:rsid w:val="00272E45"/>
    <w:rsid w:val="00273086"/>
    <w:rsid w:val="0027313B"/>
    <w:rsid w:val="00273228"/>
    <w:rsid w:val="002733EE"/>
    <w:rsid w:val="00273491"/>
    <w:rsid w:val="002748C2"/>
    <w:rsid w:val="00274E44"/>
    <w:rsid w:val="0027510F"/>
    <w:rsid w:val="0027518D"/>
    <w:rsid w:val="00275479"/>
    <w:rsid w:val="0027570B"/>
    <w:rsid w:val="00275AA9"/>
    <w:rsid w:val="002761B9"/>
    <w:rsid w:val="0027678B"/>
    <w:rsid w:val="00276AE7"/>
    <w:rsid w:val="00277588"/>
    <w:rsid w:val="002813EF"/>
    <w:rsid w:val="00281424"/>
    <w:rsid w:val="00282825"/>
    <w:rsid w:val="002830DD"/>
    <w:rsid w:val="00283212"/>
    <w:rsid w:val="0028334F"/>
    <w:rsid w:val="00283E50"/>
    <w:rsid w:val="00283EA5"/>
    <w:rsid w:val="00285168"/>
    <w:rsid w:val="00285727"/>
    <w:rsid w:val="002858D8"/>
    <w:rsid w:val="002859E8"/>
    <w:rsid w:val="002860A4"/>
    <w:rsid w:val="00286299"/>
    <w:rsid w:val="00287014"/>
    <w:rsid w:val="00287401"/>
    <w:rsid w:val="00287672"/>
    <w:rsid w:val="00287716"/>
    <w:rsid w:val="00287A30"/>
    <w:rsid w:val="002909DC"/>
    <w:rsid w:val="0029172B"/>
    <w:rsid w:val="002917C1"/>
    <w:rsid w:val="00291BCE"/>
    <w:rsid w:val="00292366"/>
    <w:rsid w:val="002925C8"/>
    <w:rsid w:val="00292799"/>
    <w:rsid w:val="00292EE0"/>
    <w:rsid w:val="00292EF3"/>
    <w:rsid w:val="002931DA"/>
    <w:rsid w:val="00293ACB"/>
    <w:rsid w:val="00294119"/>
    <w:rsid w:val="002944CB"/>
    <w:rsid w:val="00294632"/>
    <w:rsid w:val="00295BAF"/>
    <w:rsid w:val="0029651F"/>
    <w:rsid w:val="002965B9"/>
    <w:rsid w:val="00296C28"/>
    <w:rsid w:val="00297198"/>
    <w:rsid w:val="002976D2"/>
    <w:rsid w:val="002A15BF"/>
    <w:rsid w:val="002A1AC0"/>
    <w:rsid w:val="002A1C93"/>
    <w:rsid w:val="002A2161"/>
    <w:rsid w:val="002A34A4"/>
    <w:rsid w:val="002A4041"/>
    <w:rsid w:val="002A4B2C"/>
    <w:rsid w:val="002A4ECE"/>
    <w:rsid w:val="002A507C"/>
    <w:rsid w:val="002B13F7"/>
    <w:rsid w:val="002B1450"/>
    <w:rsid w:val="002B145B"/>
    <w:rsid w:val="002B1E78"/>
    <w:rsid w:val="002B26D5"/>
    <w:rsid w:val="002B2814"/>
    <w:rsid w:val="002B29F4"/>
    <w:rsid w:val="002B2A04"/>
    <w:rsid w:val="002B2C3C"/>
    <w:rsid w:val="002B345E"/>
    <w:rsid w:val="002B362F"/>
    <w:rsid w:val="002B4AD8"/>
    <w:rsid w:val="002B5928"/>
    <w:rsid w:val="002B6136"/>
    <w:rsid w:val="002B69B1"/>
    <w:rsid w:val="002B7410"/>
    <w:rsid w:val="002B77C6"/>
    <w:rsid w:val="002B79E2"/>
    <w:rsid w:val="002B7D4D"/>
    <w:rsid w:val="002C00BF"/>
    <w:rsid w:val="002C10AC"/>
    <w:rsid w:val="002C190B"/>
    <w:rsid w:val="002C1F56"/>
    <w:rsid w:val="002C23DF"/>
    <w:rsid w:val="002C2723"/>
    <w:rsid w:val="002C351E"/>
    <w:rsid w:val="002C6A33"/>
    <w:rsid w:val="002D12EE"/>
    <w:rsid w:val="002D1378"/>
    <w:rsid w:val="002D18A8"/>
    <w:rsid w:val="002D1ECE"/>
    <w:rsid w:val="002D2CE0"/>
    <w:rsid w:val="002D2E30"/>
    <w:rsid w:val="002D3FC3"/>
    <w:rsid w:val="002D450B"/>
    <w:rsid w:val="002D541C"/>
    <w:rsid w:val="002D5B62"/>
    <w:rsid w:val="002D5C99"/>
    <w:rsid w:val="002D62C1"/>
    <w:rsid w:val="002D6921"/>
    <w:rsid w:val="002D6BF1"/>
    <w:rsid w:val="002D731C"/>
    <w:rsid w:val="002D7ACA"/>
    <w:rsid w:val="002E0AE5"/>
    <w:rsid w:val="002E0C8F"/>
    <w:rsid w:val="002E1715"/>
    <w:rsid w:val="002E1814"/>
    <w:rsid w:val="002E1A33"/>
    <w:rsid w:val="002E1ED9"/>
    <w:rsid w:val="002E20BB"/>
    <w:rsid w:val="002E233D"/>
    <w:rsid w:val="002E2367"/>
    <w:rsid w:val="002E3C7E"/>
    <w:rsid w:val="002E3CF3"/>
    <w:rsid w:val="002E4172"/>
    <w:rsid w:val="002E5F83"/>
    <w:rsid w:val="002E612A"/>
    <w:rsid w:val="002E65AB"/>
    <w:rsid w:val="002E670D"/>
    <w:rsid w:val="002E6F1E"/>
    <w:rsid w:val="002E7B6B"/>
    <w:rsid w:val="002F0E5F"/>
    <w:rsid w:val="002F121C"/>
    <w:rsid w:val="002F1AF1"/>
    <w:rsid w:val="002F2154"/>
    <w:rsid w:val="002F2358"/>
    <w:rsid w:val="002F24D7"/>
    <w:rsid w:val="002F320B"/>
    <w:rsid w:val="002F36E1"/>
    <w:rsid w:val="002F3A06"/>
    <w:rsid w:val="002F4063"/>
    <w:rsid w:val="002F44FB"/>
    <w:rsid w:val="002F54C6"/>
    <w:rsid w:val="002F5579"/>
    <w:rsid w:val="002F5885"/>
    <w:rsid w:val="002F58A7"/>
    <w:rsid w:val="002F5B7D"/>
    <w:rsid w:val="002F6952"/>
    <w:rsid w:val="002F6E46"/>
    <w:rsid w:val="002F7600"/>
    <w:rsid w:val="002F78AF"/>
    <w:rsid w:val="0030003C"/>
    <w:rsid w:val="00300110"/>
    <w:rsid w:val="003002E2"/>
    <w:rsid w:val="003019A2"/>
    <w:rsid w:val="00301AED"/>
    <w:rsid w:val="003021D4"/>
    <w:rsid w:val="00302C66"/>
    <w:rsid w:val="00303243"/>
    <w:rsid w:val="003038E8"/>
    <w:rsid w:val="00304BE9"/>
    <w:rsid w:val="003052DC"/>
    <w:rsid w:val="00307052"/>
    <w:rsid w:val="0030726A"/>
    <w:rsid w:val="003078BE"/>
    <w:rsid w:val="00307B36"/>
    <w:rsid w:val="0031074A"/>
    <w:rsid w:val="003115EF"/>
    <w:rsid w:val="00311C75"/>
    <w:rsid w:val="0031328C"/>
    <w:rsid w:val="0031346E"/>
    <w:rsid w:val="00313846"/>
    <w:rsid w:val="0031426F"/>
    <w:rsid w:val="00314DE1"/>
    <w:rsid w:val="003160DB"/>
    <w:rsid w:val="00317084"/>
    <w:rsid w:val="00317532"/>
    <w:rsid w:val="00317662"/>
    <w:rsid w:val="003178FC"/>
    <w:rsid w:val="00320F79"/>
    <w:rsid w:val="00321312"/>
    <w:rsid w:val="00323E0C"/>
    <w:rsid w:val="00324A93"/>
    <w:rsid w:val="003257BD"/>
    <w:rsid w:val="00325B0E"/>
    <w:rsid w:val="00326771"/>
    <w:rsid w:val="00327806"/>
    <w:rsid w:val="003304CE"/>
    <w:rsid w:val="00330993"/>
    <w:rsid w:val="0033124C"/>
    <w:rsid w:val="0033156A"/>
    <w:rsid w:val="003320D8"/>
    <w:rsid w:val="00333936"/>
    <w:rsid w:val="00333CDF"/>
    <w:rsid w:val="00333EAA"/>
    <w:rsid w:val="003348AC"/>
    <w:rsid w:val="00335213"/>
    <w:rsid w:val="003352C1"/>
    <w:rsid w:val="0033541E"/>
    <w:rsid w:val="003379FC"/>
    <w:rsid w:val="003402E4"/>
    <w:rsid w:val="0034048A"/>
    <w:rsid w:val="00342B84"/>
    <w:rsid w:val="003433CE"/>
    <w:rsid w:val="00343AB1"/>
    <w:rsid w:val="00343DB2"/>
    <w:rsid w:val="003450DA"/>
    <w:rsid w:val="003459DF"/>
    <w:rsid w:val="00345DE5"/>
    <w:rsid w:val="00345E44"/>
    <w:rsid w:val="003460A7"/>
    <w:rsid w:val="0034630C"/>
    <w:rsid w:val="00346D3F"/>
    <w:rsid w:val="00347575"/>
    <w:rsid w:val="00347DD7"/>
    <w:rsid w:val="00350138"/>
    <w:rsid w:val="00350620"/>
    <w:rsid w:val="00350738"/>
    <w:rsid w:val="003511E9"/>
    <w:rsid w:val="00351306"/>
    <w:rsid w:val="00352739"/>
    <w:rsid w:val="003527A0"/>
    <w:rsid w:val="00352AB0"/>
    <w:rsid w:val="00352C6B"/>
    <w:rsid w:val="003535A8"/>
    <w:rsid w:val="003536ED"/>
    <w:rsid w:val="00353D9F"/>
    <w:rsid w:val="00354351"/>
    <w:rsid w:val="00354903"/>
    <w:rsid w:val="0035596B"/>
    <w:rsid w:val="00356CAB"/>
    <w:rsid w:val="00357D4B"/>
    <w:rsid w:val="0036171A"/>
    <w:rsid w:val="003619D9"/>
    <w:rsid w:val="00361DDC"/>
    <w:rsid w:val="00361E8D"/>
    <w:rsid w:val="00362300"/>
    <w:rsid w:val="00362591"/>
    <w:rsid w:val="003627D3"/>
    <w:rsid w:val="00362BCA"/>
    <w:rsid w:val="00363CD4"/>
    <w:rsid w:val="00364471"/>
    <w:rsid w:val="00365480"/>
    <w:rsid w:val="00365CB5"/>
    <w:rsid w:val="00366AB8"/>
    <w:rsid w:val="0036719B"/>
    <w:rsid w:val="00367B7D"/>
    <w:rsid w:val="00370C9D"/>
    <w:rsid w:val="00371C3E"/>
    <w:rsid w:val="00371D61"/>
    <w:rsid w:val="00371F65"/>
    <w:rsid w:val="00372D1C"/>
    <w:rsid w:val="003730F2"/>
    <w:rsid w:val="00373431"/>
    <w:rsid w:val="00374DA1"/>
    <w:rsid w:val="00375450"/>
    <w:rsid w:val="003765E5"/>
    <w:rsid w:val="00376C8C"/>
    <w:rsid w:val="00377378"/>
    <w:rsid w:val="00377C75"/>
    <w:rsid w:val="00381695"/>
    <w:rsid w:val="0038184E"/>
    <w:rsid w:val="00382F09"/>
    <w:rsid w:val="003831CA"/>
    <w:rsid w:val="0038341A"/>
    <w:rsid w:val="00383544"/>
    <w:rsid w:val="003839E3"/>
    <w:rsid w:val="00384922"/>
    <w:rsid w:val="00385080"/>
    <w:rsid w:val="00385DB8"/>
    <w:rsid w:val="00386622"/>
    <w:rsid w:val="0038723F"/>
    <w:rsid w:val="00387BDD"/>
    <w:rsid w:val="00391583"/>
    <w:rsid w:val="00391AC6"/>
    <w:rsid w:val="00391D52"/>
    <w:rsid w:val="003937BE"/>
    <w:rsid w:val="00394054"/>
    <w:rsid w:val="003942F2"/>
    <w:rsid w:val="0039479A"/>
    <w:rsid w:val="003958A5"/>
    <w:rsid w:val="00396495"/>
    <w:rsid w:val="003979AB"/>
    <w:rsid w:val="003A0D69"/>
    <w:rsid w:val="003A0F17"/>
    <w:rsid w:val="003A1787"/>
    <w:rsid w:val="003A1D31"/>
    <w:rsid w:val="003A1FE6"/>
    <w:rsid w:val="003A2588"/>
    <w:rsid w:val="003A2D54"/>
    <w:rsid w:val="003A331C"/>
    <w:rsid w:val="003A3C31"/>
    <w:rsid w:val="003A450C"/>
    <w:rsid w:val="003A4B49"/>
    <w:rsid w:val="003A4EA3"/>
    <w:rsid w:val="003A57E9"/>
    <w:rsid w:val="003A6367"/>
    <w:rsid w:val="003A7750"/>
    <w:rsid w:val="003A7A61"/>
    <w:rsid w:val="003A7B65"/>
    <w:rsid w:val="003B0EC2"/>
    <w:rsid w:val="003B156F"/>
    <w:rsid w:val="003B1C22"/>
    <w:rsid w:val="003B2AA7"/>
    <w:rsid w:val="003B2FD3"/>
    <w:rsid w:val="003B3362"/>
    <w:rsid w:val="003B3845"/>
    <w:rsid w:val="003B40D7"/>
    <w:rsid w:val="003B4E65"/>
    <w:rsid w:val="003B522E"/>
    <w:rsid w:val="003B5E1D"/>
    <w:rsid w:val="003B60F4"/>
    <w:rsid w:val="003B67C0"/>
    <w:rsid w:val="003B6C85"/>
    <w:rsid w:val="003B765A"/>
    <w:rsid w:val="003B770B"/>
    <w:rsid w:val="003B7850"/>
    <w:rsid w:val="003B7D39"/>
    <w:rsid w:val="003B7E2B"/>
    <w:rsid w:val="003C0115"/>
    <w:rsid w:val="003C0BBC"/>
    <w:rsid w:val="003C0CBC"/>
    <w:rsid w:val="003C1305"/>
    <w:rsid w:val="003C1DA3"/>
    <w:rsid w:val="003C2B90"/>
    <w:rsid w:val="003C2D8A"/>
    <w:rsid w:val="003C2E07"/>
    <w:rsid w:val="003C3653"/>
    <w:rsid w:val="003C39F0"/>
    <w:rsid w:val="003C3E47"/>
    <w:rsid w:val="003C3EA0"/>
    <w:rsid w:val="003C3FB9"/>
    <w:rsid w:val="003C5118"/>
    <w:rsid w:val="003C5292"/>
    <w:rsid w:val="003C5720"/>
    <w:rsid w:val="003C59CD"/>
    <w:rsid w:val="003C656C"/>
    <w:rsid w:val="003C676E"/>
    <w:rsid w:val="003D00FB"/>
    <w:rsid w:val="003D023F"/>
    <w:rsid w:val="003D0A4F"/>
    <w:rsid w:val="003D0F00"/>
    <w:rsid w:val="003D175D"/>
    <w:rsid w:val="003D17B6"/>
    <w:rsid w:val="003D17C2"/>
    <w:rsid w:val="003D1C65"/>
    <w:rsid w:val="003D26CF"/>
    <w:rsid w:val="003D28D4"/>
    <w:rsid w:val="003D2BD3"/>
    <w:rsid w:val="003D33E9"/>
    <w:rsid w:val="003D3B75"/>
    <w:rsid w:val="003D4ACF"/>
    <w:rsid w:val="003D5527"/>
    <w:rsid w:val="003D56C3"/>
    <w:rsid w:val="003D6103"/>
    <w:rsid w:val="003D61A2"/>
    <w:rsid w:val="003D6706"/>
    <w:rsid w:val="003D67C4"/>
    <w:rsid w:val="003D6A9B"/>
    <w:rsid w:val="003D7352"/>
    <w:rsid w:val="003D78E5"/>
    <w:rsid w:val="003E064E"/>
    <w:rsid w:val="003E0FC3"/>
    <w:rsid w:val="003E15EF"/>
    <w:rsid w:val="003E1F6F"/>
    <w:rsid w:val="003E2426"/>
    <w:rsid w:val="003E26C3"/>
    <w:rsid w:val="003E3E86"/>
    <w:rsid w:val="003E41C2"/>
    <w:rsid w:val="003E4BCA"/>
    <w:rsid w:val="003E5030"/>
    <w:rsid w:val="003E5274"/>
    <w:rsid w:val="003E54FC"/>
    <w:rsid w:val="003E6825"/>
    <w:rsid w:val="003E6A2E"/>
    <w:rsid w:val="003E6ACA"/>
    <w:rsid w:val="003E6B26"/>
    <w:rsid w:val="003E76E6"/>
    <w:rsid w:val="003E7D32"/>
    <w:rsid w:val="003F0381"/>
    <w:rsid w:val="003F0833"/>
    <w:rsid w:val="003F0BC5"/>
    <w:rsid w:val="003F148C"/>
    <w:rsid w:val="003F1563"/>
    <w:rsid w:val="003F1A58"/>
    <w:rsid w:val="003F2180"/>
    <w:rsid w:val="003F275B"/>
    <w:rsid w:val="003F2968"/>
    <w:rsid w:val="003F2EA5"/>
    <w:rsid w:val="003F2F21"/>
    <w:rsid w:val="003F3108"/>
    <w:rsid w:val="003F35CC"/>
    <w:rsid w:val="003F47A3"/>
    <w:rsid w:val="003F5988"/>
    <w:rsid w:val="003F5B46"/>
    <w:rsid w:val="003F6AF1"/>
    <w:rsid w:val="003F6E79"/>
    <w:rsid w:val="003F76BF"/>
    <w:rsid w:val="003F7B95"/>
    <w:rsid w:val="003F7CD7"/>
    <w:rsid w:val="004010CE"/>
    <w:rsid w:val="0040117F"/>
    <w:rsid w:val="00401F47"/>
    <w:rsid w:val="004025C1"/>
    <w:rsid w:val="00402713"/>
    <w:rsid w:val="00403502"/>
    <w:rsid w:val="00403591"/>
    <w:rsid w:val="0040371B"/>
    <w:rsid w:val="00403842"/>
    <w:rsid w:val="00403EFA"/>
    <w:rsid w:val="0040527F"/>
    <w:rsid w:val="004064D9"/>
    <w:rsid w:val="00406921"/>
    <w:rsid w:val="00406CA6"/>
    <w:rsid w:val="00410EBB"/>
    <w:rsid w:val="00411BBC"/>
    <w:rsid w:val="00412EB8"/>
    <w:rsid w:val="00413C59"/>
    <w:rsid w:val="004143C4"/>
    <w:rsid w:val="004143EC"/>
    <w:rsid w:val="00415168"/>
    <w:rsid w:val="00415868"/>
    <w:rsid w:val="00415A0F"/>
    <w:rsid w:val="004166D3"/>
    <w:rsid w:val="0041713B"/>
    <w:rsid w:val="004179E2"/>
    <w:rsid w:val="004203EE"/>
    <w:rsid w:val="00420DF4"/>
    <w:rsid w:val="004212C7"/>
    <w:rsid w:val="00421681"/>
    <w:rsid w:val="00421DC8"/>
    <w:rsid w:val="0042244B"/>
    <w:rsid w:val="00422B08"/>
    <w:rsid w:val="00423D38"/>
    <w:rsid w:val="00424858"/>
    <w:rsid w:val="00424C10"/>
    <w:rsid w:val="00427131"/>
    <w:rsid w:val="00427E68"/>
    <w:rsid w:val="00430C16"/>
    <w:rsid w:val="00431B55"/>
    <w:rsid w:val="00431FDE"/>
    <w:rsid w:val="004329CB"/>
    <w:rsid w:val="00433E77"/>
    <w:rsid w:val="00434235"/>
    <w:rsid w:val="004342AF"/>
    <w:rsid w:val="00434318"/>
    <w:rsid w:val="004343FE"/>
    <w:rsid w:val="0043499C"/>
    <w:rsid w:val="004355F6"/>
    <w:rsid w:val="00435AE6"/>
    <w:rsid w:val="00435B5F"/>
    <w:rsid w:val="00435DD4"/>
    <w:rsid w:val="004369F0"/>
    <w:rsid w:val="00440033"/>
    <w:rsid w:val="00440101"/>
    <w:rsid w:val="004410E1"/>
    <w:rsid w:val="004410F5"/>
    <w:rsid w:val="00441570"/>
    <w:rsid w:val="00441ACF"/>
    <w:rsid w:val="00441C26"/>
    <w:rsid w:val="00441E05"/>
    <w:rsid w:val="00442252"/>
    <w:rsid w:val="004424B3"/>
    <w:rsid w:val="00443AB3"/>
    <w:rsid w:val="00444B08"/>
    <w:rsid w:val="00446221"/>
    <w:rsid w:val="00447036"/>
    <w:rsid w:val="00447828"/>
    <w:rsid w:val="004479C0"/>
    <w:rsid w:val="00450281"/>
    <w:rsid w:val="00450F5F"/>
    <w:rsid w:val="004546D2"/>
    <w:rsid w:val="004548C7"/>
    <w:rsid w:val="00454D27"/>
    <w:rsid w:val="00454FF0"/>
    <w:rsid w:val="00455C86"/>
    <w:rsid w:val="0045699C"/>
    <w:rsid w:val="00457018"/>
    <w:rsid w:val="00457039"/>
    <w:rsid w:val="004570C1"/>
    <w:rsid w:val="004602BE"/>
    <w:rsid w:val="00460AB6"/>
    <w:rsid w:val="00461534"/>
    <w:rsid w:val="00461753"/>
    <w:rsid w:val="00462BD2"/>
    <w:rsid w:val="0046396C"/>
    <w:rsid w:val="004642E3"/>
    <w:rsid w:val="00464F21"/>
    <w:rsid w:val="00465909"/>
    <w:rsid w:val="00465ABD"/>
    <w:rsid w:val="00465B28"/>
    <w:rsid w:val="00465CF9"/>
    <w:rsid w:val="0046612D"/>
    <w:rsid w:val="00466AED"/>
    <w:rsid w:val="00466BA5"/>
    <w:rsid w:val="00470A27"/>
    <w:rsid w:val="00470EF8"/>
    <w:rsid w:val="004719C4"/>
    <w:rsid w:val="00471D1C"/>
    <w:rsid w:val="004721C3"/>
    <w:rsid w:val="00472415"/>
    <w:rsid w:val="0047256C"/>
    <w:rsid w:val="0047263C"/>
    <w:rsid w:val="0047265F"/>
    <w:rsid w:val="004726D3"/>
    <w:rsid w:val="004729DE"/>
    <w:rsid w:val="004731B9"/>
    <w:rsid w:val="0047450F"/>
    <w:rsid w:val="004748ED"/>
    <w:rsid w:val="00474FA7"/>
    <w:rsid w:val="00476EA6"/>
    <w:rsid w:val="00477D86"/>
    <w:rsid w:val="00477E77"/>
    <w:rsid w:val="00481147"/>
    <w:rsid w:val="0048145F"/>
    <w:rsid w:val="004818DC"/>
    <w:rsid w:val="00481BB1"/>
    <w:rsid w:val="00481C84"/>
    <w:rsid w:val="00481E70"/>
    <w:rsid w:val="004822A7"/>
    <w:rsid w:val="00482954"/>
    <w:rsid w:val="00482E33"/>
    <w:rsid w:val="004834C0"/>
    <w:rsid w:val="00483DD9"/>
    <w:rsid w:val="00483F19"/>
    <w:rsid w:val="00484559"/>
    <w:rsid w:val="00485312"/>
    <w:rsid w:val="00485335"/>
    <w:rsid w:val="00485E99"/>
    <w:rsid w:val="00486BF4"/>
    <w:rsid w:val="00486F67"/>
    <w:rsid w:val="004873ED"/>
    <w:rsid w:val="004876DD"/>
    <w:rsid w:val="00487F7D"/>
    <w:rsid w:val="00490223"/>
    <w:rsid w:val="00490293"/>
    <w:rsid w:val="0049029B"/>
    <w:rsid w:val="00490466"/>
    <w:rsid w:val="004906C3"/>
    <w:rsid w:val="0049101B"/>
    <w:rsid w:val="00492C0B"/>
    <w:rsid w:val="00493992"/>
    <w:rsid w:val="00494CEE"/>
    <w:rsid w:val="00495F97"/>
    <w:rsid w:val="004968FD"/>
    <w:rsid w:val="0049730E"/>
    <w:rsid w:val="004A00F0"/>
    <w:rsid w:val="004A0AA3"/>
    <w:rsid w:val="004A0C8C"/>
    <w:rsid w:val="004A0CBC"/>
    <w:rsid w:val="004A0EFD"/>
    <w:rsid w:val="004A127B"/>
    <w:rsid w:val="004A1879"/>
    <w:rsid w:val="004A19CC"/>
    <w:rsid w:val="004A24B5"/>
    <w:rsid w:val="004A2A76"/>
    <w:rsid w:val="004A2C21"/>
    <w:rsid w:val="004A3024"/>
    <w:rsid w:val="004A3B4B"/>
    <w:rsid w:val="004A3D74"/>
    <w:rsid w:val="004A419A"/>
    <w:rsid w:val="004A44EE"/>
    <w:rsid w:val="004A55FB"/>
    <w:rsid w:val="004A5E50"/>
    <w:rsid w:val="004A63A4"/>
    <w:rsid w:val="004A6A76"/>
    <w:rsid w:val="004A6D53"/>
    <w:rsid w:val="004A6F91"/>
    <w:rsid w:val="004A72B8"/>
    <w:rsid w:val="004A77B0"/>
    <w:rsid w:val="004B0607"/>
    <w:rsid w:val="004B0822"/>
    <w:rsid w:val="004B131F"/>
    <w:rsid w:val="004B1ABE"/>
    <w:rsid w:val="004B22FC"/>
    <w:rsid w:val="004B23CA"/>
    <w:rsid w:val="004B2B69"/>
    <w:rsid w:val="004B3633"/>
    <w:rsid w:val="004B37C1"/>
    <w:rsid w:val="004B3B96"/>
    <w:rsid w:val="004B46FF"/>
    <w:rsid w:val="004B5292"/>
    <w:rsid w:val="004B6843"/>
    <w:rsid w:val="004B6B7D"/>
    <w:rsid w:val="004B6BA4"/>
    <w:rsid w:val="004B7596"/>
    <w:rsid w:val="004B7855"/>
    <w:rsid w:val="004B7BBC"/>
    <w:rsid w:val="004B7F13"/>
    <w:rsid w:val="004C0741"/>
    <w:rsid w:val="004C1284"/>
    <w:rsid w:val="004C29BE"/>
    <w:rsid w:val="004C2A5E"/>
    <w:rsid w:val="004C3748"/>
    <w:rsid w:val="004C5324"/>
    <w:rsid w:val="004C5C65"/>
    <w:rsid w:val="004C62F6"/>
    <w:rsid w:val="004C7027"/>
    <w:rsid w:val="004C70A1"/>
    <w:rsid w:val="004C7216"/>
    <w:rsid w:val="004C7840"/>
    <w:rsid w:val="004D0A16"/>
    <w:rsid w:val="004D1FC1"/>
    <w:rsid w:val="004D419E"/>
    <w:rsid w:val="004D50D9"/>
    <w:rsid w:val="004D5567"/>
    <w:rsid w:val="004D565C"/>
    <w:rsid w:val="004D5AEB"/>
    <w:rsid w:val="004D5BE8"/>
    <w:rsid w:val="004D6C21"/>
    <w:rsid w:val="004E3850"/>
    <w:rsid w:val="004E42A4"/>
    <w:rsid w:val="004E5108"/>
    <w:rsid w:val="004E5B92"/>
    <w:rsid w:val="004E6448"/>
    <w:rsid w:val="004E716A"/>
    <w:rsid w:val="004F11E8"/>
    <w:rsid w:val="004F2404"/>
    <w:rsid w:val="004F2A1F"/>
    <w:rsid w:val="004F2F6D"/>
    <w:rsid w:val="004F46CA"/>
    <w:rsid w:val="004F4E6F"/>
    <w:rsid w:val="004F7C4E"/>
    <w:rsid w:val="00500BF4"/>
    <w:rsid w:val="00500DD3"/>
    <w:rsid w:val="00500FF4"/>
    <w:rsid w:val="00502213"/>
    <w:rsid w:val="0050266C"/>
    <w:rsid w:val="0050378F"/>
    <w:rsid w:val="005039AB"/>
    <w:rsid w:val="00503BD5"/>
    <w:rsid w:val="005041D3"/>
    <w:rsid w:val="00504278"/>
    <w:rsid w:val="005049C8"/>
    <w:rsid w:val="00504E12"/>
    <w:rsid w:val="0050579C"/>
    <w:rsid w:val="00505824"/>
    <w:rsid w:val="00505CBD"/>
    <w:rsid w:val="0050625B"/>
    <w:rsid w:val="00506746"/>
    <w:rsid w:val="005067FA"/>
    <w:rsid w:val="00506A6A"/>
    <w:rsid w:val="005070C4"/>
    <w:rsid w:val="00507201"/>
    <w:rsid w:val="00507224"/>
    <w:rsid w:val="00507229"/>
    <w:rsid w:val="00507792"/>
    <w:rsid w:val="005078EE"/>
    <w:rsid w:val="00507EB0"/>
    <w:rsid w:val="00510056"/>
    <w:rsid w:val="00510C57"/>
    <w:rsid w:val="00510E4B"/>
    <w:rsid w:val="00511AA7"/>
    <w:rsid w:val="00511F7A"/>
    <w:rsid w:val="00511FA3"/>
    <w:rsid w:val="00512061"/>
    <w:rsid w:val="00512B7E"/>
    <w:rsid w:val="00512EDE"/>
    <w:rsid w:val="00513387"/>
    <w:rsid w:val="0051350A"/>
    <w:rsid w:val="0051436C"/>
    <w:rsid w:val="00514B37"/>
    <w:rsid w:val="00514DA1"/>
    <w:rsid w:val="00517405"/>
    <w:rsid w:val="00520071"/>
    <w:rsid w:val="00521569"/>
    <w:rsid w:val="00521E13"/>
    <w:rsid w:val="005225CD"/>
    <w:rsid w:val="00522AF4"/>
    <w:rsid w:val="00523141"/>
    <w:rsid w:val="00523145"/>
    <w:rsid w:val="00523A89"/>
    <w:rsid w:val="00524195"/>
    <w:rsid w:val="00524457"/>
    <w:rsid w:val="00524AC1"/>
    <w:rsid w:val="00525A26"/>
    <w:rsid w:val="00525AE4"/>
    <w:rsid w:val="00526567"/>
    <w:rsid w:val="005265E0"/>
    <w:rsid w:val="005266A5"/>
    <w:rsid w:val="00526B35"/>
    <w:rsid w:val="0052775C"/>
    <w:rsid w:val="00527791"/>
    <w:rsid w:val="0053001B"/>
    <w:rsid w:val="005308B2"/>
    <w:rsid w:val="005316F4"/>
    <w:rsid w:val="0053175A"/>
    <w:rsid w:val="005318E8"/>
    <w:rsid w:val="00532836"/>
    <w:rsid w:val="00533A8F"/>
    <w:rsid w:val="00533FA5"/>
    <w:rsid w:val="00534724"/>
    <w:rsid w:val="005348DA"/>
    <w:rsid w:val="005349D7"/>
    <w:rsid w:val="00535DAE"/>
    <w:rsid w:val="00535E5F"/>
    <w:rsid w:val="005366FE"/>
    <w:rsid w:val="00536994"/>
    <w:rsid w:val="005371FE"/>
    <w:rsid w:val="00537444"/>
    <w:rsid w:val="005378BF"/>
    <w:rsid w:val="00540108"/>
    <w:rsid w:val="00540531"/>
    <w:rsid w:val="005413EF"/>
    <w:rsid w:val="0054149E"/>
    <w:rsid w:val="00541886"/>
    <w:rsid w:val="00541C33"/>
    <w:rsid w:val="00542E43"/>
    <w:rsid w:val="0054303C"/>
    <w:rsid w:val="005432FA"/>
    <w:rsid w:val="005435F3"/>
    <w:rsid w:val="0054378C"/>
    <w:rsid w:val="00543F83"/>
    <w:rsid w:val="00544048"/>
    <w:rsid w:val="005444DC"/>
    <w:rsid w:val="005454BE"/>
    <w:rsid w:val="00546BD6"/>
    <w:rsid w:val="00546EE1"/>
    <w:rsid w:val="00547BEC"/>
    <w:rsid w:val="00550272"/>
    <w:rsid w:val="00550F9C"/>
    <w:rsid w:val="00550FA7"/>
    <w:rsid w:val="00551325"/>
    <w:rsid w:val="005521C3"/>
    <w:rsid w:val="0055228E"/>
    <w:rsid w:val="005524C8"/>
    <w:rsid w:val="00552B36"/>
    <w:rsid w:val="005532EC"/>
    <w:rsid w:val="00553344"/>
    <w:rsid w:val="00554016"/>
    <w:rsid w:val="005554D2"/>
    <w:rsid w:val="005558EF"/>
    <w:rsid w:val="00555D35"/>
    <w:rsid w:val="00556BCD"/>
    <w:rsid w:val="005613BF"/>
    <w:rsid w:val="00561C02"/>
    <w:rsid w:val="00562E77"/>
    <w:rsid w:val="005637DE"/>
    <w:rsid w:val="005638E4"/>
    <w:rsid w:val="00564322"/>
    <w:rsid w:val="00564D64"/>
    <w:rsid w:val="00565011"/>
    <w:rsid w:val="0056566C"/>
    <w:rsid w:val="0056618A"/>
    <w:rsid w:val="00566750"/>
    <w:rsid w:val="005669C9"/>
    <w:rsid w:val="00566D90"/>
    <w:rsid w:val="0056792E"/>
    <w:rsid w:val="00567D49"/>
    <w:rsid w:val="00570703"/>
    <w:rsid w:val="00571F34"/>
    <w:rsid w:val="00572139"/>
    <w:rsid w:val="00572B57"/>
    <w:rsid w:val="00572E38"/>
    <w:rsid w:val="005733DE"/>
    <w:rsid w:val="005734B1"/>
    <w:rsid w:val="00573888"/>
    <w:rsid w:val="0057555F"/>
    <w:rsid w:val="0057641E"/>
    <w:rsid w:val="005768EA"/>
    <w:rsid w:val="005772F3"/>
    <w:rsid w:val="00577860"/>
    <w:rsid w:val="00580334"/>
    <w:rsid w:val="00580E2B"/>
    <w:rsid w:val="005814B0"/>
    <w:rsid w:val="00581939"/>
    <w:rsid w:val="00581C9B"/>
    <w:rsid w:val="00582005"/>
    <w:rsid w:val="0058201A"/>
    <w:rsid w:val="0058204E"/>
    <w:rsid w:val="0058301A"/>
    <w:rsid w:val="00583A8D"/>
    <w:rsid w:val="00583D89"/>
    <w:rsid w:val="00584C6F"/>
    <w:rsid w:val="00585C7B"/>
    <w:rsid w:val="00591886"/>
    <w:rsid w:val="00591D28"/>
    <w:rsid w:val="005942D4"/>
    <w:rsid w:val="00594315"/>
    <w:rsid w:val="00594A66"/>
    <w:rsid w:val="005951D6"/>
    <w:rsid w:val="00595AC7"/>
    <w:rsid w:val="0059761C"/>
    <w:rsid w:val="00597FA9"/>
    <w:rsid w:val="005A054A"/>
    <w:rsid w:val="005A146C"/>
    <w:rsid w:val="005A2495"/>
    <w:rsid w:val="005A3210"/>
    <w:rsid w:val="005A3324"/>
    <w:rsid w:val="005A52E1"/>
    <w:rsid w:val="005A5988"/>
    <w:rsid w:val="005A5AB2"/>
    <w:rsid w:val="005A5C10"/>
    <w:rsid w:val="005A5CA6"/>
    <w:rsid w:val="005A617D"/>
    <w:rsid w:val="005A7C99"/>
    <w:rsid w:val="005A7CCD"/>
    <w:rsid w:val="005B076E"/>
    <w:rsid w:val="005B20AD"/>
    <w:rsid w:val="005B3AF6"/>
    <w:rsid w:val="005B44D3"/>
    <w:rsid w:val="005B4AFA"/>
    <w:rsid w:val="005B5F7B"/>
    <w:rsid w:val="005B6CB5"/>
    <w:rsid w:val="005B6ED7"/>
    <w:rsid w:val="005B6F83"/>
    <w:rsid w:val="005B7F87"/>
    <w:rsid w:val="005C05E3"/>
    <w:rsid w:val="005C0C02"/>
    <w:rsid w:val="005C0E19"/>
    <w:rsid w:val="005C1062"/>
    <w:rsid w:val="005C11CA"/>
    <w:rsid w:val="005C173E"/>
    <w:rsid w:val="005C179E"/>
    <w:rsid w:val="005C27DC"/>
    <w:rsid w:val="005C3E95"/>
    <w:rsid w:val="005C44B1"/>
    <w:rsid w:val="005C6376"/>
    <w:rsid w:val="005C6468"/>
    <w:rsid w:val="005C6BDA"/>
    <w:rsid w:val="005C7060"/>
    <w:rsid w:val="005C7067"/>
    <w:rsid w:val="005C7B9D"/>
    <w:rsid w:val="005D0800"/>
    <w:rsid w:val="005D1087"/>
    <w:rsid w:val="005D1A97"/>
    <w:rsid w:val="005D1B2B"/>
    <w:rsid w:val="005D2119"/>
    <w:rsid w:val="005D2664"/>
    <w:rsid w:val="005D31CA"/>
    <w:rsid w:val="005D3663"/>
    <w:rsid w:val="005D4BB6"/>
    <w:rsid w:val="005D4E14"/>
    <w:rsid w:val="005D5D58"/>
    <w:rsid w:val="005D65CA"/>
    <w:rsid w:val="005D6698"/>
    <w:rsid w:val="005D6EAB"/>
    <w:rsid w:val="005D79DF"/>
    <w:rsid w:val="005E036F"/>
    <w:rsid w:val="005E064F"/>
    <w:rsid w:val="005E0E9B"/>
    <w:rsid w:val="005E115C"/>
    <w:rsid w:val="005E1AEF"/>
    <w:rsid w:val="005E1C73"/>
    <w:rsid w:val="005E26C1"/>
    <w:rsid w:val="005E27F6"/>
    <w:rsid w:val="005E2E5E"/>
    <w:rsid w:val="005E3422"/>
    <w:rsid w:val="005E3A16"/>
    <w:rsid w:val="005E4B1E"/>
    <w:rsid w:val="005E5256"/>
    <w:rsid w:val="005E52D2"/>
    <w:rsid w:val="005E57EB"/>
    <w:rsid w:val="005E5F70"/>
    <w:rsid w:val="005E6229"/>
    <w:rsid w:val="005E6CEE"/>
    <w:rsid w:val="005E7370"/>
    <w:rsid w:val="005E762F"/>
    <w:rsid w:val="005E7B6A"/>
    <w:rsid w:val="005E7C1D"/>
    <w:rsid w:val="005F0258"/>
    <w:rsid w:val="005F17B7"/>
    <w:rsid w:val="005F35D7"/>
    <w:rsid w:val="005F3CCE"/>
    <w:rsid w:val="005F450D"/>
    <w:rsid w:val="005F48C0"/>
    <w:rsid w:val="005F5843"/>
    <w:rsid w:val="005F6886"/>
    <w:rsid w:val="005F76F9"/>
    <w:rsid w:val="005F7A51"/>
    <w:rsid w:val="005F7DC3"/>
    <w:rsid w:val="005F7F48"/>
    <w:rsid w:val="006003F5"/>
    <w:rsid w:val="00601235"/>
    <w:rsid w:val="006017ED"/>
    <w:rsid w:val="00601896"/>
    <w:rsid w:val="00602993"/>
    <w:rsid w:val="006029A9"/>
    <w:rsid w:val="0060387B"/>
    <w:rsid w:val="006042C4"/>
    <w:rsid w:val="00604375"/>
    <w:rsid w:val="006043A1"/>
    <w:rsid w:val="00604EE9"/>
    <w:rsid w:val="00605043"/>
    <w:rsid w:val="006061B4"/>
    <w:rsid w:val="0060629B"/>
    <w:rsid w:val="00606852"/>
    <w:rsid w:val="00606F3C"/>
    <w:rsid w:val="00606F9D"/>
    <w:rsid w:val="006072F4"/>
    <w:rsid w:val="00607BF0"/>
    <w:rsid w:val="00607CC7"/>
    <w:rsid w:val="006104DE"/>
    <w:rsid w:val="00611E98"/>
    <w:rsid w:val="00612A1A"/>
    <w:rsid w:val="00612E3D"/>
    <w:rsid w:val="00614226"/>
    <w:rsid w:val="006145EA"/>
    <w:rsid w:val="006146B7"/>
    <w:rsid w:val="006147D8"/>
    <w:rsid w:val="006147F9"/>
    <w:rsid w:val="00614D0E"/>
    <w:rsid w:val="006154AF"/>
    <w:rsid w:val="00615B2D"/>
    <w:rsid w:val="00616A8A"/>
    <w:rsid w:val="00616ABB"/>
    <w:rsid w:val="00617568"/>
    <w:rsid w:val="00617672"/>
    <w:rsid w:val="00617873"/>
    <w:rsid w:val="00617899"/>
    <w:rsid w:val="00617DB1"/>
    <w:rsid w:val="00620B02"/>
    <w:rsid w:val="00620BA5"/>
    <w:rsid w:val="00621028"/>
    <w:rsid w:val="006212C1"/>
    <w:rsid w:val="006219FC"/>
    <w:rsid w:val="00621CD9"/>
    <w:rsid w:val="0062230E"/>
    <w:rsid w:val="006224B1"/>
    <w:rsid w:val="00622A48"/>
    <w:rsid w:val="00622AE9"/>
    <w:rsid w:val="00622E1C"/>
    <w:rsid w:val="0062300C"/>
    <w:rsid w:val="00623627"/>
    <w:rsid w:val="006240F7"/>
    <w:rsid w:val="006249AA"/>
    <w:rsid w:val="00624E66"/>
    <w:rsid w:val="00624F3C"/>
    <w:rsid w:val="0062580C"/>
    <w:rsid w:val="00626275"/>
    <w:rsid w:val="006277DB"/>
    <w:rsid w:val="00627EC7"/>
    <w:rsid w:val="0063165E"/>
    <w:rsid w:val="006325C8"/>
    <w:rsid w:val="00634DB8"/>
    <w:rsid w:val="00634FB7"/>
    <w:rsid w:val="0063534C"/>
    <w:rsid w:val="00636088"/>
    <w:rsid w:val="00636751"/>
    <w:rsid w:val="006379A1"/>
    <w:rsid w:val="00637DDB"/>
    <w:rsid w:val="006400B7"/>
    <w:rsid w:val="00640182"/>
    <w:rsid w:val="00640E20"/>
    <w:rsid w:val="00641072"/>
    <w:rsid w:val="006413AA"/>
    <w:rsid w:val="0064157F"/>
    <w:rsid w:val="006424FC"/>
    <w:rsid w:val="00642BE0"/>
    <w:rsid w:val="00643620"/>
    <w:rsid w:val="0064495E"/>
    <w:rsid w:val="00644FC8"/>
    <w:rsid w:val="0064517F"/>
    <w:rsid w:val="0064659C"/>
    <w:rsid w:val="006505E5"/>
    <w:rsid w:val="006515BF"/>
    <w:rsid w:val="00651605"/>
    <w:rsid w:val="00652698"/>
    <w:rsid w:val="00652B36"/>
    <w:rsid w:val="0065366C"/>
    <w:rsid w:val="00653DFD"/>
    <w:rsid w:val="00654086"/>
    <w:rsid w:val="00654344"/>
    <w:rsid w:val="00654F1B"/>
    <w:rsid w:val="00654FE9"/>
    <w:rsid w:val="006557A9"/>
    <w:rsid w:val="00655ABF"/>
    <w:rsid w:val="006562CC"/>
    <w:rsid w:val="00657318"/>
    <w:rsid w:val="00660174"/>
    <w:rsid w:val="00660559"/>
    <w:rsid w:val="00660F8C"/>
    <w:rsid w:val="00661AA5"/>
    <w:rsid w:val="00661F63"/>
    <w:rsid w:val="00662E84"/>
    <w:rsid w:val="00662EA3"/>
    <w:rsid w:val="0066320A"/>
    <w:rsid w:val="0066369E"/>
    <w:rsid w:val="00663E51"/>
    <w:rsid w:val="00664BE1"/>
    <w:rsid w:val="00664C6C"/>
    <w:rsid w:val="0066704C"/>
    <w:rsid w:val="0066769A"/>
    <w:rsid w:val="006701C4"/>
    <w:rsid w:val="006703EA"/>
    <w:rsid w:val="006708A0"/>
    <w:rsid w:val="00670B0F"/>
    <w:rsid w:val="00670B5C"/>
    <w:rsid w:val="00670B7E"/>
    <w:rsid w:val="00671A1C"/>
    <w:rsid w:val="00672018"/>
    <w:rsid w:val="00672333"/>
    <w:rsid w:val="006729AA"/>
    <w:rsid w:val="00672D7C"/>
    <w:rsid w:val="00672EEA"/>
    <w:rsid w:val="00673367"/>
    <w:rsid w:val="00673954"/>
    <w:rsid w:val="00673D52"/>
    <w:rsid w:val="0067434D"/>
    <w:rsid w:val="006754E6"/>
    <w:rsid w:val="00676481"/>
    <w:rsid w:val="006769BE"/>
    <w:rsid w:val="00676CCF"/>
    <w:rsid w:val="00677713"/>
    <w:rsid w:val="006800D8"/>
    <w:rsid w:val="006804D7"/>
    <w:rsid w:val="0068077E"/>
    <w:rsid w:val="00681FC5"/>
    <w:rsid w:val="00682D52"/>
    <w:rsid w:val="00683177"/>
    <w:rsid w:val="006833DA"/>
    <w:rsid w:val="00683F56"/>
    <w:rsid w:val="00684095"/>
    <w:rsid w:val="006843F1"/>
    <w:rsid w:val="006849E7"/>
    <w:rsid w:val="006856DB"/>
    <w:rsid w:val="00687DC9"/>
    <w:rsid w:val="00690780"/>
    <w:rsid w:val="0069179C"/>
    <w:rsid w:val="006917CC"/>
    <w:rsid w:val="006918E3"/>
    <w:rsid w:val="00692A10"/>
    <w:rsid w:val="00692C37"/>
    <w:rsid w:val="00693308"/>
    <w:rsid w:val="0069366A"/>
    <w:rsid w:val="0069385D"/>
    <w:rsid w:val="006943C7"/>
    <w:rsid w:val="006946DA"/>
    <w:rsid w:val="00695614"/>
    <w:rsid w:val="006960FE"/>
    <w:rsid w:val="00696909"/>
    <w:rsid w:val="00697A63"/>
    <w:rsid w:val="00697D40"/>
    <w:rsid w:val="00697ED7"/>
    <w:rsid w:val="006A0860"/>
    <w:rsid w:val="006A0CE4"/>
    <w:rsid w:val="006A0E6D"/>
    <w:rsid w:val="006A10FB"/>
    <w:rsid w:val="006A18B3"/>
    <w:rsid w:val="006A1D74"/>
    <w:rsid w:val="006A22BD"/>
    <w:rsid w:val="006A46E9"/>
    <w:rsid w:val="006A50BC"/>
    <w:rsid w:val="006A5C06"/>
    <w:rsid w:val="006B016B"/>
    <w:rsid w:val="006B0A33"/>
    <w:rsid w:val="006B14D1"/>
    <w:rsid w:val="006B3EC1"/>
    <w:rsid w:val="006B4753"/>
    <w:rsid w:val="006B555C"/>
    <w:rsid w:val="006C0293"/>
    <w:rsid w:val="006C1D99"/>
    <w:rsid w:val="006C1DAD"/>
    <w:rsid w:val="006C1F5D"/>
    <w:rsid w:val="006C2C9E"/>
    <w:rsid w:val="006C43A5"/>
    <w:rsid w:val="006C4412"/>
    <w:rsid w:val="006C5AAC"/>
    <w:rsid w:val="006C5BFD"/>
    <w:rsid w:val="006C6009"/>
    <w:rsid w:val="006C7A30"/>
    <w:rsid w:val="006D0407"/>
    <w:rsid w:val="006D0444"/>
    <w:rsid w:val="006D0D9B"/>
    <w:rsid w:val="006D25C3"/>
    <w:rsid w:val="006D2C79"/>
    <w:rsid w:val="006D3102"/>
    <w:rsid w:val="006D4181"/>
    <w:rsid w:val="006D4293"/>
    <w:rsid w:val="006D43E5"/>
    <w:rsid w:val="006D472D"/>
    <w:rsid w:val="006D4800"/>
    <w:rsid w:val="006D483C"/>
    <w:rsid w:val="006D5AA2"/>
    <w:rsid w:val="006D62FD"/>
    <w:rsid w:val="006D6647"/>
    <w:rsid w:val="006D6E58"/>
    <w:rsid w:val="006E0090"/>
    <w:rsid w:val="006E04B2"/>
    <w:rsid w:val="006E056B"/>
    <w:rsid w:val="006E14B4"/>
    <w:rsid w:val="006E1590"/>
    <w:rsid w:val="006E1691"/>
    <w:rsid w:val="006E1ABF"/>
    <w:rsid w:val="006E269D"/>
    <w:rsid w:val="006E3CBC"/>
    <w:rsid w:val="006E5163"/>
    <w:rsid w:val="006E57B7"/>
    <w:rsid w:val="006E5B69"/>
    <w:rsid w:val="006E5E80"/>
    <w:rsid w:val="006E6F97"/>
    <w:rsid w:val="006E775E"/>
    <w:rsid w:val="006F1334"/>
    <w:rsid w:val="006F1416"/>
    <w:rsid w:val="006F1731"/>
    <w:rsid w:val="006F2896"/>
    <w:rsid w:val="006F2D79"/>
    <w:rsid w:val="006F2FFC"/>
    <w:rsid w:val="006F334E"/>
    <w:rsid w:val="006F3D41"/>
    <w:rsid w:val="006F6357"/>
    <w:rsid w:val="006F6EFA"/>
    <w:rsid w:val="006F725F"/>
    <w:rsid w:val="007000B2"/>
    <w:rsid w:val="00700912"/>
    <w:rsid w:val="007015D9"/>
    <w:rsid w:val="007029AE"/>
    <w:rsid w:val="00702CD9"/>
    <w:rsid w:val="00703B5B"/>
    <w:rsid w:val="00705652"/>
    <w:rsid w:val="00705A4B"/>
    <w:rsid w:val="00706363"/>
    <w:rsid w:val="00707ABF"/>
    <w:rsid w:val="0071040B"/>
    <w:rsid w:val="00710FB6"/>
    <w:rsid w:val="00711EB3"/>
    <w:rsid w:val="00712986"/>
    <w:rsid w:val="00712D00"/>
    <w:rsid w:val="00713116"/>
    <w:rsid w:val="007138E0"/>
    <w:rsid w:val="00715A91"/>
    <w:rsid w:val="0071645A"/>
    <w:rsid w:val="0072017B"/>
    <w:rsid w:val="00720C58"/>
    <w:rsid w:val="0072182D"/>
    <w:rsid w:val="00722289"/>
    <w:rsid w:val="007224D9"/>
    <w:rsid w:val="00722616"/>
    <w:rsid w:val="007230C0"/>
    <w:rsid w:val="0072396A"/>
    <w:rsid w:val="00724529"/>
    <w:rsid w:val="00725312"/>
    <w:rsid w:val="00726940"/>
    <w:rsid w:val="00726E1C"/>
    <w:rsid w:val="00726FFE"/>
    <w:rsid w:val="0073049F"/>
    <w:rsid w:val="007304A2"/>
    <w:rsid w:val="00732108"/>
    <w:rsid w:val="00733362"/>
    <w:rsid w:val="00733493"/>
    <w:rsid w:val="00734A7E"/>
    <w:rsid w:val="00734FC4"/>
    <w:rsid w:val="00736A7A"/>
    <w:rsid w:val="007372B9"/>
    <w:rsid w:val="00737BC6"/>
    <w:rsid w:val="00740F9C"/>
    <w:rsid w:val="00741795"/>
    <w:rsid w:val="007425B1"/>
    <w:rsid w:val="007435B4"/>
    <w:rsid w:val="00743854"/>
    <w:rsid w:val="00743A75"/>
    <w:rsid w:val="00743E63"/>
    <w:rsid w:val="00744203"/>
    <w:rsid w:val="00745E42"/>
    <w:rsid w:val="00746518"/>
    <w:rsid w:val="00746AED"/>
    <w:rsid w:val="00746FBF"/>
    <w:rsid w:val="0074766A"/>
    <w:rsid w:val="00747DCD"/>
    <w:rsid w:val="00747EBE"/>
    <w:rsid w:val="00750306"/>
    <w:rsid w:val="0075097C"/>
    <w:rsid w:val="00750A80"/>
    <w:rsid w:val="00750CB7"/>
    <w:rsid w:val="00751219"/>
    <w:rsid w:val="00751392"/>
    <w:rsid w:val="00751A87"/>
    <w:rsid w:val="00751B68"/>
    <w:rsid w:val="00751C35"/>
    <w:rsid w:val="007522C2"/>
    <w:rsid w:val="00752449"/>
    <w:rsid w:val="00752D5D"/>
    <w:rsid w:val="00753941"/>
    <w:rsid w:val="0075435C"/>
    <w:rsid w:val="00754F9A"/>
    <w:rsid w:val="007550A7"/>
    <w:rsid w:val="00755249"/>
    <w:rsid w:val="0075669F"/>
    <w:rsid w:val="007566C8"/>
    <w:rsid w:val="00756F36"/>
    <w:rsid w:val="007579BF"/>
    <w:rsid w:val="007603C8"/>
    <w:rsid w:val="007606F8"/>
    <w:rsid w:val="0076103C"/>
    <w:rsid w:val="00761058"/>
    <w:rsid w:val="00761209"/>
    <w:rsid w:val="007613A4"/>
    <w:rsid w:val="00761E62"/>
    <w:rsid w:val="00763631"/>
    <w:rsid w:val="007643D7"/>
    <w:rsid w:val="0076554D"/>
    <w:rsid w:val="00765C3D"/>
    <w:rsid w:val="00765CA8"/>
    <w:rsid w:val="00766B4C"/>
    <w:rsid w:val="0076783E"/>
    <w:rsid w:val="00767947"/>
    <w:rsid w:val="00767B25"/>
    <w:rsid w:val="00770421"/>
    <w:rsid w:val="0077043B"/>
    <w:rsid w:val="0077091A"/>
    <w:rsid w:val="00770BAE"/>
    <w:rsid w:val="007711A1"/>
    <w:rsid w:val="007728DC"/>
    <w:rsid w:val="00773282"/>
    <w:rsid w:val="00773CF9"/>
    <w:rsid w:val="00774130"/>
    <w:rsid w:val="00775404"/>
    <w:rsid w:val="00775B68"/>
    <w:rsid w:val="00775C11"/>
    <w:rsid w:val="00775F5C"/>
    <w:rsid w:val="00776B5B"/>
    <w:rsid w:val="00777F54"/>
    <w:rsid w:val="00780478"/>
    <w:rsid w:val="00780F8E"/>
    <w:rsid w:val="0078102E"/>
    <w:rsid w:val="007812E7"/>
    <w:rsid w:val="00781AD7"/>
    <w:rsid w:val="0078228E"/>
    <w:rsid w:val="00783691"/>
    <w:rsid w:val="0078510B"/>
    <w:rsid w:val="007858C3"/>
    <w:rsid w:val="00785DBF"/>
    <w:rsid w:val="007863B4"/>
    <w:rsid w:val="00787124"/>
    <w:rsid w:val="007871A3"/>
    <w:rsid w:val="0079018F"/>
    <w:rsid w:val="00790307"/>
    <w:rsid w:val="0079116A"/>
    <w:rsid w:val="007924C1"/>
    <w:rsid w:val="00792B5E"/>
    <w:rsid w:val="00792E0E"/>
    <w:rsid w:val="0079348D"/>
    <w:rsid w:val="007937C0"/>
    <w:rsid w:val="007941B3"/>
    <w:rsid w:val="00794516"/>
    <w:rsid w:val="00794CC7"/>
    <w:rsid w:val="007952BF"/>
    <w:rsid w:val="00795893"/>
    <w:rsid w:val="007958D6"/>
    <w:rsid w:val="00795DE2"/>
    <w:rsid w:val="007965E3"/>
    <w:rsid w:val="0079668F"/>
    <w:rsid w:val="00796941"/>
    <w:rsid w:val="00796EA8"/>
    <w:rsid w:val="0079747C"/>
    <w:rsid w:val="00797D11"/>
    <w:rsid w:val="007A016A"/>
    <w:rsid w:val="007A02E7"/>
    <w:rsid w:val="007A11E8"/>
    <w:rsid w:val="007A23EB"/>
    <w:rsid w:val="007A388D"/>
    <w:rsid w:val="007A5BDE"/>
    <w:rsid w:val="007A6003"/>
    <w:rsid w:val="007A60B9"/>
    <w:rsid w:val="007A698E"/>
    <w:rsid w:val="007A7A44"/>
    <w:rsid w:val="007A7B50"/>
    <w:rsid w:val="007B049C"/>
    <w:rsid w:val="007B0554"/>
    <w:rsid w:val="007B25E6"/>
    <w:rsid w:val="007B2E78"/>
    <w:rsid w:val="007B2E7C"/>
    <w:rsid w:val="007B316A"/>
    <w:rsid w:val="007B40BD"/>
    <w:rsid w:val="007B4AC3"/>
    <w:rsid w:val="007B4C0F"/>
    <w:rsid w:val="007B52D1"/>
    <w:rsid w:val="007B56D1"/>
    <w:rsid w:val="007B5A18"/>
    <w:rsid w:val="007B5E5D"/>
    <w:rsid w:val="007B61E7"/>
    <w:rsid w:val="007B62BA"/>
    <w:rsid w:val="007B6838"/>
    <w:rsid w:val="007B7A3E"/>
    <w:rsid w:val="007C0B65"/>
    <w:rsid w:val="007C0D7D"/>
    <w:rsid w:val="007C21E6"/>
    <w:rsid w:val="007C2AB4"/>
    <w:rsid w:val="007C2CD0"/>
    <w:rsid w:val="007C3411"/>
    <w:rsid w:val="007C36F4"/>
    <w:rsid w:val="007C3843"/>
    <w:rsid w:val="007C3A7C"/>
    <w:rsid w:val="007C3BD6"/>
    <w:rsid w:val="007C43CD"/>
    <w:rsid w:val="007C46B0"/>
    <w:rsid w:val="007C505E"/>
    <w:rsid w:val="007C52C8"/>
    <w:rsid w:val="007C5CD8"/>
    <w:rsid w:val="007C5FE1"/>
    <w:rsid w:val="007C6692"/>
    <w:rsid w:val="007C6714"/>
    <w:rsid w:val="007C76A7"/>
    <w:rsid w:val="007C7DBE"/>
    <w:rsid w:val="007D1249"/>
    <w:rsid w:val="007D12CD"/>
    <w:rsid w:val="007D22AE"/>
    <w:rsid w:val="007D2F4D"/>
    <w:rsid w:val="007D3B97"/>
    <w:rsid w:val="007D3E56"/>
    <w:rsid w:val="007D4010"/>
    <w:rsid w:val="007D4D0E"/>
    <w:rsid w:val="007D560E"/>
    <w:rsid w:val="007D5644"/>
    <w:rsid w:val="007D5AE1"/>
    <w:rsid w:val="007D5E3C"/>
    <w:rsid w:val="007D5F59"/>
    <w:rsid w:val="007D655D"/>
    <w:rsid w:val="007D670D"/>
    <w:rsid w:val="007D6E28"/>
    <w:rsid w:val="007D7198"/>
    <w:rsid w:val="007D739A"/>
    <w:rsid w:val="007E00BB"/>
    <w:rsid w:val="007E0298"/>
    <w:rsid w:val="007E0E13"/>
    <w:rsid w:val="007E11ED"/>
    <w:rsid w:val="007E1E6A"/>
    <w:rsid w:val="007E233E"/>
    <w:rsid w:val="007E252A"/>
    <w:rsid w:val="007E28BA"/>
    <w:rsid w:val="007E2BED"/>
    <w:rsid w:val="007E32FB"/>
    <w:rsid w:val="007E3379"/>
    <w:rsid w:val="007E33DC"/>
    <w:rsid w:val="007E412C"/>
    <w:rsid w:val="007E419D"/>
    <w:rsid w:val="007E48AE"/>
    <w:rsid w:val="007E5356"/>
    <w:rsid w:val="007E5455"/>
    <w:rsid w:val="007E5A12"/>
    <w:rsid w:val="007E5AB3"/>
    <w:rsid w:val="007E6F58"/>
    <w:rsid w:val="007E7049"/>
    <w:rsid w:val="007E706A"/>
    <w:rsid w:val="007E7271"/>
    <w:rsid w:val="007F0EFD"/>
    <w:rsid w:val="007F10FD"/>
    <w:rsid w:val="007F1261"/>
    <w:rsid w:val="007F133E"/>
    <w:rsid w:val="007F136B"/>
    <w:rsid w:val="007F154F"/>
    <w:rsid w:val="007F179E"/>
    <w:rsid w:val="007F263F"/>
    <w:rsid w:val="007F27CE"/>
    <w:rsid w:val="007F2BFF"/>
    <w:rsid w:val="007F33EA"/>
    <w:rsid w:val="007F3639"/>
    <w:rsid w:val="007F4061"/>
    <w:rsid w:val="007F534D"/>
    <w:rsid w:val="007F721E"/>
    <w:rsid w:val="007F73C8"/>
    <w:rsid w:val="008002A8"/>
    <w:rsid w:val="008004E8"/>
    <w:rsid w:val="008021DC"/>
    <w:rsid w:val="008030C4"/>
    <w:rsid w:val="008036A8"/>
    <w:rsid w:val="00803B3E"/>
    <w:rsid w:val="008044FD"/>
    <w:rsid w:val="00804F9E"/>
    <w:rsid w:val="00805042"/>
    <w:rsid w:val="00805392"/>
    <w:rsid w:val="0080641C"/>
    <w:rsid w:val="00806663"/>
    <w:rsid w:val="00806DED"/>
    <w:rsid w:val="008076C8"/>
    <w:rsid w:val="00807B64"/>
    <w:rsid w:val="008101EA"/>
    <w:rsid w:val="0081060F"/>
    <w:rsid w:val="00810E0B"/>
    <w:rsid w:val="00811490"/>
    <w:rsid w:val="008118F9"/>
    <w:rsid w:val="0081197A"/>
    <w:rsid w:val="00812130"/>
    <w:rsid w:val="008128A7"/>
    <w:rsid w:val="00812B19"/>
    <w:rsid w:val="00812BB1"/>
    <w:rsid w:val="00812EEC"/>
    <w:rsid w:val="0081398E"/>
    <w:rsid w:val="00813FB9"/>
    <w:rsid w:val="00814012"/>
    <w:rsid w:val="008144DF"/>
    <w:rsid w:val="008149E0"/>
    <w:rsid w:val="00815411"/>
    <w:rsid w:val="0081669F"/>
    <w:rsid w:val="00816F41"/>
    <w:rsid w:val="008227ED"/>
    <w:rsid w:val="0082286B"/>
    <w:rsid w:val="00822BBD"/>
    <w:rsid w:val="00822ECD"/>
    <w:rsid w:val="00822F5D"/>
    <w:rsid w:val="008239C3"/>
    <w:rsid w:val="00823D75"/>
    <w:rsid w:val="008241CC"/>
    <w:rsid w:val="008242B4"/>
    <w:rsid w:val="008249B8"/>
    <w:rsid w:val="0082546E"/>
    <w:rsid w:val="0082557C"/>
    <w:rsid w:val="008255A0"/>
    <w:rsid w:val="008266E9"/>
    <w:rsid w:val="0082672A"/>
    <w:rsid w:val="00826B1D"/>
    <w:rsid w:val="0082719C"/>
    <w:rsid w:val="008279DC"/>
    <w:rsid w:val="008311E0"/>
    <w:rsid w:val="00831F4C"/>
    <w:rsid w:val="008323C4"/>
    <w:rsid w:val="00832475"/>
    <w:rsid w:val="00832577"/>
    <w:rsid w:val="0083328B"/>
    <w:rsid w:val="008350EE"/>
    <w:rsid w:val="008353E0"/>
    <w:rsid w:val="00835E11"/>
    <w:rsid w:val="008368B1"/>
    <w:rsid w:val="008369D9"/>
    <w:rsid w:val="00836CE7"/>
    <w:rsid w:val="00836DBA"/>
    <w:rsid w:val="00837B42"/>
    <w:rsid w:val="00837E14"/>
    <w:rsid w:val="0084007D"/>
    <w:rsid w:val="008402E6"/>
    <w:rsid w:val="00840817"/>
    <w:rsid w:val="00840C17"/>
    <w:rsid w:val="008411C1"/>
    <w:rsid w:val="008415E2"/>
    <w:rsid w:val="00842781"/>
    <w:rsid w:val="00843417"/>
    <w:rsid w:val="0084426E"/>
    <w:rsid w:val="00844C9B"/>
    <w:rsid w:val="00845CDA"/>
    <w:rsid w:val="0084603D"/>
    <w:rsid w:val="008475F9"/>
    <w:rsid w:val="0085056E"/>
    <w:rsid w:val="00850D40"/>
    <w:rsid w:val="00851577"/>
    <w:rsid w:val="008520E6"/>
    <w:rsid w:val="00852222"/>
    <w:rsid w:val="0085375C"/>
    <w:rsid w:val="008538A2"/>
    <w:rsid w:val="00853E58"/>
    <w:rsid w:val="0085411E"/>
    <w:rsid w:val="00854B28"/>
    <w:rsid w:val="00855352"/>
    <w:rsid w:val="008559E3"/>
    <w:rsid w:val="00857497"/>
    <w:rsid w:val="00857593"/>
    <w:rsid w:val="008605F0"/>
    <w:rsid w:val="00860B7B"/>
    <w:rsid w:val="008610D2"/>
    <w:rsid w:val="00861C91"/>
    <w:rsid w:val="00861D68"/>
    <w:rsid w:val="00861FA5"/>
    <w:rsid w:val="00862A74"/>
    <w:rsid w:val="00862CC1"/>
    <w:rsid w:val="00863595"/>
    <w:rsid w:val="00864A0D"/>
    <w:rsid w:val="00864BB5"/>
    <w:rsid w:val="00864BE0"/>
    <w:rsid w:val="00864FB0"/>
    <w:rsid w:val="00865D27"/>
    <w:rsid w:val="0086644C"/>
    <w:rsid w:val="00866506"/>
    <w:rsid w:val="00866875"/>
    <w:rsid w:val="0086751B"/>
    <w:rsid w:val="0086776A"/>
    <w:rsid w:val="00867982"/>
    <w:rsid w:val="00870475"/>
    <w:rsid w:val="008705FD"/>
    <w:rsid w:val="0087105C"/>
    <w:rsid w:val="008710F8"/>
    <w:rsid w:val="008715FA"/>
    <w:rsid w:val="00872386"/>
    <w:rsid w:val="008725EF"/>
    <w:rsid w:val="008728C1"/>
    <w:rsid w:val="008730A6"/>
    <w:rsid w:val="00873807"/>
    <w:rsid w:val="0087398E"/>
    <w:rsid w:val="00873EA9"/>
    <w:rsid w:val="00874F44"/>
    <w:rsid w:val="00875453"/>
    <w:rsid w:val="00875A55"/>
    <w:rsid w:val="008760DD"/>
    <w:rsid w:val="008765E8"/>
    <w:rsid w:val="00876EE4"/>
    <w:rsid w:val="00877F2F"/>
    <w:rsid w:val="00881777"/>
    <w:rsid w:val="00881EB3"/>
    <w:rsid w:val="00881FEB"/>
    <w:rsid w:val="0088278A"/>
    <w:rsid w:val="00882BAD"/>
    <w:rsid w:val="0088370B"/>
    <w:rsid w:val="00883F9B"/>
    <w:rsid w:val="00884094"/>
    <w:rsid w:val="008846C1"/>
    <w:rsid w:val="00884C99"/>
    <w:rsid w:val="008857CC"/>
    <w:rsid w:val="008868E1"/>
    <w:rsid w:val="00886B09"/>
    <w:rsid w:val="00886D5C"/>
    <w:rsid w:val="0089084E"/>
    <w:rsid w:val="00891CB3"/>
    <w:rsid w:val="00892E21"/>
    <w:rsid w:val="00893CF6"/>
    <w:rsid w:val="00894224"/>
    <w:rsid w:val="00894B8E"/>
    <w:rsid w:val="00895B0B"/>
    <w:rsid w:val="00895FCE"/>
    <w:rsid w:val="00896BA1"/>
    <w:rsid w:val="0089715A"/>
    <w:rsid w:val="00897B8A"/>
    <w:rsid w:val="008A0114"/>
    <w:rsid w:val="008A1085"/>
    <w:rsid w:val="008A14D3"/>
    <w:rsid w:val="008A212D"/>
    <w:rsid w:val="008A2BDC"/>
    <w:rsid w:val="008A3D8A"/>
    <w:rsid w:val="008A3E62"/>
    <w:rsid w:val="008A4314"/>
    <w:rsid w:val="008A4D4D"/>
    <w:rsid w:val="008A6B3F"/>
    <w:rsid w:val="008A6EDB"/>
    <w:rsid w:val="008B04FE"/>
    <w:rsid w:val="008B054E"/>
    <w:rsid w:val="008B08F7"/>
    <w:rsid w:val="008B0E57"/>
    <w:rsid w:val="008B1277"/>
    <w:rsid w:val="008B195C"/>
    <w:rsid w:val="008B1B76"/>
    <w:rsid w:val="008B3690"/>
    <w:rsid w:val="008B3D02"/>
    <w:rsid w:val="008B3D4A"/>
    <w:rsid w:val="008B4E24"/>
    <w:rsid w:val="008B5CA6"/>
    <w:rsid w:val="008B75C9"/>
    <w:rsid w:val="008B7AE3"/>
    <w:rsid w:val="008C0077"/>
    <w:rsid w:val="008C193A"/>
    <w:rsid w:val="008C240B"/>
    <w:rsid w:val="008C2428"/>
    <w:rsid w:val="008C2CAF"/>
    <w:rsid w:val="008C3505"/>
    <w:rsid w:val="008C3BF2"/>
    <w:rsid w:val="008C41C8"/>
    <w:rsid w:val="008C4C96"/>
    <w:rsid w:val="008C4CB1"/>
    <w:rsid w:val="008C54D2"/>
    <w:rsid w:val="008C5598"/>
    <w:rsid w:val="008C6735"/>
    <w:rsid w:val="008C685F"/>
    <w:rsid w:val="008C6C20"/>
    <w:rsid w:val="008D0CFA"/>
    <w:rsid w:val="008D2288"/>
    <w:rsid w:val="008D250B"/>
    <w:rsid w:val="008D2EF6"/>
    <w:rsid w:val="008D313E"/>
    <w:rsid w:val="008D3D16"/>
    <w:rsid w:val="008D3DAC"/>
    <w:rsid w:val="008D63AB"/>
    <w:rsid w:val="008E04C8"/>
    <w:rsid w:val="008E1323"/>
    <w:rsid w:val="008E23F1"/>
    <w:rsid w:val="008E37FD"/>
    <w:rsid w:val="008E4356"/>
    <w:rsid w:val="008E44A2"/>
    <w:rsid w:val="008E55DD"/>
    <w:rsid w:val="008E5A99"/>
    <w:rsid w:val="008E5CA3"/>
    <w:rsid w:val="008E5F4E"/>
    <w:rsid w:val="008E6810"/>
    <w:rsid w:val="008E6FFB"/>
    <w:rsid w:val="008E7C1F"/>
    <w:rsid w:val="008F0263"/>
    <w:rsid w:val="008F3CEF"/>
    <w:rsid w:val="008F465C"/>
    <w:rsid w:val="008F7180"/>
    <w:rsid w:val="008F71FA"/>
    <w:rsid w:val="0090097B"/>
    <w:rsid w:val="00900C61"/>
    <w:rsid w:val="0090178E"/>
    <w:rsid w:val="00901FE6"/>
    <w:rsid w:val="00902446"/>
    <w:rsid w:val="009027D3"/>
    <w:rsid w:val="0090336D"/>
    <w:rsid w:val="0090399A"/>
    <w:rsid w:val="009042A9"/>
    <w:rsid w:val="009044C5"/>
    <w:rsid w:val="00904C89"/>
    <w:rsid w:val="00905086"/>
    <w:rsid w:val="009057DF"/>
    <w:rsid w:val="0090598B"/>
    <w:rsid w:val="00905F41"/>
    <w:rsid w:val="00906E14"/>
    <w:rsid w:val="00907846"/>
    <w:rsid w:val="00907AFA"/>
    <w:rsid w:val="00907B41"/>
    <w:rsid w:val="009113F8"/>
    <w:rsid w:val="0091167C"/>
    <w:rsid w:val="00912C6D"/>
    <w:rsid w:val="00914EBB"/>
    <w:rsid w:val="00916712"/>
    <w:rsid w:val="009169E8"/>
    <w:rsid w:val="00916D89"/>
    <w:rsid w:val="00917B7E"/>
    <w:rsid w:val="009206FE"/>
    <w:rsid w:val="00921D57"/>
    <w:rsid w:val="00922F52"/>
    <w:rsid w:val="009246F5"/>
    <w:rsid w:val="0092477D"/>
    <w:rsid w:val="00924E67"/>
    <w:rsid w:val="00925193"/>
    <w:rsid w:val="00925522"/>
    <w:rsid w:val="00925CDE"/>
    <w:rsid w:val="009261A5"/>
    <w:rsid w:val="00927197"/>
    <w:rsid w:val="009277F1"/>
    <w:rsid w:val="00927954"/>
    <w:rsid w:val="00930524"/>
    <w:rsid w:val="009311DC"/>
    <w:rsid w:val="00931805"/>
    <w:rsid w:val="009318BE"/>
    <w:rsid w:val="00931BC7"/>
    <w:rsid w:val="00933B81"/>
    <w:rsid w:val="00933F4B"/>
    <w:rsid w:val="009354BC"/>
    <w:rsid w:val="00936162"/>
    <w:rsid w:val="009371D2"/>
    <w:rsid w:val="009372E0"/>
    <w:rsid w:val="00937AA2"/>
    <w:rsid w:val="009403F4"/>
    <w:rsid w:val="0094049F"/>
    <w:rsid w:val="009424CA"/>
    <w:rsid w:val="009439F9"/>
    <w:rsid w:val="00944F02"/>
    <w:rsid w:val="00946326"/>
    <w:rsid w:val="00946512"/>
    <w:rsid w:val="00946CB1"/>
    <w:rsid w:val="00947A3D"/>
    <w:rsid w:val="00947AD3"/>
    <w:rsid w:val="00950342"/>
    <w:rsid w:val="00950639"/>
    <w:rsid w:val="0095385D"/>
    <w:rsid w:val="00953C52"/>
    <w:rsid w:val="009549D6"/>
    <w:rsid w:val="00954DC3"/>
    <w:rsid w:val="00954E61"/>
    <w:rsid w:val="00955122"/>
    <w:rsid w:val="009554FE"/>
    <w:rsid w:val="00955909"/>
    <w:rsid w:val="009560EE"/>
    <w:rsid w:val="00956365"/>
    <w:rsid w:val="00956367"/>
    <w:rsid w:val="009567E6"/>
    <w:rsid w:val="00956C92"/>
    <w:rsid w:val="00957472"/>
    <w:rsid w:val="00960266"/>
    <w:rsid w:val="00960A86"/>
    <w:rsid w:val="00963774"/>
    <w:rsid w:val="00964284"/>
    <w:rsid w:val="009645C1"/>
    <w:rsid w:val="00964776"/>
    <w:rsid w:val="00964FDE"/>
    <w:rsid w:val="00965006"/>
    <w:rsid w:val="009657B1"/>
    <w:rsid w:val="009660B5"/>
    <w:rsid w:val="00966937"/>
    <w:rsid w:val="00966F8A"/>
    <w:rsid w:val="0097010F"/>
    <w:rsid w:val="0097042F"/>
    <w:rsid w:val="00970854"/>
    <w:rsid w:val="00970DD4"/>
    <w:rsid w:val="00970E0D"/>
    <w:rsid w:val="0097167A"/>
    <w:rsid w:val="00971DAE"/>
    <w:rsid w:val="009720BE"/>
    <w:rsid w:val="00972380"/>
    <w:rsid w:val="009736AB"/>
    <w:rsid w:val="009738C8"/>
    <w:rsid w:val="00973AB5"/>
    <w:rsid w:val="00974BE1"/>
    <w:rsid w:val="0097524B"/>
    <w:rsid w:val="0097592D"/>
    <w:rsid w:val="00975B18"/>
    <w:rsid w:val="009767A3"/>
    <w:rsid w:val="00976E1A"/>
    <w:rsid w:val="009829CE"/>
    <w:rsid w:val="00983517"/>
    <w:rsid w:val="00983952"/>
    <w:rsid w:val="009852D3"/>
    <w:rsid w:val="0098726A"/>
    <w:rsid w:val="00987504"/>
    <w:rsid w:val="00991FF2"/>
    <w:rsid w:val="0099203F"/>
    <w:rsid w:val="0099275C"/>
    <w:rsid w:val="00992F0A"/>
    <w:rsid w:val="00993E85"/>
    <w:rsid w:val="00994055"/>
    <w:rsid w:val="0099456D"/>
    <w:rsid w:val="0099481B"/>
    <w:rsid w:val="0099492F"/>
    <w:rsid w:val="0099618A"/>
    <w:rsid w:val="009977FE"/>
    <w:rsid w:val="00997CF4"/>
    <w:rsid w:val="009A036A"/>
    <w:rsid w:val="009A087C"/>
    <w:rsid w:val="009A1440"/>
    <w:rsid w:val="009A14E4"/>
    <w:rsid w:val="009A18D9"/>
    <w:rsid w:val="009A1A0E"/>
    <w:rsid w:val="009A1B1F"/>
    <w:rsid w:val="009A2320"/>
    <w:rsid w:val="009A3198"/>
    <w:rsid w:val="009A3C13"/>
    <w:rsid w:val="009A3DF4"/>
    <w:rsid w:val="009A5053"/>
    <w:rsid w:val="009A513E"/>
    <w:rsid w:val="009A5260"/>
    <w:rsid w:val="009A602A"/>
    <w:rsid w:val="009A621C"/>
    <w:rsid w:val="009A65A6"/>
    <w:rsid w:val="009A68E2"/>
    <w:rsid w:val="009A6914"/>
    <w:rsid w:val="009A6DA1"/>
    <w:rsid w:val="009B05F8"/>
    <w:rsid w:val="009B1A08"/>
    <w:rsid w:val="009B1E74"/>
    <w:rsid w:val="009B2830"/>
    <w:rsid w:val="009B2DC8"/>
    <w:rsid w:val="009B452A"/>
    <w:rsid w:val="009B45A5"/>
    <w:rsid w:val="009B4CF0"/>
    <w:rsid w:val="009B5570"/>
    <w:rsid w:val="009B56EC"/>
    <w:rsid w:val="009B5B31"/>
    <w:rsid w:val="009B6ACB"/>
    <w:rsid w:val="009B71F2"/>
    <w:rsid w:val="009B7258"/>
    <w:rsid w:val="009B776E"/>
    <w:rsid w:val="009B7FC7"/>
    <w:rsid w:val="009B7FD7"/>
    <w:rsid w:val="009C11F3"/>
    <w:rsid w:val="009C1721"/>
    <w:rsid w:val="009C18B9"/>
    <w:rsid w:val="009C2133"/>
    <w:rsid w:val="009C30E1"/>
    <w:rsid w:val="009C352F"/>
    <w:rsid w:val="009C3A7A"/>
    <w:rsid w:val="009C4509"/>
    <w:rsid w:val="009C456E"/>
    <w:rsid w:val="009C458E"/>
    <w:rsid w:val="009C5F15"/>
    <w:rsid w:val="009C6755"/>
    <w:rsid w:val="009C6BB1"/>
    <w:rsid w:val="009C730F"/>
    <w:rsid w:val="009C7542"/>
    <w:rsid w:val="009C7ACE"/>
    <w:rsid w:val="009D00A1"/>
    <w:rsid w:val="009D0297"/>
    <w:rsid w:val="009D0658"/>
    <w:rsid w:val="009D120B"/>
    <w:rsid w:val="009D3EF1"/>
    <w:rsid w:val="009D44D2"/>
    <w:rsid w:val="009D4E79"/>
    <w:rsid w:val="009D5296"/>
    <w:rsid w:val="009D6A1C"/>
    <w:rsid w:val="009D7769"/>
    <w:rsid w:val="009D79DE"/>
    <w:rsid w:val="009E0215"/>
    <w:rsid w:val="009E19F0"/>
    <w:rsid w:val="009E221D"/>
    <w:rsid w:val="009E23D8"/>
    <w:rsid w:val="009E245B"/>
    <w:rsid w:val="009E2655"/>
    <w:rsid w:val="009E2A74"/>
    <w:rsid w:val="009E3025"/>
    <w:rsid w:val="009E334A"/>
    <w:rsid w:val="009E363F"/>
    <w:rsid w:val="009E38BD"/>
    <w:rsid w:val="009E3E6F"/>
    <w:rsid w:val="009E44F1"/>
    <w:rsid w:val="009E5270"/>
    <w:rsid w:val="009E5C58"/>
    <w:rsid w:val="009E5DEB"/>
    <w:rsid w:val="009E5FA1"/>
    <w:rsid w:val="009E6275"/>
    <w:rsid w:val="009E6736"/>
    <w:rsid w:val="009E6BE6"/>
    <w:rsid w:val="009E6CFA"/>
    <w:rsid w:val="009E6ED2"/>
    <w:rsid w:val="009F06EB"/>
    <w:rsid w:val="009F2007"/>
    <w:rsid w:val="009F23EB"/>
    <w:rsid w:val="009F26A6"/>
    <w:rsid w:val="009F2D54"/>
    <w:rsid w:val="009F3004"/>
    <w:rsid w:val="009F30B6"/>
    <w:rsid w:val="009F4406"/>
    <w:rsid w:val="009F66A6"/>
    <w:rsid w:val="009F7483"/>
    <w:rsid w:val="009F7A79"/>
    <w:rsid w:val="009F7EB0"/>
    <w:rsid w:val="00A00406"/>
    <w:rsid w:val="00A00612"/>
    <w:rsid w:val="00A00796"/>
    <w:rsid w:val="00A010DF"/>
    <w:rsid w:val="00A01169"/>
    <w:rsid w:val="00A01696"/>
    <w:rsid w:val="00A01A1C"/>
    <w:rsid w:val="00A0221B"/>
    <w:rsid w:val="00A0257E"/>
    <w:rsid w:val="00A025D5"/>
    <w:rsid w:val="00A03567"/>
    <w:rsid w:val="00A0381B"/>
    <w:rsid w:val="00A03A00"/>
    <w:rsid w:val="00A03FAB"/>
    <w:rsid w:val="00A0482C"/>
    <w:rsid w:val="00A0484E"/>
    <w:rsid w:val="00A049D1"/>
    <w:rsid w:val="00A04BED"/>
    <w:rsid w:val="00A04ED6"/>
    <w:rsid w:val="00A05631"/>
    <w:rsid w:val="00A05B56"/>
    <w:rsid w:val="00A06452"/>
    <w:rsid w:val="00A06CBB"/>
    <w:rsid w:val="00A06EC8"/>
    <w:rsid w:val="00A07339"/>
    <w:rsid w:val="00A0774B"/>
    <w:rsid w:val="00A07EB2"/>
    <w:rsid w:val="00A10070"/>
    <w:rsid w:val="00A10CCE"/>
    <w:rsid w:val="00A10FC2"/>
    <w:rsid w:val="00A11370"/>
    <w:rsid w:val="00A121FB"/>
    <w:rsid w:val="00A12203"/>
    <w:rsid w:val="00A12E09"/>
    <w:rsid w:val="00A135CC"/>
    <w:rsid w:val="00A13AFD"/>
    <w:rsid w:val="00A13CA7"/>
    <w:rsid w:val="00A13EFE"/>
    <w:rsid w:val="00A1469F"/>
    <w:rsid w:val="00A146EF"/>
    <w:rsid w:val="00A15DC8"/>
    <w:rsid w:val="00A15E81"/>
    <w:rsid w:val="00A162B4"/>
    <w:rsid w:val="00A16C4A"/>
    <w:rsid w:val="00A176EA"/>
    <w:rsid w:val="00A17942"/>
    <w:rsid w:val="00A17DE2"/>
    <w:rsid w:val="00A20103"/>
    <w:rsid w:val="00A209D9"/>
    <w:rsid w:val="00A2184D"/>
    <w:rsid w:val="00A219C1"/>
    <w:rsid w:val="00A21E8C"/>
    <w:rsid w:val="00A2365B"/>
    <w:rsid w:val="00A252AC"/>
    <w:rsid w:val="00A258F4"/>
    <w:rsid w:val="00A26C61"/>
    <w:rsid w:val="00A2750B"/>
    <w:rsid w:val="00A301B3"/>
    <w:rsid w:val="00A32366"/>
    <w:rsid w:val="00A32784"/>
    <w:rsid w:val="00A3360D"/>
    <w:rsid w:val="00A35F83"/>
    <w:rsid w:val="00A368BA"/>
    <w:rsid w:val="00A3705B"/>
    <w:rsid w:val="00A3718A"/>
    <w:rsid w:val="00A40383"/>
    <w:rsid w:val="00A40D7F"/>
    <w:rsid w:val="00A415B7"/>
    <w:rsid w:val="00A424D5"/>
    <w:rsid w:val="00A42CE3"/>
    <w:rsid w:val="00A42F46"/>
    <w:rsid w:val="00A4353C"/>
    <w:rsid w:val="00A44385"/>
    <w:rsid w:val="00A458DA"/>
    <w:rsid w:val="00A45B71"/>
    <w:rsid w:val="00A45C57"/>
    <w:rsid w:val="00A46044"/>
    <w:rsid w:val="00A46AFA"/>
    <w:rsid w:val="00A474B1"/>
    <w:rsid w:val="00A47B83"/>
    <w:rsid w:val="00A5021B"/>
    <w:rsid w:val="00A50F1A"/>
    <w:rsid w:val="00A50FF1"/>
    <w:rsid w:val="00A510E9"/>
    <w:rsid w:val="00A51365"/>
    <w:rsid w:val="00A51723"/>
    <w:rsid w:val="00A5173E"/>
    <w:rsid w:val="00A524C4"/>
    <w:rsid w:val="00A52CF7"/>
    <w:rsid w:val="00A531F2"/>
    <w:rsid w:val="00A5352C"/>
    <w:rsid w:val="00A53C21"/>
    <w:rsid w:val="00A53E35"/>
    <w:rsid w:val="00A53F13"/>
    <w:rsid w:val="00A542C2"/>
    <w:rsid w:val="00A54CBD"/>
    <w:rsid w:val="00A555E8"/>
    <w:rsid w:val="00A55CF9"/>
    <w:rsid w:val="00A5626F"/>
    <w:rsid w:val="00A56464"/>
    <w:rsid w:val="00A56959"/>
    <w:rsid w:val="00A57050"/>
    <w:rsid w:val="00A575BE"/>
    <w:rsid w:val="00A57D0F"/>
    <w:rsid w:val="00A60B8E"/>
    <w:rsid w:val="00A60E6F"/>
    <w:rsid w:val="00A60F40"/>
    <w:rsid w:val="00A60F9B"/>
    <w:rsid w:val="00A61244"/>
    <w:rsid w:val="00A61C70"/>
    <w:rsid w:val="00A625E2"/>
    <w:rsid w:val="00A634B5"/>
    <w:rsid w:val="00A65ADF"/>
    <w:rsid w:val="00A65ECE"/>
    <w:rsid w:val="00A6620D"/>
    <w:rsid w:val="00A66375"/>
    <w:rsid w:val="00A668C7"/>
    <w:rsid w:val="00A66E22"/>
    <w:rsid w:val="00A7043A"/>
    <w:rsid w:val="00A7069A"/>
    <w:rsid w:val="00A71183"/>
    <w:rsid w:val="00A71881"/>
    <w:rsid w:val="00A72FE0"/>
    <w:rsid w:val="00A733E0"/>
    <w:rsid w:val="00A73706"/>
    <w:rsid w:val="00A73CCE"/>
    <w:rsid w:val="00A73DEC"/>
    <w:rsid w:val="00A752E7"/>
    <w:rsid w:val="00A7532B"/>
    <w:rsid w:val="00A75519"/>
    <w:rsid w:val="00A756AC"/>
    <w:rsid w:val="00A75926"/>
    <w:rsid w:val="00A75CB0"/>
    <w:rsid w:val="00A75FB2"/>
    <w:rsid w:val="00A76219"/>
    <w:rsid w:val="00A77819"/>
    <w:rsid w:val="00A80096"/>
    <w:rsid w:val="00A80573"/>
    <w:rsid w:val="00A81AFC"/>
    <w:rsid w:val="00A82200"/>
    <w:rsid w:val="00A83861"/>
    <w:rsid w:val="00A83C2E"/>
    <w:rsid w:val="00A84209"/>
    <w:rsid w:val="00A8511E"/>
    <w:rsid w:val="00A8627B"/>
    <w:rsid w:val="00A86336"/>
    <w:rsid w:val="00A872A6"/>
    <w:rsid w:val="00A93697"/>
    <w:rsid w:val="00A9425E"/>
    <w:rsid w:val="00A948A6"/>
    <w:rsid w:val="00A94B52"/>
    <w:rsid w:val="00A95371"/>
    <w:rsid w:val="00A953AA"/>
    <w:rsid w:val="00A962E4"/>
    <w:rsid w:val="00A968DE"/>
    <w:rsid w:val="00A9729D"/>
    <w:rsid w:val="00A97460"/>
    <w:rsid w:val="00A9747A"/>
    <w:rsid w:val="00A97805"/>
    <w:rsid w:val="00AA130E"/>
    <w:rsid w:val="00AA1940"/>
    <w:rsid w:val="00AA1A50"/>
    <w:rsid w:val="00AA1DB8"/>
    <w:rsid w:val="00AA1F27"/>
    <w:rsid w:val="00AA203C"/>
    <w:rsid w:val="00AA2CCA"/>
    <w:rsid w:val="00AA317B"/>
    <w:rsid w:val="00AA3427"/>
    <w:rsid w:val="00AA436D"/>
    <w:rsid w:val="00AA6712"/>
    <w:rsid w:val="00AA785B"/>
    <w:rsid w:val="00AB012E"/>
    <w:rsid w:val="00AB0FA5"/>
    <w:rsid w:val="00AB1720"/>
    <w:rsid w:val="00AB1BE0"/>
    <w:rsid w:val="00AB245C"/>
    <w:rsid w:val="00AB2587"/>
    <w:rsid w:val="00AB258E"/>
    <w:rsid w:val="00AB2B08"/>
    <w:rsid w:val="00AB4D3F"/>
    <w:rsid w:val="00AB4F28"/>
    <w:rsid w:val="00AB5A56"/>
    <w:rsid w:val="00AB5F80"/>
    <w:rsid w:val="00AB636C"/>
    <w:rsid w:val="00AB687D"/>
    <w:rsid w:val="00AB71B7"/>
    <w:rsid w:val="00AB750D"/>
    <w:rsid w:val="00AC02A3"/>
    <w:rsid w:val="00AC0BC3"/>
    <w:rsid w:val="00AC103C"/>
    <w:rsid w:val="00AC1C92"/>
    <w:rsid w:val="00AC1D5F"/>
    <w:rsid w:val="00AC1E2E"/>
    <w:rsid w:val="00AC1F75"/>
    <w:rsid w:val="00AC29CE"/>
    <w:rsid w:val="00AC336C"/>
    <w:rsid w:val="00AC34D4"/>
    <w:rsid w:val="00AC3F84"/>
    <w:rsid w:val="00AC445B"/>
    <w:rsid w:val="00AC4516"/>
    <w:rsid w:val="00AC473E"/>
    <w:rsid w:val="00AC584E"/>
    <w:rsid w:val="00AC5DF3"/>
    <w:rsid w:val="00AC5FAD"/>
    <w:rsid w:val="00AC5FBA"/>
    <w:rsid w:val="00AD0011"/>
    <w:rsid w:val="00AD0A38"/>
    <w:rsid w:val="00AD0C9E"/>
    <w:rsid w:val="00AD1096"/>
    <w:rsid w:val="00AD14F2"/>
    <w:rsid w:val="00AD1E71"/>
    <w:rsid w:val="00AD3165"/>
    <w:rsid w:val="00AD348F"/>
    <w:rsid w:val="00AD4544"/>
    <w:rsid w:val="00AD459F"/>
    <w:rsid w:val="00AD47CE"/>
    <w:rsid w:val="00AD5F72"/>
    <w:rsid w:val="00AD6D3B"/>
    <w:rsid w:val="00AD733D"/>
    <w:rsid w:val="00AD77C4"/>
    <w:rsid w:val="00AD78B7"/>
    <w:rsid w:val="00AE0E84"/>
    <w:rsid w:val="00AE0EB2"/>
    <w:rsid w:val="00AE12EA"/>
    <w:rsid w:val="00AE1660"/>
    <w:rsid w:val="00AE244A"/>
    <w:rsid w:val="00AE300F"/>
    <w:rsid w:val="00AE3EF2"/>
    <w:rsid w:val="00AE43A7"/>
    <w:rsid w:val="00AE4676"/>
    <w:rsid w:val="00AE5561"/>
    <w:rsid w:val="00AE5865"/>
    <w:rsid w:val="00AE6065"/>
    <w:rsid w:val="00AE662E"/>
    <w:rsid w:val="00AE70F2"/>
    <w:rsid w:val="00AE78CB"/>
    <w:rsid w:val="00AE78E4"/>
    <w:rsid w:val="00AE7AA6"/>
    <w:rsid w:val="00AF068F"/>
    <w:rsid w:val="00AF0B32"/>
    <w:rsid w:val="00AF1D17"/>
    <w:rsid w:val="00AF26B1"/>
    <w:rsid w:val="00AF280D"/>
    <w:rsid w:val="00AF3091"/>
    <w:rsid w:val="00AF4079"/>
    <w:rsid w:val="00AF41A8"/>
    <w:rsid w:val="00AF439E"/>
    <w:rsid w:val="00AF4738"/>
    <w:rsid w:val="00AF5057"/>
    <w:rsid w:val="00AF5242"/>
    <w:rsid w:val="00AF5394"/>
    <w:rsid w:val="00AF55F3"/>
    <w:rsid w:val="00AF572D"/>
    <w:rsid w:val="00AF5820"/>
    <w:rsid w:val="00AF60EA"/>
    <w:rsid w:val="00AF62DB"/>
    <w:rsid w:val="00AF67F2"/>
    <w:rsid w:val="00AF68EE"/>
    <w:rsid w:val="00AF6E9A"/>
    <w:rsid w:val="00AF7F42"/>
    <w:rsid w:val="00B00373"/>
    <w:rsid w:val="00B008F3"/>
    <w:rsid w:val="00B00BAD"/>
    <w:rsid w:val="00B013C6"/>
    <w:rsid w:val="00B030EE"/>
    <w:rsid w:val="00B03149"/>
    <w:rsid w:val="00B03436"/>
    <w:rsid w:val="00B03F98"/>
    <w:rsid w:val="00B04941"/>
    <w:rsid w:val="00B04FEE"/>
    <w:rsid w:val="00B052B1"/>
    <w:rsid w:val="00B06BA0"/>
    <w:rsid w:val="00B06C9C"/>
    <w:rsid w:val="00B07937"/>
    <w:rsid w:val="00B10018"/>
    <w:rsid w:val="00B10810"/>
    <w:rsid w:val="00B10A6E"/>
    <w:rsid w:val="00B10BD9"/>
    <w:rsid w:val="00B10E56"/>
    <w:rsid w:val="00B117AB"/>
    <w:rsid w:val="00B11C25"/>
    <w:rsid w:val="00B127CB"/>
    <w:rsid w:val="00B12CD4"/>
    <w:rsid w:val="00B13101"/>
    <w:rsid w:val="00B13ECF"/>
    <w:rsid w:val="00B14704"/>
    <w:rsid w:val="00B1606B"/>
    <w:rsid w:val="00B162B2"/>
    <w:rsid w:val="00B203DC"/>
    <w:rsid w:val="00B20706"/>
    <w:rsid w:val="00B2076F"/>
    <w:rsid w:val="00B20DA9"/>
    <w:rsid w:val="00B2149B"/>
    <w:rsid w:val="00B21568"/>
    <w:rsid w:val="00B24314"/>
    <w:rsid w:val="00B24B35"/>
    <w:rsid w:val="00B25621"/>
    <w:rsid w:val="00B26A34"/>
    <w:rsid w:val="00B26CA8"/>
    <w:rsid w:val="00B26CFB"/>
    <w:rsid w:val="00B27111"/>
    <w:rsid w:val="00B27541"/>
    <w:rsid w:val="00B27EFF"/>
    <w:rsid w:val="00B30195"/>
    <w:rsid w:val="00B31017"/>
    <w:rsid w:val="00B311AD"/>
    <w:rsid w:val="00B318AA"/>
    <w:rsid w:val="00B32D2C"/>
    <w:rsid w:val="00B34D9F"/>
    <w:rsid w:val="00B35052"/>
    <w:rsid w:val="00B355BC"/>
    <w:rsid w:val="00B35C49"/>
    <w:rsid w:val="00B361B8"/>
    <w:rsid w:val="00B36EF1"/>
    <w:rsid w:val="00B3739F"/>
    <w:rsid w:val="00B401E0"/>
    <w:rsid w:val="00B4033E"/>
    <w:rsid w:val="00B40384"/>
    <w:rsid w:val="00B405F4"/>
    <w:rsid w:val="00B40910"/>
    <w:rsid w:val="00B412B2"/>
    <w:rsid w:val="00B42698"/>
    <w:rsid w:val="00B429DB"/>
    <w:rsid w:val="00B42BDC"/>
    <w:rsid w:val="00B43664"/>
    <w:rsid w:val="00B437B8"/>
    <w:rsid w:val="00B44B9F"/>
    <w:rsid w:val="00B44E79"/>
    <w:rsid w:val="00B44F3A"/>
    <w:rsid w:val="00B45405"/>
    <w:rsid w:val="00B4668B"/>
    <w:rsid w:val="00B473F2"/>
    <w:rsid w:val="00B5019F"/>
    <w:rsid w:val="00B50D6E"/>
    <w:rsid w:val="00B50D88"/>
    <w:rsid w:val="00B52224"/>
    <w:rsid w:val="00B52471"/>
    <w:rsid w:val="00B52CEB"/>
    <w:rsid w:val="00B53084"/>
    <w:rsid w:val="00B530F4"/>
    <w:rsid w:val="00B535A0"/>
    <w:rsid w:val="00B536DB"/>
    <w:rsid w:val="00B5427D"/>
    <w:rsid w:val="00B556A9"/>
    <w:rsid w:val="00B5590F"/>
    <w:rsid w:val="00B55F46"/>
    <w:rsid w:val="00B56792"/>
    <w:rsid w:val="00B568CC"/>
    <w:rsid w:val="00B57ECE"/>
    <w:rsid w:val="00B603BE"/>
    <w:rsid w:val="00B60454"/>
    <w:rsid w:val="00B60E05"/>
    <w:rsid w:val="00B61141"/>
    <w:rsid w:val="00B61AD8"/>
    <w:rsid w:val="00B61CDC"/>
    <w:rsid w:val="00B620A0"/>
    <w:rsid w:val="00B6211B"/>
    <w:rsid w:val="00B629A2"/>
    <w:rsid w:val="00B62C1C"/>
    <w:rsid w:val="00B631B5"/>
    <w:rsid w:val="00B63CAA"/>
    <w:rsid w:val="00B6484C"/>
    <w:rsid w:val="00B64B04"/>
    <w:rsid w:val="00B65D10"/>
    <w:rsid w:val="00B65DDB"/>
    <w:rsid w:val="00B66630"/>
    <w:rsid w:val="00B66638"/>
    <w:rsid w:val="00B67C5B"/>
    <w:rsid w:val="00B706D6"/>
    <w:rsid w:val="00B70B67"/>
    <w:rsid w:val="00B70DB9"/>
    <w:rsid w:val="00B71533"/>
    <w:rsid w:val="00B71AB8"/>
    <w:rsid w:val="00B72484"/>
    <w:rsid w:val="00B730CE"/>
    <w:rsid w:val="00B73189"/>
    <w:rsid w:val="00B746B4"/>
    <w:rsid w:val="00B74A51"/>
    <w:rsid w:val="00B75720"/>
    <w:rsid w:val="00B75B78"/>
    <w:rsid w:val="00B76BA9"/>
    <w:rsid w:val="00B771A7"/>
    <w:rsid w:val="00B81B40"/>
    <w:rsid w:val="00B81D69"/>
    <w:rsid w:val="00B8240C"/>
    <w:rsid w:val="00B82EC3"/>
    <w:rsid w:val="00B83139"/>
    <w:rsid w:val="00B8437B"/>
    <w:rsid w:val="00B84793"/>
    <w:rsid w:val="00B85511"/>
    <w:rsid w:val="00B855C1"/>
    <w:rsid w:val="00B86C96"/>
    <w:rsid w:val="00B86DD5"/>
    <w:rsid w:val="00B872D1"/>
    <w:rsid w:val="00B87D4C"/>
    <w:rsid w:val="00B87E57"/>
    <w:rsid w:val="00B90268"/>
    <w:rsid w:val="00B90C82"/>
    <w:rsid w:val="00B91CE4"/>
    <w:rsid w:val="00B9499D"/>
    <w:rsid w:val="00B95558"/>
    <w:rsid w:val="00B963B1"/>
    <w:rsid w:val="00B965D0"/>
    <w:rsid w:val="00B96703"/>
    <w:rsid w:val="00B96F98"/>
    <w:rsid w:val="00B97147"/>
    <w:rsid w:val="00B9745F"/>
    <w:rsid w:val="00B97B10"/>
    <w:rsid w:val="00BA05C9"/>
    <w:rsid w:val="00BA088A"/>
    <w:rsid w:val="00BA094B"/>
    <w:rsid w:val="00BA1A37"/>
    <w:rsid w:val="00BA1E76"/>
    <w:rsid w:val="00BA2179"/>
    <w:rsid w:val="00BA2392"/>
    <w:rsid w:val="00BA24D9"/>
    <w:rsid w:val="00BA26A2"/>
    <w:rsid w:val="00BA2F3C"/>
    <w:rsid w:val="00BA3A9A"/>
    <w:rsid w:val="00BA4350"/>
    <w:rsid w:val="00BA45FB"/>
    <w:rsid w:val="00BA4AA9"/>
    <w:rsid w:val="00BA4BAB"/>
    <w:rsid w:val="00BA4CFE"/>
    <w:rsid w:val="00BA4F2C"/>
    <w:rsid w:val="00BA5DE3"/>
    <w:rsid w:val="00BA5DFB"/>
    <w:rsid w:val="00BA7702"/>
    <w:rsid w:val="00BA79CC"/>
    <w:rsid w:val="00BA7DE0"/>
    <w:rsid w:val="00BB03EB"/>
    <w:rsid w:val="00BB100A"/>
    <w:rsid w:val="00BB12BA"/>
    <w:rsid w:val="00BB1586"/>
    <w:rsid w:val="00BB1ADF"/>
    <w:rsid w:val="00BB2C36"/>
    <w:rsid w:val="00BB339B"/>
    <w:rsid w:val="00BB49F9"/>
    <w:rsid w:val="00BB590B"/>
    <w:rsid w:val="00BB644E"/>
    <w:rsid w:val="00BB648F"/>
    <w:rsid w:val="00BB6B36"/>
    <w:rsid w:val="00BB730B"/>
    <w:rsid w:val="00BB7C7A"/>
    <w:rsid w:val="00BC031B"/>
    <w:rsid w:val="00BC0375"/>
    <w:rsid w:val="00BC0998"/>
    <w:rsid w:val="00BC09FA"/>
    <w:rsid w:val="00BC0DFB"/>
    <w:rsid w:val="00BC0F1E"/>
    <w:rsid w:val="00BC21AB"/>
    <w:rsid w:val="00BC256C"/>
    <w:rsid w:val="00BC2A41"/>
    <w:rsid w:val="00BC2D27"/>
    <w:rsid w:val="00BC5F63"/>
    <w:rsid w:val="00BC5FC0"/>
    <w:rsid w:val="00BC676E"/>
    <w:rsid w:val="00BC68EA"/>
    <w:rsid w:val="00BC7656"/>
    <w:rsid w:val="00BD04FE"/>
    <w:rsid w:val="00BD070A"/>
    <w:rsid w:val="00BD20AF"/>
    <w:rsid w:val="00BD2EDE"/>
    <w:rsid w:val="00BD3821"/>
    <w:rsid w:val="00BD6302"/>
    <w:rsid w:val="00BD66C1"/>
    <w:rsid w:val="00BD6B85"/>
    <w:rsid w:val="00BD7399"/>
    <w:rsid w:val="00BD73BB"/>
    <w:rsid w:val="00BE05AE"/>
    <w:rsid w:val="00BE116C"/>
    <w:rsid w:val="00BE1C6B"/>
    <w:rsid w:val="00BE1EB4"/>
    <w:rsid w:val="00BE220C"/>
    <w:rsid w:val="00BE37FF"/>
    <w:rsid w:val="00BE3ADA"/>
    <w:rsid w:val="00BE4FB7"/>
    <w:rsid w:val="00BE62E9"/>
    <w:rsid w:val="00BE786F"/>
    <w:rsid w:val="00BF0000"/>
    <w:rsid w:val="00BF0563"/>
    <w:rsid w:val="00BF0DFF"/>
    <w:rsid w:val="00BF1232"/>
    <w:rsid w:val="00BF2B38"/>
    <w:rsid w:val="00BF30BB"/>
    <w:rsid w:val="00BF3235"/>
    <w:rsid w:val="00BF3A35"/>
    <w:rsid w:val="00BF3A5C"/>
    <w:rsid w:val="00BF40EA"/>
    <w:rsid w:val="00BF4B44"/>
    <w:rsid w:val="00BF51E0"/>
    <w:rsid w:val="00BF55C4"/>
    <w:rsid w:val="00BF5692"/>
    <w:rsid w:val="00BF5777"/>
    <w:rsid w:val="00BF590D"/>
    <w:rsid w:val="00BF5ABB"/>
    <w:rsid w:val="00BF5EA4"/>
    <w:rsid w:val="00BF68C8"/>
    <w:rsid w:val="00BF7233"/>
    <w:rsid w:val="00BF73B0"/>
    <w:rsid w:val="00BF78A0"/>
    <w:rsid w:val="00BF7E2C"/>
    <w:rsid w:val="00BF7E9A"/>
    <w:rsid w:val="00BF7EEA"/>
    <w:rsid w:val="00C0001B"/>
    <w:rsid w:val="00C0184A"/>
    <w:rsid w:val="00C03467"/>
    <w:rsid w:val="00C0378B"/>
    <w:rsid w:val="00C040DF"/>
    <w:rsid w:val="00C04ABF"/>
    <w:rsid w:val="00C050C0"/>
    <w:rsid w:val="00C050D9"/>
    <w:rsid w:val="00C06364"/>
    <w:rsid w:val="00C06827"/>
    <w:rsid w:val="00C069FD"/>
    <w:rsid w:val="00C06BDB"/>
    <w:rsid w:val="00C074D8"/>
    <w:rsid w:val="00C0786F"/>
    <w:rsid w:val="00C07877"/>
    <w:rsid w:val="00C106AD"/>
    <w:rsid w:val="00C1083A"/>
    <w:rsid w:val="00C11849"/>
    <w:rsid w:val="00C11BD2"/>
    <w:rsid w:val="00C11F02"/>
    <w:rsid w:val="00C1207A"/>
    <w:rsid w:val="00C12815"/>
    <w:rsid w:val="00C12C3D"/>
    <w:rsid w:val="00C12C9A"/>
    <w:rsid w:val="00C1363D"/>
    <w:rsid w:val="00C1367D"/>
    <w:rsid w:val="00C137A8"/>
    <w:rsid w:val="00C1458A"/>
    <w:rsid w:val="00C14BC1"/>
    <w:rsid w:val="00C14DD8"/>
    <w:rsid w:val="00C1500D"/>
    <w:rsid w:val="00C15225"/>
    <w:rsid w:val="00C15343"/>
    <w:rsid w:val="00C15492"/>
    <w:rsid w:val="00C16667"/>
    <w:rsid w:val="00C17C42"/>
    <w:rsid w:val="00C206D8"/>
    <w:rsid w:val="00C207BD"/>
    <w:rsid w:val="00C21DC0"/>
    <w:rsid w:val="00C228AC"/>
    <w:rsid w:val="00C22A8A"/>
    <w:rsid w:val="00C23087"/>
    <w:rsid w:val="00C23671"/>
    <w:rsid w:val="00C246EB"/>
    <w:rsid w:val="00C25382"/>
    <w:rsid w:val="00C2567D"/>
    <w:rsid w:val="00C25E47"/>
    <w:rsid w:val="00C33521"/>
    <w:rsid w:val="00C33DDA"/>
    <w:rsid w:val="00C3406C"/>
    <w:rsid w:val="00C34436"/>
    <w:rsid w:val="00C35AC3"/>
    <w:rsid w:val="00C35F4E"/>
    <w:rsid w:val="00C36A48"/>
    <w:rsid w:val="00C36C24"/>
    <w:rsid w:val="00C36FA3"/>
    <w:rsid w:val="00C3726E"/>
    <w:rsid w:val="00C37417"/>
    <w:rsid w:val="00C37D85"/>
    <w:rsid w:val="00C411FE"/>
    <w:rsid w:val="00C4173F"/>
    <w:rsid w:val="00C417FF"/>
    <w:rsid w:val="00C41CE7"/>
    <w:rsid w:val="00C4239F"/>
    <w:rsid w:val="00C426A8"/>
    <w:rsid w:val="00C42D38"/>
    <w:rsid w:val="00C43653"/>
    <w:rsid w:val="00C4380B"/>
    <w:rsid w:val="00C43925"/>
    <w:rsid w:val="00C43CB5"/>
    <w:rsid w:val="00C4428C"/>
    <w:rsid w:val="00C44F9E"/>
    <w:rsid w:val="00C454AB"/>
    <w:rsid w:val="00C455EA"/>
    <w:rsid w:val="00C45FD6"/>
    <w:rsid w:val="00C4638A"/>
    <w:rsid w:val="00C464C8"/>
    <w:rsid w:val="00C4694E"/>
    <w:rsid w:val="00C4703B"/>
    <w:rsid w:val="00C477FE"/>
    <w:rsid w:val="00C5002C"/>
    <w:rsid w:val="00C5078F"/>
    <w:rsid w:val="00C50A11"/>
    <w:rsid w:val="00C50B10"/>
    <w:rsid w:val="00C50EDA"/>
    <w:rsid w:val="00C50F6C"/>
    <w:rsid w:val="00C51774"/>
    <w:rsid w:val="00C5191C"/>
    <w:rsid w:val="00C51942"/>
    <w:rsid w:val="00C51E07"/>
    <w:rsid w:val="00C52261"/>
    <w:rsid w:val="00C53B67"/>
    <w:rsid w:val="00C55A78"/>
    <w:rsid w:val="00C56453"/>
    <w:rsid w:val="00C5737E"/>
    <w:rsid w:val="00C57EC6"/>
    <w:rsid w:val="00C604E0"/>
    <w:rsid w:val="00C61C6D"/>
    <w:rsid w:val="00C62208"/>
    <w:rsid w:val="00C62E21"/>
    <w:rsid w:val="00C62F58"/>
    <w:rsid w:val="00C633BA"/>
    <w:rsid w:val="00C635AF"/>
    <w:rsid w:val="00C639F5"/>
    <w:rsid w:val="00C6404A"/>
    <w:rsid w:val="00C64B77"/>
    <w:rsid w:val="00C6538D"/>
    <w:rsid w:val="00C66EC2"/>
    <w:rsid w:val="00C672E5"/>
    <w:rsid w:val="00C67970"/>
    <w:rsid w:val="00C7052E"/>
    <w:rsid w:val="00C70BED"/>
    <w:rsid w:val="00C71790"/>
    <w:rsid w:val="00C720DB"/>
    <w:rsid w:val="00C7279B"/>
    <w:rsid w:val="00C742F6"/>
    <w:rsid w:val="00C7476E"/>
    <w:rsid w:val="00C76574"/>
    <w:rsid w:val="00C80132"/>
    <w:rsid w:val="00C80918"/>
    <w:rsid w:val="00C81104"/>
    <w:rsid w:val="00C8133C"/>
    <w:rsid w:val="00C81BB4"/>
    <w:rsid w:val="00C822F0"/>
    <w:rsid w:val="00C828DD"/>
    <w:rsid w:val="00C82F77"/>
    <w:rsid w:val="00C837BE"/>
    <w:rsid w:val="00C83961"/>
    <w:rsid w:val="00C8490F"/>
    <w:rsid w:val="00C84A81"/>
    <w:rsid w:val="00C8555D"/>
    <w:rsid w:val="00C858A3"/>
    <w:rsid w:val="00C85976"/>
    <w:rsid w:val="00C861B9"/>
    <w:rsid w:val="00C86226"/>
    <w:rsid w:val="00C86331"/>
    <w:rsid w:val="00C86D97"/>
    <w:rsid w:val="00C87831"/>
    <w:rsid w:val="00C878A1"/>
    <w:rsid w:val="00C9019A"/>
    <w:rsid w:val="00C90BF0"/>
    <w:rsid w:val="00C9108D"/>
    <w:rsid w:val="00C916DF"/>
    <w:rsid w:val="00C92DCF"/>
    <w:rsid w:val="00C93750"/>
    <w:rsid w:val="00C93D70"/>
    <w:rsid w:val="00C9427A"/>
    <w:rsid w:val="00C94503"/>
    <w:rsid w:val="00C95BC9"/>
    <w:rsid w:val="00C9632A"/>
    <w:rsid w:val="00C96737"/>
    <w:rsid w:val="00C96A54"/>
    <w:rsid w:val="00C97134"/>
    <w:rsid w:val="00C97162"/>
    <w:rsid w:val="00C97BEA"/>
    <w:rsid w:val="00CA21ED"/>
    <w:rsid w:val="00CA2521"/>
    <w:rsid w:val="00CA28E0"/>
    <w:rsid w:val="00CA3096"/>
    <w:rsid w:val="00CA33F1"/>
    <w:rsid w:val="00CA3547"/>
    <w:rsid w:val="00CA43F3"/>
    <w:rsid w:val="00CA4A2F"/>
    <w:rsid w:val="00CA4B18"/>
    <w:rsid w:val="00CA4E68"/>
    <w:rsid w:val="00CA50A1"/>
    <w:rsid w:val="00CA5470"/>
    <w:rsid w:val="00CA54AC"/>
    <w:rsid w:val="00CA686B"/>
    <w:rsid w:val="00CA736D"/>
    <w:rsid w:val="00CA7BC5"/>
    <w:rsid w:val="00CB0FEA"/>
    <w:rsid w:val="00CB12B8"/>
    <w:rsid w:val="00CB12CA"/>
    <w:rsid w:val="00CB1793"/>
    <w:rsid w:val="00CB193B"/>
    <w:rsid w:val="00CB1B7F"/>
    <w:rsid w:val="00CB2B93"/>
    <w:rsid w:val="00CB334D"/>
    <w:rsid w:val="00CB3741"/>
    <w:rsid w:val="00CB4688"/>
    <w:rsid w:val="00CB46B0"/>
    <w:rsid w:val="00CB47DE"/>
    <w:rsid w:val="00CB691B"/>
    <w:rsid w:val="00CB75F8"/>
    <w:rsid w:val="00CC0144"/>
    <w:rsid w:val="00CC0501"/>
    <w:rsid w:val="00CC078D"/>
    <w:rsid w:val="00CC17BC"/>
    <w:rsid w:val="00CC1968"/>
    <w:rsid w:val="00CC289A"/>
    <w:rsid w:val="00CC2989"/>
    <w:rsid w:val="00CC57E0"/>
    <w:rsid w:val="00CC59BF"/>
    <w:rsid w:val="00CC626C"/>
    <w:rsid w:val="00CC66D7"/>
    <w:rsid w:val="00CC71D3"/>
    <w:rsid w:val="00CC7376"/>
    <w:rsid w:val="00CC7EDD"/>
    <w:rsid w:val="00CD0081"/>
    <w:rsid w:val="00CD3775"/>
    <w:rsid w:val="00CD4263"/>
    <w:rsid w:val="00CD4AEE"/>
    <w:rsid w:val="00CD6ADC"/>
    <w:rsid w:val="00CD7181"/>
    <w:rsid w:val="00CE0AEB"/>
    <w:rsid w:val="00CE0F51"/>
    <w:rsid w:val="00CE0FDB"/>
    <w:rsid w:val="00CE1171"/>
    <w:rsid w:val="00CE2251"/>
    <w:rsid w:val="00CE242F"/>
    <w:rsid w:val="00CE2733"/>
    <w:rsid w:val="00CE3017"/>
    <w:rsid w:val="00CE34DE"/>
    <w:rsid w:val="00CE3588"/>
    <w:rsid w:val="00CE4110"/>
    <w:rsid w:val="00CE4726"/>
    <w:rsid w:val="00CE4A30"/>
    <w:rsid w:val="00CE4E67"/>
    <w:rsid w:val="00CE50C1"/>
    <w:rsid w:val="00CE6F1E"/>
    <w:rsid w:val="00CE6FA9"/>
    <w:rsid w:val="00CE71A9"/>
    <w:rsid w:val="00CE741F"/>
    <w:rsid w:val="00CE7E26"/>
    <w:rsid w:val="00CF0F13"/>
    <w:rsid w:val="00CF1B35"/>
    <w:rsid w:val="00CF23D6"/>
    <w:rsid w:val="00CF2775"/>
    <w:rsid w:val="00CF2E57"/>
    <w:rsid w:val="00CF3537"/>
    <w:rsid w:val="00CF3B3A"/>
    <w:rsid w:val="00CF3C36"/>
    <w:rsid w:val="00CF4C6C"/>
    <w:rsid w:val="00CF76B5"/>
    <w:rsid w:val="00D00CEB"/>
    <w:rsid w:val="00D01EC2"/>
    <w:rsid w:val="00D02493"/>
    <w:rsid w:val="00D02671"/>
    <w:rsid w:val="00D03BB7"/>
    <w:rsid w:val="00D04BB8"/>
    <w:rsid w:val="00D0595B"/>
    <w:rsid w:val="00D05ADE"/>
    <w:rsid w:val="00D05F78"/>
    <w:rsid w:val="00D05FD0"/>
    <w:rsid w:val="00D0630D"/>
    <w:rsid w:val="00D06616"/>
    <w:rsid w:val="00D0771C"/>
    <w:rsid w:val="00D07DE3"/>
    <w:rsid w:val="00D10CC4"/>
    <w:rsid w:val="00D11542"/>
    <w:rsid w:val="00D1212F"/>
    <w:rsid w:val="00D122B7"/>
    <w:rsid w:val="00D12CBA"/>
    <w:rsid w:val="00D12CD8"/>
    <w:rsid w:val="00D12E98"/>
    <w:rsid w:val="00D1312E"/>
    <w:rsid w:val="00D1318C"/>
    <w:rsid w:val="00D13AA8"/>
    <w:rsid w:val="00D141D1"/>
    <w:rsid w:val="00D142C8"/>
    <w:rsid w:val="00D15D63"/>
    <w:rsid w:val="00D16719"/>
    <w:rsid w:val="00D16B0E"/>
    <w:rsid w:val="00D1705C"/>
    <w:rsid w:val="00D17DCC"/>
    <w:rsid w:val="00D2018A"/>
    <w:rsid w:val="00D20303"/>
    <w:rsid w:val="00D20984"/>
    <w:rsid w:val="00D20B54"/>
    <w:rsid w:val="00D216D6"/>
    <w:rsid w:val="00D217A4"/>
    <w:rsid w:val="00D22316"/>
    <w:rsid w:val="00D23266"/>
    <w:rsid w:val="00D24179"/>
    <w:rsid w:val="00D24304"/>
    <w:rsid w:val="00D251C2"/>
    <w:rsid w:val="00D26C09"/>
    <w:rsid w:val="00D26C55"/>
    <w:rsid w:val="00D3010D"/>
    <w:rsid w:val="00D30747"/>
    <w:rsid w:val="00D30807"/>
    <w:rsid w:val="00D30A6B"/>
    <w:rsid w:val="00D31C6B"/>
    <w:rsid w:val="00D31D62"/>
    <w:rsid w:val="00D320CC"/>
    <w:rsid w:val="00D32ABF"/>
    <w:rsid w:val="00D34345"/>
    <w:rsid w:val="00D34E1B"/>
    <w:rsid w:val="00D35A29"/>
    <w:rsid w:val="00D35DF6"/>
    <w:rsid w:val="00D35F9F"/>
    <w:rsid w:val="00D36D0A"/>
    <w:rsid w:val="00D36D67"/>
    <w:rsid w:val="00D4093D"/>
    <w:rsid w:val="00D40A41"/>
    <w:rsid w:val="00D40F4A"/>
    <w:rsid w:val="00D41290"/>
    <w:rsid w:val="00D41BEF"/>
    <w:rsid w:val="00D41F07"/>
    <w:rsid w:val="00D4224C"/>
    <w:rsid w:val="00D42C56"/>
    <w:rsid w:val="00D4342C"/>
    <w:rsid w:val="00D44289"/>
    <w:rsid w:val="00D4444B"/>
    <w:rsid w:val="00D448F5"/>
    <w:rsid w:val="00D44CE0"/>
    <w:rsid w:val="00D44CF1"/>
    <w:rsid w:val="00D456DD"/>
    <w:rsid w:val="00D45B6C"/>
    <w:rsid w:val="00D45C06"/>
    <w:rsid w:val="00D45DC7"/>
    <w:rsid w:val="00D47E40"/>
    <w:rsid w:val="00D50A88"/>
    <w:rsid w:val="00D51897"/>
    <w:rsid w:val="00D51D89"/>
    <w:rsid w:val="00D525E9"/>
    <w:rsid w:val="00D53A79"/>
    <w:rsid w:val="00D54747"/>
    <w:rsid w:val="00D54B50"/>
    <w:rsid w:val="00D54F56"/>
    <w:rsid w:val="00D56618"/>
    <w:rsid w:val="00D56DF7"/>
    <w:rsid w:val="00D5722B"/>
    <w:rsid w:val="00D57D8D"/>
    <w:rsid w:val="00D60A55"/>
    <w:rsid w:val="00D61119"/>
    <w:rsid w:val="00D619BD"/>
    <w:rsid w:val="00D62073"/>
    <w:rsid w:val="00D63137"/>
    <w:rsid w:val="00D63946"/>
    <w:rsid w:val="00D63BDF"/>
    <w:rsid w:val="00D642A5"/>
    <w:rsid w:val="00D65127"/>
    <w:rsid w:val="00D6669C"/>
    <w:rsid w:val="00D6677B"/>
    <w:rsid w:val="00D6678D"/>
    <w:rsid w:val="00D66B07"/>
    <w:rsid w:val="00D66F9E"/>
    <w:rsid w:val="00D679E0"/>
    <w:rsid w:val="00D67DD6"/>
    <w:rsid w:val="00D70B09"/>
    <w:rsid w:val="00D70FAD"/>
    <w:rsid w:val="00D71789"/>
    <w:rsid w:val="00D71EF1"/>
    <w:rsid w:val="00D73D9D"/>
    <w:rsid w:val="00D75978"/>
    <w:rsid w:val="00D75D22"/>
    <w:rsid w:val="00D80FA1"/>
    <w:rsid w:val="00D820CF"/>
    <w:rsid w:val="00D8258B"/>
    <w:rsid w:val="00D82A68"/>
    <w:rsid w:val="00D836C4"/>
    <w:rsid w:val="00D83C8B"/>
    <w:rsid w:val="00D83FD4"/>
    <w:rsid w:val="00D842F2"/>
    <w:rsid w:val="00D84D93"/>
    <w:rsid w:val="00D84F5B"/>
    <w:rsid w:val="00D8513B"/>
    <w:rsid w:val="00D85285"/>
    <w:rsid w:val="00D85984"/>
    <w:rsid w:val="00D85D26"/>
    <w:rsid w:val="00D860A3"/>
    <w:rsid w:val="00D87188"/>
    <w:rsid w:val="00D8788A"/>
    <w:rsid w:val="00D87F00"/>
    <w:rsid w:val="00D87FC6"/>
    <w:rsid w:val="00D90996"/>
    <w:rsid w:val="00D90FAF"/>
    <w:rsid w:val="00D91123"/>
    <w:rsid w:val="00D91147"/>
    <w:rsid w:val="00D918B7"/>
    <w:rsid w:val="00D91FDA"/>
    <w:rsid w:val="00D929A8"/>
    <w:rsid w:val="00D936BC"/>
    <w:rsid w:val="00D939EA"/>
    <w:rsid w:val="00D93FD8"/>
    <w:rsid w:val="00D94003"/>
    <w:rsid w:val="00D95ADB"/>
    <w:rsid w:val="00D96503"/>
    <w:rsid w:val="00D96590"/>
    <w:rsid w:val="00D96A3E"/>
    <w:rsid w:val="00D96C69"/>
    <w:rsid w:val="00D97288"/>
    <w:rsid w:val="00DA01B9"/>
    <w:rsid w:val="00DA0B9C"/>
    <w:rsid w:val="00DA0E50"/>
    <w:rsid w:val="00DA0EDF"/>
    <w:rsid w:val="00DA16F6"/>
    <w:rsid w:val="00DA2067"/>
    <w:rsid w:val="00DA318A"/>
    <w:rsid w:val="00DA342E"/>
    <w:rsid w:val="00DA430D"/>
    <w:rsid w:val="00DA5B47"/>
    <w:rsid w:val="00DA5EA4"/>
    <w:rsid w:val="00DA68A7"/>
    <w:rsid w:val="00DA75F2"/>
    <w:rsid w:val="00DA77B6"/>
    <w:rsid w:val="00DB12B2"/>
    <w:rsid w:val="00DB14B7"/>
    <w:rsid w:val="00DB1DC8"/>
    <w:rsid w:val="00DB3AAD"/>
    <w:rsid w:val="00DB3DE0"/>
    <w:rsid w:val="00DB64EB"/>
    <w:rsid w:val="00DB688F"/>
    <w:rsid w:val="00DB6FC0"/>
    <w:rsid w:val="00DB74F3"/>
    <w:rsid w:val="00DB761D"/>
    <w:rsid w:val="00DC15D8"/>
    <w:rsid w:val="00DC1A0F"/>
    <w:rsid w:val="00DC2199"/>
    <w:rsid w:val="00DC2943"/>
    <w:rsid w:val="00DC2946"/>
    <w:rsid w:val="00DC2CF2"/>
    <w:rsid w:val="00DC34BD"/>
    <w:rsid w:val="00DC4414"/>
    <w:rsid w:val="00DC4CFF"/>
    <w:rsid w:val="00DC5E6C"/>
    <w:rsid w:val="00DC611C"/>
    <w:rsid w:val="00DC6126"/>
    <w:rsid w:val="00DC6441"/>
    <w:rsid w:val="00DC74E8"/>
    <w:rsid w:val="00DC75F5"/>
    <w:rsid w:val="00DC7954"/>
    <w:rsid w:val="00DD3566"/>
    <w:rsid w:val="00DD43A7"/>
    <w:rsid w:val="00DD526A"/>
    <w:rsid w:val="00DD67EF"/>
    <w:rsid w:val="00DD789C"/>
    <w:rsid w:val="00DE0F1D"/>
    <w:rsid w:val="00DE35DA"/>
    <w:rsid w:val="00DE3CBC"/>
    <w:rsid w:val="00DE5645"/>
    <w:rsid w:val="00DE6098"/>
    <w:rsid w:val="00DE6835"/>
    <w:rsid w:val="00DE6A6F"/>
    <w:rsid w:val="00DE6D28"/>
    <w:rsid w:val="00DE6DBD"/>
    <w:rsid w:val="00DE7388"/>
    <w:rsid w:val="00DF03C3"/>
    <w:rsid w:val="00DF1C5E"/>
    <w:rsid w:val="00DF1C60"/>
    <w:rsid w:val="00DF27CD"/>
    <w:rsid w:val="00DF417D"/>
    <w:rsid w:val="00DF430A"/>
    <w:rsid w:val="00DF5823"/>
    <w:rsid w:val="00DF7A41"/>
    <w:rsid w:val="00DF7BE0"/>
    <w:rsid w:val="00DF7F04"/>
    <w:rsid w:val="00E008BC"/>
    <w:rsid w:val="00E00BB4"/>
    <w:rsid w:val="00E011D5"/>
    <w:rsid w:val="00E01F0A"/>
    <w:rsid w:val="00E03A41"/>
    <w:rsid w:val="00E03A76"/>
    <w:rsid w:val="00E05125"/>
    <w:rsid w:val="00E0779C"/>
    <w:rsid w:val="00E147A6"/>
    <w:rsid w:val="00E14DEC"/>
    <w:rsid w:val="00E14FEC"/>
    <w:rsid w:val="00E152A7"/>
    <w:rsid w:val="00E154F3"/>
    <w:rsid w:val="00E16911"/>
    <w:rsid w:val="00E1778C"/>
    <w:rsid w:val="00E17E25"/>
    <w:rsid w:val="00E205FA"/>
    <w:rsid w:val="00E2071D"/>
    <w:rsid w:val="00E21187"/>
    <w:rsid w:val="00E21F0F"/>
    <w:rsid w:val="00E2355E"/>
    <w:rsid w:val="00E23935"/>
    <w:rsid w:val="00E24D72"/>
    <w:rsid w:val="00E25D1E"/>
    <w:rsid w:val="00E260F3"/>
    <w:rsid w:val="00E269CA"/>
    <w:rsid w:val="00E269EC"/>
    <w:rsid w:val="00E273DC"/>
    <w:rsid w:val="00E27B1E"/>
    <w:rsid w:val="00E336D2"/>
    <w:rsid w:val="00E33807"/>
    <w:rsid w:val="00E33953"/>
    <w:rsid w:val="00E344C6"/>
    <w:rsid w:val="00E3567C"/>
    <w:rsid w:val="00E35B6F"/>
    <w:rsid w:val="00E35EB8"/>
    <w:rsid w:val="00E36D2A"/>
    <w:rsid w:val="00E37290"/>
    <w:rsid w:val="00E40F1D"/>
    <w:rsid w:val="00E4135F"/>
    <w:rsid w:val="00E4306D"/>
    <w:rsid w:val="00E435CD"/>
    <w:rsid w:val="00E43640"/>
    <w:rsid w:val="00E4394B"/>
    <w:rsid w:val="00E43F35"/>
    <w:rsid w:val="00E442AC"/>
    <w:rsid w:val="00E446B5"/>
    <w:rsid w:val="00E458F8"/>
    <w:rsid w:val="00E45ACA"/>
    <w:rsid w:val="00E45E1E"/>
    <w:rsid w:val="00E47217"/>
    <w:rsid w:val="00E47933"/>
    <w:rsid w:val="00E47F57"/>
    <w:rsid w:val="00E50494"/>
    <w:rsid w:val="00E50CD6"/>
    <w:rsid w:val="00E51025"/>
    <w:rsid w:val="00E516C7"/>
    <w:rsid w:val="00E519BB"/>
    <w:rsid w:val="00E519D6"/>
    <w:rsid w:val="00E519FE"/>
    <w:rsid w:val="00E5256E"/>
    <w:rsid w:val="00E526DF"/>
    <w:rsid w:val="00E52AF4"/>
    <w:rsid w:val="00E52D8E"/>
    <w:rsid w:val="00E538FF"/>
    <w:rsid w:val="00E544E9"/>
    <w:rsid w:val="00E54516"/>
    <w:rsid w:val="00E549F3"/>
    <w:rsid w:val="00E54B5A"/>
    <w:rsid w:val="00E54CE1"/>
    <w:rsid w:val="00E54DDA"/>
    <w:rsid w:val="00E55659"/>
    <w:rsid w:val="00E55DFA"/>
    <w:rsid w:val="00E605D3"/>
    <w:rsid w:val="00E606E1"/>
    <w:rsid w:val="00E60F02"/>
    <w:rsid w:val="00E6173E"/>
    <w:rsid w:val="00E61F6B"/>
    <w:rsid w:val="00E621DC"/>
    <w:rsid w:val="00E62293"/>
    <w:rsid w:val="00E62473"/>
    <w:rsid w:val="00E628CE"/>
    <w:rsid w:val="00E62987"/>
    <w:rsid w:val="00E6397A"/>
    <w:rsid w:val="00E63DB1"/>
    <w:rsid w:val="00E64504"/>
    <w:rsid w:val="00E64C2D"/>
    <w:rsid w:val="00E6673F"/>
    <w:rsid w:val="00E67B62"/>
    <w:rsid w:val="00E67F7E"/>
    <w:rsid w:val="00E700FF"/>
    <w:rsid w:val="00E70505"/>
    <w:rsid w:val="00E7083A"/>
    <w:rsid w:val="00E70D34"/>
    <w:rsid w:val="00E7123E"/>
    <w:rsid w:val="00E71F59"/>
    <w:rsid w:val="00E72F76"/>
    <w:rsid w:val="00E73AEF"/>
    <w:rsid w:val="00E73AFD"/>
    <w:rsid w:val="00E743DE"/>
    <w:rsid w:val="00E74A4C"/>
    <w:rsid w:val="00E74F47"/>
    <w:rsid w:val="00E7629F"/>
    <w:rsid w:val="00E77145"/>
    <w:rsid w:val="00E77247"/>
    <w:rsid w:val="00E7724E"/>
    <w:rsid w:val="00E7734E"/>
    <w:rsid w:val="00E807F9"/>
    <w:rsid w:val="00E815FC"/>
    <w:rsid w:val="00E8164C"/>
    <w:rsid w:val="00E82275"/>
    <w:rsid w:val="00E8229A"/>
    <w:rsid w:val="00E83367"/>
    <w:rsid w:val="00E83EF9"/>
    <w:rsid w:val="00E84930"/>
    <w:rsid w:val="00E84ACA"/>
    <w:rsid w:val="00E84EC9"/>
    <w:rsid w:val="00E85F88"/>
    <w:rsid w:val="00E869A1"/>
    <w:rsid w:val="00E87786"/>
    <w:rsid w:val="00E87E52"/>
    <w:rsid w:val="00E908CF"/>
    <w:rsid w:val="00E90C82"/>
    <w:rsid w:val="00E91AD4"/>
    <w:rsid w:val="00E91D72"/>
    <w:rsid w:val="00E923F1"/>
    <w:rsid w:val="00E92B30"/>
    <w:rsid w:val="00E937A4"/>
    <w:rsid w:val="00E93CF9"/>
    <w:rsid w:val="00E9598D"/>
    <w:rsid w:val="00E95E6C"/>
    <w:rsid w:val="00E966F1"/>
    <w:rsid w:val="00E96AC1"/>
    <w:rsid w:val="00E973FF"/>
    <w:rsid w:val="00E977ED"/>
    <w:rsid w:val="00E9788E"/>
    <w:rsid w:val="00E97B7D"/>
    <w:rsid w:val="00E97FD8"/>
    <w:rsid w:val="00EA06D5"/>
    <w:rsid w:val="00EA0A57"/>
    <w:rsid w:val="00EA1898"/>
    <w:rsid w:val="00EA2454"/>
    <w:rsid w:val="00EA2552"/>
    <w:rsid w:val="00EA2764"/>
    <w:rsid w:val="00EA35A6"/>
    <w:rsid w:val="00EA3C17"/>
    <w:rsid w:val="00EA485C"/>
    <w:rsid w:val="00EA5438"/>
    <w:rsid w:val="00EA6147"/>
    <w:rsid w:val="00EB0487"/>
    <w:rsid w:val="00EB1E71"/>
    <w:rsid w:val="00EB2183"/>
    <w:rsid w:val="00EB2B29"/>
    <w:rsid w:val="00EB2CCB"/>
    <w:rsid w:val="00EB2E9F"/>
    <w:rsid w:val="00EB3AC4"/>
    <w:rsid w:val="00EB5475"/>
    <w:rsid w:val="00EB5EF2"/>
    <w:rsid w:val="00EB793D"/>
    <w:rsid w:val="00EC008A"/>
    <w:rsid w:val="00EC05E0"/>
    <w:rsid w:val="00EC1138"/>
    <w:rsid w:val="00EC120A"/>
    <w:rsid w:val="00EC185A"/>
    <w:rsid w:val="00EC18EF"/>
    <w:rsid w:val="00EC2291"/>
    <w:rsid w:val="00EC23F7"/>
    <w:rsid w:val="00EC254E"/>
    <w:rsid w:val="00EC3389"/>
    <w:rsid w:val="00EC4683"/>
    <w:rsid w:val="00EC4A97"/>
    <w:rsid w:val="00EC4EC0"/>
    <w:rsid w:val="00EC52B2"/>
    <w:rsid w:val="00EC5D5C"/>
    <w:rsid w:val="00EC5F4E"/>
    <w:rsid w:val="00EC6019"/>
    <w:rsid w:val="00EC6855"/>
    <w:rsid w:val="00EC6C96"/>
    <w:rsid w:val="00ED037C"/>
    <w:rsid w:val="00ED08D2"/>
    <w:rsid w:val="00ED20F8"/>
    <w:rsid w:val="00ED2459"/>
    <w:rsid w:val="00ED2717"/>
    <w:rsid w:val="00ED29E7"/>
    <w:rsid w:val="00ED2CE9"/>
    <w:rsid w:val="00ED2F67"/>
    <w:rsid w:val="00ED327C"/>
    <w:rsid w:val="00ED3457"/>
    <w:rsid w:val="00ED3FC9"/>
    <w:rsid w:val="00ED4A77"/>
    <w:rsid w:val="00ED5C26"/>
    <w:rsid w:val="00ED5F32"/>
    <w:rsid w:val="00ED5FC2"/>
    <w:rsid w:val="00ED67B5"/>
    <w:rsid w:val="00ED6E05"/>
    <w:rsid w:val="00ED730A"/>
    <w:rsid w:val="00ED760D"/>
    <w:rsid w:val="00ED7815"/>
    <w:rsid w:val="00ED7E7B"/>
    <w:rsid w:val="00EE076A"/>
    <w:rsid w:val="00EE120B"/>
    <w:rsid w:val="00EE2299"/>
    <w:rsid w:val="00EE245C"/>
    <w:rsid w:val="00EE2837"/>
    <w:rsid w:val="00EE2A85"/>
    <w:rsid w:val="00EE339D"/>
    <w:rsid w:val="00EE34A1"/>
    <w:rsid w:val="00EE3BDB"/>
    <w:rsid w:val="00EE4072"/>
    <w:rsid w:val="00EE459B"/>
    <w:rsid w:val="00EE4959"/>
    <w:rsid w:val="00EE49BE"/>
    <w:rsid w:val="00EE4C6A"/>
    <w:rsid w:val="00EE5306"/>
    <w:rsid w:val="00EE5B74"/>
    <w:rsid w:val="00EE689E"/>
    <w:rsid w:val="00EE6E2E"/>
    <w:rsid w:val="00EE6F8E"/>
    <w:rsid w:val="00EE71F5"/>
    <w:rsid w:val="00EE73B9"/>
    <w:rsid w:val="00EE74C3"/>
    <w:rsid w:val="00EF07DF"/>
    <w:rsid w:val="00EF0EF4"/>
    <w:rsid w:val="00EF1ADF"/>
    <w:rsid w:val="00EF2783"/>
    <w:rsid w:val="00EF3ACB"/>
    <w:rsid w:val="00EF48A0"/>
    <w:rsid w:val="00EF48BE"/>
    <w:rsid w:val="00EF4911"/>
    <w:rsid w:val="00EF5652"/>
    <w:rsid w:val="00EF5A04"/>
    <w:rsid w:val="00EF65C0"/>
    <w:rsid w:val="00EF76DF"/>
    <w:rsid w:val="00F008A5"/>
    <w:rsid w:val="00F00A71"/>
    <w:rsid w:val="00F01BA2"/>
    <w:rsid w:val="00F01C62"/>
    <w:rsid w:val="00F026F8"/>
    <w:rsid w:val="00F03193"/>
    <w:rsid w:val="00F03208"/>
    <w:rsid w:val="00F033FE"/>
    <w:rsid w:val="00F03A8B"/>
    <w:rsid w:val="00F03C43"/>
    <w:rsid w:val="00F042C5"/>
    <w:rsid w:val="00F05B0D"/>
    <w:rsid w:val="00F05BF6"/>
    <w:rsid w:val="00F06FDF"/>
    <w:rsid w:val="00F07BB0"/>
    <w:rsid w:val="00F11241"/>
    <w:rsid w:val="00F122DF"/>
    <w:rsid w:val="00F1277C"/>
    <w:rsid w:val="00F133AF"/>
    <w:rsid w:val="00F138A5"/>
    <w:rsid w:val="00F14521"/>
    <w:rsid w:val="00F15870"/>
    <w:rsid w:val="00F15F24"/>
    <w:rsid w:val="00F16183"/>
    <w:rsid w:val="00F168B2"/>
    <w:rsid w:val="00F16B36"/>
    <w:rsid w:val="00F16B8A"/>
    <w:rsid w:val="00F207DD"/>
    <w:rsid w:val="00F218C7"/>
    <w:rsid w:val="00F2230A"/>
    <w:rsid w:val="00F22C5D"/>
    <w:rsid w:val="00F23042"/>
    <w:rsid w:val="00F23547"/>
    <w:rsid w:val="00F24934"/>
    <w:rsid w:val="00F25128"/>
    <w:rsid w:val="00F25762"/>
    <w:rsid w:val="00F25879"/>
    <w:rsid w:val="00F25E00"/>
    <w:rsid w:val="00F265CC"/>
    <w:rsid w:val="00F26CCB"/>
    <w:rsid w:val="00F26D1B"/>
    <w:rsid w:val="00F3171B"/>
    <w:rsid w:val="00F3177C"/>
    <w:rsid w:val="00F31BBD"/>
    <w:rsid w:val="00F338CE"/>
    <w:rsid w:val="00F339C6"/>
    <w:rsid w:val="00F33A14"/>
    <w:rsid w:val="00F33DC6"/>
    <w:rsid w:val="00F3480A"/>
    <w:rsid w:val="00F34B33"/>
    <w:rsid w:val="00F34DAE"/>
    <w:rsid w:val="00F36B27"/>
    <w:rsid w:val="00F36C15"/>
    <w:rsid w:val="00F36C95"/>
    <w:rsid w:val="00F3772F"/>
    <w:rsid w:val="00F3776B"/>
    <w:rsid w:val="00F37AB6"/>
    <w:rsid w:val="00F37AC2"/>
    <w:rsid w:val="00F40BD4"/>
    <w:rsid w:val="00F42828"/>
    <w:rsid w:val="00F43395"/>
    <w:rsid w:val="00F44C7D"/>
    <w:rsid w:val="00F45722"/>
    <w:rsid w:val="00F45D1F"/>
    <w:rsid w:val="00F463DF"/>
    <w:rsid w:val="00F46B8D"/>
    <w:rsid w:val="00F4748D"/>
    <w:rsid w:val="00F47B6F"/>
    <w:rsid w:val="00F507C6"/>
    <w:rsid w:val="00F5095F"/>
    <w:rsid w:val="00F50BAF"/>
    <w:rsid w:val="00F51D58"/>
    <w:rsid w:val="00F52BA2"/>
    <w:rsid w:val="00F5353A"/>
    <w:rsid w:val="00F53B65"/>
    <w:rsid w:val="00F53F7E"/>
    <w:rsid w:val="00F54C67"/>
    <w:rsid w:val="00F55633"/>
    <w:rsid w:val="00F561C9"/>
    <w:rsid w:val="00F60043"/>
    <w:rsid w:val="00F60329"/>
    <w:rsid w:val="00F61AA0"/>
    <w:rsid w:val="00F61B73"/>
    <w:rsid w:val="00F62EF4"/>
    <w:rsid w:val="00F652E3"/>
    <w:rsid w:val="00F65BC7"/>
    <w:rsid w:val="00F671BF"/>
    <w:rsid w:val="00F6772E"/>
    <w:rsid w:val="00F67776"/>
    <w:rsid w:val="00F67BA8"/>
    <w:rsid w:val="00F700B4"/>
    <w:rsid w:val="00F7115E"/>
    <w:rsid w:val="00F7199B"/>
    <w:rsid w:val="00F71F02"/>
    <w:rsid w:val="00F72BB8"/>
    <w:rsid w:val="00F74189"/>
    <w:rsid w:val="00F751AE"/>
    <w:rsid w:val="00F75EED"/>
    <w:rsid w:val="00F764F2"/>
    <w:rsid w:val="00F77203"/>
    <w:rsid w:val="00F772BE"/>
    <w:rsid w:val="00F802AD"/>
    <w:rsid w:val="00F80EAA"/>
    <w:rsid w:val="00F81541"/>
    <w:rsid w:val="00F81552"/>
    <w:rsid w:val="00F81BAC"/>
    <w:rsid w:val="00F82AC0"/>
    <w:rsid w:val="00F82C37"/>
    <w:rsid w:val="00F834CE"/>
    <w:rsid w:val="00F8469E"/>
    <w:rsid w:val="00F8492D"/>
    <w:rsid w:val="00F84B29"/>
    <w:rsid w:val="00F84B3D"/>
    <w:rsid w:val="00F84C21"/>
    <w:rsid w:val="00F84DF2"/>
    <w:rsid w:val="00F84FDA"/>
    <w:rsid w:val="00F85817"/>
    <w:rsid w:val="00F8610A"/>
    <w:rsid w:val="00F86E8A"/>
    <w:rsid w:val="00F90148"/>
    <w:rsid w:val="00F90F07"/>
    <w:rsid w:val="00F912B3"/>
    <w:rsid w:val="00F92DC8"/>
    <w:rsid w:val="00F92ECC"/>
    <w:rsid w:val="00F93830"/>
    <w:rsid w:val="00F93EC1"/>
    <w:rsid w:val="00F9400F"/>
    <w:rsid w:val="00F944B0"/>
    <w:rsid w:val="00F95182"/>
    <w:rsid w:val="00F956EF"/>
    <w:rsid w:val="00F95F65"/>
    <w:rsid w:val="00F96702"/>
    <w:rsid w:val="00F96D2E"/>
    <w:rsid w:val="00F97582"/>
    <w:rsid w:val="00F975E4"/>
    <w:rsid w:val="00F975E9"/>
    <w:rsid w:val="00F97707"/>
    <w:rsid w:val="00FA07E0"/>
    <w:rsid w:val="00FA1740"/>
    <w:rsid w:val="00FA2FA9"/>
    <w:rsid w:val="00FA4F19"/>
    <w:rsid w:val="00FA5C54"/>
    <w:rsid w:val="00FA64F2"/>
    <w:rsid w:val="00FA67D6"/>
    <w:rsid w:val="00FA6822"/>
    <w:rsid w:val="00FA6ECC"/>
    <w:rsid w:val="00FA7093"/>
    <w:rsid w:val="00FA70E9"/>
    <w:rsid w:val="00FA72EA"/>
    <w:rsid w:val="00FB0144"/>
    <w:rsid w:val="00FB04C5"/>
    <w:rsid w:val="00FB15FA"/>
    <w:rsid w:val="00FB25A8"/>
    <w:rsid w:val="00FB2EE1"/>
    <w:rsid w:val="00FB378D"/>
    <w:rsid w:val="00FB406A"/>
    <w:rsid w:val="00FB45FF"/>
    <w:rsid w:val="00FB5026"/>
    <w:rsid w:val="00FB6675"/>
    <w:rsid w:val="00FB6916"/>
    <w:rsid w:val="00FB782E"/>
    <w:rsid w:val="00FB7E27"/>
    <w:rsid w:val="00FC2900"/>
    <w:rsid w:val="00FC3960"/>
    <w:rsid w:val="00FC4688"/>
    <w:rsid w:val="00FC4AAC"/>
    <w:rsid w:val="00FC5170"/>
    <w:rsid w:val="00FC51F2"/>
    <w:rsid w:val="00FC5A66"/>
    <w:rsid w:val="00FC5B21"/>
    <w:rsid w:val="00FC6754"/>
    <w:rsid w:val="00FC67DA"/>
    <w:rsid w:val="00FC6E06"/>
    <w:rsid w:val="00FC717F"/>
    <w:rsid w:val="00FC744A"/>
    <w:rsid w:val="00FD0747"/>
    <w:rsid w:val="00FD0A81"/>
    <w:rsid w:val="00FD1D23"/>
    <w:rsid w:val="00FD2796"/>
    <w:rsid w:val="00FD4B0F"/>
    <w:rsid w:val="00FD5F55"/>
    <w:rsid w:val="00FD677C"/>
    <w:rsid w:val="00FD6AF1"/>
    <w:rsid w:val="00FD7500"/>
    <w:rsid w:val="00FD793A"/>
    <w:rsid w:val="00FD7ABD"/>
    <w:rsid w:val="00FE0626"/>
    <w:rsid w:val="00FE0691"/>
    <w:rsid w:val="00FE1A2A"/>
    <w:rsid w:val="00FE1D25"/>
    <w:rsid w:val="00FE2E8C"/>
    <w:rsid w:val="00FE3972"/>
    <w:rsid w:val="00FE50E6"/>
    <w:rsid w:val="00FE52C4"/>
    <w:rsid w:val="00FE58C9"/>
    <w:rsid w:val="00FE5E4B"/>
    <w:rsid w:val="00FE7679"/>
    <w:rsid w:val="00FE7DC7"/>
    <w:rsid w:val="00FE7EBA"/>
    <w:rsid w:val="00FE7F52"/>
    <w:rsid w:val="00FF086E"/>
    <w:rsid w:val="00FF1108"/>
    <w:rsid w:val="00FF149E"/>
    <w:rsid w:val="00FF1B6E"/>
    <w:rsid w:val="00FF1D16"/>
    <w:rsid w:val="00FF1D9E"/>
    <w:rsid w:val="00FF1EAA"/>
    <w:rsid w:val="00FF21FD"/>
    <w:rsid w:val="00FF2318"/>
    <w:rsid w:val="00FF287A"/>
    <w:rsid w:val="00FF2B80"/>
    <w:rsid w:val="00FF3275"/>
    <w:rsid w:val="00FF3843"/>
    <w:rsid w:val="00FF5D04"/>
    <w:rsid w:val="00FF6BE3"/>
    <w:rsid w:val="00FF7C2B"/>
    <w:rsid w:val="00FF7D4B"/>
    <w:rsid w:val="0CA53A56"/>
    <w:rsid w:val="109D8E8A"/>
    <w:rsid w:val="170E4D90"/>
    <w:rsid w:val="33249EA7"/>
    <w:rsid w:val="36854D62"/>
    <w:rsid w:val="636E334D"/>
    <w:rsid w:val="77C3E206"/>
    <w:rsid w:val="7D0ACBF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399ED4A"/>
  <w15:docId w15:val="{51350CF5-1AAB-41EC-AC92-D1595DBFB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4">
    <w:name w:val="Normal"/>
    <w:qFormat/>
    <w:rsid w:val="00F561C9"/>
    <w:pPr>
      <w:ind w:firstLine="567"/>
      <w:jc w:val="both"/>
    </w:pPr>
    <w:rPr>
      <w:sz w:val="24"/>
    </w:rPr>
  </w:style>
  <w:style w:type="paragraph" w:styleId="1">
    <w:name w:val="heading 1"/>
    <w:aliases w:val="_GOST_1"/>
    <w:next w:val="GOSTNormal"/>
    <w:link w:val="10"/>
    <w:qFormat/>
    <w:rsid w:val="00F561C9"/>
    <w:pPr>
      <w:keepNext/>
      <w:pageBreakBefore/>
      <w:numPr>
        <w:numId w:val="73"/>
      </w:numPr>
      <w:tabs>
        <w:tab w:val="left" w:pos="567"/>
      </w:tabs>
      <w:suppressAutoHyphens/>
      <w:spacing w:before="240" w:after="360"/>
      <w:contextualSpacing/>
      <w:jc w:val="center"/>
      <w:outlineLvl w:val="0"/>
    </w:pPr>
    <w:rPr>
      <w:b/>
      <w:caps/>
      <w:sz w:val="32"/>
      <w:szCs w:val="36"/>
    </w:rPr>
  </w:style>
  <w:style w:type="paragraph" w:styleId="21">
    <w:name w:val="heading 2"/>
    <w:aliases w:val="_GOST_2"/>
    <w:basedOn w:val="1"/>
    <w:next w:val="GOSTNormal"/>
    <w:link w:val="22"/>
    <w:qFormat/>
    <w:rsid w:val="00F561C9"/>
    <w:pPr>
      <w:keepLines/>
      <w:pageBreakBefore w:val="0"/>
      <w:numPr>
        <w:ilvl w:val="1"/>
      </w:numPr>
      <w:tabs>
        <w:tab w:val="clear" w:pos="576"/>
        <w:tab w:val="left" w:pos="851"/>
      </w:tabs>
      <w:spacing w:after="240"/>
      <w:jc w:val="left"/>
      <w:outlineLvl w:val="1"/>
    </w:pPr>
    <w:rPr>
      <w:rFonts w:cs="Arial"/>
      <w:bCs/>
      <w:iCs/>
      <w:caps w:val="0"/>
      <w:szCs w:val="32"/>
    </w:rPr>
  </w:style>
  <w:style w:type="paragraph" w:styleId="31">
    <w:name w:val="heading 3"/>
    <w:aliases w:val="_GOST_3"/>
    <w:basedOn w:val="21"/>
    <w:next w:val="GOSTNormal"/>
    <w:link w:val="32"/>
    <w:qFormat/>
    <w:rsid w:val="00F561C9"/>
    <w:pPr>
      <w:numPr>
        <w:ilvl w:val="2"/>
      </w:numPr>
      <w:tabs>
        <w:tab w:val="clear" w:pos="851"/>
        <w:tab w:val="left" w:pos="964"/>
      </w:tabs>
      <w:outlineLvl w:val="2"/>
    </w:pPr>
    <w:rPr>
      <w:bCs w:val="0"/>
      <w:sz w:val="26"/>
      <w:szCs w:val="26"/>
    </w:rPr>
  </w:style>
  <w:style w:type="paragraph" w:styleId="41">
    <w:name w:val="heading 4"/>
    <w:aliases w:val="_GOST_4"/>
    <w:basedOn w:val="31"/>
    <w:next w:val="GOSTNormal"/>
    <w:link w:val="42"/>
    <w:qFormat/>
    <w:rsid w:val="00F561C9"/>
    <w:pPr>
      <w:numPr>
        <w:ilvl w:val="3"/>
      </w:numPr>
      <w:tabs>
        <w:tab w:val="clear" w:pos="964"/>
        <w:tab w:val="left" w:pos="1134"/>
      </w:tabs>
      <w:outlineLvl w:val="3"/>
    </w:pPr>
    <w:rPr>
      <w:sz w:val="24"/>
    </w:rPr>
  </w:style>
  <w:style w:type="paragraph" w:styleId="51">
    <w:name w:val="heading 5"/>
    <w:aliases w:val="_GOST_5"/>
    <w:basedOn w:val="41"/>
    <w:next w:val="GOSTNormal"/>
    <w:link w:val="52"/>
    <w:qFormat/>
    <w:rsid w:val="00F561C9"/>
    <w:pPr>
      <w:numPr>
        <w:ilvl w:val="4"/>
      </w:numPr>
      <w:tabs>
        <w:tab w:val="clear" w:pos="1134"/>
        <w:tab w:val="left" w:pos="1276"/>
      </w:tabs>
      <w:spacing w:after="120"/>
      <w:outlineLvl w:val="4"/>
    </w:pPr>
    <w:rPr>
      <w:rFonts w:cs="Times New Roman"/>
      <w:bCs/>
      <w:iCs w:val="0"/>
      <w:lang w:eastAsia="ko-KR"/>
    </w:rPr>
  </w:style>
  <w:style w:type="paragraph" w:styleId="6">
    <w:name w:val="heading 6"/>
    <w:aliases w:val="_GOST_6"/>
    <w:basedOn w:val="51"/>
    <w:next w:val="GOSTNormal"/>
    <w:link w:val="60"/>
    <w:autoRedefine/>
    <w:qFormat/>
    <w:rsid w:val="00F561C9"/>
    <w:pPr>
      <w:numPr>
        <w:ilvl w:val="5"/>
      </w:numPr>
      <w:tabs>
        <w:tab w:val="clear" w:pos="1276"/>
        <w:tab w:val="left" w:pos="1418"/>
      </w:tabs>
      <w:outlineLvl w:val="5"/>
    </w:pPr>
    <w:rPr>
      <w:bCs w:val="0"/>
      <w:i/>
      <w:szCs w:val="22"/>
    </w:rPr>
  </w:style>
  <w:style w:type="paragraph" w:styleId="7">
    <w:name w:val="heading 7"/>
    <w:aliases w:val="_GOST_7"/>
    <w:basedOn w:val="a4"/>
    <w:next w:val="a4"/>
    <w:link w:val="70"/>
    <w:qFormat/>
    <w:rsid w:val="00F561C9"/>
    <w:pPr>
      <w:numPr>
        <w:ilvl w:val="6"/>
        <w:numId w:val="73"/>
      </w:numPr>
      <w:spacing w:before="240" w:after="60"/>
      <w:outlineLvl w:val="6"/>
    </w:pPr>
  </w:style>
  <w:style w:type="paragraph" w:styleId="8">
    <w:name w:val="heading 8"/>
    <w:basedOn w:val="a4"/>
    <w:next w:val="a4"/>
    <w:link w:val="80"/>
    <w:qFormat/>
    <w:rsid w:val="00F561C9"/>
    <w:pPr>
      <w:numPr>
        <w:ilvl w:val="7"/>
        <w:numId w:val="73"/>
      </w:numPr>
      <w:spacing w:before="240" w:after="60"/>
      <w:outlineLvl w:val="7"/>
    </w:pPr>
    <w:rPr>
      <w:i/>
      <w:iCs/>
    </w:rPr>
  </w:style>
  <w:style w:type="paragraph" w:styleId="9">
    <w:name w:val="heading 9"/>
    <w:basedOn w:val="a4"/>
    <w:next w:val="a4"/>
    <w:link w:val="90"/>
    <w:qFormat/>
    <w:rsid w:val="00F561C9"/>
    <w:pPr>
      <w:numPr>
        <w:ilvl w:val="8"/>
        <w:numId w:val="74"/>
      </w:numPr>
      <w:spacing w:before="240" w:after="60"/>
      <w:outlineLvl w:val="8"/>
    </w:pPr>
    <w:rPr>
      <w:rFonts w:ascii="Arial" w:hAnsi="Arial"/>
      <w:sz w:val="22"/>
      <w:szCs w:val="22"/>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customStyle="1" w:styleId="GOSTFigure">
    <w:name w:val="_GOST_Figure"/>
    <w:next w:val="GOSTFigName"/>
    <w:rsid w:val="00F561C9"/>
    <w:pPr>
      <w:keepNext/>
      <w:spacing w:before="120" w:after="120"/>
      <w:jc w:val="center"/>
    </w:pPr>
    <w:rPr>
      <w:sz w:val="24"/>
    </w:rPr>
  </w:style>
  <w:style w:type="paragraph" w:customStyle="1" w:styleId="GOSTFigName">
    <w:name w:val="_GOST_Fig_Name"/>
    <w:basedOn w:val="GOSTFigure"/>
    <w:next w:val="GOSTNormal"/>
    <w:rsid w:val="00F561C9"/>
    <w:pPr>
      <w:keepNext w:val="0"/>
      <w:numPr>
        <w:numId w:val="60"/>
      </w:numPr>
      <w:suppressAutoHyphens/>
      <w:contextualSpacing/>
    </w:pPr>
    <w:rPr>
      <w:b/>
      <w:szCs w:val="24"/>
    </w:rPr>
  </w:style>
  <w:style w:type="paragraph" w:customStyle="1" w:styleId="GOSTheader">
    <w:name w:val="_GOST_header"/>
    <w:rsid w:val="00F561C9"/>
    <w:pPr>
      <w:suppressAutoHyphens/>
    </w:pPr>
    <w:rPr>
      <w:color w:val="333333"/>
      <w:sz w:val="22"/>
    </w:rPr>
  </w:style>
  <w:style w:type="paragraph" w:customStyle="1" w:styleId="GOSTListmark1">
    <w:name w:val="_GOST_List_mark1"/>
    <w:rsid w:val="00F561C9"/>
    <w:pPr>
      <w:numPr>
        <w:numId w:val="61"/>
      </w:numPr>
      <w:jc w:val="both"/>
    </w:pPr>
    <w:rPr>
      <w:snapToGrid w:val="0"/>
      <w:sz w:val="24"/>
    </w:rPr>
  </w:style>
  <w:style w:type="paragraph" w:customStyle="1" w:styleId="GOSTListmark2">
    <w:name w:val="_GOST_List_mark2"/>
    <w:rsid w:val="00F561C9"/>
    <w:pPr>
      <w:numPr>
        <w:numId w:val="62"/>
      </w:numPr>
      <w:jc w:val="both"/>
    </w:pPr>
    <w:rPr>
      <w:snapToGrid w:val="0"/>
      <w:sz w:val="24"/>
    </w:rPr>
  </w:style>
  <w:style w:type="paragraph" w:customStyle="1" w:styleId="GOSTListmark3">
    <w:name w:val="_GOST_List_mark3"/>
    <w:basedOn w:val="a4"/>
    <w:rsid w:val="00F561C9"/>
    <w:pPr>
      <w:numPr>
        <w:numId w:val="63"/>
      </w:numPr>
    </w:pPr>
    <w:rPr>
      <w:snapToGrid w:val="0"/>
    </w:rPr>
  </w:style>
  <w:style w:type="paragraph" w:customStyle="1" w:styleId="GOSTListmark4">
    <w:name w:val="_GOST_List_mark4"/>
    <w:basedOn w:val="a4"/>
    <w:rsid w:val="00F561C9"/>
    <w:pPr>
      <w:numPr>
        <w:numId w:val="64"/>
      </w:numPr>
    </w:pPr>
  </w:style>
  <w:style w:type="paragraph" w:styleId="a8">
    <w:name w:val="header"/>
    <w:basedOn w:val="a4"/>
    <w:link w:val="a9"/>
    <w:rsid w:val="00F561C9"/>
    <w:pPr>
      <w:tabs>
        <w:tab w:val="center" w:pos="4677"/>
        <w:tab w:val="right" w:pos="9355"/>
      </w:tabs>
    </w:pPr>
  </w:style>
  <w:style w:type="paragraph" w:customStyle="1" w:styleId="GOSTListnote">
    <w:name w:val="_GOST_List_note"/>
    <w:basedOn w:val="GOSTListmark3"/>
    <w:rsid w:val="002F5B7D"/>
    <w:pPr>
      <w:numPr>
        <w:numId w:val="0"/>
      </w:numPr>
    </w:pPr>
  </w:style>
  <w:style w:type="paragraph" w:customStyle="1" w:styleId="GOSTListnormal18">
    <w:name w:val="_GOST_List_normal_1.8"/>
    <w:rsid w:val="00F561C9"/>
    <w:pPr>
      <w:tabs>
        <w:tab w:val="left" w:pos="1021"/>
      </w:tabs>
      <w:ind w:left="1021"/>
      <w:jc w:val="both"/>
    </w:pPr>
    <w:rPr>
      <w:snapToGrid w:val="0"/>
      <w:sz w:val="24"/>
    </w:rPr>
  </w:style>
  <w:style w:type="paragraph" w:customStyle="1" w:styleId="GOSTListnum2">
    <w:name w:val="_GOST_List_num2"/>
    <w:basedOn w:val="GOSTListnum"/>
    <w:rsid w:val="00F561C9"/>
    <w:pPr>
      <w:numPr>
        <w:ilvl w:val="1"/>
      </w:numPr>
    </w:pPr>
    <w:rPr>
      <w:szCs w:val="24"/>
    </w:rPr>
  </w:style>
  <w:style w:type="paragraph" w:customStyle="1" w:styleId="GOSTNameTable">
    <w:name w:val="_GOST_Name_Table"/>
    <w:link w:val="GOSTNameTable0"/>
    <w:rsid w:val="00F561C9"/>
    <w:pPr>
      <w:keepNext/>
      <w:numPr>
        <w:numId w:val="66"/>
      </w:numPr>
      <w:suppressAutoHyphens/>
      <w:spacing w:before="240" w:after="120"/>
    </w:pPr>
    <w:rPr>
      <w:b/>
      <w:sz w:val="24"/>
    </w:rPr>
  </w:style>
  <w:style w:type="paragraph" w:customStyle="1" w:styleId="GOSTNormal">
    <w:name w:val="_GOST_Normal"/>
    <w:link w:val="GOSTNormal0"/>
    <w:qFormat/>
    <w:rsid w:val="00F561C9"/>
    <w:pPr>
      <w:spacing w:before="120" w:after="60"/>
      <w:ind w:firstLine="567"/>
      <w:contextualSpacing/>
      <w:jc w:val="both"/>
    </w:pPr>
    <w:rPr>
      <w:sz w:val="24"/>
    </w:rPr>
  </w:style>
  <w:style w:type="paragraph" w:customStyle="1" w:styleId="GOSTNormalWithout">
    <w:name w:val="_GOST_Normal_Without"/>
    <w:basedOn w:val="GOSTNormal"/>
    <w:next w:val="GOSTNormal"/>
    <w:rsid w:val="00F561C9"/>
    <w:pPr>
      <w:keepNext/>
    </w:pPr>
  </w:style>
  <w:style w:type="paragraph" w:customStyle="1" w:styleId="GOSTNote">
    <w:name w:val="_GOST_Note"/>
    <w:next w:val="GOSTNormal"/>
    <w:link w:val="GOSTNote0"/>
    <w:rsid w:val="00F561C9"/>
    <w:pPr>
      <w:spacing w:before="120" w:after="120"/>
      <w:ind w:left="1701" w:hanging="1701"/>
      <w:jc w:val="both"/>
    </w:pPr>
    <w:rPr>
      <w:sz w:val="24"/>
    </w:rPr>
  </w:style>
  <w:style w:type="paragraph" w:customStyle="1" w:styleId="GOSTNoteContinue">
    <w:name w:val="_GOST_Note_Continue"/>
    <w:basedOn w:val="GOSTNote"/>
    <w:rsid w:val="00F561C9"/>
    <w:pPr>
      <w:ind w:firstLine="0"/>
    </w:pPr>
  </w:style>
  <w:style w:type="paragraph" w:customStyle="1" w:styleId="GOSTReg">
    <w:name w:val="_GOST_Reg"/>
    <w:next w:val="GOSTNormal"/>
    <w:rsid w:val="00F561C9"/>
    <w:pPr>
      <w:keepNext/>
      <w:pageBreakBefore/>
      <w:spacing w:before="120" w:after="120"/>
      <w:contextualSpacing/>
      <w:jc w:val="center"/>
      <w:outlineLvl w:val="0"/>
    </w:pPr>
    <w:rPr>
      <w:b/>
      <w:caps/>
      <w:sz w:val="28"/>
    </w:rPr>
  </w:style>
  <w:style w:type="paragraph" w:customStyle="1" w:styleId="GOSTScript">
    <w:name w:val="_GOST_Script"/>
    <w:basedOn w:val="a4"/>
    <w:rsid w:val="00F561C9"/>
    <w:pPr>
      <w:pBdr>
        <w:top w:val="dotted" w:sz="4" w:space="1" w:color="auto"/>
        <w:left w:val="dotted" w:sz="4" w:space="4" w:color="auto"/>
        <w:bottom w:val="dotted" w:sz="4" w:space="1" w:color="auto"/>
        <w:right w:val="dotted" w:sz="4" w:space="4" w:color="auto"/>
      </w:pBdr>
      <w:ind w:left="567" w:right="29"/>
    </w:pPr>
    <w:rPr>
      <w:rFonts w:ascii="Courier New" w:hAnsi="Courier New"/>
      <w:noProof/>
      <w:spacing w:val="-20"/>
      <w:sz w:val="20"/>
      <w:lang w:val="en-US"/>
    </w:rPr>
  </w:style>
  <w:style w:type="paragraph" w:customStyle="1" w:styleId="GOSTSign">
    <w:name w:val="_GOST_Sign"/>
    <w:basedOn w:val="GOSTReg"/>
    <w:next w:val="GOSTNormal"/>
    <w:rsid w:val="00F561C9"/>
    <w:pPr>
      <w:pageBreakBefore w:val="0"/>
      <w:outlineLvl w:val="9"/>
    </w:pPr>
  </w:style>
  <w:style w:type="character" w:customStyle="1" w:styleId="GOSTSymBold">
    <w:name w:val="_GOST_Sym_Bold"/>
    <w:rsid w:val="00F561C9"/>
    <w:rPr>
      <w:b/>
    </w:rPr>
  </w:style>
  <w:style w:type="character" w:customStyle="1" w:styleId="GOSTSymBoldItalic">
    <w:name w:val="_GOST_Sym_Bold_Italic"/>
    <w:rsid w:val="00F561C9"/>
    <w:rPr>
      <w:b/>
      <w:i/>
    </w:rPr>
  </w:style>
  <w:style w:type="character" w:customStyle="1" w:styleId="GOSTSymItalic">
    <w:name w:val="_GOST_Sym_Italic"/>
    <w:rsid w:val="00F561C9"/>
    <w:rPr>
      <w:i/>
    </w:rPr>
  </w:style>
  <w:style w:type="table" w:customStyle="1" w:styleId="GOSTTable">
    <w:name w:val="_GOST_Table"/>
    <w:basedOn w:val="a6"/>
    <w:rsid w:val="00F561C9"/>
    <w:pPr>
      <w:jc w:val="both"/>
    </w:pPr>
    <w:rPr>
      <w:sz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Pr>
    <w:tblStylePr w:type="firstRow">
      <w:pPr>
        <w:wordWrap/>
        <w:spacing w:beforeLines="0" w:beforeAutospacing="0" w:afterLines="0" w:afterAutospacing="0" w:line="240" w:lineRule="auto"/>
        <w:ind w:leftChars="0" w:left="0" w:rightChars="0" w:right="0" w:firstLineChars="0" w:firstLine="0"/>
        <w:jc w:val="center"/>
        <w:outlineLvl w:val="9"/>
      </w:pPr>
      <w:rPr>
        <w:rFonts w:ascii="Times New Roman" w:hAnsi="Times New Roman"/>
        <w:b w:val="0"/>
        <w:sz w:val="22"/>
      </w:rPr>
      <w:tblPr/>
      <w:trPr>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E6E6E6"/>
        <w:vAlign w:val="center"/>
      </w:tcPr>
    </w:tblStylePr>
    <w:tblStylePr w:type="band1Horz">
      <w:pPr>
        <w:wordWrap/>
        <w:spacing w:beforeLines="0" w:beforeAutospacing="0" w:afterLines="0" w:afterAutospacing="0" w:line="240" w:lineRule="auto"/>
        <w:ind w:leftChars="0" w:left="57" w:rightChars="0" w:right="57" w:firstLineChars="0" w:firstLine="0"/>
        <w:jc w:val="left"/>
        <w:outlineLvl w:val="9"/>
      </w:pPr>
      <w:rPr>
        <w:rFonts w:ascii="Times New Roman" w:hAnsi="Times New Roman"/>
        <w:sz w:val="24"/>
      </w:rPr>
    </w:tblStylePr>
    <w:tblStylePr w:type="band2Horz">
      <w:pPr>
        <w:wordWrap/>
        <w:spacing w:beforeLines="0" w:beforeAutospacing="0" w:afterLines="0" w:afterAutospacing="0"/>
        <w:ind w:leftChars="0" w:left="57" w:rightChars="0" w:right="57" w:firstLineChars="0" w:firstLine="0"/>
        <w:contextualSpacing w:val="0"/>
        <w:jc w:val="left"/>
        <w:outlineLvl w:val="9"/>
      </w:pPr>
      <w:rPr>
        <w:rFonts w:ascii="Times New Roman" w:hAnsi="Times New Roman"/>
        <w:sz w:val="24"/>
      </w:rPr>
    </w:tblStylePr>
  </w:style>
  <w:style w:type="paragraph" w:customStyle="1" w:styleId="GOSTTablenorm">
    <w:name w:val="_GOST_Table_norm"/>
    <w:link w:val="GOSTTablenorm0"/>
    <w:qFormat/>
    <w:rsid w:val="00F561C9"/>
    <w:pPr>
      <w:ind w:left="57" w:right="57"/>
      <w:jc w:val="both"/>
    </w:pPr>
    <w:rPr>
      <w:sz w:val="22"/>
    </w:rPr>
  </w:style>
  <w:style w:type="paragraph" w:customStyle="1" w:styleId="GOSTTableHead">
    <w:name w:val="_GOST_Table_Head"/>
    <w:basedOn w:val="GOSTTablenorm"/>
    <w:link w:val="GOSTTableHead0"/>
    <w:rsid w:val="00F561C9"/>
    <w:pPr>
      <w:keepNext/>
      <w:suppressAutoHyphens/>
      <w:ind w:left="0" w:right="0"/>
      <w:jc w:val="center"/>
    </w:pPr>
    <w:rPr>
      <w:b/>
      <w:bCs/>
    </w:rPr>
  </w:style>
  <w:style w:type="paragraph" w:customStyle="1" w:styleId="GOSTTableListMark1">
    <w:name w:val="_GOST_Table_List_Mark_1"/>
    <w:link w:val="GOSTTableListMark10"/>
    <w:rsid w:val="00F561C9"/>
    <w:pPr>
      <w:numPr>
        <w:numId w:val="67"/>
      </w:numPr>
      <w:tabs>
        <w:tab w:val="left" w:pos="284"/>
      </w:tabs>
      <w:ind w:right="57"/>
    </w:pPr>
    <w:rPr>
      <w:sz w:val="22"/>
    </w:rPr>
  </w:style>
  <w:style w:type="paragraph" w:customStyle="1" w:styleId="GOSTTableListNum1">
    <w:name w:val="_GOST_Table_List_Num_1"/>
    <w:rsid w:val="00F561C9"/>
    <w:pPr>
      <w:numPr>
        <w:numId w:val="70"/>
      </w:numPr>
    </w:pPr>
    <w:rPr>
      <w:sz w:val="22"/>
    </w:rPr>
  </w:style>
  <w:style w:type="paragraph" w:customStyle="1" w:styleId="GOSTTableNum">
    <w:name w:val="_GOST_Table_Num"/>
    <w:rsid w:val="00F561C9"/>
    <w:pPr>
      <w:numPr>
        <w:numId w:val="71"/>
      </w:numPr>
    </w:pPr>
    <w:rPr>
      <w:sz w:val="22"/>
    </w:rPr>
  </w:style>
  <w:style w:type="paragraph" w:customStyle="1" w:styleId="GOSTTitul0">
    <w:name w:val="_GOST_Titul_0"/>
    <w:rsid w:val="00F561C9"/>
    <w:pPr>
      <w:suppressAutoHyphens/>
      <w:spacing w:line="360" w:lineRule="auto"/>
      <w:contextualSpacing/>
      <w:jc w:val="center"/>
    </w:pPr>
    <w:rPr>
      <w:sz w:val="28"/>
      <w:szCs w:val="28"/>
    </w:rPr>
  </w:style>
  <w:style w:type="character" w:customStyle="1" w:styleId="aa">
    <w:name w:val="Текст примечания Знак"/>
    <w:aliases w:val="Знак3 Знак"/>
    <w:link w:val="ab"/>
    <w:rsid w:val="00F561C9"/>
  </w:style>
  <w:style w:type="paragraph" w:customStyle="1" w:styleId="GOSTTitul1">
    <w:name w:val="_GOST_Titul_1"/>
    <w:rsid w:val="00F561C9"/>
    <w:pPr>
      <w:suppressAutoHyphens/>
      <w:spacing w:before="240" w:after="240"/>
      <w:contextualSpacing/>
      <w:jc w:val="center"/>
    </w:pPr>
    <w:rPr>
      <w:sz w:val="32"/>
      <w:szCs w:val="28"/>
    </w:rPr>
  </w:style>
  <w:style w:type="paragraph" w:customStyle="1" w:styleId="GOSTTitul2">
    <w:name w:val="_GOST_Titul_2"/>
    <w:rsid w:val="00F561C9"/>
    <w:pPr>
      <w:suppressAutoHyphens/>
      <w:jc w:val="center"/>
    </w:pPr>
    <w:rPr>
      <w:b/>
      <w:caps/>
      <w:sz w:val="32"/>
      <w:szCs w:val="28"/>
    </w:rPr>
  </w:style>
  <w:style w:type="paragraph" w:customStyle="1" w:styleId="GOSTTitulnamedoc">
    <w:name w:val="_GOST_Titul_name_doc"/>
    <w:rsid w:val="00F561C9"/>
    <w:pPr>
      <w:suppressAutoHyphens/>
      <w:spacing w:before="200" w:after="400"/>
      <w:contextualSpacing/>
      <w:jc w:val="center"/>
    </w:pPr>
    <w:rPr>
      <w:b/>
      <w:sz w:val="32"/>
      <w:szCs w:val="28"/>
    </w:rPr>
  </w:style>
  <w:style w:type="paragraph" w:customStyle="1" w:styleId="a3">
    <w:name w:val="Заг_Приложение"/>
    <w:basedOn w:val="1"/>
    <w:next w:val="GOSTNormal"/>
    <w:rsid w:val="00F561C9"/>
    <w:pPr>
      <w:numPr>
        <w:numId w:val="72"/>
      </w:numPr>
    </w:pPr>
  </w:style>
  <w:style w:type="paragraph" w:customStyle="1" w:styleId="23">
    <w:name w:val="Заг_2_Приложение"/>
    <w:basedOn w:val="a3"/>
    <w:next w:val="GOSTNormal"/>
    <w:link w:val="24"/>
    <w:rsid w:val="00F561C9"/>
    <w:pPr>
      <w:pageBreakBefore w:val="0"/>
      <w:numPr>
        <w:numId w:val="0"/>
      </w:numPr>
      <w:tabs>
        <w:tab w:val="clear" w:pos="567"/>
      </w:tabs>
      <w:spacing w:after="240"/>
      <w:ind w:left="454" w:hanging="454"/>
      <w:jc w:val="left"/>
    </w:pPr>
    <w:rPr>
      <w:caps w:val="0"/>
      <w:lang w:val="x-none" w:eastAsia="x-none"/>
    </w:rPr>
  </w:style>
  <w:style w:type="character" w:customStyle="1" w:styleId="24">
    <w:name w:val="Заг_2_Приложение Знак"/>
    <w:link w:val="23"/>
    <w:rsid w:val="00F561C9"/>
    <w:rPr>
      <w:b/>
      <w:sz w:val="32"/>
      <w:szCs w:val="36"/>
      <w:lang w:val="x-none" w:eastAsia="x-none"/>
    </w:rPr>
  </w:style>
  <w:style w:type="paragraph" w:customStyle="1" w:styleId="33">
    <w:name w:val="Заг_3_Приложение"/>
    <w:basedOn w:val="a4"/>
    <w:next w:val="GOSTNormal"/>
    <w:rsid w:val="00F561C9"/>
    <w:pPr>
      <w:keepNext/>
      <w:spacing w:before="240" w:after="120"/>
      <w:ind w:left="567" w:hanging="567"/>
      <w:contextualSpacing/>
      <w:outlineLvl w:val="1"/>
    </w:pPr>
    <w:rPr>
      <w:rFonts w:cs="Arial"/>
      <w:b/>
      <w:bCs/>
      <w:iCs/>
      <w:sz w:val="28"/>
      <w:szCs w:val="28"/>
    </w:rPr>
  </w:style>
  <w:style w:type="paragraph" w:styleId="ac">
    <w:name w:val="caption"/>
    <w:basedOn w:val="a4"/>
    <w:next w:val="a4"/>
    <w:qFormat/>
    <w:rsid w:val="00F561C9"/>
    <w:rPr>
      <w:b/>
      <w:bCs/>
      <w:sz w:val="20"/>
    </w:rPr>
  </w:style>
  <w:style w:type="character" w:styleId="ad">
    <w:name w:val="Hyperlink"/>
    <w:uiPriority w:val="99"/>
    <w:rsid w:val="00F561C9"/>
    <w:rPr>
      <w:color w:val="0000FF"/>
      <w:u w:val="single"/>
    </w:rPr>
  </w:style>
  <w:style w:type="paragraph" w:styleId="11">
    <w:name w:val="toc 1"/>
    <w:uiPriority w:val="39"/>
    <w:rsid w:val="00F561C9"/>
    <w:pPr>
      <w:tabs>
        <w:tab w:val="left" w:pos="454"/>
        <w:tab w:val="right" w:leader="dot" w:pos="9631"/>
      </w:tabs>
      <w:spacing w:before="60" w:after="60"/>
      <w:ind w:left="454" w:right="567" w:hanging="454"/>
    </w:pPr>
    <w:rPr>
      <w:b/>
      <w:bCs/>
      <w:caps/>
      <w:noProof/>
      <w:sz w:val="24"/>
      <w:szCs w:val="24"/>
    </w:rPr>
  </w:style>
  <w:style w:type="paragraph" w:styleId="25">
    <w:name w:val="toc 2"/>
    <w:basedOn w:val="11"/>
    <w:uiPriority w:val="39"/>
    <w:rsid w:val="00F561C9"/>
    <w:pPr>
      <w:tabs>
        <w:tab w:val="clear" w:pos="454"/>
        <w:tab w:val="left" w:pos="851"/>
      </w:tabs>
      <w:ind w:left="851" w:hanging="567"/>
      <w:contextualSpacing/>
    </w:pPr>
    <w:rPr>
      <w:b w:val="0"/>
      <w:caps w:val="0"/>
    </w:rPr>
  </w:style>
  <w:style w:type="paragraph" w:styleId="34">
    <w:name w:val="toc 3"/>
    <w:basedOn w:val="25"/>
    <w:uiPriority w:val="39"/>
    <w:rsid w:val="00F561C9"/>
    <w:pPr>
      <w:tabs>
        <w:tab w:val="clear" w:pos="851"/>
        <w:tab w:val="left" w:pos="1418"/>
      </w:tabs>
      <w:ind w:left="1418" w:hanging="851"/>
    </w:pPr>
    <w:rPr>
      <w:iCs/>
    </w:rPr>
  </w:style>
  <w:style w:type="paragraph" w:styleId="ae">
    <w:name w:val="Body Text Indent"/>
    <w:basedOn w:val="a4"/>
    <w:next w:val="a4"/>
    <w:link w:val="af"/>
    <w:rsid w:val="00F561C9"/>
    <w:pPr>
      <w:widowControl w:val="0"/>
      <w:tabs>
        <w:tab w:val="left" w:pos="1985"/>
        <w:tab w:val="left" w:pos="2127"/>
      </w:tabs>
      <w:spacing w:line="360" w:lineRule="auto"/>
      <w:ind w:firstLine="425"/>
    </w:pPr>
    <w:rPr>
      <w:snapToGrid w:val="0"/>
      <w:sz w:val="20"/>
    </w:rPr>
  </w:style>
  <w:style w:type="paragraph" w:styleId="26">
    <w:name w:val="Body Text Indent 2"/>
    <w:basedOn w:val="a4"/>
    <w:link w:val="27"/>
    <w:rsid w:val="00F561C9"/>
    <w:pPr>
      <w:widowControl w:val="0"/>
      <w:tabs>
        <w:tab w:val="left" w:pos="1985"/>
        <w:tab w:val="left" w:pos="2127"/>
      </w:tabs>
      <w:spacing w:line="360" w:lineRule="auto"/>
      <w:ind w:firstLine="425"/>
    </w:pPr>
    <w:rPr>
      <w:b/>
      <w:snapToGrid w:val="0"/>
      <w:sz w:val="20"/>
    </w:rPr>
  </w:style>
  <w:style w:type="paragraph" w:styleId="af0">
    <w:name w:val="Document Map"/>
    <w:basedOn w:val="a4"/>
    <w:link w:val="af1"/>
    <w:rsid w:val="00F561C9"/>
    <w:pPr>
      <w:shd w:val="clear" w:color="auto" w:fill="000080"/>
    </w:pPr>
    <w:rPr>
      <w:rFonts w:ascii="Tahoma" w:hAnsi="Tahoma" w:cs="Tahoma"/>
      <w:sz w:val="20"/>
    </w:rPr>
  </w:style>
  <w:style w:type="paragraph" w:styleId="43">
    <w:name w:val="toc 4"/>
    <w:basedOn w:val="a4"/>
    <w:next w:val="a4"/>
    <w:uiPriority w:val="39"/>
    <w:rsid w:val="00F561C9"/>
    <w:pPr>
      <w:tabs>
        <w:tab w:val="left" w:pos="1871"/>
        <w:tab w:val="right" w:leader="dot" w:pos="9633"/>
      </w:tabs>
      <w:ind w:left="1872" w:right="567" w:hanging="1021"/>
    </w:pPr>
  </w:style>
  <w:style w:type="paragraph" w:styleId="35">
    <w:name w:val="Body Text 3"/>
    <w:basedOn w:val="a4"/>
    <w:link w:val="36"/>
    <w:rsid w:val="00F561C9"/>
    <w:pPr>
      <w:spacing w:after="120"/>
    </w:pPr>
    <w:rPr>
      <w:sz w:val="16"/>
      <w:szCs w:val="16"/>
    </w:rPr>
  </w:style>
  <w:style w:type="paragraph" w:customStyle="1" w:styleId="GOSTListnormal1">
    <w:name w:val="_GOST_List_normal_1"/>
    <w:rsid w:val="00F561C9"/>
    <w:pPr>
      <w:tabs>
        <w:tab w:val="left" w:pos="284"/>
      </w:tabs>
      <w:spacing w:before="60" w:after="60"/>
      <w:ind w:left="851"/>
      <w:contextualSpacing/>
      <w:jc w:val="both"/>
    </w:pPr>
    <w:rPr>
      <w:snapToGrid w:val="0"/>
      <w:sz w:val="24"/>
    </w:rPr>
  </w:style>
  <w:style w:type="numbering" w:styleId="111111">
    <w:name w:val="Outline List 2"/>
    <w:basedOn w:val="a7"/>
    <w:rsid w:val="00F561C9"/>
    <w:pPr>
      <w:numPr>
        <w:numId w:val="2"/>
      </w:numPr>
    </w:pPr>
  </w:style>
  <w:style w:type="numbering" w:styleId="1ai">
    <w:name w:val="Outline List 1"/>
    <w:basedOn w:val="a7"/>
    <w:rsid w:val="00F561C9"/>
    <w:pPr>
      <w:numPr>
        <w:numId w:val="3"/>
      </w:numPr>
    </w:pPr>
  </w:style>
  <w:style w:type="paragraph" w:styleId="af2">
    <w:name w:val="Balloon Text"/>
    <w:basedOn w:val="a4"/>
    <w:link w:val="af3"/>
    <w:rsid w:val="00F561C9"/>
    <w:rPr>
      <w:rFonts w:ascii="Tahoma" w:hAnsi="Tahoma" w:cs="Tahoma"/>
      <w:sz w:val="16"/>
      <w:szCs w:val="16"/>
    </w:rPr>
  </w:style>
  <w:style w:type="paragraph" w:customStyle="1" w:styleId="GOSTListnormal28">
    <w:name w:val="_GOST_List_normal_2.8"/>
    <w:rsid w:val="00F561C9"/>
    <w:pPr>
      <w:tabs>
        <w:tab w:val="left" w:pos="1588"/>
      </w:tabs>
      <w:spacing w:before="60" w:after="60"/>
      <w:ind w:left="1588"/>
      <w:contextualSpacing/>
      <w:jc w:val="both"/>
    </w:pPr>
    <w:rPr>
      <w:snapToGrid w:val="0"/>
      <w:sz w:val="24"/>
    </w:rPr>
  </w:style>
  <w:style w:type="paragraph" w:styleId="ab">
    <w:name w:val="annotation text"/>
    <w:aliases w:val="Знак3"/>
    <w:basedOn w:val="a4"/>
    <w:link w:val="aa"/>
    <w:rsid w:val="00F561C9"/>
    <w:rPr>
      <w:sz w:val="20"/>
    </w:rPr>
  </w:style>
  <w:style w:type="paragraph" w:styleId="af4">
    <w:name w:val="annotation subject"/>
    <w:basedOn w:val="ab"/>
    <w:next w:val="ab"/>
    <w:link w:val="af5"/>
    <w:rsid w:val="00F561C9"/>
    <w:rPr>
      <w:b/>
      <w:bCs/>
    </w:rPr>
  </w:style>
  <w:style w:type="paragraph" w:styleId="53">
    <w:name w:val="toc 5"/>
    <w:basedOn w:val="a4"/>
    <w:next w:val="a4"/>
    <w:autoRedefine/>
    <w:uiPriority w:val="39"/>
    <w:rsid w:val="00F561C9"/>
    <w:pPr>
      <w:tabs>
        <w:tab w:val="left" w:pos="2410"/>
        <w:tab w:val="right" w:leader="dot" w:pos="9631"/>
      </w:tabs>
      <w:ind w:left="2410" w:right="567" w:hanging="1276"/>
      <w:jc w:val="left"/>
    </w:pPr>
    <w:rPr>
      <w:noProof/>
      <w:szCs w:val="18"/>
    </w:rPr>
  </w:style>
  <w:style w:type="paragraph" w:styleId="61">
    <w:name w:val="toc 6"/>
    <w:basedOn w:val="a4"/>
    <w:next w:val="a4"/>
    <w:autoRedefine/>
    <w:rsid w:val="00F561C9"/>
    <w:pPr>
      <w:ind w:left="1200"/>
      <w:jc w:val="left"/>
    </w:pPr>
    <w:rPr>
      <w:sz w:val="18"/>
      <w:szCs w:val="18"/>
    </w:rPr>
  </w:style>
  <w:style w:type="paragraph" w:styleId="71">
    <w:name w:val="toc 7"/>
    <w:basedOn w:val="a4"/>
    <w:next w:val="a4"/>
    <w:autoRedefine/>
    <w:rsid w:val="00F561C9"/>
    <w:pPr>
      <w:ind w:left="1440"/>
      <w:jc w:val="left"/>
    </w:pPr>
    <w:rPr>
      <w:sz w:val="18"/>
      <w:szCs w:val="18"/>
    </w:rPr>
  </w:style>
  <w:style w:type="paragraph" w:styleId="81">
    <w:name w:val="toc 8"/>
    <w:basedOn w:val="a4"/>
    <w:next w:val="a4"/>
    <w:autoRedefine/>
    <w:rsid w:val="00F561C9"/>
    <w:pPr>
      <w:ind w:left="1680"/>
      <w:jc w:val="left"/>
    </w:pPr>
    <w:rPr>
      <w:sz w:val="18"/>
      <w:szCs w:val="18"/>
    </w:rPr>
  </w:style>
  <w:style w:type="paragraph" w:styleId="91">
    <w:name w:val="toc 9"/>
    <w:basedOn w:val="a4"/>
    <w:next w:val="a4"/>
    <w:autoRedefine/>
    <w:rsid w:val="00F561C9"/>
    <w:pPr>
      <w:ind w:left="1920"/>
      <w:jc w:val="left"/>
    </w:pPr>
    <w:rPr>
      <w:sz w:val="18"/>
      <w:szCs w:val="18"/>
    </w:rPr>
  </w:style>
  <w:style w:type="character" w:styleId="af6">
    <w:name w:val="footnote reference"/>
    <w:aliases w:val="Ссылка на сноску 45"/>
    <w:rsid w:val="00F561C9"/>
    <w:rPr>
      <w:vertAlign w:val="superscript"/>
    </w:rPr>
  </w:style>
  <w:style w:type="paragraph" w:styleId="af7">
    <w:name w:val="footnote text"/>
    <w:aliases w:val="Footnote Text Char Знак Знак,Footnote Text Char Знак,Footnote Text Char Знак Знак Знак Знак, Знак2,Footnote Text Char Знак Знак Знак Знак Char Char,Текст сноски Знак Знак,Текст сноски Знак Знак Знак,Знак1 Знак Знак1 Знак З,Знак2"/>
    <w:link w:val="af8"/>
    <w:rsid w:val="00F561C9"/>
  </w:style>
  <w:style w:type="paragraph" w:styleId="44">
    <w:name w:val="List 4"/>
    <w:basedOn w:val="a4"/>
    <w:rsid w:val="00F561C9"/>
    <w:pPr>
      <w:ind w:left="1132" w:hanging="283"/>
    </w:pPr>
  </w:style>
  <w:style w:type="paragraph" w:styleId="28">
    <w:name w:val="Body Text 2"/>
    <w:basedOn w:val="a4"/>
    <w:link w:val="29"/>
    <w:rsid w:val="00F561C9"/>
    <w:pPr>
      <w:spacing w:after="120" w:line="480" w:lineRule="auto"/>
    </w:pPr>
  </w:style>
  <w:style w:type="paragraph" w:styleId="37">
    <w:name w:val="Body Text Indent 3"/>
    <w:basedOn w:val="a4"/>
    <w:link w:val="38"/>
    <w:rsid w:val="00F561C9"/>
    <w:pPr>
      <w:spacing w:after="120"/>
      <w:ind w:left="283"/>
    </w:pPr>
    <w:rPr>
      <w:sz w:val="16"/>
      <w:szCs w:val="16"/>
    </w:rPr>
  </w:style>
  <w:style w:type="character" w:styleId="af9">
    <w:name w:val="FollowedHyperlink"/>
    <w:rsid w:val="00F561C9"/>
    <w:rPr>
      <w:color w:val="800080"/>
      <w:u w:val="single"/>
    </w:rPr>
  </w:style>
  <w:style w:type="character" w:styleId="HTML">
    <w:name w:val="HTML Variable"/>
    <w:rsid w:val="00F561C9"/>
    <w:rPr>
      <w:i/>
      <w:iCs/>
    </w:rPr>
  </w:style>
  <w:style w:type="character" w:styleId="HTML0">
    <w:name w:val="HTML Typewriter"/>
    <w:rsid w:val="00F561C9"/>
    <w:rPr>
      <w:rFonts w:ascii="Courier New" w:hAnsi="Courier New" w:cs="Courier New"/>
      <w:sz w:val="20"/>
      <w:szCs w:val="20"/>
    </w:rPr>
  </w:style>
  <w:style w:type="paragraph" w:styleId="afa">
    <w:name w:val="Subtitle"/>
    <w:basedOn w:val="a4"/>
    <w:link w:val="afb"/>
    <w:qFormat/>
    <w:rsid w:val="00F561C9"/>
    <w:pPr>
      <w:spacing w:after="60"/>
      <w:jc w:val="center"/>
      <w:outlineLvl w:val="1"/>
    </w:pPr>
    <w:rPr>
      <w:rFonts w:ascii="Arial" w:hAnsi="Arial" w:cs="Arial"/>
    </w:rPr>
  </w:style>
  <w:style w:type="paragraph" w:styleId="afc">
    <w:name w:val="Salutation"/>
    <w:basedOn w:val="a4"/>
    <w:next w:val="a4"/>
    <w:link w:val="afd"/>
    <w:rsid w:val="00F561C9"/>
  </w:style>
  <w:style w:type="paragraph" w:styleId="afe">
    <w:name w:val="List Continue"/>
    <w:basedOn w:val="a4"/>
    <w:rsid w:val="00F561C9"/>
    <w:pPr>
      <w:spacing w:after="120"/>
      <w:ind w:left="283"/>
    </w:pPr>
  </w:style>
  <w:style w:type="paragraph" w:styleId="2a">
    <w:name w:val="List Continue 2"/>
    <w:basedOn w:val="a4"/>
    <w:rsid w:val="00F561C9"/>
    <w:pPr>
      <w:spacing w:after="120"/>
      <w:ind w:left="566"/>
    </w:pPr>
  </w:style>
  <w:style w:type="paragraph" w:styleId="39">
    <w:name w:val="List Continue 3"/>
    <w:basedOn w:val="a4"/>
    <w:rsid w:val="00F561C9"/>
    <w:pPr>
      <w:spacing w:after="120"/>
      <w:ind w:left="849"/>
    </w:pPr>
  </w:style>
  <w:style w:type="paragraph" w:styleId="45">
    <w:name w:val="List Continue 4"/>
    <w:basedOn w:val="a4"/>
    <w:rsid w:val="00F561C9"/>
    <w:pPr>
      <w:spacing w:after="120"/>
      <w:ind w:left="1132"/>
    </w:pPr>
  </w:style>
  <w:style w:type="paragraph" w:styleId="54">
    <w:name w:val="List Continue 5"/>
    <w:basedOn w:val="a4"/>
    <w:rsid w:val="00F561C9"/>
    <w:pPr>
      <w:spacing w:after="120"/>
      <w:ind w:left="1415"/>
    </w:pPr>
  </w:style>
  <w:style w:type="table" w:styleId="12">
    <w:name w:val="Table Simple 1"/>
    <w:basedOn w:val="a6"/>
    <w:semiHidden/>
    <w:rsid w:val="00F561C9"/>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b">
    <w:name w:val="Table Simple 2"/>
    <w:basedOn w:val="a6"/>
    <w:semiHidden/>
    <w:rsid w:val="00F561C9"/>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a">
    <w:name w:val="Table Simple 3"/>
    <w:basedOn w:val="a6"/>
    <w:semiHidden/>
    <w:rsid w:val="00F561C9"/>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3">
    <w:name w:val="Table Grid 1"/>
    <w:basedOn w:val="a6"/>
    <w:semiHidden/>
    <w:rsid w:val="00F561C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c">
    <w:name w:val="Table Grid 2"/>
    <w:basedOn w:val="a6"/>
    <w:semiHidden/>
    <w:rsid w:val="00F561C9"/>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b">
    <w:name w:val="Table Grid 3"/>
    <w:basedOn w:val="a6"/>
    <w:semiHidden/>
    <w:rsid w:val="00F561C9"/>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6">
    <w:name w:val="Table Grid 4"/>
    <w:basedOn w:val="a6"/>
    <w:semiHidden/>
    <w:rsid w:val="00F561C9"/>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5">
    <w:name w:val="Table Grid 5"/>
    <w:basedOn w:val="a6"/>
    <w:semiHidden/>
    <w:rsid w:val="00F561C9"/>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6"/>
    <w:semiHidden/>
    <w:rsid w:val="00F561C9"/>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6"/>
    <w:semiHidden/>
    <w:rsid w:val="00F561C9"/>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6"/>
    <w:semiHidden/>
    <w:rsid w:val="00F561C9"/>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
    <w:name w:val="Table Contemporary"/>
    <w:basedOn w:val="a6"/>
    <w:semiHidden/>
    <w:rsid w:val="00F561C9"/>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f0">
    <w:name w:val="List"/>
    <w:basedOn w:val="a4"/>
    <w:rsid w:val="00F561C9"/>
    <w:pPr>
      <w:ind w:left="283" w:hanging="283"/>
    </w:pPr>
  </w:style>
  <w:style w:type="paragraph" w:styleId="2d">
    <w:name w:val="List 2"/>
    <w:basedOn w:val="a4"/>
    <w:rsid w:val="00F561C9"/>
    <w:pPr>
      <w:ind w:left="566" w:hanging="283"/>
    </w:pPr>
  </w:style>
  <w:style w:type="paragraph" w:styleId="3c">
    <w:name w:val="List 3"/>
    <w:basedOn w:val="a4"/>
    <w:rsid w:val="00F561C9"/>
    <w:pPr>
      <w:ind w:left="849" w:hanging="283"/>
    </w:pPr>
  </w:style>
  <w:style w:type="paragraph" w:styleId="56">
    <w:name w:val="List 5"/>
    <w:basedOn w:val="a4"/>
    <w:rsid w:val="00F561C9"/>
    <w:pPr>
      <w:ind w:left="1415" w:hanging="283"/>
    </w:pPr>
  </w:style>
  <w:style w:type="table" w:styleId="aff1">
    <w:name w:val="Table Professional"/>
    <w:basedOn w:val="a6"/>
    <w:semiHidden/>
    <w:rsid w:val="00F561C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HTML1">
    <w:name w:val="HTML Preformatted"/>
    <w:basedOn w:val="a4"/>
    <w:link w:val="HTML2"/>
    <w:rsid w:val="00F561C9"/>
    <w:rPr>
      <w:rFonts w:ascii="Courier New" w:hAnsi="Courier New" w:cs="Courier New"/>
      <w:sz w:val="20"/>
    </w:rPr>
  </w:style>
  <w:style w:type="numbering" w:styleId="a2">
    <w:name w:val="Outline List 3"/>
    <w:basedOn w:val="a7"/>
    <w:rsid w:val="00F561C9"/>
    <w:pPr>
      <w:numPr>
        <w:numId w:val="4"/>
      </w:numPr>
    </w:pPr>
  </w:style>
  <w:style w:type="table" w:styleId="14">
    <w:name w:val="Table Columns 1"/>
    <w:basedOn w:val="a6"/>
    <w:semiHidden/>
    <w:rsid w:val="00F561C9"/>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e">
    <w:name w:val="Table Columns 2"/>
    <w:basedOn w:val="a6"/>
    <w:semiHidden/>
    <w:rsid w:val="00F561C9"/>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6"/>
    <w:semiHidden/>
    <w:rsid w:val="00F561C9"/>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7">
    <w:name w:val="Table Columns 4"/>
    <w:basedOn w:val="a6"/>
    <w:semiHidden/>
    <w:rsid w:val="00F561C9"/>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6"/>
    <w:semiHidden/>
    <w:rsid w:val="00F561C9"/>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character" w:styleId="aff2">
    <w:name w:val="Strong"/>
    <w:qFormat/>
    <w:rsid w:val="00F561C9"/>
    <w:rPr>
      <w:b/>
      <w:bCs/>
    </w:rPr>
  </w:style>
  <w:style w:type="table" w:styleId="-1">
    <w:name w:val="Table List 1"/>
    <w:basedOn w:val="a6"/>
    <w:semiHidden/>
    <w:rsid w:val="00F561C9"/>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
    <w:name w:val="Table List 2"/>
    <w:basedOn w:val="a6"/>
    <w:semiHidden/>
    <w:rsid w:val="00F561C9"/>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
    <w:name w:val="Table List 3"/>
    <w:basedOn w:val="a6"/>
    <w:semiHidden/>
    <w:rsid w:val="00F561C9"/>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
    <w:name w:val="Table List 4"/>
    <w:basedOn w:val="a6"/>
    <w:semiHidden/>
    <w:rsid w:val="00F561C9"/>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
    <w:name w:val="Table List 5"/>
    <w:basedOn w:val="a6"/>
    <w:semiHidden/>
    <w:rsid w:val="00F561C9"/>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
    <w:name w:val="Table List 6"/>
    <w:basedOn w:val="a6"/>
    <w:semiHidden/>
    <w:rsid w:val="00F561C9"/>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
    <w:name w:val="Table List 7"/>
    <w:basedOn w:val="a6"/>
    <w:semiHidden/>
    <w:rsid w:val="00F561C9"/>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
    <w:name w:val="Table List 8"/>
    <w:basedOn w:val="a6"/>
    <w:semiHidden/>
    <w:rsid w:val="00F561C9"/>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3">
    <w:name w:val="Plain Text"/>
    <w:basedOn w:val="a4"/>
    <w:link w:val="aff4"/>
    <w:rsid w:val="00F561C9"/>
    <w:rPr>
      <w:rFonts w:ascii="Courier New" w:hAnsi="Courier New" w:cs="Courier New"/>
      <w:sz w:val="20"/>
    </w:rPr>
  </w:style>
  <w:style w:type="table" w:styleId="aff5">
    <w:name w:val="Table Theme"/>
    <w:basedOn w:val="a6"/>
    <w:semiHidden/>
    <w:rsid w:val="00F561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5">
    <w:name w:val="Table Colorful 1"/>
    <w:basedOn w:val="a6"/>
    <w:semiHidden/>
    <w:rsid w:val="00F561C9"/>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
    <w:name w:val="Table Colorful 2"/>
    <w:basedOn w:val="a6"/>
    <w:semiHidden/>
    <w:rsid w:val="00F561C9"/>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e">
    <w:name w:val="Table Colorful 3"/>
    <w:basedOn w:val="a6"/>
    <w:semiHidden/>
    <w:rsid w:val="00F561C9"/>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f6">
    <w:name w:val="Block Text"/>
    <w:basedOn w:val="a4"/>
    <w:rsid w:val="00F561C9"/>
    <w:pPr>
      <w:spacing w:after="120"/>
      <w:ind w:left="1440" w:right="1440"/>
    </w:pPr>
  </w:style>
  <w:style w:type="character" w:styleId="HTML3">
    <w:name w:val="HTML Cite"/>
    <w:rsid w:val="00F561C9"/>
    <w:rPr>
      <w:i/>
      <w:iCs/>
    </w:rPr>
  </w:style>
  <w:style w:type="paragraph" w:styleId="aff7">
    <w:name w:val="Message Header"/>
    <w:basedOn w:val="a4"/>
    <w:link w:val="aff8"/>
    <w:rsid w:val="00F561C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paragraph" w:styleId="aff9">
    <w:name w:val="E-mail Signature"/>
    <w:basedOn w:val="a4"/>
    <w:link w:val="affa"/>
    <w:rsid w:val="00F561C9"/>
  </w:style>
  <w:style w:type="paragraph" w:styleId="affb">
    <w:name w:val="Signature"/>
    <w:basedOn w:val="a4"/>
    <w:link w:val="affc"/>
    <w:rsid w:val="00F561C9"/>
    <w:pPr>
      <w:ind w:left="4252"/>
    </w:pPr>
  </w:style>
  <w:style w:type="paragraph" w:styleId="16">
    <w:name w:val="index 1"/>
    <w:basedOn w:val="a4"/>
    <w:next w:val="a4"/>
    <w:autoRedefine/>
    <w:rsid w:val="00F561C9"/>
    <w:pPr>
      <w:widowControl w:val="0"/>
      <w:tabs>
        <w:tab w:val="num" w:pos="720"/>
        <w:tab w:val="left" w:pos="1985"/>
        <w:tab w:val="left" w:pos="2127"/>
      </w:tabs>
      <w:spacing w:line="360" w:lineRule="auto"/>
      <w:ind w:left="720" w:hanging="360"/>
    </w:pPr>
    <w:rPr>
      <w:snapToGrid w:val="0"/>
    </w:rPr>
  </w:style>
  <w:style w:type="paragraph" w:styleId="affd">
    <w:name w:val="index heading"/>
    <w:basedOn w:val="a4"/>
    <w:next w:val="16"/>
    <w:rsid w:val="00F561C9"/>
    <w:pPr>
      <w:widowControl w:val="0"/>
      <w:tabs>
        <w:tab w:val="left" w:pos="1985"/>
        <w:tab w:val="left" w:pos="2127"/>
      </w:tabs>
      <w:spacing w:line="360" w:lineRule="auto"/>
      <w:ind w:firstLine="425"/>
    </w:pPr>
    <w:rPr>
      <w:snapToGrid w:val="0"/>
      <w:sz w:val="20"/>
    </w:rPr>
  </w:style>
  <w:style w:type="paragraph" w:styleId="2f0">
    <w:name w:val="index 2"/>
    <w:basedOn w:val="a4"/>
    <w:next w:val="a4"/>
    <w:autoRedefine/>
    <w:rsid w:val="00F561C9"/>
    <w:pPr>
      <w:widowControl w:val="0"/>
      <w:tabs>
        <w:tab w:val="left" w:pos="1985"/>
        <w:tab w:val="left" w:pos="2127"/>
      </w:tabs>
      <w:spacing w:line="360" w:lineRule="auto"/>
      <w:ind w:left="400" w:hanging="200"/>
    </w:pPr>
    <w:rPr>
      <w:snapToGrid w:val="0"/>
      <w:sz w:val="20"/>
    </w:rPr>
  </w:style>
  <w:style w:type="paragraph" w:styleId="3f">
    <w:name w:val="index 3"/>
    <w:basedOn w:val="a4"/>
    <w:next w:val="a4"/>
    <w:autoRedefine/>
    <w:rsid w:val="00F561C9"/>
    <w:pPr>
      <w:widowControl w:val="0"/>
      <w:tabs>
        <w:tab w:val="left" w:pos="1985"/>
        <w:tab w:val="left" w:pos="2127"/>
      </w:tabs>
      <w:spacing w:line="360" w:lineRule="auto"/>
      <w:ind w:left="600" w:hanging="200"/>
    </w:pPr>
    <w:rPr>
      <w:snapToGrid w:val="0"/>
      <w:sz w:val="20"/>
    </w:rPr>
  </w:style>
  <w:style w:type="paragraph" w:styleId="48">
    <w:name w:val="index 4"/>
    <w:basedOn w:val="a4"/>
    <w:next w:val="a4"/>
    <w:autoRedefine/>
    <w:rsid w:val="00F561C9"/>
    <w:pPr>
      <w:widowControl w:val="0"/>
      <w:tabs>
        <w:tab w:val="left" w:pos="1985"/>
        <w:tab w:val="left" w:pos="2127"/>
      </w:tabs>
      <w:spacing w:line="360" w:lineRule="auto"/>
      <w:ind w:left="800" w:hanging="200"/>
    </w:pPr>
    <w:rPr>
      <w:snapToGrid w:val="0"/>
      <w:sz w:val="20"/>
    </w:rPr>
  </w:style>
  <w:style w:type="paragraph" w:styleId="58">
    <w:name w:val="index 5"/>
    <w:basedOn w:val="a4"/>
    <w:next w:val="a4"/>
    <w:autoRedefine/>
    <w:rsid w:val="00F561C9"/>
    <w:pPr>
      <w:widowControl w:val="0"/>
      <w:tabs>
        <w:tab w:val="left" w:pos="1985"/>
        <w:tab w:val="left" w:pos="2127"/>
      </w:tabs>
      <w:spacing w:line="360" w:lineRule="auto"/>
      <w:ind w:left="1000" w:hanging="200"/>
    </w:pPr>
    <w:rPr>
      <w:snapToGrid w:val="0"/>
      <w:sz w:val="20"/>
    </w:rPr>
  </w:style>
  <w:style w:type="paragraph" w:styleId="63">
    <w:name w:val="index 6"/>
    <w:basedOn w:val="a4"/>
    <w:next w:val="a4"/>
    <w:autoRedefine/>
    <w:rsid w:val="00F561C9"/>
    <w:pPr>
      <w:widowControl w:val="0"/>
      <w:tabs>
        <w:tab w:val="left" w:pos="1985"/>
        <w:tab w:val="left" w:pos="2127"/>
      </w:tabs>
      <w:spacing w:line="360" w:lineRule="auto"/>
      <w:ind w:left="1200" w:hanging="200"/>
    </w:pPr>
    <w:rPr>
      <w:snapToGrid w:val="0"/>
      <w:sz w:val="20"/>
    </w:rPr>
  </w:style>
  <w:style w:type="paragraph" w:styleId="73">
    <w:name w:val="index 7"/>
    <w:basedOn w:val="a4"/>
    <w:next w:val="a4"/>
    <w:autoRedefine/>
    <w:rsid w:val="00F561C9"/>
    <w:pPr>
      <w:widowControl w:val="0"/>
      <w:tabs>
        <w:tab w:val="left" w:pos="1985"/>
        <w:tab w:val="left" w:pos="2127"/>
      </w:tabs>
      <w:spacing w:line="360" w:lineRule="auto"/>
      <w:ind w:left="1400" w:hanging="200"/>
    </w:pPr>
    <w:rPr>
      <w:snapToGrid w:val="0"/>
      <w:sz w:val="20"/>
    </w:rPr>
  </w:style>
  <w:style w:type="paragraph" w:styleId="83">
    <w:name w:val="index 8"/>
    <w:basedOn w:val="a4"/>
    <w:next w:val="a4"/>
    <w:autoRedefine/>
    <w:rsid w:val="00F561C9"/>
    <w:pPr>
      <w:widowControl w:val="0"/>
      <w:tabs>
        <w:tab w:val="left" w:pos="1985"/>
        <w:tab w:val="left" w:pos="2127"/>
      </w:tabs>
      <w:spacing w:line="360" w:lineRule="auto"/>
      <w:ind w:left="1600" w:hanging="200"/>
    </w:pPr>
    <w:rPr>
      <w:snapToGrid w:val="0"/>
      <w:sz w:val="20"/>
    </w:rPr>
  </w:style>
  <w:style w:type="paragraph" w:styleId="92">
    <w:name w:val="index 9"/>
    <w:basedOn w:val="a4"/>
    <w:next w:val="a4"/>
    <w:autoRedefine/>
    <w:rsid w:val="00F561C9"/>
    <w:pPr>
      <w:widowControl w:val="0"/>
      <w:tabs>
        <w:tab w:val="left" w:pos="1985"/>
        <w:tab w:val="left" w:pos="2127"/>
      </w:tabs>
      <w:spacing w:line="360" w:lineRule="auto"/>
      <w:ind w:left="1800" w:hanging="200"/>
    </w:pPr>
    <w:rPr>
      <w:snapToGrid w:val="0"/>
      <w:sz w:val="20"/>
    </w:rPr>
  </w:style>
  <w:style w:type="paragraph" w:styleId="a0">
    <w:name w:val="List Bullet"/>
    <w:basedOn w:val="a4"/>
    <w:rsid w:val="00F561C9"/>
    <w:pPr>
      <w:numPr>
        <w:numId w:val="75"/>
      </w:numPr>
    </w:pPr>
  </w:style>
  <w:style w:type="paragraph" w:styleId="a">
    <w:name w:val="List Number"/>
    <w:aliases w:val="Нумерованный"/>
    <w:basedOn w:val="a4"/>
    <w:rsid w:val="00F561C9"/>
    <w:pPr>
      <w:numPr>
        <w:numId w:val="84"/>
      </w:numPr>
    </w:pPr>
  </w:style>
  <w:style w:type="paragraph" w:styleId="HTML4">
    <w:name w:val="HTML Address"/>
    <w:basedOn w:val="a4"/>
    <w:link w:val="HTML5"/>
    <w:rsid w:val="00F561C9"/>
    <w:rPr>
      <w:i/>
      <w:iCs/>
    </w:rPr>
  </w:style>
  <w:style w:type="paragraph" w:styleId="affe">
    <w:name w:val="envelope address"/>
    <w:basedOn w:val="a4"/>
    <w:rsid w:val="00F561C9"/>
    <w:pPr>
      <w:framePr w:w="7920" w:h="1980" w:hRule="exact" w:hSpace="180" w:wrap="auto" w:hAnchor="page" w:xAlign="center" w:yAlign="bottom"/>
      <w:ind w:left="2880"/>
    </w:pPr>
    <w:rPr>
      <w:rFonts w:ascii="Arial" w:hAnsi="Arial" w:cs="Arial"/>
    </w:rPr>
  </w:style>
  <w:style w:type="character" w:styleId="HTML6">
    <w:name w:val="HTML Acronym"/>
    <w:basedOn w:val="a5"/>
    <w:rsid w:val="00F561C9"/>
  </w:style>
  <w:style w:type="table" w:styleId="-10">
    <w:name w:val="Table Web 1"/>
    <w:basedOn w:val="a6"/>
    <w:semiHidden/>
    <w:rsid w:val="00F561C9"/>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0">
    <w:name w:val="Table Web 2"/>
    <w:basedOn w:val="a6"/>
    <w:semiHidden/>
    <w:rsid w:val="00F561C9"/>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0">
    <w:name w:val="Table Web 3"/>
    <w:basedOn w:val="a6"/>
    <w:semiHidden/>
    <w:rsid w:val="00F561C9"/>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afff">
    <w:name w:val="Emphasis"/>
    <w:qFormat/>
    <w:rsid w:val="00F561C9"/>
    <w:rPr>
      <w:i/>
      <w:iCs/>
    </w:rPr>
  </w:style>
  <w:style w:type="paragraph" w:styleId="afff0">
    <w:name w:val="Date"/>
    <w:basedOn w:val="a4"/>
    <w:next w:val="a4"/>
    <w:link w:val="afff1"/>
    <w:rsid w:val="00F561C9"/>
  </w:style>
  <w:style w:type="paragraph" w:styleId="afff2">
    <w:name w:val="Note Heading"/>
    <w:basedOn w:val="a4"/>
    <w:next w:val="a4"/>
    <w:link w:val="afff3"/>
    <w:rsid w:val="00F561C9"/>
  </w:style>
  <w:style w:type="character" w:styleId="afff4">
    <w:name w:val="annotation reference"/>
    <w:rsid w:val="00F561C9"/>
    <w:rPr>
      <w:sz w:val="16"/>
      <w:szCs w:val="16"/>
    </w:rPr>
  </w:style>
  <w:style w:type="table" w:styleId="afff5">
    <w:name w:val="Table Elegant"/>
    <w:basedOn w:val="a6"/>
    <w:semiHidden/>
    <w:rsid w:val="00F561C9"/>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7">
    <w:name w:val="Table Subtle 1"/>
    <w:basedOn w:val="a6"/>
    <w:semiHidden/>
    <w:rsid w:val="00F561C9"/>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1">
    <w:name w:val="Table Subtle 2"/>
    <w:basedOn w:val="a6"/>
    <w:semiHidden/>
    <w:rsid w:val="00F561C9"/>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7">
    <w:name w:val="HTML Keyboard"/>
    <w:rsid w:val="00F561C9"/>
    <w:rPr>
      <w:rFonts w:ascii="Courier New" w:hAnsi="Courier New" w:cs="Courier New"/>
      <w:sz w:val="20"/>
      <w:szCs w:val="20"/>
    </w:rPr>
  </w:style>
  <w:style w:type="table" w:styleId="18">
    <w:name w:val="Table Classic 1"/>
    <w:basedOn w:val="a6"/>
    <w:semiHidden/>
    <w:rsid w:val="00F561C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Classic 2"/>
    <w:basedOn w:val="a6"/>
    <w:semiHidden/>
    <w:rsid w:val="00F561C9"/>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f0">
    <w:name w:val="Table Classic 3"/>
    <w:basedOn w:val="a6"/>
    <w:semiHidden/>
    <w:rsid w:val="00F561C9"/>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9">
    <w:name w:val="Table Classic 4"/>
    <w:basedOn w:val="a6"/>
    <w:semiHidden/>
    <w:rsid w:val="00F561C9"/>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HTML8">
    <w:name w:val="HTML Code"/>
    <w:rsid w:val="00F561C9"/>
    <w:rPr>
      <w:rFonts w:ascii="Courier New" w:hAnsi="Courier New" w:cs="Courier New"/>
      <w:sz w:val="20"/>
      <w:szCs w:val="20"/>
    </w:rPr>
  </w:style>
  <w:style w:type="paragraph" w:styleId="afff6">
    <w:name w:val="Body Text"/>
    <w:basedOn w:val="a4"/>
    <w:link w:val="afff7"/>
    <w:rsid w:val="00F561C9"/>
    <w:pPr>
      <w:overflowPunct w:val="0"/>
      <w:autoSpaceDE w:val="0"/>
      <w:autoSpaceDN w:val="0"/>
      <w:adjustRightInd w:val="0"/>
      <w:spacing w:after="240"/>
      <w:textAlignment w:val="baseline"/>
    </w:pPr>
  </w:style>
  <w:style w:type="paragraph" w:styleId="afff8">
    <w:name w:val="Body Text First Indent"/>
    <w:basedOn w:val="afff6"/>
    <w:link w:val="afff9"/>
    <w:rsid w:val="00F561C9"/>
    <w:pPr>
      <w:overflowPunct/>
      <w:autoSpaceDE/>
      <w:autoSpaceDN/>
      <w:adjustRightInd/>
      <w:spacing w:after="120"/>
      <w:ind w:firstLine="210"/>
      <w:jc w:val="left"/>
      <w:textAlignment w:val="auto"/>
    </w:pPr>
  </w:style>
  <w:style w:type="paragraph" w:styleId="2f3">
    <w:name w:val="Body Text First Indent 2"/>
    <w:basedOn w:val="ae"/>
    <w:link w:val="2f4"/>
    <w:rsid w:val="00F561C9"/>
    <w:pPr>
      <w:widowControl/>
      <w:tabs>
        <w:tab w:val="clear" w:pos="1985"/>
        <w:tab w:val="clear" w:pos="2127"/>
      </w:tabs>
      <w:spacing w:after="120" w:line="240" w:lineRule="auto"/>
      <w:ind w:left="283" w:firstLine="210"/>
      <w:jc w:val="left"/>
    </w:pPr>
    <w:rPr>
      <w:snapToGrid/>
      <w:sz w:val="24"/>
      <w:szCs w:val="24"/>
    </w:rPr>
  </w:style>
  <w:style w:type="paragraph" w:styleId="20">
    <w:name w:val="List Bullet 2"/>
    <w:basedOn w:val="a4"/>
    <w:rsid w:val="00F561C9"/>
    <w:pPr>
      <w:numPr>
        <w:numId w:val="76"/>
      </w:numPr>
      <w:tabs>
        <w:tab w:val="clear" w:pos="643"/>
        <w:tab w:val="num" w:pos="360"/>
      </w:tabs>
    </w:pPr>
  </w:style>
  <w:style w:type="paragraph" w:styleId="30">
    <w:name w:val="List Bullet 3"/>
    <w:basedOn w:val="a4"/>
    <w:autoRedefine/>
    <w:rsid w:val="00F561C9"/>
    <w:pPr>
      <w:widowControl w:val="0"/>
      <w:numPr>
        <w:numId w:val="77"/>
      </w:numPr>
      <w:tabs>
        <w:tab w:val="clear" w:pos="926"/>
        <w:tab w:val="num" w:pos="360"/>
        <w:tab w:val="left" w:pos="1985"/>
        <w:tab w:val="left" w:pos="2127"/>
      </w:tabs>
      <w:spacing w:line="360" w:lineRule="auto"/>
    </w:pPr>
  </w:style>
  <w:style w:type="paragraph" w:styleId="40">
    <w:name w:val="List Bullet 4"/>
    <w:aliases w:val="Обычный маркированный,мой маркированный список"/>
    <w:basedOn w:val="a4"/>
    <w:rsid w:val="00F561C9"/>
    <w:pPr>
      <w:numPr>
        <w:numId w:val="78"/>
      </w:numPr>
      <w:tabs>
        <w:tab w:val="clear" w:pos="1209"/>
        <w:tab w:val="num" w:pos="360"/>
      </w:tabs>
    </w:pPr>
  </w:style>
  <w:style w:type="paragraph" w:styleId="50">
    <w:name w:val="List Bullet 5"/>
    <w:basedOn w:val="a4"/>
    <w:rsid w:val="00F561C9"/>
    <w:pPr>
      <w:numPr>
        <w:numId w:val="79"/>
      </w:numPr>
      <w:tabs>
        <w:tab w:val="clear" w:pos="1492"/>
        <w:tab w:val="num" w:pos="360"/>
      </w:tabs>
    </w:pPr>
  </w:style>
  <w:style w:type="paragraph" w:styleId="afffa">
    <w:name w:val="Title"/>
    <w:basedOn w:val="a4"/>
    <w:link w:val="afffb"/>
    <w:qFormat/>
    <w:rsid w:val="00F561C9"/>
    <w:pPr>
      <w:spacing w:before="240" w:after="60"/>
      <w:jc w:val="center"/>
      <w:outlineLvl w:val="0"/>
    </w:pPr>
    <w:rPr>
      <w:rFonts w:ascii="Arial" w:hAnsi="Arial" w:cs="Arial"/>
      <w:b/>
      <w:bCs/>
      <w:kern w:val="28"/>
      <w:sz w:val="32"/>
      <w:szCs w:val="32"/>
    </w:rPr>
  </w:style>
  <w:style w:type="character" w:styleId="afffc">
    <w:name w:val="page number"/>
    <w:basedOn w:val="a5"/>
    <w:rsid w:val="00F561C9"/>
  </w:style>
  <w:style w:type="character" w:styleId="afffd">
    <w:name w:val="line number"/>
    <w:basedOn w:val="a5"/>
    <w:rsid w:val="00F561C9"/>
  </w:style>
  <w:style w:type="paragraph" w:styleId="2">
    <w:name w:val="List Number 2"/>
    <w:basedOn w:val="a4"/>
    <w:rsid w:val="00F561C9"/>
    <w:pPr>
      <w:numPr>
        <w:numId w:val="80"/>
      </w:numPr>
      <w:tabs>
        <w:tab w:val="clear" w:pos="643"/>
        <w:tab w:val="num" w:pos="360"/>
      </w:tabs>
    </w:pPr>
  </w:style>
  <w:style w:type="paragraph" w:styleId="3">
    <w:name w:val="List Number 3"/>
    <w:basedOn w:val="a4"/>
    <w:rsid w:val="00F561C9"/>
    <w:pPr>
      <w:numPr>
        <w:numId w:val="81"/>
      </w:numPr>
      <w:tabs>
        <w:tab w:val="clear" w:pos="926"/>
        <w:tab w:val="num" w:pos="360"/>
      </w:tabs>
    </w:pPr>
  </w:style>
  <w:style w:type="paragraph" w:styleId="4">
    <w:name w:val="List Number 4"/>
    <w:basedOn w:val="a4"/>
    <w:rsid w:val="00F561C9"/>
    <w:pPr>
      <w:numPr>
        <w:numId w:val="82"/>
      </w:numPr>
      <w:tabs>
        <w:tab w:val="clear" w:pos="1209"/>
        <w:tab w:val="num" w:pos="360"/>
      </w:tabs>
    </w:pPr>
  </w:style>
  <w:style w:type="paragraph" w:styleId="5">
    <w:name w:val="List Number 5"/>
    <w:basedOn w:val="a4"/>
    <w:rsid w:val="00F561C9"/>
    <w:pPr>
      <w:numPr>
        <w:numId w:val="83"/>
      </w:numPr>
      <w:tabs>
        <w:tab w:val="clear" w:pos="1492"/>
        <w:tab w:val="num" w:pos="360"/>
      </w:tabs>
    </w:pPr>
  </w:style>
  <w:style w:type="character" w:styleId="HTML9">
    <w:name w:val="HTML Sample"/>
    <w:rsid w:val="00F561C9"/>
    <w:rPr>
      <w:rFonts w:ascii="Courier New" w:hAnsi="Courier New" w:cs="Courier New"/>
    </w:rPr>
  </w:style>
  <w:style w:type="paragraph" w:styleId="2f5">
    <w:name w:val="envelope return"/>
    <w:basedOn w:val="a4"/>
    <w:rsid w:val="00F561C9"/>
    <w:rPr>
      <w:rFonts w:ascii="Arial" w:hAnsi="Arial" w:cs="Arial"/>
      <w:sz w:val="20"/>
    </w:rPr>
  </w:style>
  <w:style w:type="table" w:styleId="19">
    <w:name w:val="Table 3D effects 1"/>
    <w:basedOn w:val="a6"/>
    <w:semiHidden/>
    <w:rsid w:val="00F561C9"/>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6">
    <w:name w:val="Table 3D effects 2"/>
    <w:basedOn w:val="a6"/>
    <w:semiHidden/>
    <w:rsid w:val="00F561C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1">
    <w:name w:val="Table 3D effects 3"/>
    <w:basedOn w:val="a6"/>
    <w:semiHidden/>
    <w:rsid w:val="00F561C9"/>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fe">
    <w:name w:val="Normal (Web)"/>
    <w:basedOn w:val="a4"/>
    <w:rsid w:val="00F561C9"/>
  </w:style>
  <w:style w:type="paragraph" w:styleId="affff">
    <w:name w:val="Normal Indent"/>
    <w:basedOn w:val="a4"/>
    <w:rsid w:val="00F561C9"/>
    <w:pPr>
      <w:ind w:left="708"/>
    </w:pPr>
  </w:style>
  <w:style w:type="character" w:styleId="HTMLa">
    <w:name w:val="HTML Definition"/>
    <w:rsid w:val="00F561C9"/>
    <w:rPr>
      <w:i/>
      <w:iCs/>
    </w:rPr>
  </w:style>
  <w:style w:type="paragraph" w:styleId="affff0">
    <w:name w:val="table of figures"/>
    <w:aliases w:val="таблиц_GOST"/>
    <w:basedOn w:val="a4"/>
    <w:next w:val="GOSTNormal"/>
    <w:uiPriority w:val="99"/>
    <w:rsid w:val="00F561C9"/>
    <w:pPr>
      <w:tabs>
        <w:tab w:val="left" w:leader="dot" w:pos="567"/>
        <w:tab w:val="left" w:pos="1134"/>
        <w:tab w:val="right" w:leader="dot" w:pos="9631"/>
      </w:tabs>
      <w:spacing w:before="120" w:after="120"/>
      <w:ind w:left="567" w:right="567" w:hanging="567"/>
      <w:contextualSpacing/>
      <w:jc w:val="left"/>
    </w:pPr>
    <w:rPr>
      <w:noProof/>
    </w:rPr>
  </w:style>
  <w:style w:type="paragraph" w:customStyle="1" w:styleId="GOSTListnormal3">
    <w:name w:val="_GOST_List_normal_3"/>
    <w:rsid w:val="00F561C9"/>
    <w:pPr>
      <w:tabs>
        <w:tab w:val="left" w:pos="1418"/>
      </w:tabs>
      <w:spacing w:before="60" w:after="60"/>
      <w:ind w:left="1418"/>
      <w:contextualSpacing/>
      <w:jc w:val="both"/>
    </w:pPr>
    <w:rPr>
      <w:snapToGrid w:val="0"/>
      <w:sz w:val="24"/>
    </w:rPr>
  </w:style>
  <w:style w:type="paragraph" w:customStyle="1" w:styleId="GOSTListnormal4">
    <w:name w:val="_GOST_List_normal_4"/>
    <w:rsid w:val="00F561C9"/>
    <w:pPr>
      <w:tabs>
        <w:tab w:val="left" w:pos="1701"/>
      </w:tabs>
      <w:spacing w:before="60" w:after="60"/>
      <w:ind w:left="1701"/>
      <w:contextualSpacing/>
      <w:jc w:val="both"/>
    </w:pPr>
    <w:rPr>
      <w:sz w:val="24"/>
      <w:szCs w:val="24"/>
    </w:rPr>
  </w:style>
  <w:style w:type="paragraph" w:styleId="affff1">
    <w:name w:val="footer"/>
    <w:basedOn w:val="a4"/>
    <w:link w:val="affff2"/>
    <w:rsid w:val="00F561C9"/>
    <w:pPr>
      <w:tabs>
        <w:tab w:val="center" w:pos="4677"/>
        <w:tab w:val="right" w:pos="9355"/>
      </w:tabs>
    </w:pPr>
  </w:style>
  <w:style w:type="paragraph" w:customStyle="1" w:styleId="GOSTListnum">
    <w:name w:val="_GOST_List_num"/>
    <w:rsid w:val="00F561C9"/>
    <w:pPr>
      <w:numPr>
        <w:numId w:val="65"/>
      </w:numPr>
      <w:spacing w:before="120" w:after="120"/>
      <w:contextualSpacing/>
      <w:jc w:val="both"/>
    </w:pPr>
    <w:rPr>
      <w:sz w:val="24"/>
    </w:rPr>
  </w:style>
  <w:style w:type="character" w:customStyle="1" w:styleId="GOSTNote0">
    <w:name w:val="_GOST_Note Знак"/>
    <w:link w:val="GOSTNote"/>
    <w:rsid w:val="00F561C9"/>
    <w:rPr>
      <w:sz w:val="24"/>
    </w:rPr>
  </w:style>
  <w:style w:type="paragraph" w:customStyle="1" w:styleId="GOSTListmark5">
    <w:name w:val="_GOST_List_mark5"/>
    <w:basedOn w:val="GOSTListmark4"/>
    <w:rsid w:val="00F561C9"/>
    <w:pPr>
      <w:tabs>
        <w:tab w:val="clear" w:pos="1701"/>
        <w:tab w:val="left" w:pos="1985"/>
      </w:tabs>
      <w:ind w:left="1985" w:hanging="284"/>
    </w:pPr>
  </w:style>
  <w:style w:type="paragraph" w:customStyle="1" w:styleId="GOSTListnum3">
    <w:name w:val="_GOST_List_num3"/>
    <w:basedOn w:val="GOSTListnum2"/>
    <w:rsid w:val="00F561C9"/>
    <w:pPr>
      <w:numPr>
        <w:ilvl w:val="2"/>
      </w:numPr>
      <w:tabs>
        <w:tab w:val="left" w:pos="2268"/>
      </w:tabs>
    </w:pPr>
  </w:style>
  <w:style w:type="paragraph" w:customStyle="1" w:styleId="GOSTListnum4">
    <w:name w:val="_GOST_List_num4"/>
    <w:basedOn w:val="GOSTListnum3"/>
    <w:rsid w:val="00F561C9"/>
    <w:pPr>
      <w:numPr>
        <w:ilvl w:val="3"/>
      </w:numPr>
      <w:tabs>
        <w:tab w:val="clear" w:pos="2268"/>
        <w:tab w:val="left" w:pos="2835"/>
      </w:tabs>
    </w:pPr>
  </w:style>
  <w:style w:type="paragraph" w:customStyle="1" w:styleId="4a">
    <w:name w:val="Заг_4_Приложение"/>
    <w:basedOn w:val="33"/>
    <w:next w:val="GOSTNormal"/>
    <w:rsid w:val="00F561C9"/>
    <w:pPr>
      <w:ind w:left="737" w:hanging="737"/>
      <w:outlineLvl w:val="3"/>
    </w:pPr>
    <w:rPr>
      <w:sz w:val="26"/>
      <w:szCs w:val="26"/>
    </w:rPr>
  </w:style>
  <w:style w:type="table" w:styleId="affff3">
    <w:name w:val="Table Grid"/>
    <w:basedOn w:val="a6"/>
    <w:rsid w:val="00F561C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OSTListnormal5">
    <w:name w:val="_GOST_List_normal_5"/>
    <w:rsid w:val="00F561C9"/>
    <w:pPr>
      <w:tabs>
        <w:tab w:val="left" w:pos="1985"/>
      </w:tabs>
      <w:spacing w:before="60" w:after="60"/>
      <w:ind w:left="1985"/>
      <w:contextualSpacing/>
      <w:jc w:val="both"/>
    </w:pPr>
    <w:rPr>
      <w:snapToGrid w:val="0"/>
      <w:sz w:val="24"/>
    </w:rPr>
  </w:style>
  <w:style w:type="paragraph" w:customStyle="1" w:styleId="GOSTTableListNum2">
    <w:name w:val="_GOST_Table_List_Num_2"/>
    <w:basedOn w:val="GOSTTableListNum1"/>
    <w:rsid w:val="00F561C9"/>
    <w:pPr>
      <w:numPr>
        <w:ilvl w:val="1"/>
      </w:numPr>
    </w:pPr>
  </w:style>
  <w:style w:type="paragraph" w:customStyle="1" w:styleId="GOSTTableListMark2">
    <w:name w:val="_GOST_Table_List_Mark_2"/>
    <w:basedOn w:val="GOSTTableListMark1"/>
    <w:rsid w:val="00F561C9"/>
    <w:pPr>
      <w:tabs>
        <w:tab w:val="left" w:pos="454"/>
      </w:tabs>
    </w:pPr>
  </w:style>
  <w:style w:type="character" w:customStyle="1" w:styleId="GOSTTablenorm0">
    <w:name w:val="_GOST_Table_norm Знак"/>
    <w:link w:val="GOSTTablenorm"/>
    <w:qFormat/>
    <w:rsid w:val="00CD0081"/>
    <w:rPr>
      <w:sz w:val="22"/>
    </w:rPr>
  </w:style>
  <w:style w:type="paragraph" w:customStyle="1" w:styleId="GOSTTableListNum10">
    <w:name w:val="_GOST_Table_List_Num 1)"/>
    <w:rsid w:val="00F561C9"/>
    <w:pPr>
      <w:numPr>
        <w:numId w:val="68"/>
      </w:numPr>
      <w:tabs>
        <w:tab w:val="clear" w:pos="284"/>
        <w:tab w:val="left" w:pos="340"/>
      </w:tabs>
    </w:pPr>
    <w:rPr>
      <w:sz w:val="22"/>
      <w:szCs w:val="22"/>
    </w:rPr>
  </w:style>
  <w:style w:type="paragraph" w:customStyle="1" w:styleId="GOSTTableListNum">
    <w:name w:val="_GOST_Table_List_Num абв)"/>
    <w:rsid w:val="00F561C9"/>
    <w:pPr>
      <w:numPr>
        <w:numId w:val="69"/>
      </w:numPr>
      <w:tabs>
        <w:tab w:val="clear" w:pos="284"/>
        <w:tab w:val="left" w:pos="340"/>
      </w:tabs>
    </w:pPr>
    <w:rPr>
      <w:sz w:val="22"/>
      <w:szCs w:val="22"/>
    </w:rPr>
  </w:style>
  <w:style w:type="paragraph" w:customStyle="1" w:styleId="GOSTTitulhead">
    <w:name w:val="_GOST_Titul_head"/>
    <w:basedOn w:val="a4"/>
    <w:rsid w:val="002F5B7D"/>
    <w:pPr>
      <w:pBdr>
        <w:bottom w:val="single" w:sz="12" w:space="1" w:color="auto"/>
      </w:pBdr>
      <w:suppressAutoHyphens/>
      <w:jc w:val="center"/>
    </w:pPr>
    <w:rPr>
      <w:rFonts w:ascii="Arial" w:hAnsi="Arial"/>
      <w:b/>
      <w:bCs/>
    </w:rPr>
  </w:style>
  <w:style w:type="character" w:customStyle="1" w:styleId="GOSTReporterror">
    <w:name w:val="_GOST_Report_error"/>
    <w:rsid w:val="00F561C9"/>
  </w:style>
  <w:style w:type="paragraph" w:customStyle="1" w:styleId="GOSTListnormal2">
    <w:name w:val="_GOST_List_normal_2"/>
    <w:rsid w:val="00F561C9"/>
    <w:pPr>
      <w:tabs>
        <w:tab w:val="left" w:pos="1134"/>
      </w:tabs>
      <w:spacing w:before="60" w:after="60"/>
      <w:ind w:left="1134"/>
      <w:contextualSpacing/>
      <w:jc w:val="both"/>
    </w:pPr>
    <w:rPr>
      <w:snapToGrid w:val="0"/>
      <w:sz w:val="24"/>
    </w:rPr>
  </w:style>
  <w:style w:type="paragraph" w:customStyle="1" w:styleId="GOSTTableListNum3">
    <w:name w:val="_GOST_Table_List_Num_3"/>
    <w:basedOn w:val="GOSTTableListNum2"/>
    <w:rsid w:val="00F561C9"/>
    <w:pPr>
      <w:numPr>
        <w:ilvl w:val="2"/>
      </w:numPr>
    </w:pPr>
  </w:style>
  <w:style w:type="character" w:customStyle="1" w:styleId="GOSTNormal0">
    <w:name w:val="_GOST_Normal Знак"/>
    <w:link w:val="GOSTNormal"/>
    <w:qFormat/>
    <w:rsid w:val="00FE7679"/>
    <w:rPr>
      <w:sz w:val="24"/>
    </w:rPr>
  </w:style>
  <w:style w:type="paragraph" w:customStyle="1" w:styleId="GOSTTableListNum4">
    <w:name w:val="_GOST_Table_List_Num_4"/>
    <w:basedOn w:val="GOSTTableListNum3"/>
    <w:qFormat/>
    <w:rsid w:val="00F561C9"/>
    <w:pPr>
      <w:numPr>
        <w:ilvl w:val="3"/>
      </w:numPr>
    </w:pPr>
  </w:style>
  <w:style w:type="paragraph" w:customStyle="1" w:styleId="GOSTTableListNum5">
    <w:name w:val="_GOST_Table_List_Num_5"/>
    <w:basedOn w:val="GOSTTableListNum4"/>
    <w:qFormat/>
    <w:rsid w:val="00F561C9"/>
    <w:pPr>
      <w:numPr>
        <w:ilvl w:val="4"/>
      </w:numPr>
    </w:pPr>
  </w:style>
  <w:style w:type="paragraph" w:customStyle="1" w:styleId="GOSTTa6leListNum3">
    <w:name w:val="_GOST_Ta6le_List_Num_3"/>
    <w:basedOn w:val="a4"/>
    <w:rsid w:val="00F561C9"/>
    <w:pPr>
      <w:ind w:left="681" w:firstLine="0"/>
      <w:jc w:val="left"/>
    </w:pPr>
    <w:rPr>
      <w:sz w:val="22"/>
    </w:rPr>
  </w:style>
  <w:style w:type="paragraph" w:customStyle="1" w:styleId="GOSTTableListNum6">
    <w:name w:val="_GOST_Table_List_Num_6"/>
    <w:basedOn w:val="GOSTTableListNum5"/>
    <w:qFormat/>
    <w:rsid w:val="00F561C9"/>
    <w:pPr>
      <w:numPr>
        <w:ilvl w:val="5"/>
      </w:numPr>
    </w:pPr>
  </w:style>
  <w:style w:type="paragraph" w:customStyle="1" w:styleId="GOSTTableListNum7">
    <w:name w:val="_GOST_Table_List_Num_7"/>
    <w:basedOn w:val="GOSTTableListNum6"/>
    <w:qFormat/>
    <w:rsid w:val="00F561C9"/>
    <w:pPr>
      <w:numPr>
        <w:ilvl w:val="6"/>
      </w:numPr>
    </w:pPr>
  </w:style>
  <w:style w:type="paragraph" w:styleId="a1">
    <w:name w:val="endnote text"/>
    <w:basedOn w:val="a4"/>
    <w:link w:val="affff4"/>
    <w:rsid w:val="002B145B"/>
    <w:pPr>
      <w:numPr>
        <w:numId w:val="5"/>
      </w:numPr>
      <w:tabs>
        <w:tab w:val="clear" w:pos="927"/>
      </w:tabs>
      <w:ind w:left="0" w:firstLine="0"/>
    </w:pPr>
    <w:rPr>
      <w:sz w:val="20"/>
    </w:rPr>
  </w:style>
  <w:style w:type="character" w:customStyle="1" w:styleId="affff4">
    <w:name w:val="Текст концевой сноски Знак"/>
    <w:basedOn w:val="a5"/>
    <w:link w:val="a1"/>
    <w:rsid w:val="002B145B"/>
  </w:style>
  <w:style w:type="paragraph" w:customStyle="1" w:styleId="affff5">
    <w:name w:val="Основной текст (без отступа)"/>
    <w:basedOn w:val="afff6"/>
    <w:rsid w:val="00D87F00"/>
    <w:pPr>
      <w:overflowPunct/>
      <w:autoSpaceDE/>
      <w:autoSpaceDN/>
      <w:adjustRightInd/>
      <w:spacing w:before="120" w:after="120"/>
      <w:ind w:firstLine="0"/>
      <w:textAlignment w:val="auto"/>
    </w:pPr>
    <w:rPr>
      <w:snapToGrid w:val="0"/>
      <w:color w:val="000000"/>
      <w:sz w:val="28"/>
    </w:rPr>
  </w:style>
  <w:style w:type="paragraph" w:customStyle="1" w:styleId="affff6">
    <w:name w:val="Основной текст (центр/одинарный)"/>
    <w:basedOn w:val="afff6"/>
    <w:link w:val="affff7"/>
    <w:rsid w:val="00D87F00"/>
    <w:pPr>
      <w:overflowPunct/>
      <w:autoSpaceDE/>
      <w:autoSpaceDN/>
      <w:adjustRightInd/>
      <w:spacing w:before="120" w:after="120"/>
      <w:ind w:firstLine="0"/>
      <w:jc w:val="center"/>
      <w:textAlignment w:val="auto"/>
    </w:pPr>
    <w:rPr>
      <w:snapToGrid w:val="0"/>
      <w:color w:val="000000"/>
      <w:sz w:val="28"/>
    </w:rPr>
  </w:style>
  <w:style w:type="character" w:customStyle="1" w:styleId="affff7">
    <w:name w:val="Основной текст (центр/одинарный) Знак"/>
    <w:link w:val="affff6"/>
    <w:rsid w:val="00D87F00"/>
    <w:rPr>
      <w:snapToGrid w:val="0"/>
      <w:color w:val="000000"/>
      <w:sz w:val="28"/>
    </w:rPr>
  </w:style>
  <w:style w:type="paragraph" w:customStyle="1" w:styleId="-">
    <w:name w:val="Титульный лист - текст"/>
    <w:link w:val="-0"/>
    <w:rsid w:val="00D87F00"/>
    <w:rPr>
      <w:sz w:val="28"/>
    </w:rPr>
  </w:style>
  <w:style w:type="paragraph" w:customStyle="1" w:styleId="-9">
    <w:name w:val="Титульный лист - название документа"/>
    <w:basedOn w:val="a4"/>
    <w:link w:val="-a"/>
    <w:rsid w:val="00D87F00"/>
    <w:pPr>
      <w:ind w:firstLine="0"/>
      <w:jc w:val="center"/>
    </w:pPr>
    <w:rPr>
      <w:rFonts w:ascii="Arial" w:hAnsi="Arial"/>
      <w:snapToGrid w:val="0"/>
      <w:color w:val="000000"/>
      <w:sz w:val="36"/>
    </w:rPr>
  </w:style>
  <w:style w:type="character" w:customStyle="1" w:styleId="-a">
    <w:name w:val="Титульный лист - название документа Знак"/>
    <w:link w:val="-9"/>
    <w:rsid w:val="00D87F00"/>
    <w:rPr>
      <w:rFonts w:ascii="Arial" w:hAnsi="Arial"/>
      <w:snapToGrid w:val="0"/>
      <w:color w:val="000000"/>
      <w:sz w:val="36"/>
    </w:rPr>
  </w:style>
  <w:style w:type="character" w:customStyle="1" w:styleId="affff8">
    <w:name w:val="Выделение подчеркиванием"/>
    <w:qFormat/>
    <w:rsid w:val="00D87F00"/>
    <w:rPr>
      <w:u w:val="single"/>
    </w:rPr>
  </w:style>
  <w:style w:type="paragraph" w:customStyle="1" w:styleId="3f2">
    <w:name w:val="я_Технический стиль 3"/>
    <w:basedOn w:val="-"/>
    <w:link w:val="3f3"/>
    <w:qFormat/>
    <w:rsid w:val="00D87F00"/>
    <w:rPr>
      <w:rFonts w:ascii="Arial" w:hAnsi="Arial" w:cs="Arial"/>
      <w:b/>
    </w:rPr>
  </w:style>
  <w:style w:type="character" w:customStyle="1" w:styleId="-0">
    <w:name w:val="Титульный лист - текст Знак"/>
    <w:link w:val="-"/>
    <w:rsid w:val="00D87F00"/>
    <w:rPr>
      <w:sz w:val="28"/>
    </w:rPr>
  </w:style>
  <w:style w:type="character" w:customStyle="1" w:styleId="3f3">
    <w:name w:val="я_Технический стиль 3 Знак"/>
    <w:link w:val="3f2"/>
    <w:rsid w:val="00D87F00"/>
    <w:rPr>
      <w:rFonts w:ascii="Arial" w:hAnsi="Arial" w:cs="Arial"/>
      <w:b/>
      <w:sz w:val="28"/>
    </w:rPr>
  </w:style>
  <w:style w:type="character" w:customStyle="1" w:styleId="GOSTTableHead0">
    <w:name w:val="_GOST_Table_Head Знак"/>
    <w:link w:val="GOSTTableHead"/>
    <w:rsid w:val="00FC5170"/>
    <w:rPr>
      <w:b/>
      <w:bCs/>
      <w:sz w:val="22"/>
    </w:rPr>
  </w:style>
  <w:style w:type="paragraph" w:styleId="affff9">
    <w:name w:val="No Spacing"/>
    <w:link w:val="affffa"/>
    <w:uiPriority w:val="1"/>
    <w:qFormat/>
    <w:rsid w:val="00512B7E"/>
    <w:rPr>
      <w:rFonts w:asciiTheme="minorHAnsi" w:eastAsiaTheme="minorEastAsia" w:hAnsiTheme="minorHAnsi" w:cstheme="minorBidi"/>
      <w:sz w:val="22"/>
      <w:szCs w:val="22"/>
    </w:rPr>
  </w:style>
  <w:style w:type="character" w:customStyle="1" w:styleId="affffa">
    <w:name w:val="Без интервала Знак"/>
    <w:basedOn w:val="a5"/>
    <w:link w:val="affff9"/>
    <w:uiPriority w:val="1"/>
    <w:rsid w:val="00512B7E"/>
    <w:rPr>
      <w:rFonts w:asciiTheme="minorHAnsi" w:eastAsiaTheme="minorEastAsia" w:hAnsiTheme="minorHAnsi" w:cstheme="minorBidi"/>
      <w:sz w:val="22"/>
      <w:szCs w:val="22"/>
    </w:rPr>
  </w:style>
  <w:style w:type="character" w:customStyle="1" w:styleId="10">
    <w:name w:val="Заголовок 1 Знак"/>
    <w:aliases w:val="_GOST_1 Знак"/>
    <w:basedOn w:val="a5"/>
    <w:link w:val="1"/>
    <w:rsid w:val="00512B7E"/>
    <w:rPr>
      <w:b/>
      <w:caps/>
      <w:sz w:val="32"/>
      <w:szCs w:val="36"/>
    </w:rPr>
  </w:style>
  <w:style w:type="paragraph" w:styleId="affffb">
    <w:name w:val="TOC Heading"/>
    <w:basedOn w:val="1"/>
    <w:next w:val="a4"/>
    <w:uiPriority w:val="39"/>
    <w:unhideWhenUsed/>
    <w:qFormat/>
    <w:rsid w:val="00512B7E"/>
    <w:pPr>
      <w:keepLines/>
      <w:pageBreakBefore w:val="0"/>
      <w:numPr>
        <w:numId w:val="0"/>
      </w:numPr>
      <w:tabs>
        <w:tab w:val="clear" w:pos="567"/>
      </w:tabs>
      <w:suppressAutoHyphens w:val="0"/>
      <w:spacing w:after="0" w:line="259" w:lineRule="auto"/>
      <w:contextualSpacing w:val="0"/>
      <w:jc w:val="left"/>
      <w:outlineLvl w:val="9"/>
    </w:pPr>
    <w:rPr>
      <w:rFonts w:asciiTheme="majorHAnsi" w:eastAsiaTheme="majorEastAsia" w:hAnsiTheme="majorHAnsi" w:cstheme="majorBidi"/>
      <w:b w:val="0"/>
      <w:caps w:val="0"/>
      <w:color w:val="365F91" w:themeColor="accent1" w:themeShade="BF"/>
      <w:szCs w:val="32"/>
    </w:rPr>
  </w:style>
  <w:style w:type="character" w:customStyle="1" w:styleId="affffc">
    <w:name w:val="Абзац списка Знак"/>
    <w:aliases w:val="Table-Normal Знак,RSHB_Table-Normal Знак,Bullets Знак,Предусловия Знак,NASOFT List Paragraph Знак,Paragraphe de liste1 Знак,列出段落1 Знак,List Paragraph2 Знак,List 1 Paragraph Знак,List Paragraph1 Знак,List Paragraph Char Char Знак"/>
    <w:link w:val="affffd"/>
    <w:uiPriority w:val="34"/>
    <w:qFormat/>
    <w:locked/>
    <w:rsid w:val="00512B7E"/>
    <w:rPr>
      <w:rFonts w:eastAsia="Calibri"/>
      <w:sz w:val="24"/>
      <w:szCs w:val="24"/>
    </w:rPr>
  </w:style>
  <w:style w:type="paragraph" w:styleId="affffd">
    <w:name w:val="List Paragraph"/>
    <w:aliases w:val="Table-Normal,RSHB_Table-Normal,Bullets,Предусловия,NASOFT List Paragraph,Paragraphe de liste1,列出段落1,List Paragraph2,List 1 Paragraph,List Paragraph1,List Paragraph Char Char,Equipment,numbered,List Paragraph11,Headding 3,Table Txt,lp1,列出段落"/>
    <w:basedOn w:val="a4"/>
    <w:link w:val="affffc"/>
    <w:uiPriority w:val="34"/>
    <w:qFormat/>
    <w:rsid w:val="00512B7E"/>
    <w:pPr>
      <w:ind w:left="708" w:firstLine="708"/>
      <w:jc w:val="left"/>
    </w:pPr>
    <w:rPr>
      <w:rFonts w:eastAsia="Calibri"/>
      <w:szCs w:val="24"/>
    </w:rPr>
  </w:style>
  <w:style w:type="character" w:customStyle="1" w:styleId="22">
    <w:name w:val="Заголовок 2 Знак"/>
    <w:aliases w:val="_GOST_2 Знак"/>
    <w:basedOn w:val="a5"/>
    <w:link w:val="21"/>
    <w:rsid w:val="00512B7E"/>
    <w:rPr>
      <w:rFonts w:cs="Arial"/>
      <w:b/>
      <w:bCs/>
      <w:iCs/>
      <w:sz w:val="32"/>
      <w:szCs w:val="32"/>
    </w:rPr>
  </w:style>
  <w:style w:type="character" w:customStyle="1" w:styleId="af3">
    <w:name w:val="Текст выноски Знак"/>
    <w:basedOn w:val="a5"/>
    <w:link w:val="af2"/>
    <w:rsid w:val="00512B7E"/>
    <w:rPr>
      <w:rFonts w:ascii="Tahoma" w:hAnsi="Tahoma" w:cs="Tahoma"/>
      <w:sz w:val="16"/>
      <w:szCs w:val="16"/>
    </w:rPr>
  </w:style>
  <w:style w:type="character" w:customStyle="1" w:styleId="af5">
    <w:name w:val="Тема примечания Знак"/>
    <w:basedOn w:val="aa"/>
    <w:link w:val="af4"/>
    <w:rsid w:val="00512B7E"/>
    <w:rPr>
      <w:b/>
      <w:bCs/>
    </w:rPr>
  </w:style>
  <w:style w:type="character" w:customStyle="1" w:styleId="32">
    <w:name w:val="Заголовок 3 Знак"/>
    <w:aliases w:val="_GOST_3 Знак"/>
    <w:basedOn w:val="a5"/>
    <w:link w:val="31"/>
    <w:rsid w:val="00512B7E"/>
    <w:rPr>
      <w:rFonts w:cs="Arial"/>
      <w:b/>
      <w:iCs/>
      <w:sz w:val="26"/>
      <w:szCs w:val="26"/>
    </w:rPr>
  </w:style>
  <w:style w:type="character" w:customStyle="1" w:styleId="a9">
    <w:name w:val="Верхний колонтитул Знак"/>
    <w:basedOn w:val="a5"/>
    <w:link w:val="a8"/>
    <w:rsid w:val="00512B7E"/>
    <w:rPr>
      <w:sz w:val="24"/>
    </w:rPr>
  </w:style>
  <w:style w:type="character" w:customStyle="1" w:styleId="affff2">
    <w:name w:val="Нижний колонтитул Знак"/>
    <w:basedOn w:val="a5"/>
    <w:link w:val="affff1"/>
    <w:rsid w:val="00512B7E"/>
    <w:rPr>
      <w:sz w:val="24"/>
    </w:rPr>
  </w:style>
  <w:style w:type="paragraph" w:customStyle="1" w:styleId="BPCLegaleze">
    <w:name w:val="BPC – Legaleze"/>
    <w:basedOn w:val="a4"/>
    <w:rsid w:val="00512B7E"/>
    <w:pPr>
      <w:spacing w:after="41" w:line="140" w:lineRule="atLeast"/>
      <w:ind w:firstLine="0"/>
      <w:jc w:val="center"/>
    </w:pPr>
    <w:rPr>
      <w:rFonts w:ascii="Calibri" w:hAnsi="Calibri"/>
      <w:sz w:val="20"/>
      <w:lang w:val="en-US" w:eastAsia="en-US" w:bidi="he-IL"/>
    </w:rPr>
  </w:style>
  <w:style w:type="character" w:customStyle="1" w:styleId="HTML2">
    <w:name w:val="Стандартный HTML Знак"/>
    <w:basedOn w:val="a5"/>
    <w:link w:val="HTML1"/>
    <w:rsid w:val="00512B7E"/>
    <w:rPr>
      <w:rFonts w:ascii="Courier New" w:hAnsi="Courier New" w:cs="Courier New"/>
    </w:rPr>
  </w:style>
  <w:style w:type="paragraph" w:styleId="affffe">
    <w:name w:val="Revision"/>
    <w:hidden/>
    <w:uiPriority w:val="99"/>
    <w:semiHidden/>
    <w:rsid w:val="00512B7E"/>
    <w:rPr>
      <w:rFonts w:asciiTheme="minorHAnsi" w:eastAsiaTheme="minorHAnsi" w:hAnsiTheme="minorHAnsi" w:cstheme="minorBidi"/>
      <w:sz w:val="22"/>
      <w:szCs w:val="22"/>
      <w:lang w:eastAsia="en-US"/>
    </w:rPr>
  </w:style>
  <w:style w:type="character" w:customStyle="1" w:styleId="af8">
    <w:name w:val="Текст сноски Знак"/>
    <w:aliases w:val="Footnote Text Char Знак Знак Знак,Footnote Text Char Знак Знак1,Footnote Text Char Знак Знак Знак Знак Знак, Знак2 Знак,Footnote Text Char Знак Знак Знак Знак Char Char Знак,Текст сноски Знак Знак Знак1,Текст сноски Знак Знак Знак Знак"/>
    <w:basedOn w:val="a5"/>
    <w:link w:val="af7"/>
    <w:rsid w:val="00512B7E"/>
  </w:style>
  <w:style w:type="character" w:customStyle="1" w:styleId="80">
    <w:name w:val="Заголовок 8 Знак"/>
    <w:basedOn w:val="a5"/>
    <w:link w:val="8"/>
    <w:rsid w:val="00512B7E"/>
    <w:rPr>
      <w:i/>
      <w:iCs/>
      <w:sz w:val="24"/>
    </w:rPr>
  </w:style>
  <w:style w:type="character" w:customStyle="1" w:styleId="GOSTTableListMark10">
    <w:name w:val="_GOST_Table_List_Mark_1 Знак"/>
    <w:link w:val="GOSTTableListMark1"/>
    <w:locked/>
    <w:rsid w:val="00512B7E"/>
    <w:rPr>
      <w:sz w:val="22"/>
    </w:rPr>
  </w:style>
  <w:style w:type="character" w:customStyle="1" w:styleId="1a">
    <w:name w:val="Неразрешенное упоминание1"/>
    <w:basedOn w:val="a5"/>
    <w:uiPriority w:val="99"/>
    <w:semiHidden/>
    <w:unhideWhenUsed/>
    <w:rsid w:val="00512B7E"/>
    <w:rPr>
      <w:color w:val="605E5C"/>
      <w:shd w:val="clear" w:color="auto" w:fill="E1DFDD"/>
    </w:rPr>
  </w:style>
  <w:style w:type="character" w:styleId="afffff">
    <w:name w:val="endnote reference"/>
    <w:basedOn w:val="a5"/>
    <w:semiHidden/>
    <w:unhideWhenUsed/>
    <w:rsid w:val="005C6BDA"/>
    <w:rPr>
      <w:vertAlign w:val="superscript"/>
    </w:rPr>
  </w:style>
  <w:style w:type="character" w:customStyle="1" w:styleId="2f7">
    <w:name w:val="Неразрешенное упоминание2"/>
    <w:basedOn w:val="a5"/>
    <w:uiPriority w:val="99"/>
    <w:semiHidden/>
    <w:unhideWhenUsed/>
    <w:rsid w:val="00BD6B85"/>
    <w:rPr>
      <w:color w:val="605E5C"/>
      <w:shd w:val="clear" w:color="auto" w:fill="E1DFDD"/>
    </w:rPr>
  </w:style>
  <w:style w:type="character" w:customStyle="1" w:styleId="inline-comment-marker">
    <w:name w:val="inline-comment-marker"/>
    <w:basedOn w:val="a5"/>
    <w:rsid w:val="00285168"/>
  </w:style>
  <w:style w:type="character" w:customStyle="1" w:styleId="3f4">
    <w:name w:val="Неразрешенное упоминание3"/>
    <w:basedOn w:val="a5"/>
    <w:uiPriority w:val="99"/>
    <w:semiHidden/>
    <w:unhideWhenUsed/>
    <w:rsid w:val="00371D61"/>
    <w:rPr>
      <w:color w:val="605E5C"/>
      <w:shd w:val="clear" w:color="auto" w:fill="E1DFDD"/>
    </w:rPr>
  </w:style>
  <w:style w:type="character" w:customStyle="1" w:styleId="4b">
    <w:name w:val="Неразрешенное упоминание4"/>
    <w:basedOn w:val="a5"/>
    <w:uiPriority w:val="99"/>
    <w:semiHidden/>
    <w:unhideWhenUsed/>
    <w:rsid w:val="00BC2D27"/>
    <w:rPr>
      <w:color w:val="605E5C"/>
      <w:shd w:val="clear" w:color="auto" w:fill="E1DFDD"/>
    </w:rPr>
  </w:style>
  <w:style w:type="character" w:customStyle="1" w:styleId="expand-control-text">
    <w:name w:val="expand-control-text"/>
    <w:basedOn w:val="a5"/>
    <w:rsid w:val="00260180"/>
  </w:style>
  <w:style w:type="character" w:customStyle="1" w:styleId="59">
    <w:name w:val="Неразрешенное упоминание5"/>
    <w:basedOn w:val="a5"/>
    <w:uiPriority w:val="99"/>
    <w:semiHidden/>
    <w:unhideWhenUsed/>
    <w:rsid w:val="0090178E"/>
    <w:rPr>
      <w:color w:val="605E5C"/>
      <w:shd w:val="clear" w:color="auto" w:fill="E1DFDD"/>
    </w:rPr>
  </w:style>
  <w:style w:type="character" w:customStyle="1" w:styleId="error">
    <w:name w:val="error"/>
    <w:basedOn w:val="a5"/>
    <w:rsid w:val="00317084"/>
  </w:style>
  <w:style w:type="paragraph" w:customStyle="1" w:styleId="GOSTTableNum2">
    <w:name w:val="_GOST_Table_Num_2"/>
    <w:basedOn w:val="GOSTTableNum"/>
    <w:rsid w:val="00F561C9"/>
    <w:pPr>
      <w:numPr>
        <w:ilvl w:val="1"/>
      </w:numPr>
    </w:pPr>
  </w:style>
  <w:style w:type="paragraph" w:customStyle="1" w:styleId="GOSTTableNum3">
    <w:name w:val="_GOST_Table_Num_3"/>
    <w:basedOn w:val="GOSTTableNum2"/>
    <w:qFormat/>
    <w:rsid w:val="00F561C9"/>
    <w:pPr>
      <w:numPr>
        <w:ilvl w:val="2"/>
      </w:numPr>
    </w:pPr>
  </w:style>
  <w:style w:type="paragraph" w:customStyle="1" w:styleId="GOSTTableNum4">
    <w:name w:val="_GOST_Table_Num_4"/>
    <w:basedOn w:val="GOSTTableNum3"/>
    <w:rsid w:val="00F561C9"/>
    <w:pPr>
      <w:numPr>
        <w:ilvl w:val="3"/>
      </w:numPr>
    </w:pPr>
  </w:style>
  <w:style w:type="paragraph" w:customStyle="1" w:styleId="GOSTTableNum5">
    <w:name w:val="_GOST_Table_Num_5"/>
    <w:basedOn w:val="GOSTTableNum4"/>
    <w:qFormat/>
    <w:rsid w:val="00F561C9"/>
    <w:pPr>
      <w:numPr>
        <w:ilvl w:val="4"/>
      </w:numPr>
    </w:pPr>
  </w:style>
  <w:style w:type="paragraph" w:customStyle="1" w:styleId="GOSTTableNum6">
    <w:name w:val="_GOST_Table_Num_6"/>
    <w:basedOn w:val="GOSTTableNum5"/>
    <w:rsid w:val="00F561C9"/>
    <w:pPr>
      <w:numPr>
        <w:ilvl w:val="5"/>
      </w:numPr>
    </w:pPr>
  </w:style>
  <w:style w:type="paragraph" w:customStyle="1" w:styleId="GOSTTableNum7">
    <w:name w:val="_GOST_Table_Num_7"/>
    <w:basedOn w:val="GOSTTableNum6"/>
    <w:qFormat/>
    <w:rsid w:val="00F561C9"/>
    <w:pPr>
      <w:numPr>
        <w:ilvl w:val="6"/>
      </w:numPr>
    </w:pPr>
  </w:style>
  <w:style w:type="paragraph" w:customStyle="1" w:styleId="GOSTTitulfooter">
    <w:name w:val="_GOST_Titul_footer"/>
    <w:rsid w:val="00F561C9"/>
    <w:pPr>
      <w:suppressAutoHyphens/>
      <w:jc w:val="center"/>
    </w:pPr>
    <w:rPr>
      <w:color w:val="292929"/>
      <w:sz w:val="28"/>
    </w:rPr>
  </w:style>
  <w:style w:type="paragraph" w:customStyle="1" w:styleId="GOSTTitulheader">
    <w:name w:val="_GOST_Titul_header"/>
    <w:rsid w:val="00F561C9"/>
    <w:pPr>
      <w:suppressAutoHyphens/>
      <w:jc w:val="center"/>
    </w:pPr>
    <w:rPr>
      <w:b/>
      <w:caps/>
      <w:color w:val="404040"/>
      <w:sz w:val="24"/>
    </w:rPr>
  </w:style>
  <w:style w:type="character" w:customStyle="1" w:styleId="42">
    <w:name w:val="Заголовок 4 Знак"/>
    <w:aliases w:val="_GOST_4 Знак"/>
    <w:basedOn w:val="a5"/>
    <w:link w:val="41"/>
    <w:rsid w:val="00536994"/>
    <w:rPr>
      <w:rFonts w:cs="Arial"/>
      <w:b/>
      <w:iCs/>
      <w:sz w:val="24"/>
      <w:szCs w:val="26"/>
    </w:rPr>
  </w:style>
  <w:style w:type="character" w:customStyle="1" w:styleId="GOSTNameTable0">
    <w:name w:val="_GOST_Name_Table Знак"/>
    <w:link w:val="GOSTNameTable"/>
    <w:rsid w:val="00E154F3"/>
    <w:rPr>
      <w:b/>
      <w:sz w:val="24"/>
    </w:rPr>
  </w:style>
  <w:style w:type="character" w:customStyle="1" w:styleId="64">
    <w:name w:val="Неразрешенное упоминание6"/>
    <w:basedOn w:val="a5"/>
    <w:uiPriority w:val="99"/>
    <w:semiHidden/>
    <w:unhideWhenUsed/>
    <w:rsid w:val="002B2814"/>
    <w:rPr>
      <w:color w:val="605E5C"/>
      <w:shd w:val="clear" w:color="auto" w:fill="E1DFDD"/>
    </w:rPr>
  </w:style>
  <w:style w:type="paragraph" w:customStyle="1" w:styleId="3f5">
    <w:name w:val="3"/>
    <w:basedOn w:val="a4"/>
    <w:next w:val="afffa"/>
    <w:qFormat/>
    <w:rsid w:val="002B2814"/>
    <w:pPr>
      <w:spacing w:before="240" w:after="60"/>
      <w:jc w:val="center"/>
      <w:outlineLvl w:val="0"/>
    </w:pPr>
    <w:rPr>
      <w:rFonts w:ascii="Arial" w:hAnsi="Arial" w:cs="Arial"/>
      <w:b/>
      <w:bCs/>
      <w:kern w:val="28"/>
      <w:sz w:val="32"/>
      <w:szCs w:val="32"/>
    </w:rPr>
  </w:style>
  <w:style w:type="paragraph" w:customStyle="1" w:styleId="2f8">
    <w:name w:val="2"/>
    <w:basedOn w:val="a4"/>
    <w:next w:val="afffa"/>
    <w:qFormat/>
    <w:rsid w:val="002B2814"/>
    <w:pPr>
      <w:spacing w:before="240" w:after="60"/>
      <w:jc w:val="center"/>
      <w:outlineLvl w:val="0"/>
    </w:pPr>
    <w:rPr>
      <w:rFonts w:ascii="Arial" w:hAnsi="Arial" w:cs="Arial"/>
      <w:b/>
      <w:bCs/>
      <w:kern w:val="28"/>
      <w:sz w:val="32"/>
      <w:szCs w:val="32"/>
    </w:rPr>
  </w:style>
  <w:style w:type="paragraph" w:customStyle="1" w:styleId="1b">
    <w:name w:val="1"/>
    <w:basedOn w:val="a4"/>
    <w:next w:val="afffa"/>
    <w:qFormat/>
    <w:rsid w:val="002B2814"/>
    <w:pPr>
      <w:spacing w:before="240" w:after="60"/>
      <w:jc w:val="center"/>
      <w:outlineLvl w:val="0"/>
    </w:pPr>
    <w:rPr>
      <w:rFonts w:ascii="Arial" w:hAnsi="Arial" w:cs="Arial"/>
      <w:b/>
      <w:bCs/>
      <w:kern w:val="28"/>
      <w:sz w:val="32"/>
      <w:szCs w:val="32"/>
    </w:rPr>
  </w:style>
  <w:style w:type="character" w:customStyle="1" w:styleId="52">
    <w:name w:val="Заголовок 5 Знак"/>
    <w:aliases w:val="_GOST_5 Знак"/>
    <w:basedOn w:val="a5"/>
    <w:link w:val="51"/>
    <w:rsid w:val="002B2814"/>
    <w:rPr>
      <w:b/>
      <w:bCs/>
      <w:sz w:val="24"/>
      <w:szCs w:val="26"/>
      <w:lang w:eastAsia="ko-KR"/>
    </w:rPr>
  </w:style>
  <w:style w:type="character" w:customStyle="1" w:styleId="60">
    <w:name w:val="Заголовок 6 Знак"/>
    <w:aliases w:val="_GOST_6 Знак"/>
    <w:basedOn w:val="a5"/>
    <w:link w:val="6"/>
    <w:rsid w:val="002B2814"/>
    <w:rPr>
      <w:b/>
      <w:i/>
      <w:sz w:val="24"/>
      <w:szCs w:val="22"/>
      <w:lang w:eastAsia="ko-KR"/>
    </w:rPr>
  </w:style>
  <w:style w:type="character" w:customStyle="1" w:styleId="70">
    <w:name w:val="Заголовок 7 Знак"/>
    <w:aliases w:val="_GOST_7 Знак"/>
    <w:basedOn w:val="a5"/>
    <w:link w:val="7"/>
    <w:rsid w:val="002B2814"/>
    <w:rPr>
      <w:sz w:val="24"/>
    </w:rPr>
  </w:style>
  <w:style w:type="character" w:customStyle="1" w:styleId="90">
    <w:name w:val="Заголовок 9 Знак"/>
    <w:basedOn w:val="a5"/>
    <w:link w:val="9"/>
    <w:rsid w:val="002B2814"/>
    <w:rPr>
      <w:rFonts w:ascii="Arial" w:hAnsi="Arial"/>
      <w:sz w:val="22"/>
      <w:szCs w:val="22"/>
    </w:rPr>
  </w:style>
  <w:style w:type="paragraph" w:customStyle="1" w:styleId="GOSTListnum3Continue">
    <w:name w:val="_GOST_List_num3_Continue"/>
    <w:basedOn w:val="GOSTListnum2Continue"/>
    <w:rsid w:val="002B2814"/>
    <w:pPr>
      <w:ind w:left="2410"/>
    </w:pPr>
  </w:style>
  <w:style w:type="character" w:customStyle="1" w:styleId="af">
    <w:name w:val="Основной текст с отступом Знак"/>
    <w:basedOn w:val="a5"/>
    <w:link w:val="ae"/>
    <w:rsid w:val="002B2814"/>
    <w:rPr>
      <w:snapToGrid w:val="0"/>
    </w:rPr>
  </w:style>
  <w:style w:type="character" w:customStyle="1" w:styleId="27">
    <w:name w:val="Основной текст с отступом 2 Знак"/>
    <w:basedOn w:val="a5"/>
    <w:link w:val="26"/>
    <w:rsid w:val="002B2814"/>
    <w:rPr>
      <w:b/>
      <w:snapToGrid w:val="0"/>
    </w:rPr>
  </w:style>
  <w:style w:type="character" w:customStyle="1" w:styleId="af1">
    <w:name w:val="Схема документа Знак"/>
    <w:basedOn w:val="a5"/>
    <w:link w:val="af0"/>
    <w:rsid w:val="002B2814"/>
    <w:rPr>
      <w:rFonts w:ascii="Tahoma" w:hAnsi="Tahoma" w:cs="Tahoma"/>
      <w:shd w:val="clear" w:color="auto" w:fill="000080"/>
    </w:rPr>
  </w:style>
  <w:style w:type="character" w:customStyle="1" w:styleId="36">
    <w:name w:val="Основной текст 3 Знак"/>
    <w:basedOn w:val="a5"/>
    <w:link w:val="35"/>
    <w:rsid w:val="002B2814"/>
    <w:rPr>
      <w:sz w:val="16"/>
      <w:szCs w:val="16"/>
    </w:rPr>
  </w:style>
  <w:style w:type="paragraph" w:customStyle="1" w:styleId="GOSTListnormal6">
    <w:name w:val="_GOST_List_normal_6"/>
    <w:basedOn w:val="GOSTListnormal5"/>
    <w:rsid w:val="002B2814"/>
    <w:pPr>
      <w:tabs>
        <w:tab w:val="clear" w:pos="1985"/>
      </w:tabs>
      <w:ind w:left="2268"/>
    </w:pPr>
  </w:style>
  <w:style w:type="character" w:customStyle="1" w:styleId="1c">
    <w:name w:val="Текст примечания Знак1"/>
    <w:basedOn w:val="a5"/>
    <w:rsid w:val="002B2814"/>
  </w:style>
  <w:style w:type="character" w:customStyle="1" w:styleId="29">
    <w:name w:val="Основной текст 2 Знак"/>
    <w:basedOn w:val="a5"/>
    <w:link w:val="28"/>
    <w:rsid w:val="002B2814"/>
    <w:rPr>
      <w:sz w:val="24"/>
    </w:rPr>
  </w:style>
  <w:style w:type="character" w:customStyle="1" w:styleId="38">
    <w:name w:val="Основной текст с отступом 3 Знак"/>
    <w:basedOn w:val="a5"/>
    <w:link w:val="37"/>
    <w:rsid w:val="002B2814"/>
    <w:rPr>
      <w:sz w:val="16"/>
      <w:szCs w:val="16"/>
    </w:rPr>
  </w:style>
  <w:style w:type="character" w:customStyle="1" w:styleId="afb">
    <w:name w:val="Подзаголовок Знак"/>
    <w:basedOn w:val="a5"/>
    <w:link w:val="afa"/>
    <w:rsid w:val="002B2814"/>
    <w:rPr>
      <w:rFonts w:ascii="Arial" w:hAnsi="Arial" w:cs="Arial"/>
      <w:sz w:val="24"/>
    </w:rPr>
  </w:style>
  <w:style w:type="character" w:customStyle="1" w:styleId="afd">
    <w:name w:val="Приветствие Знак"/>
    <w:basedOn w:val="a5"/>
    <w:link w:val="afc"/>
    <w:rsid w:val="002B2814"/>
    <w:rPr>
      <w:sz w:val="24"/>
    </w:rPr>
  </w:style>
  <w:style w:type="character" w:customStyle="1" w:styleId="aff4">
    <w:name w:val="Текст Знак"/>
    <w:basedOn w:val="a5"/>
    <w:link w:val="aff3"/>
    <w:rsid w:val="002B2814"/>
    <w:rPr>
      <w:rFonts w:ascii="Courier New" w:hAnsi="Courier New" w:cs="Courier New"/>
    </w:rPr>
  </w:style>
  <w:style w:type="character" w:customStyle="1" w:styleId="aff8">
    <w:name w:val="Шапка Знак"/>
    <w:basedOn w:val="a5"/>
    <w:link w:val="aff7"/>
    <w:rsid w:val="002B2814"/>
    <w:rPr>
      <w:rFonts w:ascii="Arial" w:hAnsi="Arial" w:cs="Arial"/>
      <w:sz w:val="24"/>
      <w:shd w:val="pct20" w:color="auto" w:fill="auto"/>
    </w:rPr>
  </w:style>
  <w:style w:type="character" w:customStyle="1" w:styleId="affa">
    <w:name w:val="Электронная подпись Знак"/>
    <w:basedOn w:val="a5"/>
    <w:link w:val="aff9"/>
    <w:rsid w:val="002B2814"/>
    <w:rPr>
      <w:sz w:val="24"/>
    </w:rPr>
  </w:style>
  <w:style w:type="character" w:customStyle="1" w:styleId="affc">
    <w:name w:val="Подпись Знак"/>
    <w:basedOn w:val="a5"/>
    <w:link w:val="affb"/>
    <w:rsid w:val="002B2814"/>
    <w:rPr>
      <w:sz w:val="24"/>
    </w:rPr>
  </w:style>
  <w:style w:type="character" w:customStyle="1" w:styleId="HTML5">
    <w:name w:val="Адрес HTML Знак"/>
    <w:basedOn w:val="a5"/>
    <w:link w:val="HTML4"/>
    <w:rsid w:val="002B2814"/>
    <w:rPr>
      <w:i/>
      <w:iCs/>
      <w:sz w:val="24"/>
    </w:rPr>
  </w:style>
  <w:style w:type="character" w:customStyle="1" w:styleId="afff1">
    <w:name w:val="Дата Знак"/>
    <w:basedOn w:val="a5"/>
    <w:link w:val="afff0"/>
    <w:rsid w:val="002B2814"/>
    <w:rPr>
      <w:sz w:val="24"/>
    </w:rPr>
  </w:style>
  <w:style w:type="character" w:customStyle="1" w:styleId="afff3">
    <w:name w:val="Заголовок записки Знак"/>
    <w:basedOn w:val="a5"/>
    <w:link w:val="afff2"/>
    <w:rsid w:val="002B2814"/>
    <w:rPr>
      <w:sz w:val="24"/>
    </w:rPr>
  </w:style>
  <w:style w:type="character" w:customStyle="1" w:styleId="afff7">
    <w:name w:val="Основной текст Знак"/>
    <w:basedOn w:val="a5"/>
    <w:link w:val="afff6"/>
    <w:rsid w:val="002B2814"/>
    <w:rPr>
      <w:sz w:val="24"/>
    </w:rPr>
  </w:style>
  <w:style w:type="character" w:customStyle="1" w:styleId="afff9">
    <w:name w:val="Красная строка Знак"/>
    <w:basedOn w:val="afff7"/>
    <w:link w:val="afff8"/>
    <w:rsid w:val="002B2814"/>
    <w:rPr>
      <w:sz w:val="24"/>
    </w:rPr>
  </w:style>
  <w:style w:type="character" w:customStyle="1" w:styleId="2f4">
    <w:name w:val="Красная строка 2 Знак"/>
    <w:basedOn w:val="af"/>
    <w:link w:val="2f3"/>
    <w:rsid w:val="002B2814"/>
    <w:rPr>
      <w:snapToGrid/>
      <w:sz w:val="24"/>
      <w:szCs w:val="24"/>
    </w:rPr>
  </w:style>
  <w:style w:type="character" w:customStyle="1" w:styleId="afffb">
    <w:name w:val="Название Знак"/>
    <w:basedOn w:val="a5"/>
    <w:link w:val="afffa"/>
    <w:rsid w:val="002B2814"/>
    <w:rPr>
      <w:rFonts w:ascii="Arial" w:hAnsi="Arial" w:cs="Arial"/>
      <w:b/>
      <w:bCs/>
      <w:kern w:val="28"/>
      <w:sz w:val="32"/>
      <w:szCs w:val="32"/>
    </w:rPr>
  </w:style>
  <w:style w:type="paragraph" w:customStyle="1" w:styleId="GOSTListnum1">
    <w:name w:val="_GOST_List_num1"/>
    <w:rsid w:val="002B2814"/>
    <w:pPr>
      <w:tabs>
        <w:tab w:val="left" w:pos="992"/>
        <w:tab w:val="num" w:pos="1021"/>
      </w:tabs>
      <w:spacing w:before="120" w:after="120"/>
      <w:ind w:left="992" w:hanging="425"/>
      <w:contextualSpacing/>
      <w:jc w:val="both"/>
    </w:pPr>
    <w:rPr>
      <w:sz w:val="24"/>
    </w:rPr>
  </w:style>
  <w:style w:type="paragraph" w:customStyle="1" w:styleId="GOSTListmark6">
    <w:name w:val="_GOST_List_mark6"/>
    <w:basedOn w:val="GOSTListmark5"/>
    <w:rsid w:val="002B2814"/>
    <w:pPr>
      <w:numPr>
        <w:numId w:val="4"/>
      </w:numPr>
      <w:tabs>
        <w:tab w:val="clear" w:pos="1985"/>
        <w:tab w:val="left" w:pos="2268"/>
      </w:tabs>
      <w:ind w:left="2269" w:hanging="284"/>
    </w:pPr>
  </w:style>
  <w:style w:type="paragraph" w:customStyle="1" w:styleId="GOSTListnormal7">
    <w:name w:val="_GOST_List_normal_7"/>
    <w:basedOn w:val="GOSTListnormal6"/>
    <w:rsid w:val="002B2814"/>
    <w:pPr>
      <w:ind w:left="2552"/>
    </w:pPr>
  </w:style>
  <w:style w:type="paragraph" w:customStyle="1" w:styleId="GOSTNormalWithoutBold">
    <w:name w:val="_GOST_Normal_Without_Bold"/>
    <w:basedOn w:val="GOSTNormalWithout"/>
    <w:rsid w:val="002B2814"/>
    <w:rPr>
      <w:b/>
    </w:rPr>
  </w:style>
  <w:style w:type="paragraph" w:customStyle="1" w:styleId="GOSTListmark7">
    <w:name w:val="_GOST_List_mark7"/>
    <w:basedOn w:val="GOSTListmark6"/>
    <w:rsid w:val="002B2814"/>
    <w:pPr>
      <w:tabs>
        <w:tab w:val="clear" w:pos="2268"/>
        <w:tab w:val="left" w:pos="2552"/>
      </w:tabs>
      <w:ind w:left="2552"/>
    </w:pPr>
  </w:style>
  <w:style w:type="paragraph" w:customStyle="1" w:styleId="GOSTListnum1Continue">
    <w:name w:val="_GOST_List_num1_Continue"/>
    <w:basedOn w:val="a4"/>
    <w:rsid w:val="002B2814"/>
    <w:pPr>
      <w:ind w:left="992" w:firstLine="0"/>
    </w:pPr>
    <w:rPr>
      <w:snapToGrid w:val="0"/>
      <w:lang w:val="en-US"/>
    </w:rPr>
  </w:style>
  <w:style w:type="paragraph" w:customStyle="1" w:styleId="GOSTListnum2Continue">
    <w:name w:val="_GOST_List_num2_Continue"/>
    <w:basedOn w:val="GOSTListnum1Continue"/>
    <w:rsid w:val="002B2814"/>
    <w:pPr>
      <w:ind w:left="1559"/>
    </w:pPr>
  </w:style>
  <w:style w:type="paragraph" w:customStyle="1" w:styleId="GOSTListnum4Continue">
    <w:name w:val="_GOST_List_num4_Continue"/>
    <w:basedOn w:val="GOSTListnum3Continue"/>
    <w:rsid w:val="002B2814"/>
    <w:pPr>
      <w:ind w:left="3260"/>
    </w:pPr>
  </w:style>
  <w:style w:type="character" w:customStyle="1" w:styleId="html-attribute-value">
    <w:name w:val="html-attribute-value"/>
    <w:basedOn w:val="a5"/>
    <w:rsid w:val="002B2814"/>
  </w:style>
  <w:style w:type="numbering" w:customStyle="1" w:styleId="1111112">
    <w:name w:val="1 / 1.1 / 1.1.12"/>
    <w:basedOn w:val="a7"/>
    <w:next w:val="111111"/>
    <w:semiHidden/>
    <w:rsid w:val="002B28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45123">
      <w:bodyDiv w:val="1"/>
      <w:marLeft w:val="0"/>
      <w:marRight w:val="0"/>
      <w:marTop w:val="0"/>
      <w:marBottom w:val="0"/>
      <w:divBdr>
        <w:top w:val="none" w:sz="0" w:space="0" w:color="auto"/>
        <w:left w:val="none" w:sz="0" w:space="0" w:color="auto"/>
        <w:bottom w:val="none" w:sz="0" w:space="0" w:color="auto"/>
        <w:right w:val="none" w:sz="0" w:space="0" w:color="auto"/>
      </w:divBdr>
    </w:div>
    <w:div w:id="18750499">
      <w:bodyDiv w:val="1"/>
      <w:marLeft w:val="0"/>
      <w:marRight w:val="0"/>
      <w:marTop w:val="0"/>
      <w:marBottom w:val="0"/>
      <w:divBdr>
        <w:top w:val="none" w:sz="0" w:space="0" w:color="auto"/>
        <w:left w:val="none" w:sz="0" w:space="0" w:color="auto"/>
        <w:bottom w:val="none" w:sz="0" w:space="0" w:color="auto"/>
        <w:right w:val="none" w:sz="0" w:space="0" w:color="auto"/>
      </w:divBdr>
    </w:div>
    <w:div w:id="21827328">
      <w:bodyDiv w:val="1"/>
      <w:marLeft w:val="0"/>
      <w:marRight w:val="0"/>
      <w:marTop w:val="0"/>
      <w:marBottom w:val="0"/>
      <w:divBdr>
        <w:top w:val="none" w:sz="0" w:space="0" w:color="auto"/>
        <w:left w:val="none" w:sz="0" w:space="0" w:color="auto"/>
        <w:bottom w:val="none" w:sz="0" w:space="0" w:color="auto"/>
        <w:right w:val="none" w:sz="0" w:space="0" w:color="auto"/>
      </w:divBdr>
    </w:div>
    <w:div w:id="24647552">
      <w:bodyDiv w:val="1"/>
      <w:marLeft w:val="0"/>
      <w:marRight w:val="0"/>
      <w:marTop w:val="0"/>
      <w:marBottom w:val="0"/>
      <w:divBdr>
        <w:top w:val="none" w:sz="0" w:space="0" w:color="auto"/>
        <w:left w:val="none" w:sz="0" w:space="0" w:color="auto"/>
        <w:bottom w:val="none" w:sz="0" w:space="0" w:color="auto"/>
        <w:right w:val="none" w:sz="0" w:space="0" w:color="auto"/>
      </w:divBdr>
    </w:div>
    <w:div w:id="47926682">
      <w:bodyDiv w:val="1"/>
      <w:marLeft w:val="0"/>
      <w:marRight w:val="0"/>
      <w:marTop w:val="0"/>
      <w:marBottom w:val="0"/>
      <w:divBdr>
        <w:top w:val="none" w:sz="0" w:space="0" w:color="auto"/>
        <w:left w:val="none" w:sz="0" w:space="0" w:color="auto"/>
        <w:bottom w:val="none" w:sz="0" w:space="0" w:color="auto"/>
        <w:right w:val="none" w:sz="0" w:space="0" w:color="auto"/>
      </w:divBdr>
    </w:div>
    <w:div w:id="72512914">
      <w:bodyDiv w:val="1"/>
      <w:marLeft w:val="0"/>
      <w:marRight w:val="0"/>
      <w:marTop w:val="0"/>
      <w:marBottom w:val="0"/>
      <w:divBdr>
        <w:top w:val="none" w:sz="0" w:space="0" w:color="auto"/>
        <w:left w:val="none" w:sz="0" w:space="0" w:color="auto"/>
        <w:bottom w:val="none" w:sz="0" w:space="0" w:color="auto"/>
        <w:right w:val="none" w:sz="0" w:space="0" w:color="auto"/>
      </w:divBdr>
    </w:div>
    <w:div w:id="120848555">
      <w:bodyDiv w:val="1"/>
      <w:marLeft w:val="0"/>
      <w:marRight w:val="0"/>
      <w:marTop w:val="0"/>
      <w:marBottom w:val="0"/>
      <w:divBdr>
        <w:top w:val="none" w:sz="0" w:space="0" w:color="auto"/>
        <w:left w:val="none" w:sz="0" w:space="0" w:color="auto"/>
        <w:bottom w:val="none" w:sz="0" w:space="0" w:color="auto"/>
        <w:right w:val="none" w:sz="0" w:space="0" w:color="auto"/>
      </w:divBdr>
    </w:div>
    <w:div w:id="122038060">
      <w:bodyDiv w:val="1"/>
      <w:marLeft w:val="0"/>
      <w:marRight w:val="0"/>
      <w:marTop w:val="0"/>
      <w:marBottom w:val="0"/>
      <w:divBdr>
        <w:top w:val="none" w:sz="0" w:space="0" w:color="auto"/>
        <w:left w:val="none" w:sz="0" w:space="0" w:color="auto"/>
        <w:bottom w:val="none" w:sz="0" w:space="0" w:color="auto"/>
        <w:right w:val="none" w:sz="0" w:space="0" w:color="auto"/>
      </w:divBdr>
    </w:div>
    <w:div w:id="127171327">
      <w:bodyDiv w:val="1"/>
      <w:marLeft w:val="0"/>
      <w:marRight w:val="0"/>
      <w:marTop w:val="0"/>
      <w:marBottom w:val="0"/>
      <w:divBdr>
        <w:top w:val="none" w:sz="0" w:space="0" w:color="auto"/>
        <w:left w:val="none" w:sz="0" w:space="0" w:color="auto"/>
        <w:bottom w:val="none" w:sz="0" w:space="0" w:color="auto"/>
        <w:right w:val="none" w:sz="0" w:space="0" w:color="auto"/>
      </w:divBdr>
    </w:div>
    <w:div w:id="140661397">
      <w:bodyDiv w:val="1"/>
      <w:marLeft w:val="0"/>
      <w:marRight w:val="0"/>
      <w:marTop w:val="0"/>
      <w:marBottom w:val="0"/>
      <w:divBdr>
        <w:top w:val="none" w:sz="0" w:space="0" w:color="auto"/>
        <w:left w:val="none" w:sz="0" w:space="0" w:color="auto"/>
        <w:bottom w:val="none" w:sz="0" w:space="0" w:color="auto"/>
        <w:right w:val="none" w:sz="0" w:space="0" w:color="auto"/>
      </w:divBdr>
    </w:div>
    <w:div w:id="151993236">
      <w:bodyDiv w:val="1"/>
      <w:marLeft w:val="0"/>
      <w:marRight w:val="0"/>
      <w:marTop w:val="0"/>
      <w:marBottom w:val="0"/>
      <w:divBdr>
        <w:top w:val="none" w:sz="0" w:space="0" w:color="auto"/>
        <w:left w:val="none" w:sz="0" w:space="0" w:color="auto"/>
        <w:bottom w:val="none" w:sz="0" w:space="0" w:color="auto"/>
        <w:right w:val="none" w:sz="0" w:space="0" w:color="auto"/>
      </w:divBdr>
    </w:div>
    <w:div w:id="160702848">
      <w:bodyDiv w:val="1"/>
      <w:marLeft w:val="0"/>
      <w:marRight w:val="0"/>
      <w:marTop w:val="0"/>
      <w:marBottom w:val="0"/>
      <w:divBdr>
        <w:top w:val="none" w:sz="0" w:space="0" w:color="auto"/>
        <w:left w:val="none" w:sz="0" w:space="0" w:color="auto"/>
        <w:bottom w:val="none" w:sz="0" w:space="0" w:color="auto"/>
        <w:right w:val="none" w:sz="0" w:space="0" w:color="auto"/>
      </w:divBdr>
    </w:div>
    <w:div w:id="244846533">
      <w:bodyDiv w:val="1"/>
      <w:marLeft w:val="0"/>
      <w:marRight w:val="0"/>
      <w:marTop w:val="0"/>
      <w:marBottom w:val="0"/>
      <w:divBdr>
        <w:top w:val="none" w:sz="0" w:space="0" w:color="auto"/>
        <w:left w:val="none" w:sz="0" w:space="0" w:color="auto"/>
        <w:bottom w:val="none" w:sz="0" w:space="0" w:color="auto"/>
        <w:right w:val="none" w:sz="0" w:space="0" w:color="auto"/>
      </w:divBdr>
    </w:div>
    <w:div w:id="294873148">
      <w:bodyDiv w:val="1"/>
      <w:marLeft w:val="0"/>
      <w:marRight w:val="0"/>
      <w:marTop w:val="0"/>
      <w:marBottom w:val="0"/>
      <w:divBdr>
        <w:top w:val="none" w:sz="0" w:space="0" w:color="auto"/>
        <w:left w:val="none" w:sz="0" w:space="0" w:color="auto"/>
        <w:bottom w:val="none" w:sz="0" w:space="0" w:color="auto"/>
        <w:right w:val="none" w:sz="0" w:space="0" w:color="auto"/>
      </w:divBdr>
    </w:div>
    <w:div w:id="302974740">
      <w:bodyDiv w:val="1"/>
      <w:marLeft w:val="0"/>
      <w:marRight w:val="0"/>
      <w:marTop w:val="0"/>
      <w:marBottom w:val="0"/>
      <w:divBdr>
        <w:top w:val="none" w:sz="0" w:space="0" w:color="auto"/>
        <w:left w:val="none" w:sz="0" w:space="0" w:color="auto"/>
        <w:bottom w:val="none" w:sz="0" w:space="0" w:color="auto"/>
        <w:right w:val="none" w:sz="0" w:space="0" w:color="auto"/>
      </w:divBdr>
    </w:div>
    <w:div w:id="316031784">
      <w:bodyDiv w:val="1"/>
      <w:marLeft w:val="0"/>
      <w:marRight w:val="0"/>
      <w:marTop w:val="0"/>
      <w:marBottom w:val="0"/>
      <w:divBdr>
        <w:top w:val="none" w:sz="0" w:space="0" w:color="auto"/>
        <w:left w:val="none" w:sz="0" w:space="0" w:color="auto"/>
        <w:bottom w:val="none" w:sz="0" w:space="0" w:color="auto"/>
        <w:right w:val="none" w:sz="0" w:space="0" w:color="auto"/>
      </w:divBdr>
    </w:div>
    <w:div w:id="318655009">
      <w:bodyDiv w:val="1"/>
      <w:marLeft w:val="0"/>
      <w:marRight w:val="0"/>
      <w:marTop w:val="0"/>
      <w:marBottom w:val="0"/>
      <w:divBdr>
        <w:top w:val="none" w:sz="0" w:space="0" w:color="auto"/>
        <w:left w:val="none" w:sz="0" w:space="0" w:color="auto"/>
        <w:bottom w:val="none" w:sz="0" w:space="0" w:color="auto"/>
        <w:right w:val="none" w:sz="0" w:space="0" w:color="auto"/>
      </w:divBdr>
    </w:div>
    <w:div w:id="343821767">
      <w:bodyDiv w:val="1"/>
      <w:marLeft w:val="0"/>
      <w:marRight w:val="0"/>
      <w:marTop w:val="0"/>
      <w:marBottom w:val="0"/>
      <w:divBdr>
        <w:top w:val="none" w:sz="0" w:space="0" w:color="auto"/>
        <w:left w:val="none" w:sz="0" w:space="0" w:color="auto"/>
        <w:bottom w:val="none" w:sz="0" w:space="0" w:color="auto"/>
        <w:right w:val="none" w:sz="0" w:space="0" w:color="auto"/>
      </w:divBdr>
    </w:div>
    <w:div w:id="427694695">
      <w:bodyDiv w:val="1"/>
      <w:marLeft w:val="0"/>
      <w:marRight w:val="0"/>
      <w:marTop w:val="0"/>
      <w:marBottom w:val="0"/>
      <w:divBdr>
        <w:top w:val="none" w:sz="0" w:space="0" w:color="auto"/>
        <w:left w:val="none" w:sz="0" w:space="0" w:color="auto"/>
        <w:bottom w:val="none" w:sz="0" w:space="0" w:color="auto"/>
        <w:right w:val="none" w:sz="0" w:space="0" w:color="auto"/>
      </w:divBdr>
    </w:div>
    <w:div w:id="476191034">
      <w:bodyDiv w:val="1"/>
      <w:marLeft w:val="0"/>
      <w:marRight w:val="0"/>
      <w:marTop w:val="0"/>
      <w:marBottom w:val="0"/>
      <w:divBdr>
        <w:top w:val="none" w:sz="0" w:space="0" w:color="auto"/>
        <w:left w:val="none" w:sz="0" w:space="0" w:color="auto"/>
        <w:bottom w:val="none" w:sz="0" w:space="0" w:color="auto"/>
        <w:right w:val="none" w:sz="0" w:space="0" w:color="auto"/>
      </w:divBdr>
    </w:div>
    <w:div w:id="494491807">
      <w:bodyDiv w:val="1"/>
      <w:marLeft w:val="0"/>
      <w:marRight w:val="0"/>
      <w:marTop w:val="0"/>
      <w:marBottom w:val="0"/>
      <w:divBdr>
        <w:top w:val="none" w:sz="0" w:space="0" w:color="auto"/>
        <w:left w:val="none" w:sz="0" w:space="0" w:color="auto"/>
        <w:bottom w:val="none" w:sz="0" w:space="0" w:color="auto"/>
        <w:right w:val="none" w:sz="0" w:space="0" w:color="auto"/>
      </w:divBdr>
    </w:div>
    <w:div w:id="505249281">
      <w:bodyDiv w:val="1"/>
      <w:marLeft w:val="0"/>
      <w:marRight w:val="0"/>
      <w:marTop w:val="0"/>
      <w:marBottom w:val="0"/>
      <w:divBdr>
        <w:top w:val="none" w:sz="0" w:space="0" w:color="auto"/>
        <w:left w:val="none" w:sz="0" w:space="0" w:color="auto"/>
        <w:bottom w:val="none" w:sz="0" w:space="0" w:color="auto"/>
        <w:right w:val="none" w:sz="0" w:space="0" w:color="auto"/>
      </w:divBdr>
    </w:div>
    <w:div w:id="533470420">
      <w:bodyDiv w:val="1"/>
      <w:marLeft w:val="0"/>
      <w:marRight w:val="0"/>
      <w:marTop w:val="0"/>
      <w:marBottom w:val="0"/>
      <w:divBdr>
        <w:top w:val="none" w:sz="0" w:space="0" w:color="auto"/>
        <w:left w:val="none" w:sz="0" w:space="0" w:color="auto"/>
        <w:bottom w:val="none" w:sz="0" w:space="0" w:color="auto"/>
        <w:right w:val="none" w:sz="0" w:space="0" w:color="auto"/>
      </w:divBdr>
    </w:div>
    <w:div w:id="534536681">
      <w:bodyDiv w:val="1"/>
      <w:marLeft w:val="0"/>
      <w:marRight w:val="0"/>
      <w:marTop w:val="0"/>
      <w:marBottom w:val="0"/>
      <w:divBdr>
        <w:top w:val="none" w:sz="0" w:space="0" w:color="auto"/>
        <w:left w:val="none" w:sz="0" w:space="0" w:color="auto"/>
        <w:bottom w:val="none" w:sz="0" w:space="0" w:color="auto"/>
        <w:right w:val="none" w:sz="0" w:space="0" w:color="auto"/>
      </w:divBdr>
    </w:div>
    <w:div w:id="545530140">
      <w:bodyDiv w:val="1"/>
      <w:marLeft w:val="0"/>
      <w:marRight w:val="0"/>
      <w:marTop w:val="0"/>
      <w:marBottom w:val="0"/>
      <w:divBdr>
        <w:top w:val="none" w:sz="0" w:space="0" w:color="auto"/>
        <w:left w:val="none" w:sz="0" w:space="0" w:color="auto"/>
        <w:bottom w:val="none" w:sz="0" w:space="0" w:color="auto"/>
        <w:right w:val="none" w:sz="0" w:space="0" w:color="auto"/>
      </w:divBdr>
    </w:div>
    <w:div w:id="545876120">
      <w:bodyDiv w:val="1"/>
      <w:marLeft w:val="0"/>
      <w:marRight w:val="0"/>
      <w:marTop w:val="0"/>
      <w:marBottom w:val="0"/>
      <w:divBdr>
        <w:top w:val="none" w:sz="0" w:space="0" w:color="auto"/>
        <w:left w:val="none" w:sz="0" w:space="0" w:color="auto"/>
        <w:bottom w:val="none" w:sz="0" w:space="0" w:color="auto"/>
        <w:right w:val="none" w:sz="0" w:space="0" w:color="auto"/>
      </w:divBdr>
    </w:div>
    <w:div w:id="562175598">
      <w:bodyDiv w:val="1"/>
      <w:marLeft w:val="0"/>
      <w:marRight w:val="0"/>
      <w:marTop w:val="0"/>
      <w:marBottom w:val="0"/>
      <w:divBdr>
        <w:top w:val="none" w:sz="0" w:space="0" w:color="auto"/>
        <w:left w:val="none" w:sz="0" w:space="0" w:color="auto"/>
        <w:bottom w:val="none" w:sz="0" w:space="0" w:color="auto"/>
        <w:right w:val="none" w:sz="0" w:space="0" w:color="auto"/>
      </w:divBdr>
    </w:div>
    <w:div w:id="567810652">
      <w:bodyDiv w:val="1"/>
      <w:marLeft w:val="0"/>
      <w:marRight w:val="0"/>
      <w:marTop w:val="0"/>
      <w:marBottom w:val="0"/>
      <w:divBdr>
        <w:top w:val="none" w:sz="0" w:space="0" w:color="auto"/>
        <w:left w:val="none" w:sz="0" w:space="0" w:color="auto"/>
        <w:bottom w:val="none" w:sz="0" w:space="0" w:color="auto"/>
        <w:right w:val="none" w:sz="0" w:space="0" w:color="auto"/>
      </w:divBdr>
    </w:div>
    <w:div w:id="618337652">
      <w:bodyDiv w:val="1"/>
      <w:marLeft w:val="0"/>
      <w:marRight w:val="0"/>
      <w:marTop w:val="0"/>
      <w:marBottom w:val="0"/>
      <w:divBdr>
        <w:top w:val="none" w:sz="0" w:space="0" w:color="auto"/>
        <w:left w:val="none" w:sz="0" w:space="0" w:color="auto"/>
        <w:bottom w:val="none" w:sz="0" w:space="0" w:color="auto"/>
        <w:right w:val="none" w:sz="0" w:space="0" w:color="auto"/>
      </w:divBdr>
    </w:div>
    <w:div w:id="624777577">
      <w:bodyDiv w:val="1"/>
      <w:marLeft w:val="0"/>
      <w:marRight w:val="0"/>
      <w:marTop w:val="0"/>
      <w:marBottom w:val="0"/>
      <w:divBdr>
        <w:top w:val="none" w:sz="0" w:space="0" w:color="auto"/>
        <w:left w:val="none" w:sz="0" w:space="0" w:color="auto"/>
        <w:bottom w:val="none" w:sz="0" w:space="0" w:color="auto"/>
        <w:right w:val="none" w:sz="0" w:space="0" w:color="auto"/>
      </w:divBdr>
    </w:div>
    <w:div w:id="633564103">
      <w:bodyDiv w:val="1"/>
      <w:marLeft w:val="0"/>
      <w:marRight w:val="0"/>
      <w:marTop w:val="0"/>
      <w:marBottom w:val="0"/>
      <w:divBdr>
        <w:top w:val="none" w:sz="0" w:space="0" w:color="auto"/>
        <w:left w:val="none" w:sz="0" w:space="0" w:color="auto"/>
        <w:bottom w:val="none" w:sz="0" w:space="0" w:color="auto"/>
        <w:right w:val="none" w:sz="0" w:space="0" w:color="auto"/>
      </w:divBdr>
    </w:div>
    <w:div w:id="665785207">
      <w:bodyDiv w:val="1"/>
      <w:marLeft w:val="0"/>
      <w:marRight w:val="0"/>
      <w:marTop w:val="0"/>
      <w:marBottom w:val="0"/>
      <w:divBdr>
        <w:top w:val="none" w:sz="0" w:space="0" w:color="auto"/>
        <w:left w:val="none" w:sz="0" w:space="0" w:color="auto"/>
        <w:bottom w:val="none" w:sz="0" w:space="0" w:color="auto"/>
        <w:right w:val="none" w:sz="0" w:space="0" w:color="auto"/>
      </w:divBdr>
    </w:div>
    <w:div w:id="670257654">
      <w:bodyDiv w:val="1"/>
      <w:marLeft w:val="0"/>
      <w:marRight w:val="0"/>
      <w:marTop w:val="0"/>
      <w:marBottom w:val="0"/>
      <w:divBdr>
        <w:top w:val="none" w:sz="0" w:space="0" w:color="auto"/>
        <w:left w:val="none" w:sz="0" w:space="0" w:color="auto"/>
        <w:bottom w:val="none" w:sz="0" w:space="0" w:color="auto"/>
        <w:right w:val="none" w:sz="0" w:space="0" w:color="auto"/>
      </w:divBdr>
    </w:div>
    <w:div w:id="678699225">
      <w:bodyDiv w:val="1"/>
      <w:marLeft w:val="0"/>
      <w:marRight w:val="0"/>
      <w:marTop w:val="0"/>
      <w:marBottom w:val="0"/>
      <w:divBdr>
        <w:top w:val="none" w:sz="0" w:space="0" w:color="auto"/>
        <w:left w:val="none" w:sz="0" w:space="0" w:color="auto"/>
        <w:bottom w:val="none" w:sz="0" w:space="0" w:color="auto"/>
        <w:right w:val="none" w:sz="0" w:space="0" w:color="auto"/>
      </w:divBdr>
    </w:div>
    <w:div w:id="705328287">
      <w:bodyDiv w:val="1"/>
      <w:marLeft w:val="0"/>
      <w:marRight w:val="0"/>
      <w:marTop w:val="0"/>
      <w:marBottom w:val="0"/>
      <w:divBdr>
        <w:top w:val="none" w:sz="0" w:space="0" w:color="auto"/>
        <w:left w:val="none" w:sz="0" w:space="0" w:color="auto"/>
        <w:bottom w:val="none" w:sz="0" w:space="0" w:color="auto"/>
        <w:right w:val="none" w:sz="0" w:space="0" w:color="auto"/>
      </w:divBdr>
    </w:div>
    <w:div w:id="706417266">
      <w:bodyDiv w:val="1"/>
      <w:marLeft w:val="0"/>
      <w:marRight w:val="0"/>
      <w:marTop w:val="0"/>
      <w:marBottom w:val="0"/>
      <w:divBdr>
        <w:top w:val="none" w:sz="0" w:space="0" w:color="auto"/>
        <w:left w:val="none" w:sz="0" w:space="0" w:color="auto"/>
        <w:bottom w:val="none" w:sz="0" w:space="0" w:color="auto"/>
        <w:right w:val="none" w:sz="0" w:space="0" w:color="auto"/>
      </w:divBdr>
    </w:div>
    <w:div w:id="717703672">
      <w:bodyDiv w:val="1"/>
      <w:marLeft w:val="0"/>
      <w:marRight w:val="0"/>
      <w:marTop w:val="0"/>
      <w:marBottom w:val="0"/>
      <w:divBdr>
        <w:top w:val="none" w:sz="0" w:space="0" w:color="auto"/>
        <w:left w:val="none" w:sz="0" w:space="0" w:color="auto"/>
        <w:bottom w:val="none" w:sz="0" w:space="0" w:color="auto"/>
        <w:right w:val="none" w:sz="0" w:space="0" w:color="auto"/>
      </w:divBdr>
      <w:divsChild>
        <w:div w:id="158741582">
          <w:marLeft w:val="0"/>
          <w:marRight w:val="0"/>
          <w:marTop w:val="0"/>
          <w:marBottom w:val="0"/>
          <w:divBdr>
            <w:top w:val="none" w:sz="0" w:space="0" w:color="auto"/>
            <w:left w:val="none" w:sz="0" w:space="0" w:color="auto"/>
            <w:bottom w:val="none" w:sz="0" w:space="0" w:color="auto"/>
            <w:right w:val="none" w:sz="0" w:space="0" w:color="auto"/>
          </w:divBdr>
          <w:divsChild>
            <w:div w:id="158375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490261">
      <w:bodyDiv w:val="1"/>
      <w:marLeft w:val="0"/>
      <w:marRight w:val="0"/>
      <w:marTop w:val="0"/>
      <w:marBottom w:val="0"/>
      <w:divBdr>
        <w:top w:val="none" w:sz="0" w:space="0" w:color="auto"/>
        <w:left w:val="none" w:sz="0" w:space="0" w:color="auto"/>
        <w:bottom w:val="none" w:sz="0" w:space="0" w:color="auto"/>
        <w:right w:val="none" w:sz="0" w:space="0" w:color="auto"/>
      </w:divBdr>
    </w:div>
    <w:div w:id="742916360">
      <w:bodyDiv w:val="1"/>
      <w:marLeft w:val="0"/>
      <w:marRight w:val="0"/>
      <w:marTop w:val="0"/>
      <w:marBottom w:val="0"/>
      <w:divBdr>
        <w:top w:val="none" w:sz="0" w:space="0" w:color="auto"/>
        <w:left w:val="none" w:sz="0" w:space="0" w:color="auto"/>
        <w:bottom w:val="none" w:sz="0" w:space="0" w:color="auto"/>
        <w:right w:val="none" w:sz="0" w:space="0" w:color="auto"/>
      </w:divBdr>
    </w:div>
    <w:div w:id="803157134">
      <w:bodyDiv w:val="1"/>
      <w:marLeft w:val="0"/>
      <w:marRight w:val="0"/>
      <w:marTop w:val="0"/>
      <w:marBottom w:val="0"/>
      <w:divBdr>
        <w:top w:val="none" w:sz="0" w:space="0" w:color="auto"/>
        <w:left w:val="none" w:sz="0" w:space="0" w:color="auto"/>
        <w:bottom w:val="none" w:sz="0" w:space="0" w:color="auto"/>
        <w:right w:val="none" w:sz="0" w:space="0" w:color="auto"/>
      </w:divBdr>
    </w:div>
    <w:div w:id="813568233">
      <w:bodyDiv w:val="1"/>
      <w:marLeft w:val="0"/>
      <w:marRight w:val="0"/>
      <w:marTop w:val="0"/>
      <w:marBottom w:val="0"/>
      <w:divBdr>
        <w:top w:val="none" w:sz="0" w:space="0" w:color="auto"/>
        <w:left w:val="none" w:sz="0" w:space="0" w:color="auto"/>
        <w:bottom w:val="none" w:sz="0" w:space="0" w:color="auto"/>
        <w:right w:val="none" w:sz="0" w:space="0" w:color="auto"/>
      </w:divBdr>
    </w:div>
    <w:div w:id="822963942">
      <w:bodyDiv w:val="1"/>
      <w:marLeft w:val="0"/>
      <w:marRight w:val="0"/>
      <w:marTop w:val="0"/>
      <w:marBottom w:val="0"/>
      <w:divBdr>
        <w:top w:val="none" w:sz="0" w:space="0" w:color="auto"/>
        <w:left w:val="none" w:sz="0" w:space="0" w:color="auto"/>
        <w:bottom w:val="none" w:sz="0" w:space="0" w:color="auto"/>
        <w:right w:val="none" w:sz="0" w:space="0" w:color="auto"/>
      </w:divBdr>
    </w:div>
    <w:div w:id="863176350">
      <w:bodyDiv w:val="1"/>
      <w:marLeft w:val="0"/>
      <w:marRight w:val="0"/>
      <w:marTop w:val="0"/>
      <w:marBottom w:val="0"/>
      <w:divBdr>
        <w:top w:val="none" w:sz="0" w:space="0" w:color="auto"/>
        <w:left w:val="none" w:sz="0" w:space="0" w:color="auto"/>
        <w:bottom w:val="none" w:sz="0" w:space="0" w:color="auto"/>
        <w:right w:val="none" w:sz="0" w:space="0" w:color="auto"/>
      </w:divBdr>
    </w:div>
    <w:div w:id="863321065">
      <w:bodyDiv w:val="1"/>
      <w:marLeft w:val="0"/>
      <w:marRight w:val="0"/>
      <w:marTop w:val="0"/>
      <w:marBottom w:val="0"/>
      <w:divBdr>
        <w:top w:val="none" w:sz="0" w:space="0" w:color="auto"/>
        <w:left w:val="none" w:sz="0" w:space="0" w:color="auto"/>
        <w:bottom w:val="none" w:sz="0" w:space="0" w:color="auto"/>
        <w:right w:val="none" w:sz="0" w:space="0" w:color="auto"/>
      </w:divBdr>
    </w:div>
    <w:div w:id="876548116">
      <w:bodyDiv w:val="1"/>
      <w:marLeft w:val="0"/>
      <w:marRight w:val="0"/>
      <w:marTop w:val="0"/>
      <w:marBottom w:val="0"/>
      <w:divBdr>
        <w:top w:val="none" w:sz="0" w:space="0" w:color="auto"/>
        <w:left w:val="none" w:sz="0" w:space="0" w:color="auto"/>
        <w:bottom w:val="none" w:sz="0" w:space="0" w:color="auto"/>
        <w:right w:val="none" w:sz="0" w:space="0" w:color="auto"/>
      </w:divBdr>
    </w:div>
    <w:div w:id="878127145">
      <w:bodyDiv w:val="1"/>
      <w:marLeft w:val="0"/>
      <w:marRight w:val="0"/>
      <w:marTop w:val="0"/>
      <w:marBottom w:val="0"/>
      <w:divBdr>
        <w:top w:val="none" w:sz="0" w:space="0" w:color="auto"/>
        <w:left w:val="none" w:sz="0" w:space="0" w:color="auto"/>
        <w:bottom w:val="none" w:sz="0" w:space="0" w:color="auto"/>
        <w:right w:val="none" w:sz="0" w:space="0" w:color="auto"/>
      </w:divBdr>
    </w:div>
    <w:div w:id="882064363">
      <w:bodyDiv w:val="1"/>
      <w:marLeft w:val="0"/>
      <w:marRight w:val="0"/>
      <w:marTop w:val="0"/>
      <w:marBottom w:val="0"/>
      <w:divBdr>
        <w:top w:val="none" w:sz="0" w:space="0" w:color="auto"/>
        <w:left w:val="none" w:sz="0" w:space="0" w:color="auto"/>
        <w:bottom w:val="none" w:sz="0" w:space="0" w:color="auto"/>
        <w:right w:val="none" w:sz="0" w:space="0" w:color="auto"/>
      </w:divBdr>
    </w:div>
    <w:div w:id="885482459">
      <w:bodyDiv w:val="1"/>
      <w:marLeft w:val="0"/>
      <w:marRight w:val="0"/>
      <w:marTop w:val="0"/>
      <w:marBottom w:val="0"/>
      <w:divBdr>
        <w:top w:val="none" w:sz="0" w:space="0" w:color="auto"/>
        <w:left w:val="none" w:sz="0" w:space="0" w:color="auto"/>
        <w:bottom w:val="none" w:sz="0" w:space="0" w:color="auto"/>
        <w:right w:val="none" w:sz="0" w:space="0" w:color="auto"/>
      </w:divBdr>
    </w:div>
    <w:div w:id="888105828">
      <w:bodyDiv w:val="1"/>
      <w:marLeft w:val="0"/>
      <w:marRight w:val="0"/>
      <w:marTop w:val="0"/>
      <w:marBottom w:val="0"/>
      <w:divBdr>
        <w:top w:val="none" w:sz="0" w:space="0" w:color="auto"/>
        <w:left w:val="none" w:sz="0" w:space="0" w:color="auto"/>
        <w:bottom w:val="none" w:sz="0" w:space="0" w:color="auto"/>
        <w:right w:val="none" w:sz="0" w:space="0" w:color="auto"/>
      </w:divBdr>
    </w:div>
    <w:div w:id="909000557">
      <w:bodyDiv w:val="1"/>
      <w:marLeft w:val="0"/>
      <w:marRight w:val="0"/>
      <w:marTop w:val="0"/>
      <w:marBottom w:val="0"/>
      <w:divBdr>
        <w:top w:val="none" w:sz="0" w:space="0" w:color="auto"/>
        <w:left w:val="none" w:sz="0" w:space="0" w:color="auto"/>
        <w:bottom w:val="none" w:sz="0" w:space="0" w:color="auto"/>
        <w:right w:val="none" w:sz="0" w:space="0" w:color="auto"/>
      </w:divBdr>
    </w:div>
    <w:div w:id="974523183">
      <w:bodyDiv w:val="1"/>
      <w:marLeft w:val="0"/>
      <w:marRight w:val="0"/>
      <w:marTop w:val="0"/>
      <w:marBottom w:val="0"/>
      <w:divBdr>
        <w:top w:val="none" w:sz="0" w:space="0" w:color="auto"/>
        <w:left w:val="none" w:sz="0" w:space="0" w:color="auto"/>
        <w:bottom w:val="none" w:sz="0" w:space="0" w:color="auto"/>
        <w:right w:val="none" w:sz="0" w:space="0" w:color="auto"/>
      </w:divBdr>
    </w:div>
    <w:div w:id="979923628">
      <w:bodyDiv w:val="1"/>
      <w:marLeft w:val="0"/>
      <w:marRight w:val="0"/>
      <w:marTop w:val="0"/>
      <w:marBottom w:val="0"/>
      <w:divBdr>
        <w:top w:val="none" w:sz="0" w:space="0" w:color="auto"/>
        <w:left w:val="none" w:sz="0" w:space="0" w:color="auto"/>
        <w:bottom w:val="none" w:sz="0" w:space="0" w:color="auto"/>
        <w:right w:val="none" w:sz="0" w:space="0" w:color="auto"/>
      </w:divBdr>
    </w:div>
    <w:div w:id="980110633">
      <w:bodyDiv w:val="1"/>
      <w:marLeft w:val="0"/>
      <w:marRight w:val="0"/>
      <w:marTop w:val="0"/>
      <w:marBottom w:val="0"/>
      <w:divBdr>
        <w:top w:val="none" w:sz="0" w:space="0" w:color="auto"/>
        <w:left w:val="none" w:sz="0" w:space="0" w:color="auto"/>
        <w:bottom w:val="none" w:sz="0" w:space="0" w:color="auto"/>
        <w:right w:val="none" w:sz="0" w:space="0" w:color="auto"/>
      </w:divBdr>
    </w:div>
    <w:div w:id="982390726">
      <w:bodyDiv w:val="1"/>
      <w:marLeft w:val="0"/>
      <w:marRight w:val="0"/>
      <w:marTop w:val="0"/>
      <w:marBottom w:val="0"/>
      <w:divBdr>
        <w:top w:val="none" w:sz="0" w:space="0" w:color="auto"/>
        <w:left w:val="none" w:sz="0" w:space="0" w:color="auto"/>
        <w:bottom w:val="none" w:sz="0" w:space="0" w:color="auto"/>
        <w:right w:val="none" w:sz="0" w:space="0" w:color="auto"/>
      </w:divBdr>
    </w:div>
    <w:div w:id="1014965148">
      <w:bodyDiv w:val="1"/>
      <w:marLeft w:val="0"/>
      <w:marRight w:val="0"/>
      <w:marTop w:val="0"/>
      <w:marBottom w:val="0"/>
      <w:divBdr>
        <w:top w:val="none" w:sz="0" w:space="0" w:color="auto"/>
        <w:left w:val="none" w:sz="0" w:space="0" w:color="auto"/>
        <w:bottom w:val="none" w:sz="0" w:space="0" w:color="auto"/>
        <w:right w:val="none" w:sz="0" w:space="0" w:color="auto"/>
      </w:divBdr>
    </w:div>
    <w:div w:id="1054309435">
      <w:bodyDiv w:val="1"/>
      <w:marLeft w:val="0"/>
      <w:marRight w:val="0"/>
      <w:marTop w:val="0"/>
      <w:marBottom w:val="0"/>
      <w:divBdr>
        <w:top w:val="none" w:sz="0" w:space="0" w:color="auto"/>
        <w:left w:val="none" w:sz="0" w:space="0" w:color="auto"/>
        <w:bottom w:val="none" w:sz="0" w:space="0" w:color="auto"/>
        <w:right w:val="none" w:sz="0" w:space="0" w:color="auto"/>
      </w:divBdr>
    </w:div>
    <w:div w:id="1085421747">
      <w:bodyDiv w:val="1"/>
      <w:marLeft w:val="0"/>
      <w:marRight w:val="0"/>
      <w:marTop w:val="0"/>
      <w:marBottom w:val="0"/>
      <w:divBdr>
        <w:top w:val="none" w:sz="0" w:space="0" w:color="auto"/>
        <w:left w:val="none" w:sz="0" w:space="0" w:color="auto"/>
        <w:bottom w:val="none" w:sz="0" w:space="0" w:color="auto"/>
        <w:right w:val="none" w:sz="0" w:space="0" w:color="auto"/>
      </w:divBdr>
    </w:div>
    <w:div w:id="1104769972">
      <w:bodyDiv w:val="1"/>
      <w:marLeft w:val="0"/>
      <w:marRight w:val="0"/>
      <w:marTop w:val="0"/>
      <w:marBottom w:val="0"/>
      <w:divBdr>
        <w:top w:val="none" w:sz="0" w:space="0" w:color="auto"/>
        <w:left w:val="none" w:sz="0" w:space="0" w:color="auto"/>
        <w:bottom w:val="none" w:sz="0" w:space="0" w:color="auto"/>
        <w:right w:val="none" w:sz="0" w:space="0" w:color="auto"/>
      </w:divBdr>
    </w:div>
    <w:div w:id="1109856440">
      <w:bodyDiv w:val="1"/>
      <w:marLeft w:val="0"/>
      <w:marRight w:val="0"/>
      <w:marTop w:val="0"/>
      <w:marBottom w:val="0"/>
      <w:divBdr>
        <w:top w:val="none" w:sz="0" w:space="0" w:color="auto"/>
        <w:left w:val="none" w:sz="0" w:space="0" w:color="auto"/>
        <w:bottom w:val="none" w:sz="0" w:space="0" w:color="auto"/>
        <w:right w:val="none" w:sz="0" w:space="0" w:color="auto"/>
      </w:divBdr>
    </w:div>
    <w:div w:id="1128352624">
      <w:bodyDiv w:val="1"/>
      <w:marLeft w:val="0"/>
      <w:marRight w:val="0"/>
      <w:marTop w:val="0"/>
      <w:marBottom w:val="0"/>
      <w:divBdr>
        <w:top w:val="none" w:sz="0" w:space="0" w:color="auto"/>
        <w:left w:val="none" w:sz="0" w:space="0" w:color="auto"/>
        <w:bottom w:val="none" w:sz="0" w:space="0" w:color="auto"/>
        <w:right w:val="none" w:sz="0" w:space="0" w:color="auto"/>
      </w:divBdr>
    </w:div>
    <w:div w:id="1162886955">
      <w:bodyDiv w:val="1"/>
      <w:marLeft w:val="0"/>
      <w:marRight w:val="0"/>
      <w:marTop w:val="0"/>
      <w:marBottom w:val="0"/>
      <w:divBdr>
        <w:top w:val="none" w:sz="0" w:space="0" w:color="auto"/>
        <w:left w:val="none" w:sz="0" w:space="0" w:color="auto"/>
        <w:bottom w:val="none" w:sz="0" w:space="0" w:color="auto"/>
        <w:right w:val="none" w:sz="0" w:space="0" w:color="auto"/>
      </w:divBdr>
    </w:div>
    <w:div w:id="1181047968">
      <w:bodyDiv w:val="1"/>
      <w:marLeft w:val="0"/>
      <w:marRight w:val="0"/>
      <w:marTop w:val="0"/>
      <w:marBottom w:val="0"/>
      <w:divBdr>
        <w:top w:val="none" w:sz="0" w:space="0" w:color="auto"/>
        <w:left w:val="none" w:sz="0" w:space="0" w:color="auto"/>
        <w:bottom w:val="none" w:sz="0" w:space="0" w:color="auto"/>
        <w:right w:val="none" w:sz="0" w:space="0" w:color="auto"/>
      </w:divBdr>
    </w:div>
    <w:div w:id="1201285092">
      <w:bodyDiv w:val="1"/>
      <w:marLeft w:val="0"/>
      <w:marRight w:val="0"/>
      <w:marTop w:val="0"/>
      <w:marBottom w:val="0"/>
      <w:divBdr>
        <w:top w:val="none" w:sz="0" w:space="0" w:color="auto"/>
        <w:left w:val="none" w:sz="0" w:space="0" w:color="auto"/>
        <w:bottom w:val="none" w:sz="0" w:space="0" w:color="auto"/>
        <w:right w:val="none" w:sz="0" w:space="0" w:color="auto"/>
      </w:divBdr>
    </w:div>
    <w:div w:id="1218201205">
      <w:bodyDiv w:val="1"/>
      <w:marLeft w:val="0"/>
      <w:marRight w:val="0"/>
      <w:marTop w:val="0"/>
      <w:marBottom w:val="0"/>
      <w:divBdr>
        <w:top w:val="none" w:sz="0" w:space="0" w:color="auto"/>
        <w:left w:val="none" w:sz="0" w:space="0" w:color="auto"/>
        <w:bottom w:val="none" w:sz="0" w:space="0" w:color="auto"/>
        <w:right w:val="none" w:sz="0" w:space="0" w:color="auto"/>
      </w:divBdr>
    </w:div>
    <w:div w:id="1247114154">
      <w:bodyDiv w:val="1"/>
      <w:marLeft w:val="0"/>
      <w:marRight w:val="0"/>
      <w:marTop w:val="0"/>
      <w:marBottom w:val="0"/>
      <w:divBdr>
        <w:top w:val="none" w:sz="0" w:space="0" w:color="auto"/>
        <w:left w:val="none" w:sz="0" w:space="0" w:color="auto"/>
        <w:bottom w:val="none" w:sz="0" w:space="0" w:color="auto"/>
        <w:right w:val="none" w:sz="0" w:space="0" w:color="auto"/>
      </w:divBdr>
    </w:div>
    <w:div w:id="1253902314">
      <w:bodyDiv w:val="1"/>
      <w:marLeft w:val="0"/>
      <w:marRight w:val="0"/>
      <w:marTop w:val="0"/>
      <w:marBottom w:val="0"/>
      <w:divBdr>
        <w:top w:val="none" w:sz="0" w:space="0" w:color="auto"/>
        <w:left w:val="none" w:sz="0" w:space="0" w:color="auto"/>
        <w:bottom w:val="none" w:sz="0" w:space="0" w:color="auto"/>
        <w:right w:val="none" w:sz="0" w:space="0" w:color="auto"/>
      </w:divBdr>
    </w:div>
    <w:div w:id="1293101269">
      <w:bodyDiv w:val="1"/>
      <w:marLeft w:val="0"/>
      <w:marRight w:val="0"/>
      <w:marTop w:val="0"/>
      <w:marBottom w:val="0"/>
      <w:divBdr>
        <w:top w:val="none" w:sz="0" w:space="0" w:color="auto"/>
        <w:left w:val="none" w:sz="0" w:space="0" w:color="auto"/>
        <w:bottom w:val="none" w:sz="0" w:space="0" w:color="auto"/>
        <w:right w:val="none" w:sz="0" w:space="0" w:color="auto"/>
      </w:divBdr>
    </w:div>
    <w:div w:id="1317033679">
      <w:bodyDiv w:val="1"/>
      <w:marLeft w:val="0"/>
      <w:marRight w:val="0"/>
      <w:marTop w:val="0"/>
      <w:marBottom w:val="0"/>
      <w:divBdr>
        <w:top w:val="none" w:sz="0" w:space="0" w:color="auto"/>
        <w:left w:val="none" w:sz="0" w:space="0" w:color="auto"/>
        <w:bottom w:val="none" w:sz="0" w:space="0" w:color="auto"/>
        <w:right w:val="none" w:sz="0" w:space="0" w:color="auto"/>
      </w:divBdr>
    </w:div>
    <w:div w:id="1328750650">
      <w:bodyDiv w:val="1"/>
      <w:marLeft w:val="0"/>
      <w:marRight w:val="0"/>
      <w:marTop w:val="0"/>
      <w:marBottom w:val="0"/>
      <w:divBdr>
        <w:top w:val="none" w:sz="0" w:space="0" w:color="auto"/>
        <w:left w:val="none" w:sz="0" w:space="0" w:color="auto"/>
        <w:bottom w:val="none" w:sz="0" w:space="0" w:color="auto"/>
        <w:right w:val="none" w:sz="0" w:space="0" w:color="auto"/>
      </w:divBdr>
    </w:div>
    <w:div w:id="1366565277">
      <w:bodyDiv w:val="1"/>
      <w:marLeft w:val="0"/>
      <w:marRight w:val="0"/>
      <w:marTop w:val="0"/>
      <w:marBottom w:val="0"/>
      <w:divBdr>
        <w:top w:val="none" w:sz="0" w:space="0" w:color="auto"/>
        <w:left w:val="none" w:sz="0" w:space="0" w:color="auto"/>
        <w:bottom w:val="none" w:sz="0" w:space="0" w:color="auto"/>
        <w:right w:val="none" w:sz="0" w:space="0" w:color="auto"/>
      </w:divBdr>
    </w:div>
    <w:div w:id="1415665289">
      <w:bodyDiv w:val="1"/>
      <w:marLeft w:val="0"/>
      <w:marRight w:val="0"/>
      <w:marTop w:val="0"/>
      <w:marBottom w:val="0"/>
      <w:divBdr>
        <w:top w:val="none" w:sz="0" w:space="0" w:color="auto"/>
        <w:left w:val="none" w:sz="0" w:space="0" w:color="auto"/>
        <w:bottom w:val="none" w:sz="0" w:space="0" w:color="auto"/>
        <w:right w:val="none" w:sz="0" w:space="0" w:color="auto"/>
      </w:divBdr>
    </w:div>
    <w:div w:id="1416054337">
      <w:bodyDiv w:val="1"/>
      <w:marLeft w:val="0"/>
      <w:marRight w:val="0"/>
      <w:marTop w:val="0"/>
      <w:marBottom w:val="0"/>
      <w:divBdr>
        <w:top w:val="none" w:sz="0" w:space="0" w:color="auto"/>
        <w:left w:val="none" w:sz="0" w:space="0" w:color="auto"/>
        <w:bottom w:val="none" w:sz="0" w:space="0" w:color="auto"/>
        <w:right w:val="none" w:sz="0" w:space="0" w:color="auto"/>
      </w:divBdr>
    </w:div>
    <w:div w:id="1421949551">
      <w:bodyDiv w:val="1"/>
      <w:marLeft w:val="0"/>
      <w:marRight w:val="0"/>
      <w:marTop w:val="0"/>
      <w:marBottom w:val="0"/>
      <w:divBdr>
        <w:top w:val="none" w:sz="0" w:space="0" w:color="auto"/>
        <w:left w:val="none" w:sz="0" w:space="0" w:color="auto"/>
        <w:bottom w:val="none" w:sz="0" w:space="0" w:color="auto"/>
        <w:right w:val="none" w:sz="0" w:space="0" w:color="auto"/>
      </w:divBdr>
    </w:div>
    <w:div w:id="1457019990">
      <w:bodyDiv w:val="1"/>
      <w:marLeft w:val="0"/>
      <w:marRight w:val="0"/>
      <w:marTop w:val="0"/>
      <w:marBottom w:val="0"/>
      <w:divBdr>
        <w:top w:val="none" w:sz="0" w:space="0" w:color="auto"/>
        <w:left w:val="none" w:sz="0" w:space="0" w:color="auto"/>
        <w:bottom w:val="none" w:sz="0" w:space="0" w:color="auto"/>
        <w:right w:val="none" w:sz="0" w:space="0" w:color="auto"/>
      </w:divBdr>
    </w:div>
    <w:div w:id="1482769994">
      <w:bodyDiv w:val="1"/>
      <w:marLeft w:val="0"/>
      <w:marRight w:val="0"/>
      <w:marTop w:val="0"/>
      <w:marBottom w:val="0"/>
      <w:divBdr>
        <w:top w:val="none" w:sz="0" w:space="0" w:color="auto"/>
        <w:left w:val="none" w:sz="0" w:space="0" w:color="auto"/>
        <w:bottom w:val="none" w:sz="0" w:space="0" w:color="auto"/>
        <w:right w:val="none" w:sz="0" w:space="0" w:color="auto"/>
      </w:divBdr>
    </w:div>
    <w:div w:id="1500778652">
      <w:bodyDiv w:val="1"/>
      <w:marLeft w:val="0"/>
      <w:marRight w:val="0"/>
      <w:marTop w:val="0"/>
      <w:marBottom w:val="0"/>
      <w:divBdr>
        <w:top w:val="none" w:sz="0" w:space="0" w:color="auto"/>
        <w:left w:val="none" w:sz="0" w:space="0" w:color="auto"/>
        <w:bottom w:val="none" w:sz="0" w:space="0" w:color="auto"/>
        <w:right w:val="none" w:sz="0" w:space="0" w:color="auto"/>
      </w:divBdr>
    </w:div>
    <w:div w:id="1501962386">
      <w:bodyDiv w:val="1"/>
      <w:marLeft w:val="0"/>
      <w:marRight w:val="0"/>
      <w:marTop w:val="0"/>
      <w:marBottom w:val="0"/>
      <w:divBdr>
        <w:top w:val="none" w:sz="0" w:space="0" w:color="auto"/>
        <w:left w:val="none" w:sz="0" w:space="0" w:color="auto"/>
        <w:bottom w:val="none" w:sz="0" w:space="0" w:color="auto"/>
        <w:right w:val="none" w:sz="0" w:space="0" w:color="auto"/>
      </w:divBdr>
    </w:div>
    <w:div w:id="1518693246">
      <w:bodyDiv w:val="1"/>
      <w:marLeft w:val="0"/>
      <w:marRight w:val="0"/>
      <w:marTop w:val="0"/>
      <w:marBottom w:val="0"/>
      <w:divBdr>
        <w:top w:val="none" w:sz="0" w:space="0" w:color="auto"/>
        <w:left w:val="none" w:sz="0" w:space="0" w:color="auto"/>
        <w:bottom w:val="none" w:sz="0" w:space="0" w:color="auto"/>
        <w:right w:val="none" w:sz="0" w:space="0" w:color="auto"/>
      </w:divBdr>
    </w:div>
    <w:div w:id="1522890064">
      <w:bodyDiv w:val="1"/>
      <w:marLeft w:val="0"/>
      <w:marRight w:val="0"/>
      <w:marTop w:val="0"/>
      <w:marBottom w:val="0"/>
      <w:divBdr>
        <w:top w:val="none" w:sz="0" w:space="0" w:color="auto"/>
        <w:left w:val="none" w:sz="0" w:space="0" w:color="auto"/>
        <w:bottom w:val="none" w:sz="0" w:space="0" w:color="auto"/>
        <w:right w:val="none" w:sz="0" w:space="0" w:color="auto"/>
      </w:divBdr>
    </w:div>
    <w:div w:id="1527014508">
      <w:bodyDiv w:val="1"/>
      <w:marLeft w:val="0"/>
      <w:marRight w:val="0"/>
      <w:marTop w:val="0"/>
      <w:marBottom w:val="0"/>
      <w:divBdr>
        <w:top w:val="none" w:sz="0" w:space="0" w:color="auto"/>
        <w:left w:val="none" w:sz="0" w:space="0" w:color="auto"/>
        <w:bottom w:val="none" w:sz="0" w:space="0" w:color="auto"/>
        <w:right w:val="none" w:sz="0" w:space="0" w:color="auto"/>
      </w:divBdr>
    </w:div>
    <w:div w:id="1539774933">
      <w:bodyDiv w:val="1"/>
      <w:marLeft w:val="0"/>
      <w:marRight w:val="0"/>
      <w:marTop w:val="0"/>
      <w:marBottom w:val="0"/>
      <w:divBdr>
        <w:top w:val="none" w:sz="0" w:space="0" w:color="auto"/>
        <w:left w:val="none" w:sz="0" w:space="0" w:color="auto"/>
        <w:bottom w:val="none" w:sz="0" w:space="0" w:color="auto"/>
        <w:right w:val="none" w:sz="0" w:space="0" w:color="auto"/>
      </w:divBdr>
    </w:div>
    <w:div w:id="1547911043">
      <w:bodyDiv w:val="1"/>
      <w:marLeft w:val="0"/>
      <w:marRight w:val="0"/>
      <w:marTop w:val="0"/>
      <w:marBottom w:val="0"/>
      <w:divBdr>
        <w:top w:val="none" w:sz="0" w:space="0" w:color="auto"/>
        <w:left w:val="none" w:sz="0" w:space="0" w:color="auto"/>
        <w:bottom w:val="none" w:sz="0" w:space="0" w:color="auto"/>
        <w:right w:val="none" w:sz="0" w:space="0" w:color="auto"/>
      </w:divBdr>
    </w:div>
    <w:div w:id="1553617147">
      <w:bodyDiv w:val="1"/>
      <w:marLeft w:val="0"/>
      <w:marRight w:val="0"/>
      <w:marTop w:val="0"/>
      <w:marBottom w:val="0"/>
      <w:divBdr>
        <w:top w:val="none" w:sz="0" w:space="0" w:color="auto"/>
        <w:left w:val="none" w:sz="0" w:space="0" w:color="auto"/>
        <w:bottom w:val="none" w:sz="0" w:space="0" w:color="auto"/>
        <w:right w:val="none" w:sz="0" w:space="0" w:color="auto"/>
      </w:divBdr>
    </w:div>
    <w:div w:id="1597396062">
      <w:bodyDiv w:val="1"/>
      <w:marLeft w:val="0"/>
      <w:marRight w:val="0"/>
      <w:marTop w:val="0"/>
      <w:marBottom w:val="0"/>
      <w:divBdr>
        <w:top w:val="none" w:sz="0" w:space="0" w:color="auto"/>
        <w:left w:val="none" w:sz="0" w:space="0" w:color="auto"/>
        <w:bottom w:val="none" w:sz="0" w:space="0" w:color="auto"/>
        <w:right w:val="none" w:sz="0" w:space="0" w:color="auto"/>
      </w:divBdr>
    </w:div>
    <w:div w:id="1637447988">
      <w:bodyDiv w:val="1"/>
      <w:marLeft w:val="0"/>
      <w:marRight w:val="0"/>
      <w:marTop w:val="0"/>
      <w:marBottom w:val="0"/>
      <w:divBdr>
        <w:top w:val="none" w:sz="0" w:space="0" w:color="auto"/>
        <w:left w:val="none" w:sz="0" w:space="0" w:color="auto"/>
        <w:bottom w:val="none" w:sz="0" w:space="0" w:color="auto"/>
        <w:right w:val="none" w:sz="0" w:space="0" w:color="auto"/>
      </w:divBdr>
    </w:div>
    <w:div w:id="1639720725">
      <w:bodyDiv w:val="1"/>
      <w:marLeft w:val="0"/>
      <w:marRight w:val="0"/>
      <w:marTop w:val="0"/>
      <w:marBottom w:val="0"/>
      <w:divBdr>
        <w:top w:val="none" w:sz="0" w:space="0" w:color="auto"/>
        <w:left w:val="none" w:sz="0" w:space="0" w:color="auto"/>
        <w:bottom w:val="none" w:sz="0" w:space="0" w:color="auto"/>
        <w:right w:val="none" w:sz="0" w:space="0" w:color="auto"/>
      </w:divBdr>
    </w:div>
    <w:div w:id="1672483620">
      <w:bodyDiv w:val="1"/>
      <w:marLeft w:val="0"/>
      <w:marRight w:val="0"/>
      <w:marTop w:val="0"/>
      <w:marBottom w:val="0"/>
      <w:divBdr>
        <w:top w:val="none" w:sz="0" w:space="0" w:color="auto"/>
        <w:left w:val="none" w:sz="0" w:space="0" w:color="auto"/>
        <w:bottom w:val="none" w:sz="0" w:space="0" w:color="auto"/>
        <w:right w:val="none" w:sz="0" w:space="0" w:color="auto"/>
      </w:divBdr>
    </w:div>
    <w:div w:id="1683048689">
      <w:bodyDiv w:val="1"/>
      <w:marLeft w:val="0"/>
      <w:marRight w:val="0"/>
      <w:marTop w:val="0"/>
      <w:marBottom w:val="0"/>
      <w:divBdr>
        <w:top w:val="none" w:sz="0" w:space="0" w:color="auto"/>
        <w:left w:val="none" w:sz="0" w:space="0" w:color="auto"/>
        <w:bottom w:val="none" w:sz="0" w:space="0" w:color="auto"/>
        <w:right w:val="none" w:sz="0" w:space="0" w:color="auto"/>
      </w:divBdr>
      <w:divsChild>
        <w:div w:id="370617256">
          <w:marLeft w:val="0"/>
          <w:marRight w:val="0"/>
          <w:marTop w:val="0"/>
          <w:marBottom w:val="0"/>
          <w:divBdr>
            <w:top w:val="none" w:sz="0" w:space="0" w:color="auto"/>
            <w:left w:val="none" w:sz="0" w:space="0" w:color="auto"/>
            <w:bottom w:val="none" w:sz="0" w:space="0" w:color="auto"/>
            <w:right w:val="none" w:sz="0" w:space="0" w:color="auto"/>
          </w:divBdr>
          <w:divsChild>
            <w:div w:id="98543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290989">
      <w:bodyDiv w:val="1"/>
      <w:marLeft w:val="0"/>
      <w:marRight w:val="0"/>
      <w:marTop w:val="0"/>
      <w:marBottom w:val="0"/>
      <w:divBdr>
        <w:top w:val="none" w:sz="0" w:space="0" w:color="auto"/>
        <w:left w:val="none" w:sz="0" w:space="0" w:color="auto"/>
        <w:bottom w:val="none" w:sz="0" w:space="0" w:color="auto"/>
        <w:right w:val="none" w:sz="0" w:space="0" w:color="auto"/>
      </w:divBdr>
    </w:div>
    <w:div w:id="1697579286">
      <w:bodyDiv w:val="1"/>
      <w:marLeft w:val="0"/>
      <w:marRight w:val="0"/>
      <w:marTop w:val="0"/>
      <w:marBottom w:val="0"/>
      <w:divBdr>
        <w:top w:val="none" w:sz="0" w:space="0" w:color="auto"/>
        <w:left w:val="none" w:sz="0" w:space="0" w:color="auto"/>
        <w:bottom w:val="none" w:sz="0" w:space="0" w:color="auto"/>
        <w:right w:val="none" w:sz="0" w:space="0" w:color="auto"/>
      </w:divBdr>
    </w:div>
    <w:div w:id="1713991769">
      <w:bodyDiv w:val="1"/>
      <w:marLeft w:val="0"/>
      <w:marRight w:val="0"/>
      <w:marTop w:val="0"/>
      <w:marBottom w:val="0"/>
      <w:divBdr>
        <w:top w:val="none" w:sz="0" w:space="0" w:color="auto"/>
        <w:left w:val="none" w:sz="0" w:space="0" w:color="auto"/>
        <w:bottom w:val="none" w:sz="0" w:space="0" w:color="auto"/>
        <w:right w:val="none" w:sz="0" w:space="0" w:color="auto"/>
      </w:divBdr>
    </w:div>
    <w:div w:id="1729261756">
      <w:bodyDiv w:val="1"/>
      <w:marLeft w:val="0"/>
      <w:marRight w:val="0"/>
      <w:marTop w:val="0"/>
      <w:marBottom w:val="0"/>
      <w:divBdr>
        <w:top w:val="none" w:sz="0" w:space="0" w:color="auto"/>
        <w:left w:val="none" w:sz="0" w:space="0" w:color="auto"/>
        <w:bottom w:val="none" w:sz="0" w:space="0" w:color="auto"/>
        <w:right w:val="none" w:sz="0" w:space="0" w:color="auto"/>
      </w:divBdr>
    </w:div>
    <w:div w:id="1767312741">
      <w:bodyDiv w:val="1"/>
      <w:marLeft w:val="0"/>
      <w:marRight w:val="0"/>
      <w:marTop w:val="0"/>
      <w:marBottom w:val="0"/>
      <w:divBdr>
        <w:top w:val="none" w:sz="0" w:space="0" w:color="auto"/>
        <w:left w:val="none" w:sz="0" w:space="0" w:color="auto"/>
        <w:bottom w:val="none" w:sz="0" w:space="0" w:color="auto"/>
        <w:right w:val="none" w:sz="0" w:space="0" w:color="auto"/>
      </w:divBdr>
    </w:div>
    <w:div w:id="1779330970">
      <w:bodyDiv w:val="1"/>
      <w:marLeft w:val="0"/>
      <w:marRight w:val="0"/>
      <w:marTop w:val="0"/>
      <w:marBottom w:val="0"/>
      <w:divBdr>
        <w:top w:val="none" w:sz="0" w:space="0" w:color="auto"/>
        <w:left w:val="none" w:sz="0" w:space="0" w:color="auto"/>
        <w:bottom w:val="none" w:sz="0" w:space="0" w:color="auto"/>
        <w:right w:val="none" w:sz="0" w:space="0" w:color="auto"/>
      </w:divBdr>
    </w:div>
    <w:div w:id="1822312562">
      <w:bodyDiv w:val="1"/>
      <w:marLeft w:val="0"/>
      <w:marRight w:val="0"/>
      <w:marTop w:val="0"/>
      <w:marBottom w:val="0"/>
      <w:divBdr>
        <w:top w:val="none" w:sz="0" w:space="0" w:color="auto"/>
        <w:left w:val="none" w:sz="0" w:space="0" w:color="auto"/>
        <w:bottom w:val="none" w:sz="0" w:space="0" w:color="auto"/>
        <w:right w:val="none" w:sz="0" w:space="0" w:color="auto"/>
      </w:divBdr>
    </w:div>
    <w:div w:id="1823421168">
      <w:bodyDiv w:val="1"/>
      <w:marLeft w:val="0"/>
      <w:marRight w:val="0"/>
      <w:marTop w:val="0"/>
      <w:marBottom w:val="0"/>
      <w:divBdr>
        <w:top w:val="none" w:sz="0" w:space="0" w:color="auto"/>
        <w:left w:val="none" w:sz="0" w:space="0" w:color="auto"/>
        <w:bottom w:val="none" w:sz="0" w:space="0" w:color="auto"/>
        <w:right w:val="none" w:sz="0" w:space="0" w:color="auto"/>
      </w:divBdr>
    </w:div>
    <w:div w:id="1867937637">
      <w:bodyDiv w:val="1"/>
      <w:marLeft w:val="0"/>
      <w:marRight w:val="0"/>
      <w:marTop w:val="0"/>
      <w:marBottom w:val="0"/>
      <w:divBdr>
        <w:top w:val="none" w:sz="0" w:space="0" w:color="auto"/>
        <w:left w:val="none" w:sz="0" w:space="0" w:color="auto"/>
        <w:bottom w:val="none" w:sz="0" w:space="0" w:color="auto"/>
        <w:right w:val="none" w:sz="0" w:space="0" w:color="auto"/>
      </w:divBdr>
    </w:div>
    <w:div w:id="1938632755">
      <w:bodyDiv w:val="1"/>
      <w:marLeft w:val="0"/>
      <w:marRight w:val="0"/>
      <w:marTop w:val="0"/>
      <w:marBottom w:val="0"/>
      <w:divBdr>
        <w:top w:val="none" w:sz="0" w:space="0" w:color="auto"/>
        <w:left w:val="none" w:sz="0" w:space="0" w:color="auto"/>
        <w:bottom w:val="none" w:sz="0" w:space="0" w:color="auto"/>
        <w:right w:val="none" w:sz="0" w:space="0" w:color="auto"/>
      </w:divBdr>
    </w:div>
    <w:div w:id="1975865801">
      <w:bodyDiv w:val="1"/>
      <w:marLeft w:val="0"/>
      <w:marRight w:val="0"/>
      <w:marTop w:val="0"/>
      <w:marBottom w:val="0"/>
      <w:divBdr>
        <w:top w:val="none" w:sz="0" w:space="0" w:color="auto"/>
        <w:left w:val="none" w:sz="0" w:space="0" w:color="auto"/>
        <w:bottom w:val="none" w:sz="0" w:space="0" w:color="auto"/>
        <w:right w:val="none" w:sz="0" w:space="0" w:color="auto"/>
      </w:divBdr>
    </w:div>
    <w:div w:id="2038701392">
      <w:bodyDiv w:val="1"/>
      <w:marLeft w:val="0"/>
      <w:marRight w:val="0"/>
      <w:marTop w:val="0"/>
      <w:marBottom w:val="0"/>
      <w:divBdr>
        <w:top w:val="none" w:sz="0" w:space="0" w:color="auto"/>
        <w:left w:val="none" w:sz="0" w:space="0" w:color="auto"/>
        <w:bottom w:val="none" w:sz="0" w:space="0" w:color="auto"/>
        <w:right w:val="none" w:sz="0" w:space="0" w:color="auto"/>
      </w:divBdr>
    </w:div>
    <w:div w:id="2052924861">
      <w:bodyDiv w:val="1"/>
      <w:marLeft w:val="0"/>
      <w:marRight w:val="0"/>
      <w:marTop w:val="0"/>
      <w:marBottom w:val="0"/>
      <w:divBdr>
        <w:top w:val="none" w:sz="0" w:space="0" w:color="auto"/>
        <w:left w:val="none" w:sz="0" w:space="0" w:color="auto"/>
        <w:bottom w:val="none" w:sz="0" w:space="0" w:color="auto"/>
        <w:right w:val="none" w:sz="0" w:space="0" w:color="auto"/>
      </w:divBdr>
    </w:div>
    <w:div w:id="2112361127">
      <w:bodyDiv w:val="1"/>
      <w:marLeft w:val="0"/>
      <w:marRight w:val="0"/>
      <w:marTop w:val="0"/>
      <w:marBottom w:val="0"/>
      <w:divBdr>
        <w:top w:val="none" w:sz="0" w:space="0" w:color="auto"/>
        <w:left w:val="none" w:sz="0" w:space="0" w:color="auto"/>
        <w:bottom w:val="none" w:sz="0" w:space="0" w:color="auto"/>
        <w:right w:val="none" w:sz="0" w:space="0" w:color="auto"/>
      </w:divBdr>
    </w:div>
    <w:div w:id="2132358181">
      <w:bodyDiv w:val="1"/>
      <w:marLeft w:val="0"/>
      <w:marRight w:val="0"/>
      <w:marTop w:val="0"/>
      <w:marBottom w:val="0"/>
      <w:divBdr>
        <w:top w:val="none" w:sz="0" w:space="0" w:color="auto"/>
        <w:left w:val="none" w:sz="0" w:space="0" w:color="auto"/>
        <w:bottom w:val="none" w:sz="0" w:space="0" w:color="auto"/>
        <w:right w:val="none" w:sz="0" w:space="0" w:color="auto"/>
      </w:divBdr>
      <w:divsChild>
        <w:div w:id="1327976460">
          <w:marLeft w:val="0"/>
          <w:marRight w:val="0"/>
          <w:marTop w:val="0"/>
          <w:marBottom w:val="0"/>
          <w:divBdr>
            <w:top w:val="none" w:sz="0" w:space="0" w:color="auto"/>
            <w:left w:val="none" w:sz="0" w:space="0" w:color="auto"/>
            <w:bottom w:val="none" w:sz="0" w:space="0" w:color="auto"/>
            <w:right w:val="none" w:sz="0" w:space="0" w:color="auto"/>
          </w:divBdr>
          <w:divsChild>
            <w:div w:id="200639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489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jira.bpcbt.com/browse/OTR-1101" TargetMode="External"/><Relationship Id="rId2" Type="http://schemas.openxmlformats.org/officeDocument/2006/relationships/hyperlink" Target="https://jira.bpcbt.com/browse/OTR-1101" TargetMode="External"/><Relationship Id="rId1" Type="http://schemas.openxmlformats.org/officeDocument/2006/relationships/hyperlink" Target="https://jira.bpcbt.com/browse/OTR-1101"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3.xml"/><Relationship Id="rId26"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theme" Target="theme/theme1.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6.xml"/><Relationship Id="rId27" Type="http://schemas.microsoft.com/office/2018/08/relationships/commentsExtensible" Target="commentsExtensi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ofeeva\AppData\Roaming\Microsoft\&#1064;&#1072;&#1073;&#1083;&#1086;&#1085;&#1099;\Template_GOST_(&#1056;&#1055;_&#1056;&#1040;)_new.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Status xmlns="http://schemas.microsoft.com/sharepoint/v3/fields">Not Started</_Status>
    <Client xmlns="5e426cab-08c9-43f1-8647-d3f8f0abfe60">Client Name</Client>
    <IconOverlay xmlns="http://schemas.microsoft.com/sharepoint/v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D33E67427E7D24186E8325901170265" ma:contentTypeVersion="5" ma:contentTypeDescription="Create a new document." ma:contentTypeScope="" ma:versionID="bf9866e7f1839ef75cf440a87666b2a0">
  <xsd:schema xmlns:xsd="http://www.w3.org/2001/XMLSchema" xmlns:xs="http://www.w3.org/2001/XMLSchema" xmlns:p="http://schemas.microsoft.com/office/2006/metadata/properties" xmlns:ns2="http://schemas.microsoft.com/sharepoint/v3/fields" xmlns:ns3="5e426cab-08c9-43f1-8647-d3f8f0abfe60" xmlns:ns4="dbef1542-d588-40b1-b7af-4ed67e954938" xmlns:ns5="http://schemas.microsoft.com/sharepoint/v4" targetNamespace="http://schemas.microsoft.com/office/2006/metadata/properties" ma:root="true" ma:fieldsID="97c9284b0ca1cf48a0284a83f356bde6" ns2:_="" ns3:_="" ns4:_="" ns5:_="">
    <xsd:import namespace="http://schemas.microsoft.com/sharepoint/v3/fields"/>
    <xsd:import namespace="5e426cab-08c9-43f1-8647-d3f8f0abfe60"/>
    <xsd:import namespace="dbef1542-d588-40b1-b7af-4ed67e954938"/>
    <xsd:import namespace="http://schemas.microsoft.com/sharepoint/v4"/>
    <xsd:element name="properties">
      <xsd:complexType>
        <xsd:sequence>
          <xsd:element name="documentManagement">
            <xsd:complexType>
              <xsd:all>
                <xsd:element ref="ns2:_Status" minOccurs="0"/>
                <xsd:element ref="ns3:Client" minOccurs="0"/>
                <xsd:element ref="ns4:SharedWithUsers" minOccurs="0"/>
                <xsd:element ref="ns5:IconOverlay"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Status" ma:index="8"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5e426cab-08c9-43f1-8647-d3f8f0abfe60" elementFormDefault="qualified">
    <xsd:import namespace="http://schemas.microsoft.com/office/2006/documentManagement/types"/>
    <xsd:import namespace="http://schemas.microsoft.com/office/infopath/2007/PartnerControls"/>
    <xsd:element name="Client" ma:index="9" nillable="true" ma:displayName="Client" ma:default="Client Name" ma:description="Client name for use within a document." ma:internalName="Cli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bef1542-d588-40b1-b7af-4ed67e954938"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1"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4E478A-02E1-4D1A-BE0D-BDA25E7CE0E4}">
  <ds:schemaRefs>
    <ds:schemaRef ds:uri="http://schemas.microsoft.com/office/2006/metadata/properties"/>
    <ds:schemaRef ds:uri="http://schemas.microsoft.com/office/infopath/2007/PartnerControls"/>
    <ds:schemaRef ds:uri="http://schemas.microsoft.com/sharepoint/v3/fields"/>
    <ds:schemaRef ds:uri="5e426cab-08c9-43f1-8647-d3f8f0abfe60"/>
    <ds:schemaRef ds:uri="http://schemas.microsoft.com/sharepoint/v4"/>
  </ds:schemaRefs>
</ds:datastoreItem>
</file>

<file path=customXml/itemProps2.xml><?xml version="1.0" encoding="utf-8"?>
<ds:datastoreItem xmlns:ds="http://schemas.openxmlformats.org/officeDocument/2006/customXml" ds:itemID="{0ACE4923-F376-4A02-A15A-DAA2E7EDFB47}">
  <ds:schemaRefs>
    <ds:schemaRef ds:uri="http://schemas.microsoft.com/sharepoint/v3/contenttype/forms"/>
  </ds:schemaRefs>
</ds:datastoreItem>
</file>

<file path=customXml/itemProps3.xml><?xml version="1.0" encoding="utf-8"?>
<ds:datastoreItem xmlns:ds="http://schemas.openxmlformats.org/officeDocument/2006/customXml" ds:itemID="{3E048208-33B8-47FC-9D15-7D1710FB02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5e426cab-08c9-43f1-8647-d3f8f0abfe60"/>
    <ds:schemaRef ds:uri="dbef1542-d588-40b1-b7af-4ed67e954938"/>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A6E7162-5F5E-4EDA-8BA4-9C8848D9BE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Template_GOST_(РП_РА)_new.dot</Template>
  <TotalTime>7016</TotalTime>
  <Pages>245</Pages>
  <Words>55215</Words>
  <Characters>314726</Characters>
  <Application>Microsoft Office Word</Application>
  <DocSecurity>0</DocSecurity>
  <Lines>2622</Lines>
  <Paragraphs>738</Paragraphs>
  <ScaleCrop>false</ScaleCrop>
  <HeadingPairs>
    <vt:vector size="2" baseType="variant">
      <vt:variant>
        <vt:lpstr>Название</vt:lpstr>
      </vt:variant>
      <vt:variant>
        <vt:i4>1</vt:i4>
      </vt:variant>
    </vt:vector>
  </HeadingPairs>
  <TitlesOfParts>
    <vt:vector size="1" baseType="lpstr">
      <vt:lpstr>РП_РА</vt:lpstr>
    </vt:vector>
  </TitlesOfParts>
  <Company/>
  <LinksUpToDate>false</LinksUpToDate>
  <CharactersWithSpaces>369203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РП_РА</dc:title>
  <dc:subject/>
  <dc:creator>User</dc:creator>
  <cp:keywords/>
  <dc:description/>
  <cp:lastModifiedBy>Тимофеева Ирина EXP-328522</cp:lastModifiedBy>
  <cp:revision>313</cp:revision>
  <cp:lastPrinted>2025-09-25T14:40:00Z</cp:lastPrinted>
  <dcterms:created xsi:type="dcterms:W3CDTF">2024-03-04T06:12:00Z</dcterms:created>
  <dcterms:modified xsi:type="dcterms:W3CDTF">2026-04-23T14:49:00Z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0x0101003D33E67427E7D24186E8325901170265</vt:lpwstr>
  </property>
  <property fmtid="{D5CDD505-2E9C-101B-9397-08002B2CF9AE}" pid="3" name="DocCode">
    <vt:lpwstr>89603636.43.01,00.ДР.001-01.00 1(4,8)</vt:lpwstr>
  </property>
</Properties>
</file>